
<file path=[Content_Types].xml><?xml version="1.0" encoding="utf-8"?>
<Types xmlns="http://schemas.openxmlformats.org/package/2006/content-types">
  <Default Extension="emf" ContentType="image/x-emf"/>
  <Default Extension="jpg" ContentType="image/jp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504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600" w:firstRow="0" w:lastRow="0" w:firstColumn="0" w:lastColumn="0" w:noHBand="1" w:noVBand="1"/>
      </w:tblPr>
      <w:tblGrid>
        <w:gridCol w:w="1977"/>
        <w:gridCol w:w="2421"/>
        <w:gridCol w:w="1033"/>
        <w:gridCol w:w="3029"/>
        <w:gridCol w:w="1807"/>
      </w:tblGrid>
      <w:tr w:rsidR="00D808DC" w:rsidRPr="00B4398C" w14:paraId="7C072BA4" w14:textId="77777777" w:rsidTr="0068793F">
        <w:trPr>
          <w:trHeight w:hRule="exact" w:val="567"/>
        </w:trPr>
        <w:tc>
          <w:tcPr>
            <w:tcW w:w="1977" w:type="dxa"/>
            <w:tcBorders>
              <w:top w:val="nil"/>
              <w:left w:val="nil"/>
              <w:bottom w:val="nil"/>
              <w:right w:val="nil"/>
            </w:tcBorders>
            <w:vAlign w:val="center"/>
          </w:tcPr>
          <w:p w14:paraId="000D86D7" w14:textId="5D9F24E2" w:rsidR="00D808DC" w:rsidRPr="00B4398C" w:rsidRDefault="00B3300C" w:rsidP="00663BB2">
            <w:pPr>
              <w:spacing w:line="480" w:lineRule="auto"/>
              <w:rPr>
                <w:sz w:val="16"/>
                <w:szCs w:val="16"/>
              </w:rPr>
            </w:pPr>
            <w:bookmarkStart w:id="0" w:name="_GoBack"/>
            <w:bookmarkEnd w:id="0"/>
            <w:r>
              <w:rPr>
                <w:sz w:val="16"/>
                <w:szCs w:val="16"/>
              </w:rPr>
              <w:t xml:space="preserve"> </w:t>
            </w:r>
          </w:p>
        </w:tc>
        <w:tc>
          <w:tcPr>
            <w:tcW w:w="6483" w:type="dxa"/>
            <w:gridSpan w:val="3"/>
            <w:tcBorders>
              <w:top w:val="nil"/>
              <w:left w:val="nil"/>
              <w:bottom w:val="nil"/>
              <w:right w:val="nil"/>
            </w:tcBorders>
            <w:vAlign w:val="center"/>
          </w:tcPr>
          <w:p w14:paraId="21FAA473" w14:textId="77777777" w:rsidR="00D808DC" w:rsidRPr="00E90E73" w:rsidRDefault="00D808DC" w:rsidP="00663BB2">
            <w:pPr>
              <w:spacing w:line="480" w:lineRule="auto"/>
              <w:rPr>
                <w:sz w:val="16"/>
                <w:szCs w:val="16"/>
              </w:rPr>
            </w:pPr>
          </w:p>
        </w:tc>
        <w:tc>
          <w:tcPr>
            <w:tcW w:w="0" w:type="auto"/>
            <w:tcBorders>
              <w:top w:val="nil"/>
              <w:left w:val="nil"/>
              <w:bottom w:val="nil"/>
              <w:right w:val="nil"/>
            </w:tcBorders>
            <w:vAlign w:val="center"/>
          </w:tcPr>
          <w:p w14:paraId="2783880D" w14:textId="77777777" w:rsidR="00D808DC" w:rsidRPr="00B4398C" w:rsidRDefault="00D808DC" w:rsidP="00663BB2">
            <w:pPr>
              <w:spacing w:line="480" w:lineRule="auto"/>
              <w:rPr>
                <w:sz w:val="16"/>
                <w:szCs w:val="16"/>
              </w:rPr>
            </w:pPr>
          </w:p>
        </w:tc>
      </w:tr>
      <w:tr w:rsidR="00D808DC" w:rsidRPr="00B4398C" w14:paraId="7BDE753D" w14:textId="77777777" w:rsidTr="0068793F">
        <w:trPr>
          <w:trHeight w:hRule="exact" w:val="567"/>
        </w:trPr>
        <w:tc>
          <w:tcPr>
            <w:tcW w:w="1977" w:type="dxa"/>
            <w:tcBorders>
              <w:top w:val="nil"/>
              <w:left w:val="nil"/>
              <w:bottom w:val="nil"/>
              <w:right w:val="nil"/>
            </w:tcBorders>
            <w:vAlign w:val="center"/>
          </w:tcPr>
          <w:p w14:paraId="3A223960" w14:textId="77777777" w:rsidR="00D808DC" w:rsidRPr="00663BB2" w:rsidRDefault="00D808DC" w:rsidP="00663BB2">
            <w:pPr>
              <w:spacing w:line="480" w:lineRule="auto"/>
              <w:rPr>
                <w:sz w:val="16"/>
                <w:szCs w:val="16"/>
              </w:rPr>
            </w:pPr>
          </w:p>
        </w:tc>
        <w:tc>
          <w:tcPr>
            <w:tcW w:w="6483" w:type="dxa"/>
            <w:gridSpan w:val="3"/>
            <w:tcBorders>
              <w:top w:val="nil"/>
              <w:left w:val="nil"/>
              <w:bottom w:val="nil"/>
              <w:right w:val="nil"/>
            </w:tcBorders>
            <w:vAlign w:val="center"/>
          </w:tcPr>
          <w:p w14:paraId="4DFFE906" w14:textId="77777777" w:rsidR="00D808DC" w:rsidRPr="00663BB2" w:rsidRDefault="00D808DC" w:rsidP="00663BB2">
            <w:pPr>
              <w:spacing w:line="480" w:lineRule="auto"/>
              <w:rPr>
                <w:sz w:val="16"/>
                <w:szCs w:val="16"/>
              </w:rPr>
            </w:pPr>
          </w:p>
        </w:tc>
        <w:tc>
          <w:tcPr>
            <w:tcW w:w="0" w:type="auto"/>
            <w:tcBorders>
              <w:top w:val="nil"/>
              <w:left w:val="nil"/>
              <w:bottom w:val="nil"/>
              <w:right w:val="nil"/>
            </w:tcBorders>
            <w:vAlign w:val="center"/>
          </w:tcPr>
          <w:p w14:paraId="6D9B5A27" w14:textId="77777777" w:rsidR="00D808DC" w:rsidRPr="00663BB2" w:rsidRDefault="00D808DC" w:rsidP="00663BB2">
            <w:pPr>
              <w:spacing w:line="480" w:lineRule="auto"/>
              <w:rPr>
                <w:sz w:val="16"/>
                <w:szCs w:val="16"/>
              </w:rPr>
            </w:pPr>
          </w:p>
        </w:tc>
      </w:tr>
      <w:tr w:rsidR="00D808DC" w:rsidRPr="0054236C" w14:paraId="6CD95DE9" w14:textId="77777777" w:rsidTr="0068793F">
        <w:trPr>
          <w:trHeight w:hRule="exact" w:val="2469"/>
        </w:trPr>
        <w:tc>
          <w:tcPr>
            <w:tcW w:w="1977" w:type="dxa"/>
            <w:tcBorders>
              <w:top w:val="nil"/>
              <w:left w:val="nil"/>
              <w:bottom w:val="nil"/>
              <w:right w:val="nil"/>
            </w:tcBorders>
            <w:vAlign w:val="center"/>
          </w:tcPr>
          <w:p w14:paraId="204494BB" w14:textId="77777777" w:rsidR="00D808DC" w:rsidRPr="00E90E73" w:rsidRDefault="00D808DC" w:rsidP="00663BB2">
            <w:pPr>
              <w:spacing w:line="480" w:lineRule="auto"/>
              <w:rPr>
                <w:sz w:val="16"/>
                <w:szCs w:val="16"/>
              </w:rPr>
            </w:pPr>
          </w:p>
        </w:tc>
        <w:tc>
          <w:tcPr>
            <w:tcW w:w="6483" w:type="dxa"/>
            <w:gridSpan w:val="3"/>
            <w:tcBorders>
              <w:top w:val="nil"/>
              <w:left w:val="nil"/>
              <w:bottom w:val="nil"/>
              <w:right w:val="nil"/>
            </w:tcBorders>
            <w:vAlign w:val="center"/>
          </w:tcPr>
          <w:p w14:paraId="75A4810E" w14:textId="68ED4470" w:rsidR="00355C80" w:rsidRDefault="00D94FC5" w:rsidP="00663BB2">
            <w:pPr>
              <w:pStyle w:val="CoverpageTitle"/>
              <w:spacing w:before="0" w:after="0"/>
            </w:pPr>
            <w:r>
              <w:t>Driver</w:t>
            </w:r>
            <w:r w:rsidR="00355C80">
              <w:t xml:space="preserve"> </w:t>
            </w:r>
            <w:r w:rsidR="00A92E3B">
              <w:t>Selectable Idle</w:t>
            </w:r>
            <w:r w:rsidR="000F51F1">
              <w:t xml:space="preserve"> (DSI)</w:t>
            </w:r>
          </w:p>
          <w:p w14:paraId="43372F23" w14:textId="37B09984" w:rsidR="00D328A5" w:rsidRPr="00A52704" w:rsidRDefault="00D328A5" w:rsidP="00663BB2">
            <w:pPr>
              <w:pStyle w:val="CoverpageTitle"/>
              <w:spacing w:before="0" w:after="0"/>
              <w:rPr>
                <w:b w:val="0"/>
                <w:sz w:val="14"/>
                <w:szCs w:val="20"/>
              </w:rPr>
            </w:pPr>
            <w:r>
              <w:rPr>
                <w:sz w:val="20"/>
                <w:szCs w:val="20"/>
              </w:rPr>
              <w:t>&lt;&lt;Feature&gt;&gt;</w:t>
            </w:r>
          </w:p>
          <w:p w14:paraId="1E50D3C1" w14:textId="77777777" w:rsidR="00A52704" w:rsidRDefault="00A8009D" w:rsidP="00B65A68">
            <w:pPr>
              <w:pStyle w:val="CoverpageTitle"/>
              <w:spacing w:before="0" w:after="0"/>
              <w:rPr>
                <w:sz w:val="20"/>
                <w:szCs w:val="20"/>
              </w:rPr>
            </w:pPr>
            <w:r w:rsidRPr="00FC5500">
              <w:rPr>
                <w:sz w:val="20"/>
                <w:szCs w:val="20"/>
              </w:rPr>
              <w:t>(</w:t>
            </w:r>
            <w:r w:rsidR="00B65A68">
              <w:rPr>
                <w:sz w:val="20"/>
                <w:szCs w:val="20"/>
              </w:rPr>
              <w:t>F000760</w:t>
            </w:r>
            <w:r w:rsidR="006F369A">
              <w:rPr>
                <w:sz w:val="20"/>
                <w:szCs w:val="20"/>
              </w:rPr>
              <w:t xml:space="preserve"> </w:t>
            </w:r>
            <w:r w:rsidR="00191793">
              <w:rPr>
                <w:sz w:val="20"/>
                <w:szCs w:val="20"/>
              </w:rPr>
              <w:t>Automatic Engine Idle Shutdown (AEIS)</w:t>
            </w:r>
            <w:r w:rsidRPr="00A52704">
              <w:rPr>
                <w:sz w:val="20"/>
                <w:szCs w:val="20"/>
              </w:rPr>
              <w:t>)</w:t>
            </w:r>
          </w:p>
          <w:p w14:paraId="4DA7C116" w14:textId="77777777" w:rsidR="00191793" w:rsidRDefault="00191793" w:rsidP="00B65A68">
            <w:pPr>
              <w:pStyle w:val="CoverpageTitle"/>
              <w:spacing w:before="0" w:after="0"/>
              <w:rPr>
                <w:sz w:val="20"/>
                <w:szCs w:val="20"/>
              </w:rPr>
            </w:pPr>
            <w:r>
              <w:rPr>
                <w:sz w:val="20"/>
                <w:szCs w:val="20"/>
              </w:rPr>
              <w:t>&lt;&lt;Function&gt;&gt;</w:t>
            </w:r>
          </w:p>
          <w:p w14:paraId="1A6EE804" w14:textId="36DFE50A" w:rsidR="00191793" w:rsidRDefault="00331EE7" w:rsidP="00B65A68">
            <w:pPr>
              <w:pStyle w:val="CoverpageTitle"/>
              <w:spacing w:before="0" w:after="0"/>
              <w:rPr>
                <w:sz w:val="20"/>
                <w:szCs w:val="20"/>
              </w:rPr>
            </w:pPr>
            <w:r>
              <w:rPr>
                <w:sz w:val="20"/>
                <w:szCs w:val="20"/>
              </w:rPr>
              <w:t>(Fn013423 AEIS - Driver Selectable Idle - PCM Function)</w:t>
            </w:r>
          </w:p>
        </w:tc>
        <w:tc>
          <w:tcPr>
            <w:tcW w:w="0" w:type="auto"/>
            <w:tcBorders>
              <w:top w:val="nil"/>
              <w:left w:val="nil"/>
              <w:bottom w:val="nil"/>
              <w:right w:val="nil"/>
            </w:tcBorders>
            <w:vAlign w:val="center"/>
          </w:tcPr>
          <w:p w14:paraId="5274FB4B" w14:textId="77777777" w:rsidR="00D808DC" w:rsidRPr="00E90E73" w:rsidRDefault="00D808DC" w:rsidP="00663BB2">
            <w:pPr>
              <w:spacing w:line="480" w:lineRule="auto"/>
              <w:rPr>
                <w:sz w:val="16"/>
                <w:szCs w:val="16"/>
              </w:rPr>
            </w:pPr>
          </w:p>
        </w:tc>
      </w:tr>
      <w:tr w:rsidR="00D808DC" w:rsidRPr="00396024" w14:paraId="378A78B4" w14:textId="77777777" w:rsidTr="0068793F">
        <w:trPr>
          <w:trHeight w:hRule="exact" w:val="567"/>
        </w:trPr>
        <w:tc>
          <w:tcPr>
            <w:tcW w:w="1977" w:type="dxa"/>
            <w:tcBorders>
              <w:top w:val="nil"/>
              <w:left w:val="nil"/>
              <w:bottom w:val="single" w:sz="4" w:space="0" w:color="auto"/>
              <w:right w:val="nil"/>
            </w:tcBorders>
            <w:vAlign w:val="center"/>
          </w:tcPr>
          <w:p w14:paraId="18BD9909" w14:textId="77777777" w:rsidR="00D808DC" w:rsidRPr="00396024" w:rsidRDefault="00D808DC" w:rsidP="00663BB2">
            <w:pPr>
              <w:spacing w:line="480" w:lineRule="auto"/>
              <w:rPr>
                <w:sz w:val="16"/>
                <w:szCs w:val="16"/>
              </w:rPr>
            </w:pPr>
          </w:p>
        </w:tc>
        <w:tc>
          <w:tcPr>
            <w:tcW w:w="6483" w:type="dxa"/>
            <w:gridSpan w:val="3"/>
            <w:tcBorders>
              <w:top w:val="nil"/>
              <w:left w:val="nil"/>
              <w:bottom w:val="single" w:sz="4" w:space="0" w:color="auto"/>
              <w:right w:val="nil"/>
            </w:tcBorders>
            <w:vAlign w:val="center"/>
          </w:tcPr>
          <w:p w14:paraId="3CA4AA10" w14:textId="77777777" w:rsidR="00D808DC" w:rsidRPr="00396024" w:rsidRDefault="00D808DC" w:rsidP="00663BB2">
            <w:pPr>
              <w:spacing w:line="480" w:lineRule="auto"/>
              <w:rPr>
                <w:sz w:val="16"/>
                <w:szCs w:val="16"/>
              </w:rPr>
            </w:pPr>
          </w:p>
        </w:tc>
        <w:tc>
          <w:tcPr>
            <w:tcW w:w="0" w:type="auto"/>
            <w:tcBorders>
              <w:top w:val="nil"/>
              <w:left w:val="nil"/>
              <w:bottom w:val="single" w:sz="4" w:space="0" w:color="auto"/>
              <w:right w:val="nil"/>
            </w:tcBorders>
            <w:vAlign w:val="center"/>
          </w:tcPr>
          <w:p w14:paraId="141CFFB5" w14:textId="77777777" w:rsidR="00D808DC" w:rsidRPr="00396024" w:rsidRDefault="00D808DC" w:rsidP="00663BB2">
            <w:pPr>
              <w:spacing w:line="480" w:lineRule="auto"/>
              <w:rPr>
                <w:sz w:val="16"/>
                <w:szCs w:val="16"/>
              </w:rPr>
            </w:pPr>
          </w:p>
        </w:tc>
      </w:tr>
      <w:tr w:rsidR="00D808DC" w:rsidRPr="00396024" w14:paraId="758C550A" w14:textId="77777777" w:rsidTr="0068793F">
        <w:trPr>
          <w:trHeight w:val="20"/>
        </w:trPr>
        <w:tc>
          <w:tcPr>
            <w:tcW w:w="1977" w:type="dxa"/>
            <w:vAlign w:val="center"/>
          </w:tcPr>
          <w:p w14:paraId="564562D6" w14:textId="77777777" w:rsidR="00D808DC" w:rsidRPr="00396024" w:rsidRDefault="00D808DC" w:rsidP="00663BB2">
            <w:r>
              <w:t>Document Type</w:t>
            </w:r>
          </w:p>
        </w:tc>
        <w:tc>
          <w:tcPr>
            <w:tcW w:w="6483" w:type="dxa"/>
            <w:gridSpan w:val="3"/>
            <w:shd w:val="clear" w:color="auto" w:fill="E6E6E6"/>
            <w:vAlign w:val="center"/>
          </w:tcPr>
          <w:p w14:paraId="3EED9697" w14:textId="128AB0FD" w:rsidR="00D808DC" w:rsidRPr="009C2BF3" w:rsidRDefault="001F343A" w:rsidP="00663BB2">
            <w:pPr>
              <w:jc w:val="center"/>
              <w:rPr>
                <w:b/>
              </w:rPr>
            </w:pPr>
            <w:r w:rsidRPr="009C2BF3">
              <w:rPr>
                <w:b/>
              </w:rPr>
              <w:fldChar w:fldCharType="begin"/>
            </w:r>
            <w:r w:rsidRPr="009C2BF3">
              <w:rPr>
                <w:b/>
              </w:rPr>
              <w:instrText xml:space="preserve"> DOCPROPERTY  DocType  \* MERGEFORMAT </w:instrText>
            </w:r>
            <w:r w:rsidRPr="009C2BF3">
              <w:rPr>
                <w:b/>
              </w:rPr>
              <w:fldChar w:fldCharType="separate"/>
            </w:r>
            <w:r w:rsidR="002F02E1">
              <w:rPr>
                <w:b/>
              </w:rPr>
              <w:t>Feature Document (FD)</w:t>
            </w:r>
            <w:r w:rsidRPr="009C2BF3">
              <w:rPr>
                <w:b/>
              </w:rPr>
              <w:fldChar w:fldCharType="end"/>
            </w:r>
          </w:p>
        </w:tc>
        <w:tc>
          <w:tcPr>
            <w:tcW w:w="0" w:type="auto"/>
            <w:vAlign w:val="center"/>
          </w:tcPr>
          <w:p w14:paraId="3BB6F972" w14:textId="77777777" w:rsidR="00D808DC" w:rsidRPr="00396024" w:rsidRDefault="00D808DC" w:rsidP="00663BB2">
            <w:pPr>
              <w:rPr>
                <w:sz w:val="16"/>
                <w:szCs w:val="16"/>
              </w:rPr>
            </w:pPr>
          </w:p>
        </w:tc>
      </w:tr>
      <w:tr w:rsidR="00155160" w:rsidRPr="00155160" w14:paraId="01A3F0C1" w14:textId="77777777" w:rsidTr="0068793F">
        <w:trPr>
          <w:trHeight w:val="20"/>
        </w:trPr>
        <w:tc>
          <w:tcPr>
            <w:tcW w:w="1977" w:type="dxa"/>
            <w:vAlign w:val="center"/>
          </w:tcPr>
          <w:p w14:paraId="23A75D8A" w14:textId="77777777" w:rsidR="00155160" w:rsidRPr="00155160" w:rsidRDefault="00155160" w:rsidP="00663BB2">
            <w:r w:rsidRPr="00155160">
              <w:t>Template Version</w:t>
            </w:r>
          </w:p>
        </w:tc>
        <w:tc>
          <w:tcPr>
            <w:tcW w:w="6483" w:type="dxa"/>
            <w:gridSpan w:val="3"/>
            <w:shd w:val="clear" w:color="auto" w:fill="E6E6E6"/>
            <w:vAlign w:val="center"/>
          </w:tcPr>
          <w:p w14:paraId="66BC492D" w14:textId="3366BD82" w:rsidR="00155160" w:rsidRPr="00A45B63" w:rsidRDefault="00A45B63" w:rsidP="00486EC3">
            <w:pPr>
              <w:jc w:val="center"/>
              <w:rPr>
                <w:b/>
              </w:rPr>
            </w:pPr>
            <w:r>
              <w:rPr>
                <w:b/>
              </w:rPr>
              <w:t>6</w:t>
            </w:r>
            <w:r w:rsidR="00155160" w:rsidRPr="00A45B63">
              <w:rPr>
                <w:b/>
              </w:rPr>
              <w:t>.</w:t>
            </w:r>
            <w:r>
              <w:rPr>
                <w:b/>
              </w:rPr>
              <w:t>0</w:t>
            </w:r>
            <w:r w:rsidR="006A34B2">
              <w:rPr>
                <w:b/>
              </w:rPr>
              <w:t>b</w:t>
            </w:r>
            <w:r w:rsidR="00772E25">
              <w:rPr>
                <w:b/>
              </w:rPr>
              <w:t xml:space="preserve"> / FFSD </w:t>
            </w:r>
            <w:r w:rsidR="003E0D54">
              <w:rPr>
                <w:b/>
              </w:rPr>
              <w:t>8.0</w:t>
            </w:r>
          </w:p>
        </w:tc>
        <w:tc>
          <w:tcPr>
            <w:tcW w:w="0" w:type="auto"/>
            <w:vAlign w:val="center"/>
          </w:tcPr>
          <w:p w14:paraId="60503F94" w14:textId="77777777" w:rsidR="00155160" w:rsidRPr="00155160" w:rsidRDefault="00155160" w:rsidP="00663BB2">
            <w:pPr>
              <w:rPr>
                <w:sz w:val="16"/>
                <w:szCs w:val="16"/>
              </w:rPr>
            </w:pPr>
          </w:p>
        </w:tc>
      </w:tr>
      <w:tr w:rsidR="00486EC3" w:rsidRPr="00155160" w14:paraId="492FB5BF" w14:textId="77777777" w:rsidTr="0068793F">
        <w:trPr>
          <w:trHeight w:val="20"/>
        </w:trPr>
        <w:tc>
          <w:tcPr>
            <w:tcW w:w="1977" w:type="dxa"/>
            <w:vAlign w:val="center"/>
          </w:tcPr>
          <w:p w14:paraId="6FCAAFF3" w14:textId="2F30F97A" w:rsidR="00486EC3" w:rsidRPr="00155160" w:rsidRDefault="00486EC3" w:rsidP="00663BB2">
            <w:r>
              <w:rPr>
                <w:rFonts w:cs="Arial"/>
              </w:rPr>
              <w:t>SysML Report Template Version</w:t>
            </w:r>
          </w:p>
        </w:tc>
        <w:tc>
          <w:tcPr>
            <w:tcW w:w="6483" w:type="dxa"/>
            <w:gridSpan w:val="3"/>
            <w:shd w:val="clear" w:color="auto" w:fill="E6E6E6"/>
            <w:vAlign w:val="center"/>
          </w:tcPr>
          <w:p w14:paraId="4DCCE9FF" w14:textId="2268BFB6" w:rsidR="00486EC3" w:rsidRDefault="0040425E" w:rsidP="005E2010">
            <w:pPr>
              <w:jc w:val="center"/>
              <w:rPr>
                <w:b/>
              </w:rPr>
            </w:pPr>
            <w:r>
              <w:rPr>
                <w:rFonts w:cs="Arial"/>
                <w:b/>
              </w:rPr>
              <w:t>O (1</w:t>
            </w:r>
            <w:r w:rsidR="00EC4E90">
              <w:rPr>
                <w:rFonts w:cs="Arial"/>
                <w:b/>
              </w:rPr>
              <w:t>1</w:t>
            </w:r>
            <w:r>
              <w:rPr>
                <w:rFonts w:cs="Arial"/>
                <w:b/>
              </w:rPr>
              <w:t>/</w:t>
            </w:r>
            <w:r w:rsidR="005645BE">
              <w:rPr>
                <w:rFonts w:cs="Arial"/>
                <w:b/>
              </w:rPr>
              <w:t>12</w:t>
            </w:r>
            <w:r w:rsidR="00486EC3">
              <w:rPr>
                <w:rFonts w:cs="Arial"/>
                <w:b/>
              </w:rPr>
              <w:t>/2019)</w:t>
            </w:r>
          </w:p>
        </w:tc>
        <w:tc>
          <w:tcPr>
            <w:tcW w:w="0" w:type="auto"/>
            <w:vAlign w:val="center"/>
          </w:tcPr>
          <w:p w14:paraId="4939CB0E" w14:textId="77777777" w:rsidR="00486EC3" w:rsidRPr="00155160" w:rsidRDefault="00486EC3" w:rsidP="00663BB2">
            <w:pPr>
              <w:rPr>
                <w:sz w:val="16"/>
                <w:szCs w:val="16"/>
              </w:rPr>
            </w:pPr>
          </w:p>
        </w:tc>
      </w:tr>
      <w:tr w:rsidR="00D808DC" w:rsidRPr="00396024" w14:paraId="34A96CA6" w14:textId="77777777" w:rsidTr="0068793F">
        <w:trPr>
          <w:trHeight w:val="20"/>
        </w:trPr>
        <w:tc>
          <w:tcPr>
            <w:tcW w:w="1977" w:type="dxa"/>
            <w:vAlign w:val="center"/>
          </w:tcPr>
          <w:p w14:paraId="0957C361" w14:textId="77777777" w:rsidR="00D808DC" w:rsidRPr="00771878" w:rsidRDefault="00D808DC" w:rsidP="00663BB2">
            <w:r w:rsidRPr="00771878">
              <w:t>Document ID</w:t>
            </w:r>
          </w:p>
        </w:tc>
        <w:tc>
          <w:tcPr>
            <w:tcW w:w="6483" w:type="dxa"/>
            <w:gridSpan w:val="3"/>
            <w:shd w:val="clear" w:color="auto" w:fill="E6E6E6"/>
            <w:vAlign w:val="center"/>
          </w:tcPr>
          <w:p w14:paraId="06EF1A9D" w14:textId="3FA462FA" w:rsidR="00D808DC" w:rsidRPr="00381120" w:rsidRDefault="00661481" w:rsidP="00663BB2">
            <w:pPr>
              <w:jc w:val="center"/>
            </w:pPr>
            <w:r w:rsidRPr="009C2BF3">
              <w:rPr>
                <w:b/>
              </w:rPr>
              <w:fldChar w:fldCharType="begin"/>
            </w:r>
            <w:r w:rsidRPr="009C2BF3">
              <w:rPr>
                <w:b/>
              </w:rPr>
              <w:instrText xml:space="preserve"> FILENAME  \* Lower  \* MERGEFORMAT </w:instrText>
            </w:r>
            <w:r w:rsidRPr="009C2BF3">
              <w:rPr>
                <w:b/>
              </w:rPr>
              <w:fldChar w:fldCharType="separate"/>
            </w:r>
            <w:r w:rsidR="002F02E1">
              <w:rPr>
                <w:b/>
                <w:noProof/>
              </w:rPr>
              <w:t>dsi feature document_v1.docx</w:t>
            </w:r>
            <w:r w:rsidRPr="009C2BF3">
              <w:rPr>
                <w:b/>
                <w:noProof/>
              </w:rPr>
              <w:fldChar w:fldCharType="end"/>
            </w:r>
          </w:p>
        </w:tc>
        <w:tc>
          <w:tcPr>
            <w:tcW w:w="0" w:type="auto"/>
            <w:vAlign w:val="center"/>
          </w:tcPr>
          <w:p w14:paraId="1DDCA4C2" w14:textId="77777777" w:rsidR="00D808DC" w:rsidRPr="00396024" w:rsidRDefault="00D808DC" w:rsidP="00663BB2">
            <w:pPr>
              <w:rPr>
                <w:sz w:val="16"/>
                <w:szCs w:val="16"/>
              </w:rPr>
            </w:pPr>
          </w:p>
        </w:tc>
      </w:tr>
      <w:tr w:rsidR="00DE5775" w:rsidRPr="00396024" w14:paraId="500B4166" w14:textId="77777777" w:rsidTr="0068793F">
        <w:trPr>
          <w:trHeight w:val="20"/>
        </w:trPr>
        <w:tc>
          <w:tcPr>
            <w:tcW w:w="1977" w:type="dxa"/>
            <w:tcBorders>
              <w:bottom w:val="single" w:sz="4" w:space="0" w:color="auto"/>
            </w:tcBorders>
            <w:vAlign w:val="center"/>
          </w:tcPr>
          <w:p w14:paraId="62B9E70B" w14:textId="77777777" w:rsidR="00DE5775" w:rsidRDefault="00DE5775" w:rsidP="00663BB2">
            <w:r>
              <w:t>Document Location</w:t>
            </w:r>
          </w:p>
        </w:tc>
        <w:tc>
          <w:tcPr>
            <w:tcW w:w="6483" w:type="dxa"/>
            <w:gridSpan w:val="3"/>
            <w:tcBorders>
              <w:bottom w:val="single" w:sz="4" w:space="0" w:color="auto"/>
            </w:tcBorders>
            <w:shd w:val="clear" w:color="auto" w:fill="E6E6E6"/>
            <w:vAlign w:val="center"/>
          </w:tcPr>
          <w:p w14:paraId="10E1852D" w14:textId="77777777" w:rsidR="00DE5775" w:rsidRPr="009C2BF3" w:rsidRDefault="00DE5775" w:rsidP="00663BB2">
            <w:pPr>
              <w:jc w:val="center"/>
              <w:rPr>
                <w:b/>
              </w:rPr>
            </w:pPr>
          </w:p>
        </w:tc>
        <w:tc>
          <w:tcPr>
            <w:tcW w:w="0" w:type="auto"/>
            <w:tcBorders>
              <w:bottom w:val="single" w:sz="4" w:space="0" w:color="auto"/>
            </w:tcBorders>
            <w:shd w:val="clear" w:color="auto" w:fill="auto"/>
            <w:vAlign w:val="center"/>
          </w:tcPr>
          <w:p w14:paraId="36BEC7FF" w14:textId="77777777" w:rsidR="00DE5775" w:rsidRPr="00396024" w:rsidRDefault="00DE5775" w:rsidP="00663BB2"/>
        </w:tc>
      </w:tr>
      <w:tr w:rsidR="00E740D3" w:rsidRPr="00396024" w14:paraId="25034EE4" w14:textId="77777777" w:rsidTr="0068793F">
        <w:trPr>
          <w:trHeight w:val="20"/>
        </w:trPr>
        <w:tc>
          <w:tcPr>
            <w:tcW w:w="1977" w:type="dxa"/>
            <w:tcBorders>
              <w:bottom w:val="single" w:sz="4" w:space="0" w:color="auto"/>
            </w:tcBorders>
            <w:vAlign w:val="center"/>
          </w:tcPr>
          <w:p w14:paraId="5AD8D5FF" w14:textId="77777777" w:rsidR="00E740D3" w:rsidRPr="00396024" w:rsidRDefault="00E740D3" w:rsidP="00663BB2">
            <w:r w:rsidRPr="00396024">
              <w:t>Document Owner</w:t>
            </w:r>
          </w:p>
        </w:tc>
        <w:tc>
          <w:tcPr>
            <w:tcW w:w="6483" w:type="dxa"/>
            <w:gridSpan w:val="3"/>
            <w:tcBorders>
              <w:bottom w:val="single" w:sz="4" w:space="0" w:color="auto"/>
            </w:tcBorders>
            <w:shd w:val="clear" w:color="auto" w:fill="E6E6E6"/>
            <w:vAlign w:val="center"/>
          </w:tcPr>
          <w:p w14:paraId="6467EF8F" w14:textId="638306DF" w:rsidR="00A8009D" w:rsidRPr="00A8009D" w:rsidRDefault="00570D80" w:rsidP="00551097">
            <w:pPr>
              <w:jc w:val="center"/>
              <w:rPr>
                <w:b/>
              </w:rPr>
            </w:pPr>
            <w:r>
              <w:rPr>
                <w:b/>
              </w:rPr>
              <w:t>CP Engelbrecht (cengelb5)</w:t>
            </w:r>
          </w:p>
        </w:tc>
        <w:tc>
          <w:tcPr>
            <w:tcW w:w="0" w:type="auto"/>
            <w:tcBorders>
              <w:bottom w:val="single" w:sz="4" w:space="0" w:color="auto"/>
            </w:tcBorders>
            <w:shd w:val="clear" w:color="auto" w:fill="auto"/>
            <w:vAlign w:val="center"/>
          </w:tcPr>
          <w:p w14:paraId="67AE4E6B" w14:textId="77777777" w:rsidR="00E740D3" w:rsidRPr="00396024" w:rsidRDefault="00E740D3" w:rsidP="00663BB2"/>
        </w:tc>
      </w:tr>
      <w:tr w:rsidR="00D808DC" w:rsidRPr="00396024" w14:paraId="4F7FDA81" w14:textId="77777777" w:rsidTr="0068793F">
        <w:trPr>
          <w:trHeight w:val="20"/>
        </w:trPr>
        <w:tc>
          <w:tcPr>
            <w:tcW w:w="1977" w:type="dxa"/>
            <w:vAlign w:val="center"/>
          </w:tcPr>
          <w:p w14:paraId="0AF64983" w14:textId="77777777" w:rsidR="00D808DC" w:rsidRPr="00396024" w:rsidRDefault="00D808DC" w:rsidP="00663BB2">
            <w:r w:rsidRPr="00396024">
              <w:t xml:space="preserve">Document </w:t>
            </w:r>
            <w:r w:rsidR="007467DD">
              <w:t>Revision</w:t>
            </w:r>
          </w:p>
        </w:tc>
        <w:tc>
          <w:tcPr>
            <w:tcW w:w="6483" w:type="dxa"/>
            <w:gridSpan w:val="3"/>
            <w:shd w:val="clear" w:color="auto" w:fill="E6E6E6"/>
            <w:vAlign w:val="center"/>
          </w:tcPr>
          <w:p w14:paraId="256EE169" w14:textId="3A732966" w:rsidR="00D808DC" w:rsidRPr="009C2BF3" w:rsidRDefault="00ED2EA7" w:rsidP="00663BB2">
            <w:pPr>
              <w:jc w:val="center"/>
              <w:rPr>
                <w:b/>
              </w:rPr>
            </w:pPr>
            <w:r>
              <w:rPr>
                <w:b/>
              </w:rPr>
              <w:t>FD</w:t>
            </w:r>
            <w:r w:rsidR="00103920">
              <w:rPr>
                <w:b/>
              </w:rPr>
              <w:t>1</w:t>
            </w:r>
          </w:p>
        </w:tc>
        <w:tc>
          <w:tcPr>
            <w:tcW w:w="0" w:type="auto"/>
            <w:tcBorders>
              <w:bottom w:val="single" w:sz="4" w:space="0" w:color="auto"/>
            </w:tcBorders>
            <w:vAlign w:val="center"/>
          </w:tcPr>
          <w:p w14:paraId="29CA432D" w14:textId="77777777" w:rsidR="00D808DC" w:rsidRPr="00396024" w:rsidRDefault="00D808DC" w:rsidP="00663BB2"/>
        </w:tc>
      </w:tr>
      <w:tr w:rsidR="00D808DC" w:rsidRPr="00396024" w14:paraId="599D92E9" w14:textId="77777777" w:rsidTr="0068793F">
        <w:trPr>
          <w:trHeight w:val="20"/>
        </w:trPr>
        <w:tc>
          <w:tcPr>
            <w:tcW w:w="1977" w:type="dxa"/>
            <w:vAlign w:val="center"/>
          </w:tcPr>
          <w:p w14:paraId="76EE79CD" w14:textId="77777777" w:rsidR="00D808DC" w:rsidRPr="00396024" w:rsidRDefault="00D808DC" w:rsidP="00663BB2">
            <w:r>
              <w:t>Document Status</w:t>
            </w:r>
          </w:p>
        </w:tc>
        <w:tc>
          <w:tcPr>
            <w:tcW w:w="6483" w:type="dxa"/>
            <w:gridSpan w:val="3"/>
            <w:shd w:val="clear" w:color="auto" w:fill="E6E6E6"/>
            <w:vAlign w:val="center"/>
          </w:tcPr>
          <w:p w14:paraId="35C39FBD" w14:textId="6F080126" w:rsidR="00D808DC" w:rsidRPr="009C2BF3" w:rsidRDefault="00103920" w:rsidP="00663BB2">
            <w:pPr>
              <w:jc w:val="center"/>
              <w:rPr>
                <w:b/>
              </w:rPr>
            </w:pPr>
            <w:r>
              <w:rPr>
                <w:b/>
              </w:rPr>
              <w:t>Complete</w:t>
            </w:r>
          </w:p>
        </w:tc>
        <w:tc>
          <w:tcPr>
            <w:tcW w:w="0" w:type="auto"/>
            <w:tcBorders>
              <w:bottom w:val="single" w:sz="4" w:space="0" w:color="auto"/>
            </w:tcBorders>
            <w:vAlign w:val="center"/>
          </w:tcPr>
          <w:p w14:paraId="2CD3EFA7" w14:textId="77777777" w:rsidR="00D808DC" w:rsidRPr="00396024" w:rsidRDefault="00D808DC" w:rsidP="00663BB2"/>
        </w:tc>
      </w:tr>
      <w:tr w:rsidR="00D808DC" w:rsidRPr="00396024" w14:paraId="5B3F3451" w14:textId="77777777" w:rsidTr="0068793F">
        <w:trPr>
          <w:trHeight w:val="20"/>
        </w:trPr>
        <w:tc>
          <w:tcPr>
            <w:tcW w:w="1977" w:type="dxa"/>
            <w:tcBorders>
              <w:bottom w:val="single" w:sz="4" w:space="0" w:color="auto"/>
            </w:tcBorders>
            <w:vAlign w:val="center"/>
          </w:tcPr>
          <w:p w14:paraId="0D19EC29" w14:textId="77777777" w:rsidR="00D808DC" w:rsidRDefault="00D808DC" w:rsidP="00663BB2">
            <w:r>
              <w:t xml:space="preserve">Date </w:t>
            </w:r>
            <w:r w:rsidR="007467DD">
              <w:t>Issued</w:t>
            </w:r>
          </w:p>
        </w:tc>
        <w:tc>
          <w:tcPr>
            <w:tcW w:w="6483" w:type="dxa"/>
            <w:gridSpan w:val="3"/>
            <w:tcBorders>
              <w:bottom w:val="single" w:sz="4" w:space="0" w:color="auto"/>
            </w:tcBorders>
            <w:shd w:val="clear" w:color="auto" w:fill="E6E6E6"/>
            <w:vAlign w:val="center"/>
          </w:tcPr>
          <w:p w14:paraId="4E5AF726" w14:textId="09109685" w:rsidR="00584BAF" w:rsidRDefault="00D053E9" w:rsidP="00663BB2">
            <w:pPr>
              <w:jc w:val="center"/>
              <w:rPr>
                <w:b/>
              </w:rPr>
            </w:pPr>
            <w:r>
              <w:rPr>
                <w:b/>
              </w:rPr>
              <w:t>2021-</w:t>
            </w:r>
            <w:r w:rsidR="00103920">
              <w:rPr>
                <w:b/>
              </w:rPr>
              <w:t>04</w:t>
            </w:r>
            <w:r>
              <w:rPr>
                <w:b/>
              </w:rPr>
              <w:t>-</w:t>
            </w:r>
            <w:r w:rsidR="00103920">
              <w:rPr>
                <w:b/>
              </w:rPr>
              <w:t>30</w:t>
            </w:r>
          </w:p>
        </w:tc>
        <w:tc>
          <w:tcPr>
            <w:tcW w:w="0" w:type="auto"/>
            <w:tcBorders>
              <w:bottom w:val="single" w:sz="4" w:space="0" w:color="auto"/>
            </w:tcBorders>
            <w:shd w:val="clear" w:color="auto" w:fill="auto"/>
            <w:vAlign w:val="center"/>
          </w:tcPr>
          <w:p w14:paraId="3BF904F0" w14:textId="77777777" w:rsidR="00D808DC" w:rsidRPr="00396024" w:rsidRDefault="00D808DC" w:rsidP="00663BB2"/>
        </w:tc>
      </w:tr>
      <w:tr w:rsidR="00D808DC" w:rsidRPr="00396024" w14:paraId="1A05DF21" w14:textId="77777777" w:rsidTr="0068793F">
        <w:trPr>
          <w:trHeight w:val="20"/>
        </w:trPr>
        <w:tc>
          <w:tcPr>
            <w:tcW w:w="1977" w:type="dxa"/>
            <w:tcBorders>
              <w:bottom w:val="single" w:sz="4" w:space="0" w:color="auto"/>
            </w:tcBorders>
            <w:vAlign w:val="center"/>
          </w:tcPr>
          <w:p w14:paraId="22C6EC0E" w14:textId="77777777" w:rsidR="00D808DC" w:rsidRDefault="00D808DC" w:rsidP="00663BB2">
            <w:r>
              <w:t>Date Revised</w:t>
            </w:r>
          </w:p>
        </w:tc>
        <w:tc>
          <w:tcPr>
            <w:tcW w:w="6483" w:type="dxa"/>
            <w:gridSpan w:val="3"/>
            <w:tcBorders>
              <w:bottom w:val="single" w:sz="4" w:space="0" w:color="auto"/>
            </w:tcBorders>
            <w:shd w:val="clear" w:color="auto" w:fill="E6E6E6"/>
            <w:vAlign w:val="center"/>
          </w:tcPr>
          <w:p w14:paraId="090C91D0" w14:textId="5C6B18D3" w:rsidR="00650D49" w:rsidRDefault="00103920" w:rsidP="00650D49">
            <w:pPr>
              <w:jc w:val="center"/>
              <w:rPr>
                <w:b/>
              </w:rPr>
            </w:pPr>
            <w:r>
              <w:rPr>
                <w:b/>
              </w:rPr>
              <w:t>2021-04-30</w:t>
            </w:r>
          </w:p>
        </w:tc>
        <w:tc>
          <w:tcPr>
            <w:tcW w:w="0" w:type="auto"/>
            <w:tcBorders>
              <w:bottom w:val="single" w:sz="4" w:space="0" w:color="auto"/>
            </w:tcBorders>
            <w:shd w:val="clear" w:color="auto" w:fill="auto"/>
            <w:vAlign w:val="center"/>
          </w:tcPr>
          <w:p w14:paraId="65A22F85" w14:textId="77777777" w:rsidR="00D808DC" w:rsidRPr="00396024" w:rsidRDefault="00D808DC" w:rsidP="00663BB2"/>
        </w:tc>
      </w:tr>
      <w:tr w:rsidR="00D808DC" w:rsidRPr="00396024" w14:paraId="38A1E6DC" w14:textId="77777777" w:rsidTr="0068793F">
        <w:trPr>
          <w:trHeight w:val="20"/>
        </w:trPr>
        <w:tc>
          <w:tcPr>
            <w:tcW w:w="1977" w:type="dxa"/>
            <w:vMerge w:val="restart"/>
            <w:vAlign w:val="center"/>
          </w:tcPr>
          <w:p w14:paraId="6E4DB859" w14:textId="77777777" w:rsidR="00D808DC" w:rsidRDefault="00D808DC" w:rsidP="00663BB2">
            <w:r>
              <w:t>Document Classification</w:t>
            </w:r>
          </w:p>
        </w:tc>
        <w:tc>
          <w:tcPr>
            <w:tcW w:w="2421" w:type="dxa"/>
            <w:tcBorders>
              <w:right w:val="nil"/>
            </w:tcBorders>
            <w:shd w:val="clear" w:color="auto" w:fill="E6E6E6"/>
            <w:vAlign w:val="center"/>
          </w:tcPr>
          <w:p w14:paraId="36A6137C" w14:textId="77777777" w:rsidR="00D808DC" w:rsidRPr="009A5BDD" w:rsidRDefault="00D808DC" w:rsidP="00663BB2">
            <w:pPr>
              <w:jc w:val="center"/>
            </w:pPr>
            <w:r w:rsidRPr="009A5BDD">
              <w:t>GIS1 Item Number:</w:t>
            </w:r>
          </w:p>
        </w:tc>
        <w:tc>
          <w:tcPr>
            <w:tcW w:w="4062" w:type="dxa"/>
            <w:gridSpan w:val="2"/>
            <w:tcBorders>
              <w:left w:val="nil"/>
            </w:tcBorders>
            <w:shd w:val="clear" w:color="auto" w:fill="E6E6E6"/>
            <w:vAlign w:val="center"/>
          </w:tcPr>
          <w:p w14:paraId="1C465E48" w14:textId="5F7DBD85" w:rsidR="00D808DC" w:rsidRPr="009C2BF3" w:rsidRDefault="001F343A" w:rsidP="00663BB2">
            <w:pPr>
              <w:jc w:val="center"/>
              <w:rPr>
                <w:b/>
              </w:rPr>
            </w:pPr>
            <w:r w:rsidRPr="009C2BF3">
              <w:rPr>
                <w:b/>
              </w:rPr>
              <w:fldChar w:fldCharType="begin"/>
            </w:r>
            <w:r w:rsidRPr="009C2BF3">
              <w:rPr>
                <w:b/>
              </w:rPr>
              <w:instrText xml:space="preserve"> DOCPROPERTY  DocGis1ItemNumber  \* MERGEFORMAT </w:instrText>
            </w:r>
            <w:r w:rsidRPr="009C2BF3">
              <w:rPr>
                <w:b/>
              </w:rPr>
              <w:fldChar w:fldCharType="separate"/>
            </w:r>
            <w:r w:rsidR="002F02E1" w:rsidRPr="002F02E1">
              <w:rPr>
                <w:b/>
                <w:bCs/>
              </w:rPr>
              <w:t>27.60/35</w:t>
            </w:r>
            <w:r w:rsidRPr="009C2BF3">
              <w:rPr>
                <w:b/>
                <w:bCs/>
              </w:rPr>
              <w:fldChar w:fldCharType="end"/>
            </w:r>
          </w:p>
        </w:tc>
        <w:tc>
          <w:tcPr>
            <w:tcW w:w="0" w:type="auto"/>
            <w:vMerge w:val="restart"/>
            <w:shd w:val="clear" w:color="auto" w:fill="auto"/>
            <w:vAlign w:val="center"/>
          </w:tcPr>
          <w:p w14:paraId="529BA8A7" w14:textId="77777777" w:rsidR="00D808DC" w:rsidRPr="00396024" w:rsidRDefault="00D808DC" w:rsidP="00663BB2"/>
        </w:tc>
      </w:tr>
      <w:tr w:rsidR="00D808DC" w:rsidRPr="00396024" w14:paraId="0391ED6B" w14:textId="77777777" w:rsidTr="0068793F">
        <w:trPr>
          <w:trHeight w:val="20"/>
        </w:trPr>
        <w:tc>
          <w:tcPr>
            <w:tcW w:w="1977" w:type="dxa"/>
            <w:vMerge/>
            <w:vAlign w:val="center"/>
          </w:tcPr>
          <w:p w14:paraId="362257BF" w14:textId="77777777" w:rsidR="00D808DC" w:rsidRDefault="00D808DC" w:rsidP="00663BB2"/>
        </w:tc>
        <w:tc>
          <w:tcPr>
            <w:tcW w:w="2421" w:type="dxa"/>
            <w:tcBorders>
              <w:right w:val="nil"/>
            </w:tcBorders>
            <w:shd w:val="clear" w:color="auto" w:fill="E6E6E6"/>
            <w:vAlign w:val="center"/>
          </w:tcPr>
          <w:p w14:paraId="5E8CFB59" w14:textId="77777777" w:rsidR="00D808DC" w:rsidRPr="009A5BDD" w:rsidRDefault="00D808DC" w:rsidP="00663BB2">
            <w:pPr>
              <w:jc w:val="center"/>
            </w:pPr>
            <w:r w:rsidRPr="009A5BDD">
              <w:t>GIS2 Classification:</w:t>
            </w:r>
          </w:p>
        </w:tc>
        <w:tc>
          <w:tcPr>
            <w:tcW w:w="4062" w:type="dxa"/>
            <w:gridSpan w:val="2"/>
            <w:tcBorders>
              <w:left w:val="nil"/>
            </w:tcBorders>
            <w:shd w:val="clear" w:color="auto" w:fill="E6E6E6"/>
            <w:vAlign w:val="center"/>
          </w:tcPr>
          <w:p w14:paraId="619371AD" w14:textId="75DC895B" w:rsidR="00D808DC" w:rsidRPr="009C2BF3" w:rsidRDefault="00D808DC" w:rsidP="00663BB2">
            <w:pPr>
              <w:jc w:val="center"/>
              <w:rPr>
                <w:b/>
              </w:rPr>
            </w:pPr>
            <w:r w:rsidRPr="009C2BF3">
              <w:rPr>
                <w:b/>
                <w:bCs/>
              </w:rPr>
              <w:fldChar w:fldCharType="begin"/>
            </w:r>
            <w:r w:rsidRPr="009C2BF3">
              <w:rPr>
                <w:b/>
                <w:bCs/>
              </w:rPr>
              <w:instrText xml:space="preserve"> DOCPROPERTY  DocGis2Classification  \* MERGEFORMAT </w:instrText>
            </w:r>
            <w:r w:rsidRPr="009C2BF3">
              <w:rPr>
                <w:b/>
                <w:bCs/>
              </w:rPr>
              <w:fldChar w:fldCharType="separate"/>
            </w:r>
            <w:r w:rsidR="002F02E1" w:rsidRPr="002F02E1">
              <w:rPr>
                <w:b/>
              </w:rPr>
              <w:t>Confidential</w:t>
            </w:r>
            <w:r w:rsidRPr="009C2BF3">
              <w:rPr>
                <w:b/>
                <w:bCs/>
              </w:rPr>
              <w:fldChar w:fldCharType="end"/>
            </w:r>
          </w:p>
        </w:tc>
        <w:tc>
          <w:tcPr>
            <w:tcW w:w="0" w:type="auto"/>
            <w:vMerge/>
            <w:shd w:val="clear" w:color="auto" w:fill="auto"/>
            <w:vAlign w:val="center"/>
          </w:tcPr>
          <w:p w14:paraId="707CECB6" w14:textId="77777777" w:rsidR="00D808DC" w:rsidRPr="00396024" w:rsidRDefault="00D808DC" w:rsidP="00663BB2"/>
        </w:tc>
      </w:tr>
      <w:tr w:rsidR="00D808DC" w:rsidRPr="00396024" w14:paraId="159F81C4" w14:textId="77777777" w:rsidTr="00663BB2">
        <w:trPr>
          <w:trHeight w:val="20"/>
        </w:trPr>
        <w:tc>
          <w:tcPr>
            <w:tcW w:w="10267" w:type="dxa"/>
            <w:gridSpan w:val="5"/>
            <w:tcBorders>
              <w:left w:val="nil"/>
              <w:bottom w:val="nil"/>
              <w:right w:val="nil"/>
            </w:tcBorders>
            <w:vAlign w:val="center"/>
          </w:tcPr>
          <w:p w14:paraId="104DD98C" w14:textId="77777777" w:rsidR="00D808DC" w:rsidRPr="00396024" w:rsidRDefault="00D808DC" w:rsidP="00663BB2"/>
        </w:tc>
      </w:tr>
      <w:tr w:rsidR="00D808DC" w:rsidRPr="00396024" w14:paraId="336C79B2" w14:textId="77777777" w:rsidTr="00663BB2">
        <w:trPr>
          <w:trHeight w:val="20"/>
        </w:trPr>
        <w:tc>
          <w:tcPr>
            <w:tcW w:w="10267" w:type="dxa"/>
            <w:gridSpan w:val="5"/>
            <w:tcBorders>
              <w:top w:val="nil"/>
              <w:left w:val="nil"/>
              <w:right w:val="nil"/>
            </w:tcBorders>
            <w:vAlign w:val="center"/>
          </w:tcPr>
          <w:p w14:paraId="2341EEA2" w14:textId="77777777" w:rsidR="00D808DC" w:rsidRDefault="00D808DC" w:rsidP="00663BB2"/>
        </w:tc>
      </w:tr>
      <w:tr w:rsidR="00D808DC" w:rsidRPr="00396024" w14:paraId="0FF4772A" w14:textId="77777777" w:rsidTr="00663BB2">
        <w:trPr>
          <w:trHeight w:val="20"/>
        </w:trPr>
        <w:tc>
          <w:tcPr>
            <w:tcW w:w="10267" w:type="dxa"/>
            <w:gridSpan w:val="5"/>
            <w:vAlign w:val="center"/>
          </w:tcPr>
          <w:p w14:paraId="63856805" w14:textId="77777777" w:rsidR="00D808DC" w:rsidRPr="00396024" w:rsidRDefault="00D808DC" w:rsidP="00663BB2">
            <w:r w:rsidRPr="00A0347A">
              <w:t>Document Approval</w:t>
            </w:r>
          </w:p>
        </w:tc>
      </w:tr>
      <w:tr w:rsidR="00D808DC" w:rsidRPr="00396024" w14:paraId="4D26BFAF" w14:textId="77777777" w:rsidTr="0068793F">
        <w:trPr>
          <w:trHeight w:val="20"/>
        </w:trPr>
        <w:tc>
          <w:tcPr>
            <w:tcW w:w="1977" w:type="dxa"/>
            <w:shd w:val="clear" w:color="auto" w:fill="D9D9D9" w:themeFill="background1" w:themeFillShade="D9"/>
            <w:vAlign w:val="center"/>
          </w:tcPr>
          <w:p w14:paraId="308C3696" w14:textId="77777777" w:rsidR="00D808DC" w:rsidRDefault="00D808DC" w:rsidP="00663BB2">
            <w:r w:rsidRPr="00FA67AF">
              <w:t>Person</w:t>
            </w:r>
          </w:p>
        </w:tc>
        <w:tc>
          <w:tcPr>
            <w:tcW w:w="3454" w:type="dxa"/>
            <w:gridSpan w:val="2"/>
            <w:shd w:val="clear" w:color="auto" w:fill="D9D9D9" w:themeFill="background1" w:themeFillShade="D9"/>
            <w:vAlign w:val="center"/>
          </w:tcPr>
          <w:p w14:paraId="0E16F867" w14:textId="77777777" w:rsidR="00D808DC" w:rsidRDefault="00D808DC" w:rsidP="00663BB2">
            <w:r w:rsidRPr="00FA67AF">
              <w:t>Role</w:t>
            </w:r>
          </w:p>
        </w:tc>
        <w:tc>
          <w:tcPr>
            <w:tcW w:w="3029" w:type="dxa"/>
            <w:shd w:val="clear" w:color="auto" w:fill="D9D9D9" w:themeFill="background1" w:themeFillShade="D9"/>
            <w:vAlign w:val="center"/>
          </w:tcPr>
          <w:p w14:paraId="22444E14" w14:textId="77777777" w:rsidR="00D808DC" w:rsidRDefault="00D808DC" w:rsidP="00663BB2">
            <w:r w:rsidRPr="00FA67AF">
              <w:t>Email Confirmation</w:t>
            </w:r>
          </w:p>
        </w:tc>
        <w:tc>
          <w:tcPr>
            <w:tcW w:w="0" w:type="auto"/>
            <w:shd w:val="clear" w:color="auto" w:fill="D9D9D9" w:themeFill="background1" w:themeFillShade="D9"/>
            <w:vAlign w:val="center"/>
          </w:tcPr>
          <w:p w14:paraId="317413C2" w14:textId="77777777" w:rsidR="00D808DC" w:rsidRPr="00396024" w:rsidRDefault="00D808DC" w:rsidP="00663BB2">
            <w:r w:rsidRPr="00FA67AF">
              <w:t>Date</w:t>
            </w:r>
          </w:p>
        </w:tc>
      </w:tr>
      <w:tr w:rsidR="00D808DC" w:rsidRPr="00396024" w14:paraId="66E8593F" w14:textId="77777777" w:rsidTr="0068793F">
        <w:trPr>
          <w:trHeight w:val="20"/>
        </w:trPr>
        <w:tc>
          <w:tcPr>
            <w:tcW w:w="1977" w:type="dxa"/>
            <w:vAlign w:val="center"/>
          </w:tcPr>
          <w:p w14:paraId="62947DFB" w14:textId="77777777" w:rsidR="00D808DC" w:rsidRDefault="00D808DC" w:rsidP="00663BB2"/>
        </w:tc>
        <w:tc>
          <w:tcPr>
            <w:tcW w:w="3454" w:type="dxa"/>
            <w:gridSpan w:val="2"/>
            <w:shd w:val="clear" w:color="auto" w:fill="auto"/>
            <w:vAlign w:val="center"/>
          </w:tcPr>
          <w:p w14:paraId="75B1E51D" w14:textId="77777777" w:rsidR="00D808DC" w:rsidRDefault="00D808DC" w:rsidP="00663BB2"/>
        </w:tc>
        <w:tc>
          <w:tcPr>
            <w:tcW w:w="3029" w:type="dxa"/>
            <w:shd w:val="clear" w:color="auto" w:fill="auto"/>
            <w:vAlign w:val="center"/>
          </w:tcPr>
          <w:p w14:paraId="44AF8F0F" w14:textId="77777777" w:rsidR="00D808DC" w:rsidRDefault="00D808DC" w:rsidP="00663BB2"/>
        </w:tc>
        <w:tc>
          <w:tcPr>
            <w:tcW w:w="0" w:type="auto"/>
            <w:shd w:val="clear" w:color="auto" w:fill="auto"/>
            <w:vAlign w:val="center"/>
          </w:tcPr>
          <w:p w14:paraId="1E10004D" w14:textId="77777777" w:rsidR="00D808DC" w:rsidRPr="00396024" w:rsidRDefault="00D808DC" w:rsidP="00663BB2"/>
        </w:tc>
      </w:tr>
      <w:tr w:rsidR="00D808DC" w:rsidRPr="00396024" w14:paraId="12DD22A2" w14:textId="77777777" w:rsidTr="0068793F">
        <w:trPr>
          <w:trHeight w:val="20"/>
        </w:trPr>
        <w:tc>
          <w:tcPr>
            <w:tcW w:w="1977" w:type="dxa"/>
            <w:vAlign w:val="center"/>
          </w:tcPr>
          <w:p w14:paraId="7AB4A677" w14:textId="77777777" w:rsidR="00D808DC" w:rsidRDefault="00D808DC" w:rsidP="00663BB2"/>
        </w:tc>
        <w:tc>
          <w:tcPr>
            <w:tcW w:w="3454" w:type="dxa"/>
            <w:gridSpan w:val="2"/>
            <w:shd w:val="clear" w:color="auto" w:fill="auto"/>
            <w:vAlign w:val="center"/>
          </w:tcPr>
          <w:p w14:paraId="7F632899" w14:textId="77777777" w:rsidR="00D808DC" w:rsidRDefault="00D808DC" w:rsidP="00663BB2"/>
        </w:tc>
        <w:tc>
          <w:tcPr>
            <w:tcW w:w="3029" w:type="dxa"/>
            <w:shd w:val="clear" w:color="auto" w:fill="auto"/>
            <w:vAlign w:val="center"/>
          </w:tcPr>
          <w:p w14:paraId="1A198213" w14:textId="77777777" w:rsidR="00D808DC" w:rsidRDefault="00D808DC" w:rsidP="00663BB2"/>
        </w:tc>
        <w:tc>
          <w:tcPr>
            <w:tcW w:w="0" w:type="auto"/>
            <w:shd w:val="clear" w:color="auto" w:fill="auto"/>
            <w:vAlign w:val="center"/>
          </w:tcPr>
          <w:p w14:paraId="5F9FDC8E" w14:textId="77777777" w:rsidR="00D808DC" w:rsidRPr="00396024" w:rsidRDefault="00D808DC" w:rsidP="00663BB2"/>
        </w:tc>
      </w:tr>
    </w:tbl>
    <w:p w14:paraId="48865BAC" w14:textId="77777777" w:rsidR="00227BB0" w:rsidRPr="00545BA6" w:rsidRDefault="00227BB0" w:rsidP="0066402F"/>
    <w:p w14:paraId="65779F83" w14:textId="77777777" w:rsidR="00D808DC" w:rsidRPr="00545BA6" w:rsidRDefault="00D808DC" w:rsidP="007F5AB7">
      <w:pPr>
        <w:rPr>
          <w:rFonts w:cs="Arial"/>
          <w:caps/>
        </w:rPr>
      </w:pPr>
    </w:p>
    <w:p w14:paraId="392F501D" w14:textId="3087BAC4" w:rsidR="00D808DC" w:rsidRPr="001B002B" w:rsidRDefault="00570D80" w:rsidP="001B002B">
      <w:pPr>
        <w:jc w:val="center"/>
        <w:rPr>
          <w:b/>
          <w:sz w:val="32"/>
          <w:szCs w:val="32"/>
        </w:rPr>
      </w:pPr>
      <w:r>
        <w:rPr>
          <w:b/>
          <w:sz w:val="32"/>
          <w:szCs w:val="32"/>
        </w:rPr>
        <w:t>Auto-</w:t>
      </w:r>
      <w:r w:rsidR="001B002B">
        <w:rPr>
          <w:b/>
          <w:sz w:val="32"/>
          <w:szCs w:val="32"/>
        </w:rPr>
        <w:t>Generated by MagicDraw</w:t>
      </w:r>
    </w:p>
    <w:p w14:paraId="6721351C" w14:textId="77777777" w:rsidR="00D808DC" w:rsidRPr="004A06E0" w:rsidRDefault="00E740D3" w:rsidP="00D808DC">
      <w:pPr>
        <w:pStyle w:val="CoverpageTitle"/>
        <w:spacing w:before="0" w:after="0"/>
      </w:pPr>
      <w:r>
        <w:t>Printed Copies A</w:t>
      </w:r>
      <w:r w:rsidR="00D808DC" w:rsidRPr="004A06E0">
        <w:t>re Uncontrolled</w:t>
      </w:r>
    </w:p>
    <w:p w14:paraId="03E3539B" w14:textId="2AE8CF5B" w:rsidR="00D808DC" w:rsidRPr="007C20FA" w:rsidRDefault="00D808DC" w:rsidP="0066402F"/>
    <w:p w14:paraId="430B1396" w14:textId="77777777" w:rsidR="00227BB0" w:rsidRPr="007C20FA" w:rsidRDefault="00227BB0" w:rsidP="0066402F">
      <w:pPr>
        <w:sectPr w:rsidR="00227BB0" w:rsidRPr="007C20FA" w:rsidSect="00DB513B">
          <w:headerReference w:type="default" r:id="rId11"/>
          <w:pgSz w:w="11907" w:h="16840" w:code="9"/>
          <w:pgMar w:top="1440" w:right="862" w:bottom="1440" w:left="862" w:header="567" w:footer="737" w:gutter="0"/>
          <w:cols w:space="720"/>
        </w:sectPr>
      </w:pPr>
    </w:p>
    <w:p w14:paraId="1AFB36C3" w14:textId="77777777" w:rsidR="00D808DC" w:rsidRDefault="00D808DC" w:rsidP="00D808DC">
      <w:pPr>
        <w:pStyle w:val="Heading1"/>
        <w:numPr>
          <w:ilvl w:val="0"/>
          <w:numId w:val="0"/>
        </w:numPr>
        <w:ind w:left="432" w:hanging="432"/>
      </w:pPr>
      <w:bookmarkStart w:id="1" w:name="_Toc498356804"/>
      <w:bookmarkStart w:id="2" w:name="_Toc70700629"/>
      <w:r>
        <w:lastRenderedPageBreak/>
        <w:t>Disclaimer</w:t>
      </w:r>
      <w:bookmarkEnd w:id="1"/>
      <w:bookmarkEnd w:id="2"/>
    </w:p>
    <w:p w14:paraId="3270A571" w14:textId="77777777" w:rsidR="00D808DC" w:rsidRDefault="00D808DC" w:rsidP="00D808DC"/>
    <w:p w14:paraId="2687A849" w14:textId="288E536F" w:rsidR="00D808DC" w:rsidRDefault="00D808DC" w:rsidP="00D808DC">
      <w:pPr>
        <w:jc w:val="both"/>
        <w:rPr>
          <w:rFonts w:cs="Arial"/>
          <w:b/>
          <w:bCs/>
          <w:color w:val="000000"/>
        </w:rPr>
      </w:pPr>
      <w:r w:rsidRPr="00AC64CF">
        <w:rPr>
          <w:rFonts w:cs="Arial"/>
          <w:b/>
          <w:bCs/>
          <w:color w:val="000000"/>
        </w:rPr>
        <w:t xml:space="preserve">This document contains Ford Motor Company </w:t>
      </w:r>
      <w:r w:rsidRPr="00BC2DCC">
        <w:rPr>
          <w:rFonts w:cs="Arial"/>
          <w:b/>
          <w:bCs/>
          <w:color w:val="000000"/>
        </w:rPr>
        <w:fldChar w:fldCharType="begin"/>
      </w:r>
      <w:r w:rsidRPr="00BC2DCC">
        <w:rPr>
          <w:rFonts w:cs="Arial"/>
          <w:b/>
          <w:bCs/>
          <w:color w:val="000000"/>
        </w:rPr>
        <w:instrText xml:space="preserve"> DOCPROPERTY  DocGis2Classification  \* MERGEFORMAT </w:instrText>
      </w:r>
      <w:r w:rsidRPr="00BC2DCC">
        <w:rPr>
          <w:rFonts w:cs="Arial"/>
          <w:b/>
          <w:bCs/>
          <w:color w:val="000000"/>
        </w:rPr>
        <w:fldChar w:fldCharType="separate"/>
      </w:r>
      <w:r w:rsidR="002F02E1" w:rsidRPr="002F02E1">
        <w:rPr>
          <w:rFonts w:cs="Arial"/>
          <w:b/>
          <w:color w:val="000000"/>
        </w:rPr>
        <w:t>Confidential</w:t>
      </w:r>
      <w:r w:rsidRPr="00BC2DCC">
        <w:rPr>
          <w:rFonts w:cs="Arial"/>
          <w:b/>
          <w:bCs/>
          <w:color w:val="000000"/>
        </w:rPr>
        <w:fldChar w:fldCharType="end"/>
      </w:r>
      <w:r w:rsidRPr="00AC64CF">
        <w:rPr>
          <w:rFonts w:cs="Arial"/>
          <w:b/>
          <w:bCs/>
          <w:color w:val="000000"/>
        </w:rPr>
        <w:t xml:space="preserve"> information. Disclosure of the information contained</w:t>
      </w:r>
      <w:r>
        <w:rPr>
          <w:rFonts w:cs="Arial"/>
          <w:b/>
          <w:bCs/>
          <w:color w:val="000000"/>
        </w:rPr>
        <w:t xml:space="preserve"> </w:t>
      </w:r>
      <w:r w:rsidRPr="00AC64CF">
        <w:rPr>
          <w:rFonts w:cs="Arial"/>
          <w:b/>
          <w:bCs/>
          <w:color w:val="000000"/>
        </w:rPr>
        <w:t>in any portion of this document is not permitted without the expressed, written consent of a duly authorized representative of</w:t>
      </w:r>
      <w:r>
        <w:rPr>
          <w:rFonts w:cs="Arial"/>
          <w:b/>
          <w:bCs/>
          <w:color w:val="000000"/>
        </w:rPr>
        <w:t xml:space="preserve"> </w:t>
      </w:r>
      <w:r w:rsidRPr="00AC64CF">
        <w:rPr>
          <w:rFonts w:cs="Arial"/>
          <w:b/>
          <w:bCs/>
          <w:color w:val="000000"/>
        </w:rPr>
        <w:t>Ford Motor Company, Dearborn, Michigan, U.S.A.</w:t>
      </w:r>
    </w:p>
    <w:p w14:paraId="3D4FAFE4" w14:textId="77777777" w:rsidR="00D808DC" w:rsidRDefault="00D808DC" w:rsidP="00D808DC">
      <w:pPr>
        <w:jc w:val="both"/>
        <w:rPr>
          <w:rFonts w:cs="Arial"/>
          <w:b/>
          <w:bCs/>
          <w:color w:val="000000"/>
        </w:rPr>
      </w:pPr>
    </w:p>
    <w:p w14:paraId="351BA096" w14:textId="77777777" w:rsidR="00D808DC" w:rsidRPr="007163C0" w:rsidRDefault="00D808DC" w:rsidP="00D808DC">
      <w:pPr>
        <w:rPr>
          <w:rFonts w:cs="Arial"/>
          <w:b/>
          <w:color w:val="000000"/>
        </w:rPr>
      </w:pPr>
      <w:r w:rsidRPr="007163C0">
        <w:rPr>
          <w:rFonts w:cs="Arial"/>
          <w:b/>
          <w:color w:val="000000"/>
        </w:rPr>
        <w:t xml:space="preserve">Copyright, </w:t>
      </w:r>
      <w:r w:rsidRPr="007163C0">
        <w:rPr>
          <w:rFonts w:cs="Arial"/>
          <w:b/>
          <w:color w:val="000000"/>
        </w:rPr>
        <w:fldChar w:fldCharType="begin"/>
      </w:r>
      <w:r w:rsidRPr="007163C0">
        <w:rPr>
          <w:rFonts w:cs="Arial"/>
          <w:b/>
          <w:color w:val="000000"/>
        </w:rPr>
        <w:instrText>symbol 211 \f "Symbol" \s 18</w:instrText>
      </w:r>
      <w:r w:rsidRPr="007163C0">
        <w:rPr>
          <w:rFonts w:cs="Arial"/>
          <w:b/>
          <w:color w:val="000000"/>
        </w:rPr>
        <w:fldChar w:fldCharType="separate"/>
      </w:r>
      <w:r w:rsidRPr="007163C0">
        <w:rPr>
          <w:rFonts w:cs="Arial"/>
          <w:b/>
          <w:color w:val="000000"/>
        </w:rPr>
        <w:t>Ó</w:t>
      </w:r>
      <w:r w:rsidRPr="007163C0">
        <w:rPr>
          <w:rFonts w:cs="Arial"/>
          <w:b/>
          <w:color w:val="000000"/>
        </w:rPr>
        <w:fldChar w:fldCharType="end"/>
      </w:r>
      <w:r w:rsidRPr="007163C0">
        <w:rPr>
          <w:rFonts w:cs="Arial"/>
          <w:b/>
          <w:color w:val="000000"/>
        </w:rPr>
        <w:t xml:space="preserve"> 2016</w:t>
      </w:r>
      <w:r w:rsidRPr="007163C0">
        <w:rPr>
          <w:rFonts w:cs="Arial"/>
          <w:b/>
          <w:bCs/>
          <w:color w:val="000000"/>
        </w:rPr>
        <w:t xml:space="preserve"> </w:t>
      </w:r>
      <w:r w:rsidRPr="007163C0">
        <w:rPr>
          <w:rFonts w:cs="Arial"/>
          <w:b/>
          <w:color w:val="000000"/>
        </w:rPr>
        <w:t xml:space="preserve"> Ford Motor Company</w:t>
      </w:r>
    </w:p>
    <w:p w14:paraId="7FEC5D66" w14:textId="77777777" w:rsidR="00D808DC" w:rsidRPr="009478C8" w:rsidRDefault="00D808DC" w:rsidP="00D808DC">
      <w:pPr>
        <w:jc w:val="both"/>
        <w:rPr>
          <w:rFonts w:cs="Arial"/>
          <w:color w:val="000000"/>
        </w:rPr>
      </w:pPr>
    </w:p>
    <w:p w14:paraId="29C81A20" w14:textId="77777777" w:rsidR="00D808DC" w:rsidRPr="00106737" w:rsidRDefault="00D808DC" w:rsidP="00D808DC">
      <w:pPr>
        <w:jc w:val="both"/>
        <w:rPr>
          <w:rFonts w:cs="Arial"/>
          <w:color w:val="000000"/>
        </w:rPr>
      </w:pPr>
      <w:r w:rsidRPr="00106737">
        <w:rPr>
          <w:rFonts w:cs="Arial"/>
          <w:color w:val="000000"/>
        </w:rPr>
        <w:t>This document contains information developed and accumulated by and for FORD MOTOR COMPANY. As such, it is a proprietary document, which, if disseminated to unauthorized persons, would provide others with restricted information, data, or procedures not otherwise available, exposing the FORD MOTOR COMPANY to potential harm.</w:t>
      </w:r>
    </w:p>
    <w:p w14:paraId="7C9F1211" w14:textId="77777777" w:rsidR="00D808DC" w:rsidRPr="00106737" w:rsidRDefault="00D808DC" w:rsidP="00D808DC">
      <w:pPr>
        <w:jc w:val="both"/>
        <w:rPr>
          <w:rFonts w:cs="Arial"/>
          <w:color w:val="000000"/>
        </w:rPr>
      </w:pPr>
    </w:p>
    <w:p w14:paraId="7D850B36" w14:textId="77777777" w:rsidR="00D808DC" w:rsidRPr="00106737" w:rsidRDefault="00D808DC" w:rsidP="00D808DC">
      <w:pPr>
        <w:jc w:val="both"/>
        <w:rPr>
          <w:rFonts w:cs="Arial"/>
          <w:color w:val="000000"/>
        </w:rPr>
      </w:pPr>
      <w:r w:rsidRPr="00106737">
        <w:rPr>
          <w:rFonts w:cs="Arial"/>
          <w:color w:val="000000"/>
        </w:rPr>
        <w:t>Employees and suppliers having custody of this specification or authorized to use it must be cognizant of its proprietary nature and ensure that the information herein is not made available to unauthorized persons.</w:t>
      </w:r>
    </w:p>
    <w:p w14:paraId="740C0C54" w14:textId="77777777" w:rsidR="00D808DC" w:rsidRPr="00106737" w:rsidRDefault="00D808DC" w:rsidP="00D808DC">
      <w:pPr>
        <w:jc w:val="both"/>
        <w:rPr>
          <w:rFonts w:cs="Arial"/>
          <w:color w:val="000000"/>
        </w:rPr>
      </w:pPr>
    </w:p>
    <w:p w14:paraId="0D41DA25" w14:textId="77777777" w:rsidR="00D808DC" w:rsidRPr="00106737" w:rsidRDefault="00D808DC" w:rsidP="00D808DC">
      <w:pPr>
        <w:jc w:val="both"/>
        <w:rPr>
          <w:rFonts w:cs="Arial"/>
          <w:color w:val="000000"/>
        </w:rPr>
      </w:pPr>
      <w:r w:rsidRPr="00106737">
        <w:rPr>
          <w:rFonts w:cs="Arial"/>
          <w:color w:val="000000"/>
        </w:rPr>
        <w:t>FORD MOTOR COMPANY reserves the right to protect this work as an unpublished copyrighted work in the event of an inadvertent or deliberate unauthorized publication. FORD MOTOR COMPANY also reserves its rights under copyright laws to protect this work as a published work.</w:t>
      </w:r>
    </w:p>
    <w:p w14:paraId="325A7903" w14:textId="77777777" w:rsidR="00D808DC" w:rsidRPr="00106737" w:rsidRDefault="00D808DC" w:rsidP="00D808DC">
      <w:pPr>
        <w:jc w:val="both"/>
        <w:rPr>
          <w:rFonts w:cs="Arial"/>
          <w:color w:val="000000"/>
        </w:rPr>
      </w:pPr>
    </w:p>
    <w:p w14:paraId="53E12B13" w14:textId="77777777" w:rsidR="00D808DC" w:rsidRPr="00106737" w:rsidRDefault="00D808DC" w:rsidP="00D808DC">
      <w:pPr>
        <w:jc w:val="both"/>
        <w:rPr>
          <w:rFonts w:cs="Arial"/>
          <w:i/>
          <w:color w:val="000000"/>
        </w:rPr>
      </w:pPr>
      <w:r w:rsidRPr="00106737">
        <w:rPr>
          <w:rFonts w:cs="Arial"/>
          <w:color w:val="000000"/>
        </w:rPr>
        <w:t xml:space="preserve">This document or portions thereof shall not be distributed outside FORD MOTOR COMPANY without prior written consent. Refer all questions concerning disclosure to the author(s) or to </w:t>
      </w:r>
      <w:r>
        <w:rPr>
          <w:rFonts w:cs="Arial"/>
          <w:color w:val="000000"/>
        </w:rPr>
        <w:t>any duly authorized representative of</w:t>
      </w:r>
      <w:r w:rsidRPr="00106737">
        <w:rPr>
          <w:rFonts w:cs="Arial"/>
          <w:color w:val="000000"/>
        </w:rPr>
        <w:t xml:space="preserve"> Ford Motor Company.</w:t>
      </w:r>
    </w:p>
    <w:p w14:paraId="003E6095" w14:textId="4EE225AD" w:rsidR="00D808DC" w:rsidRDefault="00D808DC" w:rsidP="006A34B2">
      <w:pPr>
        <w:pStyle w:val="Heading1"/>
        <w:numPr>
          <w:ilvl w:val="0"/>
          <w:numId w:val="0"/>
        </w:numPr>
        <w:tabs>
          <w:tab w:val="left" w:pos="4041"/>
        </w:tabs>
        <w:ind w:left="432" w:hanging="432"/>
      </w:pPr>
      <w:bookmarkStart w:id="3" w:name="_Toc498356805"/>
      <w:bookmarkStart w:id="4" w:name="_Toc70700630"/>
      <w:r>
        <w:lastRenderedPageBreak/>
        <w:t>Contents</w:t>
      </w:r>
      <w:bookmarkEnd w:id="3"/>
      <w:bookmarkEnd w:id="4"/>
    </w:p>
    <w:p w14:paraId="740BDE16" w14:textId="77777777" w:rsidR="00242A9B" w:rsidRPr="00242A9B" w:rsidRDefault="00242A9B" w:rsidP="00242A9B"/>
    <w:p w14:paraId="3B966365" w14:textId="30224DCE" w:rsidR="002F02E1" w:rsidRDefault="007D1D30">
      <w:pPr>
        <w:pStyle w:val="TOC1"/>
        <w:tabs>
          <w:tab w:val="right" w:leader="dot" w:pos="10173"/>
        </w:tabs>
        <w:rPr>
          <w:rFonts w:asciiTheme="minorHAnsi" w:eastAsiaTheme="minorEastAsia" w:hAnsiTheme="minorHAnsi" w:cstheme="minorBidi"/>
          <w:noProof/>
          <w:sz w:val="22"/>
          <w:szCs w:val="22"/>
          <w:lang w:eastAsia="ja-JP"/>
        </w:rPr>
      </w:pPr>
      <w:r w:rsidRPr="007C20FA">
        <w:fldChar w:fldCharType="begin"/>
      </w:r>
      <w:r w:rsidR="004915D0">
        <w:instrText xml:space="preserve"> TOC \o "1-3</w:instrText>
      </w:r>
      <w:r w:rsidR="007E6945" w:rsidRPr="007C20FA">
        <w:instrText xml:space="preserve">" \h \z \u </w:instrText>
      </w:r>
      <w:r w:rsidRPr="007C20FA">
        <w:fldChar w:fldCharType="separate"/>
      </w:r>
      <w:hyperlink w:anchor="_Toc70700629" w:history="1">
        <w:r w:rsidR="002F02E1" w:rsidRPr="009A2697">
          <w:rPr>
            <w:rStyle w:val="Hyperlink"/>
            <w:noProof/>
          </w:rPr>
          <w:t>Disclaimer</w:t>
        </w:r>
        <w:r w:rsidR="002F02E1">
          <w:rPr>
            <w:noProof/>
            <w:webHidden/>
          </w:rPr>
          <w:tab/>
        </w:r>
        <w:r w:rsidR="002F02E1">
          <w:rPr>
            <w:noProof/>
            <w:webHidden/>
          </w:rPr>
          <w:fldChar w:fldCharType="begin"/>
        </w:r>
        <w:r w:rsidR="002F02E1">
          <w:rPr>
            <w:noProof/>
            <w:webHidden/>
          </w:rPr>
          <w:instrText xml:space="preserve"> PAGEREF _Toc70700629 \h </w:instrText>
        </w:r>
        <w:r w:rsidR="002F02E1">
          <w:rPr>
            <w:noProof/>
            <w:webHidden/>
          </w:rPr>
        </w:r>
        <w:r w:rsidR="002F02E1">
          <w:rPr>
            <w:noProof/>
            <w:webHidden/>
          </w:rPr>
          <w:fldChar w:fldCharType="separate"/>
        </w:r>
        <w:r w:rsidR="002F02E1">
          <w:rPr>
            <w:noProof/>
            <w:webHidden/>
          </w:rPr>
          <w:t>2</w:t>
        </w:r>
        <w:r w:rsidR="002F02E1">
          <w:rPr>
            <w:noProof/>
            <w:webHidden/>
          </w:rPr>
          <w:fldChar w:fldCharType="end"/>
        </w:r>
      </w:hyperlink>
    </w:p>
    <w:p w14:paraId="136FE00D" w14:textId="7CF7FEAD" w:rsidR="002F02E1" w:rsidRDefault="00BA62C5">
      <w:pPr>
        <w:pStyle w:val="TOC1"/>
        <w:tabs>
          <w:tab w:val="right" w:leader="dot" w:pos="10173"/>
        </w:tabs>
        <w:rPr>
          <w:rFonts w:asciiTheme="minorHAnsi" w:eastAsiaTheme="minorEastAsia" w:hAnsiTheme="minorHAnsi" w:cstheme="minorBidi"/>
          <w:noProof/>
          <w:sz w:val="22"/>
          <w:szCs w:val="22"/>
          <w:lang w:eastAsia="ja-JP"/>
        </w:rPr>
      </w:pPr>
      <w:hyperlink w:anchor="_Toc70700630" w:history="1">
        <w:r w:rsidR="002F02E1" w:rsidRPr="009A2697">
          <w:rPr>
            <w:rStyle w:val="Hyperlink"/>
            <w:noProof/>
          </w:rPr>
          <w:t>Contents</w:t>
        </w:r>
        <w:r w:rsidR="002F02E1">
          <w:rPr>
            <w:noProof/>
            <w:webHidden/>
          </w:rPr>
          <w:tab/>
        </w:r>
        <w:r w:rsidR="002F02E1">
          <w:rPr>
            <w:noProof/>
            <w:webHidden/>
          </w:rPr>
          <w:fldChar w:fldCharType="begin"/>
        </w:r>
        <w:r w:rsidR="002F02E1">
          <w:rPr>
            <w:noProof/>
            <w:webHidden/>
          </w:rPr>
          <w:instrText xml:space="preserve"> PAGEREF _Toc70700630 \h </w:instrText>
        </w:r>
        <w:r w:rsidR="002F02E1">
          <w:rPr>
            <w:noProof/>
            <w:webHidden/>
          </w:rPr>
        </w:r>
        <w:r w:rsidR="002F02E1">
          <w:rPr>
            <w:noProof/>
            <w:webHidden/>
          </w:rPr>
          <w:fldChar w:fldCharType="separate"/>
        </w:r>
        <w:r w:rsidR="002F02E1">
          <w:rPr>
            <w:noProof/>
            <w:webHidden/>
          </w:rPr>
          <w:t>3</w:t>
        </w:r>
        <w:r w:rsidR="002F02E1">
          <w:rPr>
            <w:noProof/>
            <w:webHidden/>
          </w:rPr>
          <w:fldChar w:fldCharType="end"/>
        </w:r>
      </w:hyperlink>
    </w:p>
    <w:p w14:paraId="45F31BB4" w14:textId="74AD2A87" w:rsidR="002F02E1" w:rsidRDefault="00BA62C5">
      <w:pPr>
        <w:pStyle w:val="TOC1"/>
        <w:tabs>
          <w:tab w:val="left" w:pos="400"/>
          <w:tab w:val="right" w:leader="dot" w:pos="10173"/>
        </w:tabs>
        <w:rPr>
          <w:rFonts w:asciiTheme="minorHAnsi" w:eastAsiaTheme="minorEastAsia" w:hAnsiTheme="minorHAnsi" w:cstheme="minorBidi"/>
          <w:noProof/>
          <w:sz w:val="22"/>
          <w:szCs w:val="22"/>
          <w:lang w:eastAsia="ja-JP"/>
        </w:rPr>
      </w:pPr>
      <w:hyperlink w:anchor="_Toc70700631" w:history="1">
        <w:r w:rsidR="002F02E1" w:rsidRPr="009A2697">
          <w:rPr>
            <w:rStyle w:val="Hyperlink"/>
            <w:noProof/>
          </w:rPr>
          <w:t>1</w:t>
        </w:r>
        <w:r w:rsidR="002F02E1">
          <w:rPr>
            <w:rFonts w:asciiTheme="minorHAnsi" w:eastAsiaTheme="minorEastAsia" w:hAnsiTheme="minorHAnsi" w:cstheme="minorBidi"/>
            <w:noProof/>
            <w:sz w:val="22"/>
            <w:szCs w:val="22"/>
            <w:lang w:eastAsia="ja-JP"/>
          </w:rPr>
          <w:tab/>
        </w:r>
        <w:r w:rsidR="002F02E1" w:rsidRPr="009A2697">
          <w:rPr>
            <w:rStyle w:val="Hyperlink"/>
            <w:noProof/>
          </w:rPr>
          <w:t>Introduction</w:t>
        </w:r>
        <w:r w:rsidR="002F02E1">
          <w:rPr>
            <w:noProof/>
            <w:webHidden/>
          </w:rPr>
          <w:tab/>
        </w:r>
        <w:r w:rsidR="002F02E1">
          <w:rPr>
            <w:noProof/>
            <w:webHidden/>
          </w:rPr>
          <w:fldChar w:fldCharType="begin"/>
        </w:r>
        <w:r w:rsidR="002F02E1">
          <w:rPr>
            <w:noProof/>
            <w:webHidden/>
          </w:rPr>
          <w:instrText xml:space="preserve"> PAGEREF _Toc70700631 \h </w:instrText>
        </w:r>
        <w:r w:rsidR="002F02E1">
          <w:rPr>
            <w:noProof/>
            <w:webHidden/>
          </w:rPr>
        </w:r>
        <w:r w:rsidR="002F02E1">
          <w:rPr>
            <w:noProof/>
            <w:webHidden/>
          </w:rPr>
          <w:fldChar w:fldCharType="separate"/>
        </w:r>
        <w:r w:rsidR="002F02E1">
          <w:rPr>
            <w:noProof/>
            <w:webHidden/>
          </w:rPr>
          <w:t>5</w:t>
        </w:r>
        <w:r w:rsidR="002F02E1">
          <w:rPr>
            <w:noProof/>
            <w:webHidden/>
          </w:rPr>
          <w:fldChar w:fldCharType="end"/>
        </w:r>
      </w:hyperlink>
    </w:p>
    <w:p w14:paraId="1A7A9F16" w14:textId="1568A207" w:rsidR="002F02E1" w:rsidRDefault="00BA62C5">
      <w:pPr>
        <w:pStyle w:val="TOC2"/>
        <w:rPr>
          <w:rFonts w:asciiTheme="minorHAnsi" w:eastAsiaTheme="minorEastAsia" w:hAnsiTheme="minorHAnsi" w:cstheme="minorBidi"/>
          <w:noProof/>
          <w:sz w:val="22"/>
          <w:szCs w:val="22"/>
          <w:lang w:eastAsia="ja-JP"/>
        </w:rPr>
      </w:pPr>
      <w:hyperlink w:anchor="_Toc70700632" w:history="1">
        <w:r w:rsidR="002F02E1" w:rsidRPr="009A2697">
          <w:rPr>
            <w:rStyle w:val="Hyperlink"/>
            <w:noProof/>
          </w:rPr>
          <w:t>1.1</w:t>
        </w:r>
        <w:r w:rsidR="002F02E1">
          <w:rPr>
            <w:rFonts w:asciiTheme="minorHAnsi" w:eastAsiaTheme="minorEastAsia" w:hAnsiTheme="minorHAnsi" w:cstheme="minorBidi"/>
            <w:noProof/>
            <w:sz w:val="22"/>
            <w:szCs w:val="22"/>
            <w:lang w:eastAsia="ja-JP"/>
          </w:rPr>
          <w:tab/>
        </w:r>
        <w:r w:rsidR="002F02E1" w:rsidRPr="009A2697">
          <w:rPr>
            <w:rStyle w:val="Hyperlink"/>
            <w:noProof/>
          </w:rPr>
          <w:t>Document Purpose</w:t>
        </w:r>
        <w:r w:rsidR="002F02E1">
          <w:rPr>
            <w:noProof/>
            <w:webHidden/>
          </w:rPr>
          <w:tab/>
        </w:r>
        <w:r w:rsidR="002F02E1">
          <w:rPr>
            <w:noProof/>
            <w:webHidden/>
          </w:rPr>
          <w:fldChar w:fldCharType="begin"/>
        </w:r>
        <w:r w:rsidR="002F02E1">
          <w:rPr>
            <w:noProof/>
            <w:webHidden/>
          </w:rPr>
          <w:instrText xml:space="preserve"> PAGEREF _Toc70700632 \h </w:instrText>
        </w:r>
        <w:r w:rsidR="002F02E1">
          <w:rPr>
            <w:noProof/>
            <w:webHidden/>
          </w:rPr>
        </w:r>
        <w:r w:rsidR="002F02E1">
          <w:rPr>
            <w:noProof/>
            <w:webHidden/>
          </w:rPr>
          <w:fldChar w:fldCharType="separate"/>
        </w:r>
        <w:r w:rsidR="002F02E1">
          <w:rPr>
            <w:noProof/>
            <w:webHidden/>
          </w:rPr>
          <w:t>5</w:t>
        </w:r>
        <w:r w:rsidR="002F02E1">
          <w:rPr>
            <w:noProof/>
            <w:webHidden/>
          </w:rPr>
          <w:fldChar w:fldCharType="end"/>
        </w:r>
      </w:hyperlink>
    </w:p>
    <w:p w14:paraId="6D35C889" w14:textId="5351C6FD" w:rsidR="002F02E1" w:rsidRDefault="00BA62C5">
      <w:pPr>
        <w:pStyle w:val="TOC2"/>
        <w:rPr>
          <w:rFonts w:asciiTheme="minorHAnsi" w:eastAsiaTheme="minorEastAsia" w:hAnsiTheme="minorHAnsi" w:cstheme="minorBidi"/>
          <w:noProof/>
          <w:sz w:val="22"/>
          <w:szCs w:val="22"/>
          <w:lang w:eastAsia="ja-JP"/>
        </w:rPr>
      </w:pPr>
      <w:hyperlink w:anchor="_Toc70700633" w:history="1">
        <w:r w:rsidR="002F02E1" w:rsidRPr="009A2697">
          <w:rPr>
            <w:rStyle w:val="Hyperlink"/>
            <w:noProof/>
          </w:rPr>
          <w:t>1.2</w:t>
        </w:r>
        <w:r w:rsidR="002F02E1">
          <w:rPr>
            <w:rFonts w:asciiTheme="minorHAnsi" w:eastAsiaTheme="minorEastAsia" w:hAnsiTheme="minorHAnsi" w:cstheme="minorBidi"/>
            <w:noProof/>
            <w:sz w:val="22"/>
            <w:szCs w:val="22"/>
            <w:lang w:eastAsia="ja-JP"/>
          </w:rPr>
          <w:tab/>
        </w:r>
        <w:r w:rsidR="002F02E1" w:rsidRPr="009A2697">
          <w:rPr>
            <w:rStyle w:val="Hyperlink"/>
            <w:noProof/>
          </w:rPr>
          <w:t>Document Scope</w:t>
        </w:r>
        <w:r w:rsidR="002F02E1">
          <w:rPr>
            <w:noProof/>
            <w:webHidden/>
          </w:rPr>
          <w:tab/>
        </w:r>
        <w:r w:rsidR="002F02E1">
          <w:rPr>
            <w:noProof/>
            <w:webHidden/>
          </w:rPr>
          <w:fldChar w:fldCharType="begin"/>
        </w:r>
        <w:r w:rsidR="002F02E1">
          <w:rPr>
            <w:noProof/>
            <w:webHidden/>
          </w:rPr>
          <w:instrText xml:space="preserve"> PAGEREF _Toc70700633 \h </w:instrText>
        </w:r>
        <w:r w:rsidR="002F02E1">
          <w:rPr>
            <w:noProof/>
            <w:webHidden/>
          </w:rPr>
        </w:r>
        <w:r w:rsidR="002F02E1">
          <w:rPr>
            <w:noProof/>
            <w:webHidden/>
          </w:rPr>
          <w:fldChar w:fldCharType="separate"/>
        </w:r>
        <w:r w:rsidR="002F02E1">
          <w:rPr>
            <w:noProof/>
            <w:webHidden/>
          </w:rPr>
          <w:t>5</w:t>
        </w:r>
        <w:r w:rsidR="002F02E1">
          <w:rPr>
            <w:noProof/>
            <w:webHidden/>
          </w:rPr>
          <w:fldChar w:fldCharType="end"/>
        </w:r>
      </w:hyperlink>
    </w:p>
    <w:p w14:paraId="435B1CCA" w14:textId="5737803A" w:rsidR="002F02E1" w:rsidRDefault="00BA62C5">
      <w:pPr>
        <w:pStyle w:val="TOC2"/>
        <w:rPr>
          <w:rFonts w:asciiTheme="minorHAnsi" w:eastAsiaTheme="minorEastAsia" w:hAnsiTheme="minorHAnsi" w:cstheme="minorBidi"/>
          <w:noProof/>
          <w:sz w:val="22"/>
          <w:szCs w:val="22"/>
          <w:lang w:eastAsia="ja-JP"/>
        </w:rPr>
      </w:pPr>
      <w:hyperlink w:anchor="_Toc70700634" w:history="1">
        <w:r w:rsidR="002F02E1" w:rsidRPr="009A2697">
          <w:rPr>
            <w:rStyle w:val="Hyperlink"/>
            <w:noProof/>
          </w:rPr>
          <w:t>1.3</w:t>
        </w:r>
        <w:r w:rsidR="002F02E1">
          <w:rPr>
            <w:rFonts w:asciiTheme="minorHAnsi" w:eastAsiaTheme="minorEastAsia" w:hAnsiTheme="minorHAnsi" w:cstheme="minorBidi"/>
            <w:noProof/>
            <w:sz w:val="22"/>
            <w:szCs w:val="22"/>
            <w:lang w:eastAsia="ja-JP"/>
          </w:rPr>
          <w:tab/>
        </w:r>
        <w:r w:rsidR="002F02E1" w:rsidRPr="009A2697">
          <w:rPr>
            <w:rStyle w:val="Hyperlink"/>
            <w:noProof/>
          </w:rPr>
          <w:t>Document Audience</w:t>
        </w:r>
        <w:r w:rsidR="002F02E1">
          <w:rPr>
            <w:noProof/>
            <w:webHidden/>
          </w:rPr>
          <w:tab/>
        </w:r>
        <w:r w:rsidR="002F02E1">
          <w:rPr>
            <w:noProof/>
            <w:webHidden/>
          </w:rPr>
          <w:fldChar w:fldCharType="begin"/>
        </w:r>
        <w:r w:rsidR="002F02E1">
          <w:rPr>
            <w:noProof/>
            <w:webHidden/>
          </w:rPr>
          <w:instrText xml:space="preserve"> PAGEREF _Toc70700634 \h </w:instrText>
        </w:r>
        <w:r w:rsidR="002F02E1">
          <w:rPr>
            <w:noProof/>
            <w:webHidden/>
          </w:rPr>
        </w:r>
        <w:r w:rsidR="002F02E1">
          <w:rPr>
            <w:noProof/>
            <w:webHidden/>
          </w:rPr>
          <w:fldChar w:fldCharType="separate"/>
        </w:r>
        <w:r w:rsidR="002F02E1">
          <w:rPr>
            <w:noProof/>
            <w:webHidden/>
          </w:rPr>
          <w:t>5</w:t>
        </w:r>
        <w:r w:rsidR="002F02E1">
          <w:rPr>
            <w:noProof/>
            <w:webHidden/>
          </w:rPr>
          <w:fldChar w:fldCharType="end"/>
        </w:r>
      </w:hyperlink>
    </w:p>
    <w:p w14:paraId="196C5650" w14:textId="126E1C08" w:rsidR="002F02E1" w:rsidRDefault="00BA62C5">
      <w:pPr>
        <w:pStyle w:val="TOC3"/>
        <w:tabs>
          <w:tab w:val="left" w:pos="1200"/>
          <w:tab w:val="right" w:leader="dot" w:pos="10173"/>
        </w:tabs>
        <w:rPr>
          <w:rFonts w:asciiTheme="minorHAnsi" w:eastAsiaTheme="minorEastAsia" w:hAnsiTheme="minorHAnsi" w:cstheme="minorBidi"/>
          <w:noProof/>
          <w:sz w:val="22"/>
          <w:szCs w:val="22"/>
          <w:lang w:eastAsia="ja-JP"/>
        </w:rPr>
      </w:pPr>
      <w:hyperlink w:anchor="_Toc70700635" w:history="1">
        <w:r w:rsidR="002F02E1" w:rsidRPr="009A2697">
          <w:rPr>
            <w:rStyle w:val="Hyperlink"/>
            <w:noProof/>
          </w:rPr>
          <w:t>1.3.1</w:t>
        </w:r>
        <w:r w:rsidR="002F02E1">
          <w:rPr>
            <w:rFonts w:asciiTheme="minorHAnsi" w:eastAsiaTheme="minorEastAsia" w:hAnsiTheme="minorHAnsi" w:cstheme="minorBidi"/>
            <w:noProof/>
            <w:sz w:val="22"/>
            <w:szCs w:val="22"/>
            <w:lang w:eastAsia="ja-JP"/>
          </w:rPr>
          <w:tab/>
        </w:r>
        <w:r w:rsidR="002F02E1" w:rsidRPr="009A2697">
          <w:rPr>
            <w:rStyle w:val="Hyperlink"/>
            <w:noProof/>
          </w:rPr>
          <w:t>Stakeholder List</w:t>
        </w:r>
        <w:r w:rsidR="002F02E1">
          <w:rPr>
            <w:noProof/>
            <w:webHidden/>
          </w:rPr>
          <w:tab/>
        </w:r>
        <w:r w:rsidR="002F02E1">
          <w:rPr>
            <w:noProof/>
            <w:webHidden/>
          </w:rPr>
          <w:fldChar w:fldCharType="begin"/>
        </w:r>
        <w:r w:rsidR="002F02E1">
          <w:rPr>
            <w:noProof/>
            <w:webHidden/>
          </w:rPr>
          <w:instrText xml:space="preserve"> PAGEREF _Toc70700635 \h </w:instrText>
        </w:r>
        <w:r w:rsidR="002F02E1">
          <w:rPr>
            <w:noProof/>
            <w:webHidden/>
          </w:rPr>
        </w:r>
        <w:r w:rsidR="002F02E1">
          <w:rPr>
            <w:noProof/>
            <w:webHidden/>
          </w:rPr>
          <w:fldChar w:fldCharType="separate"/>
        </w:r>
        <w:r w:rsidR="002F02E1">
          <w:rPr>
            <w:noProof/>
            <w:webHidden/>
          </w:rPr>
          <w:t>5</w:t>
        </w:r>
        <w:r w:rsidR="002F02E1">
          <w:rPr>
            <w:noProof/>
            <w:webHidden/>
          </w:rPr>
          <w:fldChar w:fldCharType="end"/>
        </w:r>
      </w:hyperlink>
    </w:p>
    <w:p w14:paraId="6C38083C" w14:textId="4EFA89EF" w:rsidR="002F02E1" w:rsidRDefault="00BA62C5">
      <w:pPr>
        <w:pStyle w:val="TOC2"/>
        <w:rPr>
          <w:rFonts w:asciiTheme="minorHAnsi" w:eastAsiaTheme="minorEastAsia" w:hAnsiTheme="minorHAnsi" w:cstheme="minorBidi"/>
          <w:noProof/>
          <w:sz w:val="22"/>
          <w:szCs w:val="22"/>
          <w:lang w:eastAsia="ja-JP"/>
        </w:rPr>
      </w:pPr>
      <w:hyperlink w:anchor="_Toc70700636" w:history="1">
        <w:r w:rsidR="002F02E1" w:rsidRPr="009A2697">
          <w:rPr>
            <w:rStyle w:val="Hyperlink"/>
            <w:noProof/>
          </w:rPr>
          <w:t>1.4</w:t>
        </w:r>
        <w:r w:rsidR="002F02E1">
          <w:rPr>
            <w:rFonts w:asciiTheme="minorHAnsi" w:eastAsiaTheme="minorEastAsia" w:hAnsiTheme="minorHAnsi" w:cstheme="minorBidi"/>
            <w:noProof/>
            <w:sz w:val="22"/>
            <w:szCs w:val="22"/>
            <w:lang w:eastAsia="ja-JP"/>
          </w:rPr>
          <w:tab/>
        </w:r>
        <w:r w:rsidR="002F02E1" w:rsidRPr="009A2697">
          <w:rPr>
            <w:rStyle w:val="Hyperlink"/>
            <w:noProof/>
          </w:rPr>
          <w:t>Document Organization</w:t>
        </w:r>
        <w:r w:rsidR="002F02E1">
          <w:rPr>
            <w:noProof/>
            <w:webHidden/>
          </w:rPr>
          <w:tab/>
        </w:r>
        <w:r w:rsidR="002F02E1">
          <w:rPr>
            <w:noProof/>
            <w:webHidden/>
          </w:rPr>
          <w:fldChar w:fldCharType="begin"/>
        </w:r>
        <w:r w:rsidR="002F02E1">
          <w:rPr>
            <w:noProof/>
            <w:webHidden/>
          </w:rPr>
          <w:instrText xml:space="preserve"> PAGEREF _Toc70700636 \h </w:instrText>
        </w:r>
        <w:r w:rsidR="002F02E1">
          <w:rPr>
            <w:noProof/>
            <w:webHidden/>
          </w:rPr>
        </w:r>
        <w:r w:rsidR="002F02E1">
          <w:rPr>
            <w:noProof/>
            <w:webHidden/>
          </w:rPr>
          <w:fldChar w:fldCharType="separate"/>
        </w:r>
        <w:r w:rsidR="002F02E1">
          <w:rPr>
            <w:noProof/>
            <w:webHidden/>
          </w:rPr>
          <w:t>5</w:t>
        </w:r>
        <w:r w:rsidR="002F02E1">
          <w:rPr>
            <w:noProof/>
            <w:webHidden/>
          </w:rPr>
          <w:fldChar w:fldCharType="end"/>
        </w:r>
      </w:hyperlink>
    </w:p>
    <w:p w14:paraId="3CA0E972" w14:textId="526E6E5B" w:rsidR="002F02E1" w:rsidRDefault="00BA62C5">
      <w:pPr>
        <w:pStyle w:val="TOC3"/>
        <w:tabs>
          <w:tab w:val="left" w:pos="1200"/>
          <w:tab w:val="right" w:leader="dot" w:pos="10173"/>
        </w:tabs>
        <w:rPr>
          <w:rFonts w:asciiTheme="minorHAnsi" w:eastAsiaTheme="minorEastAsia" w:hAnsiTheme="minorHAnsi" w:cstheme="minorBidi"/>
          <w:noProof/>
          <w:sz w:val="22"/>
          <w:szCs w:val="22"/>
          <w:lang w:eastAsia="ja-JP"/>
        </w:rPr>
      </w:pPr>
      <w:hyperlink w:anchor="_Toc70700637" w:history="1">
        <w:r w:rsidR="002F02E1" w:rsidRPr="009A2697">
          <w:rPr>
            <w:rStyle w:val="Hyperlink"/>
            <w:noProof/>
          </w:rPr>
          <w:t>1.4.1</w:t>
        </w:r>
        <w:r w:rsidR="002F02E1">
          <w:rPr>
            <w:rFonts w:asciiTheme="minorHAnsi" w:eastAsiaTheme="minorEastAsia" w:hAnsiTheme="minorHAnsi" w:cstheme="minorBidi"/>
            <w:noProof/>
            <w:sz w:val="22"/>
            <w:szCs w:val="22"/>
            <w:lang w:eastAsia="ja-JP"/>
          </w:rPr>
          <w:tab/>
        </w:r>
        <w:r w:rsidR="002F02E1" w:rsidRPr="009A2697">
          <w:rPr>
            <w:rStyle w:val="Hyperlink"/>
            <w:noProof/>
          </w:rPr>
          <w:t>Document Context</w:t>
        </w:r>
        <w:r w:rsidR="002F02E1">
          <w:rPr>
            <w:noProof/>
            <w:webHidden/>
          </w:rPr>
          <w:tab/>
        </w:r>
        <w:r w:rsidR="002F02E1">
          <w:rPr>
            <w:noProof/>
            <w:webHidden/>
          </w:rPr>
          <w:fldChar w:fldCharType="begin"/>
        </w:r>
        <w:r w:rsidR="002F02E1">
          <w:rPr>
            <w:noProof/>
            <w:webHidden/>
          </w:rPr>
          <w:instrText xml:space="preserve"> PAGEREF _Toc70700637 \h </w:instrText>
        </w:r>
        <w:r w:rsidR="002F02E1">
          <w:rPr>
            <w:noProof/>
            <w:webHidden/>
          </w:rPr>
        </w:r>
        <w:r w:rsidR="002F02E1">
          <w:rPr>
            <w:noProof/>
            <w:webHidden/>
          </w:rPr>
          <w:fldChar w:fldCharType="separate"/>
        </w:r>
        <w:r w:rsidR="002F02E1">
          <w:rPr>
            <w:noProof/>
            <w:webHidden/>
          </w:rPr>
          <w:t>5</w:t>
        </w:r>
        <w:r w:rsidR="002F02E1">
          <w:rPr>
            <w:noProof/>
            <w:webHidden/>
          </w:rPr>
          <w:fldChar w:fldCharType="end"/>
        </w:r>
      </w:hyperlink>
    </w:p>
    <w:p w14:paraId="042899CD" w14:textId="163FBFD8" w:rsidR="002F02E1" w:rsidRDefault="00BA62C5">
      <w:pPr>
        <w:pStyle w:val="TOC3"/>
        <w:tabs>
          <w:tab w:val="left" w:pos="1200"/>
          <w:tab w:val="right" w:leader="dot" w:pos="10173"/>
        </w:tabs>
        <w:rPr>
          <w:rFonts w:asciiTheme="minorHAnsi" w:eastAsiaTheme="minorEastAsia" w:hAnsiTheme="minorHAnsi" w:cstheme="minorBidi"/>
          <w:noProof/>
          <w:sz w:val="22"/>
          <w:szCs w:val="22"/>
          <w:lang w:eastAsia="ja-JP"/>
        </w:rPr>
      </w:pPr>
      <w:hyperlink w:anchor="_Toc70700638" w:history="1">
        <w:r w:rsidR="002F02E1" w:rsidRPr="009A2697">
          <w:rPr>
            <w:rStyle w:val="Hyperlink"/>
            <w:noProof/>
          </w:rPr>
          <w:t>1.4.2</w:t>
        </w:r>
        <w:r w:rsidR="002F02E1">
          <w:rPr>
            <w:rFonts w:asciiTheme="minorHAnsi" w:eastAsiaTheme="minorEastAsia" w:hAnsiTheme="minorHAnsi" w:cstheme="minorBidi"/>
            <w:noProof/>
            <w:sz w:val="22"/>
            <w:szCs w:val="22"/>
            <w:lang w:eastAsia="ja-JP"/>
          </w:rPr>
          <w:tab/>
        </w:r>
        <w:r w:rsidR="002F02E1" w:rsidRPr="009A2697">
          <w:rPr>
            <w:rStyle w:val="Hyperlink"/>
            <w:noProof/>
          </w:rPr>
          <w:t>Document Structure</w:t>
        </w:r>
        <w:r w:rsidR="002F02E1">
          <w:rPr>
            <w:noProof/>
            <w:webHidden/>
          </w:rPr>
          <w:tab/>
        </w:r>
        <w:r w:rsidR="002F02E1">
          <w:rPr>
            <w:noProof/>
            <w:webHidden/>
          </w:rPr>
          <w:fldChar w:fldCharType="begin"/>
        </w:r>
        <w:r w:rsidR="002F02E1">
          <w:rPr>
            <w:noProof/>
            <w:webHidden/>
          </w:rPr>
          <w:instrText xml:space="preserve"> PAGEREF _Toc70700638 \h </w:instrText>
        </w:r>
        <w:r w:rsidR="002F02E1">
          <w:rPr>
            <w:noProof/>
            <w:webHidden/>
          </w:rPr>
        </w:r>
        <w:r w:rsidR="002F02E1">
          <w:rPr>
            <w:noProof/>
            <w:webHidden/>
          </w:rPr>
          <w:fldChar w:fldCharType="separate"/>
        </w:r>
        <w:r w:rsidR="002F02E1">
          <w:rPr>
            <w:noProof/>
            <w:webHidden/>
          </w:rPr>
          <w:t>6</w:t>
        </w:r>
        <w:r w:rsidR="002F02E1">
          <w:rPr>
            <w:noProof/>
            <w:webHidden/>
          </w:rPr>
          <w:fldChar w:fldCharType="end"/>
        </w:r>
      </w:hyperlink>
    </w:p>
    <w:p w14:paraId="24A109B8" w14:textId="625A3AB5" w:rsidR="002F02E1" w:rsidRDefault="00BA62C5">
      <w:pPr>
        <w:pStyle w:val="TOC2"/>
        <w:rPr>
          <w:rFonts w:asciiTheme="minorHAnsi" w:eastAsiaTheme="minorEastAsia" w:hAnsiTheme="minorHAnsi" w:cstheme="minorBidi"/>
          <w:noProof/>
          <w:sz w:val="22"/>
          <w:szCs w:val="22"/>
          <w:lang w:eastAsia="ja-JP"/>
        </w:rPr>
      </w:pPr>
      <w:hyperlink w:anchor="_Toc70700639" w:history="1">
        <w:r w:rsidR="002F02E1" w:rsidRPr="009A2697">
          <w:rPr>
            <w:rStyle w:val="Hyperlink"/>
            <w:noProof/>
          </w:rPr>
          <w:t>1.5</w:t>
        </w:r>
        <w:r w:rsidR="002F02E1">
          <w:rPr>
            <w:rFonts w:asciiTheme="minorHAnsi" w:eastAsiaTheme="minorEastAsia" w:hAnsiTheme="minorHAnsi" w:cstheme="minorBidi"/>
            <w:noProof/>
            <w:sz w:val="22"/>
            <w:szCs w:val="22"/>
            <w:lang w:eastAsia="ja-JP"/>
          </w:rPr>
          <w:tab/>
        </w:r>
        <w:r w:rsidR="002F02E1" w:rsidRPr="009A2697">
          <w:rPr>
            <w:rStyle w:val="Hyperlink"/>
            <w:noProof/>
          </w:rPr>
          <w:t>Document Conventions</w:t>
        </w:r>
        <w:r w:rsidR="002F02E1">
          <w:rPr>
            <w:noProof/>
            <w:webHidden/>
          </w:rPr>
          <w:tab/>
        </w:r>
        <w:r w:rsidR="002F02E1">
          <w:rPr>
            <w:noProof/>
            <w:webHidden/>
          </w:rPr>
          <w:fldChar w:fldCharType="begin"/>
        </w:r>
        <w:r w:rsidR="002F02E1">
          <w:rPr>
            <w:noProof/>
            <w:webHidden/>
          </w:rPr>
          <w:instrText xml:space="preserve"> PAGEREF _Toc70700639 \h </w:instrText>
        </w:r>
        <w:r w:rsidR="002F02E1">
          <w:rPr>
            <w:noProof/>
            <w:webHidden/>
          </w:rPr>
        </w:r>
        <w:r w:rsidR="002F02E1">
          <w:rPr>
            <w:noProof/>
            <w:webHidden/>
          </w:rPr>
          <w:fldChar w:fldCharType="separate"/>
        </w:r>
        <w:r w:rsidR="002F02E1">
          <w:rPr>
            <w:noProof/>
            <w:webHidden/>
          </w:rPr>
          <w:t>6</w:t>
        </w:r>
        <w:r w:rsidR="002F02E1">
          <w:rPr>
            <w:noProof/>
            <w:webHidden/>
          </w:rPr>
          <w:fldChar w:fldCharType="end"/>
        </w:r>
      </w:hyperlink>
    </w:p>
    <w:p w14:paraId="50FE8CD1" w14:textId="34BDF8A8" w:rsidR="002F02E1" w:rsidRDefault="00BA62C5">
      <w:pPr>
        <w:pStyle w:val="TOC3"/>
        <w:tabs>
          <w:tab w:val="left" w:pos="1200"/>
          <w:tab w:val="right" w:leader="dot" w:pos="10173"/>
        </w:tabs>
        <w:rPr>
          <w:rFonts w:asciiTheme="minorHAnsi" w:eastAsiaTheme="minorEastAsia" w:hAnsiTheme="minorHAnsi" w:cstheme="minorBidi"/>
          <w:noProof/>
          <w:sz w:val="22"/>
          <w:szCs w:val="22"/>
          <w:lang w:eastAsia="ja-JP"/>
        </w:rPr>
      </w:pPr>
      <w:hyperlink w:anchor="_Toc70700640" w:history="1">
        <w:r w:rsidR="002F02E1" w:rsidRPr="009A2697">
          <w:rPr>
            <w:rStyle w:val="Hyperlink"/>
            <w:noProof/>
          </w:rPr>
          <w:t>1.5.1</w:t>
        </w:r>
        <w:r w:rsidR="002F02E1">
          <w:rPr>
            <w:rFonts w:asciiTheme="minorHAnsi" w:eastAsiaTheme="minorEastAsia" w:hAnsiTheme="minorHAnsi" w:cstheme="minorBidi"/>
            <w:noProof/>
            <w:sz w:val="22"/>
            <w:szCs w:val="22"/>
            <w:lang w:eastAsia="ja-JP"/>
          </w:rPr>
          <w:tab/>
        </w:r>
        <w:r w:rsidR="002F02E1" w:rsidRPr="009A2697">
          <w:rPr>
            <w:rStyle w:val="Hyperlink"/>
            <w:noProof/>
          </w:rPr>
          <w:t>Requirements Templates</w:t>
        </w:r>
        <w:r w:rsidR="002F02E1">
          <w:rPr>
            <w:noProof/>
            <w:webHidden/>
          </w:rPr>
          <w:tab/>
        </w:r>
        <w:r w:rsidR="002F02E1">
          <w:rPr>
            <w:noProof/>
            <w:webHidden/>
          </w:rPr>
          <w:fldChar w:fldCharType="begin"/>
        </w:r>
        <w:r w:rsidR="002F02E1">
          <w:rPr>
            <w:noProof/>
            <w:webHidden/>
          </w:rPr>
          <w:instrText xml:space="preserve"> PAGEREF _Toc70700640 \h </w:instrText>
        </w:r>
        <w:r w:rsidR="002F02E1">
          <w:rPr>
            <w:noProof/>
            <w:webHidden/>
          </w:rPr>
        </w:r>
        <w:r w:rsidR="002F02E1">
          <w:rPr>
            <w:noProof/>
            <w:webHidden/>
          </w:rPr>
          <w:fldChar w:fldCharType="separate"/>
        </w:r>
        <w:r w:rsidR="002F02E1">
          <w:rPr>
            <w:noProof/>
            <w:webHidden/>
          </w:rPr>
          <w:t>6</w:t>
        </w:r>
        <w:r w:rsidR="002F02E1">
          <w:rPr>
            <w:noProof/>
            <w:webHidden/>
          </w:rPr>
          <w:fldChar w:fldCharType="end"/>
        </w:r>
      </w:hyperlink>
    </w:p>
    <w:p w14:paraId="506D17E0" w14:textId="0E955C1F" w:rsidR="002F02E1" w:rsidRDefault="00BA62C5">
      <w:pPr>
        <w:pStyle w:val="TOC2"/>
        <w:rPr>
          <w:rFonts w:asciiTheme="minorHAnsi" w:eastAsiaTheme="minorEastAsia" w:hAnsiTheme="minorHAnsi" w:cstheme="minorBidi"/>
          <w:noProof/>
          <w:sz w:val="22"/>
          <w:szCs w:val="22"/>
          <w:lang w:eastAsia="ja-JP"/>
        </w:rPr>
      </w:pPr>
      <w:hyperlink w:anchor="_Toc70700641" w:history="1">
        <w:r w:rsidR="002F02E1" w:rsidRPr="009A2697">
          <w:rPr>
            <w:rStyle w:val="Hyperlink"/>
            <w:noProof/>
          </w:rPr>
          <w:t>1.6</w:t>
        </w:r>
        <w:r w:rsidR="002F02E1">
          <w:rPr>
            <w:rFonts w:asciiTheme="minorHAnsi" w:eastAsiaTheme="minorEastAsia" w:hAnsiTheme="minorHAnsi" w:cstheme="minorBidi"/>
            <w:noProof/>
            <w:sz w:val="22"/>
            <w:szCs w:val="22"/>
            <w:lang w:eastAsia="ja-JP"/>
          </w:rPr>
          <w:tab/>
        </w:r>
        <w:r w:rsidR="002F02E1" w:rsidRPr="009A2697">
          <w:rPr>
            <w:rStyle w:val="Hyperlink"/>
            <w:noProof/>
          </w:rPr>
          <w:t>References</w:t>
        </w:r>
        <w:r w:rsidR="002F02E1">
          <w:rPr>
            <w:noProof/>
            <w:webHidden/>
          </w:rPr>
          <w:tab/>
        </w:r>
        <w:r w:rsidR="002F02E1">
          <w:rPr>
            <w:noProof/>
            <w:webHidden/>
          </w:rPr>
          <w:fldChar w:fldCharType="begin"/>
        </w:r>
        <w:r w:rsidR="002F02E1">
          <w:rPr>
            <w:noProof/>
            <w:webHidden/>
          </w:rPr>
          <w:instrText xml:space="preserve"> PAGEREF _Toc70700641 \h </w:instrText>
        </w:r>
        <w:r w:rsidR="002F02E1">
          <w:rPr>
            <w:noProof/>
            <w:webHidden/>
          </w:rPr>
        </w:r>
        <w:r w:rsidR="002F02E1">
          <w:rPr>
            <w:noProof/>
            <w:webHidden/>
          </w:rPr>
          <w:fldChar w:fldCharType="separate"/>
        </w:r>
        <w:r w:rsidR="002F02E1">
          <w:rPr>
            <w:noProof/>
            <w:webHidden/>
          </w:rPr>
          <w:t>6</w:t>
        </w:r>
        <w:r w:rsidR="002F02E1">
          <w:rPr>
            <w:noProof/>
            <w:webHidden/>
          </w:rPr>
          <w:fldChar w:fldCharType="end"/>
        </w:r>
      </w:hyperlink>
    </w:p>
    <w:p w14:paraId="0439C013" w14:textId="3EFB696C" w:rsidR="002F02E1" w:rsidRDefault="00BA62C5">
      <w:pPr>
        <w:pStyle w:val="TOC3"/>
        <w:tabs>
          <w:tab w:val="left" w:pos="1200"/>
          <w:tab w:val="right" w:leader="dot" w:pos="10173"/>
        </w:tabs>
        <w:rPr>
          <w:rFonts w:asciiTheme="minorHAnsi" w:eastAsiaTheme="minorEastAsia" w:hAnsiTheme="minorHAnsi" w:cstheme="minorBidi"/>
          <w:noProof/>
          <w:sz w:val="22"/>
          <w:szCs w:val="22"/>
          <w:lang w:eastAsia="ja-JP"/>
        </w:rPr>
      </w:pPr>
      <w:hyperlink w:anchor="_Toc70700642" w:history="1">
        <w:r w:rsidR="002F02E1" w:rsidRPr="009A2697">
          <w:rPr>
            <w:rStyle w:val="Hyperlink"/>
            <w:noProof/>
          </w:rPr>
          <w:t>1.6.1</w:t>
        </w:r>
        <w:r w:rsidR="002F02E1">
          <w:rPr>
            <w:rFonts w:asciiTheme="minorHAnsi" w:eastAsiaTheme="minorEastAsia" w:hAnsiTheme="minorHAnsi" w:cstheme="minorBidi"/>
            <w:noProof/>
            <w:sz w:val="22"/>
            <w:szCs w:val="22"/>
            <w:lang w:eastAsia="ja-JP"/>
          </w:rPr>
          <w:tab/>
        </w:r>
        <w:r w:rsidR="002F02E1" w:rsidRPr="009A2697">
          <w:rPr>
            <w:rStyle w:val="Hyperlink"/>
            <w:noProof/>
          </w:rPr>
          <w:t>Ford Documents</w:t>
        </w:r>
        <w:r w:rsidR="002F02E1">
          <w:rPr>
            <w:noProof/>
            <w:webHidden/>
          </w:rPr>
          <w:tab/>
        </w:r>
        <w:r w:rsidR="002F02E1">
          <w:rPr>
            <w:noProof/>
            <w:webHidden/>
          </w:rPr>
          <w:fldChar w:fldCharType="begin"/>
        </w:r>
        <w:r w:rsidR="002F02E1">
          <w:rPr>
            <w:noProof/>
            <w:webHidden/>
          </w:rPr>
          <w:instrText xml:space="preserve"> PAGEREF _Toc70700642 \h </w:instrText>
        </w:r>
        <w:r w:rsidR="002F02E1">
          <w:rPr>
            <w:noProof/>
            <w:webHidden/>
          </w:rPr>
        </w:r>
        <w:r w:rsidR="002F02E1">
          <w:rPr>
            <w:noProof/>
            <w:webHidden/>
          </w:rPr>
          <w:fldChar w:fldCharType="separate"/>
        </w:r>
        <w:r w:rsidR="002F02E1">
          <w:rPr>
            <w:noProof/>
            <w:webHidden/>
          </w:rPr>
          <w:t>6</w:t>
        </w:r>
        <w:r w:rsidR="002F02E1">
          <w:rPr>
            <w:noProof/>
            <w:webHidden/>
          </w:rPr>
          <w:fldChar w:fldCharType="end"/>
        </w:r>
      </w:hyperlink>
    </w:p>
    <w:p w14:paraId="368A4842" w14:textId="479AEDB3" w:rsidR="002F02E1" w:rsidRDefault="00BA62C5">
      <w:pPr>
        <w:pStyle w:val="TOC3"/>
        <w:tabs>
          <w:tab w:val="left" w:pos="1200"/>
          <w:tab w:val="right" w:leader="dot" w:pos="10173"/>
        </w:tabs>
        <w:rPr>
          <w:rFonts w:asciiTheme="minorHAnsi" w:eastAsiaTheme="minorEastAsia" w:hAnsiTheme="minorHAnsi" w:cstheme="minorBidi"/>
          <w:noProof/>
          <w:sz w:val="22"/>
          <w:szCs w:val="22"/>
          <w:lang w:eastAsia="ja-JP"/>
        </w:rPr>
      </w:pPr>
      <w:hyperlink w:anchor="_Toc70700643" w:history="1">
        <w:r w:rsidR="002F02E1" w:rsidRPr="009A2697">
          <w:rPr>
            <w:rStyle w:val="Hyperlink"/>
            <w:noProof/>
          </w:rPr>
          <w:t>1.6.2</w:t>
        </w:r>
        <w:r w:rsidR="002F02E1">
          <w:rPr>
            <w:rFonts w:asciiTheme="minorHAnsi" w:eastAsiaTheme="minorEastAsia" w:hAnsiTheme="minorHAnsi" w:cstheme="minorBidi"/>
            <w:noProof/>
            <w:sz w:val="22"/>
            <w:szCs w:val="22"/>
            <w:lang w:eastAsia="ja-JP"/>
          </w:rPr>
          <w:tab/>
        </w:r>
        <w:r w:rsidR="002F02E1" w:rsidRPr="009A2697">
          <w:rPr>
            <w:rStyle w:val="Hyperlink"/>
            <w:noProof/>
          </w:rPr>
          <w:t>External Documents and Publications</w:t>
        </w:r>
        <w:r w:rsidR="002F02E1">
          <w:rPr>
            <w:noProof/>
            <w:webHidden/>
          </w:rPr>
          <w:tab/>
        </w:r>
        <w:r w:rsidR="002F02E1">
          <w:rPr>
            <w:noProof/>
            <w:webHidden/>
          </w:rPr>
          <w:fldChar w:fldCharType="begin"/>
        </w:r>
        <w:r w:rsidR="002F02E1">
          <w:rPr>
            <w:noProof/>
            <w:webHidden/>
          </w:rPr>
          <w:instrText xml:space="preserve"> PAGEREF _Toc70700643 \h </w:instrText>
        </w:r>
        <w:r w:rsidR="002F02E1">
          <w:rPr>
            <w:noProof/>
            <w:webHidden/>
          </w:rPr>
        </w:r>
        <w:r w:rsidR="002F02E1">
          <w:rPr>
            <w:noProof/>
            <w:webHidden/>
          </w:rPr>
          <w:fldChar w:fldCharType="separate"/>
        </w:r>
        <w:r w:rsidR="002F02E1">
          <w:rPr>
            <w:noProof/>
            <w:webHidden/>
          </w:rPr>
          <w:t>6</w:t>
        </w:r>
        <w:r w:rsidR="002F02E1">
          <w:rPr>
            <w:noProof/>
            <w:webHidden/>
          </w:rPr>
          <w:fldChar w:fldCharType="end"/>
        </w:r>
      </w:hyperlink>
    </w:p>
    <w:p w14:paraId="7202DE05" w14:textId="313BDD6C" w:rsidR="002F02E1" w:rsidRDefault="00BA62C5">
      <w:pPr>
        <w:pStyle w:val="TOC2"/>
        <w:rPr>
          <w:rFonts w:asciiTheme="minorHAnsi" w:eastAsiaTheme="minorEastAsia" w:hAnsiTheme="minorHAnsi" w:cstheme="minorBidi"/>
          <w:noProof/>
          <w:sz w:val="22"/>
          <w:szCs w:val="22"/>
          <w:lang w:eastAsia="ja-JP"/>
        </w:rPr>
      </w:pPr>
      <w:hyperlink w:anchor="_Toc70700644" w:history="1">
        <w:r w:rsidR="002F02E1" w:rsidRPr="009A2697">
          <w:rPr>
            <w:rStyle w:val="Hyperlink"/>
            <w:noProof/>
          </w:rPr>
          <w:t>1.7</w:t>
        </w:r>
        <w:r w:rsidR="002F02E1">
          <w:rPr>
            <w:rFonts w:asciiTheme="minorHAnsi" w:eastAsiaTheme="minorEastAsia" w:hAnsiTheme="minorHAnsi" w:cstheme="minorBidi"/>
            <w:noProof/>
            <w:sz w:val="22"/>
            <w:szCs w:val="22"/>
            <w:lang w:eastAsia="ja-JP"/>
          </w:rPr>
          <w:tab/>
        </w:r>
        <w:r w:rsidR="002F02E1" w:rsidRPr="009A2697">
          <w:rPr>
            <w:rStyle w:val="Hyperlink"/>
            <w:noProof/>
          </w:rPr>
          <w:t>Glossary</w:t>
        </w:r>
        <w:r w:rsidR="002F02E1">
          <w:rPr>
            <w:noProof/>
            <w:webHidden/>
          </w:rPr>
          <w:tab/>
        </w:r>
        <w:r w:rsidR="002F02E1">
          <w:rPr>
            <w:noProof/>
            <w:webHidden/>
          </w:rPr>
          <w:fldChar w:fldCharType="begin"/>
        </w:r>
        <w:r w:rsidR="002F02E1">
          <w:rPr>
            <w:noProof/>
            <w:webHidden/>
          </w:rPr>
          <w:instrText xml:space="preserve"> PAGEREF _Toc70700644 \h </w:instrText>
        </w:r>
        <w:r w:rsidR="002F02E1">
          <w:rPr>
            <w:noProof/>
            <w:webHidden/>
          </w:rPr>
        </w:r>
        <w:r w:rsidR="002F02E1">
          <w:rPr>
            <w:noProof/>
            <w:webHidden/>
          </w:rPr>
          <w:fldChar w:fldCharType="separate"/>
        </w:r>
        <w:r w:rsidR="002F02E1">
          <w:rPr>
            <w:noProof/>
            <w:webHidden/>
          </w:rPr>
          <w:t>7</w:t>
        </w:r>
        <w:r w:rsidR="002F02E1">
          <w:rPr>
            <w:noProof/>
            <w:webHidden/>
          </w:rPr>
          <w:fldChar w:fldCharType="end"/>
        </w:r>
      </w:hyperlink>
    </w:p>
    <w:p w14:paraId="730C620B" w14:textId="71FDDC0A" w:rsidR="002F02E1" w:rsidRDefault="00BA62C5">
      <w:pPr>
        <w:pStyle w:val="TOC3"/>
        <w:tabs>
          <w:tab w:val="left" w:pos="1200"/>
          <w:tab w:val="right" w:leader="dot" w:pos="10173"/>
        </w:tabs>
        <w:rPr>
          <w:rFonts w:asciiTheme="minorHAnsi" w:eastAsiaTheme="minorEastAsia" w:hAnsiTheme="minorHAnsi" w:cstheme="minorBidi"/>
          <w:noProof/>
          <w:sz w:val="22"/>
          <w:szCs w:val="22"/>
          <w:lang w:eastAsia="ja-JP"/>
        </w:rPr>
      </w:pPr>
      <w:hyperlink w:anchor="_Toc70700645" w:history="1">
        <w:r w:rsidR="002F02E1" w:rsidRPr="009A2697">
          <w:rPr>
            <w:rStyle w:val="Hyperlink"/>
            <w:noProof/>
          </w:rPr>
          <w:t>1.7.1</w:t>
        </w:r>
        <w:r w:rsidR="002F02E1">
          <w:rPr>
            <w:rFonts w:asciiTheme="minorHAnsi" w:eastAsiaTheme="minorEastAsia" w:hAnsiTheme="minorHAnsi" w:cstheme="minorBidi"/>
            <w:noProof/>
            <w:sz w:val="22"/>
            <w:szCs w:val="22"/>
            <w:lang w:eastAsia="ja-JP"/>
          </w:rPr>
          <w:tab/>
        </w:r>
        <w:r w:rsidR="002F02E1" w:rsidRPr="009A2697">
          <w:rPr>
            <w:rStyle w:val="Hyperlink"/>
            <w:noProof/>
          </w:rPr>
          <w:t>Parameters / Values</w:t>
        </w:r>
        <w:r w:rsidR="002F02E1">
          <w:rPr>
            <w:noProof/>
            <w:webHidden/>
          </w:rPr>
          <w:tab/>
        </w:r>
        <w:r w:rsidR="002F02E1">
          <w:rPr>
            <w:noProof/>
            <w:webHidden/>
          </w:rPr>
          <w:fldChar w:fldCharType="begin"/>
        </w:r>
        <w:r w:rsidR="002F02E1">
          <w:rPr>
            <w:noProof/>
            <w:webHidden/>
          </w:rPr>
          <w:instrText xml:space="preserve"> PAGEREF _Toc70700645 \h </w:instrText>
        </w:r>
        <w:r w:rsidR="002F02E1">
          <w:rPr>
            <w:noProof/>
            <w:webHidden/>
          </w:rPr>
        </w:r>
        <w:r w:rsidR="002F02E1">
          <w:rPr>
            <w:noProof/>
            <w:webHidden/>
          </w:rPr>
          <w:fldChar w:fldCharType="separate"/>
        </w:r>
        <w:r w:rsidR="002F02E1">
          <w:rPr>
            <w:noProof/>
            <w:webHidden/>
          </w:rPr>
          <w:t>7</w:t>
        </w:r>
        <w:r w:rsidR="002F02E1">
          <w:rPr>
            <w:noProof/>
            <w:webHidden/>
          </w:rPr>
          <w:fldChar w:fldCharType="end"/>
        </w:r>
      </w:hyperlink>
    </w:p>
    <w:p w14:paraId="3D1A467E" w14:textId="642691C1" w:rsidR="002F02E1" w:rsidRDefault="00BA62C5">
      <w:pPr>
        <w:pStyle w:val="TOC1"/>
        <w:tabs>
          <w:tab w:val="left" w:pos="400"/>
          <w:tab w:val="right" w:leader="dot" w:pos="10173"/>
        </w:tabs>
        <w:rPr>
          <w:rFonts w:asciiTheme="minorHAnsi" w:eastAsiaTheme="minorEastAsia" w:hAnsiTheme="minorHAnsi" w:cstheme="minorBidi"/>
          <w:noProof/>
          <w:sz w:val="22"/>
          <w:szCs w:val="22"/>
          <w:lang w:eastAsia="ja-JP"/>
        </w:rPr>
      </w:pPr>
      <w:hyperlink w:anchor="_Toc70700646" w:history="1">
        <w:r w:rsidR="002F02E1" w:rsidRPr="009A2697">
          <w:rPr>
            <w:rStyle w:val="Hyperlink"/>
            <w:noProof/>
          </w:rPr>
          <w:t>2</w:t>
        </w:r>
        <w:r w:rsidR="002F02E1">
          <w:rPr>
            <w:rFonts w:asciiTheme="minorHAnsi" w:eastAsiaTheme="minorEastAsia" w:hAnsiTheme="minorHAnsi" w:cstheme="minorBidi"/>
            <w:noProof/>
            <w:sz w:val="22"/>
            <w:szCs w:val="22"/>
            <w:lang w:eastAsia="ja-JP"/>
          </w:rPr>
          <w:tab/>
        </w:r>
        <w:r w:rsidR="002F02E1" w:rsidRPr="009A2697">
          <w:rPr>
            <w:rStyle w:val="Hyperlink"/>
            <w:noProof/>
          </w:rPr>
          <w:t>Feature Overview</w:t>
        </w:r>
        <w:r w:rsidR="002F02E1">
          <w:rPr>
            <w:noProof/>
            <w:webHidden/>
          </w:rPr>
          <w:tab/>
        </w:r>
        <w:r w:rsidR="002F02E1">
          <w:rPr>
            <w:noProof/>
            <w:webHidden/>
          </w:rPr>
          <w:fldChar w:fldCharType="begin"/>
        </w:r>
        <w:r w:rsidR="002F02E1">
          <w:rPr>
            <w:noProof/>
            <w:webHidden/>
          </w:rPr>
          <w:instrText xml:space="preserve"> PAGEREF _Toc70700646 \h </w:instrText>
        </w:r>
        <w:r w:rsidR="002F02E1">
          <w:rPr>
            <w:noProof/>
            <w:webHidden/>
          </w:rPr>
        </w:r>
        <w:r w:rsidR="002F02E1">
          <w:rPr>
            <w:noProof/>
            <w:webHidden/>
          </w:rPr>
          <w:fldChar w:fldCharType="separate"/>
        </w:r>
        <w:r w:rsidR="002F02E1">
          <w:rPr>
            <w:noProof/>
            <w:webHidden/>
          </w:rPr>
          <w:t>8</w:t>
        </w:r>
        <w:r w:rsidR="002F02E1">
          <w:rPr>
            <w:noProof/>
            <w:webHidden/>
          </w:rPr>
          <w:fldChar w:fldCharType="end"/>
        </w:r>
      </w:hyperlink>
    </w:p>
    <w:p w14:paraId="340F2B69" w14:textId="1983A66E" w:rsidR="002F02E1" w:rsidRDefault="00BA62C5">
      <w:pPr>
        <w:pStyle w:val="TOC2"/>
        <w:rPr>
          <w:rFonts w:asciiTheme="minorHAnsi" w:eastAsiaTheme="minorEastAsia" w:hAnsiTheme="minorHAnsi" w:cstheme="minorBidi"/>
          <w:noProof/>
          <w:sz w:val="22"/>
          <w:szCs w:val="22"/>
          <w:lang w:eastAsia="ja-JP"/>
        </w:rPr>
      </w:pPr>
      <w:hyperlink w:anchor="_Toc70700647" w:history="1">
        <w:r w:rsidR="002F02E1" w:rsidRPr="009A2697">
          <w:rPr>
            <w:rStyle w:val="Hyperlink"/>
            <w:noProof/>
          </w:rPr>
          <w:t>2.1</w:t>
        </w:r>
        <w:r w:rsidR="002F02E1">
          <w:rPr>
            <w:rFonts w:asciiTheme="minorHAnsi" w:eastAsiaTheme="minorEastAsia" w:hAnsiTheme="minorHAnsi" w:cstheme="minorBidi"/>
            <w:noProof/>
            <w:sz w:val="22"/>
            <w:szCs w:val="22"/>
            <w:lang w:eastAsia="ja-JP"/>
          </w:rPr>
          <w:tab/>
        </w:r>
        <w:r w:rsidR="002F02E1" w:rsidRPr="009A2697">
          <w:rPr>
            <w:rStyle w:val="Hyperlink"/>
            <w:noProof/>
          </w:rPr>
          <w:t>Purpose and Description of Feature</w:t>
        </w:r>
        <w:r w:rsidR="002F02E1">
          <w:rPr>
            <w:noProof/>
            <w:webHidden/>
          </w:rPr>
          <w:tab/>
        </w:r>
        <w:r w:rsidR="002F02E1">
          <w:rPr>
            <w:noProof/>
            <w:webHidden/>
          </w:rPr>
          <w:fldChar w:fldCharType="begin"/>
        </w:r>
        <w:r w:rsidR="002F02E1">
          <w:rPr>
            <w:noProof/>
            <w:webHidden/>
          </w:rPr>
          <w:instrText xml:space="preserve"> PAGEREF _Toc70700647 \h </w:instrText>
        </w:r>
        <w:r w:rsidR="002F02E1">
          <w:rPr>
            <w:noProof/>
            <w:webHidden/>
          </w:rPr>
        </w:r>
        <w:r w:rsidR="002F02E1">
          <w:rPr>
            <w:noProof/>
            <w:webHidden/>
          </w:rPr>
          <w:fldChar w:fldCharType="separate"/>
        </w:r>
        <w:r w:rsidR="002F02E1">
          <w:rPr>
            <w:noProof/>
            <w:webHidden/>
          </w:rPr>
          <w:t>8</w:t>
        </w:r>
        <w:r w:rsidR="002F02E1">
          <w:rPr>
            <w:noProof/>
            <w:webHidden/>
          </w:rPr>
          <w:fldChar w:fldCharType="end"/>
        </w:r>
      </w:hyperlink>
    </w:p>
    <w:p w14:paraId="45013A9A" w14:textId="2E650077" w:rsidR="002F02E1" w:rsidRDefault="00BA62C5">
      <w:pPr>
        <w:pStyle w:val="TOC2"/>
        <w:rPr>
          <w:rFonts w:asciiTheme="minorHAnsi" w:eastAsiaTheme="minorEastAsia" w:hAnsiTheme="minorHAnsi" w:cstheme="minorBidi"/>
          <w:noProof/>
          <w:sz w:val="22"/>
          <w:szCs w:val="22"/>
          <w:lang w:eastAsia="ja-JP"/>
        </w:rPr>
      </w:pPr>
      <w:hyperlink w:anchor="_Toc70700648" w:history="1">
        <w:r w:rsidR="002F02E1" w:rsidRPr="009A2697">
          <w:rPr>
            <w:rStyle w:val="Hyperlink"/>
            <w:noProof/>
          </w:rPr>
          <w:t>2.2</w:t>
        </w:r>
        <w:r w:rsidR="002F02E1">
          <w:rPr>
            <w:rFonts w:asciiTheme="minorHAnsi" w:eastAsiaTheme="minorEastAsia" w:hAnsiTheme="minorHAnsi" w:cstheme="minorBidi"/>
            <w:noProof/>
            <w:sz w:val="22"/>
            <w:szCs w:val="22"/>
            <w:lang w:eastAsia="ja-JP"/>
          </w:rPr>
          <w:tab/>
        </w:r>
        <w:r w:rsidR="002F02E1" w:rsidRPr="009A2697">
          <w:rPr>
            <w:rStyle w:val="Hyperlink"/>
            <w:noProof/>
          </w:rPr>
          <w:t>Feature Variants</w:t>
        </w:r>
        <w:r w:rsidR="002F02E1">
          <w:rPr>
            <w:noProof/>
            <w:webHidden/>
          </w:rPr>
          <w:tab/>
        </w:r>
        <w:r w:rsidR="002F02E1">
          <w:rPr>
            <w:noProof/>
            <w:webHidden/>
          </w:rPr>
          <w:fldChar w:fldCharType="begin"/>
        </w:r>
        <w:r w:rsidR="002F02E1">
          <w:rPr>
            <w:noProof/>
            <w:webHidden/>
          </w:rPr>
          <w:instrText xml:space="preserve"> PAGEREF _Toc70700648 \h </w:instrText>
        </w:r>
        <w:r w:rsidR="002F02E1">
          <w:rPr>
            <w:noProof/>
            <w:webHidden/>
          </w:rPr>
        </w:r>
        <w:r w:rsidR="002F02E1">
          <w:rPr>
            <w:noProof/>
            <w:webHidden/>
          </w:rPr>
          <w:fldChar w:fldCharType="separate"/>
        </w:r>
        <w:r w:rsidR="002F02E1">
          <w:rPr>
            <w:noProof/>
            <w:webHidden/>
          </w:rPr>
          <w:t>8</w:t>
        </w:r>
        <w:r w:rsidR="002F02E1">
          <w:rPr>
            <w:noProof/>
            <w:webHidden/>
          </w:rPr>
          <w:fldChar w:fldCharType="end"/>
        </w:r>
      </w:hyperlink>
    </w:p>
    <w:p w14:paraId="5B320F85" w14:textId="6F9A97CD" w:rsidR="002F02E1" w:rsidRDefault="00BA62C5">
      <w:pPr>
        <w:pStyle w:val="TOC3"/>
        <w:tabs>
          <w:tab w:val="left" w:pos="1200"/>
          <w:tab w:val="right" w:leader="dot" w:pos="10173"/>
        </w:tabs>
        <w:rPr>
          <w:rFonts w:asciiTheme="minorHAnsi" w:eastAsiaTheme="minorEastAsia" w:hAnsiTheme="minorHAnsi" w:cstheme="minorBidi"/>
          <w:noProof/>
          <w:sz w:val="22"/>
          <w:szCs w:val="22"/>
          <w:lang w:eastAsia="ja-JP"/>
        </w:rPr>
      </w:pPr>
      <w:hyperlink w:anchor="_Toc70700649" w:history="1">
        <w:r w:rsidR="002F02E1" w:rsidRPr="009A2697">
          <w:rPr>
            <w:rStyle w:val="Hyperlink"/>
            <w:noProof/>
          </w:rPr>
          <w:t>2.2.1</w:t>
        </w:r>
        <w:r w:rsidR="002F02E1">
          <w:rPr>
            <w:rFonts w:asciiTheme="minorHAnsi" w:eastAsiaTheme="minorEastAsia" w:hAnsiTheme="minorHAnsi" w:cstheme="minorBidi"/>
            <w:noProof/>
            <w:sz w:val="22"/>
            <w:szCs w:val="22"/>
            <w:lang w:eastAsia="ja-JP"/>
          </w:rPr>
          <w:tab/>
        </w:r>
        <w:r w:rsidR="002F02E1" w:rsidRPr="009A2697">
          <w:rPr>
            <w:rStyle w:val="Hyperlink"/>
            <w:noProof/>
          </w:rPr>
          <w:t>Regions &amp; Markets</w:t>
        </w:r>
        <w:r w:rsidR="002F02E1">
          <w:rPr>
            <w:noProof/>
            <w:webHidden/>
          </w:rPr>
          <w:tab/>
        </w:r>
        <w:r w:rsidR="002F02E1">
          <w:rPr>
            <w:noProof/>
            <w:webHidden/>
          </w:rPr>
          <w:fldChar w:fldCharType="begin"/>
        </w:r>
        <w:r w:rsidR="002F02E1">
          <w:rPr>
            <w:noProof/>
            <w:webHidden/>
          </w:rPr>
          <w:instrText xml:space="preserve"> PAGEREF _Toc70700649 \h </w:instrText>
        </w:r>
        <w:r w:rsidR="002F02E1">
          <w:rPr>
            <w:noProof/>
            <w:webHidden/>
          </w:rPr>
        </w:r>
        <w:r w:rsidR="002F02E1">
          <w:rPr>
            <w:noProof/>
            <w:webHidden/>
          </w:rPr>
          <w:fldChar w:fldCharType="separate"/>
        </w:r>
        <w:r w:rsidR="002F02E1">
          <w:rPr>
            <w:noProof/>
            <w:webHidden/>
          </w:rPr>
          <w:t>9</w:t>
        </w:r>
        <w:r w:rsidR="002F02E1">
          <w:rPr>
            <w:noProof/>
            <w:webHidden/>
          </w:rPr>
          <w:fldChar w:fldCharType="end"/>
        </w:r>
      </w:hyperlink>
    </w:p>
    <w:p w14:paraId="2A8A3889" w14:textId="42B40DE2" w:rsidR="002F02E1" w:rsidRDefault="00BA62C5">
      <w:pPr>
        <w:pStyle w:val="TOC2"/>
        <w:rPr>
          <w:rFonts w:asciiTheme="minorHAnsi" w:eastAsiaTheme="minorEastAsia" w:hAnsiTheme="minorHAnsi" w:cstheme="minorBidi"/>
          <w:noProof/>
          <w:sz w:val="22"/>
          <w:szCs w:val="22"/>
          <w:lang w:eastAsia="ja-JP"/>
        </w:rPr>
      </w:pPr>
      <w:hyperlink w:anchor="_Toc70700650" w:history="1">
        <w:r w:rsidR="002F02E1" w:rsidRPr="009A2697">
          <w:rPr>
            <w:rStyle w:val="Hyperlink"/>
            <w:noProof/>
          </w:rPr>
          <w:t>2.3</w:t>
        </w:r>
        <w:r w:rsidR="002F02E1">
          <w:rPr>
            <w:rFonts w:asciiTheme="minorHAnsi" w:eastAsiaTheme="minorEastAsia" w:hAnsiTheme="minorHAnsi" w:cstheme="minorBidi"/>
            <w:noProof/>
            <w:sz w:val="22"/>
            <w:szCs w:val="22"/>
            <w:lang w:eastAsia="ja-JP"/>
          </w:rPr>
          <w:tab/>
        </w:r>
        <w:r w:rsidR="002F02E1" w:rsidRPr="009A2697">
          <w:rPr>
            <w:rStyle w:val="Hyperlink"/>
            <w:noProof/>
          </w:rPr>
          <w:t>Input Requirements</w:t>
        </w:r>
        <w:r w:rsidR="002F02E1">
          <w:rPr>
            <w:noProof/>
            <w:webHidden/>
          </w:rPr>
          <w:tab/>
        </w:r>
        <w:r w:rsidR="002F02E1">
          <w:rPr>
            <w:noProof/>
            <w:webHidden/>
          </w:rPr>
          <w:fldChar w:fldCharType="begin"/>
        </w:r>
        <w:r w:rsidR="002F02E1">
          <w:rPr>
            <w:noProof/>
            <w:webHidden/>
          </w:rPr>
          <w:instrText xml:space="preserve"> PAGEREF _Toc70700650 \h </w:instrText>
        </w:r>
        <w:r w:rsidR="002F02E1">
          <w:rPr>
            <w:noProof/>
            <w:webHidden/>
          </w:rPr>
        </w:r>
        <w:r w:rsidR="002F02E1">
          <w:rPr>
            <w:noProof/>
            <w:webHidden/>
          </w:rPr>
          <w:fldChar w:fldCharType="separate"/>
        </w:r>
        <w:r w:rsidR="002F02E1">
          <w:rPr>
            <w:noProof/>
            <w:webHidden/>
          </w:rPr>
          <w:t>9</w:t>
        </w:r>
        <w:r w:rsidR="002F02E1">
          <w:rPr>
            <w:noProof/>
            <w:webHidden/>
          </w:rPr>
          <w:fldChar w:fldCharType="end"/>
        </w:r>
      </w:hyperlink>
    </w:p>
    <w:p w14:paraId="13A7A3BC" w14:textId="050A0545" w:rsidR="002F02E1" w:rsidRDefault="00BA62C5">
      <w:pPr>
        <w:pStyle w:val="TOC3"/>
        <w:tabs>
          <w:tab w:val="left" w:pos="1200"/>
          <w:tab w:val="right" w:leader="dot" w:pos="10173"/>
        </w:tabs>
        <w:rPr>
          <w:rFonts w:asciiTheme="minorHAnsi" w:eastAsiaTheme="minorEastAsia" w:hAnsiTheme="minorHAnsi" w:cstheme="minorBidi"/>
          <w:noProof/>
          <w:sz w:val="22"/>
          <w:szCs w:val="22"/>
          <w:lang w:eastAsia="ja-JP"/>
        </w:rPr>
      </w:pPr>
      <w:hyperlink w:anchor="_Toc70700651" w:history="1">
        <w:r w:rsidR="002F02E1" w:rsidRPr="009A2697">
          <w:rPr>
            <w:rStyle w:val="Hyperlink"/>
            <w:noProof/>
          </w:rPr>
          <w:t>2.3.1</w:t>
        </w:r>
        <w:r w:rsidR="002F02E1">
          <w:rPr>
            <w:rFonts w:asciiTheme="minorHAnsi" w:eastAsiaTheme="minorEastAsia" w:hAnsiTheme="minorHAnsi" w:cstheme="minorBidi"/>
            <w:noProof/>
            <w:sz w:val="22"/>
            <w:szCs w:val="22"/>
            <w:lang w:eastAsia="ja-JP"/>
          </w:rPr>
          <w:tab/>
        </w:r>
        <w:r w:rsidR="002F02E1" w:rsidRPr="009A2697">
          <w:rPr>
            <w:rStyle w:val="Hyperlink"/>
            <w:noProof/>
          </w:rPr>
          <w:t>Legal Requirements</w:t>
        </w:r>
        <w:r w:rsidR="002F02E1">
          <w:rPr>
            <w:noProof/>
            <w:webHidden/>
          </w:rPr>
          <w:tab/>
        </w:r>
        <w:r w:rsidR="002F02E1">
          <w:rPr>
            <w:noProof/>
            <w:webHidden/>
          </w:rPr>
          <w:fldChar w:fldCharType="begin"/>
        </w:r>
        <w:r w:rsidR="002F02E1">
          <w:rPr>
            <w:noProof/>
            <w:webHidden/>
          </w:rPr>
          <w:instrText xml:space="preserve"> PAGEREF _Toc70700651 \h </w:instrText>
        </w:r>
        <w:r w:rsidR="002F02E1">
          <w:rPr>
            <w:noProof/>
            <w:webHidden/>
          </w:rPr>
        </w:r>
        <w:r w:rsidR="002F02E1">
          <w:rPr>
            <w:noProof/>
            <w:webHidden/>
          </w:rPr>
          <w:fldChar w:fldCharType="separate"/>
        </w:r>
        <w:r w:rsidR="002F02E1">
          <w:rPr>
            <w:noProof/>
            <w:webHidden/>
          </w:rPr>
          <w:t>9</w:t>
        </w:r>
        <w:r w:rsidR="002F02E1">
          <w:rPr>
            <w:noProof/>
            <w:webHidden/>
          </w:rPr>
          <w:fldChar w:fldCharType="end"/>
        </w:r>
      </w:hyperlink>
    </w:p>
    <w:p w14:paraId="21410D1C" w14:textId="63999D0D" w:rsidR="002F02E1" w:rsidRDefault="00BA62C5">
      <w:pPr>
        <w:pStyle w:val="TOC3"/>
        <w:tabs>
          <w:tab w:val="left" w:pos="1200"/>
          <w:tab w:val="right" w:leader="dot" w:pos="10173"/>
        </w:tabs>
        <w:rPr>
          <w:rFonts w:asciiTheme="minorHAnsi" w:eastAsiaTheme="minorEastAsia" w:hAnsiTheme="minorHAnsi" w:cstheme="minorBidi"/>
          <w:noProof/>
          <w:sz w:val="22"/>
          <w:szCs w:val="22"/>
          <w:lang w:eastAsia="ja-JP"/>
        </w:rPr>
      </w:pPr>
      <w:hyperlink w:anchor="_Toc70700652" w:history="1">
        <w:r w:rsidR="002F02E1" w:rsidRPr="009A2697">
          <w:rPr>
            <w:rStyle w:val="Hyperlink"/>
            <w:noProof/>
          </w:rPr>
          <w:t>2.3.2</w:t>
        </w:r>
        <w:r w:rsidR="002F02E1">
          <w:rPr>
            <w:rFonts w:asciiTheme="minorHAnsi" w:eastAsiaTheme="minorEastAsia" w:hAnsiTheme="minorHAnsi" w:cstheme="minorBidi"/>
            <w:noProof/>
            <w:sz w:val="22"/>
            <w:szCs w:val="22"/>
            <w:lang w:eastAsia="ja-JP"/>
          </w:rPr>
          <w:tab/>
        </w:r>
        <w:r w:rsidR="002F02E1" w:rsidRPr="009A2697">
          <w:rPr>
            <w:rStyle w:val="Hyperlink"/>
            <w:noProof/>
          </w:rPr>
          <w:t>Trustmark Requirements</w:t>
        </w:r>
        <w:r w:rsidR="002F02E1">
          <w:rPr>
            <w:noProof/>
            <w:webHidden/>
          </w:rPr>
          <w:tab/>
        </w:r>
        <w:r w:rsidR="002F02E1">
          <w:rPr>
            <w:noProof/>
            <w:webHidden/>
          </w:rPr>
          <w:fldChar w:fldCharType="begin"/>
        </w:r>
        <w:r w:rsidR="002F02E1">
          <w:rPr>
            <w:noProof/>
            <w:webHidden/>
          </w:rPr>
          <w:instrText xml:space="preserve"> PAGEREF _Toc70700652 \h </w:instrText>
        </w:r>
        <w:r w:rsidR="002F02E1">
          <w:rPr>
            <w:noProof/>
            <w:webHidden/>
          </w:rPr>
        </w:r>
        <w:r w:rsidR="002F02E1">
          <w:rPr>
            <w:noProof/>
            <w:webHidden/>
          </w:rPr>
          <w:fldChar w:fldCharType="separate"/>
        </w:r>
        <w:r w:rsidR="002F02E1">
          <w:rPr>
            <w:noProof/>
            <w:webHidden/>
          </w:rPr>
          <w:t>9</w:t>
        </w:r>
        <w:r w:rsidR="002F02E1">
          <w:rPr>
            <w:noProof/>
            <w:webHidden/>
          </w:rPr>
          <w:fldChar w:fldCharType="end"/>
        </w:r>
      </w:hyperlink>
    </w:p>
    <w:p w14:paraId="57A0AC49" w14:textId="5F4DCA1D" w:rsidR="002F02E1" w:rsidRDefault="00BA62C5">
      <w:pPr>
        <w:pStyle w:val="TOC3"/>
        <w:tabs>
          <w:tab w:val="left" w:pos="1200"/>
          <w:tab w:val="right" w:leader="dot" w:pos="10173"/>
        </w:tabs>
        <w:rPr>
          <w:rFonts w:asciiTheme="minorHAnsi" w:eastAsiaTheme="minorEastAsia" w:hAnsiTheme="minorHAnsi" w:cstheme="minorBidi"/>
          <w:noProof/>
          <w:sz w:val="22"/>
          <w:szCs w:val="22"/>
          <w:lang w:eastAsia="ja-JP"/>
        </w:rPr>
      </w:pPr>
      <w:hyperlink w:anchor="_Toc70700653" w:history="1">
        <w:r w:rsidR="002F02E1" w:rsidRPr="009A2697">
          <w:rPr>
            <w:rStyle w:val="Hyperlink"/>
            <w:noProof/>
          </w:rPr>
          <w:t>2.3.3</w:t>
        </w:r>
        <w:r w:rsidR="002F02E1">
          <w:rPr>
            <w:rFonts w:asciiTheme="minorHAnsi" w:eastAsiaTheme="minorEastAsia" w:hAnsiTheme="minorHAnsi" w:cstheme="minorBidi"/>
            <w:noProof/>
            <w:sz w:val="22"/>
            <w:szCs w:val="22"/>
            <w:lang w:eastAsia="ja-JP"/>
          </w:rPr>
          <w:tab/>
        </w:r>
        <w:r w:rsidR="002F02E1" w:rsidRPr="009A2697">
          <w:rPr>
            <w:rStyle w:val="Hyperlink"/>
            <w:noProof/>
          </w:rPr>
          <w:t>Industry Standards</w:t>
        </w:r>
        <w:r w:rsidR="002F02E1">
          <w:rPr>
            <w:noProof/>
            <w:webHidden/>
          </w:rPr>
          <w:tab/>
        </w:r>
        <w:r w:rsidR="002F02E1">
          <w:rPr>
            <w:noProof/>
            <w:webHidden/>
          </w:rPr>
          <w:fldChar w:fldCharType="begin"/>
        </w:r>
        <w:r w:rsidR="002F02E1">
          <w:rPr>
            <w:noProof/>
            <w:webHidden/>
          </w:rPr>
          <w:instrText xml:space="preserve"> PAGEREF _Toc70700653 \h </w:instrText>
        </w:r>
        <w:r w:rsidR="002F02E1">
          <w:rPr>
            <w:noProof/>
            <w:webHidden/>
          </w:rPr>
        </w:r>
        <w:r w:rsidR="002F02E1">
          <w:rPr>
            <w:noProof/>
            <w:webHidden/>
          </w:rPr>
          <w:fldChar w:fldCharType="separate"/>
        </w:r>
        <w:r w:rsidR="002F02E1">
          <w:rPr>
            <w:noProof/>
            <w:webHidden/>
          </w:rPr>
          <w:t>9</w:t>
        </w:r>
        <w:r w:rsidR="002F02E1">
          <w:rPr>
            <w:noProof/>
            <w:webHidden/>
          </w:rPr>
          <w:fldChar w:fldCharType="end"/>
        </w:r>
      </w:hyperlink>
    </w:p>
    <w:p w14:paraId="49FE4070" w14:textId="32A14766" w:rsidR="002F02E1" w:rsidRDefault="00BA62C5">
      <w:pPr>
        <w:pStyle w:val="TOC3"/>
        <w:tabs>
          <w:tab w:val="left" w:pos="1200"/>
          <w:tab w:val="right" w:leader="dot" w:pos="10173"/>
        </w:tabs>
        <w:rPr>
          <w:rFonts w:asciiTheme="minorHAnsi" w:eastAsiaTheme="minorEastAsia" w:hAnsiTheme="minorHAnsi" w:cstheme="minorBidi"/>
          <w:noProof/>
          <w:sz w:val="22"/>
          <w:szCs w:val="22"/>
          <w:lang w:eastAsia="ja-JP"/>
        </w:rPr>
      </w:pPr>
      <w:hyperlink w:anchor="_Toc70700654" w:history="1">
        <w:r w:rsidR="002F02E1" w:rsidRPr="009A2697">
          <w:rPr>
            <w:rStyle w:val="Hyperlink"/>
            <w:noProof/>
          </w:rPr>
          <w:t>2.3.4</w:t>
        </w:r>
        <w:r w:rsidR="002F02E1">
          <w:rPr>
            <w:rFonts w:asciiTheme="minorHAnsi" w:eastAsiaTheme="minorEastAsia" w:hAnsiTheme="minorHAnsi" w:cstheme="minorBidi"/>
            <w:noProof/>
            <w:sz w:val="22"/>
            <w:szCs w:val="22"/>
            <w:lang w:eastAsia="ja-JP"/>
          </w:rPr>
          <w:tab/>
        </w:r>
        <w:r w:rsidR="002F02E1" w:rsidRPr="009A2697">
          <w:rPr>
            <w:rStyle w:val="Hyperlink"/>
            <w:noProof/>
          </w:rPr>
          <w:t>Attribute Requirements</w:t>
        </w:r>
        <w:r w:rsidR="002F02E1">
          <w:rPr>
            <w:noProof/>
            <w:webHidden/>
          </w:rPr>
          <w:tab/>
        </w:r>
        <w:r w:rsidR="002F02E1">
          <w:rPr>
            <w:noProof/>
            <w:webHidden/>
          </w:rPr>
          <w:fldChar w:fldCharType="begin"/>
        </w:r>
        <w:r w:rsidR="002F02E1">
          <w:rPr>
            <w:noProof/>
            <w:webHidden/>
          </w:rPr>
          <w:instrText xml:space="preserve"> PAGEREF _Toc70700654 \h </w:instrText>
        </w:r>
        <w:r w:rsidR="002F02E1">
          <w:rPr>
            <w:noProof/>
            <w:webHidden/>
          </w:rPr>
        </w:r>
        <w:r w:rsidR="002F02E1">
          <w:rPr>
            <w:noProof/>
            <w:webHidden/>
          </w:rPr>
          <w:fldChar w:fldCharType="separate"/>
        </w:r>
        <w:r w:rsidR="002F02E1">
          <w:rPr>
            <w:noProof/>
            <w:webHidden/>
          </w:rPr>
          <w:t>9</w:t>
        </w:r>
        <w:r w:rsidR="002F02E1">
          <w:rPr>
            <w:noProof/>
            <w:webHidden/>
          </w:rPr>
          <w:fldChar w:fldCharType="end"/>
        </w:r>
      </w:hyperlink>
    </w:p>
    <w:p w14:paraId="39FAF350" w14:textId="710C9180" w:rsidR="002F02E1" w:rsidRDefault="00BA62C5">
      <w:pPr>
        <w:pStyle w:val="TOC2"/>
        <w:rPr>
          <w:rFonts w:asciiTheme="minorHAnsi" w:eastAsiaTheme="minorEastAsia" w:hAnsiTheme="minorHAnsi" w:cstheme="minorBidi"/>
          <w:noProof/>
          <w:sz w:val="22"/>
          <w:szCs w:val="22"/>
          <w:lang w:eastAsia="ja-JP"/>
        </w:rPr>
      </w:pPr>
      <w:hyperlink w:anchor="_Toc70700655" w:history="1">
        <w:r w:rsidR="002F02E1" w:rsidRPr="009A2697">
          <w:rPr>
            <w:rStyle w:val="Hyperlink"/>
            <w:noProof/>
          </w:rPr>
          <w:t>2.4</w:t>
        </w:r>
        <w:r w:rsidR="002F02E1">
          <w:rPr>
            <w:rFonts w:asciiTheme="minorHAnsi" w:eastAsiaTheme="minorEastAsia" w:hAnsiTheme="minorHAnsi" w:cstheme="minorBidi"/>
            <w:noProof/>
            <w:sz w:val="22"/>
            <w:szCs w:val="22"/>
            <w:lang w:eastAsia="ja-JP"/>
          </w:rPr>
          <w:tab/>
        </w:r>
        <w:r w:rsidR="002F02E1" w:rsidRPr="009A2697">
          <w:rPr>
            <w:rStyle w:val="Hyperlink"/>
            <w:noProof/>
          </w:rPr>
          <w:t>Lessons Learned</w:t>
        </w:r>
        <w:r w:rsidR="002F02E1">
          <w:rPr>
            <w:noProof/>
            <w:webHidden/>
          </w:rPr>
          <w:tab/>
        </w:r>
        <w:r w:rsidR="002F02E1">
          <w:rPr>
            <w:noProof/>
            <w:webHidden/>
          </w:rPr>
          <w:fldChar w:fldCharType="begin"/>
        </w:r>
        <w:r w:rsidR="002F02E1">
          <w:rPr>
            <w:noProof/>
            <w:webHidden/>
          </w:rPr>
          <w:instrText xml:space="preserve"> PAGEREF _Toc70700655 \h </w:instrText>
        </w:r>
        <w:r w:rsidR="002F02E1">
          <w:rPr>
            <w:noProof/>
            <w:webHidden/>
          </w:rPr>
        </w:r>
        <w:r w:rsidR="002F02E1">
          <w:rPr>
            <w:noProof/>
            <w:webHidden/>
          </w:rPr>
          <w:fldChar w:fldCharType="separate"/>
        </w:r>
        <w:r w:rsidR="002F02E1">
          <w:rPr>
            <w:noProof/>
            <w:webHidden/>
          </w:rPr>
          <w:t>9</w:t>
        </w:r>
        <w:r w:rsidR="002F02E1">
          <w:rPr>
            <w:noProof/>
            <w:webHidden/>
          </w:rPr>
          <w:fldChar w:fldCharType="end"/>
        </w:r>
      </w:hyperlink>
    </w:p>
    <w:p w14:paraId="6B5509BE" w14:textId="03BD9A44" w:rsidR="002F02E1" w:rsidRDefault="00BA62C5">
      <w:pPr>
        <w:pStyle w:val="TOC2"/>
        <w:rPr>
          <w:rFonts w:asciiTheme="minorHAnsi" w:eastAsiaTheme="minorEastAsia" w:hAnsiTheme="minorHAnsi" w:cstheme="minorBidi"/>
          <w:noProof/>
          <w:sz w:val="22"/>
          <w:szCs w:val="22"/>
          <w:lang w:eastAsia="ja-JP"/>
        </w:rPr>
      </w:pPr>
      <w:hyperlink w:anchor="_Toc70700656" w:history="1">
        <w:r w:rsidR="002F02E1" w:rsidRPr="009A2697">
          <w:rPr>
            <w:rStyle w:val="Hyperlink"/>
            <w:noProof/>
          </w:rPr>
          <w:t>2.5</w:t>
        </w:r>
        <w:r w:rsidR="002F02E1">
          <w:rPr>
            <w:rFonts w:asciiTheme="minorHAnsi" w:eastAsiaTheme="minorEastAsia" w:hAnsiTheme="minorHAnsi" w:cstheme="minorBidi"/>
            <w:noProof/>
            <w:sz w:val="22"/>
            <w:szCs w:val="22"/>
            <w:lang w:eastAsia="ja-JP"/>
          </w:rPr>
          <w:tab/>
        </w:r>
        <w:r w:rsidR="002F02E1" w:rsidRPr="009A2697">
          <w:rPr>
            <w:rStyle w:val="Hyperlink"/>
            <w:noProof/>
          </w:rPr>
          <w:t>Assumptions</w:t>
        </w:r>
        <w:r w:rsidR="002F02E1">
          <w:rPr>
            <w:noProof/>
            <w:webHidden/>
          </w:rPr>
          <w:tab/>
        </w:r>
        <w:r w:rsidR="002F02E1">
          <w:rPr>
            <w:noProof/>
            <w:webHidden/>
          </w:rPr>
          <w:fldChar w:fldCharType="begin"/>
        </w:r>
        <w:r w:rsidR="002F02E1">
          <w:rPr>
            <w:noProof/>
            <w:webHidden/>
          </w:rPr>
          <w:instrText xml:space="preserve"> PAGEREF _Toc70700656 \h </w:instrText>
        </w:r>
        <w:r w:rsidR="002F02E1">
          <w:rPr>
            <w:noProof/>
            <w:webHidden/>
          </w:rPr>
        </w:r>
        <w:r w:rsidR="002F02E1">
          <w:rPr>
            <w:noProof/>
            <w:webHidden/>
          </w:rPr>
          <w:fldChar w:fldCharType="separate"/>
        </w:r>
        <w:r w:rsidR="002F02E1">
          <w:rPr>
            <w:noProof/>
            <w:webHidden/>
          </w:rPr>
          <w:t>10</w:t>
        </w:r>
        <w:r w:rsidR="002F02E1">
          <w:rPr>
            <w:noProof/>
            <w:webHidden/>
          </w:rPr>
          <w:fldChar w:fldCharType="end"/>
        </w:r>
      </w:hyperlink>
    </w:p>
    <w:p w14:paraId="3863BB61" w14:textId="38D4331A" w:rsidR="002F02E1" w:rsidRDefault="00BA62C5">
      <w:pPr>
        <w:pStyle w:val="TOC1"/>
        <w:tabs>
          <w:tab w:val="left" w:pos="400"/>
          <w:tab w:val="right" w:leader="dot" w:pos="10173"/>
        </w:tabs>
        <w:rPr>
          <w:rFonts w:asciiTheme="minorHAnsi" w:eastAsiaTheme="minorEastAsia" w:hAnsiTheme="minorHAnsi" w:cstheme="minorBidi"/>
          <w:noProof/>
          <w:sz w:val="22"/>
          <w:szCs w:val="22"/>
          <w:lang w:eastAsia="ja-JP"/>
        </w:rPr>
      </w:pPr>
      <w:hyperlink w:anchor="_Toc70700657" w:history="1">
        <w:r w:rsidR="002F02E1" w:rsidRPr="009A2697">
          <w:rPr>
            <w:rStyle w:val="Hyperlink"/>
            <w:noProof/>
          </w:rPr>
          <w:t>3</w:t>
        </w:r>
        <w:r w:rsidR="002F02E1">
          <w:rPr>
            <w:rFonts w:asciiTheme="minorHAnsi" w:eastAsiaTheme="minorEastAsia" w:hAnsiTheme="minorHAnsi" w:cstheme="minorBidi"/>
            <w:noProof/>
            <w:sz w:val="22"/>
            <w:szCs w:val="22"/>
            <w:lang w:eastAsia="ja-JP"/>
          </w:rPr>
          <w:tab/>
        </w:r>
        <w:r w:rsidR="002F02E1" w:rsidRPr="009A2697">
          <w:rPr>
            <w:rStyle w:val="Hyperlink"/>
            <w:noProof/>
          </w:rPr>
          <w:t>Feature Context</w:t>
        </w:r>
        <w:r w:rsidR="002F02E1">
          <w:rPr>
            <w:noProof/>
            <w:webHidden/>
          </w:rPr>
          <w:tab/>
        </w:r>
        <w:r w:rsidR="002F02E1">
          <w:rPr>
            <w:noProof/>
            <w:webHidden/>
          </w:rPr>
          <w:fldChar w:fldCharType="begin"/>
        </w:r>
        <w:r w:rsidR="002F02E1">
          <w:rPr>
            <w:noProof/>
            <w:webHidden/>
          </w:rPr>
          <w:instrText xml:space="preserve"> PAGEREF _Toc70700657 \h </w:instrText>
        </w:r>
        <w:r w:rsidR="002F02E1">
          <w:rPr>
            <w:noProof/>
            <w:webHidden/>
          </w:rPr>
        </w:r>
        <w:r w:rsidR="002F02E1">
          <w:rPr>
            <w:noProof/>
            <w:webHidden/>
          </w:rPr>
          <w:fldChar w:fldCharType="separate"/>
        </w:r>
        <w:r w:rsidR="002F02E1">
          <w:rPr>
            <w:noProof/>
            <w:webHidden/>
          </w:rPr>
          <w:t>11</w:t>
        </w:r>
        <w:r w:rsidR="002F02E1">
          <w:rPr>
            <w:noProof/>
            <w:webHidden/>
          </w:rPr>
          <w:fldChar w:fldCharType="end"/>
        </w:r>
      </w:hyperlink>
    </w:p>
    <w:p w14:paraId="65184DBB" w14:textId="050C946B" w:rsidR="002F02E1" w:rsidRDefault="00BA62C5">
      <w:pPr>
        <w:pStyle w:val="TOC2"/>
        <w:rPr>
          <w:rFonts w:asciiTheme="minorHAnsi" w:eastAsiaTheme="minorEastAsia" w:hAnsiTheme="minorHAnsi" w:cstheme="minorBidi"/>
          <w:noProof/>
          <w:sz w:val="22"/>
          <w:szCs w:val="22"/>
          <w:lang w:eastAsia="ja-JP"/>
        </w:rPr>
      </w:pPr>
      <w:hyperlink w:anchor="_Toc70700658" w:history="1">
        <w:r w:rsidR="002F02E1" w:rsidRPr="009A2697">
          <w:rPr>
            <w:rStyle w:val="Hyperlink"/>
            <w:noProof/>
          </w:rPr>
          <w:t>3.1</w:t>
        </w:r>
        <w:r w:rsidR="002F02E1">
          <w:rPr>
            <w:rFonts w:asciiTheme="minorHAnsi" w:eastAsiaTheme="minorEastAsia" w:hAnsiTheme="minorHAnsi" w:cstheme="minorBidi"/>
            <w:noProof/>
            <w:sz w:val="22"/>
            <w:szCs w:val="22"/>
            <w:lang w:eastAsia="ja-JP"/>
          </w:rPr>
          <w:tab/>
        </w:r>
        <w:r w:rsidR="002F02E1" w:rsidRPr="009A2697">
          <w:rPr>
            <w:rStyle w:val="Hyperlink"/>
            <w:noProof/>
          </w:rPr>
          <w:t>Feature Context Diagram</w:t>
        </w:r>
        <w:r w:rsidR="002F02E1">
          <w:rPr>
            <w:noProof/>
            <w:webHidden/>
          </w:rPr>
          <w:tab/>
        </w:r>
        <w:r w:rsidR="002F02E1">
          <w:rPr>
            <w:noProof/>
            <w:webHidden/>
          </w:rPr>
          <w:fldChar w:fldCharType="begin"/>
        </w:r>
        <w:r w:rsidR="002F02E1">
          <w:rPr>
            <w:noProof/>
            <w:webHidden/>
          </w:rPr>
          <w:instrText xml:space="preserve"> PAGEREF _Toc70700658 \h </w:instrText>
        </w:r>
        <w:r w:rsidR="002F02E1">
          <w:rPr>
            <w:noProof/>
            <w:webHidden/>
          </w:rPr>
        </w:r>
        <w:r w:rsidR="002F02E1">
          <w:rPr>
            <w:noProof/>
            <w:webHidden/>
          </w:rPr>
          <w:fldChar w:fldCharType="separate"/>
        </w:r>
        <w:r w:rsidR="002F02E1">
          <w:rPr>
            <w:noProof/>
            <w:webHidden/>
          </w:rPr>
          <w:t>11</w:t>
        </w:r>
        <w:r w:rsidR="002F02E1">
          <w:rPr>
            <w:noProof/>
            <w:webHidden/>
          </w:rPr>
          <w:fldChar w:fldCharType="end"/>
        </w:r>
      </w:hyperlink>
    </w:p>
    <w:p w14:paraId="706AE270" w14:textId="76ABCAAE" w:rsidR="002F02E1" w:rsidRDefault="00BA62C5">
      <w:pPr>
        <w:pStyle w:val="TOC2"/>
        <w:rPr>
          <w:rFonts w:asciiTheme="minorHAnsi" w:eastAsiaTheme="minorEastAsia" w:hAnsiTheme="minorHAnsi" w:cstheme="minorBidi"/>
          <w:noProof/>
          <w:sz w:val="22"/>
          <w:szCs w:val="22"/>
          <w:lang w:eastAsia="ja-JP"/>
        </w:rPr>
      </w:pPr>
      <w:hyperlink w:anchor="_Toc70700659" w:history="1">
        <w:r w:rsidR="002F02E1" w:rsidRPr="009A2697">
          <w:rPr>
            <w:rStyle w:val="Hyperlink"/>
            <w:noProof/>
          </w:rPr>
          <w:t>3.2</w:t>
        </w:r>
        <w:r w:rsidR="002F02E1">
          <w:rPr>
            <w:rFonts w:asciiTheme="minorHAnsi" w:eastAsiaTheme="minorEastAsia" w:hAnsiTheme="minorHAnsi" w:cstheme="minorBidi"/>
            <w:noProof/>
            <w:sz w:val="22"/>
            <w:szCs w:val="22"/>
            <w:lang w:eastAsia="ja-JP"/>
          </w:rPr>
          <w:tab/>
        </w:r>
        <w:r w:rsidR="002F02E1" w:rsidRPr="009A2697">
          <w:rPr>
            <w:rStyle w:val="Hyperlink"/>
            <w:noProof/>
          </w:rPr>
          <w:t>List of Influences</w:t>
        </w:r>
        <w:r w:rsidR="002F02E1">
          <w:rPr>
            <w:noProof/>
            <w:webHidden/>
          </w:rPr>
          <w:tab/>
        </w:r>
        <w:r w:rsidR="002F02E1">
          <w:rPr>
            <w:noProof/>
            <w:webHidden/>
          </w:rPr>
          <w:fldChar w:fldCharType="begin"/>
        </w:r>
        <w:r w:rsidR="002F02E1">
          <w:rPr>
            <w:noProof/>
            <w:webHidden/>
          </w:rPr>
          <w:instrText xml:space="preserve"> PAGEREF _Toc70700659 \h </w:instrText>
        </w:r>
        <w:r w:rsidR="002F02E1">
          <w:rPr>
            <w:noProof/>
            <w:webHidden/>
          </w:rPr>
        </w:r>
        <w:r w:rsidR="002F02E1">
          <w:rPr>
            <w:noProof/>
            <w:webHidden/>
          </w:rPr>
          <w:fldChar w:fldCharType="separate"/>
        </w:r>
        <w:r w:rsidR="002F02E1">
          <w:rPr>
            <w:noProof/>
            <w:webHidden/>
          </w:rPr>
          <w:t>11</w:t>
        </w:r>
        <w:r w:rsidR="002F02E1">
          <w:rPr>
            <w:noProof/>
            <w:webHidden/>
          </w:rPr>
          <w:fldChar w:fldCharType="end"/>
        </w:r>
      </w:hyperlink>
    </w:p>
    <w:p w14:paraId="4F7DC4EB" w14:textId="076E4CA2" w:rsidR="002F02E1" w:rsidRDefault="00BA62C5">
      <w:pPr>
        <w:pStyle w:val="TOC1"/>
        <w:tabs>
          <w:tab w:val="left" w:pos="400"/>
          <w:tab w:val="right" w:leader="dot" w:pos="10173"/>
        </w:tabs>
        <w:rPr>
          <w:rFonts w:asciiTheme="minorHAnsi" w:eastAsiaTheme="minorEastAsia" w:hAnsiTheme="minorHAnsi" w:cstheme="minorBidi"/>
          <w:noProof/>
          <w:sz w:val="22"/>
          <w:szCs w:val="22"/>
          <w:lang w:eastAsia="ja-JP"/>
        </w:rPr>
      </w:pPr>
      <w:hyperlink w:anchor="_Toc70700660" w:history="1">
        <w:r w:rsidR="002F02E1" w:rsidRPr="009A2697">
          <w:rPr>
            <w:rStyle w:val="Hyperlink"/>
            <w:noProof/>
          </w:rPr>
          <w:t>4</w:t>
        </w:r>
        <w:r w:rsidR="002F02E1">
          <w:rPr>
            <w:rFonts w:asciiTheme="minorHAnsi" w:eastAsiaTheme="minorEastAsia" w:hAnsiTheme="minorHAnsi" w:cstheme="minorBidi"/>
            <w:noProof/>
            <w:sz w:val="22"/>
            <w:szCs w:val="22"/>
            <w:lang w:eastAsia="ja-JP"/>
          </w:rPr>
          <w:tab/>
        </w:r>
        <w:r w:rsidR="002F02E1" w:rsidRPr="009A2697">
          <w:rPr>
            <w:rStyle w:val="Hyperlink"/>
            <w:noProof/>
          </w:rPr>
          <w:t>Feature Modeling</w:t>
        </w:r>
        <w:r w:rsidR="002F02E1">
          <w:rPr>
            <w:noProof/>
            <w:webHidden/>
          </w:rPr>
          <w:tab/>
        </w:r>
        <w:r w:rsidR="002F02E1">
          <w:rPr>
            <w:noProof/>
            <w:webHidden/>
          </w:rPr>
          <w:fldChar w:fldCharType="begin"/>
        </w:r>
        <w:r w:rsidR="002F02E1">
          <w:rPr>
            <w:noProof/>
            <w:webHidden/>
          </w:rPr>
          <w:instrText xml:space="preserve"> PAGEREF _Toc70700660 \h </w:instrText>
        </w:r>
        <w:r w:rsidR="002F02E1">
          <w:rPr>
            <w:noProof/>
            <w:webHidden/>
          </w:rPr>
        </w:r>
        <w:r w:rsidR="002F02E1">
          <w:rPr>
            <w:noProof/>
            <w:webHidden/>
          </w:rPr>
          <w:fldChar w:fldCharType="separate"/>
        </w:r>
        <w:r w:rsidR="002F02E1">
          <w:rPr>
            <w:noProof/>
            <w:webHidden/>
          </w:rPr>
          <w:t>13</w:t>
        </w:r>
        <w:r w:rsidR="002F02E1">
          <w:rPr>
            <w:noProof/>
            <w:webHidden/>
          </w:rPr>
          <w:fldChar w:fldCharType="end"/>
        </w:r>
      </w:hyperlink>
    </w:p>
    <w:p w14:paraId="26F84A4F" w14:textId="6F3B3B87" w:rsidR="002F02E1" w:rsidRDefault="00BA62C5">
      <w:pPr>
        <w:pStyle w:val="TOC2"/>
        <w:rPr>
          <w:rFonts w:asciiTheme="minorHAnsi" w:eastAsiaTheme="minorEastAsia" w:hAnsiTheme="minorHAnsi" w:cstheme="minorBidi"/>
          <w:noProof/>
          <w:sz w:val="22"/>
          <w:szCs w:val="22"/>
          <w:lang w:eastAsia="ja-JP"/>
        </w:rPr>
      </w:pPr>
      <w:hyperlink w:anchor="_Toc70700661" w:history="1">
        <w:r w:rsidR="002F02E1" w:rsidRPr="009A2697">
          <w:rPr>
            <w:rStyle w:val="Hyperlink"/>
            <w:noProof/>
          </w:rPr>
          <w:t>4.1</w:t>
        </w:r>
        <w:r w:rsidR="002F02E1">
          <w:rPr>
            <w:rFonts w:asciiTheme="minorHAnsi" w:eastAsiaTheme="minorEastAsia" w:hAnsiTheme="minorHAnsi" w:cstheme="minorBidi"/>
            <w:noProof/>
            <w:sz w:val="22"/>
            <w:szCs w:val="22"/>
            <w:lang w:eastAsia="ja-JP"/>
          </w:rPr>
          <w:tab/>
        </w:r>
        <w:r w:rsidR="002F02E1" w:rsidRPr="009A2697">
          <w:rPr>
            <w:rStyle w:val="Hyperlink"/>
            <w:noProof/>
          </w:rPr>
          <w:t>Operation Modes and States</w:t>
        </w:r>
        <w:r w:rsidR="002F02E1">
          <w:rPr>
            <w:noProof/>
            <w:webHidden/>
          </w:rPr>
          <w:tab/>
        </w:r>
        <w:r w:rsidR="002F02E1">
          <w:rPr>
            <w:noProof/>
            <w:webHidden/>
          </w:rPr>
          <w:fldChar w:fldCharType="begin"/>
        </w:r>
        <w:r w:rsidR="002F02E1">
          <w:rPr>
            <w:noProof/>
            <w:webHidden/>
          </w:rPr>
          <w:instrText xml:space="preserve"> PAGEREF _Toc70700661 \h </w:instrText>
        </w:r>
        <w:r w:rsidR="002F02E1">
          <w:rPr>
            <w:noProof/>
            <w:webHidden/>
          </w:rPr>
        </w:r>
        <w:r w:rsidR="002F02E1">
          <w:rPr>
            <w:noProof/>
            <w:webHidden/>
          </w:rPr>
          <w:fldChar w:fldCharType="separate"/>
        </w:r>
        <w:r w:rsidR="002F02E1">
          <w:rPr>
            <w:noProof/>
            <w:webHidden/>
          </w:rPr>
          <w:t>13</w:t>
        </w:r>
        <w:r w:rsidR="002F02E1">
          <w:rPr>
            <w:noProof/>
            <w:webHidden/>
          </w:rPr>
          <w:fldChar w:fldCharType="end"/>
        </w:r>
      </w:hyperlink>
    </w:p>
    <w:p w14:paraId="1E47717F" w14:textId="37820D45" w:rsidR="002F02E1" w:rsidRDefault="00BA62C5">
      <w:pPr>
        <w:pStyle w:val="TOC2"/>
        <w:rPr>
          <w:rFonts w:asciiTheme="minorHAnsi" w:eastAsiaTheme="minorEastAsia" w:hAnsiTheme="minorHAnsi" w:cstheme="minorBidi"/>
          <w:noProof/>
          <w:sz w:val="22"/>
          <w:szCs w:val="22"/>
          <w:lang w:eastAsia="ja-JP"/>
        </w:rPr>
      </w:pPr>
      <w:hyperlink w:anchor="_Toc70700662" w:history="1">
        <w:r w:rsidR="002F02E1" w:rsidRPr="009A2697">
          <w:rPr>
            <w:rStyle w:val="Hyperlink"/>
            <w:noProof/>
          </w:rPr>
          <w:t>4.2</w:t>
        </w:r>
        <w:r w:rsidR="002F02E1">
          <w:rPr>
            <w:rFonts w:asciiTheme="minorHAnsi" w:eastAsiaTheme="minorEastAsia" w:hAnsiTheme="minorHAnsi" w:cstheme="minorBidi"/>
            <w:noProof/>
            <w:sz w:val="22"/>
            <w:szCs w:val="22"/>
            <w:lang w:eastAsia="ja-JP"/>
          </w:rPr>
          <w:tab/>
        </w:r>
        <w:r w:rsidR="002F02E1" w:rsidRPr="009A2697">
          <w:rPr>
            <w:rStyle w:val="Hyperlink"/>
            <w:noProof/>
          </w:rPr>
          <w:t>Use Cases</w:t>
        </w:r>
        <w:r w:rsidR="002F02E1">
          <w:rPr>
            <w:noProof/>
            <w:webHidden/>
          </w:rPr>
          <w:tab/>
        </w:r>
        <w:r w:rsidR="002F02E1">
          <w:rPr>
            <w:noProof/>
            <w:webHidden/>
          </w:rPr>
          <w:fldChar w:fldCharType="begin"/>
        </w:r>
        <w:r w:rsidR="002F02E1">
          <w:rPr>
            <w:noProof/>
            <w:webHidden/>
          </w:rPr>
          <w:instrText xml:space="preserve"> PAGEREF _Toc70700662 \h </w:instrText>
        </w:r>
        <w:r w:rsidR="002F02E1">
          <w:rPr>
            <w:noProof/>
            <w:webHidden/>
          </w:rPr>
        </w:r>
        <w:r w:rsidR="002F02E1">
          <w:rPr>
            <w:noProof/>
            <w:webHidden/>
          </w:rPr>
          <w:fldChar w:fldCharType="separate"/>
        </w:r>
        <w:r w:rsidR="002F02E1">
          <w:rPr>
            <w:noProof/>
            <w:webHidden/>
          </w:rPr>
          <w:t>14</w:t>
        </w:r>
        <w:r w:rsidR="002F02E1">
          <w:rPr>
            <w:noProof/>
            <w:webHidden/>
          </w:rPr>
          <w:fldChar w:fldCharType="end"/>
        </w:r>
      </w:hyperlink>
    </w:p>
    <w:p w14:paraId="35D9E2D7" w14:textId="2B42B50A" w:rsidR="002F02E1" w:rsidRDefault="00BA62C5">
      <w:pPr>
        <w:pStyle w:val="TOC3"/>
        <w:tabs>
          <w:tab w:val="left" w:pos="1200"/>
          <w:tab w:val="right" w:leader="dot" w:pos="10173"/>
        </w:tabs>
        <w:rPr>
          <w:rFonts w:asciiTheme="minorHAnsi" w:eastAsiaTheme="minorEastAsia" w:hAnsiTheme="minorHAnsi" w:cstheme="minorBidi"/>
          <w:noProof/>
          <w:sz w:val="22"/>
          <w:szCs w:val="22"/>
          <w:lang w:eastAsia="ja-JP"/>
        </w:rPr>
      </w:pPr>
      <w:hyperlink w:anchor="_Toc70700663" w:history="1">
        <w:r w:rsidR="002F02E1" w:rsidRPr="009A2697">
          <w:rPr>
            <w:rStyle w:val="Hyperlink"/>
            <w:noProof/>
          </w:rPr>
          <w:t>4.2.1</w:t>
        </w:r>
        <w:r w:rsidR="002F02E1">
          <w:rPr>
            <w:rFonts w:asciiTheme="minorHAnsi" w:eastAsiaTheme="minorEastAsia" w:hAnsiTheme="minorHAnsi" w:cstheme="minorBidi"/>
            <w:noProof/>
            <w:sz w:val="22"/>
            <w:szCs w:val="22"/>
            <w:lang w:eastAsia="ja-JP"/>
          </w:rPr>
          <w:tab/>
        </w:r>
        <w:r w:rsidR="002F02E1" w:rsidRPr="009A2697">
          <w:rPr>
            <w:rStyle w:val="Hyperlink"/>
            <w:noProof/>
          </w:rPr>
          <w:t>Use Case Diagram</w:t>
        </w:r>
        <w:r w:rsidR="002F02E1">
          <w:rPr>
            <w:noProof/>
            <w:webHidden/>
          </w:rPr>
          <w:tab/>
        </w:r>
        <w:r w:rsidR="002F02E1">
          <w:rPr>
            <w:noProof/>
            <w:webHidden/>
          </w:rPr>
          <w:fldChar w:fldCharType="begin"/>
        </w:r>
        <w:r w:rsidR="002F02E1">
          <w:rPr>
            <w:noProof/>
            <w:webHidden/>
          </w:rPr>
          <w:instrText xml:space="preserve"> PAGEREF _Toc70700663 \h </w:instrText>
        </w:r>
        <w:r w:rsidR="002F02E1">
          <w:rPr>
            <w:noProof/>
            <w:webHidden/>
          </w:rPr>
        </w:r>
        <w:r w:rsidR="002F02E1">
          <w:rPr>
            <w:noProof/>
            <w:webHidden/>
          </w:rPr>
          <w:fldChar w:fldCharType="separate"/>
        </w:r>
        <w:r w:rsidR="002F02E1">
          <w:rPr>
            <w:noProof/>
            <w:webHidden/>
          </w:rPr>
          <w:t>14</w:t>
        </w:r>
        <w:r w:rsidR="002F02E1">
          <w:rPr>
            <w:noProof/>
            <w:webHidden/>
          </w:rPr>
          <w:fldChar w:fldCharType="end"/>
        </w:r>
      </w:hyperlink>
    </w:p>
    <w:p w14:paraId="02E01372" w14:textId="1AE11422" w:rsidR="002F02E1" w:rsidRDefault="00BA62C5">
      <w:pPr>
        <w:pStyle w:val="TOC3"/>
        <w:tabs>
          <w:tab w:val="left" w:pos="1200"/>
          <w:tab w:val="right" w:leader="dot" w:pos="10173"/>
        </w:tabs>
        <w:rPr>
          <w:rFonts w:asciiTheme="minorHAnsi" w:eastAsiaTheme="minorEastAsia" w:hAnsiTheme="minorHAnsi" w:cstheme="minorBidi"/>
          <w:noProof/>
          <w:sz w:val="22"/>
          <w:szCs w:val="22"/>
          <w:lang w:eastAsia="ja-JP"/>
        </w:rPr>
      </w:pPr>
      <w:hyperlink w:anchor="_Toc70700664" w:history="1">
        <w:r w:rsidR="002F02E1" w:rsidRPr="009A2697">
          <w:rPr>
            <w:rStyle w:val="Hyperlink"/>
            <w:noProof/>
          </w:rPr>
          <w:t>4.2.2</w:t>
        </w:r>
        <w:r w:rsidR="002F02E1">
          <w:rPr>
            <w:rFonts w:asciiTheme="minorHAnsi" w:eastAsiaTheme="minorEastAsia" w:hAnsiTheme="minorHAnsi" w:cstheme="minorBidi"/>
            <w:noProof/>
            <w:sz w:val="22"/>
            <w:szCs w:val="22"/>
            <w:lang w:eastAsia="ja-JP"/>
          </w:rPr>
          <w:tab/>
        </w:r>
        <w:r w:rsidR="002F02E1" w:rsidRPr="009A2697">
          <w:rPr>
            <w:rStyle w:val="Hyperlink"/>
            <w:noProof/>
          </w:rPr>
          <w:t>Actors</w:t>
        </w:r>
        <w:r w:rsidR="002F02E1">
          <w:rPr>
            <w:noProof/>
            <w:webHidden/>
          </w:rPr>
          <w:tab/>
        </w:r>
        <w:r w:rsidR="002F02E1">
          <w:rPr>
            <w:noProof/>
            <w:webHidden/>
          </w:rPr>
          <w:fldChar w:fldCharType="begin"/>
        </w:r>
        <w:r w:rsidR="002F02E1">
          <w:rPr>
            <w:noProof/>
            <w:webHidden/>
          </w:rPr>
          <w:instrText xml:space="preserve"> PAGEREF _Toc70700664 \h </w:instrText>
        </w:r>
        <w:r w:rsidR="002F02E1">
          <w:rPr>
            <w:noProof/>
            <w:webHidden/>
          </w:rPr>
        </w:r>
        <w:r w:rsidR="002F02E1">
          <w:rPr>
            <w:noProof/>
            <w:webHidden/>
          </w:rPr>
          <w:fldChar w:fldCharType="separate"/>
        </w:r>
        <w:r w:rsidR="002F02E1">
          <w:rPr>
            <w:noProof/>
            <w:webHidden/>
          </w:rPr>
          <w:t>14</w:t>
        </w:r>
        <w:r w:rsidR="002F02E1">
          <w:rPr>
            <w:noProof/>
            <w:webHidden/>
          </w:rPr>
          <w:fldChar w:fldCharType="end"/>
        </w:r>
      </w:hyperlink>
    </w:p>
    <w:p w14:paraId="6956BEE0" w14:textId="1A15C894" w:rsidR="002F02E1" w:rsidRDefault="00BA62C5">
      <w:pPr>
        <w:pStyle w:val="TOC3"/>
        <w:tabs>
          <w:tab w:val="left" w:pos="1200"/>
          <w:tab w:val="right" w:leader="dot" w:pos="10173"/>
        </w:tabs>
        <w:rPr>
          <w:rFonts w:asciiTheme="minorHAnsi" w:eastAsiaTheme="minorEastAsia" w:hAnsiTheme="minorHAnsi" w:cstheme="minorBidi"/>
          <w:noProof/>
          <w:sz w:val="22"/>
          <w:szCs w:val="22"/>
          <w:lang w:eastAsia="ja-JP"/>
        </w:rPr>
      </w:pPr>
      <w:hyperlink w:anchor="_Toc70700665" w:history="1">
        <w:r w:rsidR="002F02E1" w:rsidRPr="009A2697">
          <w:rPr>
            <w:rStyle w:val="Hyperlink"/>
            <w:noProof/>
          </w:rPr>
          <w:t>4.2.3</w:t>
        </w:r>
        <w:r w:rsidR="002F02E1">
          <w:rPr>
            <w:rFonts w:asciiTheme="minorHAnsi" w:eastAsiaTheme="minorEastAsia" w:hAnsiTheme="minorHAnsi" w:cstheme="minorBidi"/>
            <w:noProof/>
            <w:sz w:val="22"/>
            <w:szCs w:val="22"/>
            <w:lang w:eastAsia="ja-JP"/>
          </w:rPr>
          <w:tab/>
        </w:r>
        <w:r w:rsidR="002F02E1" w:rsidRPr="009A2697">
          <w:rPr>
            <w:rStyle w:val="Hyperlink"/>
            <w:noProof/>
          </w:rPr>
          <w:t>Use Case Descriptions for Driver Selectable Idle</w:t>
        </w:r>
        <w:r w:rsidR="002F02E1">
          <w:rPr>
            <w:noProof/>
            <w:webHidden/>
          </w:rPr>
          <w:tab/>
        </w:r>
        <w:r w:rsidR="002F02E1">
          <w:rPr>
            <w:noProof/>
            <w:webHidden/>
          </w:rPr>
          <w:fldChar w:fldCharType="begin"/>
        </w:r>
        <w:r w:rsidR="002F02E1">
          <w:rPr>
            <w:noProof/>
            <w:webHidden/>
          </w:rPr>
          <w:instrText xml:space="preserve"> PAGEREF _Toc70700665 \h </w:instrText>
        </w:r>
        <w:r w:rsidR="002F02E1">
          <w:rPr>
            <w:noProof/>
            <w:webHidden/>
          </w:rPr>
        </w:r>
        <w:r w:rsidR="002F02E1">
          <w:rPr>
            <w:noProof/>
            <w:webHidden/>
          </w:rPr>
          <w:fldChar w:fldCharType="separate"/>
        </w:r>
        <w:r w:rsidR="002F02E1">
          <w:rPr>
            <w:noProof/>
            <w:webHidden/>
          </w:rPr>
          <w:t>14</w:t>
        </w:r>
        <w:r w:rsidR="002F02E1">
          <w:rPr>
            <w:noProof/>
            <w:webHidden/>
          </w:rPr>
          <w:fldChar w:fldCharType="end"/>
        </w:r>
      </w:hyperlink>
    </w:p>
    <w:p w14:paraId="3FE575A3" w14:textId="5BF5AE46" w:rsidR="002F02E1" w:rsidRDefault="00BA62C5">
      <w:pPr>
        <w:pStyle w:val="TOC3"/>
        <w:tabs>
          <w:tab w:val="left" w:pos="1200"/>
          <w:tab w:val="right" w:leader="dot" w:pos="10173"/>
        </w:tabs>
        <w:rPr>
          <w:rFonts w:asciiTheme="minorHAnsi" w:eastAsiaTheme="minorEastAsia" w:hAnsiTheme="minorHAnsi" w:cstheme="minorBidi"/>
          <w:noProof/>
          <w:sz w:val="22"/>
          <w:szCs w:val="22"/>
          <w:lang w:eastAsia="ja-JP"/>
        </w:rPr>
      </w:pPr>
      <w:hyperlink w:anchor="_Toc70700666" w:history="1">
        <w:r w:rsidR="002F02E1" w:rsidRPr="009A2697">
          <w:rPr>
            <w:rStyle w:val="Hyperlink"/>
            <w:noProof/>
          </w:rPr>
          <w:t>4.2.4</w:t>
        </w:r>
        <w:r w:rsidR="002F02E1">
          <w:rPr>
            <w:rFonts w:asciiTheme="minorHAnsi" w:eastAsiaTheme="minorEastAsia" w:hAnsiTheme="minorHAnsi" w:cstheme="minorBidi"/>
            <w:noProof/>
            <w:sz w:val="22"/>
            <w:szCs w:val="22"/>
            <w:lang w:eastAsia="ja-JP"/>
          </w:rPr>
          <w:tab/>
        </w:r>
        <w:r w:rsidR="002F02E1" w:rsidRPr="009A2697">
          <w:rPr>
            <w:rStyle w:val="Hyperlink"/>
            <w:noProof/>
          </w:rPr>
          <w:t>Use Case Descriptions for DSI for Buttonless Start</w:t>
        </w:r>
        <w:r w:rsidR="002F02E1">
          <w:rPr>
            <w:noProof/>
            <w:webHidden/>
          </w:rPr>
          <w:tab/>
        </w:r>
        <w:r w:rsidR="002F02E1">
          <w:rPr>
            <w:noProof/>
            <w:webHidden/>
          </w:rPr>
          <w:fldChar w:fldCharType="begin"/>
        </w:r>
        <w:r w:rsidR="002F02E1">
          <w:rPr>
            <w:noProof/>
            <w:webHidden/>
          </w:rPr>
          <w:instrText xml:space="preserve"> PAGEREF _Toc70700666 \h </w:instrText>
        </w:r>
        <w:r w:rsidR="002F02E1">
          <w:rPr>
            <w:noProof/>
            <w:webHidden/>
          </w:rPr>
        </w:r>
        <w:r w:rsidR="002F02E1">
          <w:rPr>
            <w:noProof/>
            <w:webHidden/>
          </w:rPr>
          <w:fldChar w:fldCharType="separate"/>
        </w:r>
        <w:r w:rsidR="002F02E1">
          <w:rPr>
            <w:noProof/>
            <w:webHidden/>
          </w:rPr>
          <w:t>15</w:t>
        </w:r>
        <w:r w:rsidR="002F02E1">
          <w:rPr>
            <w:noProof/>
            <w:webHidden/>
          </w:rPr>
          <w:fldChar w:fldCharType="end"/>
        </w:r>
      </w:hyperlink>
    </w:p>
    <w:p w14:paraId="60DECC06" w14:textId="3A21D0B8" w:rsidR="002F02E1" w:rsidRDefault="00BA62C5">
      <w:pPr>
        <w:pStyle w:val="TOC3"/>
        <w:tabs>
          <w:tab w:val="left" w:pos="1200"/>
          <w:tab w:val="right" w:leader="dot" w:pos="10173"/>
        </w:tabs>
        <w:rPr>
          <w:rFonts w:asciiTheme="minorHAnsi" w:eastAsiaTheme="minorEastAsia" w:hAnsiTheme="minorHAnsi" w:cstheme="minorBidi"/>
          <w:noProof/>
          <w:sz w:val="22"/>
          <w:szCs w:val="22"/>
          <w:lang w:eastAsia="ja-JP"/>
        </w:rPr>
      </w:pPr>
      <w:hyperlink w:anchor="_Toc70700667" w:history="1">
        <w:r w:rsidR="002F02E1" w:rsidRPr="009A2697">
          <w:rPr>
            <w:rStyle w:val="Hyperlink"/>
            <w:noProof/>
          </w:rPr>
          <w:t>4.2.5</w:t>
        </w:r>
        <w:r w:rsidR="002F02E1">
          <w:rPr>
            <w:rFonts w:asciiTheme="minorHAnsi" w:eastAsiaTheme="minorEastAsia" w:hAnsiTheme="minorHAnsi" w:cstheme="minorBidi"/>
            <w:noProof/>
            <w:sz w:val="22"/>
            <w:szCs w:val="22"/>
            <w:lang w:eastAsia="ja-JP"/>
          </w:rPr>
          <w:tab/>
        </w:r>
        <w:r w:rsidR="002F02E1" w:rsidRPr="009A2697">
          <w:rPr>
            <w:rStyle w:val="Hyperlink"/>
            <w:noProof/>
          </w:rPr>
          <w:t>Use Case Descriptions</w:t>
        </w:r>
        <w:r w:rsidR="002F02E1">
          <w:rPr>
            <w:noProof/>
            <w:webHidden/>
          </w:rPr>
          <w:tab/>
        </w:r>
        <w:r w:rsidR="002F02E1">
          <w:rPr>
            <w:noProof/>
            <w:webHidden/>
          </w:rPr>
          <w:fldChar w:fldCharType="begin"/>
        </w:r>
        <w:r w:rsidR="002F02E1">
          <w:rPr>
            <w:noProof/>
            <w:webHidden/>
          </w:rPr>
          <w:instrText xml:space="preserve"> PAGEREF _Toc70700667 \h </w:instrText>
        </w:r>
        <w:r w:rsidR="002F02E1">
          <w:rPr>
            <w:noProof/>
            <w:webHidden/>
          </w:rPr>
        </w:r>
        <w:r w:rsidR="002F02E1">
          <w:rPr>
            <w:noProof/>
            <w:webHidden/>
          </w:rPr>
          <w:fldChar w:fldCharType="separate"/>
        </w:r>
        <w:r w:rsidR="002F02E1">
          <w:rPr>
            <w:noProof/>
            <w:webHidden/>
          </w:rPr>
          <w:t>20</w:t>
        </w:r>
        <w:r w:rsidR="002F02E1">
          <w:rPr>
            <w:noProof/>
            <w:webHidden/>
          </w:rPr>
          <w:fldChar w:fldCharType="end"/>
        </w:r>
      </w:hyperlink>
    </w:p>
    <w:p w14:paraId="5E45EBE7" w14:textId="7790441F" w:rsidR="002F02E1" w:rsidRDefault="00BA62C5">
      <w:pPr>
        <w:pStyle w:val="TOC2"/>
        <w:rPr>
          <w:rFonts w:asciiTheme="minorHAnsi" w:eastAsiaTheme="minorEastAsia" w:hAnsiTheme="minorHAnsi" w:cstheme="minorBidi"/>
          <w:noProof/>
          <w:sz w:val="22"/>
          <w:szCs w:val="22"/>
          <w:lang w:eastAsia="ja-JP"/>
        </w:rPr>
      </w:pPr>
      <w:hyperlink w:anchor="_Toc70700668" w:history="1">
        <w:r w:rsidR="002F02E1" w:rsidRPr="009A2697">
          <w:rPr>
            <w:rStyle w:val="Hyperlink"/>
            <w:noProof/>
          </w:rPr>
          <w:t>4.3</w:t>
        </w:r>
        <w:r w:rsidR="002F02E1">
          <w:rPr>
            <w:rFonts w:asciiTheme="minorHAnsi" w:eastAsiaTheme="minorEastAsia" w:hAnsiTheme="minorHAnsi" w:cstheme="minorBidi"/>
            <w:noProof/>
            <w:sz w:val="22"/>
            <w:szCs w:val="22"/>
            <w:lang w:eastAsia="ja-JP"/>
          </w:rPr>
          <w:tab/>
        </w:r>
        <w:r w:rsidR="002F02E1" w:rsidRPr="009A2697">
          <w:rPr>
            <w:rStyle w:val="Hyperlink"/>
            <w:noProof/>
          </w:rPr>
          <w:t>Driving and Operation Scenarios</w:t>
        </w:r>
        <w:r w:rsidR="002F02E1">
          <w:rPr>
            <w:noProof/>
            <w:webHidden/>
          </w:rPr>
          <w:tab/>
        </w:r>
        <w:r w:rsidR="002F02E1">
          <w:rPr>
            <w:noProof/>
            <w:webHidden/>
          </w:rPr>
          <w:fldChar w:fldCharType="begin"/>
        </w:r>
        <w:r w:rsidR="002F02E1">
          <w:rPr>
            <w:noProof/>
            <w:webHidden/>
          </w:rPr>
          <w:instrText xml:space="preserve"> PAGEREF _Toc70700668 \h </w:instrText>
        </w:r>
        <w:r w:rsidR="002F02E1">
          <w:rPr>
            <w:noProof/>
            <w:webHidden/>
          </w:rPr>
        </w:r>
        <w:r w:rsidR="002F02E1">
          <w:rPr>
            <w:noProof/>
            <w:webHidden/>
          </w:rPr>
          <w:fldChar w:fldCharType="separate"/>
        </w:r>
        <w:r w:rsidR="002F02E1">
          <w:rPr>
            <w:noProof/>
            <w:webHidden/>
          </w:rPr>
          <w:t>22</w:t>
        </w:r>
        <w:r w:rsidR="002F02E1">
          <w:rPr>
            <w:noProof/>
            <w:webHidden/>
          </w:rPr>
          <w:fldChar w:fldCharType="end"/>
        </w:r>
      </w:hyperlink>
    </w:p>
    <w:p w14:paraId="3B77E212" w14:textId="1FD85BD6" w:rsidR="002F02E1" w:rsidRDefault="00BA62C5">
      <w:pPr>
        <w:pStyle w:val="TOC2"/>
        <w:rPr>
          <w:rFonts w:asciiTheme="minorHAnsi" w:eastAsiaTheme="minorEastAsia" w:hAnsiTheme="minorHAnsi" w:cstheme="minorBidi"/>
          <w:noProof/>
          <w:sz w:val="22"/>
          <w:szCs w:val="22"/>
          <w:lang w:eastAsia="ja-JP"/>
        </w:rPr>
      </w:pPr>
      <w:hyperlink w:anchor="_Toc70700669" w:history="1">
        <w:r w:rsidR="002F02E1" w:rsidRPr="009A2697">
          <w:rPr>
            <w:rStyle w:val="Hyperlink"/>
            <w:noProof/>
          </w:rPr>
          <w:t>4.4</w:t>
        </w:r>
        <w:r w:rsidR="002F02E1">
          <w:rPr>
            <w:rFonts w:asciiTheme="minorHAnsi" w:eastAsiaTheme="minorEastAsia" w:hAnsiTheme="minorHAnsi" w:cstheme="minorBidi"/>
            <w:noProof/>
            <w:sz w:val="22"/>
            <w:szCs w:val="22"/>
            <w:lang w:eastAsia="ja-JP"/>
          </w:rPr>
          <w:tab/>
        </w:r>
        <w:r w:rsidR="002F02E1" w:rsidRPr="009A2697">
          <w:rPr>
            <w:rStyle w:val="Hyperlink"/>
            <w:noProof/>
          </w:rPr>
          <w:t>Decision Tables</w:t>
        </w:r>
        <w:r w:rsidR="002F02E1">
          <w:rPr>
            <w:noProof/>
            <w:webHidden/>
          </w:rPr>
          <w:tab/>
        </w:r>
        <w:r w:rsidR="002F02E1">
          <w:rPr>
            <w:noProof/>
            <w:webHidden/>
          </w:rPr>
          <w:fldChar w:fldCharType="begin"/>
        </w:r>
        <w:r w:rsidR="002F02E1">
          <w:rPr>
            <w:noProof/>
            <w:webHidden/>
          </w:rPr>
          <w:instrText xml:space="preserve"> PAGEREF _Toc70700669 \h </w:instrText>
        </w:r>
        <w:r w:rsidR="002F02E1">
          <w:rPr>
            <w:noProof/>
            <w:webHidden/>
          </w:rPr>
        </w:r>
        <w:r w:rsidR="002F02E1">
          <w:rPr>
            <w:noProof/>
            <w:webHidden/>
          </w:rPr>
          <w:fldChar w:fldCharType="separate"/>
        </w:r>
        <w:r w:rsidR="002F02E1">
          <w:rPr>
            <w:noProof/>
            <w:webHidden/>
          </w:rPr>
          <w:t>24</w:t>
        </w:r>
        <w:r w:rsidR="002F02E1">
          <w:rPr>
            <w:noProof/>
            <w:webHidden/>
          </w:rPr>
          <w:fldChar w:fldCharType="end"/>
        </w:r>
      </w:hyperlink>
    </w:p>
    <w:p w14:paraId="0128AEA0" w14:textId="1FE0C428" w:rsidR="002F02E1" w:rsidRDefault="00BA62C5">
      <w:pPr>
        <w:pStyle w:val="TOC1"/>
        <w:tabs>
          <w:tab w:val="left" w:pos="400"/>
          <w:tab w:val="right" w:leader="dot" w:pos="10173"/>
        </w:tabs>
        <w:rPr>
          <w:rFonts w:asciiTheme="minorHAnsi" w:eastAsiaTheme="minorEastAsia" w:hAnsiTheme="minorHAnsi" w:cstheme="minorBidi"/>
          <w:noProof/>
          <w:sz w:val="22"/>
          <w:szCs w:val="22"/>
          <w:lang w:eastAsia="ja-JP"/>
        </w:rPr>
      </w:pPr>
      <w:hyperlink w:anchor="_Toc70700670" w:history="1">
        <w:r w:rsidR="002F02E1" w:rsidRPr="009A2697">
          <w:rPr>
            <w:rStyle w:val="Hyperlink"/>
            <w:noProof/>
          </w:rPr>
          <w:t>5</w:t>
        </w:r>
        <w:r w:rsidR="002F02E1">
          <w:rPr>
            <w:rFonts w:asciiTheme="minorHAnsi" w:eastAsiaTheme="minorEastAsia" w:hAnsiTheme="minorHAnsi" w:cstheme="minorBidi"/>
            <w:noProof/>
            <w:sz w:val="22"/>
            <w:szCs w:val="22"/>
            <w:lang w:eastAsia="ja-JP"/>
          </w:rPr>
          <w:tab/>
        </w:r>
        <w:r w:rsidR="002F02E1" w:rsidRPr="009A2697">
          <w:rPr>
            <w:rStyle w:val="Hyperlink"/>
            <w:noProof/>
          </w:rPr>
          <w:t>Feature Requirements</w:t>
        </w:r>
        <w:r w:rsidR="002F02E1">
          <w:rPr>
            <w:noProof/>
            <w:webHidden/>
          </w:rPr>
          <w:tab/>
        </w:r>
        <w:r w:rsidR="002F02E1">
          <w:rPr>
            <w:noProof/>
            <w:webHidden/>
          </w:rPr>
          <w:fldChar w:fldCharType="begin"/>
        </w:r>
        <w:r w:rsidR="002F02E1">
          <w:rPr>
            <w:noProof/>
            <w:webHidden/>
          </w:rPr>
          <w:instrText xml:space="preserve"> PAGEREF _Toc70700670 \h </w:instrText>
        </w:r>
        <w:r w:rsidR="002F02E1">
          <w:rPr>
            <w:noProof/>
            <w:webHidden/>
          </w:rPr>
        </w:r>
        <w:r w:rsidR="002F02E1">
          <w:rPr>
            <w:noProof/>
            <w:webHidden/>
          </w:rPr>
          <w:fldChar w:fldCharType="separate"/>
        </w:r>
        <w:r w:rsidR="002F02E1">
          <w:rPr>
            <w:noProof/>
            <w:webHidden/>
          </w:rPr>
          <w:t>25</w:t>
        </w:r>
        <w:r w:rsidR="002F02E1">
          <w:rPr>
            <w:noProof/>
            <w:webHidden/>
          </w:rPr>
          <w:fldChar w:fldCharType="end"/>
        </w:r>
      </w:hyperlink>
    </w:p>
    <w:p w14:paraId="10BFDAB0" w14:textId="170221AE" w:rsidR="002F02E1" w:rsidRDefault="00BA62C5">
      <w:pPr>
        <w:pStyle w:val="TOC2"/>
        <w:rPr>
          <w:rFonts w:asciiTheme="minorHAnsi" w:eastAsiaTheme="minorEastAsia" w:hAnsiTheme="minorHAnsi" w:cstheme="minorBidi"/>
          <w:noProof/>
          <w:sz w:val="22"/>
          <w:szCs w:val="22"/>
          <w:lang w:eastAsia="ja-JP"/>
        </w:rPr>
      </w:pPr>
      <w:hyperlink w:anchor="_Toc70700671" w:history="1">
        <w:r w:rsidR="002F02E1" w:rsidRPr="009A2697">
          <w:rPr>
            <w:rStyle w:val="Hyperlink"/>
            <w:noProof/>
          </w:rPr>
          <w:t>5.1</w:t>
        </w:r>
        <w:r w:rsidR="002F02E1">
          <w:rPr>
            <w:rFonts w:asciiTheme="minorHAnsi" w:eastAsiaTheme="minorEastAsia" w:hAnsiTheme="minorHAnsi" w:cstheme="minorBidi"/>
            <w:noProof/>
            <w:sz w:val="22"/>
            <w:szCs w:val="22"/>
            <w:lang w:eastAsia="ja-JP"/>
          </w:rPr>
          <w:tab/>
        </w:r>
        <w:r w:rsidR="002F02E1" w:rsidRPr="009A2697">
          <w:rPr>
            <w:rStyle w:val="Hyperlink"/>
            <w:noProof/>
          </w:rPr>
          <w:t>DSI Functional Requirements</w:t>
        </w:r>
        <w:r w:rsidR="002F02E1">
          <w:rPr>
            <w:noProof/>
            <w:webHidden/>
          </w:rPr>
          <w:tab/>
        </w:r>
        <w:r w:rsidR="002F02E1">
          <w:rPr>
            <w:noProof/>
            <w:webHidden/>
          </w:rPr>
          <w:fldChar w:fldCharType="begin"/>
        </w:r>
        <w:r w:rsidR="002F02E1">
          <w:rPr>
            <w:noProof/>
            <w:webHidden/>
          </w:rPr>
          <w:instrText xml:space="preserve"> PAGEREF _Toc70700671 \h </w:instrText>
        </w:r>
        <w:r w:rsidR="002F02E1">
          <w:rPr>
            <w:noProof/>
            <w:webHidden/>
          </w:rPr>
        </w:r>
        <w:r w:rsidR="002F02E1">
          <w:rPr>
            <w:noProof/>
            <w:webHidden/>
          </w:rPr>
          <w:fldChar w:fldCharType="separate"/>
        </w:r>
        <w:r w:rsidR="002F02E1">
          <w:rPr>
            <w:noProof/>
            <w:webHidden/>
          </w:rPr>
          <w:t>25</w:t>
        </w:r>
        <w:r w:rsidR="002F02E1">
          <w:rPr>
            <w:noProof/>
            <w:webHidden/>
          </w:rPr>
          <w:fldChar w:fldCharType="end"/>
        </w:r>
      </w:hyperlink>
    </w:p>
    <w:p w14:paraId="2B354C02" w14:textId="7149A594" w:rsidR="002F02E1" w:rsidRDefault="00BA62C5">
      <w:pPr>
        <w:pStyle w:val="TOC3"/>
        <w:tabs>
          <w:tab w:val="left" w:pos="1200"/>
          <w:tab w:val="right" w:leader="dot" w:pos="10173"/>
        </w:tabs>
        <w:rPr>
          <w:rFonts w:asciiTheme="minorHAnsi" w:eastAsiaTheme="minorEastAsia" w:hAnsiTheme="minorHAnsi" w:cstheme="minorBidi"/>
          <w:noProof/>
          <w:sz w:val="22"/>
          <w:szCs w:val="22"/>
          <w:lang w:eastAsia="ja-JP"/>
        </w:rPr>
      </w:pPr>
      <w:hyperlink w:anchor="_Toc70700672" w:history="1">
        <w:r w:rsidR="002F02E1" w:rsidRPr="009A2697">
          <w:rPr>
            <w:rStyle w:val="Hyperlink"/>
            <w:noProof/>
          </w:rPr>
          <w:t>5.1.1</w:t>
        </w:r>
        <w:r w:rsidR="002F02E1">
          <w:rPr>
            <w:rFonts w:asciiTheme="minorHAnsi" w:eastAsiaTheme="minorEastAsia" w:hAnsiTheme="minorHAnsi" w:cstheme="minorBidi"/>
            <w:noProof/>
            <w:sz w:val="22"/>
            <w:szCs w:val="22"/>
            <w:lang w:eastAsia="ja-JP"/>
          </w:rPr>
          <w:tab/>
        </w:r>
        <w:r w:rsidR="002F02E1" w:rsidRPr="009A2697">
          <w:rPr>
            <w:rStyle w:val="Hyperlink"/>
            <w:noProof/>
          </w:rPr>
          <w:t>Error Handling</w:t>
        </w:r>
        <w:r w:rsidR="002F02E1">
          <w:rPr>
            <w:noProof/>
            <w:webHidden/>
          </w:rPr>
          <w:tab/>
        </w:r>
        <w:r w:rsidR="002F02E1">
          <w:rPr>
            <w:noProof/>
            <w:webHidden/>
          </w:rPr>
          <w:fldChar w:fldCharType="begin"/>
        </w:r>
        <w:r w:rsidR="002F02E1">
          <w:rPr>
            <w:noProof/>
            <w:webHidden/>
          </w:rPr>
          <w:instrText xml:space="preserve"> PAGEREF _Toc70700672 \h </w:instrText>
        </w:r>
        <w:r w:rsidR="002F02E1">
          <w:rPr>
            <w:noProof/>
            <w:webHidden/>
          </w:rPr>
        </w:r>
        <w:r w:rsidR="002F02E1">
          <w:rPr>
            <w:noProof/>
            <w:webHidden/>
          </w:rPr>
          <w:fldChar w:fldCharType="separate"/>
        </w:r>
        <w:r w:rsidR="002F02E1">
          <w:rPr>
            <w:noProof/>
            <w:webHidden/>
          </w:rPr>
          <w:t>30</w:t>
        </w:r>
        <w:r w:rsidR="002F02E1">
          <w:rPr>
            <w:noProof/>
            <w:webHidden/>
          </w:rPr>
          <w:fldChar w:fldCharType="end"/>
        </w:r>
      </w:hyperlink>
    </w:p>
    <w:p w14:paraId="36B1C54D" w14:textId="3371FF27" w:rsidR="002F02E1" w:rsidRDefault="00BA62C5">
      <w:pPr>
        <w:pStyle w:val="TOC2"/>
        <w:rPr>
          <w:rFonts w:asciiTheme="minorHAnsi" w:eastAsiaTheme="minorEastAsia" w:hAnsiTheme="minorHAnsi" w:cstheme="minorBidi"/>
          <w:noProof/>
          <w:sz w:val="22"/>
          <w:szCs w:val="22"/>
          <w:lang w:eastAsia="ja-JP"/>
        </w:rPr>
      </w:pPr>
      <w:hyperlink w:anchor="_Toc70700673" w:history="1">
        <w:r w:rsidR="002F02E1" w:rsidRPr="009A2697">
          <w:rPr>
            <w:rStyle w:val="Hyperlink"/>
            <w:noProof/>
          </w:rPr>
          <w:t>5.2</w:t>
        </w:r>
        <w:r w:rsidR="002F02E1">
          <w:rPr>
            <w:rFonts w:asciiTheme="minorHAnsi" w:eastAsiaTheme="minorEastAsia" w:hAnsiTheme="minorHAnsi" w:cstheme="minorBidi"/>
            <w:noProof/>
            <w:sz w:val="22"/>
            <w:szCs w:val="22"/>
            <w:lang w:eastAsia="ja-JP"/>
          </w:rPr>
          <w:tab/>
        </w:r>
        <w:r w:rsidR="002F02E1" w:rsidRPr="009A2697">
          <w:rPr>
            <w:rStyle w:val="Hyperlink"/>
            <w:noProof/>
          </w:rPr>
          <w:t>Non-Functional Requirements</w:t>
        </w:r>
        <w:r w:rsidR="002F02E1">
          <w:rPr>
            <w:noProof/>
            <w:webHidden/>
          </w:rPr>
          <w:tab/>
        </w:r>
        <w:r w:rsidR="002F02E1">
          <w:rPr>
            <w:noProof/>
            <w:webHidden/>
          </w:rPr>
          <w:fldChar w:fldCharType="begin"/>
        </w:r>
        <w:r w:rsidR="002F02E1">
          <w:rPr>
            <w:noProof/>
            <w:webHidden/>
          </w:rPr>
          <w:instrText xml:space="preserve"> PAGEREF _Toc70700673 \h </w:instrText>
        </w:r>
        <w:r w:rsidR="002F02E1">
          <w:rPr>
            <w:noProof/>
            <w:webHidden/>
          </w:rPr>
        </w:r>
        <w:r w:rsidR="002F02E1">
          <w:rPr>
            <w:noProof/>
            <w:webHidden/>
          </w:rPr>
          <w:fldChar w:fldCharType="separate"/>
        </w:r>
        <w:r w:rsidR="002F02E1">
          <w:rPr>
            <w:noProof/>
            <w:webHidden/>
          </w:rPr>
          <w:t>31</w:t>
        </w:r>
        <w:r w:rsidR="002F02E1">
          <w:rPr>
            <w:noProof/>
            <w:webHidden/>
          </w:rPr>
          <w:fldChar w:fldCharType="end"/>
        </w:r>
      </w:hyperlink>
    </w:p>
    <w:p w14:paraId="5CEAF1A0" w14:textId="322C14EA" w:rsidR="002F02E1" w:rsidRDefault="00BA62C5">
      <w:pPr>
        <w:pStyle w:val="TOC3"/>
        <w:tabs>
          <w:tab w:val="left" w:pos="1200"/>
          <w:tab w:val="right" w:leader="dot" w:pos="10173"/>
        </w:tabs>
        <w:rPr>
          <w:rFonts w:asciiTheme="minorHAnsi" w:eastAsiaTheme="minorEastAsia" w:hAnsiTheme="minorHAnsi" w:cstheme="minorBidi"/>
          <w:noProof/>
          <w:sz w:val="22"/>
          <w:szCs w:val="22"/>
          <w:lang w:eastAsia="ja-JP"/>
        </w:rPr>
      </w:pPr>
      <w:hyperlink w:anchor="_Toc70700674" w:history="1">
        <w:r w:rsidR="002F02E1" w:rsidRPr="009A2697">
          <w:rPr>
            <w:rStyle w:val="Hyperlink"/>
            <w:noProof/>
          </w:rPr>
          <w:t>5.2.1</w:t>
        </w:r>
        <w:r w:rsidR="002F02E1">
          <w:rPr>
            <w:rFonts w:asciiTheme="minorHAnsi" w:eastAsiaTheme="minorEastAsia" w:hAnsiTheme="minorHAnsi" w:cstheme="minorBidi"/>
            <w:noProof/>
            <w:sz w:val="22"/>
            <w:szCs w:val="22"/>
            <w:lang w:eastAsia="ja-JP"/>
          </w:rPr>
          <w:tab/>
        </w:r>
        <w:r w:rsidR="002F02E1" w:rsidRPr="009A2697">
          <w:rPr>
            <w:rStyle w:val="Hyperlink"/>
            <w:noProof/>
          </w:rPr>
          <w:t>Safety</w:t>
        </w:r>
        <w:r w:rsidR="002F02E1">
          <w:rPr>
            <w:noProof/>
            <w:webHidden/>
          </w:rPr>
          <w:tab/>
        </w:r>
        <w:r w:rsidR="002F02E1">
          <w:rPr>
            <w:noProof/>
            <w:webHidden/>
          </w:rPr>
          <w:fldChar w:fldCharType="begin"/>
        </w:r>
        <w:r w:rsidR="002F02E1">
          <w:rPr>
            <w:noProof/>
            <w:webHidden/>
          </w:rPr>
          <w:instrText xml:space="preserve"> PAGEREF _Toc70700674 \h </w:instrText>
        </w:r>
        <w:r w:rsidR="002F02E1">
          <w:rPr>
            <w:noProof/>
            <w:webHidden/>
          </w:rPr>
        </w:r>
        <w:r w:rsidR="002F02E1">
          <w:rPr>
            <w:noProof/>
            <w:webHidden/>
          </w:rPr>
          <w:fldChar w:fldCharType="separate"/>
        </w:r>
        <w:r w:rsidR="002F02E1">
          <w:rPr>
            <w:noProof/>
            <w:webHidden/>
          </w:rPr>
          <w:t>31</w:t>
        </w:r>
        <w:r w:rsidR="002F02E1">
          <w:rPr>
            <w:noProof/>
            <w:webHidden/>
          </w:rPr>
          <w:fldChar w:fldCharType="end"/>
        </w:r>
      </w:hyperlink>
    </w:p>
    <w:p w14:paraId="3C4476C5" w14:textId="19C94115" w:rsidR="002F02E1" w:rsidRDefault="00BA62C5">
      <w:pPr>
        <w:pStyle w:val="TOC3"/>
        <w:tabs>
          <w:tab w:val="left" w:pos="1200"/>
          <w:tab w:val="right" w:leader="dot" w:pos="10173"/>
        </w:tabs>
        <w:rPr>
          <w:rFonts w:asciiTheme="minorHAnsi" w:eastAsiaTheme="minorEastAsia" w:hAnsiTheme="minorHAnsi" w:cstheme="minorBidi"/>
          <w:noProof/>
          <w:sz w:val="22"/>
          <w:szCs w:val="22"/>
          <w:lang w:eastAsia="ja-JP"/>
        </w:rPr>
      </w:pPr>
      <w:hyperlink w:anchor="_Toc70700675" w:history="1">
        <w:r w:rsidR="002F02E1" w:rsidRPr="009A2697">
          <w:rPr>
            <w:rStyle w:val="Hyperlink"/>
            <w:noProof/>
          </w:rPr>
          <w:t>5.2.2</w:t>
        </w:r>
        <w:r w:rsidR="002F02E1">
          <w:rPr>
            <w:rFonts w:asciiTheme="minorHAnsi" w:eastAsiaTheme="minorEastAsia" w:hAnsiTheme="minorHAnsi" w:cstheme="minorBidi"/>
            <w:noProof/>
            <w:sz w:val="22"/>
            <w:szCs w:val="22"/>
            <w:lang w:eastAsia="ja-JP"/>
          </w:rPr>
          <w:tab/>
        </w:r>
        <w:r w:rsidR="002F02E1" w:rsidRPr="009A2697">
          <w:rPr>
            <w:rStyle w:val="Hyperlink"/>
            <w:noProof/>
          </w:rPr>
          <w:t>Security</w:t>
        </w:r>
        <w:r w:rsidR="002F02E1">
          <w:rPr>
            <w:noProof/>
            <w:webHidden/>
          </w:rPr>
          <w:tab/>
        </w:r>
        <w:r w:rsidR="002F02E1">
          <w:rPr>
            <w:noProof/>
            <w:webHidden/>
          </w:rPr>
          <w:fldChar w:fldCharType="begin"/>
        </w:r>
        <w:r w:rsidR="002F02E1">
          <w:rPr>
            <w:noProof/>
            <w:webHidden/>
          </w:rPr>
          <w:instrText xml:space="preserve"> PAGEREF _Toc70700675 \h </w:instrText>
        </w:r>
        <w:r w:rsidR="002F02E1">
          <w:rPr>
            <w:noProof/>
            <w:webHidden/>
          </w:rPr>
        </w:r>
        <w:r w:rsidR="002F02E1">
          <w:rPr>
            <w:noProof/>
            <w:webHidden/>
          </w:rPr>
          <w:fldChar w:fldCharType="separate"/>
        </w:r>
        <w:r w:rsidR="002F02E1">
          <w:rPr>
            <w:noProof/>
            <w:webHidden/>
          </w:rPr>
          <w:t>31</w:t>
        </w:r>
        <w:r w:rsidR="002F02E1">
          <w:rPr>
            <w:noProof/>
            <w:webHidden/>
          </w:rPr>
          <w:fldChar w:fldCharType="end"/>
        </w:r>
      </w:hyperlink>
    </w:p>
    <w:p w14:paraId="298D2FC5" w14:textId="5B724AB7" w:rsidR="002F02E1" w:rsidRDefault="00BA62C5">
      <w:pPr>
        <w:pStyle w:val="TOC3"/>
        <w:tabs>
          <w:tab w:val="left" w:pos="1200"/>
          <w:tab w:val="right" w:leader="dot" w:pos="10173"/>
        </w:tabs>
        <w:rPr>
          <w:rFonts w:asciiTheme="minorHAnsi" w:eastAsiaTheme="minorEastAsia" w:hAnsiTheme="minorHAnsi" w:cstheme="minorBidi"/>
          <w:noProof/>
          <w:sz w:val="22"/>
          <w:szCs w:val="22"/>
          <w:lang w:eastAsia="ja-JP"/>
        </w:rPr>
      </w:pPr>
      <w:hyperlink w:anchor="_Toc70700676" w:history="1">
        <w:r w:rsidR="002F02E1" w:rsidRPr="009A2697">
          <w:rPr>
            <w:rStyle w:val="Hyperlink"/>
            <w:noProof/>
          </w:rPr>
          <w:t>5.2.3</w:t>
        </w:r>
        <w:r w:rsidR="002F02E1">
          <w:rPr>
            <w:rFonts w:asciiTheme="minorHAnsi" w:eastAsiaTheme="minorEastAsia" w:hAnsiTheme="minorHAnsi" w:cstheme="minorBidi"/>
            <w:noProof/>
            <w:sz w:val="22"/>
            <w:szCs w:val="22"/>
            <w:lang w:eastAsia="ja-JP"/>
          </w:rPr>
          <w:tab/>
        </w:r>
        <w:r w:rsidR="002F02E1" w:rsidRPr="009A2697">
          <w:rPr>
            <w:rStyle w:val="Hyperlink"/>
            <w:noProof/>
          </w:rPr>
          <w:t>Reliability</w:t>
        </w:r>
        <w:r w:rsidR="002F02E1">
          <w:rPr>
            <w:noProof/>
            <w:webHidden/>
          </w:rPr>
          <w:tab/>
        </w:r>
        <w:r w:rsidR="002F02E1">
          <w:rPr>
            <w:noProof/>
            <w:webHidden/>
          </w:rPr>
          <w:fldChar w:fldCharType="begin"/>
        </w:r>
        <w:r w:rsidR="002F02E1">
          <w:rPr>
            <w:noProof/>
            <w:webHidden/>
          </w:rPr>
          <w:instrText xml:space="preserve"> PAGEREF _Toc70700676 \h </w:instrText>
        </w:r>
        <w:r w:rsidR="002F02E1">
          <w:rPr>
            <w:noProof/>
            <w:webHidden/>
          </w:rPr>
        </w:r>
        <w:r w:rsidR="002F02E1">
          <w:rPr>
            <w:noProof/>
            <w:webHidden/>
          </w:rPr>
          <w:fldChar w:fldCharType="separate"/>
        </w:r>
        <w:r w:rsidR="002F02E1">
          <w:rPr>
            <w:noProof/>
            <w:webHidden/>
          </w:rPr>
          <w:t>31</w:t>
        </w:r>
        <w:r w:rsidR="002F02E1">
          <w:rPr>
            <w:noProof/>
            <w:webHidden/>
          </w:rPr>
          <w:fldChar w:fldCharType="end"/>
        </w:r>
      </w:hyperlink>
    </w:p>
    <w:p w14:paraId="286E67FE" w14:textId="1EE9C5CE" w:rsidR="002F02E1" w:rsidRDefault="00BA62C5">
      <w:pPr>
        <w:pStyle w:val="TOC2"/>
        <w:rPr>
          <w:rFonts w:asciiTheme="minorHAnsi" w:eastAsiaTheme="minorEastAsia" w:hAnsiTheme="minorHAnsi" w:cstheme="minorBidi"/>
          <w:noProof/>
          <w:sz w:val="22"/>
          <w:szCs w:val="22"/>
          <w:lang w:eastAsia="ja-JP"/>
        </w:rPr>
      </w:pPr>
      <w:hyperlink w:anchor="_Toc70700677" w:history="1">
        <w:r w:rsidR="002F02E1" w:rsidRPr="009A2697">
          <w:rPr>
            <w:rStyle w:val="Hyperlink"/>
            <w:noProof/>
          </w:rPr>
          <w:t>5.3</w:t>
        </w:r>
        <w:r w:rsidR="002F02E1">
          <w:rPr>
            <w:rFonts w:asciiTheme="minorHAnsi" w:eastAsiaTheme="minorEastAsia" w:hAnsiTheme="minorHAnsi" w:cstheme="minorBidi"/>
            <w:noProof/>
            <w:sz w:val="22"/>
            <w:szCs w:val="22"/>
            <w:lang w:eastAsia="ja-JP"/>
          </w:rPr>
          <w:tab/>
        </w:r>
        <w:r w:rsidR="002F02E1" w:rsidRPr="009A2697">
          <w:rPr>
            <w:rStyle w:val="Hyperlink"/>
            <w:noProof/>
          </w:rPr>
          <w:t>HMI Requirements</w:t>
        </w:r>
        <w:r w:rsidR="002F02E1">
          <w:rPr>
            <w:noProof/>
            <w:webHidden/>
          </w:rPr>
          <w:tab/>
        </w:r>
        <w:r w:rsidR="002F02E1">
          <w:rPr>
            <w:noProof/>
            <w:webHidden/>
          </w:rPr>
          <w:fldChar w:fldCharType="begin"/>
        </w:r>
        <w:r w:rsidR="002F02E1">
          <w:rPr>
            <w:noProof/>
            <w:webHidden/>
          </w:rPr>
          <w:instrText xml:space="preserve"> PAGEREF _Toc70700677 \h </w:instrText>
        </w:r>
        <w:r w:rsidR="002F02E1">
          <w:rPr>
            <w:noProof/>
            <w:webHidden/>
          </w:rPr>
        </w:r>
        <w:r w:rsidR="002F02E1">
          <w:rPr>
            <w:noProof/>
            <w:webHidden/>
          </w:rPr>
          <w:fldChar w:fldCharType="separate"/>
        </w:r>
        <w:r w:rsidR="002F02E1">
          <w:rPr>
            <w:noProof/>
            <w:webHidden/>
          </w:rPr>
          <w:t>31</w:t>
        </w:r>
        <w:r w:rsidR="002F02E1">
          <w:rPr>
            <w:noProof/>
            <w:webHidden/>
          </w:rPr>
          <w:fldChar w:fldCharType="end"/>
        </w:r>
      </w:hyperlink>
    </w:p>
    <w:p w14:paraId="2E98436E" w14:textId="2F0702FC" w:rsidR="002F02E1" w:rsidRDefault="00BA62C5">
      <w:pPr>
        <w:pStyle w:val="TOC2"/>
        <w:rPr>
          <w:rFonts w:asciiTheme="minorHAnsi" w:eastAsiaTheme="minorEastAsia" w:hAnsiTheme="minorHAnsi" w:cstheme="minorBidi"/>
          <w:noProof/>
          <w:sz w:val="22"/>
          <w:szCs w:val="22"/>
          <w:lang w:eastAsia="ja-JP"/>
        </w:rPr>
      </w:pPr>
      <w:hyperlink w:anchor="_Toc70700678" w:history="1">
        <w:r w:rsidR="002F02E1" w:rsidRPr="009A2697">
          <w:rPr>
            <w:rStyle w:val="Hyperlink"/>
            <w:noProof/>
          </w:rPr>
          <w:t>5.4</w:t>
        </w:r>
        <w:r w:rsidR="002F02E1">
          <w:rPr>
            <w:rFonts w:asciiTheme="minorHAnsi" w:eastAsiaTheme="minorEastAsia" w:hAnsiTheme="minorHAnsi" w:cstheme="minorBidi"/>
            <w:noProof/>
            <w:sz w:val="22"/>
            <w:szCs w:val="22"/>
            <w:lang w:eastAsia="ja-JP"/>
          </w:rPr>
          <w:tab/>
        </w:r>
        <w:r w:rsidR="002F02E1" w:rsidRPr="009A2697">
          <w:rPr>
            <w:rStyle w:val="Hyperlink"/>
            <w:noProof/>
          </w:rPr>
          <w:t>Driver Selectable Idle Requirements</w:t>
        </w:r>
        <w:r w:rsidR="002F02E1">
          <w:rPr>
            <w:noProof/>
            <w:webHidden/>
          </w:rPr>
          <w:tab/>
        </w:r>
        <w:r w:rsidR="002F02E1">
          <w:rPr>
            <w:noProof/>
            <w:webHidden/>
          </w:rPr>
          <w:fldChar w:fldCharType="begin"/>
        </w:r>
        <w:r w:rsidR="002F02E1">
          <w:rPr>
            <w:noProof/>
            <w:webHidden/>
          </w:rPr>
          <w:instrText xml:space="preserve"> PAGEREF _Toc70700678 \h </w:instrText>
        </w:r>
        <w:r w:rsidR="002F02E1">
          <w:rPr>
            <w:noProof/>
            <w:webHidden/>
          </w:rPr>
        </w:r>
        <w:r w:rsidR="002F02E1">
          <w:rPr>
            <w:noProof/>
            <w:webHidden/>
          </w:rPr>
          <w:fldChar w:fldCharType="separate"/>
        </w:r>
        <w:r w:rsidR="002F02E1">
          <w:rPr>
            <w:noProof/>
            <w:webHidden/>
          </w:rPr>
          <w:t>32</w:t>
        </w:r>
        <w:r w:rsidR="002F02E1">
          <w:rPr>
            <w:noProof/>
            <w:webHidden/>
          </w:rPr>
          <w:fldChar w:fldCharType="end"/>
        </w:r>
      </w:hyperlink>
    </w:p>
    <w:p w14:paraId="225FA9BB" w14:textId="19C14572" w:rsidR="002F02E1" w:rsidRDefault="00BA62C5">
      <w:pPr>
        <w:pStyle w:val="TOC2"/>
        <w:rPr>
          <w:rFonts w:asciiTheme="minorHAnsi" w:eastAsiaTheme="minorEastAsia" w:hAnsiTheme="minorHAnsi" w:cstheme="minorBidi"/>
          <w:noProof/>
          <w:sz w:val="22"/>
          <w:szCs w:val="22"/>
          <w:lang w:eastAsia="ja-JP"/>
        </w:rPr>
      </w:pPr>
      <w:hyperlink w:anchor="_Toc70700679" w:history="1">
        <w:r w:rsidR="002F02E1" w:rsidRPr="009A2697">
          <w:rPr>
            <w:rStyle w:val="Hyperlink"/>
            <w:noProof/>
          </w:rPr>
          <w:t>5.5</w:t>
        </w:r>
        <w:r w:rsidR="002F02E1">
          <w:rPr>
            <w:rFonts w:asciiTheme="minorHAnsi" w:eastAsiaTheme="minorEastAsia" w:hAnsiTheme="minorHAnsi" w:cstheme="minorBidi"/>
            <w:noProof/>
            <w:sz w:val="22"/>
            <w:szCs w:val="22"/>
            <w:lang w:eastAsia="ja-JP"/>
          </w:rPr>
          <w:tab/>
        </w:r>
        <w:r w:rsidR="002F02E1" w:rsidRPr="009A2697">
          <w:rPr>
            <w:rStyle w:val="Hyperlink"/>
            <w:noProof/>
          </w:rPr>
          <w:t>DSI Requirements for Fleet Idle Shutdown</w:t>
        </w:r>
        <w:r w:rsidR="002F02E1">
          <w:rPr>
            <w:noProof/>
            <w:webHidden/>
          </w:rPr>
          <w:tab/>
        </w:r>
        <w:r w:rsidR="002F02E1">
          <w:rPr>
            <w:noProof/>
            <w:webHidden/>
          </w:rPr>
          <w:fldChar w:fldCharType="begin"/>
        </w:r>
        <w:r w:rsidR="002F02E1">
          <w:rPr>
            <w:noProof/>
            <w:webHidden/>
          </w:rPr>
          <w:instrText xml:space="preserve"> PAGEREF _Toc70700679 \h </w:instrText>
        </w:r>
        <w:r w:rsidR="002F02E1">
          <w:rPr>
            <w:noProof/>
            <w:webHidden/>
          </w:rPr>
        </w:r>
        <w:r w:rsidR="002F02E1">
          <w:rPr>
            <w:noProof/>
            <w:webHidden/>
          </w:rPr>
          <w:fldChar w:fldCharType="separate"/>
        </w:r>
        <w:r w:rsidR="002F02E1">
          <w:rPr>
            <w:noProof/>
            <w:webHidden/>
          </w:rPr>
          <w:t>33</w:t>
        </w:r>
        <w:r w:rsidR="002F02E1">
          <w:rPr>
            <w:noProof/>
            <w:webHidden/>
          </w:rPr>
          <w:fldChar w:fldCharType="end"/>
        </w:r>
      </w:hyperlink>
    </w:p>
    <w:p w14:paraId="4AFF2B72" w14:textId="29CF2FE3" w:rsidR="002F02E1" w:rsidRDefault="00BA62C5">
      <w:pPr>
        <w:pStyle w:val="TOC2"/>
        <w:rPr>
          <w:rFonts w:asciiTheme="minorHAnsi" w:eastAsiaTheme="minorEastAsia" w:hAnsiTheme="minorHAnsi" w:cstheme="minorBidi"/>
          <w:noProof/>
          <w:sz w:val="22"/>
          <w:szCs w:val="22"/>
          <w:lang w:eastAsia="ja-JP"/>
        </w:rPr>
      </w:pPr>
      <w:hyperlink w:anchor="_Toc70700680" w:history="1">
        <w:r w:rsidR="002F02E1" w:rsidRPr="009A2697">
          <w:rPr>
            <w:rStyle w:val="Hyperlink"/>
            <w:noProof/>
          </w:rPr>
          <w:t>5.6</w:t>
        </w:r>
        <w:r w:rsidR="002F02E1">
          <w:rPr>
            <w:rFonts w:asciiTheme="minorHAnsi" w:eastAsiaTheme="minorEastAsia" w:hAnsiTheme="minorHAnsi" w:cstheme="minorBidi"/>
            <w:noProof/>
            <w:sz w:val="22"/>
            <w:szCs w:val="22"/>
            <w:lang w:eastAsia="ja-JP"/>
          </w:rPr>
          <w:tab/>
        </w:r>
        <w:r w:rsidR="002F02E1" w:rsidRPr="009A2697">
          <w:rPr>
            <w:rStyle w:val="Hyperlink"/>
            <w:noProof/>
          </w:rPr>
          <w:t>DSI Requirements for Buttonless Start</w:t>
        </w:r>
        <w:r w:rsidR="002F02E1">
          <w:rPr>
            <w:noProof/>
            <w:webHidden/>
          </w:rPr>
          <w:tab/>
        </w:r>
        <w:r w:rsidR="002F02E1">
          <w:rPr>
            <w:noProof/>
            <w:webHidden/>
          </w:rPr>
          <w:fldChar w:fldCharType="begin"/>
        </w:r>
        <w:r w:rsidR="002F02E1">
          <w:rPr>
            <w:noProof/>
            <w:webHidden/>
          </w:rPr>
          <w:instrText xml:space="preserve"> PAGEREF _Toc70700680 \h </w:instrText>
        </w:r>
        <w:r w:rsidR="002F02E1">
          <w:rPr>
            <w:noProof/>
            <w:webHidden/>
          </w:rPr>
        </w:r>
        <w:r w:rsidR="002F02E1">
          <w:rPr>
            <w:noProof/>
            <w:webHidden/>
          </w:rPr>
          <w:fldChar w:fldCharType="separate"/>
        </w:r>
        <w:r w:rsidR="002F02E1">
          <w:rPr>
            <w:noProof/>
            <w:webHidden/>
          </w:rPr>
          <w:t>33</w:t>
        </w:r>
        <w:r w:rsidR="002F02E1">
          <w:rPr>
            <w:noProof/>
            <w:webHidden/>
          </w:rPr>
          <w:fldChar w:fldCharType="end"/>
        </w:r>
      </w:hyperlink>
    </w:p>
    <w:p w14:paraId="3A329D50" w14:textId="7F502A09" w:rsidR="002F02E1" w:rsidRDefault="00BA62C5">
      <w:pPr>
        <w:pStyle w:val="TOC2"/>
        <w:rPr>
          <w:rFonts w:asciiTheme="minorHAnsi" w:eastAsiaTheme="minorEastAsia" w:hAnsiTheme="minorHAnsi" w:cstheme="minorBidi"/>
          <w:noProof/>
          <w:sz w:val="22"/>
          <w:szCs w:val="22"/>
          <w:lang w:eastAsia="ja-JP"/>
        </w:rPr>
      </w:pPr>
      <w:hyperlink w:anchor="_Toc70700681" w:history="1">
        <w:r w:rsidR="002F02E1" w:rsidRPr="009A2697">
          <w:rPr>
            <w:rStyle w:val="Hyperlink"/>
            <w:noProof/>
          </w:rPr>
          <w:t>5.7</w:t>
        </w:r>
        <w:r w:rsidR="002F02E1">
          <w:rPr>
            <w:rFonts w:asciiTheme="minorHAnsi" w:eastAsiaTheme="minorEastAsia" w:hAnsiTheme="minorHAnsi" w:cstheme="minorBidi"/>
            <w:noProof/>
            <w:sz w:val="22"/>
            <w:szCs w:val="22"/>
            <w:lang w:eastAsia="ja-JP"/>
          </w:rPr>
          <w:tab/>
        </w:r>
        <w:r w:rsidR="002F02E1" w:rsidRPr="009A2697">
          <w:rPr>
            <w:rStyle w:val="Hyperlink"/>
            <w:noProof/>
          </w:rPr>
          <w:t>Other Requirements</w:t>
        </w:r>
        <w:r w:rsidR="002F02E1">
          <w:rPr>
            <w:noProof/>
            <w:webHidden/>
          </w:rPr>
          <w:tab/>
        </w:r>
        <w:r w:rsidR="002F02E1">
          <w:rPr>
            <w:noProof/>
            <w:webHidden/>
          </w:rPr>
          <w:fldChar w:fldCharType="begin"/>
        </w:r>
        <w:r w:rsidR="002F02E1">
          <w:rPr>
            <w:noProof/>
            <w:webHidden/>
          </w:rPr>
          <w:instrText xml:space="preserve"> PAGEREF _Toc70700681 \h </w:instrText>
        </w:r>
        <w:r w:rsidR="002F02E1">
          <w:rPr>
            <w:noProof/>
            <w:webHidden/>
          </w:rPr>
        </w:r>
        <w:r w:rsidR="002F02E1">
          <w:rPr>
            <w:noProof/>
            <w:webHidden/>
          </w:rPr>
          <w:fldChar w:fldCharType="separate"/>
        </w:r>
        <w:r w:rsidR="002F02E1">
          <w:rPr>
            <w:noProof/>
            <w:webHidden/>
          </w:rPr>
          <w:t>34</w:t>
        </w:r>
        <w:r w:rsidR="002F02E1">
          <w:rPr>
            <w:noProof/>
            <w:webHidden/>
          </w:rPr>
          <w:fldChar w:fldCharType="end"/>
        </w:r>
      </w:hyperlink>
    </w:p>
    <w:p w14:paraId="42C9EB4A" w14:textId="1A687895" w:rsidR="002F02E1" w:rsidRDefault="00BA62C5">
      <w:pPr>
        <w:pStyle w:val="TOC3"/>
        <w:tabs>
          <w:tab w:val="left" w:pos="1200"/>
          <w:tab w:val="right" w:leader="dot" w:pos="10173"/>
        </w:tabs>
        <w:rPr>
          <w:rFonts w:asciiTheme="minorHAnsi" w:eastAsiaTheme="minorEastAsia" w:hAnsiTheme="minorHAnsi" w:cstheme="minorBidi"/>
          <w:noProof/>
          <w:sz w:val="22"/>
          <w:szCs w:val="22"/>
          <w:lang w:eastAsia="ja-JP"/>
        </w:rPr>
      </w:pPr>
      <w:hyperlink w:anchor="_Toc70700682" w:history="1">
        <w:r w:rsidR="002F02E1" w:rsidRPr="009A2697">
          <w:rPr>
            <w:rStyle w:val="Hyperlink"/>
            <w:noProof/>
          </w:rPr>
          <w:t>5.7.1</w:t>
        </w:r>
        <w:r w:rsidR="002F02E1">
          <w:rPr>
            <w:rFonts w:asciiTheme="minorHAnsi" w:eastAsiaTheme="minorEastAsia" w:hAnsiTheme="minorHAnsi" w:cstheme="minorBidi"/>
            <w:noProof/>
            <w:sz w:val="22"/>
            <w:szCs w:val="22"/>
            <w:lang w:eastAsia="ja-JP"/>
          </w:rPr>
          <w:tab/>
        </w:r>
        <w:r w:rsidR="002F02E1" w:rsidRPr="009A2697">
          <w:rPr>
            <w:rStyle w:val="Hyperlink"/>
            <w:noProof/>
          </w:rPr>
          <w:t>Design Requirements</w:t>
        </w:r>
        <w:r w:rsidR="002F02E1">
          <w:rPr>
            <w:noProof/>
            <w:webHidden/>
          </w:rPr>
          <w:tab/>
        </w:r>
        <w:r w:rsidR="002F02E1">
          <w:rPr>
            <w:noProof/>
            <w:webHidden/>
          </w:rPr>
          <w:fldChar w:fldCharType="begin"/>
        </w:r>
        <w:r w:rsidR="002F02E1">
          <w:rPr>
            <w:noProof/>
            <w:webHidden/>
          </w:rPr>
          <w:instrText xml:space="preserve"> PAGEREF _Toc70700682 \h </w:instrText>
        </w:r>
        <w:r w:rsidR="002F02E1">
          <w:rPr>
            <w:noProof/>
            <w:webHidden/>
          </w:rPr>
        </w:r>
        <w:r w:rsidR="002F02E1">
          <w:rPr>
            <w:noProof/>
            <w:webHidden/>
          </w:rPr>
          <w:fldChar w:fldCharType="separate"/>
        </w:r>
        <w:r w:rsidR="002F02E1">
          <w:rPr>
            <w:noProof/>
            <w:webHidden/>
          </w:rPr>
          <w:t>34</w:t>
        </w:r>
        <w:r w:rsidR="002F02E1">
          <w:rPr>
            <w:noProof/>
            <w:webHidden/>
          </w:rPr>
          <w:fldChar w:fldCharType="end"/>
        </w:r>
      </w:hyperlink>
    </w:p>
    <w:p w14:paraId="57545EEE" w14:textId="5987DA50" w:rsidR="002F02E1" w:rsidRDefault="00BA62C5">
      <w:pPr>
        <w:pStyle w:val="TOC3"/>
        <w:tabs>
          <w:tab w:val="left" w:pos="1200"/>
          <w:tab w:val="right" w:leader="dot" w:pos="10173"/>
        </w:tabs>
        <w:rPr>
          <w:rFonts w:asciiTheme="minorHAnsi" w:eastAsiaTheme="minorEastAsia" w:hAnsiTheme="minorHAnsi" w:cstheme="minorBidi"/>
          <w:noProof/>
          <w:sz w:val="22"/>
          <w:szCs w:val="22"/>
          <w:lang w:eastAsia="ja-JP"/>
        </w:rPr>
      </w:pPr>
      <w:hyperlink w:anchor="_Toc70700683" w:history="1">
        <w:r w:rsidR="002F02E1" w:rsidRPr="009A2697">
          <w:rPr>
            <w:rStyle w:val="Hyperlink"/>
            <w:noProof/>
          </w:rPr>
          <w:t>5.7.2</w:t>
        </w:r>
        <w:r w:rsidR="002F02E1">
          <w:rPr>
            <w:rFonts w:asciiTheme="minorHAnsi" w:eastAsiaTheme="minorEastAsia" w:hAnsiTheme="minorHAnsi" w:cstheme="minorBidi"/>
            <w:noProof/>
            <w:sz w:val="22"/>
            <w:szCs w:val="22"/>
            <w:lang w:eastAsia="ja-JP"/>
          </w:rPr>
          <w:tab/>
        </w:r>
        <w:r w:rsidR="002F02E1" w:rsidRPr="009A2697">
          <w:rPr>
            <w:rStyle w:val="Hyperlink"/>
            <w:noProof/>
          </w:rPr>
          <w:t>Manufacturing Requirements</w:t>
        </w:r>
        <w:r w:rsidR="002F02E1">
          <w:rPr>
            <w:noProof/>
            <w:webHidden/>
          </w:rPr>
          <w:tab/>
        </w:r>
        <w:r w:rsidR="002F02E1">
          <w:rPr>
            <w:noProof/>
            <w:webHidden/>
          </w:rPr>
          <w:fldChar w:fldCharType="begin"/>
        </w:r>
        <w:r w:rsidR="002F02E1">
          <w:rPr>
            <w:noProof/>
            <w:webHidden/>
          </w:rPr>
          <w:instrText xml:space="preserve"> PAGEREF _Toc70700683 \h </w:instrText>
        </w:r>
        <w:r w:rsidR="002F02E1">
          <w:rPr>
            <w:noProof/>
            <w:webHidden/>
          </w:rPr>
        </w:r>
        <w:r w:rsidR="002F02E1">
          <w:rPr>
            <w:noProof/>
            <w:webHidden/>
          </w:rPr>
          <w:fldChar w:fldCharType="separate"/>
        </w:r>
        <w:r w:rsidR="002F02E1">
          <w:rPr>
            <w:noProof/>
            <w:webHidden/>
          </w:rPr>
          <w:t>35</w:t>
        </w:r>
        <w:r w:rsidR="002F02E1">
          <w:rPr>
            <w:noProof/>
            <w:webHidden/>
          </w:rPr>
          <w:fldChar w:fldCharType="end"/>
        </w:r>
      </w:hyperlink>
    </w:p>
    <w:p w14:paraId="5ACAC3A0" w14:textId="1B45FB81" w:rsidR="002F02E1" w:rsidRDefault="00BA62C5">
      <w:pPr>
        <w:pStyle w:val="TOC3"/>
        <w:tabs>
          <w:tab w:val="left" w:pos="1200"/>
          <w:tab w:val="right" w:leader="dot" w:pos="10173"/>
        </w:tabs>
        <w:rPr>
          <w:rFonts w:asciiTheme="minorHAnsi" w:eastAsiaTheme="minorEastAsia" w:hAnsiTheme="minorHAnsi" w:cstheme="minorBidi"/>
          <w:noProof/>
          <w:sz w:val="22"/>
          <w:szCs w:val="22"/>
          <w:lang w:eastAsia="ja-JP"/>
        </w:rPr>
      </w:pPr>
      <w:hyperlink w:anchor="_Toc70700684" w:history="1">
        <w:r w:rsidR="002F02E1" w:rsidRPr="009A2697">
          <w:rPr>
            <w:rStyle w:val="Hyperlink"/>
            <w:noProof/>
          </w:rPr>
          <w:t>5.7.3</w:t>
        </w:r>
        <w:r w:rsidR="002F02E1">
          <w:rPr>
            <w:rFonts w:asciiTheme="minorHAnsi" w:eastAsiaTheme="minorEastAsia" w:hAnsiTheme="minorHAnsi" w:cstheme="minorBidi"/>
            <w:noProof/>
            <w:sz w:val="22"/>
            <w:szCs w:val="22"/>
            <w:lang w:eastAsia="ja-JP"/>
          </w:rPr>
          <w:tab/>
        </w:r>
        <w:r w:rsidR="002F02E1" w:rsidRPr="009A2697">
          <w:rPr>
            <w:rStyle w:val="Hyperlink"/>
            <w:noProof/>
          </w:rPr>
          <w:t>Service Requirements</w:t>
        </w:r>
        <w:r w:rsidR="002F02E1">
          <w:rPr>
            <w:noProof/>
            <w:webHidden/>
          </w:rPr>
          <w:tab/>
        </w:r>
        <w:r w:rsidR="002F02E1">
          <w:rPr>
            <w:noProof/>
            <w:webHidden/>
          </w:rPr>
          <w:fldChar w:fldCharType="begin"/>
        </w:r>
        <w:r w:rsidR="002F02E1">
          <w:rPr>
            <w:noProof/>
            <w:webHidden/>
          </w:rPr>
          <w:instrText xml:space="preserve"> PAGEREF _Toc70700684 \h </w:instrText>
        </w:r>
        <w:r w:rsidR="002F02E1">
          <w:rPr>
            <w:noProof/>
            <w:webHidden/>
          </w:rPr>
        </w:r>
        <w:r w:rsidR="002F02E1">
          <w:rPr>
            <w:noProof/>
            <w:webHidden/>
          </w:rPr>
          <w:fldChar w:fldCharType="separate"/>
        </w:r>
        <w:r w:rsidR="002F02E1">
          <w:rPr>
            <w:noProof/>
            <w:webHidden/>
          </w:rPr>
          <w:t>35</w:t>
        </w:r>
        <w:r w:rsidR="002F02E1">
          <w:rPr>
            <w:noProof/>
            <w:webHidden/>
          </w:rPr>
          <w:fldChar w:fldCharType="end"/>
        </w:r>
      </w:hyperlink>
    </w:p>
    <w:p w14:paraId="2FBFB1EF" w14:textId="49E4511B" w:rsidR="002F02E1" w:rsidRDefault="00BA62C5">
      <w:pPr>
        <w:pStyle w:val="TOC3"/>
        <w:tabs>
          <w:tab w:val="left" w:pos="1200"/>
          <w:tab w:val="right" w:leader="dot" w:pos="10173"/>
        </w:tabs>
        <w:rPr>
          <w:rFonts w:asciiTheme="minorHAnsi" w:eastAsiaTheme="minorEastAsia" w:hAnsiTheme="minorHAnsi" w:cstheme="minorBidi"/>
          <w:noProof/>
          <w:sz w:val="22"/>
          <w:szCs w:val="22"/>
          <w:lang w:eastAsia="ja-JP"/>
        </w:rPr>
      </w:pPr>
      <w:hyperlink w:anchor="_Toc70700685" w:history="1">
        <w:r w:rsidR="002F02E1" w:rsidRPr="009A2697">
          <w:rPr>
            <w:rStyle w:val="Hyperlink"/>
            <w:noProof/>
          </w:rPr>
          <w:t>5.7.4</w:t>
        </w:r>
        <w:r w:rsidR="002F02E1">
          <w:rPr>
            <w:rFonts w:asciiTheme="minorHAnsi" w:eastAsiaTheme="minorEastAsia" w:hAnsiTheme="minorHAnsi" w:cstheme="minorBidi"/>
            <w:noProof/>
            <w:sz w:val="22"/>
            <w:szCs w:val="22"/>
            <w:lang w:eastAsia="ja-JP"/>
          </w:rPr>
          <w:tab/>
        </w:r>
        <w:r w:rsidR="002F02E1" w:rsidRPr="009A2697">
          <w:rPr>
            <w:rStyle w:val="Hyperlink"/>
            <w:noProof/>
          </w:rPr>
          <w:t>After Sales Requirements</w:t>
        </w:r>
        <w:r w:rsidR="002F02E1">
          <w:rPr>
            <w:noProof/>
            <w:webHidden/>
          </w:rPr>
          <w:tab/>
        </w:r>
        <w:r w:rsidR="002F02E1">
          <w:rPr>
            <w:noProof/>
            <w:webHidden/>
          </w:rPr>
          <w:fldChar w:fldCharType="begin"/>
        </w:r>
        <w:r w:rsidR="002F02E1">
          <w:rPr>
            <w:noProof/>
            <w:webHidden/>
          </w:rPr>
          <w:instrText xml:space="preserve"> PAGEREF _Toc70700685 \h </w:instrText>
        </w:r>
        <w:r w:rsidR="002F02E1">
          <w:rPr>
            <w:noProof/>
            <w:webHidden/>
          </w:rPr>
        </w:r>
        <w:r w:rsidR="002F02E1">
          <w:rPr>
            <w:noProof/>
            <w:webHidden/>
          </w:rPr>
          <w:fldChar w:fldCharType="separate"/>
        </w:r>
        <w:r w:rsidR="002F02E1">
          <w:rPr>
            <w:noProof/>
            <w:webHidden/>
          </w:rPr>
          <w:t>35</w:t>
        </w:r>
        <w:r w:rsidR="002F02E1">
          <w:rPr>
            <w:noProof/>
            <w:webHidden/>
          </w:rPr>
          <w:fldChar w:fldCharType="end"/>
        </w:r>
      </w:hyperlink>
    </w:p>
    <w:p w14:paraId="6819EB5F" w14:textId="5FD3FBAA" w:rsidR="002F02E1" w:rsidRDefault="00BA62C5">
      <w:pPr>
        <w:pStyle w:val="TOC3"/>
        <w:tabs>
          <w:tab w:val="left" w:pos="1200"/>
          <w:tab w:val="right" w:leader="dot" w:pos="10173"/>
        </w:tabs>
        <w:rPr>
          <w:rFonts w:asciiTheme="minorHAnsi" w:eastAsiaTheme="minorEastAsia" w:hAnsiTheme="minorHAnsi" w:cstheme="minorBidi"/>
          <w:noProof/>
          <w:sz w:val="22"/>
          <w:szCs w:val="22"/>
          <w:lang w:eastAsia="ja-JP"/>
        </w:rPr>
      </w:pPr>
      <w:hyperlink w:anchor="_Toc70700686" w:history="1">
        <w:r w:rsidR="002F02E1" w:rsidRPr="009A2697">
          <w:rPr>
            <w:rStyle w:val="Hyperlink"/>
            <w:noProof/>
          </w:rPr>
          <w:t>5.7.5</w:t>
        </w:r>
        <w:r w:rsidR="002F02E1">
          <w:rPr>
            <w:rFonts w:asciiTheme="minorHAnsi" w:eastAsiaTheme="minorEastAsia" w:hAnsiTheme="minorHAnsi" w:cstheme="minorBidi"/>
            <w:noProof/>
            <w:sz w:val="22"/>
            <w:szCs w:val="22"/>
            <w:lang w:eastAsia="ja-JP"/>
          </w:rPr>
          <w:tab/>
        </w:r>
        <w:r w:rsidR="002F02E1" w:rsidRPr="009A2697">
          <w:rPr>
            <w:rStyle w:val="Hyperlink"/>
            <w:noProof/>
          </w:rPr>
          <w:t>Process Requirements</w:t>
        </w:r>
        <w:r w:rsidR="002F02E1">
          <w:rPr>
            <w:noProof/>
            <w:webHidden/>
          </w:rPr>
          <w:tab/>
        </w:r>
        <w:r w:rsidR="002F02E1">
          <w:rPr>
            <w:noProof/>
            <w:webHidden/>
          </w:rPr>
          <w:fldChar w:fldCharType="begin"/>
        </w:r>
        <w:r w:rsidR="002F02E1">
          <w:rPr>
            <w:noProof/>
            <w:webHidden/>
          </w:rPr>
          <w:instrText xml:space="preserve"> PAGEREF _Toc70700686 \h </w:instrText>
        </w:r>
        <w:r w:rsidR="002F02E1">
          <w:rPr>
            <w:noProof/>
            <w:webHidden/>
          </w:rPr>
        </w:r>
        <w:r w:rsidR="002F02E1">
          <w:rPr>
            <w:noProof/>
            <w:webHidden/>
          </w:rPr>
          <w:fldChar w:fldCharType="separate"/>
        </w:r>
        <w:r w:rsidR="002F02E1">
          <w:rPr>
            <w:noProof/>
            <w:webHidden/>
          </w:rPr>
          <w:t>35</w:t>
        </w:r>
        <w:r w:rsidR="002F02E1">
          <w:rPr>
            <w:noProof/>
            <w:webHidden/>
          </w:rPr>
          <w:fldChar w:fldCharType="end"/>
        </w:r>
      </w:hyperlink>
    </w:p>
    <w:p w14:paraId="45679BA4" w14:textId="3161EAAF" w:rsidR="002F02E1" w:rsidRDefault="00BA62C5">
      <w:pPr>
        <w:pStyle w:val="TOC1"/>
        <w:tabs>
          <w:tab w:val="left" w:pos="400"/>
          <w:tab w:val="right" w:leader="dot" w:pos="10173"/>
        </w:tabs>
        <w:rPr>
          <w:rFonts w:asciiTheme="minorHAnsi" w:eastAsiaTheme="minorEastAsia" w:hAnsiTheme="minorHAnsi" w:cstheme="minorBidi"/>
          <w:noProof/>
          <w:sz w:val="22"/>
          <w:szCs w:val="22"/>
          <w:lang w:eastAsia="ja-JP"/>
        </w:rPr>
      </w:pPr>
      <w:hyperlink w:anchor="_Toc70700687" w:history="1">
        <w:r w:rsidR="002F02E1" w:rsidRPr="009A2697">
          <w:rPr>
            <w:rStyle w:val="Hyperlink"/>
            <w:noProof/>
          </w:rPr>
          <w:t>6</w:t>
        </w:r>
        <w:r w:rsidR="002F02E1">
          <w:rPr>
            <w:rFonts w:asciiTheme="minorHAnsi" w:eastAsiaTheme="minorEastAsia" w:hAnsiTheme="minorHAnsi" w:cstheme="minorBidi"/>
            <w:noProof/>
            <w:sz w:val="22"/>
            <w:szCs w:val="22"/>
            <w:lang w:eastAsia="ja-JP"/>
          </w:rPr>
          <w:tab/>
        </w:r>
        <w:r w:rsidR="002F02E1" w:rsidRPr="009A2697">
          <w:rPr>
            <w:rStyle w:val="Hyperlink"/>
            <w:noProof/>
          </w:rPr>
          <w:t>Functional Safety</w:t>
        </w:r>
        <w:r w:rsidR="002F02E1">
          <w:rPr>
            <w:noProof/>
            <w:webHidden/>
          </w:rPr>
          <w:tab/>
        </w:r>
        <w:r w:rsidR="002F02E1">
          <w:rPr>
            <w:noProof/>
            <w:webHidden/>
          </w:rPr>
          <w:fldChar w:fldCharType="begin"/>
        </w:r>
        <w:r w:rsidR="002F02E1">
          <w:rPr>
            <w:noProof/>
            <w:webHidden/>
          </w:rPr>
          <w:instrText xml:space="preserve"> PAGEREF _Toc70700687 \h </w:instrText>
        </w:r>
        <w:r w:rsidR="002F02E1">
          <w:rPr>
            <w:noProof/>
            <w:webHidden/>
          </w:rPr>
        </w:r>
        <w:r w:rsidR="002F02E1">
          <w:rPr>
            <w:noProof/>
            <w:webHidden/>
          </w:rPr>
          <w:fldChar w:fldCharType="separate"/>
        </w:r>
        <w:r w:rsidR="002F02E1">
          <w:rPr>
            <w:noProof/>
            <w:webHidden/>
          </w:rPr>
          <w:t>36</w:t>
        </w:r>
        <w:r w:rsidR="002F02E1">
          <w:rPr>
            <w:noProof/>
            <w:webHidden/>
          </w:rPr>
          <w:fldChar w:fldCharType="end"/>
        </w:r>
      </w:hyperlink>
    </w:p>
    <w:p w14:paraId="32CAAD48" w14:textId="41C8703D" w:rsidR="002F02E1" w:rsidRDefault="00BA62C5">
      <w:pPr>
        <w:pStyle w:val="TOC2"/>
        <w:rPr>
          <w:rFonts w:asciiTheme="minorHAnsi" w:eastAsiaTheme="minorEastAsia" w:hAnsiTheme="minorHAnsi" w:cstheme="minorBidi"/>
          <w:noProof/>
          <w:sz w:val="22"/>
          <w:szCs w:val="22"/>
          <w:lang w:eastAsia="ja-JP"/>
        </w:rPr>
      </w:pPr>
      <w:hyperlink w:anchor="_Toc70700688" w:history="1">
        <w:r w:rsidR="002F02E1" w:rsidRPr="009A2697">
          <w:rPr>
            <w:rStyle w:val="Hyperlink"/>
            <w:noProof/>
          </w:rPr>
          <w:t>6.1</w:t>
        </w:r>
        <w:r w:rsidR="002F02E1">
          <w:rPr>
            <w:rFonts w:asciiTheme="minorHAnsi" w:eastAsiaTheme="minorEastAsia" w:hAnsiTheme="minorHAnsi" w:cstheme="minorBidi"/>
            <w:noProof/>
            <w:sz w:val="22"/>
            <w:szCs w:val="22"/>
            <w:lang w:eastAsia="ja-JP"/>
          </w:rPr>
          <w:tab/>
        </w:r>
        <w:r w:rsidR="002F02E1" w:rsidRPr="009A2697">
          <w:rPr>
            <w:rStyle w:val="Hyperlink"/>
            <w:noProof/>
          </w:rPr>
          <w:t>System Behaviours for HARA</w:t>
        </w:r>
        <w:r w:rsidR="002F02E1">
          <w:rPr>
            <w:noProof/>
            <w:webHidden/>
          </w:rPr>
          <w:tab/>
        </w:r>
        <w:r w:rsidR="002F02E1">
          <w:rPr>
            <w:noProof/>
            <w:webHidden/>
          </w:rPr>
          <w:fldChar w:fldCharType="begin"/>
        </w:r>
        <w:r w:rsidR="002F02E1">
          <w:rPr>
            <w:noProof/>
            <w:webHidden/>
          </w:rPr>
          <w:instrText xml:space="preserve"> PAGEREF _Toc70700688 \h </w:instrText>
        </w:r>
        <w:r w:rsidR="002F02E1">
          <w:rPr>
            <w:noProof/>
            <w:webHidden/>
          </w:rPr>
        </w:r>
        <w:r w:rsidR="002F02E1">
          <w:rPr>
            <w:noProof/>
            <w:webHidden/>
          </w:rPr>
          <w:fldChar w:fldCharType="separate"/>
        </w:r>
        <w:r w:rsidR="002F02E1">
          <w:rPr>
            <w:noProof/>
            <w:webHidden/>
          </w:rPr>
          <w:t>36</w:t>
        </w:r>
        <w:r w:rsidR="002F02E1">
          <w:rPr>
            <w:noProof/>
            <w:webHidden/>
          </w:rPr>
          <w:fldChar w:fldCharType="end"/>
        </w:r>
      </w:hyperlink>
    </w:p>
    <w:p w14:paraId="246680AB" w14:textId="450EB96F" w:rsidR="002F02E1" w:rsidRDefault="00BA62C5">
      <w:pPr>
        <w:pStyle w:val="TOC2"/>
        <w:rPr>
          <w:rFonts w:asciiTheme="minorHAnsi" w:eastAsiaTheme="minorEastAsia" w:hAnsiTheme="minorHAnsi" w:cstheme="minorBidi"/>
          <w:noProof/>
          <w:sz w:val="22"/>
          <w:szCs w:val="22"/>
          <w:lang w:eastAsia="ja-JP"/>
        </w:rPr>
      </w:pPr>
      <w:hyperlink w:anchor="_Toc70700689" w:history="1">
        <w:r w:rsidR="002F02E1" w:rsidRPr="009A2697">
          <w:rPr>
            <w:rStyle w:val="Hyperlink"/>
            <w:noProof/>
          </w:rPr>
          <w:t>6.2</w:t>
        </w:r>
        <w:r w:rsidR="002F02E1">
          <w:rPr>
            <w:rFonts w:asciiTheme="minorHAnsi" w:eastAsiaTheme="minorEastAsia" w:hAnsiTheme="minorHAnsi" w:cstheme="minorBidi"/>
            <w:noProof/>
            <w:sz w:val="22"/>
            <w:szCs w:val="22"/>
            <w:lang w:eastAsia="ja-JP"/>
          </w:rPr>
          <w:tab/>
        </w:r>
        <w:r w:rsidR="002F02E1" w:rsidRPr="009A2697">
          <w:rPr>
            <w:rStyle w:val="Hyperlink"/>
            <w:noProof/>
          </w:rPr>
          <w:t>Safety Assumptions</w:t>
        </w:r>
        <w:r w:rsidR="002F02E1">
          <w:rPr>
            <w:noProof/>
            <w:webHidden/>
          </w:rPr>
          <w:tab/>
        </w:r>
        <w:r w:rsidR="002F02E1">
          <w:rPr>
            <w:noProof/>
            <w:webHidden/>
          </w:rPr>
          <w:fldChar w:fldCharType="begin"/>
        </w:r>
        <w:r w:rsidR="002F02E1">
          <w:rPr>
            <w:noProof/>
            <w:webHidden/>
          </w:rPr>
          <w:instrText xml:space="preserve"> PAGEREF _Toc70700689 \h </w:instrText>
        </w:r>
        <w:r w:rsidR="002F02E1">
          <w:rPr>
            <w:noProof/>
            <w:webHidden/>
          </w:rPr>
        </w:r>
        <w:r w:rsidR="002F02E1">
          <w:rPr>
            <w:noProof/>
            <w:webHidden/>
          </w:rPr>
          <w:fldChar w:fldCharType="separate"/>
        </w:r>
        <w:r w:rsidR="002F02E1">
          <w:rPr>
            <w:noProof/>
            <w:webHidden/>
          </w:rPr>
          <w:t>36</w:t>
        </w:r>
        <w:r w:rsidR="002F02E1">
          <w:rPr>
            <w:noProof/>
            <w:webHidden/>
          </w:rPr>
          <w:fldChar w:fldCharType="end"/>
        </w:r>
      </w:hyperlink>
    </w:p>
    <w:p w14:paraId="0B62EDFA" w14:textId="345D6699" w:rsidR="002F02E1" w:rsidRDefault="00BA62C5">
      <w:pPr>
        <w:pStyle w:val="TOC2"/>
        <w:rPr>
          <w:rFonts w:asciiTheme="minorHAnsi" w:eastAsiaTheme="minorEastAsia" w:hAnsiTheme="minorHAnsi" w:cstheme="minorBidi"/>
          <w:noProof/>
          <w:sz w:val="22"/>
          <w:szCs w:val="22"/>
          <w:lang w:eastAsia="ja-JP"/>
        </w:rPr>
      </w:pPr>
      <w:hyperlink w:anchor="_Toc70700690" w:history="1">
        <w:r w:rsidR="002F02E1" w:rsidRPr="009A2697">
          <w:rPr>
            <w:rStyle w:val="Hyperlink"/>
            <w:noProof/>
          </w:rPr>
          <w:t>6.3</w:t>
        </w:r>
        <w:r w:rsidR="002F02E1">
          <w:rPr>
            <w:rFonts w:asciiTheme="minorHAnsi" w:eastAsiaTheme="minorEastAsia" w:hAnsiTheme="minorHAnsi" w:cstheme="minorBidi"/>
            <w:noProof/>
            <w:sz w:val="22"/>
            <w:szCs w:val="22"/>
            <w:lang w:eastAsia="ja-JP"/>
          </w:rPr>
          <w:tab/>
        </w:r>
        <w:r w:rsidR="002F02E1" w:rsidRPr="009A2697">
          <w:rPr>
            <w:rStyle w:val="Hyperlink"/>
            <w:noProof/>
          </w:rPr>
          <w:t>Safety Goals</w:t>
        </w:r>
        <w:r w:rsidR="002F02E1">
          <w:rPr>
            <w:noProof/>
            <w:webHidden/>
          </w:rPr>
          <w:tab/>
        </w:r>
        <w:r w:rsidR="002F02E1">
          <w:rPr>
            <w:noProof/>
            <w:webHidden/>
          </w:rPr>
          <w:fldChar w:fldCharType="begin"/>
        </w:r>
        <w:r w:rsidR="002F02E1">
          <w:rPr>
            <w:noProof/>
            <w:webHidden/>
          </w:rPr>
          <w:instrText xml:space="preserve"> PAGEREF _Toc70700690 \h </w:instrText>
        </w:r>
        <w:r w:rsidR="002F02E1">
          <w:rPr>
            <w:noProof/>
            <w:webHidden/>
          </w:rPr>
        </w:r>
        <w:r w:rsidR="002F02E1">
          <w:rPr>
            <w:noProof/>
            <w:webHidden/>
          </w:rPr>
          <w:fldChar w:fldCharType="separate"/>
        </w:r>
        <w:r w:rsidR="002F02E1">
          <w:rPr>
            <w:noProof/>
            <w:webHidden/>
          </w:rPr>
          <w:t>36</w:t>
        </w:r>
        <w:r w:rsidR="002F02E1">
          <w:rPr>
            <w:noProof/>
            <w:webHidden/>
          </w:rPr>
          <w:fldChar w:fldCharType="end"/>
        </w:r>
      </w:hyperlink>
    </w:p>
    <w:p w14:paraId="6D5038BB" w14:textId="23FEFF29" w:rsidR="002F02E1" w:rsidRDefault="00BA62C5">
      <w:pPr>
        <w:pStyle w:val="TOC2"/>
        <w:rPr>
          <w:rFonts w:asciiTheme="minorHAnsi" w:eastAsiaTheme="minorEastAsia" w:hAnsiTheme="minorHAnsi" w:cstheme="minorBidi"/>
          <w:noProof/>
          <w:sz w:val="22"/>
          <w:szCs w:val="22"/>
          <w:lang w:eastAsia="ja-JP"/>
        </w:rPr>
      </w:pPr>
      <w:hyperlink w:anchor="_Toc70700691" w:history="1">
        <w:r w:rsidR="002F02E1" w:rsidRPr="009A2697">
          <w:rPr>
            <w:rStyle w:val="Hyperlink"/>
            <w:noProof/>
          </w:rPr>
          <w:t>6.4</w:t>
        </w:r>
        <w:r w:rsidR="002F02E1">
          <w:rPr>
            <w:rFonts w:asciiTheme="minorHAnsi" w:eastAsiaTheme="minorEastAsia" w:hAnsiTheme="minorHAnsi" w:cstheme="minorBidi"/>
            <w:noProof/>
            <w:sz w:val="22"/>
            <w:szCs w:val="22"/>
            <w:lang w:eastAsia="ja-JP"/>
          </w:rPr>
          <w:tab/>
        </w:r>
        <w:r w:rsidR="002F02E1" w:rsidRPr="009A2697">
          <w:rPr>
            <w:rStyle w:val="Hyperlink"/>
            <w:noProof/>
          </w:rPr>
          <w:t>Functional Safety Requirements</w:t>
        </w:r>
        <w:r w:rsidR="002F02E1">
          <w:rPr>
            <w:noProof/>
            <w:webHidden/>
          </w:rPr>
          <w:tab/>
        </w:r>
        <w:r w:rsidR="002F02E1">
          <w:rPr>
            <w:noProof/>
            <w:webHidden/>
          </w:rPr>
          <w:fldChar w:fldCharType="begin"/>
        </w:r>
        <w:r w:rsidR="002F02E1">
          <w:rPr>
            <w:noProof/>
            <w:webHidden/>
          </w:rPr>
          <w:instrText xml:space="preserve"> PAGEREF _Toc70700691 \h </w:instrText>
        </w:r>
        <w:r w:rsidR="002F02E1">
          <w:rPr>
            <w:noProof/>
            <w:webHidden/>
          </w:rPr>
        </w:r>
        <w:r w:rsidR="002F02E1">
          <w:rPr>
            <w:noProof/>
            <w:webHidden/>
          </w:rPr>
          <w:fldChar w:fldCharType="separate"/>
        </w:r>
        <w:r w:rsidR="002F02E1">
          <w:rPr>
            <w:noProof/>
            <w:webHidden/>
          </w:rPr>
          <w:t>37</w:t>
        </w:r>
        <w:r w:rsidR="002F02E1">
          <w:rPr>
            <w:noProof/>
            <w:webHidden/>
          </w:rPr>
          <w:fldChar w:fldCharType="end"/>
        </w:r>
      </w:hyperlink>
    </w:p>
    <w:p w14:paraId="399D3E84" w14:textId="18285E67" w:rsidR="002F02E1" w:rsidRDefault="00BA62C5">
      <w:pPr>
        <w:pStyle w:val="TOC3"/>
        <w:tabs>
          <w:tab w:val="left" w:pos="1200"/>
          <w:tab w:val="right" w:leader="dot" w:pos="10173"/>
        </w:tabs>
        <w:rPr>
          <w:rFonts w:asciiTheme="minorHAnsi" w:eastAsiaTheme="minorEastAsia" w:hAnsiTheme="minorHAnsi" w:cstheme="minorBidi"/>
          <w:noProof/>
          <w:sz w:val="22"/>
          <w:szCs w:val="22"/>
          <w:lang w:eastAsia="ja-JP"/>
        </w:rPr>
      </w:pPr>
      <w:hyperlink w:anchor="_Toc70700692" w:history="1">
        <w:r w:rsidR="002F02E1" w:rsidRPr="009A2697">
          <w:rPr>
            <w:rStyle w:val="Hyperlink"/>
            <w:noProof/>
          </w:rPr>
          <w:t>6.4.1</w:t>
        </w:r>
        <w:r w:rsidR="002F02E1">
          <w:rPr>
            <w:rFonts w:asciiTheme="minorHAnsi" w:eastAsiaTheme="minorEastAsia" w:hAnsiTheme="minorHAnsi" w:cstheme="minorBidi"/>
            <w:noProof/>
            <w:sz w:val="22"/>
            <w:szCs w:val="22"/>
            <w:lang w:eastAsia="ja-JP"/>
          </w:rPr>
          <w:tab/>
        </w:r>
        <w:r w:rsidR="002F02E1" w:rsidRPr="009A2697">
          <w:rPr>
            <w:rStyle w:val="Hyperlink"/>
            <w:noProof/>
          </w:rPr>
          <w:t>Derivation of Functional Safety Requirements on Assumptions</w:t>
        </w:r>
        <w:r w:rsidR="002F02E1">
          <w:rPr>
            <w:noProof/>
            <w:webHidden/>
          </w:rPr>
          <w:tab/>
        </w:r>
        <w:r w:rsidR="002F02E1">
          <w:rPr>
            <w:noProof/>
            <w:webHidden/>
          </w:rPr>
          <w:fldChar w:fldCharType="begin"/>
        </w:r>
        <w:r w:rsidR="002F02E1">
          <w:rPr>
            <w:noProof/>
            <w:webHidden/>
          </w:rPr>
          <w:instrText xml:space="preserve"> PAGEREF _Toc70700692 \h </w:instrText>
        </w:r>
        <w:r w:rsidR="002F02E1">
          <w:rPr>
            <w:noProof/>
            <w:webHidden/>
          </w:rPr>
        </w:r>
        <w:r w:rsidR="002F02E1">
          <w:rPr>
            <w:noProof/>
            <w:webHidden/>
          </w:rPr>
          <w:fldChar w:fldCharType="separate"/>
        </w:r>
        <w:r w:rsidR="002F02E1">
          <w:rPr>
            <w:noProof/>
            <w:webHidden/>
          </w:rPr>
          <w:t>37</w:t>
        </w:r>
        <w:r w:rsidR="002F02E1">
          <w:rPr>
            <w:noProof/>
            <w:webHidden/>
          </w:rPr>
          <w:fldChar w:fldCharType="end"/>
        </w:r>
      </w:hyperlink>
    </w:p>
    <w:p w14:paraId="60742D09" w14:textId="5363A077" w:rsidR="002F02E1" w:rsidRDefault="00BA62C5">
      <w:pPr>
        <w:pStyle w:val="TOC2"/>
        <w:rPr>
          <w:rFonts w:asciiTheme="minorHAnsi" w:eastAsiaTheme="minorEastAsia" w:hAnsiTheme="minorHAnsi" w:cstheme="minorBidi"/>
          <w:noProof/>
          <w:sz w:val="22"/>
          <w:szCs w:val="22"/>
          <w:lang w:eastAsia="ja-JP"/>
        </w:rPr>
      </w:pPr>
      <w:hyperlink w:anchor="_Toc70700693" w:history="1">
        <w:r w:rsidR="002F02E1" w:rsidRPr="009A2697">
          <w:rPr>
            <w:rStyle w:val="Hyperlink"/>
            <w:noProof/>
          </w:rPr>
          <w:t>6.5</w:t>
        </w:r>
        <w:r w:rsidR="002F02E1">
          <w:rPr>
            <w:rFonts w:asciiTheme="minorHAnsi" w:eastAsiaTheme="minorEastAsia" w:hAnsiTheme="minorHAnsi" w:cstheme="minorBidi"/>
            <w:noProof/>
            <w:sz w:val="22"/>
            <w:szCs w:val="22"/>
            <w:lang w:eastAsia="ja-JP"/>
          </w:rPr>
          <w:tab/>
        </w:r>
        <w:r w:rsidR="002F02E1" w:rsidRPr="009A2697">
          <w:rPr>
            <w:rStyle w:val="Hyperlink"/>
            <w:noProof/>
          </w:rPr>
          <w:t>ASIL Decomposition of Functional Safety Requirements</w:t>
        </w:r>
        <w:r w:rsidR="002F02E1">
          <w:rPr>
            <w:noProof/>
            <w:webHidden/>
          </w:rPr>
          <w:tab/>
        </w:r>
        <w:r w:rsidR="002F02E1">
          <w:rPr>
            <w:noProof/>
            <w:webHidden/>
          </w:rPr>
          <w:fldChar w:fldCharType="begin"/>
        </w:r>
        <w:r w:rsidR="002F02E1">
          <w:rPr>
            <w:noProof/>
            <w:webHidden/>
          </w:rPr>
          <w:instrText xml:space="preserve"> PAGEREF _Toc70700693 \h </w:instrText>
        </w:r>
        <w:r w:rsidR="002F02E1">
          <w:rPr>
            <w:noProof/>
            <w:webHidden/>
          </w:rPr>
        </w:r>
        <w:r w:rsidR="002F02E1">
          <w:rPr>
            <w:noProof/>
            <w:webHidden/>
          </w:rPr>
          <w:fldChar w:fldCharType="separate"/>
        </w:r>
        <w:r w:rsidR="002F02E1">
          <w:rPr>
            <w:noProof/>
            <w:webHidden/>
          </w:rPr>
          <w:t>37</w:t>
        </w:r>
        <w:r w:rsidR="002F02E1">
          <w:rPr>
            <w:noProof/>
            <w:webHidden/>
          </w:rPr>
          <w:fldChar w:fldCharType="end"/>
        </w:r>
      </w:hyperlink>
    </w:p>
    <w:p w14:paraId="63F09F5D" w14:textId="57BE352F" w:rsidR="002F02E1" w:rsidRDefault="00BA62C5">
      <w:pPr>
        <w:pStyle w:val="TOC1"/>
        <w:tabs>
          <w:tab w:val="left" w:pos="400"/>
          <w:tab w:val="right" w:leader="dot" w:pos="10173"/>
        </w:tabs>
        <w:rPr>
          <w:rFonts w:asciiTheme="minorHAnsi" w:eastAsiaTheme="minorEastAsia" w:hAnsiTheme="minorHAnsi" w:cstheme="minorBidi"/>
          <w:noProof/>
          <w:sz w:val="22"/>
          <w:szCs w:val="22"/>
          <w:lang w:eastAsia="ja-JP"/>
        </w:rPr>
      </w:pPr>
      <w:hyperlink w:anchor="_Toc70700694" w:history="1">
        <w:r w:rsidR="002F02E1" w:rsidRPr="009A2697">
          <w:rPr>
            <w:rStyle w:val="Hyperlink"/>
            <w:noProof/>
          </w:rPr>
          <w:t>7</w:t>
        </w:r>
        <w:r w:rsidR="002F02E1">
          <w:rPr>
            <w:rFonts w:asciiTheme="minorHAnsi" w:eastAsiaTheme="minorEastAsia" w:hAnsiTheme="minorHAnsi" w:cstheme="minorBidi"/>
            <w:noProof/>
            <w:sz w:val="22"/>
            <w:szCs w:val="22"/>
            <w:lang w:eastAsia="ja-JP"/>
          </w:rPr>
          <w:tab/>
        </w:r>
        <w:r w:rsidR="002F02E1" w:rsidRPr="009A2697">
          <w:rPr>
            <w:rStyle w:val="Hyperlink"/>
            <w:noProof/>
          </w:rPr>
          <w:t>Cybersecurity</w:t>
        </w:r>
        <w:r w:rsidR="002F02E1">
          <w:rPr>
            <w:noProof/>
            <w:webHidden/>
          </w:rPr>
          <w:tab/>
        </w:r>
        <w:r w:rsidR="002F02E1">
          <w:rPr>
            <w:noProof/>
            <w:webHidden/>
          </w:rPr>
          <w:fldChar w:fldCharType="begin"/>
        </w:r>
        <w:r w:rsidR="002F02E1">
          <w:rPr>
            <w:noProof/>
            <w:webHidden/>
          </w:rPr>
          <w:instrText xml:space="preserve"> PAGEREF _Toc70700694 \h </w:instrText>
        </w:r>
        <w:r w:rsidR="002F02E1">
          <w:rPr>
            <w:noProof/>
            <w:webHidden/>
          </w:rPr>
        </w:r>
        <w:r w:rsidR="002F02E1">
          <w:rPr>
            <w:noProof/>
            <w:webHidden/>
          </w:rPr>
          <w:fldChar w:fldCharType="separate"/>
        </w:r>
        <w:r w:rsidR="002F02E1">
          <w:rPr>
            <w:noProof/>
            <w:webHidden/>
          </w:rPr>
          <w:t>38</w:t>
        </w:r>
        <w:r w:rsidR="002F02E1">
          <w:rPr>
            <w:noProof/>
            <w:webHidden/>
          </w:rPr>
          <w:fldChar w:fldCharType="end"/>
        </w:r>
      </w:hyperlink>
    </w:p>
    <w:p w14:paraId="211E9E9C" w14:textId="54579A94" w:rsidR="002F02E1" w:rsidRDefault="00BA62C5">
      <w:pPr>
        <w:pStyle w:val="TOC2"/>
        <w:rPr>
          <w:rFonts w:asciiTheme="minorHAnsi" w:eastAsiaTheme="minorEastAsia" w:hAnsiTheme="minorHAnsi" w:cstheme="minorBidi"/>
          <w:noProof/>
          <w:sz w:val="22"/>
          <w:szCs w:val="22"/>
          <w:lang w:eastAsia="ja-JP"/>
        </w:rPr>
      </w:pPr>
      <w:hyperlink w:anchor="_Toc70700695" w:history="1">
        <w:r w:rsidR="002F02E1" w:rsidRPr="009A2697">
          <w:rPr>
            <w:rStyle w:val="Hyperlink"/>
            <w:noProof/>
          </w:rPr>
          <w:t>7.1</w:t>
        </w:r>
        <w:r w:rsidR="002F02E1">
          <w:rPr>
            <w:rFonts w:asciiTheme="minorHAnsi" w:eastAsiaTheme="minorEastAsia" w:hAnsiTheme="minorHAnsi" w:cstheme="minorBidi"/>
            <w:noProof/>
            <w:sz w:val="22"/>
            <w:szCs w:val="22"/>
            <w:lang w:eastAsia="ja-JP"/>
          </w:rPr>
          <w:tab/>
        </w:r>
        <w:r w:rsidR="002F02E1" w:rsidRPr="009A2697">
          <w:rPr>
            <w:rStyle w:val="Hyperlink"/>
            <w:noProof/>
          </w:rPr>
          <w:t>Security Goals</w:t>
        </w:r>
        <w:r w:rsidR="002F02E1">
          <w:rPr>
            <w:noProof/>
            <w:webHidden/>
          </w:rPr>
          <w:tab/>
        </w:r>
        <w:r w:rsidR="002F02E1">
          <w:rPr>
            <w:noProof/>
            <w:webHidden/>
          </w:rPr>
          <w:fldChar w:fldCharType="begin"/>
        </w:r>
        <w:r w:rsidR="002F02E1">
          <w:rPr>
            <w:noProof/>
            <w:webHidden/>
          </w:rPr>
          <w:instrText xml:space="preserve"> PAGEREF _Toc70700695 \h </w:instrText>
        </w:r>
        <w:r w:rsidR="002F02E1">
          <w:rPr>
            <w:noProof/>
            <w:webHidden/>
          </w:rPr>
        </w:r>
        <w:r w:rsidR="002F02E1">
          <w:rPr>
            <w:noProof/>
            <w:webHidden/>
          </w:rPr>
          <w:fldChar w:fldCharType="separate"/>
        </w:r>
        <w:r w:rsidR="002F02E1">
          <w:rPr>
            <w:noProof/>
            <w:webHidden/>
          </w:rPr>
          <w:t>38</w:t>
        </w:r>
        <w:r w:rsidR="002F02E1">
          <w:rPr>
            <w:noProof/>
            <w:webHidden/>
          </w:rPr>
          <w:fldChar w:fldCharType="end"/>
        </w:r>
      </w:hyperlink>
    </w:p>
    <w:p w14:paraId="2EB788C3" w14:textId="00993B27" w:rsidR="002F02E1" w:rsidRDefault="00BA62C5">
      <w:pPr>
        <w:pStyle w:val="TOC2"/>
        <w:rPr>
          <w:rFonts w:asciiTheme="minorHAnsi" w:eastAsiaTheme="minorEastAsia" w:hAnsiTheme="minorHAnsi" w:cstheme="minorBidi"/>
          <w:noProof/>
          <w:sz w:val="22"/>
          <w:szCs w:val="22"/>
          <w:lang w:eastAsia="ja-JP"/>
        </w:rPr>
      </w:pPr>
      <w:hyperlink w:anchor="_Toc70700696" w:history="1">
        <w:r w:rsidR="002F02E1" w:rsidRPr="009A2697">
          <w:rPr>
            <w:rStyle w:val="Hyperlink"/>
            <w:noProof/>
            <w:lang w:eastAsia="ar-SA"/>
          </w:rPr>
          <w:t>7.2</w:t>
        </w:r>
        <w:r w:rsidR="002F02E1">
          <w:rPr>
            <w:rFonts w:asciiTheme="minorHAnsi" w:eastAsiaTheme="minorEastAsia" w:hAnsiTheme="minorHAnsi" w:cstheme="minorBidi"/>
            <w:noProof/>
            <w:sz w:val="22"/>
            <w:szCs w:val="22"/>
            <w:lang w:eastAsia="ja-JP"/>
          </w:rPr>
          <w:tab/>
        </w:r>
        <w:r w:rsidR="002F02E1" w:rsidRPr="009A2697">
          <w:rPr>
            <w:rStyle w:val="Hyperlink"/>
            <w:noProof/>
            <w:lang w:eastAsia="ar-SA"/>
          </w:rPr>
          <w:t>Cybersecurity Requirements</w:t>
        </w:r>
        <w:r w:rsidR="002F02E1">
          <w:rPr>
            <w:noProof/>
            <w:webHidden/>
          </w:rPr>
          <w:tab/>
        </w:r>
        <w:r w:rsidR="002F02E1">
          <w:rPr>
            <w:noProof/>
            <w:webHidden/>
          </w:rPr>
          <w:fldChar w:fldCharType="begin"/>
        </w:r>
        <w:r w:rsidR="002F02E1">
          <w:rPr>
            <w:noProof/>
            <w:webHidden/>
          </w:rPr>
          <w:instrText xml:space="preserve"> PAGEREF _Toc70700696 \h </w:instrText>
        </w:r>
        <w:r w:rsidR="002F02E1">
          <w:rPr>
            <w:noProof/>
            <w:webHidden/>
          </w:rPr>
        </w:r>
        <w:r w:rsidR="002F02E1">
          <w:rPr>
            <w:noProof/>
            <w:webHidden/>
          </w:rPr>
          <w:fldChar w:fldCharType="separate"/>
        </w:r>
        <w:r w:rsidR="002F02E1">
          <w:rPr>
            <w:noProof/>
            <w:webHidden/>
          </w:rPr>
          <w:t>38</w:t>
        </w:r>
        <w:r w:rsidR="002F02E1">
          <w:rPr>
            <w:noProof/>
            <w:webHidden/>
          </w:rPr>
          <w:fldChar w:fldCharType="end"/>
        </w:r>
      </w:hyperlink>
    </w:p>
    <w:p w14:paraId="52065C42" w14:textId="03475006" w:rsidR="002F02E1" w:rsidRDefault="00BA62C5">
      <w:pPr>
        <w:pStyle w:val="TOC1"/>
        <w:tabs>
          <w:tab w:val="left" w:pos="400"/>
          <w:tab w:val="right" w:leader="dot" w:pos="10173"/>
        </w:tabs>
        <w:rPr>
          <w:rFonts w:asciiTheme="minorHAnsi" w:eastAsiaTheme="minorEastAsia" w:hAnsiTheme="minorHAnsi" w:cstheme="minorBidi"/>
          <w:noProof/>
          <w:sz w:val="22"/>
          <w:szCs w:val="22"/>
          <w:lang w:eastAsia="ja-JP"/>
        </w:rPr>
      </w:pPr>
      <w:hyperlink w:anchor="_Toc70700697" w:history="1">
        <w:r w:rsidR="002F02E1" w:rsidRPr="009A2697">
          <w:rPr>
            <w:rStyle w:val="Hyperlink"/>
            <w:noProof/>
          </w:rPr>
          <w:t>8</w:t>
        </w:r>
        <w:r w:rsidR="002F02E1">
          <w:rPr>
            <w:rFonts w:asciiTheme="minorHAnsi" w:eastAsiaTheme="minorEastAsia" w:hAnsiTheme="minorHAnsi" w:cstheme="minorBidi"/>
            <w:noProof/>
            <w:sz w:val="22"/>
            <w:szCs w:val="22"/>
            <w:lang w:eastAsia="ja-JP"/>
          </w:rPr>
          <w:tab/>
        </w:r>
        <w:r w:rsidR="002F02E1" w:rsidRPr="009A2697">
          <w:rPr>
            <w:rStyle w:val="Hyperlink"/>
            <w:noProof/>
          </w:rPr>
          <w:t>Architecture</w:t>
        </w:r>
        <w:r w:rsidR="002F02E1">
          <w:rPr>
            <w:noProof/>
            <w:webHidden/>
          </w:rPr>
          <w:tab/>
        </w:r>
        <w:r w:rsidR="002F02E1">
          <w:rPr>
            <w:noProof/>
            <w:webHidden/>
          </w:rPr>
          <w:fldChar w:fldCharType="begin"/>
        </w:r>
        <w:r w:rsidR="002F02E1">
          <w:rPr>
            <w:noProof/>
            <w:webHidden/>
          </w:rPr>
          <w:instrText xml:space="preserve"> PAGEREF _Toc70700697 \h </w:instrText>
        </w:r>
        <w:r w:rsidR="002F02E1">
          <w:rPr>
            <w:noProof/>
            <w:webHidden/>
          </w:rPr>
        </w:r>
        <w:r w:rsidR="002F02E1">
          <w:rPr>
            <w:noProof/>
            <w:webHidden/>
          </w:rPr>
          <w:fldChar w:fldCharType="separate"/>
        </w:r>
        <w:r w:rsidR="002F02E1">
          <w:rPr>
            <w:noProof/>
            <w:webHidden/>
          </w:rPr>
          <w:t>39</w:t>
        </w:r>
        <w:r w:rsidR="002F02E1">
          <w:rPr>
            <w:noProof/>
            <w:webHidden/>
          </w:rPr>
          <w:fldChar w:fldCharType="end"/>
        </w:r>
      </w:hyperlink>
    </w:p>
    <w:p w14:paraId="590E2B63" w14:textId="0E39E36B" w:rsidR="002F02E1" w:rsidRDefault="00BA62C5">
      <w:pPr>
        <w:pStyle w:val="TOC2"/>
        <w:rPr>
          <w:rFonts w:asciiTheme="minorHAnsi" w:eastAsiaTheme="minorEastAsia" w:hAnsiTheme="minorHAnsi" w:cstheme="minorBidi"/>
          <w:noProof/>
          <w:sz w:val="22"/>
          <w:szCs w:val="22"/>
          <w:lang w:eastAsia="ja-JP"/>
        </w:rPr>
      </w:pPr>
      <w:hyperlink w:anchor="_Toc70700698" w:history="1">
        <w:r w:rsidR="002F02E1" w:rsidRPr="009A2697">
          <w:rPr>
            <w:rStyle w:val="Hyperlink"/>
            <w:noProof/>
          </w:rPr>
          <w:t>8.1</w:t>
        </w:r>
        <w:r w:rsidR="002F02E1">
          <w:rPr>
            <w:rFonts w:asciiTheme="minorHAnsi" w:eastAsiaTheme="minorEastAsia" w:hAnsiTheme="minorHAnsi" w:cstheme="minorBidi"/>
            <w:noProof/>
            <w:sz w:val="22"/>
            <w:szCs w:val="22"/>
            <w:lang w:eastAsia="ja-JP"/>
          </w:rPr>
          <w:tab/>
        </w:r>
        <w:r w:rsidR="002F02E1" w:rsidRPr="009A2697">
          <w:rPr>
            <w:rStyle w:val="Hyperlink"/>
            <w:noProof/>
          </w:rPr>
          <w:t>Functional Decomposition</w:t>
        </w:r>
        <w:r w:rsidR="002F02E1">
          <w:rPr>
            <w:noProof/>
            <w:webHidden/>
          </w:rPr>
          <w:tab/>
        </w:r>
        <w:r w:rsidR="002F02E1">
          <w:rPr>
            <w:noProof/>
            <w:webHidden/>
          </w:rPr>
          <w:fldChar w:fldCharType="begin"/>
        </w:r>
        <w:r w:rsidR="002F02E1">
          <w:rPr>
            <w:noProof/>
            <w:webHidden/>
          </w:rPr>
          <w:instrText xml:space="preserve"> PAGEREF _Toc70700698 \h </w:instrText>
        </w:r>
        <w:r w:rsidR="002F02E1">
          <w:rPr>
            <w:noProof/>
            <w:webHidden/>
          </w:rPr>
        </w:r>
        <w:r w:rsidR="002F02E1">
          <w:rPr>
            <w:noProof/>
            <w:webHidden/>
          </w:rPr>
          <w:fldChar w:fldCharType="separate"/>
        </w:r>
        <w:r w:rsidR="002F02E1">
          <w:rPr>
            <w:noProof/>
            <w:webHidden/>
          </w:rPr>
          <w:t>39</w:t>
        </w:r>
        <w:r w:rsidR="002F02E1">
          <w:rPr>
            <w:noProof/>
            <w:webHidden/>
          </w:rPr>
          <w:fldChar w:fldCharType="end"/>
        </w:r>
      </w:hyperlink>
    </w:p>
    <w:p w14:paraId="0FA365E3" w14:textId="0906ED6E" w:rsidR="002F02E1" w:rsidRDefault="00BA62C5">
      <w:pPr>
        <w:pStyle w:val="TOC3"/>
        <w:tabs>
          <w:tab w:val="left" w:pos="1200"/>
          <w:tab w:val="right" w:leader="dot" w:pos="10173"/>
        </w:tabs>
        <w:rPr>
          <w:rFonts w:asciiTheme="minorHAnsi" w:eastAsiaTheme="minorEastAsia" w:hAnsiTheme="minorHAnsi" w:cstheme="minorBidi"/>
          <w:noProof/>
          <w:sz w:val="22"/>
          <w:szCs w:val="22"/>
          <w:lang w:eastAsia="ja-JP"/>
        </w:rPr>
      </w:pPr>
      <w:hyperlink w:anchor="_Toc70700699" w:history="1">
        <w:r w:rsidR="002F02E1" w:rsidRPr="009A2697">
          <w:rPr>
            <w:rStyle w:val="Hyperlink"/>
            <w:noProof/>
          </w:rPr>
          <w:t>8.1.1</w:t>
        </w:r>
        <w:r w:rsidR="002F02E1">
          <w:rPr>
            <w:rFonts w:asciiTheme="minorHAnsi" w:eastAsiaTheme="minorEastAsia" w:hAnsiTheme="minorHAnsi" w:cstheme="minorBidi"/>
            <w:noProof/>
            <w:sz w:val="22"/>
            <w:szCs w:val="22"/>
            <w:lang w:eastAsia="ja-JP"/>
          </w:rPr>
          <w:tab/>
        </w:r>
        <w:r w:rsidR="002F02E1" w:rsidRPr="009A2697">
          <w:rPr>
            <w:rStyle w:val="Hyperlink"/>
            <w:noProof/>
          </w:rPr>
          <w:t>List of Functions</w:t>
        </w:r>
        <w:r w:rsidR="002F02E1">
          <w:rPr>
            <w:noProof/>
            <w:webHidden/>
          </w:rPr>
          <w:tab/>
        </w:r>
        <w:r w:rsidR="002F02E1">
          <w:rPr>
            <w:noProof/>
            <w:webHidden/>
          </w:rPr>
          <w:fldChar w:fldCharType="begin"/>
        </w:r>
        <w:r w:rsidR="002F02E1">
          <w:rPr>
            <w:noProof/>
            <w:webHidden/>
          </w:rPr>
          <w:instrText xml:space="preserve"> PAGEREF _Toc70700699 \h </w:instrText>
        </w:r>
        <w:r w:rsidR="002F02E1">
          <w:rPr>
            <w:noProof/>
            <w:webHidden/>
          </w:rPr>
        </w:r>
        <w:r w:rsidR="002F02E1">
          <w:rPr>
            <w:noProof/>
            <w:webHidden/>
          </w:rPr>
          <w:fldChar w:fldCharType="separate"/>
        </w:r>
        <w:r w:rsidR="002F02E1">
          <w:rPr>
            <w:noProof/>
            <w:webHidden/>
          </w:rPr>
          <w:t>39</w:t>
        </w:r>
        <w:r w:rsidR="002F02E1">
          <w:rPr>
            <w:noProof/>
            <w:webHidden/>
          </w:rPr>
          <w:fldChar w:fldCharType="end"/>
        </w:r>
      </w:hyperlink>
    </w:p>
    <w:p w14:paraId="0A885EAE" w14:textId="3F33A20C" w:rsidR="002F02E1" w:rsidRDefault="00BA62C5">
      <w:pPr>
        <w:pStyle w:val="TOC2"/>
        <w:rPr>
          <w:rFonts w:asciiTheme="minorHAnsi" w:eastAsiaTheme="minorEastAsia" w:hAnsiTheme="minorHAnsi" w:cstheme="minorBidi"/>
          <w:noProof/>
          <w:sz w:val="22"/>
          <w:szCs w:val="22"/>
          <w:lang w:eastAsia="ja-JP"/>
        </w:rPr>
      </w:pPr>
      <w:hyperlink w:anchor="_Toc70700700" w:history="1">
        <w:r w:rsidR="002F02E1" w:rsidRPr="009A2697">
          <w:rPr>
            <w:rStyle w:val="Hyperlink"/>
            <w:noProof/>
          </w:rPr>
          <w:t>8.2</w:t>
        </w:r>
        <w:r w:rsidR="002F02E1">
          <w:rPr>
            <w:rFonts w:asciiTheme="minorHAnsi" w:eastAsiaTheme="minorEastAsia" w:hAnsiTheme="minorHAnsi" w:cstheme="minorBidi"/>
            <w:noProof/>
            <w:sz w:val="22"/>
            <w:szCs w:val="22"/>
            <w:lang w:eastAsia="ja-JP"/>
          </w:rPr>
          <w:tab/>
        </w:r>
        <w:r w:rsidR="002F02E1" w:rsidRPr="009A2697">
          <w:rPr>
            <w:rStyle w:val="Hyperlink"/>
            <w:noProof/>
          </w:rPr>
          <w:t>Logical Architecture</w:t>
        </w:r>
        <w:r w:rsidR="002F02E1">
          <w:rPr>
            <w:noProof/>
            <w:webHidden/>
          </w:rPr>
          <w:tab/>
        </w:r>
        <w:r w:rsidR="002F02E1">
          <w:rPr>
            <w:noProof/>
            <w:webHidden/>
          </w:rPr>
          <w:fldChar w:fldCharType="begin"/>
        </w:r>
        <w:r w:rsidR="002F02E1">
          <w:rPr>
            <w:noProof/>
            <w:webHidden/>
          </w:rPr>
          <w:instrText xml:space="preserve"> PAGEREF _Toc70700700 \h </w:instrText>
        </w:r>
        <w:r w:rsidR="002F02E1">
          <w:rPr>
            <w:noProof/>
            <w:webHidden/>
          </w:rPr>
        </w:r>
        <w:r w:rsidR="002F02E1">
          <w:rPr>
            <w:noProof/>
            <w:webHidden/>
          </w:rPr>
          <w:fldChar w:fldCharType="separate"/>
        </w:r>
        <w:r w:rsidR="002F02E1">
          <w:rPr>
            <w:noProof/>
            <w:webHidden/>
          </w:rPr>
          <w:t>40</w:t>
        </w:r>
        <w:r w:rsidR="002F02E1">
          <w:rPr>
            <w:noProof/>
            <w:webHidden/>
          </w:rPr>
          <w:fldChar w:fldCharType="end"/>
        </w:r>
      </w:hyperlink>
    </w:p>
    <w:p w14:paraId="2CA4E8F1" w14:textId="01A5CB1B" w:rsidR="002F02E1" w:rsidRDefault="00BA62C5">
      <w:pPr>
        <w:pStyle w:val="TOC3"/>
        <w:tabs>
          <w:tab w:val="left" w:pos="1200"/>
          <w:tab w:val="right" w:leader="dot" w:pos="10173"/>
        </w:tabs>
        <w:rPr>
          <w:rFonts w:asciiTheme="minorHAnsi" w:eastAsiaTheme="minorEastAsia" w:hAnsiTheme="minorHAnsi" w:cstheme="minorBidi"/>
          <w:noProof/>
          <w:sz w:val="22"/>
          <w:szCs w:val="22"/>
          <w:lang w:eastAsia="ja-JP"/>
        </w:rPr>
      </w:pPr>
      <w:hyperlink w:anchor="_Toc70700701" w:history="1">
        <w:r w:rsidR="002F02E1" w:rsidRPr="009A2697">
          <w:rPr>
            <w:rStyle w:val="Hyperlink"/>
            <w:noProof/>
          </w:rPr>
          <w:t>8.2.1</w:t>
        </w:r>
        <w:r w:rsidR="002F02E1">
          <w:rPr>
            <w:rFonts w:asciiTheme="minorHAnsi" w:eastAsiaTheme="minorEastAsia" w:hAnsiTheme="minorHAnsi" w:cstheme="minorBidi"/>
            <w:noProof/>
            <w:sz w:val="22"/>
            <w:szCs w:val="22"/>
            <w:lang w:eastAsia="ja-JP"/>
          </w:rPr>
          <w:tab/>
        </w:r>
        <w:r w:rsidR="002F02E1" w:rsidRPr="009A2697">
          <w:rPr>
            <w:rStyle w:val="Hyperlink"/>
            <w:noProof/>
          </w:rPr>
          <w:t>Logical Elements</w:t>
        </w:r>
        <w:r w:rsidR="002F02E1">
          <w:rPr>
            <w:noProof/>
            <w:webHidden/>
          </w:rPr>
          <w:tab/>
        </w:r>
        <w:r w:rsidR="002F02E1">
          <w:rPr>
            <w:noProof/>
            <w:webHidden/>
          </w:rPr>
          <w:fldChar w:fldCharType="begin"/>
        </w:r>
        <w:r w:rsidR="002F02E1">
          <w:rPr>
            <w:noProof/>
            <w:webHidden/>
          </w:rPr>
          <w:instrText xml:space="preserve"> PAGEREF _Toc70700701 \h </w:instrText>
        </w:r>
        <w:r w:rsidR="002F02E1">
          <w:rPr>
            <w:noProof/>
            <w:webHidden/>
          </w:rPr>
        </w:r>
        <w:r w:rsidR="002F02E1">
          <w:rPr>
            <w:noProof/>
            <w:webHidden/>
          </w:rPr>
          <w:fldChar w:fldCharType="separate"/>
        </w:r>
        <w:r w:rsidR="002F02E1">
          <w:rPr>
            <w:noProof/>
            <w:webHidden/>
          </w:rPr>
          <w:t>41</w:t>
        </w:r>
        <w:r w:rsidR="002F02E1">
          <w:rPr>
            <w:noProof/>
            <w:webHidden/>
          </w:rPr>
          <w:fldChar w:fldCharType="end"/>
        </w:r>
      </w:hyperlink>
    </w:p>
    <w:p w14:paraId="4D893413" w14:textId="4B34B6E8" w:rsidR="002F02E1" w:rsidRDefault="00BA62C5">
      <w:pPr>
        <w:pStyle w:val="TOC3"/>
        <w:tabs>
          <w:tab w:val="left" w:pos="1200"/>
          <w:tab w:val="right" w:leader="dot" w:pos="10173"/>
        </w:tabs>
        <w:rPr>
          <w:rFonts w:asciiTheme="minorHAnsi" w:eastAsiaTheme="minorEastAsia" w:hAnsiTheme="minorHAnsi" w:cstheme="minorBidi"/>
          <w:noProof/>
          <w:sz w:val="22"/>
          <w:szCs w:val="22"/>
          <w:lang w:eastAsia="ja-JP"/>
        </w:rPr>
      </w:pPr>
      <w:hyperlink w:anchor="_Toc70700702" w:history="1">
        <w:r w:rsidR="002F02E1" w:rsidRPr="009A2697">
          <w:rPr>
            <w:rStyle w:val="Hyperlink"/>
            <w:noProof/>
          </w:rPr>
          <w:t>8.2.2</w:t>
        </w:r>
        <w:r w:rsidR="002F02E1">
          <w:rPr>
            <w:rFonts w:asciiTheme="minorHAnsi" w:eastAsiaTheme="minorEastAsia" w:hAnsiTheme="minorHAnsi" w:cstheme="minorBidi"/>
            <w:noProof/>
            <w:sz w:val="22"/>
            <w:szCs w:val="22"/>
            <w:lang w:eastAsia="ja-JP"/>
          </w:rPr>
          <w:tab/>
        </w:r>
        <w:r w:rsidR="002F02E1" w:rsidRPr="009A2697">
          <w:rPr>
            <w:rStyle w:val="Hyperlink"/>
            <w:noProof/>
          </w:rPr>
          <w:t>Logical Interfaces</w:t>
        </w:r>
        <w:r w:rsidR="002F02E1">
          <w:rPr>
            <w:noProof/>
            <w:webHidden/>
          </w:rPr>
          <w:tab/>
        </w:r>
        <w:r w:rsidR="002F02E1">
          <w:rPr>
            <w:noProof/>
            <w:webHidden/>
          </w:rPr>
          <w:fldChar w:fldCharType="begin"/>
        </w:r>
        <w:r w:rsidR="002F02E1">
          <w:rPr>
            <w:noProof/>
            <w:webHidden/>
          </w:rPr>
          <w:instrText xml:space="preserve"> PAGEREF _Toc70700702 \h </w:instrText>
        </w:r>
        <w:r w:rsidR="002F02E1">
          <w:rPr>
            <w:noProof/>
            <w:webHidden/>
          </w:rPr>
        </w:r>
        <w:r w:rsidR="002F02E1">
          <w:rPr>
            <w:noProof/>
            <w:webHidden/>
          </w:rPr>
          <w:fldChar w:fldCharType="separate"/>
        </w:r>
        <w:r w:rsidR="002F02E1">
          <w:rPr>
            <w:noProof/>
            <w:webHidden/>
          </w:rPr>
          <w:t>41</w:t>
        </w:r>
        <w:r w:rsidR="002F02E1">
          <w:rPr>
            <w:noProof/>
            <w:webHidden/>
          </w:rPr>
          <w:fldChar w:fldCharType="end"/>
        </w:r>
      </w:hyperlink>
    </w:p>
    <w:p w14:paraId="239FA488" w14:textId="74614193" w:rsidR="002F02E1" w:rsidRDefault="00BA62C5">
      <w:pPr>
        <w:pStyle w:val="TOC3"/>
        <w:tabs>
          <w:tab w:val="left" w:pos="1200"/>
          <w:tab w:val="right" w:leader="dot" w:pos="10173"/>
        </w:tabs>
        <w:rPr>
          <w:rFonts w:asciiTheme="minorHAnsi" w:eastAsiaTheme="minorEastAsia" w:hAnsiTheme="minorHAnsi" w:cstheme="minorBidi"/>
          <w:noProof/>
          <w:sz w:val="22"/>
          <w:szCs w:val="22"/>
          <w:lang w:eastAsia="ja-JP"/>
        </w:rPr>
      </w:pPr>
      <w:hyperlink w:anchor="_Toc70700703" w:history="1">
        <w:r w:rsidR="002F02E1" w:rsidRPr="009A2697">
          <w:rPr>
            <w:rStyle w:val="Hyperlink"/>
            <w:noProof/>
          </w:rPr>
          <w:t>8.2.3</w:t>
        </w:r>
        <w:r w:rsidR="002F02E1">
          <w:rPr>
            <w:rFonts w:asciiTheme="minorHAnsi" w:eastAsiaTheme="minorEastAsia" w:hAnsiTheme="minorHAnsi" w:cstheme="minorBidi"/>
            <w:noProof/>
            <w:sz w:val="22"/>
            <w:szCs w:val="22"/>
            <w:lang w:eastAsia="ja-JP"/>
          </w:rPr>
          <w:tab/>
        </w:r>
        <w:r w:rsidR="002F02E1" w:rsidRPr="009A2697">
          <w:rPr>
            <w:rStyle w:val="Hyperlink"/>
            <w:noProof/>
          </w:rPr>
          <w:t>Logical Elements</w:t>
        </w:r>
        <w:r w:rsidR="002F02E1">
          <w:rPr>
            <w:noProof/>
            <w:webHidden/>
          </w:rPr>
          <w:tab/>
        </w:r>
        <w:r w:rsidR="002F02E1">
          <w:rPr>
            <w:noProof/>
            <w:webHidden/>
          </w:rPr>
          <w:fldChar w:fldCharType="begin"/>
        </w:r>
        <w:r w:rsidR="002F02E1">
          <w:rPr>
            <w:noProof/>
            <w:webHidden/>
          </w:rPr>
          <w:instrText xml:space="preserve"> PAGEREF _Toc70700703 \h </w:instrText>
        </w:r>
        <w:r w:rsidR="002F02E1">
          <w:rPr>
            <w:noProof/>
            <w:webHidden/>
          </w:rPr>
        </w:r>
        <w:r w:rsidR="002F02E1">
          <w:rPr>
            <w:noProof/>
            <w:webHidden/>
          </w:rPr>
          <w:fldChar w:fldCharType="separate"/>
        </w:r>
        <w:r w:rsidR="002F02E1">
          <w:rPr>
            <w:noProof/>
            <w:webHidden/>
          </w:rPr>
          <w:t>42</w:t>
        </w:r>
        <w:r w:rsidR="002F02E1">
          <w:rPr>
            <w:noProof/>
            <w:webHidden/>
          </w:rPr>
          <w:fldChar w:fldCharType="end"/>
        </w:r>
      </w:hyperlink>
    </w:p>
    <w:p w14:paraId="3E77B0E6" w14:textId="3FE2C726" w:rsidR="002F02E1" w:rsidRDefault="00BA62C5">
      <w:pPr>
        <w:pStyle w:val="TOC3"/>
        <w:tabs>
          <w:tab w:val="left" w:pos="1200"/>
          <w:tab w:val="right" w:leader="dot" w:pos="10173"/>
        </w:tabs>
        <w:rPr>
          <w:rFonts w:asciiTheme="minorHAnsi" w:eastAsiaTheme="minorEastAsia" w:hAnsiTheme="minorHAnsi" w:cstheme="minorBidi"/>
          <w:noProof/>
          <w:sz w:val="22"/>
          <w:szCs w:val="22"/>
          <w:lang w:eastAsia="ja-JP"/>
        </w:rPr>
      </w:pPr>
      <w:hyperlink w:anchor="_Toc70700704" w:history="1">
        <w:r w:rsidR="002F02E1" w:rsidRPr="009A2697">
          <w:rPr>
            <w:rStyle w:val="Hyperlink"/>
            <w:noProof/>
          </w:rPr>
          <w:t>8.2.4</w:t>
        </w:r>
        <w:r w:rsidR="002F02E1">
          <w:rPr>
            <w:rFonts w:asciiTheme="minorHAnsi" w:eastAsiaTheme="minorEastAsia" w:hAnsiTheme="minorHAnsi" w:cstheme="minorBidi"/>
            <w:noProof/>
            <w:sz w:val="22"/>
            <w:szCs w:val="22"/>
            <w:lang w:eastAsia="ja-JP"/>
          </w:rPr>
          <w:tab/>
        </w:r>
        <w:r w:rsidR="002F02E1" w:rsidRPr="009A2697">
          <w:rPr>
            <w:rStyle w:val="Hyperlink"/>
            <w:noProof/>
          </w:rPr>
          <w:t>Logical Interfaces</w:t>
        </w:r>
        <w:r w:rsidR="002F02E1">
          <w:rPr>
            <w:noProof/>
            <w:webHidden/>
          </w:rPr>
          <w:tab/>
        </w:r>
        <w:r w:rsidR="002F02E1">
          <w:rPr>
            <w:noProof/>
            <w:webHidden/>
          </w:rPr>
          <w:fldChar w:fldCharType="begin"/>
        </w:r>
        <w:r w:rsidR="002F02E1">
          <w:rPr>
            <w:noProof/>
            <w:webHidden/>
          </w:rPr>
          <w:instrText xml:space="preserve"> PAGEREF _Toc70700704 \h </w:instrText>
        </w:r>
        <w:r w:rsidR="002F02E1">
          <w:rPr>
            <w:noProof/>
            <w:webHidden/>
          </w:rPr>
        </w:r>
        <w:r w:rsidR="002F02E1">
          <w:rPr>
            <w:noProof/>
            <w:webHidden/>
          </w:rPr>
          <w:fldChar w:fldCharType="separate"/>
        </w:r>
        <w:r w:rsidR="002F02E1">
          <w:rPr>
            <w:noProof/>
            <w:webHidden/>
          </w:rPr>
          <w:t>42</w:t>
        </w:r>
        <w:r w:rsidR="002F02E1">
          <w:rPr>
            <w:noProof/>
            <w:webHidden/>
          </w:rPr>
          <w:fldChar w:fldCharType="end"/>
        </w:r>
      </w:hyperlink>
    </w:p>
    <w:p w14:paraId="10CA49F0" w14:textId="1CD2571C" w:rsidR="002F02E1" w:rsidRDefault="00BA62C5">
      <w:pPr>
        <w:pStyle w:val="TOC1"/>
        <w:tabs>
          <w:tab w:val="left" w:pos="400"/>
          <w:tab w:val="right" w:leader="dot" w:pos="10173"/>
        </w:tabs>
        <w:rPr>
          <w:rFonts w:asciiTheme="minorHAnsi" w:eastAsiaTheme="minorEastAsia" w:hAnsiTheme="minorHAnsi" w:cstheme="minorBidi"/>
          <w:noProof/>
          <w:sz w:val="22"/>
          <w:szCs w:val="22"/>
          <w:lang w:eastAsia="ja-JP"/>
        </w:rPr>
      </w:pPr>
      <w:hyperlink w:anchor="_Toc70700705" w:history="1">
        <w:r w:rsidR="002F02E1" w:rsidRPr="009A2697">
          <w:rPr>
            <w:rStyle w:val="Hyperlink"/>
            <w:noProof/>
          </w:rPr>
          <w:t>9</w:t>
        </w:r>
        <w:r w:rsidR="002F02E1">
          <w:rPr>
            <w:rFonts w:asciiTheme="minorHAnsi" w:eastAsiaTheme="minorEastAsia" w:hAnsiTheme="minorHAnsi" w:cstheme="minorBidi"/>
            <w:noProof/>
            <w:sz w:val="22"/>
            <w:szCs w:val="22"/>
            <w:lang w:eastAsia="ja-JP"/>
          </w:rPr>
          <w:tab/>
        </w:r>
        <w:r w:rsidR="002F02E1" w:rsidRPr="009A2697">
          <w:rPr>
            <w:rStyle w:val="Hyperlink"/>
            <w:noProof/>
          </w:rPr>
          <w:t>Traceability Matrix</w:t>
        </w:r>
        <w:r w:rsidR="002F02E1">
          <w:rPr>
            <w:noProof/>
            <w:webHidden/>
          </w:rPr>
          <w:tab/>
        </w:r>
        <w:r w:rsidR="002F02E1">
          <w:rPr>
            <w:noProof/>
            <w:webHidden/>
          </w:rPr>
          <w:fldChar w:fldCharType="begin"/>
        </w:r>
        <w:r w:rsidR="002F02E1">
          <w:rPr>
            <w:noProof/>
            <w:webHidden/>
          </w:rPr>
          <w:instrText xml:space="preserve"> PAGEREF _Toc70700705 \h </w:instrText>
        </w:r>
        <w:r w:rsidR="002F02E1">
          <w:rPr>
            <w:noProof/>
            <w:webHidden/>
          </w:rPr>
        </w:r>
        <w:r w:rsidR="002F02E1">
          <w:rPr>
            <w:noProof/>
            <w:webHidden/>
          </w:rPr>
          <w:fldChar w:fldCharType="separate"/>
        </w:r>
        <w:r w:rsidR="002F02E1">
          <w:rPr>
            <w:noProof/>
            <w:webHidden/>
          </w:rPr>
          <w:t>43</w:t>
        </w:r>
        <w:r w:rsidR="002F02E1">
          <w:rPr>
            <w:noProof/>
            <w:webHidden/>
          </w:rPr>
          <w:fldChar w:fldCharType="end"/>
        </w:r>
      </w:hyperlink>
    </w:p>
    <w:p w14:paraId="3B83429F" w14:textId="1B0ED032" w:rsidR="002F02E1" w:rsidRDefault="00BA62C5">
      <w:pPr>
        <w:pStyle w:val="TOC1"/>
        <w:tabs>
          <w:tab w:val="left" w:pos="600"/>
          <w:tab w:val="right" w:leader="dot" w:pos="10173"/>
        </w:tabs>
        <w:rPr>
          <w:rFonts w:asciiTheme="minorHAnsi" w:eastAsiaTheme="minorEastAsia" w:hAnsiTheme="minorHAnsi" w:cstheme="minorBidi"/>
          <w:noProof/>
          <w:sz w:val="22"/>
          <w:szCs w:val="22"/>
          <w:lang w:eastAsia="ja-JP"/>
        </w:rPr>
      </w:pPr>
      <w:hyperlink w:anchor="_Toc70700706" w:history="1">
        <w:r w:rsidR="002F02E1" w:rsidRPr="009A2697">
          <w:rPr>
            <w:rStyle w:val="Hyperlink"/>
            <w:noProof/>
          </w:rPr>
          <w:t>10</w:t>
        </w:r>
        <w:r w:rsidR="002F02E1">
          <w:rPr>
            <w:rFonts w:asciiTheme="minorHAnsi" w:eastAsiaTheme="minorEastAsia" w:hAnsiTheme="minorHAnsi" w:cstheme="minorBidi"/>
            <w:noProof/>
            <w:sz w:val="22"/>
            <w:szCs w:val="22"/>
            <w:lang w:eastAsia="ja-JP"/>
          </w:rPr>
          <w:tab/>
        </w:r>
        <w:r w:rsidR="002F02E1" w:rsidRPr="009A2697">
          <w:rPr>
            <w:rStyle w:val="Hyperlink"/>
            <w:noProof/>
          </w:rPr>
          <w:t>Open Concerns</w:t>
        </w:r>
        <w:r w:rsidR="002F02E1">
          <w:rPr>
            <w:noProof/>
            <w:webHidden/>
          </w:rPr>
          <w:tab/>
        </w:r>
        <w:r w:rsidR="002F02E1">
          <w:rPr>
            <w:noProof/>
            <w:webHidden/>
          </w:rPr>
          <w:fldChar w:fldCharType="begin"/>
        </w:r>
        <w:r w:rsidR="002F02E1">
          <w:rPr>
            <w:noProof/>
            <w:webHidden/>
          </w:rPr>
          <w:instrText xml:space="preserve"> PAGEREF _Toc70700706 \h </w:instrText>
        </w:r>
        <w:r w:rsidR="002F02E1">
          <w:rPr>
            <w:noProof/>
            <w:webHidden/>
          </w:rPr>
        </w:r>
        <w:r w:rsidR="002F02E1">
          <w:rPr>
            <w:noProof/>
            <w:webHidden/>
          </w:rPr>
          <w:fldChar w:fldCharType="separate"/>
        </w:r>
        <w:r w:rsidR="002F02E1">
          <w:rPr>
            <w:noProof/>
            <w:webHidden/>
          </w:rPr>
          <w:t>44</w:t>
        </w:r>
        <w:r w:rsidR="002F02E1">
          <w:rPr>
            <w:noProof/>
            <w:webHidden/>
          </w:rPr>
          <w:fldChar w:fldCharType="end"/>
        </w:r>
      </w:hyperlink>
    </w:p>
    <w:p w14:paraId="359F9DB6" w14:textId="0861E870" w:rsidR="002F02E1" w:rsidRDefault="00BA62C5">
      <w:pPr>
        <w:pStyle w:val="TOC1"/>
        <w:tabs>
          <w:tab w:val="left" w:pos="600"/>
          <w:tab w:val="right" w:leader="dot" w:pos="10173"/>
        </w:tabs>
        <w:rPr>
          <w:rFonts w:asciiTheme="minorHAnsi" w:eastAsiaTheme="minorEastAsia" w:hAnsiTheme="minorHAnsi" w:cstheme="minorBidi"/>
          <w:noProof/>
          <w:sz w:val="22"/>
          <w:szCs w:val="22"/>
          <w:lang w:eastAsia="ja-JP"/>
        </w:rPr>
      </w:pPr>
      <w:hyperlink w:anchor="_Toc70700707" w:history="1">
        <w:r w:rsidR="002F02E1" w:rsidRPr="009A2697">
          <w:rPr>
            <w:rStyle w:val="Hyperlink"/>
            <w:noProof/>
          </w:rPr>
          <w:t>11</w:t>
        </w:r>
        <w:r w:rsidR="002F02E1">
          <w:rPr>
            <w:rFonts w:asciiTheme="minorHAnsi" w:eastAsiaTheme="minorEastAsia" w:hAnsiTheme="minorHAnsi" w:cstheme="minorBidi"/>
            <w:noProof/>
            <w:sz w:val="22"/>
            <w:szCs w:val="22"/>
            <w:lang w:eastAsia="ja-JP"/>
          </w:rPr>
          <w:tab/>
        </w:r>
        <w:r w:rsidR="002F02E1" w:rsidRPr="009A2697">
          <w:rPr>
            <w:rStyle w:val="Hyperlink"/>
            <w:noProof/>
          </w:rPr>
          <w:t>Revision History</w:t>
        </w:r>
        <w:r w:rsidR="002F02E1">
          <w:rPr>
            <w:noProof/>
            <w:webHidden/>
          </w:rPr>
          <w:tab/>
        </w:r>
        <w:r w:rsidR="002F02E1">
          <w:rPr>
            <w:noProof/>
            <w:webHidden/>
          </w:rPr>
          <w:fldChar w:fldCharType="begin"/>
        </w:r>
        <w:r w:rsidR="002F02E1">
          <w:rPr>
            <w:noProof/>
            <w:webHidden/>
          </w:rPr>
          <w:instrText xml:space="preserve"> PAGEREF _Toc70700707 \h </w:instrText>
        </w:r>
        <w:r w:rsidR="002F02E1">
          <w:rPr>
            <w:noProof/>
            <w:webHidden/>
          </w:rPr>
        </w:r>
        <w:r w:rsidR="002F02E1">
          <w:rPr>
            <w:noProof/>
            <w:webHidden/>
          </w:rPr>
          <w:fldChar w:fldCharType="separate"/>
        </w:r>
        <w:r w:rsidR="002F02E1">
          <w:rPr>
            <w:noProof/>
            <w:webHidden/>
          </w:rPr>
          <w:t>45</w:t>
        </w:r>
        <w:r w:rsidR="002F02E1">
          <w:rPr>
            <w:noProof/>
            <w:webHidden/>
          </w:rPr>
          <w:fldChar w:fldCharType="end"/>
        </w:r>
      </w:hyperlink>
    </w:p>
    <w:p w14:paraId="477221B0" w14:textId="52DC9D08" w:rsidR="002F02E1" w:rsidRDefault="00BA62C5">
      <w:pPr>
        <w:pStyle w:val="TOC1"/>
        <w:tabs>
          <w:tab w:val="left" w:pos="600"/>
          <w:tab w:val="right" w:leader="dot" w:pos="10173"/>
        </w:tabs>
        <w:rPr>
          <w:rFonts w:asciiTheme="minorHAnsi" w:eastAsiaTheme="minorEastAsia" w:hAnsiTheme="minorHAnsi" w:cstheme="minorBidi"/>
          <w:noProof/>
          <w:sz w:val="22"/>
          <w:szCs w:val="22"/>
          <w:lang w:eastAsia="ja-JP"/>
        </w:rPr>
      </w:pPr>
      <w:hyperlink w:anchor="_Toc70700708" w:history="1">
        <w:r w:rsidR="002F02E1" w:rsidRPr="009A2697">
          <w:rPr>
            <w:rStyle w:val="Hyperlink"/>
            <w:noProof/>
          </w:rPr>
          <w:t>12</w:t>
        </w:r>
        <w:r w:rsidR="002F02E1">
          <w:rPr>
            <w:rFonts w:asciiTheme="minorHAnsi" w:eastAsiaTheme="minorEastAsia" w:hAnsiTheme="minorHAnsi" w:cstheme="minorBidi"/>
            <w:noProof/>
            <w:sz w:val="22"/>
            <w:szCs w:val="22"/>
            <w:lang w:eastAsia="ja-JP"/>
          </w:rPr>
          <w:tab/>
        </w:r>
        <w:r w:rsidR="002F02E1" w:rsidRPr="009A2697">
          <w:rPr>
            <w:rStyle w:val="Hyperlink"/>
            <w:noProof/>
          </w:rPr>
          <w:t>Appendix</w:t>
        </w:r>
        <w:r w:rsidR="002F02E1">
          <w:rPr>
            <w:noProof/>
            <w:webHidden/>
          </w:rPr>
          <w:tab/>
        </w:r>
        <w:r w:rsidR="002F02E1">
          <w:rPr>
            <w:noProof/>
            <w:webHidden/>
          </w:rPr>
          <w:fldChar w:fldCharType="begin"/>
        </w:r>
        <w:r w:rsidR="002F02E1">
          <w:rPr>
            <w:noProof/>
            <w:webHidden/>
          </w:rPr>
          <w:instrText xml:space="preserve"> PAGEREF _Toc70700708 \h </w:instrText>
        </w:r>
        <w:r w:rsidR="002F02E1">
          <w:rPr>
            <w:noProof/>
            <w:webHidden/>
          </w:rPr>
        </w:r>
        <w:r w:rsidR="002F02E1">
          <w:rPr>
            <w:noProof/>
            <w:webHidden/>
          </w:rPr>
          <w:fldChar w:fldCharType="separate"/>
        </w:r>
        <w:r w:rsidR="002F02E1">
          <w:rPr>
            <w:noProof/>
            <w:webHidden/>
          </w:rPr>
          <w:t>46</w:t>
        </w:r>
        <w:r w:rsidR="002F02E1">
          <w:rPr>
            <w:noProof/>
            <w:webHidden/>
          </w:rPr>
          <w:fldChar w:fldCharType="end"/>
        </w:r>
      </w:hyperlink>
    </w:p>
    <w:p w14:paraId="00833D39" w14:textId="32BA1E38" w:rsidR="002F02E1" w:rsidRDefault="00BA62C5">
      <w:pPr>
        <w:pStyle w:val="TOC2"/>
        <w:rPr>
          <w:rFonts w:asciiTheme="minorHAnsi" w:eastAsiaTheme="minorEastAsia" w:hAnsiTheme="minorHAnsi" w:cstheme="minorBidi"/>
          <w:noProof/>
          <w:sz w:val="22"/>
          <w:szCs w:val="22"/>
          <w:lang w:eastAsia="ja-JP"/>
        </w:rPr>
      </w:pPr>
      <w:hyperlink w:anchor="_Toc70700709" w:history="1">
        <w:r w:rsidR="002F02E1" w:rsidRPr="009A2697">
          <w:rPr>
            <w:rStyle w:val="Hyperlink"/>
            <w:noProof/>
          </w:rPr>
          <w:t>12.1</w:t>
        </w:r>
        <w:r w:rsidR="002F02E1">
          <w:rPr>
            <w:rFonts w:asciiTheme="minorHAnsi" w:eastAsiaTheme="minorEastAsia" w:hAnsiTheme="minorHAnsi" w:cstheme="minorBidi"/>
            <w:noProof/>
            <w:sz w:val="22"/>
            <w:szCs w:val="22"/>
            <w:lang w:eastAsia="ja-JP"/>
          </w:rPr>
          <w:tab/>
        </w:r>
        <w:r w:rsidR="002F02E1" w:rsidRPr="009A2697">
          <w:rPr>
            <w:rStyle w:val="Hyperlink"/>
            <w:noProof/>
          </w:rPr>
          <w:t>DSI Functional Matrix – steady state</w:t>
        </w:r>
        <w:r w:rsidR="002F02E1">
          <w:rPr>
            <w:noProof/>
            <w:webHidden/>
          </w:rPr>
          <w:tab/>
        </w:r>
        <w:r w:rsidR="002F02E1">
          <w:rPr>
            <w:noProof/>
            <w:webHidden/>
          </w:rPr>
          <w:fldChar w:fldCharType="begin"/>
        </w:r>
        <w:r w:rsidR="002F02E1">
          <w:rPr>
            <w:noProof/>
            <w:webHidden/>
          </w:rPr>
          <w:instrText xml:space="preserve"> PAGEREF _Toc70700709 \h </w:instrText>
        </w:r>
        <w:r w:rsidR="002F02E1">
          <w:rPr>
            <w:noProof/>
            <w:webHidden/>
          </w:rPr>
        </w:r>
        <w:r w:rsidR="002F02E1">
          <w:rPr>
            <w:noProof/>
            <w:webHidden/>
          </w:rPr>
          <w:fldChar w:fldCharType="separate"/>
        </w:r>
        <w:r w:rsidR="002F02E1">
          <w:rPr>
            <w:noProof/>
            <w:webHidden/>
          </w:rPr>
          <w:t>46</w:t>
        </w:r>
        <w:r w:rsidR="002F02E1">
          <w:rPr>
            <w:noProof/>
            <w:webHidden/>
          </w:rPr>
          <w:fldChar w:fldCharType="end"/>
        </w:r>
      </w:hyperlink>
    </w:p>
    <w:p w14:paraId="57D5559E" w14:textId="4FD4B7A9" w:rsidR="003A3CDA" w:rsidRDefault="007D1D30" w:rsidP="00FE4F4B">
      <w:pPr>
        <w:tabs>
          <w:tab w:val="left" w:leader="dot" w:pos="9907"/>
          <w:tab w:val="right" w:leader="dot" w:pos="10134"/>
        </w:tabs>
      </w:pPr>
      <w:r w:rsidRPr="007C20FA">
        <w:fldChar w:fldCharType="end"/>
      </w:r>
    </w:p>
    <w:p w14:paraId="2E428131" w14:textId="77777777" w:rsidR="00D551E4" w:rsidRPr="0046323D" w:rsidRDefault="00D551E4" w:rsidP="00D551E4">
      <w:pPr>
        <w:rPr>
          <w:b/>
          <w:sz w:val="32"/>
        </w:rPr>
      </w:pPr>
      <w:r w:rsidRPr="0046323D">
        <w:rPr>
          <w:b/>
          <w:sz w:val="32"/>
        </w:rPr>
        <w:t>List of Figures</w:t>
      </w:r>
    </w:p>
    <w:p w14:paraId="4862F2C4" w14:textId="77777777" w:rsidR="00D551E4" w:rsidRPr="00E2703A" w:rsidRDefault="00D551E4" w:rsidP="00FE4F4B">
      <w:pPr>
        <w:pStyle w:val="TOC2"/>
        <w:rPr>
          <w:rStyle w:val="Hyperlink"/>
          <w:noProof/>
          <w:color w:val="auto"/>
        </w:rPr>
      </w:pPr>
    </w:p>
    <w:p w14:paraId="63CD6672" w14:textId="76104267" w:rsidR="002F02E1" w:rsidRDefault="00D551E4">
      <w:pPr>
        <w:pStyle w:val="TableofFigures"/>
        <w:tabs>
          <w:tab w:val="right" w:leader="dot" w:pos="10173"/>
        </w:tabs>
        <w:rPr>
          <w:rFonts w:asciiTheme="minorHAnsi" w:eastAsiaTheme="minorEastAsia" w:hAnsiTheme="minorHAnsi" w:cstheme="minorBidi"/>
          <w:noProof/>
          <w:sz w:val="22"/>
          <w:szCs w:val="22"/>
          <w:lang w:eastAsia="ja-JP"/>
        </w:rPr>
      </w:pPr>
      <w:r>
        <w:rPr>
          <w:rStyle w:val="Hyperlink"/>
          <w:noProof/>
          <w:color w:val="auto"/>
          <w:u w:val="none"/>
        </w:rPr>
        <w:fldChar w:fldCharType="begin"/>
      </w:r>
      <w:r>
        <w:rPr>
          <w:rStyle w:val="Hyperlink"/>
          <w:noProof/>
          <w:color w:val="auto"/>
          <w:u w:val="none"/>
        </w:rPr>
        <w:instrText xml:space="preserve"> TOC \h \z \c "Figure" </w:instrText>
      </w:r>
      <w:r>
        <w:rPr>
          <w:rStyle w:val="Hyperlink"/>
          <w:noProof/>
          <w:color w:val="auto"/>
          <w:u w:val="none"/>
        </w:rPr>
        <w:fldChar w:fldCharType="separate"/>
      </w:r>
      <w:hyperlink w:anchor="_Toc70700710" w:history="1">
        <w:r w:rsidR="002F02E1" w:rsidRPr="009D445F">
          <w:rPr>
            <w:rStyle w:val="Hyperlink"/>
            <w:noProof/>
          </w:rPr>
          <w:t>Figure 1: Example Display (not representative of final implementation)</w:t>
        </w:r>
        <w:r w:rsidR="002F02E1">
          <w:rPr>
            <w:noProof/>
            <w:webHidden/>
          </w:rPr>
          <w:tab/>
        </w:r>
        <w:r w:rsidR="002F02E1">
          <w:rPr>
            <w:noProof/>
            <w:webHidden/>
          </w:rPr>
          <w:fldChar w:fldCharType="begin"/>
        </w:r>
        <w:r w:rsidR="002F02E1">
          <w:rPr>
            <w:noProof/>
            <w:webHidden/>
          </w:rPr>
          <w:instrText xml:space="preserve"> PAGEREF _Toc70700710 \h </w:instrText>
        </w:r>
        <w:r w:rsidR="002F02E1">
          <w:rPr>
            <w:noProof/>
            <w:webHidden/>
          </w:rPr>
        </w:r>
        <w:r w:rsidR="002F02E1">
          <w:rPr>
            <w:noProof/>
            <w:webHidden/>
          </w:rPr>
          <w:fldChar w:fldCharType="separate"/>
        </w:r>
        <w:r w:rsidR="002F02E1">
          <w:rPr>
            <w:noProof/>
            <w:webHidden/>
          </w:rPr>
          <w:t>8</w:t>
        </w:r>
        <w:r w:rsidR="002F02E1">
          <w:rPr>
            <w:noProof/>
            <w:webHidden/>
          </w:rPr>
          <w:fldChar w:fldCharType="end"/>
        </w:r>
      </w:hyperlink>
    </w:p>
    <w:p w14:paraId="59E015E7" w14:textId="0B445BE6" w:rsidR="002F02E1" w:rsidRDefault="00BA62C5">
      <w:pPr>
        <w:pStyle w:val="TableofFigures"/>
        <w:tabs>
          <w:tab w:val="right" w:leader="dot" w:pos="10173"/>
        </w:tabs>
        <w:rPr>
          <w:rFonts w:asciiTheme="minorHAnsi" w:eastAsiaTheme="minorEastAsia" w:hAnsiTheme="minorHAnsi" w:cstheme="minorBidi"/>
          <w:noProof/>
          <w:sz w:val="22"/>
          <w:szCs w:val="22"/>
          <w:lang w:eastAsia="ja-JP"/>
        </w:rPr>
      </w:pPr>
      <w:hyperlink w:anchor="_Toc70700711" w:history="1">
        <w:r w:rsidR="002F02E1" w:rsidRPr="009D445F">
          <w:rPr>
            <w:rStyle w:val="Hyperlink"/>
            <w:noProof/>
          </w:rPr>
          <w:t>Figure 2: Feature Context</w:t>
        </w:r>
        <w:r w:rsidR="002F02E1">
          <w:rPr>
            <w:noProof/>
            <w:webHidden/>
          </w:rPr>
          <w:tab/>
        </w:r>
        <w:r w:rsidR="002F02E1">
          <w:rPr>
            <w:noProof/>
            <w:webHidden/>
          </w:rPr>
          <w:fldChar w:fldCharType="begin"/>
        </w:r>
        <w:r w:rsidR="002F02E1">
          <w:rPr>
            <w:noProof/>
            <w:webHidden/>
          </w:rPr>
          <w:instrText xml:space="preserve"> PAGEREF _Toc70700711 \h </w:instrText>
        </w:r>
        <w:r w:rsidR="002F02E1">
          <w:rPr>
            <w:noProof/>
            <w:webHidden/>
          </w:rPr>
        </w:r>
        <w:r w:rsidR="002F02E1">
          <w:rPr>
            <w:noProof/>
            <w:webHidden/>
          </w:rPr>
          <w:fldChar w:fldCharType="separate"/>
        </w:r>
        <w:r w:rsidR="002F02E1">
          <w:rPr>
            <w:noProof/>
            <w:webHidden/>
          </w:rPr>
          <w:t>11</w:t>
        </w:r>
        <w:r w:rsidR="002F02E1">
          <w:rPr>
            <w:noProof/>
            <w:webHidden/>
          </w:rPr>
          <w:fldChar w:fldCharType="end"/>
        </w:r>
      </w:hyperlink>
    </w:p>
    <w:p w14:paraId="04B52DBE" w14:textId="195668AF" w:rsidR="002F02E1" w:rsidRDefault="00BA62C5">
      <w:pPr>
        <w:pStyle w:val="TableofFigures"/>
        <w:tabs>
          <w:tab w:val="right" w:leader="dot" w:pos="10173"/>
        </w:tabs>
        <w:rPr>
          <w:rFonts w:asciiTheme="minorHAnsi" w:eastAsiaTheme="minorEastAsia" w:hAnsiTheme="minorHAnsi" w:cstheme="minorBidi"/>
          <w:noProof/>
          <w:sz w:val="22"/>
          <w:szCs w:val="22"/>
          <w:lang w:eastAsia="ja-JP"/>
        </w:rPr>
      </w:pPr>
      <w:hyperlink w:anchor="_Toc70700712" w:history="1">
        <w:r w:rsidR="002F02E1" w:rsidRPr="009D445F">
          <w:rPr>
            <w:rStyle w:val="Hyperlink"/>
            <w:noProof/>
          </w:rPr>
          <w:t>Figure 3: Logical Operating Modes DSI</w:t>
        </w:r>
        <w:r w:rsidR="002F02E1">
          <w:rPr>
            <w:noProof/>
            <w:webHidden/>
          </w:rPr>
          <w:tab/>
        </w:r>
        <w:r w:rsidR="002F02E1">
          <w:rPr>
            <w:noProof/>
            <w:webHidden/>
          </w:rPr>
          <w:fldChar w:fldCharType="begin"/>
        </w:r>
        <w:r w:rsidR="002F02E1">
          <w:rPr>
            <w:noProof/>
            <w:webHidden/>
          </w:rPr>
          <w:instrText xml:space="preserve"> PAGEREF _Toc70700712 \h </w:instrText>
        </w:r>
        <w:r w:rsidR="002F02E1">
          <w:rPr>
            <w:noProof/>
            <w:webHidden/>
          </w:rPr>
        </w:r>
        <w:r w:rsidR="002F02E1">
          <w:rPr>
            <w:noProof/>
            <w:webHidden/>
          </w:rPr>
          <w:fldChar w:fldCharType="separate"/>
        </w:r>
        <w:r w:rsidR="002F02E1">
          <w:rPr>
            <w:noProof/>
            <w:webHidden/>
          </w:rPr>
          <w:t>13</w:t>
        </w:r>
        <w:r w:rsidR="002F02E1">
          <w:rPr>
            <w:noProof/>
            <w:webHidden/>
          </w:rPr>
          <w:fldChar w:fldCharType="end"/>
        </w:r>
      </w:hyperlink>
    </w:p>
    <w:p w14:paraId="35A877F0" w14:textId="511A2177" w:rsidR="002F02E1" w:rsidRDefault="00BA62C5">
      <w:pPr>
        <w:pStyle w:val="TableofFigures"/>
        <w:tabs>
          <w:tab w:val="right" w:leader="dot" w:pos="10173"/>
        </w:tabs>
        <w:rPr>
          <w:rFonts w:asciiTheme="minorHAnsi" w:eastAsiaTheme="minorEastAsia" w:hAnsiTheme="minorHAnsi" w:cstheme="minorBidi"/>
          <w:noProof/>
          <w:sz w:val="22"/>
          <w:szCs w:val="22"/>
          <w:lang w:eastAsia="ja-JP"/>
        </w:rPr>
      </w:pPr>
      <w:hyperlink w:anchor="_Toc70700713" w:history="1">
        <w:r w:rsidR="002F02E1" w:rsidRPr="009D445F">
          <w:rPr>
            <w:rStyle w:val="Hyperlink"/>
            <w:noProof/>
          </w:rPr>
          <w:t>Figure 4: Feature Use Cases</w:t>
        </w:r>
        <w:r w:rsidR="002F02E1">
          <w:rPr>
            <w:noProof/>
            <w:webHidden/>
          </w:rPr>
          <w:tab/>
        </w:r>
        <w:r w:rsidR="002F02E1">
          <w:rPr>
            <w:noProof/>
            <w:webHidden/>
          </w:rPr>
          <w:fldChar w:fldCharType="begin"/>
        </w:r>
        <w:r w:rsidR="002F02E1">
          <w:rPr>
            <w:noProof/>
            <w:webHidden/>
          </w:rPr>
          <w:instrText xml:space="preserve"> PAGEREF _Toc70700713 \h </w:instrText>
        </w:r>
        <w:r w:rsidR="002F02E1">
          <w:rPr>
            <w:noProof/>
            <w:webHidden/>
          </w:rPr>
        </w:r>
        <w:r w:rsidR="002F02E1">
          <w:rPr>
            <w:noProof/>
            <w:webHidden/>
          </w:rPr>
          <w:fldChar w:fldCharType="separate"/>
        </w:r>
        <w:r w:rsidR="002F02E1">
          <w:rPr>
            <w:noProof/>
            <w:webHidden/>
          </w:rPr>
          <w:t>14</w:t>
        </w:r>
        <w:r w:rsidR="002F02E1">
          <w:rPr>
            <w:noProof/>
            <w:webHidden/>
          </w:rPr>
          <w:fldChar w:fldCharType="end"/>
        </w:r>
      </w:hyperlink>
    </w:p>
    <w:p w14:paraId="1B0E0895" w14:textId="45005460" w:rsidR="002F02E1" w:rsidRDefault="00BA62C5">
      <w:pPr>
        <w:pStyle w:val="TableofFigures"/>
        <w:tabs>
          <w:tab w:val="right" w:leader="dot" w:pos="10173"/>
        </w:tabs>
        <w:rPr>
          <w:rFonts w:asciiTheme="minorHAnsi" w:eastAsiaTheme="minorEastAsia" w:hAnsiTheme="minorHAnsi" w:cstheme="minorBidi"/>
          <w:noProof/>
          <w:sz w:val="22"/>
          <w:szCs w:val="22"/>
          <w:lang w:eastAsia="ja-JP"/>
        </w:rPr>
      </w:pPr>
      <w:hyperlink w:anchor="_Toc70700714" w:history="1">
        <w:r w:rsidR="002F02E1" w:rsidRPr="009D445F">
          <w:rPr>
            <w:rStyle w:val="Hyperlink"/>
            <w:noProof/>
          </w:rPr>
          <w:t xml:space="preserve">Figure 5: DSI </w:t>
        </w:r>
        <w:r w:rsidR="002F02E1" w:rsidRPr="009D445F">
          <w:rPr>
            <w:rStyle w:val="Hyperlink"/>
            <w:rFonts w:cs="Arial"/>
            <w:noProof/>
          </w:rPr>
          <w:t>Functional Boundary Behaviour</w:t>
        </w:r>
        <w:r w:rsidR="002F02E1">
          <w:rPr>
            <w:noProof/>
            <w:webHidden/>
          </w:rPr>
          <w:tab/>
        </w:r>
        <w:r w:rsidR="002F02E1">
          <w:rPr>
            <w:noProof/>
            <w:webHidden/>
          </w:rPr>
          <w:fldChar w:fldCharType="begin"/>
        </w:r>
        <w:r w:rsidR="002F02E1">
          <w:rPr>
            <w:noProof/>
            <w:webHidden/>
          </w:rPr>
          <w:instrText xml:space="preserve"> PAGEREF _Toc70700714 \h </w:instrText>
        </w:r>
        <w:r w:rsidR="002F02E1">
          <w:rPr>
            <w:noProof/>
            <w:webHidden/>
          </w:rPr>
        </w:r>
        <w:r w:rsidR="002F02E1">
          <w:rPr>
            <w:noProof/>
            <w:webHidden/>
          </w:rPr>
          <w:fldChar w:fldCharType="separate"/>
        </w:r>
        <w:r w:rsidR="002F02E1">
          <w:rPr>
            <w:noProof/>
            <w:webHidden/>
          </w:rPr>
          <w:t>39</w:t>
        </w:r>
        <w:r w:rsidR="002F02E1">
          <w:rPr>
            <w:noProof/>
            <w:webHidden/>
          </w:rPr>
          <w:fldChar w:fldCharType="end"/>
        </w:r>
      </w:hyperlink>
    </w:p>
    <w:p w14:paraId="046C002B" w14:textId="4240A9D0" w:rsidR="002F02E1" w:rsidRDefault="00BA62C5">
      <w:pPr>
        <w:pStyle w:val="TableofFigures"/>
        <w:tabs>
          <w:tab w:val="right" w:leader="dot" w:pos="10173"/>
        </w:tabs>
        <w:rPr>
          <w:rFonts w:asciiTheme="minorHAnsi" w:eastAsiaTheme="minorEastAsia" w:hAnsiTheme="minorHAnsi" w:cstheme="minorBidi"/>
          <w:noProof/>
          <w:sz w:val="22"/>
          <w:szCs w:val="22"/>
          <w:lang w:eastAsia="ja-JP"/>
        </w:rPr>
      </w:pPr>
      <w:hyperlink w:anchor="_Toc70700715" w:history="1">
        <w:r w:rsidR="002F02E1" w:rsidRPr="009D445F">
          <w:rPr>
            <w:rStyle w:val="Hyperlink"/>
            <w:noProof/>
          </w:rPr>
          <w:t>Figure 6: Logical Boundary Diagram</w:t>
        </w:r>
        <w:r w:rsidR="002F02E1">
          <w:rPr>
            <w:noProof/>
            <w:webHidden/>
          </w:rPr>
          <w:tab/>
        </w:r>
        <w:r w:rsidR="002F02E1">
          <w:rPr>
            <w:noProof/>
            <w:webHidden/>
          </w:rPr>
          <w:fldChar w:fldCharType="begin"/>
        </w:r>
        <w:r w:rsidR="002F02E1">
          <w:rPr>
            <w:noProof/>
            <w:webHidden/>
          </w:rPr>
          <w:instrText xml:space="preserve"> PAGEREF _Toc70700715 \h </w:instrText>
        </w:r>
        <w:r w:rsidR="002F02E1">
          <w:rPr>
            <w:noProof/>
            <w:webHidden/>
          </w:rPr>
        </w:r>
        <w:r w:rsidR="002F02E1">
          <w:rPr>
            <w:noProof/>
            <w:webHidden/>
          </w:rPr>
          <w:fldChar w:fldCharType="separate"/>
        </w:r>
        <w:r w:rsidR="002F02E1">
          <w:rPr>
            <w:noProof/>
            <w:webHidden/>
          </w:rPr>
          <w:t>41</w:t>
        </w:r>
        <w:r w:rsidR="002F02E1">
          <w:rPr>
            <w:noProof/>
            <w:webHidden/>
          </w:rPr>
          <w:fldChar w:fldCharType="end"/>
        </w:r>
      </w:hyperlink>
    </w:p>
    <w:p w14:paraId="3E4F2266" w14:textId="3AFBF804" w:rsidR="002F02E1" w:rsidRDefault="00BA62C5">
      <w:pPr>
        <w:pStyle w:val="TableofFigures"/>
        <w:tabs>
          <w:tab w:val="right" w:leader="dot" w:pos="10173"/>
        </w:tabs>
        <w:rPr>
          <w:rFonts w:asciiTheme="minorHAnsi" w:eastAsiaTheme="minorEastAsia" w:hAnsiTheme="minorHAnsi" w:cstheme="minorBidi"/>
          <w:noProof/>
          <w:sz w:val="22"/>
          <w:szCs w:val="22"/>
          <w:lang w:eastAsia="ja-JP"/>
        </w:rPr>
      </w:pPr>
      <w:hyperlink w:anchor="_Toc70700716" w:history="1">
        <w:r w:rsidR="002F02E1" w:rsidRPr="009D445F">
          <w:rPr>
            <w:rStyle w:val="Hyperlink"/>
            <w:noProof/>
          </w:rPr>
          <w:t>Figure 5: Logical Boundary Diagram</w:t>
        </w:r>
        <w:r w:rsidR="002F02E1">
          <w:rPr>
            <w:noProof/>
            <w:webHidden/>
          </w:rPr>
          <w:tab/>
        </w:r>
        <w:r w:rsidR="002F02E1">
          <w:rPr>
            <w:noProof/>
            <w:webHidden/>
          </w:rPr>
          <w:fldChar w:fldCharType="begin"/>
        </w:r>
        <w:r w:rsidR="002F02E1">
          <w:rPr>
            <w:noProof/>
            <w:webHidden/>
          </w:rPr>
          <w:instrText xml:space="preserve"> PAGEREF _Toc70700716 \h </w:instrText>
        </w:r>
        <w:r w:rsidR="002F02E1">
          <w:rPr>
            <w:noProof/>
            <w:webHidden/>
          </w:rPr>
        </w:r>
        <w:r w:rsidR="002F02E1">
          <w:rPr>
            <w:noProof/>
            <w:webHidden/>
          </w:rPr>
          <w:fldChar w:fldCharType="separate"/>
        </w:r>
        <w:r w:rsidR="002F02E1">
          <w:rPr>
            <w:noProof/>
            <w:webHidden/>
          </w:rPr>
          <w:t>41</w:t>
        </w:r>
        <w:r w:rsidR="002F02E1">
          <w:rPr>
            <w:noProof/>
            <w:webHidden/>
          </w:rPr>
          <w:fldChar w:fldCharType="end"/>
        </w:r>
      </w:hyperlink>
    </w:p>
    <w:p w14:paraId="02AFB9A4" w14:textId="17D6A214" w:rsidR="00D551E4" w:rsidRDefault="00D551E4" w:rsidP="00FE4F4B">
      <w:pPr>
        <w:pStyle w:val="BlockText"/>
        <w:tabs>
          <w:tab w:val="left" w:leader="dot" w:pos="9900"/>
        </w:tabs>
        <w:ind w:left="0" w:firstLine="0"/>
      </w:pPr>
      <w:r>
        <w:rPr>
          <w:rStyle w:val="Hyperlink"/>
          <w:rFonts w:ascii="Arial" w:hAnsi="Arial"/>
          <w:noProof/>
          <w:color w:val="auto"/>
          <w:szCs w:val="20"/>
          <w:u w:val="none"/>
        </w:rPr>
        <w:fldChar w:fldCharType="end"/>
      </w:r>
    </w:p>
    <w:p w14:paraId="2A717CF4" w14:textId="77777777" w:rsidR="00D551E4" w:rsidRPr="0046323D" w:rsidRDefault="00D551E4" w:rsidP="00D551E4">
      <w:pPr>
        <w:rPr>
          <w:b/>
          <w:sz w:val="32"/>
        </w:rPr>
      </w:pPr>
      <w:bookmarkStart w:id="5" w:name="_Toc423619082"/>
      <w:r w:rsidRPr="0046323D">
        <w:rPr>
          <w:b/>
          <w:sz w:val="32"/>
        </w:rPr>
        <w:t>List of Tables</w:t>
      </w:r>
      <w:bookmarkEnd w:id="5"/>
    </w:p>
    <w:p w14:paraId="5ED37535" w14:textId="77777777" w:rsidR="00D551E4" w:rsidRPr="00E2703A" w:rsidRDefault="00D551E4" w:rsidP="00FE4F4B">
      <w:pPr>
        <w:pStyle w:val="TOC2"/>
        <w:rPr>
          <w:rStyle w:val="Hyperlink"/>
          <w:noProof/>
          <w:color w:val="auto"/>
        </w:rPr>
      </w:pPr>
    </w:p>
    <w:p w14:paraId="10706812" w14:textId="2B59B318" w:rsidR="002F02E1" w:rsidRDefault="00D551E4">
      <w:pPr>
        <w:pStyle w:val="TableofFigures"/>
        <w:tabs>
          <w:tab w:val="right" w:leader="dot" w:pos="10173"/>
        </w:tabs>
        <w:rPr>
          <w:rFonts w:asciiTheme="minorHAnsi" w:eastAsiaTheme="minorEastAsia" w:hAnsiTheme="minorHAnsi" w:cstheme="minorBidi"/>
          <w:noProof/>
          <w:sz w:val="22"/>
          <w:szCs w:val="22"/>
          <w:lang w:eastAsia="ja-JP"/>
        </w:rPr>
      </w:pPr>
      <w:r w:rsidRPr="00E2703A">
        <w:rPr>
          <w:rStyle w:val="Hyperlink"/>
          <w:rFonts w:cs="Arial"/>
          <w:noProof/>
          <w:color w:val="auto"/>
        </w:rPr>
        <w:fldChar w:fldCharType="begin"/>
      </w:r>
      <w:r w:rsidRPr="00E2703A">
        <w:rPr>
          <w:rStyle w:val="Hyperlink"/>
          <w:rFonts w:cs="Arial"/>
          <w:noProof/>
          <w:color w:val="auto"/>
        </w:rPr>
        <w:instrText xml:space="preserve"> TOC \h \z \c "Table" </w:instrText>
      </w:r>
      <w:r w:rsidRPr="00E2703A">
        <w:rPr>
          <w:rStyle w:val="Hyperlink"/>
          <w:rFonts w:cs="Arial"/>
          <w:noProof/>
          <w:color w:val="auto"/>
        </w:rPr>
        <w:fldChar w:fldCharType="separate"/>
      </w:r>
      <w:hyperlink w:anchor="_Toc70700717" w:history="1">
        <w:r w:rsidR="002F02E1" w:rsidRPr="001C25C2">
          <w:rPr>
            <w:rStyle w:val="Hyperlink"/>
            <w:noProof/>
          </w:rPr>
          <w:t>Table 1: Features described in this FD</w:t>
        </w:r>
        <w:r w:rsidR="002F02E1">
          <w:rPr>
            <w:noProof/>
            <w:webHidden/>
          </w:rPr>
          <w:tab/>
        </w:r>
        <w:r w:rsidR="002F02E1">
          <w:rPr>
            <w:noProof/>
            <w:webHidden/>
          </w:rPr>
          <w:fldChar w:fldCharType="begin"/>
        </w:r>
        <w:r w:rsidR="002F02E1">
          <w:rPr>
            <w:noProof/>
            <w:webHidden/>
          </w:rPr>
          <w:instrText xml:space="preserve"> PAGEREF _Toc70700717 \h </w:instrText>
        </w:r>
        <w:r w:rsidR="002F02E1">
          <w:rPr>
            <w:noProof/>
            <w:webHidden/>
          </w:rPr>
        </w:r>
        <w:r w:rsidR="002F02E1">
          <w:rPr>
            <w:noProof/>
            <w:webHidden/>
          </w:rPr>
          <w:fldChar w:fldCharType="separate"/>
        </w:r>
        <w:r w:rsidR="002F02E1">
          <w:rPr>
            <w:noProof/>
            <w:webHidden/>
          </w:rPr>
          <w:t>5</w:t>
        </w:r>
        <w:r w:rsidR="002F02E1">
          <w:rPr>
            <w:noProof/>
            <w:webHidden/>
          </w:rPr>
          <w:fldChar w:fldCharType="end"/>
        </w:r>
      </w:hyperlink>
    </w:p>
    <w:p w14:paraId="435535A8" w14:textId="416FABC1" w:rsidR="002F02E1" w:rsidRDefault="00BA62C5">
      <w:pPr>
        <w:pStyle w:val="TableofFigures"/>
        <w:tabs>
          <w:tab w:val="right" w:leader="dot" w:pos="10173"/>
        </w:tabs>
        <w:rPr>
          <w:rFonts w:asciiTheme="minorHAnsi" w:eastAsiaTheme="minorEastAsia" w:hAnsiTheme="minorHAnsi" w:cstheme="minorBidi"/>
          <w:noProof/>
          <w:sz w:val="22"/>
          <w:szCs w:val="22"/>
          <w:lang w:eastAsia="ja-JP"/>
        </w:rPr>
      </w:pPr>
      <w:hyperlink w:anchor="_Toc70700718" w:history="1">
        <w:r w:rsidR="002F02E1" w:rsidRPr="001C25C2">
          <w:rPr>
            <w:rStyle w:val="Hyperlink"/>
            <w:noProof/>
          </w:rPr>
          <w:t>Table 2: Ford internal Documents</w:t>
        </w:r>
        <w:r w:rsidR="002F02E1">
          <w:rPr>
            <w:noProof/>
            <w:webHidden/>
          </w:rPr>
          <w:tab/>
        </w:r>
        <w:r w:rsidR="002F02E1">
          <w:rPr>
            <w:noProof/>
            <w:webHidden/>
          </w:rPr>
          <w:fldChar w:fldCharType="begin"/>
        </w:r>
        <w:r w:rsidR="002F02E1">
          <w:rPr>
            <w:noProof/>
            <w:webHidden/>
          </w:rPr>
          <w:instrText xml:space="preserve"> PAGEREF _Toc70700718 \h </w:instrText>
        </w:r>
        <w:r w:rsidR="002F02E1">
          <w:rPr>
            <w:noProof/>
            <w:webHidden/>
          </w:rPr>
        </w:r>
        <w:r w:rsidR="002F02E1">
          <w:rPr>
            <w:noProof/>
            <w:webHidden/>
          </w:rPr>
          <w:fldChar w:fldCharType="separate"/>
        </w:r>
        <w:r w:rsidR="002F02E1">
          <w:rPr>
            <w:noProof/>
            <w:webHidden/>
          </w:rPr>
          <w:t>6</w:t>
        </w:r>
        <w:r w:rsidR="002F02E1">
          <w:rPr>
            <w:noProof/>
            <w:webHidden/>
          </w:rPr>
          <w:fldChar w:fldCharType="end"/>
        </w:r>
      </w:hyperlink>
    </w:p>
    <w:p w14:paraId="36F853EF" w14:textId="13F404A4" w:rsidR="002F02E1" w:rsidRDefault="00BA62C5">
      <w:pPr>
        <w:pStyle w:val="TableofFigures"/>
        <w:tabs>
          <w:tab w:val="right" w:leader="dot" w:pos="10173"/>
        </w:tabs>
        <w:rPr>
          <w:rFonts w:asciiTheme="minorHAnsi" w:eastAsiaTheme="minorEastAsia" w:hAnsiTheme="minorHAnsi" w:cstheme="minorBidi"/>
          <w:noProof/>
          <w:sz w:val="22"/>
          <w:szCs w:val="22"/>
          <w:lang w:eastAsia="ja-JP"/>
        </w:rPr>
      </w:pPr>
      <w:hyperlink w:anchor="_Toc70700719" w:history="1">
        <w:r w:rsidR="002F02E1" w:rsidRPr="001C25C2">
          <w:rPr>
            <w:rStyle w:val="Hyperlink"/>
            <w:noProof/>
          </w:rPr>
          <w:t>Table 3: External documents and publications</w:t>
        </w:r>
        <w:r w:rsidR="002F02E1">
          <w:rPr>
            <w:noProof/>
            <w:webHidden/>
          </w:rPr>
          <w:tab/>
        </w:r>
        <w:r w:rsidR="002F02E1">
          <w:rPr>
            <w:noProof/>
            <w:webHidden/>
          </w:rPr>
          <w:fldChar w:fldCharType="begin"/>
        </w:r>
        <w:r w:rsidR="002F02E1">
          <w:rPr>
            <w:noProof/>
            <w:webHidden/>
          </w:rPr>
          <w:instrText xml:space="preserve"> PAGEREF _Toc70700719 \h </w:instrText>
        </w:r>
        <w:r w:rsidR="002F02E1">
          <w:rPr>
            <w:noProof/>
            <w:webHidden/>
          </w:rPr>
        </w:r>
        <w:r w:rsidR="002F02E1">
          <w:rPr>
            <w:noProof/>
            <w:webHidden/>
          </w:rPr>
          <w:fldChar w:fldCharType="separate"/>
        </w:r>
        <w:r w:rsidR="002F02E1">
          <w:rPr>
            <w:noProof/>
            <w:webHidden/>
          </w:rPr>
          <w:t>7</w:t>
        </w:r>
        <w:r w:rsidR="002F02E1">
          <w:rPr>
            <w:noProof/>
            <w:webHidden/>
          </w:rPr>
          <w:fldChar w:fldCharType="end"/>
        </w:r>
      </w:hyperlink>
    </w:p>
    <w:p w14:paraId="6FB8D2DC" w14:textId="6801AB1D" w:rsidR="002F02E1" w:rsidRDefault="00BA62C5">
      <w:pPr>
        <w:pStyle w:val="TableofFigures"/>
        <w:tabs>
          <w:tab w:val="right" w:leader="dot" w:pos="10173"/>
        </w:tabs>
        <w:rPr>
          <w:rFonts w:asciiTheme="minorHAnsi" w:eastAsiaTheme="minorEastAsia" w:hAnsiTheme="minorHAnsi" w:cstheme="minorBidi"/>
          <w:noProof/>
          <w:sz w:val="22"/>
          <w:szCs w:val="22"/>
          <w:lang w:eastAsia="ja-JP"/>
        </w:rPr>
      </w:pPr>
      <w:hyperlink w:anchor="_Toc70700720" w:history="1">
        <w:r w:rsidR="002F02E1" w:rsidRPr="001C25C2">
          <w:rPr>
            <w:rStyle w:val="Hyperlink"/>
            <w:noProof/>
          </w:rPr>
          <w:t xml:space="preserve">Table 4: Parameters / Values used in this document </w:t>
        </w:r>
        <w:r w:rsidR="002F02E1" w:rsidRPr="001C25C2">
          <w:rPr>
            <w:rStyle w:val="Hyperlink"/>
            <w:i/>
            <w:noProof/>
          </w:rPr>
          <w:t>(Not supported by MagicDraw report generation)</w:t>
        </w:r>
        <w:r w:rsidR="002F02E1">
          <w:rPr>
            <w:noProof/>
            <w:webHidden/>
          </w:rPr>
          <w:tab/>
        </w:r>
        <w:r w:rsidR="002F02E1">
          <w:rPr>
            <w:noProof/>
            <w:webHidden/>
          </w:rPr>
          <w:fldChar w:fldCharType="begin"/>
        </w:r>
        <w:r w:rsidR="002F02E1">
          <w:rPr>
            <w:noProof/>
            <w:webHidden/>
          </w:rPr>
          <w:instrText xml:space="preserve"> PAGEREF _Toc70700720 \h </w:instrText>
        </w:r>
        <w:r w:rsidR="002F02E1">
          <w:rPr>
            <w:noProof/>
            <w:webHidden/>
          </w:rPr>
        </w:r>
        <w:r w:rsidR="002F02E1">
          <w:rPr>
            <w:noProof/>
            <w:webHidden/>
          </w:rPr>
          <w:fldChar w:fldCharType="separate"/>
        </w:r>
        <w:r w:rsidR="002F02E1">
          <w:rPr>
            <w:noProof/>
            <w:webHidden/>
          </w:rPr>
          <w:t>7</w:t>
        </w:r>
        <w:r w:rsidR="002F02E1">
          <w:rPr>
            <w:noProof/>
            <w:webHidden/>
          </w:rPr>
          <w:fldChar w:fldCharType="end"/>
        </w:r>
      </w:hyperlink>
    </w:p>
    <w:p w14:paraId="207E365D" w14:textId="0D30AD5A" w:rsidR="002F02E1" w:rsidRDefault="00BA62C5">
      <w:pPr>
        <w:pStyle w:val="TableofFigures"/>
        <w:tabs>
          <w:tab w:val="right" w:leader="dot" w:pos="10173"/>
        </w:tabs>
        <w:rPr>
          <w:rFonts w:asciiTheme="minorHAnsi" w:eastAsiaTheme="minorEastAsia" w:hAnsiTheme="minorHAnsi" w:cstheme="minorBidi"/>
          <w:noProof/>
          <w:sz w:val="22"/>
          <w:szCs w:val="22"/>
          <w:lang w:eastAsia="ja-JP"/>
        </w:rPr>
      </w:pPr>
      <w:hyperlink w:anchor="_Toc70700721" w:history="1">
        <w:r w:rsidR="002F02E1" w:rsidRPr="001C25C2">
          <w:rPr>
            <w:rStyle w:val="Hyperlink"/>
            <w:noProof/>
          </w:rPr>
          <w:t>Table 5: Feature Variants</w:t>
        </w:r>
        <w:r w:rsidR="002F02E1">
          <w:rPr>
            <w:noProof/>
            <w:webHidden/>
          </w:rPr>
          <w:tab/>
        </w:r>
        <w:r w:rsidR="002F02E1">
          <w:rPr>
            <w:noProof/>
            <w:webHidden/>
          </w:rPr>
          <w:fldChar w:fldCharType="begin"/>
        </w:r>
        <w:r w:rsidR="002F02E1">
          <w:rPr>
            <w:noProof/>
            <w:webHidden/>
          </w:rPr>
          <w:instrText xml:space="preserve"> PAGEREF _Toc70700721 \h </w:instrText>
        </w:r>
        <w:r w:rsidR="002F02E1">
          <w:rPr>
            <w:noProof/>
            <w:webHidden/>
          </w:rPr>
        </w:r>
        <w:r w:rsidR="002F02E1">
          <w:rPr>
            <w:noProof/>
            <w:webHidden/>
          </w:rPr>
          <w:fldChar w:fldCharType="separate"/>
        </w:r>
        <w:r w:rsidR="002F02E1">
          <w:rPr>
            <w:noProof/>
            <w:webHidden/>
          </w:rPr>
          <w:t>9</w:t>
        </w:r>
        <w:r w:rsidR="002F02E1">
          <w:rPr>
            <w:noProof/>
            <w:webHidden/>
          </w:rPr>
          <w:fldChar w:fldCharType="end"/>
        </w:r>
      </w:hyperlink>
    </w:p>
    <w:p w14:paraId="24F84BC1" w14:textId="318ADE15" w:rsidR="002F02E1" w:rsidRDefault="00BA62C5">
      <w:pPr>
        <w:pStyle w:val="TableofFigures"/>
        <w:tabs>
          <w:tab w:val="right" w:leader="dot" w:pos="10173"/>
        </w:tabs>
        <w:rPr>
          <w:rFonts w:asciiTheme="minorHAnsi" w:eastAsiaTheme="minorEastAsia" w:hAnsiTheme="minorHAnsi" w:cstheme="minorBidi"/>
          <w:noProof/>
          <w:sz w:val="22"/>
          <w:szCs w:val="22"/>
          <w:lang w:eastAsia="ja-JP"/>
        </w:rPr>
      </w:pPr>
      <w:hyperlink w:anchor="_Toc70700722" w:history="1">
        <w:r w:rsidR="002F02E1" w:rsidRPr="001C25C2">
          <w:rPr>
            <w:rStyle w:val="Hyperlink"/>
            <w:noProof/>
          </w:rPr>
          <w:t>Table 6: Regions &amp; Markets</w:t>
        </w:r>
        <w:r w:rsidR="002F02E1">
          <w:rPr>
            <w:noProof/>
            <w:webHidden/>
          </w:rPr>
          <w:tab/>
        </w:r>
        <w:r w:rsidR="002F02E1">
          <w:rPr>
            <w:noProof/>
            <w:webHidden/>
          </w:rPr>
          <w:fldChar w:fldCharType="begin"/>
        </w:r>
        <w:r w:rsidR="002F02E1">
          <w:rPr>
            <w:noProof/>
            <w:webHidden/>
          </w:rPr>
          <w:instrText xml:space="preserve"> PAGEREF _Toc70700722 \h </w:instrText>
        </w:r>
        <w:r w:rsidR="002F02E1">
          <w:rPr>
            <w:noProof/>
            <w:webHidden/>
          </w:rPr>
        </w:r>
        <w:r w:rsidR="002F02E1">
          <w:rPr>
            <w:noProof/>
            <w:webHidden/>
          </w:rPr>
          <w:fldChar w:fldCharType="separate"/>
        </w:r>
        <w:r w:rsidR="002F02E1">
          <w:rPr>
            <w:noProof/>
            <w:webHidden/>
          </w:rPr>
          <w:t>9</w:t>
        </w:r>
        <w:r w:rsidR="002F02E1">
          <w:rPr>
            <w:noProof/>
            <w:webHidden/>
          </w:rPr>
          <w:fldChar w:fldCharType="end"/>
        </w:r>
      </w:hyperlink>
    </w:p>
    <w:p w14:paraId="647EE6E7" w14:textId="266068DE" w:rsidR="002F02E1" w:rsidRDefault="00BA62C5">
      <w:pPr>
        <w:pStyle w:val="TableofFigures"/>
        <w:tabs>
          <w:tab w:val="right" w:leader="dot" w:pos="10173"/>
        </w:tabs>
        <w:rPr>
          <w:rFonts w:asciiTheme="minorHAnsi" w:eastAsiaTheme="minorEastAsia" w:hAnsiTheme="minorHAnsi" w:cstheme="minorBidi"/>
          <w:noProof/>
          <w:sz w:val="22"/>
          <w:szCs w:val="22"/>
          <w:lang w:eastAsia="ja-JP"/>
        </w:rPr>
      </w:pPr>
      <w:hyperlink w:anchor="_Toc70700723" w:history="1">
        <w:r w:rsidR="002F02E1" w:rsidRPr="001C25C2">
          <w:rPr>
            <w:rStyle w:val="Hyperlink"/>
            <w:noProof/>
          </w:rPr>
          <w:t>Table 7: List of Influences</w:t>
        </w:r>
        <w:r w:rsidR="002F02E1">
          <w:rPr>
            <w:noProof/>
            <w:webHidden/>
          </w:rPr>
          <w:tab/>
        </w:r>
        <w:r w:rsidR="002F02E1">
          <w:rPr>
            <w:noProof/>
            <w:webHidden/>
          </w:rPr>
          <w:fldChar w:fldCharType="begin"/>
        </w:r>
        <w:r w:rsidR="002F02E1">
          <w:rPr>
            <w:noProof/>
            <w:webHidden/>
          </w:rPr>
          <w:instrText xml:space="preserve"> PAGEREF _Toc70700723 \h </w:instrText>
        </w:r>
        <w:r w:rsidR="002F02E1">
          <w:rPr>
            <w:noProof/>
            <w:webHidden/>
          </w:rPr>
        </w:r>
        <w:r w:rsidR="002F02E1">
          <w:rPr>
            <w:noProof/>
            <w:webHidden/>
          </w:rPr>
          <w:fldChar w:fldCharType="separate"/>
        </w:r>
        <w:r w:rsidR="002F02E1">
          <w:rPr>
            <w:noProof/>
            <w:webHidden/>
          </w:rPr>
          <w:t>12</w:t>
        </w:r>
        <w:r w:rsidR="002F02E1">
          <w:rPr>
            <w:noProof/>
            <w:webHidden/>
          </w:rPr>
          <w:fldChar w:fldCharType="end"/>
        </w:r>
      </w:hyperlink>
    </w:p>
    <w:p w14:paraId="736D2A2B" w14:textId="156A1607" w:rsidR="002F02E1" w:rsidRDefault="00BA62C5">
      <w:pPr>
        <w:pStyle w:val="TableofFigures"/>
        <w:tabs>
          <w:tab w:val="right" w:leader="dot" w:pos="10173"/>
        </w:tabs>
        <w:rPr>
          <w:rFonts w:asciiTheme="minorHAnsi" w:eastAsiaTheme="minorEastAsia" w:hAnsiTheme="minorHAnsi" w:cstheme="minorBidi"/>
          <w:noProof/>
          <w:sz w:val="22"/>
          <w:szCs w:val="22"/>
          <w:lang w:eastAsia="ja-JP"/>
        </w:rPr>
      </w:pPr>
      <w:hyperlink w:anchor="_Toc70700724" w:history="1">
        <w:r w:rsidR="002F02E1" w:rsidRPr="001C25C2">
          <w:rPr>
            <w:rStyle w:val="Hyperlink"/>
            <w:noProof/>
          </w:rPr>
          <w:t>Table 10: Operation Modes and States on Logical Operating Modes DSI</w:t>
        </w:r>
        <w:r w:rsidR="002F02E1">
          <w:rPr>
            <w:noProof/>
            <w:webHidden/>
          </w:rPr>
          <w:tab/>
        </w:r>
        <w:r w:rsidR="002F02E1">
          <w:rPr>
            <w:noProof/>
            <w:webHidden/>
          </w:rPr>
          <w:fldChar w:fldCharType="begin"/>
        </w:r>
        <w:r w:rsidR="002F02E1">
          <w:rPr>
            <w:noProof/>
            <w:webHidden/>
          </w:rPr>
          <w:instrText xml:space="preserve"> PAGEREF _Toc70700724 \h </w:instrText>
        </w:r>
        <w:r w:rsidR="002F02E1">
          <w:rPr>
            <w:noProof/>
            <w:webHidden/>
          </w:rPr>
        </w:r>
        <w:r w:rsidR="002F02E1">
          <w:rPr>
            <w:noProof/>
            <w:webHidden/>
          </w:rPr>
          <w:fldChar w:fldCharType="separate"/>
        </w:r>
        <w:r w:rsidR="002F02E1">
          <w:rPr>
            <w:noProof/>
            <w:webHidden/>
          </w:rPr>
          <w:t>14</w:t>
        </w:r>
        <w:r w:rsidR="002F02E1">
          <w:rPr>
            <w:noProof/>
            <w:webHidden/>
          </w:rPr>
          <w:fldChar w:fldCharType="end"/>
        </w:r>
      </w:hyperlink>
    </w:p>
    <w:p w14:paraId="3DF7B64C" w14:textId="440A36F5" w:rsidR="002F02E1" w:rsidRDefault="00BA62C5">
      <w:pPr>
        <w:pStyle w:val="TableofFigures"/>
        <w:tabs>
          <w:tab w:val="right" w:leader="dot" w:pos="10173"/>
        </w:tabs>
        <w:rPr>
          <w:rFonts w:asciiTheme="minorHAnsi" w:eastAsiaTheme="minorEastAsia" w:hAnsiTheme="minorHAnsi" w:cstheme="minorBidi"/>
          <w:noProof/>
          <w:sz w:val="22"/>
          <w:szCs w:val="22"/>
          <w:lang w:eastAsia="ja-JP"/>
        </w:rPr>
      </w:pPr>
      <w:hyperlink w:anchor="_Toc70700725" w:history="1">
        <w:r w:rsidR="002F02E1" w:rsidRPr="001C25C2">
          <w:rPr>
            <w:rStyle w:val="Hyperlink"/>
            <w:noProof/>
          </w:rPr>
          <w:t>Table 11: Transitions between Operation Modes and States on Logical Operating Modes DSI</w:t>
        </w:r>
        <w:r w:rsidR="002F02E1">
          <w:rPr>
            <w:noProof/>
            <w:webHidden/>
          </w:rPr>
          <w:tab/>
        </w:r>
        <w:r w:rsidR="002F02E1">
          <w:rPr>
            <w:noProof/>
            <w:webHidden/>
          </w:rPr>
          <w:fldChar w:fldCharType="begin"/>
        </w:r>
        <w:r w:rsidR="002F02E1">
          <w:rPr>
            <w:noProof/>
            <w:webHidden/>
          </w:rPr>
          <w:instrText xml:space="preserve"> PAGEREF _Toc70700725 \h </w:instrText>
        </w:r>
        <w:r w:rsidR="002F02E1">
          <w:rPr>
            <w:noProof/>
            <w:webHidden/>
          </w:rPr>
        </w:r>
        <w:r w:rsidR="002F02E1">
          <w:rPr>
            <w:noProof/>
            <w:webHidden/>
          </w:rPr>
          <w:fldChar w:fldCharType="separate"/>
        </w:r>
        <w:r w:rsidR="002F02E1">
          <w:rPr>
            <w:noProof/>
            <w:webHidden/>
          </w:rPr>
          <w:t>14</w:t>
        </w:r>
        <w:r w:rsidR="002F02E1">
          <w:rPr>
            <w:noProof/>
            <w:webHidden/>
          </w:rPr>
          <w:fldChar w:fldCharType="end"/>
        </w:r>
      </w:hyperlink>
    </w:p>
    <w:p w14:paraId="6319530E" w14:textId="198970CF" w:rsidR="002F02E1" w:rsidRDefault="00BA62C5">
      <w:pPr>
        <w:pStyle w:val="TableofFigures"/>
        <w:tabs>
          <w:tab w:val="right" w:leader="dot" w:pos="10173"/>
        </w:tabs>
        <w:rPr>
          <w:rFonts w:asciiTheme="minorHAnsi" w:eastAsiaTheme="minorEastAsia" w:hAnsiTheme="minorHAnsi" w:cstheme="minorBidi"/>
          <w:noProof/>
          <w:sz w:val="22"/>
          <w:szCs w:val="22"/>
          <w:lang w:eastAsia="ja-JP"/>
        </w:rPr>
      </w:pPr>
      <w:hyperlink w:anchor="_Toc70700726" w:history="1">
        <w:r w:rsidR="002F02E1" w:rsidRPr="001C25C2">
          <w:rPr>
            <w:rStyle w:val="Hyperlink"/>
            <w:noProof/>
          </w:rPr>
          <w:t>Table 10: List of Actors</w:t>
        </w:r>
        <w:r w:rsidR="002F02E1">
          <w:rPr>
            <w:noProof/>
            <w:webHidden/>
          </w:rPr>
          <w:tab/>
        </w:r>
        <w:r w:rsidR="002F02E1">
          <w:rPr>
            <w:noProof/>
            <w:webHidden/>
          </w:rPr>
          <w:fldChar w:fldCharType="begin"/>
        </w:r>
        <w:r w:rsidR="002F02E1">
          <w:rPr>
            <w:noProof/>
            <w:webHidden/>
          </w:rPr>
          <w:instrText xml:space="preserve"> PAGEREF _Toc70700726 \h </w:instrText>
        </w:r>
        <w:r w:rsidR="002F02E1">
          <w:rPr>
            <w:noProof/>
            <w:webHidden/>
          </w:rPr>
        </w:r>
        <w:r w:rsidR="002F02E1">
          <w:rPr>
            <w:noProof/>
            <w:webHidden/>
          </w:rPr>
          <w:fldChar w:fldCharType="separate"/>
        </w:r>
        <w:r w:rsidR="002F02E1">
          <w:rPr>
            <w:noProof/>
            <w:webHidden/>
          </w:rPr>
          <w:t>14</w:t>
        </w:r>
        <w:r w:rsidR="002F02E1">
          <w:rPr>
            <w:noProof/>
            <w:webHidden/>
          </w:rPr>
          <w:fldChar w:fldCharType="end"/>
        </w:r>
      </w:hyperlink>
    </w:p>
    <w:p w14:paraId="5D942AEF" w14:textId="5CE62698" w:rsidR="002F02E1" w:rsidRDefault="00BA62C5">
      <w:pPr>
        <w:pStyle w:val="TableofFigures"/>
        <w:tabs>
          <w:tab w:val="right" w:leader="dot" w:pos="10173"/>
        </w:tabs>
        <w:rPr>
          <w:rFonts w:asciiTheme="minorHAnsi" w:eastAsiaTheme="minorEastAsia" w:hAnsiTheme="minorHAnsi" w:cstheme="minorBidi"/>
          <w:noProof/>
          <w:sz w:val="22"/>
          <w:szCs w:val="22"/>
          <w:lang w:eastAsia="ja-JP"/>
        </w:rPr>
      </w:pPr>
      <w:hyperlink w:anchor="_Toc70700727" w:history="1">
        <w:r w:rsidR="002F02E1" w:rsidRPr="001C25C2">
          <w:rPr>
            <w:rStyle w:val="Hyperlink"/>
            <w:noProof/>
          </w:rPr>
          <w:t>Table 11: System Behaviours for HARA</w:t>
        </w:r>
        <w:r w:rsidR="002F02E1">
          <w:rPr>
            <w:noProof/>
            <w:webHidden/>
          </w:rPr>
          <w:tab/>
        </w:r>
        <w:r w:rsidR="002F02E1">
          <w:rPr>
            <w:noProof/>
            <w:webHidden/>
          </w:rPr>
          <w:fldChar w:fldCharType="begin"/>
        </w:r>
        <w:r w:rsidR="002F02E1">
          <w:rPr>
            <w:noProof/>
            <w:webHidden/>
          </w:rPr>
          <w:instrText xml:space="preserve"> PAGEREF _Toc70700727 \h </w:instrText>
        </w:r>
        <w:r w:rsidR="002F02E1">
          <w:rPr>
            <w:noProof/>
            <w:webHidden/>
          </w:rPr>
        </w:r>
        <w:r w:rsidR="002F02E1">
          <w:rPr>
            <w:noProof/>
            <w:webHidden/>
          </w:rPr>
          <w:fldChar w:fldCharType="separate"/>
        </w:r>
        <w:r w:rsidR="002F02E1">
          <w:rPr>
            <w:noProof/>
            <w:webHidden/>
          </w:rPr>
          <w:t>36</w:t>
        </w:r>
        <w:r w:rsidR="002F02E1">
          <w:rPr>
            <w:noProof/>
            <w:webHidden/>
          </w:rPr>
          <w:fldChar w:fldCharType="end"/>
        </w:r>
      </w:hyperlink>
    </w:p>
    <w:p w14:paraId="183FED6A" w14:textId="692FFBB4" w:rsidR="002F02E1" w:rsidRDefault="00BA62C5">
      <w:pPr>
        <w:pStyle w:val="TableofFigures"/>
        <w:tabs>
          <w:tab w:val="right" w:leader="dot" w:pos="10173"/>
        </w:tabs>
        <w:rPr>
          <w:rFonts w:asciiTheme="minorHAnsi" w:eastAsiaTheme="minorEastAsia" w:hAnsiTheme="minorHAnsi" w:cstheme="minorBidi"/>
          <w:noProof/>
          <w:sz w:val="22"/>
          <w:szCs w:val="22"/>
          <w:lang w:eastAsia="ja-JP"/>
        </w:rPr>
      </w:pPr>
      <w:hyperlink w:anchor="_Toc70700728" w:history="1">
        <w:r w:rsidR="002F02E1" w:rsidRPr="001C25C2">
          <w:rPr>
            <w:rStyle w:val="Hyperlink"/>
            <w:noProof/>
          </w:rPr>
          <w:t>Table 12: Functional Safety Assumptions</w:t>
        </w:r>
        <w:r w:rsidR="002F02E1">
          <w:rPr>
            <w:noProof/>
            <w:webHidden/>
          </w:rPr>
          <w:tab/>
        </w:r>
        <w:r w:rsidR="002F02E1">
          <w:rPr>
            <w:noProof/>
            <w:webHidden/>
          </w:rPr>
          <w:fldChar w:fldCharType="begin"/>
        </w:r>
        <w:r w:rsidR="002F02E1">
          <w:rPr>
            <w:noProof/>
            <w:webHidden/>
          </w:rPr>
          <w:instrText xml:space="preserve"> PAGEREF _Toc70700728 \h </w:instrText>
        </w:r>
        <w:r w:rsidR="002F02E1">
          <w:rPr>
            <w:noProof/>
            <w:webHidden/>
          </w:rPr>
        </w:r>
        <w:r w:rsidR="002F02E1">
          <w:rPr>
            <w:noProof/>
            <w:webHidden/>
          </w:rPr>
          <w:fldChar w:fldCharType="separate"/>
        </w:r>
        <w:r w:rsidR="002F02E1">
          <w:rPr>
            <w:noProof/>
            <w:webHidden/>
          </w:rPr>
          <w:t>36</w:t>
        </w:r>
        <w:r w:rsidR="002F02E1">
          <w:rPr>
            <w:noProof/>
            <w:webHidden/>
          </w:rPr>
          <w:fldChar w:fldCharType="end"/>
        </w:r>
      </w:hyperlink>
    </w:p>
    <w:p w14:paraId="6783C622" w14:textId="1067C6EC" w:rsidR="002F02E1" w:rsidRDefault="00BA62C5">
      <w:pPr>
        <w:pStyle w:val="TableofFigures"/>
        <w:tabs>
          <w:tab w:val="right" w:leader="dot" w:pos="10173"/>
        </w:tabs>
        <w:rPr>
          <w:rFonts w:asciiTheme="minorHAnsi" w:eastAsiaTheme="minorEastAsia" w:hAnsiTheme="minorHAnsi" w:cstheme="minorBidi"/>
          <w:noProof/>
          <w:sz w:val="22"/>
          <w:szCs w:val="22"/>
          <w:lang w:eastAsia="ja-JP"/>
        </w:rPr>
      </w:pPr>
      <w:hyperlink w:anchor="_Toc70700729" w:history="1">
        <w:r w:rsidR="002F02E1" w:rsidRPr="001C25C2">
          <w:rPr>
            <w:rStyle w:val="Hyperlink"/>
            <w:noProof/>
          </w:rPr>
          <w:t>Table 18: Cybersecurity Goals</w:t>
        </w:r>
        <w:r w:rsidR="002F02E1">
          <w:rPr>
            <w:noProof/>
            <w:webHidden/>
          </w:rPr>
          <w:tab/>
        </w:r>
        <w:r w:rsidR="002F02E1">
          <w:rPr>
            <w:noProof/>
            <w:webHidden/>
          </w:rPr>
          <w:fldChar w:fldCharType="begin"/>
        </w:r>
        <w:r w:rsidR="002F02E1">
          <w:rPr>
            <w:noProof/>
            <w:webHidden/>
          </w:rPr>
          <w:instrText xml:space="preserve"> PAGEREF _Toc70700729 \h </w:instrText>
        </w:r>
        <w:r w:rsidR="002F02E1">
          <w:rPr>
            <w:noProof/>
            <w:webHidden/>
          </w:rPr>
        </w:r>
        <w:r w:rsidR="002F02E1">
          <w:rPr>
            <w:noProof/>
            <w:webHidden/>
          </w:rPr>
          <w:fldChar w:fldCharType="separate"/>
        </w:r>
        <w:r w:rsidR="002F02E1">
          <w:rPr>
            <w:noProof/>
            <w:webHidden/>
          </w:rPr>
          <w:t>38</w:t>
        </w:r>
        <w:r w:rsidR="002F02E1">
          <w:rPr>
            <w:noProof/>
            <w:webHidden/>
          </w:rPr>
          <w:fldChar w:fldCharType="end"/>
        </w:r>
      </w:hyperlink>
    </w:p>
    <w:p w14:paraId="45550342" w14:textId="23383361" w:rsidR="002F02E1" w:rsidRDefault="00BA62C5">
      <w:pPr>
        <w:pStyle w:val="TableofFigures"/>
        <w:tabs>
          <w:tab w:val="right" w:leader="dot" w:pos="10173"/>
        </w:tabs>
        <w:rPr>
          <w:rFonts w:asciiTheme="minorHAnsi" w:eastAsiaTheme="minorEastAsia" w:hAnsiTheme="minorHAnsi" w:cstheme="minorBidi"/>
          <w:noProof/>
          <w:sz w:val="22"/>
          <w:szCs w:val="22"/>
          <w:lang w:eastAsia="ja-JP"/>
        </w:rPr>
      </w:pPr>
      <w:hyperlink w:anchor="_Toc70700730" w:history="1">
        <w:r w:rsidR="002F02E1" w:rsidRPr="001C25C2">
          <w:rPr>
            <w:rStyle w:val="Hyperlink"/>
            <w:noProof/>
          </w:rPr>
          <w:t>Table 13: List of Functions</w:t>
        </w:r>
        <w:r w:rsidR="002F02E1">
          <w:rPr>
            <w:noProof/>
            <w:webHidden/>
          </w:rPr>
          <w:tab/>
        </w:r>
        <w:r w:rsidR="002F02E1">
          <w:rPr>
            <w:noProof/>
            <w:webHidden/>
          </w:rPr>
          <w:fldChar w:fldCharType="begin"/>
        </w:r>
        <w:r w:rsidR="002F02E1">
          <w:rPr>
            <w:noProof/>
            <w:webHidden/>
          </w:rPr>
          <w:instrText xml:space="preserve"> PAGEREF _Toc70700730 \h </w:instrText>
        </w:r>
        <w:r w:rsidR="002F02E1">
          <w:rPr>
            <w:noProof/>
            <w:webHidden/>
          </w:rPr>
        </w:r>
        <w:r w:rsidR="002F02E1">
          <w:rPr>
            <w:noProof/>
            <w:webHidden/>
          </w:rPr>
          <w:fldChar w:fldCharType="separate"/>
        </w:r>
        <w:r w:rsidR="002F02E1">
          <w:rPr>
            <w:noProof/>
            <w:webHidden/>
          </w:rPr>
          <w:t>40</w:t>
        </w:r>
        <w:r w:rsidR="002F02E1">
          <w:rPr>
            <w:noProof/>
            <w:webHidden/>
          </w:rPr>
          <w:fldChar w:fldCharType="end"/>
        </w:r>
      </w:hyperlink>
    </w:p>
    <w:p w14:paraId="696ACCF2" w14:textId="5118D8C1" w:rsidR="002F02E1" w:rsidRDefault="00BA62C5">
      <w:pPr>
        <w:pStyle w:val="TableofFigures"/>
        <w:tabs>
          <w:tab w:val="right" w:leader="dot" w:pos="10173"/>
        </w:tabs>
        <w:rPr>
          <w:rFonts w:asciiTheme="minorHAnsi" w:eastAsiaTheme="minorEastAsia" w:hAnsiTheme="minorHAnsi" w:cstheme="minorBidi"/>
          <w:noProof/>
          <w:sz w:val="22"/>
          <w:szCs w:val="22"/>
          <w:lang w:eastAsia="ja-JP"/>
        </w:rPr>
      </w:pPr>
      <w:hyperlink w:anchor="_Toc70700731" w:history="1">
        <w:r w:rsidR="002F02E1" w:rsidRPr="001C25C2">
          <w:rPr>
            <w:rStyle w:val="Hyperlink"/>
            <w:noProof/>
          </w:rPr>
          <w:t>Table 20: Logical Elements</w:t>
        </w:r>
        <w:r w:rsidR="002F02E1">
          <w:rPr>
            <w:noProof/>
            <w:webHidden/>
          </w:rPr>
          <w:tab/>
        </w:r>
        <w:r w:rsidR="002F02E1">
          <w:rPr>
            <w:noProof/>
            <w:webHidden/>
          </w:rPr>
          <w:fldChar w:fldCharType="begin"/>
        </w:r>
        <w:r w:rsidR="002F02E1">
          <w:rPr>
            <w:noProof/>
            <w:webHidden/>
          </w:rPr>
          <w:instrText xml:space="preserve"> PAGEREF _Toc70700731 \h </w:instrText>
        </w:r>
        <w:r w:rsidR="002F02E1">
          <w:rPr>
            <w:noProof/>
            <w:webHidden/>
          </w:rPr>
        </w:r>
        <w:r w:rsidR="002F02E1">
          <w:rPr>
            <w:noProof/>
            <w:webHidden/>
          </w:rPr>
          <w:fldChar w:fldCharType="separate"/>
        </w:r>
        <w:r w:rsidR="002F02E1">
          <w:rPr>
            <w:noProof/>
            <w:webHidden/>
          </w:rPr>
          <w:t>42</w:t>
        </w:r>
        <w:r w:rsidR="002F02E1">
          <w:rPr>
            <w:noProof/>
            <w:webHidden/>
          </w:rPr>
          <w:fldChar w:fldCharType="end"/>
        </w:r>
      </w:hyperlink>
    </w:p>
    <w:p w14:paraId="4145552D" w14:textId="3BCF1A9F" w:rsidR="002F02E1" w:rsidRDefault="00BA62C5">
      <w:pPr>
        <w:pStyle w:val="TableofFigures"/>
        <w:tabs>
          <w:tab w:val="right" w:leader="dot" w:pos="10173"/>
        </w:tabs>
        <w:rPr>
          <w:rFonts w:asciiTheme="minorHAnsi" w:eastAsiaTheme="minorEastAsia" w:hAnsiTheme="minorHAnsi" w:cstheme="minorBidi"/>
          <w:noProof/>
          <w:sz w:val="22"/>
          <w:szCs w:val="22"/>
          <w:lang w:eastAsia="ja-JP"/>
        </w:rPr>
      </w:pPr>
      <w:hyperlink w:anchor="_Toc70700732" w:history="1">
        <w:r w:rsidR="002F02E1" w:rsidRPr="001C25C2">
          <w:rPr>
            <w:rStyle w:val="Hyperlink"/>
            <w:noProof/>
          </w:rPr>
          <w:t>Table 21: Logical Interfaces</w:t>
        </w:r>
        <w:r w:rsidR="002F02E1">
          <w:rPr>
            <w:noProof/>
            <w:webHidden/>
          </w:rPr>
          <w:tab/>
        </w:r>
        <w:r w:rsidR="002F02E1">
          <w:rPr>
            <w:noProof/>
            <w:webHidden/>
          </w:rPr>
          <w:fldChar w:fldCharType="begin"/>
        </w:r>
        <w:r w:rsidR="002F02E1">
          <w:rPr>
            <w:noProof/>
            <w:webHidden/>
          </w:rPr>
          <w:instrText xml:space="preserve"> PAGEREF _Toc70700732 \h </w:instrText>
        </w:r>
        <w:r w:rsidR="002F02E1">
          <w:rPr>
            <w:noProof/>
            <w:webHidden/>
          </w:rPr>
        </w:r>
        <w:r w:rsidR="002F02E1">
          <w:rPr>
            <w:noProof/>
            <w:webHidden/>
          </w:rPr>
          <w:fldChar w:fldCharType="separate"/>
        </w:r>
        <w:r w:rsidR="002F02E1">
          <w:rPr>
            <w:noProof/>
            <w:webHidden/>
          </w:rPr>
          <w:t>42</w:t>
        </w:r>
        <w:r w:rsidR="002F02E1">
          <w:rPr>
            <w:noProof/>
            <w:webHidden/>
          </w:rPr>
          <w:fldChar w:fldCharType="end"/>
        </w:r>
      </w:hyperlink>
    </w:p>
    <w:p w14:paraId="1BE18374" w14:textId="54B99BC4" w:rsidR="002F02E1" w:rsidRDefault="00BA62C5">
      <w:pPr>
        <w:pStyle w:val="TableofFigures"/>
        <w:tabs>
          <w:tab w:val="right" w:leader="dot" w:pos="10173"/>
        </w:tabs>
        <w:rPr>
          <w:rFonts w:asciiTheme="minorHAnsi" w:eastAsiaTheme="minorEastAsia" w:hAnsiTheme="minorHAnsi" w:cstheme="minorBidi"/>
          <w:noProof/>
          <w:sz w:val="22"/>
          <w:szCs w:val="22"/>
          <w:lang w:eastAsia="ja-JP"/>
        </w:rPr>
      </w:pPr>
      <w:hyperlink w:anchor="_Toc70700733" w:history="1">
        <w:r w:rsidR="002F02E1" w:rsidRPr="001C25C2">
          <w:rPr>
            <w:rStyle w:val="Hyperlink"/>
            <w:noProof/>
          </w:rPr>
          <w:t>Table 22: Open Concerns</w:t>
        </w:r>
        <w:r w:rsidR="002F02E1">
          <w:rPr>
            <w:noProof/>
            <w:webHidden/>
          </w:rPr>
          <w:tab/>
        </w:r>
        <w:r w:rsidR="002F02E1">
          <w:rPr>
            <w:noProof/>
            <w:webHidden/>
          </w:rPr>
          <w:fldChar w:fldCharType="begin"/>
        </w:r>
        <w:r w:rsidR="002F02E1">
          <w:rPr>
            <w:noProof/>
            <w:webHidden/>
          </w:rPr>
          <w:instrText xml:space="preserve"> PAGEREF _Toc70700733 \h </w:instrText>
        </w:r>
        <w:r w:rsidR="002F02E1">
          <w:rPr>
            <w:noProof/>
            <w:webHidden/>
          </w:rPr>
        </w:r>
        <w:r w:rsidR="002F02E1">
          <w:rPr>
            <w:noProof/>
            <w:webHidden/>
          </w:rPr>
          <w:fldChar w:fldCharType="separate"/>
        </w:r>
        <w:r w:rsidR="002F02E1">
          <w:rPr>
            <w:noProof/>
            <w:webHidden/>
          </w:rPr>
          <w:t>44</w:t>
        </w:r>
        <w:r w:rsidR="002F02E1">
          <w:rPr>
            <w:noProof/>
            <w:webHidden/>
          </w:rPr>
          <w:fldChar w:fldCharType="end"/>
        </w:r>
      </w:hyperlink>
    </w:p>
    <w:p w14:paraId="0B44C227" w14:textId="2EAE9907" w:rsidR="00D551E4" w:rsidRPr="00E2703A" w:rsidRDefault="00D551E4" w:rsidP="00704B83">
      <w:pPr>
        <w:tabs>
          <w:tab w:val="left" w:pos="2728"/>
        </w:tabs>
      </w:pPr>
      <w:r w:rsidRPr="00E2703A">
        <w:rPr>
          <w:rStyle w:val="Hyperlink"/>
          <w:rFonts w:cs="Arial"/>
          <w:noProof/>
          <w:color w:val="auto"/>
        </w:rPr>
        <w:fldChar w:fldCharType="end"/>
      </w:r>
      <w:r w:rsidR="00704B83">
        <w:rPr>
          <w:rStyle w:val="Hyperlink"/>
          <w:rFonts w:cs="Arial"/>
          <w:noProof/>
          <w:color w:val="auto"/>
        </w:rPr>
        <w:tab/>
      </w:r>
    </w:p>
    <w:p w14:paraId="67D90F88" w14:textId="77777777" w:rsidR="0027671B" w:rsidRPr="007C20FA" w:rsidRDefault="00D808DC" w:rsidP="0027671B">
      <w:pPr>
        <w:pStyle w:val="Heading1"/>
      </w:pPr>
      <w:bookmarkStart w:id="6" w:name="_Toc70700631"/>
      <w:r>
        <w:lastRenderedPageBreak/>
        <w:t>Introduction</w:t>
      </w:r>
      <w:bookmarkEnd w:id="6"/>
    </w:p>
    <w:p w14:paraId="0D35CB8C" w14:textId="77777777" w:rsidR="0027671B" w:rsidRDefault="00F173E3" w:rsidP="0027671B">
      <w:pPr>
        <w:pStyle w:val="Heading2"/>
      </w:pPr>
      <w:bookmarkStart w:id="7" w:name="_Toc397081411"/>
      <w:bookmarkStart w:id="8" w:name="_Toc215652128"/>
      <w:bookmarkStart w:id="9" w:name="_Toc70700632"/>
      <w:r>
        <w:t xml:space="preserve">Document </w:t>
      </w:r>
      <w:r w:rsidR="0027671B" w:rsidRPr="007C20FA">
        <w:t>Purpose</w:t>
      </w:r>
      <w:bookmarkEnd w:id="7"/>
      <w:bookmarkEnd w:id="8"/>
      <w:bookmarkEnd w:id="9"/>
    </w:p>
    <w:p w14:paraId="63CE65FE" w14:textId="77777777" w:rsidR="00C7649D" w:rsidRDefault="00C7649D" w:rsidP="00C7649D">
      <w:pPr>
        <w:pStyle w:val="BodyText"/>
        <w:ind w:right="142"/>
        <w:jc w:val="both"/>
        <w:rPr>
          <w:rFonts w:cs="Arial"/>
          <w:lang w:val="en-US"/>
        </w:rPr>
      </w:pPr>
      <w:r>
        <w:rPr>
          <w:rFonts w:cs="Arial"/>
          <w:lang w:val="en-US"/>
        </w:rPr>
        <w:t>A</w:t>
      </w:r>
      <w:r w:rsidRPr="001B1565">
        <w:rPr>
          <w:rFonts w:cs="Arial"/>
          <w:lang w:val="en-US"/>
        </w:rPr>
        <w:t xml:space="preserve"> Feature Document (FD) document specifies </w:t>
      </w:r>
      <w:r w:rsidRPr="001B1565">
        <w:rPr>
          <w:rFonts w:cs="Arial"/>
          <w:b/>
          <w:lang w:val="en-US"/>
        </w:rPr>
        <w:t>what</w:t>
      </w:r>
      <w:r>
        <w:rPr>
          <w:rFonts w:cs="Arial"/>
          <w:lang w:val="en-US"/>
        </w:rPr>
        <w:t xml:space="preserve"> the</w:t>
      </w:r>
      <w:r w:rsidRPr="001B1565">
        <w:rPr>
          <w:rFonts w:cs="Arial"/>
          <w:lang w:val="en-US"/>
        </w:rPr>
        <w:t xml:space="preserve"> feature </w:t>
      </w:r>
      <w:r>
        <w:rPr>
          <w:rFonts w:cs="Arial"/>
          <w:lang w:val="en-US"/>
        </w:rPr>
        <w:t xml:space="preserve">shall do and how it shall behave from customer perspective. </w:t>
      </w:r>
      <w:r w:rsidRPr="001B1565">
        <w:rPr>
          <w:rFonts w:cs="Arial"/>
          <w:lang w:val="en-US"/>
        </w:rPr>
        <w:t xml:space="preserve">It should also provide reasoning </w:t>
      </w:r>
      <w:r>
        <w:rPr>
          <w:rFonts w:cs="Arial"/>
          <w:lang w:val="en-US"/>
        </w:rPr>
        <w:t xml:space="preserve">and background </w:t>
      </w:r>
      <w:r w:rsidRPr="001B1565">
        <w:rPr>
          <w:rFonts w:cs="Arial"/>
          <w:b/>
          <w:lang w:val="en-US"/>
        </w:rPr>
        <w:t>why</w:t>
      </w:r>
      <w:r>
        <w:rPr>
          <w:rFonts w:cs="Arial"/>
          <w:lang w:val="en-US"/>
        </w:rPr>
        <w:t xml:space="preserve"> we</w:t>
      </w:r>
      <w:r w:rsidRPr="001B1565">
        <w:rPr>
          <w:rFonts w:cs="Arial"/>
          <w:lang w:val="en-US"/>
        </w:rPr>
        <w:t xml:space="preserve"> have the feature</w:t>
      </w:r>
      <w:r>
        <w:rPr>
          <w:rFonts w:cs="Arial"/>
          <w:lang w:val="en-US"/>
        </w:rPr>
        <w:t xml:space="preserve"> in the vehicle</w:t>
      </w:r>
      <w:r w:rsidRPr="001B1565">
        <w:rPr>
          <w:rFonts w:cs="Arial"/>
          <w:lang w:val="en-US"/>
        </w:rPr>
        <w:t>.</w:t>
      </w:r>
    </w:p>
    <w:p w14:paraId="180BB8B0" w14:textId="77777777" w:rsidR="00ED1F29" w:rsidRDefault="00ED1F29" w:rsidP="007C56E9">
      <w:pPr>
        <w:overflowPunct/>
        <w:autoSpaceDE/>
        <w:autoSpaceDN/>
        <w:adjustRightInd/>
        <w:rPr>
          <w:rFonts w:cs="Arial"/>
        </w:rPr>
      </w:pPr>
    </w:p>
    <w:p w14:paraId="23D65A1D" w14:textId="765EE0F6" w:rsidR="007C56E9" w:rsidRDefault="007C56E9" w:rsidP="007C56E9">
      <w:pPr>
        <w:overflowPunct/>
        <w:autoSpaceDE/>
        <w:autoSpaceDN/>
        <w:adjustRightInd/>
      </w:pPr>
      <w:r>
        <w:t>The FD also serves as a</w:t>
      </w:r>
      <w:r w:rsidR="00E322B9">
        <w:t>n</w:t>
      </w:r>
      <w:r>
        <w:t xml:space="preserve"> </w:t>
      </w:r>
      <w:r w:rsidR="00E322B9">
        <w:t>Item Defin</w:t>
      </w:r>
      <w:r w:rsidR="00572A49">
        <w:t>i</w:t>
      </w:r>
      <w:r w:rsidR="00E322B9">
        <w:t>tion</w:t>
      </w:r>
      <w:r>
        <w:t xml:space="preserve"> </w:t>
      </w:r>
      <w:r w:rsidR="00E322B9">
        <w:t>as defined by ISO26262 for those feature</w:t>
      </w:r>
      <w:r w:rsidR="00572A49">
        <w:t>s</w:t>
      </w:r>
      <w:r w:rsidR="00E322B9">
        <w:t>, which follow the Ford Functional Safety process.</w:t>
      </w:r>
    </w:p>
    <w:p w14:paraId="714BDA68" w14:textId="77777777" w:rsidR="00F173E3" w:rsidRDefault="00F173E3" w:rsidP="007C56E9">
      <w:pPr>
        <w:overflowPunct/>
        <w:autoSpaceDE/>
        <w:autoSpaceDN/>
        <w:adjustRightInd/>
      </w:pPr>
    </w:p>
    <w:p w14:paraId="0606C823" w14:textId="7249858B" w:rsidR="007C56E9" w:rsidRDefault="007C56E9" w:rsidP="00656A1A">
      <w:pPr>
        <w:pStyle w:val="BodyText"/>
        <w:ind w:right="142"/>
        <w:jc w:val="both"/>
        <w:rPr>
          <w:rStyle w:val="Hyperlink"/>
          <w:color w:val="auto"/>
          <w:u w:val="none"/>
        </w:rPr>
      </w:pPr>
      <w:r w:rsidRPr="001B1565">
        <w:rPr>
          <w:rFonts w:cs="Arial"/>
          <w:lang w:val="en-US"/>
        </w:rPr>
        <w:t xml:space="preserve">To get more information about the concept </w:t>
      </w:r>
      <w:r>
        <w:rPr>
          <w:rFonts w:cs="Arial"/>
          <w:lang w:val="en-US"/>
        </w:rPr>
        <w:t>of</w:t>
      </w:r>
      <w:r w:rsidRPr="001B1565">
        <w:rPr>
          <w:rFonts w:cs="Arial"/>
          <w:lang w:val="en-US"/>
        </w:rPr>
        <w:t xml:space="preserve"> </w:t>
      </w:r>
      <w:r>
        <w:rPr>
          <w:rFonts w:cs="Arial"/>
          <w:lang w:val="en-US"/>
        </w:rPr>
        <w:t xml:space="preserve">feature, function and component level abstraction refer to </w:t>
      </w:r>
      <w:r w:rsidRPr="00DE5C04">
        <w:rPr>
          <w:rFonts w:cs="Arial"/>
          <w:lang w:val="en-US"/>
        </w:rPr>
        <w:t xml:space="preserve">the </w:t>
      </w:r>
      <w:hyperlink r:id="rId12" w:history="1">
        <w:r w:rsidRPr="00DE5C04">
          <w:rPr>
            <w:rStyle w:val="Hyperlink"/>
            <w:rFonts w:cs="Arial"/>
            <w:lang w:val="en-US"/>
          </w:rPr>
          <w:t>Ford RE Wiki</w:t>
        </w:r>
      </w:hyperlink>
      <w:r w:rsidRPr="007C56E9">
        <w:rPr>
          <w:rStyle w:val="Hyperlink"/>
          <w:rFonts w:cs="Arial"/>
          <w:u w:val="none"/>
          <w:lang w:val="en-US"/>
        </w:rPr>
        <w:t xml:space="preserve">. </w:t>
      </w:r>
      <w:r>
        <w:t xml:space="preserve">For details on the Ford Functional Safety (ISO26262) process refer to the </w:t>
      </w:r>
      <w:hyperlink r:id="rId13" w:history="1">
        <w:r w:rsidR="008C0B3A" w:rsidRPr="0021265E">
          <w:rPr>
            <w:rStyle w:val="SubtleEmphasis"/>
            <w:i w:val="0"/>
            <w:color w:val="0000FF"/>
            <w:u w:val="single"/>
          </w:rPr>
          <w:t xml:space="preserve">Ford Functional Safety </w:t>
        </w:r>
        <w:r w:rsidR="004B5E6B" w:rsidRPr="0021265E">
          <w:rPr>
            <w:rStyle w:val="SubtleEmphasis"/>
            <w:i w:val="0"/>
            <w:color w:val="0000FF"/>
            <w:u w:val="single"/>
          </w:rPr>
          <w:t>SharePoint</w:t>
        </w:r>
      </w:hyperlink>
      <w:r w:rsidRPr="00572A49">
        <w:rPr>
          <w:rStyle w:val="Hyperlink"/>
          <w:color w:val="auto"/>
          <w:u w:val="none"/>
        </w:rPr>
        <w:t>.</w:t>
      </w:r>
    </w:p>
    <w:p w14:paraId="4D38A009" w14:textId="77777777" w:rsidR="001B64D2" w:rsidRDefault="00F173E3" w:rsidP="001B64D2">
      <w:pPr>
        <w:pStyle w:val="Heading2"/>
        <w:tabs>
          <w:tab w:val="num" w:pos="718"/>
        </w:tabs>
        <w:ind w:left="601" w:hanging="601"/>
      </w:pPr>
      <w:bookmarkStart w:id="10" w:name="_Toc70700633"/>
      <w:r>
        <w:t xml:space="preserve">Document </w:t>
      </w:r>
      <w:r w:rsidR="001B64D2">
        <w:t>Scope</w:t>
      </w:r>
      <w:bookmarkEnd w:id="10"/>
    </w:p>
    <w:p w14:paraId="2987D8B5" w14:textId="103D0E58" w:rsidR="0021265E" w:rsidRPr="0021265E" w:rsidRDefault="00C7649D" w:rsidP="0021265E">
      <w:pPr>
        <w:pStyle w:val="BodyText"/>
        <w:ind w:right="142"/>
        <w:jc w:val="both"/>
        <w:rPr>
          <w:rFonts w:cs="Arial"/>
          <w:color w:val="000000" w:themeColor="text1"/>
        </w:rPr>
      </w:pPr>
      <w:r w:rsidRPr="00BB7AB4">
        <w:rPr>
          <w:rFonts w:cs="Arial"/>
          <w:lang w:val="en-US"/>
        </w:rPr>
        <w:t xml:space="preserve">This Feature Document (FD) </w:t>
      </w:r>
      <w:r w:rsidRPr="00BB7AB4">
        <w:rPr>
          <w:rFonts w:cs="Arial"/>
          <w:color w:val="000000" w:themeColor="text1"/>
        </w:rPr>
        <w:t xml:space="preserve">specifies the </w:t>
      </w:r>
      <w:r w:rsidR="00103D55">
        <w:rPr>
          <w:rFonts w:cs="Arial"/>
          <w:color w:val="000000" w:themeColor="text1"/>
        </w:rPr>
        <w:t>following features:</w:t>
      </w:r>
    </w:p>
    <w:p w14:paraId="592AA6EA" w14:textId="77777777" w:rsidR="0021265E" w:rsidRDefault="0021265E" w:rsidP="0021265E">
      <w:pPr>
        <w:pStyle w:val="BodyText"/>
        <w:keepNext w:val="0"/>
        <w:ind w:right="144"/>
        <w:jc w:val="both"/>
        <w:rPr>
          <w:rFonts w:cs="Arial"/>
          <w:color w:val="000000" w:themeColor="text1"/>
        </w:rPr>
      </w:pPr>
    </w:p>
    <w:tbl>
      <w:tblPr>
        <w:tblW w:w="10456" w:type="dxa"/>
        <w:tblLayout w:type="fixed"/>
        <w:tblLook w:val="01E0" w:firstRow="1" w:lastRow="1" w:firstColumn="1" w:lastColumn="1" w:noHBand="0" w:noVBand="0"/>
      </w:tblPr>
      <w:tblGrid>
        <w:gridCol w:w="2127"/>
        <w:gridCol w:w="2121"/>
        <w:gridCol w:w="2556"/>
        <w:gridCol w:w="3652"/>
      </w:tblGrid>
      <w:tr w:rsidR="0021265E" w:rsidRPr="001B1565" w14:paraId="39E4A671" w14:textId="77777777" w:rsidTr="009D2039">
        <w:tc>
          <w:tcPr>
            <w:tcW w:w="2127" w:type="dxa"/>
            <w:shd w:val="clear" w:color="auto" w:fill="D9D9D9" w:themeFill="background1" w:themeFillShade="D9"/>
          </w:tcPr>
          <w:p w14:paraId="54523F84" w14:textId="77777777" w:rsidR="0021265E" w:rsidRPr="001B1565" w:rsidRDefault="0021265E" w:rsidP="009D2039">
            <w:pPr>
              <w:rPr>
                <w:rFonts w:ascii="Helvetica" w:hAnsi="Helvetica" w:cs="Helvetica"/>
                <w:b/>
              </w:rPr>
            </w:pPr>
            <w:bookmarkStart w:id="11" w:name="_Toc435447978"/>
            <w:r w:rsidRPr="001B1565">
              <w:rPr>
                <w:rFonts w:ascii="Helvetica" w:hAnsi="Helvetica" w:cs="Helvetica"/>
                <w:b/>
              </w:rPr>
              <w:t>Feature ID</w:t>
            </w:r>
          </w:p>
        </w:tc>
        <w:tc>
          <w:tcPr>
            <w:tcW w:w="2121" w:type="dxa"/>
            <w:shd w:val="clear" w:color="auto" w:fill="D9D9D9" w:themeFill="background1" w:themeFillShade="D9"/>
          </w:tcPr>
          <w:p w14:paraId="725B82FE" w14:textId="77777777" w:rsidR="0021265E" w:rsidRPr="001B1565" w:rsidRDefault="0021265E" w:rsidP="009D2039">
            <w:pPr>
              <w:rPr>
                <w:rFonts w:ascii="Helvetica" w:hAnsi="Helvetica" w:cs="Helvetica"/>
                <w:b/>
              </w:rPr>
            </w:pPr>
            <w:r w:rsidRPr="001B1565">
              <w:rPr>
                <w:rFonts w:ascii="Helvetica" w:hAnsi="Helvetica" w:cs="Helvetica"/>
                <w:b/>
              </w:rPr>
              <w:t>Feature Name</w:t>
            </w:r>
          </w:p>
        </w:tc>
        <w:tc>
          <w:tcPr>
            <w:tcW w:w="2556" w:type="dxa"/>
            <w:shd w:val="clear" w:color="auto" w:fill="D9D9D9" w:themeFill="background1" w:themeFillShade="D9"/>
          </w:tcPr>
          <w:p w14:paraId="3BBD3486" w14:textId="77777777" w:rsidR="0021265E" w:rsidRPr="001B1565" w:rsidRDefault="0021265E" w:rsidP="009D2039">
            <w:pPr>
              <w:rPr>
                <w:rFonts w:ascii="Helvetica" w:hAnsi="Helvetica" w:cs="Helvetica"/>
                <w:b/>
              </w:rPr>
            </w:pPr>
            <w:r w:rsidRPr="001B1565">
              <w:rPr>
                <w:rFonts w:ascii="Helvetica" w:hAnsi="Helvetica" w:cs="Helvetica"/>
                <w:b/>
              </w:rPr>
              <w:t>Owner</w:t>
            </w:r>
          </w:p>
        </w:tc>
        <w:tc>
          <w:tcPr>
            <w:tcW w:w="3652" w:type="dxa"/>
            <w:shd w:val="clear" w:color="auto" w:fill="D9D9D9" w:themeFill="background1" w:themeFillShade="D9"/>
          </w:tcPr>
          <w:p w14:paraId="6494C208" w14:textId="77777777" w:rsidR="0021265E" w:rsidRPr="001B1565" w:rsidRDefault="0021265E" w:rsidP="009D2039">
            <w:pPr>
              <w:rPr>
                <w:rFonts w:ascii="Helvetica" w:hAnsi="Helvetica" w:cs="Helvetica"/>
                <w:b/>
              </w:rPr>
            </w:pPr>
            <w:r w:rsidRPr="001B1565">
              <w:rPr>
                <w:rFonts w:ascii="Helvetica" w:hAnsi="Helvetica" w:cs="Helvetica"/>
                <w:b/>
              </w:rPr>
              <w:t>Reference</w:t>
            </w:r>
          </w:p>
        </w:tc>
      </w:tr>
      <w:tr w:rsidR="0021265E" w:rsidRPr="001B1565" w14:paraId="183F110D" w14:textId="77777777" w:rsidTr="009D2039">
        <w:tc>
          <w:tcPr>
            <w:tcW w:w="2127" w:type="dxa"/>
          </w:tcPr>
          <w:p w14:paraId="7B975396" w14:textId="5818C8E1" w:rsidR="0021265E" w:rsidRPr="00573BBA" w:rsidRDefault="00617670" w:rsidP="009D2039">
            <w:pPr>
              <w:rPr>
                <w:rFonts w:ascii="Helvetica" w:hAnsi="Helvetica" w:cs="Helvetica"/>
              </w:rPr>
            </w:pPr>
            <w:r>
              <w:rPr>
                <w:rFonts w:ascii="Helvetica" w:hAnsi="Helvetica" w:cs="Helvetica"/>
              </w:rPr>
              <w:t>F000760</w:t>
            </w:r>
          </w:p>
        </w:tc>
        <w:tc>
          <w:tcPr>
            <w:tcW w:w="2121" w:type="dxa"/>
          </w:tcPr>
          <w:p w14:paraId="0E3DA0CB" w14:textId="2CC58D1C" w:rsidR="0021265E" w:rsidRPr="009A20AD" w:rsidRDefault="00617670" w:rsidP="009D2039">
            <w:pPr>
              <w:rPr>
                <w:rFonts w:ascii="Helvetica" w:hAnsi="Helvetica" w:cs="Helvetica"/>
              </w:rPr>
            </w:pPr>
            <w:r>
              <w:rPr>
                <w:rFonts w:ascii="Helvetica" w:hAnsi="Helvetica" w:cs="Helvetica"/>
              </w:rPr>
              <w:t>Automatic Engine Idle Shutdown (AEIS)</w:t>
            </w:r>
          </w:p>
        </w:tc>
        <w:tc>
          <w:tcPr>
            <w:tcW w:w="2556" w:type="dxa"/>
          </w:tcPr>
          <w:p w14:paraId="6EED5317" w14:textId="26FA6C50" w:rsidR="0021265E" w:rsidRDefault="00617670" w:rsidP="009D2039">
            <w:pPr>
              <w:rPr>
                <w:rFonts w:ascii="Helvetica" w:hAnsi="Helvetica" w:cs="Helvetica"/>
              </w:rPr>
            </w:pPr>
            <w:r>
              <w:rPr>
                <w:rFonts w:ascii="Helvetica" w:hAnsi="Helvetica" w:cs="Helvetica"/>
              </w:rPr>
              <w:t>CP Engelbrecht (cengelb5)</w:t>
            </w:r>
          </w:p>
        </w:tc>
        <w:tc>
          <w:tcPr>
            <w:tcW w:w="3652" w:type="dxa"/>
          </w:tcPr>
          <w:p w14:paraId="55B01C2E" w14:textId="133B1C29" w:rsidR="00A2743B" w:rsidRDefault="00D53596">
            <w:r>
              <w:t>Incorporating Driver selectable idle system shutdown</w:t>
            </w:r>
          </w:p>
        </w:tc>
      </w:tr>
    </w:tbl>
    <w:p w14:paraId="0CCBB121" w14:textId="3FD8302E" w:rsidR="0021265E" w:rsidRDefault="0021265E" w:rsidP="0021265E">
      <w:pPr>
        <w:pStyle w:val="Caption"/>
      </w:pPr>
      <w:bookmarkStart w:id="12" w:name="_Toc70700717"/>
      <w:r w:rsidRPr="001B1565">
        <w:t xml:space="preserve">Table </w:t>
      </w:r>
      <w:r>
        <w:rPr>
          <w:noProof/>
        </w:rPr>
        <w:fldChar w:fldCharType="begin"/>
      </w:r>
      <w:r>
        <w:rPr>
          <w:noProof/>
        </w:rPr>
        <w:instrText xml:space="preserve"> SEQ Table \* ARABIC </w:instrText>
      </w:r>
      <w:r>
        <w:rPr>
          <w:noProof/>
        </w:rPr>
        <w:fldChar w:fldCharType="separate"/>
      </w:r>
      <w:r w:rsidR="002F02E1">
        <w:rPr>
          <w:noProof/>
        </w:rPr>
        <w:t>1</w:t>
      </w:r>
      <w:r>
        <w:rPr>
          <w:noProof/>
        </w:rPr>
        <w:fldChar w:fldCharType="end"/>
      </w:r>
      <w:r w:rsidRPr="001B1565">
        <w:t>: Features described in this FD</w:t>
      </w:r>
      <w:bookmarkEnd w:id="11"/>
      <w:bookmarkEnd w:id="12"/>
    </w:p>
    <w:p w14:paraId="57DF193B" w14:textId="2136FE5D" w:rsidR="009A20AD" w:rsidRPr="009A20AD" w:rsidRDefault="00F173E3" w:rsidP="009A20AD">
      <w:pPr>
        <w:pStyle w:val="Heading2"/>
      </w:pPr>
      <w:bookmarkStart w:id="13" w:name="_Toc397081412"/>
      <w:bookmarkStart w:id="14" w:name="_Toc70700634"/>
      <w:r>
        <w:t xml:space="preserve">Document </w:t>
      </w:r>
      <w:r w:rsidR="0027671B" w:rsidRPr="007C20FA">
        <w:t>Audience</w:t>
      </w:r>
      <w:bookmarkEnd w:id="13"/>
      <w:bookmarkEnd w:id="14"/>
    </w:p>
    <w:p w14:paraId="0058CB96" w14:textId="4273F94D" w:rsidR="00D41852" w:rsidRDefault="00D41852" w:rsidP="00BB7AB4">
      <w:pPr>
        <w:pStyle w:val="BodyText"/>
        <w:jc w:val="both"/>
      </w:pPr>
      <w:r w:rsidRPr="001B1565">
        <w:t xml:space="preserve">The FD is written by the feature owner of </w:t>
      </w:r>
      <w:r w:rsidR="009A20AD">
        <w:rPr>
          <w:rFonts w:cs="Arial"/>
          <w:color w:val="3333FF"/>
          <w:lang w:val="en-US"/>
        </w:rPr>
        <w:t>CP Engelbrecht (cengelb5).</w:t>
      </w:r>
      <w:r w:rsidRPr="001B1565">
        <w:t xml:space="preserve"> All Stakeholders, i.e., all people who have a valid interest in the feature should read and, if possible, review the FD. It needs to be guaranteed, that all stakeholders have access to the currently valid version of the FD.</w:t>
      </w:r>
    </w:p>
    <w:p w14:paraId="6986E865" w14:textId="77777777" w:rsidR="00E322B9" w:rsidRDefault="00E322B9" w:rsidP="00FC6ED2">
      <w:pPr>
        <w:shd w:val="clear" w:color="auto" w:fill="D6E3BC" w:themeFill="accent3" w:themeFillTint="66"/>
        <w:rPr>
          <w:rStyle w:val="SubtleEmphasis"/>
        </w:rPr>
      </w:pPr>
      <w:r w:rsidRPr="00242A4D">
        <w:rPr>
          <w:rStyle w:val="SubtleEmphasis"/>
          <w:b/>
        </w:rPr>
        <w:t>#Hint:</w:t>
      </w:r>
      <w:r>
        <w:rPr>
          <w:rStyle w:val="SubtleEmphasis"/>
        </w:rPr>
        <w:t xml:space="preserve"> </w:t>
      </w:r>
      <w:r w:rsidRPr="00E322B9">
        <w:rPr>
          <w:rStyle w:val="SubtleEmphasis"/>
        </w:rPr>
        <w:t>The FD template has the IP Classification “Proprietary”</w:t>
      </w:r>
      <w:r>
        <w:rPr>
          <w:rStyle w:val="SubtleEmphasis"/>
        </w:rPr>
        <w:t xml:space="preserve"> by default</w:t>
      </w:r>
      <w:r w:rsidRPr="00E322B9">
        <w:rPr>
          <w:rStyle w:val="SubtleEmphasis"/>
        </w:rPr>
        <w:t xml:space="preserve">. IP Classification “Confidential” </w:t>
      </w:r>
      <w:r>
        <w:rPr>
          <w:rStyle w:val="SubtleEmphasis"/>
        </w:rPr>
        <w:t>might be required in some cases, e.g. by Ford Functional Safety.</w:t>
      </w:r>
    </w:p>
    <w:p w14:paraId="2BF886A6" w14:textId="77777777" w:rsidR="00CD3B7B" w:rsidRDefault="00CD3B7B" w:rsidP="00CD3B7B">
      <w:pPr>
        <w:pStyle w:val="Heading3"/>
        <w:ind w:left="0" w:firstLine="0"/>
      </w:pPr>
      <w:bookmarkStart w:id="15" w:name="_Toc420397663"/>
      <w:bookmarkStart w:id="16" w:name="_Toc456346126"/>
      <w:bookmarkStart w:id="17" w:name="_Toc70700635"/>
      <w:r>
        <w:t>Stakeholder List</w:t>
      </w:r>
      <w:bookmarkEnd w:id="15"/>
      <w:bookmarkEnd w:id="16"/>
      <w:bookmarkEnd w:id="17"/>
    </w:p>
    <w:p w14:paraId="7852673E" w14:textId="77777777" w:rsidR="00D41852" w:rsidRDefault="00D41852" w:rsidP="00BB7AB4">
      <w:pPr>
        <w:pStyle w:val="BodyText"/>
        <w:jc w:val="both"/>
      </w:pPr>
      <w:r>
        <w:t xml:space="preserve">For the latest list of </w:t>
      </w:r>
      <w:r w:rsidRPr="001B1565">
        <w:t xml:space="preserve">stakeholder </w:t>
      </w:r>
      <w:r>
        <w:t xml:space="preserve">of the feature </w:t>
      </w:r>
      <w:r w:rsidRPr="001B1565">
        <w:t xml:space="preserve">and their </w:t>
      </w:r>
      <w:r>
        <w:t>influence</w:t>
      </w:r>
      <w:r w:rsidRPr="001B1565">
        <w:t xml:space="preserve"> refer to </w:t>
      </w:r>
      <w:r w:rsidRPr="001B1565">
        <w:rPr>
          <w:color w:val="0000FF"/>
        </w:rPr>
        <w:t>&lt;</w:t>
      </w:r>
      <w:r w:rsidR="0090320B">
        <w:rPr>
          <w:color w:val="0000FF"/>
        </w:rPr>
        <w:t xml:space="preserve">Put </w:t>
      </w:r>
      <w:r w:rsidRPr="001B1565">
        <w:rPr>
          <w:color w:val="0000FF"/>
        </w:rPr>
        <w:t>VSEM Link</w:t>
      </w:r>
      <w:r w:rsidR="0090320B">
        <w:rPr>
          <w:color w:val="0000FF"/>
        </w:rPr>
        <w:t xml:space="preserve"> here</w:t>
      </w:r>
      <w:r w:rsidRPr="001B1565">
        <w:rPr>
          <w:color w:val="0000FF"/>
        </w:rPr>
        <w:t>&gt;</w:t>
      </w:r>
      <w:r w:rsidRPr="001B1565">
        <w:t>.</w:t>
      </w:r>
    </w:p>
    <w:p w14:paraId="0C4FA6AB" w14:textId="63BD30B9" w:rsidR="00B920DD" w:rsidRPr="00347A88" w:rsidRDefault="00B920DD" w:rsidP="00FC6ED2">
      <w:pPr>
        <w:shd w:val="clear" w:color="auto" w:fill="D6E3BC" w:themeFill="accent3" w:themeFillTint="66"/>
        <w:rPr>
          <w:rStyle w:val="SubtleEmphasis"/>
        </w:rPr>
      </w:pPr>
      <w:r w:rsidRPr="00347A88">
        <w:rPr>
          <w:rStyle w:val="SubtleEmphasis"/>
          <w:b/>
        </w:rPr>
        <w:t>#Hint:</w:t>
      </w:r>
      <w:r w:rsidRPr="00347A88">
        <w:rPr>
          <w:rStyle w:val="SubtleEmphasis"/>
        </w:rPr>
        <w:t xml:space="preserve"> Refer to </w:t>
      </w:r>
      <w:hyperlink r:id="rId14" w:history="1">
        <w:r w:rsidR="0090320B" w:rsidRPr="00DE5C04">
          <w:rPr>
            <w:rStyle w:val="SubtleEmphasis"/>
            <w:color w:val="0000FF"/>
          </w:rPr>
          <w:t>Ford RE Wiki – Stakeholder List</w:t>
        </w:r>
      </w:hyperlink>
      <w:r w:rsidRPr="00347A88">
        <w:rPr>
          <w:rStyle w:val="SubtleEmphasis"/>
        </w:rPr>
        <w:t xml:space="preserve"> on how to create a stakeholder list.</w:t>
      </w:r>
      <w:r w:rsidR="00A66CE5">
        <w:rPr>
          <w:rStyle w:val="SubtleEmphasis"/>
        </w:rPr>
        <w:t xml:space="preserve"> The stakeholder list should be stored in VSEM in the pseudo folder “General Data Artifacts” of the corresponding feature.</w:t>
      </w:r>
    </w:p>
    <w:p w14:paraId="66B9AC62" w14:textId="77777777" w:rsidR="00514EE8" w:rsidRDefault="00514EE8" w:rsidP="0027671B">
      <w:pPr>
        <w:pStyle w:val="Heading2"/>
      </w:pPr>
      <w:bookmarkStart w:id="18" w:name="_Toc70700636"/>
      <w:bookmarkStart w:id="19" w:name="_Toc397081415"/>
      <w:bookmarkStart w:id="20" w:name="_Toc215652130"/>
      <w:r>
        <w:t>Document Organization</w:t>
      </w:r>
      <w:bookmarkEnd w:id="18"/>
    </w:p>
    <w:p w14:paraId="7C1729A1" w14:textId="77777777" w:rsidR="00514EE8" w:rsidRDefault="00514EE8" w:rsidP="00EB673B">
      <w:pPr>
        <w:pStyle w:val="Heading3"/>
        <w:numPr>
          <w:ilvl w:val="2"/>
          <w:numId w:val="9"/>
        </w:numPr>
      </w:pPr>
      <w:bookmarkStart w:id="21" w:name="_Toc519694212"/>
      <w:bookmarkStart w:id="22" w:name="_Toc420397665"/>
      <w:bookmarkStart w:id="23" w:name="_Toc70700637"/>
      <w:r>
        <w:t>Document Context</w:t>
      </w:r>
      <w:bookmarkEnd w:id="21"/>
      <w:bookmarkEnd w:id="22"/>
      <w:bookmarkEnd w:id="23"/>
    </w:p>
    <w:p w14:paraId="1FA4F343" w14:textId="4AE93169" w:rsidR="00514EE8" w:rsidRDefault="00514EE8" w:rsidP="00514EE8">
      <w:pPr>
        <w:pStyle w:val="BlockText"/>
        <w:ind w:left="0" w:hanging="11"/>
      </w:pPr>
      <w:r>
        <w:t xml:space="preserve">Refer to the </w:t>
      </w:r>
      <w:hyperlink r:id="rId15" w:history="1">
        <w:r w:rsidRPr="007312EA">
          <w:rPr>
            <w:rStyle w:val="Hyperlink"/>
          </w:rPr>
          <w:t>Specification Structure page</w:t>
        </w:r>
      </w:hyperlink>
      <w:r>
        <w:t xml:space="preserve"> in the </w:t>
      </w:r>
      <w:hyperlink r:id="rId16" w:history="1">
        <w:r w:rsidR="00043512" w:rsidRPr="00DE5C04">
          <w:rPr>
            <w:rStyle w:val="Hyperlink"/>
            <w:rFonts w:cs="Arial"/>
          </w:rPr>
          <w:t>Ford RE Wiki</w:t>
        </w:r>
      </w:hyperlink>
      <w:r>
        <w:t xml:space="preserve"> to understand how the FD relates to other Ford Requirements Documents and Specifications. </w:t>
      </w:r>
    </w:p>
    <w:p w14:paraId="161508DD" w14:textId="77777777" w:rsidR="0027671B" w:rsidRPr="007C20FA" w:rsidRDefault="0027671B" w:rsidP="00514EE8">
      <w:pPr>
        <w:pStyle w:val="Heading3"/>
      </w:pPr>
      <w:bookmarkStart w:id="24" w:name="_Toc70700638"/>
      <w:r w:rsidRPr="007C20FA">
        <w:lastRenderedPageBreak/>
        <w:t xml:space="preserve">Document </w:t>
      </w:r>
      <w:bookmarkEnd w:id="19"/>
      <w:bookmarkEnd w:id="20"/>
      <w:r w:rsidR="00514EE8">
        <w:t>Structure</w:t>
      </w:r>
      <w:bookmarkEnd w:id="24"/>
    </w:p>
    <w:p w14:paraId="4001D09D" w14:textId="77777777" w:rsidR="0027671B" w:rsidRPr="007C20FA" w:rsidRDefault="0027671B" w:rsidP="0027671B">
      <w:pPr>
        <w:pStyle w:val="BodyText"/>
        <w:ind w:right="142"/>
        <w:rPr>
          <w:rFonts w:cs="Arial"/>
          <w:lang w:val="en-US"/>
        </w:rPr>
      </w:pPr>
      <w:r w:rsidRPr="007C20FA">
        <w:rPr>
          <w:rFonts w:cs="Arial"/>
          <w:lang w:val="en-US"/>
        </w:rPr>
        <w:t>The structure of this document is explained below:</w:t>
      </w:r>
    </w:p>
    <w:p w14:paraId="20ACF812" w14:textId="77777777" w:rsidR="0027671B" w:rsidRPr="007C20FA" w:rsidRDefault="0027671B" w:rsidP="0027671B">
      <w:pPr>
        <w:pStyle w:val="BodyText"/>
        <w:tabs>
          <w:tab w:val="clear" w:pos="1134"/>
          <w:tab w:val="left" w:pos="1276"/>
        </w:tabs>
        <w:ind w:left="1276" w:right="142" w:hanging="1276"/>
        <w:rPr>
          <w:rFonts w:cs="Arial"/>
          <w:lang w:val="en-US"/>
        </w:rPr>
      </w:pPr>
      <w:r w:rsidRPr="007C20FA">
        <w:rPr>
          <w:rFonts w:cs="Arial"/>
          <w:b/>
          <w:bCs/>
          <w:lang w:val="en-US"/>
        </w:rPr>
        <w:t>Section 1</w:t>
      </w:r>
      <w:r w:rsidRPr="007C20FA">
        <w:rPr>
          <w:rFonts w:cs="Arial"/>
          <w:lang w:val="en-US"/>
        </w:rPr>
        <w:t xml:space="preserve"> – </w:t>
      </w:r>
      <w:r>
        <w:tab/>
      </w:r>
      <w:r w:rsidRPr="007C20FA">
        <w:rPr>
          <w:rFonts w:cs="Arial"/>
          <w:lang w:val="en-US"/>
        </w:rPr>
        <w:t>Introduction how to use this document including responsibilities and requisite documents. Explains the t</w:t>
      </w:r>
      <w:r w:rsidRPr="007C20FA">
        <w:rPr>
          <w:snapToGrid w:val="0"/>
          <w:lang w:val="en-US"/>
        </w:rPr>
        <w:t>erminology. Gives a clarification of the definitions, concepts and abbreviations used in the document.</w:t>
      </w:r>
    </w:p>
    <w:p w14:paraId="26B586A2" w14:textId="77777777" w:rsidR="0027671B" w:rsidRPr="007C56E9" w:rsidRDefault="00D41852" w:rsidP="0027671B">
      <w:pPr>
        <w:pStyle w:val="BodyText"/>
        <w:tabs>
          <w:tab w:val="clear" w:pos="1134"/>
          <w:tab w:val="left" w:pos="1276"/>
        </w:tabs>
        <w:ind w:left="1276" w:right="142" w:hanging="1276"/>
        <w:jc w:val="both"/>
        <w:rPr>
          <w:rFonts w:cs="Arial"/>
          <w:lang w:val="en-US"/>
        </w:rPr>
      </w:pPr>
      <w:r>
        <w:rPr>
          <w:rFonts w:cs="Arial"/>
          <w:b/>
          <w:bCs/>
          <w:lang w:val="en-US"/>
        </w:rPr>
        <w:t>Section 2</w:t>
      </w:r>
      <w:r w:rsidR="0027671B" w:rsidRPr="007C20FA">
        <w:rPr>
          <w:rFonts w:cs="Arial"/>
          <w:lang w:val="en-US"/>
        </w:rPr>
        <w:t xml:space="preserve"> – </w:t>
      </w:r>
      <w:r>
        <w:tab/>
      </w:r>
      <w:r w:rsidR="0027671B" w:rsidRPr="007C20FA">
        <w:rPr>
          <w:rFonts w:cs="Arial"/>
          <w:lang w:val="en-US"/>
        </w:rPr>
        <w:t xml:space="preserve">Feature Description. States briefly the background </w:t>
      </w:r>
      <w:r w:rsidR="007C56E9">
        <w:rPr>
          <w:rFonts w:cs="Arial"/>
          <w:lang w:val="en-US"/>
        </w:rPr>
        <w:t>and the purpose of the feature</w:t>
      </w:r>
      <w:r w:rsidR="007C56E9">
        <w:rPr>
          <w:rFonts w:cs="Arial"/>
        </w:rPr>
        <w:t xml:space="preserve">, feature variants and corresponding regions and markets. Also includes </w:t>
      </w:r>
      <w:r w:rsidR="007C56E9" w:rsidRPr="007C56E9">
        <w:rPr>
          <w:rFonts w:cs="Arial"/>
        </w:rPr>
        <w:t>input requirements, assumptions and constraints.</w:t>
      </w:r>
    </w:p>
    <w:p w14:paraId="1CFAC241" w14:textId="77777777" w:rsidR="0027671B" w:rsidRPr="007C20FA" w:rsidRDefault="00D41852" w:rsidP="0027671B">
      <w:pPr>
        <w:pStyle w:val="BodyText"/>
        <w:tabs>
          <w:tab w:val="clear" w:pos="1134"/>
          <w:tab w:val="left" w:pos="1276"/>
        </w:tabs>
        <w:ind w:left="1276" w:right="142" w:hanging="1276"/>
        <w:jc w:val="both"/>
        <w:rPr>
          <w:rFonts w:cs="Arial"/>
          <w:lang w:val="en-US"/>
        </w:rPr>
      </w:pPr>
      <w:r>
        <w:rPr>
          <w:rFonts w:cs="Arial"/>
          <w:b/>
          <w:bCs/>
          <w:lang w:val="en-US"/>
        </w:rPr>
        <w:t>Section 3</w:t>
      </w:r>
      <w:r w:rsidR="0027671B" w:rsidRPr="007C20FA">
        <w:rPr>
          <w:rFonts w:cs="Arial"/>
          <w:lang w:val="en-US"/>
        </w:rPr>
        <w:t xml:space="preserve"> – </w:t>
      </w:r>
      <w:r>
        <w:tab/>
      </w:r>
      <w:r w:rsidR="0027671B" w:rsidRPr="007C20FA">
        <w:rPr>
          <w:snapToGrid w:val="0"/>
          <w:lang w:val="en-US"/>
        </w:rPr>
        <w:t>Feature Context</w:t>
      </w:r>
      <w:r w:rsidR="00423987">
        <w:rPr>
          <w:snapToGrid w:val="0"/>
          <w:lang w:val="en-US"/>
        </w:rPr>
        <w:t xml:space="preserve"> describes all external entities, which have an influence on the feature</w:t>
      </w:r>
      <w:r w:rsidR="0027671B" w:rsidRPr="007C20FA">
        <w:rPr>
          <w:snapToGrid w:val="0"/>
          <w:lang w:val="en-US"/>
        </w:rPr>
        <w:t>.</w:t>
      </w:r>
    </w:p>
    <w:p w14:paraId="5AFB0370" w14:textId="77777777" w:rsidR="0027671B" w:rsidRPr="007C20FA" w:rsidRDefault="00D41852" w:rsidP="0027671B">
      <w:pPr>
        <w:pStyle w:val="BodyText"/>
        <w:tabs>
          <w:tab w:val="clear" w:pos="1134"/>
          <w:tab w:val="left" w:pos="1276"/>
        </w:tabs>
        <w:ind w:left="1276" w:right="142" w:hanging="1276"/>
        <w:jc w:val="both"/>
        <w:rPr>
          <w:rFonts w:cs="Arial"/>
          <w:lang w:val="en-US"/>
        </w:rPr>
      </w:pPr>
      <w:r>
        <w:rPr>
          <w:rFonts w:cs="Arial"/>
          <w:b/>
          <w:bCs/>
          <w:lang w:val="en-US"/>
        </w:rPr>
        <w:t>Section 4</w:t>
      </w:r>
      <w:r w:rsidR="0027671B" w:rsidRPr="007C20FA">
        <w:rPr>
          <w:rFonts w:cs="Arial"/>
          <w:lang w:val="en-US"/>
        </w:rPr>
        <w:t xml:space="preserve"> – </w:t>
      </w:r>
      <w:r>
        <w:tab/>
      </w:r>
      <w:r w:rsidR="0027671B" w:rsidRPr="007C20FA">
        <w:rPr>
          <w:rFonts w:cs="Arial"/>
          <w:lang w:val="en-US"/>
        </w:rPr>
        <w:t xml:space="preserve">Feature </w:t>
      </w:r>
      <w:r w:rsidR="00E049EE">
        <w:rPr>
          <w:rFonts w:cs="Arial"/>
          <w:lang w:val="en-US"/>
        </w:rPr>
        <w:t>Modeling. Contains Use Case, Driving Scenarios, State Charts to</w:t>
      </w:r>
      <w:r w:rsidR="0027671B" w:rsidRPr="007C20FA">
        <w:rPr>
          <w:rFonts w:cs="Arial"/>
          <w:lang w:val="en-US"/>
        </w:rPr>
        <w:t xml:space="preserve"> describ</w:t>
      </w:r>
      <w:r w:rsidR="007C56E9">
        <w:rPr>
          <w:rFonts w:cs="Arial"/>
          <w:lang w:val="en-US"/>
        </w:rPr>
        <w:t>e</w:t>
      </w:r>
      <w:r w:rsidR="0027671B" w:rsidRPr="007C20FA">
        <w:rPr>
          <w:rFonts w:cs="Arial"/>
          <w:lang w:val="en-US"/>
        </w:rPr>
        <w:t xml:space="preserve"> the functional behavior of the feature.</w:t>
      </w:r>
    </w:p>
    <w:p w14:paraId="6ABFD8FE" w14:textId="77777777" w:rsidR="0027671B" w:rsidRPr="007C20FA" w:rsidRDefault="00D41852" w:rsidP="0027671B">
      <w:pPr>
        <w:pStyle w:val="BodyText"/>
        <w:tabs>
          <w:tab w:val="clear" w:pos="1134"/>
          <w:tab w:val="left" w:pos="1276"/>
        </w:tabs>
        <w:ind w:left="1276" w:right="142" w:hanging="1276"/>
        <w:jc w:val="both"/>
        <w:rPr>
          <w:rFonts w:cs="Arial"/>
          <w:lang w:val="en-US"/>
        </w:rPr>
      </w:pPr>
      <w:r>
        <w:rPr>
          <w:rFonts w:cs="Arial"/>
          <w:b/>
          <w:bCs/>
          <w:lang w:val="en-US"/>
        </w:rPr>
        <w:t>Section 5</w:t>
      </w:r>
      <w:r w:rsidR="0027671B" w:rsidRPr="007C20FA">
        <w:rPr>
          <w:rFonts w:cs="Arial"/>
          <w:lang w:val="en-US"/>
        </w:rPr>
        <w:t xml:space="preserve"> – </w:t>
      </w:r>
      <w:r>
        <w:tab/>
      </w:r>
      <w:r w:rsidR="00E635F1" w:rsidRPr="00E635F1">
        <w:rPr>
          <w:rFonts w:cs="Arial"/>
          <w:lang w:val="en-US"/>
        </w:rPr>
        <w:t>Safety. Lists System Behaviors and Safety Goals of the feature</w:t>
      </w:r>
      <w:r w:rsidR="00E635F1">
        <w:rPr>
          <w:rFonts w:cs="Arial"/>
          <w:lang w:val="en-US"/>
        </w:rPr>
        <w:t>.</w:t>
      </w:r>
    </w:p>
    <w:p w14:paraId="5CF48B66" w14:textId="77777777" w:rsidR="005F2AC4" w:rsidRPr="007C20FA" w:rsidRDefault="005F2AC4" w:rsidP="005F2AC4">
      <w:pPr>
        <w:pStyle w:val="BodyText"/>
        <w:tabs>
          <w:tab w:val="clear" w:pos="1134"/>
          <w:tab w:val="left" w:pos="1276"/>
        </w:tabs>
        <w:ind w:left="1276" w:right="142" w:hanging="1276"/>
        <w:jc w:val="both"/>
        <w:rPr>
          <w:rFonts w:cs="Arial"/>
          <w:lang w:val="en-US"/>
        </w:rPr>
      </w:pPr>
      <w:r>
        <w:rPr>
          <w:rFonts w:cs="Arial"/>
          <w:b/>
          <w:bCs/>
          <w:lang w:val="en-US"/>
        </w:rPr>
        <w:t>Section 6</w:t>
      </w:r>
      <w:r w:rsidRPr="007C20FA">
        <w:rPr>
          <w:rFonts w:cs="Arial"/>
          <w:lang w:val="en-US"/>
        </w:rPr>
        <w:t xml:space="preserve"> – </w:t>
      </w:r>
      <w:r>
        <w:tab/>
      </w:r>
      <w:r w:rsidRPr="007C20FA">
        <w:rPr>
          <w:rFonts w:cs="Arial"/>
          <w:lang w:val="en-US"/>
        </w:rPr>
        <w:t>Feature Requirements. Lists functional and non-functional requirements of the feature.</w:t>
      </w:r>
    </w:p>
    <w:p w14:paraId="2C949CF3" w14:textId="77777777" w:rsidR="0027671B" w:rsidRPr="007C20FA" w:rsidRDefault="00D41852" w:rsidP="0027671B">
      <w:pPr>
        <w:pStyle w:val="BodyText"/>
        <w:tabs>
          <w:tab w:val="clear" w:pos="1134"/>
          <w:tab w:val="left" w:pos="1276"/>
        </w:tabs>
        <w:ind w:left="1276" w:right="142" w:hanging="1276"/>
        <w:jc w:val="both"/>
        <w:rPr>
          <w:rFonts w:cs="Arial"/>
          <w:lang w:val="en-US"/>
        </w:rPr>
      </w:pPr>
      <w:r>
        <w:rPr>
          <w:rFonts w:cs="Arial"/>
          <w:b/>
          <w:bCs/>
          <w:lang w:val="en-US"/>
        </w:rPr>
        <w:t xml:space="preserve">Section </w:t>
      </w:r>
      <w:r w:rsidR="005F2AC4">
        <w:rPr>
          <w:rFonts w:cs="Arial"/>
          <w:b/>
          <w:bCs/>
          <w:lang w:val="en-US"/>
        </w:rPr>
        <w:t>7</w:t>
      </w:r>
      <w:r w:rsidR="0027671B" w:rsidRPr="007C20FA">
        <w:rPr>
          <w:rFonts w:cs="Arial"/>
          <w:lang w:val="en-US"/>
        </w:rPr>
        <w:t xml:space="preserve"> – </w:t>
      </w:r>
      <w:r>
        <w:tab/>
      </w:r>
      <w:r w:rsidR="00E049EE">
        <w:rPr>
          <w:rFonts w:cs="Arial"/>
          <w:lang w:val="en-US"/>
        </w:rPr>
        <w:t>Architecture. Shows the coarse architecture, which the feature requirements are deployed to.</w:t>
      </w:r>
      <w:r w:rsidR="00423987">
        <w:rPr>
          <w:rFonts w:cs="Arial"/>
          <w:lang w:val="en-US"/>
        </w:rPr>
        <w:t xml:space="preserve"> </w:t>
      </w:r>
      <w:r w:rsidR="00423987" w:rsidRPr="00423987">
        <w:rPr>
          <w:rFonts w:cs="Arial"/>
          <w:lang w:val="en-US"/>
        </w:rPr>
        <w:t>Describes the elements and the boundary of the feature as well as the decomposition and distribution of associated functions</w:t>
      </w:r>
      <w:r w:rsidR="00721772">
        <w:rPr>
          <w:rFonts w:cs="Arial"/>
          <w:lang w:val="en-US"/>
        </w:rPr>
        <w:t>.</w:t>
      </w:r>
    </w:p>
    <w:p w14:paraId="5C55E866" w14:textId="1A4D565A" w:rsidR="0075196F" w:rsidRPr="007C20FA" w:rsidRDefault="005F2AC4" w:rsidP="0075196F">
      <w:pPr>
        <w:pStyle w:val="BodyText"/>
        <w:tabs>
          <w:tab w:val="clear" w:pos="1134"/>
          <w:tab w:val="left" w:pos="1276"/>
        </w:tabs>
        <w:ind w:left="1276" w:right="142" w:hanging="1276"/>
        <w:jc w:val="both"/>
        <w:rPr>
          <w:rFonts w:cs="Arial"/>
          <w:lang w:val="en-US"/>
        </w:rPr>
      </w:pPr>
      <w:r>
        <w:rPr>
          <w:rFonts w:cs="Arial"/>
          <w:b/>
          <w:bCs/>
          <w:lang w:val="en-US"/>
        </w:rPr>
        <w:t>Section 8</w:t>
      </w:r>
      <w:r w:rsidR="0075196F" w:rsidRPr="007C20FA">
        <w:rPr>
          <w:rFonts w:cs="Arial"/>
          <w:lang w:val="en-US"/>
        </w:rPr>
        <w:t xml:space="preserve"> – </w:t>
      </w:r>
      <w:r>
        <w:tab/>
      </w:r>
      <w:r w:rsidR="005366D0">
        <w:rPr>
          <w:rFonts w:cs="Arial"/>
          <w:lang w:val="en-US"/>
        </w:rPr>
        <w:t xml:space="preserve">List of </w:t>
      </w:r>
      <w:r w:rsidR="0075196F" w:rsidRPr="007C20FA">
        <w:rPr>
          <w:rFonts w:cs="Arial"/>
          <w:lang w:val="en-US"/>
        </w:rPr>
        <w:t xml:space="preserve">Open </w:t>
      </w:r>
      <w:r w:rsidR="00E635F1">
        <w:rPr>
          <w:rFonts w:cs="Arial"/>
          <w:lang w:val="en-US"/>
        </w:rPr>
        <w:t>C</w:t>
      </w:r>
      <w:r w:rsidR="007C56E9">
        <w:rPr>
          <w:rFonts w:cs="Arial"/>
          <w:lang w:val="en-US"/>
        </w:rPr>
        <w:t>on</w:t>
      </w:r>
      <w:r w:rsidR="004312E2">
        <w:rPr>
          <w:rFonts w:cs="Arial"/>
          <w:lang w:val="en-US"/>
        </w:rPr>
        <w:t>c</w:t>
      </w:r>
      <w:r w:rsidR="007C56E9">
        <w:rPr>
          <w:rFonts w:cs="Arial"/>
          <w:lang w:val="en-US"/>
        </w:rPr>
        <w:t>erns</w:t>
      </w:r>
    </w:p>
    <w:p w14:paraId="66C16DE4" w14:textId="77777777" w:rsidR="0027671B" w:rsidRDefault="0027671B" w:rsidP="00685C0E">
      <w:pPr>
        <w:pStyle w:val="BodyText"/>
        <w:tabs>
          <w:tab w:val="clear" w:pos="1134"/>
          <w:tab w:val="left" w:pos="1276"/>
        </w:tabs>
        <w:ind w:left="1276" w:right="142" w:hanging="1276"/>
        <w:jc w:val="both"/>
        <w:rPr>
          <w:rFonts w:cs="Arial"/>
          <w:lang w:val="en-US"/>
        </w:rPr>
      </w:pPr>
      <w:r w:rsidRPr="007C20FA">
        <w:rPr>
          <w:rFonts w:cs="Arial"/>
          <w:b/>
          <w:bCs/>
          <w:lang w:val="en-US"/>
        </w:rPr>
        <w:t xml:space="preserve">Section </w:t>
      </w:r>
      <w:r w:rsidR="00685C0E">
        <w:rPr>
          <w:rFonts w:cs="Arial"/>
          <w:b/>
          <w:bCs/>
          <w:lang w:val="en-US"/>
        </w:rPr>
        <w:t>9</w:t>
      </w:r>
      <w:r w:rsidRPr="007C20FA">
        <w:rPr>
          <w:rFonts w:cs="Arial"/>
          <w:lang w:val="en-US"/>
        </w:rPr>
        <w:t xml:space="preserve"> – </w:t>
      </w:r>
      <w:r>
        <w:tab/>
      </w:r>
      <w:r w:rsidR="00685C0E">
        <w:rPr>
          <w:rFonts w:cs="Arial"/>
          <w:lang w:val="en-US"/>
        </w:rPr>
        <w:t>Document Change Hi</w:t>
      </w:r>
      <w:r w:rsidRPr="007C20FA">
        <w:rPr>
          <w:rFonts w:cs="Arial"/>
          <w:lang w:val="en-US"/>
        </w:rPr>
        <w:t>story including a list of new or modified requirements. The requirements in this document are tagged, and this section contains different types of tables listing all, new, or changed requirements by their title and page no.</w:t>
      </w:r>
    </w:p>
    <w:p w14:paraId="25A19FB1" w14:textId="77777777" w:rsidR="009A5EBD" w:rsidRPr="007C20FA" w:rsidRDefault="009A5EBD" w:rsidP="009A5EBD">
      <w:pPr>
        <w:pStyle w:val="BodyText"/>
        <w:tabs>
          <w:tab w:val="clear" w:pos="1134"/>
          <w:tab w:val="left" w:pos="1276"/>
        </w:tabs>
        <w:ind w:left="1276" w:right="142" w:hanging="1276"/>
        <w:jc w:val="both"/>
        <w:rPr>
          <w:rFonts w:cs="Arial"/>
          <w:lang w:val="en-US"/>
        </w:rPr>
      </w:pPr>
      <w:r>
        <w:rPr>
          <w:rFonts w:cs="Arial"/>
          <w:b/>
          <w:bCs/>
          <w:lang w:val="en-US"/>
        </w:rPr>
        <w:t>Section 1</w:t>
      </w:r>
      <w:r w:rsidR="00685C0E">
        <w:rPr>
          <w:rFonts w:cs="Arial"/>
          <w:b/>
          <w:bCs/>
          <w:lang w:val="en-US"/>
        </w:rPr>
        <w:t>0</w:t>
      </w:r>
      <w:r w:rsidRPr="007C20FA">
        <w:rPr>
          <w:rFonts w:cs="Arial"/>
          <w:lang w:val="en-US"/>
        </w:rPr>
        <w:t xml:space="preserve"> – </w:t>
      </w:r>
      <w:r>
        <w:tab/>
      </w:r>
      <w:r>
        <w:rPr>
          <w:rFonts w:cs="Arial"/>
          <w:lang w:val="en-US"/>
        </w:rPr>
        <w:t>Appendix</w:t>
      </w:r>
    </w:p>
    <w:p w14:paraId="4E22C22F" w14:textId="77777777" w:rsidR="00C35116" w:rsidRPr="00C35116" w:rsidRDefault="00C35116" w:rsidP="00C35116"/>
    <w:p w14:paraId="26805D6B" w14:textId="77777777" w:rsidR="00C35116" w:rsidRPr="00C35116" w:rsidRDefault="00C35116" w:rsidP="00FC6ED2">
      <w:pPr>
        <w:shd w:val="clear" w:color="auto" w:fill="D6E3BC" w:themeFill="accent3" w:themeFillTint="66"/>
        <w:rPr>
          <w:i/>
          <w:iCs/>
          <w:color w:val="808080" w:themeColor="text1" w:themeTint="7F"/>
        </w:rPr>
      </w:pPr>
      <w:r w:rsidRPr="00242A4D">
        <w:rPr>
          <w:rStyle w:val="SubtleEmphasis"/>
          <w:b/>
        </w:rPr>
        <w:t>#Hint:</w:t>
      </w:r>
      <w:r>
        <w:rPr>
          <w:rStyle w:val="SubtleEmphasis"/>
        </w:rPr>
        <w:t xml:space="preserve"> All sections</w:t>
      </w:r>
      <w:r w:rsidR="0020727C">
        <w:rPr>
          <w:rStyle w:val="SubtleEmphasis"/>
        </w:rPr>
        <w:t xml:space="preserve"> are mandatory</w:t>
      </w:r>
      <w:r>
        <w:rPr>
          <w:rStyle w:val="SubtleEmphasis"/>
        </w:rPr>
        <w:t xml:space="preserve">, </w:t>
      </w:r>
      <w:r w:rsidR="0020727C">
        <w:rPr>
          <w:rStyle w:val="SubtleEmphasis"/>
        </w:rPr>
        <w:t>unless</w:t>
      </w:r>
      <w:r>
        <w:rPr>
          <w:rStyle w:val="SubtleEmphasis"/>
        </w:rPr>
        <w:t xml:space="preserve"> explicitly marked by the tag “#Classification” as “optional” or as applicable </w:t>
      </w:r>
      <w:r w:rsidR="0020727C">
        <w:rPr>
          <w:rStyle w:val="SubtleEmphasis"/>
        </w:rPr>
        <w:t xml:space="preserve">e.g. </w:t>
      </w:r>
      <w:r>
        <w:rPr>
          <w:rStyle w:val="SubtleEmphasis"/>
        </w:rPr>
        <w:t xml:space="preserve">to certain domains </w:t>
      </w:r>
      <w:r w:rsidR="0020727C">
        <w:rPr>
          <w:rStyle w:val="SubtleEmphasis"/>
        </w:rPr>
        <w:t>like</w:t>
      </w:r>
      <w:r>
        <w:rPr>
          <w:rStyle w:val="SubtleEmphasis"/>
        </w:rPr>
        <w:t xml:space="preserve"> “Fun</w:t>
      </w:r>
      <w:r w:rsidR="002D1E9E">
        <w:rPr>
          <w:rStyle w:val="SubtleEmphasis"/>
        </w:rPr>
        <w:t>ctional Safety”.</w:t>
      </w:r>
    </w:p>
    <w:p w14:paraId="258C8B45" w14:textId="77777777" w:rsidR="00514EE8" w:rsidRPr="007C20FA" w:rsidRDefault="00514EE8" w:rsidP="00514EE8">
      <w:pPr>
        <w:pStyle w:val="Heading2"/>
      </w:pPr>
      <w:bookmarkStart w:id="25" w:name="_Toc70700639"/>
      <w:bookmarkStart w:id="26" w:name="_Toc397081418"/>
      <w:bookmarkStart w:id="27" w:name="_Toc215652133"/>
      <w:bookmarkStart w:id="28" w:name="_Toc216841808"/>
      <w:bookmarkStart w:id="29" w:name="_Toc211245114"/>
      <w:r>
        <w:t>Document Conventions</w:t>
      </w:r>
      <w:bookmarkEnd w:id="25"/>
    </w:p>
    <w:p w14:paraId="1BC78ECA" w14:textId="77777777" w:rsidR="00514EE8" w:rsidRPr="007C20FA" w:rsidRDefault="00514EE8" w:rsidP="00514EE8">
      <w:pPr>
        <w:pStyle w:val="Heading3"/>
      </w:pPr>
      <w:bookmarkStart w:id="30" w:name="_Ref402369865"/>
      <w:bookmarkStart w:id="31" w:name="_Toc396825968"/>
      <w:bookmarkStart w:id="32" w:name="_Toc388364620"/>
      <w:bookmarkStart w:id="33" w:name="_Toc70700640"/>
      <w:r w:rsidRPr="007C20FA">
        <w:t>Requirements Templates</w:t>
      </w:r>
      <w:bookmarkEnd w:id="30"/>
      <w:bookmarkEnd w:id="31"/>
      <w:bookmarkEnd w:id="32"/>
      <w:bookmarkEnd w:id="33"/>
    </w:p>
    <w:p w14:paraId="51BDA21D" w14:textId="6F196262" w:rsidR="00514EE8" w:rsidRDefault="00514EE8" w:rsidP="00514EE8">
      <w:pPr>
        <w:pStyle w:val="BodyText"/>
      </w:pPr>
      <w:r w:rsidRPr="00352F3E">
        <w:t>Each requirement</w:t>
      </w:r>
      <w:r>
        <w:t xml:space="preserve">, use case or scenario </w:t>
      </w:r>
      <w:r w:rsidRPr="00352F3E">
        <w:t>in th</w:t>
      </w:r>
      <w:r>
        <w:t>is</w:t>
      </w:r>
      <w:r w:rsidRPr="00352F3E">
        <w:t xml:space="preserve"> </w:t>
      </w:r>
      <w:r>
        <w:t xml:space="preserve">specification shall follow the corresponding template given in the document template </w:t>
      </w:r>
      <w:r w:rsidRPr="00F015F4">
        <w:rPr>
          <w:i/>
        </w:rPr>
        <w:t>Specification_Macros.dotm</w:t>
      </w:r>
      <w:r>
        <w:t xml:space="preserve"> at </w:t>
      </w:r>
      <w:hyperlink r:id="rId17" w:history="1">
        <w:r>
          <w:rPr>
            <w:rStyle w:val="Hyperlink"/>
          </w:rPr>
          <w:t>RE Wiki - Specification Templates</w:t>
        </w:r>
      </w:hyperlink>
      <w:r>
        <w:t>.</w:t>
      </w:r>
    </w:p>
    <w:p w14:paraId="656D6A28" w14:textId="77777777" w:rsidR="00514EE8" w:rsidRPr="00D003AB" w:rsidRDefault="00514EE8" w:rsidP="00EB2A73">
      <w:pPr>
        <w:pStyle w:val="Heading4"/>
      </w:pPr>
      <w:r w:rsidRPr="00D003AB">
        <w:t>Identification of requirements</w:t>
      </w:r>
    </w:p>
    <w:p w14:paraId="355833A0" w14:textId="77777777" w:rsidR="00514EE8" w:rsidRPr="00D003AB" w:rsidRDefault="00514EE8" w:rsidP="00EB2A73">
      <w:pPr>
        <w:pStyle w:val="Heading4"/>
      </w:pPr>
      <w:r w:rsidRPr="00D003AB">
        <w:t>Requirements Attributes</w:t>
      </w:r>
    </w:p>
    <w:p w14:paraId="69D2F65E" w14:textId="3BE03041" w:rsidR="004A39EE" w:rsidRDefault="00514EE8" w:rsidP="00514EE8">
      <w:pPr>
        <w:pStyle w:val="BodyText"/>
      </w:pPr>
      <w:r>
        <w:t xml:space="preserve">The templates provided by </w:t>
      </w:r>
      <w:r w:rsidRPr="00F015F4">
        <w:rPr>
          <w:i/>
        </w:rPr>
        <w:t>Specification_Macros.dotm</w:t>
      </w:r>
      <w:r>
        <w:t xml:space="preserve"> define a list of </w:t>
      </w:r>
      <w:r w:rsidRPr="007C20FA">
        <w:t xml:space="preserve">attributes </w:t>
      </w:r>
      <w:r>
        <w:t>for</w:t>
      </w:r>
      <w:r w:rsidRPr="007C20FA">
        <w:t xml:space="preserve"> each requirement. This helps to classify </w:t>
      </w:r>
      <w:r>
        <w:t>the requirement</w:t>
      </w:r>
      <w:r w:rsidRPr="007C20FA">
        <w:t xml:space="preserve">. </w:t>
      </w:r>
      <w:r>
        <w:t>The</w:t>
      </w:r>
      <w:r w:rsidRPr="007C20FA">
        <w:t xml:space="preserve"> </w:t>
      </w:r>
      <w:r>
        <w:t>attributes are explained at</w:t>
      </w:r>
      <w:r w:rsidRPr="007C20FA">
        <w:t xml:space="preserve"> </w:t>
      </w:r>
      <w:hyperlink r:id="rId18" w:history="1">
        <w:r w:rsidRPr="00DE5C04">
          <w:rPr>
            <w:rStyle w:val="Hyperlink"/>
          </w:rPr>
          <w:t>RE Wiki - Requirements Attributes</w:t>
        </w:r>
      </w:hyperlink>
      <w:r w:rsidR="004312E2">
        <w:t>.</w:t>
      </w:r>
    </w:p>
    <w:p w14:paraId="14377309" w14:textId="77777777" w:rsidR="006A34B2" w:rsidRDefault="006A34B2" w:rsidP="006A34B2">
      <w:pPr>
        <w:pStyle w:val="Heading2"/>
      </w:pPr>
      <w:bookmarkStart w:id="34" w:name="_Toc70700641"/>
      <w:r w:rsidRPr="007C20FA">
        <w:t>References</w:t>
      </w:r>
      <w:bookmarkEnd w:id="34"/>
    </w:p>
    <w:p w14:paraId="5E6A4518" w14:textId="77777777" w:rsidR="006A34B2" w:rsidRPr="007C20FA" w:rsidRDefault="006A34B2" w:rsidP="006A34B2">
      <w:pPr>
        <w:pStyle w:val="Heading3"/>
      </w:pPr>
      <w:bookmarkStart w:id="35" w:name="_Toc397081419"/>
      <w:bookmarkStart w:id="36" w:name="_Toc216853727"/>
      <w:bookmarkStart w:id="37" w:name="_Toc70700642"/>
      <w:r w:rsidRPr="007C20FA">
        <w:t xml:space="preserve">Ford </w:t>
      </w:r>
      <w:r>
        <w:t>D</w:t>
      </w:r>
      <w:r w:rsidRPr="007C20FA">
        <w:t>ocuments</w:t>
      </w:r>
      <w:bookmarkEnd w:id="35"/>
      <w:bookmarkEnd w:id="36"/>
      <w:bookmarkEnd w:id="37"/>
    </w:p>
    <w:p w14:paraId="2DE99EE8" w14:textId="77777777" w:rsidR="006A34B2" w:rsidRPr="007C20FA" w:rsidRDefault="006A34B2" w:rsidP="006A34B2">
      <w:pPr>
        <w:pStyle w:val="BodyText"/>
        <w:ind w:right="142"/>
        <w:jc w:val="both"/>
        <w:rPr>
          <w:rFonts w:cs="Arial"/>
          <w:lang w:val="en-US"/>
        </w:rPr>
      </w:pPr>
      <w:r w:rsidRPr="007C20FA">
        <w:rPr>
          <w:rFonts w:cs="Arial"/>
          <w:lang w:val="en-US"/>
        </w:rPr>
        <w:t>List here all Ford internal documents, which are directly related to the feature.</w:t>
      </w:r>
    </w:p>
    <w:p w14:paraId="7682076A" w14:textId="77777777" w:rsidR="006A34B2" w:rsidRDefault="006A34B2" w:rsidP="006A34B2"/>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3969"/>
        <w:gridCol w:w="1417"/>
        <w:gridCol w:w="2269"/>
        <w:gridCol w:w="1133"/>
      </w:tblGrid>
      <w:tr w:rsidR="006A34B2" w:rsidRPr="007C20FA" w14:paraId="55B7A8F7" w14:textId="77777777" w:rsidTr="00C1623D">
        <w:trPr>
          <w:cantSplit/>
          <w:tblHeader/>
        </w:trPr>
        <w:tc>
          <w:tcPr>
            <w:tcW w:w="1418" w:type="dxa"/>
            <w:shd w:val="clear" w:color="auto" w:fill="E0E0E0"/>
          </w:tcPr>
          <w:p w14:paraId="012FDF8F" w14:textId="77777777" w:rsidR="006A34B2" w:rsidRPr="007C20FA" w:rsidRDefault="006A34B2" w:rsidP="00C1623D">
            <w:pPr>
              <w:rPr>
                <w:rFonts w:ascii="Helvetica" w:hAnsi="Helvetica" w:cs="Helvetica"/>
                <w:b/>
              </w:rPr>
            </w:pPr>
            <w:r w:rsidRPr="007C20FA">
              <w:rPr>
                <w:rFonts w:ascii="Helvetica" w:hAnsi="Helvetica" w:cs="Helvetica"/>
                <w:b/>
              </w:rPr>
              <w:t>Reference</w:t>
            </w:r>
          </w:p>
        </w:tc>
        <w:tc>
          <w:tcPr>
            <w:tcW w:w="3969" w:type="dxa"/>
            <w:shd w:val="clear" w:color="auto" w:fill="E0E0E0"/>
          </w:tcPr>
          <w:p w14:paraId="24A010F2" w14:textId="77777777" w:rsidR="006A34B2" w:rsidRPr="007C20FA" w:rsidRDefault="006A34B2" w:rsidP="00C1623D">
            <w:pPr>
              <w:rPr>
                <w:rFonts w:ascii="Helvetica" w:hAnsi="Helvetica" w:cs="Helvetica"/>
                <w:b/>
              </w:rPr>
            </w:pPr>
            <w:r w:rsidRPr="007C20FA">
              <w:rPr>
                <w:rFonts w:ascii="Helvetica" w:hAnsi="Helvetica" w:cs="Helvetica"/>
                <w:b/>
              </w:rPr>
              <w:t>Title</w:t>
            </w:r>
          </w:p>
        </w:tc>
        <w:tc>
          <w:tcPr>
            <w:tcW w:w="1417" w:type="dxa"/>
            <w:shd w:val="clear" w:color="auto" w:fill="E0E0E0"/>
          </w:tcPr>
          <w:p w14:paraId="2BB6DCE6" w14:textId="77777777" w:rsidR="006A34B2" w:rsidRPr="007C20FA" w:rsidRDefault="006A34B2" w:rsidP="00C1623D">
            <w:pPr>
              <w:rPr>
                <w:rFonts w:ascii="Helvetica" w:hAnsi="Helvetica" w:cs="Helvetica"/>
                <w:b/>
              </w:rPr>
            </w:pPr>
            <w:r w:rsidRPr="007C20FA">
              <w:rPr>
                <w:rFonts w:ascii="Helvetica" w:hAnsi="Helvetica" w:cs="Helvetica"/>
                <w:b/>
              </w:rPr>
              <w:t>Doc. ID</w:t>
            </w:r>
          </w:p>
        </w:tc>
        <w:tc>
          <w:tcPr>
            <w:tcW w:w="2269" w:type="dxa"/>
            <w:shd w:val="clear" w:color="auto" w:fill="E0E0E0"/>
          </w:tcPr>
          <w:p w14:paraId="21451F63" w14:textId="77777777" w:rsidR="006A34B2" w:rsidRPr="007C20FA" w:rsidRDefault="006A34B2" w:rsidP="00C1623D">
            <w:pPr>
              <w:rPr>
                <w:rFonts w:ascii="Helvetica" w:hAnsi="Helvetica" w:cs="Helvetica"/>
                <w:b/>
              </w:rPr>
            </w:pPr>
            <w:r>
              <w:rPr>
                <w:rFonts w:ascii="Helvetica" w:hAnsi="Helvetica" w:cs="Helvetica"/>
                <w:b/>
              </w:rPr>
              <w:t>Document Location</w:t>
            </w:r>
          </w:p>
        </w:tc>
        <w:tc>
          <w:tcPr>
            <w:tcW w:w="1133" w:type="dxa"/>
            <w:shd w:val="clear" w:color="auto" w:fill="E0E0E0"/>
          </w:tcPr>
          <w:p w14:paraId="73D1E128" w14:textId="77777777" w:rsidR="006A34B2" w:rsidRPr="007C20FA" w:rsidRDefault="006A34B2" w:rsidP="00C1623D">
            <w:pPr>
              <w:rPr>
                <w:rFonts w:ascii="Helvetica" w:hAnsi="Helvetica" w:cs="Helvetica"/>
                <w:b/>
              </w:rPr>
            </w:pPr>
            <w:r w:rsidRPr="007C20FA">
              <w:rPr>
                <w:rFonts w:ascii="Helvetica" w:hAnsi="Helvetica" w:cs="Helvetica"/>
                <w:b/>
              </w:rPr>
              <w:t>Revision</w:t>
            </w:r>
          </w:p>
        </w:tc>
      </w:tr>
      <w:tr w:rsidR="006A34B2" w:rsidRPr="007C20FA" w14:paraId="7AFA9F5A" w14:textId="77777777" w:rsidTr="00C1623D">
        <w:trPr>
          <w:trHeight w:val="104"/>
        </w:trPr>
        <w:tc>
          <w:tcPr>
            <w:tcW w:w="1418" w:type="dxa"/>
          </w:tcPr>
          <w:p w14:paraId="11D7CED0" w14:textId="3ED8C116" w:rsidR="00A34F6A" w:rsidRDefault="00A34F6A" w:rsidP="00A34F6A">
            <w:pPr>
              <w:rPr>
                <w:rFonts w:ascii="Helvetica" w:hAnsi="Helvetica" w:cs="Helvetica"/>
              </w:rPr>
            </w:pPr>
            <w:r>
              <w:rPr>
                <w:rFonts w:ascii="Helvetica" w:hAnsi="Helvetica" w:cs="Helvetica"/>
              </w:rPr>
              <w:t>Ford GIS Standard</w:t>
            </w:r>
          </w:p>
        </w:tc>
        <w:tc>
          <w:tcPr>
            <w:tcW w:w="3969" w:type="dxa"/>
          </w:tcPr>
          <w:p w14:paraId="2620E19D" w14:textId="15C5525C" w:rsidR="00AC065F" w:rsidRDefault="00AC065F" w:rsidP="00C1623D">
            <w:r>
              <w:t>Ford GIS Standard</w:t>
            </w:r>
          </w:p>
        </w:tc>
        <w:tc>
          <w:tcPr>
            <w:tcW w:w="1417" w:type="dxa"/>
          </w:tcPr>
          <w:p w14:paraId="673577B4" w14:textId="77777777" w:rsidR="006A34B2" w:rsidRPr="00D410AE" w:rsidRDefault="006A34B2" w:rsidP="00C1623D">
            <w:pPr>
              <w:rPr>
                <w:rFonts w:cs="Arial"/>
              </w:rPr>
            </w:pPr>
          </w:p>
        </w:tc>
        <w:tc>
          <w:tcPr>
            <w:tcW w:w="2269" w:type="dxa"/>
          </w:tcPr>
          <w:p w14:paraId="093E3113" w14:textId="77777777" w:rsidR="006A34B2" w:rsidRPr="00D410AE" w:rsidRDefault="006A34B2" w:rsidP="00C1623D">
            <w:pPr>
              <w:rPr>
                <w:rFonts w:cs="Arial"/>
              </w:rPr>
            </w:pPr>
          </w:p>
        </w:tc>
        <w:tc>
          <w:tcPr>
            <w:tcW w:w="1133" w:type="dxa"/>
          </w:tcPr>
          <w:p w14:paraId="6035F1BE" w14:textId="77777777" w:rsidR="00A2743B" w:rsidRDefault="00A2743B"/>
        </w:tc>
      </w:tr>
    </w:tbl>
    <w:p w14:paraId="7BC04909" w14:textId="633C3174" w:rsidR="006A34B2" w:rsidRPr="006576A8" w:rsidRDefault="006A34B2" w:rsidP="006A34B2">
      <w:pPr>
        <w:pStyle w:val="Caption"/>
      </w:pPr>
      <w:bookmarkStart w:id="38" w:name="_Toc70700718"/>
      <w:r w:rsidRPr="001B1565">
        <w:t xml:space="preserve">Table </w:t>
      </w:r>
      <w:r>
        <w:rPr>
          <w:noProof/>
        </w:rPr>
        <w:fldChar w:fldCharType="begin"/>
      </w:r>
      <w:r>
        <w:rPr>
          <w:noProof/>
        </w:rPr>
        <w:instrText xml:space="preserve"> SEQ Table \* ARABIC </w:instrText>
      </w:r>
      <w:r>
        <w:rPr>
          <w:noProof/>
        </w:rPr>
        <w:fldChar w:fldCharType="separate"/>
      </w:r>
      <w:r w:rsidR="002F02E1">
        <w:rPr>
          <w:noProof/>
        </w:rPr>
        <w:t>2</w:t>
      </w:r>
      <w:r>
        <w:rPr>
          <w:noProof/>
        </w:rPr>
        <w:fldChar w:fldCharType="end"/>
      </w:r>
      <w:r w:rsidRPr="001B1565">
        <w:t xml:space="preserve">: </w:t>
      </w:r>
      <w:r>
        <w:t>Ford internal Documents</w:t>
      </w:r>
      <w:bookmarkEnd w:id="38"/>
    </w:p>
    <w:p w14:paraId="4E67D095" w14:textId="77777777" w:rsidR="006A34B2" w:rsidRPr="007C20FA" w:rsidRDefault="006A34B2" w:rsidP="006A34B2">
      <w:pPr>
        <w:pStyle w:val="Heading3"/>
      </w:pPr>
      <w:bookmarkStart w:id="39" w:name="_Toc397081420"/>
      <w:bookmarkStart w:id="40" w:name="_Toc216853729"/>
      <w:bookmarkStart w:id="41" w:name="_Toc215652136"/>
      <w:bookmarkStart w:id="42" w:name="_Toc70700643"/>
      <w:r w:rsidRPr="007C20FA">
        <w:t xml:space="preserve">External </w:t>
      </w:r>
      <w:r>
        <w:t>Documents and P</w:t>
      </w:r>
      <w:r w:rsidRPr="007C20FA">
        <w:t>ublications</w:t>
      </w:r>
      <w:bookmarkEnd w:id="39"/>
      <w:bookmarkEnd w:id="40"/>
      <w:bookmarkEnd w:id="41"/>
      <w:bookmarkEnd w:id="42"/>
    </w:p>
    <w:p w14:paraId="7FB9CAA1" w14:textId="77777777" w:rsidR="006A34B2" w:rsidRDefault="006A34B2" w:rsidP="006A34B2">
      <w:pPr>
        <w:pStyle w:val="BodyText"/>
      </w:pPr>
      <w:r w:rsidRPr="000F2AEC">
        <w:t>The list of external documents could include books, reports and online sources.</w:t>
      </w:r>
    </w:p>
    <w:p w14:paraId="159F6EEA" w14:textId="1742205C" w:rsidR="006A34B2" w:rsidRPr="00347A88" w:rsidRDefault="006A34B2" w:rsidP="006A34B2">
      <w:pPr>
        <w:shd w:val="clear" w:color="auto" w:fill="D6E3BC" w:themeFill="accent3" w:themeFillTint="66"/>
        <w:rPr>
          <w:rStyle w:val="SubtleEmphasis"/>
        </w:rPr>
      </w:pPr>
      <w:r w:rsidRPr="00347A88">
        <w:rPr>
          <w:rStyle w:val="SubtleEmphasis"/>
          <w:b/>
        </w:rPr>
        <w:t>#Hint:</w:t>
      </w:r>
      <w:r w:rsidRPr="00347A88">
        <w:rPr>
          <w:rStyle w:val="SubtleEmphasis"/>
        </w:rPr>
        <w:t xml:space="preserve"> You may refer to </w:t>
      </w:r>
      <w:hyperlink r:id="rId19" w:history="1">
        <w:r w:rsidRPr="00DE5C04">
          <w:rPr>
            <w:rStyle w:val="SubtleEmphasis"/>
            <w:color w:val="0000FF"/>
          </w:rPr>
          <w:t>IEEE Citation Reference</w:t>
        </w:r>
      </w:hyperlink>
      <w:r w:rsidRPr="00347A88">
        <w:rPr>
          <w:rStyle w:val="SubtleEmphasis"/>
        </w:rPr>
        <w:t xml:space="preserve"> on how to format a reference.</w:t>
      </w:r>
    </w:p>
    <w:p w14:paraId="206EB431" w14:textId="77777777" w:rsidR="006A34B2" w:rsidRDefault="006A34B2" w:rsidP="006A34B2">
      <w:pPr>
        <w:rPr>
          <w:rFonts w:cs="Arial"/>
        </w:rPr>
      </w:pPr>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8"/>
        <w:gridCol w:w="6520"/>
        <w:gridCol w:w="2268"/>
      </w:tblGrid>
      <w:tr w:rsidR="006A34B2" w:rsidRPr="007C20FA" w14:paraId="2F8BB5A9" w14:textId="77777777" w:rsidTr="00C1623D">
        <w:trPr>
          <w:cantSplit/>
          <w:tblHeader/>
        </w:trPr>
        <w:tc>
          <w:tcPr>
            <w:tcW w:w="1418" w:type="dxa"/>
            <w:shd w:val="clear" w:color="auto" w:fill="E0E0E0"/>
          </w:tcPr>
          <w:p w14:paraId="6BDBC56A" w14:textId="77777777" w:rsidR="006A34B2" w:rsidRPr="007C20FA" w:rsidRDefault="006A34B2" w:rsidP="00C1623D">
            <w:pPr>
              <w:rPr>
                <w:rFonts w:ascii="Helvetica" w:hAnsi="Helvetica" w:cs="Helvetica"/>
                <w:b/>
              </w:rPr>
            </w:pPr>
            <w:r w:rsidRPr="007C20FA">
              <w:rPr>
                <w:rFonts w:ascii="Helvetica" w:hAnsi="Helvetica" w:cs="Helvetica"/>
                <w:b/>
              </w:rPr>
              <w:t>Reference</w:t>
            </w:r>
          </w:p>
        </w:tc>
        <w:tc>
          <w:tcPr>
            <w:tcW w:w="6520" w:type="dxa"/>
            <w:shd w:val="clear" w:color="auto" w:fill="E0E0E0"/>
          </w:tcPr>
          <w:p w14:paraId="69316EFD" w14:textId="77777777" w:rsidR="006A34B2" w:rsidRPr="007C20FA" w:rsidRDefault="006A34B2" w:rsidP="00C1623D">
            <w:pPr>
              <w:rPr>
                <w:rFonts w:ascii="Helvetica" w:hAnsi="Helvetica" w:cs="Helvetica"/>
                <w:b/>
              </w:rPr>
            </w:pPr>
            <w:r>
              <w:rPr>
                <w:rFonts w:ascii="Helvetica" w:hAnsi="Helvetica" w:cs="Helvetica"/>
                <w:b/>
              </w:rPr>
              <w:t>Document / Publication</w:t>
            </w:r>
          </w:p>
        </w:tc>
        <w:tc>
          <w:tcPr>
            <w:tcW w:w="2268" w:type="dxa"/>
            <w:shd w:val="clear" w:color="auto" w:fill="E0E0E0"/>
          </w:tcPr>
          <w:p w14:paraId="287BC6F0" w14:textId="77777777" w:rsidR="006A34B2" w:rsidRDefault="006A34B2" w:rsidP="00C1623D">
            <w:pPr>
              <w:rPr>
                <w:rFonts w:ascii="Helvetica" w:hAnsi="Helvetica" w:cs="Helvetica"/>
                <w:b/>
              </w:rPr>
            </w:pPr>
            <w:r>
              <w:rPr>
                <w:rFonts w:ascii="Helvetica" w:hAnsi="Helvetica" w:cs="Helvetica"/>
                <w:b/>
              </w:rPr>
              <w:t>Document Location</w:t>
            </w:r>
          </w:p>
        </w:tc>
      </w:tr>
      <w:tr w:rsidR="006A34B2" w:rsidRPr="007C20FA" w14:paraId="5C357276" w14:textId="77777777" w:rsidTr="00C1623D">
        <w:trPr>
          <w:trHeight w:val="104"/>
        </w:trPr>
        <w:tc>
          <w:tcPr>
            <w:tcW w:w="1418" w:type="dxa"/>
          </w:tcPr>
          <w:p w14:paraId="0F3EC143" w14:textId="52F61FDD" w:rsidR="00A34F6A" w:rsidRDefault="00A34F6A" w:rsidP="00C1623D">
            <w:pPr>
              <w:rPr>
                <w:rFonts w:ascii="Helvetica" w:hAnsi="Helvetica" w:cs="Helvetica"/>
              </w:rPr>
            </w:pPr>
            <w:r>
              <w:rPr>
                <w:rFonts w:ascii="Helvetica" w:hAnsi="Helvetica" w:cs="Helvetica"/>
              </w:rPr>
              <w:t xml:space="preserve">IEEE Std 1012-2004 IEEE Standard for </w:t>
            </w:r>
            <w:r>
              <w:rPr>
                <w:rFonts w:ascii="Helvetica" w:hAnsi="Helvetica" w:cs="Helvetica"/>
              </w:rPr>
              <w:lastRenderedPageBreak/>
              <w:t>Software Verification and Validation</w:t>
            </w:r>
          </w:p>
        </w:tc>
        <w:tc>
          <w:tcPr>
            <w:tcW w:w="6520" w:type="dxa"/>
          </w:tcPr>
          <w:p w14:paraId="1087E87C" w14:textId="77777777" w:rsidR="00A2743B" w:rsidRDefault="00A2743B"/>
        </w:tc>
        <w:tc>
          <w:tcPr>
            <w:tcW w:w="2268" w:type="dxa"/>
          </w:tcPr>
          <w:p w14:paraId="48EE8416" w14:textId="77777777" w:rsidR="00A2743B" w:rsidRDefault="00A2743B"/>
        </w:tc>
      </w:tr>
      <w:tr w:rsidR="006A34B2" w:rsidRPr="007C20FA" w14:paraId="66B4BC8F" w14:textId="77777777" w:rsidTr="00C1623D">
        <w:trPr>
          <w:trHeight w:val="104"/>
        </w:trPr>
        <w:tc>
          <w:tcPr>
            <w:tcW w:w="1418" w:type="dxa"/>
          </w:tcPr>
          <w:p w14:paraId="014E0BD3" w14:textId="77777777" w:rsidR="00A34F6A" w:rsidRDefault="00A34F6A" w:rsidP="00C1623D">
            <w:pPr>
              <w:rPr>
                <w:rFonts w:ascii="Helvetica" w:hAnsi="Helvetica" w:cs="Helvetica"/>
              </w:rPr>
            </w:pPr>
            <w:r>
              <w:rPr>
                <w:rFonts w:ascii="Helvetica" w:hAnsi="Helvetica" w:cs="Helvetica"/>
              </w:rPr>
              <w:t>ISO/IEC 19500-2:2003</w:t>
            </w:r>
          </w:p>
        </w:tc>
        <w:tc>
          <w:tcPr>
            <w:tcW w:w="6520" w:type="dxa"/>
          </w:tcPr>
          <w:p w14:paraId="45D8472E" w14:textId="319D30A2" w:rsidR="00C877C1" w:rsidRPr="00A34F6A" w:rsidRDefault="00E47F75" w:rsidP="00A96C92">
            <w:r w:rsidRPr="00E47F75">
              <w:t>Information technology -- Open Distributed Processing -- Part 2</w:t>
            </w:r>
          </w:p>
        </w:tc>
        <w:tc>
          <w:tcPr>
            <w:tcW w:w="2268" w:type="dxa"/>
          </w:tcPr>
          <w:p w14:paraId="2A284A3D" w14:textId="77777777" w:rsidR="00A2743B" w:rsidRDefault="00A2743B"/>
        </w:tc>
      </w:tr>
      <w:tr w:rsidR="006A34B2" w:rsidRPr="007C20FA" w14:paraId="72568D3B" w14:textId="77777777" w:rsidTr="00C1623D">
        <w:trPr>
          <w:trHeight w:val="104"/>
        </w:trPr>
        <w:tc>
          <w:tcPr>
            <w:tcW w:w="1418" w:type="dxa"/>
          </w:tcPr>
          <w:p w14:paraId="3EB29A58" w14:textId="77777777" w:rsidR="00A34F6A" w:rsidRDefault="00A34F6A" w:rsidP="00C1623D">
            <w:pPr>
              <w:rPr>
                <w:rFonts w:ascii="Helvetica" w:hAnsi="Helvetica" w:cs="Helvetica"/>
              </w:rPr>
            </w:pPr>
            <w:r>
              <w:rPr>
                <w:rFonts w:ascii="Helvetica" w:hAnsi="Helvetica" w:cs="Helvetica"/>
              </w:rPr>
              <w:t>UML Testing Profile (UTP), v1.2</w:t>
            </w:r>
          </w:p>
        </w:tc>
        <w:tc>
          <w:tcPr>
            <w:tcW w:w="6520" w:type="dxa"/>
          </w:tcPr>
          <w:p w14:paraId="64D802C6" w14:textId="77777777" w:rsidR="00A2743B" w:rsidRDefault="00A2743B"/>
        </w:tc>
        <w:tc>
          <w:tcPr>
            <w:tcW w:w="2268" w:type="dxa"/>
          </w:tcPr>
          <w:p w14:paraId="4DEF59D8" w14:textId="77777777" w:rsidR="00A2743B" w:rsidRDefault="00A2743B"/>
        </w:tc>
      </w:tr>
      <w:tr w:rsidR="006A34B2" w:rsidRPr="007C20FA" w14:paraId="6CE0E795" w14:textId="77777777" w:rsidTr="00C1623D">
        <w:trPr>
          <w:trHeight w:val="104"/>
        </w:trPr>
        <w:tc>
          <w:tcPr>
            <w:tcW w:w="1418" w:type="dxa"/>
          </w:tcPr>
          <w:p w14:paraId="7D75017F" w14:textId="77777777" w:rsidR="00A34F6A" w:rsidRDefault="00A34F6A" w:rsidP="00C1623D">
            <w:pPr>
              <w:rPr>
                <w:rFonts w:ascii="Helvetica" w:hAnsi="Helvetica" w:cs="Helvetica"/>
              </w:rPr>
            </w:pPr>
            <w:r>
              <w:rPr>
                <w:rFonts w:ascii="Helvetica" w:hAnsi="Helvetica" w:cs="Helvetica"/>
              </w:rPr>
              <w:t>Wikipedia</w:t>
            </w:r>
          </w:p>
        </w:tc>
        <w:tc>
          <w:tcPr>
            <w:tcW w:w="6520" w:type="dxa"/>
          </w:tcPr>
          <w:p w14:paraId="0CC76917" w14:textId="77777777" w:rsidR="00A2743B" w:rsidRDefault="00A2743B"/>
        </w:tc>
        <w:tc>
          <w:tcPr>
            <w:tcW w:w="2268" w:type="dxa"/>
          </w:tcPr>
          <w:p w14:paraId="591745E2" w14:textId="77777777" w:rsidR="00A2743B" w:rsidRDefault="00A2743B"/>
        </w:tc>
      </w:tr>
    </w:tbl>
    <w:p w14:paraId="097504FE" w14:textId="67C11BBE" w:rsidR="006A34B2" w:rsidRPr="00220CBA" w:rsidRDefault="006A34B2" w:rsidP="006A34B2">
      <w:pPr>
        <w:pStyle w:val="Caption"/>
      </w:pPr>
      <w:bookmarkStart w:id="43" w:name="_Toc70700719"/>
      <w:r w:rsidRPr="001B1565">
        <w:t xml:space="preserve">Table </w:t>
      </w:r>
      <w:r>
        <w:rPr>
          <w:noProof/>
        </w:rPr>
        <w:fldChar w:fldCharType="begin"/>
      </w:r>
      <w:r>
        <w:rPr>
          <w:noProof/>
        </w:rPr>
        <w:instrText xml:space="preserve"> SEQ Table \* ARABIC </w:instrText>
      </w:r>
      <w:r>
        <w:rPr>
          <w:noProof/>
        </w:rPr>
        <w:fldChar w:fldCharType="separate"/>
      </w:r>
      <w:r w:rsidR="002F02E1">
        <w:rPr>
          <w:noProof/>
        </w:rPr>
        <w:t>3</w:t>
      </w:r>
      <w:r>
        <w:rPr>
          <w:noProof/>
        </w:rPr>
        <w:fldChar w:fldCharType="end"/>
      </w:r>
      <w:r w:rsidRPr="001B1565">
        <w:t xml:space="preserve">: </w:t>
      </w:r>
      <w:r w:rsidRPr="007C20FA">
        <w:t>External documents and publications</w:t>
      </w:r>
      <w:bookmarkEnd w:id="43"/>
    </w:p>
    <w:p w14:paraId="1ECB9D76" w14:textId="77777777" w:rsidR="006A34B2" w:rsidRDefault="006A34B2" w:rsidP="006A34B2">
      <w:pPr>
        <w:pStyle w:val="Heading2"/>
      </w:pPr>
      <w:bookmarkStart w:id="44" w:name="_Toc70700644"/>
      <w:r>
        <w:t>Glossary</w:t>
      </w:r>
      <w:bookmarkEnd w:id="44"/>
    </w:p>
    <w:p w14:paraId="046469D9" w14:textId="77777777" w:rsidR="006A34B2" w:rsidRPr="00347A88" w:rsidRDefault="006A34B2" w:rsidP="006A34B2">
      <w:pPr>
        <w:shd w:val="clear" w:color="auto" w:fill="D6E3BC" w:themeFill="accent3" w:themeFillTint="66"/>
        <w:rPr>
          <w:rStyle w:val="SubtleEmphasis"/>
        </w:rPr>
      </w:pPr>
      <w:r w:rsidRPr="00347A88">
        <w:rPr>
          <w:rStyle w:val="SubtleEmphasis"/>
          <w:b/>
        </w:rPr>
        <w:t>#Hint</w:t>
      </w:r>
      <w:r w:rsidRPr="00347A88">
        <w:rPr>
          <w:rStyle w:val="SubtleEmphasis"/>
        </w:rPr>
        <w:t xml:space="preserve">: Terms, concepts and abbreviations used in the document shall be defined and illustrated here. Note that changes to terms and/or concepts described in this section tend to cause major updates to this document. </w:t>
      </w:r>
    </w:p>
    <w:p w14:paraId="1B3D633B" w14:textId="7652242F" w:rsidR="006A34B2" w:rsidRPr="00347A88" w:rsidRDefault="006A34B2" w:rsidP="006A34B2">
      <w:pPr>
        <w:shd w:val="clear" w:color="auto" w:fill="D6E3BC" w:themeFill="accent3" w:themeFillTint="66"/>
        <w:rPr>
          <w:rStyle w:val="SubtleEmphasis"/>
        </w:rPr>
      </w:pPr>
      <w:r w:rsidRPr="00347A88">
        <w:rPr>
          <w:rStyle w:val="SubtleEmphasis"/>
        </w:rPr>
        <w:t xml:space="preserve">The tables below have feature specific definitions and abbreviations. For additional, non-feature specific terms please refer to the </w:t>
      </w:r>
      <w:hyperlink r:id="rId20" w:history="1">
        <w:r w:rsidRPr="00DE5C04">
          <w:rPr>
            <w:rStyle w:val="SubtleEmphasis"/>
            <w:color w:val="0000FF"/>
          </w:rPr>
          <w:t>RE Glossary</w:t>
        </w:r>
      </w:hyperlink>
    </w:p>
    <w:p w14:paraId="1D148728" w14:textId="77777777" w:rsidR="006A34B2" w:rsidRDefault="006A34B2" w:rsidP="006A34B2">
      <w:bookmarkStart w:id="45" w:name="_Toc216841809"/>
      <w:bookmarkStart w:id="46" w:name="_Toc397081422"/>
      <w:bookmarkEnd w:id="45"/>
      <w:bookmarkEnd w:id="46"/>
    </w:p>
    <w:p w14:paraId="3791D044" w14:textId="2AD0113E" w:rsidR="006A34B2" w:rsidRDefault="006A34B2" w:rsidP="006A34B2">
      <w:r>
        <w:t xml:space="preserve">See </w:t>
      </w:r>
      <w:r>
        <w:fldChar w:fldCharType="begin"/>
      </w:r>
      <w:r>
        <w:instrText xml:space="preserve"> REF _Ref534973481 \h </w:instrText>
      </w:r>
      <w:r>
        <w:fldChar w:fldCharType="separate"/>
      </w:r>
      <w:r w:rsidR="002F02E1">
        <w:rPr>
          <w:b/>
          <w:bCs/>
          <w:lang w:val="en-US"/>
        </w:rPr>
        <w:t>Error! Reference source not found.</w:t>
      </w:r>
      <w:r>
        <w:fldChar w:fldCharType="end"/>
      </w:r>
      <w:r>
        <w:t xml:space="preserve"> for Definitions and Abbreviations.</w:t>
      </w:r>
    </w:p>
    <w:p w14:paraId="6FEF8629" w14:textId="77777777" w:rsidR="006A34B2" w:rsidRPr="000F7EE0" w:rsidRDefault="006A34B2" w:rsidP="006A34B2">
      <w:pPr>
        <w:pStyle w:val="Heading3"/>
      </w:pPr>
      <w:bookmarkStart w:id="47" w:name="_Toc70700645"/>
      <w:bookmarkStart w:id="48" w:name="_Toc211245116"/>
      <w:bookmarkStart w:id="49" w:name="_Toc500052220"/>
      <w:r w:rsidRPr="000F7EE0">
        <w:t>Parameters / Values</w:t>
      </w:r>
      <w:bookmarkEnd w:id="47"/>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4707"/>
        <w:gridCol w:w="3231"/>
      </w:tblGrid>
      <w:tr w:rsidR="006A34B2" w:rsidRPr="000F7EE0" w14:paraId="5AA766BE" w14:textId="77777777" w:rsidTr="00C1623D">
        <w:trPr>
          <w:tblHeader/>
        </w:trPr>
        <w:tc>
          <w:tcPr>
            <w:tcW w:w="2268" w:type="dxa"/>
            <w:shd w:val="pct20" w:color="auto" w:fill="FFFFFF"/>
          </w:tcPr>
          <w:p w14:paraId="52FABB58" w14:textId="77777777" w:rsidR="006A34B2" w:rsidRPr="000F7EE0" w:rsidRDefault="006A34B2" w:rsidP="00C1623D">
            <w:pPr>
              <w:rPr>
                <w:rFonts w:ascii="Helvetica" w:hAnsi="Helvetica" w:cs="Helvetica"/>
                <w:b/>
              </w:rPr>
            </w:pPr>
            <w:r w:rsidRPr="000F7EE0">
              <w:rPr>
                <w:rFonts w:ascii="Helvetica" w:hAnsi="Helvetica" w:cs="Helvetica"/>
                <w:b/>
              </w:rPr>
              <w:t>Name</w:t>
            </w:r>
          </w:p>
        </w:tc>
        <w:tc>
          <w:tcPr>
            <w:tcW w:w="4707" w:type="dxa"/>
            <w:shd w:val="pct20" w:color="auto" w:fill="FFFFFF"/>
          </w:tcPr>
          <w:p w14:paraId="77F200E6" w14:textId="77777777" w:rsidR="006A34B2" w:rsidRPr="000F7EE0" w:rsidRDefault="006A34B2" w:rsidP="00C1623D">
            <w:pPr>
              <w:rPr>
                <w:rFonts w:ascii="Helvetica" w:hAnsi="Helvetica" w:cs="Helvetica"/>
                <w:b/>
              </w:rPr>
            </w:pPr>
            <w:r w:rsidRPr="000F7EE0">
              <w:rPr>
                <w:rFonts w:ascii="Helvetica" w:hAnsi="Helvetica" w:cs="Helvetica"/>
                <w:b/>
              </w:rPr>
              <w:t>Description</w:t>
            </w:r>
          </w:p>
        </w:tc>
        <w:tc>
          <w:tcPr>
            <w:tcW w:w="3231" w:type="dxa"/>
            <w:shd w:val="pct20" w:color="auto" w:fill="FFFFFF"/>
          </w:tcPr>
          <w:p w14:paraId="1A1960E8" w14:textId="77777777" w:rsidR="006A34B2" w:rsidRPr="000F7EE0" w:rsidRDefault="006A34B2" w:rsidP="00C1623D">
            <w:pPr>
              <w:rPr>
                <w:rFonts w:ascii="Helvetica" w:hAnsi="Helvetica" w:cs="Helvetica"/>
                <w:b/>
              </w:rPr>
            </w:pPr>
            <w:r w:rsidRPr="000F7EE0">
              <w:rPr>
                <w:rFonts w:ascii="Helvetica" w:hAnsi="Helvetica" w:cs="Helvetica"/>
                <w:b/>
              </w:rPr>
              <w:t>Range / Resolution</w:t>
            </w:r>
          </w:p>
        </w:tc>
      </w:tr>
      <w:tr w:rsidR="006A34B2" w:rsidRPr="000F7EE0" w14:paraId="2E2A43E2" w14:textId="77777777" w:rsidTr="00C1623D">
        <w:tc>
          <w:tcPr>
            <w:tcW w:w="2268" w:type="dxa"/>
          </w:tcPr>
          <w:p w14:paraId="631D6548" w14:textId="77777777" w:rsidR="006A34B2" w:rsidRPr="000F7EE0" w:rsidRDefault="006A34B2" w:rsidP="00C1623D">
            <w:pPr>
              <w:pStyle w:val="BodyText"/>
              <w:rPr>
                <w:lang w:val="en-US"/>
              </w:rPr>
            </w:pPr>
          </w:p>
        </w:tc>
        <w:tc>
          <w:tcPr>
            <w:tcW w:w="4707" w:type="dxa"/>
          </w:tcPr>
          <w:p w14:paraId="79C36853" w14:textId="77777777" w:rsidR="006A34B2" w:rsidRPr="000F7EE0" w:rsidRDefault="006A34B2" w:rsidP="00C1623D">
            <w:pPr>
              <w:overflowPunct/>
              <w:autoSpaceDE/>
              <w:autoSpaceDN/>
              <w:adjustRightInd/>
              <w:textAlignment w:val="auto"/>
            </w:pPr>
          </w:p>
        </w:tc>
        <w:tc>
          <w:tcPr>
            <w:tcW w:w="3231" w:type="dxa"/>
          </w:tcPr>
          <w:p w14:paraId="58862AF1" w14:textId="77777777" w:rsidR="006A34B2" w:rsidRPr="000F7EE0" w:rsidRDefault="006A34B2" w:rsidP="00C1623D">
            <w:pPr>
              <w:overflowPunct/>
              <w:autoSpaceDE/>
              <w:autoSpaceDN/>
              <w:adjustRightInd/>
              <w:textAlignment w:val="auto"/>
            </w:pPr>
          </w:p>
        </w:tc>
      </w:tr>
    </w:tbl>
    <w:p w14:paraId="4E916C83" w14:textId="0832C4F4" w:rsidR="006A34B2" w:rsidRDefault="006A34B2" w:rsidP="006A34B2">
      <w:pPr>
        <w:pStyle w:val="Caption"/>
      </w:pPr>
      <w:bookmarkStart w:id="50" w:name="_Toc70700720"/>
      <w:r w:rsidRPr="000F7EE0">
        <w:t xml:space="preserve">Table </w:t>
      </w:r>
      <w:r w:rsidRPr="000F7EE0">
        <w:rPr>
          <w:noProof/>
        </w:rPr>
        <w:fldChar w:fldCharType="begin"/>
      </w:r>
      <w:r w:rsidRPr="000F7EE0">
        <w:rPr>
          <w:noProof/>
        </w:rPr>
        <w:instrText xml:space="preserve"> SEQ Table \* ARABIC </w:instrText>
      </w:r>
      <w:r w:rsidRPr="000F7EE0">
        <w:rPr>
          <w:noProof/>
        </w:rPr>
        <w:fldChar w:fldCharType="separate"/>
      </w:r>
      <w:r w:rsidR="002F02E1">
        <w:rPr>
          <w:noProof/>
        </w:rPr>
        <w:t>4</w:t>
      </w:r>
      <w:r w:rsidRPr="000F7EE0">
        <w:rPr>
          <w:noProof/>
        </w:rPr>
        <w:fldChar w:fldCharType="end"/>
      </w:r>
      <w:r w:rsidRPr="000F7EE0">
        <w:t>: Parameters / Values used in this document</w:t>
      </w:r>
      <w:r>
        <w:t xml:space="preserve"> </w:t>
      </w:r>
      <w:r>
        <w:rPr>
          <w:b w:val="0"/>
          <w:i/>
          <w:color w:val="7F7F7F" w:themeColor="text1" w:themeTint="80"/>
        </w:rPr>
        <w:t>(N</w:t>
      </w:r>
      <w:r w:rsidRPr="00DB1AC1">
        <w:rPr>
          <w:b w:val="0"/>
          <w:i/>
          <w:color w:val="7F7F7F" w:themeColor="text1" w:themeTint="80"/>
        </w:rPr>
        <w:t xml:space="preserve">ot </w:t>
      </w:r>
      <w:r>
        <w:rPr>
          <w:b w:val="0"/>
          <w:i/>
          <w:color w:val="7F7F7F" w:themeColor="text1" w:themeTint="80"/>
        </w:rPr>
        <w:t>supported by MagicDraw report generation</w:t>
      </w:r>
      <w:r w:rsidRPr="00DB1AC1">
        <w:rPr>
          <w:b w:val="0"/>
          <w:i/>
          <w:color w:val="7F7F7F" w:themeColor="text1" w:themeTint="80"/>
        </w:rPr>
        <w:t>)</w:t>
      </w:r>
      <w:bookmarkEnd w:id="26"/>
      <w:bookmarkEnd w:id="27"/>
      <w:bookmarkEnd w:id="28"/>
      <w:bookmarkEnd w:id="29"/>
      <w:bookmarkEnd w:id="48"/>
      <w:bookmarkEnd w:id="49"/>
      <w:bookmarkEnd w:id="50"/>
    </w:p>
    <w:p w14:paraId="7417F7F7" w14:textId="77777777" w:rsidR="0027671B" w:rsidRPr="007C20FA" w:rsidRDefault="00D808DC" w:rsidP="0027671B">
      <w:pPr>
        <w:pStyle w:val="Heading1"/>
      </w:pPr>
      <w:bookmarkStart w:id="51" w:name="_Feature_Overview"/>
      <w:bookmarkStart w:id="52" w:name="_Toc70700646"/>
      <w:bookmarkEnd w:id="51"/>
      <w:r>
        <w:lastRenderedPageBreak/>
        <w:t xml:space="preserve">Feature </w:t>
      </w:r>
      <w:r w:rsidR="005300DD">
        <w:t>Overview</w:t>
      </w:r>
      <w:bookmarkEnd w:id="52"/>
    </w:p>
    <w:p w14:paraId="5690A3A8" w14:textId="77777777" w:rsidR="0027671B" w:rsidRDefault="00CC4DA9" w:rsidP="0027671B">
      <w:pPr>
        <w:pStyle w:val="Heading2"/>
      </w:pPr>
      <w:bookmarkStart w:id="53" w:name="_Toc397081435"/>
      <w:bookmarkStart w:id="54" w:name="_Toc70700647"/>
      <w:bookmarkStart w:id="55" w:name="_Toc147810526"/>
      <w:bookmarkStart w:id="56" w:name="_Toc156293228"/>
      <w:bookmarkStart w:id="57" w:name="_Toc156293079"/>
      <w:bookmarkStart w:id="58" w:name="_Toc156292312"/>
      <w:bookmarkStart w:id="59" w:name="_Toc153267791"/>
      <w:bookmarkStart w:id="60" w:name="_Toc153183126"/>
      <w:bookmarkStart w:id="61" w:name="_Toc153182176"/>
      <w:bookmarkStart w:id="62" w:name="_Toc152743161"/>
      <w:bookmarkStart w:id="63" w:name="_Toc273517494"/>
      <w:bookmarkStart w:id="64" w:name="_Toc152665350"/>
      <w:bookmarkStart w:id="65" w:name="_Toc157239608"/>
      <w:bookmarkStart w:id="66" w:name="_Toc152475008"/>
      <w:bookmarkStart w:id="67" w:name="_Toc156712169"/>
      <w:bookmarkStart w:id="68" w:name="_Toc151542239"/>
      <w:bookmarkStart w:id="69" w:name="_Toc156379465"/>
      <w:bookmarkStart w:id="70" w:name="_Toc147810600"/>
      <w:r>
        <w:t xml:space="preserve">Purpose and </w:t>
      </w:r>
      <w:r w:rsidR="005300DD">
        <w:t>Description</w:t>
      </w:r>
      <w:r>
        <w:t xml:space="preserve"> of </w:t>
      </w:r>
      <w:r w:rsidRPr="007C20FA">
        <w:t>Feature</w:t>
      </w:r>
      <w:bookmarkEnd w:id="53"/>
      <w:bookmarkEnd w:id="54"/>
    </w:p>
    <w:p w14:paraId="05E357A6" w14:textId="77777777" w:rsidR="00253FF5" w:rsidRDefault="0006574F" w:rsidP="00FC6ED2">
      <w:pPr>
        <w:shd w:val="clear" w:color="auto" w:fill="D6E3BC" w:themeFill="accent3" w:themeFillTint="66"/>
        <w:ind w:left="567" w:hanging="567"/>
        <w:rPr>
          <w:rStyle w:val="SubtleEmphasis"/>
        </w:rPr>
      </w:pPr>
      <w:r w:rsidRPr="006955B0">
        <w:rPr>
          <w:rStyle w:val="SubtleEmphasis"/>
          <w:b/>
        </w:rPr>
        <w:t>#Hint:</w:t>
      </w:r>
      <w:r w:rsidRPr="00E322B9">
        <w:rPr>
          <w:rStyle w:val="SubtleEmphasis"/>
        </w:rPr>
        <w:t xml:space="preserve"> </w:t>
      </w:r>
      <w:r w:rsidR="00C35116">
        <w:rPr>
          <w:rStyle w:val="SubtleEmphasis"/>
        </w:rPr>
        <w:t>Some descriptive text to explain the</w:t>
      </w:r>
      <w:r w:rsidR="001F2F3B" w:rsidRPr="00E322B9">
        <w:rPr>
          <w:rStyle w:val="SubtleEmphasis"/>
        </w:rPr>
        <w:t xml:space="preserve"> purpose and functionality of the feature.</w:t>
      </w:r>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p w14:paraId="22DBCF57" w14:textId="77777777" w:rsidR="00220CBA" w:rsidRDefault="00220CBA" w:rsidP="00220CBA">
      <w:pPr>
        <w:rPr>
          <w:rFonts w:cs="Arial"/>
        </w:rPr>
      </w:pPr>
    </w:p>
    <w:p w14:paraId="600A8826" w14:textId="1450C0F3" w:rsidR="008A615B" w:rsidRDefault="001A0116" w:rsidP="00220CBA">
      <w:pPr>
        <w:rPr>
          <w:rFonts w:cs="Arial"/>
        </w:rPr>
      </w:pPr>
      <w:r>
        <w:rPr>
          <w:rFonts w:cs="Arial"/>
        </w:rPr>
        <w:t xml:space="preserve">Driver Selectable Idle is a sub-feature of </w:t>
      </w:r>
      <w:r w:rsidR="00220CBA">
        <w:rPr>
          <w:rFonts w:cs="Arial"/>
        </w:rPr>
        <w:t>Automatic Engine Idle Shutdown (AEIS)</w:t>
      </w:r>
      <w:r w:rsidR="008A615B">
        <w:rPr>
          <w:rFonts w:cs="Arial"/>
        </w:rPr>
        <w:t>.</w:t>
      </w:r>
    </w:p>
    <w:p w14:paraId="58B50CAA" w14:textId="77777777" w:rsidR="008A615B" w:rsidRDefault="008A615B" w:rsidP="00220CBA">
      <w:pPr>
        <w:rPr>
          <w:rFonts w:cs="Arial"/>
        </w:rPr>
      </w:pPr>
    </w:p>
    <w:p w14:paraId="6CA94F26" w14:textId="124DE5B2" w:rsidR="008A615B" w:rsidRDefault="008A615B" w:rsidP="00220CBA">
      <w:pPr>
        <w:rPr>
          <w:rFonts w:cs="Arial"/>
        </w:rPr>
      </w:pPr>
      <w:r>
        <w:rPr>
          <w:rFonts w:cs="Arial"/>
        </w:rPr>
        <w:t xml:space="preserve">The purpose of the feature is to allow the </w:t>
      </w:r>
      <w:r w:rsidR="005A574B">
        <w:rPr>
          <w:rFonts w:cs="Arial"/>
        </w:rPr>
        <w:t xml:space="preserve">driver to </w:t>
      </w:r>
      <w:r w:rsidR="00113EFA">
        <w:rPr>
          <w:rFonts w:cs="Arial"/>
        </w:rPr>
        <w:t xml:space="preserve">alter the vehicle’s maximum idle time. The vehicle will idle for that selected time </w:t>
      </w:r>
      <w:r w:rsidR="00243CBD">
        <w:rPr>
          <w:rFonts w:cs="Arial"/>
        </w:rPr>
        <w:t xml:space="preserve">(after driver </w:t>
      </w:r>
      <w:r w:rsidR="008A582A">
        <w:rPr>
          <w:rFonts w:cs="Arial"/>
        </w:rPr>
        <w:t>makes a selection</w:t>
      </w:r>
      <w:r w:rsidR="00243CBD">
        <w:rPr>
          <w:rFonts w:cs="Arial"/>
        </w:rPr>
        <w:t xml:space="preserve">) </w:t>
      </w:r>
      <w:r w:rsidR="00113EFA">
        <w:rPr>
          <w:rFonts w:cs="Arial"/>
        </w:rPr>
        <w:t xml:space="preserve">and then </w:t>
      </w:r>
      <w:r w:rsidR="009F2BF5">
        <w:rPr>
          <w:rFonts w:cs="Arial"/>
        </w:rPr>
        <w:t>shutdown</w:t>
      </w:r>
      <w:r w:rsidR="00AB5886">
        <w:rPr>
          <w:rFonts w:cs="Arial"/>
        </w:rPr>
        <w:t xml:space="preserve">, entering a non-motive mode </w:t>
      </w:r>
      <w:r w:rsidR="00CA0E11">
        <w:rPr>
          <w:rFonts w:cs="Arial"/>
        </w:rPr>
        <w:t>and all</w:t>
      </w:r>
      <w:r w:rsidR="00AB5886">
        <w:rPr>
          <w:rFonts w:cs="Arial"/>
        </w:rPr>
        <w:t xml:space="preserve"> accessories </w:t>
      </w:r>
      <w:r w:rsidR="00CA0E11">
        <w:rPr>
          <w:rFonts w:cs="Arial"/>
        </w:rPr>
        <w:t>offline.</w:t>
      </w:r>
    </w:p>
    <w:p w14:paraId="7521B687" w14:textId="0BAB61CC" w:rsidR="008A615B" w:rsidRDefault="008A615B" w:rsidP="00220CBA">
      <w:pPr>
        <w:rPr>
          <w:rFonts w:cs="Arial"/>
        </w:rPr>
      </w:pPr>
    </w:p>
    <w:p w14:paraId="48D37D57" w14:textId="30F5D1F8" w:rsidR="006B5C22" w:rsidRDefault="006B5C22" w:rsidP="00220CBA">
      <w:pPr>
        <w:rPr>
          <w:rFonts w:cs="Arial"/>
        </w:rPr>
      </w:pPr>
      <w:r>
        <w:rPr>
          <w:rFonts w:cs="Arial"/>
        </w:rPr>
        <w:t>Th</w:t>
      </w:r>
      <w:r w:rsidR="00210C13">
        <w:rPr>
          <w:rFonts w:cs="Arial"/>
        </w:rPr>
        <w:t>e times available will range from 1 minute to 30 minutes</w:t>
      </w:r>
      <w:r w:rsidR="00D2020D">
        <w:rPr>
          <w:rFonts w:cs="Arial"/>
        </w:rPr>
        <w:t>, in 1- or 5-minute increments depending on the application.</w:t>
      </w:r>
    </w:p>
    <w:p w14:paraId="164B74E8" w14:textId="300C991A" w:rsidR="00D2020D" w:rsidRDefault="00D2020D" w:rsidP="00220CBA">
      <w:pPr>
        <w:rPr>
          <w:rFonts w:cs="Arial"/>
        </w:rPr>
      </w:pPr>
    </w:p>
    <w:p w14:paraId="6E5A54F5" w14:textId="77777777" w:rsidR="00D11DE3" w:rsidRDefault="00D11DE3" w:rsidP="00220CBA">
      <w:pPr>
        <w:rPr>
          <w:rFonts w:cs="Arial"/>
        </w:rPr>
      </w:pPr>
    </w:p>
    <w:p w14:paraId="28D4E06A" w14:textId="6CF12320" w:rsidR="00B90370" w:rsidRDefault="00B90370" w:rsidP="00B90370">
      <w:pPr>
        <w:rPr>
          <w:rFonts w:cs="Arial"/>
        </w:rPr>
      </w:pPr>
      <w:r w:rsidRPr="00F92254">
        <w:rPr>
          <w:rFonts w:cs="Arial"/>
        </w:rPr>
        <w:t xml:space="preserve">Optional functionality </w:t>
      </w:r>
    </w:p>
    <w:p w14:paraId="79DD76FC" w14:textId="77777777" w:rsidR="00751FC1" w:rsidRPr="00F92254" w:rsidRDefault="00751FC1" w:rsidP="00B90370">
      <w:pPr>
        <w:rPr>
          <w:rFonts w:cs="Arial"/>
        </w:rPr>
      </w:pPr>
    </w:p>
    <w:p w14:paraId="006F4C76" w14:textId="0427A34F" w:rsidR="003201D6" w:rsidRPr="003201D6" w:rsidRDefault="00B90370" w:rsidP="00024D27">
      <w:pPr>
        <w:pStyle w:val="ListParagraph"/>
        <w:numPr>
          <w:ilvl w:val="0"/>
          <w:numId w:val="27"/>
        </w:numPr>
        <w:rPr>
          <w:rFonts w:ascii="Arial" w:hAnsi="Arial" w:cs="Arial"/>
        </w:rPr>
      </w:pPr>
      <w:r w:rsidRPr="00070BD3">
        <w:rPr>
          <w:rFonts w:ascii="Arial" w:hAnsi="Arial" w:cs="Arial"/>
        </w:rPr>
        <w:t>Indefinite timer - The driver can also select (for some variants) and indefinite time where the powerpack will turn off only when fuel is low, battery depleted to a low level.</w:t>
      </w:r>
    </w:p>
    <w:p w14:paraId="5542F9B6" w14:textId="7FB0C24C" w:rsidR="00243CBD" w:rsidRPr="003201D6" w:rsidRDefault="00D84CEA" w:rsidP="008D0975">
      <w:pPr>
        <w:pStyle w:val="ListParagraph"/>
        <w:numPr>
          <w:ilvl w:val="0"/>
          <w:numId w:val="27"/>
        </w:numPr>
        <w:rPr>
          <w:rFonts w:ascii="Arial" w:hAnsi="Arial" w:cs="Arial"/>
        </w:rPr>
      </w:pPr>
      <w:r w:rsidRPr="003201D6">
        <w:rPr>
          <w:rFonts w:ascii="Arial" w:hAnsi="Arial" w:cs="Arial"/>
        </w:rPr>
        <w:t xml:space="preserve">For Buttonless Start </w:t>
      </w:r>
      <w:r w:rsidR="003201D6" w:rsidRPr="003201D6">
        <w:rPr>
          <w:rFonts w:ascii="Arial" w:hAnsi="Arial" w:cs="Arial"/>
        </w:rPr>
        <w:t xml:space="preserve">- </w:t>
      </w:r>
      <w:r w:rsidR="00243CBD" w:rsidRPr="003201D6">
        <w:rPr>
          <w:rFonts w:ascii="Arial" w:hAnsi="Arial" w:cs="Arial"/>
        </w:rPr>
        <w:t xml:space="preserve">DSI to manage </w:t>
      </w:r>
      <w:r w:rsidR="009F2BF5" w:rsidRPr="003201D6">
        <w:rPr>
          <w:rFonts w:ascii="Arial" w:hAnsi="Arial" w:cs="Arial"/>
        </w:rPr>
        <w:t xml:space="preserve">normal shutdown vs </w:t>
      </w:r>
      <w:r w:rsidR="00243CBD" w:rsidRPr="003201D6">
        <w:rPr>
          <w:rFonts w:ascii="Arial" w:hAnsi="Arial" w:cs="Arial"/>
        </w:rPr>
        <w:t>time</w:t>
      </w:r>
      <w:r w:rsidR="009F5187">
        <w:rPr>
          <w:rFonts w:ascii="Arial" w:hAnsi="Arial" w:cs="Arial"/>
        </w:rPr>
        <w:t>d</w:t>
      </w:r>
      <w:r w:rsidR="00243CBD" w:rsidRPr="003201D6">
        <w:rPr>
          <w:rFonts w:ascii="Arial" w:hAnsi="Arial" w:cs="Arial"/>
        </w:rPr>
        <w:t xml:space="preserve"> </w:t>
      </w:r>
      <w:r w:rsidR="009F2BF5" w:rsidRPr="003201D6">
        <w:rPr>
          <w:rFonts w:ascii="Arial" w:hAnsi="Arial" w:cs="Arial"/>
        </w:rPr>
        <w:t>shutdown</w:t>
      </w:r>
    </w:p>
    <w:p w14:paraId="164EE8E6" w14:textId="0DEDA6A5" w:rsidR="00C63830" w:rsidRPr="003201D6" w:rsidRDefault="00243CBD" w:rsidP="008D0975">
      <w:pPr>
        <w:pStyle w:val="ListParagraph"/>
        <w:numPr>
          <w:ilvl w:val="1"/>
          <w:numId w:val="27"/>
        </w:numPr>
        <w:rPr>
          <w:rFonts w:ascii="Arial" w:hAnsi="Arial" w:cs="Arial"/>
        </w:rPr>
      </w:pPr>
      <w:r w:rsidRPr="003201D6">
        <w:rPr>
          <w:rFonts w:ascii="Arial" w:hAnsi="Arial" w:cs="Arial"/>
        </w:rPr>
        <w:t>N</w:t>
      </w:r>
      <w:r w:rsidR="00461A91" w:rsidRPr="003201D6">
        <w:rPr>
          <w:rFonts w:ascii="Arial" w:hAnsi="Arial" w:cs="Arial"/>
        </w:rPr>
        <w:t xml:space="preserve">ormal vehicle behaviour </w:t>
      </w:r>
      <w:r w:rsidRPr="003201D6">
        <w:rPr>
          <w:rFonts w:ascii="Arial" w:hAnsi="Arial" w:cs="Arial"/>
        </w:rPr>
        <w:t>is to</w:t>
      </w:r>
      <w:r w:rsidR="00461A91" w:rsidRPr="003201D6">
        <w:rPr>
          <w:rFonts w:ascii="Arial" w:hAnsi="Arial" w:cs="Arial"/>
        </w:rPr>
        <w:t xml:space="preserve"> shutdown the vehicle systems when driver exits</w:t>
      </w:r>
      <w:r w:rsidRPr="003201D6">
        <w:rPr>
          <w:rFonts w:ascii="Arial" w:hAnsi="Arial" w:cs="Arial"/>
        </w:rPr>
        <w:t xml:space="preserve"> (with key)</w:t>
      </w:r>
      <w:r w:rsidR="00461A91" w:rsidRPr="003201D6">
        <w:rPr>
          <w:rFonts w:ascii="Arial" w:hAnsi="Arial" w:cs="Arial"/>
        </w:rPr>
        <w:t xml:space="preserve"> and closes the door</w:t>
      </w:r>
      <w:r w:rsidRPr="003201D6">
        <w:rPr>
          <w:rFonts w:ascii="Arial" w:hAnsi="Arial" w:cs="Arial"/>
        </w:rPr>
        <w:t xml:space="preserve"> </w:t>
      </w:r>
    </w:p>
    <w:p w14:paraId="2B5AA75A" w14:textId="2411EB7F" w:rsidR="00C63830" w:rsidRPr="008D0975" w:rsidRDefault="00243CBD" w:rsidP="008D0975">
      <w:pPr>
        <w:pStyle w:val="ListParagraph"/>
        <w:numPr>
          <w:ilvl w:val="1"/>
          <w:numId w:val="27"/>
        </w:numPr>
        <w:rPr>
          <w:rFonts w:ascii="Arial" w:hAnsi="Arial" w:cs="Arial"/>
        </w:rPr>
      </w:pPr>
      <w:r w:rsidRPr="00070BD3">
        <w:rPr>
          <w:rFonts w:ascii="Arial" w:hAnsi="Arial" w:cs="Arial"/>
        </w:rPr>
        <w:t>Timer be</w:t>
      </w:r>
      <w:r w:rsidR="00C63830" w:rsidRPr="008D0975">
        <w:rPr>
          <w:rFonts w:ascii="Arial" w:hAnsi="Arial" w:cs="Arial"/>
        </w:rPr>
        <w:t>hav</w:t>
      </w:r>
      <w:r w:rsidRPr="00F92254">
        <w:rPr>
          <w:rFonts w:ascii="Arial" w:hAnsi="Arial" w:cs="Arial"/>
        </w:rPr>
        <w:t>iour – driver selects a time before veh</w:t>
      </w:r>
      <w:r w:rsidR="009F2BF5" w:rsidRPr="00F92254">
        <w:rPr>
          <w:rFonts w:ascii="Arial" w:hAnsi="Arial" w:cs="Arial"/>
        </w:rPr>
        <w:t>i</w:t>
      </w:r>
      <w:r w:rsidRPr="00070BD3">
        <w:rPr>
          <w:rFonts w:ascii="Arial" w:hAnsi="Arial" w:cs="Arial"/>
        </w:rPr>
        <w:t>c</w:t>
      </w:r>
      <w:r w:rsidR="009F2BF5" w:rsidRPr="00070BD3">
        <w:rPr>
          <w:rFonts w:ascii="Arial" w:hAnsi="Arial" w:cs="Arial"/>
        </w:rPr>
        <w:t>le</w:t>
      </w:r>
      <w:r w:rsidRPr="00070BD3">
        <w:rPr>
          <w:rFonts w:ascii="Arial" w:hAnsi="Arial" w:cs="Arial"/>
        </w:rPr>
        <w:t xml:space="preserve"> system s</w:t>
      </w:r>
      <w:r w:rsidR="009F2BF5" w:rsidRPr="00070BD3">
        <w:rPr>
          <w:rFonts w:ascii="Arial" w:hAnsi="Arial" w:cs="Arial"/>
        </w:rPr>
        <w:t>huts</w:t>
      </w:r>
      <w:r w:rsidRPr="00070BD3">
        <w:rPr>
          <w:rFonts w:ascii="Arial" w:hAnsi="Arial" w:cs="Arial"/>
        </w:rPr>
        <w:t xml:space="preserve">down </w:t>
      </w:r>
      <w:r w:rsidR="009F2BF5" w:rsidRPr="00F92254">
        <w:rPr>
          <w:rFonts w:ascii="Arial" w:hAnsi="Arial" w:cs="Arial"/>
        </w:rPr>
        <w:t xml:space="preserve">allowing the </w:t>
      </w:r>
      <w:r w:rsidR="009F2BF5" w:rsidRPr="00070BD3">
        <w:rPr>
          <w:rFonts w:ascii="Arial" w:hAnsi="Arial" w:cs="Arial"/>
        </w:rPr>
        <w:t>vehicle to remain on after the driver leaves the vehicle.</w:t>
      </w:r>
    </w:p>
    <w:p w14:paraId="6483E5CA" w14:textId="6942D398" w:rsidR="00220CBA" w:rsidRDefault="00461A91" w:rsidP="008D0975">
      <w:pPr>
        <w:pStyle w:val="ListParagraph"/>
        <w:ind w:left="1080"/>
        <w:rPr>
          <w:rFonts w:cs="Arial"/>
        </w:rPr>
      </w:pPr>
      <w:r w:rsidRPr="001848EF">
        <w:rPr>
          <w:rFonts w:ascii="Arial" w:hAnsi="Arial" w:cs="Arial"/>
        </w:rPr>
        <w:t xml:space="preserve">DSI </w:t>
      </w:r>
      <w:r w:rsidR="00024D27" w:rsidRPr="001848EF">
        <w:rPr>
          <w:rFonts w:ascii="Arial" w:hAnsi="Arial" w:cs="Arial"/>
        </w:rPr>
        <w:t xml:space="preserve">Activate/Deactivate button </w:t>
      </w:r>
      <w:r w:rsidRPr="001848EF">
        <w:rPr>
          <w:rFonts w:ascii="Arial" w:hAnsi="Arial" w:cs="Arial"/>
        </w:rPr>
        <w:t>–</w:t>
      </w:r>
      <w:r w:rsidR="00024D27" w:rsidRPr="001848EF">
        <w:rPr>
          <w:rFonts w:ascii="Arial" w:hAnsi="Arial" w:cs="Arial"/>
        </w:rPr>
        <w:t xml:space="preserve"> </w:t>
      </w:r>
      <w:r w:rsidRPr="001848EF">
        <w:rPr>
          <w:rFonts w:ascii="Arial" w:hAnsi="Arial" w:cs="Arial"/>
        </w:rPr>
        <w:t>allows the</w:t>
      </w:r>
      <w:r w:rsidR="000B4DD5" w:rsidRPr="004936F5">
        <w:rPr>
          <w:rFonts w:ascii="Arial" w:hAnsi="Arial" w:cs="Arial"/>
        </w:rPr>
        <w:t xml:space="preserve"> drive</w:t>
      </w:r>
      <w:r w:rsidR="00F968AA" w:rsidRPr="004936F5">
        <w:rPr>
          <w:rFonts w:ascii="Arial" w:hAnsi="Arial" w:cs="Arial"/>
        </w:rPr>
        <w:t>r</w:t>
      </w:r>
      <w:r w:rsidRPr="004936F5">
        <w:rPr>
          <w:rFonts w:ascii="Arial" w:hAnsi="Arial" w:cs="Arial"/>
        </w:rPr>
        <w:t xml:space="preserve"> to</w:t>
      </w:r>
      <w:r w:rsidR="000B4DD5" w:rsidRPr="004936F5">
        <w:rPr>
          <w:rFonts w:ascii="Arial" w:hAnsi="Arial" w:cs="Arial"/>
        </w:rPr>
        <w:t xml:space="preserve"> </w:t>
      </w:r>
      <w:r w:rsidR="00E17FC7" w:rsidRPr="004936F5">
        <w:rPr>
          <w:rFonts w:ascii="Arial" w:hAnsi="Arial" w:cs="Arial"/>
        </w:rPr>
        <w:t>activate or deactiv</w:t>
      </w:r>
      <w:r w:rsidR="005C1163" w:rsidRPr="004936F5">
        <w:rPr>
          <w:rFonts w:ascii="Arial" w:hAnsi="Arial" w:cs="Arial"/>
        </w:rPr>
        <w:t>ate</w:t>
      </w:r>
      <w:r w:rsidR="00E17FC7" w:rsidRPr="000C76FE">
        <w:rPr>
          <w:rFonts w:ascii="Arial" w:hAnsi="Arial" w:cs="Arial"/>
        </w:rPr>
        <w:t xml:space="preserve"> the feature</w:t>
      </w:r>
      <w:r w:rsidR="00C63830" w:rsidRPr="000C76FE">
        <w:rPr>
          <w:rFonts w:ascii="Arial" w:hAnsi="Arial" w:cs="Arial"/>
        </w:rPr>
        <w:t xml:space="preserve"> with </w:t>
      </w:r>
      <w:r w:rsidR="00C63830" w:rsidRPr="00E1671F">
        <w:rPr>
          <w:rFonts w:ascii="Arial" w:hAnsi="Arial" w:cs="Arial"/>
        </w:rPr>
        <w:t>t</w:t>
      </w:r>
      <w:r w:rsidR="00AE5D1F">
        <w:rPr>
          <w:rFonts w:ascii="Arial" w:hAnsi="Arial" w:cs="Arial"/>
        </w:rPr>
        <w:t>he</w:t>
      </w:r>
      <w:r w:rsidR="00C63830" w:rsidRPr="00E1671F">
        <w:rPr>
          <w:rFonts w:ascii="Arial" w:hAnsi="Arial" w:cs="Arial"/>
        </w:rPr>
        <w:t xml:space="preserve"> shutdown after the </w:t>
      </w:r>
      <w:r w:rsidR="00C63830" w:rsidRPr="001848EF">
        <w:rPr>
          <w:rFonts w:ascii="Arial" w:hAnsi="Arial" w:cs="Arial"/>
        </w:rPr>
        <w:t>last selected time</w:t>
      </w:r>
    </w:p>
    <w:p w14:paraId="75250554" w14:textId="77777777" w:rsidR="001848EF" w:rsidRPr="001848EF" w:rsidRDefault="001848EF" w:rsidP="001848EF">
      <w:pPr>
        <w:rPr>
          <w:rFonts w:cs="Arial"/>
        </w:rPr>
      </w:pPr>
    </w:p>
    <w:p w14:paraId="331371DE" w14:textId="31A35DFC" w:rsidR="00220CBA" w:rsidRDefault="00220CBA" w:rsidP="00220CBA">
      <w:pPr>
        <w:rPr>
          <w:rFonts w:cs="Arial"/>
        </w:rPr>
      </w:pPr>
      <w:r>
        <w:rPr>
          <w:rFonts w:cs="Arial"/>
        </w:rPr>
        <w:t>In the context of AEIS</w:t>
      </w:r>
      <w:r w:rsidR="00D84CEA">
        <w:rPr>
          <w:rFonts w:cs="Arial"/>
        </w:rPr>
        <w:t>/DSI</w:t>
      </w:r>
      <w:r>
        <w:rPr>
          <w:rFonts w:cs="Arial"/>
        </w:rPr>
        <w:t>, no "Intent to Drive" is defined as there being no driver interaction with the pedals and the drivetrain is disengaged.</w:t>
      </w:r>
    </w:p>
    <w:p w14:paraId="0C042951" w14:textId="77777777" w:rsidR="00220CBA" w:rsidRDefault="00220CBA" w:rsidP="00220CBA">
      <w:pPr>
        <w:rPr>
          <w:rFonts w:cs="Arial"/>
        </w:rPr>
      </w:pPr>
    </w:p>
    <w:p w14:paraId="16B1CFD6" w14:textId="77777777" w:rsidR="00220CBA" w:rsidRDefault="00220CBA" w:rsidP="00220CBA">
      <w:pPr>
        <w:rPr>
          <w:rFonts w:cs="Arial"/>
        </w:rPr>
      </w:pPr>
      <w:r>
        <w:rPr>
          <w:rFonts w:cs="Arial"/>
        </w:rPr>
        <w:t>Any usage of the term 'BCM' will be construed to mean or include any Control Module of similar functionality</w:t>
      </w:r>
    </w:p>
    <w:p w14:paraId="3E7EFC31" w14:textId="49C9133E" w:rsidR="00220CBA" w:rsidRDefault="00220CBA" w:rsidP="00220CBA">
      <w:pPr>
        <w:rPr>
          <w:rFonts w:cs="Arial"/>
        </w:rPr>
      </w:pPr>
      <w:r>
        <w:rPr>
          <w:rFonts w:cs="Arial"/>
        </w:rPr>
        <w:t>Any usage of the term 'Engine' shall be construed to mean or include any relevant Powerpacks with regards to HEV/BEV Applications.</w:t>
      </w:r>
    </w:p>
    <w:p w14:paraId="41F3FC61" w14:textId="4825DA52" w:rsidR="00EF6D24" w:rsidRDefault="00EF6D24" w:rsidP="00220CBA">
      <w:pPr>
        <w:rPr>
          <w:rFonts w:cs="Arial"/>
        </w:rPr>
      </w:pPr>
    </w:p>
    <w:p w14:paraId="4C9897CD" w14:textId="77777777" w:rsidR="00C72F80" w:rsidRDefault="00C72F80" w:rsidP="00C72F80">
      <w:pPr>
        <w:overflowPunct/>
        <w:autoSpaceDE/>
        <w:autoSpaceDN/>
        <w:adjustRightInd/>
        <w:textAlignment w:val="auto"/>
        <w:rPr>
          <w:rFonts w:ascii="Calibri" w:hAnsi="Calibri" w:cs="Calibri"/>
          <w:noProof/>
          <w:sz w:val="22"/>
          <w:szCs w:val="22"/>
          <w:lang w:eastAsia="ja-JP"/>
        </w:rPr>
      </w:pPr>
      <w:bookmarkStart w:id="71" w:name="_Toc529191290"/>
    </w:p>
    <w:p w14:paraId="726A2998" w14:textId="7CCC81B2" w:rsidR="00C72F80" w:rsidRPr="00C72F80" w:rsidRDefault="00C72F80" w:rsidP="00C72F80">
      <w:pPr>
        <w:overflowPunct/>
        <w:autoSpaceDE/>
        <w:autoSpaceDN/>
        <w:adjustRightInd/>
        <w:jc w:val="center"/>
        <w:textAlignment w:val="auto"/>
        <w:rPr>
          <w:rFonts w:ascii="Calibri" w:hAnsi="Calibri" w:cs="Calibri"/>
          <w:sz w:val="22"/>
          <w:szCs w:val="22"/>
          <w:lang w:eastAsia="ja-JP"/>
        </w:rPr>
      </w:pPr>
      <w:r w:rsidRPr="00C72F80">
        <w:rPr>
          <w:rFonts w:ascii="Calibri" w:hAnsi="Calibri" w:cs="Calibri"/>
          <w:noProof/>
          <w:sz w:val="22"/>
          <w:szCs w:val="22"/>
          <w:lang w:eastAsia="ja-JP"/>
        </w:rPr>
        <w:drawing>
          <wp:inline distT="0" distB="0" distL="0" distR="0" wp14:anchorId="7B61CFB4" wp14:editId="620534EE">
            <wp:extent cx="6013094" cy="1821140"/>
            <wp:effectExtent l="0" t="0" r="6985" b="8255"/>
            <wp:docPr id="31" name="Picture 31" descr="DCO delay shutdown feature: Driver Selectable Idle System (DSIS) &#10;When the vehicle is shifted to &quot;Park&quot; and the &#10;driver's seatbelt is removed, the interface above &#10;is offered to the user, either as a pop-up or &#10;(preferably) as a contextual tile on the &#10;centerstack screen. &#10;If the user does not interact with the DSIS &#10;the vehicle will shutdown after driver exit. &#10;HMI, &#10;If a user interacts with the previous screen, by selecting &#10;&quot;set timer&quot;, the delayed shutdown settings menu &#10;(above) appears. Shutdown settings are latching from &#10;the previous feature use. &#10;The menu contains the options to delay the vehicle &#10;shutdown for up-to 30 minutes, in 5-minute increments, &#10;or set a shutdown delay until a HV battery low SOC &#10;threshold is reached (—20% state-of-charge). If a timer &#10;is set, the countdown begins at driver's door close. &#10;80f6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O delay shutdown feature: Driver Selectable Idle System (DSIS) &#10;When the vehicle is shifted to &quot;Park&quot; and the &#10;driver's seatbelt is removed, the interface above &#10;is offered to the user, either as a pop-up or &#10;(preferably) as a contextual tile on the &#10;centerstack screen. &#10;If the user does not interact with the DSIS &#10;the vehicle will shutdown after driver exit. &#10;HMI, &#10;If a user interacts with the previous screen, by selecting &#10;&quot;set timer&quot;, the delayed shutdown settings menu &#10;(above) appears. Shutdown settings are latching from &#10;the previous feature use. &#10;The menu contains the options to delay the vehicle &#10;shutdown for up-to 30 minutes, in 5-minute increments, &#10;or set a shutdown delay until a HV battery low SOC &#10;threshold is reached (—20% state-of-charge). If a timer &#10;is set, the countdown begins at driver's door close. &#10;80f6 "/>
                    <pic:cNvPicPr>
                      <a:picLocks noChangeAspect="1" noChangeArrowheads="1"/>
                    </pic:cNvPicPr>
                  </pic:nvPicPr>
                  <pic:blipFill rotWithShape="1">
                    <a:blip r:embed="rId21">
                      <a:extLst>
                        <a:ext uri="{28A0092B-C50C-407E-A947-70E740481C1C}">
                          <a14:useLocalDpi xmlns:a14="http://schemas.microsoft.com/office/drawing/2010/main" val="0"/>
                        </a:ext>
                      </a:extLst>
                    </a:blip>
                    <a:srcRect l="3280" t="10309" r="3708" b="39358"/>
                    <a:stretch/>
                  </pic:blipFill>
                  <pic:spPr bwMode="auto">
                    <a:xfrm>
                      <a:off x="0" y="0"/>
                      <a:ext cx="6014232" cy="1821485"/>
                    </a:xfrm>
                    <a:prstGeom prst="rect">
                      <a:avLst/>
                    </a:prstGeom>
                    <a:noFill/>
                    <a:ln>
                      <a:noFill/>
                    </a:ln>
                    <a:extLst>
                      <a:ext uri="{53640926-AAD7-44D8-BBD7-CCE9431645EC}">
                        <a14:shadowObscured xmlns:a14="http://schemas.microsoft.com/office/drawing/2010/main"/>
                      </a:ext>
                    </a:extLst>
                  </pic:spPr>
                </pic:pic>
              </a:graphicData>
            </a:graphic>
          </wp:inline>
        </w:drawing>
      </w:r>
    </w:p>
    <w:p w14:paraId="3F96E6EC" w14:textId="072E74E9" w:rsidR="00220CBA" w:rsidRPr="00A074C1" w:rsidRDefault="00220CBA" w:rsidP="00FE4F4B">
      <w:pPr>
        <w:pStyle w:val="Caption"/>
        <w:rPr>
          <w:rFonts w:cs="Arial"/>
        </w:rPr>
      </w:pPr>
      <w:bookmarkStart w:id="72" w:name="_Toc70700710"/>
      <w:r w:rsidRPr="00563A02">
        <w:t xml:space="preserve">Figure </w:t>
      </w:r>
      <w:r w:rsidR="00550F98">
        <w:rPr>
          <w:noProof/>
        </w:rPr>
        <w:fldChar w:fldCharType="begin"/>
      </w:r>
      <w:r w:rsidR="00550F98">
        <w:rPr>
          <w:noProof/>
        </w:rPr>
        <w:instrText xml:space="preserve"> SEQ Figure \* ARABIC </w:instrText>
      </w:r>
      <w:r w:rsidR="00550F98">
        <w:rPr>
          <w:noProof/>
        </w:rPr>
        <w:fldChar w:fldCharType="separate"/>
      </w:r>
      <w:r w:rsidR="002F02E1">
        <w:rPr>
          <w:noProof/>
        </w:rPr>
        <w:t>1</w:t>
      </w:r>
      <w:r w:rsidR="00550F98">
        <w:rPr>
          <w:noProof/>
        </w:rPr>
        <w:fldChar w:fldCharType="end"/>
      </w:r>
      <w:r w:rsidRPr="00563A02">
        <w:t xml:space="preserve">: </w:t>
      </w:r>
      <w:bookmarkEnd w:id="71"/>
      <w:r w:rsidR="00C02E1C">
        <w:t xml:space="preserve">Example </w:t>
      </w:r>
      <w:r w:rsidR="00303B46">
        <w:t xml:space="preserve">Display (not </w:t>
      </w:r>
      <w:r w:rsidR="00C02E1C">
        <w:t>representative of final implementation)</w:t>
      </w:r>
      <w:bookmarkEnd w:id="72"/>
    </w:p>
    <w:p w14:paraId="78811673" w14:textId="77777777" w:rsidR="00220CBA" w:rsidRDefault="00220CBA" w:rsidP="00220CBA">
      <w:pPr>
        <w:rPr>
          <w:rFonts w:cs="Arial"/>
        </w:rPr>
      </w:pPr>
    </w:p>
    <w:p w14:paraId="6CED0E59" w14:textId="77777777" w:rsidR="00741AA6" w:rsidRPr="007C20FA" w:rsidRDefault="00741AA6" w:rsidP="00741AA6">
      <w:pPr>
        <w:pStyle w:val="Heading2"/>
      </w:pPr>
      <w:bookmarkStart w:id="73" w:name="_Toc70700648"/>
      <w:bookmarkStart w:id="74" w:name="_Toc397081437"/>
      <w:r>
        <w:t>Feature Variants</w:t>
      </w:r>
      <w:bookmarkEnd w:id="73"/>
    </w:p>
    <w:p w14:paraId="5D4C6EC8" w14:textId="77777777" w:rsidR="00E322B9" w:rsidRDefault="00E322B9" w:rsidP="00FC6ED2">
      <w:pPr>
        <w:shd w:val="clear" w:color="auto" w:fill="D6E3BC" w:themeFill="accent3" w:themeFillTint="66"/>
        <w:rPr>
          <w:rStyle w:val="SubtleEmphasis"/>
        </w:rPr>
      </w:pPr>
      <w:r w:rsidRPr="006955B0">
        <w:rPr>
          <w:rStyle w:val="SubtleEmphasis"/>
          <w:b/>
        </w:rPr>
        <w:t>#Hint:</w:t>
      </w:r>
      <w:r>
        <w:rPr>
          <w:rStyle w:val="SubtleEmphasis"/>
        </w:rPr>
        <w:t xml:space="preserve"> </w:t>
      </w:r>
      <w:r w:rsidR="00C35116">
        <w:rPr>
          <w:rStyle w:val="SubtleEmphasis"/>
        </w:rPr>
        <w:t>D</w:t>
      </w:r>
      <w:r w:rsidRPr="009B4EB0">
        <w:rPr>
          <w:rStyle w:val="SubtleEmphasis"/>
        </w:rPr>
        <w:t xml:space="preserve">efinitions for different variants of </w:t>
      </w:r>
      <w:r w:rsidR="00253FF5">
        <w:rPr>
          <w:rStyle w:val="SubtleEmphasis"/>
        </w:rPr>
        <w:t>the feature</w:t>
      </w:r>
      <w:r w:rsidR="00C35116">
        <w:rPr>
          <w:rStyle w:val="SubtleEmphasis"/>
        </w:rPr>
        <w:t xml:space="preserve"> (if applicable)</w:t>
      </w:r>
      <w:r w:rsidR="00253FF5">
        <w:rPr>
          <w:rStyle w:val="SubtleEmphasis"/>
        </w:rPr>
        <w:t xml:space="preserve">. </w:t>
      </w:r>
      <w:r w:rsidR="008B77BB">
        <w:rPr>
          <w:rStyle w:val="SubtleEmphasis"/>
        </w:rPr>
        <w:t>Give each variant a descriptive name by which it can be referenced further</w:t>
      </w:r>
      <w:r w:rsidR="003E4A3D">
        <w:rPr>
          <w:rStyle w:val="SubtleEmphasis"/>
        </w:rPr>
        <w:t xml:space="preserve"> </w:t>
      </w:r>
      <w:r w:rsidR="008B77BB">
        <w:rPr>
          <w:rStyle w:val="SubtleEmphasis"/>
        </w:rPr>
        <w:t xml:space="preserve">on in the document. </w:t>
      </w:r>
      <w:r w:rsidR="00253FF5">
        <w:rPr>
          <w:rStyle w:val="SubtleEmphasis"/>
        </w:rPr>
        <w:t>If no variant</w:t>
      </w:r>
      <w:r w:rsidR="00C35116">
        <w:rPr>
          <w:rStyle w:val="SubtleEmphasis"/>
        </w:rPr>
        <w:t xml:space="preserve"> exists</w:t>
      </w:r>
      <w:r w:rsidR="00253FF5">
        <w:rPr>
          <w:rStyle w:val="SubtleEmphasis"/>
        </w:rPr>
        <w:t>, state “No Feature Variants”</w:t>
      </w:r>
      <w:r w:rsidR="00C35116">
        <w:rPr>
          <w:rStyle w:val="SubtleEmphasis"/>
        </w:rPr>
        <w:t>.</w:t>
      </w:r>
    </w:p>
    <w:p w14:paraId="5842D1A3" w14:textId="77777777" w:rsidR="00063792" w:rsidRPr="00531AAA" w:rsidRDefault="00063792" w:rsidP="00FC6ED2">
      <w:pPr>
        <w:shd w:val="clear" w:color="auto" w:fill="D6E3BC" w:themeFill="accent3" w:themeFillTint="66"/>
        <w:rPr>
          <w:rStyle w:val="SubtleEmphasis"/>
        </w:rPr>
      </w:pPr>
      <w:r w:rsidRPr="00063792">
        <w:rPr>
          <w:rStyle w:val="SubtleEmphasis"/>
        </w:rPr>
        <w:t xml:space="preserve">The Variant Description </w:t>
      </w:r>
      <w:r>
        <w:rPr>
          <w:rStyle w:val="SubtleEmphasis"/>
        </w:rPr>
        <w:t xml:space="preserve">should give a short informative </w:t>
      </w:r>
      <w:r w:rsidRPr="00063792">
        <w:rPr>
          <w:rStyle w:val="SubtleEmphasis"/>
        </w:rPr>
        <w:t>text which de</w:t>
      </w:r>
      <w:r>
        <w:rPr>
          <w:rStyle w:val="SubtleEmphasis"/>
        </w:rPr>
        <w:t>scribes the variants</w:t>
      </w:r>
      <w:r w:rsidRPr="00063792">
        <w:rPr>
          <w:rStyle w:val="SubtleEmphasis"/>
        </w:rPr>
        <w:t xml:space="preserve"> of the </w:t>
      </w:r>
      <w:r w:rsidR="00364C4F">
        <w:rPr>
          <w:rStyle w:val="SubtleEmphasis"/>
        </w:rPr>
        <w:t>feature.</w:t>
      </w:r>
    </w:p>
    <w:p w14:paraId="16713209" w14:textId="39617C57" w:rsidR="00741AA6" w:rsidRDefault="00741AA6" w:rsidP="00741AA6">
      <w:pPr>
        <w:rPr>
          <w:rFonts w:cs="Arial"/>
          <w:color w:val="808080"/>
          <w:szCs w:val="22"/>
        </w:rPr>
      </w:pPr>
    </w:p>
    <w:tbl>
      <w:tblPr>
        <w:tblW w:w="10598" w:type="dxa"/>
        <w:tblLayout w:type="fixed"/>
        <w:tblCellMar>
          <w:left w:w="115" w:type="dxa"/>
          <w:right w:w="115" w:type="dxa"/>
        </w:tblCellMar>
        <w:tblLook w:val="0620" w:firstRow="1" w:lastRow="0" w:firstColumn="0" w:lastColumn="0" w:noHBand="1" w:noVBand="1"/>
      </w:tblPr>
      <w:tblGrid>
        <w:gridCol w:w="1809"/>
        <w:gridCol w:w="5529"/>
        <w:gridCol w:w="3260"/>
      </w:tblGrid>
      <w:tr w:rsidR="00220CBA" w14:paraId="1B668D8D" w14:textId="77777777" w:rsidTr="00AD45FA">
        <w:trPr>
          <w:trHeight w:val="805"/>
        </w:trPr>
        <w:tc>
          <w:tcPr>
            <w:tcW w:w="1809" w:type="dxa"/>
            <w:tcBorders>
              <w:bottom w:val="single" w:sz="4" w:space="0" w:color="auto"/>
            </w:tcBorders>
            <w:shd w:val="clear" w:color="auto" w:fill="D9D9D9" w:themeFill="background1" w:themeFillShade="D9"/>
            <w:vAlign w:val="center"/>
          </w:tcPr>
          <w:p w14:paraId="656CE081" w14:textId="77777777" w:rsidR="00220CBA" w:rsidRPr="00643D15" w:rsidRDefault="00220CBA" w:rsidP="009D2039">
            <w:pPr>
              <w:jc w:val="center"/>
              <w:rPr>
                <w:b/>
              </w:rPr>
            </w:pPr>
            <w:r w:rsidRPr="00643D15">
              <w:rPr>
                <w:b/>
              </w:rPr>
              <w:lastRenderedPageBreak/>
              <w:t>Variant Name</w:t>
            </w:r>
          </w:p>
        </w:tc>
        <w:tc>
          <w:tcPr>
            <w:tcW w:w="5529" w:type="dxa"/>
            <w:tcBorders>
              <w:bottom w:val="single" w:sz="4" w:space="0" w:color="auto"/>
            </w:tcBorders>
            <w:shd w:val="clear" w:color="auto" w:fill="D9D9D9" w:themeFill="background1" w:themeFillShade="D9"/>
            <w:vAlign w:val="center"/>
          </w:tcPr>
          <w:p w14:paraId="1CEDB00C" w14:textId="77777777" w:rsidR="00220CBA" w:rsidRPr="00643D15" w:rsidRDefault="00220CBA" w:rsidP="009D2039">
            <w:pPr>
              <w:jc w:val="center"/>
              <w:rPr>
                <w:b/>
              </w:rPr>
            </w:pPr>
            <w:r w:rsidRPr="00643D15">
              <w:rPr>
                <w:b/>
              </w:rPr>
              <w:t>Variant Description</w:t>
            </w:r>
          </w:p>
        </w:tc>
        <w:tc>
          <w:tcPr>
            <w:tcW w:w="3260" w:type="dxa"/>
            <w:tcBorders>
              <w:bottom w:val="single" w:sz="4" w:space="0" w:color="auto"/>
            </w:tcBorders>
            <w:shd w:val="clear" w:color="auto" w:fill="D9D9D9" w:themeFill="background1" w:themeFillShade="D9"/>
            <w:vAlign w:val="center"/>
          </w:tcPr>
          <w:p w14:paraId="65878783" w14:textId="77777777" w:rsidR="00220CBA" w:rsidRPr="00643D15" w:rsidRDefault="00220CBA" w:rsidP="009D2039">
            <w:pPr>
              <w:jc w:val="center"/>
              <w:rPr>
                <w:b/>
              </w:rPr>
            </w:pPr>
            <w:r w:rsidRPr="00643D15">
              <w:rPr>
                <w:b/>
              </w:rPr>
              <w:t>Remarks</w:t>
            </w:r>
          </w:p>
        </w:tc>
      </w:tr>
      <w:tr w:rsidR="00220CBA" w14:paraId="6CA6521F" w14:textId="77777777" w:rsidTr="00AD45FA">
        <w:tc>
          <w:tcPr>
            <w:tcW w:w="1809" w:type="dxa"/>
            <w:tcBorders>
              <w:top w:val="single" w:sz="4" w:space="0" w:color="auto"/>
              <w:left w:val="single" w:sz="4" w:space="0" w:color="auto"/>
              <w:bottom w:val="single" w:sz="4" w:space="0" w:color="auto"/>
              <w:right w:val="single" w:sz="4" w:space="0" w:color="auto"/>
            </w:tcBorders>
          </w:tcPr>
          <w:p w14:paraId="68C69ADA" w14:textId="77777777" w:rsidR="00220CBA" w:rsidRDefault="00220CBA" w:rsidP="009D2039">
            <w:pPr>
              <w:rPr>
                <w:b/>
              </w:rPr>
            </w:pPr>
            <w:r>
              <w:rPr>
                <w:b/>
              </w:rPr>
              <w:t>Keyless</w:t>
            </w:r>
          </w:p>
        </w:tc>
        <w:tc>
          <w:tcPr>
            <w:tcW w:w="5529" w:type="dxa"/>
            <w:tcBorders>
              <w:top w:val="single" w:sz="4" w:space="0" w:color="auto"/>
              <w:left w:val="single" w:sz="4" w:space="0" w:color="auto"/>
              <w:bottom w:val="single" w:sz="4" w:space="0" w:color="auto"/>
              <w:right w:val="single" w:sz="4" w:space="0" w:color="auto"/>
            </w:tcBorders>
          </w:tcPr>
          <w:p w14:paraId="289DA72A" w14:textId="0E78501C" w:rsidR="00A2743B" w:rsidRDefault="007C591E">
            <w:r>
              <w:t xml:space="preserve">Standard 30minute Max Idle </w:t>
            </w:r>
            <w:r w:rsidR="00D94EFF">
              <w:t>Timer for all pushbutton start vehicles</w:t>
            </w:r>
          </w:p>
        </w:tc>
        <w:tc>
          <w:tcPr>
            <w:tcW w:w="3260" w:type="dxa"/>
            <w:tcBorders>
              <w:top w:val="single" w:sz="4" w:space="0" w:color="auto"/>
              <w:left w:val="single" w:sz="4" w:space="0" w:color="auto"/>
              <w:bottom w:val="single" w:sz="4" w:space="0" w:color="auto"/>
              <w:right w:val="single" w:sz="4" w:space="0" w:color="auto"/>
            </w:tcBorders>
          </w:tcPr>
          <w:p w14:paraId="4322B50C" w14:textId="623E3F64" w:rsidR="00A2743B" w:rsidRDefault="00EC39D5">
            <w:r>
              <w:t>Applicable for all powerpacks</w:t>
            </w:r>
          </w:p>
        </w:tc>
      </w:tr>
      <w:tr w:rsidR="00661481" w14:paraId="63231CB7" w14:textId="77777777" w:rsidTr="00AD45FA">
        <w:tc>
          <w:tcPr>
            <w:tcW w:w="1809" w:type="dxa"/>
            <w:tcBorders>
              <w:top w:val="single" w:sz="4" w:space="0" w:color="auto"/>
              <w:left w:val="single" w:sz="4" w:space="0" w:color="auto"/>
              <w:bottom w:val="single" w:sz="4" w:space="0" w:color="auto"/>
              <w:right w:val="single" w:sz="4" w:space="0" w:color="auto"/>
            </w:tcBorders>
          </w:tcPr>
          <w:p w14:paraId="510C261A" w14:textId="7DE664C6" w:rsidR="00661481" w:rsidRDefault="00661481" w:rsidP="009D2039">
            <w:pPr>
              <w:rPr>
                <w:b/>
              </w:rPr>
            </w:pPr>
            <w:r>
              <w:rPr>
                <w:b/>
              </w:rPr>
              <w:t>Driver Selectable Idle for Fleet</w:t>
            </w:r>
            <w:r w:rsidR="0004585A">
              <w:rPr>
                <w:b/>
              </w:rPr>
              <w:t xml:space="preserve"> (Keyed/Keyless)</w:t>
            </w:r>
          </w:p>
        </w:tc>
        <w:tc>
          <w:tcPr>
            <w:tcW w:w="5529" w:type="dxa"/>
            <w:tcBorders>
              <w:top w:val="single" w:sz="4" w:space="0" w:color="auto"/>
              <w:left w:val="single" w:sz="4" w:space="0" w:color="auto"/>
              <w:bottom w:val="single" w:sz="4" w:space="0" w:color="auto"/>
              <w:right w:val="single" w:sz="4" w:space="0" w:color="auto"/>
            </w:tcBorders>
          </w:tcPr>
          <w:p w14:paraId="5A1E8770" w14:textId="6D8811EB" w:rsidR="00661481" w:rsidRDefault="00B07E3D">
            <w:r>
              <w:t>Provides HMI for a</w:t>
            </w:r>
            <w:r w:rsidR="000B6212">
              <w:t xml:space="preserve"> 1 to 30 minute </w:t>
            </w:r>
            <w:r w:rsidR="00494A44">
              <w:t>Idle Timer available to Fleet</w:t>
            </w:r>
            <w:r>
              <w:t xml:space="preserve"> customers.</w:t>
            </w:r>
          </w:p>
        </w:tc>
        <w:tc>
          <w:tcPr>
            <w:tcW w:w="3260" w:type="dxa"/>
            <w:tcBorders>
              <w:top w:val="single" w:sz="4" w:space="0" w:color="auto"/>
              <w:left w:val="single" w:sz="4" w:space="0" w:color="auto"/>
              <w:bottom w:val="single" w:sz="4" w:space="0" w:color="auto"/>
              <w:right w:val="single" w:sz="4" w:space="0" w:color="auto"/>
            </w:tcBorders>
          </w:tcPr>
          <w:p w14:paraId="603EC547" w14:textId="422D5257" w:rsidR="00661481" w:rsidRDefault="00EC39D5">
            <w:r>
              <w:t>Applicable for all powerpacks for fleet vehicles (generally CV/Truck)</w:t>
            </w:r>
          </w:p>
        </w:tc>
      </w:tr>
      <w:tr w:rsidR="00661481" w14:paraId="2456ADFE" w14:textId="77777777" w:rsidTr="00AD45FA">
        <w:tc>
          <w:tcPr>
            <w:tcW w:w="1809" w:type="dxa"/>
            <w:tcBorders>
              <w:top w:val="single" w:sz="4" w:space="0" w:color="auto"/>
              <w:left w:val="single" w:sz="4" w:space="0" w:color="auto"/>
              <w:bottom w:val="single" w:sz="4" w:space="0" w:color="auto"/>
              <w:right w:val="single" w:sz="4" w:space="0" w:color="auto"/>
            </w:tcBorders>
          </w:tcPr>
          <w:p w14:paraId="0A4E4F31" w14:textId="2E512D30" w:rsidR="00661481" w:rsidRDefault="00661481" w:rsidP="009D2039">
            <w:pPr>
              <w:rPr>
                <w:b/>
              </w:rPr>
            </w:pPr>
            <w:r>
              <w:rPr>
                <w:b/>
              </w:rPr>
              <w:t>Driver Selectable Idle for Buttonless Start</w:t>
            </w:r>
          </w:p>
        </w:tc>
        <w:tc>
          <w:tcPr>
            <w:tcW w:w="5529" w:type="dxa"/>
            <w:tcBorders>
              <w:top w:val="single" w:sz="4" w:space="0" w:color="auto"/>
              <w:left w:val="single" w:sz="4" w:space="0" w:color="auto"/>
              <w:bottom w:val="single" w:sz="4" w:space="0" w:color="auto"/>
              <w:right w:val="single" w:sz="4" w:space="0" w:color="auto"/>
            </w:tcBorders>
          </w:tcPr>
          <w:p w14:paraId="7940BCB3" w14:textId="627EAFEA" w:rsidR="00661481" w:rsidRDefault="00B07E3D">
            <w:r>
              <w:t xml:space="preserve">Provides Buttonless Start vehicles HMI to </w:t>
            </w:r>
            <w:r w:rsidR="007C591E">
              <w:t>extend the vehicle idle so the vehicle does not shutdown immediately when the driver exits with the key.</w:t>
            </w:r>
          </w:p>
        </w:tc>
        <w:tc>
          <w:tcPr>
            <w:tcW w:w="3260" w:type="dxa"/>
            <w:tcBorders>
              <w:top w:val="single" w:sz="4" w:space="0" w:color="auto"/>
              <w:left w:val="single" w:sz="4" w:space="0" w:color="auto"/>
              <w:bottom w:val="single" w:sz="4" w:space="0" w:color="auto"/>
              <w:right w:val="single" w:sz="4" w:space="0" w:color="auto"/>
            </w:tcBorders>
          </w:tcPr>
          <w:p w14:paraId="43941E2E" w14:textId="326FA917" w:rsidR="00661481" w:rsidRDefault="00EC39D5">
            <w:r>
              <w:t>Applicable for BEV only</w:t>
            </w:r>
          </w:p>
        </w:tc>
      </w:tr>
    </w:tbl>
    <w:p w14:paraId="43A96666" w14:textId="62114586" w:rsidR="00220CBA" w:rsidRDefault="00220CBA" w:rsidP="00220CBA">
      <w:pPr>
        <w:pStyle w:val="Caption"/>
      </w:pPr>
      <w:bookmarkStart w:id="75" w:name="_Toc529191302"/>
      <w:bookmarkStart w:id="76" w:name="_Toc70700721"/>
      <w:r w:rsidRPr="00E137F9">
        <w:t xml:space="preserve">Table </w:t>
      </w:r>
      <w:r>
        <w:rPr>
          <w:noProof/>
        </w:rPr>
        <w:fldChar w:fldCharType="begin"/>
      </w:r>
      <w:r>
        <w:rPr>
          <w:noProof/>
        </w:rPr>
        <w:instrText xml:space="preserve"> SEQ Table \* ARABIC </w:instrText>
      </w:r>
      <w:r>
        <w:rPr>
          <w:noProof/>
        </w:rPr>
        <w:fldChar w:fldCharType="separate"/>
      </w:r>
      <w:r w:rsidR="002F02E1">
        <w:rPr>
          <w:noProof/>
        </w:rPr>
        <w:t>5</w:t>
      </w:r>
      <w:r>
        <w:rPr>
          <w:noProof/>
        </w:rPr>
        <w:fldChar w:fldCharType="end"/>
      </w:r>
      <w:r w:rsidRPr="00E137F9">
        <w:t>: Feature Variants</w:t>
      </w:r>
      <w:bookmarkEnd w:id="75"/>
      <w:bookmarkEnd w:id="76"/>
    </w:p>
    <w:p w14:paraId="30D3FD6B" w14:textId="77777777" w:rsidR="000C0B77" w:rsidRDefault="000C0B77" w:rsidP="004574B4">
      <w:pPr>
        <w:pStyle w:val="Heading3"/>
      </w:pPr>
      <w:bookmarkStart w:id="77" w:name="_Toc70700649"/>
      <w:r>
        <w:t>Regions &amp; Markets</w:t>
      </w:r>
      <w:bookmarkEnd w:id="77"/>
    </w:p>
    <w:p w14:paraId="4FADB408" w14:textId="77777777" w:rsidR="001F2F3B" w:rsidRDefault="0006574F" w:rsidP="00FC6ED2">
      <w:pPr>
        <w:shd w:val="clear" w:color="auto" w:fill="D6E3BC" w:themeFill="accent3" w:themeFillTint="66"/>
        <w:rPr>
          <w:rStyle w:val="SubtleEmphasis"/>
        </w:rPr>
      </w:pPr>
      <w:r w:rsidRPr="006955B0">
        <w:rPr>
          <w:rStyle w:val="SubtleEmphasis"/>
          <w:b/>
        </w:rPr>
        <w:t>#Hint:</w:t>
      </w:r>
      <w:r w:rsidRPr="00E322B9">
        <w:rPr>
          <w:rStyle w:val="SubtleEmphasis"/>
        </w:rPr>
        <w:t xml:space="preserve"> </w:t>
      </w:r>
      <w:r w:rsidR="001F2F3B" w:rsidRPr="00E322B9">
        <w:rPr>
          <w:rStyle w:val="SubtleEmphasis"/>
        </w:rPr>
        <w:t>Description of purpose and</w:t>
      </w:r>
      <w:r w:rsidR="00EA04E5" w:rsidRPr="00E322B9">
        <w:rPr>
          <w:rStyle w:val="SubtleEmphasis"/>
        </w:rPr>
        <w:t xml:space="preserve"> functionality of the feature.</w:t>
      </w:r>
      <w:r w:rsidR="008B77BB">
        <w:rPr>
          <w:rStyle w:val="SubtleEmphasis"/>
        </w:rPr>
        <w:t xml:space="preserve"> If there is no variant, </w:t>
      </w:r>
      <w:r w:rsidR="00A41AEE">
        <w:rPr>
          <w:rStyle w:val="SubtleEmphasis"/>
        </w:rPr>
        <w:t>give feature name in first column</w:t>
      </w:r>
      <w:r w:rsidR="008B77BB">
        <w:rPr>
          <w:rStyle w:val="SubtleEmphasis"/>
        </w:rPr>
        <w:t>.</w:t>
      </w:r>
      <w:bookmarkEnd w:id="74"/>
    </w:p>
    <w:p w14:paraId="23A0CFFC" w14:textId="77777777" w:rsidR="00220CBA" w:rsidRDefault="00220CBA" w:rsidP="00220CBA"/>
    <w:tbl>
      <w:tblPr>
        <w:tblW w:w="10525" w:type="dxa"/>
        <w:tblLayout w:type="fixed"/>
        <w:tblCellMar>
          <w:left w:w="115" w:type="dxa"/>
          <w:right w:w="115" w:type="dxa"/>
        </w:tblCellMar>
        <w:tblLook w:val="0620" w:firstRow="1" w:lastRow="0" w:firstColumn="0" w:lastColumn="0" w:noHBand="1" w:noVBand="1"/>
      </w:tblPr>
      <w:tblGrid>
        <w:gridCol w:w="1778"/>
        <w:gridCol w:w="1591"/>
        <w:gridCol w:w="1559"/>
        <w:gridCol w:w="1229"/>
        <w:gridCol w:w="1488"/>
        <w:gridCol w:w="1440"/>
        <w:gridCol w:w="1440"/>
      </w:tblGrid>
      <w:tr w:rsidR="00220CBA" w14:paraId="2A887AED" w14:textId="77777777" w:rsidTr="009D2039">
        <w:trPr>
          <w:trHeight w:val="1083"/>
        </w:trPr>
        <w:tc>
          <w:tcPr>
            <w:tcW w:w="1778" w:type="dxa"/>
            <w:tcBorders>
              <w:tl2br w:val="single" w:sz="4" w:space="0" w:color="auto"/>
            </w:tcBorders>
            <w:shd w:val="clear" w:color="auto" w:fill="D9D9D9" w:themeFill="background1" w:themeFillShade="D9"/>
          </w:tcPr>
          <w:p w14:paraId="55A97861" w14:textId="77777777" w:rsidR="00220CBA" w:rsidRPr="001C5D2D" w:rsidRDefault="00220CBA" w:rsidP="009D2039">
            <w:pPr>
              <w:jc w:val="right"/>
              <w:rPr>
                <w:b/>
                <w:sz w:val="18"/>
                <w:szCs w:val="18"/>
              </w:rPr>
            </w:pPr>
            <w:r w:rsidRPr="001C5D2D">
              <w:rPr>
                <w:b/>
                <w:sz w:val="18"/>
                <w:szCs w:val="18"/>
              </w:rPr>
              <w:t>Market /</w:t>
            </w:r>
          </w:p>
          <w:p w14:paraId="617C0CAF" w14:textId="77777777" w:rsidR="00220CBA" w:rsidRPr="001C5D2D" w:rsidRDefault="00220CBA" w:rsidP="009D2039">
            <w:pPr>
              <w:jc w:val="right"/>
              <w:rPr>
                <w:b/>
                <w:sz w:val="18"/>
                <w:szCs w:val="18"/>
              </w:rPr>
            </w:pPr>
            <w:r w:rsidRPr="001C5D2D">
              <w:rPr>
                <w:b/>
                <w:sz w:val="18"/>
                <w:szCs w:val="18"/>
              </w:rPr>
              <w:t xml:space="preserve"> Region</w:t>
            </w:r>
          </w:p>
          <w:p w14:paraId="6EFF818B" w14:textId="77777777" w:rsidR="00220CBA" w:rsidRPr="001C5D2D" w:rsidRDefault="00220CBA" w:rsidP="009D2039">
            <w:pPr>
              <w:pStyle w:val="Caption"/>
              <w:jc w:val="left"/>
              <w:rPr>
                <w:sz w:val="18"/>
                <w:szCs w:val="18"/>
              </w:rPr>
            </w:pPr>
            <w:r w:rsidRPr="001C5D2D">
              <w:rPr>
                <w:sz w:val="18"/>
                <w:szCs w:val="18"/>
              </w:rPr>
              <w:t>Variant</w:t>
            </w:r>
            <w:r w:rsidRPr="001C5D2D">
              <w:rPr>
                <w:sz w:val="18"/>
                <w:szCs w:val="18"/>
              </w:rPr>
              <w:br/>
              <w:t xml:space="preserve">Name </w:t>
            </w:r>
          </w:p>
        </w:tc>
        <w:tc>
          <w:tcPr>
            <w:tcW w:w="1591" w:type="dxa"/>
            <w:shd w:val="clear" w:color="auto" w:fill="D9D9D9" w:themeFill="background1" w:themeFillShade="D9"/>
          </w:tcPr>
          <w:p w14:paraId="5B19A7E2" w14:textId="77777777" w:rsidR="00220CBA" w:rsidRPr="001C5D2D" w:rsidRDefault="00220CBA" w:rsidP="009D2039">
            <w:pPr>
              <w:rPr>
                <w:sz w:val="18"/>
                <w:szCs w:val="18"/>
              </w:rPr>
            </w:pPr>
            <w:r>
              <w:rPr>
                <w:b/>
                <w:sz w:val="18"/>
                <w:szCs w:val="18"/>
              </w:rPr>
              <w:t xml:space="preserve">North </w:t>
            </w:r>
            <w:r w:rsidRPr="001C5D2D">
              <w:rPr>
                <w:b/>
                <w:sz w:val="18"/>
                <w:szCs w:val="18"/>
              </w:rPr>
              <w:t>America</w:t>
            </w:r>
          </w:p>
        </w:tc>
        <w:tc>
          <w:tcPr>
            <w:tcW w:w="1559" w:type="dxa"/>
            <w:shd w:val="clear" w:color="auto" w:fill="D9D9D9" w:themeFill="background1" w:themeFillShade="D9"/>
          </w:tcPr>
          <w:p w14:paraId="024A62A5" w14:textId="77777777" w:rsidR="00220CBA" w:rsidRPr="00D410AE" w:rsidRDefault="00220CBA" w:rsidP="009D2039">
            <w:pPr>
              <w:rPr>
                <w:b/>
                <w:sz w:val="18"/>
                <w:szCs w:val="18"/>
              </w:rPr>
            </w:pPr>
            <w:r w:rsidRPr="001C5D2D">
              <w:rPr>
                <w:b/>
                <w:sz w:val="18"/>
                <w:szCs w:val="18"/>
              </w:rPr>
              <w:t>South America</w:t>
            </w:r>
          </w:p>
        </w:tc>
        <w:tc>
          <w:tcPr>
            <w:tcW w:w="1229" w:type="dxa"/>
            <w:shd w:val="clear" w:color="auto" w:fill="D9D9D9" w:themeFill="background1" w:themeFillShade="D9"/>
          </w:tcPr>
          <w:p w14:paraId="7AB709BD" w14:textId="77777777" w:rsidR="00220CBA" w:rsidRPr="001C5D2D" w:rsidRDefault="00220CBA" w:rsidP="009D2039">
            <w:pPr>
              <w:rPr>
                <w:b/>
                <w:sz w:val="18"/>
                <w:szCs w:val="18"/>
              </w:rPr>
            </w:pPr>
            <w:r w:rsidRPr="001C5D2D">
              <w:rPr>
                <w:b/>
                <w:sz w:val="18"/>
                <w:szCs w:val="18"/>
              </w:rPr>
              <w:t>Europe</w:t>
            </w:r>
          </w:p>
        </w:tc>
        <w:tc>
          <w:tcPr>
            <w:tcW w:w="1488" w:type="dxa"/>
            <w:shd w:val="clear" w:color="auto" w:fill="D9D9D9" w:themeFill="background1" w:themeFillShade="D9"/>
          </w:tcPr>
          <w:p w14:paraId="5AFD8189" w14:textId="77777777" w:rsidR="00220CBA" w:rsidRPr="00D410AE" w:rsidRDefault="00220CBA" w:rsidP="009D2039">
            <w:pPr>
              <w:rPr>
                <w:b/>
                <w:sz w:val="18"/>
                <w:szCs w:val="18"/>
              </w:rPr>
            </w:pPr>
            <w:r w:rsidRPr="00102286">
              <w:rPr>
                <w:b/>
                <w:sz w:val="18"/>
                <w:szCs w:val="18"/>
              </w:rPr>
              <w:t>Middle East/Africa</w:t>
            </w:r>
          </w:p>
        </w:tc>
        <w:tc>
          <w:tcPr>
            <w:tcW w:w="1440" w:type="dxa"/>
            <w:shd w:val="clear" w:color="auto" w:fill="D9D9D9" w:themeFill="background1" w:themeFillShade="D9"/>
          </w:tcPr>
          <w:p w14:paraId="4A5F4880" w14:textId="77777777" w:rsidR="00220CBA" w:rsidRPr="00D410AE" w:rsidRDefault="00220CBA" w:rsidP="009D2039">
            <w:pPr>
              <w:rPr>
                <w:b/>
                <w:sz w:val="18"/>
                <w:szCs w:val="18"/>
              </w:rPr>
            </w:pPr>
            <w:r>
              <w:rPr>
                <w:b/>
                <w:sz w:val="18"/>
                <w:szCs w:val="18"/>
              </w:rPr>
              <w:t>Asia / Pacific</w:t>
            </w:r>
          </w:p>
        </w:tc>
        <w:tc>
          <w:tcPr>
            <w:tcW w:w="1440" w:type="dxa"/>
            <w:shd w:val="clear" w:color="auto" w:fill="D9D9D9" w:themeFill="background1" w:themeFillShade="D9"/>
          </w:tcPr>
          <w:p w14:paraId="446D2746" w14:textId="77777777" w:rsidR="00220CBA" w:rsidRPr="00D410AE" w:rsidRDefault="00220CBA" w:rsidP="009D2039">
            <w:pPr>
              <w:rPr>
                <w:b/>
                <w:sz w:val="18"/>
                <w:szCs w:val="18"/>
              </w:rPr>
            </w:pPr>
            <w:r w:rsidRPr="001C5D2D">
              <w:rPr>
                <w:b/>
                <w:sz w:val="18"/>
                <w:szCs w:val="18"/>
              </w:rPr>
              <w:t>China</w:t>
            </w:r>
          </w:p>
        </w:tc>
      </w:tr>
      <w:tr w:rsidR="00220CBA" w14:paraId="5F8984AF" w14:textId="77777777" w:rsidTr="009D2039">
        <w:tc>
          <w:tcPr>
            <w:tcW w:w="1778" w:type="dxa"/>
            <w:vAlign w:val="center"/>
          </w:tcPr>
          <w:p w14:paraId="56B63CC3" w14:textId="4FDF6F6D" w:rsidR="00220CBA" w:rsidRDefault="00F83718" w:rsidP="009D2039">
            <w:pPr>
              <w:rPr>
                <w:b/>
              </w:rPr>
            </w:pPr>
            <w:r>
              <w:rPr>
                <w:b/>
              </w:rPr>
              <w:t xml:space="preserve">All </w:t>
            </w:r>
          </w:p>
        </w:tc>
        <w:tc>
          <w:tcPr>
            <w:tcW w:w="1591" w:type="dxa"/>
            <w:vAlign w:val="center"/>
          </w:tcPr>
          <w:p w14:paraId="1FBDF9DF" w14:textId="77777777" w:rsidR="00220CBA" w:rsidRDefault="00220CBA" w:rsidP="009D2039">
            <w:pPr>
              <w:jc w:val="center"/>
            </w:pPr>
            <w:r>
              <w:t>Mandatory</w:t>
            </w:r>
          </w:p>
        </w:tc>
        <w:tc>
          <w:tcPr>
            <w:tcW w:w="1559" w:type="dxa"/>
            <w:vAlign w:val="center"/>
          </w:tcPr>
          <w:p w14:paraId="48E741D9" w14:textId="77777777" w:rsidR="00220CBA" w:rsidRDefault="00220CBA" w:rsidP="009D2039">
            <w:pPr>
              <w:jc w:val="center"/>
            </w:pPr>
            <w:r>
              <w:t>Mandatory</w:t>
            </w:r>
          </w:p>
        </w:tc>
        <w:tc>
          <w:tcPr>
            <w:tcW w:w="1229" w:type="dxa"/>
            <w:vAlign w:val="center"/>
          </w:tcPr>
          <w:p w14:paraId="2D3BF1A2" w14:textId="77777777" w:rsidR="00220CBA" w:rsidRDefault="00220CBA" w:rsidP="009D2039">
            <w:pPr>
              <w:jc w:val="center"/>
            </w:pPr>
            <w:r>
              <w:t>Mandatory</w:t>
            </w:r>
          </w:p>
        </w:tc>
        <w:tc>
          <w:tcPr>
            <w:tcW w:w="1488" w:type="dxa"/>
            <w:vAlign w:val="center"/>
          </w:tcPr>
          <w:p w14:paraId="0C9B0569" w14:textId="77777777" w:rsidR="00220CBA" w:rsidRDefault="00220CBA" w:rsidP="009D2039">
            <w:pPr>
              <w:jc w:val="center"/>
            </w:pPr>
            <w:r>
              <w:t>Mandatory</w:t>
            </w:r>
          </w:p>
        </w:tc>
        <w:tc>
          <w:tcPr>
            <w:tcW w:w="1440" w:type="dxa"/>
            <w:vAlign w:val="center"/>
          </w:tcPr>
          <w:p w14:paraId="40216805" w14:textId="77777777" w:rsidR="00220CBA" w:rsidRDefault="00220CBA" w:rsidP="009D2039">
            <w:pPr>
              <w:jc w:val="center"/>
            </w:pPr>
            <w:r>
              <w:t>Mandatory</w:t>
            </w:r>
          </w:p>
        </w:tc>
        <w:tc>
          <w:tcPr>
            <w:tcW w:w="1440" w:type="dxa"/>
            <w:vAlign w:val="center"/>
          </w:tcPr>
          <w:p w14:paraId="109872A7" w14:textId="77777777" w:rsidR="00220CBA" w:rsidRDefault="00220CBA" w:rsidP="009D2039">
            <w:pPr>
              <w:keepNext/>
              <w:jc w:val="center"/>
            </w:pPr>
            <w:r>
              <w:t>Mandatory</w:t>
            </w:r>
          </w:p>
        </w:tc>
      </w:tr>
    </w:tbl>
    <w:p w14:paraId="39B408FD" w14:textId="1291A950" w:rsidR="00220CBA" w:rsidRDefault="00220CBA" w:rsidP="00220CBA">
      <w:pPr>
        <w:pStyle w:val="Caption"/>
      </w:pPr>
      <w:bookmarkStart w:id="78" w:name="_Toc529191303"/>
      <w:bookmarkStart w:id="79" w:name="_Toc70700722"/>
      <w:r w:rsidRPr="002F2EAA">
        <w:t xml:space="preserve">Table </w:t>
      </w:r>
      <w:r>
        <w:rPr>
          <w:noProof/>
        </w:rPr>
        <w:fldChar w:fldCharType="begin"/>
      </w:r>
      <w:r>
        <w:rPr>
          <w:noProof/>
        </w:rPr>
        <w:instrText xml:space="preserve"> SEQ Table \* ARABIC </w:instrText>
      </w:r>
      <w:r>
        <w:rPr>
          <w:noProof/>
        </w:rPr>
        <w:fldChar w:fldCharType="separate"/>
      </w:r>
      <w:r w:rsidR="002F02E1">
        <w:rPr>
          <w:noProof/>
        </w:rPr>
        <w:t>6</w:t>
      </w:r>
      <w:r>
        <w:rPr>
          <w:noProof/>
        </w:rPr>
        <w:fldChar w:fldCharType="end"/>
      </w:r>
      <w:r w:rsidRPr="002F2EAA">
        <w:t>: Regions &amp; Markets</w:t>
      </w:r>
      <w:bookmarkEnd w:id="78"/>
      <w:bookmarkEnd w:id="79"/>
    </w:p>
    <w:p w14:paraId="19C0F2E2" w14:textId="77777777" w:rsidR="00741AA6" w:rsidRDefault="000157E2" w:rsidP="00741AA6">
      <w:pPr>
        <w:pStyle w:val="Heading2"/>
      </w:pPr>
      <w:bookmarkStart w:id="80" w:name="_Toc70700650"/>
      <w:r>
        <w:t>Input Requirements</w:t>
      </w:r>
      <w:bookmarkEnd w:id="80"/>
    </w:p>
    <w:p w14:paraId="1A3297D4" w14:textId="77777777" w:rsidR="001F2F3B" w:rsidRPr="0063372E" w:rsidRDefault="00845E88" w:rsidP="00FC6ED2">
      <w:pPr>
        <w:shd w:val="clear" w:color="auto" w:fill="D6E3BC" w:themeFill="accent3" w:themeFillTint="66"/>
        <w:rPr>
          <w:rStyle w:val="SubtleEmphasis"/>
        </w:rPr>
      </w:pPr>
      <w:r w:rsidRPr="006955B0">
        <w:rPr>
          <w:rStyle w:val="SubtleEmphasis"/>
          <w:b/>
        </w:rPr>
        <w:t>#Hint:</w:t>
      </w:r>
      <w:r w:rsidRPr="0063372E">
        <w:rPr>
          <w:rStyle w:val="SubtleEmphasis"/>
        </w:rPr>
        <w:t xml:space="preserve"> </w:t>
      </w:r>
      <w:r w:rsidR="00A41AEE">
        <w:rPr>
          <w:rStyle w:val="SubtleEmphasis"/>
        </w:rPr>
        <w:t>List all input requirements, which are relevant for the feature. Typically, attribute requirements,</w:t>
      </w:r>
      <w:r w:rsidR="009F4BA0">
        <w:rPr>
          <w:rStyle w:val="SubtleEmphasis"/>
        </w:rPr>
        <w:t xml:space="preserve"> legal requirements </w:t>
      </w:r>
      <w:r w:rsidR="001F2F3B" w:rsidRPr="0063372E">
        <w:rPr>
          <w:rStyle w:val="SubtleEmphasis"/>
        </w:rPr>
        <w:t xml:space="preserve">as well as national </w:t>
      </w:r>
      <w:r w:rsidR="00A41AEE">
        <w:rPr>
          <w:rStyle w:val="SubtleEmphasis"/>
        </w:rPr>
        <w:t>and international standards</w:t>
      </w:r>
      <w:r w:rsidR="009F4BA0">
        <w:rPr>
          <w:rStyle w:val="SubtleEmphasis"/>
        </w:rPr>
        <w:t xml:space="preserve"> have to be considered</w:t>
      </w:r>
      <w:r w:rsidR="001F2F3B" w:rsidRPr="0063372E">
        <w:rPr>
          <w:rStyle w:val="SubtleEmphasis"/>
        </w:rPr>
        <w:t>.</w:t>
      </w:r>
    </w:p>
    <w:p w14:paraId="21F75DAF" w14:textId="561175F8" w:rsidR="00741AA6" w:rsidRDefault="00741AA6" w:rsidP="00741AA6">
      <w:pPr>
        <w:pStyle w:val="Heading3"/>
      </w:pPr>
      <w:bookmarkStart w:id="81" w:name="_Toc70700651"/>
      <w:r w:rsidRPr="007C20FA">
        <w:t>Legal Requirements</w:t>
      </w:r>
      <w:bookmarkEnd w:id="81"/>
    </w:p>
    <w:p w14:paraId="0298BE4F" w14:textId="77777777" w:rsidR="00220CBA" w:rsidRPr="00E07869" w:rsidRDefault="00220CBA" w:rsidP="00220CBA">
      <w:pPr>
        <w:rPr>
          <w:color w:val="7F7F7F" w:themeColor="text1" w:themeTint="80"/>
        </w:rPr>
      </w:pPr>
      <w:r w:rsidRPr="00E07869">
        <w:rPr>
          <w:color w:val="7F7F7F" w:themeColor="text1" w:themeTint="80"/>
        </w:rPr>
        <w:t>No Legal Requirements specified.</w:t>
      </w:r>
    </w:p>
    <w:p w14:paraId="701361EE" w14:textId="77777777" w:rsidR="00CC4DA9" w:rsidRDefault="00CC4DA9" w:rsidP="00CC4DA9">
      <w:pPr>
        <w:pStyle w:val="Heading3"/>
      </w:pPr>
      <w:bookmarkStart w:id="82" w:name="_Toc397081433"/>
      <w:bookmarkStart w:id="83" w:name="_Toc70700652"/>
      <w:r w:rsidRPr="007C20FA">
        <w:t>Trustmark Requirements</w:t>
      </w:r>
      <w:bookmarkEnd w:id="82"/>
      <w:bookmarkEnd w:id="83"/>
    </w:p>
    <w:p w14:paraId="0B6471DD" w14:textId="77777777" w:rsidR="00EF5072" w:rsidRDefault="00EF5072" w:rsidP="00EB673B">
      <w:pPr>
        <w:pStyle w:val="ListParagraph"/>
        <w:numPr>
          <w:ilvl w:val="0"/>
          <w:numId w:val="11"/>
        </w:numPr>
        <w:rPr>
          <w:rFonts w:ascii="Arial" w:hAnsi="Arial" w:cs="Arial"/>
        </w:rPr>
      </w:pPr>
      <w:r>
        <w:rPr>
          <w:rFonts w:ascii="Arial" w:hAnsi="Arial" w:cs="Arial"/>
        </w:rPr>
        <w:t xml:space="preserve"> : Trustmark</w:t>
      </w:r>
    </w:p>
    <w:p w14:paraId="2770F431" w14:textId="7919140A" w:rsidR="00EF5072" w:rsidRDefault="003B6EA0" w:rsidP="00EB673B">
      <w:pPr>
        <w:pStyle w:val="ListParagraph"/>
        <w:numPr>
          <w:ilvl w:val="1"/>
          <w:numId w:val="11"/>
        </w:numPr>
        <w:rPr>
          <w:rFonts w:ascii="Arial" w:hAnsi="Arial" w:cs="Arial"/>
        </w:rPr>
      </w:pPr>
      <w:r w:rsidRPr="003B6EA0">
        <w:rPr>
          <w:rFonts w:ascii="Arial" w:hAnsi="Arial" w:cs="Arial"/>
        </w:rPr>
        <w:t>RQT-031400-714303-Automatic Engine Idle Shutdown (AEIS)</w:t>
      </w:r>
      <w:r>
        <w:rPr>
          <w:rFonts w:ascii="Arial" w:hAnsi="Arial" w:cs="Arial"/>
        </w:rPr>
        <w:t xml:space="preserve"> </w:t>
      </w:r>
      <w:r w:rsidR="0040281C">
        <w:rPr>
          <w:rFonts w:ascii="Arial" w:hAnsi="Arial" w:cs="Arial"/>
        </w:rPr>
        <w:t>is</w:t>
      </w:r>
      <w:r w:rsidR="00F85CA7">
        <w:rPr>
          <w:rFonts w:ascii="Arial" w:hAnsi="Arial" w:cs="Arial"/>
        </w:rPr>
        <w:t xml:space="preserve"> a Primary (Trustmark) Requirement</w:t>
      </w:r>
      <w:r w:rsidR="000A15CE">
        <w:rPr>
          <w:rFonts w:ascii="Arial" w:hAnsi="Arial" w:cs="Arial"/>
        </w:rPr>
        <w:t xml:space="preserve"> - Location in </w:t>
      </w:r>
      <w:hyperlink r:id="rId22" w:anchor="/object-viewer?uid=xSY9LdkloPHwuB&amp;tab=Overview" w:history="1">
        <w:r w:rsidR="000A15CE" w:rsidRPr="000A15CE">
          <w:rPr>
            <w:rStyle w:val="Hyperlink"/>
            <w:rFonts w:ascii="Arial" w:hAnsi="Arial" w:cs="Arial"/>
          </w:rPr>
          <w:t>FEDE</w:t>
        </w:r>
      </w:hyperlink>
    </w:p>
    <w:p w14:paraId="620994BF" w14:textId="77777777" w:rsidR="00741AA6" w:rsidRDefault="00741AA6" w:rsidP="00741AA6">
      <w:pPr>
        <w:pStyle w:val="Heading3"/>
      </w:pPr>
      <w:bookmarkStart w:id="84" w:name="_Toc397081432"/>
      <w:bookmarkStart w:id="85" w:name="_Toc70700653"/>
      <w:r w:rsidRPr="007C20FA">
        <w:t>Industry Standards</w:t>
      </w:r>
      <w:bookmarkEnd w:id="84"/>
      <w:bookmarkEnd w:id="85"/>
    </w:p>
    <w:p w14:paraId="7E2812F8" w14:textId="77777777" w:rsidR="00EF5072" w:rsidRDefault="00EF5072" w:rsidP="00EB673B">
      <w:pPr>
        <w:pStyle w:val="ListParagraph"/>
        <w:numPr>
          <w:ilvl w:val="0"/>
          <w:numId w:val="11"/>
        </w:numPr>
        <w:rPr>
          <w:rFonts w:ascii="Arial" w:hAnsi="Arial" w:cs="Arial"/>
        </w:rPr>
      </w:pPr>
      <w:r>
        <w:rPr>
          <w:rFonts w:ascii="Arial" w:hAnsi="Arial" w:cs="Arial"/>
        </w:rPr>
        <w:t xml:space="preserve"> : ISO 26262</w:t>
      </w:r>
    </w:p>
    <w:p w14:paraId="626CBAE3" w14:textId="77777777" w:rsidR="00EF5072" w:rsidRDefault="00EF5072" w:rsidP="00EB673B">
      <w:pPr>
        <w:pStyle w:val="ListParagraph"/>
        <w:numPr>
          <w:ilvl w:val="1"/>
          <w:numId w:val="11"/>
        </w:numPr>
        <w:rPr>
          <w:rFonts w:ascii="Arial" w:hAnsi="Arial" w:cs="Arial"/>
        </w:rPr>
      </w:pPr>
      <w:r w:rsidRPr="00562C9C">
        <w:rPr>
          <w:rFonts w:ascii="Arial" w:hAnsi="Arial" w:cs="Arial"/>
        </w:rPr>
        <w:t>The system should be developed according to Ford's implementation of Functional Safety.</w:t>
      </w:r>
    </w:p>
    <w:p w14:paraId="4849518D" w14:textId="1AB2C683" w:rsidR="00A06670" w:rsidRDefault="00A06670" w:rsidP="00220CBA">
      <w:pPr>
        <w:pStyle w:val="Heading3"/>
      </w:pPr>
      <w:bookmarkStart w:id="86" w:name="_Toc70700654"/>
      <w:r>
        <w:t>Attribute Requirements</w:t>
      </w:r>
      <w:bookmarkEnd w:id="86"/>
    </w:p>
    <w:p w14:paraId="1C4CA48F" w14:textId="2B2B3D26" w:rsidR="003A1067" w:rsidRDefault="003A1067" w:rsidP="00B618BF">
      <w:pPr>
        <w:pStyle w:val="Heading2"/>
      </w:pPr>
      <w:bookmarkStart w:id="87" w:name="_Toc70700655"/>
      <w:r>
        <w:t>Lessons Learned</w:t>
      </w:r>
      <w:bookmarkEnd w:id="87"/>
    </w:p>
    <w:p w14:paraId="4351C649" w14:textId="77777777" w:rsidR="008B57DC" w:rsidRPr="00347A88" w:rsidRDefault="00A41AEE" w:rsidP="00FC6ED2">
      <w:pPr>
        <w:shd w:val="clear" w:color="auto" w:fill="D6E3BC" w:themeFill="accent3" w:themeFillTint="66"/>
        <w:rPr>
          <w:rStyle w:val="SubtleEmphasis"/>
        </w:rPr>
      </w:pPr>
      <w:r w:rsidRPr="00347A88">
        <w:rPr>
          <w:rStyle w:val="SubtleEmphasis"/>
          <w:b/>
        </w:rPr>
        <w:t>#Hint:</w:t>
      </w:r>
      <w:r w:rsidR="00B17487" w:rsidRPr="00347A88">
        <w:rPr>
          <w:rStyle w:val="SubtleEmphasis"/>
        </w:rPr>
        <w:t xml:space="preserve"> Additional information and lessons learned from previous development </w:t>
      </w:r>
      <w:r w:rsidR="008B57DC" w:rsidRPr="00347A88">
        <w:rPr>
          <w:rStyle w:val="SubtleEmphasis"/>
        </w:rPr>
        <w:t>or</w:t>
      </w:r>
      <w:r w:rsidR="00B17487" w:rsidRPr="00347A88">
        <w:rPr>
          <w:rStyle w:val="SubtleEmphasis"/>
        </w:rPr>
        <w:t xml:space="preserve"> relat</w:t>
      </w:r>
      <w:r w:rsidR="00DD09C6" w:rsidRPr="00347A88">
        <w:rPr>
          <w:rStyle w:val="SubtleEmphasis"/>
        </w:rPr>
        <w:t>ed features</w:t>
      </w:r>
      <w:r w:rsidR="008B57DC" w:rsidRPr="00347A88">
        <w:rPr>
          <w:rStyle w:val="SubtleEmphasis"/>
        </w:rPr>
        <w:t>. A typical source for Lessons Learned is the FMA Quality History.</w:t>
      </w:r>
    </w:p>
    <w:p w14:paraId="3330AB2C" w14:textId="77777777" w:rsidR="001A72A2" w:rsidRPr="00347A88" w:rsidRDefault="001A72A2" w:rsidP="00FC6ED2">
      <w:pPr>
        <w:shd w:val="clear" w:color="auto" w:fill="D6E3BC" w:themeFill="accent3" w:themeFillTint="66"/>
        <w:rPr>
          <w:rStyle w:val="SubtleEmphasis"/>
        </w:rPr>
      </w:pPr>
      <w:r w:rsidRPr="00347A88">
        <w:rPr>
          <w:rStyle w:val="SubtleEmphasis"/>
          <w:b/>
        </w:rPr>
        <w:t>#Functional Safety:</w:t>
      </w:r>
      <w:r w:rsidRPr="00347A88">
        <w:rPr>
          <w:rStyle w:val="SubtleEmphasis"/>
        </w:rPr>
        <w:t xml:space="preserve"> </w:t>
      </w:r>
      <w:r w:rsidR="008B57DC" w:rsidRPr="00347A88">
        <w:rPr>
          <w:rStyle w:val="SubtleEmphasis"/>
        </w:rPr>
        <w:t>In context of Functional Safety Lessons Learned and similar</w:t>
      </w:r>
      <w:r w:rsidRPr="00347A88">
        <w:rPr>
          <w:rStyle w:val="SubtleEmphasis"/>
        </w:rPr>
        <w:t xml:space="preserve"> information </w:t>
      </w:r>
      <w:r w:rsidR="00A55E53" w:rsidRPr="00347A88">
        <w:rPr>
          <w:rStyle w:val="SubtleEmphasis"/>
        </w:rPr>
        <w:t>will</w:t>
      </w:r>
      <w:r w:rsidRPr="00347A88">
        <w:rPr>
          <w:rStyle w:val="SubtleEmphasis"/>
        </w:rPr>
        <w:t xml:space="preserve"> be used to</w:t>
      </w:r>
      <w:r w:rsidR="008B57DC" w:rsidRPr="00347A88">
        <w:rPr>
          <w:rStyle w:val="SubtleEmphasis"/>
        </w:rPr>
        <w:t xml:space="preserve"> check the completeness of the Functional Safety G</w:t>
      </w:r>
      <w:r w:rsidRPr="00347A88">
        <w:rPr>
          <w:rStyle w:val="SubtleEmphasis"/>
        </w:rPr>
        <w:t>o</w:t>
      </w:r>
      <w:r w:rsidR="008B57DC" w:rsidRPr="00347A88">
        <w:rPr>
          <w:rStyle w:val="SubtleEmphasis"/>
        </w:rPr>
        <w:t xml:space="preserve">als and </w:t>
      </w:r>
      <w:r w:rsidR="00A55E53" w:rsidRPr="00347A88">
        <w:rPr>
          <w:rStyle w:val="SubtleEmphasis"/>
        </w:rPr>
        <w:t>a</w:t>
      </w:r>
      <w:r w:rsidRPr="00347A88">
        <w:rPr>
          <w:rStyle w:val="SubtleEmphasis"/>
        </w:rPr>
        <w:t>ssumption</w:t>
      </w:r>
      <w:r w:rsidR="008B57DC" w:rsidRPr="00347A88">
        <w:rPr>
          <w:rStyle w:val="SubtleEmphasis"/>
        </w:rPr>
        <w:t>s</w:t>
      </w:r>
      <w:r w:rsidRPr="00347A88">
        <w:rPr>
          <w:rStyle w:val="SubtleEmphasis"/>
        </w:rPr>
        <w:t xml:space="preserve"> in the </w:t>
      </w:r>
      <w:r w:rsidR="00D142C1" w:rsidRPr="00347A88">
        <w:rPr>
          <w:rStyle w:val="SubtleEmphasis"/>
        </w:rPr>
        <w:t>Hazard Analysis and Risk Assessment (HARA)</w:t>
      </w:r>
      <w:r w:rsidRPr="00347A88">
        <w:rPr>
          <w:rStyle w:val="SubtleEmphasis"/>
        </w:rPr>
        <w:t>.</w:t>
      </w:r>
    </w:p>
    <w:p w14:paraId="6D2389DA" w14:textId="5222BA65" w:rsidR="00B17487" w:rsidRPr="00347A88" w:rsidRDefault="001761FE" w:rsidP="00FC6ED2">
      <w:pPr>
        <w:shd w:val="clear" w:color="auto" w:fill="D6E3BC" w:themeFill="accent3" w:themeFillTint="66"/>
        <w:rPr>
          <w:rStyle w:val="SubtleEmphasis"/>
        </w:rPr>
      </w:pPr>
      <w:r w:rsidRPr="00347A88">
        <w:rPr>
          <w:rStyle w:val="SubtleEmphasis"/>
          <w:b/>
        </w:rPr>
        <w:t>#Link:</w:t>
      </w:r>
      <w:r w:rsidRPr="00347A88">
        <w:rPr>
          <w:rStyle w:val="SubtleEmphasis"/>
        </w:rPr>
        <w:t xml:space="preserve"> </w:t>
      </w:r>
      <w:hyperlink r:id="rId23" w:history="1">
        <w:r w:rsidR="00572A49" w:rsidRPr="00DE5C04">
          <w:rPr>
            <w:rStyle w:val="SubtleEmphasis"/>
            <w:color w:val="0000FF"/>
          </w:rPr>
          <w:t xml:space="preserve">Ford Functional Safety </w:t>
        </w:r>
        <w:r w:rsidR="004B5E6B" w:rsidRPr="00DE5C04">
          <w:rPr>
            <w:rStyle w:val="SubtleEmphasis"/>
            <w:color w:val="0000FF"/>
          </w:rPr>
          <w:t>SharePoint</w:t>
        </w:r>
      </w:hyperlink>
    </w:p>
    <w:p w14:paraId="08A38420" w14:textId="77777777" w:rsidR="002755EC" w:rsidRPr="002755EC" w:rsidRDefault="002755EC" w:rsidP="00220CBA">
      <w:pPr>
        <w:rPr>
          <w:rFonts w:cs="Arial"/>
        </w:rPr>
      </w:pPr>
    </w:p>
    <w:p w14:paraId="38C40F9F" w14:textId="73191594" w:rsidR="00220CBA" w:rsidRPr="00617670" w:rsidRDefault="00220CBA" w:rsidP="00EB673B">
      <w:pPr>
        <w:pStyle w:val="ListParagraph"/>
        <w:numPr>
          <w:ilvl w:val="0"/>
          <w:numId w:val="12"/>
        </w:numPr>
        <w:rPr>
          <w:rFonts w:ascii="Arial" w:hAnsi="Arial" w:cs="Arial"/>
        </w:rPr>
      </w:pPr>
      <w:r w:rsidRPr="00617670">
        <w:rPr>
          <w:rFonts w:ascii="Arial" w:hAnsi="Arial" w:cs="Arial"/>
        </w:rPr>
        <w:t xml:space="preserve">Text used in the Vehicle Owner's Manual needs to be </w:t>
      </w:r>
      <w:r w:rsidR="005C1163" w:rsidRPr="00617670">
        <w:rPr>
          <w:rFonts w:ascii="Arial" w:hAnsi="Arial" w:cs="Arial"/>
        </w:rPr>
        <w:t>consistent</w:t>
      </w:r>
    </w:p>
    <w:p w14:paraId="47357ECB" w14:textId="77DB3922" w:rsidR="00220CBA" w:rsidRPr="00617670" w:rsidRDefault="00220CBA" w:rsidP="00EB673B">
      <w:pPr>
        <w:pStyle w:val="ListParagraph"/>
        <w:numPr>
          <w:ilvl w:val="0"/>
          <w:numId w:val="12"/>
        </w:numPr>
        <w:rPr>
          <w:rFonts w:ascii="Arial" w:hAnsi="Arial" w:cs="Arial"/>
        </w:rPr>
      </w:pPr>
      <w:r w:rsidRPr="00617670">
        <w:rPr>
          <w:rFonts w:ascii="Arial" w:hAnsi="Arial" w:cs="Arial"/>
        </w:rPr>
        <w:lastRenderedPageBreak/>
        <w:t>There have been issues with the method used for configuring the</w:t>
      </w:r>
      <w:r w:rsidR="00B27F59">
        <w:rPr>
          <w:rFonts w:ascii="Arial" w:hAnsi="Arial" w:cs="Arial"/>
        </w:rPr>
        <w:t xml:space="preserve"> APIM,</w:t>
      </w:r>
      <w:r w:rsidRPr="00617670">
        <w:rPr>
          <w:rFonts w:ascii="Arial" w:hAnsi="Arial" w:cs="Arial"/>
        </w:rPr>
        <w:t xml:space="preserve"> IPC and BCM to know that AEIS should be enabled. Each module being configured separately takes time and if one is configured incorrectly then AEIS will not work</w:t>
      </w:r>
    </w:p>
    <w:p w14:paraId="658591C8" w14:textId="77777777" w:rsidR="00B618BF" w:rsidRDefault="00367469" w:rsidP="00B618BF">
      <w:pPr>
        <w:pStyle w:val="Heading2"/>
      </w:pPr>
      <w:bookmarkStart w:id="88" w:name="_Toc70700656"/>
      <w:r>
        <w:t>Assumptions</w:t>
      </w:r>
      <w:bookmarkEnd w:id="88"/>
    </w:p>
    <w:p w14:paraId="5036A4BC" w14:textId="4B611229" w:rsidR="009F4BA0" w:rsidRPr="00347A88" w:rsidRDefault="009F4BA0" w:rsidP="00FC6ED2">
      <w:pPr>
        <w:shd w:val="clear" w:color="auto" w:fill="D6E3BC" w:themeFill="accent3" w:themeFillTint="66"/>
        <w:rPr>
          <w:rStyle w:val="SubtleEmphasis"/>
        </w:rPr>
      </w:pPr>
      <w:r w:rsidRPr="00347A88">
        <w:rPr>
          <w:rStyle w:val="SubtleEmphasis"/>
          <w:b/>
        </w:rPr>
        <w:t>#Classification</w:t>
      </w:r>
      <w:r w:rsidRPr="00347A88">
        <w:rPr>
          <w:rStyle w:val="SubtleEmphasis"/>
        </w:rPr>
        <w:t xml:space="preserve">: </w:t>
      </w:r>
      <w:r w:rsidR="00982947">
        <w:rPr>
          <w:rStyle w:val="SubtleEmphasis"/>
        </w:rPr>
        <w:t>Optional</w:t>
      </w:r>
    </w:p>
    <w:p w14:paraId="5B5A9C88" w14:textId="0820CE09" w:rsidR="004D7DC4" w:rsidRPr="00C4581C" w:rsidRDefault="00845E88" w:rsidP="00FC6ED2">
      <w:pPr>
        <w:shd w:val="clear" w:color="auto" w:fill="D6E3BC" w:themeFill="accent3" w:themeFillTint="66"/>
        <w:rPr>
          <w:rStyle w:val="SubtleEmphasis"/>
        </w:rPr>
      </w:pPr>
      <w:r w:rsidRPr="00347A88">
        <w:rPr>
          <w:rStyle w:val="SubtleEmphasis"/>
          <w:b/>
        </w:rPr>
        <w:t>#Hint:</w:t>
      </w:r>
      <w:r w:rsidRPr="00347A88">
        <w:rPr>
          <w:rStyle w:val="SubtleEmphasis"/>
        </w:rPr>
        <w:t xml:space="preserve"> </w:t>
      </w:r>
      <w:r w:rsidR="001F2F3B" w:rsidRPr="00347A88">
        <w:rPr>
          <w:rStyle w:val="SubtleEmphasis"/>
        </w:rPr>
        <w:t xml:space="preserve">A list of known assumptions concerning the effects of the feature’s </w:t>
      </w:r>
      <w:r w:rsidR="005C1163" w:rsidRPr="00347A88">
        <w:rPr>
          <w:rStyle w:val="SubtleEmphasis"/>
        </w:rPr>
        <w:t>behaviour</w:t>
      </w:r>
      <w:r w:rsidR="001F2F3B" w:rsidRPr="00347A88">
        <w:rPr>
          <w:rStyle w:val="SubtleEmphasis"/>
        </w:rPr>
        <w:t xml:space="preserve"> on other features or elements </w:t>
      </w:r>
      <w:r w:rsidR="004F0A20">
        <w:rPr>
          <w:rStyle w:val="SubtleEmphasis"/>
        </w:rPr>
        <w:t xml:space="preserve">(i.e., dependencies) </w:t>
      </w:r>
      <w:r w:rsidR="001F2F3B" w:rsidRPr="00347A88">
        <w:rPr>
          <w:rStyle w:val="SubtleEmphasis"/>
        </w:rPr>
        <w:t xml:space="preserve">as well as assumptions on the </w:t>
      </w:r>
      <w:r w:rsidR="005C1163" w:rsidRPr="00347A88">
        <w:rPr>
          <w:rStyle w:val="SubtleEmphasis"/>
        </w:rPr>
        <w:t>behaviour</w:t>
      </w:r>
      <w:r w:rsidR="001F2F3B" w:rsidRPr="00347A88">
        <w:rPr>
          <w:rStyle w:val="SubtleEmphasis"/>
        </w:rPr>
        <w:t xml:space="preserve"> expected by the feature</w:t>
      </w:r>
      <w:r w:rsidR="006E5776" w:rsidRPr="00347A88">
        <w:rPr>
          <w:rStyle w:val="SubtleEmphasis"/>
        </w:rPr>
        <w:t xml:space="preserve"> (e.g. known limitations)</w:t>
      </w:r>
      <w:r w:rsidR="00CB10CF" w:rsidRPr="00347A88">
        <w:rPr>
          <w:rStyle w:val="SubtleEmphasis"/>
        </w:rPr>
        <w:t>.</w:t>
      </w:r>
      <w:r w:rsidR="00982947">
        <w:rPr>
          <w:rStyle w:val="SubtleEmphasis"/>
        </w:rPr>
        <w:t xml:space="preserve"> During the course of the feature development most of those assumptions are typically either converted into actual requirements or discarded at some point – such that this chapter remains mostly empty. For assumptions, which are relevant for the Functional Safety process refer to </w:t>
      </w:r>
      <w:r w:rsidR="00982947" w:rsidRPr="00C4581C">
        <w:rPr>
          <w:rStyle w:val="SubtleEmphasis"/>
        </w:rPr>
        <w:t xml:space="preserve">chapter </w:t>
      </w:r>
      <w:r w:rsidR="00982947" w:rsidRPr="00C4581C">
        <w:rPr>
          <w:rStyle w:val="SubtleEmphasis"/>
        </w:rPr>
        <w:fldChar w:fldCharType="begin"/>
      </w:r>
      <w:r w:rsidR="00982947" w:rsidRPr="00C4581C">
        <w:rPr>
          <w:rStyle w:val="SubtleEmphasis"/>
        </w:rPr>
        <w:instrText xml:space="preserve"> REF _Ref519952222 \r \h </w:instrText>
      </w:r>
      <w:r w:rsidR="00C4581C" w:rsidRPr="00C4581C">
        <w:rPr>
          <w:rStyle w:val="SubtleEmphasis"/>
        </w:rPr>
        <w:instrText xml:space="preserve"> \* MERGEFORMAT </w:instrText>
      </w:r>
      <w:r w:rsidR="00982947" w:rsidRPr="00C4581C">
        <w:rPr>
          <w:rStyle w:val="SubtleEmphasis"/>
        </w:rPr>
      </w:r>
      <w:r w:rsidR="00982947" w:rsidRPr="00C4581C">
        <w:rPr>
          <w:rStyle w:val="SubtleEmphasis"/>
        </w:rPr>
        <w:fldChar w:fldCharType="separate"/>
      </w:r>
      <w:r w:rsidR="002F02E1">
        <w:rPr>
          <w:rStyle w:val="SubtleEmphasis"/>
        </w:rPr>
        <w:t>6.2</w:t>
      </w:r>
      <w:r w:rsidR="00982947" w:rsidRPr="00C4581C">
        <w:rPr>
          <w:rStyle w:val="SubtleEmphasis"/>
        </w:rPr>
        <w:fldChar w:fldCharType="end"/>
      </w:r>
      <w:r w:rsidR="00982947" w:rsidRPr="00C4581C">
        <w:rPr>
          <w:rStyle w:val="SubtleEmphasis"/>
        </w:rPr>
        <w:t xml:space="preserve"> “</w:t>
      </w:r>
      <w:r w:rsidR="00982947" w:rsidRPr="00C4581C">
        <w:rPr>
          <w:rStyle w:val="SubtleEmphasis"/>
        </w:rPr>
        <w:fldChar w:fldCharType="begin"/>
      </w:r>
      <w:r w:rsidR="00982947" w:rsidRPr="00C4581C">
        <w:rPr>
          <w:rStyle w:val="SubtleEmphasis"/>
        </w:rPr>
        <w:instrText xml:space="preserve"> REF _Ref519952229 \h </w:instrText>
      </w:r>
      <w:r w:rsidR="00C4581C" w:rsidRPr="00C4581C">
        <w:rPr>
          <w:rStyle w:val="SubtleEmphasis"/>
        </w:rPr>
        <w:instrText xml:space="preserve"> \* MERGEFORMAT </w:instrText>
      </w:r>
      <w:r w:rsidR="00982947" w:rsidRPr="00C4581C">
        <w:rPr>
          <w:rStyle w:val="SubtleEmphasis"/>
        </w:rPr>
      </w:r>
      <w:r w:rsidR="00982947" w:rsidRPr="00C4581C">
        <w:rPr>
          <w:rStyle w:val="SubtleEmphasis"/>
        </w:rPr>
        <w:fldChar w:fldCharType="separate"/>
      </w:r>
      <w:r w:rsidR="002F02E1" w:rsidRPr="002F02E1">
        <w:rPr>
          <w:rStyle w:val="SubtleEmphasis"/>
        </w:rPr>
        <w:t>Safety Assumptions</w:t>
      </w:r>
      <w:r w:rsidR="00982947" w:rsidRPr="00C4581C">
        <w:rPr>
          <w:rStyle w:val="SubtleEmphasis"/>
        </w:rPr>
        <w:fldChar w:fldCharType="end"/>
      </w:r>
      <w:r w:rsidR="00982947" w:rsidRPr="00C4581C">
        <w:rPr>
          <w:rStyle w:val="SubtleEmphasis"/>
        </w:rPr>
        <w:t>”</w:t>
      </w:r>
    </w:p>
    <w:p w14:paraId="0F0DE14C" w14:textId="4AD70814" w:rsidR="00B929AD" w:rsidRDefault="00B929AD" w:rsidP="00220CBA"/>
    <w:p w14:paraId="55CF0F9E" w14:textId="6980C9E4" w:rsidR="0099603D" w:rsidRPr="0099603D" w:rsidRDefault="0099603D" w:rsidP="00220CBA">
      <w:pPr>
        <w:rPr>
          <w:color w:val="7F7F7F" w:themeColor="text1" w:themeTint="80"/>
        </w:rPr>
      </w:pPr>
      <w:r w:rsidRPr="00E07869">
        <w:rPr>
          <w:color w:val="7F7F7F" w:themeColor="text1" w:themeTint="80"/>
        </w:rPr>
        <w:t xml:space="preserve">No </w:t>
      </w:r>
      <w:r>
        <w:rPr>
          <w:color w:val="7F7F7F" w:themeColor="text1" w:themeTint="80"/>
        </w:rPr>
        <w:t>Assumptions</w:t>
      </w:r>
      <w:r w:rsidRPr="00E07869">
        <w:rPr>
          <w:color w:val="7F7F7F" w:themeColor="text1" w:themeTint="80"/>
        </w:rPr>
        <w:t xml:space="preserve"> specified.</w:t>
      </w:r>
    </w:p>
    <w:p w14:paraId="041172D5" w14:textId="77777777" w:rsidR="0027671B" w:rsidRPr="007C20FA" w:rsidRDefault="00D808DC" w:rsidP="0027671B">
      <w:pPr>
        <w:pStyle w:val="Heading1"/>
      </w:pPr>
      <w:bookmarkStart w:id="89" w:name="_Toc70700657"/>
      <w:r>
        <w:lastRenderedPageBreak/>
        <w:t>Feature Context</w:t>
      </w:r>
      <w:bookmarkEnd w:id="89"/>
    </w:p>
    <w:p w14:paraId="2C6F0FE6" w14:textId="77777777" w:rsidR="00CB3F15" w:rsidRDefault="0027671B" w:rsidP="0027671B">
      <w:pPr>
        <w:pStyle w:val="Heading2"/>
      </w:pPr>
      <w:bookmarkStart w:id="90" w:name="_Toc70700658"/>
      <w:r w:rsidRPr="007C20FA">
        <w:t xml:space="preserve">Feature </w:t>
      </w:r>
      <w:r w:rsidR="00CC22B6">
        <w:t>Context</w:t>
      </w:r>
      <w:r w:rsidRPr="007C20FA">
        <w:t xml:space="preserve"> Diagram</w:t>
      </w:r>
      <w:bookmarkEnd w:id="90"/>
    </w:p>
    <w:p w14:paraId="3BC1BF13" w14:textId="77777777" w:rsidR="003210D1" w:rsidRPr="00347A88" w:rsidRDefault="00845E88" w:rsidP="00FC6ED2">
      <w:pPr>
        <w:shd w:val="clear" w:color="auto" w:fill="D6E3BC" w:themeFill="accent3" w:themeFillTint="66"/>
        <w:rPr>
          <w:rStyle w:val="SubtleEmphasis"/>
        </w:rPr>
      </w:pPr>
      <w:r w:rsidRPr="00347A88">
        <w:rPr>
          <w:rStyle w:val="SubtleEmphasis"/>
          <w:b/>
        </w:rPr>
        <w:t>#Hint:</w:t>
      </w:r>
      <w:r w:rsidRPr="00347A88">
        <w:rPr>
          <w:rStyle w:val="SubtleEmphasis"/>
        </w:rPr>
        <w:t xml:space="preserve"> </w:t>
      </w:r>
      <w:r w:rsidR="00273FCA" w:rsidRPr="00347A88">
        <w:rPr>
          <w:rStyle w:val="SubtleEmphasis"/>
        </w:rPr>
        <w:t>High level diagram of feature interactions with the environment, people or other feature or other external entities</w:t>
      </w:r>
      <w:r w:rsidR="003210D1" w:rsidRPr="00347A88">
        <w:rPr>
          <w:rStyle w:val="SubtleEmphasis"/>
        </w:rPr>
        <w:t>.</w:t>
      </w:r>
    </w:p>
    <w:p w14:paraId="12CC118C" w14:textId="451C6A48" w:rsidR="00273FCA" w:rsidRPr="00347A88" w:rsidRDefault="003210D1" w:rsidP="00FC6ED2">
      <w:pPr>
        <w:shd w:val="clear" w:color="auto" w:fill="D6E3BC" w:themeFill="accent3" w:themeFillTint="66"/>
        <w:rPr>
          <w:rStyle w:val="SubtleEmphasis"/>
        </w:rPr>
      </w:pPr>
      <w:r w:rsidRPr="00347A88">
        <w:rPr>
          <w:rStyle w:val="SubtleEmphasis"/>
          <w:b/>
        </w:rPr>
        <w:t>#Link:</w:t>
      </w:r>
      <w:r w:rsidR="0063372E" w:rsidRPr="00347A88">
        <w:rPr>
          <w:rStyle w:val="SubtleEmphasis"/>
        </w:rPr>
        <w:t xml:space="preserve"> </w:t>
      </w:r>
      <w:hyperlink r:id="rId24" w:history="1">
        <w:r w:rsidR="0063372E" w:rsidRPr="00DE5C04">
          <w:rPr>
            <w:rStyle w:val="SubtleEmphasis"/>
            <w:color w:val="0000FF"/>
          </w:rPr>
          <w:t>RE Wiki</w:t>
        </w:r>
        <w:r w:rsidR="00C6303B" w:rsidRPr="00DE5C04">
          <w:rPr>
            <w:rStyle w:val="SubtleEmphasis"/>
            <w:color w:val="0000FF"/>
          </w:rPr>
          <w:t xml:space="preserve"> - Context Diagram</w:t>
        </w:r>
      </w:hyperlink>
    </w:p>
    <w:p w14:paraId="05F2DCE9" w14:textId="77777777" w:rsidR="00782814" w:rsidRPr="00782814" w:rsidRDefault="00782814" w:rsidP="007A6A17"/>
    <w:p w14:paraId="6EBB38B1" w14:textId="3B0024D9" w:rsidR="00782814" w:rsidRPr="00DB1AC1" w:rsidRDefault="00F83718" w:rsidP="00782814">
      <w:pPr>
        <w:jc w:val="center"/>
      </w:pPr>
      <w:r>
        <w:rPr>
          <w:noProof/>
        </w:rPr>
        <mc:AlternateContent>
          <mc:Choice Requires="wps">
            <w:drawing>
              <wp:anchor distT="0" distB="0" distL="114300" distR="114300" simplePos="0" relativeHeight="251661312" behindDoc="0" locked="0" layoutInCell="1" allowOverlap="1" wp14:anchorId="04A2C496" wp14:editId="6440F7EA">
                <wp:simplePos x="0" y="0"/>
                <wp:positionH relativeFrom="margin">
                  <wp:align>right</wp:align>
                </wp:positionH>
                <wp:positionV relativeFrom="paragraph">
                  <wp:posOffset>1216025</wp:posOffset>
                </wp:positionV>
                <wp:extent cx="819150" cy="752475"/>
                <wp:effectExtent l="0" t="0" r="19050" b="333375"/>
                <wp:wrapNone/>
                <wp:docPr id="4" name="Speech Bubble: Rectangle 4"/>
                <wp:cNvGraphicFramePr/>
                <a:graphic xmlns:a="http://schemas.openxmlformats.org/drawingml/2006/main">
                  <a:graphicData uri="http://schemas.microsoft.com/office/word/2010/wordprocessingShape">
                    <wps:wsp>
                      <wps:cNvSpPr/>
                      <wps:spPr>
                        <a:xfrm>
                          <a:off x="0" y="0"/>
                          <a:ext cx="819150" cy="752475"/>
                        </a:xfrm>
                        <a:prstGeom prst="wedgeRectCallout">
                          <a:avLst>
                            <a:gd name="adj1" fmla="val -38275"/>
                            <a:gd name="adj2" fmla="val 87816"/>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13A6153" w14:textId="77777777" w:rsidR="00EB43F7" w:rsidRPr="004936F5" w:rsidRDefault="00EB43F7" w:rsidP="004936F5">
                            <w:pPr>
                              <w:jc w:val="center"/>
                              <w:rPr>
                                <w:lang w:val="en-US"/>
                              </w:rPr>
                            </w:pPr>
                            <w:ins w:id="91" w:author="Braithwaite, Paul (P.)" w:date="2021-03-22T10:31:00Z">
                              <w:r w:rsidRPr="00183B0A">
                                <w:rPr>
                                  <w:lang w:val="en-US"/>
                                </w:rPr>
                                <w:t>Sutdown powerpack / vehicle</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A2C496"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Speech Bubble: Rectangle 4" o:spid="_x0000_s1026" type="#_x0000_t61" style="position:absolute;left:0;text-align:left;margin-left:13.3pt;margin-top:95.75pt;width:64.5pt;height:59.2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" adj="2533,29768" fillcolor="white [3212]" strokecolor="#243f60 [1604]" strokeweight="2pt">
                <v:textbox>
                  <w:txbxContent>
                    <w:p w14:paraId="613A6153" w14:textId="77777777" w:rsidR="00EB43F7" w:rsidRPr="004936F5" w:rsidRDefault="00EB43F7" w:rsidP="004936F5">
                      <w:pPr>
                        <w:jc w:val="center"/>
                        <w:rPr>
                          <w:lang w:val="en-US"/>
                        </w:rPr>
                      </w:pPr>
                      <w:ins w:id="92" w:author="Braithwaite, Paul (P.)" w:date="2021-03-22T10:31:00Z">
                        <w:r w:rsidRPr="00183B0A">
                          <w:rPr>
                            <w:lang w:val="en-US"/>
                          </w:rPr>
                          <w:t>Sutdown powerpack / vehicle</w:t>
                        </w:r>
                      </w:ins>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43F7C327" wp14:editId="62436C83">
                <wp:simplePos x="0" y="0"/>
                <wp:positionH relativeFrom="column">
                  <wp:posOffset>3924300</wp:posOffset>
                </wp:positionH>
                <wp:positionV relativeFrom="paragraph">
                  <wp:posOffset>1294130</wp:posOffset>
                </wp:positionV>
                <wp:extent cx="819150" cy="752475"/>
                <wp:effectExtent l="0" t="0" r="19050" b="333375"/>
                <wp:wrapNone/>
                <wp:docPr id="1" name="Speech Bubble: Rectangle 1"/>
                <wp:cNvGraphicFramePr/>
                <a:graphic xmlns:a="http://schemas.openxmlformats.org/drawingml/2006/main">
                  <a:graphicData uri="http://schemas.microsoft.com/office/word/2010/wordprocessingShape">
                    <wps:wsp>
                      <wps:cNvSpPr/>
                      <wps:spPr>
                        <a:xfrm>
                          <a:off x="0" y="0"/>
                          <a:ext cx="819150" cy="752475"/>
                        </a:xfrm>
                        <a:prstGeom prst="wedgeRectCallout">
                          <a:avLst>
                            <a:gd name="adj1" fmla="val -38275"/>
                            <a:gd name="adj2" fmla="val 87816"/>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5C5F67E" w14:textId="77777777" w:rsidR="00EB43F7" w:rsidRPr="004936F5" w:rsidRDefault="00EB43F7" w:rsidP="004936F5">
                            <w:pPr>
                              <w:jc w:val="center"/>
                              <w:rPr>
                                <w:lang w:val="en-US"/>
                              </w:rPr>
                            </w:pPr>
                            <w:ins w:id="93" w:author="Braithwaite, Paul (P.)" w:date="2021-03-22T10:31:00Z">
                              <w:r w:rsidRPr="00183B0A">
                                <w:rPr>
                                  <w:lang w:val="en-US"/>
                                </w:rPr>
                                <w:t>AEIS/ DSI feature</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F7C327" id="Speech Bubble: Rectangle 1" o:spid="_x0000_s1027" type="#_x0000_t61" style="position:absolute;left:0;text-align:left;margin-left:309pt;margin-top:101.9pt;width:64.5pt;height:59.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" adj="2533,29768" fillcolor="white [3212]" strokecolor="#243f60 [1604]" strokeweight="2pt">
                <v:textbox>
                  <w:txbxContent>
                    <w:p w14:paraId="05C5F67E" w14:textId="77777777" w:rsidR="00EB43F7" w:rsidRPr="004936F5" w:rsidRDefault="00EB43F7" w:rsidP="004936F5">
                      <w:pPr>
                        <w:jc w:val="center"/>
                        <w:rPr>
                          <w:lang w:val="en-US"/>
                        </w:rPr>
                      </w:pPr>
                      <w:ins w:id="94" w:author="Braithwaite, Paul (P.)" w:date="2021-03-22T10:31:00Z">
                        <w:r w:rsidRPr="00183B0A">
                          <w:rPr>
                            <w:lang w:val="en-US"/>
                          </w:rPr>
                          <w:t>AEIS/ DSI feature</w:t>
                        </w:r>
                      </w:ins>
                    </w:p>
                  </w:txbxContent>
                </v:textbox>
              </v:shape>
            </w:pict>
          </mc:Fallback>
        </mc:AlternateContent>
      </w:r>
      <w:r w:rsidR="00782814">
        <w:rPr>
          <w:noProof/>
        </w:rPr>
        <w:drawing>
          <wp:inline distT="0" distB="0" distL="0" distR="0" wp14:anchorId="3787CC84" wp14:editId="6FBDB120">
            <wp:extent cx="6466204" cy="3995098"/>
            <wp:effectExtent l="0" t="0" r="0" b="0"/>
            <wp:docPr id="6" name="Picture -1415945098.jpg" descr="-14159450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415945098.jpg"/>
                    <pic:cNvPicPr/>
                  </pic:nvPicPr>
                  <pic:blipFill>
                    <a:blip r:embed="rId25" cstate="print"/>
                    <a:stretch>
                      <a:fillRect/>
                    </a:stretch>
                  </pic:blipFill>
                  <pic:spPr>
                    <a:xfrm>
                      <a:off x="0" y="0"/>
                      <a:ext cx="6466204" cy="3995098"/>
                    </a:xfrm>
                    <a:prstGeom prst="rect">
                      <a:avLst/>
                    </a:prstGeom>
                  </pic:spPr>
                </pic:pic>
              </a:graphicData>
            </a:graphic>
          </wp:inline>
        </w:drawing>
      </w:r>
    </w:p>
    <w:p w14:paraId="1F7ADE5B" w14:textId="43274C16" w:rsidR="00782814" w:rsidRPr="00955B78" w:rsidRDefault="00782814" w:rsidP="00782814">
      <w:pPr>
        <w:pStyle w:val="Caption"/>
      </w:pPr>
      <w:bookmarkStart w:id="95" w:name="_Toc70700711"/>
      <w:r w:rsidRPr="00041150">
        <w:t xml:space="preserve">Figure </w:t>
      </w:r>
      <w:r>
        <w:rPr>
          <w:noProof/>
        </w:rPr>
        <w:fldChar w:fldCharType="begin"/>
      </w:r>
      <w:r>
        <w:rPr>
          <w:noProof/>
        </w:rPr>
        <w:instrText xml:space="preserve"> SEQ Figure \* ARABIC </w:instrText>
      </w:r>
      <w:r>
        <w:rPr>
          <w:noProof/>
        </w:rPr>
        <w:fldChar w:fldCharType="separate"/>
      </w:r>
      <w:r w:rsidR="002F02E1">
        <w:rPr>
          <w:noProof/>
        </w:rPr>
        <w:t>2</w:t>
      </w:r>
      <w:r>
        <w:rPr>
          <w:noProof/>
        </w:rPr>
        <w:fldChar w:fldCharType="end"/>
      </w:r>
      <w:r w:rsidRPr="00041150">
        <w:t>: Feature Context</w:t>
      </w:r>
      <w:bookmarkEnd w:id="95"/>
    </w:p>
    <w:p w14:paraId="5308FB24" w14:textId="6FED960A" w:rsidR="00E11755" w:rsidRDefault="00A8754B" w:rsidP="00E11755">
      <w:pPr>
        <w:pStyle w:val="Heading2"/>
        <w:tabs>
          <w:tab w:val="left" w:pos="709"/>
        </w:tabs>
        <w:ind w:left="0" w:firstLine="0"/>
      </w:pPr>
      <w:bookmarkStart w:id="96" w:name="_Toc215652143"/>
      <w:bookmarkStart w:id="97" w:name="_Toc70700659"/>
      <w:r>
        <w:t xml:space="preserve">List of </w:t>
      </w:r>
      <w:r w:rsidR="00E33B01">
        <w:t>Influences</w:t>
      </w:r>
      <w:bookmarkEnd w:id="96"/>
      <w:bookmarkEnd w:id="97"/>
    </w:p>
    <w:tbl>
      <w:tblPr>
        <w:tblW w:w="10173" w:type="dxa"/>
        <w:tblLayout w:type="fixed"/>
        <w:tblLook w:val="0620" w:firstRow="1" w:lastRow="0" w:firstColumn="0" w:lastColumn="0" w:noHBand="1" w:noVBand="1"/>
      </w:tblPr>
      <w:tblGrid>
        <w:gridCol w:w="1642"/>
        <w:gridCol w:w="1871"/>
        <w:gridCol w:w="6660"/>
      </w:tblGrid>
      <w:tr w:rsidR="009D2039" w:rsidRPr="00490955" w14:paraId="25CCE724" w14:textId="77777777" w:rsidTr="000C76FE">
        <w:tc>
          <w:tcPr>
            <w:tcW w:w="1642" w:type="dxa"/>
            <w:tcBorders>
              <w:bottom w:val="single" w:sz="4" w:space="0" w:color="auto"/>
            </w:tcBorders>
            <w:shd w:val="clear" w:color="auto" w:fill="D9D9D9" w:themeFill="background1" w:themeFillShade="D9"/>
          </w:tcPr>
          <w:p w14:paraId="2B68DEE3" w14:textId="77777777" w:rsidR="009D2039" w:rsidRDefault="009D2039" w:rsidP="009D2039">
            <w:pPr>
              <w:rPr>
                <w:rFonts w:cs="Arial"/>
                <w:b/>
                <w:bCs/>
                <w:snapToGrid w:val="0"/>
              </w:rPr>
            </w:pPr>
            <w:r>
              <w:rPr>
                <w:rFonts w:cs="Arial"/>
                <w:b/>
                <w:bCs/>
                <w:snapToGrid w:val="0"/>
              </w:rPr>
              <w:t>ID</w:t>
            </w:r>
          </w:p>
        </w:tc>
        <w:tc>
          <w:tcPr>
            <w:tcW w:w="1871" w:type="dxa"/>
            <w:tcBorders>
              <w:bottom w:val="single" w:sz="4" w:space="0" w:color="auto"/>
            </w:tcBorders>
            <w:shd w:val="clear" w:color="auto" w:fill="D9D9D9" w:themeFill="background1" w:themeFillShade="D9"/>
          </w:tcPr>
          <w:p w14:paraId="713B78B0" w14:textId="77777777" w:rsidR="009D2039" w:rsidRDefault="009D2039" w:rsidP="009D2039">
            <w:pPr>
              <w:rPr>
                <w:rFonts w:cs="Arial"/>
                <w:b/>
                <w:bCs/>
                <w:snapToGrid w:val="0"/>
              </w:rPr>
            </w:pPr>
            <w:r>
              <w:rPr>
                <w:rFonts w:cs="Arial"/>
                <w:b/>
                <w:bCs/>
                <w:snapToGrid w:val="0"/>
              </w:rPr>
              <w:t>External Entity</w:t>
            </w:r>
          </w:p>
        </w:tc>
        <w:tc>
          <w:tcPr>
            <w:tcW w:w="6660" w:type="dxa"/>
            <w:tcBorders>
              <w:bottom w:val="single" w:sz="4" w:space="0" w:color="auto"/>
            </w:tcBorders>
            <w:shd w:val="clear" w:color="auto" w:fill="D9D9D9" w:themeFill="background1" w:themeFillShade="D9"/>
          </w:tcPr>
          <w:p w14:paraId="1191EA0E" w14:textId="77777777" w:rsidR="009D2039" w:rsidRDefault="009D2039" w:rsidP="009D2039">
            <w:pPr>
              <w:rPr>
                <w:rFonts w:cs="Arial"/>
                <w:b/>
                <w:bCs/>
                <w:snapToGrid w:val="0"/>
              </w:rPr>
            </w:pPr>
            <w:r>
              <w:rPr>
                <w:rFonts w:cs="Arial"/>
                <w:b/>
                <w:bCs/>
                <w:snapToGrid w:val="0"/>
              </w:rPr>
              <w:t>Influence Description</w:t>
            </w:r>
          </w:p>
        </w:tc>
      </w:tr>
      <w:tr w:rsidR="009D2039" w:rsidRPr="00717330" w14:paraId="3FBE8E4D" w14:textId="77777777" w:rsidTr="000C76FE">
        <w:tc>
          <w:tcPr>
            <w:tcW w:w="1642" w:type="dxa"/>
            <w:tcBorders>
              <w:top w:val="single" w:sz="4" w:space="0" w:color="auto"/>
              <w:left w:val="single" w:sz="4" w:space="0" w:color="auto"/>
              <w:bottom w:val="single" w:sz="4" w:space="0" w:color="auto"/>
              <w:right w:val="single" w:sz="4" w:space="0" w:color="auto"/>
            </w:tcBorders>
            <w:vAlign w:val="center"/>
          </w:tcPr>
          <w:p w14:paraId="6FCAB812" w14:textId="77777777" w:rsidR="009D2039" w:rsidRDefault="009D2039" w:rsidP="009D2039">
            <w:pPr>
              <w:rPr>
                <w:rFonts w:cs="Arial"/>
              </w:rPr>
            </w:pPr>
            <w:r>
              <w:rPr>
                <w:rFonts w:cs="Arial"/>
              </w:rPr>
              <w:t>Cluster Messages</w:t>
            </w:r>
          </w:p>
        </w:tc>
        <w:tc>
          <w:tcPr>
            <w:tcW w:w="1871" w:type="dxa"/>
            <w:tcBorders>
              <w:top w:val="single" w:sz="4" w:space="0" w:color="auto"/>
              <w:left w:val="single" w:sz="4" w:space="0" w:color="auto"/>
              <w:bottom w:val="single" w:sz="4" w:space="0" w:color="auto"/>
              <w:right w:val="single" w:sz="4" w:space="0" w:color="auto"/>
            </w:tcBorders>
            <w:vAlign w:val="center"/>
          </w:tcPr>
          <w:p w14:paraId="55C84E53" w14:textId="77777777" w:rsidR="009D2039" w:rsidRDefault="009D2039" w:rsidP="009D2039">
            <w:pPr>
              <w:rPr>
                <w:rFonts w:cs="Arial"/>
              </w:rPr>
            </w:pPr>
            <w:r>
              <w:rPr>
                <w:rFonts w:cs="Arial"/>
              </w:rPr>
              <w:t>HMI To Automatic Engine Idle Shutdown (AEIS)</w:t>
            </w:r>
          </w:p>
        </w:tc>
        <w:tc>
          <w:tcPr>
            <w:tcW w:w="6660" w:type="dxa"/>
            <w:tcBorders>
              <w:top w:val="single" w:sz="4" w:space="0" w:color="auto"/>
              <w:left w:val="single" w:sz="4" w:space="0" w:color="auto"/>
              <w:bottom w:val="single" w:sz="4" w:space="0" w:color="auto"/>
              <w:right w:val="single" w:sz="4" w:space="0" w:color="auto"/>
            </w:tcBorders>
            <w:vAlign w:val="center"/>
          </w:tcPr>
          <w:p w14:paraId="6A4E1CD1" w14:textId="77777777" w:rsidR="00A2743B" w:rsidRDefault="00A2743B"/>
        </w:tc>
      </w:tr>
      <w:tr w:rsidR="009D2039" w:rsidRPr="00717330" w14:paraId="0C32C3F6" w14:textId="77777777" w:rsidTr="000C76FE">
        <w:tc>
          <w:tcPr>
            <w:tcW w:w="1642" w:type="dxa"/>
            <w:tcBorders>
              <w:top w:val="single" w:sz="4" w:space="0" w:color="auto"/>
              <w:left w:val="single" w:sz="4" w:space="0" w:color="auto"/>
              <w:bottom w:val="single" w:sz="4" w:space="0" w:color="auto"/>
              <w:right w:val="single" w:sz="4" w:space="0" w:color="auto"/>
            </w:tcBorders>
            <w:vAlign w:val="center"/>
          </w:tcPr>
          <w:p w14:paraId="51B47BCE" w14:textId="77777777" w:rsidR="009D2039" w:rsidRDefault="009D2039" w:rsidP="009D2039">
            <w:pPr>
              <w:rPr>
                <w:rFonts w:cs="Arial"/>
              </w:rPr>
            </w:pPr>
            <w:r>
              <w:rPr>
                <w:rFonts w:cs="Arial"/>
              </w:rPr>
              <w:t>Disable Requests</w:t>
            </w:r>
          </w:p>
        </w:tc>
        <w:tc>
          <w:tcPr>
            <w:tcW w:w="1871" w:type="dxa"/>
            <w:tcBorders>
              <w:top w:val="single" w:sz="4" w:space="0" w:color="auto"/>
              <w:left w:val="single" w:sz="4" w:space="0" w:color="auto"/>
              <w:bottom w:val="single" w:sz="4" w:space="0" w:color="auto"/>
              <w:right w:val="single" w:sz="4" w:space="0" w:color="auto"/>
            </w:tcBorders>
            <w:vAlign w:val="center"/>
          </w:tcPr>
          <w:p w14:paraId="13FE6DAC" w14:textId="77777777" w:rsidR="009D2039" w:rsidRDefault="009D2039" w:rsidP="009D2039">
            <w:pPr>
              <w:rPr>
                <w:rFonts w:cs="Arial"/>
              </w:rPr>
            </w:pPr>
            <w:r>
              <w:rPr>
                <w:rFonts w:cs="Arial"/>
              </w:rPr>
              <w:t>Disable Requests To Automatic Engine Idle Shutdown (AEIS)</w:t>
            </w:r>
          </w:p>
        </w:tc>
        <w:tc>
          <w:tcPr>
            <w:tcW w:w="6660" w:type="dxa"/>
            <w:tcBorders>
              <w:top w:val="single" w:sz="4" w:space="0" w:color="auto"/>
              <w:left w:val="single" w:sz="4" w:space="0" w:color="auto"/>
              <w:bottom w:val="single" w:sz="4" w:space="0" w:color="auto"/>
              <w:right w:val="single" w:sz="4" w:space="0" w:color="auto"/>
            </w:tcBorders>
            <w:vAlign w:val="center"/>
          </w:tcPr>
          <w:p w14:paraId="22C21F2D" w14:textId="646F80C5" w:rsidR="00A2743B" w:rsidRDefault="00A2743B"/>
        </w:tc>
      </w:tr>
      <w:tr w:rsidR="009D2039" w:rsidRPr="00717330" w14:paraId="0344C480" w14:textId="77777777" w:rsidTr="000C76FE">
        <w:tc>
          <w:tcPr>
            <w:tcW w:w="1642" w:type="dxa"/>
            <w:tcBorders>
              <w:top w:val="single" w:sz="4" w:space="0" w:color="auto"/>
              <w:left w:val="single" w:sz="4" w:space="0" w:color="auto"/>
              <w:bottom w:val="single" w:sz="4" w:space="0" w:color="auto"/>
              <w:right w:val="single" w:sz="4" w:space="0" w:color="auto"/>
            </w:tcBorders>
            <w:vAlign w:val="center"/>
          </w:tcPr>
          <w:p w14:paraId="12947A34" w14:textId="77777777" w:rsidR="009D2039" w:rsidRDefault="009D2039" w:rsidP="009D2039">
            <w:pPr>
              <w:rPr>
                <w:rFonts w:cs="Arial"/>
              </w:rPr>
            </w:pPr>
            <w:r>
              <w:rPr>
                <w:rFonts w:cs="Arial"/>
              </w:rPr>
              <w:t>Pedal States</w:t>
            </w:r>
          </w:p>
        </w:tc>
        <w:tc>
          <w:tcPr>
            <w:tcW w:w="1871" w:type="dxa"/>
            <w:tcBorders>
              <w:top w:val="single" w:sz="4" w:space="0" w:color="auto"/>
              <w:left w:val="single" w:sz="4" w:space="0" w:color="auto"/>
              <w:bottom w:val="single" w:sz="4" w:space="0" w:color="auto"/>
              <w:right w:val="single" w:sz="4" w:space="0" w:color="auto"/>
            </w:tcBorders>
            <w:vAlign w:val="center"/>
          </w:tcPr>
          <w:p w14:paraId="6520DB74" w14:textId="77777777" w:rsidR="009D2039" w:rsidRDefault="009D2039" w:rsidP="009D2039">
            <w:pPr>
              <w:rPr>
                <w:rFonts w:cs="Arial"/>
              </w:rPr>
            </w:pPr>
            <w:r>
              <w:rPr>
                <w:rFonts w:cs="Arial"/>
              </w:rPr>
              <w:t>Pedal States To Automatic Engine Idle Shutdown (AEIS)</w:t>
            </w:r>
          </w:p>
        </w:tc>
        <w:tc>
          <w:tcPr>
            <w:tcW w:w="6660" w:type="dxa"/>
            <w:tcBorders>
              <w:top w:val="single" w:sz="4" w:space="0" w:color="auto"/>
              <w:left w:val="single" w:sz="4" w:space="0" w:color="auto"/>
              <w:bottom w:val="single" w:sz="4" w:space="0" w:color="auto"/>
              <w:right w:val="single" w:sz="4" w:space="0" w:color="auto"/>
            </w:tcBorders>
            <w:vAlign w:val="center"/>
          </w:tcPr>
          <w:p w14:paraId="388FE4AE" w14:textId="2B393341" w:rsidR="00A2743B" w:rsidRDefault="00A2743B"/>
        </w:tc>
      </w:tr>
      <w:tr w:rsidR="009D2039" w:rsidRPr="00717330" w14:paraId="099B19F6" w14:textId="77777777" w:rsidTr="000C76FE">
        <w:tc>
          <w:tcPr>
            <w:tcW w:w="1642" w:type="dxa"/>
            <w:tcBorders>
              <w:top w:val="single" w:sz="4" w:space="0" w:color="auto"/>
              <w:left w:val="single" w:sz="4" w:space="0" w:color="auto"/>
              <w:bottom w:val="single" w:sz="4" w:space="0" w:color="auto"/>
              <w:right w:val="single" w:sz="4" w:space="0" w:color="auto"/>
            </w:tcBorders>
            <w:vAlign w:val="center"/>
          </w:tcPr>
          <w:p w14:paraId="00331B73" w14:textId="77777777" w:rsidR="009D2039" w:rsidRDefault="009D2039" w:rsidP="009D2039">
            <w:pPr>
              <w:rPr>
                <w:rFonts w:cs="Arial"/>
              </w:rPr>
            </w:pPr>
            <w:r>
              <w:rPr>
                <w:rFonts w:cs="Arial"/>
              </w:rPr>
              <w:t>Powerpack State</w:t>
            </w:r>
          </w:p>
        </w:tc>
        <w:tc>
          <w:tcPr>
            <w:tcW w:w="1871" w:type="dxa"/>
            <w:tcBorders>
              <w:top w:val="single" w:sz="4" w:space="0" w:color="auto"/>
              <w:left w:val="single" w:sz="4" w:space="0" w:color="auto"/>
              <w:bottom w:val="single" w:sz="4" w:space="0" w:color="auto"/>
              <w:right w:val="single" w:sz="4" w:space="0" w:color="auto"/>
            </w:tcBorders>
            <w:vAlign w:val="center"/>
          </w:tcPr>
          <w:p w14:paraId="43B0C00E" w14:textId="77777777" w:rsidR="009D2039" w:rsidRDefault="009D2039" w:rsidP="009D2039">
            <w:pPr>
              <w:rPr>
                <w:rFonts w:cs="Arial"/>
              </w:rPr>
            </w:pPr>
            <w:r>
              <w:rPr>
                <w:rFonts w:cs="Arial"/>
              </w:rPr>
              <w:t>Powerpack State To Automatic Engine Idle Shutdown (AEIS)</w:t>
            </w:r>
          </w:p>
        </w:tc>
        <w:tc>
          <w:tcPr>
            <w:tcW w:w="6660" w:type="dxa"/>
            <w:tcBorders>
              <w:top w:val="single" w:sz="4" w:space="0" w:color="auto"/>
              <w:left w:val="single" w:sz="4" w:space="0" w:color="auto"/>
              <w:bottom w:val="single" w:sz="4" w:space="0" w:color="auto"/>
              <w:right w:val="single" w:sz="4" w:space="0" w:color="auto"/>
            </w:tcBorders>
            <w:vAlign w:val="center"/>
          </w:tcPr>
          <w:p w14:paraId="6EC4A92D" w14:textId="58900615" w:rsidR="00A2743B" w:rsidRDefault="00A2743B"/>
        </w:tc>
      </w:tr>
      <w:tr w:rsidR="009D2039" w:rsidRPr="00717330" w14:paraId="064AB0C9" w14:textId="77777777" w:rsidTr="000C76FE">
        <w:tc>
          <w:tcPr>
            <w:tcW w:w="1642" w:type="dxa"/>
            <w:tcBorders>
              <w:top w:val="single" w:sz="4" w:space="0" w:color="auto"/>
              <w:left w:val="single" w:sz="4" w:space="0" w:color="auto"/>
              <w:bottom w:val="single" w:sz="4" w:space="0" w:color="auto"/>
              <w:right w:val="single" w:sz="4" w:space="0" w:color="auto"/>
            </w:tcBorders>
            <w:vAlign w:val="center"/>
          </w:tcPr>
          <w:p w14:paraId="1E3FBA87" w14:textId="77777777" w:rsidR="009D2039" w:rsidRDefault="009D2039" w:rsidP="009D2039">
            <w:pPr>
              <w:rPr>
                <w:rFonts w:cs="Arial"/>
              </w:rPr>
            </w:pPr>
            <w:r>
              <w:rPr>
                <w:rFonts w:cs="Arial"/>
              </w:rPr>
              <w:t>Shutdown Engine</w:t>
            </w:r>
          </w:p>
        </w:tc>
        <w:tc>
          <w:tcPr>
            <w:tcW w:w="1871" w:type="dxa"/>
            <w:tcBorders>
              <w:top w:val="single" w:sz="4" w:space="0" w:color="auto"/>
              <w:left w:val="single" w:sz="4" w:space="0" w:color="auto"/>
              <w:bottom w:val="single" w:sz="4" w:space="0" w:color="auto"/>
              <w:right w:val="single" w:sz="4" w:space="0" w:color="auto"/>
            </w:tcBorders>
            <w:vAlign w:val="center"/>
          </w:tcPr>
          <w:p w14:paraId="0DE37D73" w14:textId="77777777" w:rsidR="009D2039" w:rsidRDefault="009D2039" w:rsidP="009D2039">
            <w:pPr>
              <w:rPr>
                <w:rFonts w:cs="Arial"/>
              </w:rPr>
            </w:pPr>
            <w:r>
              <w:rPr>
                <w:rFonts w:cs="Arial"/>
              </w:rPr>
              <w:t xml:space="preserve">Automatic Engine Idle Shutdown (AEIS) To </w:t>
            </w:r>
          </w:p>
        </w:tc>
        <w:tc>
          <w:tcPr>
            <w:tcW w:w="6660" w:type="dxa"/>
            <w:tcBorders>
              <w:top w:val="single" w:sz="4" w:space="0" w:color="auto"/>
              <w:left w:val="single" w:sz="4" w:space="0" w:color="auto"/>
              <w:bottom w:val="single" w:sz="4" w:space="0" w:color="auto"/>
              <w:right w:val="single" w:sz="4" w:space="0" w:color="auto"/>
            </w:tcBorders>
            <w:vAlign w:val="center"/>
          </w:tcPr>
          <w:p w14:paraId="6B50654A" w14:textId="77777777" w:rsidR="00A2743B" w:rsidRDefault="00A2743B"/>
        </w:tc>
      </w:tr>
      <w:tr w:rsidR="009D2039" w:rsidRPr="00717330" w14:paraId="6A429EA4" w14:textId="77777777" w:rsidTr="000C76FE">
        <w:tc>
          <w:tcPr>
            <w:tcW w:w="1642" w:type="dxa"/>
            <w:tcBorders>
              <w:top w:val="single" w:sz="4" w:space="0" w:color="auto"/>
              <w:left w:val="single" w:sz="4" w:space="0" w:color="auto"/>
              <w:bottom w:val="single" w:sz="4" w:space="0" w:color="auto"/>
              <w:right w:val="single" w:sz="4" w:space="0" w:color="auto"/>
            </w:tcBorders>
            <w:vAlign w:val="center"/>
          </w:tcPr>
          <w:p w14:paraId="7A6CCDE2" w14:textId="77777777" w:rsidR="009D2039" w:rsidRDefault="009D2039" w:rsidP="009D2039">
            <w:pPr>
              <w:rPr>
                <w:rFonts w:cs="Arial"/>
              </w:rPr>
            </w:pPr>
            <w:r>
              <w:rPr>
                <w:rFonts w:cs="Arial"/>
              </w:rPr>
              <w:lastRenderedPageBreak/>
              <w:t>Transmission State</w:t>
            </w:r>
          </w:p>
        </w:tc>
        <w:tc>
          <w:tcPr>
            <w:tcW w:w="1871" w:type="dxa"/>
            <w:tcBorders>
              <w:top w:val="single" w:sz="4" w:space="0" w:color="auto"/>
              <w:left w:val="single" w:sz="4" w:space="0" w:color="auto"/>
              <w:bottom w:val="single" w:sz="4" w:space="0" w:color="auto"/>
              <w:right w:val="single" w:sz="4" w:space="0" w:color="auto"/>
            </w:tcBorders>
            <w:vAlign w:val="center"/>
          </w:tcPr>
          <w:p w14:paraId="3B234027" w14:textId="77777777" w:rsidR="009D2039" w:rsidRDefault="009D2039" w:rsidP="009D2039">
            <w:pPr>
              <w:rPr>
                <w:rFonts w:cs="Arial"/>
              </w:rPr>
            </w:pPr>
            <w:r>
              <w:rPr>
                <w:rFonts w:cs="Arial"/>
              </w:rPr>
              <w:t>Transmission State To Automatic Engine Idle Shutdown (AEIS)</w:t>
            </w:r>
          </w:p>
        </w:tc>
        <w:tc>
          <w:tcPr>
            <w:tcW w:w="6660" w:type="dxa"/>
            <w:tcBorders>
              <w:top w:val="single" w:sz="4" w:space="0" w:color="auto"/>
              <w:left w:val="single" w:sz="4" w:space="0" w:color="auto"/>
              <w:bottom w:val="single" w:sz="4" w:space="0" w:color="auto"/>
              <w:right w:val="single" w:sz="4" w:space="0" w:color="auto"/>
            </w:tcBorders>
            <w:vAlign w:val="center"/>
          </w:tcPr>
          <w:p w14:paraId="5260E51E" w14:textId="156AD993" w:rsidR="00A2743B" w:rsidRDefault="00A2743B"/>
        </w:tc>
      </w:tr>
      <w:tr w:rsidR="009D2039" w:rsidRPr="00717330" w14:paraId="2D7C84F3" w14:textId="77777777" w:rsidTr="000C76FE">
        <w:tc>
          <w:tcPr>
            <w:tcW w:w="1642" w:type="dxa"/>
            <w:tcBorders>
              <w:top w:val="single" w:sz="4" w:space="0" w:color="auto"/>
              <w:left w:val="single" w:sz="4" w:space="0" w:color="auto"/>
              <w:bottom w:val="single" w:sz="4" w:space="0" w:color="auto"/>
              <w:right w:val="single" w:sz="4" w:space="0" w:color="auto"/>
            </w:tcBorders>
            <w:vAlign w:val="center"/>
          </w:tcPr>
          <w:p w14:paraId="18CCE541" w14:textId="77777777" w:rsidR="009D2039" w:rsidRDefault="009D2039" w:rsidP="009D2039">
            <w:pPr>
              <w:rPr>
                <w:rFonts w:cs="Arial"/>
              </w:rPr>
            </w:pPr>
            <w:r>
              <w:rPr>
                <w:rFonts w:cs="Arial"/>
              </w:rPr>
              <w:t>Vehicle Operator</w:t>
            </w:r>
          </w:p>
        </w:tc>
        <w:tc>
          <w:tcPr>
            <w:tcW w:w="1871" w:type="dxa"/>
            <w:tcBorders>
              <w:top w:val="single" w:sz="4" w:space="0" w:color="auto"/>
              <w:left w:val="single" w:sz="4" w:space="0" w:color="auto"/>
              <w:bottom w:val="single" w:sz="4" w:space="0" w:color="auto"/>
              <w:right w:val="single" w:sz="4" w:space="0" w:color="auto"/>
            </w:tcBorders>
            <w:vAlign w:val="center"/>
          </w:tcPr>
          <w:p w14:paraId="0783A2C4" w14:textId="77777777" w:rsidR="009D2039" w:rsidRDefault="009D2039" w:rsidP="009D2039">
            <w:pPr>
              <w:rPr>
                <w:rFonts w:cs="Arial"/>
              </w:rPr>
            </w:pPr>
            <w:r>
              <w:rPr>
                <w:rFonts w:cs="Arial"/>
              </w:rPr>
              <w:t>Vehicle Operator To Automatic Engine Idle Shutdown (AEIS)</w:t>
            </w:r>
          </w:p>
        </w:tc>
        <w:tc>
          <w:tcPr>
            <w:tcW w:w="6660" w:type="dxa"/>
            <w:tcBorders>
              <w:top w:val="single" w:sz="4" w:space="0" w:color="auto"/>
              <w:left w:val="single" w:sz="4" w:space="0" w:color="auto"/>
              <w:bottom w:val="single" w:sz="4" w:space="0" w:color="auto"/>
              <w:right w:val="single" w:sz="4" w:space="0" w:color="auto"/>
            </w:tcBorders>
            <w:vAlign w:val="center"/>
          </w:tcPr>
          <w:p w14:paraId="6007FCDD" w14:textId="3441277D" w:rsidR="00A2743B" w:rsidRDefault="00A2743B"/>
        </w:tc>
      </w:tr>
      <w:tr w:rsidR="009D2039" w:rsidRPr="00717330" w14:paraId="390E4DF5" w14:textId="77777777" w:rsidTr="000C76FE">
        <w:tc>
          <w:tcPr>
            <w:tcW w:w="1642" w:type="dxa"/>
            <w:tcBorders>
              <w:top w:val="single" w:sz="4" w:space="0" w:color="auto"/>
              <w:left w:val="single" w:sz="4" w:space="0" w:color="auto"/>
              <w:bottom w:val="single" w:sz="4" w:space="0" w:color="auto"/>
              <w:right w:val="single" w:sz="4" w:space="0" w:color="auto"/>
            </w:tcBorders>
            <w:vAlign w:val="center"/>
          </w:tcPr>
          <w:p w14:paraId="1D052FE0" w14:textId="77777777" w:rsidR="009D2039" w:rsidRDefault="009D2039" w:rsidP="009D2039">
            <w:pPr>
              <w:rPr>
                <w:rFonts w:cs="Arial"/>
              </w:rPr>
            </w:pPr>
            <w:r>
              <w:rPr>
                <w:rFonts w:cs="Arial"/>
              </w:rPr>
              <w:t>Vehicle Speed</w:t>
            </w:r>
          </w:p>
        </w:tc>
        <w:tc>
          <w:tcPr>
            <w:tcW w:w="1871" w:type="dxa"/>
            <w:tcBorders>
              <w:top w:val="single" w:sz="4" w:space="0" w:color="auto"/>
              <w:left w:val="single" w:sz="4" w:space="0" w:color="auto"/>
              <w:bottom w:val="single" w:sz="4" w:space="0" w:color="auto"/>
              <w:right w:val="single" w:sz="4" w:space="0" w:color="auto"/>
            </w:tcBorders>
            <w:vAlign w:val="center"/>
          </w:tcPr>
          <w:p w14:paraId="6B0A76CB" w14:textId="77777777" w:rsidR="009D2039" w:rsidRDefault="009D2039" w:rsidP="009D2039">
            <w:pPr>
              <w:rPr>
                <w:rFonts w:cs="Arial"/>
              </w:rPr>
            </w:pPr>
            <w:r>
              <w:rPr>
                <w:rFonts w:cs="Arial"/>
              </w:rPr>
              <w:t>Vehicle Speed To Automatic Engine Idle Shutdown (AEIS)</w:t>
            </w:r>
          </w:p>
        </w:tc>
        <w:tc>
          <w:tcPr>
            <w:tcW w:w="6660" w:type="dxa"/>
            <w:tcBorders>
              <w:top w:val="single" w:sz="4" w:space="0" w:color="auto"/>
              <w:left w:val="single" w:sz="4" w:space="0" w:color="auto"/>
              <w:bottom w:val="single" w:sz="4" w:space="0" w:color="auto"/>
              <w:right w:val="single" w:sz="4" w:space="0" w:color="auto"/>
            </w:tcBorders>
            <w:vAlign w:val="center"/>
          </w:tcPr>
          <w:p w14:paraId="0B7C4276" w14:textId="04F1D052" w:rsidR="00A2743B" w:rsidRDefault="00A2743B"/>
        </w:tc>
      </w:tr>
    </w:tbl>
    <w:p w14:paraId="28D782B7" w14:textId="442CABFD" w:rsidR="009D2039" w:rsidRDefault="009D2039" w:rsidP="009D2039">
      <w:pPr>
        <w:pStyle w:val="Caption"/>
      </w:pPr>
      <w:bookmarkStart w:id="98" w:name="_Toc438470870"/>
      <w:bookmarkStart w:id="99" w:name="_Toc529191304"/>
      <w:bookmarkStart w:id="100" w:name="_Toc70700723"/>
      <w:r w:rsidRPr="00041150">
        <w:t xml:space="preserve">Table </w:t>
      </w:r>
      <w:r>
        <w:rPr>
          <w:noProof/>
        </w:rPr>
        <w:fldChar w:fldCharType="begin"/>
      </w:r>
      <w:r>
        <w:rPr>
          <w:noProof/>
        </w:rPr>
        <w:instrText xml:space="preserve"> SEQ Table \* ARABIC </w:instrText>
      </w:r>
      <w:r>
        <w:rPr>
          <w:noProof/>
        </w:rPr>
        <w:fldChar w:fldCharType="separate"/>
      </w:r>
      <w:r w:rsidR="002F02E1">
        <w:rPr>
          <w:noProof/>
        </w:rPr>
        <w:t>7</w:t>
      </w:r>
      <w:r>
        <w:rPr>
          <w:noProof/>
        </w:rPr>
        <w:fldChar w:fldCharType="end"/>
      </w:r>
      <w:r w:rsidRPr="00041150">
        <w:t xml:space="preserve">: List of </w:t>
      </w:r>
      <w:bookmarkEnd w:id="98"/>
      <w:r w:rsidRPr="00041150">
        <w:t>Influences</w:t>
      </w:r>
      <w:bookmarkEnd w:id="99"/>
      <w:bookmarkEnd w:id="100"/>
    </w:p>
    <w:p w14:paraId="724C3246" w14:textId="77777777" w:rsidR="0027671B" w:rsidRPr="007C20FA" w:rsidRDefault="00D808DC" w:rsidP="0027671B">
      <w:pPr>
        <w:pStyle w:val="Heading1"/>
      </w:pPr>
      <w:bookmarkStart w:id="101" w:name="_Toc70700660"/>
      <w:r>
        <w:lastRenderedPageBreak/>
        <w:t>Feature Modeling</w:t>
      </w:r>
      <w:bookmarkEnd w:id="101"/>
    </w:p>
    <w:p w14:paraId="7031AD8C" w14:textId="77777777" w:rsidR="00F25E60" w:rsidRDefault="00F25E60" w:rsidP="00F25E60">
      <w:pPr>
        <w:pStyle w:val="Heading2"/>
      </w:pPr>
      <w:bookmarkStart w:id="102" w:name="_Ref453344424"/>
      <w:bookmarkStart w:id="103" w:name="_Toc70700661"/>
      <w:bookmarkStart w:id="104" w:name="_Toc397081452"/>
      <w:bookmarkStart w:id="105" w:name="_Toc215652155"/>
      <w:bookmarkStart w:id="106" w:name="_Toc217292214"/>
      <w:bookmarkStart w:id="107" w:name="_Toc215652158"/>
      <w:r>
        <w:t>Operation Modes and States</w:t>
      </w:r>
      <w:bookmarkEnd w:id="102"/>
      <w:bookmarkEnd w:id="103"/>
    </w:p>
    <w:p w14:paraId="3CDBD975" w14:textId="77777777" w:rsidR="0020727C" w:rsidRPr="00347A88" w:rsidRDefault="0020727C" w:rsidP="0005083B">
      <w:pPr>
        <w:shd w:val="clear" w:color="auto" w:fill="D6E3BC" w:themeFill="accent3" w:themeFillTint="66"/>
        <w:rPr>
          <w:rStyle w:val="SubtleEmphasis"/>
        </w:rPr>
      </w:pPr>
      <w:r w:rsidRPr="00347A88">
        <w:rPr>
          <w:rStyle w:val="SubtleEmphasis"/>
          <w:b/>
        </w:rPr>
        <w:t>#Classification:</w:t>
      </w:r>
      <w:r w:rsidRPr="00347A88">
        <w:rPr>
          <w:rStyle w:val="SubtleEmphasis"/>
        </w:rPr>
        <w:t xml:space="preserve"> </w:t>
      </w:r>
      <w:r w:rsidR="003F47F1" w:rsidRPr="00347A88">
        <w:rPr>
          <w:rStyle w:val="SubtleEmphasis"/>
        </w:rPr>
        <w:t>Optional (</w:t>
      </w:r>
      <w:r w:rsidRPr="00347A88">
        <w:rPr>
          <w:rStyle w:val="SubtleEmphasis"/>
        </w:rPr>
        <w:t>Mand</w:t>
      </w:r>
      <w:r w:rsidR="003F47F1" w:rsidRPr="00347A88">
        <w:rPr>
          <w:rStyle w:val="SubtleEmphasis"/>
        </w:rPr>
        <w:t>atory for Functional Safety)</w:t>
      </w:r>
    </w:p>
    <w:p w14:paraId="5932323F" w14:textId="00CECF6C" w:rsidR="003210D1" w:rsidRPr="00347A88" w:rsidRDefault="003210D1" w:rsidP="0005083B">
      <w:pPr>
        <w:shd w:val="clear" w:color="auto" w:fill="D6E3BC" w:themeFill="accent3" w:themeFillTint="66"/>
        <w:rPr>
          <w:rStyle w:val="SubtleEmphasis"/>
        </w:rPr>
      </w:pPr>
      <w:r w:rsidRPr="00347A88">
        <w:rPr>
          <w:rStyle w:val="SubtleEmphasis"/>
          <w:b/>
        </w:rPr>
        <w:t>#Link:</w:t>
      </w:r>
      <w:r w:rsidRPr="00347A88">
        <w:rPr>
          <w:rStyle w:val="SubtleEmphasis"/>
        </w:rPr>
        <w:t xml:space="preserve"> </w:t>
      </w:r>
      <w:hyperlink r:id="rId26" w:history="1">
        <w:r w:rsidRPr="00DE5C04">
          <w:rPr>
            <w:rStyle w:val="SubtleEmphasis"/>
            <w:color w:val="0000FF"/>
          </w:rPr>
          <w:t>RE Wiki</w:t>
        </w:r>
        <w:r w:rsidR="00C6303B" w:rsidRPr="00DE5C04">
          <w:rPr>
            <w:rStyle w:val="SubtleEmphasis"/>
            <w:color w:val="0000FF"/>
          </w:rPr>
          <w:t xml:space="preserve"> – State Charts</w:t>
        </w:r>
      </w:hyperlink>
    </w:p>
    <w:p w14:paraId="75BE856F" w14:textId="31DD76F3" w:rsidR="00467C8F" w:rsidRPr="00347A88" w:rsidRDefault="00467C8F" w:rsidP="0005083B">
      <w:pPr>
        <w:shd w:val="clear" w:color="auto" w:fill="D6E3BC" w:themeFill="accent3" w:themeFillTint="66"/>
        <w:rPr>
          <w:rStyle w:val="SubtleEmphasis"/>
        </w:rPr>
      </w:pPr>
      <w:r w:rsidRPr="00347A88">
        <w:rPr>
          <w:rStyle w:val="SubtleEmphasis"/>
          <w:b/>
        </w:rPr>
        <w:t>#Hint:</w:t>
      </w:r>
      <w:r w:rsidRPr="00347A88">
        <w:rPr>
          <w:rStyle w:val="SubtleEmphasis"/>
        </w:rPr>
        <w:t xml:space="preserve"> </w:t>
      </w:r>
      <w:r w:rsidR="00D42DBD" w:rsidRPr="00347A88">
        <w:rPr>
          <w:rStyle w:val="SubtleEmphasis"/>
        </w:rPr>
        <w:t xml:space="preserve">State Charts </w:t>
      </w:r>
      <w:r w:rsidR="001A72A2" w:rsidRPr="00347A88">
        <w:rPr>
          <w:rStyle w:val="SubtleEmphasis"/>
        </w:rPr>
        <w:t xml:space="preserve">are </w:t>
      </w:r>
      <w:r w:rsidR="00D42DBD" w:rsidRPr="00347A88">
        <w:rPr>
          <w:rStyle w:val="SubtleEmphasis"/>
        </w:rPr>
        <w:t xml:space="preserve">a popular means to express feature </w:t>
      </w:r>
      <w:r w:rsidR="00DA329C" w:rsidRPr="00347A88">
        <w:rPr>
          <w:rStyle w:val="SubtleEmphasis"/>
        </w:rPr>
        <w:t>behaviour</w:t>
      </w:r>
      <w:r w:rsidR="00D42DBD" w:rsidRPr="00347A88">
        <w:rPr>
          <w:rStyle w:val="SubtleEmphasis"/>
        </w:rPr>
        <w:t xml:space="preserve"> in terms of states and modes</w:t>
      </w:r>
      <w:r w:rsidRPr="00347A88">
        <w:rPr>
          <w:rStyle w:val="SubtleEmphasis"/>
        </w:rPr>
        <w:t>.</w:t>
      </w:r>
      <w:r w:rsidR="00D42DBD" w:rsidRPr="00347A88">
        <w:rPr>
          <w:rStyle w:val="SubtleEmphasis"/>
        </w:rPr>
        <w:t xml:space="preserve"> An advantage of this state machine like approach is that consistency can be easily verified.</w:t>
      </w:r>
    </w:p>
    <w:p w14:paraId="6B34EDFE" w14:textId="77777777" w:rsidR="009D2039" w:rsidRDefault="009D2039" w:rsidP="009D2039"/>
    <w:p w14:paraId="10A4D003" w14:textId="77777777" w:rsidR="009D2039" w:rsidRDefault="009D2039" w:rsidP="009D2039"/>
    <w:p w14:paraId="1DCCCB19" w14:textId="784A87FA" w:rsidR="009D2039" w:rsidRDefault="009D2039" w:rsidP="009D2039">
      <w:pPr>
        <w:jc w:val="center"/>
      </w:pPr>
    </w:p>
    <w:p w14:paraId="68C39C12" w14:textId="73740EE8" w:rsidR="00742C81" w:rsidRPr="00F96B40" w:rsidRDefault="00742C81" w:rsidP="009D2039">
      <w:pPr>
        <w:jc w:val="center"/>
      </w:pPr>
      <w:r>
        <w:rPr>
          <w:noProof/>
        </w:rPr>
        <w:drawing>
          <wp:inline distT="0" distB="0" distL="0" distR="0" wp14:anchorId="1B94295F" wp14:editId="004642F2">
            <wp:extent cx="6466205" cy="550418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link="rId27">
                      <a:extLst>
                        <a:ext uri="{28A0092B-C50C-407E-A947-70E740481C1C}">
                          <a14:useLocalDpi xmlns:a14="http://schemas.microsoft.com/office/drawing/2010/main" val="0"/>
                        </a:ext>
                      </a:extLst>
                    </a:blip>
                    <a:srcRect/>
                    <a:stretch>
                      <a:fillRect/>
                    </a:stretch>
                  </pic:blipFill>
                  <pic:spPr bwMode="auto">
                    <a:xfrm>
                      <a:off x="0" y="0"/>
                      <a:ext cx="6466205" cy="5504180"/>
                    </a:xfrm>
                    <a:prstGeom prst="rect">
                      <a:avLst/>
                    </a:prstGeom>
                    <a:noFill/>
                    <a:ln>
                      <a:noFill/>
                    </a:ln>
                  </pic:spPr>
                </pic:pic>
              </a:graphicData>
            </a:graphic>
          </wp:inline>
        </w:drawing>
      </w:r>
    </w:p>
    <w:p w14:paraId="549846E9" w14:textId="1216DC70" w:rsidR="009D2039" w:rsidRPr="00041150" w:rsidRDefault="009D2039" w:rsidP="009D2039">
      <w:pPr>
        <w:pStyle w:val="Caption"/>
      </w:pPr>
      <w:bookmarkStart w:id="108" w:name="_Toc70700712"/>
      <w:r w:rsidRPr="00041150">
        <w:t xml:space="preserve">Figure </w:t>
      </w:r>
      <w:r>
        <w:rPr>
          <w:noProof/>
        </w:rPr>
        <w:fldChar w:fldCharType="begin"/>
      </w:r>
      <w:r>
        <w:rPr>
          <w:noProof/>
        </w:rPr>
        <w:instrText xml:space="preserve"> SEQ Figure \* ARABIC </w:instrText>
      </w:r>
      <w:r>
        <w:rPr>
          <w:noProof/>
        </w:rPr>
        <w:fldChar w:fldCharType="separate"/>
      </w:r>
      <w:r w:rsidR="002F02E1">
        <w:rPr>
          <w:noProof/>
        </w:rPr>
        <w:t>3</w:t>
      </w:r>
      <w:r>
        <w:rPr>
          <w:noProof/>
        </w:rPr>
        <w:fldChar w:fldCharType="end"/>
      </w:r>
      <w:r w:rsidRPr="00041150">
        <w:t xml:space="preserve">: </w:t>
      </w:r>
      <w:r w:rsidRPr="00574E26">
        <w:t>Logical Operating Modes</w:t>
      </w:r>
      <w:r w:rsidR="007E39A8">
        <w:t xml:space="preserve"> DSI</w:t>
      </w:r>
      <w:bookmarkEnd w:id="108"/>
    </w:p>
    <w:p w14:paraId="26FEEBFE" w14:textId="237CFEC6" w:rsidR="009D2039" w:rsidRDefault="009D2039" w:rsidP="009D2039"/>
    <w:p w14:paraId="7BD88558" w14:textId="77777777" w:rsidR="004F40DC" w:rsidRPr="005C31BD" w:rsidRDefault="004F40DC" w:rsidP="004F40DC"/>
    <w:tbl>
      <w:tblPr>
        <w:tblStyle w:val="TableGrid"/>
        <w:tblW w:w="10314" w:type="dxa"/>
        <w:tblLayout w:type="fixed"/>
        <w:tblCellMar>
          <w:left w:w="115" w:type="dxa"/>
          <w:right w:w="115" w:type="dxa"/>
        </w:tblCellMar>
        <w:tblLook w:val="04A0" w:firstRow="1" w:lastRow="0" w:firstColumn="1" w:lastColumn="0" w:noHBand="0" w:noVBand="1"/>
      </w:tblPr>
      <w:tblGrid>
        <w:gridCol w:w="1242"/>
        <w:gridCol w:w="5812"/>
        <w:gridCol w:w="3260"/>
      </w:tblGrid>
      <w:tr w:rsidR="004F40DC" w14:paraId="34B50D3D" w14:textId="77777777" w:rsidTr="00D555E3">
        <w:tc>
          <w:tcPr>
            <w:tcW w:w="1242" w:type="dxa"/>
            <w:shd w:val="clear" w:color="auto" w:fill="D9D9D9" w:themeFill="background1" w:themeFillShade="D9"/>
          </w:tcPr>
          <w:p w14:paraId="3C808B70" w14:textId="77777777" w:rsidR="004F40DC" w:rsidRPr="00E52B4D" w:rsidRDefault="004F40DC" w:rsidP="00D555E3">
            <w:pPr>
              <w:rPr>
                <w:b/>
              </w:rPr>
            </w:pPr>
            <w:r w:rsidRPr="00E52B4D">
              <w:rPr>
                <w:b/>
              </w:rPr>
              <w:t>State</w:t>
            </w:r>
          </w:p>
        </w:tc>
        <w:tc>
          <w:tcPr>
            <w:tcW w:w="5812" w:type="dxa"/>
            <w:shd w:val="clear" w:color="auto" w:fill="D9D9D9" w:themeFill="background1" w:themeFillShade="D9"/>
          </w:tcPr>
          <w:p w14:paraId="2A7214F1" w14:textId="77777777" w:rsidR="004F40DC" w:rsidRPr="00E52B4D" w:rsidRDefault="004F40DC" w:rsidP="00D555E3">
            <w:pPr>
              <w:rPr>
                <w:b/>
              </w:rPr>
            </w:pPr>
            <w:r w:rsidRPr="00E52B4D">
              <w:rPr>
                <w:b/>
              </w:rPr>
              <w:t>Description</w:t>
            </w:r>
          </w:p>
        </w:tc>
        <w:tc>
          <w:tcPr>
            <w:tcW w:w="3260" w:type="dxa"/>
            <w:shd w:val="clear" w:color="auto" w:fill="D9D9D9" w:themeFill="background1" w:themeFillShade="D9"/>
          </w:tcPr>
          <w:p w14:paraId="759A1F70" w14:textId="77777777" w:rsidR="004F40DC" w:rsidRPr="00E52B4D" w:rsidRDefault="004F40DC" w:rsidP="00D555E3">
            <w:pPr>
              <w:rPr>
                <w:b/>
              </w:rPr>
            </w:pPr>
            <w:r>
              <w:rPr>
                <w:b/>
              </w:rPr>
              <w:t xml:space="preserve">Requirements Reference </w:t>
            </w:r>
            <w:r w:rsidRPr="003036CD">
              <w:t>(optional)</w:t>
            </w:r>
          </w:p>
        </w:tc>
      </w:tr>
      <w:tr w:rsidR="004F40DC" w14:paraId="490734C2" w14:textId="77777777" w:rsidTr="00D555E3">
        <w:tc>
          <w:tcPr>
            <w:tcW w:w="1242" w:type="dxa"/>
          </w:tcPr>
          <w:p w14:paraId="20C9B940" w14:textId="77777777" w:rsidR="004F40DC" w:rsidRDefault="004F40DC" w:rsidP="00D555E3">
            <w:pPr>
              <w:tabs>
                <w:tab w:val="left" w:pos="960"/>
              </w:tabs>
            </w:pPr>
            <w:r>
              <w:t>AEIS Disabled</w:t>
            </w:r>
          </w:p>
        </w:tc>
        <w:tc>
          <w:tcPr>
            <w:tcW w:w="5812" w:type="dxa"/>
          </w:tcPr>
          <w:p w14:paraId="75D488CA" w14:textId="77777777" w:rsidR="004F40DC" w:rsidRDefault="004F40DC" w:rsidP="00D555E3">
            <w:r>
              <w:t>AEIS Feature has been disabled by any one of the disabling conditions. The Vehicle will NOT shutdown through AEIS.</w:t>
            </w:r>
          </w:p>
        </w:tc>
        <w:tc>
          <w:tcPr>
            <w:tcW w:w="3260" w:type="dxa"/>
          </w:tcPr>
          <w:p w14:paraId="7590A497" w14:textId="77777777" w:rsidR="004F40DC" w:rsidRDefault="004F40DC" w:rsidP="00D555E3"/>
        </w:tc>
      </w:tr>
      <w:tr w:rsidR="004F40DC" w14:paraId="1FB89BAC" w14:textId="77777777" w:rsidTr="00D555E3">
        <w:tc>
          <w:tcPr>
            <w:tcW w:w="1242" w:type="dxa"/>
          </w:tcPr>
          <w:p w14:paraId="347FD2B7" w14:textId="77777777" w:rsidR="004F40DC" w:rsidRDefault="004F40DC" w:rsidP="00D555E3">
            <w:pPr>
              <w:tabs>
                <w:tab w:val="left" w:pos="960"/>
              </w:tabs>
            </w:pPr>
            <w:r>
              <w:t xml:space="preserve">AEIS Display </w:t>
            </w:r>
            <w:r>
              <w:lastRenderedPageBreak/>
              <w:t>shutdown message</w:t>
            </w:r>
          </w:p>
        </w:tc>
        <w:tc>
          <w:tcPr>
            <w:tcW w:w="5812" w:type="dxa"/>
          </w:tcPr>
          <w:p w14:paraId="26C380F6" w14:textId="77777777" w:rsidR="004F40DC" w:rsidRDefault="004F40DC" w:rsidP="00D555E3">
            <w:r>
              <w:lastRenderedPageBreak/>
              <w:t>Timer has reached shutdown time minus 30 seconds. signal sent to cluster to show shutdown message</w:t>
            </w:r>
          </w:p>
        </w:tc>
        <w:tc>
          <w:tcPr>
            <w:tcW w:w="3260" w:type="dxa"/>
          </w:tcPr>
          <w:p w14:paraId="353725F9" w14:textId="77777777" w:rsidR="004F40DC" w:rsidRDefault="004F40DC" w:rsidP="00D555E3"/>
        </w:tc>
      </w:tr>
      <w:tr w:rsidR="004F40DC" w14:paraId="1D2AE098" w14:textId="77777777" w:rsidTr="00D555E3">
        <w:tc>
          <w:tcPr>
            <w:tcW w:w="1242" w:type="dxa"/>
          </w:tcPr>
          <w:p w14:paraId="0838E3A3" w14:textId="77777777" w:rsidR="004F40DC" w:rsidRDefault="004F40DC" w:rsidP="00D555E3">
            <w:pPr>
              <w:tabs>
                <w:tab w:val="left" w:pos="960"/>
              </w:tabs>
            </w:pPr>
            <w:r>
              <w:t>AEIS Enabled</w:t>
            </w:r>
          </w:p>
        </w:tc>
        <w:tc>
          <w:tcPr>
            <w:tcW w:w="5812" w:type="dxa"/>
          </w:tcPr>
          <w:p w14:paraId="0981A901" w14:textId="77777777" w:rsidR="004F40DC" w:rsidRDefault="004F40DC" w:rsidP="00D555E3">
            <w:r>
              <w:t>No disabling conditions are TRUE so AEIS timer is active and will shutdown the Engine when it reaches max count.</w:t>
            </w:r>
          </w:p>
        </w:tc>
        <w:tc>
          <w:tcPr>
            <w:tcW w:w="3260" w:type="dxa"/>
          </w:tcPr>
          <w:p w14:paraId="4E3D3519" w14:textId="77777777" w:rsidR="004F40DC" w:rsidRDefault="004F40DC" w:rsidP="00D555E3"/>
        </w:tc>
      </w:tr>
      <w:tr w:rsidR="004F40DC" w14:paraId="4F690C36" w14:textId="77777777" w:rsidTr="00D555E3">
        <w:tc>
          <w:tcPr>
            <w:tcW w:w="1242" w:type="dxa"/>
          </w:tcPr>
          <w:p w14:paraId="10F6D8E6" w14:textId="77777777" w:rsidR="004F40DC" w:rsidRDefault="004F40DC" w:rsidP="00D555E3">
            <w:pPr>
              <w:tabs>
                <w:tab w:val="left" w:pos="960"/>
              </w:tabs>
            </w:pPr>
            <w:bookmarkStart w:id="109" w:name="_f93e73092bb57bc231a67a29fb088263"/>
            <w:r>
              <w:t>DSI Activated</w:t>
            </w:r>
            <w:bookmarkEnd w:id="109"/>
          </w:p>
        </w:tc>
        <w:tc>
          <w:tcPr>
            <w:tcW w:w="5812" w:type="dxa"/>
          </w:tcPr>
          <w:p w14:paraId="68EBB370" w14:textId="77777777" w:rsidR="004F40DC" w:rsidRDefault="004F40DC" w:rsidP="00D555E3">
            <w:r>
              <w:t>User has selected a new maximum idle time, or chosen to delay vehicle powerdown</w:t>
            </w:r>
          </w:p>
        </w:tc>
        <w:tc>
          <w:tcPr>
            <w:tcW w:w="3260" w:type="dxa"/>
          </w:tcPr>
          <w:p w14:paraId="354FBF42" w14:textId="77777777" w:rsidR="004F40DC" w:rsidRDefault="004F40DC" w:rsidP="00D555E3"/>
        </w:tc>
      </w:tr>
      <w:tr w:rsidR="004F40DC" w14:paraId="3D34D5DA" w14:textId="77777777" w:rsidTr="00D555E3">
        <w:tc>
          <w:tcPr>
            <w:tcW w:w="1242" w:type="dxa"/>
          </w:tcPr>
          <w:p w14:paraId="0C06472A" w14:textId="77777777" w:rsidR="004F40DC" w:rsidRDefault="004F40DC" w:rsidP="00D555E3">
            <w:pPr>
              <w:tabs>
                <w:tab w:val="left" w:pos="960"/>
              </w:tabs>
            </w:pPr>
            <w:bookmarkStart w:id="110" w:name="_5bab3f9192fc8ce1c3abcdf7f90c8c90"/>
            <w:r>
              <w:t>DSI Deactivated</w:t>
            </w:r>
            <w:bookmarkEnd w:id="110"/>
          </w:p>
        </w:tc>
        <w:tc>
          <w:tcPr>
            <w:tcW w:w="5812" w:type="dxa"/>
          </w:tcPr>
          <w:p w14:paraId="67E4DE09" w14:textId="77777777" w:rsidR="004F40DC" w:rsidRDefault="004F40DC" w:rsidP="00D555E3">
            <w:r>
              <w:t>DSI State has been deactivated by user or state conditions are no longer met</w:t>
            </w:r>
          </w:p>
        </w:tc>
        <w:tc>
          <w:tcPr>
            <w:tcW w:w="3260" w:type="dxa"/>
          </w:tcPr>
          <w:p w14:paraId="5226FFEC" w14:textId="77777777" w:rsidR="004F40DC" w:rsidRDefault="004F40DC" w:rsidP="00D555E3"/>
        </w:tc>
      </w:tr>
      <w:tr w:rsidR="004F40DC" w14:paraId="698DCBFD" w14:textId="77777777" w:rsidTr="00D555E3">
        <w:tc>
          <w:tcPr>
            <w:tcW w:w="1242" w:type="dxa"/>
          </w:tcPr>
          <w:p w14:paraId="2EFCF339" w14:textId="77777777" w:rsidR="004F40DC" w:rsidRDefault="004F40DC" w:rsidP="00D555E3">
            <w:pPr>
              <w:tabs>
                <w:tab w:val="left" w:pos="960"/>
              </w:tabs>
            </w:pPr>
            <w:r>
              <w:t>Run Mode</w:t>
            </w:r>
          </w:p>
        </w:tc>
        <w:tc>
          <w:tcPr>
            <w:tcW w:w="5812" w:type="dxa"/>
          </w:tcPr>
          <w:p w14:paraId="390BA22E" w14:textId="77777777" w:rsidR="004F40DC" w:rsidRDefault="004F40DC" w:rsidP="00D555E3">
            <w:r>
              <w:t>Vehicle is in a state where it can be driven.</w:t>
            </w:r>
          </w:p>
          <w:p w14:paraId="0E599BB3" w14:textId="77777777" w:rsidR="004F40DC" w:rsidRDefault="004F40DC" w:rsidP="00D555E3">
            <w:r>
              <w:t>This includes Engine On for vehicles with an engine and Drive Ready for HEV/BEVs</w:t>
            </w:r>
          </w:p>
        </w:tc>
        <w:tc>
          <w:tcPr>
            <w:tcW w:w="3260" w:type="dxa"/>
          </w:tcPr>
          <w:p w14:paraId="1EB6E577" w14:textId="77777777" w:rsidR="004F40DC" w:rsidRDefault="004F40DC" w:rsidP="00D555E3"/>
        </w:tc>
      </w:tr>
      <w:tr w:rsidR="004F40DC" w14:paraId="2D30E460" w14:textId="77777777" w:rsidTr="00D555E3">
        <w:tc>
          <w:tcPr>
            <w:tcW w:w="1242" w:type="dxa"/>
          </w:tcPr>
          <w:p w14:paraId="7FD786DE" w14:textId="77777777" w:rsidR="004F40DC" w:rsidRDefault="004F40DC" w:rsidP="00D555E3">
            <w:pPr>
              <w:tabs>
                <w:tab w:val="left" w:pos="960"/>
              </w:tabs>
            </w:pPr>
            <w:r>
              <w:t>Vehicle Off</w:t>
            </w:r>
          </w:p>
        </w:tc>
        <w:tc>
          <w:tcPr>
            <w:tcW w:w="5812" w:type="dxa"/>
          </w:tcPr>
          <w:p w14:paraId="0A5DEA50" w14:textId="77777777" w:rsidR="004F40DC" w:rsidRDefault="004F40DC" w:rsidP="00D555E3">
            <w:r>
              <w:t>Vehicle is in an OFF state, where it cannot be driven.</w:t>
            </w:r>
          </w:p>
        </w:tc>
        <w:tc>
          <w:tcPr>
            <w:tcW w:w="3260" w:type="dxa"/>
          </w:tcPr>
          <w:p w14:paraId="4FF2B5AF" w14:textId="77777777" w:rsidR="004F40DC" w:rsidRDefault="004F40DC" w:rsidP="00D555E3"/>
        </w:tc>
      </w:tr>
    </w:tbl>
    <w:p w14:paraId="47B5FCA2" w14:textId="6D8CDDCC" w:rsidR="004F40DC" w:rsidRPr="00041150" w:rsidRDefault="004F40DC" w:rsidP="004F40DC">
      <w:pPr>
        <w:pStyle w:val="Caption"/>
      </w:pPr>
      <w:bookmarkStart w:id="111" w:name="_Toc70700724"/>
      <w:r w:rsidRPr="00041150">
        <w:t xml:space="preserve">Table </w:t>
      </w:r>
      <w:r>
        <w:rPr>
          <w:noProof/>
        </w:rPr>
        <w:fldChar w:fldCharType="begin"/>
      </w:r>
      <w:r>
        <w:rPr>
          <w:noProof/>
        </w:rPr>
        <w:instrText xml:space="preserve"> SEQ Table \* ARABIC </w:instrText>
      </w:r>
      <w:r>
        <w:rPr>
          <w:noProof/>
        </w:rPr>
        <w:fldChar w:fldCharType="separate"/>
      </w:r>
      <w:r w:rsidR="002F02E1">
        <w:rPr>
          <w:noProof/>
        </w:rPr>
        <w:t>8</w:t>
      </w:r>
      <w:r>
        <w:rPr>
          <w:noProof/>
        </w:rPr>
        <w:fldChar w:fldCharType="end"/>
      </w:r>
      <w:r w:rsidRPr="00041150">
        <w:t>: Operation Modes and States</w:t>
      </w:r>
      <w:r>
        <w:t xml:space="preserve"> on </w:t>
      </w:r>
      <w:r w:rsidRPr="00574E26">
        <w:t>Logical Operating Modes DSI</w:t>
      </w:r>
      <w:bookmarkEnd w:id="111"/>
    </w:p>
    <w:p w14:paraId="2BA9B0D0" w14:textId="77777777" w:rsidR="004F40DC" w:rsidRDefault="004F40DC" w:rsidP="004F40DC"/>
    <w:tbl>
      <w:tblPr>
        <w:tblStyle w:val="TableGrid"/>
        <w:tblW w:w="10314" w:type="dxa"/>
        <w:tblLayout w:type="fixed"/>
        <w:tblCellMar>
          <w:left w:w="115" w:type="dxa"/>
          <w:right w:w="115" w:type="dxa"/>
        </w:tblCellMar>
        <w:tblLook w:val="04A0" w:firstRow="1" w:lastRow="0" w:firstColumn="1" w:lastColumn="0" w:noHBand="0" w:noVBand="1"/>
      </w:tblPr>
      <w:tblGrid>
        <w:gridCol w:w="1242"/>
        <w:gridCol w:w="5812"/>
        <w:gridCol w:w="3260"/>
      </w:tblGrid>
      <w:tr w:rsidR="004F40DC" w14:paraId="438930B9" w14:textId="77777777" w:rsidTr="00D555E3">
        <w:tc>
          <w:tcPr>
            <w:tcW w:w="1242" w:type="dxa"/>
            <w:shd w:val="clear" w:color="auto" w:fill="D9D9D9" w:themeFill="background1" w:themeFillShade="D9"/>
          </w:tcPr>
          <w:p w14:paraId="27F0ECDD" w14:textId="77777777" w:rsidR="004F40DC" w:rsidRPr="00E52B4D" w:rsidRDefault="004F40DC" w:rsidP="00D555E3">
            <w:pPr>
              <w:rPr>
                <w:b/>
              </w:rPr>
            </w:pPr>
            <w:r>
              <w:rPr>
                <w:b/>
              </w:rPr>
              <w:t>Transition ID</w:t>
            </w:r>
          </w:p>
        </w:tc>
        <w:tc>
          <w:tcPr>
            <w:tcW w:w="5812" w:type="dxa"/>
            <w:shd w:val="clear" w:color="auto" w:fill="D9D9D9" w:themeFill="background1" w:themeFillShade="D9"/>
          </w:tcPr>
          <w:p w14:paraId="60BB90D5" w14:textId="77777777" w:rsidR="004F40DC" w:rsidRPr="00E52B4D" w:rsidRDefault="004F40DC" w:rsidP="00D555E3">
            <w:pPr>
              <w:rPr>
                <w:b/>
              </w:rPr>
            </w:pPr>
            <w:r w:rsidRPr="00E52B4D">
              <w:rPr>
                <w:b/>
              </w:rPr>
              <w:t>Description</w:t>
            </w:r>
          </w:p>
        </w:tc>
        <w:tc>
          <w:tcPr>
            <w:tcW w:w="3260" w:type="dxa"/>
            <w:shd w:val="clear" w:color="auto" w:fill="D9D9D9" w:themeFill="background1" w:themeFillShade="D9"/>
          </w:tcPr>
          <w:p w14:paraId="16B01E36" w14:textId="77777777" w:rsidR="004F40DC" w:rsidRDefault="004F40DC" w:rsidP="00D555E3">
            <w:pPr>
              <w:rPr>
                <w:b/>
              </w:rPr>
            </w:pPr>
            <w:r>
              <w:rPr>
                <w:b/>
              </w:rPr>
              <w:t>Requirements Reference</w:t>
            </w:r>
          </w:p>
          <w:p w14:paraId="7D83C77E" w14:textId="77777777" w:rsidR="004F40DC" w:rsidRPr="00E52B4D" w:rsidRDefault="004F40DC" w:rsidP="00D555E3">
            <w:pPr>
              <w:rPr>
                <w:b/>
              </w:rPr>
            </w:pPr>
            <w:r w:rsidRPr="003036CD">
              <w:t>(optional)</w:t>
            </w:r>
          </w:p>
        </w:tc>
      </w:tr>
      <w:tr w:rsidR="004F40DC" w14:paraId="4F6108F4" w14:textId="77777777" w:rsidTr="00D555E3">
        <w:tc>
          <w:tcPr>
            <w:tcW w:w="1242" w:type="dxa"/>
          </w:tcPr>
          <w:p w14:paraId="011EFE1B" w14:textId="77777777" w:rsidR="004F40DC" w:rsidRPr="009D6E77" w:rsidRDefault="004F40DC" w:rsidP="00D555E3">
            <w:r>
              <w:t>T1</w:t>
            </w:r>
          </w:p>
        </w:tc>
        <w:tc>
          <w:tcPr>
            <w:tcW w:w="5812" w:type="dxa"/>
          </w:tcPr>
          <w:p w14:paraId="1D06FD92" w14:textId="77777777" w:rsidR="004F40DC" w:rsidRDefault="004F40DC" w:rsidP="00D555E3"/>
        </w:tc>
        <w:tc>
          <w:tcPr>
            <w:tcW w:w="3260" w:type="dxa"/>
          </w:tcPr>
          <w:p w14:paraId="303A8084" w14:textId="77777777" w:rsidR="004F40DC" w:rsidRDefault="004F40DC" w:rsidP="00D555E3"/>
        </w:tc>
      </w:tr>
      <w:tr w:rsidR="004F40DC" w14:paraId="4BF5E48D" w14:textId="77777777" w:rsidTr="00D555E3">
        <w:tc>
          <w:tcPr>
            <w:tcW w:w="1242" w:type="dxa"/>
          </w:tcPr>
          <w:p w14:paraId="58A1554A" w14:textId="77777777" w:rsidR="004F40DC" w:rsidRPr="009D6E77" w:rsidRDefault="004F40DC" w:rsidP="00D555E3">
            <w:r>
              <w:t>T2</w:t>
            </w:r>
          </w:p>
        </w:tc>
        <w:tc>
          <w:tcPr>
            <w:tcW w:w="5812" w:type="dxa"/>
          </w:tcPr>
          <w:p w14:paraId="4051D58B" w14:textId="77777777" w:rsidR="004F40DC" w:rsidRDefault="004F40DC" w:rsidP="00D555E3">
            <w:r>
              <w:t>Trigger signal: ACTIVATE_DSI</w:t>
            </w:r>
          </w:p>
        </w:tc>
        <w:tc>
          <w:tcPr>
            <w:tcW w:w="3260" w:type="dxa"/>
          </w:tcPr>
          <w:p w14:paraId="1E7A1149" w14:textId="77777777" w:rsidR="004F40DC" w:rsidRDefault="004F40DC" w:rsidP="00D555E3"/>
        </w:tc>
      </w:tr>
      <w:tr w:rsidR="004F40DC" w14:paraId="54761B30" w14:textId="77777777" w:rsidTr="00D555E3">
        <w:tc>
          <w:tcPr>
            <w:tcW w:w="1242" w:type="dxa"/>
          </w:tcPr>
          <w:p w14:paraId="334DD68E" w14:textId="77777777" w:rsidR="004F40DC" w:rsidRPr="009D6E77" w:rsidRDefault="004F40DC" w:rsidP="00D555E3">
            <w:r>
              <w:t>T3</w:t>
            </w:r>
          </w:p>
        </w:tc>
        <w:tc>
          <w:tcPr>
            <w:tcW w:w="5812" w:type="dxa"/>
          </w:tcPr>
          <w:p w14:paraId="4C2CDD8D" w14:textId="77777777" w:rsidR="004F40DC" w:rsidRDefault="004F40DC" w:rsidP="00D555E3">
            <w:r>
              <w:t>Trigger signal: DEACTIVATE_DSI</w:t>
            </w:r>
          </w:p>
        </w:tc>
        <w:tc>
          <w:tcPr>
            <w:tcW w:w="3260" w:type="dxa"/>
          </w:tcPr>
          <w:p w14:paraId="703C4D80" w14:textId="77777777" w:rsidR="004F40DC" w:rsidRDefault="004F40DC" w:rsidP="00D555E3"/>
        </w:tc>
      </w:tr>
      <w:tr w:rsidR="004F40DC" w14:paraId="7C57A606" w14:textId="77777777" w:rsidTr="00D555E3">
        <w:tc>
          <w:tcPr>
            <w:tcW w:w="1242" w:type="dxa"/>
          </w:tcPr>
          <w:p w14:paraId="51FDEBA9" w14:textId="77777777" w:rsidR="004F40DC" w:rsidRPr="009D6E77" w:rsidRDefault="004F40DC" w:rsidP="00D555E3">
            <w:r>
              <w:t>T4</w:t>
            </w:r>
          </w:p>
        </w:tc>
        <w:tc>
          <w:tcPr>
            <w:tcW w:w="5812" w:type="dxa"/>
          </w:tcPr>
          <w:p w14:paraId="15468977" w14:textId="77777777" w:rsidR="004F40DC" w:rsidRDefault="004F40DC" w:rsidP="00D555E3">
            <w:r>
              <w:t>Trigger signal: AEIS_SHUTDOWN_COUNT</w:t>
            </w:r>
          </w:p>
        </w:tc>
        <w:tc>
          <w:tcPr>
            <w:tcW w:w="3260" w:type="dxa"/>
          </w:tcPr>
          <w:p w14:paraId="4E145041" w14:textId="77777777" w:rsidR="004F40DC" w:rsidRDefault="004F40DC" w:rsidP="00D555E3"/>
        </w:tc>
      </w:tr>
      <w:tr w:rsidR="004F40DC" w14:paraId="611A1E47" w14:textId="77777777" w:rsidTr="00D555E3">
        <w:tc>
          <w:tcPr>
            <w:tcW w:w="1242" w:type="dxa"/>
          </w:tcPr>
          <w:p w14:paraId="49894145" w14:textId="77777777" w:rsidR="004F40DC" w:rsidRPr="009D6E77" w:rsidRDefault="004F40DC" w:rsidP="00D555E3">
            <w:r>
              <w:t>T5</w:t>
            </w:r>
          </w:p>
        </w:tc>
        <w:tc>
          <w:tcPr>
            <w:tcW w:w="5812" w:type="dxa"/>
          </w:tcPr>
          <w:p w14:paraId="3199CF1B" w14:textId="77777777" w:rsidR="004F40DC" w:rsidRDefault="004F40DC" w:rsidP="00D555E3"/>
        </w:tc>
        <w:tc>
          <w:tcPr>
            <w:tcW w:w="3260" w:type="dxa"/>
          </w:tcPr>
          <w:p w14:paraId="74AB0CE2" w14:textId="77777777" w:rsidR="004F40DC" w:rsidRDefault="004F40DC" w:rsidP="00D555E3"/>
        </w:tc>
      </w:tr>
      <w:tr w:rsidR="004F40DC" w14:paraId="0944F694" w14:textId="77777777" w:rsidTr="00D555E3">
        <w:tc>
          <w:tcPr>
            <w:tcW w:w="1242" w:type="dxa"/>
          </w:tcPr>
          <w:p w14:paraId="42088473" w14:textId="77777777" w:rsidR="004F40DC" w:rsidRPr="009D6E77" w:rsidRDefault="004F40DC" w:rsidP="00D555E3">
            <w:r>
              <w:t>T6</w:t>
            </w:r>
          </w:p>
        </w:tc>
        <w:tc>
          <w:tcPr>
            <w:tcW w:w="5812" w:type="dxa"/>
          </w:tcPr>
          <w:p w14:paraId="5BCE16E1" w14:textId="77777777" w:rsidR="004F40DC" w:rsidRDefault="004F40DC" w:rsidP="00D555E3">
            <w:r>
              <w:t>Trigger signal: Vehicle Start</w:t>
            </w:r>
          </w:p>
        </w:tc>
        <w:tc>
          <w:tcPr>
            <w:tcW w:w="3260" w:type="dxa"/>
          </w:tcPr>
          <w:p w14:paraId="0C508D2F" w14:textId="77777777" w:rsidR="004F40DC" w:rsidRDefault="004F40DC" w:rsidP="00D555E3"/>
        </w:tc>
      </w:tr>
      <w:tr w:rsidR="004F40DC" w14:paraId="79A548C1" w14:textId="77777777" w:rsidTr="00D555E3">
        <w:tc>
          <w:tcPr>
            <w:tcW w:w="1242" w:type="dxa"/>
          </w:tcPr>
          <w:p w14:paraId="35B44F94" w14:textId="77777777" w:rsidR="004F40DC" w:rsidRPr="009D6E77" w:rsidRDefault="004F40DC" w:rsidP="00D555E3">
            <w:r>
              <w:t>T7</w:t>
            </w:r>
          </w:p>
        </w:tc>
        <w:tc>
          <w:tcPr>
            <w:tcW w:w="5812" w:type="dxa"/>
          </w:tcPr>
          <w:p w14:paraId="615DA300" w14:textId="77777777" w:rsidR="004F40DC" w:rsidRDefault="004F40DC" w:rsidP="00D555E3">
            <w:r>
              <w:t>Name: Engine Shutdown</w:t>
            </w:r>
          </w:p>
          <w:p w14:paraId="604326B7" w14:textId="77777777" w:rsidR="004F40DC" w:rsidRDefault="004F40DC" w:rsidP="00D555E3">
            <w:r>
              <w:t>Trigger signal: AEIS_ENGINE_SHUTDOWN</w:t>
            </w:r>
          </w:p>
        </w:tc>
        <w:tc>
          <w:tcPr>
            <w:tcW w:w="3260" w:type="dxa"/>
          </w:tcPr>
          <w:p w14:paraId="0B313405" w14:textId="77777777" w:rsidR="004F40DC" w:rsidRDefault="004F40DC" w:rsidP="00D555E3"/>
        </w:tc>
      </w:tr>
      <w:tr w:rsidR="004F40DC" w14:paraId="076C8A7F" w14:textId="77777777" w:rsidTr="00D555E3">
        <w:tc>
          <w:tcPr>
            <w:tcW w:w="1242" w:type="dxa"/>
          </w:tcPr>
          <w:p w14:paraId="54E50302" w14:textId="77777777" w:rsidR="004F40DC" w:rsidRPr="009D6E77" w:rsidRDefault="004F40DC" w:rsidP="00D555E3">
            <w:r>
              <w:t>T8</w:t>
            </w:r>
          </w:p>
        </w:tc>
        <w:tc>
          <w:tcPr>
            <w:tcW w:w="5812" w:type="dxa"/>
          </w:tcPr>
          <w:p w14:paraId="70B136F8" w14:textId="77777777" w:rsidR="004F40DC" w:rsidRDefault="004F40DC" w:rsidP="00D555E3">
            <w:r>
              <w:t>Trigger signal: AEIS_RESETSHUTDOWN_COUNTER</w:t>
            </w:r>
          </w:p>
        </w:tc>
        <w:tc>
          <w:tcPr>
            <w:tcW w:w="3260" w:type="dxa"/>
          </w:tcPr>
          <w:p w14:paraId="5996C0BA" w14:textId="77777777" w:rsidR="004F40DC" w:rsidRDefault="004F40DC" w:rsidP="00D555E3"/>
        </w:tc>
      </w:tr>
      <w:tr w:rsidR="004F40DC" w14:paraId="759C7C8C" w14:textId="77777777" w:rsidTr="00D555E3">
        <w:tc>
          <w:tcPr>
            <w:tcW w:w="1242" w:type="dxa"/>
          </w:tcPr>
          <w:p w14:paraId="6A09E554" w14:textId="77777777" w:rsidR="004F40DC" w:rsidRPr="009D6E77" w:rsidRDefault="004F40DC" w:rsidP="00D555E3">
            <w:r>
              <w:t>T9</w:t>
            </w:r>
          </w:p>
        </w:tc>
        <w:tc>
          <w:tcPr>
            <w:tcW w:w="5812" w:type="dxa"/>
          </w:tcPr>
          <w:p w14:paraId="18AFB464" w14:textId="77777777" w:rsidR="004F40DC" w:rsidRDefault="004F40DC" w:rsidP="00D555E3"/>
        </w:tc>
        <w:tc>
          <w:tcPr>
            <w:tcW w:w="3260" w:type="dxa"/>
          </w:tcPr>
          <w:p w14:paraId="27A810E2" w14:textId="77777777" w:rsidR="004F40DC" w:rsidRDefault="004F40DC" w:rsidP="00D555E3"/>
        </w:tc>
      </w:tr>
      <w:tr w:rsidR="004F40DC" w14:paraId="53C9B1BE" w14:textId="77777777" w:rsidTr="00D555E3">
        <w:tc>
          <w:tcPr>
            <w:tcW w:w="1242" w:type="dxa"/>
          </w:tcPr>
          <w:p w14:paraId="0F630DE2" w14:textId="77777777" w:rsidR="004F40DC" w:rsidRPr="009D6E77" w:rsidRDefault="004F40DC" w:rsidP="00D555E3">
            <w:r>
              <w:t>T10</w:t>
            </w:r>
          </w:p>
        </w:tc>
        <w:tc>
          <w:tcPr>
            <w:tcW w:w="5812" w:type="dxa"/>
          </w:tcPr>
          <w:p w14:paraId="661856DD" w14:textId="77777777" w:rsidR="004F40DC" w:rsidRDefault="004F40DC" w:rsidP="00D555E3">
            <w:r>
              <w:t>Guard: =</w:t>
            </w:r>
          </w:p>
          <w:p w14:paraId="4EC94C3A" w14:textId="77777777" w:rsidR="004F40DC" w:rsidRDefault="004F40DC" w:rsidP="00D555E3">
            <w:r>
              <w:t>Trigger signal: AEIS_FEATURE_DISABLE</w:t>
            </w:r>
          </w:p>
        </w:tc>
        <w:tc>
          <w:tcPr>
            <w:tcW w:w="3260" w:type="dxa"/>
          </w:tcPr>
          <w:p w14:paraId="1B7E3526" w14:textId="77777777" w:rsidR="004F40DC" w:rsidRDefault="004F40DC" w:rsidP="00D555E3"/>
        </w:tc>
      </w:tr>
      <w:tr w:rsidR="004F40DC" w14:paraId="4D027EAD" w14:textId="77777777" w:rsidTr="00D555E3">
        <w:tc>
          <w:tcPr>
            <w:tcW w:w="1242" w:type="dxa"/>
          </w:tcPr>
          <w:p w14:paraId="7BB4B60A" w14:textId="77777777" w:rsidR="004F40DC" w:rsidRPr="009D6E77" w:rsidRDefault="004F40DC" w:rsidP="00D555E3">
            <w:r>
              <w:t>T11</w:t>
            </w:r>
          </w:p>
        </w:tc>
        <w:tc>
          <w:tcPr>
            <w:tcW w:w="5812" w:type="dxa"/>
          </w:tcPr>
          <w:p w14:paraId="5EB88CAD" w14:textId="77777777" w:rsidR="004F40DC" w:rsidRDefault="004F40DC" w:rsidP="00D555E3">
            <w:r>
              <w:t>Trigger signal: AEIS_RUNNING</w:t>
            </w:r>
          </w:p>
        </w:tc>
        <w:tc>
          <w:tcPr>
            <w:tcW w:w="3260" w:type="dxa"/>
          </w:tcPr>
          <w:p w14:paraId="68F9AA2D" w14:textId="77777777" w:rsidR="004F40DC" w:rsidRDefault="004F40DC" w:rsidP="00D555E3"/>
        </w:tc>
      </w:tr>
    </w:tbl>
    <w:p w14:paraId="73C29620" w14:textId="5025D398" w:rsidR="004F40DC" w:rsidRDefault="004F40DC" w:rsidP="004F40DC">
      <w:pPr>
        <w:pStyle w:val="Caption"/>
      </w:pPr>
      <w:bookmarkStart w:id="112" w:name="_Toc70700725"/>
      <w:r w:rsidRPr="00041150">
        <w:t xml:space="preserve">Table </w:t>
      </w:r>
      <w:r>
        <w:rPr>
          <w:noProof/>
        </w:rPr>
        <w:fldChar w:fldCharType="begin"/>
      </w:r>
      <w:r>
        <w:rPr>
          <w:noProof/>
        </w:rPr>
        <w:instrText xml:space="preserve"> SEQ Table \* ARABIC </w:instrText>
      </w:r>
      <w:r>
        <w:rPr>
          <w:noProof/>
        </w:rPr>
        <w:fldChar w:fldCharType="separate"/>
      </w:r>
      <w:r w:rsidR="002F02E1">
        <w:rPr>
          <w:noProof/>
        </w:rPr>
        <w:t>9</w:t>
      </w:r>
      <w:r>
        <w:rPr>
          <w:noProof/>
        </w:rPr>
        <w:fldChar w:fldCharType="end"/>
      </w:r>
      <w:r w:rsidRPr="00041150">
        <w:t>: Transition</w:t>
      </w:r>
      <w:r>
        <w:t>s</w:t>
      </w:r>
      <w:r w:rsidRPr="00041150">
        <w:t xml:space="preserve"> between Operation Modes and States</w:t>
      </w:r>
      <w:r>
        <w:t xml:space="preserve"> on </w:t>
      </w:r>
      <w:r w:rsidRPr="00574E26">
        <w:t>Logical Operating Modes DSI</w:t>
      </w:r>
      <w:bookmarkEnd w:id="112"/>
    </w:p>
    <w:p w14:paraId="698A3B8D" w14:textId="4B5CD580" w:rsidR="00D87533" w:rsidRDefault="0027671B" w:rsidP="006C5FCA">
      <w:pPr>
        <w:pStyle w:val="Heading2"/>
      </w:pPr>
      <w:bookmarkStart w:id="113" w:name="_Toc70700662"/>
      <w:r w:rsidRPr="007C20FA">
        <w:t>Use Case</w:t>
      </w:r>
      <w:r w:rsidR="00D87533">
        <w:t>s</w:t>
      </w:r>
      <w:bookmarkEnd w:id="113"/>
    </w:p>
    <w:p w14:paraId="771B6E1B" w14:textId="77777777" w:rsidR="00382D86" w:rsidRPr="00347A88" w:rsidRDefault="00382D86" w:rsidP="0005083B">
      <w:pPr>
        <w:shd w:val="clear" w:color="auto" w:fill="D6E3BC" w:themeFill="accent3" w:themeFillTint="66"/>
        <w:rPr>
          <w:rStyle w:val="SubtleEmphasis"/>
        </w:rPr>
      </w:pPr>
      <w:r w:rsidRPr="00347A88">
        <w:rPr>
          <w:rStyle w:val="SubtleEmphasis"/>
          <w:b/>
        </w:rPr>
        <w:t>#Classification:</w:t>
      </w:r>
      <w:r w:rsidRPr="00347A88">
        <w:rPr>
          <w:rStyle w:val="SubtleEmphasis"/>
        </w:rPr>
        <w:t xml:space="preserve"> Optional</w:t>
      </w:r>
    </w:p>
    <w:p w14:paraId="725BF27F" w14:textId="0BC24F70" w:rsidR="005D3786" w:rsidRPr="00347A88" w:rsidRDefault="005D3786" w:rsidP="0005083B">
      <w:pPr>
        <w:shd w:val="clear" w:color="auto" w:fill="D6E3BC" w:themeFill="accent3" w:themeFillTint="66"/>
        <w:rPr>
          <w:rStyle w:val="SubtleEmphasis"/>
        </w:rPr>
      </w:pPr>
      <w:r w:rsidRPr="00347A88">
        <w:rPr>
          <w:rStyle w:val="SubtleEmphasis"/>
          <w:b/>
        </w:rPr>
        <w:t>#Link:</w:t>
      </w:r>
      <w:r w:rsidRPr="00347A88">
        <w:rPr>
          <w:rStyle w:val="SubtleEmphasis"/>
        </w:rPr>
        <w:t xml:space="preserve"> </w:t>
      </w:r>
      <w:hyperlink r:id="rId28" w:history="1">
        <w:r w:rsidRPr="00DE5C04">
          <w:rPr>
            <w:rStyle w:val="SubtleEmphasis"/>
            <w:color w:val="0000FF"/>
          </w:rPr>
          <w:t>RE Wiki</w:t>
        </w:r>
        <w:r w:rsidR="00260899" w:rsidRPr="00DE5C04">
          <w:rPr>
            <w:rStyle w:val="SubtleEmphasis"/>
            <w:color w:val="0000FF"/>
          </w:rPr>
          <w:t xml:space="preserve"> – Use Cases</w:t>
        </w:r>
      </w:hyperlink>
    </w:p>
    <w:p w14:paraId="4C72F988" w14:textId="77777777" w:rsidR="005D3786" w:rsidRPr="005D3786" w:rsidRDefault="005D3786" w:rsidP="005D3786"/>
    <w:p w14:paraId="71DBB8EF" w14:textId="267AD98E" w:rsidR="0027671B" w:rsidRDefault="006B1C15" w:rsidP="006B1C15">
      <w:pPr>
        <w:pStyle w:val="Heading3"/>
      </w:pPr>
      <w:bookmarkStart w:id="114" w:name="_Toc70700663"/>
      <w:r>
        <w:t>Use Case</w:t>
      </w:r>
      <w:r w:rsidR="0027671B" w:rsidRPr="007C20FA">
        <w:t xml:space="preserve"> Diagram</w:t>
      </w:r>
      <w:bookmarkEnd w:id="104"/>
      <w:bookmarkEnd w:id="114"/>
    </w:p>
    <w:p w14:paraId="2E70FFCE" w14:textId="0FD3A680" w:rsidR="00A56428" w:rsidRPr="00A56428" w:rsidRDefault="00D35643" w:rsidP="009D2039">
      <w:r>
        <w:t>Diagram will be added in future version that can be generated from MagicDraw model</w:t>
      </w:r>
    </w:p>
    <w:p w14:paraId="446939CF" w14:textId="5DCC7BB3" w:rsidR="009D2039" w:rsidRPr="00707E0A" w:rsidRDefault="009D2039" w:rsidP="009D2039">
      <w:pPr>
        <w:jc w:val="center"/>
      </w:pPr>
    </w:p>
    <w:p w14:paraId="13DB8EDF" w14:textId="48D5DD9E" w:rsidR="009D2039" w:rsidRDefault="009D2039" w:rsidP="009D2039">
      <w:pPr>
        <w:pStyle w:val="Caption"/>
      </w:pPr>
      <w:bookmarkStart w:id="115" w:name="_Toc529191294"/>
      <w:bookmarkStart w:id="116" w:name="_Toc70700713"/>
      <w:r w:rsidRPr="00707E0A">
        <w:t xml:space="preserve">Figure </w:t>
      </w:r>
      <w:r>
        <w:rPr>
          <w:noProof/>
        </w:rPr>
        <w:fldChar w:fldCharType="begin"/>
      </w:r>
      <w:r>
        <w:rPr>
          <w:noProof/>
        </w:rPr>
        <w:instrText xml:space="preserve"> SEQ Figure \* ARABIC </w:instrText>
      </w:r>
      <w:r>
        <w:rPr>
          <w:noProof/>
        </w:rPr>
        <w:fldChar w:fldCharType="separate"/>
      </w:r>
      <w:r w:rsidR="002F02E1">
        <w:rPr>
          <w:noProof/>
        </w:rPr>
        <w:t>4</w:t>
      </w:r>
      <w:r>
        <w:rPr>
          <w:noProof/>
        </w:rPr>
        <w:fldChar w:fldCharType="end"/>
      </w:r>
      <w:r w:rsidRPr="00707E0A">
        <w:t xml:space="preserve">: </w:t>
      </w:r>
      <w:bookmarkEnd w:id="115"/>
      <w:r w:rsidRPr="00707E0A">
        <w:t>Feature Use Cases</w:t>
      </w:r>
      <w:bookmarkEnd w:id="116"/>
    </w:p>
    <w:p w14:paraId="42F5EFA3" w14:textId="77777777" w:rsidR="00500EF7" w:rsidRPr="00500EF7" w:rsidRDefault="00500EF7" w:rsidP="009B212B"/>
    <w:p w14:paraId="39ED54E2" w14:textId="77777777" w:rsidR="00FB2CF2" w:rsidRPr="007C20FA" w:rsidRDefault="00FB2CF2" w:rsidP="006B1C15">
      <w:pPr>
        <w:pStyle w:val="Heading3"/>
      </w:pPr>
      <w:bookmarkStart w:id="117" w:name="_Toc70700664"/>
      <w:bookmarkStart w:id="118" w:name="_Toc397081453"/>
      <w:r w:rsidRPr="007C20FA">
        <w:t>Actors</w:t>
      </w:r>
      <w:bookmarkEnd w:id="11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828"/>
        <w:gridCol w:w="6095"/>
      </w:tblGrid>
      <w:tr w:rsidR="009D2039" w:rsidRPr="003D4AA7" w14:paraId="3A5B24C2" w14:textId="77777777" w:rsidTr="009D2039">
        <w:trPr>
          <w:trHeight w:val="395"/>
          <w:tblHeader/>
        </w:trPr>
        <w:tc>
          <w:tcPr>
            <w:tcW w:w="3828" w:type="dxa"/>
            <w:shd w:val="pct20" w:color="auto" w:fill="FFFFFF"/>
            <w:vAlign w:val="center"/>
          </w:tcPr>
          <w:p w14:paraId="7607C2E9" w14:textId="77777777" w:rsidR="009D2039" w:rsidRPr="00643D15" w:rsidRDefault="009D2039" w:rsidP="009D2039">
            <w:pPr>
              <w:jc w:val="center"/>
              <w:rPr>
                <w:b/>
              </w:rPr>
            </w:pPr>
            <w:r w:rsidRPr="00643D15">
              <w:rPr>
                <w:b/>
              </w:rPr>
              <w:t>Actor</w:t>
            </w:r>
          </w:p>
        </w:tc>
        <w:tc>
          <w:tcPr>
            <w:tcW w:w="6095" w:type="dxa"/>
            <w:shd w:val="pct20" w:color="auto" w:fill="FFFFFF"/>
            <w:vAlign w:val="center"/>
          </w:tcPr>
          <w:p w14:paraId="22CD55A3" w14:textId="77777777" w:rsidR="009D2039" w:rsidRPr="00643D15" w:rsidRDefault="009D2039" w:rsidP="009D2039">
            <w:pPr>
              <w:jc w:val="center"/>
              <w:rPr>
                <w:b/>
              </w:rPr>
            </w:pPr>
            <w:r w:rsidRPr="00643D15">
              <w:rPr>
                <w:b/>
              </w:rPr>
              <w:t>Description</w:t>
            </w:r>
          </w:p>
        </w:tc>
      </w:tr>
      <w:tr w:rsidR="009D2039" w:rsidRPr="00E80917" w14:paraId="23150FF1" w14:textId="77777777" w:rsidTr="009D2039">
        <w:tc>
          <w:tcPr>
            <w:tcW w:w="3828" w:type="dxa"/>
          </w:tcPr>
          <w:p w14:paraId="285122AE" w14:textId="77777777" w:rsidR="009D2039" w:rsidRDefault="009D2039" w:rsidP="009D2039">
            <w:r>
              <w:t>Driver</w:t>
            </w:r>
          </w:p>
        </w:tc>
        <w:tc>
          <w:tcPr>
            <w:tcW w:w="6095" w:type="dxa"/>
          </w:tcPr>
          <w:p w14:paraId="26F89FE5" w14:textId="77777777" w:rsidR="009D2039" w:rsidRDefault="009D2039" w:rsidP="009D2039">
            <w:r>
              <w:t>Actor description on Documentation field.</w:t>
            </w:r>
          </w:p>
        </w:tc>
      </w:tr>
    </w:tbl>
    <w:p w14:paraId="7A11461F" w14:textId="73F826F7" w:rsidR="009D2039" w:rsidRDefault="009D2039" w:rsidP="009D2039">
      <w:pPr>
        <w:pStyle w:val="Caption"/>
      </w:pPr>
      <w:bookmarkStart w:id="119" w:name="_Toc529191307"/>
      <w:bookmarkStart w:id="120" w:name="_Toc70700726"/>
      <w:r w:rsidRPr="00041150">
        <w:t xml:space="preserve">Table </w:t>
      </w:r>
      <w:r>
        <w:rPr>
          <w:noProof/>
        </w:rPr>
        <w:fldChar w:fldCharType="begin"/>
      </w:r>
      <w:r>
        <w:rPr>
          <w:noProof/>
        </w:rPr>
        <w:instrText xml:space="preserve"> SEQ Table \* ARABIC </w:instrText>
      </w:r>
      <w:r>
        <w:rPr>
          <w:noProof/>
        </w:rPr>
        <w:fldChar w:fldCharType="separate"/>
      </w:r>
      <w:r w:rsidR="002F02E1">
        <w:rPr>
          <w:noProof/>
        </w:rPr>
        <w:t>10</w:t>
      </w:r>
      <w:r>
        <w:rPr>
          <w:noProof/>
        </w:rPr>
        <w:fldChar w:fldCharType="end"/>
      </w:r>
      <w:r w:rsidRPr="00041150">
        <w:t>: List of Actors</w:t>
      </w:r>
      <w:bookmarkEnd w:id="119"/>
      <w:bookmarkEnd w:id="120"/>
    </w:p>
    <w:p w14:paraId="0DA3E9CF" w14:textId="74150059" w:rsidR="00AC5000" w:rsidRDefault="00AC5000" w:rsidP="00AC5000">
      <w:pPr>
        <w:pStyle w:val="Heading3"/>
      </w:pPr>
      <w:bookmarkStart w:id="121" w:name="_Toc70700665"/>
      <w:bookmarkEnd w:id="118"/>
      <w:r w:rsidRPr="007C20FA">
        <w:t xml:space="preserve">Use Case </w:t>
      </w:r>
      <w:r>
        <w:t>Descriptions for Driver Selectable Idle</w:t>
      </w:r>
      <w:bookmarkEnd w:id="121"/>
    </w:p>
    <w:p w14:paraId="644D4F96" w14:textId="77777777" w:rsidR="00AC5000" w:rsidRPr="00347A88" w:rsidRDefault="00AC5000" w:rsidP="00AC500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6E3BC" w:themeFill="accent3" w:themeFillTint="66"/>
        <w:rPr>
          <w:rStyle w:val="SubtleEmphasis"/>
        </w:rPr>
      </w:pPr>
      <w:r w:rsidRPr="00347A88">
        <w:rPr>
          <w:rStyle w:val="SubtleEmphasis"/>
          <w:b/>
        </w:rPr>
        <w:t>#Classification:</w:t>
      </w:r>
      <w:r w:rsidRPr="00347A88">
        <w:rPr>
          <w:rStyle w:val="SubtleEmphasis"/>
        </w:rPr>
        <w:t xml:space="preserve"> Optional</w:t>
      </w:r>
    </w:p>
    <w:p w14:paraId="59872DAE" w14:textId="7B1F3881" w:rsidR="00AC5000" w:rsidRDefault="00AC5000" w:rsidP="00AC5000"/>
    <w:p w14:paraId="4122041D" w14:textId="7999284D" w:rsidR="00AC5000" w:rsidRPr="0017445F" w:rsidRDefault="00AC5000" w:rsidP="00AC5000">
      <w:pPr>
        <w:pStyle w:val="REUseCase"/>
        <w:shd w:val="clear" w:color="auto" w:fill="F2F2F2" w:themeFill="background1" w:themeFillShade="F2"/>
      </w:pPr>
      <w:r>
        <w:t>UC14 Driver Selects a New Idle Time</w:t>
      </w:r>
      <w:r w:rsidR="003B7580">
        <w:t xml:space="preserve"> and Leaves the Vehicle</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439"/>
        <w:gridCol w:w="6329"/>
      </w:tblGrid>
      <w:tr w:rsidR="00AC5000" w:rsidRPr="007C20FA" w14:paraId="080C28DD" w14:textId="77777777" w:rsidTr="00AC5000">
        <w:trPr>
          <w:trHeight w:val="255"/>
        </w:trPr>
        <w:tc>
          <w:tcPr>
            <w:tcW w:w="2546" w:type="dxa"/>
            <w:shd w:val="clear" w:color="auto" w:fill="D9D9D9" w:themeFill="background1" w:themeFillShade="D9"/>
            <w:hideMark/>
          </w:tcPr>
          <w:p w14:paraId="5104AB52" w14:textId="77777777" w:rsidR="00AC5000" w:rsidRDefault="00AC5000" w:rsidP="00AC5000">
            <w:pPr>
              <w:rPr>
                <w:rFonts w:cs="Arial"/>
                <w:b/>
                <w:bCs/>
                <w:color w:val="000000"/>
                <w:szCs w:val="22"/>
              </w:rPr>
            </w:pPr>
            <w:r w:rsidRPr="007C20FA">
              <w:rPr>
                <w:rFonts w:cs="Arial"/>
                <w:b/>
                <w:bCs/>
                <w:color w:val="000000"/>
                <w:szCs w:val="22"/>
              </w:rPr>
              <w:lastRenderedPageBreak/>
              <w:t>Actors</w:t>
            </w:r>
          </w:p>
        </w:tc>
        <w:tc>
          <w:tcPr>
            <w:tcW w:w="1439" w:type="dxa"/>
            <w:shd w:val="clear" w:color="auto" w:fill="auto"/>
          </w:tcPr>
          <w:p w14:paraId="3B2D3A03" w14:textId="77777777" w:rsidR="00AC5000" w:rsidRDefault="00AC5000" w:rsidP="00AC5000"/>
        </w:tc>
        <w:tc>
          <w:tcPr>
            <w:tcW w:w="6329" w:type="dxa"/>
            <w:shd w:val="clear" w:color="auto" w:fill="auto"/>
          </w:tcPr>
          <w:p w14:paraId="51175B08" w14:textId="77777777" w:rsidR="00AC5000" w:rsidRDefault="00AC5000" w:rsidP="00AC5000">
            <w:pPr>
              <w:rPr>
                <w:rFonts w:cs="Arial"/>
                <w:color w:val="000000"/>
                <w:szCs w:val="22"/>
              </w:rPr>
            </w:pPr>
            <w:r>
              <w:rPr>
                <w:rFonts w:cs="Arial"/>
                <w:color w:val="000000"/>
                <w:szCs w:val="22"/>
              </w:rPr>
              <w:t>Driver</w:t>
            </w:r>
          </w:p>
        </w:tc>
      </w:tr>
      <w:tr w:rsidR="00AC5000" w:rsidRPr="007C20FA" w14:paraId="58B40834" w14:textId="77777777" w:rsidTr="00AC5000">
        <w:trPr>
          <w:trHeight w:val="255"/>
        </w:trPr>
        <w:tc>
          <w:tcPr>
            <w:tcW w:w="2546" w:type="dxa"/>
            <w:shd w:val="clear" w:color="auto" w:fill="D9D9D9" w:themeFill="background1" w:themeFillShade="D9"/>
            <w:hideMark/>
          </w:tcPr>
          <w:p w14:paraId="5588496D" w14:textId="77777777" w:rsidR="00AC5000" w:rsidRPr="007C20FA" w:rsidRDefault="00AC5000" w:rsidP="00AC5000">
            <w:pPr>
              <w:rPr>
                <w:rFonts w:cs="Arial"/>
                <w:b/>
                <w:bCs/>
                <w:color w:val="000000"/>
                <w:szCs w:val="22"/>
              </w:rPr>
            </w:pPr>
            <w:r w:rsidRPr="007C20FA">
              <w:rPr>
                <w:rFonts w:cs="Arial"/>
                <w:b/>
                <w:bCs/>
                <w:color w:val="000000"/>
                <w:szCs w:val="22"/>
              </w:rPr>
              <w:t>Description</w:t>
            </w:r>
          </w:p>
        </w:tc>
        <w:tc>
          <w:tcPr>
            <w:tcW w:w="1439" w:type="dxa"/>
            <w:shd w:val="clear" w:color="auto" w:fill="auto"/>
          </w:tcPr>
          <w:p w14:paraId="6875BBB4" w14:textId="77777777" w:rsidR="00AC5000" w:rsidRPr="007C20FA" w:rsidRDefault="00AC5000" w:rsidP="00AC5000">
            <w:pPr>
              <w:rPr>
                <w:rFonts w:cs="Arial"/>
                <w:color w:val="000000"/>
                <w:szCs w:val="22"/>
              </w:rPr>
            </w:pPr>
          </w:p>
        </w:tc>
        <w:tc>
          <w:tcPr>
            <w:tcW w:w="6329" w:type="dxa"/>
            <w:shd w:val="clear" w:color="auto" w:fill="auto"/>
          </w:tcPr>
          <w:p w14:paraId="07AED1D2" w14:textId="77777777" w:rsidR="00AC5000" w:rsidRDefault="00AC5000" w:rsidP="00AC5000"/>
        </w:tc>
      </w:tr>
      <w:tr w:rsidR="00AC5000" w:rsidRPr="007C20FA" w14:paraId="22F9762B" w14:textId="77777777" w:rsidTr="00AC5000">
        <w:trPr>
          <w:trHeight w:val="20"/>
        </w:trPr>
        <w:tc>
          <w:tcPr>
            <w:tcW w:w="2546" w:type="dxa"/>
            <w:vMerge w:val="restart"/>
            <w:shd w:val="clear" w:color="auto" w:fill="D9D9D9" w:themeFill="background1" w:themeFillShade="D9"/>
            <w:hideMark/>
          </w:tcPr>
          <w:p w14:paraId="0DABA576" w14:textId="77777777" w:rsidR="00AC5000" w:rsidRDefault="00AC5000" w:rsidP="00AC5000">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439" w:type="dxa"/>
            <w:shd w:val="clear" w:color="auto" w:fill="auto"/>
          </w:tcPr>
          <w:p w14:paraId="0CF748EE" w14:textId="77777777" w:rsidR="00AC5000" w:rsidRDefault="00AC5000" w:rsidP="00AC5000">
            <w:pPr>
              <w:rPr>
                <w:rFonts w:cs="Arial"/>
                <w:color w:val="000000"/>
                <w:szCs w:val="22"/>
              </w:rPr>
            </w:pPr>
            <w:r>
              <w:rPr>
                <w:rFonts w:cs="Arial"/>
                <w:color w:val="000000"/>
                <w:szCs w:val="22"/>
              </w:rPr>
              <w:t>PreC1</w:t>
            </w:r>
          </w:p>
        </w:tc>
        <w:tc>
          <w:tcPr>
            <w:tcW w:w="6329" w:type="dxa"/>
            <w:shd w:val="clear" w:color="auto" w:fill="auto"/>
          </w:tcPr>
          <w:p w14:paraId="05B59A9F" w14:textId="7395934B" w:rsidR="00AC5000" w:rsidRDefault="00AC5000" w:rsidP="00AC5000">
            <w:pPr>
              <w:rPr>
                <w:rFonts w:cs="Arial"/>
                <w:color w:val="000000"/>
                <w:szCs w:val="22"/>
              </w:rPr>
            </w:pPr>
            <w:r>
              <w:rPr>
                <w:rFonts w:cs="Arial"/>
                <w:color w:val="000000"/>
                <w:szCs w:val="22"/>
              </w:rPr>
              <w:t>AEIS</w:t>
            </w:r>
            <w:r w:rsidR="00D14264">
              <w:rPr>
                <w:rFonts w:cs="Arial"/>
                <w:color w:val="000000"/>
                <w:szCs w:val="22"/>
              </w:rPr>
              <w:t>/DSI</w:t>
            </w:r>
            <w:r>
              <w:rPr>
                <w:rFonts w:cs="Arial"/>
                <w:color w:val="000000"/>
                <w:szCs w:val="22"/>
              </w:rPr>
              <w:t xml:space="preserve"> is not disabled</w:t>
            </w:r>
          </w:p>
        </w:tc>
      </w:tr>
      <w:tr w:rsidR="00AC5000" w:rsidRPr="007C20FA" w14:paraId="7C255671" w14:textId="77777777" w:rsidTr="00AC5000">
        <w:trPr>
          <w:trHeight w:val="20"/>
        </w:trPr>
        <w:tc>
          <w:tcPr>
            <w:tcW w:w="2546" w:type="dxa"/>
            <w:vMerge/>
            <w:shd w:val="clear" w:color="auto" w:fill="D9D9D9" w:themeFill="background1" w:themeFillShade="D9"/>
          </w:tcPr>
          <w:p w14:paraId="57371022" w14:textId="77777777" w:rsidR="00AC5000" w:rsidRPr="007C20FA" w:rsidRDefault="00AC5000" w:rsidP="00AC5000">
            <w:pPr>
              <w:rPr>
                <w:rFonts w:cs="Arial"/>
                <w:b/>
                <w:bCs/>
                <w:color w:val="000000"/>
                <w:szCs w:val="22"/>
              </w:rPr>
            </w:pPr>
          </w:p>
        </w:tc>
        <w:tc>
          <w:tcPr>
            <w:tcW w:w="1439" w:type="dxa"/>
            <w:shd w:val="clear" w:color="auto" w:fill="auto"/>
          </w:tcPr>
          <w:p w14:paraId="7672D140" w14:textId="77777777" w:rsidR="00AC5000" w:rsidRDefault="00AC5000" w:rsidP="00AC5000">
            <w:pPr>
              <w:rPr>
                <w:rFonts w:cs="Arial"/>
                <w:color w:val="000000"/>
                <w:szCs w:val="22"/>
              </w:rPr>
            </w:pPr>
            <w:r>
              <w:rPr>
                <w:rFonts w:cs="Arial"/>
                <w:color w:val="000000"/>
                <w:szCs w:val="22"/>
              </w:rPr>
              <w:t>PreC2</w:t>
            </w:r>
          </w:p>
        </w:tc>
        <w:tc>
          <w:tcPr>
            <w:tcW w:w="6329" w:type="dxa"/>
            <w:shd w:val="clear" w:color="auto" w:fill="auto"/>
          </w:tcPr>
          <w:p w14:paraId="2DD2697B" w14:textId="77777777" w:rsidR="00AC5000" w:rsidRDefault="00AC5000" w:rsidP="00AC5000">
            <w:pPr>
              <w:rPr>
                <w:rFonts w:cs="Arial"/>
                <w:color w:val="000000"/>
                <w:szCs w:val="22"/>
              </w:rPr>
            </w:pPr>
            <w:r>
              <w:rPr>
                <w:rFonts w:cs="Arial"/>
                <w:color w:val="000000"/>
                <w:szCs w:val="22"/>
              </w:rPr>
              <w:t>Engine is running</w:t>
            </w:r>
          </w:p>
        </w:tc>
      </w:tr>
      <w:tr w:rsidR="00AC5000" w:rsidRPr="007C20FA" w14:paraId="70BD5939" w14:textId="77777777" w:rsidTr="00AC5000">
        <w:trPr>
          <w:trHeight w:val="20"/>
        </w:trPr>
        <w:tc>
          <w:tcPr>
            <w:tcW w:w="2546" w:type="dxa"/>
            <w:shd w:val="clear" w:color="auto" w:fill="D9D9D9" w:themeFill="background1" w:themeFillShade="D9"/>
          </w:tcPr>
          <w:p w14:paraId="3F72272F" w14:textId="77777777" w:rsidR="00AC5000" w:rsidRDefault="00AC5000" w:rsidP="00AC5000">
            <w:pPr>
              <w:rPr>
                <w:rFonts w:cs="Arial"/>
                <w:b/>
                <w:bCs/>
                <w:color w:val="000000"/>
                <w:szCs w:val="22"/>
              </w:rPr>
            </w:pPr>
            <w:r>
              <w:rPr>
                <w:rFonts w:cs="Arial"/>
                <w:b/>
                <w:bCs/>
                <w:color w:val="000000"/>
                <w:szCs w:val="22"/>
              </w:rPr>
              <w:t>Triggers</w:t>
            </w:r>
          </w:p>
        </w:tc>
        <w:tc>
          <w:tcPr>
            <w:tcW w:w="1439" w:type="dxa"/>
            <w:shd w:val="clear" w:color="auto" w:fill="auto"/>
          </w:tcPr>
          <w:p w14:paraId="195612EA" w14:textId="77777777" w:rsidR="00AC5000" w:rsidRDefault="00AC5000" w:rsidP="00AC5000">
            <w:pPr>
              <w:rPr>
                <w:rFonts w:cs="Arial"/>
                <w:color w:val="000000"/>
                <w:szCs w:val="22"/>
              </w:rPr>
            </w:pPr>
            <w:r>
              <w:rPr>
                <w:rFonts w:cs="Arial"/>
                <w:color w:val="000000"/>
                <w:szCs w:val="22"/>
              </w:rPr>
              <w:t>T1</w:t>
            </w:r>
          </w:p>
        </w:tc>
        <w:tc>
          <w:tcPr>
            <w:tcW w:w="6329" w:type="dxa"/>
            <w:shd w:val="clear" w:color="auto" w:fill="auto"/>
          </w:tcPr>
          <w:p w14:paraId="16205082" w14:textId="46DBABBF" w:rsidR="00AC5000" w:rsidRDefault="00AC5000" w:rsidP="00AC5000">
            <w:pPr>
              <w:rPr>
                <w:rFonts w:cs="Arial"/>
                <w:color w:val="000000"/>
                <w:szCs w:val="22"/>
              </w:rPr>
            </w:pPr>
            <w:r>
              <w:rPr>
                <w:rFonts w:cs="Arial"/>
                <w:color w:val="000000"/>
                <w:szCs w:val="22"/>
              </w:rPr>
              <w:t>Driver selects a new Max Idle time on the HMI</w:t>
            </w:r>
            <w:r w:rsidR="009847A9">
              <w:rPr>
                <w:rFonts w:cs="Arial"/>
                <w:color w:val="000000"/>
                <w:szCs w:val="22"/>
              </w:rPr>
              <w:t xml:space="preserve"> or enables DSI</w:t>
            </w:r>
          </w:p>
        </w:tc>
      </w:tr>
      <w:tr w:rsidR="00AC5000" w:rsidRPr="007C20FA" w14:paraId="09F8BC47" w14:textId="77777777" w:rsidTr="00AC5000">
        <w:trPr>
          <w:trHeight w:val="20"/>
        </w:trPr>
        <w:tc>
          <w:tcPr>
            <w:tcW w:w="2546" w:type="dxa"/>
            <w:shd w:val="clear" w:color="auto" w:fill="D9D9D9" w:themeFill="background1" w:themeFillShade="D9"/>
          </w:tcPr>
          <w:p w14:paraId="2B14E348" w14:textId="77777777" w:rsidR="00AC5000" w:rsidRDefault="00AC5000" w:rsidP="00AC5000">
            <w:pPr>
              <w:rPr>
                <w:rFonts w:cs="Arial"/>
                <w:b/>
                <w:bCs/>
                <w:color w:val="000000"/>
                <w:szCs w:val="22"/>
              </w:rPr>
            </w:pPr>
            <w:r>
              <w:rPr>
                <w:rFonts w:cs="Arial"/>
                <w:b/>
                <w:bCs/>
                <w:color w:val="000000"/>
                <w:szCs w:val="22"/>
              </w:rPr>
              <w:t>Main Flow Description</w:t>
            </w:r>
          </w:p>
        </w:tc>
        <w:tc>
          <w:tcPr>
            <w:tcW w:w="1439" w:type="dxa"/>
            <w:shd w:val="clear" w:color="auto" w:fill="auto"/>
          </w:tcPr>
          <w:p w14:paraId="5B60197F" w14:textId="77777777" w:rsidR="00AC5000" w:rsidRDefault="00AC5000" w:rsidP="00AC5000">
            <w:pPr>
              <w:rPr>
                <w:rFonts w:cs="Arial"/>
                <w:color w:val="000000"/>
                <w:szCs w:val="22"/>
              </w:rPr>
            </w:pPr>
          </w:p>
        </w:tc>
        <w:tc>
          <w:tcPr>
            <w:tcW w:w="6329" w:type="dxa"/>
            <w:shd w:val="clear" w:color="auto" w:fill="auto"/>
          </w:tcPr>
          <w:p w14:paraId="10BEFCE6" w14:textId="77777777" w:rsidR="00AC5000" w:rsidRDefault="00AC5000" w:rsidP="00AC5000">
            <w:pPr>
              <w:rPr>
                <w:rFonts w:cs="Arial"/>
                <w:color w:val="000000"/>
                <w:szCs w:val="22"/>
              </w:rPr>
            </w:pPr>
            <w:r>
              <w:rPr>
                <w:rFonts w:cs="Arial"/>
                <w:color w:val="000000"/>
                <w:szCs w:val="22"/>
              </w:rPr>
              <w:t>The Max Idle time will change when the Driver selects a new time on the HMI</w:t>
            </w:r>
          </w:p>
        </w:tc>
      </w:tr>
      <w:tr w:rsidR="00040464" w:rsidRPr="007C20FA" w14:paraId="4B00D80F" w14:textId="77777777" w:rsidTr="00AC5000">
        <w:trPr>
          <w:trHeight w:val="255"/>
        </w:trPr>
        <w:tc>
          <w:tcPr>
            <w:tcW w:w="2546" w:type="dxa"/>
            <w:shd w:val="clear" w:color="auto" w:fill="D9D9D9" w:themeFill="background1" w:themeFillShade="D9"/>
          </w:tcPr>
          <w:p w14:paraId="265BB687" w14:textId="77777777" w:rsidR="00040464" w:rsidRDefault="00040464" w:rsidP="00040464">
            <w:pPr>
              <w:rPr>
                <w:rFonts w:cs="Arial"/>
                <w:b/>
                <w:bCs/>
                <w:color w:val="000000"/>
                <w:szCs w:val="22"/>
              </w:rPr>
            </w:pPr>
            <w:r>
              <w:rPr>
                <w:rFonts w:cs="Arial"/>
                <w:b/>
                <w:bCs/>
                <w:color w:val="000000"/>
                <w:szCs w:val="22"/>
              </w:rPr>
              <w:t>Main Flow</w:t>
            </w:r>
          </w:p>
        </w:tc>
        <w:tc>
          <w:tcPr>
            <w:tcW w:w="1439" w:type="dxa"/>
            <w:shd w:val="clear" w:color="auto" w:fill="auto"/>
          </w:tcPr>
          <w:p w14:paraId="27761E81" w14:textId="20073E00" w:rsidR="00040464" w:rsidRDefault="00040464" w:rsidP="00040464">
            <w:pPr>
              <w:rPr>
                <w:rFonts w:cs="Arial"/>
                <w:color w:val="000000"/>
                <w:szCs w:val="22"/>
              </w:rPr>
            </w:pPr>
            <w:r>
              <w:rPr>
                <w:rFonts w:cs="Arial"/>
                <w:color w:val="000000"/>
                <w:szCs w:val="22"/>
              </w:rPr>
              <w:t>M1</w:t>
            </w:r>
          </w:p>
        </w:tc>
        <w:tc>
          <w:tcPr>
            <w:tcW w:w="6329" w:type="dxa"/>
            <w:shd w:val="clear" w:color="auto" w:fill="auto"/>
          </w:tcPr>
          <w:p w14:paraId="797CFCF2" w14:textId="61D5D1D8" w:rsidR="00040464" w:rsidRDefault="00040464" w:rsidP="00040464">
            <w:pPr>
              <w:rPr>
                <w:rFonts w:cs="Arial"/>
                <w:color w:val="000000"/>
                <w:szCs w:val="22"/>
              </w:rPr>
            </w:pPr>
            <w:r>
              <w:rPr>
                <w:rFonts w:cs="Arial"/>
                <w:color w:val="000000"/>
                <w:szCs w:val="22"/>
              </w:rPr>
              <w:t>Idle Timer restarts from zero when selection is made</w:t>
            </w:r>
          </w:p>
        </w:tc>
      </w:tr>
      <w:tr w:rsidR="00040464" w:rsidRPr="007C20FA" w14:paraId="545FC681" w14:textId="77777777" w:rsidTr="00AC5000">
        <w:trPr>
          <w:trHeight w:val="255"/>
        </w:trPr>
        <w:tc>
          <w:tcPr>
            <w:tcW w:w="2546" w:type="dxa"/>
            <w:shd w:val="clear" w:color="auto" w:fill="D9D9D9" w:themeFill="background1" w:themeFillShade="D9"/>
          </w:tcPr>
          <w:p w14:paraId="7A6D92EF" w14:textId="77777777" w:rsidR="00040464" w:rsidRDefault="00040464" w:rsidP="00040464">
            <w:pPr>
              <w:rPr>
                <w:rFonts w:cs="Arial"/>
                <w:b/>
                <w:bCs/>
                <w:color w:val="000000"/>
                <w:szCs w:val="22"/>
              </w:rPr>
            </w:pPr>
          </w:p>
        </w:tc>
        <w:tc>
          <w:tcPr>
            <w:tcW w:w="1439" w:type="dxa"/>
            <w:shd w:val="clear" w:color="auto" w:fill="auto"/>
          </w:tcPr>
          <w:p w14:paraId="58AAD2B5" w14:textId="6486DF58" w:rsidR="00040464" w:rsidRDefault="00F14619" w:rsidP="00040464">
            <w:pPr>
              <w:rPr>
                <w:rFonts w:cs="Arial"/>
                <w:color w:val="000000"/>
                <w:szCs w:val="22"/>
              </w:rPr>
            </w:pPr>
            <w:r>
              <w:rPr>
                <w:rFonts w:cs="Arial"/>
                <w:color w:val="000000"/>
                <w:szCs w:val="22"/>
              </w:rPr>
              <w:t>M2</w:t>
            </w:r>
          </w:p>
        </w:tc>
        <w:tc>
          <w:tcPr>
            <w:tcW w:w="6329" w:type="dxa"/>
            <w:shd w:val="clear" w:color="auto" w:fill="auto"/>
          </w:tcPr>
          <w:p w14:paraId="2C625B92" w14:textId="4FD84D45" w:rsidR="00040464" w:rsidRDefault="00040464" w:rsidP="00040464">
            <w:pPr>
              <w:rPr>
                <w:rFonts w:cs="Arial"/>
                <w:color w:val="000000"/>
                <w:szCs w:val="22"/>
              </w:rPr>
            </w:pPr>
            <w:r>
              <w:rPr>
                <w:rFonts w:cs="Arial"/>
                <w:color w:val="000000"/>
                <w:szCs w:val="22"/>
              </w:rPr>
              <w:t>The Vehicle idles for the new requested time</w:t>
            </w:r>
          </w:p>
        </w:tc>
      </w:tr>
      <w:tr w:rsidR="00040464" w:rsidRPr="007C20FA" w14:paraId="271BCADC" w14:textId="77777777" w:rsidTr="00AC5000">
        <w:trPr>
          <w:trHeight w:val="255"/>
        </w:trPr>
        <w:tc>
          <w:tcPr>
            <w:tcW w:w="2546" w:type="dxa"/>
            <w:shd w:val="clear" w:color="auto" w:fill="D9D9D9" w:themeFill="background1" w:themeFillShade="D9"/>
          </w:tcPr>
          <w:p w14:paraId="794F343A" w14:textId="77777777" w:rsidR="00040464" w:rsidRDefault="00040464" w:rsidP="00040464">
            <w:pPr>
              <w:rPr>
                <w:rFonts w:cs="Arial"/>
                <w:b/>
                <w:bCs/>
                <w:color w:val="000000"/>
                <w:szCs w:val="22"/>
              </w:rPr>
            </w:pPr>
          </w:p>
        </w:tc>
        <w:tc>
          <w:tcPr>
            <w:tcW w:w="1439" w:type="dxa"/>
            <w:shd w:val="clear" w:color="auto" w:fill="auto"/>
          </w:tcPr>
          <w:p w14:paraId="6E938E74" w14:textId="134ABD68" w:rsidR="00040464" w:rsidRDefault="00040464" w:rsidP="00040464">
            <w:pPr>
              <w:rPr>
                <w:rFonts w:cs="Arial"/>
                <w:color w:val="000000"/>
                <w:szCs w:val="22"/>
              </w:rPr>
            </w:pPr>
            <w:r>
              <w:rPr>
                <w:rFonts w:cs="Arial"/>
                <w:color w:val="000000"/>
                <w:szCs w:val="22"/>
              </w:rPr>
              <w:t>M3</w:t>
            </w:r>
          </w:p>
        </w:tc>
        <w:tc>
          <w:tcPr>
            <w:tcW w:w="6329" w:type="dxa"/>
            <w:shd w:val="clear" w:color="auto" w:fill="auto"/>
          </w:tcPr>
          <w:p w14:paraId="2DCCDBDF" w14:textId="3819379E" w:rsidR="00040464" w:rsidRDefault="00040464" w:rsidP="00040464">
            <w:pPr>
              <w:rPr>
                <w:rFonts w:cs="Arial"/>
                <w:color w:val="000000"/>
                <w:szCs w:val="22"/>
              </w:rPr>
            </w:pPr>
            <w:r>
              <w:rPr>
                <w:rFonts w:cs="Arial"/>
                <w:color w:val="000000"/>
                <w:szCs w:val="22"/>
              </w:rPr>
              <w:t>After specified time elapses, message appears on cluster informing of impending shutdown</w:t>
            </w:r>
          </w:p>
        </w:tc>
      </w:tr>
      <w:tr w:rsidR="00040464" w:rsidRPr="007C20FA" w14:paraId="404B71E3" w14:textId="77777777" w:rsidTr="00AC5000">
        <w:trPr>
          <w:trHeight w:val="255"/>
        </w:trPr>
        <w:tc>
          <w:tcPr>
            <w:tcW w:w="2546" w:type="dxa"/>
            <w:shd w:val="clear" w:color="auto" w:fill="D9D9D9" w:themeFill="background1" w:themeFillShade="D9"/>
          </w:tcPr>
          <w:p w14:paraId="7334C137" w14:textId="77777777" w:rsidR="00040464" w:rsidRDefault="00040464" w:rsidP="00040464">
            <w:pPr>
              <w:rPr>
                <w:rFonts w:cs="Arial"/>
                <w:b/>
                <w:bCs/>
                <w:color w:val="000000"/>
                <w:szCs w:val="22"/>
              </w:rPr>
            </w:pPr>
          </w:p>
        </w:tc>
        <w:tc>
          <w:tcPr>
            <w:tcW w:w="1439" w:type="dxa"/>
            <w:shd w:val="clear" w:color="auto" w:fill="auto"/>
          </w:tcPr>
          <w:p w14:paraId="49E54933" w14:textId="7F98468E" w:rsidR="00040464" w:rsidRDefault="00040464" w:rsidP="00040464">
            <w:pPr>
              <w:rPr>
                <w:rFonts w:cs="Arial"/>
                <w:color w:val="000000"/>
                <w:szCs w:val="22"/>
              </w:rPr>
            </w:pPr>
            <w:r>
              <w:rPr>
                <w:rFonts w:cs="Arial"/>
                <w:color w:val="000000"/>
                <w:szCs w:val="22"/>
              </w:rPr>
              <w:t>M4</w:t>
            </w:r>
          </w:p>
        </w:tc>
        <w:tc>
          <w:tcPr>
            <w:tcW w:w="6329" w:type="dxa"/>
            <w:shd w:val="clear" w:color="auto" w:fill="auto"/>
          </w:tcPr>
          <w:p w14:paraId="7C360ADB" w14:textId="7BB8BF56" w:rsidR="00040464" w:rsidRDefault="00040464" w:rsidP="00040464">
            <w:pPr>
              <w:rPr>
                <w:rFonts w:cs="Arial"/>
                <w:color w:val="000000"/>
                <w:szCs w:val="22"/>
              </w:rPr>
            </w:pPr>
            <w:r>
              <w:rPr>
                <w:rFonts w:cs="Arial"/>
                <w:color w:val="000000"/>
                <w:szCs w:val="22"/>
              </w:rPr>
              <w:t xml:space="preserve">Driver takes no action within </w:t>
            </w:r>
            <w:r w:rsidR="00CE68B6">
              <w:rPr>
                <w:rFonts w:cs="Arial"/>
                <w:color w:val="000000"/>
                <w:szCs w:val="22"/>
              </w:rPr>
              <w:t xml:space="preserve">that </w:t>
            </w:r>
            <w:r>
              <w:rPr>
                <w:rFonts w:cs="Arial"/>
                <w:color w:val="000000"/>
                <w:szCs w:val="22"/>
              </w:rPr>
              <w:t>specified time</w:t>
            </w:r>
          </w:p>
        </w:tc>
      </w:tr>
      <w:tr w:rsidR="00040464" w:rsidRPr="007C20FA" w14:paraId="470A87C2" w14:textId="77777777" w:rsidTr="00AC5000">
        <w:trPr>
          <w:trHeight w:val="255"/>
        </w:trPr>
        <w:tc>
          <w:tcPr>
            <w:tcW w:w="2546" w:type="dxa"/>
            <w:shd w:val="clear" w:color="auto" w:fill="D9D9D9" w:themeFill="background1" w:themeFillShade="D9"/>
          </w:tcPr>
          <w:p w14:paraId="5A1F02F2" w14:textId="77777777" w:rsidR="00040464" w:rsidRDefault="00040464" w:rsidP="00040464">
            <w:pPr>
              <w:rPr>
                <w:rFonts w:cs="Arial"/>
                <w:b/>
                <w:bCs/>
                <w:color w:val="000000"/>
                <w:szCs w:val="22"/>
              </w:rPr>
            </w:pPr>
          </w:p>
        </w:tc>
        <w:tc>
          <w:tcPr>
            <w:tcW w:w="1439" w:type="dxa"/>
            <w:shd w:val="clear" w:color="auto" w:fill="auto"/>
          </w:tcPr>
          <w:p w14:paraId="72C0EE3B" w14:textId="62404E4D" w:rsidR="00040464" w:rsidRDefault="00040464" w:rsidP="00040464">
            <w:pPr>
              <w:rPr>
                <w:rFonts w:cs="Arial"/>
                <w:color w:val="000000"/>
                <w:szCs w:val="22"/>
              </w:rPr>
            </w:pPr>
            <w:r>
              <w:rPr>
                <w:rFonts w:cs="Arial"/>
                <w:color w:val="000000"/>
                <w:szCs w:val="22"/>
              </w:rPr>
              <w:t>M5</w:t>
            </w:r>
          </w:p>
        </w:tc>
        <w:tc>
          <w:tcPr>
            <w:tcW w:w="6329" w:type="dxa"/>
            <w:shd w:val="clear" w:color="auto" w:fill="auto"/>
          </w:tcPr>
          <w:p w14:paraId="6E8031FC" w14:textId="5D2DA23C" w:rsidR="00040464" w:rsidRDefault="00040464" w:rsidP="00040464">
            <w:pPr>
              <w:rPr>
                <w:rFonts w:cs="Arial"/>
                <w:color w:val="000000"/>
                <w:szCs w:val="22"/>
              </w:rPr>
            </w:pPr>
            <w:r>
              <w:rPr>
                <w:rFonts w:cs="Arial"/>
                <w:color w:val="000000"/>
                <w:szCs w:val="22"/>
              </w:rPr>
              <w:t>Vehicle shutsdown</w:t>
            </w:r>
          </w:p>
        </w:tc>
      </w:tr>
      <w:tr w:rsidR="00471454" w:rsidRPr="007C20FA" w14:paraId="7D26E543" w14:textId="77777777" w:rsidTr="00AC5000">
        <w:trPr>
          <w:trHeight w:val="255"/>
        </w:trPr>
        <w:tc>
          <w:tcPr>
            <w:tcW w:w="2546" w:type="dxa"/>
            <w:shd w:val="clear" w:color="auto" w:fill="D9D9D9" w:themeFill="background1" w:themeFillShade="D9"/>
          </w:tcPr>
          <w:p w14:paraId="70423362" w14:textId="77777777" w:rsidR="00471454" w:rsidRDefault="00471454" w:rsidP="00471454">
            <w:pPr>
              <w:rPr>
                <w:rFonts w:cs="Arial"/>
                <w:b/>
                <w:bCs/>
                <w:color w:val="000000"/>
                <w:szCs w:val="22"/>
              </w:rPr>
            </w:pPr>
            <w:r>
              <w:rPr>
                <w:rFonts w:cs="Arial"/>
                <w:b/>
                <w:bCs/>
                <w:color w:val="000000"/>
                <w:szCs w:val="22"/>
              </w:rPr>
              <w:t>Postconditions</w:t>
            </w:r>
          </w:p>
        </w:tc>
        <w:tc>
          <w:tcPr>
            <w:tcW w:w="1439" w:type="dxa"/>
            <w:shd w:val="clear" w:color="auto" w:fill="auto"/>
          </w:tcPr>
          <w:p w14:paraId="36BA3229" w14:textId="77777777" w:rsidR="00471454" w:rsidRDefault="00471454" w:rsidP="00471454">
            <w:pPr>
              <w:rPr>
                <w:rFonts w:cs="Arial"/>
                <w:color w:val="000000"/>
                <w:szCs w:val="22"/>
              </w:rPr>
            </w:pPr>
            <w:r>
              <w:rPr>
                <w:rFonts w:cs="Arial"/>
                <w:color w:val="000000"/>
                <w:szCs w:val="22"/>
              </w:rPr>
              <w:t>PostC1</w:t>
            </w:r>
          </w:p>
        </w:tc>
        <w:tc>
          <w:tcPr>
            <w:tcW w:w="6329" w:type="dxa"/>
            <w:shd w:val="clear" w:color="auto" w:fill="auto"/>
          </w:tcPr>
          <w:p w14:paraId="2023169A" w14:textId="7E9FD639" w:rsidR="00471454" w:rsidRDefault="00471454" w:rsidP="00471454">
            <w:pPr>
              <w:rPr>
                <w:rFonts w:cs="Arial"/>
                <w:color w:val="000000"/>
                <w:szCs w:val="22"/>
              </w:rPr>
            </w:pPr>
            <w:r>
              <w:rPr>
                <w:rFonts w:cs="Arial"/>
                <w:color w:val="000000"/>
                <w:szCs w:val="22"/>
              </w:rPr>
              <w:t>The Driver can restart the vehicle and engine restarts smoothly</w:t>
            </w:r>
          </w:p>
        </w:tc>
      </w:tr>
    </w:tbl>
    <w:p w14:paraId="77C7A56B" w14:textId="221B10DD" w:rsidR="00AC5000" w:rsidRDefault="00AC5000" w:rsidP="00AC5000"/>
    <w:p w14:paraId="04101E59" w14:textId="6FE572D5" w:rsidR="00AC5000" w:rsidRDefault="00AC5000" w:rsidP="00AC5000">
      <w:pPr>
        <w:pStyle w:val="Heading3"/>
      </w:pPr>
      <w:bookmarkStart w:id="122" w:name="_Toc70700666"/>
      <w:r w:rsidRPr="007C20FA">
        <w:t xml:space="preserve">Use Case </w:t>
      </w:r>
      <w:r>
        <w:t>Descriptions for DSI for Buttonless Start</w:t>
      </w:r>
      <w:bookmarkEnd w:id="122"/>
    </w:p>
    <w:p w14:paraId="7968DC8C" w14:textId="77777777" w:rsidR="00AC5000" w:rsidRPr="00347A88" w:rsidRDefault="00AC5000" w:rsidP="00AC5000">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6E3BC" w:themeFill="accent3" w:themeFillTint="66"/>
        <w:rPr>
          <w:rStyle w:val="SubtleEmphasis"/>
        </w:rPr>
      </w:pPr>
      <w:r w:rsidRPr="00347A88">
        <w:rPr>
          <w:rStyle w:val="SubtleEmphasis"/>
          <w:b/>
        </w:rPr>
        <w:t>#Classification:</w:t>
      </w:r>
      <w:r w:rsidRPr="00347A88">
        <w:rPr>
          <w:rStyle w:val="SubtleEmphasis"/>
        </w:rPr>
        <w:t xml:space="preserve"> Optional</w:t>
      </w:r>
    </w:p>
    <w:p w14:paraId="46E1EB1C" w14:textId="3291EA1C" w:rsidR="00AC5000" w:rsidRDefault="00AC5000" w:rsidP="00AC5000"/>
    <w:p w14:paraId="04A2BC8E" w14:textId="72B8CA19" w:rsidR="00122AB9" w:rsidRPr="0017445F" w:rsidRDefault="00122AB9" w:rsidP="00122AB9">
      <w:pPr>
        <w:pStyle w:val="REUseCase"/>
        <w:shd w:val="clear" w:color="auto" w:fill="F2F2F2" w:themeFill="background1" w:themeFillShade="F2"/>
      </w:pPr>
      <w:r>
        <w:t>UC15 Vehicle enters an Idle state</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439"/>
        <w:gridCol w:w="6329"/>
      </w:tblGrid>
      <w:tr w:rsidR="00122AB9" w:rsidRPr="007C20FA" w14:paraId="0ABB0959" w14:textId="77777777" w:rsidTr="00E24E03">
        <w:trPr>
          <w:trHeight w:val="255"/>
        </w:trPr>
        <w:tc>
          <w:tcPr>
            <w:tcW w:w="2546" w:type="dxa"/>
            <w:shd w:val="clear" w:color="auto" w:fill="D9D9D9" w:themeFill="background1" w:themeFillShade="D9"/>
            <w:hideMark/>
          </w:tcPr>
          <w:p w14:paraId="722850E0" w14:textId="77777777" w:rsidR="00122AB9" w:rsidRDefault="00122AB9" w:rsidP="00E24E03">
            <w:pPr>
              <w:rPr>
                <w:rFonts w:cs="Arial"/>
                <w:b/>
                <w:bCs/>
                <w:color w:val="000000"/>
                <w:szCs w:val="22"/>
              </w:rPr>
            </w:pPr>
            <w:r w:rsidRPr="007C20FA">
              <w:rPr>
                <w:rFonts w:cs="Arial"/>
                <w:b/>
                <w:bCs/>
                <w:color w:val="000000"/>
                <w:szCs w:val="22"/>
              </w:rPr>
              <w:t>Actors</w:t>
            </w:r>
          </w:p>
        </w:tc>
        <w:tc>
          <w:tcPr>
            <w:tcW w:w="1439" w:type="dxa"/>
            <w:shd w:val="clear" w:color="auto" w:fill="auto"/>
          </w:tcPr>
          <w:p w14:paraId="0FB3918C" w14:textId="77777777" w:rsidR="00122AB9" w:rsidRDefault="00122AB9" w:rsidP="00E24E03"/>
        </w:tc>
        <w:tc>
          <w:tcPr>
            <w:tcW w:w="6329" w:type="dxa"/>
            <w:shd w:val="clear" w:color="auto" w:fill="auto"/>
          </w:tcPr>
          <w:p w14:paraId="76E3582F" w14:textId="77777777" w:rsidR="00122AB9" w:rsidRDefault="00122AB9" w:rsidP="00E24E03">
            <w:pPr>
              <w:rPr>
                <w:rFonts w:cs="Arial"/>
                <w:color w:val="000000"/>
                <w:szCs w:val="22"/>
              </w:rPr>
            </w:pPr>
            <w:r>
              <w:rPr>
                <w:rFonts w:cs="Arial"/>
                <w:color w:val="000000"/>
                <w:szCs w:val="22"/>
              </w:rPr>
              <w:t>Driver</w:t>
            </w:r>
          </w:p>
        </w:tc>
      </w:tr>
      <w:tr w:rsidR="00122AB9" w:rsidRPr="007C20FA" w14:paraId="6E97B18C" w14:textId="77777777" w:rsidTr="00E24E03">
        <w:trPr>
          <w:trHeight w:val="255"/>
        </w:trPr>
        <w:tc>
          <w:tcPr>
            <w:tcW w:w="2546" w:type="dxa"/>
            <w:shd w:val="clear" w:color="auto" w:fill="D9D9D9" w:themeFill="background1" w:themeFillShade="D9"/>
            <w:hideMark/>
          </w:tcPr>
          <w:p w14:paraId="446261FD" w14:textId="77777777" w:rsidR="00122AB9" w:rsidRPr="007C20FA" w:rsidRDefault="00122AB9" w:rsidP="00E24E03">
            <w:pPr>
              <w:rPr>
                <w:rFonts w:cs="Arial"/>
                <w:b/>
                <w:bCs/>
                <w:color w:val="000000"/>
                <w:szCs w:val="22"/>
              </w:rPr>
            </w:pPr>
            <w:r w:rsidRPr="007C20FA">
              <w:rPr>
                <w:rFonts w:cs="Arial"/>
                <w:b/>
                <w:bCs/>
                <w:color w:val="000000"/>
                <w:szCs w:val="22"/>
              </w:rPr>
              <w:t>Description</w:t>
            </w:r>
          </w:p>
        </w:tc>
        <w:tc>
          <w:tcPr>
            <w:tcW w:w="1439" w:type="dxa"/>
            <w:shd w:val="clear" w:color="auto" w:fill="auto"/>
          </w:tcPr>
          <w:p w14:paraId="0D560BC4" w14:textId="77777777" w:rsidR="00122AB9" w:rsidRPr="007C20FA" w:rsidRDefault="00122AB9" w:rsidP="00E24E03">
            <w:pPr>
              <w:rPr>
                <w:rFonts w:cs="Arial"/>
                <w:color w:val="000000"/>
                <w:szCs w:val="22"/>
              </w:rPr>
            </w:pPr>
          </w:p>
        </w:tc>
        <w:tc>
          <w:tcPr>
            <w:tcW w:w="6329" w:type="dxa"/>
            <w:shd w:val="clear" w:color="auto" w:fill="auto"/>
          </w:tcPr>
          <w:p w14:paraId="390E2469" w14:textId="77777777" w:rsidR="00122AB9" w:rsidRDefault="00122AB9" w:rsidP="00E24E03"/>
        </w:tc>
      </w:tr>
      <w:tr w:rsidR="00122AB9" w:rsidRPr="007C20FA" w14:paraId="58C5DB97" w14:textId="77777777" w:rsidTr="00E24E03">
        <w:trPr>
          <w:trHeight w:val="20"/>
        </w:trPr>
        <w:tc>
          <w:tcPr>
            <w:tcW w:w="2546" w:type="dxa"/>
            <w:vMerge w:val="restart"/>
            <w:shd w:val="clear" w:color="auto" w:fill="D9D9D9" w:themeFill="background1" w:themeFillShade="D9"/>
            <w:hideMark/>
          </w:tcPr>
          <w:p w14:paraId="4C834D28" w14:textId="77777777" w:rsidR="00122AB9" w:rsidRDefault="00122AB9" w:rsidP="00E24E03">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439" w:type="dxa"/>
            <w:shd w:val="clear" w:color="auto" w:fill="auto"/>
          </w:tcPr>
          <w:p w14:paraId="6433D6C3" w14:textId="77777777" w:rsidR="00122AB9" w:rsidRDefault="00122AB9" w:rsidP="00E24E03">
            <w:pPr>
              <w:rPr>
                <w:rFonts w:cs="Arial"/>
                <w:color w:val="000000"/>
                <w:szCs w:val="22"/>
              </w:rPr>
            </w:pPr>
            <w:r>
              <w:rPr>
                <w:rFonts w:cs="Arial"/>
                <w:color w:val="000000"/>
                <w:szCs w:val="22"/>
              </w:rPr>
              <w:t>PreC1</w:t>
            </w:r>
          </w:p>
        </w:tc>
        <w:tc>
          <w:tcPr>
            <w:tcW w:w="6329" w:type="dxa"/>
            <w:shd w:val="clear" w:color="auto" w:fill="auto"/>
          </w:tcPr>
          <w:p w14:paraId="33C2F1E0" w14:textId="77777777" w:rsidR="00122AB9" w:rsidRDefault="00122AB9" w:rsidP="00E24E03">
            <w:pPr>
              <w:rPr>
                <w:rFonts w:cs="Arial"/>
                <w:color w:val="000000"/>
                <w:szCs w:val="22"/>
              </w:rPr>
            </w:pPr>
            <w:r>
              <w:rPr>
                <w:rFonts w:cs="Arial"/>
                <w:color w:val="000000"/>
                <w:szCs w:val="22"/>
              </w:rPr>
              <w:t>AEIS/DSI is not disabled</w:t>
            </w:r>
          </w:p>
        </w:tc>
      </w:tr>
      <w:tr w:rsidR="00122AB9" w:rsidRPr="007C20FA" w14:paraId="2730B5A5" w14:textId="77777777" w:rsidTr="00E24E03">
        <w:trPr>
          <w:trHeight w:val="20"/>
        </w:trPr>
        <w:tc>
          <w:tcPr>
            <w:tcW w:w="2546" w:type="dxa"/>
            <w:vMerge/>
            <w:shd w:val="clear" w:color="auto" w:fill="D9D9D9" w:themeFill="background1" w:themeFillShade="D9"/>
          </w:tcPr>
          <w:p w14:paraId="3986190E" w14:textId="77777777" w:rsidR="00122AB9" w:rsidRPr="007C20FA" w:rsidRDefault="00122AB9" w:rsidP="00E24E03">
            <w:pPr>
              <w:rPr>
                <w:rFonts w:cs="Arial"/>
                <w:b/>
                <w:bCs/>
                <w:color w:val="000000"/>
                <w:szCs w:val="22"/>
              </w:rPr>
            </w:pPr>
          </w:p>
        </w:tc>
        <w:tc>
          <w:tcPr>
            <w:tcW w:w="1439" w:type="dxa"/>
            <w:shd w:val="clear" w:color="auto" w:fill="auto"/>
          </w:tcPr>
          <w:p w14:paraId="687C08D2" w14:textId="77777777" w:rsidR="00122AB9" w:rsidRDefault="00122AB9" w:rsidP="00E24E03">
            <w:pPr>
              <w:rPr>
                <w:rFonts w:cs="Arial"/>
                <w:color w:val="000000"/>
                <w:szCs w:val="22"/>
              </w:rPr>
            </w:pPr>
            <w:r>
              <w:rPr>
                <w:rFonts w:cs="Arial"/>
                <w:color w:val="000000"/>
                <w:szCs w:val="22"/>
              </w:rPr>
              <w:t>PreC2</w:t>
            </w:r>
          </w:p>
        </w:tc>
        <w:tc>
          <w:tcPr>
            <w:tcW w:w="6329" w:type="dxa"/>
            <w:shd w:val="clear" w:color="auto" w:fill="auto"/>
          </w:tcPr>
          <w:p w14:paraId="796B5F37" w14:textId="77777777" w:rsidR="00122AB9" w:rsidRDefault="00122AB9" w:rsidP="00E24E03">
            <w:pPr>
              <w:rPr>
                <w:rFonts w:cs="Arial"/>
                <w:color w:val="000000"/>
                <w:szCs w:val="22"/>
              </w:rPr>
            </w:pPr>
            <w:r>
              <w:rPr>
                <w:rFonts w:cs="Arial"/>
                <w:color w:val="000000"/>
                <w:szCs w:val="22"/>
              </w:rPr>
              <w:t>Engine is running</w:t>
            </w:r>
          </w:p>
        </w:tc>
      </w:tr>
      <w:tr w:rsidR="00122AB9" w:rsidRPr="007C20FA" w14:paraId="34385B0B" w14:textId="77777777" w:rsidTr="00E24E03">
        <w:trPr>
          <w:trHeight w:val="20"/>
        </w:trPr>
        <w:tc>
          <w:tcPr>
            <w:tcW w:w="2546" w:type="dxa"/>
            <w:shd w:val="clear" w:color="auto" w:fill="D9D9D9" w:themeFill="background1" w:themeFillShade="D9"/>
          </w:tcPr>
          <w:p w14:paraId="296BE94C" w14:textId="77777777" w:rsidR="00122AB9" w:rsidRDefault="00122AB9" w:rsidP="00E24E03">
            <w:pPr>
              <w:rPr>
                <w:rFonts w:cs="Arial"/>
                <w:b/>
                <w:bCs/>
                <w:color w:val="000000"/>
                <w:szCs w:val="22"/>
              </w:rPr>
            </w:pPr>
            <w:r>
              <w:rPr>
                <w:rFonts w:cs="Arial"/>
                <w:b/>
                <w:bCs/>
                <w:color w:val="000000"/>
                <w:szCs w:val="22"/>
              </w:rPr>
              <w:t>Triggers</w:t>
            </w:r>
          </w:p>
        </w:tc>
        <w:tc>
          <w:tcPr>
            <w:tcW w:w="1439" w:type="dxa"/>
            <w:shd w:val="clear" w:color="auto" w:fill="auto"/>
          </w:tcPr>
          <w:p w14:paraId="2BE1C0F5" w14:textId="77777777" w:rsidR="00122AB9" w:rsidRDefault="00122AB9" w:rsidP="00E24E03">
            <w:pPr>
              <w:rPr>
                <w:rFonts w:cs="Arial"/>
                <w:color w:val="000000"/>
                <w:szCs w:val="22"/>
              </w:rPr>
            </w:pPr>
            <w:r>
              <w:rPr>
                <w:rFonts w:cs="Arial"/>
                <w:color w:val="000000"/>
                <w:szCs w:val="22"/>
              </w:rPr>
              <w:t>T1</w:t>
            </w:r>
          </w:p>
        </w:tc>
        <w:tc>
          <w:tcPr>
            <w:tcW w:w="6329" w:type="dxa"/>
            <w:shd w:val="clear" w:color="auto" w:fill="auto"/>
          </w:tcPr>
          <w:p w14:paraId="0EB44143" w14:textId="4E337307" w:rsidR="00122AB9" w:rsidRDefault="00122AB9" w:rsidP="00E24E03">
            <w:pPr>
              <w:rPr>
                <w:rFonts w:cs="Arial"/>
                <w:color w:val="000000"/>
                <w:szCs w:val="22"/>
              </w:rPr>
            </w:pPr>
            <w:r>
              <w:rPr>
                <w:rFonts w:cs="Arial"/>
                <w:color w:val="000000"/>
                <w:szCs w:val="22"/>
              </w:rPr>
              <w:t xml:space="preserve">Driver </w:t>
            </w:r>
            <w:r w:rsidR="00E16830">
              <w:rPr>
                <w:rFonts w:cs="Arial"/>
                <w:color w:val="000000"/>
                <w:szCs w:val="22"/>
              </w:rPr>
              <w:t>shifts to Park</w:t>
            </w:r>
          </w:p>
        </w:tc>
      </w:tr>
      <w:tr w:rsidR="00122AB9" w:rsidRPr="007C20FA" w14:paraId="5D63106F" w14:textId="77777777" w:rsidTr="00E24E03">
        <w:trPr>
          <w:trHeight w:val="20"/>
        </w:trPr>
        <w:tc>
          <w:tcPr>
            <w:tcW w:w="2546" w:type="dxa"/>
            <w:shd w:val="clear" w:color="auto" w:fill="D9D9D9" w:themeFill="background1" w:themeFillShade="D9"/>
          </w:tcPr>
          <w:p w14:paraId="71097535" w14:textId="77777777" w:rsidR="00122AB9" w:rsidRDefault="00122AB9" w:rsidP="00E24E03">
            <w:pPr>
              <w:rPr>
                <w:rFonts w:cs="Arial"/>
                <w:b/>
                <w:bCs/>
                <w:color w:val="000000"/>
                <w:szCs w:val="22"/>
              </w:rPr>
            </w:pPr>
          </w:p>
        </w:tc>
        <w:tc>
          <w:tcPr>
            <w:tcW w:w="1439" w:type="dxa"/>
            <w:shd w:val="clear" w:color="auto" w:fill="auto"/>
          </w:tcPr>
          <w:p w14:paraId="12E265A6" w14:textId="77777777" w:rsidR="00122AB9" w:rsidRDefault="00122AB9" w:rsidP="00E24E03">
            <w:pPr>
              <w:rPr>
                <w:rFonts w:cs="Arial"/>
                <w:color w:val="000000"/>
                <w:szCs w:val="22"/>
              </w:rPr>
            </w:pPr>
            <w:r>
              <w:rPr>
                <w:rFonts w:cs="Arial"/>
                <w:color w:val="000000"/>
                <w:szCs w:val="22"/>
              </w:rPr>
              <w:t>T2</w:t>
            </w:r>
          </w:p>
        </w:tc>
        <w:tc>
          <w:tcPr>
            <w:tcW w:w="6329" w:type="dxa"/>
            <w:shd w:val="clear" w:color="auto" w:fill="auto"/>
          </w:tcPr>
          <w:p w14:paraId="12623A4B" w14:textId="49D3C41F" w:rsidR="00122AB9" w:rsidRDefault="00122AB9" w:rsidP="00E24E03">
            <w:pPr>
              <w:rPr>
                <w:rFonts w:cs="Arial"/>
                <w:color w:val="000000"/>
                <w:szCs w:val="22"/>
              </w:rPr>
            </w:pPr>
            <w:r>
              <w:rPr>
                <w:rFonts w:cs="Arial"/>
                <w:color w:val="000000"/>
                <w:szCs w:val="22"/>
              </w:rPr>
              <w:t xml:space="preserve">Driver </w:t>
            </w:r>
            <w:r w:rsidR="00B7077B">
              <w:rPr>
                <w:rFonts w:cs="Arial"/>
                <w:color w:val="000000"/>
                <w:szCs w:val="22"/>
              </w:rPr>
              <w:t>seatbelt is unbuckled</w:t>
            </w:r>
          </w:p>
        </w:tc>
      </w:tr>
      <w:tr w:rsidR="00122AB9" w:rsidRPr="007C20FA" w14:paraId="7CDBEB41" w14:textId="77777777" w:rsidTr="00E24E03">
        <w:trPr>
          <w:trHeight w:val="20"/>
        </w:trPr>
        <w:tc>
          <w:tcPr>
            <w:tcW w:w="2546" w:type="dxa"/>
            <w:shd w:val="clear" w:color="auto" w:fill="D9D9D9" w:themeFill="background1" w:themeFillShade="D9"/>
          </w:tcPr>
          <w:p w14:paraId="3C7A4D36" w14:textId="77777777" w:rsidR="00122AB9" w:rsidRDefault="00122AB9" w:rsidP="00E24E03">
            <w:pPr>
              <w:rPr>
                <w:rFonts w:cs="Arial"/>
                <w:b/>
                <w:bCs/>
                <w:color w:val="000000"/>
                <w:szCs w:val="22"/>
              </w:rPr>
            </w:pPr>
            <w:r>
              <w:rPr>
                <w:rFonts w:cs="Arial"/>
                <w:b/>
                <w:bCs/>
                <w:color w:val="000000"/>
                <w:szCs w:val="22"/>
              </w:rPr>
              <w:t>Main Flow Description</w:t>
            </w:r>
          </w:p>
        </w:tc>
        <w:tc>
          <w:tcPr>
            <w:tcW w:w="1439" w:type="dxa"/>
            <w:shd w:val="clear" w:color="auto" w:fill="auto"/>
          </w:tcPr>
          <w:p w14:paraId="3AF0F71F" w14:textId="77777777" w:rsidR="00122AB9" w:rsidRDefault="00122AB9" w:rsidP="00E24E03">
            <w:pPr>
              <w:rPr>
                <w:rFonts w:cs="Arial"/>
                <w:color w:val="000000"/>
                <w:szCs w:val="22"/>
              </w:rPr>
            </w:pPr>
          </w:p>
        </w:tc>
        <w:tc>
          <w:tcPr>
            <w:tcW w:w="6329" w:type="dxa"/>
            <w:shd w:val="clear" w:color="auto" w:fill="auto"/>
          </w:tcPr>
          <w:p w14:paraId="49452652" w14:textId="30481DCB" w:rsidR="00122AB9" w:rsidRDefault="00122AB9" w:rsidP="00E24E03">
            <w:pPr>
              <w:rPr>
                <w:rFonts w:cs="Arial"/>
                <w:color w:val="000000"/>
                <w:szCs w:val="22"/>
              </w:rPr>
            </w:pPr>
            <w:r>
              <w:rPr>
                <w:rFonts w:cs="Arial"/>
                <w:color w:val="000000"/>
                <w:szCs w:val="22"/>
              </w:rPr>
              <w:t xml:space="preserve">DSI </w:t>
            </w:r>
            <w:r w:rsidR="009C54E3">
              <w:rPr>
                <w:rFonts w:cs="Arial"/>
                <w:color w:val="000000"/>
                <w:szCs w:val="22"/>
              </w:rPr>
              <w:t>options are shown when the vehicle enters an Idle state</w:t>
            </w:r>
          </w:p>
        </w:tc>
      </w:tr>
      <w:tr w:rsidR="00122AB9" w:rsidRPr="007C20FA" w14:paraId="659B41AA" w14:textId="77777777" w:rsidTr="00E24E03">
        <w:trPr>
          <w:trHeight w:val="255"/>
        </w:trPr>
        <w:tc>
          <w:tcPr>
            <w:tcW w:w="2546" w:type="dxa"/>
            <w:shd w:val="clear" w:color="auto" w:fill="D9D9D9" w:themeFill="background1" w:themeFillShade="D9"/>
          </w:tcPr>
          <w:p w14:paraId="1BDD2A28" w14:textId="77777777" w:rsidR="00122AB9" w:rsidRDefault="00122AB9" w:rsidP="00E24E03">
            <w:pPr>
              <w:rPr>
                <w:rFonts w:cs="Arial"/>
                <w:b/>
                <w:bCs/>
                <w:color w:val="000000"/>
                <w:szCs w:val="22"/>
              </w:rPr>
            </w:pPr>
            <w:r>
              <w:rPr>
                <w:rFonts w:cs="Arial"/>
                <w:b/>
                <w:bCs/>
                <w:color w:val="000000"/>
                <w:szCs w:val="22"/>
              </w:rPr>
              <w:t>Main Flow</w:t>
            </w:r>
          </w:p>
        </w:tc>
        <w:tc>
          <w:tcPr>
            <w:tcW w:w="1439" w:type="dxa"/>
            <w:shd w:val="clear" w:color="auto" w:fill="auto"/>
          </w:tcPr>
          <w:p w14:paraId="0EA6F8A8" w14:textId="77777777" w:rsidR="00122AB9" w:rsidRDefault="00122AB9" w:rsidP="00E24E03">
            <w:pPr>
              <w:rPr>
                <w:rFonts w:cs="Arial"/>
                <w:color w:val="000000"/>
                <w:szCs w:val="22"/>
              </w:rPr>
            </w:pPr>
            <w:r>
              <w:rPr>
                <w:rFonts w:cs="Arial"/>
                <w:color w:val="000000"/>
                <w:szCs w:val="22"/>
              </w:rPr>
              <w:t>M1</w:t>
            </w:r>
          </w:p>
        </w:tc>
        <w:tc>
          <w:tcPr>
            <w:tcW w:w="6329" w:type="dxa"/>
            <w:shd w:val="clear" w:color="auto" w:fill="auto"/>
          </w:tcPr>
          <w:p w14:paraId="369DFA62" w14:textId="7FB8D6FD" w:rsidR="00122AB9" w:rsidRDefault="00122AB9" w:rsidP="00E24E03">
            <w:pPr>
              <w:rPr>
                <w:rFonts w:cs="Arial"/>
                <w:color w:val="000000"/>
                <w:szCs w:val="22"/>
              </w:rPr>
            </w:pPr>
            <w:r>
              <w:rPr>
                <w:rFonts w:cs="Arial"/>
                <w:color w:val="000000"/>
                <w:szCs w:val="22"/>
              </w:rPr>
              <w:t xml:space="preserve">DSI </w:t>
            </w:r>
            <w:r w:rsidR="002B581D">
              <w:rPr>
                <w:rFonts w:cs="Arial"/>
                <w:color w:val="000000"/>
                <w:szCs w:val="22"/>
              </w:rPr>
              <w:t>options</w:t>
            </w:r>
            <w:r>
              <w:rPr>
                <w:rFonts w:cs="Arial"/>
                <w:color w:val="000000"/>
                <w:szCs w:val="22"/>
              </w:rPr>
              <w:t xml:space="preserve"> </w:t>
            </w:r>
            <w:r w:rsidR="00980576">
              <w:rPr>
                <w:rFonts w:cs="Arial"/>
                <w:color w:val="000000"/>
                <w:szCs w:val="22"/>
              </w:rPr>
              <w:t xml:space="preserve">appear on the </w:t>
            </w:r>
            <w:r w:rsidR="002B581D">
              <w:rPr>
                <w:rFonts w:cs="Arial"/>
                <w:color w:val="000000"/>
                <w:szCs w:val="22"/>
              </w:rPr>
              <w:t>HMI</w:t>
            </w:r>
          </w:p>
        </w:tc>
      </w:tr>
      <w:tr w:rsidR="00122AB9" w:rsidRPr="007C20FA" w14:paraId="6C730604" w14:textId="77777777" w:rsidTr="00E24E03">
        <w:trPr>
          <w:trHeight w:val="255"/>
        </w:trPr>
        <w:tc>
          <w:tcPr>
            <w:tcW w:w="2546" w:type="dxa"/>
            <w:shd w:val="clear" w:color="auto" w:fill="D9D9D9" w:themeFill="background1" w:themeFillShade="D9"/>
          </w:tcPr>
          <w:p w14:paraId="1032FC37" w14:textId="77777777" w:rsidR="00122AB9" w:rsidRDefault="00122AB9" w:rsidP="00E24E03">
            <w:pPr>
              <w:rPr>
                <w:rFonts w:cs="Arial"/>
                <w:b/>
                <w:bCs/>
                <w:color w:val="000000"/>
                <w:szCs w:val="22"/>
              </w:rPr>
            </w:pPr>
            <w:r>
              <w:rPr>
                <w:rFonts w:cs="Arial"/>
                <w:b/>
                <w:bCs/>
                <w:color w:val="000000"/>
                <w:szCs w:val="22"/>
              </w:rPr>
              <w:t>Postconditions</w:t>
            </w:r>
          </w:p>
        </w:tc>
        <w:tc>
          <w:tcPr>
            <w:tcW w:w="1439" w:type="dxa"/>
            <w:shd w:val="clear" w:color="auto" w:fill="auto"/>
          </w:tcPr>
          <w:p w14:paraId="0F027B36" w14:textId="77777777" w:rsidR="00122AB9" w:rsidRDefault="00122AB9" w:rsidP="00E24E03">
            <w:pPr>
              <w:rPr>
                <w:rFonts w:cs="Arial"/>
                <w:color w:val="000000"/>
                <w:szCs w:val="22"/>
              </w:rPr>
            </w:pPr>
            <w:r>
              <w:rPr>
                <w:rFonts w:cs="Arial"/>
                <w:color w:val="000000"/>
                <w:szCs w:val="22"/>
              </w:rPr>
              <w:t>PostC1</w:t>
            </w:r>
          </w:p>
        </w:tc>
        <w:tc>
          <w:tcPr>
            <w:tcW w:w="6329" w:type="dxa"/>
            <w:shd w:val="clear" w:color="auto" w:fill="auto"/>
          </w:tcPr>
          <w:p w14:paraId="6D3D870E" w14:textId="71144D2E" w:rsidR="00122AB9" w:rsidRDefault="00122AB9" w:rsidP="00E24E03">
            <w:pPr>
              <w:rPr>
                <w:rFonts w:cs="Arial"/>
                <w:color w:val="000000"/>
                <w:szCs w:val="22"/>
              </w:rPr>
            </w:pPr>
            <w:r>
              <w:rPr>
                <w:rFonts w:cs="Arial"/>
                <w:color w:val="000000"/>
                <w:szCs w:val="22"/>
              </w:rPr>
              <w:t xml:space="preserve">The Driver can select to </w:t>
            </w:r>
            <w:r w:rsidR="002B581D">
              <w:rPr>
                <w:rFonts w:cs="Arial"/>
                <w:color w:val="000000"/>
                <w:szCs w:val="22"/>
              </w:rPr>
              <w:t>de</w:t>
            </w:r>
            <w:r>
              <w:rPr>
                <w:rFonts w:cs="Arial"/>
                <w:color w:val="000000"/>
                <w:szCs w:val="22"/>
              </w:rPr>
              <w:t>activate DSI through the HMI</w:t>
            </w:r>
          </w:p>
        </w:tc>
      </w:tr>
      <w:tr w:rsidR="00CF77AF" w:rsidRPr="007C20FA" w14:paraId="08BF8167" w14:textId="77777777" w:rsidTr="00E24E03">
        <w:trPr>
          <w:trHeight w:val="255"/>
        </w:trPr>
        <w:tc>
          <w:tcPr>
            <w:tcW w:w="2546" w:type="dxa"/>
            <w:shd w:val="clear" w:color="auto" w:fill="D9D9D9" w:themeFill="background1" w:themeFillShade="D9"/>
          </w:tcPr>
          <w:p w14:paraId="3BF077CE" w14:textId="77777777" w:rsidR="00CF77AF" w:rsidRDefault="00CF77AF" w:rsidP="00E24E03">
            <w:pPr>
              <w:rPr>
                <w:rFonts w:cs="Arial"/>
                <w:b/>
                <w:bCs/>
                <w:color w:val="000000"/>
                <w:szCs w:val="22"/>
              </w:rPr>
            </w:pPr>
          </w:p>
        </w:tc>
        <w:tc>
          <w:tcPr>
            <w:tcW w:w="1439" w:type="dxa"/>
            <w:shd w:val="clear" w:color="auto" w:fill="auto"/>
          </w:tcPr>
          <w:p w14:paraId="1330FE2B" w14:textId="2A5E0FF3" w:rsidR="00CF77AF" w:rsidRDefault="00CF77AF" w:rsidP="00E24E03">
            <w:pPr>
              <w:rPr>
                <w:rFonts w:cs="Arial"/>
                <w:color w:val="000000"/>
                <w:szCs w:val="22"/>
              </w:rPr>
            </w:pPr>
            <w:r>
              <w:rPr>
                <w:rFonts w:cs="Arial"/>
                <w:color w:val="000000"/>
                <w:szCs w:val="22"/>
              </w:rPr>
              <w:t>PostC2</w:t>
            </w:r>
          </w:p>
        </w:tc>
        <w:tc>
          <w:tcPr>
            <w:tcW w:w="6329" w:type="dxa"/>
            <w:shd w:val="clear" w:color="auto" w:fill="auto"/>
          </w:tcPr>
          <w:p w14:paraId="5993736A" w14:textId="30261321" w:rsidR="00CF77AF" w:rsidRDefault="00CF77AF" w:rsidP="00E24E03">
            <w:pPr>
              <w:rPr>
                <w:rFonts w:cs="Arial"/>
                <w:color w:val="000000"/>
                <w:szCs w:val="22"/>
              </w:rPr>
            </w:pPr>
            <w:r>
              <w:rPr>
                <w:rFonts w:cs="Arial"/>
                <w:color w:val="000000"/>
                <w:szCs w:val="22"/>
              </w:rPr>
              <w:t>Shifting out of Park hides the DSI options on the HMI</w:t>
            </w:r>
          </w:p>
        </w:tc>
      </w:tr>
    </w:tbl>
    <w:p w14:paraId="22CF114F" w14:textId="7CD7D511" w:rsidR="008B6DEF" w:rsidRDefault="008B6DEF" w:rsidP="00AC5000"/>
    <w:p w14:paraId="7F15F76A" w14:textId="77777777" w:rsidR="008B6DEF" w:rsidRDefault="008B6DEF" w:rsidP="00AC5000"/>
    <w:p w14:paraId="64055B93" w14:textId="0BBE04EC" w:rsidR="00AC5000" w:rsidRPr="0017445F" w:rsidRDefault="00AC5000" w:rsidP="00AC5000">
      <w:pPr>
        <w:pStyle w:val="REUseCase"/>
        <w:shd w:val="clear" w:color="auto" w:fill="F2F2F2" w:themeFill="background1" w:themeFillShade="F2"/>
      </w:pPr>
      <w:r>
        <w:t xml:space="preserve"> </w:t>
      </w:r>
      <w:r w:rsidR="0008468A">
        <w:t xml:space="preserve">UC16 </w:t>
      </w:r>
      <w:r>
        <w:t xml:space="preserve">Driver </w:t>
      </w:r>
      <w:r w:rsidR="00E92FDD">
        <w:t xml:space="preserve">shows intent to drive </w:t>
      </w:r>
      <w:r w:rsidR="00585E3A">
        <w:t>after requesting extended Idle</w:t>
      </w:r>
      <w:r w:rsidR="002367D1">
        <w:t xml:space="preserve"> time</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439"/>
        <w:gridCol w:w="6329"/>
      </w:tblGrid>
      <w:tr w:rsidR="004A6502" w:rsidRPr="007C20FA" w14:paraId="1788412D" w14:textId="77777777" w:rsidTr="00E24E03">
        <w:trPr>
          <w:trHeight w:val="255"/>
        </w:trPr>
        <w:tc>
          <w:tcPr>
            <w:tcW w:w="2546" w:type="dxa"/>
            <w:shd w:val="clear" w:color="auto" w:fill="D9D9D9" w:themeFill="background1" w:themeFillShade="D9"/>
            <w:hideMark/>
          </w:tcPr>
          <w:p w14:paraId="363849F8" w14:textId="77777777" w:rsidR="004A6502" w:rsidRDefault="004A6502" w:rsidP="00E24E03">
            <w:pPr>
              <w:rPr>
                <w:rFonts w:cs="Arial"/>
                <w:b/>
                <w:bCs/>
                <w:color w:val="000000"/>
                <w:szCs w:val="22"/>
              </w:rPr>
            </w:pPr>
            <w:r w:rsidRPr="007C20FA">
              <w:rPr>
                <w:rFonts w:cs="Arial"/>
                <w:b/>
                <w:bCs/>
                <w:color w:val="000000"/>
                <w:szCs w:val="22"/>
              </w:rPr>
              <w:t>Actors</w:t>
            </w:r>
          </w:p>
        </w:tc>
        <w:tc>
          <w:tcPr>
            <w:tcW w:w="1439" w:type="dxa"/>
            <w:shd w:val="clear" w:color="auto" w:fill="auto"/>
          </w:tcPr>
          <w:p w14:paraId="287A9167" w14:textId="77777777" w:rsidR="004A6502" w:rsidRDefault="004A6502" w:rsidP="00E24E03"/>
        </w:tc>
        <w:tc>
          <w:tcPr>
            <w:tcW w:w="6329" w:type="dxa"/>
            <w:shd w:val="clear" w:color="auto" w:fill="auto"/>
          </w:tcPr>
          <w:p w14:paraId="0128DBE3" w14:textId="77777777" w:rsidR="004A6502" w:rsidRDefault="004A6502" w:rsidP="00E24E03">
            <w:pPr>
              <w:rPr>
                <w:rFonts w:cs="Arial"/>
                <w:color w:val="000000"/>
                <w:szCs w:val="22"/>
              </w:rPr>
            </w:pPr>
            <w:r>
              <w:rPr>
                <w:rFonts w:cs="Arial"/>
                <w:color w:val="000000"/>
                <w:szCs w:val="22"/>
              </w:rPr>
              <w:t>Driver</w:t>
            </w:r>
          </w:p>
        </w:tc>
      </w:tr>
      <w:tr w:rsidR="004A6502" w:rsidRPr="007C20FA" w14:paraId="3A977752" w14:textId="77777777" w:rsidTr="00E24E03">
        <w:trPr>
          <w:trHeight w:val="255"/>
        </w:trPr>
        <w:tc>
          <w:tcPr>
            <w:tcW w:w="2546" w:type="dxa"/>
            <w:shd w:val="clear" w:color="auto" w:fill="D9D9D9" w:themeFill="background1" w:themeFillShade="D9"/>
            <w:hideMark/>
          </w:tcPr>
          <w:p w14:paraId="6139072E" w14:textId="77777777" w:rsidR="004A6502" w:rsidRPr="007C20FA" w:rsidRDefault="004A6502" w:rsidP="00E24E03">
            <w:pPr>
              <w:rPr>
                <w:rFonts w:cs="Arial"/>
                <w:b/>
                <w:bCs/>
                <w:color w:val="000000"/>
                <w:szCs w:val="22"/>
              </w:rPr>
            </w:pPr>
            <w:r w:rsidRPr="007C20FA">
              <w:rPr>
                <w:rFonts w:cs="Arial"/>
                <w:b/>
                <w:bCs/>
                <w:color w:val="000000"/>
                <w:szCs w:val="22"/>
              </w:rPr>
              <w:t>Description</w:t>
            </w:r>
          </w:p>
        </w:tc>
        <w:tc>
          <w:tcPr>
            <w:tcW w:w="1439" w:type="dxa"/>
            <w:shd w:val="clear" w:color="auto" w:fill="auto"/>
          </w:tcPr>
          <w:p w14:paraId="63D55F04" w14:textId="77777777" w:rsidR="004A6502" w:rsidRPr="007C20FA" w:rsidRDefault="004A6502" w:rsidP="00E24E03">
            <w:pPr>
              <w:rPr>
                <w:rFonts w:cs="Arial"/>
                <w:color w:val="000000"/>
                <w:szCs w:val="22"/>
              </w:rPr>
            </w:pPr>
          </w:p>
        </w:tc>
        <w:tc>
          <w:tcPr>
            <w:tcW w:w="6329" w:type="dxa"/>
            <w:shd w:val="clear" w:color="auto" w:fill="auto"/>
          </w:tcPr>
          <w:p w14:paraId="0BAB02CF" w14:textId="77777777" w:rsidR="004A6502" w:rsidRDefault="004A6502" w:rsidP="00E24E03"/>
        </w:tc>
      </w:tr>
      <w:tr w:rsidR="004A6502" w:rsidRPr="007C20FA" w14:paraId="6430B1D0" w14:textId="77777777" w:rsidTr="00E24E03">
        <w:trPr>
          <w:trHeight w:val="20"/>
        </w:trPr>
        <w:tc>
          <w:tcPr>
            <w:tcW w:w="2546" w:type="dxa"/>
            <w:vMerge w:val="restart"/>
            <w:shd w:val="clear" w:color="auto" w:fill="D9D9D9" w:themeFill="background1" w:themeFillShade="D9"/>
            <w:hideMark/>
          </w:tcPr>
          <w:p w14:paraId="5FC96080" w14:textId="77777777" w:rsidR="004A6502" w:rsidRDefault="004A6502" w:rsidP="00E24E03">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439" w:type="dxa"/>
            <w:shd w:val="clear" w:color="auto" w:fill="auto"/>
          </w:tcPr>
          <w:p w14:paraId="4B87F4ED" w14:textId="77777777" w:rsidR="004A6502" w:rsidRDefault="004A6502" w:rsidP="00E24E03">
            <w:pPr>
              <w:rPr>
                <w:rFonts w:cs="Arial"/>
                <w:color w:val="000000"/>
                <w:szCs w:val="22"/>
              </w:rPr>
            </w:pPr>
            <w:r>
              <w:rPr>
                <w:rFonts w:cs="Arial"/>
                <w:color w:val="000000"/>
                <w:szCs w:val="22"/>
              </w:rPr>
              <w:t>PreC1</w:t>
            </w:r>
          </w:p>
        </w:tc>
        <w:tc>
          <w:tcPr>
            <w:tcW w:w="6329" w:type="dxa"/>
            <w:shd w:val="clear" w:color="auto" w:fill="auto"/>
          </w:tcPr>
          <w:p w14:paraId="39CC0D8D" w14:textId="77777777" w:rsidR="004A6502" w:rsidRDefault="004A6502" w:rsidP="00E24E03">
            <w:pPr>
              <w:rPr>
                <w:rFonts w:cs="Arial"/>
                <w:color w:val="000000"/>
                <w:szCs w:val="22"/>
              </w:rPr>
            </w:pPr>
            <w:r>
              <w:rPr>
                <w:rFonts w:cs="Arial"/>
                <w:color w:val="000000"/>
                <w:szCs w:val="22"/>
              </w:rPr>
              <w:t>AEIS/DSI is not disabled</w:t>
            </w:r>
          </w:p>
        </w:tc>
      </w:tr>
      <w:tr w:rsidR="004A6502" w:rsidRPr="007C20FA" w14:paraId="47B082B1" w14:textId="77777777" w:rsidTr="00E24E03">
        <w:trPr>
          <w:trHeight w:val="20"/>
        </w:trPr>
        <w:tc>
          <w:tcPr>
            <w:tcW w:w="2546" w:type="dxa"/>
            <w:vMerge/>
            <w:shd w:val="clear" w:color="auto" w:fill="D9D9D9" w:themeFill="background1" w:themeFillShade="D9"/>
          </w:tcPr>
          <w:p w14:paraId="3B225F5D" w14:textId="77777777" w:rsidR="004A6502" w:rsidRPr="007C20FA" w:rsidRDefault="004A6502" w:rsidP="00E24E03">
            <w:pPr>
              <w:rPr>
                <w:rFonts w:cs="Arial"/>
                <w:b/>
                <w:bCs/>
                <w:color w:val="000000"/>
                <w:szCs w:val="22"/>
              </w:rPr>
            </w:pPr>
          </w:p>
        </w:tc>
        <w:tc>
          <w:tcPr>
            <w:tcW w:w="1439" w:type="dxa"/>
            <w:shd w:val="clear" w:color="auto" w:fill="auto"/>
          </w:tcPr>
          <w:p w14:paraId="30B154B8" w14:textId="77777777" w:rsidR="004A6502" w:rsidRDefault="004A6502" w:rsidP="00E24E03">
            <w:pPr>
              <w:rPr>
                <w:rFonts w:cs="Arial"/>
                <w:color w:val="000000"/>
                <w:szCs w:val="22"/>
              </w:rPr>
            </w:pPr>
            <w:r>
              <w:rPr>
                <w:rFonts w:cs="Arial"/>
                <w:color w:val="000000"/>
                <w:szCs w:val="22"/>
              </w:rPr>
              <w:t>PreC2</w:t>
            </w:r>
          </w:p>
        </w:tc>
        <w:tc>
          <w:tcPr>
            <w:tcW w:w="6329" w:type="dxa"/>
            <w:shd w:val="clear" w:color="auto" w:fill="auto"/>
          </w:tcPr>
          <w:p w14:paraId="1E0BD9D5" w14:textId="77777777" w:rsidR="004A6502" w:rsidRDefault="004A6502" w:rsidP="00E24E03">
            <w:pPr>
              <w:rPr>
                <w:rFonts w:cs="Arial"/>
                <w:color w:val="000000"/>
                <w:szCs w:val="22"/>
              </w:rPr>
            </w:pPr>
            <w:r>
              <w:rPr>
                <w:rFonts w:cs="Arial"/>
                <w:color w:val="000000"/>
                <w:szCs w:val="22"/>
              </w:rPr>
              <w:t>Engine is running</w:t>
            </w:r>
          </w:p>
        </w:tc>
      </w:tr>
      <w:tr w:rsidR="00523CFE" w:rsidRPr="007C20FA" w14:paraId="18EE5CA5" w14:textId="77777777" w:rsidTr="00E24E03">
        <w:trPr>
          <w:trHeight w:val="20"/>
        </w:trPr>
        <w:tc>
          <w:tcPr>
            <w:tcW w:w="2546" w:type="dxa"/>
            <w:shd w:val="clear" w:color="auto" w:fill="D9D9D9" w:themeFill="background1" w:themeFillShade="D9"/>
          </w:tcPr>
          <w:p w14:paraId="46351880" w14:textId="77777777" w:rsidR="00523CFE" w:rsidRPr="007C20FA" w:rsidRDefault="00523CFE" w:rsidP="00523CFE">
            <w:pPr>
              <w:rPr>
                <w:rFonts w:cs="Arial"/>
                <w:b/>
                <w:bCs/>
                <w:color w:val="000000"/>
                <w:szCs w:val="22"/>
              </w:rPr>
            </w:pPr>
          </w:p>
        </w:tc>
        <w:tc>
          <w:tcPr>
            <w:tcW w:w="1439" w:type="dxa"/>
            <w:shd w:val="clear" w:color="auto" w:fill="auto"/>
          </w:tcPr>
          <w:p w14:paraId="7DF9BAA4" w14:textId="6599129A" w:rsidR="00523CFE" w:rsidRDefault="004F3FA8" w:rsidP="00523CFE">
            <w:pPr>
              <w:rPr>
                <w:rFonts w:cs="Arial"/>
                <w:color w:val="000000"/>
                <w:szCs w:val="22"/>
              </w:rPr>
            </w:pPr>
            <w:r>
              <w:rPr>
                <w:rFonts w:cs="Arial"/>
                <w:color w:val="000000"/>
                <w:szCs w:val="22"/>
              </w:rPr>
              <w:t>PreC3</w:t>
            </w:r>
          </w:p>
        </w:tc>
        <w:tc>
          <w:tcPr>
            <w:tcW w:w="6329" w:type="dxa"/>
            <w:shd w:val="clear" w:color="auto" w:fill="auto"/>
          </w:tcPr>
          <w:p w14:paraId="707A251A" w14:textId="79AD3C19" w:rsidR="00523CFE" w:rsidRDefault="00523CFE" w:rsidP="00523CFE">
            <w:pPr>
              <w:rPr>
                <w:rFonts w:cs="Arial"/>
                <w:color w:val="000000"/>
                <w:szCs w:val="22"/>
              </w:rPr>
            </w:pPr>
            <w:r>
              <w:rPr>
                <w:rFonts w:cs="Arial"/>
                <w:color w:val="000000"/>
                <w:szCs w:val="22"/>
              </w:rPr>
              <w:t>Driver has selected a new Max Idle time on the HMI</w:t>
            </w:r>
          </w:p>
        </w:tc>
      </w:tr>
      <w:tr w:rsidR="00307E34" w:rsidRPr="007C20FA" w14:paraId="3746948E" w14:textId="77777777" w:rsidTr="00E24E03">
        <w:trPr>
          <w:trHeight w:val="20"/>
        </w:trPr>
        <w:tc>
          <w:tcPr>
            <w:tcW w:w="2546" w:type="dxa"/>
            <w:shd w:val="clear" w:color="auto" w:fill="D9D9D9" w:themeFill="background1" w:themeFillShade="D9"/>
          </w:tcPr>
          <w:p w14:paraId="5992909F" w14:textId="77777777" w:rsidR="00307E34" w:rsidRDefault="00307E34" w:rsidP="00307E34">
            <w:pPr>
              <w:rPr>
                <w:rFonts w:cs="Arial"/>
                <w:b/>
                <w:bCs/>
                <w:color w:val="000000"/>
                <w:szCs w:val="22"/>
              </w:rPr>
            </w:pPr>
            <w:r>
              <w:rPr>
                <w:rFonts w:cs="Arial"/>
                <w:b/>
                <w:bCs/>
                <w:color w:val="000000"/>
                <w:szCs w:val="22"/>
              </w:rPr>
              <w:t>Triggers</w:t>
            </w:r>
          </w:p>
        </w:tc>
        <w:tc>
          <w:tcPr>
            <w:tcW w:w="1439" w:type="dxa"/>
            <w:shd w:val="clear" w:color="auto" w:fill="auto"/>
          </w:tcPr>
          <w:p w14:paraId="66C3192C" w14:textId="7F7742AC" w:rsidR="00307E34" w:rsidRDefault="00307E34" w:rsidP="00307E34">
            <w:pPr>
              <w:rPr>
                <w:rFonts w:cs="Arial"/>
                <w:color w:val="000000"/>
                <w:szCs w:val="22"/>
              </w:rPr>
            </w:pPr>
            <w:r>
              <w:rPr>
                <w:rFonts w:cs="Arial"/>
                <w:color w:val="000000"/>
                <w:szCs w:val="22"/>
              </w:rPr>
              <w:t>T1</w:t>
            </w:r>
          </w:p>
        </w:tc>
        <w:tc>
          <w:tcPr>
            <w:tcW w:w="6329" w:type="dxa"/>
            <w:shd w:val="clear" w:color="auto" w:fill="auto"/>
          </w:tcPr>
          <w:p w14:paraId="65A99F06" w14:textId="1D45B79F" w:rsidR="00307E34" w:rsidRDefault="00307E34" w:rsidP="00307E34">
            <w:pPr>
              <w:rPr>
                <w:rFonts w:cs="Arial"/>
                <w:color w:val="000000"/>
                <w:szCs w:val="22"/>
              </w:rPr>
            </w:pPr>
            <w:r>
              <w:rPr>
                <w:rFonts w:cs="Arial"/>
                <w:color w:val="000000"/>
                <w:szCs w:val="22"/>
              </w:rPr>
              <w:t>Driver presses Brake pedal or</w:t>
            </w:r>
          </w:p>
        </w:tc>
      </w:tr>
      <w:tr w:rsidR="00307E34" w:rsidRPr="007C20FA" w14:paraId="3679944D" w14:textId="77777777" w:rsidTr="00E24E03">
        <w:trPr>
          <w:trHeight w:val="20"/>
        </w:trPr>
        <w:tc>
          <w:tcPr>
            <w:tcW w:w="2546" w:type="dxa"/>
            <w:shd w:val="clear" w:color="auto" w:fill="D9D9D9" w:themeFill="background1" w:themeFillShade="D9"/>
          </w:tcPr>
          <w:p w14:paraId="50D097DB" w14:textId="77777777" w:rsidR="00307E34" w:rsidRDefault="00307E34" w:rsidP="00307E34">
            <w:pPr>
              <w:rPr>
                <w:rFonts w:cs="Arial"/>
                <w:b/>
                <w:bCs/>
                <w:color w:val="000000"/>
                <w:szCs w:val="22"/>
              </w:rPr>
            </w:pPr>
          </w:p>
        </w:tc>
        <w:tc>
          <w:tcPr>
            <w:tcW w:w="1439" w:type="dxa"/>
            <w:shd w:val="clear" w:color="auto" w:fill="auto"/>
          </w:tcPr>
          <w:p w14:paraId="6D5E89B1" w14:textId="74A9AD6C" w:rsidR="00307E34" w:rsidRDefault="00307E34" w:rsidP="00307E34">
            <w:pPr>
              <w:rPr>
                <w:rFonts w:cs="Arial"/>
                <w:color w:val="000000"/>
                <w:szCs w:val="22"/>
              </w:rPr>
            </w:pPr>
            <w:r>
              <w:rPr>
                <w:rFonts w:cs="Arial"/>
                <w:color w:val="000000"/>
                <w:szCs w:val="22"/>
              </w:rPr>
              <w:t>T2</w:t>
            </w:r>
          </w:p>
        </w:tc>
        <w:tc>
          <w:tcPr>
            <w:tcW w:w="6329" w:type="dxa"/>
            <w:shd w:val="clear" w:color="auto" w:fill="auto"/>
          </w:tcPr>
          <w:p w14:paraId="5ED54309" w14:textId="2F94A3C5" w:rsidR="00307E34" w:rsidRDefault="00307E34" w:rsidP="00307E34">
            <w:pPr>
              <w:rPr>
                <w:rFonts w:cs="Arial"/>
                <w:color w:val="000000"/>
                <w:szCs w:val="22"/>
              </w:rPr>
            </w:pPr>
            <w:r>
              <w:rPr>
                <w:rFonts w:cs="Arial"/>
                <w:color w:val="000000"/>
                <w:szCs w:val="22"/>
              </w:rPr>
              <w:t>Driver presses Accelerator pedal</w:t>
            </w:r>
          </w:p>
        </w:tc>
      </w:tr>
      <w:tr w:rsidR="00523CFE" w:rsidRPr="007C20FA" w14:paraId="09C12547" w14:textId="77777777" w:rsidTr="00E24E03">
        <w:trPr>
          <w:trHeight w:val="20"/>
        </w:trPr>
        <w:tc>
          <w:tcPr>
            <w:tcW w:w="2546" w:type="dxa"/>
            <w:shd w:val="clear" w:color="auto" w:fill="D9D9D9" w:themeFill="background1" w:themeFillShade="D9"/>
          </w:tcPr>
          <w:p w14:paraId="29BDCA3A" w14:textId="77777777" w:rsidR="00523CFE" w:rsidRDefault="00523CFE" w:rsidP="00523CFE">
            <w:pPr>
              <w:rPr>
                <w:rFonts w:cs="Arial"/>
                <w:b/>
                <w:bCs/>
                <w:color w:val="000000"/>
                <w:szCs w:val="22"/>
              </w:rPr>
            </w:pPr>
            <w:r>
              <w:rPr>
                <w:rFonts w:cs="Arial"/>
                <w:b/>
                <w:bCs/>
                <w:color w:val="000000"/>
                <w:szCs w:val="22"/>
              </w:rPr>
              <w:t>Main Flow Description</w:t>
            </w:r>
          </w:p>
        </w:tc>
        <w:tc>
          <w:tcPr>
            <w:tcW w:w="1439" w:type="dxa"/>
            <w:shd w:val="clear" w:color="auto" w:fill="auto"/>
          </w:tcPr>
          <w:p w14:paraId="7103E736" w14:textId="77777777" w:rsidR="00523CFE" w:rsidRDefault="00523CFE" w:rsidP="00523CFE">
            <w:pPr>
              <w:rPr>
                <w:rFonts w:cs="Arial"/>
                <w:color w:val="000000"/>
                <w:szCs w:val="22"/>
              </w:rPr>
            </w:pPr>
          </w:p>
        </w:tc>
        <w:tc>
          <w:tcPr>
            <w:tcW w:w="6329" w:type="dxa"/>
            <w:shd w:val="clear" w:color="auto" w:fill="auto"/>
          </w:tcPr>
          <w:p w14:paraId="3DCA0225" w14:textId="3F4DB096" w:rsidR="00523CFE" w:rsidRDefault="00135B10" w:rsidP="00523CFE">
            <w:pPr>
              <w:rPr>
                <w:rFonts w:cs="Arial"/>
                <w:color w:val="000000"/>
                <w:szCs w:val="22"/>
              </w:rPr>
            </w:pPr>
            <w:r>
              <w:rPr>
                <w:rFonts w:cs="Arial"/>
                <w:color w:val="000000"/>
                <w:szCs w:val="22"/>
              </w:rPr>
              <w:t xml:space="preserve">DSI </w:t>
            </w:r>
            <w:r w:rsidR="001D5245">
              <w:rPr>
                <w:rFonts w:cs="Arial"/>
                <w:color w:val="000000"/>
                <w:szCs w:val="22"/>
              </w:rPr>
              <w:t xml:space="preserve">timer </w:t>
            </w:r>
            <w:r w:rsidR="00992D39">
              <w:rPr>
                <w:rFonts w:cs="Arial"/>
                <w:color w:val="000000"/>
                <w:szCs w:val="22"/>
              </w:rPr>
              <w:t xml:space="preserve">will be </w:t>
            </w:r>
            <w:r w:rsidR="001D5245">
              <w:rPr>
                <w:rFonts w:cs="Arial"/>
                <w:color w:val="000000"/>
                <w:szCs w:val="22"/>
              </w:rPr>
              <w:t>reset</w:t>
            </w:r>
            <w:r w:rsidR="00934915">
              <w:rPr>
                <w:rFonts w:cs="Arial"/>
                <w:color w:val="000000"/>
                <w:szCs w:val="22"/>
              </w:rPr>
              <w:t xml:space="preserve"> to zero</w:t>
            </w:r>
            <w:r w:rsidR="001D5245">
              <w:rPr>
                <w:rFonts w:cs="Arial"/>
                <w:color w:val="000000"/>
                <w:szCs w:val="22"/>
              </w:rPr>
              <w:t xml:space="preserve"> </w:t>
            </w:r>
            <w:r w:rsidR="00992D39">
              <w:rPr>
                <w:rFonts w:cs="Arial"/>
                <w:color w:val="000000"/>
                <w:szCs w:val="22"/>
              </w:rPr>
              <w:t>when the driver shows intent to drive</w:t>
            </w:r>
          </w:p>
        </w:tc>
      </w:tr>
      <w:tr w:rsidR="00523CFE" w:rsidRPr="007C20FA" w14:paraId="29D81E00" w14:textId="77777777" w:rsidTr="00E24E03">
        <w:trPr>
          <w:trHeight w:val="255"/>
        </w:trPr>
        <w:tc>
          <w:tcPr>
            <w:tcW w:w="2546" w:type="dxa"/>
            <w:shd w:val="clear" w:color="auto" w:fill="D9D9D9" w:themeFill="background1" w:themeFillShade="D9"/>
          </w:tcPr>
          <w:p w14:paraId="51BFD47B" w14:textId="77777777" w:rsidR="00523CFE" w:rsidRDefault="00523CFE" w:rsidP="00523CFE">
            <w:pPr>
              <w:rPr>
                <w:rFonts w:cs="Arial"/>
                <w:b/>
                <w:bCs/>
                <w:color w:val="000000"/>
                <w:szCs w:val="22"/>
              </w:rPr>
            </w:pPr>
            <w:r>
              <w:rPr>
                <w:rFonts w:cs="Arial"/>
                <w:b/>
                <w:bCs/>
                <w:color w:val="000000"/>
                <w:szCs w:val="22"/>
              </w:rPr>
              <w:t>Main Flow</w:t>
            </w:r>
          </w:p>
        </w:tc>
        <w:tc>
          <w:tcPr>
            <w:tcW w:w="1439" w:type="dxa"/>
            <w:shd w:val="clear" w:color="auto" w:fill="auto"/>
          </w:tcPr>
          <w:p w14:paraId="47475BA8" w14:textId="77777777" w:rsidR="00523CFE" w:rsidRDefault="00523CFE" w:rsidP="00523CFE">
            <w:pPr>
              <w:rPr>
                <w:rFonts w:cs="Arial"/>
                <w:color w:val="000000"/>
                <w:szCs w:val="22"/>
              </w:rPr>
            </w:pPr>
            <w:r>
              <w:rPr>
                <w:rFonts w:cs="Arial"/>
                <w:color w:val="000000"/>
                <w:szCs w:val="22"/>
              </w:rPr>
              <w:t>M1</w:t>
            </w:r>
          </w:p>
        </w:tc>
        <w:tc>
          <w:tcPr>
            <w:tcW w:w="6329" w:type="dxa"/>
            <w:shd w:val="clear" w:color="auto" w:fill="auto"/>
          </w:tcPr>
          <w:p w14:paraId="1794283B" w14:textId="182903D9" w:rsidR="00523CFE" w:rsidRDefault="00992D39" w:rsidP="00523CFE">
            <w:pPr>
              <w:rPr>
                <w:rFonts w:cs="Arial"/>
                <w:color w:val="000000"/>
                <w:szCs w:val="22"/>
              </w:rPr>
            </w:pPr>
            <w:r>
              <w:rPr>
                <w:rFonts w:cs="Arial"/>
                <w:color w:val="000000"/>
                <w:szCs w:val="22"/>
              </w:rPr>
              <w:t xml:space="preserve">DSI HMI transitions from an active state to </w:t>
            </w:r>
            <w:r w:rsidR="00DA329C">
              <w:rPr>
                <w:rFonts w:cs="Arial"/>
                <w:color w:val="000000"/>
                <w:szCs w:val="22"/>
              </w:rPr>
              <w:t>an</w:t>
            </w:r>
            <w:r>
              <w:rPr>
                <w:rFonts w:cs="Arial"/>
                <w:color w:val="000000"/>
                <w:szCs w:val="22"/>
              </w:rPr>
              <w:t xml:space="preserve"> </w:t>
            </w:r>
            <w:r w:rsidR="00DB184D">
              <w:rPr>
                <w:rFonts w:cs="Arial"/>
                <w:color w:val="000000"/>
                <w:szCs w:val="22"/>
              </w:rPr>
              <w:t>in</w:t>
            </w:r>
            <w:r>
              <w:rPr>
                <w:rFonts w:cs="Arial"/>
                <w:color w:val="000000"/>
                <w:szCs w:val="22"/>
              </w:rPr>
              <w:t>active state (time options greyed out)</w:t>
            </w:r>
          </w:p>
        </w:tc>
      </w:tr>
      <w:tr w:rsidR="00523CFE" w:rsidRPr="007C20FA" w14:paraId="10FF19F7" w14:textId="77777777" w:rsidTr="00E24E03">
        <w:trPr>
          <w:trHeight w:val="255"/>
        </w:trPr>
        <w:tc>
          <w:tcPr>
            <w:tcW w:w="2546" w:type="dxa"/>
            <w:shd w:val="clear" w:color="auto" w:fill="D9D9D9" w:themeFill="background1" w:themeFillShade="D9"/>
          </w:tcPr>
          <w:p w14:paraId="4D6F1E9B" w14:textId="77777777" w:rsidR="00523CFE" w:rsidRDefault="00523CFE" w:rsidP="00523CFE">
            <w:pPr>
              <w:rPr>
                <w:rFonts w:cs="Arial"/>
                <w:b/>
                <w:bCs/>
                <w:color w:val="000000"/>
                <w:szCs w:val="22"/>
              </w:rPr>
            </w:pPr>
            <w:r>
              <w:rPr>
                <w:rFonts w:cs="Arial"/>
                <w:b/>
                <w:bCs/>
                <w:color w:val="000000"/>
                <w:szCs w:val="22"/>
              </w:rPr>
              <w:t>Postconditions</w:t>
            </w:r>
          </w:p>
        </w:tc>
        <w:tc>
          <w:tcPr>
            <w:tcW w:w="1439" w:type="dxa"/>
            <w:shd w:val="clear" w:color="auto" w:fill="auto"/>
          </w:tcPr>
          <w:p w14:paraId="3AF60024" w14:textId="77777777" w:rsidR="00523CFE" w:rsidRDefault="00523CFE" w:rsidP="00523CFE">
            <w:pPr>
              <w:rPr>
                <w:rFonts w:cs="Arial"/>
                <w:color w:val="000000"/>
                <w:szCs w:val="22"/>
              </w:rPr>
            </w:pPr>
            <w:r>
              <w:rPr>
                <w:rFonts w:cs="Arial"/>
                <w:color w:val="000000"/>
                <w:szCs w:val="22"/>
              </w:rPr>
              <w:t>PostC1</w:t>
            </w:r>
          </w:p>
        </w:tc>
        <w:tc>
          <w:tcPr>
            <w:tcW w:w="6329" w:type="dxa"/>
            <w:shd w:val="clear" w:color="auto" w:fill="auto"/>
          </w:tcPr>
          <w:p w14:paraId="0A704B22" w14:textId="5F0EB169" w:rsidR="00523CFE" w:rsidRDefault="00523CFE" w:rsidP="00523CFE">
            <w:pPr>
              <w:rPr>
                <w:rFonts w:cs="Arial"/>
                <w:color w:val="000000"/>
                <w:szCs w:val="22"/>
              </w:rPr>
            </w:pPr>
            <w:r>
              <w:rPr>
                <w:rFonts w:cs="Arial"/>
                <w:color w:val="000000"/>
                <w:szCs w:val="22"/>
              </w:rPr>
              <w:t xml:space="preserve">The Driver can </w:t>
            </w:r>
            <w:r w:rsidR="00C54735">
              <w:rPr>
                <w:rFonts w:cs="Arial"/>
                <w:color w:val="000000"/>
                <w:szCs w:val="22"/>
              </w:rPr>
              <w:t>select to activate DSI through the HMI</w:t>
            </w:r>
          </w:p>
        </w:tc>
      </w:tr>
    </w:tbl>
    <w:p w14:paraId="41CADBFF" w14:textId="77777777" w:rsidR="00AC5000" w:rsidRDefault="00AC5000" w:rsidP="00AC5000"/>
    <w:p w14:paraId="76008D95" w14:textId="26C4445C" w:rsidR="00585E3A" w:rsidRPr="0017445F" w:rsidRDefault="00585E3A" w:rsidP="00585E3A">
      <w:pPr>
        <w:pStyle w:val="REUseCase"/>
        <w:shd w:val="clear" w:color="auto" w:fill="F2F2F2" w:themeFill="background1" w:themeFillShade="F2"/>
      </w:pPr>
      <w:r>
        <w:t xml:space="preserve"> </w:t>
      </w:r>
      <w:r w:rsidR="0008468A">
        <w:t xml:space="preserve">UC17 </w:t>
      </w:r>
      <w:r>
        <w:t xml:space="preserve">Driver </w:t>
      </w:r>
      <w:r w:rsidR="0032648A">
        <w:t>d</w:t>
      </w:r>
      <w:r w:rsidR="00D268B8">
        <w:t>oes not choose extended Idle time when leaving the vehicle</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439"/>
        <w:gridCol w:w="6329"/>
      </w:tblGrid>
      <w:tr w:rsidR="009B522F" w:rsidRPr="007C20FA" w14:paraId="691DBF57" w14:textId="77777777" w:rsidTr="00E24E03">
        <w:trPr>
          <w:trHeight w:val="255"/>
        </w:trPr>
        <w:tc>
          <w:tcPr>
            <w:tcW w:w="2546" w:type="dxa"/>
            <w:shd w:val="clear" w:color="auto" w:fill="D9D9D9" w:themeFill="background1" w:themeFillShade="D9"/>
            <w:hideMark/>
          </w:tcPr>
          <w:p w14:paraId="0DC2F1C6" w14:textId="77777777" w:rsidR="009B522F" w:rsidRDefault="009B522F" w:rsidP="00E24E03">
            <w:pPr>
              <w:rPr>
                <w:rFonts w:cs="Arial"/>
                <w:b/>
                <w:bCs/>
                <w:color w:val="000000"/>
                <w:szCs w:val="22"/>
              </w:rPr>
            </w:pPr>
            <w:r w:rsidRPr="007C20FA">
              <w:rPr>
                <w:rFonts w:cs="Arial"/>
                <w:b/>
                <w:bCs/>
                <w:color w:val="000000"/>
                <w:szCs w:val="22"/>
              </w:rPr>
              <w:t>Actors</w:t>
            </w:r>
          </w:p>
        </w:tc>
        <w:tc>
          <w:tcPr>
            <w:tcW w:w="1439" w:type="dxa"/>
            <w:shd w:val="clear" w:color="auto" w:fill="auto"/>
          </w:tcPr>
          <w:p w14:paraId="0AC1E91D" w14:textId="77777777" w:rsidR="009B522F" w:rsidRDefault="009B522F" w:rsidP="00E24E03"/>
        </w:tc>
        <w:tc>
          <w:tcPr>
            <w:tcW w:w="6329" w:type="dxa"/>
            <w:shd w:val="clear" w:color="auto" w:fill="auto"/>
          </w:tcPr>
          <w:p w14:paraId="4C18A925" w14:textId="77777777" w:rsidR="009B522F" w:rsidRDefault="009B522F" w:rsidP="00E24E03">
            <w:pPr>
              <w:rPr>
                <w:rFonts w:cs="Arial"/>
                <w:color w:val="000000"/>
                <w:szCs w:val="22"/>
              </w:rPr>
            </w:pPr>
            <w:r>
              <w:rPr>
                <w:rFonts w:cs="Arial"/>
                <w:color w:val="000000"/>
                <w:szCs w:val="22"/>
              </w:rPr>
              <w:t>Driver</w:t>
            </w:r>
          </w:p>
        </w:tc>
      </w:tr>
      <w:tr w:rsidR="009B522F" w:rsidRPr="007C20FA" w14:paraId="534E979B" w14:textId="77777777" w:rsidTr="00E24E03">
        <w:trPr>
          <w:trHeight w:val="255"/>
        </w:trPr>
        <w:tc>
          <w:tcPr>
            <w:tcW w:w="2546" w:type="dxa"/>
            <w:shd w:val="clear" w:color="auto" w:fill="D9D9D9" w:themeFill="background1" w:themeFillShade="D9"/>
            <w:hideMark/>
          </w:tcPr>
          <w:p w14:paraId="354250B6" w14:textId="77777777" w:rsidR="009B522F" w:rsidRPr="007C20FA" w:rsidRDefault="009B522F" w:rsidP="00E24E03">
            <w:pPr>
              <w:rPr>
                <w:rFonts w:cs="Arial"/>
                <w:b/>
                <w:bCs/>
                <w:color w:val="000000"/>
                <w:szCs w:val="22"/>
              </w:rPr>
            </w:pPr>
            <w:r w:rsidRPr="007C20FA">
              <w:rPr>
                <w:rFonts w:cs="Arial"/>
                <w:b/>
                <w:bCs/>
                <w:color w:val="000000"/>
                <w:szCs w:val="22"/>
              </w:rPr>
              <w:t>Description</w:t>
            </w:r>
          </w:p>
        </w:tc>
        <w:tc>
          <w:tcPr>
            <w:tcW w:w="1439" w:type="dxa"/>
            <w:shd w:val="clear" w:color="auto" w:fill="auto"/>
          </w:tcPr>
          <w:p w14:paraId="4C1F235E" w14:textId="77777777" w:rsidR="009B522F" w:rsidRPr="007C20FA" w:rsidRDefault="009B522F" w:rsidP="00E24E03">
            <w:pPr>
              <w:rPr>
                <w:rFonts w:cs="Arial"/>
                <w:color w:val="000000"/>
                <w:szCs w:val="22"/>
              </w:rPr>
            </w:pPr>
          </w:p>
        </w:tc>
        <w:tc>
          <w:tcPr>
            <w:tcW w:w="6329" w:type="dxa"/>
            <w:shd w:val="clear" w:color="auto" w:fill="auto"/>
          </w:tcPr>
          <w:p w14:paraId="619CB167" w14:textId="77777777" w:rsidR="009B522F" w:rsidRDefault="009B522F" w:rsidP="00E24E03"/>
        </w:tc>
      </w:tr>
      <w:tr w:rsidR="009B522F" w:rsidRPr="007C20FA" w14:paraId="5280AD39" w14:textId="77777777" w:rsidTr="00E24E03">
        <w:trPr>
          <w:trHeight w:val="20"/>
        </w:trPr>
        <w:tc>
          <w:tcPr>
            <w:tcW w:w="2546" w:type="dxa"/>
            <w:vMerge w:val="restart"/>
            <w:shd w:val="clear" w:color="auto" w:fill="D9D9D9" w:themeFill="background1" w:themeFillShade="D9"/>
            <w:hideMark/>
          </w:tcPr>
          <w:p w14:paraId="091AF153" w14:textId="77777777" w:rsidR="009B522F" w:rsidRDefault="009B522F" w:rsidP="00E24E03">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439" w:type="dxa"/>
            <w:shd w:val="clear" w:color="auto" w:fill="auto"/>
          </w:tcPr>
          <w:p w14:paraId="69A8B2B9" w14:textId="77777777" w:rsidR="009B522F" w:rsidRDefault="009B522F" w:rsidP="00E24E03">
            <w:pPr>
              <w:rPr>
                <w:rFonts w:cs="Arial"/>
                <w:color w:val="000000"/>
                <w:szCs w:val="22"/>
              </w:rPr>
            </w:pPr>
            <w:r>
              <w:rPr>
                <w:rFonts w:cs="Arial"/>
                <w:color w:val="000000"/>
                <w:szCs w:val="22"/>
              </w:rPr>
              <w:t>PreC1</w:t>
            </w:r>
          </w:p>
        </w:tc>
        <w:tc>
          <w:tcPr>
            <w:tcW w:w="6329" w:type="dxa"/>
            <w:shd w:val="clear" w:color="auto" w:fill="auto"/>
          </w:tcPr>
          <w:p w14:paraId="07DD5E8B" w14:textId="77777777" w:rsidR="009B522F" w:rsidRDefault="009B522F" w:rsidP="00E24E03">
            <w:pPr>
              <w:rPr>
                <w:rFonts w:cs="Arial"/>
                <w:color w:val="000000"/>
                <w:szCs w:val="22"/>
              </w:rPr>
            </w:pPr>
            <w:r>
              <w:rPr>
                <w:rFonts w:cs="Arial"/>
                <w:color w:val="000000"/>
                <w:szCs w:val="22"/>
              </w:rPr>
              <w:t>AEIS/DSI is not disabled</w:t>
            </w:r>
          </w:p>
        </w:tc>
      </w:tr>
      <w:tr w:rsidR="009B522F" w:rsidRPr="007C20FA" w14:paraId="12B91C72" w14:textId="77777777" w:rsidTr="00E24E03">
        <w:trPr>
          <w:trHeight w:val="20"/>
        </w:trPr>
        <w:tc>
          <w:tcPr>
            <w:tcW w:w="2546" w:type="dxa"/>
            <w:vMerge/>
            <w:shd w:val="clear" w:color="auto" w:fill="D9D9D9" w:themeFill="background1" w:themeFillShade="D9"/>
          </w:tcPr>
          <w:p w14:paraId="2D823C6C" w14:textId="77777777" w:rsidR="009B522F" w:rsidRPr="007C20FA" w:rsidRDefault="009B522F" w:rsidP="00E24E03">
            <w:pPr>
              <w:rPr>
                <w:rFonts w:cs="Arial"/>
                <w:b/>
                <w:bCs/>
                <w:color w:val="000000"/>
                <w:szCs w:val="22"/>
              </w:rPr>
            </w:pPr>
          </w:p>
        </w:tc>
        <w:tc>
          <w:tcPr>
            <w:tcW w:w="1439" w:type="dxa"/>
            <w:shd w:val="clear" w:color="auto" w:fill="auto"/>
          </w:tcPr>
          <w:p w14:paraId="7854D778" w14:textId="77777777" w:rsidR="009B522F" w:rsidRDefault="009B522F" w:rsidP="00E24E03">
            <w:pPr>
              <w:rPr>
                <w:rFonts w:cs="Arial"/>
                <w:color w:val="000000"/>
                <w:szCs w:val="22"/>
              </w:rPr>
            </w:pPr>
            <w:r>
              <w:rPr>
                <w:rFonts w:cs="Arial"/>
                <w:color w:val="000000"/>
                <w:szCs w:val="22"/>
              </w:rPr>
              <w:t>PreC2</w:t>
            </w:r>
          </w:p>
        </w:tc>
        <w:tc>
          <w:tcPr>
            <w:tcW w:w="6329" w:type="dxa"/>
            <w:shd w:val="clear" w:color="auto" w:fill="auto"/>
          </w:tcPr>
          <w:p w14:paraId="69DB076F" w14:textId="77777777" w:rsidR="009B522F" w:rsidRDefault="009B522F" w:rsidP="00E24E03">
            <w:pPr>
              <w:rPr>
                <w:rFonts w:cs="Arial"/>
                <w:color w:val="000000"/>
                <w:szCs w:val="22"/>
              </w:rPr>
            </w:pPr>
            <w:r>
              <w:rPr>
                <w:rFonts w:cs="Arial"/>
                <w:color w:val="000000"/>
                <w:szCs w:val="22"/>
              </w:rPr>
              <w:t>Engine is running</w:t>
            </w:r>
          </w:p>
        </w:tc>
      </w:tr>
      <w:tr w:rsidR="009B522F" w:rsidRPr="007C20FA" w14:paraId="1FF3FAC9" w14:textId="77777777" w:rsidTr="00E24E03">
        <w:trPr>
          <w:trHeight w:val="20"/>
        </w:trPr>
        <w:tc>
          <w:tcPr>
            <w:tcW w:w="2546" w:type="dxa"/>
            <w:shd w:val="clear" w:color="auto" w:fill="D9D9D9" w:themeFill="background1" w:themeFillShade="D9"/>
          </w:tcPr>
          <w:p w14:paraId="62850333" w14:textId="77777777" w:rsidR="009B522F" w:rsidRPr="007C20FA" w:rsidRDefault="009B522F" w:rsidP="00E24E03">
            <w:pPr>
              <w:rPr>
                <w:rFonts w:cs="Arial"/>
                <w:b/>
                <w:bCs/>
                <w:color w:val="000000"/>
                <w:szCs w:val="22"/>
              </w:rPr>
            </w:pPr>
          </w:p>
        </w:tc>
        <w:tc>
          <w:tcPr>
            <w:tcW w:w="1439" w:type="dxa"/>
            <w:shd w:val="clear" w:color="auto" w:fill="auto"/>
          </w:tcPr>
          <w:p w14:paraId="23D8A7CD" w14:textId="77777777" w:rsidR="009B522F" w:rsidRDefault="009B522F" w:rsidP="00E24E03">
            <w:pPr>
              <w:rPr>
                <w:rFonts w:cs="Arial"/>
                <w:color w:val="000000"/>
                <w:szCs w:val="22"/>
              </w:rPr>
            </w:pPr>
            <w:r>
              <w:rPr>
                <w:rFonts w:cs="Arial"/>
                <w:color w:val="000000"/>
                <w:szCs w:val="22"/>
              </w:rPr>
              <w:t>PreC3</w:t>
            </w:r>
          </w:p>
        </w:tc>
        <w:tc>
          <w:tcPr>
            <w:tcW w:w="6329" w:type="dxa"/>
            <w:shd w:val="clear" w:color="auto" w:fill="auto"/>
          </w:tcPr>
          <w:p w14:paraId="49AA2901" w14:textId="7509EF66" w:rsidR="009B522F" w:rsidRDefault="009B522F" w:rsidP="00E24E03">
            <w:pPr>
              <w:rPr>
                <w:rFonts w:cs="Arial"/>
                <w:color w:val="000000"/>
                <w:szCs w:val="22"/>
              </w:rPr>
            </w:pPr>
            <w:r>
              <w:rPr>
                <w:rFonts w:cs="Arial"/>
                <w:color w:val="000000"/>
                <w:szCs w:val="22"/>
              </w:rPr>
              <w:t>Driver has</w:t>
            </w:r>
            <w:r w:rsidR="00A81449">
              <w:rPr>
                <w:rFonts w:cs="Arial"/>
                <w:color w:val="000000"/>
                <w:szCs w:val="22"/>
              </w:rPr>
              <w:t xml:space="preserve"> not</w:t>
            </w:r>
            <w:r>
              <w:rPr>
                <w:rFonts w:cs="Arial"/>
                <w:color w:val="000000"/>
                <w:szCs w:val="22"/>
              </w:rPr>
              <w:t xml:space="preserve"> selected a new Max Idle time on the HMI</w:t>
            </w:r>
          </w:p>
        </w:tc>
      </w:tr>
      <w:tr w:rsidR="009B522F" w:rsidRPr="007C20FA" w14:paraId="6D1F844A" w14:textId="77777777" w:rsidTr="00E24E03">
        <w:trPr>
          <w:trHeight w:val="20"/>
        </w:trPr>
        <w:tc>
          <w:tcPr>
            <w:tcW w:w="2546" w:type="dxa"/>
            <w:shd w:val="clear" w:color="auto" w:fill="D9D9D9" w:themeFill="background1" w:themeFillShade="D9"/>
          </w:tcPr>
          <w:p w14:paraId="6DE8A850" w14:textId="77777777" w:rsidR="009B522F" w:rsidRDefault="009B522F" w:rsidP="00E24E03">
            <w:pPr>
              <w:rPr>
                <w:rFonts w:cs="Arial"/>
                <w:b/>
                <w:bCs/>
                <w:color w:val="000000"/>
                <w:szCs w:val="22"/>
              </w:rPr>
            </w:pPr>
            <w:r>
              <w:rPr>
                <w:rFonts w:cs="Arial"/>
                <w:b/>
                <w:bCs/>
                <w:color w:val="000000"/>
                <w:szCs w:val="22"/>
              </w:rPr>
              <w:lastRenderedPageBreak/>
              <w:t>Triggers</w:t>
            </w:r>
          </w:p>
        </w:tc>
        <w:tc>
          <w:tcPr>
            <w:tcW w:w="1439" w:type="dxa"/>
            <w:shd w:val="clear" w:color="auto" w:fill="auto"/>
          </w:tcPr>
          <w:p w14:paraId="118E0737" w14:textId="77777777" w:rsidR="009B522F" w:rsidRDefault="009B522F" w:rsidP="00E24E03">
            <w:pPr>
              <w:rPr>
                <w:rFonts w:cs="Arial"/>
                <w:color w:val="000000"/>
                <w:szCs w:val="22"/>
              </w:rPr>
            </w:pPr>
            <w:r>
              <w:rPr>
                <w:rFonts w:cs="Arial"/>
                <w:color w:val="000000"/>
                <w:szCs w:val="22"/>
              </w:rPr>
              <w:t>T1</w:t>
            </w:r>
          </w:p>
        </w:tc>
        <w:tc>
          <w:tcPr>
            <w:tcW w:w="6329" w:type="dxa"/>
            <w:shd w:val="clear" w:color="auto" w:fill="auto"/>
          </w:tcPr>
          <w:p w14:paraId="10B79017" w14:textId="29F6119F" w:rsidR="009B522F" w:rsidRDefault="009B522F" w:rsidP="00E24E03">
            <w:pPr>
              <w:rPr>
                <w:rFonts w:cs="Arial"/>
                <w:color w:val="000000"/>
                <w:szCs w:val="22"/>
              </w:rPr>
            </w:pPr>
          </w:p>
        </w:tc>
      </w:tr>
      <w:tr w:rsidR="009B522F" w:rsidRPr="007C20FA" w14:paraId="0471B0CC" w14:textId="77777777" w:rsidTr="00E24E03">
        <w:trPr>
          <w:trHeight w:val="20"/>
        </w:trPr>
        <w:tc>
          <w:tcPr>
            <w:tcW w:w="2546" w:type="dxa"/>
            <w:shd w:val="clear" w:color="auto" w:fill="D9D9D9" w:themeFill="background1" w:themeFillShade="D9"/>
          </w:tcPr>
          <w:p w14:paraId="3078821B" w14:textId="77777777" w:rsidR="009B522F" w:rsidRDefault="009B522F" w:rsidP="00E24E03">
            <w:pPr>
              <w:rPr>
                <w:rFonts w:cs="Arial"/>
                <w:b/>
                <w:bCs/>
                <w:color w:val="000000"/>
                <w:szCs w:val="22"/>
              </w:rPr>
            </w:pPr>
            <w:r>
              <w:rPr>
                <w:rFonts w:cs="Arial"/>
                <w:b/>
                <w:bCs/>
                <w:color w:val="000000"/>
                <w:szCs w:val="22"/>
              </w:rPr>
              <w:t>Main Flow Description</w:t>
            </w:r>
          </w:p>
        </w:tc>
        <w:tc>
          <w:tcPr>
            <w:tcW w:w="1439" w:type="dxa"/>
            <w:shd w:val="clear" w:color="auto" w:fill="auto"/>
          </w:tcPr>
          <w:p w14:paraId="1A240952" w14:textId="77777777" w:rsidR="009B522F" w:rsidRDefault="009B522F" w:rsidP="00E24E03">
            <w:pPr>
              <w:rPr>
                <w:rFonts w:cs="Arial"/>
                <w:color w:val="000000"/>
                <w:szCs w:val="22"/>
              </w:rPr>
            </w:pPr>
          </w:p>
        </w:tc>
        <w:tc>
          <w:tcPr>
            <w:tcW w:w="6329" w:type="dxa"/>
            <w:shd w:val="clear" w:color="auto" w:fill="auto"/>
          </w:tcPr>
          <w:p w14:paraId="73865B83" w14:textId="33DE50C4" w:rsidR="009B522F" w:rsidRDefault="007B390E" w:rsidP="00E24E03">
            <w:pPr>
              <w:rPr>
                <w:rFonts w:cs="Arial"/>
                <w:color w:val="000000"/>
                <w:szCs w:val="22"/>
              </w:rPr>
            </w:pPr>
            <w:r>
              <w:rPr>
                <w:rFonts w:cs="Arial"/>
                <w:color w:val="000000"/>
                <w:szCs w:val="22"/>
              </w:rPr>
              <w:t>Vehicle will powerdown depending on key detection</w:t>
            </w:r>
          </w:p>
        </w:tc>
      </w:tr>
      <w:tr w:rsidR="009B522F" w:rsidRPr="007C20FA" w14:paraId="0973A1A2" w14:textId="77777777" w:rsidTr="00E24E03">
        <w:trPr>
          <w:trHeight w:val="255"/>
        </w:trPr>
        <w:tc>
          <w:tcPr>
            <w:tcW w:w="2546" w:type="dxa"/>
            <w:shd w:val="clear" w:color="auto" w:fill="D9D9D9" w:themeFill="background1" w:themeFillShade="D9"/>
          </w:tcPr>
          <w:p w14:paraId="18982D7F" w14:textId="77777777" w:rsidR="009B522F" w:rsidRDefault="009B522F" w:rsidP="00E24E03">
            <w:pPr>
              <w:rPr>
                <w:rFonts w:cs="Arial"/>
                <w:b/>
                <w:bCs/>
                <w:color w:val="000000"/>
                <w:szCs w:val="22"/>
              </w:rPr>
            </w:pPr>
            <w:r>
              <w:rPr>
                <w:rFonts w:cs="Arial"/>
                <w:b/>
                <w:bCs/>
                <w:color w:val="000000"/>
                <w:szCs w:val="22"/>
              </w:rPr>
              <w:t>Main Flow</w:t>
            </w:r>
          </w:p>
        </w:tc>
        <w:tc>
          <w:tcPr>
            <w:tcW w:w="1439" w:type="dxa"/>
            <w:shd w:val="clear" w:color="auto" w:fill="auto"/>
          </w:tcPr>
          <w:p w14:paraId="21161B22" w14:textId="77777777" w:rsidR="009B522F" w:rsidRDefault="009B522F" w:rsidP="00E24E03">
            <w:pPr>
              <w:rPr>
                <w:rFonts w:cs="Arial"/>
                <w:color w:val="000000"/>
                <w:szCs w:val="22"/>
              </w:rPr>
            </w:pPr>
            <w:r>
              <w:rPr>
                <w:rFonts w:cs="Arial"/>
                <w:color w:val="000000"/>
                <w:szCs w:val="22"/>
              </w:rPr>
              <w:t>M1</w:t>
            </w:r>
          </w:p>
        </w:tc>
        <w:tc>
          <w:tcPr>
            <w:tcW w:w="6329" w:type="dxa"/>
            <w:shd w:val="clear" w:color="auto" w:fill="auto"/>
          </w:tcPr>
          <w:p w14:paraId="681BB174" w14:textId="2AD34034" w:rsidR="009B522F" w:rsidRDefault="00D74C37" w:rsidP="00E24E03">
            <w:pPr>
              <w:rPr>
                <w:rFonts w:cs="Arial"/>
                <w:color w:val="000000"/>
                <w:szCs w:val="22"/>
              </w:rPr>
            </w:pPr>
            <w:r>
              <w:rPr>
                <w:rFonts w:cs="Arial"/>
                <w:color w:val="000000"/>
                <w:szCs w:val="22"/>
              </w:rPr>
              <w:t xml:space="preserve">Driver </w:t>
            </w:r>
            <w:r w:rsidR="007547F9">
              <w:rPr>
                <w:rFonts w:cs="Arial"/>
                <w:color w:val="000000"/>
                <w:szCs w:val="22"/>
              </w:rPr>
              <w:t>leaves vehicle with key</w:t>
            </w:r>
          </w:p>
        </w:tc>
      </w:tr>
      <w:tr w:rsidR="00A81449" w:rsidRPr="007C20FA" w14:paraId="66130C5B" w14:textId="77777777" w:rsidTr="00E24E03">
        <w:trPr>
          <w:trHeight w:val="255"/>
        </w:trPr>
        <w:tc>
          <w:tcPr>
            <w:tcW w:w="2546" w:type="dxa"/>
            <w:shd w:val="clear" w:color="auto" w:fill="D9D9D9" w:themeFill="background1" w:themeFillShade="D9"/>
          </w:tcPr>
          <w:p w14:paraId="4A62C54A" w14:textId="77777777" w:rsidR="00A81449" w:rsidRDefault="00A81449" w:rsidP="00E24E03">
            <w:pPr>
              <w:rPr>
                <w:rFonts w:cs="Arial"/>
                <w:b/>
                <w:bCs/>
                <w:color w:val="000000"/>
                <w:szCs w:val="22"/>
              </w:rPr>
            </w:pPr>
          </w:p>
        </w:tc>
        <w:tc>
          <w:tcPr>
            <w:tcW w:w="1439" w:type="dxa"/>
            <w:shd w:val="clear" w:color="auto" w:fill="auto"/>
          </w:tcPr>
          <w:p w14:paraId="4A3794C1" w14:textId="4CC6501E" w:rsidR="00A81449" w:rsidRDefault="007547F9" w:rsidP="00E24E03">
            <w:pPr>
              <w:rPr>
                <w:rFonts w:cs="Arial"/>
                <w:color w:val="000000"/>
                <w:szCs w:val="22"/>
              </w:rPr>
            </w:pPr>
            <w:r>
              <w:rPr>
                <w:rFonts w:cs="Arial"/>
                <w:color w:val="000000"/>
                <w:szCs w:val="22"/>
              </w:rPr>
              <w:t>M2</w:t>
            </w:r>
          </w:p>
        </w:tc>
        <w:tc>
          <w:tcPr>
            <w:tcW w:w="6329" w:type="dxa"/>
            <w:shd w:val="clear" w:color="auto" w:fill="auto"/>
          </w:tcPr>
          <w:p w14:paraId="51528708" w14:textId="3D67B587" w:rsidR="00A81449" w:rsidRDefault="007547F9" w:rsidP="00E24E03">
            <w:pPr>
              <w:rPr>
                <w:rFonts w:cs="Arial"/>
                <w:color w:val="000000"/>
                <w:szCs w:val="22"/>
              </w:rPr>
            </w:pPr>
            <w:r>
              <w:rPr>
                <w:rFonts w:cs="Arial"/>
                <w:color w:val="000000"/>
                <w:szCs w:val="22"/>
              </w:rPr>
              <w:t>Driver door transitions to closed</w:t>
            </w:r>
          </w:p>
        </w:tc>
      </w:tr>
      <w:tr w:rsidR="0022580E" w:rsidRPr="007C20FA" w14:paraId="051834B5" w14:textId="77777777" w:rsidTr="00E24E03">
        <w:trPr>
          <w:trHeight w:val="255"/>
        </w:trPr>
        <w:tc>
          <w:tcPr>
            <w:tcW w:w="2546" w:type="dxa"/>
            <w:shd w:val="clear" w:color="auto" w:fill="D9D9D9" w:themeFill="background1" w:themeFillShade="D9"/>
          </w:tcPr>
          <w:p w14:paraId="629E2C1B" w14:textId="1498A982" w:rsidR="0022580E" w:rsidRDefault="0022580E" w:rsidP="0022580E">
            <w:pPr>
              <w:rPr>
                <w:rFonts w:cs="Arial"/>
                <w:b/>
                <w:bCs/>
                <w:color w:val="000000"/>
                <w:szCs w:val="22"/>
              </w:rPr>
            </w:pPr>
            <w:r>
              <w:rPr>
                <w:rFonts w:cs="Arial"/>
                <w:b/>
                <w:bCs/>
                <w:color w:val="000000"/>
                <w:szCs w:val="22"/>
              </w:rPr>
              <w:t>Alternate Flow 1</w:t>
            </w:r>
          </w:p>
        </w:tc>
        <w:tc>
          <w:tcPr>
            <w:tcW w:w="1439" w:type="dxa"/>
            <w:shd w:val="clear" w:color="auto" w:fill="auto"/>
          </w:tcPr>
          <w:p w14:paraId="690EF1C1" w14:textId="03F5944F" w:rsidR="0022580E" w:rsidRDefault="0022580E" w:rsidP="0022580E">
            <w:pPr>
              <w:rPr>
                <w:rFonts w:cs="Arial"/>
                <w:color w:val="000000"/>
                <w:szCs w:val="22"/>
              </w:rPr>
            </w:pPr>
            <w:r>
              <w:rPr>
                <w:rFonts w:cs="Arial"/>
                <w:color w:val="000000"/>
                <w:szCs w:val="22"/>
              </w:rPr>
              <w:t>A1</w:t>
            </w:r>
          </w:p>
        </w:tc>
        <w:tc>
          <w:tcPr>
            <w:tcW w:w="6329" w:type="dxa"/>
            <w:shd w:val="clear" w:color="auto" w:fill="auto"/>
          </w:tcPr>
          <w:p w14:paraId="7D5D732B" w14:textId="21E8351D" w:rsidR="0022580E" w:rsidRDefault="0022580E" w:rsidP="0022580E">
            <w:pPr>
              <w:rPr>
                <w:rFonts w:cs="Arial"/>
                <w:color w:val="000000"/>
                <w:szCs w:val="22"/>
              </w:rPr>
            </w:pPr>
            <w:r>
              <w:rPr>
                <w:rFonts w:cs="Arial"/>
                <w:color w:val="000000"/>
                <w:szCs w:val="22"/>
              </w:rPr>
              <w:t>Driver leaves vehicle with key</w:t>
            </w:r>
          </w:p>
        </w:tc>
      </w:tr>
      <w:tr w:rsidR="0022580E" w:rsidRPr="007C20FA" w14:paraId="02F5F251" w14:textId="77777777" w:rsidTr="00E24E03">
        <w:trPr>
          <w:trHeight w:val="255"/>
        </w:trPr>
        <w:tc>
          <w:tcPr>
            <w:tcW w:w="2546" w:type="dxa"/>
            <w:shd w:val="clear" w:color="auto" w:fill="D9D9D9" w:themeFill="background1" w:themeFillShade="D9"/>
          </w:tcPr>
          <w:p w14:paraId="6350C18D" w14:textId="77777777" w:rsidR="0022580E" w:rsidRDefault="0022580E" w:rsidP="0022580E">
            <w:pPr>
              <w:rPr>
                <w:rFonts w:cs="Arial"/>
                <w:b/>
                <w:bCs/>
                <w:color w:val="000000"/>
                <w:szCs w:val="22"/>
              </w:rPr>
            </w:pPr>
          </w:p>
        </w:tc>
        <w:tc>
          <w:tcPr>
            <w:tcW w:w="1439" w:type="dxa"/>
            <w:shd w:val="clear" w:color="auto" w:fill="auto"/>
          </w:tcPr>
          <w:p w14:paraId="2C1E1777" w14:textId="7DF542DC" w:rsidR="0022580E" w:rsidRDefault="001338FB" w:rsidP="0022580E">
            <w:pPr>
              <w:rPr>
                <w:rFonts w:cs="Arial"/>
                <w:color w:val="000000"/>
                <w:szCs w:val="22"/>
              </w:rPr>
            </w:pPr>
            <w:r>
              <w:rPr>
                <w:rFonts w:cs="Arial"/>
                <w:color w:val="000000"/>
                <w:szCs w:val="22"/>
              </w:rPr>
              <w:t>A2</w:t>
            </w:r>
          </w:p>
        </w:tc>
        <w:tc>
          <w:tcPr>
            <w:tcW w:w="6329" w:type="dxa"/>
            <w:shd w:val="clear" w:color="auto" w:fill="auto"/>
          </w:tcPr>
          <w:p w14:paraId="1976F086" w14:textId="700D374C" w:rsidR="0022580E" w:rsidRDefault="0022580E" w:rsidP="0022580E">
            <w:pPr>
              <w:rPr>
                <w:rFonts w:cs="Arial"/>
                <w:color w:val="000000"/>
                <w:szCs w:val="22"/>
              </w:rPr>
            </w:pPr>
            <w:r>
              <w:rPr>
                <w:rFonts w:cs="Arial"/>
                <w:color w:val="000000"/>
                <w:szCs w:val="22"/>
              </w:rPr>
              <w:t xml:space="preserve">Driver door </w:t>
            </w:r>
            <w:r w:rsidR="00F066FD">
              <w:rPr>
                <w:rFonts w:cs="Arial"/>
                <w:color w:val="000000"/>
                <w:szCs w:val="22"/>
              </w:rPr>
              <w:t xml:space="preserve">does not </w:t>
            </w:r>
            <w:r>
              <w:rPr>
                <w:rFonts w:cs="Arial"/>
                <w:color w:val="000000"/>
                <w:szCs w:val="22"/>
              </w:rPr>
              <w:t>transition to closed</w:t>
            </w:r>
          </w:p>
        </w:tc>
      </w:tr>
      <w:tr w:rsidR="0022580E" w:rsidRPr="007C20FA" w14:paraId="51AD0DD5" w14:textId="77777777" w:rsidTr="00E24E03">
        <w:trPr>
          <w:trHeight w:val="255"/>
        </w:trPr>
        <w:tc>
          <w:tcPr>
            <w:tcW w:w="2546" w:type="dxa"/>
            <w:shd w:val="clear" w:color="auto" w:fill="D9D9D9" w:themeFill="background1" w:themeFillShade="D9"/>
          </w:tcPr>
          <w:p w14:paraId="5C850716" w14:textId="77777777" w:rsidR="0022580E" w:rsidRDefault="0022580E" w:rsidP="0022580E">
            <w:pPr>
              <w:rPr>
                <w:rFonts w:cs="Arial"/>
                <w:b/>
                <w:bCs/>
                <w:color w:val="000000"/>
                <w:szCs w:val="22"/>
              </w:rPr>
            </w:pPr>
          </w:p>
        </w:tc>
        <w:tc>
          <w:tcPr>
            <w:tcW w:w="1439" w:type="dxa"/>
            <w:shd w:val="clear" w:color="auto" w:fill="auto"/>
          </w:tcPr>
          <w:p w14:paraId="766DB313" w14:textId="0010E7B5" w:rsidR="0022580E" w:rsidRDefault="001338FB" w:rsidP="0022580E">
            <w:pPr>
              <w:rPr>
                <w:rFonts w:cs="Arial"/>
                <w:color w:val="000000"/>
                <w:szCs w:val="22"/>
              </w:rPr>
            </w:pPr>
            <w:r>
              <w:rPr>
                <w:rFonts w:cs="Arial"/>
                <w:color w:val="000000"/>
                <w:szCs w:val="22"/>
              </w:rPr>
              <w:t>A3</w:t>
            </w:r>
          </w:p>
        </w:tc>
        <w:tc>
          <w:tcPr>
            <w:tcW w:w="6329" w:type="dxa"/>
            <w:shd w:val="clear" w:color="auto" w:fill="auto"/>
          </w:tcPr>
          <w:p w14:paraId="697BE92B" w14:textId="48A5282D" w:rsidR="0022580E" w:rsidRDefault="00111505" w:rsidP="0022580E">
            <w:pPr>
              <w:rPr>
                <w:rFonts w:cs="Arial"/>
                <w:color w:val="000000"/>
                <w:szCs w:val="22"/>
              </w:rPr>
            </w:pPr>
            <w:r>
              <w:rPr>
                <w:rFonts w:cs="Arial"/>
                <w:color w:val="000000"/>
                <w:szCs w:val="22"/>
              </w:rPr>
              <w:t xml:space="preserve">AEIS </w:t>
            </w:r>
            <w:r w:rsidR="0022580E">
              <w:rPr>
                <w:rFonts w:cs="Arial"/>
                <w:color w:val="000000"/>
                <w:szCs w:val="22"/>
              </w:rPr>
              <w:t>powersdown</w:t>
            </w:r>
            <w:r>
              <w:rPr>
                <w:rFonts w:cs="Arial"/>
                <w:color w:val="000000"/>
                <w:szCs w:val="22"/>
              </w:rPr>
              <w:t xml:space="preserve"> vehicle after timer expires</w:t>
            </w:r>
          </w:p>
        </w:tc>
      </w:tr>
      <w:tr w:rsidR="0022580E" w:rsidRPr="007C20FA" w14:paraId="72EB2AF1" w14:textId="77777777" w:rsidTr="00E24E03">
        <w:trPr>
          <w:trHeight w:val="255"/>
        </w:trPr>
        <w:tc>
          <w:tcPr>
            <w:tcW w:w="2546" w:type="dxa"/>
            <w:shd w:val="clear" w:color="auto" w:fill="D9D9D9" w:themeFill="background1" w:themeFillShade="D9"/>
          </w:tcPr>
          <w:p w14:paraId="03965ABC" w14:textId="6FE9946D" w:rsidR="0022580E" w:rsidRDefault="001338FB" w:rsidP="0022580E">
            <w:pPr>
              <w:rPr>
                <w:rFonts w:cs="Arial"/>
                <w:b/>
                <w:bCs/>
                <w:color w:val="000000"/>
                <w:szCs w:val="22"/>
              </w:rPr>
            </w:pPr>
            <w:r>
              <w:rPr>
                <w:rFonts w:cs="Arial"/>
                <w:b/>
                <w:bCs/>
                <w:color w:val="000000"/>
                <w:szCs w:val="22"/>
              </w:rPr>
              <w:t>Alternate Flow 2</w:t>
            </w:r>
          </w:p>
        </w:tc>
        <w:tc>
          <w:tcPr>
            <w:tcW w:w="1439" w:type="dxa"/>
            <w:shd w:val="clear" w:color="auto" w:fill="auto"/>
          </w:tcPr>
          <w:p w14:paraId="3A238317" w14:textId="3B1B7AB0" w:rsidR="0022580E" w:rsidRDefault="00F066FD" w:rsidP="0022580E">
            <w:pPr>
              <w:rPr>
                <w:rFonts w:cs="Arial"/>
                <w:color w:val="000000"/>
                <w:szCs w:val="22"/>
              </w:rPr>
            </w:pPr>
            <w:r>
              <w:rPr>
                <w:rFonts w:cs="Arial"/>
                <w:color w:val="000000"/>
                <w:szCs w:val="22"/>
              </w:rPr>
              <w:t>B1</w:t>
            </w:r>
          </w:p>
        </w:tc>
        <w:tc>
          <w:tcPr>
            <w:tcW w:w="6329" w:type="dxa"/>
            <w:shd w:val="clear" w:color="auto" w:fill="auto"/>
          </w:tcPr>
          <w:p w14:paraId="7F68CF71" w14:textId="45AECF9F" w:rsidR="0022580E" w:rsidRDefault="0022580E" w:rsidP="0022580E">
            <w:pPr>
              <w:rPr>
                <w:rFonts w:cs="Arial"/>
                <w:color w:val="000000"/>
                <w:szCs w:val="22"/>
              </w:rPr>
            </w:pPr>
            <w:r>
              <w:rPr>
                <w:rFonts w:cs="Arial"/>
                <w:color w:val="000000"/>
                <w:szCs w:val="22"/>
              </w:rPr>
              <w:t>Driver leaves the vehicle without the key</w:t>
            </w:r>
          </w:p>
        </w:tc>
      </w:tr>
      <w:tr w:rsidR="0022580E" w:rsidRPr="007C20FA" w14:paraId="68054349" w14:textId="77777777" w:rsidTr="00E24E03">
        <w:trPr>
          <w:trHeight w:val="255"/>
        </w:trPr>
        <w:tc>
          <w:tcPr>
            <w:tcW w:w="2546" w:type="dxa"/>
            <w:shd w:val="clear" w:color="auto" w:fill="D9D9D9" w:themeFill="background1" w:themeFillShade="D9"/>
          </w:tcPr>
          <w:p w14:paraId="0070BDB4" w14:textId="77777777" w:rsidR="0022580E" w:rsidRDefault="0022580E" w:rsidP="0022580E">
            <w:pPr>
              <w:rPr>
                <w:rFonts w:cs="Arial"/>
                <w:b/>
                <w:bCs/>
                <w:color w:val="000000"/>
                <w:szCs w:val="22"/>
              </w:rPr>
            </w:pPr>
          </w:p>
        </w:tc>
        <w:tc>
          <w:tcPr>
            <w:tcW w:w="1439" w:type="dxa"/>
            <w:shd w:val="clear" w:color="auto" w:fill="auto"/>
          </w:tcPr>
          <w:p w14:paraId="002A5366" w14:textId="1D65064E" w:rsidR="0022580E" w:rsidRDefault="00164644" w:rsidP="0022580E">
            <w:pPr>
              <w:rPr>
                <w:rFonts w:cs="Arial"/>
                <w:color w:val="000000"/>
                <w:szCs w:val="22"/>
              </w:rPr>
            </w:pPr>
            <w:r>
              <w:rPr>
                <w:rFonts w:cs="Arial"/>
                <w:color w:val="000000"/>
                <w:szCs w:val="22"/>
              </w:rPr>
              <w:t>B2</w:t>
            </w:r>
          </w:p>
        </w:tc>
        <w:tc>
          <w:tcPr>
            <w:tcW w:w="6329" w:type="dxa"/>
            <w:shd w:val="clear" w:color="auto" w:fill="auto"/>
          </w:tcPr>
          <w:p w14:paraId="72CE1B96" w14:textId="4F5A8119" w:rsidR="0022580E" w:rsidRDefault="001338FB" w:rsidP="0022580E">
            <w:pPr>
              <w:rPr>
                <w:rFonts w:cs="Arial"/>
                <w:color w:val="000000"/>
                <w:szCs w:val="22"/>
              </w:rPr>
            </w:pPr>
            <w:r>
              <w:rPr>
                <w:rFonts w:cs="Arial"/>
                <w:color w:val="000000"/>
                <w:szCs w:val="22"/>
              </w:rPr>
              <w:t xml:space="preserve">Driver door </w:t>
            </w:r>
            <w:r w:rsidR="00164644">
              <w:rPr>
                <w:rFonts w:cs="Arial"/>
                <w:color w:val="000000"/>
                <w:szCs w:val="22"/>
              </w:rPr>
              <w:t>can be either open or closed</w:t>
            </w:r>
          </w:p>
        </w:tc>
      </w:tr>
      <w:tr w:rsidR="00164644" w:rsidRPr="007C20FA" w14:paraId="7AB34A2B" w14:textId="77777777" w:rsidTr="00E24E03">
        <w:trPr>
          <w:trHeight w:val="255"/>
        </w:trPr>
        <w:tc>
          <w:tcPr>
            <w:tcW w:w="2546" w:type="dxa"/>
            <w:shd w:val="clear" w:color="auto" w:fill="D9D9D9" w:themeFill="background1" w:themeFillShade="D9"/>
          </w:tcPr>
          <w:p w14:paraId="6D295376" w14:textId="77777777" w:rsidR="00164644" w:rsidRDefault="00164644" w:rsidP="00164644">
            <w:pPr>
              <w:rPr>
                <w:rFonts w:cs="Arial"/>
                <w:b/>
                <w:bCs/>
                <w:color w:val="000000"/>
                <w:szCs w:val="22"/>
              </w:rPr>
            </w:pPr>
          </w:p>
        </w:tc>
        <w:tc>
          <w:tcPr>
            <w:tcW w:w="1439" w:type="dxa"/>
            <w:shd w:val="clear" w:color="auto" w:fill="auto"/>
          </w:tcPr>
          <w:p w14:paraId="6573D518" w14:textId="37795337" w:rsidR="00164644" w:rsidRDefault="00164644" w:rsidP="00164644">
            <w:pPr>
              <w:rPr>
                <w:rFonts w:cs="Arial"/>
                <w:color w:val="000000"/>
                <w:szCs w:val="22"/>
              </w:rPr>
            </w:pPr>
            <w:r>
              <w:rPr>
                <w:rFonts w:cs="Arial"/>
                <w:color w:val="000000"/>
                <w:szCs w:val="22"/>
              </w:rPr>
              <w:t>B3</w:t>
            </w:r>
          </w:p>
        </w:tc>
        <w:tc>
          <w:tcPr>
            <w:tcW w:w="6329" w:type="dxa"/>
            <w:shd w:val="clear" w:color="auto" w:fill="auto"/>
          </w:tcPr>
          <w:p w14:paraId="27C2E40B" w14:textId="0845F40A" w:rsidR="00164644" w:rsidRDefault="00164644" w:rsidP="00164644">
            <w:pPr>
              <w:rPr>
                <w:rFonts w:cs="Arial"/>
                <w:color w:val="000000"/>
                <w:szCs w:val="22"/>
              </w:rPr>
            </w:pPr>
            <w:r>
              <w:rPr>
                <w:rFonts w:cs="Arial"/>
                <w:color w:val="000000"/>
                <w:szCs w:val="22"/>
              </w:rPr>
              <w:t>AEIS powersdown vehicle after timer expires</w:t>
            </w:r>
          </w:p>
        </w:tc>
      </w:tr>
      <w:tr w:rsidR="00164644" w:rsidRPr="007C20FA" w14:paraId="7D58E903" w14:textId="77777777" w:rsidTr="00E24E03">
        <w:trPr>
          <w:trHeight w:val="255"/>
        </w:trPr>
        <w:tc>
          <w:tcPr>
            <w:tcW w:w="2546" w:type="dxa"/>
            <w:shd w:val="clear" w:color="auto" w:fill="D9D9D9" w:themeFill="background1" w:themeFillShade="D9"/>
          </w:tcPr>
          <w:p w14:paraId="340C8C4F" w14:textId="77777777" w:rsidR="00164644" w:rsidRDefault="00164644" w:rsidP="00164644">
            <w:pPr>
              <w:rPr>
                <w:rFonts w:cs="Arial"/>
                <w:b/>
                <w:bCs/>
                <w:color w:val="000000"/>
                <w:szCs w:val="22"/>
              </w:rPr>
            </w:pPr>
            <w:r>
              <w:rPr>
                <w:rFonts w:cs="Arial"/>
                <w:b/>
                <w:bCs/>
                <w:color w:val="000000"/>
                <w:szCs w:val="22"/>
              </w:rPr>
              <w:t>Postconditions</w:t>
            </w:r>
          </w:p>
        </w:tc>
        <w:tc>
          <w:tcPr>
            <w:tcW w:w="1439" w:type="dxa"/>
            <w:shd w:val="clear" w:color="auto" w:fill="auto"/>
          </w:tcPr>
          <w:p w14:paraId="606F7EF9" w14:textId="77777777" w:rsidR="00164644" w:rsidRDefault="00164644" w:rsidP="00164644">
            <w:pPr>
              <w:rPr>
                <w:rFonts w:cs="Arial"/>
                <w:color w:val="000000"/>
                <w:szCs w:val="22"/>
              </w:rPr>
            </w:pPr>
            <w:r>
              <w:rPr>
                <w:rFonts w:cs="Arial"/>
                <w:color w:val="000000"/>
                <w:szCs w:val="22"/>
              </w:rPr>
              <w:t>PostC1</w:t>
            </w:r>
          </w:p>
        </w:tc>
        <w:tc>
          <w:tcPr>
            <w:tcW w:w="6329" w:type="dxa"/>
            <w:shd w:val="clear" w:color="auto" w:fill="auto"/>
          </w:tcPr>
          <w:p w14:paraId="30671337" w14:textId="15A97741" w:rsidR="00164644" w:rsidRDefault="00BC71C8" w:rsidP="00164644">
            <w:pPr>
              <w:rPr>
                <w:rFonts w:cs="Arial"/>
                <w:color w:val="000000"/>
                <w:szCs w:val="22"/>
              </w:rPr>
            </w:pPr>
            <w:r>
              <w:rPr>
                <w:rFonts w:cs="Arial"/>
                <w:color w:val="000000"/>
                <w:szCs w:val="22"/>
              </w:rPr>
              <w:t>Vehicle powers down</w:t>
            </w:r>
          </w:p>
        </w:tc>
      </w:tr>
    </w:tbl>
    <w:p w14:paraId="1AC18974" w14:textId="77777777" w:rsidR="009B522F" w:rsidRDefault="009B522F" w:rsidP="00AC5000"/>
    <w:p w14:paraId="78E7F0B9" w14:textId="6525C8E5" w:rsidR="00011614" w:rsidRDefault="0008468A" w:rsidP="00011614">
      <w:pPr>
        <w:pStyle w:val="REUseCase"/>
        <w:shd w:val="clear" w:color="auto" w:fill="F2F2F2" w:themeFill="background1" w:themeFillShade="F2"/>
      </w:pPr>
      <w:r>
        <w:t xml:space="preserve">UC18 </w:t>
      </w:r>
      <w:r w:rsidR="00011614" w:rsidRPr="00011614">
        <w:t>Driver does not choose extended Idle time and remains in the vehicle</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439"/>
        <w:gridCol w:w="6329"/>
      </w:tblGrid>
      <w:tr w:rsidR="00DF2198" w:rsidRPr="007C20FA" w14:paraId="6630F905" w14:textId="77777777" w:rsidTr="00E24E03">
        <w:trPr>
          <w:trHeight w:val="255"/>
        </w:trPr>
        <w:tc>
          <w:tcPr>
            <w:tcW w:w="2546" w:type="dxa"/>
            <w:shd w:val="clear" w:color="auto" w:fill="D9D9D9" w:themeFill="background1" w:themeFillShade="D9"/>
            <w:hideMark/>
          </w:tcPr>
          <w:p w14:paraId="036FD5D1" w14:textId="77777777" w:rsidR="00DF2198" w:rsidRDefault="00DF2198" w:rsidP="00E24E03">
            <w:pPr>
              <w:rPr>
                <w:rFonts w:cs="Arial"/>
                <w:b/>
                <w:bCs/>
                <w:color w:val="000000"/>
                <w:szCs w:val="22"/>
              </w:rPr>
            </w:pPr>
            <w:r w:rsidRPr="007C20FA">
              <w:rPr>
                <w:rFonts w:cs="Arial"/>
                <w:b/>
                <w:bCs/>
                <w:color w:val="000000"/>
                <w:szCs w:val="22"/>
              </w:rPr>
              <w:t>Actors</w:t>
            </w:r>
          </w:p>
        </w:tc>
        <w:tc>
          <w:tcPr>
            <w:tcW w:w="1439" w:type="dxa"/>
            <w:shd w:val="clear" w:color="auto" w:fill="auto"/>
          </w:tcPr>
          <w:p w14:paraId="746A60C7" w14:textId="77777777" w:rsidR="00DF2198" w:rsidRDefault="00DF2198" w:rsidP="00E24E03"/>
        </w:tc>
        <w:tc>
          <w:tcPr>
            <w:tcW w:w="6329" w:type="dxa"/>
            <w:shd w:val="clear" w:color="auto" w:fill="auto"/>
          </w:tcPr>
          <w:p w14:paraId="300FB8CA" w14:textId="77777777" w:rsidR="00DF2198" w:rsidRDefault="00DF2198" w:rsidP="00E24E03">
            <w:pPr>
              <w:rPr>
                <w:rFonts w:cs="Arial"/>
                <w:color w:val="000000"/>
                <w:szCs w:val="22"/>
              </w:rPr>
            </w:pPr>
            <w:r>
              <w:rPr>
                <w:rFonts w:cs="Arial"/>
                <w:color w:val="000000"/>
                <w:szCs w:val="22"/>
              </w:rPr>
              <w:t>Driver</w:t>
            </w:r>
          </w:p>
        </w:tc>
      </w:tr>
      <w:tr w:rsidR="00DF2198" w:rsidRPr="007C20FA" w14:paraId="3C7D23F6" w14:textId="77777777" w:rsidTr="00E24E03">
        <w:trPr>
          <w:trHeight w:val="255"/>
        </w:trPr>
        <w:tc>
          <w:tcPr>
            <w:tcW w:w="2546" w:type="dxa"/>
            <w:shd w:val="clear" w:color="auto" w:fill="D9D9D9" w:themeFill="background1" w:themeFillShade="D9"/>
            <w:hideMark/>
          </w:tcPr>
          <w:p w14:paraId="7FCE1445" w14:textId="77777777" w:rsidR="00DF2198" w:rsidRPr="007C20FA" w:rsidRDefault="00DF2198" w:rsidP="00E24E03">
            <w:pPr>
              <w:rPr>
                <w:rFonts w:cs="Arial"/>
                <w:b/>
                <w:bCs/>
                <w:color w:val="000000"/>
                <w:szCs w:val="22"/>
              </w:rPr>
            </w:pPr>
            <w:r w:rsidRPr="007C20FA">
              <w:rPr>
                <w:rFonts w:cs="Arial"/>
                <w:b/>
                <w:bCs/>
                <w:color w:val="000000"/>
                <w:szCs w:val="22"/>
              </w:rPr>
              <w:t>Description</w:t>
            </w:r>
          </w:p>
        </w:tc>
        <w:tc>
          <w:tcPr>
            <w:tcW w:w="1439" w:type="dxa"/>
            <w:shd w:val="clear" w:color="auto" w:fill="auto"/>
          </w:tcPr>
          <w:p w14:paraId="1FECAB02" w14:textId="77777777" w:rsidR="00DF2198" w:rsidRPr="007C20FA" w:rsidRDefault="00DF2198" w:rsidP="00E24E03">
            <w:pPr>
              <w:rPr>
                <w:rFonts w:cs="Arial"/>
                <w:color w:val="000000"/>
                <w:szCs w:val="22"/>
              </w:rPr>
            </w:pPr>
          </w:p>
        </w:tc>
        <w:tc>
          <w:tcPr>
            <w:tcW w:w="6329" w:type="dxa"/>
            <w:shd w:val="clear" w:color="auto" w:fill="auto"/>
          </w:tcPr>
          <w:p w14:paraId="55691CA7" w14:textId="77777777" w:rsidR="00DF2198" w:rsidRDefault="00DF2198" w:rsidP="00E24E03"/>
        </w:tc>
      </w:tr>
      <w:tr w:rsidR="00DF2198" w:rsidRPr="007C20FA" w14:paraId="6E5B2553" w14:textId="77777777" w:rsidTr="00E24E03">
        <w:trPr>
          <w:trHeight w:val="20"/>
        </w:trPr>
        <w:tc>
          <w:tcPr>
            <w:tcW w:w="2546" w:type="dxa"/>
            <w:vMerge w:val="restart"/>
            <w:shd w:val="clear" w:color="auto" w:fill="D9D9D9" w:themeFill="background1" w:themeFillShade="D9"/>
            <w:hideMark/>
          </w:tcPr>
          <w:p w14:paraId="27D9606C" w14:textId="77777777" w:rsidR="00DF2198" w:rsidRDefault="00DF2198" w:rsidP="00E24E03">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439" w:type="dxa"/>
            <w:shd w:val="clear" w:color="auto" w:fill="auto"/>
          </w:tcPr>
          <w:p w14:paraId="5954D0B8" w14:textId="77777777" w:rsidR="00DF2198" w:rsidRDefault="00DF2198" w:rsidP="00E24E03">
            <w:pPr>
              <w:rPr>
                <w:rFonts w:cs="Arial"/>
                <w:color w:val="000000"/>
                <w:szCs w:val="22"/>
              </w:rPr>
            </w:pPr>
            <w:r>
              <w:rPr>
                <w:rFonts w:cs="Arial"/>
                <w:color w:val="000000"/>
                <w:szCs w:val="22"/>
              </w:rPr>
              <w:t>PreC1</w:t>
            </w:r>
          </w:p>
        </w:tc>
        <w:tc>
          <w:tcPr>
            <w:tcW w:w="6329" w:type="dxa"/>
            <w:shd w:val="clear" w:color="auto" w:fill="auto"/>
          </w:tcPr>
          <w:p w14:paraId="25D8199B" w14:textId="0C9D45AE" w:rsidR="00DF2198" w:rsidRDefault="00DF2198" w:rsidP="00E24E03">
            <w:pPr>
              <w:rPr>
                <w:rFonts w:cs="Arial"/>
                <w:color w:val="000000"/>
                <w:szCs w:val="22"/>
              </w:rPr>
            </w:pPr>
            <w:r>
              <w:rPr>
                <w:rFonts w:cs="Arial"/>
                <w:color w:val="000000"/>
                <w:szCs w:val="22"/>
              </w:rPr>
              <w:t>AEIS</w:t>
            </w:r>
            <w:r w:rsidR="003020E5">
              <w:rPr>
                <w:rFonts w:cs="Arial"/>
                <w:color w:val="000000"/>
                <w:szCs w:val="22"/>
              </w:rPr>
              <w:t>/DSI</w:t>
            </w:r>
            <w:r>
              <w:rPr>
                <w:rFonts w:cs="Arial"/>
                <w:color w:val="000000"/>
                <w:szCs w:val="22"/>
              </w:rPr>
              <w:t xml:space="preserve"> is not disabled</w:t>
            </w:r>
          </w:p>
        </w:tc>
      </w:tr>
      <w:tr w:rsidR="00DF2198" w:rsidRPr="007C20FA" w14:paraId="4A4AB2CB" w14:textId="77777777" w:rsidTr="00E24E03">
        <w:trPr>
          <w:trHeight w:val="20"/>
        </w:trPr>
        <w:tc>
          <w:tcPr>
            <w:tcW w:w="2546" w:type="dxa"/>
            <w:vMerge/>
            <w:shd w:val="clear" w:color="auto" w:fill="D9D9D9" w:themeFill="background1" w:themeFillShade="D9"/>
          </w:tcPr>
          <w:p w14:paraId="39B3CF13" w14:textId="77777777" w:rsidR="00DF2198" w:rsidRPr="007C20FA" w:rsidRDefault="00DF2198" w:rsidP="00E24E03">
            <w:pPr>
              <w:rPr>
                <w:rFonts w:cs="Arial"/>
                <w:b/>
                <w:bCs/>
                <w:color w:val="000000"/>
                <w:szCs w:val="22"/>
              </w:rPr>
            </w:pPr>
          </w:p>
        </w:tc>
        <w:tc>
          <w:tcPr>
            <w:tcW w:w="1439" w:type="dxa"/>
            <w:shd w:val="clear" w:color="auto" w:fill="auto"/>
          </w:tcPr>
          <w:p w14:paraId="421BD15C" w14:textId="77777777" w:rsidR="00DF2198" w:rsidRDefault="00DF2198" w:rsidP="00E24E03">
            <w:pPr>
              <w:rPr>
                <w:rFonts w:cs="Arial"/>
                <w:color w:val="000000"/>
                <w:szCs w:val="22"/>
              </w:rPr>
            </w:pPr>
          </w:p>
        </w:tc>
        <w:tc>
          <w:tcPr>
            <w:tcW w:w="6329" w:type="dxa"/>
            <w:shd w:val="clear" w:color="auto" w:fill="auto"/>
          </w:tcPr>
          <w:p w14:paraId="403B9EDF" w14:textId="15DBFEE5" w:rsidR="00DF2198" w:rsidRDefault="00DF2198" w:rsidP="00E24E03">
            <w:pPr>
              <w:rPr>
                <w:rFonts w:cs="Arial"/>
                <w:color w:val="000000"/>
                <w:szCs w:val="22"/>
              </w:rPr>
            </w:pPr>
            <w:r>
              <w:rPr>
                <w:rFonts w:cs="Arial"/>
                <w:color w:val="000000"/>
                <w:szCs w:val="22"/>
              </w:rPr>
              <w:t xml:space="preserve">DSI </w:t>
            </w:r>
            <w:r w:rsidR="003020E5">
              <w:rPr>
                <w:rFonts w:cs="Arial"/>
                <w:color w:val="000000"/>
                <w:szCs w:val="22"/>
              </w:rPr>
              <w:t>is not</w:t>
            </w:r>
            <w:r>
              <w:rPr>
                <w:rFonts w:cs="Arial"/>
                <w:color w:val="000000"/>
                <w:szCs w:val="22"/>
              </w:rPr>
              <w:t xml:space="preserve"> active</w:t>
            </w:r>
          </w:p>
        </w:tc>
      </w:tr>
      <w:tr w:rsidR="00DF2198" w:rsidRPr="007C20FA" w14:paraId="48E0ADCA" w14:textId="77777777" w:rsidTr="00E24E03">
        <w:trPr>
          <w:trHeight w:val="20"/>
        </w:trPr>
        <w:tc>
          <w:tcPr>
            <w:tcW w:w="2546" w:type="dxa"/>
            <w:vMerge/>
            <w:shd w:val="clear" w:color="auto" w:fill="D9D9D9" w:themeFill="background1" w:themeFillShade="D9"/>
          </w:tcPr>
          <w:p w14:paraId="2EB9F129" w14:textId="77777777" w:rsidR="00DF2198" w:rsidRPr="007C20FA" w:rsidRDefault="00DF2198" w:rsidP="00E24E03">
            <w:pPr>
              <w:rPr>
                <w:rFonts w:cs="Arial"/>
                <w:b/>
                <w:bCs/>
                <w:color w:val="000000"/>
                <w:szCs w:val="22"/>
              </w:rPr>
            </w:pPr>
          </w:p>
        </w:tc>
        <w:tc>
          <w:tcPr>
            <w:tcW w:w="1439" w:type="dxa"/>
            <w:shd w:val="clear" w:color="auto" w:fill="auto"/>
          </w:tcPr>
          <w:p w14:paraId="2E657C73" w14:textId="77777777" w:rsidR="00DF2198" w:rsidRDefault="00DF2198" w:rsidP="00E24E03">
            <w:pPr>
              <w:rPr>
                <w:rFonts w:cs="Arial"/>
                <w:color w:val="000000"/>
                <w:szCs w:val="22"/>
              </w:rPr>
            </w:pPr>
            <w:r>
              <w:rPr>
                <w:rFonts w:cs="Arial"/>
                <w:color w:val="000000"/>
                <w:szCs w:val="22"/>
              </w:rPr>
              <w:t>PreC2</w:t>
            </w:r>
          </w:p>
        </w:tc>
        <w:tc>
          <w:tcPr>
            <w:tcW w:w="6329" w:type="dxa"/>
            <w:shd w:val="clear" w:color="auto" w:fill="auto"/>
          </w:tcPr>
          <w:p w14:paraId="0664175B" w14:textId="77777777" w:rsidR="00DF2198" w:rsidRDefault="00DF2198" w:rsidP="00E24E03">
            <w:pPr>
              <w:rPr>
                <w:rFonts w:cs="Arial"/>
                <w:color w:val="000000"/>
                <w:szCs w:val="22"/>
              </w:rPr>
            </w:pPr>
            <w:r>
              <w:rPr>
                <w:rFonts w:cs="Arial"/>
                <w:color w:val="000000"/>
                <w:szCs w:val="22"/>
              </w:rPr>
              <w:t>Engine is running</w:t>
            </w:r>
          </w:p>
        </w:tc>
      </w:tr>
      <w:tr w:rsidR="00DF2198" w:rsidRPr="007C20FA" w14:paraId="096C2DF8" w14:textId="77777777" w:rsidTr="00E24E03">
        <w:trPr>
          <w:trHeight w:val="20"/>
        </w:trPr>
        <w:tc>
          <w:tcPr>
            <w:tcW w:w="2546" w:type="dxa"/>
            <w:shd w:val="clear" w:color="auto" w:fill="D9D9D9" w:themeFill="background1" w:themeFillShade="D9"/>
          </w:tcPr>
          <w:p w14:paraId="6E77ECE8" w14:textId="77777777" w:rsidR="00DF2198" w:rsidRDefault="00DF2198" w:rsidP="00E24E03">
            <w:pPr>
              <w:rPr>
                <w:rFonts w:cs="Arial"/>
                <w:b/>
                <w:bCs/>
                <w:color w:val="000000"/>
                <w:szCs w:val="22"/>
              </w:rPr>
            </w:pPr>
            <w:r>
              <w:rPr>
                <w:rFonts w:cs="Arial"/>
                <w:b/>
                <w:bCs/>
                <w:color w:val="000000"/>
                <w:szCs w:val="22"/>
              </w:rPr>
              <w:t>Triggers</w:t>
            </w:r>
          </w:p>
        </w:tc>
        <w:tc>
          <w:tcPr>
            <w:tcW w:w="1439" w:type="dxa"/>
            <w:shd w:val="clear" w:color="auto" w:fill="auto"/>
          </w:tcPr>
          <w:p w14:paraId="09C867E9" w14:textId="77777777" w:rsidR="00DF2198" w:rsidRDefault="00DF2198" w:rsidP="00E24E03">
            <w:pPr>
              <w:rPr>
                <w:rFonts w:cs="Arial"/>
                <w:color w:val="000000"/>
                <w:szCs w:val="22"/>
              </w:rPr>
            </w:pPr>
            <w:r>
              <w:rPr>
                <w:rFonts w:cs="Arial"/>
                <w:color w:val="000000"/>
                <w:szCs w:val="22"/>
              </w:rPr>
              <w:t>T1</w:t>
            </w:r>
          </w:p>
        </w:tc>
        <w:tc>
          <w:tcPr>
            <w:tcW w:w="6329" w:type="dxa"/>
            <w:shd w:val="clear" w:color="auto" w:fill="auto"/>
          </w:tcPr>
          <w:p w14:paraId="68471136" w14:textId="77777777" w:rsidR="00DF2198" w:rsidRDefault="00DF2198" w:rsidP="00E24E03">
            <w:pPr>
              <w:rPr>
                <w:rFonts w:cs="Arial"/>
                <w:color w:val="000000"/>
                <w:szCs w:val="22"/>
              </w:rPr>
            </w:pPr>
            <w:r>
              <w:rPr>
                <w:rFonts w:cs="Arial"/>
                <w:color w:val="000000"/>
                <w:szCs w:val="22"/>
              </w:rPr>
              <w:t>Vehicle is stationary</w:t>
            </w:r>
          </w:p>
        </w:tc>
      </w:tr>
      <w:tr w:rsidR="00DF2198" w:rsidRPr="007C20FA" w14:paraId="2F08649A" w14:textId="77777777" w:rsidTr="00E24E03">
        <w:trPr>
          <w:trHeight w:val="20"/>
        </w:trPr>
        <w:tc>
          <w:tcPr>
            <w:tcW w:w="2546" w:type="dxa"/>
            <w:shd w:val="clear" w:color="auto" w:fill="D9D9D9" w:themeFill="background1" w:themeFillShade="D9"/>
          </w:tcPr>
          <w:p w14:paraId="162C4568" w14:textId="77777777" w:rsidR="00DF2198" w:rsidRDefault="00DF2198" w:rsidP="00E24E03">
            <w:pPr>
              <w:rPr>
                <w:rFonts w:cs="Arial"/>
                <w:b/>
                <w:bCs/>
                <w:color w:val="000000"/>
                <w:szCs w:val="22"/>
              </w:rPr>
            </w:pPr>
            <w:r>
              <w:rPr>
                <w:rFonts w:cs="Arial"/>
                <w:b/>
                <w:bCs/>
                <w:color w:val="000000"/>
                <w:szCs w:val="22"/>
              </w:rPr>
              <w:t>Main Flow Description</w:t>
            </w:r>
          </w:p>
        </w:tc>
        <w:tc>
          <w:tcPr>
            <w:tcW w:w="1439" w:type="dxa"/>
            <w:shd w:val="clear" w:color="auto" w:fill="auto"/>
          </w:tcPr>
          <w:p w14:paraId="3B6F771B" w14:textId="77777777" w:rsidR="00DF2198" w:rsidRDefault="00DF2198" w:rsidP="00E24E03">
            <w:pPr>
              <w:rPr>
                <w:rFonts w:cs="Arial"/>
                <w:color w:val="000000"/>
                <w:szCs w:val="22"/>
              </w:rPr>
            </w:pPr>
          </w:p>
        </w:tc>
        <w:tc>
          <w:tcPr>
            <w:tcW w:w="6329" w:type="dxa"/>
            <w:shd w:val="clear" w:color="auto" w:fill="auto"/>
          </w:tcPr>
          <w:p w14:paraId="3E3915DC" w14:textId="448EB79B" w:rsidR="00DF2198" w:rsidRDefault="00DF2198" w:rsidP="00E24E03">
            <w:pPr>
              <w:rPr>
                <w:rFonts w:cs="Arial"/>
                <w:color w:val="000000"/>
                <w:szCs w:val="22"/>
              </w:rPr>
            </w:pPr>
            <w:r>
              <w:rPr>
                <w:rFonts w:cs="Arial"/>
                <w:color w:val="000000"/>
                <w:szCs w:val="22"/>
              </w:rPr>
              <w:t xml:space="preserve">Vehicle successfully </w:t>
            </w:r>
            <w:r w:rsidR="004D0BAE">
              <w:rPr>
                <w:rFonts w:cs="Arial"/>
                <w:color w:val="000000"/>
                <w:szCs w:val="22"/>
              </w:rPr>
              <w:t>powers</w:t>
            </w:r>
            <w:r>
              <w:rPr>
                <w:rFonts w:cs="Arial"/>
                <w:color w:val="000000"/>
                <w:szCs w:val="22"/>
              </w:rPr>
              <w:t>down after a specified time of no user interaction</w:t>
            </w:r>
          </w:p>
        </w:tc>
      </w:tr>
      <w:tr w:rsidR="00DF2198" w:rsidRPr="007C20FA" w14:paraId="09877429" w14:textId="77777777" w:rsidTr="00E24E03">
        <w:trPr>
          <w:trHeight w:val="255"/>
        </w:trPr>
        <w:tc>
          <w:tcPr>
            <w:tcW w:w="2546" w:type="dxa"/>
            <w:vMerge w:val="restart"/>
            <w:shd w:val="clear" w:color="auto" w:fill="D9D9D9" w:themeFill="background1" w:themeFillShade="D9"/>
          </w:tcPr>
          <w:p w14:paraId="70082CF4" w14:textId="77777777" w:rsidR="00DF2198" w:rsidRDefault="00DF2198" w:rsidP="00E24E03">
            <w:pPr>
              <w:rPr>
                <w:rFonts w:cs="Arial"/>
                <w:b/>
                <w:bCs/>
                <w:color w:val="000000"/>
                <w:szCs w:val="22"/>
              </w:rPr>
            </w:pPr>
            <w:r>
              <w:rPr>
                <w:rFonts w:cs="Arial"/>
                <w:b/>
                <w:bCs/>
                <w:color w:val="000000"/>
                <w:szCs w:val="22"/>
              </w:rPr>
              <w:t>Main Flow</w:t>
            </w:r>
          </w:p>
        </w:tc>
        <w:tc>
          <w:tcPr>
            <w:tcW w:w="1439" w:type="dxa"/>
            <w:shd w:val="clear" w:color="auto" w:fill="auto"/>
          </w:tcPr>
          <w:p w14:paraId="04B171A6" w14:textId="77777777" w:rsidR="00DF2198" w:rsidRDefault="00DF2198" w:rsidP="00E24E03">
            <w:pPr>
              <w:rPr>
                <w:rFonts w:cs="Arial"/>
                <w:color w:val="000000"/>
                <w:szCs w:val="22"/>
              </w:rPr>
            </w:pPr>
            <w:r>
              <w:rPr>
                <w:rFonts w:cs="Arial"/>
                <w:color w:val="000000"/>
                <w:szCs w:val="22"/>
              </w:rPr>
              <w:t>M1</w:t>
            </w:r>
          </w:p>
        </w:tc>
        <w:tc>
          <w:tcPr>
            <w:tcW w:w="6329" w:type="dxa"/>
            <w:shd w:val="clear" w:color="auto" w:fill="auto"/>
          </w:tcPr>
          <w:p w14:paraId="26619B16" w14:textId="11FBBA1C" w:rsidR="00DF2198" w:rsidRDefault="00DF2198" w:rsidP="00E24E03">
            <w:pPr>
              <w:rPr>
                <w:rFonts w:cs="Arial"/>
                <w:color w:val="000000"/>
                <w:szCs w:val="22"/>
              </w:rPr>
            </w:pPr>
            <w:r>
              <w:rPr>
                <w:rFonts w:cs="Arial"/>
                <w:color w:val="000000"/>
                <w:szCs w:val="22"/>
              </w:rPr>
              <w:t xml:space="preserve">Driver does not indicate any </w:t>
            </w:r>
            <w:hyperlink w:anchor="_Feature_Overview" w:history="1">
              <w:r w:rsidRPr="001B0180">
                <w:rPr>
                  <w:rStyle w:val="Hyperlink"/>
                  <w:rFonts w:cs="Arial"/>
                  <w:szCs w:val="22"/>
                </w:rPr>
                <w:t>intent to drive</w:t>
              </w:r>
            </w:hyperlink>
            <w:r>
              <w:rPr>
                <w:rFonts w:cs="Arial"/>
                <w:color w:val="000000"/>
                <w:szCs w:val="22"/>
              </w:rPr>
              <w:t xml:space="preserve"> (see Feature Overview)</w:t>
            </w:r>
          </w:p>
        </w:tc>
      </w:tr>
      <w:tr w:rsidR="00DF2198" w:rsidRPr="007C20FA" w14:paraId="2964D146" w14:textId="77777777" w:rsidTr="00E24E03">
        <w:trPr>
          <w:trHeight w:val="255"/>
        </w:trPr>
        <w:tc>
          <w:tcPr>
            <w:tcW w:w="2546" w:type="dxa"/>
            <w:vMerge/>
            <w:shd w:val="clear" w:color="auto" w:fill="D9D9D9" w:themeFill="background1" w:themeFillShade="D9"/>
          </w:tcPr>
          <w:p w14:paraId="2C800237" w14:textId="77777777" w:rsidR="00DF2198" w:rsidRPr="007C20FA" w:rsidRDefault="00DF2198" w:rsidP="00E24E03">
            <w:pPr>
              <w:rPr>
                <w:rFonts w:cs="Arial"/>
                <w:b/>
                <w:bCs/>
                <w:color w:val="000000"/>
                <w:szCs w:val="22"/>
              </w:rPr>
            </w:pPr>
          </w:p>
        </w:tc>
        <w:tc>
          <w:tcPr>
            <w:tcW w:w="1439" w:type="dxa"/>
            <w:shd w:val="clear" w:color="auto" w:fill="auto"/>
          </w:tcPr>
          <w:p w14:paraId="45E1D019" w14:textId="77777777" w:rsidR="00DF2198" w:rsidRDefault="00DF2198" w:rsidP="00E24E03">
            <w:pPr>
              <w:rPr>
                <w:rFonts w:cs="Arial"/>
                <w:color w:val="000000"/>
                <w:szCs w:val="22"/>
              </w:rPr>
            </w:pPr>
            <w:r>
              <w:rPr>
                <w:rFonts w:cs="Arial"/>
                <w:color w:val="000000"/>
                <w:szCs w:val="22"/>
              </w:rPr>
              <w:t>M2</w:t>
            </w:r>
          </w:p>
        </w:tc>
        <w:tc>
          <w:tcPr>
            <w:tcW w:w="6329" w:type="dxa"/>
            <w:shd w:val="clear" w:color="auto" w:fill="auto"/>
          </w:tcPr>
          <w:p w14:paraId="02F919F0" w14:textId="77777777" w:rsidR="00DF2198" w:rsidRDefault="00DF2198" w:rsidP="00E24E03">
            <w:pPr>
              <w:rPr>
                <w:rFonts w:cs="Arial"/>
                <w:color w:val="000000"/>
                <w:szCs w:val="22"/>
              </w:rPr>
            </w:pPr>
            <w:r>
              <w:rPr>
                <w:rFonts w:cs="Arial"/>
                <w:color w:val="000000"/>
                <w:szCs w:val="22"/>
              </w:rPr>
              <w:t>After specified time elapses, message appears on cluster informing of impending shutdown</w:t>
            </w:r>
          </w:p>
        </w:tc>
      </w:tr>
      <w:tr w:rsidR="00DF2198" w:rsidRPr="007C20FA" w14:paraId="0308DEA3" w14:textId="77777777" w:rsidTr="00E24E03">
        <w:trPr>
          <w:trHeight w:val="255"/>
        </w:trPr>
        <w:tc>
          <w:tcPr>
            <w:tcW w:w="2546" w:type="dxa"/>
            <w:vMerge/>
            <w:shd w:val="clear" w:color="auto" w:fill="D9D9D9" w:themeFill="background1" w:themeFillShade="D9"/>
          </w:tcPr>
          <w:p w14:paraId="1BBD300B" w14:textId="77777777" w:rsidR="00DF2198" w:rsidRPr="007C20FA" w:rsidRDefault="00DF2198" w:rsidP="00E24E03">
            <w:pPr>
              <w:rPr>
                <w:rFonts w:cs="Arial"/>
                <w:b/>
                <w:bCs/>
                <w:color w:val="000000"/>
                <w:szCs w:val="22"/>
              </w:rPr>
            </w:pPr>
          </w:p>
        </w:tc>
        <w:tc>
          <w:tcPr>
            <w:tcW w:w="1439" w:type="dxa"/>
            <w:shd w:val="clear" w:color="auto" w:fill="auto"/>
          </w:tcPr>
          <w:p w14:paraId="43E8D6A9" w14:textId="77777777" w:rsidR="00DF2198" w:rsidRDefault="00DF2198" w:rsidP="00E24E03">
            <w:pPr>
              <w:rPr>
                <w:rFonts w:cs="Arial"/>
                <w:color w:val="000000"/>
                <w:szCs w:val="22"/>
              </w:rPr>
            </w:pPr>
            <w:r>
              <w:rPr>
                <w:rFonts w:cs="Arial"/>
                <w:color w:val="000000"/>
                <w:szCs w:val="22"/>
              </w:rPr>
              <w:t>M3</w:t>
            </w:r>
          </w:p>
        </w:tc>
        <w:tc>
          <w:tcPr>
            <w:tcW w:w="6329" w:type="dxa"/>
            <w:shd w:val="clear" w:color="auto" w:fill="auto"/>
          </w:tcPr>
          <w:p w14:paraId="567FE1DE" w14:textId="514C9ADE" w:rsidR="00DF2198" w:rsidRDefault="00DF2198" w:rsidP="00E24E03">
            <w:pPr>
              <w:rPr>
                <w:rFonts w:cs="Arial"/>
                <w:color w:val="000000"/>
                <w:szCs w:val="22"/>
              </w:rPr>
            </w:pPr>
            <w:r>
              <w:rPr>
                <w:rFonts w:cs="Arial"/>
                <w:color w:val="000000"/>
                <w:szCs w:val="22"/>
              </w:rPr>
              <w:t>Driver takes no action within</w:t>
            </w:r>
            <w:r w:rsidR="00A10BEA">
              <w:rPr>
                <w:rFonts w:cs="Arial"/>
                <w:color w:val="000000"/>
                <w:szCs w:val="22"/>
              </w:rPr>
              <w:t xml:space="preserve"> that</w:t>
            </w:r>
            <w:r>
              <w:rPr>
                <w:rFonts w:cs="Arial"/>
                <w:color w:val="000000"/>
                <w:szCs w:val="22"/>
              </w:rPr>
              <w:t xml:space="preserve"> specified time</w:t>
            </w:r>
          </w:p>
        </w:tc>
      </w:tr>
      <w:tr w:rsidR="00DF2198" w:rsidRPr="007C20FA" w14:paraId="2AD43C90" w14:textId="77777777" w:rsidTr="00E24E03">
        <w:trPr>
          <w:trHeight w:val="255"/>
        </w:trPr>
        <w:tc>
          <w:tcPr>
            <w:tcW w:w="2546" w:type="dxa"/>
            <w:vMerge/>
            <w:shd w:val="clear" w:color="auto" w:fill="D9D9D9" w:themeFill="background1" w:themeFillShade="D9"/>
          </w:tcPr>
          <w:p w14:paraId="0651D6A7" w14:textId="77777777" w:rsidR="00DF2198" w:rsidRPr="007C20FA" w:rsidRDefault="00DF2198" w:rsidP="00E24E03">
            <w:pPr>
              <w:rPr>
                <w:rFonts w:cs="Arial"/>
                <w:b/>
                <w:bCs/>
                <w:color w:val="000000"/>
                <w:szCs w:val="22"/>
              </w:rPr>
            </w:pPr>
          </w:p>
        </w:tc>
        <w:tc>
          <w:tcPr>
            <w:tcW w:w="1439" w:type="dxa"/>
            <w:shd w:val="clear" w:color="auto" w:fill="auto"/>
          </w:tcPr>
          <w:p w14:paraId="0CA48A6F" w14:textId="77777777" w:rsidR="00DF2198" w:rsidRDefault="00DF2198" w:rsidP="00E24E03">
            <w:pPr>
              <w:rPr>
                <w:rFonts w:cs="Arial"/>
                <w:color w:val="000000"/>
                <w:szCs w:val="22"/>
              </w:rPr>
            </w:pPr>
            <w:r>
              <w:rPr>
                <w:rFonts w:cs="Arial"/>
                <w:color w:val="000000"/>
                <w:szCs w:val="22"/>
              </w:rPr>
              <w:t>M4</w:t>
            </w:r>
          </w:p>
        </w:tc>
        <w:tc>
          <w:tcPr>
            <w:tcW w:w="6329" w:type="dxa"/>
            <w:shd w:val="clear" w:color="auto" w:fill="auto"/>
          </w:tcPr>
          <w:p w14:paraId="1F5F6C8E" w14:textId="77777777" w:rsidR="00DF2198" w:rsidRDefault="00DF2198" w:rsidP="00E24E03">
            <w:pPr>
              <w:rPr>
                <w:rFonts w:cs="Arial"/>
                <w:color w:val="000000"/>
                <w:szCs w:val="22"/>
              </w:rPr>
            </w:pPr>
            <w:r>
              <w:rPr>
                <w:rFonts w:cs="Arial"/>
                <w:color w:val="000000"/>
                <w:szCs w:val="22"/>
              </w:rPr>
              <w:t>Vehicle shutsdown</w:t>
            </w:r>
          </w:p>
        </w:tc>
      </w:tr>
      <w:tr w:rsidR="00DF2198" w:rsidRPr="007C20FA" w14:paraId="3A7FF77D" w14:textId="77777777" w:rsidTr="00E24E03">
        <w:trPr>
          <w:trHeight w:val="255"/>
        </w:trPr>
        <w:tc>
          <w:tcPr>
            <w:tcW w:w="2546" w:type="dxa"/>
            <w:shd w:val="clear" w:color="auto" w:fill="D9D9D9" w:themeFill="background1" w:themeFillShade="D9"/>
          </w:tcPr>
          <w:p w14:paraId="2B241D02" w14:textId="77777777" w:rsidR="00DF2198" w:rsidRDefault="00DF2198" w:rsidP="00E24E03">
            <w:pPr>
              <w:rPr>
                <w:rFonts w:cs="Arial"/>
                <w:b/>
                <w:bCs/>
                <w:color w:val="000000"/>
                <w:szCs w:val="22"/>
              </w:rPr>
            </w:pPr>
            <w:r>
              <w:rPr>
                <w:rFonts w:cs="Arial"/>
                <w:b/>
                <w:bCs/>
                <w:color w:val="000000"/>
                <w:szCs w:val="22"/>
              </w:rPr>
              <w:t>Postconditions</w:t>
            </w:r>
          </w:p>
        </w:tc>
        <w:tc>
          <w:tcPr>
            <w:tcW w:w="1439" w:type="dxa"/>
            <w:shd w:val="clear" w:color="auto" w:fill="auto"/>
          </w:tcPr>
          <w:p w14:paraId="23798E26" w14:textId="77777777" w:rsidR="00DF2198" w:rsidRDefault="00DF2198" w:rsidP="00E24E03">
            <w:pPr>
              <w:rPr>
                <w:rFonts w:cs="Arial"/>
                <w:color w:val="000000"/>
                <w:szCs w:val="22"/>
              </w:rPr>
            </w:pPr>
            <w:r>
              <w:rPr>
                <w:rFonts w:cs="Arial"/>
                <w:color w:val="000000"/>
                <w:szCs w:val="22"/>
              </w:rPr>
              <w:t>PostC1</w:t>
            </w:r>
          </w:p>
        </w:tc>
        <w:tc>
          <w:tcPr>
            <w:tcW w:w="6329" w:type="dxa"/>
            <w:shd w:val="clear" w:color="auto" w:fill="auto"/>
          </w:tcPr>
          <w:p w14:paraId="094F1908" w14:textId="77777777" w:rsidR="00DF2198" w:rsidRDefault="00DF2198" w:rsidP="00E24E03">
            <w:pPr>
              <w:rPr>
                <w:rFonts w:cs="Arial"/>
                <w:color w:val="000000"/>
                <w:szCs w:val="22"/>
              </w:rPr>
            </w:pPr>
            <w:r>
              <w:rPr>
                <w:rFonts w:cs="Arial"/>
                <w:color w:val="000000"/>
                <w:szCs w:val="22"/>
              </w:rPr>
              <w:t>The Driver can restart the vehicle and engine restarts smoothly</w:t>
            </w:r>
          </w:p>
        </w:tc>
      </w:tr>
    </w:tbl>
    <w:p w14:paraId="62A2AB9C" w14:textId="77777777" w:rsidR="00011614" w:rsidRDefault="00011614" w:rsidP="00AC5000"/>
    <w:p w14:paraId="593A811A" w14:textId="77777777" w:rsidR="00585E3A" w:rsidRPr="00084D7A" w:rsidRDefault="00585E3A" w:rsidP="00AC5000"/>
    <w:p w14:paraId="2B3CA853" w14:textId="4E01A605" w:rsidR="00084D7A" w:rsidRPr="0017445F" w:rsidRDefault="00084D7A" w:rsidP="00084D7A">
      <w:pPr>
        <w:pStyle w:val="REUseCase"/>
        <w:shd w:val="clear" w:color="auto" w:fill="F2F2F2" w:themeFill="background1" w:themeFillShade="F2"/>
      </w:pPr>
      <w:r>
        <w:t xml:space="preserve"> </w:t>
      </w:r>
      <w:r w:rsidR="0008468A">
        <w:t xml:space="preserve">UC19 </w:t>
      </w:r>
      <w:r>
        <w:t xml:space="preserve">Driver </w:t>
      </w:r>
      <w:r w:rsidR="0082748D">
        <w:t xml:space="preserve">chooses to activate </w:t>
      </w:r>
      <w:r w:rsidR="00B15076">
        <w:t>an Indefinite extended idle</w:t>
      </w:r>
      <w:r w:rsidR="00311FEE">
        <w:t xml:space="preserve"> time</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439"/>
        <w:gridCol w:w="6329"/>
      </w:tblGrid>
      <w:tr w:rsidR="009006E9" w:rsidRPr="007C20FA" w14:paraId="0EB97C29" w14:textId="77777777" w:rsidTr="00E24E03">
        <w:trPr>
          <w:trHeight w:val="255"/>
        </w:trPr>
        <w:tc>
          <w:tcPr>
            <w:tcW w:w="2546" w:type="dxa"/>
            <w:shd w:val="clear" w:color="auto" w:fill="D9D9D9" w:themeFill="background1" w:themeFillShade="D9"/>
            <w:hideMark/>
          </w:tcPr>
          <w:p w14:paraId="0A20E976" w14:textId="77777777" w:rsidR="009006E9" w:rsidRDefault="009006E9" w:rsidP="00E24E03">
            <w:pPr>
              <w:rPr>
                <w:rFonts w:cs="Arial"/>
                <w:b/>
                <w:bCs/>
                <w:color w:val="000000"/>
                <w:szCs w:val="22"/>
              </w:rPr>
            </w:pPr>
            <w:r w:rsidRPr="007C20FA">
              <w:rPr>
                <w:rFonts w:cs="Arial"/>
                <w:b/>
                <w:bCs/>
                <w:color w:val="000000"/>
                <w:szCs w:val="22"/>
              </w:rPr>
              <w:t>Actors</w:t>
            </w:r>
          </w:p>
        </w:tc>
        <w:tc>
          <w:tcPr>
            <w:tcW w:w="1439" w:type="dxa"/>
            <w:shd w:val="clear" w:color="auto" w:fill="auto"/>
          </w:tcPr>
          <w:p w14:paraId="2BA90AA4" w14:textId="77777777" w:rsidR="009006E9" w:rsidRDefault="009006E9" w:rsidP="00E24E03"/>
        </w:tc>
        <w:tc>
          <w:tcPr>
            <w:tcW w:w="6329" w:type="dxa"/>
            <w:shd w:val="clear" w:color="auto" w:fill="auto"/>
          </w:tcPr>
          <w:p w14:paraId="0F0A06F4" w14:textId="77777777" w:rsidR="009006E9" w:rsidRDefault="009006E9" w:rsidP="00E24E03">
            <w:pPr>
              <w:rPr>
                <w:rFonts w:cs="Arial"/>
                <w:color w:val="000000"/>
                <w:szCs w:val="22"/>
              </w:rPr>
            </w:pPr>
            <w:r>
              <w:rPr>
                <w:rFonts w:cs="Arial"/>
                <w:color w:val="000000"/>
                <w:szCs w:val="22"/>
              </w:rPr>
              <w:t>Driver</w:t>
            </w:r>
          </w:p>
        </w:tc>
      </w:tr>
      <w:tr w:rsidR="009006E9" w:rsidRPr="007C20FA" w14:paraId="5D982681" w14:textId="77777777" w:rsidTr="00E24E03">
        <w:trPr>
          <w:trHeight w:val="255"/>
        </w:trPr>
        <w:tc>
          <w:tcPr>
            <w:tcW w:w="2546" w:type="dxa"/>
            <w:shd w:val="clear" w:color="auto" w:fill="D9D9D9" w:themeFill="background1" w:themeFillShade="D9"/>
            <w:hideMark/>
          </w:tcPr>
          <w:p w14:paraId="7CDCE93D" w14:textId="77777777" w:rsidR="009006E9" w:rsidRPr="007C20FA" w:rsidRDefault="009006E9" w:rsidP="00E24E03">
            <w:pPr>
              <w:rPr>
                <w:rFonts w:cs="Arial"/>
                <w:b/>
                <w:bCs/>
                <w:color w:val="000000"/>
                <w:szCs w:val="22"/>
              </w:rPr>
            </w:pPr>
            <w:r w:rsidRPr="007C20FA">
              <w:rPr>
                <w:rFonts w:cs="Arial"/>
                <w:b/>
                <w:bCs/>
                <w:color w:val="000000"/>
                <w:szCs w:val="22"/>
              </w:rPr>
              <w:t>Description</w:t>
            </w:r>
          </w:p>
        </w:tc>
        <w:tc>
          <w:tcPr>
            <w:tcW w:w="1439" w:type="dxa"/>
            <w:shd w:val="clear" w:color="auto" w:fill="auto"/>
          </w:tcPr>
          <w:p w14:paraId="41ECB9C7" w14:textId="77777777" w:rsidR="009006E9" w:rsidRPr="007C20FA" w:rsidRDefault="009006E9" w:rsidP="00E24E03">
            <w:pPr>
              <w:rPr>
                <w:rFonts w:cs="Arial"/>
                <w:color w:val="000000"/>
                <w:szCs w:val="22"/>
              </w:rPr>
            </w:pPr>
          </w:p>
        </w:tc>
        <w:tc>
          <w:tcPr>
            <w:tcW w:w="6329" w:type="dxa"/>
            <w:shd w:val="clear" w:color="auto" w:fill="auto"/>
          </w:tcPr>
          <w:p w14:paraId="319FE16F" w14:textId="77777777" w:rsidR="009006E9" w:rsidRDefault="009006E9" w:rsidP="00E24E03"/>
        </w:tc>
      </w:tr>
      <w:tr w:rsidR="009006E9" w:rsidRPr="007C20FA" w14:paraId="0069651C" w14:textId="77777777" w:rsidTr="00E24E03">
        <w:trPr>
          <w:trHeight w:val="20"/>
        </w:trPr>
        <w:tc>
          <w:tcPr>
            <w:tcW w:w="2546" w:type="dxa"/>
            <w:vMerge w:val="restart"/>
            <w:shd w:val="clear" w:color="auto" w:fill="D9D9D9" w:themeFill="background1" w:themeFillShade="D9"/>
            <w:hideMark/>
          </w:tcPr>
          <w:p w14:paraId="310A1222" w14:textId="77777777" w:rsidR="009006E9" w:rsidRDefault="009006E9" w:rsidP="00E24E03">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439" w:type="dxa"/>
            <w:shd w:val="clear" w:color="auto" w:fill="auto"/>
          </w:tcPr>
          <w:p w14:paraId="6A667213" w14:textId="77777777" w:rsidR="009006E9" w:rsidRDefault="009006E9" w:rsidP="00E24E03">
            <w:pPr>
              <w:rPr>
                <w:rFonts w:cs="Arial"/>
                <w:color w:val="000000"/>
                <w:szCs w:val="22"/>
              </w:rPr>
            </w:pPr>
            <w:r>
              <w:rPr>
                <w:rFonts w:cs="Arial"/>
                <w:color w:val="000000"/>
                <w:szCs w:val="22"/>
              </w:rPr>
              <w:t>PreC1</w:t>
            </w:r>
          </w:p>
        </w:tc>
        <w:tc>
          <w:tcPr>
            <w:tcW w:w="6329" w:type="dxa"/>
            <w:shd w:val="clear" w:color="auto" w:fill="auto"/>
          </w:tcPr>
          <w:p w14:paraId="773326EE" w14:textId="77777777" w:rsidR="009006E9" w:rsidRDefault="009006E9" w:rsidP="00E24E03">
            <w:pPr>
              <w:rPr>
                <w:rFonts w:cs="Arial"/>
                <w:color w:val="000000"/>
                <w:szCs w:val="22"/>
              </w:rPr>
            </w:pPr>
            <w:r>
              <w:rPr>
                <w:rFonts w:cs="Arial"/>
                <w:color w:val="000000"/>
                <w:szCs w:val="22"/>
              </w:rPr>
              <w:t>AEIS/DSI is not disabled</w:t>
            </w:r>
          </w:p>
        </w:tc>
      </w:tr>
      <w:tr w:rsidR="009006E9" w:rsidRPr="007C20FA" w14:paraId="07012BD5" w14:textId="77777777" w:rsidTr="00E24E03">
        <w:trPr>
          <w:trHeight w:val="20"/>
        </w:trPr>
        <w:tc>
          <w:tcPr>
            <w:tcW w:w="2546" w:type="dxa"/>
            <w:vMerge/>
            <w:shd w:val="clear" w:color="auto" w:fill="D9D9D9" w:themeFill="background1" w:themeFillShade="D9"/>
          </w:tcPr>
          <w:p w14:paraId="6658A555" w14:textId="77777777" w:rsidR="009006E9" w:rsidRPr="007C20FA" w:rsidRDefault="009006E9" w:rsidP="00E24E03">
            <w:pPr>
              <w:rPr>
                <w:rFonts w:cs="Arial"/>
                <w:b/>
                <w:bCs/>
                <w:color w:val="000000"/>
                <w:szCs w:val="22"/>
              </w:rPr>
            </w:pPr>
          </w:p>
        </w:tc>
        <w:tc>
          <w:tcPr>
            <w:tcW w:w="1439" w:type="dxa"/>
            <w:shd w:val="clear" w:color="auto" w:fill="auto"/>
          </w:tcPr>
          <w:p w14:paraId="71CB96A1" w14:textId="77777777" w:rsidR="009006E9" w:rsidRDefault="009006E9" w:rsidP="00E24E03">
            <w:pPr>
              <w:rPr>
                <w:rFonts w:cs="Arial"/>
                <w:color w:val="000000"/>
                <w:szCs w:val="22"/>
              </w:rPr>
            </w:pPr>
            <w:r>
              <w:rPr>
                <w:rFonts w:cs="Arial"/>
                <w:color w:val="000000"/>
                <w:szCs w:val="22"/>
              </w:rPr>
              <w:t>PreC2</w:t>
            </w:r>
          </w:p>
        </w:tc>
        <w:tc>
          <w:tcPr>
            <w:tcW w:w="6329" w:type="dxa"/>
            <w:shd w:val="clear" w:color="auto" w:fill="auto"/>
          </w:tcPr>
          <w:p w14:paraId="2A5E842B" w14:textId="77777777" w:rsidR="009006E9" w:rsidRDefault="009006E9" w:rsidP="00E24E03">
            <w:pPr>
              <w:rPr>
                <w:rFonts w:cs="Arial"/>
                <w:color w:val="000000"/>
                <w:szCs w:val="22"/>
              </w:rPr>
            </w:pPr>
            <w:r>
              <w:rPr>
                <w:rFonts w:cs="Arial"/>
                <w:color w:val="000000"/>
                <w:szCs w:val="22"/>
              </w:rPr>
              <w:t>Engine is running</w:t>
            </w:r>
          </w:p>
        </w:tc>
      </w:tr>
      <w:tr w:rsidR="002D0825" w:rsidRPr="007C20FA" w14:paraId="6A29E47A" w14:textId="77777777" w:rsidTr="00E24E03">
        <w:trPr>
          <w:trHeight w:val="20"/>
        </w:trPr>
        <w:tc>
          <w:tcPr>
            <w:tcW w:w="2546" w:type="dxa"/>
            <w:shd w:val="clear" w:color="auto" w:fill="D9D9D9" w:themeFill="background1" w:themeFillShade="D9"/>
          </w:tcPr>
          <w:p w14:paraId="57BC21B5" w14:textId="77777777" w:rsidR="002D0825" w:rsidRPr="007C20FA" w:rsidRDefault="002D0825" w:rsidP="00E24E03">
            <w:pPr>
              <w:rPr>
                <w:rFonts w:cs="Arial"/>
                <w:b/>
                <w:bCs/>
                <w:color w:val="000000"/>
                <w:szCs w:val="22"/>
              </w:rPr>
            </w:pPr>
          </w:p>
        </w:tc>
        <w:tc>
          <w:tcPr>
            <w:tcW w:w="1439" w:type="dxa"/>
            <w:shd w:val="clear" w:color="auto" w:fill="auto"/>
          </w:tcPr>
          <w:p w14:paraId="67660AF9" w14:textId="2027C741" w:rsidR="002D0825" w:rsidRDefault="002D0825" w:rsidP="00E24E03">
            <w:pPr>
              <w:rPr>
                <w:rFonts w:cs="Arial"/>
                <w:color w:val="000000"/>
                <w:szCs w:val="22"/>
              </w:rPr>
            </w:pPr>
            <w:r>
              <w:rPr>
                <w:rFonts w:cs="Arial"/>
                <w:color w:val="000000"/>
                <w:szCs w:val="22"/>
              </w:rPr>
              <w:t>PreC3</w:t>
            </w:r>
          </w:p>
        </w:tc>
        <w:tc>
          <w:tcPr>
            <w:tcW w:w="6329" w:type="dxa"/>
            <w:shd w:val="clear" w:color="auto" w:fill="auto"/>
          </w:tcPr>
          <w:p w14:paraId="50BFD3B7" w14:textId="169E0574" w:rsidR="002D0825" w:rsidRDefault="002D0825" w:rsidP="00E24E03">
            <w:pPr>
              <w:rPr>
                <w:rFonts w:cs="Arial"/>
                <w:color w:val="000000"/>
                <w:szCs w:val="22"/>
              </w:rPr>
            </w:pPr>
            <w:r>
              <w:rPr>
                <w:rFonts w:cs="Arial"/>
                <w:color w:val="000000"/>
                <w:szCs w:val="22"/>
              </w:rPr>
              <w:t>Vehicle SOC is above minimum threshold</w:t>
            </w:r>
          </w:p>
        </w:tc>
      </w:tr>
      <w:tr w:rsidR="009006E9" w:rsidRPr="007C20FA" w14:paraId="4A052D5B" w14:textId="77777777" w:rsidTr="00E24E03">
        <w:trPr>
          <w:trHeight w:val="20"/>
        </w:trPr>
        <w:tc>
          <w:tcPr>
            <w:tcW w:w="2546" w:type="dxa"/>
            <w:shd w:val="clear" w:color="auto" w:fill="D9D9D9" w:themeFill="background1" w:themeFillShade="D9"/>
          </w:tcPr>
          <w:p w14:paraId="52FB456C" w14:textId="77777777" w:rsidR="009006E9" w:rsidRDefault="009006E9" w:rsidP="00E24E03">
            <w:pPr>
              <w:rPr>
                <w:rFonts w:cs="Arial"/>
                <w:b/>
                <w:bCs/>
                <w:color w:val="000000"/>
                <w:szCs w:val="22"/>
              </w:rPr>
            </w:pPr>
            <w:r>
              <w:rPr>
                <w:rFonts w:cs="Arial"/>
                <w:b/>
                <w:bCs/>
                <w:color w:val="000000"/>
                <w:szCs w:val="22"/>
              </w:rPr>
              <w:t>Triggers</w:t>
            </w:r>
          </w:p>
        </w:tc>
        <w:tc>
          <w:tcPr>
            <w:tcW w:w="1439" w:type="dxa"/>
            <w:shd w:val="clear" w:color="auto" w:fill="auto"/>
          </w:tcPr>
          <w:p w14:paraId="0CA31F2C" w14:textId="77777777" w:rsidR="009006E9" w:rsidRDefault="009006E9" w:rsidP="00E24E03">
            <w:pPr>
              <w:rPr>
                <w:rFonts w:cs="Arial"/>
                <w:color w:val="000000"/>
                <w:szCs w:val="22"/>
              </w:rPr>
            </w:pPr>
            <w:r>
              <w:rPr>
                <w:rFonts w:cs="Arial"/>
                <w:color w:val="000000"/>
                <w:szCs w:val="22"/>
              </w:rPr>
              <w:t>T1</w:t>
            </w:r>
          </w:p>
        </w:tc>
        <w:tc>
          <w:tcPr>
            <w:tcW w:w="6329" w:type="dxa"/>
            <w:shd w:val="clear" w:color="auto" w:fill="auto"/>
          </w:tcPr>
          <w:p w14:paraId="68EF93C7" w14:textId="2321F826" w:rsidR="009006E9" w:rsidRDefault="009006E9" w:rsidP="00E24E03">
            <w:pPr>
              <w:rPr>
                <w:rFonts w:cs="Arial"/>
                <w:color w:val="000000"/>
                <w:szCs w:val="22"/>
              </w:rPr>
            </w:pPr>
            <w:r>
              <w:rPr>
                <w:rFonts w:cs="Arial"/>
                <w:color w:val="000000"/>
                <w:szCs w:val="22"/>
              </w:rPr>
              <w:t xml:space="preserve">Driver selects </w:t>
            </w:r>
            <w:r w:rsidR="002D0825">
              <w:rPr>
                <w:rFonts w:cs="Arial"/>
                <w:color w:val="000000"/>
                <w:szCs w:val="22"/>
              </w:rPr>
              <w:t>an</w:t>
            </w:r>
            <w:r>
              <w:rPr>
                <w:rFonts w:cs="Arial"/>
                <w:color w:val="000000"/>
                <w:szCs w:val="22"/>
              </w:rPr>
              <w:t xml:space="preserve"> </w:t>
            </w:r>
            <w:r w:rsidR="00A21ABF">
              <w:rPr>
                <w:rFonts w:cs="Arial"/>
                <w:color w:val="000000"/>
                <w:szCs w:val="22"/>
              </w:rPr>
              <w:t>Unlimited/Indefinite</w:t>
            </w:r>
            <w:r>
              <w:rPr>
                <w:rFonts w:cs="Arial"/>
                <w:color w:val="000000"/>
                <w:szCs w:val="22"/>
              </w:rPr>
              <w:t xml:space="preserve"> Idle time on the HMI</w:t>
            </w:r>
          </w:p>
        </w:tc>
      </w:tr>
      <w:tr w:rsidR="009006E9" w:rsidRPr="007C20FA" w14:paraId="4E520E9B" w14:textId="77777777" w:rsidTr="00E24E03">
        <w:trPr>
          <w:trHeight w:val="20"/>
        </w:trPr>
        <w:tc>
          <w:tcPr>
            <w:tcW w:w="2546" w:type="dxa"/>
            <w:shd w:val="clear" w:color="auto" w:fill="D9D9D9" w:themeFill="background1" w:themeFillShade="D9"/>
          </w:tcPr>
          <w:p w14:paraId="43A9E3C2" w14:textId="77777777" w:rsidR="009006E9" w:rsidRDefault="009006E9" w:rsidP="00E24E03">
            <w:pPr>
              <w:rPr>
                <w:rFonts w:cs="Arial"/>
                <w:b/>
                <w:bCs/>
                <w:color w:val="000000"/>
                <w:szCs w:val="22"/>
              </w:rPr>
            </w:pPr>
            <w:r>
              <w:rPr>
                <w:rFonts w:cs="Arial"/>
                <w:b/>
                <w:bCs/>
                <w:color w:val="000000"/>
                <w:szCs w:val="22"/>
              </w:rPr>
              <w:t>Main Flow Description</w:t>
            </w:r>
          </w:p>
        </w:tc>
        <w:tc>
          <w:tcPr>
            <w:tcW w:w="1439" w:type="dxa"/>
            <w:shd w:val="clear" w:color="auto" w:fill="auto"/>
          </w:tcPr>
          <w:p w14:paraId="6793724D" w14:textId="77777777" w:rsidR="009006E9" w:rsidRDefault="009006E9" w:rsidP="00E24E03">
            <w:pPr>
              <w:rPr>
                <w:rFonts w:cs="Arial"/>
                <w:color w:val="000000"/>
                <w:szCs w:val="22"/>
              </w:rPr>
            </w:pPr>
          </w:p>
        </w:tc>
        <w:tc>
          <w:tcPr>
            <w:tcW w:w="6329" w:type="dxa"/>
            <w:shd w:val="clear" w:color="auto" w:fill="auto"/>
          </w:tcPr>
          <w:p w14:paraId="1E94D23C" w14:textId="3DEDABA0" w:rsidR="009006E9" w:rsidRDefault="0037729F" w:rsidP="00E24E03">
            <w:pPr>
              <w:rPr>
                <w:rFonts w:cs="Arial"/>
                <w:color w:val="000000"/>
                <w:szCs w:val="22"/>
              </w:rPr>
            </w:pPr>
            <w:r>
              <w:rPr>
                <w:rFonts w:cs="Arial"/>
                <w:color w:val="000000"/>
                <w:szCs w:val="22"/>
              </w:rPr>
              <w:t>The vehicle will idle indefinitely</w:t>
            </w:r>
          </w:p>
        </w:tc>
      </w:tr>
      <w:tr w:rsidR="009006E9" w:rsidRPr="007C20FA" w14:paraId="5734AA0C" w14:textId="77777777" w:rsidTr="00E24E03">
        <w:trPr>
          <w:trHeight w:val="255"/>
        </w:trPr>
        <w:tc>
          <w:tcPr>
            <w:tcW w:w="2546" w:type="dxa"/>
            <w:shd w:val="clear" w:color="auto" w:fill="D9D9D9" w:themeFill="background1" w:themeFillShade="D9"/>
          </w:tcPr>
          <w:p w14:paraId="3D071CBC" w14:textId="77777777" w:rsidR="009006E9" w:rsidRDefault="009006E9" w:rsidP="00E24E03">
            <w:pPr>
              <w:rPr>
                <w:rFonts w:cs="Arial"/>
                <w:b/>
                <w:bCs/>
                <w:color w:val="000000"/>
                <w:szCs w:val="22"/>
              </w:rPr>
            </w:pPr>
            <w:r>
              <w:rPr>
                <w:rFonts w:cs="Arial"/>
                <w:b/>
                <w:bCs/>
                <w:color w:val="000000"/>
                <w:szCs w:val="22"/>
              </w:rPr>
              <w:t>Main Flow</w:t>
            </w:r>
          </w:p>
        </w:tc>
        <w:tc>
          <w:tcPr>
            <w:tcW w:w="1439" w:type="dxa"/>
            <w:shd w:val="clear" w:color="auto" w:fill="auto"/>
          </w:tcPr>
          <w:p w14:paraId="54E63CA0" w14:textId="77777777" w:rsidR="009006E9" w:rsidRDefault="009006E9" w:rsidP="00E24E03">
            <w:pPr>
              <w:rPr>
                <w:rFonts w:cs="Arial"/>
                <w:color w:val="000000"/>
                <w:szCs w:val="22"/>
              </w:rPr>
            </w:pPr>
            <w:r>
              <w:rPr>
                <w:rFonts w:cs="Arial"/>
                <w:color w:val="000000"/>
                <w:szCs w:val="22"/>
              </w:rPr>
              <w:t>M1</w:t>
            </w:r>
          </w:p>
        </w:tc>
        <w:tc>
          <w:tcPr>
            <w:tcW w:w="6329" w:type="dxa"/>
            <w:shd w:val="clear" w:color="auto" w:fill="auto"/>
          </w:tcPr>
          <w:p w14:paraId="1FB0A849" w14:textId="2E70F1BA" w:rsidR="009006E9" w:rsidRDefault="009006E9" w:rsidP="00E24E03">
            <w:pPr>
              <w:rPr>
                <w:rFonts w:cs="Arial"/>
                <w:color w:val="000000"/>
                <w:szCs w:val="22"/>
              </w:rPr>
            </w:pPr>
            <w:r>
              <w:rPr>
                <w:rFonts w:cs="Arial"/>
                <w:color w:val="000000"/>
                <w:szCs w:val="22"/>
              </w:rPr>
              <w:t xml:space="preserve">Idle Timer </w:t>
            </w:r>
            <w:r w:rsidR="00944391">
              <w:rPr>
                <w:rFonts w:cs="Arial"/>
                <w:color w:val="000000"/>
                <w:szCs w:val="22"/>
              </w:rPr>
              <w:t>is disabled</w:t>
            </w:r>
            <w:r>
              <w:rPr>
                <w:rFonts w:cs="Arial"/>
                <w:color w:val="000000"/>
                <w:szCs w:val="22"/>
              </w:rPr>
              <w:t xml:space="preserve"> when selection is made</w:t>
            </w:r>
          </w:p>
        </w:tc>
      </w:tr>
      <w:tr w:rsidR="009006E9" w:rsidRPr="007C20FA" w14:paraId="3E92734A" w14:textId="77777777" w:rsidTr="00E24E03">
        <w:trPr>
          <w:trHeight w:val="255"/>
        </w:trPr>
        <w:tc>
          <w:tcPr>
            <w:tcW w:w="2546" w:type="dxa"/>
            <w:shd w:val="clear" w:color="auto" w:fill="D9D9D9" w:themeFill="background1" w:themeFillShade="D9"/>
          </w:tcPr>
          <w:p w14:paraId="1A6C6AAC" w14:textId="77777777" w:rsidR="009006E9" w:rsidRDefault="009006E9" w:rsidP="00E24E03">
            <w:pPr>
              <w:rPr>
                <w:rFonts w:cs="Arial"/>
                <w:b/>
                <w:bCs/>
                <w:color w:val="000000"/>
                <w:szCs w:val="22"/>
              </w:rPr>
            </w:pPr>
          </w:p>
        </w:tc>
        <w:tc>
          <w:tcPr>
            <w:tcW w:w="1439" w:type="dxa"/>
            <w:shd w:val="clear" w:color="auto" w:fill="auto"/>
          </w:tcPr>
          <w:p w14:paraId="4C4519EE" w14:textId="77777777" w:rsidR="009006E9" w:rsidRDefault="009006E9" w:rsidP="00E24E03">
            <w:pPr>
              <w:rPr>
                <w:rFonts w:cs="Arial"/>
                <w:color w:val="000000"/>
                <w:szCs w:val="22"/>
              </w:rPr>
            </w:pPr>
            <w:r>
              <w:rPr>
                <w:rFonts w:cs="Arial"/>
                <w:color w:val="000000"/>
                <w:szCs w:val="22"/>
              </w:rPr>
              <w:t>M2</w:t>
            </w:r>
          </w:p>
        </w:tc>
        <w:tc>
          <w:tcPr>
            <w:tcW w:w="6329" w:type="dxa"/>
            <w:shd w:val="clear" w:color="auto" w:fill="auto"/>
          </w:tcPr>
          <w:p w14:paraId="1200AA50" w14:textId="1B81EDE0" w:rsidR="009006E9" w:rsidRDefault="009006E9" w:rsidP="00E24E03">
            <w:pPr>
              <w:rPr>
                <w:rFonts w:cs="Arial"/>
                <w:color w:val="000000"/>
                <w:szCs w:val="22"/>
              </w:rPr>
            </w:pPr>
            <w:r>
              <w:rPr>
                <w:rFonts w:cs="Arial"/>
                <w:color w:val="000000"/>
                <w:szCs w:val="22"/>
              </w:rPr>
              <w:t xml:space="preserve">The Vehicle idles </w:t>
            </w:r>
            <w:r w:rsidR="00944391">
              <w:rPr>
                <w:rFonts w:cs="Arial"/>
                <w:color w:val="000000"/>
                <w:szCs w:val="22"/>
              </w:rPr>
              <w:t>while vehicle SOC is above minimum threshold</w:t>
            </w:r>
          </w:p>
        </w:tc>
      </w:tr>
      <w:tr w:rsidR="009006E9" w:rsidRPr="007C20FA" w14:paraId="012CFD9D" w14:textId="77777777" w:rsidTr="00E24E03">
        <w:trPr>
          <w:trHeight w:val="255"/>
        </w:trPr>
        <w:tc>
          <w:tcPr>
            <w:tcW w:w="2546" w:type="dxa"/>
            <w:shd w:val="clear" w:color="auto" w:fill="D9D9D9" w:themeFill="background1" w:themeFillShade="D9"/>
          </w:tcPr>
          <w:p w14:paraId="2A47062F" w14:textId="77777777" w:rsidR="009006E9" w:rsidRDefault="009006E9" w:rsidP="00E24E03">
            <w:pPr>
              <w:rPr>
                <w:rFonts w:cs="Arial"/>
                <w:b/>
                <w:bCs/>
                <w:color w:val="000000"/>
                <w:szCs w:val="22"/>
              </w:rPr>
            </w:pPr>
          </w:p>
        </w:tc>
        <w:tc>
          <w:tcPr>
            <w:tcW w:w="1439" w:type="dxa"/>
            <w:shd w:val="clear" w:color="auto" w:fill="auto"/>
          </w:tcPr>
          <w:p w14:paraId="01C50069" w14:textId="668E4018" w:rsidR="009006E9" w:rsidRDefault="009006E9" w:rsidP="00E24E03">
            <w:pPr>
              <w:rPr>
                <w:rFonts w:cs="Arial"/>
                <w:color w:val="000000"/>
                <w:szCs w:val="22"/>
              </w:rPr>
            </w:pPr>
            <w:r>
              <w:rPr>
                <w:rFonts w:cs="Arial"/>
                <w:color w:val="000000"/>
                <w:szCs w:val="22"/>
              </w:rPr>
              <w:t>M</w:t>
            </w:r>
            <w:r w:rsidR="00944391">
              <w:rPr>
                <w:rFonts w:cs="Arial"/>
                <w:color w:val="000000"/>
                <w:szCs w:val="22"/>
              </w:rPr>
              <w:t>3</w:t>
            </w:r>
          </w:p>
        </w:tc>
        <w:tc>
          <w:tcPr>
            <w:tcW w:w="6329" w:type="dxa"/>
            <w:shd w:val="clear" w:color="auto" w:fill="auto"/>
          </w:tcPr>
          <w:p w14:paraId="7DAD6C9F" w14:textId="06A8D597" w:rsidR="009006E9" w:rsidRDefault="009006E9" w:rsidP="00E24E03">
            <w:pPr>
              <w:rPr>
                <w:rFonts w:cs="Arial"/>
                <w:color w:val="000000"/>
                <w:szCs w:val="22"/>
              </w:rPr>
            </w:pPr>
            <w:r>
              <w:rPr>
                <w:rFonts w:cs="Arial"/>
                <w:color w:val="000000"/>
                <w:szCs w:val="22"/>
              </w:rPr>
              <w:t xml:space="preserve">Vehicle </w:t>
            </w:r>
            <w:r w:rsidR="00944391">
              <w:rPr>
                <w:rFonts w:cs="Arial"/>
                <w:color w:val="000000"/>
                <w:szCs w:val="22"/>
              </w:rPr>
              <w:t>does not power</w:t>
            </w:r>
            <w:r>
              <w:rPr>
                <w:rFonts w:cs="Arial"/>
                <w:color w:val="000000"/>
                <w:szCs w:val="22"/>
              </w:rPr>
              <w:t>down</w:t>
            </w:r>
          </w:p>
        </w:tc>
      </w:tr>
    </w:tbl>
    <w:p w14:paraId="42F3F767" w14:textId="0932C443" w:rsidR="002F5903" w:rsidRDefault="002F5903" w:rsidP="002F5903"/>
    <w:p w14:paraId="7BA002AC" w14:textId="77777777" w:rsidR="00F87835" w:rsidRDefault="00F87835" w:rsidP="002F5903"/>
    <w:p w14:paraId="246701F0" w14:textId="009A6FA9" w:rsidR="002F5903" w:rsidRPr="0017445F" w:rsidRDefault="002F5903" w:rsidP="002F5903">
      <w:pPr>
        <w:pStyle w:val="REUseCase"/>
        <w:shd w:val="clear" w:color="auto" w:fill="F2F2F2" w:themeFill="background1" w:themeFillShade="F2"/>
      </w:pPr>
      <w:r>
        <w:t xml:space="preserve"> </w:t>
      </w:r>
      <w:r w:rsidR="0008468A">
        <w:t xml:space="preserve">UC20 </w:t>
      </w:r>
      <w:r>
        <w:t xml:space="preserve">Driver </w:t>
      </w:r>
      <w:r w:rsidR="00EE3791">
        <w:t>deactivates DSI after choosing an</w:t>
      </w:r>
      <w:r>
        <w:t xml:space="preserve"> extended idle</w:t>
      </w:r>
      <w:r w:rsidR="00EE3791">
        <w:t xml:space="preserve"> time</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439"/>
        <w:gridCol w:w="6329"/>
      </w:tblGrid>
      <w:tr w:rsidR="004C5997" w:rsidRPr="007C20FA" w14:paraId="7224F020" w14:textId="77777777" w:rsidTr="00E24E03">
        <w:trPr>
          <w:trHeight w:val="255"/>
        </w:trPr>
        <w:tc>
          <w:tcPr>
            <w:tcW w:w="2546" w:type="dxa"/>
            <w:shd w:val="clear" w:color="auto" w:fill="D9D9D9" w:themeFill="background1" w:themeFillShade="D9"/>
            <w:hideMark/>
          </w:tcPr>
          <w:p w14:paraId="4AF1979A" w14:textId="77777777" w:rsidR="004C5997" w:rsidRDefault="004C5997" w:rsidP="00E24E03">
            <w:pPr>
              <w:rPr>
                <w:rFonts w:cs="Arial"/>
                <w:b/>
                <w:bCs/>
                <w:color w:val="000000"/>
                <w:szCs w:val="22"/>
              </w:rPr>
            </w:pPr>
            <w:r w:rsidRPr="007C20FA">
              <w:rPr>
                <w:rFonts w:cs="Arial"/>
                <w:b/>
                <w:bCs/>
                <w:color w:val="000000"/>
                <w:szCs w:val="22"/>
              </w:rPr>
              <w:t>Actors</w:t>
            </w:r>
          </w:p>
        </w:tc>
        <w:tc>
          <w:tcPr>
            <w:tcW w:w="1439" w:type="dxa"/>
            <w:shd w:val="clear" w:color="auto" w:fill="auto"/>
          </w:tcPr>
          <w:p w14:paraId="3151C87C" w14:textId="77777777" w:rsidR="004C5997" w:rsidRDefault="004C5997" w:rsidP="00E24E03"/>
        </w:tc>
        <w:tc>
          <w:tcPr>
            <w:tcW w:w="6329" w:type="dxa"/>
            <w:shd w:val="clear" w:color="auto" w:fill="auto"/>
          </w:tcPr>
          <w:p w14:paraId="29851936" w14:textId="77777777" w:rsidR="004C5997" w:rsidRDefault="004C5997" w:rsidP="00E24E03">
            <w:pPr>
              <w:rPr>
                <w:rFonts w:cs="Arial"/>
                <w:color w:val="000000"/>
                <w:szCs w:val="22"/>
              </w:rPr>
            </w:pPr>
            <w:r>
              <w:rPr>
                <w:rFonts w:cs="Arial"/>
                <w:color w:val="000000"/>
                <w:szCs w:val="22"/>
              </w:rPr>
              <w:t>Driver</w:t>
            </w:r>
          </w:p>
        </w:tc>
      </w:tr>
      <w:tr w:rsidR="004C5997" w:rsidRPr="007C20FA" w14:paraId="000CF343" w14:textId="77777777" w:rsidTr="00E24E03">
        <w:trPr>
          <w:trHeight w:val="255"/>
        </w:trPr>
        <w:tc>
          <w:tcPr>
            <w:tcW w:w="2546" w:type="dxa"/>
            <w:shd w:val="clear" w:color="auto" w:fill="D9D9D9" w:themeFill="background1" w:themeFillShade="D9"/>
            <w:hideMark/>
          </w:tcPr>
          <w:p w14:paraId="0E1CEEB8" w14:textId="77777777" w:rsidR="004C5997" w:rsidRPr="007C20FA" w:rsidRDefault="004C5997" w:rsidP="00E24E03">
            <w:pPr>
              <w:rPr>
                <w:rFonts w:cs="Arial"/>
                <w:b/>
                <w:bCs/>
                <w:color w:val="000000"/>
                <w:szCs w:val="22"/>
              </w:rPr>
            </w:pPr>
            <w:r w:rsidRPr="007C20FA">
              <w:rPr>
                <w:rFonts w:cs="Arial"/>
                <w:b/>
                <w:bCs/>
                <w:color w:val="000000"/>
                <w:szCs w:val="22"/>
              </w:rPr>
              <w:t>Description</w:t>
            </w:r>
          </w:p>
        </w:tc>
        <w:tc>
          <w:tcPr>
            <w:tcW w:w="1439" w:type="dxa"/>
            <w:shd w:val="clear" w:color="auto" w:fill="auto"/>
          </w:tcPr>
          <w:p w14:paraId="06FEBC53" w14:textId="77777777" w:rsidR="004C5997" w:rsidRPr="007C20FA" w:rsidRDefault="004C5997" w:rsidP="00E24E03">
            <w:pPr>
              <w:rPr>
                <w:rFonts w:cs="Arial"/>
                <w:color w:val="000000"/>
                <w:szCs w:val="22"/>
              </w:rPr>
            </w:pPr>
          </w:p>
        </w:tc>
        <w:tc>
          <w:tcPr>
            <w:tcW w:w="6329" w:type="dxa"/>
            <w:shd w:val="clear" w:color="auto" w:fill="auto"/>
          </w:tcPr>
          <w:p w14:paraId="758B6775" w14:textId="77777777" w:rsidR="004C5997" w:rsidRDefault="004C5997" w:rsidP="00E24E03"/>
        </w:tc>
      </w:tr>
      <w:tr w:rsidR="004C5997" w:rsidRPr="007C20FA" w14:paraId="07A83CDF" w14:textId="77777777" w:rsidTr="00E24E03">
        <w:trPr>
          <w:trHeight w:val="20"/>
        </w:trPr>
        <w:tc>
          <w:tcPr>
            <w:tcW w:w="2546" w:type="dxa"/>
            <w:vMerge w:val="restart"/>
            <w:shd w:val="clear" w:color="auto" w:fill="D9D9D9" w:themeFill="background1" w:themeFillShade="D9"/>
            <w:hideMark/>
          </w:tcPr>
          <w:p w14:paraId="0BDCF948" w14:textId="77777777" w:rsidR="004C5997" w:rsidRDefault="004C5997" w:rsidP="00E24E03">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439" w:type="dxa"/>
            <w:shd w:val="clear" w:color="auto" w:fill="auto"/>
          </w:tcPr>
          <w:p w14:paraId="3753EB84" w14:textId="77777777" w:rsidR="004C5997" w:rsidRDefault="004C5997" w:rsidP="00E24E03">
            <w:pPr>
              <w:rPr>
                <w:rFonts w:cs="Arial"/>
                <w:color w:val="000000"/>
                <w:szCs w:val="22"/>
              </w:rPr>
            </w:pPr>
            <w:r>
              <w:rPr>
                <w:rFonts w:cs="Arial"/>
                <w:color w:val="000000"/>
                <w:szCs w:val="22"/>
              </w:rPr>
              <w:t>PreC1</w:t>
            </w:r>
          </w:p>
        </w:tc>
        <w:tc>
          <w:tcPr>
            <w:tcW w:w="6329" w:type="dxa"/>
            <w:shd w:val="clear" w:color="auto" w:fill="auto"/>
          </w:tcPr>
          <w:p w14:paraId="297EFC77" w14:textId="77777777" w:rsidR="004C5997" w:rsidRDefault="004C5997" w:rsidP="00E24E03">
            <w:pPr>
              <w:rPr>
                <w:rFonts w:cs="Arial"/>
                <w:color w:val="000000"/>
                <w:szCs w:val="22"/>
              </w:rPr>
            </w:pPr>
            <w:r>
              <w:rPr>
                <w:rFonts w:cs="Arial"/>
                <w:color w:val="000000"/>
                <w:szCs w:val="22"/>
              </w:rPr>
              <w:t>AEIS/DSI is not disabled</w:t>
            </w:r>
          </w:p>
        </w:tc>
      </w:tr>
      <w:tr w:rsidR="004C5997" w:rsidRPr="007C20FA" w14:paraId="4AC4F740" w14:textId="77777777" w:rsidTr="00E24E03">
        <w:trPr>
          <w:trHeight w:val="20"/>
        </w:trPr>
        <w:tc>
          <w:tcPr>
            <w:tcW w:w="2546" w:type="dxa"/>
            <w:vMerge/>
            <w:shd w:val="clear" w:color="auto" w:fill="D9D9D9" w:themeFill="background1" w:themeFillShade="D9"/>
          </w:tcPr>
          <w:p w14:paraId="5C33F01B" w14:textId="77777777" w:rsidR="004C5997" w:rsidRPr="007C20FA" w:rsidRDefault="004C5997" w:rsidP="00E24E03">
            <w:pPr>
              <w:rPr>
                <w:rFonts w:cs="Arial"/>
                <w:b/>
                <w:bCs/>
                <w:color w:val="000000"/>
                <w:szCs w:val="22"/>
              </w:rPr>
            </w:pPr>
          </w:p>
        </w:tc>
        <w:tc>
          <w:tcPr>
            <w:tcW w:w="1439" w:type="dxa"/>
            <w:shd w:val="clear" w:color="auto" w:fill="auto"/>
          </w:tcPr>
          <w:p w14:paraId="4F8F2562" w14:textId="77777777" w:rsidR="004C5997" w:rsidRDefault="004C5997" w:rsidP="00E24E03">
            <w:pPr>
              <w:rPr>
                <w:rFonts w:cs="Arial"/>
                <w:color w:val="000000"/>
                <w:szCs w:val="22"/>
              </w:rPr>
            </w:pPr>
            <w:r>
              <w:rPr>
                <w:rFonts w:cs="Arial"/>
                <w:color w:val="000000"/>
                <w:szCs w:val="22"/>
              </w:rPr>
              <w:t>PreC2</w:t>
            </w:r>
          </w:p>
        </w:tc>
        <w:tc>
          <w:tcPr>
            <w:tcW w:w="6329" w:type="dxa"/>
            <w:shd w:val="clear" w:color="auto" w:fill="auto"/>
          </w:tcPr>
          <w:p w14:paraId="4199F7D1" w14:textId="77777777" w:rsidR="004C5997" w:rsidRDefault="004C5997" w:rsidP="00E24E03">
            <w:pPr>
              <w:rPr>
                <w:rFonts w:cs="Arial"/>
                <w:color w:val="000000"/>
                <w:szCs w:val="22"/>
              </w:rPr>
            </w:pPr>
            <w:r>
              <w:rPr>
                <w:rFonts w:cs="Arial"/>
                <w:color w:val="000000"/>
                <w:szCs w:val="22"/>
              </w:rPr>
              <w:t>Engine is running</w:t>
            </w:r>
          </w:p>
        </w:tc>
      </w:tr>
      <w:tr w:rsidR="004C5997" w:rsidRPr="007C20FA" w14:paraId="30A6B165" w14:textId="77777777" w:rsidTr="00E24E03">
        <w:trPr>
          <w:trHeight w:val="20"/>
        </w:trPr>
        <w:tc>
          <w:tcPr>
            <w:tcW w:w="2546" w:type="dxa"/>
            <w:shd w:val="clear" w:color="auto" w:fill="D9D9D9" w:themeFill="background1" w:themeFillShade="D9"/>
          </w:tcPr>
          <w:p w14:paraId="014E226D" w14:textId="77777777" w:rsidR="004C5997" w:rsidRPr="007C20FA" w:rsidRDefault="004C5997" w:rsidP="00E24E03">
            <w:pPr>
              <w:rPr>
                <w:rFonts w:cs="Arial"/>
                <w:b/>
                <w:bCs/>
                <w:color w:val="000000"/>
                <w:szCs w:val="22"/>
              </w:rPr>
            </w:pPr>
          </w:p>
        </w:tc>
        <w:tc>
          <w:tcPr>
            <w:tcW w:w="1439" w:type="dxa"/>
            <w:shd w:val="clear" w:color="auto" w:fill="auto"/>
          </w:tcPr>
          <w:p w14:paraId="2D8B70B6" w14:textId="77777777" w:rsidR="004C5997" w:rsidRDefault="004C5997" w:rsidP="00E24E03">
            <w:pPr>
              <w:rPr>
                <w:rFonts w:cs="Arial"/>
                <w:color w:val="000000"/>
                <w:szCs w:val="22"/>
              </w:rPr>
            </w:pPr>
            <w:r>
              <w:rPr>
                <w:rFonts w:cs="Arial"/>
                <w:color w:val="000000"/>
                <w:szCs w:val="22"/>
              </w:rPr>
              <w:t>PreC3</w:t>
            </w:r>
          </w:p>
        </w:tc>
        <w:tc>
          <w:tcPr>
            <w:tcW w:w="6329" w:type="dxa"/>
            <w:shd w:val="clear" w:color="auto" w:fill="auto"/>
          </w:tcPr>
          <w:p w14:paraId="596FCA09" w14:textId="77777777" w:rsidR="004C5997" w:rsidRDefault="004C5997" w:rsidP="00E24E03">
            <w:pPr>
              <w:rPr>
                <w:rFonts w:cs="Arial"/>
                <w:color w:val="000000"/>
                <w:szCs w:val="22"/>
              </w:rPr>
            </w:pPr>
            <w:r>
              <w:rPr>
                <w:rFonts w:cs="Arial"/>
                <w:color w:val="000000"/>
                <w:szCs w:val="22"/>
              </w:rPr>
              <w:t>Driver has selected a new Max Idle time on the HMI</w:t>
            </w:r>
          </w:p>
        </w:tc>
      </w:tr>
      <w:tr w:rsidR="004C5997" w:rsidRPr="007C20FA" w14:paraId="5D4FCEA8" w14:textId="77777777" w:rsidTr="00E24E03">
        <w:trPr>
          <w:trHeight w:val="20"/>
        </w:trPr>
        <w:tc>
          <w:tcPr>
            <w:tcW w:w="2546" w:type="dxa"/>
            <w:shd w:val="clear" w:color="auto" w:fill="D9D9D9" w:themeFill="background1" w:themeFillShade="D9"/>
          </w:tcPr>
          <w:p w14:paraId="612BE6DD" w14:textId="77777777" w:rsidR="004C5997" w:rsidRDefault="004C5997" w:rsidP="00E24E03">
            <w:pPr>
              <w:rPr>
                <w:rFonts w:cs="Arial"/>
                <w:b/>
                <w:bCs/>
                <w:color w:val="000000"/>
                <w:szCs w:val="22"/>
              </w:rPr>
            </w:pPr>
            <w:r>
              <w:rPr>
                <w:rFonts w:cs="Arial"/>
                <w:b/>
                <w:bCs/>
                <w:color w:val="000000"/>
                <w:szCs w:val="22"/>
              </w:rPr>
              <w:t>Main Flow Description</w:t>
            </w:r>
          </w:p>
        </w:tc>
        <w:tc>
          <w:tcPr>
            <w:tcW w:w="1439" w:type="dxa"/>
            <w:shd w:val="clear" w:color="auto" w:fill="auto"/>
          </w:tcPr>
          <w:p w14:paraId="6C4490B0" w14:textId="77777777" w:rsidR="004C5997" w:rsidRDefault="004C5997" w:rsidP="00E24E03">
            <w:pPr>
              <w:rPr>
                <w:rFonts w:cs="Arial"/>
                <w:color w:val="000000"/>
                <w:szCs w:val="22"/>
              </w:rPr>
            </w:pPr>
          </w:p>
        </w:tc>
        <w:tc>
          <w:tcPr>
            <w:tcW w:w="6329" w:type="dxa"/>
            <w:shd w:val="clear" w:color="auto" w:fill="auto"/>
          </w:tcPr>
          <w:p w14:paraId="1D6F9910" w14:textId="678E4A7A" w:rsidR="004C5997" w:rsidRDefault="004C5997" w:rsidP="00E24E03">
            <w:pPr>
              <w:rPr>
                <w:rFonts w:cs="Arial"/>
                <w:color w:val="000000"/>
                <w:szCs w:val="22"/>
              </w:rPr>
            </w:pPr>
            <w:r>
              <w:rPr>
                <w:rFonts w:cs="Arial"/>
                <w:color w:val="000000"/>
                <w:szCs w:val="22"/>
              </w:rPr>
              <w:t xml:space="preserve">DSI </w:t>
            </w:r>
            <w:r w:rsidR="008457F9">
              <w:rPr>
                <w:rFonts w:cs="Arial"/>
                <w:color w:val="000000"/>
                <w:szCs w:val="22"/>
              </w:rPr>
              <w:t xml:space="preserve">is deactivated when the Driver </w:t>
            </w:r>
            <w:r w:rsidR="00E923DD">
              <w:rPr>
                <w:rFonts w:cs="Arial"/>
                <w:color w:val="000000"/>
                <w:szCs w:val="22"/>
              </w:rPr>
              <w:t xml:space="preserve">selects that option </w:t>
            </w:r>
            <w:r w:rsidR="00D93739">
              <w:rPr>
                <w:rFonts w:cs="Arial"/>
                <w:color w:val="000000"/>
                <w:szCs w:val="22"/>
              </w:rPr>
              <w:t>through the HMI</w:t>
            </w:r>
          </w:p>
        </w:tc>
      </w:tr>
      <w:tr w:rsidR="004C5997" w:rsidRPr="007C20FA" w14:paraId="6B2CCE84" w14:textId="77777777" w:rsidTr="00E24E03">
        <w:trPr>
          <w:trHeight w:val="255"/>
        </w:trPr>
        <w:tc>
          <w:tcPr>
            <w:tcW w:w="2546" w:type="dxa"/>
            <w:shd w:val="clear" w:color="auto" w:fill="D9D9D9" w:themeFill="background1" w:themeFillShade="D9"/>
          </w:tcPr>
          <w:p w14:paraId="59B7E6AF" w14:textId="77777777" w:rsidR="004C5997" w:rsidRDefault="004C5997" w:rsidP="00E24E03">
            <w:pPr>
              <w:rPr>
                <w:rFonts w:cs="Arial"/>
                <w:b/>
                <w:bCs/>
                <w:color w:val="000000"/>
                <w:szCs w:val="22"/>
              </w:rPr>
            </w:pPr>
            <w:r>
              <w:rPr>
                <w:rFonts w:cs="Arial"/>
                <w:b/>
                <w:bCs/>
                <w:color w:val="000000"/>
                <w:szCs w:val="22"/>
              </w:rPr>
              <w:t>Main Flow</w:t>
            </w:r>
          </w:p>
        </w:tc>
        <w:tc>
          <w:tcPr>
            <w:tcW w:w="1439" w:type="dxa"/>
            <w:shd w:val="clear" w:color="auto" w:fill="auto"/>
          </w:tcPr>
          <w:p w14:paraId="7F19B7BD" w14:textId="77777777" w:rsidR="004C5997" w:rsidRDefault="004C5997" w:rsidP="00E24E03">
            <w:pPr>
              <w:rPr>
                <w:rFonts w:cs="Arial"/>
                <w:color w:val="000000"/>
                <w:szCs w:val="22"/>
              </w:rPr>
            </w:pPr>
            <w:r>
              <w:rPr>
                <w:rFonts w:cs="Arial"/>
                <w:color w:val="000000"/>
                <w:szCs w:val="22"/>
              </w:rPr>
              <w:t>M1</w:t>
            </w:r>
          </w:p>
        </w:tc>
        <w:tc>
          <w:tcPr>
            <w:tcW w:w="6329" w:type="dxa"/>
            <w:shd w:val="clear" w:color="auto" w:fill="auto"/>
          </w:tcPr>
          <w:p w14:paraId="18AACAA5" w14:textId="38E8A537" w:rsidR="004C5997" w:rsidRDefault="008457F9" w:rsidP="00E24E03">
            <w:pPr>
              <w:rPr>
                <w:rFonts w:cs="Arial"/>
                <w:color w:val="000000"/>
                <w:szCs w:val="22"/>
              </w:rPr>
            </w:pPr>
            <w:r>
              <w:rPr>
                <w:rFonts w:cs="Arial"/>
                <w:color w:val="000000"/>
                <w:szCs w:val="22"/>
              </w:rPr>
              <w:t xml:space="preserve">Driver selects </w:t>
            </w:r>
            <w:r w:rsidR="00E923DD">
              <w:rPr>
                <w:rFonts w:cs="Arial"/>
                <w:color w:val="000000"/>
                <w:szCs w:val="22"/>
              </w:rPr>
              <w:t>the deactivate DSI option on the HMI</w:t>
            </w:r>
          </w:p>
        </w:tc>
      </w:tr>
      <w:tr w:rsidR="004C5997" w:rsidRPr="007C20FA" w14:paraId="5F406D68" w14:textId="77777777" w:rsidTr="00E24E03">
        <w:trPr>
          <w:trHeight w:val="255"/>
        </w:trPr>
        <w:tc>
          <w:tcPr>
            <w:tcW w:w="2546" w:type="dxa"/>
            <w:shd w:val="clear" w:color="auto" w:fill="D9D9D9" w:themeFill="background1" w:themeFillShade="D9"/>
          </w:tcPr>
          <w:p w14:paraId="30FB8F19" w14:textId="77777777" w:rsidR="004C5997" w:rsidRDefault="004C5997" w:rsidP="00E24E03">
            <w:pPr>
              <w:rPr>
                <w:rFonts w:cs="Arial"/>
                <w:b/>
                <w:bCs/>
                <w:color w:val="000000"/>
                <w:szCs w:val="22"/>
              </w:rPr>
            </w:pPr>
            <w:r>
              <w:rPr>
                <w:rFonts w:cs="Arial"/>
                <w:b/>
                <w:bCs/>
                <w:color w:val="000000"/>
                <w:szCs w:val="22"/>
              </w:rPr>
              <w:lastRenderedPageBreak/>
              <w:t>Postconditions</w:t>
            </w:r>
          </w:p>
        </w:tc>
        <w:tc>
          <w:tcPr>
            <w:tcW w:w="1439" w:type="dxa"/>
            <w:shd w:val="clear" w:color="auto" w:fill="auto"/>
          </w:tcPr>
          <w:p w14:paraId="3DAD7059" w14:textId="77777777" w:rsidR="004C5997" w:rsidRDefault="004C5997" w:rsidP="00E24E03">
            <w:pPr>
              <w:rPr>
                <w:rFonts w:cs="Arial"/>
                <w:color w:val="000000"/>
                <w:szCs w:val="22"/>
              </w:rPr>
            </w:pPr>
            <w:r>
              <w:rPr>
                <w:rFonts w:cs="Arial"/>
                <w:color w:val="000000"/>
                <w:szCs w:val="22"/>
              </w:rPr>
              <w:t>PostC1</w:t>
            </w:r>
          </w:p>
        </w:tc>
        <w:tc>
          <w:tcPr>
            <w:tcW w:w="6329" w:type="dxa"/>
            <w:shd w:val="clear" w:color="auto" w:fill="auto"/>
          </w:tcPr>
          <w:p w14:paraId="41BBDE00" w14:textId="77777777" w:rsidR="004C5997" w:rsidRDefault="004C5997" w:rsidP="00E24E03">
            <w:pPr>
              <w:rPr>
                <w:rFonts w:cs="Arial"/>
                <w:color w:val="000000"/>
                <w:szCs w:val="22"/>
              </w:rPr>
            </w:pPr>
            <w:r>
              <w:rPr>
                <w:rFonts w:cs="Arial"/>
                <w:color w:val="000000"/>
                <w:szCs w:val="22"/>
              </w:rPr>
              <w:t>The Driver can select to activate DSI through the HMI</w:t>
            </w:r>
          </w:p>
        </w:tc>
      </w:tr>
      <w:tr w:rsidR="00013C5A" w:rsidRPr="007C20FA" w14:paraId="7DA095B7" w14:textId="77777777" w:rsidTr="00E24E03">
        <w:trPr>
          <w:trHeight w:val="255"/>
        </w:trPr>
        <w:tc>
          <w:tcPr>
            <w:tcW w:w="2546" w:type="dxa"/>
            <w:shd w:val="clear" w:color="auto" w:fill="D9D9D9" w:themeFill="background1" w:themeFillShade="D9"/>
          </w:tcPr>
          <w:p w14:paraId="620D0D31" w14:textId="77777777" w:rsidR="00013C5A" w:rsidRDefault="00013C5A" w:rsidP="00E24E03">
            <w:pPr>
              <w:rPr>
                <w:rFonts w:cs="Arial"/>
                <w:b/>
                <w:bCs/>
                <w:color w:val="000000"/>
                <w:szCs w:val="22"/>
              </w:rPr>
            </w:pPr>
          </w:p>
        </w:tc>
        <w:tc>
          <w:tcPr>
            <w:tcW w:w="1439" w:type="dxa"/>
            <w:shd w:val="clear" w:color="auto" w:fill="auto"/>
          </w:tcPr>
          <w:p w14:paraId="29C00A1D" w14:textId="5731FC52" w:rsidR="00013C5A" w:rsidRDefault="00013C5A" w:rsidP="00E24E03">
            <w:pPr>
              <w:rPr>
                <w:rFonts w:cs="Arial"/>
                <w:color w:val="000000"/>
                <w:szCs w:val="22"/>
              </w:rPr>
            </w:pPr>
            <w:r>
              <w:rPr>
                <w:rFonts w:cs="Arial"/>
                <w:color w:val="000000"/>
                <w:szCs w:val="22"/>
              </w:rPr>
              <w:t>PostC</w:t>
            </w:r>
            <w:r w:rsidR="00BE304E">
              <w:rPr>
                <w:rFonts w:cs="Arial"/>
                <w:color w:val="000000"/>
                <w:szCs w:val="22"/>
              </w:rPr>
              <w:t>2</w:t>
            </w:r>
          </w:p>
        </w:tc>
        <w:tc>
          <w:tcPr>
            <w:tcW w:w="6329" w:type="dxa"/>
            <w:shd w:val="clear" w:color="auto" w:fill="auto"/>
          </w:tcPr>
          <w:p w14:paraId="4750B0EF" w14:textId="743E948D" w:rsidR="00013C5A" w:rsidRDefault="00013C5A" w:rsidP="00E24E03">
            <w:pPr>
              <w:rPr>
                <w:rFonts w:cs="Arial"/>
                <w:color w:val="000000"/>
                <w:szCs w:val="22"/>
              </w:rPr>
            </w:pPr>
            <w:r>
              <w:rPr>
                <w:rFonts w:cs="Arial"/>
                <w:color w:val="000000"/>
                <w:szCs w:val="22"/>
              </w:rPr>
              <w:t xml:space="preserve">Vehicle will Powerdown </w:t>
            </w:r>
            <w:r w:rsidR="00BE304E">
              <w:rPr>
                <w:rFonts w:cs="Arial"/>
                <w:color w:val="000000"/>
                <w:szCs w:val="22"/>
              </w:rPr>
              <w:t>under Primary Shutdown Method</w:t>
            </w:r>
          </w:p>
        </w:tc>
      </w:tr>
    </w:tbl>
    <w:p w14:paraId="0665A24D" w14:textId="1EC20DA9" w:rsidR="00AC5000" w:rsidRDefault="00AC5000" w:rsidP="00AC5000"/>
    <w:p w14:paraId="182B304F" w14:textId="2FC36C73" w:rsidR="0044390B" w:rsidRPr="00556273" w:rsidRDefault="0044390B" w:rsidP="0044390B">
      <w:pPr>
        <w:pStyle w:val="REUseCase"/>
        <w:shd w:val="clear" w:color="auto" w:fill="F2F2F2" w:themeFill="background1" w:themeFillShade="F2"/>
      </w:pPr>
      <w:r>
        <w:t xml:space="preserve"> </w:t>
      </w:r>
      <w:r w:rsidR="004B25BC" w:rsidRPr="00556273">
        <w:t>UC</w:t>
      </w:r>
      <w:r w:rsidR="004B25BC">
        <w:t>21</w:t>
      </w:r>
      <w:r w:rsidR="004B25BC" w:rsidRPr="00556273">
        <w:t xml:space="preserve"> </w:t>
      </w:r>
      <w:r w:rsidRPr="00556273">
        <w:t xml:space="preserve">Driver </w:t>
      </w:r>
      <w:r w:rsidR="00FA0E1F" w:rsidRPr="00556273">
        <w:t xml:space="preserve">overrides </w:t>
      </w:r>
      <w:r w:rsidR="002D2453">
        <w:t xml:space="preserve">DSI </w:t>
      </w:r>
      <w:r w:rsidR="00FA0E1F" w:rsidRPr="00556273">
        <w:t xml:space="preserve">shutdown with cluster message </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439"/>
        <w:gridCol w:w="6329"/>
      </w:tblGrid>
      <w:tr w:rsidR="008B4ADB" w:rsidRPr="00556273" w14:paraId="2D655375" w14:textId="77777777" w:rsidTr="00E24E03">
        <w:trPr>
          <w:trHeight w:val="255"/>
        </w:trPr>
        <w:tc>
          <w:tcPr>
            <w:tcW w:w="2546" w:type="dxa"/>
            <w:shd w:val="clear" w:color="auto" w:fill="D9D9D9" w:themeFill="background1" w:themeFillShade="D9"/>
            <w:hideMark/>
          </w:tcPr>
          <w:p w14:paraId="1A311C93" w14:textId="77777777" w:rsidR="008B4ADB" w:rsidRPr="00556273" w:rsidRDefault="008B4ADB" w:rsidP="00E24E03">
            <w:pPr>
              <w:rPr>
                <w:rFonts w:cs="Arial"/>
                <w:b/>
                <w:bCs/>
                <w:color w:val="000000"/>
                <w:szCs w:val="22"/>
              </w:rPr>
            </w:pPr>
            <w:r w:rsidRPr="00556273">
              <w:rPr>
                <w:rFonts w:cs="Arial"/>
                <w:b/>
                <w:bCs/>
                <w:color w:val="000000"/>
                <w:szCs w:val="22"/>
              </w:rPr>
              <w:t>Actors</w:t>
            </w:r>
          </w:p>
        </w:tc>
        <w:tc>
          <w:tcPr>
            <w:tcW w:w="1439" w:type="dxa"/>
            <w:shd w:val="clear" w:color="auto" w:fill="auto"/>
          </w:tcPr>
          <w:p w14:paraId="6921E381" w14:textId="77777777" w:rsidR="008B4ADB" w:rsidRPr="00556273" w:rsidRDefault="008B4ADB" w:rsidP="00E24E03"/>
        </w:tc>
        <w:tc>
          <w:tcPr>
            <w:tcW w:w="6329" w:type="dxa"/>
            <w:shd w:val="clear" w:color="auto" w:fill="auto"/>
          </w:tcPr>
          <w:p w14:paraId="5421BD3B" w14:textId="77777777" w:rsidR="008B4ADB" w:rsidRPr="00556273" w:rsidRDefault="008B4ADB" w:rsidP="00E24E03">
            <w:pPr>
              <w:rPr>
                <w:rFonts w:cs="Arial"/>
                <w:color w:val="000000"/>
                <w:szCs w:val="22"/>
              </w:rPr>
            </w:pPr>
            <w:r w:rsidRPr="00556273">
              <w:rPr>
                <w:rFonts w:cs="Arial"/>
                <w:color w:val="000000"/>
                <w:szCs w:val="22"/>
              </w:rPr>
              <w:t>Driver</w:t>
            </w:r>
          </w:p>
        </w:tc>
      </w:tr>
      <w:tr w:rsidR="008B4ADB" w:rsidRPr="00556273" w14:paraId="17F89D45" w14:textId="77777777" w:rsidTr="00E24E03">
        <w:trPr>
          <w:trHeight w:val="255"/>
        </w:trPr>
        <w:tc>
          <w:tcPr>
            <w:tcW w:w="2546" w:type="dxa"/>
            <w:shd w:val="clear" w:color="auto" w:fill="D9D9D9" w:themeFill="background1" w:themeFillShade="D9"/>
            <w:hideMark/>
          </w:tcPr>
          <w:p w14:paraId="233F6CDF" w14:textId="77777777" w:rsidR="008B4ADB" w:rsidRPr="00556273" w:rsidRDefault="008B4ADB" w:rsidP="00E24E03">
            <w:pPr>
              <w:rPr>
                <w:rFonts w:cs="Arial"/>
                <w:b/>
                <w:bCs/>
                <w:color w:val="000000"/>
                <w:szCs w:val="22"/>
              </w:rPr>
            </w:pPr>
            <w:r w:rsidRPr="00556273">
              <w:rPr>
                <w:rFonts w:cs="Arial"/>
                <w:b/>
                <w:bCs/>
                <w:color w:val="000000"/>
                <w:szCs w:val="22"/>
              </w:rPr>
              <w:t>Description</w:t>
            </w:r>
          </w:p>
        </w:tc>
        <w:tc>
          <w:tcPr>
            <w:tcW w:w="1439" w:type="dxa"/>
            <w:shd w:val="clear" w:color="auto" w:fill="auto"/>
          </w:tcPr>
          <w:p w14:paraId="534077C9" w14:textId="77777777" w:rsidR="008B4ADB" w:rsidRPr="00556273" w:rsidRDefault="008B4ADB" w:rsidP="00E24E03">
            <w:pPr>
              <w:rPr>
                <w:rFonts w:cs="Arial"/>
                <w:color w:val="000000"/>
                <w:szCs w:val="22"/>
              </w:rPr>
            </w:pPr>
          </w:p>
        </w:tc>
        <w:tc>
          <w:tcPr>
            <w:tcW w:w="6329" w:type="dxa"/>
            <w:shd w:val="clear" w:color="auto" w:fill="auto"/>
          </w:tcPr>
          <w:p w14:paraId="6B402C83" w14:textId="77777777" w:rsidR="008B4ADB" w:rsidRPr="00556273" w:rsidRDefault="008B4ADB" w:rsidP="00E24E03"/>
        </w:tc>
      </w:tr>
      <w:tr w:rsidR="004B25BC" w:rsidRPr="00556273" w14:paraId="3243EAD9" w14:textId="77777777" w:rsidTr="00E24E03">
        <w:trPr>
          <w:trHeight w:val="20"/>
        </w:trPr>
        <w:tc>
          <w:tcPr>
            <w:tcW w:w="2546" w:type="dxa"/>
            <w:vMerge w:val="restart"/>
            <w:shd w:val="clear" w:color="auto" w:fill="D9D9D9" w:themeFill="background1" w:themeFillShade="D9"/>
            <w:hideMark/>
          </w:tcPr>
          <w:p w14:paraId="37B62753" w14:textId="77777777" w:rsidR="004B25BC" w:rsidRPr="00556273" w:rsidRDefault="004B25BC" w:rsidP="00E24E03">
            <w:pPr>
              <w:rPr>
                <w:rFonts w:cs="Arial"/>
                <w:b/>
                <w:bCs/>
                <w:color w:val="000000"/>
                <w:szCs w:val="22"/>
              </w:rPr>
            </w:pPr>
            <w:r w:rsidRPr="00556273">
              <w:rPr>
                <w:rFonts w:cs="Arial"/>
                <w:b/>
                <w:bCs/>
                <w:color w:val="000000"/>
                <w:szCs w:val="22"/>
              </w:rPr>
              <w:t>Preconditions</w:t>
            </w:r>
          </w:p>
        </w:tc>
        <w:tc>
          <w:tcPr>
            <w:tcW w:w="1439" w:type="dxa"/>
            <w:shd w:val="clear" w:color="auto" w:fill="auto"/>
          </w:tcPr>
          <w:p w14:paraId="620F6B06" w14:textId="77777777" w:rsidR="004B25BC" w:rsidRPr="00556273" w:rsidRDefault="004B25BC" w:rsidP="00E24E03">
            <w:pPr>
              <w:rPr>
                <w:rFonts w:cs="Arial"/>
                <w:color w:val="000000"/>
                <w:szCs w:val="22"/>
              </w:rPr>
            </w:pPr>
            <w:r w:rsidRPr="00556273">
              <w:rPr>
                <w:rFonts w:cs="Arial"/>
                <w:color w:val="000000"/>
                <w:szCs w:val="22"/>
              </w:rPr>
              <w:t>PreC1</w:t>
            </w:r>
          </w:p>
        </w:tc>
        <w:tc>
          <w:tcPr>
            <w:tcW w:w="6329" w:type="dxa"/>
            <w:shd w:val="clear" w:color="auto" w:fill="auto"/>
          </w:tcPr>
          <w:p w14:paraId="0489B726" w14:textId="77777777" w:rsidR="004B25BC" w:rsidRPr="00556273" w:rsidRDefault="004B25BC" w:rsidP="00E24E03">
            <w:pPr>
              <w:rPr>
                <w:rFonts w:cs="Arial"/>
                <w:color w:val="000000"/>
                <w:szCs w:val="22"/>
              </w:rPr>
            </w:pPr>
            <w:r w:rsidRPr="00556273">
              <w:rPr>
                <w:rFonts w:cs="Arial"/>
                <w:color w:val="000000"/>
                <w:szCs w:val="22"/>
              </w:rPr>
              <w:t>AEIS/DSI is not disabled</w:t>
            </w:r>
          </w:p>
        </w:tc>
      </w:tr>
      <w:tr w:rsidR="004B25BC" w:rsidRPr="00556273" w14:paraId="0C97C041" w14:textId="77777777" w:rsidTr="00E24E03">
        <w:trPr>
          <w:trHeight w:val="20"/>
        </w:trPr>
        <w:tc>
          <w:tcPr>
            <w:tcW w:w="2546" w:type="dxa"/>
            <w:vMerge/>
            <w:shd w:val="clear" w:color="auto" w:fill="D9D9D9" w:themeFill="background1" w:themeFillShade="D9"/>
          </w:tcPr>
          <w:p w14:paraId="72954997" w14:textId="77777777" w:rsidR="004B25BC" w:rsidRPr="00556273" w:rsidRDefault="004B25BC" w:rsidP="00E24E03">
            <w:pPr>
              <w:rPr>
                <w:rFonts w:cs="Arial"/>
                <w:b/>
                <w:bCs/>
                <w:color w:val="000000"/>
                <w:szCs w:val="22"/>
              </w:rPr>
            </w:pPr>
          </w:p>
        </w:tc>
        <w:tc>
          <w:tcPr>
            <w:tcW w:w="1439" w:type="dxa"/>
            <w:shd w:val="clear" w:color="auto" w:fill="auto"/>
          </w:tcPr>
          <w:p w14:paraId="64351FFD" w14:textId="77777777" w:rsidR="004B25BC" w:rsidRPr="00556273" w:rsidRDefault="004B25BC" w:rsidP="00E24E03">
            <w:pPr>
              <w:rPr>
                <w:rFonts w:cs="Arial"/>
                <w:color w:val="000000"/>
                <w:szCs w:val="22"/>
              </w:rPr>
            </w:pPr>
            <w:r w:rsidRPr="00556273">
              <w:rPr>
                <w:rFonts w:cs="Arial"/>
                <w:color w:val="000000"/>
                <w:szCs w:val="22"/>
              </w:rPr>
              <w:t>PreC2</w:t>
            </w:r>
          </w:p>
        </w:tc>
        <w:tc>
          <w:tcPr>
            <w:tcW w:w="6329" w:type="dxa"/>
            <w:shd w:val="clear" w:color="auto" w:fill="auto"/>
          </w:tcPr>
          <w:p w14:paraId="651909BF" w14:textId="77777777" w:rsidR="004B25BC" w:rsidRPr="00556273" w:rsidRDefault="004B25BC" w:rsidP="00E24E03">
            <w:pPr>
              <w:rPr>
                <w:rFonts w:cs="Arial"/>
                <w:color w:val="000000"/>
                <w:szCs w:val="22"/>
              </w:rPr>
            </w:pPr>
            <w:r w:rsidRPr="00556273">
              <w:rPr>
                <w:rFonts w:cs="Arial"/>
                <w:color w:val="000000"/>
                <w:szCs w:val="22"/>
              </w:rPr>
              <w:t>Engine is running</w:t>
            </w:r>
          </w:p>
        </w:tc>
      </w:tr>
      <w:tr w:rsidR="004B25BC" w:rsidRPr="00556273" w14:paraId="7CF6A915" w14:textId="77777777" w:rsidTr="00E24E03">
        <w:trPr>
          <w:trHeight w:val="20"/>
        </w:trPr>
        <w:tc>
          <w:tcPr>
            <w:tcW w:w="2546" w:type="dxa"/>
            <w:vMerge/>
            <w:shd w:val="clear" w:color="auto" w:fill="D9D9D9" w:themeFill="background1" w:themeFillShade="D9"/>
          </w:tcPr>
          <w:p w14:paraId="34B72540" w14:textId="77777777" w:rsidR="004B25BC" w:rsidRPr="00556273" w:rsidRDefault="004B25BC" w:rsidP="00E24E03">
            <w:pPr>
              <w:rPr>
                <w:rFonts w:cs="Arial"/>
                <w:b/>
                <w:bCs/>
                <w:color w:val="000000"/>
                <w:szCs w:val="22"/>
              </w:rPr>
            </w:pPr>
          </w:p>
        </w:tc>
        <w:tc>
          <w:tcPr>
            <w:tcW w:w="1439" w:type="dxa"/>
            <w:shd w:val="clear" w:color="auto" w:fill="auto"/>
          </w:tcPr>
          <w:p w14:paraId="711CE575" w14:textId="77777777" w:rsidR="004B25BC" w:rsidRPr="00556273" w:rsidRDefault="004B25BC" w:rsidP="00E24E03">
            <w:pPr>
              <w:rPr>
                <w:rFonts w:cs="Arial"/>
                <w:color w:val="000000"/>
                <w:szCs w:val="22"/>
              </w:rPr>
            </w:pPr>
            <w:r w:rsidRPr="00556273">
              <w:rPr>
                <w:rFonts w:cs="Arial"/>
                <w:color w:val="000000"/>
                <w:szCs w:val="22"/>
              </w:rPr>
              <w:t>PreC3</w:t>
            </w:r>
          </w:p>
        </w:tc>
        <w:tc>
          <w:tcPr>
            <w:tcW w:w="6329" w:type="dxa"/>
            <w:shd w:val="clear" w:color="auto" w:fill="auto"/>
          </w:tcPr>
          <w:p w14:paraId="7C9BB834" w14:textId="58E60AED" w:rsidR="004B25BC" w:rsidRPr="00556273" w:rsidRDefault="004B25BC" w:rsidP="00E24E03">
            <w:pPr>
              <w:rPr>
                <w:rFonts w:cs="Arial"/>
                <w:color w:val="000000"/>
                <w:szCs w:val="22"/>
              </w:rPr>
            </w:pPr>
            <w:r w:rsidRPr="00556273">
              <w:rPr>
                <w:rFonts w:cs="Arial"/>
                <w:color w:val="000000"/>
                <w:szCs w:val="22"/>
              </w:rPr>
              <w:t>Driver has selected a new Max Idle time on the HMI</w:t>
            </w:r>
          </w:p>
        </w:tc>
      </w:tr>
      <w:tr w:rsidR="00827F54" w:rsidRPr="00556273" w14:paraId="40EDAC49" w14:textId="77777777" w:rsidTr="00E24E03">
        <w:trPr>
          <w:trHeight w:val="20"/>
        </w:trPr>
        <w:tc>
          <w:tcPr>
            <w:tcW w:w="2546" w:type="dxa"/>
            <w:shd w:val="clear" w:color="auto" w:fill="D9D9D9" w:themeFill="background1" w:themeFillShade="D9"/>
          </w:tcPr>
          <w:p w14:paraId="7810E837" w14:textId="43F675D9" w:rsidR="00827F54" w:rsidRPr="00556273" w:rsidRDefault="004B25BC" w:rsidP="00E24E03">
            <w:pPr>
              <w:rPr>
                <w:rFonts w:cs="Arial"/>
                <w:b/>
                <w:bCs/>
                <w:color w:val="000000"/>
                <w:szCs w:val="22"/>
              </w:rPr>
            </w:pPr>
            <w:r w:rsidRPr="00472224">
              <w:rPr>
                <w:rFonts w:cs="Arial"/>
                <w:b/>
                <w:bCs/>
                <w:color w:val="000000"/>
                <w:szCs w:val="22"/>
              </w:rPr>
              <w:t>Triggers</w:t>
            </w:r>
          </w:p>
        </w:tc>
        <w:tc>
          <w:tcPr>
            <w:tcW w:w="1439" w:type="dxa"/>
            <w:shd w:val="clear" w:color="auto" w:fill="auto"/>
          </w:tcPr>
          <w:p w14:paraId="3BA97613" w14:textId="3D785748" w:rsidR="00827F54" w:rsidRPr="00556273" w:rsidRDefault="00827F54" w:rsidP="00E24E03">
            <w:pPr>
              <w:rPr>
                <w:rFonts w:cs="Arial"/>
                <w:color w:val="000000"/>
                <w:szCs w:val="22"/>
              </w:rPr>
            </w:pPr>
            <w:r w:rsidRPr="00556273">
              <w:rPr>
                <w:rFonts w:cs="Arial"/>
                <w:color w:val="000000"/>
                <w:szCs w:val="22"/>
              </w:rPr>
              <w:t>T1</w:t>
            </w:r>
          </w:p>
        </w:tc>
        <w:tc>
          <w:tcPr>
            <w:tcW w:w="6329" w:type="dxa"/>
            <w:shd w:val="clear" w:color="auto" w:fill="auto"/>
          </w:tcPr>
          <w:p w14:paraId="6F23868C" w14:textId="7FDD56F5" w:rsidR="00827F54" w:rsidRPr="00556273" w:rsidRDefault="00556273" w:rsidP="00E24E03">
            <w:pPr>
              <w:rPr>
                <w:rFonts w:cs="Arial"/>
                <w:color w:val="000000"/>
                <w:szCs w:val="22"/>
              </w:rPr>
            </w:pPr>
            <w:r>
              <w:rPr>
                <w:rFonts w:cs="Arial"/>
                <w:color w:val="000000"/>
                <w:szCs w:val="22"/>
              </w:rPr>
              <w:t>M</w:t>
            </w:r>
            <w:r w:rsidRPr="00556273">
              <w:rPr>
                <w:rFonts w:cs="Arial"/>
                <w:color w:val="000000"/>
                <w:szCs w:val="22"/>
              </w:rPr>
              <w:t>essage appears on cluster informing of impending shutdown</w:t>
            </w:r>
          </w:p>
        </w:tc>
      </w:tr>
      <w:tr w:rsidR="008B4ADB" w:rsidRPr="00556273" w14:paraId="142424E8" w14:textId="77777777" w:rsidTr="00E24E03">
        <w:trPr>
          <w:trHeight w:val="20"/>
        </w:trPr>
        <w:tc>
          <w:tcPr>
            <w:tcW w:w="2546" w:type="dxa"/>
            <w:shd w:val="clear" w:color="auto" w:fill="D9D9D9" w:themeFill="background1" w:themeFillShade="D9"/>
          </w:tcPr>
          <w:p w14:paraId="1DC1971F" w14:textId="77777777" w:rsidR="008B4ADB" w:rsidRPr="00556273" w:rsidRDefault="008B4ADB" w:rsidP="00E24E03">
            <w:pPr>
              <w:rPr>
                <w:rFonts w:cs="Arial"/>
                <w:b/>
                <w:bCs/>
                <w:color w:val="000000"/>
                <w:szCs w:val="22"/>
              </w:rPr>
            </w:pPr>
            <w:r w:rsidRPr="00556273">
              <w:rPr>
                <w:rFonts w:cs="Arial"/>
                <w:b/>
                <w:bCs/>
                <w:color w:val="000000"/>
                <w:szCs w:val="22"/>
              </w:rPr>
              <w:t>Main Flow Description</w:t>
            </w:r>
          </w:p>
        </w:tc>
        <w:tc>
          <w:tcPr>
            <w:tcW w:w="1439" w:type="dxa"/>
            <w:shd w:val="clear" w:color="auto" w:fill="auto"/>
          </w:tcPr>
          <w:p w14:paraId="26CF49EB" w14:textId="77777777" w:rsidR="008B4ADB" w:rsidRPr="00556273" w:rsidRDefault="008B4ADB" w:rsidP="00E24E03">
            <w:pPr>
              <w:rPr>
                <w:rFonts w:cs="Arial"/>
                <w:color w:val="000000"/>
                <w:szCs w:val="22"/>
              </w:rPr>
            </w:pPr>
          </w:p>
        </w:tc>
        <w:tc>
          <w:tcPr>
            <w:tcW w:w="6329" w:type="dxa"/>
            <w:shd w:val="clear" w:color="auto" w:fill="auto"/>
          </w:tcPr>
          <w:p w14:paraId="7953850C" w14:textId="453A2442" w:rsidR="008B4ADB" w:rsidRPr="00556273" w:rsidRDefault="008B4ADB" w:rsidP="00E24E03">
            <w:pPr>
              <w:rPr>
                <w:rFonts w:cs="Arial"/>
                <w:color w:val="000000"/>
                <w:szCs w:val="22"/>
              </w:rPr>
            </w:pPr>
            <w:r w:rsidRPr="00556273">
              <w:rPr>
                <w:rFonts w:cs="Arial"/>
                <w:color w:val="000000"/>
                <w:szCs w:val="22"/>
              </w:rPr>
              <w:t xml:space="preserve">DSI is deactivated when the Driver selects </w:t>
            </w:r>
            <w:r w:rsidR="005426F9" w:rsidRPr="00556273">
              <w:rPr>
                <w:rFonts w:cs="Arial"/>
                <w:color w:val="000000"/>
                <w:szCs w:val="22"/>
              </w:rPr>
              <w:t>to override the pending shutdown on the cluster</w:t>
            </w:r>
          </w:p>
        </w:tc>
      </w:tr>
      <w:tr w:rsidR="008B4ADB" w:rsidRPr="00556273" w14:paraId="209423A0" w14:textId="77777777" w:rsidTr="00E24E03">
        <w:trPr>
          <w:trHeight w:val="255"/>
        </w:trPr>
        <w:tc>
          <w:tcPr>
            <w:tcW w:w="2546" w:type="dxa"/>
            <w:shd w:val="clear" w:color="auto" w:fill="D9D9D9" w:themeFill="background1" w:themeFillShade="D9"/>
          </w:tcPr>
          <w:p w14:paraId="49A8A263" w14:textId="77777777" w:rsidR="008B4ADB" w:rsidRPr="00556273" w:rsidRDefault="008B4ADB" w:rsidP="00E24E03">
            <w:pPr>
              <w:rPr>
                <w:rFonts w:cs="Arial"/>
                <w:b/>
                <w:bCs/>
                <w:color w:val="000000"/>
                <w:szCs w:val="22"/>
              </w:rPr>
            </w:pPr>
            <w:r w:rsidRPr="00556273">
              <w:rPr>
                <w:rFonts w:cs="Arial"/>
                <w:b/>
                <w:bCs/>
                <w:color w:val="000000"/>
                <w:szCs w:val="22"/>
              </w:rPr>
              <w:t>Main Flow</w:t>
            </w:r>
          </w:p>
        </w:tc>
        <w:tc>
          <w:tcPr>
            <w:tcW w:w="1439" w:type="dxa"/>
            <w:shd w:val="clear" w:color="auto" w:fill="auto"/>
          </w:tcPr>
          <w:p w14:paraId="656A7C17" w14:textId="77777777" w:rsidR="008B4ADB" w:rsidRPr="00556273" w:rsidRDefault="008B4ADB" w:rsidP="00E24E03">
            <w:pPr>
              <w:rPr>
                <w:rFonts w:cs="Arial"/>
                <w:color w:val="000000"/>
                <w:szCs w:val="22"/>
              </w:rPr>
            </w:pPr>
            <w:r w:rsidRPr="00556273">
              <w:rPr>
                <w:rFonts w:cs="Arial"/>
                <w:color w:val="000000"/>
                <w:szCs w:val="22"/>
              </w:rPr>
              <w:t>M1</w:t>
            </w:r>
          </w:p>
        </w:tc>
        <w:tc>
          <w:tcPr>
            <w:tcW w:w="6329" w:type="dxa"/>
            <w:shd w:val="clear" w:color="auto" w:fill="auto"/>
          </w:tcPr>
          <w:p w14:paraId="41276D2D" w14:textId="5EED1675" w:rsidR="008B4ADB" w:rsidRPr="00556273" w:rsidRDefault="004B25BC" w:rsidP="00E24E03">
            <w:pPr>
              <w:rPr>
                <w:rFonts w:cs="Arial"/>
                <w:color w:val="000000"/>
                <w:szCs w:val="22"/>
              </w:rPr>
            </w:pPr>
            <w:r w:rsidRPr="00472224">
              <w:rPr>
                <w:rFonts w:cs="Arial"/>
                <w:color w:val="000000"/>
                <w:szCs w:val="22"/>
              </w:rPr>
              <w:t>Driver does not indicate any intent to drive</w:t>
            </w:r>
          </w:p>
        </w:tc>
      </w:tr>
      <w:tr w:rsidR="001720F9" w:rsidRPr="00556273" w14:paraId="4527884B" w14:textId="77777777" w:rsidTr="00E24E03">
        <w:trPr>
          <w:trHeight w:val="255"/>
        </w:trPr>
        <w:tc>
          <w:tcPr>
            <w:tcW w:w="2546" w:type="dxa"/>
            <w:shd w:val="clear" w:color="auto" w:fill="D9D9D9" w:themeFill="background1" w:themeFillShade="D9"/>
          </w:tcPr>
          <w:p w14:paraId="4EBC304D" w14:textId="77777777" w:rsidR="001720F9" w:rsidRPr="00556273" w:rsidRDefault="001720F9" w:rsidP="001720F9">
            <w:pPr>
              <w:rPr>
                <w:rFonts w:cs="Arial"/>
                <w:b/>
                <w:bCs/>
                <w:color w:val="000000"/>
                <w:szCs w:val="22"/>
              </w:rPr>
            </w:pPr>
          </w:p>
        </w:tc>
        <w:tc>
          <w:tcPr>
            <w:tcW w:w="1439" w:type="dxa"/>
            <w:shd w:val="clear" w:color="auto" w:fill="auto"/>
          </w:tcPr>
          <w:p w14:paraId="2495CEF1" w14:textId="77777777" w:rsidR="001720F9" w:rsidRPr="00556273" w:rsidRDefault="001720F9" w:rsidP="001720F9">
            <w:pPr>
              <w:rPr>
                <w:rFonts w:cs="Arial"/>
                <w:color w:val="000000"/>
                <w:szCs w:val="22"/>
              </w:rPr>
            </w:pPr>
          </w:p>
        </w:tc>
        <w:tc>
          <w:tcPr>
            <w:tcW w:w="6329" w:type="dxa"/>
            <w:shd w:val="clear" w:color="auto" w:fill="auto"/>
          </w:tcPr>
          <w:p w14:paraId="2230CCA5" w14:textId="61FF04BD" w:rsidR="001720F9" w:rsidRPr="00556273" w:rsidRDefault="001720F9" w:rsidP="001720F9">
            <w:pPr>
              <w:rPr>
                <w:rFonts w:cs="Arial"/>
                <w:color w:val="000000"/>
                <w:szCs w:val="22"/>
              </w:rPr>
            </w:pPr>
            <w:r w:rsidRPr="00556273">
              <w:rPr>
                <w:rFonts w:cs="Arial"/>
                <w:color w:val="000000"/>
                <w:szCs w:val="22"/>
              </w:rPr>
              <w:t>Driver chooses option to keep engine running</w:t>
            </w:r>
          </w:p>
        </w:tc>
      </w:tr>
      <w:tr w:rsidR="001720F9" w:rsidRPr="00556273" w14:paraId="5D608E9E" w14:textId="77777777" w:rsidTr="00E24E03">
        <w:trPr>
          <w:trHeight w:val="255"/>
        </w:trPr>
        <w:tc>
          <w:tcPr>
            <w:tcW w:w="2546" w:type="dxa"/>
            <w:shd w:val="clear" w:color="auto" w:fill="D9D9D9" w:themeFill="background1" w:themeFillShade="D9"/>
          </w:tcPr>
          <w:p w14:paraId="7369FAE5" w14:textId="77777777" w:rsidR="001720F9" w:rsidRPr="00556273" w:rsidRDefault="001720F9" w:rsidP="001720F9">
            <w:pPr>
              <w:rPr>
                <w:rFonts w:cs="Arial"/>
                <w:b/>
                <w:bCs/>
                <w:color w:val="000000"/>
                <w:szCs w:val="22"/>
              </w:rPr>
            </w:pPr>
          </w:p>
        </w:tc>
        <w:tc>
          <w:tcPr>
            <w:tcW w:w="1439" w:type="dxa"/>
            <w:shd w:val="clear" w:color="auto" w:fill="auto"/>
          </w:tcPr>
          <w:p w14:paraId="43CB1562" w14:textId="77777777" w:rsidR="001720F9" w:rsidRPr="00556273" w:rsidRDefault="001720F9" w:rsidP="001720F9">
            <w:pPr>
              <w:rPr>
                <w:rFonts w:cs="Arial"/>
                <w:color w:val="000000"/>
                <w:szCs w:val="22"/>
              </w:rPr>
            </w:pPr>
          </w:p>
        </w:tc>
        <w:tc>
          <w:tcPr>
            <w:tcW w:w="6329" w:type="dxa"/>
            <w:shd w:val="clear" w:color="auto" w:fill="auto"/>
          </w:tcPr>
          <w:p w14:paraId="6100238C" w14:textId="3FD83931" w:rsidR="001720F9" w:rsidRPr="00556273" w:rsidRDefault="001720F9" w:rsidP="001720F9">
            <w:pPr>
              <w:rPr>
                <w:rFonts w:cs="Arial"/>
                <w:color w:val="000000"/>
                <w:szCs w:val="22"/>
              </w:rPr>
            </w:pPr>
            <w:r w:rsidRPr="00556273">
              <w:rPr>
                <w:rFonts w:cs="Arial"/>
                <w:color w:val="000000"/>
                <w:szCs w:val="22"/>
              </w:rPr>
              <w:t>DSI HMI transitions from an active state to an inactive state (time options greyed out)</w:t>
            </w:r>
          </w:p>
        </w:tc>
      </w:tr>
      <w:tr w:rsidR="001720F9" w:rsidRPr="00556273" w14:paraId="213A1572" w14:textId="77777777" w:rsidTr="00E24E03">
        <w:trPr>
          <w:trHeight w:val="255"/>
        </w:trPr>
        <w:tc>
          <w:tcPr>
            <w:tcW w:w="2546" w:type="dxa"/>
            <w:shd w:val="clear" w:color="auto" w:fill="D9D9D9" w:themeFill="background1" w:themeFillShade="D9"/>
          </w:tcPr>
          <w:p w14:paraId="073F612B" w14:textId="77777777" w:rsidR="001720F9" w:rsidRPr="00556273" w:rsidRDefault="001720F9" w:rsidP="001720F9">
            <w:pPr>
              <w:rPr>
                <w:rFonts w:cs="Arial"/>
                <w:b/>
                <w:bCs/>
                <w:color w:val="000000"/>
                <w:szCs w:val="22"/>
              </w:rPr>
            </w:pPr>
          </w:p>
        </w:tc>
        <w:tc>
          <w:tcPr>
            <w:tcW w:w="1439" w:type="dxa"/>
            <w:shd w:val="clear" w:color="auto" w:fill="auto"/>
          </w:tcPr>
          <w:p w14:paraId="257F68FE" w14:textId="77777777" w:rsidR="001720F9" w:rsidRPr="00556273" w:rsidRDefault="001720F9" w:rsidP="001720F9">
            <w:pPr>
              <w:rPr>
                <w:rFonts w:cs="Arial"/>
                <w:color w:val="000000"/>
                <w:szCs w:val="22"/>
              </w:rPr>
            </w:pPr>
          </w:p>
        </w:tc>
        <w:tc>
          <w:tcPr>
            <w:tcW w:w="6329" w:type="dxa"/>
            <w:shd w:val="clear" w:color="auto" w:fill="auto"/>
          </w:tcPr>
          <w:p w14:paraId="23EB9EDC" w14:textId="6D8D6F4E" w:rsidR="001720F9" w:rsidRPr="00556273" w:rsidRDefault="00856CF4" w:rsidP="001720F9">
            <w:pPr>
              <w:rPr>
                <w:rFonts w:cs="Arial"/>
                <w:color w:val="000000"/>
                <w:szCs w:val="22"/>
              </w:rPr>
            </w:pPr>
            <w:r w:rsidRPr="00556273">
              <w:rPr>
                <w:rFonts w:cs="Arial"/>
                <w:color w:val="000000"/>
                <w:szCs w:val="22"/>
              </w:rPr>
              <w:t>Vehicle remains powered on</w:t>
            </w:r>
          </w:p>
        </w:tc>
      </w:tr>
      <w:tr w:rsidR="001720F9" w14:paraId="2B609193" w14:textId="77777777" w:rsidTr="00E24E03">
        <w:trPr>
          <w:trHeight w:val="255"/>
        </w:trPr>
        <w:tc>
          <w:tcPr>
            <w:tcW w:w="2546" w:type="dxa"/>
            <w:shd w:val="clear" w:color="auto" w:fill="D9D9D9" w:themeFill="background1" w:themeFillShade="D9"/>
          </w:tcPr>
          <w:p w14:paraId="4902503F" w14:textId="77777777" w:rsidR="001720F9" w:rsidRPr="00556273" w:rsidRDefault="001720F9" w:rsidP="001720F9">
            <w:pPr>
              <w:rPr>
                <w:rFonts w:cs="Arial"/>
                <w:b/>
                <w:bCs/>
                <w:color w:val="000000"/>
                <w:szCs w:val="22"/>
              </w:rPr>
            </w:pPr>
            <w:r w:rsidRPr="00556273">
              <w:rPr>
                <w:rFonts w:cs="Arial"/>
                <w:b/>
                <w:bCs/>
                <w:color w:val="000000"/>
                <w:szCs w:val="22"/>
              </w:rPr>
              <w:t>Postconditions</w:t>
            </w:r>
          </w:p>
        </w:tc>
        <w:tc>
          <w:tcPr>
            <w:tcW w:w="1439" w:type="dxa"/>
            <w:shd w:val="clear" w:color="auto" w:fill="auto"/>
          </w:tcPr>
          <w:p w14:paraId="78CD63DD" w14:textId="77777777" w:rsidR="001720F9" w:rsidRPr="00556273" w:rsidRDefault="001720F9" w:rsidP="001720F9">
            <w:pPr>
              <w:rPr>
                <w:rFonts w:cs="Arial"/>
                <w:color w:val="000000"/>
                <w:szCs w:val="22"/>
              </w:rPr>
            </w:pPr>
            <w:r w:rsidRPr="00556273">
              <w:rPr>
                <w:rFonts w:cs="Arial"/>
                <w:color w:val="000000"/>
                <w:szCs w:val="22"/>
              </w:rPr>
              <w:t>PostC1</w:t>
            </w:r>
          </w:p>
        </w:tc>
        <w:tc>
          <w:tcPr>
            <w:tcW w:w="6329" w:type="dxa"/>
            <w:shd w:val="clear" w:color="auto" w:fill="auto"/>
          </w:tcPr>
          <w:p w14:paraId="7A7D1376" w14:textId="77777777" w:rsidR="001720F9" w:rsidRDefault="001720F9" w:rsidP="001720F9">
            <w:pPr>
              <w:rPr>
                <w:rFonts w:cs="Arial"/>
                <w:color w:val="000000"/>
                <w:szCs w:val="22"/>
              </w:rPr>
            </w:pPr>
            <w:r w:rsidRPr="00556273">
              <w:rPr>
                <w:rFonts w:cs="Arial"/>
                <w:color w:val="000000"/>
                <w:szCs w:val="22"/>
              </w:rPr>
              <w:t>The Driver can select to activate DSI through the HMI</w:t>
            </w:r>
          </w:p>
        </w:tc>
      </w:tr>
      <w:tr w:rsidR="002B5E07" w14:paraId="03DD6629" w14:textId="77777777" w:rsidTr="00E24E03">
        <w:trPr>
          <w:trHeight w:val="255"/>
        </w:trPr>
        <w:tc>
          <w:tcPr>
            <w:tcW w:w="2546" w:type="dxa"/>
            <w:shd w:val="clear" w:color="auto" w:fill="D9D9D9" w:themeFill="background1" w:themeFillShade="D9"/>
          </w:tcPr>
          <w:p w14:paraId="24652102" w14:textId="77777777" w:rsidR="002B5E07" w:rsidRPr="00556273" w:rsidRDefault="002B5E07" w:rsidP="001720F9">
            <w:pPr>
              <w:rPr>
                <w:rFonts w:cs="Arial"/>
                <w:b/>
                <w:bCs/>
                <w:color w:val="000000"/>
                <w:szCs w:val="22"/>
              </w:rPr>
            </w:pPr>
          </w:p>
        </w:tc>
        <w:tc>
          <w:tcPr>
            <w:tcW w:w="1439" w:type="dxa"/>
            <w:shd w:val="clear" w:color="auto" w:fill="auto"/>
          </w:tcPr>
          <w:p w14:paraId="56B01E78" w14:textId="048F705E" w:rsidR="002B5E07" w:rsidRPr="00556273" w:rsidRDefault="002B5E07" w:rsidP="001720F9">
            <w:pPr>
              <w:rPr>
                <w:rFonts w:cs="Arial"/>
                <w:color w:val="000000"/>
                <w:szCs w:val="22"/>
              </w:rPr>
            </w:pPr>
            <w:r>
              <w:rPr>
                <w:rFonts w:cs="Arial"/>
                <w:color w:val="000000"/>
                <w:szCs w:val="22"/>
              </w:rPr>
              <w:t>PostC2</w:t>
            </w:r>
          </w:p>
        </w:tc>
        <w:tc>
          <w:tcPr>
            <w:tcW w:w="6329" w:type="dxa"/>
            <w:shd w:val="clear" w:color="auto" w:fill="auto"/>
          </w:tcPr>
          <w:p w14:paraId="3D8DCC24" w14:textId="5BD602E4" w:rsidR="002B5E07" w:rsidRPr="00556273" w:rsidRDefault="00A63854" w:rsidP="001720F9">
            <w:pPr>
              <w:rPr>
                <w:rFonts w:cs="Arial"/>
                <w:color w:val="000000"/>
                <w:szCs w:val="22"/>
              </w:rPr>
            </w:pPr>
            <w:r>
              <w:rPr>
                <w:rFonts w:cs="Arial"/>
                <w:color w:val="000000"/>
                <w:szCs w:val="22"/>
              </w:rPr>
              <w:t xml:space="preserve">Vehicle will </w:t>
            </w:r>
            <w:r w:rsidR="00082E74">
              <w:rPr>
                <w:rFonts w:cs="Arial"/>
                <w:color w:val="000000"/>
                <w:szCs w:val="22"/>
              </w:rPr>
              <w:t xml:space="preserve">powerdown </w:t>
            </w:r>
          </w:p>
        </w:tc>
      </w:tr>
    </w:tbl>
    <w:p w14:paraId="1592CC16" w14:textId="4BE8F4A1" w:rsidR="002F5903" w:rsidRDefault="002F5903" w:rsidP="00AC5000"/>
    <w:p w14:paraId="058AE3D8" w14:textId="77777777" w:rsidR="0044390B" w:rsidRDefault="0044390B" w:rsidP="0044390B"/>
    <w:p w14:paraId="3C538161" w14:textId="548730A1" w:rsidR="0044390B" w:rsidRPr="0017445F" w:rsidRDefault="0044390B" w:rsidP="0044390B">
      <w:pPr>
        <w:pStyle w:val="REUseCase"/>
        <w:shd w:val="clear" w:color="auto" w:fill="F2F2F2" w:themeFill="background1" w:themeFillShade="F2"/>
      </w:pPr>
      <w:r>
        <w:t xml:space="preserve"> </w:t>
      </w:r>
      <w:r w:rsidR="004B25BC">
        <w:t xml:space="preserve">UC22 </w:t>
      </w:r>
      <w:r>
        <w:t xml:space="preserve">Driver </w:t>
      </w:r>
      <w:r w:rsidR="0087007E">
        <w:t>overrides AEIS shutdown with cluster message</w:t>
      </w:r>
      <w:r w:rsidR="00D60317">
        <w:t xml:space="preserve"> then leaves vehicle</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439"/>
        <w:gridCol w:w="6329"/>
      </w:tblGrid>
      <w:tr w:rsidR="00DF67F6" w:rsidRPr="008548C0" w14:paraId="3B8DAE45" w14:textId="77777777" w:rsidTr="00E24E03">
        <w:trPr>
          <w:trHeight w:val="255"/>
        </w:trPr>
        <w:tc>
          <w:tcPr>
            <w:tcW w:w="2546" w:type="dxa"/>
            <w:shd w:val="clear" w:color="auto" w:fill="D9D9D9" w:themeFill="background1" w:themeFillShade="D9"/>
            <w:hideMark/>
          </w:tcPr>
          <w:p w14:paraId="0B5A8D69" w14:textId="77777777" w:rsidR="00DF67F6" w:rsidRPr="00472224" w:rsidRDefault="00DF67F6" w:rsidP="00E24E03">
            <w:pPr>
              <w:rPr>
                <w:rFonts w:cs="Arial"/>
                <w:b/>
                <w:bCs/>
                <w:color w:val="000000"/>
                <w:szCs w:val="22"/>
              </w:rPr>
            </w:pPr>
            <w:r w:rsidRPr="00472224">
              <w:rPr>
                <w:rFonts w:cs="Arial"/>
                <w:b/>
                <w:bCs/>
                <w:color w:val="000000"/>
                <w:szCs w:val="22"/>
              </w:rPr>
              <w:t>Actors</w:t>
            </w:r>
          </w:p>
        </w:tc>
        <w:tc>
          <w:tcPr>
            <w:tcW w:w="1439" w:type="dxa"/>
            <w:shd w:val="clear" w:color="auto" w:fill="auto"/>
          </w:tcPr>
          <w:p w14:paraId="2BEFB6A2" w14:textId="77777777" w:rsidR="00DF67F6" w:rsidRPr="00472224" w:rsidRDefault="00DF67F6" w:rsidP="00E24E03"/>
        </w:tc>
        <w:tc>
          <w:tcPr>
            <w:tcW w:w="6329" w:type="dxa"/>
            <w:shd w:val="clear" w:color="auto" w:fill="auto"/>
          </w:tcPr>
          <w:p w14:paraId="263E3540" w14:textId="77777777" w:rsidR="00DF67F6" w:rsidRPr="00472224" w:rsidRDefault="00DF67F6" w:rsidP="00E24E03">
            <w:pPr>
              <w:rPr>
                <w:rFonts w:cs="Arial"/>
                <w:color w:val="000000"/>
                <w:szCs w:val="22"/>
              </w:rPr>
            </w:pPr>
            <w:r w:rsidRPr="00472224">
              <w:rPr>
                <w:rFonts w:cs="Arial"/>
                <w:color w:val="000000"/>
                <w:szCs w:val="22"/>
              </w:rPr>
              <w:t>Driver</w:t>
            </w:r>
          </w:p>
        </w:tc>
      </w:tr>
      <w:tr w:rsidR="00DF67F6" w:rsidRPr="008548C0" w14:paraId="65FF0CA8" w14:textId="77777777" w:rsidTr="00E24E03">
        <w:trPr>
          <w:trHeight w:val="255"/>
        </w:trPr>
        <w:tc>
          <w:tcPr>
            <w:tcW w:w="2546" w:type="dxa"/>
            <w:shd w:val="clear" w:color="auto" w:fill="D9D9D9" w:themeFill="background1" w:themeFillShade="D9"/>
            <w:hideMark/>
          </w:tcPr>
          <w:p w14:paraId="4563549F" w14:textId="77777777" w:rsidR="00DF67F6" w:rsidRPr="00472224" w:rsidRDefault="00DF67F6" w:rsidP="00E24E03">
            <w:pPr>
              <w:rPr>
                <w:rFonts w:cs="Arial"/>
                <w:b/>
                <w:bCs/>
                <w:color w:val="000000"/>
                <w:szCs w:val="22"/>
              </w:rPr>
            </w:pPr>
            <w:r w:rsidRPr="00472224">
              <w:rPr>
                <w:rFonts w:cs="Arial"/>
                <w:b/>
                <w:bCs/>
                <w:color w:val="000000"/>
                <w:szCs w:val="22"/>
              </w:rPr>
              <w:t>Description</w:t>
            </w:r>
          </w:p>
        </w:tc>
        <w:tc>
          <w:tcPr>
            <w:tcW w:w="1439" w:type="dxa"/>
            <w:shd w:val="clear" w:color="auto" w:fill="auto"/>
          </w:tcPr>
          <w:p w14:paraId="0EB24383" w14:textId="77777777" w:rsidR="00DF67F6" w:rsidRPr="00472224" w:rsidRDefault="00DF67F6" w:rsidP="00E24E03">
            <w:pPr>
              <w:rPr>
                <w:rFonts w:cs="Arial"/>
                <w:color w:val="000000"/>
                <w:szCs w:val="22"/>
              </w:rPr>
            </w:pPr>
          </w:p>
        </w:tc>
        <w:tc>
          <w:tcPr>
            <w:tcW w:w="6329" w:type="dxa"/>
            <w:shd w:val="clear" w:color="auto" w:fill="auto"/>
          </w:tcPr>
          <w:p w14:paraId="67D4B3B5" w14:textId="77777777" w:rsidR="00DF67F6" w:rsidRPr="00472224" w:rsidRDefault="00DF67F6" w:rsidP="00E24E03"/>
        </w:tc>
      </w:tr>
      <w:tr w:rsidR="00DF67F6" w:rsidRPr="008548C0" w14:paraId="48E86546" w14:textId="77777777" w:rsidTr="00E24E03">
        <w:trPr>
          <w:trHeight w:val="20"/>
        </w:trPr>
        <w:tc>
          <w:tcPr>
            <w:tcW w:w="2546" w:type="dxa"/>
            <w:vMerge w:val="restart"/>
            <w:shd w:val="clear" w:color="auto" w:fill="D9D9D9" w:themeFill="background1" w:themeFillShade="D9"/>
            <w:hideMark/>
          </w:tcPr>
          <w:p w14:paraId="04956413" w14:textId="77777777" w:rsidR="00DF67F6" w:rsidRPr="00472224" w:rsidRDefault="00DF67F6" w:rsidP="00E24E03">
            <w:pPr>
              <w:rPr>
                <w:rFonts w:cs="Arial"/>
                <w:b/>
                <w:bCs/>
                <w:color w:val="000000"/>
                <w:szCs w:val="22"/>
              </w:rPr>
            </w:pPr>
            <w:r w:rsidRPr="00472224">
              <w:rPr>
                <w:rFonts w:cs="Arial"/>
                <w:b/>
                <w:bCs/>
                <w:color w:val="000000"/>
                <w:szCs w:val="22"/>
              </w:rPr>
              <w:t>Preconditions</w:t>
            </w:r>
          </w:p>
        </w:tc>
        <w:tc>
          <w:tcPr>
            <w:tcW w:w="1439" w:type="dxa"/>
            <w:shd w:val="clear" w:color="auto" w:fill="auto"/>
          </w:tcPr>
          <w:p w14:paraId="722CD49D" w14:textId="77777777" w:rsidR="00DF67F6" w:rsidRPr="00472224" w:rsidRDefault="00DF67F6" w:rsidP="00E24E03">
            <w:pPr>
              <w:rPr>
                <w:rFonts w:cs="Arial"/>
                <w:color w:val="000000"/>
                <w:szCs w:val="22"/>
              </w:rPr>
            </w:pPr>
            <w:r w:rsidRPr="00472224">
              <w:rPr>
                <w:rFonts w:cs="Arial"/>
                <w:color w:val="000000"/>
                <w:szCs w:val="22"/>
              </w:rPr>
              <w:t>PreC1</w:t>
            </w:r>
          </w:p>
        </w:tc>
        <w:tc>
          <w:tcPr>
            <w:tcW w:w="6329" w:type="dxa"/>
            <w:shd w:val="clear" w:color="auto" w:fill="auto"/>
          </w:tcPr>
          <w:p w14:paraId="3CE56F37" w14:textId="77777777" w:rsidR="00DF67F6" w:rsidRPr="00472224" w:rsidRDefault="00DF67F6" w:rsidP="00E24E03">
            <w:pPr>
              <w:rPr>
                <w:rFonts w:cs="Arial"/>
                <w:color w:val="000000"/>
                <w:szCs w:val="22"/>
              </w:rPr>
            </w:pPr>
            <w:r w:rsidRPr="00DF67F6">
              <w:rPr>
                <w:rFonts w:cs="Arial"/>
                <w:color w:val="000000"/>
                <w:szCs w:val="22"/>
              </w:rPr>
              <w:t>AEIS/DSI is not disabled</w:t>
            </w:r>
          </w:p>
        </w:tc>
      </w:tr>
      <w:tr w:rsidR="00DF67F6" w:rsidRPr="008548C0" w14:paraId="31CFC0D7" w14:textId="77777777" w:rsidTr="00E24E03">
        <w:trPr>
          <w:trHeight w:val="20"/>
        </w:trPr>
        <w:tc>
          <w:tcPr>
            <w:tcW w:w="2546" w:type="dxa"/>
            <w:vMerge/>
            <w:shd w:val="clear" w:color="auto" w:fill="D9D9D9" w:themeFill="background1" w:themeFillShade="D9"/>
          </w:tcPr>
          <w:p w14:paraId="16821589" w14:textId="77777777" w:rsidR="00DF67F6" w:rsidRPr="00472224" w:rsidRDefault="00DF67F6" w:rsidP="00E24E03">
            <w:pPr>
              <w:rPr>
                <w:rFonts w:cs="Arial"/>
                <w:b/>
                <w:bCs/>
                <w:color w:val="000000"/>
                <w:szCs w:val="22"/>
              </w:rPr>
            </w:pPr>
          </w:p>
        </w:tc>
        <w:tc>
          <w:tcPr>
            <w:tcW w:w="1439" w:type="dxa"/>
            <w:shd w:val="clear" w:color="auto" w:fill="auto"/>
          </w:tcPr>
          <w:p w14:paraId="1780D9DA" w14:textId="77777777" w:rsidR="00DF67F6" w:rsidRPr="00472224" w:rsidRDefault="00DF67F6" w:rsidP="00E24E03">
            <w:pPr>
              <w:rPr>
                <w:rFonts w:cs="Arial"/>
                <w:color w:val="000000"/>
                <w:szCs w:val="22"/>
              </w:rPr>
            </w:pPr>
            <w:r w:rsidRPr="00472224">
              <w:rPr>
                <w:rFonts w:cs="Arial"/>
                <w:color w:val="000000"/>
                <w:szCs w:val="22"/>
              </w:rPr>
              <w:t>PreC2</w:t>
            </w:r>
          </w:p>
        </w:tc>
        <w:tc>
          <w:tcPr>
            <w:tcW w:w="6329" w:type="dxa"/>
            <w:shd w:val="clear" w:color="auto" w:fill="auto"/>
          </w:tcPr>
          <w:p w14:paraId="453232B2" w14:textId="77777777" w:rsidR="00DF67F6" w:rsidRPr="00472224" w:rsidRDefault="00DF67F6" w:rsidP="00E24E03">
            <w:pPr>
              <w:rPr>
                <w:rFonts w:cs="Arial"/>
                <w:color w:val="000000"/>
                <w:szCs w:val="22"/>
              </w:rPr>
            </w:pPr>
            <w:r w:rsidRPr="00472224">
              <w:rPr>
                <w:rFonts w:cs="Arial"/>
                <w:color w:val="000000"/>
                <w:szCs w:val="22"/>
              </w:rPr>
              <w:t>Engine is running</w:t>
            </w:r>
          </w:p>
        </w:tc>
      </w:tr>
      <w:tr w:rsidR="00DF67F6" w:rsidRPr="008548C0" w14:paraId="687EB574" w14:textId="77777777" w:rsidTr="00E24E03">
        <w:trPr>
          <w:trHeight w:val="20"/>
        </w:trPr>
        <w:tc>
          <w:tcPr>
            <w:tcW w:w="2546" w:type="dxa"/>
            <w:vMerge/>
            <w:shd w:val="clear" w:color="auto" w:fill="D9D9D9" w:themeFill="background1" w:themeFillShade="D9"/>
          </w:tcPr>
          <w:p w14:paraId="0A25BA58" w14:textId="77777777" w:rsidR="00DF67F6" w:rsidRPr="00472224" w:rsidRDefault="00DF67F6" w:rsidP="00E24E03">
            <w:pPr>
              <w:rPr>
                <w:rFonts w:cs="Arial"/>
                <w:b/>
                <w:bCs/>
                <w:color w:val="000000"/>
                <w:szCs w:val="22"/>
              </w:rPr>
            </w:pPr>
          </w:p>
        </w:tc>
        <w:tc>
          <w:tcPr>
            <w:tcW w:w="1439" w:type="dxa"/>
            <w:shd w:val="clear" w:color="auto" w:fill="auto"/>
          </w:tcPr>
          <w:p w14:paraId="646A8B52" w14:textId="77777777" w:rsidR="00DF67F6" w:rsidRPr="00472224" w:rsidRDefault="00DF67F6" w:rsidP="00E24E03">
            <w:pPr>
              <w:rPr>
                <w:rFonts w:cs="Arial"/>
                <w:color w:val="000000"/>
                <w:szCs w:val="22"/>
              </w:rPr>
            </w:pPr>
            <w:r w:rsidRPr="00472224">
              <w:rPr>
                <w:rFonts w:cs="Arial"/>
                <w:color w:val="000000"/>
                <w:szCs w:val="22"/>
              </w:rPr>
              <w:t>PreC3</w:t>
            </w:r>
          </w:p>
        </w:tc>
        <w:tc>
          <w:tcPr>
            <w:tcW w:w="6329" w:type="dxa"/>
            <w:shd w:val="clear" w:color="auto" w:fill="auto"/>
          </w:tcPr>
          <w:p w14:paraId="666FC252" w14:textId="77777777" w:rsidR="00DF67F6" w:rsidRPr="00472224" w:rsidRDefault="00DF67F6" w:rsidP="00E24E03">
            <w:pPr>
              <w:rPr>
                <w:rFonts w:cs="Arial"/>
                <w:color w:val="000000"/>
                <w:szCs w:val="22"/>
              </w:rPr>
            </w:pPr>
            <w:r w:rsidRPr="00472224">
              <w:rPr>
                <w:rFonts w:cs="Arial"/>
                <w:color w:val="000000"/>
                <w:szCs w:val="22"/>
              </w:rPr>
              <w:t>Vehicle is stationary</w:t>
            </w:r>
          </w:p>
        </w:tc>
      </w:tr>
      <w:tr w:rsidR="004B25BC" w:rsidRPr="008548C0" w14:paraId="398A4D7B" w14:textId="77777777" w:rsidTr="00E24E03">
        <w:trPr>
          <w:trHeight w:val="20"/>
        </w:trPr>
        <w:tc>
          <w:tcPr>
            <w:tcW w:w="2546" w:type="dxa"/>
            <w:shd w:val="clear" w:color="auto" w:fill="D9D9D9" w:themeFill="background1" w:themeFillShade="D9"/>
          </w:tcPr>
          <w:p w14:paraId="60041208" w14:textId="77777777" w:rsidR="004B25BC" w:rsidRPr="00472224" w:rsidRDefault="004B25BC" w:rsidP="004B25BC">
            <w:pPr>
              <w:rPr>
                <w:rFonts w:cs="Arial"/>
                <w:b/>
                <w:bCs/>
                <w:color w:val="000000"/>
                <w:szCs w:val="22"/>
              </w:rPr>
            </w:pPr>
            <w:r w:rsidRPr="00472224">
              <w:rPr>
                <w:rFonts w:cs="Arial"/>
                <w:b/>
                <w:bCs/>
                <w:color w:val="000000"/>
                <w:szCs w:val="22"/>
              </w:rPr>
              <w:t>Triggers</w:t>
            </w:r>
          </w:p>
        </w:tc>
        <w:tc>
          <w:tcPr>
            <w:tcW w:w="1439" w:type="dxa"/>
            <w:shd w:val="clear" w:color="auto" w:fill="auto"/>
          </w:tcPr>
          <w:p w14:paraId="1734B685" w14:textId="77777777" w:rsidR="004B25BC" w:rsidRPr="00472224" w:rsidRDefault="004B25BC" w:rsidP="004B25BC">
            <w:pPr>
              <w:rPr>
                <w:rFonts w:cs="Arial"/>
                <w:color w:val="000000"/>
                <w:szCs w:val="22"/>
              </w:rPr>
            </w:pPr>
            <w:r w:rsidRPr="00472224">
              <w:rPr>
                <w:rFonts w:cs="Arial"/>
                <w:color w:val="000000"/>
                <w:szCs w:val="22"/>
              </w:rPr>
              <w:t>T1</w:t>
            </w:r>
          </w:p>
        </w:tc>
        <w:tc>
          <w:tcPr>
            <w:tcW w:w="6329" w:type="dxa"/>
            <w:shd w:val="clear" w:color="auto" w:fill="auto"/>
          </w:tcPr>
          <w:p w14:paraId="5C4AB839" w14:textId="00EDC9E5" w:rsidR="004B25BC" w:rsidRPr="00472224" w:rsidRDefault="004B25BC" w:rsidP="004B25BC">
            <w:pPr>
              <w:rPr>
                <w:rFonts w:cs="Arial"/>
                <w:color w:val="000000"/>
                <w:szCs w:val="22"/>
              </w:rPr>
            </w:pPr>
            <w:r>
              <w:rPr>
                <w:rFonts w:cs="Arial"/>
                <w:color w:val="000000"/>
                <w:szCs w:val="22"/>
              </w:rPr>
              <w:t>M</w:t>
            </w:r>
            <w:r w:rsidRPr="00556273">
              <w:rPr>
                <w:rFonts w:cs="Arial"/>
                <w:color w:val="000000"/>
                <w:szCs w:val="22"/>
              </w:rPr>
              <w:t>essage appears on cluster informing of impending shutdown</w:t>
            </w:r>
          </w:p>
        </w:tc>
      </w:tr>
      <w:tr w:rsidR="004B25BC" w:rsidRPr="008548C0" w14:paraId="0A0A3264" w14:textId="77777777" w:rsidTr="00E24E03">
        <w:trPr>
          <w:trHeight w:val="20"/>
        </w:trPr>
        <w:tc>
          <w:tcPr>
            <w:tcW w:w="2546" w:type="dxa"/>
            <w:shd w:val="clear" w:color="auto" w:fill="D9D9D9" w:themeFill="background1" w:themeFillShade="D9"/>
          </w:tcPr>
          <w:p w14:paraId="09CB3B4F" w14:textId="77777777" w:rsidR="004B25BC" w:rsidRPr="00472224" w:rsidRDefault="004B25BC" w:rsidP="004B25BC">
            <w:pPr>
              <w:rPr>
                <w:rFonts w:cs="Arial"/>
                <w:b/>
                <w:bCs/>
                <w:color w:val="000000"/>
                <w:szCs w:val="22"/>
              </w:rPr>
            </w:pPr>
            <w:r w:rsidRPr="00472224">
              <w:rPr>
                <w:rFonts w:cs="Arial"/>
                <w:b/>
                <w:bCs/>
                <w:color w:val="000000"/>
                <w:szCs w:val="22"/>
              </w:rPr>
              <w:t>Main Flow Description</w:t>
            </w:r>
          </w:p>
        </w:tc>
        <w:tc>
          <w:tcPr>
            <w:tcW w:w="1439" w:type="dxa"/>
            <w:shd w:val="clear" w:color="auto" w:fill="auto"/>
          </w:tcPr>
          <w:p w14:paraId="54AEEE16" w14:textId="77777777" w:rsidR="004B25BC" w:rsidRPr="00472224" w:rsidRDefault="004B25BC" w:rsidP="004B25BC">
            <w:pPr>
              <w:rPr>
                <w:rFonts w:cs="Arial"/>
                <w:color w:val="000000"/>
                <w:szCs w:val="22"/>
              </w:rPr>
            </w:pPr>
          </w:p>
        </w:tc>
        <w:tc>
          <w:tcPr>
            <w:tcW w:w="6329" w:type="dxa"/>
            <w:shd w:val="clear" w:color="auto" w:fill="auto"/>
          </w:tcPr>
          <w:p w14:paraId="55F09829" w14:textId="32CF41C3" w:rsidR="004B25BC" w:rsidRPr="00472224" w:rsidRDefault="004B25BC" w:rsidP="004B25BC">
            <w:pPr>
              <w:rPr>
                <w:rFonts w:cs="Arial"/>
                <w:color w:val="000000"/>
                <w:szCs w:val="22"/>
              </w:rPr>
            </w:pPr>
            <w:r w:rsidRPr="00472224">
              <w:rPr>
                <w:rFonts w:cs="Arial"/>
                <w:color w:val="000000"/>
                <w:szCs w:val="22"/>
              </w:rPr>
              <w:t xml:space="preserve">Vehicle </w:t>
            </w:r>
            <w:r>
              <w:rPr>
                <w:rFonts w:cs="Arial"/>
                <w:color w:val="000000"/>
                <w:szCs w:val="22"/>
              </w:rPr>
              <w:t>powersdown when the driver leaves with the key</w:t>
            </w:r>
          </w:p>
        </w:tc>
      </w:tr>
      <w:tr w:rsidR="004B25BC" w:rsidRPr="008548C0" w14:paraId="43BFD6C8" w14:textId="77777777" w:rsidTr="00E24E03">
        <w:trPr>
          <w:trHeight w:val="255"/>
        </w:trPr>
        <w:tc>
          <w:tcPr>
            <w:tcW w:w="2546" w:type="dxa"/>
            <w:vMerge w:val="restart"/>
            <w:shd w:val="clear" w:color="auto" w:fill="D9D9D9" w:themeFill="background1" w:themeFillShade="D9"/>
          </w:tcPr>
          <w:p w14:paraId="443BE378" w14:textId="77777777" w:rsidR="004B25BC" w:rsidRPr="00472224" w:rsidRDefault="004B25BC" w:rsidP="004B25BC">
            <w:pPr>
              <w:rPr>
                <w:rFonts w:cs="Arial"/>
                <w:b/>
                <w:bCs/>
                <w:color w:val="000000"/>
                <w:szCs w:val="22"/>
              </w:rPr>
            </w:pPr>
            <w:r w:rsidRPr="00472224">
              <w:rPr>
                <w:rFonts w:cs="Arial"/>
                <w:b/>
                <w:bCs/>
                <w:color w:val="000000"/>
                <w:szCs w:val="22"/>
              </w:rPr>
              <w:t>Main Flow</w:t>
            </w:r>
          </w:p>
        </w:tc>
        <w:tc>
          <w:tcPr>
            <w:tcW w:w="1439" w:type="dxa"/>
            <w:shd w:val="clear" w:color="auto" w:fill="auto"/>
          </w:tcPr>
          <w:p w14:paraId="489254D3" w14:textId="77777777" w:rsidR="004B25BC" w:rsidRPr="00472224" w:rsidRDefault="004B25BC" w:rsidP="004B25BC">
            <w:pPr>
              <w:rPr>
                <w:rFonts w:cs="Arial"/>
                <w:color w:val="000000"/>
                <w:szCs w:val="22"/>
              </w:rPr>
            </w:pPr>
            <w:r w:rsidRPr="00472224">
              <w:rPr>
                <w:rFonts w:cs="Arial"/>
                <w:color w:val="000000"/>
                <w:szCs w:val="22"/>
              </w:rPr>
              <w:t>M1</w:t>
            </w:r>
          </w:p>
        </w:tc>
        <w:tc>
          <w:tcPr>
            <w:tcW w:w="6329" w:type="dxa"/>
            <w:shd w:val="clear" w:color="auto" w:fill="auto"/>
          </w:tcPr>
          <w:p w14:paraId="30CD0183" w14:textId="77777777" w:rsidR="004B25BC" w:rsidRPr="00472224" w:rsidRDefault="004B25BC" w:rsidP="004B25BC">
            <w:pPr>
              <w:rPr>
                <w:rFonts w:cs="Arial"/>
                <w:color w:val="000000"/>
                <w:szCs w:val="22"/>
              </w:rPr>
            </w:pPr>
            <w:r w:rsidRPr="00472224">
              <w:rPr>
                <w:rFonts w:cs="Arial"/>
                <w:color w:val="000000"/>
                <w:szCs w:val="22"/>
              </w:rPr>
              <w:t>Driver does not indicate any intent to drive</w:t>
            </w:r>
          </w:p>
        </w:tc>
      </w:tr>
      <w:tr w:rsidR="004B25BC" w:rsidRPr="008548C0" w14:paraId="22F5C063" w14:textId="77777777" w:rsidTr="00E24E03">
        <w:trPr>
          <w:trHeight w:val="255"/>
        </w:trPr>
        <w:tc>
          <w:tcPr>
            <w:tcW w:w="2546" w:type="dxa"/>
            <w:vMerge/>
            <w:shd w:val="clear" w:color="auto" w:fill="D9D9D9" w:themeFill="background1" w:themeFillShade="D9"/>
          </w:tcPr>
          <w:p w14:paraId="319F887B" w14:textId="77777777" w:rsidR="004B25BC" w:rsidRPr="00472224" w:rsidRDefault="004B25BC" w:rsidP="004B25BC">
            <w:pPr>
              <w:rPr>
                <w:rFonts w:cs="Arial"/>
                <w:b/>
                <w:bCs/>
                <w:color w:val="000000"/>
                <w:szCs w:val="22"/>
              </w:rPr>
            </w:pPr>
          </w:p>
        </w:tc>
        <w:tc>
          <w:tcPr>
            <w:tcW w:w="1439" w:type="dxa"/>
            <w:shd w:val="clear" w:color="auto" w:fill="auto"/>
          </w:tcPr>
          <w:p w14:paraId="504397A5" w14:textId="77777777" w:rsidR="004B25BC" w:rsidRPr="00472224" w:rsidRDefault="004B25BC" w:rsidP="004B25BC">
            <w:pPr>
              <w:rPr>
                <w:rFonts w:cs="Arial"/>
                <w:color w:val="000000"/>
                <w:szCs w:val="22"/>
              </w:rPr>
            </w:pPr>
            <w:r w:rsidRPr="00472224">
              <w:rPr>
                <w:rFonts w:cs="Arial"/>
                <w:color w:val="000000"/>
                <w:szCs w:val="22"/>
              </w:rPr>
              <w:t>M2</w:t>
            </w:r>
          </w:p>
        </w:tc>
        <w:tc>
          <w:tcPr>
            <w:tcW w:w="6329" w:type="dxa"/>
            <w:shd w:val="clear" w:color="auto" w:fill="auto"/>
          </w:tcPr>
          <w:p w14:paraId="4C1D814A" w14:textId="77777777" w:rsidR="004B25BC" w:rsidRPr="00472224" w:rsidRDefault="004B25BC" w:rsidP="004B25BC">
            <w:pPr>
              <w:rPr>
                <w:rFonts w:cs="Arial"/>
                <w:color w:val="000000"/>
                <w:szCs w:val="22"/>
              </w:rPr>
            </w:pPr>
            <w:r w:rsidRPr="00472224">
              <w:rPr>
                <w:rFonts w:cs="Arial"/>
                <w:color w:val="000000"/>
                <w:szCs w:val="22"/>
              </w:rPr>
              <w:t>After specified time elapses, message appears on cluster informing of impending shutdown</w:t>
            </w:r>
          </w:p>
        </w:tc>
      </w:tr>
      <w:tr w:rsidR="004B25BC" w:rsidRPr="008548C0" w14:paraId="6090F20D" w14:textId="77777777" w:rsidTr="00E24E03">
        <w:trPr>
          <w:trHeight w:val="255"/>
        </w:trPr>
        <w:tc>
          <w:tcPr>
            <w:tcW w:w="2546" w:type="dxa"/>
            <w:vMerge/>
            <w:shd w:val="clear" w:color="auto" w:fill="D9D9D9" w:themeFill="background1" w:themeFillShade="D9"/>
          </w:tcPr>
          <w:p w14:paraId="48E25AE6" w14:textId="77777777" w:rsidR="004B25BC" w:rsidRPr="00472224" w:rsidRDefault="004B25BC" w:rsidP="004B25BC">
            <w:pPr>
              <w:rPr>
                <w:rFonts w:cs="Arial"/>
                <w:b/>
                <w:bCs/>
                <w:color w:val="000000"/>
                <w:szCs w:val="22"/>
              </w:rPr>
            </w:pPr>
          </w:p>
        </w:tc>
        <w:tc>
          <w:tcPr>
            <w:tcW w:w="1439" w:type="dxa"/>
            <w:shd w:val="clear" w:color="auto" w:fill="auto"/>
          </w:tcPr>
          <w:p w14:paraId="2EC60797" w14:textId="77777777" w:rsidR="004B25BC" w:rsidRPr="00472224" w:rsidRDefault="004B25BC" w:rsidP="004B25BC">
            <w:pPr>
              <w:rPr>
                <w:rFonts w:cs="Arial"/>
                <w:color w:val="000000"/>
                <w:szCs w:val="22"/>
              </w:rPr>
            </w:pPr>
            <w:r w:rsidRPr="00472224">
              <w:rPr>
                <w:rFonts w:cs="Arial"/>
                <w:color w:val="000000"/>
                <w:szCs w:val="22"/>
              </w:rPr>
              <w:t>M3</w:t>
            </w:r>
          </w:p>
        </w:tc>
        <w:tc>
          <w:tcPr>
            <w:tcW w:w="6329" w:type="dxa"/>
            <w:shd w:val="clear" w:color="auto" w:fill="auto"/>
          </w:tcPr>
          <w:p w14:paraId="7E1E041E" w14:textId="77777777" w:rsidR="004B25BC" w:rsidRPr="00472224" w:rsidRDefault="004B25BC" w:rsidP="004B25BC">
            <w:pPr>
              <w:rPr>
                <w:rFonts w:cs="Arial"/>
                <w:color w:val="000000"/>
                <w:szCs w:val="22"/>
              </w:rPr>
            </w:pPr>
            <w:r w:rsidRPr="00472224">
              <w:rPr>
                <w:rFonts w:cs="Arial"/>
                <w:color w:val="000000"/>
                <w:szCs w:val="22"/>
              </w:rPr>
              <w:t>Driver chooses option to keep engine running</w:t>
            </w:r>
          </w:p>
        </w:tc>
      </w:tr>
      <w:tr w:rsidR="004B25BC" w:rsidRPr="008548C0" w14:paraId="4F3AC5F6" w14:textId="77777777" w:rsidTr="00E24E03">
        <w:trPr>
          <w:trHeight w:val="255"/>
        </w:trPr>
        <w:tc>
          <w:tcPr>
            <w:tcW w:w="2546" w:type="dxa"/>
            <w:vMerge/>
            <w:shd w:val="clear" w:color="auto" w:fill="D9D9D9" w:themeFill="background1" w:themeFillShade="D9"/>
          </w:tcPr>
          <w:p w14:paraId="33A2C001" w14:textId="77777777" w:rsidR="004B25BC" w:rsidRPr="00472224" w:rsidRDefault="004B25BC" w:rsidP="004B25BC">
            <w:pPr>
              <w:rPr>
                <w:rFonts w:cs="Arial"/>
                <w:b/>
                <w:bCs/>
                <w:color w:val="000000"/>
                <w:szCs w:val="22"/>
              </w:rPr>
            </w:pPr>
          </w:p>
        </w:tc>
        <w:tc>
          <w:tcPr>
            <w:tcW w:w="1439" w:type="dxa"/>
            <w:shd w:val="clear" w:color="auto" w:fill="auto"/>
          </w:tcPr>
          <w:p w14:paraId="05ACB3B1" w14:textId="77777777" w:rsidR="004B25BC" w:rsidRPr="00472224" w:rsidRDefault="004B25BC" w:rsidP="004B25BC">
            <w:pPr>
              <w:rPr>
                <w:rFonts w:cs="Arial"/>
                <w:color w:val="000000"/>
                <w:szCs w:val="22"/>
              </w:rPr>
            </w:pPr>
            <w:r w:rsidRPr="00472224">
              <w:rPr>
                <w:rFonts w:cs="Arial"/>
                <w:color w:val="000000"/>
                <w:szCs w:val="22"/>
              </w:rPr>
              <w:t>M4</w:t>
            </w:r>
          </w:p>
        </w:tc>
        <w:tc>
          <w:tcPr>
            <w:tcW w:w="6329" w:type="dxa"/>
            <w:shd w:val="clear" w:color="auto" w:fill="auto"/>
          </w:tcPr>
          <w:p w14:paraId="4D765229" w14:textId="281A6160" w:rsidR="004B25BC" w:rsidRPr="00472224" w:rsidRDefault="004B25BC" w:rsidP="004B25BC">
            <w:pPr>
              <w:rPr>
                <w:rFonts w:cs="Arial"/>
                <w:color w:val="000000"/>
                <w:szCs w:val="22"/>
              </w:rPr>
            </w:pPr>
            <w:r>
              <w:rPr>
                <w:rFonts w:cs="Arial"/>
                <w:color w:val="000000"/>
                <w:szCs w:val="22"/>
              </w:rPr>
              <w:t>Driver leaves the vehicle with the key as in</w:t>
            </w:r>
            <w:r w:rsidR="00342158">
              <w:rPr>
                <w:rFonts w:cs="Arial"/>
                <w:color w:val="000000"/>
                <w:szCs w:val="22"/>
              </w:rPr>
              <w:t xml:space="preserve"> </w:t>
            </w:r>
            <w:r w:rsidR="00342158" w:rsidRPr="00342158">
              <w:rPr>
                <w:rFonts w:cs="Arial"/>
                <w:color w:val="000000"/>
                <w:szCs w:val="22"/>
              </w:rPr>
              <w:t>Primary Shutdown Method</w:t>
            </w:r>
          </w:p>
        </w:tc>
      </w:tr>
      <w:tr w:rsidR="004B25BC" w:rsidRPr="008548C0" w14:paraId="225BD98A" w14:textId="77777777" w:rsidTr="00E24E03">
        <w:trPr>
          <w:trHeight w:val="255"/>
        </w:trPr>
        <w:tc>
          <w:tcPr>
            <w:tcW w:w="2546" w:type="dxa"/>
            <w:shd w:val="clear" w:color="auto" w:fill="D9D9D9" w:themeFill="background1" w:themeFillShade="D9"/>
          </w:tcPr>
          <w:p w14:paraId="488A88B5" w14:textId="77777777" w:rsidR="004B25BC" w:rsidRPr="00472224" w:rsidRDefault="004B25BC" w:rsidP="004B25BC">
            <w:pPr>
              <w:rPr>
                <w:rFonts w:cs="Arial"/>
                <w:b/>
                <w:bCs/>
                <w:color w:val="000000"/>
                <w:szCs w:val="22"/>
              </w:rPr>
            </w:pPr>
          </w:p>
        </w:tc>
        <w:tc>
          <w:tcPr>
            <w:tcW w:w="1439" w:type="dxa"/>
            <w:shd w:val="clear" w:color="auto" w:fill="auto"/>
          </w:tcPr>
          <w:p w14:paraId="05AB6F15" w14:textId="77777777" w:rsidR="004B25BC" w:rsidRPr="00472224" w:rsidRDefault="004B25BC" w:rsidP="004B25BC">
            <w:pPr>
              <w:rPr>
                <w:rFonts w:cs="Arial"/>
                <w:color w:val="000000"/>
                <w:szCs w:val="22"/>
              </w:rPr>
            </w:pPr>
          </w:p>
        </w:tc>
        <w:tc>
          <w:tcPr>
            <w:tcW w:w="6329" w:type="dxa"/>
            <w:shd w:val="clear" w:color="auto" w:fill="auto"/>
          </w:tcPr>
          <w:p w14:paraId="1CD13E9D" w14:textId="225BE059" w:rsidR="004B25BC" w:rsidRDefault="004B25BC" w:rsidP="004B25BC">
            <w:pPr>
              <w:rPr>
                <w:rFonts w:cs="Arial"/>
                <w:color w:val="000000"/>
                <w:szCs w:val="22"/>
              </w:rPr>
            </w:pPr>
            <w:r>
              <w:rPr>
                <w:rFonts w:cs="Arial"/>
                <w:color w:val="000000"/>
                <w:szCs w:val="22"/>
              </w:rPr>
              <w:t>Vehicle Powersdown</w:t>
            </w:r>
          </w:p>
        </w:tc>
      </w:tr>
    </w:tbl>
    <w:p w14:paraId="1C911978" w14:textId="77777777" w:rsidR="0044390B" w:rsidRDefault="0044390B" w:rsidP="00AC5000"/>
    <w:p w14:paraId="3C24C0CF" w14:textId="1813F366" w:rsidR="00D60317" w:rsidRPr="0017445F" w:rsidRDefault="00D60317" w:rsidP="00D60317">
      <w:pPr>
        <w:pStyle w:val="REUseCase"/>
        <w:shd w:val="clear" w:color="auto" w:fill="F2F2F2" w:themeFill="background1" w:themeFillShade="F2"/>
      </w:pPr>
      <w:r>
        <w:t xml:space="preserve"> UC2</w:t>
      </w:r>
      <w:r w:rsidR="00DF1140">
        <w:t>3</w:t>
      </w:r>
      <w:r>
        <w:t xml:space="preserve"> Driver overrides AEIS shutdown with cluster message then </w:t>
      </w:r>
      <w:r w:rsidR="002367D1">
        <w:t xml:space="preserve">chooses extended idle </w:t>
      </w:r>
      <w:r w:rsidR="00E33F4C">
        <w:t>time</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439"/>
        <w:gridCol w:w="6329"/>
      </w:tblGrid>
      <w:tr w:rsidR="001D16E2" w:rsidRPr="008548C0" w14:paraId="0C87052B" w14:textId="77777777" w:rsidTr="00E24E03">
        <w:trPr>
          <w:trHeight w:val="255"/>
        </w:trPr>
        <w:tc>
          <w:tcPr>
            <w:tcW w:w="2546" w:type="dxa"/>
            <w:shd w:val="clear" w:color="auto" w:fill="D9D9D9" w:themeFill="background1" w:themeFillShade="D9"/>
            <w:hideMark/>
          </w:tcPr>
          <w:p w14:paraId="52582FED" w14:textId="77777777" w:rsidR="001D16E2" w:rsidRPr="00472224" w:rsidRDefault="001D16E2" w:rsidP="00E24E03">
            <w:pPr>
              <w:rPr>
                <w:rFonts w:cs="Arial"/>
                <w:b/>
                <w:bCs/>
                <w:color w:val="000000"/>
                <w:szCs w:val="22"/>
              </w:rPr>
            </w:pPr>
            <w:r w:rsidRPr="00472224">
              <w:rPr>
                <w:rFonts w:cs="Arial"/>
                <w:b/>
                <w:bCs/>
                <w:color w:val="000000"/>
                <w:szCs w:val="22"/>
              </w:rPr>
              <w:t>Actors</w:t>
            </w:r>
          </w:p>
        </w:tc>
        <w:tc>
          <w:tcPr>
            <w:tcW w:w="1439" w:type="dxa"/>
            <w:shd w:val="clear" w:color="auto" w:fill="auto"/>
          </w:tcPr>
          <w:p w14:paraId="1C3386F8" w14:textId="77777777" w:rsidR="001D16E2" w:rsidRPr="00472224" w:rsidRDefault="001D16E2" w:rsidP="00E24E03"/>
        </w:tc>
        <w:tc>
          <w:tcPr>
            <w:tcW w:w="6329" w:type="dxa"/>
            <w:shd w:val="clear" w:color="auto" w:fill="auto"/>
          </w:tcPr>
          <w:p w14:paraId="7FCD92D5" w14:textId="77777777" w:rsidR="001D16E2" w:rsidRPr="00472224" w:rsidRDefault="001D16E2" w:rsidP="00E24E03">
            <w:pPr>
              <w:rPr>
                <w:rFonts w:cs="Arial"/>
                <w:color w:val="000000"/>
                <w:szCs w:val="22"/>
              </w:rPr>
            </w:pPr>
            <w:r w:rsidRPr="00472224">
              <w:rPr>
                <w:rFonts w:cs="Arial"/>
                <w:color w:val="000000"/>
                <w:szCs w:val="22"/>
              </w:rPr>
              <w:t>Driver</w:t>
            </w:r>
          </w:p>
        </w:tc>
      </w:tr>
      <w:tr w:rsidR="001D16E2" w:rsidRPr="008548C0" w14:paraId="026D0D4D" w14:textId="77777777" w:rsidTr="00E24E03">
        <w:trPr>
          <w:trHeight w:val="255"/>
        </w:trPr>
        <w:tc>
          <w:tcPr>
            <w:tcW w:w="2546" w:type="dxa"/>
            <w:shd w:val="clear" w:color="auto" w:fill="D9D9D9" w:themeFill="background1" w:themeFillShade="D9"/>
            <w:hideMark/>
          </w:tcPr>
          <w:p w14:paraId="32DE0BFA" w14:textId="77777777" w:rsidR="001D16E2" w:rsidRPr="00472224" w:rsidRDefault="001D16E2" w:rsidP="00E24E03">
            <w:pPr>
              <w:rPr>
                <w:rFonts w:cs="Arial"/>
                <w:b/>
                <w:bCs/>
                <w:color w:val="000000"/>
                <w:szCs w:val="22"/>
              </w:rPr>
            </w:pPr>
            <w:r w:rsidRPr="00472224">
              <w:rPr>
                <w:rFonts w:cs="Arial"/>
                <w:b/>
                <w:bCs/>
                <w:color w:val="000000"/>
                <w:szCs w:val="22"/>
              </w:rPr>
              <w:t>Description</w:t>
            </w:r>
          </w:p>
        </w:tc>
        <w:tc>
          <w:tcPr>
            <w:tcW w:w="1439" w:type="dxa"/>
            <w:shd w:val="clear" w:color="auto" w:fill="auto"/>
          </w:tcPr>
          <w:p w14:paraId="0B7E48FF" w14:textId="77777777" w:rsidR="001D16E2" w:rsidRPr="00472224" w:rsidRDefault="001D16E2" w:rsidP="00E24E03">
            <w:pPr>
              <w:rPr>
                <w:rFonts w:cs="Arial"/>
                <w:color w:val="000000"/>
                <w:szCs w:val="22"/>
              </w:rPr>
            </w:pPr>
          </w:p>
        </w:tc>
        <w:tc>
          <w:tcPr>
            <w:tcW w:w="6329" w:type="dxa"/>
            <w:shd w:val="clear" w:color="auto" w:fill="auto"/>
          </w:tcPr>
          <w:p w14:paraId="06C30395" w14:textId="77777777" w:rsidR="001D16E2" w:rsidRPr="00472224" w:rsidRDefault="001D16E2" w:rsidP="00E24E03"/>
        </w:tc>
      </w:tr>
      <w:tr w:rsidR="001D16E2" w:rsidRPr="008548C0" w14:paraId="33EACA4D" w14:textId="77777777" w:rsidTr="00E24E03">
        <w:trPr>
          <w:trHeight w:val="20"/>
        </w:trPr>
        <w:tc>
          <w:tcPr>
            <w:tcW w:w="2546" w:type="dxa"/>
            <w:vMerge w:val="restart"/>
            <w:shd w:val="clear" w:color="auto" w:fill="D9D9D9" w:themeFill="background1" w:themeFillShade="D9"/>
            <w:hideMark/>
          </w:tcPr>
          <w:p w14:paraId="2CA3EFDB" w14:textId="77777777" w:rsidR="001D16E2" w:rsidRPr="00472224" w:rsidRDefault="001D16E2" w:rsidP="00E24E03">
            <w:pPr>
              <w:rPr>
                <w:rFonts w:cs="Arial"/>
                <w:b/>
                <w:bCs/>
                <w:color w:val="000000"/>
                <w:szCs w:val="22"/>
              </w:rPr>
            </w:pPr>
            <w:r w:rsidRPr="00472224">
              <w:rPr>
                <w:rFonts w:cs="Arial"/>
                <w:b/>
                <w:bCs/>
                <w:color w:val="000000"/>
                <w:szCs w:val="22"/>
              </w:rPr>
              <w:t>Preconditions</w:t>
            </w:r>
          </w:p>
        </w:tc>
        <w:tc>
          <w:tcPr>
            <w:tcW w:w="1439" w:type="dxa"/>
            <w:shd w:val="clear" w:color="auto" w:fill="auto"/>
          </w:tcPr>
          <w:p w14:paraId="283576D5" w14:textId="77777777" w:rsidR="001D16E2" w:rsidRPr="00472224" w:rsidRDefault="001D16E2" w:rsidP="00E24E03">
            <w:pPr>
              <w:rPr>
                <w:rFonts w:cs="Arial"/>
                <w:color w:val="000000"/>
                <w:szCs w:val="22"/>
              </w:rPr>
            </w:pPr>
            <w:r w:rsidRPr="00472224">
              <w:rPr>
                <w:rFonts w:cs="Arial"/>
                <w:color w:val="000000"/>
                <w:szCs w:val="22"/>
              </w:rPr>
              <w:t>PreC1</w:t>
            </w:r>
          </w:p>
        </w:tc>
        <w:tc>
          <w:tcPr>
            <w:tcW w:w="6329" w:type="dxa"/>
            <w:shd w:val="clear" w:color="auto" w:fill="auto"/>
          </w:tcPr>
          <w:p w14:paraId="261CA4CB" w14:textId="77777777" w:rsidR="001D16E2" w:rsidRPr="00472224" w:rsidRDefault="001D16E2" w:rsidP="00E24E03">
            <w:pPr>
              <w:rPr>
                <w:rFonts w:cs="Arial"/>
                <w:color w:val="000000"/>
                <w:szCs w:val="22"/>
              </w:rPr>
            </w:pPr>
            <w:r w:rsidRPr="00DF67F6">
              <w:rPr>
                <w:rFonts w:cs="Arial"/>
                <w:color w:val="000000"/>
                <w:szCs w:val="22"/>
              </w:rPr>
              <w:t>AEIS/DSI is not disabled</w:t>
            </w:r>
          </w:p>
        </w:tc>
      </w:tr>
      <w:tr w:rsidR="001D16E2" w:rsidRPr="008548C0" w14:paraId="462FACE2" w14:textId="77777777" w:rsidTr="00E24E03">
        <w:trPr>
          <w:trHeight w:val="20"/>
        </w:trPr>
        <w:tc>
          <w:tcPr>
            <w:tcW w:w="2546" w:type="dxa"/>
            <w:vMerge/>
            <w:shd w:val="clear" w:color="auto" w:fill="D9D9D9" w:themeFill="background1" w:themeFillShade="D9"/>
          </w:tcPr>
          <w:p w14:paraId="515FBB8C" w14:textId="77777777" w:rsidR="001D16E2" w:rsidRPr="00472224" w:rsidRDefault="001D16E2" w:rsidP="00E24E03">
            <w:pPr>
              <w:rPr>
                <w:rFonts w:cs="Arial"/>
                <w:b/>
                <w:bCs/>
                <w:color w:val="000000"/>
                <w:szCs w:val="22"/>
              </w:rPr>
            </w:pPr>
          </w:p>
        </w:tc>
        <w:tc>
          <w:tcPr>
            <w:tcW w:w="1439" w:type="dxa"/>
            <w:shd w:val="clear" w:color="auto" w:fill="auto"/>
          </w:tcPr>
          <w:p w14:paraId="60AABFF3" w14:textId="77777777" w:rsidR="001D16E2" w:rsidRPr="00472224" w:rsidRDefault="001D16E2" w:rsidP="00E24E03">
            <w:pPr>
              <w:rPr>
                <w:rFonts w:cs="Arial"/>
                <w:color w:val="000000"/>
                <w:szCs w:val="22"/>
              </w:rPr>
            </w:pPr>
            <w:r w:rsidRPr="00472224">
              <w:rPr>
                <w:rFonts w:cs="Arial"/>
                <w:color w:val="000000"/>
                <w:szCs w:val="22"/>
              </w:rPr>
              <w:t>PreC2</w:t>
            </w:r>
          </w:p>
        </w:tc>
        <w:tc>
          <w:tcPr>
            <w:tcW w:w="6329" w:type="dxa"/>
            <w:shd w:val="clear" w:color="auto" w:fill="auto"/>
          </w:tcPr>
          <w:p w14:paraId="1192C22B" w14:textId="7CCF69C4" w:rsidR="001D16E2" w:rsidRPr="00472224" w:rsidRDefault="00834FE5" w:rsidP="00E24E03">
            <w:pPr>
              <w:rPr>
                <w:rFonts w:cs="Arial"/>
                <w:color w:val="000000"/>
                <w:szCs w:val="22"/>
              </w:rPr>
            </w:pPr>
            <w:r>
              <w:rPr>
                <w:rFonts w:cs="Arial"/>
                <w:color w:val="000000"/>
                <w:szCs w:val="22"/>
              </w:rPr>
              <w:t>Vehicle is in an idle state</w:t>
            </w:r>
          </w:p>
        </w:tc>
      </w:tr>
      <w:tr w:rsidR="001D16E2" w:rsidRPr="008548C0" w14:paraId="19B115F3" w14:textId="77777777" w:rsidTr="00E24E03">
        <w:trPr>
          <w:trHeight w:val="20"/>
        </w:trPr>
        <w:tc>
          <w:tcPr>
            <w:tcW w:w="2546" w:type="dxa"/>
            <w:shd w:val="clear" w:color="auto" w:fill="D9D9D9" w:themeFill="background1" w:themeFillShade="D9"/>
          </w:tcPr>
          <w:p w14:paraId="55C6B1EF" w14:textId="77777777" w:rsidR="001D16E2" w:rsidRPr="00472224" w:rsidRDefault="001D16E2" w:rsidP="00E24E03">
            <w:pPr>
              <w:rPr>
                <w:rFonts w:cs="Arial"/>
                <w:b/>
                <w:bCs/>
                <w:color w:val="000000"/>
                <w:szCs w:val="22"/>
              </w:rPr>
            </w:pPr>
            <w:r w:rsidRPr="00472224">
              <w:rPr>
                <w:rFonts w:cs="Arial"/>
                <w:b/>
                <w:bCs/>
                <w:color w:val="000000"/>
                <w:szCs w:val="22"/>
              </w:rPr>
              <w:t>Triggers</w:t>
            </w:r>
          </w:p>
        </w:tc>
        <w:tc>
          <w:tcPr>
            <w:tcW w:w="1439" w:type="dxa"/>
            <w:shd w:val="clear" w:color="auto" w:fill="auto"/>
          </w:tcPr>
          <w:p w14:paraId="42A4FE1B" w14:textId="77777777" w:rsidR="001D16E2" w:rsidRPr="00472224" w:rsidRDefault="001D16E2" w:rsidP="00E24E03">
            <w:pPr>
              <w:rPr>
                <w:rFonts w:cs="Arial"/>
                <w:color w:val="000000"/>
                <w:szCs w:val="22"/>
              </w:rPr>
            </w:pPr>
            <w:r w:rsidRPr="00472224">
              <w:rPr>
                <w:rFonts w:cs="Arial"/>
                <w:color w:val="000000"/>
                <w:szCs w:val="22"/>
              </w:rPr>
              <w:t>T1</w:t>
            </w:r>
          </w:p>
        </w:tc>
        <w:tc>
          <w:tcPr>
            <w:tcW w:w="6329" w:type="dxa"/>
            <w:shd w:val="clear" w:color="auto" w:fill="auto"/>
          </w:tcPr>
          <w:p w14:paraId="4EB53B4F" w14:textId="77777777" w:rsidR="001D16E2" w:rsidRPr="00472224" w:rsidRDefault="001D16E2" w:rsidP="00E24E03">
            <w:pPr>
              <w:rPr>
                <w:rFonts w:cs="Arial"/>
                <w:color w:val="000000"/>
                <w:szCs w:val="22"/>
              </w:rPr>
            </w:pPr>
            <w:r w:rsidRPr="00472224">
              <w:rPr>
                <w:rFonts w:cs="Arial"/>
                <w:color w:val="000000"/>
                <w:szCs w:val="22"/>
              </w:rPr>
              <w:t>Vehicle shutdown is imminent</w:t>
            </w:r>
          </w:p>
        </w:tc>
      </w:tr>
      <w:tr w:rsidR="001D16E2" w:rsidRPr="008548C0" w14:paraId="3373E522" w14:textId="77777777" w:rsidTr="00E24E03">
        <w:trPr>
          <w:trHeight w:val="20"/>
        </w:trPr>
        <w:tc>
          <w:tcPr>
            <w:tcW w:w="2546" w:type="dxa"/>
            <w:shd w:val="clear" w:color="auto" w:fill="D9D9D9" w:themeFill="background1" w:themeFillShade="D9"/>
          </w:tcPr>
          <w:p w14:paraId="39A3D35C" w14:textId="77777777" w:rsidR="001D16E2" w:rsidRPr="00472224" w:rsidRDefault="001D16E2" w:rsidP="00E24E03">
            <w:pPr>
              <w:rPr>
                <w:rFonts w:cs="Arial"/>
                <w:b/>
                <w:bCs/>
                <w:color w:val="000000"/>
                <w:szCs w:val="22"/>
              </w:rPr>
            </w:pPr>
            <w:r w:rsidRPr="00472224">
              <w:rPr>
                <w:rFonts w:cs="Arial"/>
                <w:b/>
                <w:bCs/>
                <w:color w:val="000000"/>
                <w:szCs w:val="22"/>
              </w:rPr>
              <w:t>Main Flow Description</w:t>
            </w:r>
          </w:p>
        </w:tc>
        <w:tc>
          <w:tcPr>
            <w:tcW w:w="1439" w:type="dxa"/>
            <w:shd w:val="clear" w:color="auto" w:fill="auto"/>
          </w:tcPr>
          <w:p w14:paraId="5CF04038" w14:textId="77777777" w:rsidR="001D16E2" w:rsidRPr="00472224" w:rsidRDefault="001D16E2" w:rsidP="00E24E03">
            <w:pPr>
              <w:rPr>
                <w:rFonts w:cs="Arial"/>
                <w:color w:val="000000"/>
                <w:szCs w:val="22"/>
              </w:rPr>
            </w:pPr>
          </w:p>
        </w:tc>
        <w:tc>
          <w:tcPr>
            <w:tcW w:w="6329" w:type="dxa"/>
            <w:shd w:val="clear" w:color="auto" w:fill="auto"/>
          </w:tcPr>
          <w:p w14:paraId="07DC8F58" w14:textId="1EF63AC7" w:rsidR="001D16E2" w:rsidRPr="00472224" w:rsidRDefault="00D46E1E" w:rsidP="00E24E03">
            <w:pPr>
              <w:rPr>
                <w:rFonts w:cs="Arial"/>
                <w:color w:val="000000"/>
                <w:szCs w:val="22"/>
              </w:rPr>
            </w:pPr>
            <w:r>
              <w:rPr>
                <w:rFonts w:cs="Arial"/>
                <w:color w:val="000000"/>
                <w:szCs w:val="22"/>
              </w:rPr>
              <w:t xml:space="preserve">Driver activates extended idle and </w:t>
            </w:r>
            <w:r w:rsidR="001D16E2" w:rsidRPr="00472224">
              <w:rPr>
                <w:rFonts w:cs="Arial"/>
                <w:color w:val="000000"/>
                <w:szCs w:val="22"/>
              </w:rPr>
              <w:t xml:space="preserve">Vehicle </w:t>
            </w:r>
            <w:r>
              <w:rPr>
                <w:rFonts w:cs="Arial"/>
                <w:color w:val="000000"/>
                <w:szCs w:val="22"/>
              </w:rPr>
              <w:t xml:space="preserve">does not </w:t>
            </w:r>
            <w:r w:rsidR="001D16E2">
              <w:rPr>
                <w:rFonts w:cs="Arial"/>
                <w:color w:val="000000"/>
                <w:szCs w:val="22"/>
              </w:rPr>
              <w:t>powersdown when the driver leaves with the key</w:t>
            </w:r>
          </w:p>
        </w:tc>
      </w:tr>
      <w:tr w:rsidR="001D16E2" w:rsidRPr="008548C0" w14:paraId="0793327B" w14:textId="77777777" w:rsidTr="00E24E03">
        <w:trPr>
          <w:trHeight w:val="255"/>
        </w:trPr>
        <w:tc>
          <w:tcPr>
            <w:tcW w:w="2546" w:type="dxa"/>
            <w:vMerge w:val="restart"/>
            <w:shd w:val="clear" w:color="auto" w:fill="D9D9D9" w:themeFill="background1" w:themeFillShade="D9"/>
          </w:tcPr>
          <w:p w14:paraId="002A0BBE" w14:textId="77777777" w:rsidR="001D16E2" w:rsidRPr="00472224" w:rsidRDefault="001D16E2" w:rsidP="00E24E03">
            <w:pPr>
              <w:rPr>
                <w:rFonts w:cs="Arial"/>
                <w:b/>
                <w:bCs/>
                <w:color w:val="000000"/>
                <w:szCs w:val="22"/>
              </w:rPr>
            </w:pPr>
            <w:r w:rsidRPr="00472224">
              <w:rPr>
                <w:rFonts w:cs="Arial"/>
                <w:b/>
                <w:bCs/>
                <w:color w:val="000000"/>
                <w:szCs w:val="22"/>
              </w:rPr>
              <w:t>Main Flow</w:t>
            </w:r>
          </w:p>
        </w:tc>
        <w:tc>
          <w:tcPr>
            <w:tcW w:w="1439" w:type="dxa"/>
            <w:shd w:val="clear" w:color="auto" w:fill="auto"/>
          </w:tcPr>
          <w:p w14:paraId="681128F3" w14:textId="77777777" w:rsidR="001D16E2" w:rsidRPr="00472224" w:rsidRDefault="001D16E2" w:rsidP="00E24E03">
            <w:pPr>
              <w:rPr>
                <w:rFonts w:cs="Arial"/>
                <w:color w:val="000000"/>
                <w:szCs w:val="22"/>
              </w:rPr>
            </w:pPr>
            <w:r w:rsidRPr="00472224">
              <w:rPr>
                <w:rFonts w:cs="Arial"/>
                <w:color w:val="000000"/>
                <w:szCs w:val="22"/>
              </w:rPr>
              <w:t>M1</w:t>
            </w:r>
          </w:p>
        </w:tc>
        <w:tc>
          <w:tcPr>
            <w:tcW w:w="6329" w:type="dxa"/>
            <w:shd w:val="clear" w:color="auto" w:fill="auto"/>
          </w:tcPr>
          <w:p w14:paraId="755CE391" w14:textId="77777777" w:rsidR="001D16E2" w:rsidRPr="00472224" w:rsidRDefault="001D16E2" w:rsidP="00E24E03">
            <w:pPr>
              <w:rPr>
                <w:rFonts w:cs="Arial"/>
                <w:color w:val="000000"/>
                <w:szCs w:val="22"/>
              </w:rPr>
            </w:pPr>
            <w:r w:rsidRPr="00472224">
              <w:rPr>
                <w:rFonts w:cs="Arial"/>
                <w:color w:val="000000"/>
                <w:szCs w:val="22"/>
              </w:rPr>
              <w:t>Driver does not indicate any intent to drive</w:t>
            </w:r>
          </w:p>
        </w:tc>
      </w:tr>
      <w:tr w:rsidR="001D16E2" w:rsidRPr="008548C0" w14:paraId="0584998D" w14:textId="77777777" w:rsidTr="00E24E03">
        <w:trPr>
          <w:trHeight w:val="255"/>
        </w:trPr>
        <w:tc>
          <w:tcPr>
            <w:tcW w:w="2546" w:type="dxa"/>
            <w:vMerge/>
            <w:shd w:val="clear" w:color="auto" w:fill="D9D9D9" w:themeFill="background1" w:themeFillShade="D9"/>
          </w:tcPr>
          <w:p w14:paraId="35045574" w14:textId="77777777" w:rsidR="001D16E2" w:rsidRPr="00472224" w:rsidRDefault="001D16E2" w:rsidP="00E24E03">
            <w:pPr>
              <w:rPr>
                <w:rFonts w:cs="Arial"/>
                <w:b/>
                <w:bCs/>
                <w:color w:val="000000"/>
                <w:szCs w:val="22"/>
              </w:rPr>
            </w:pPr>
          </w:p>
        </w:tc>
        <w:tc>
          <w:tcPr>
            <w:tcW w:w="1439" w:type="dxa"/>
            <w:shd w:val="clear" w:color="auto" w:fill="auto"/>
          </w:tcPr>
          <w:p w14:paraId="024F0289" w14:textId="77777777" w:rsidR="001D16E2" w:rsidRPr="00472224" w:rsidRDefault="001D16E2" w:rsidP="00E24E03">
            <w:pPr>
              <w:rPr>
                <w:rFonts w:cs="Arial"/>
                <w:color w:val="000000"/>
                <w:szCs w:val="22"/>
              </w:rPr>
            </w:pPr>
            <w:r w:rsidRPr="00472224">
              <w:rPr>
                <w:rFonts w:cs="Arial"/>
                <w:color w:val="000000"/>
                <w:szCs w:val="22"/>
              </w:rPr>
              <w:t>M2</w:t>
            </w:r>
          </w:p>
        </w:tc>
        <w:tc>
          <w:tcPr>
            <w:tcW w:w="6329" w:type="dxa"/>
            <w:shd w:val="clear" w:color="auto" w:fill="auto"/>
          </w:tcPr>
          <w:p w14:paraId="2C20E882" w14:textId="77777777" w:rsidR="001D16E2" w:rsidRPr="00472224" w:rsidRDefault="001D16E2" w:rsidP="00E24E03">
            <w:pPr>
              <w:rPr>
                <w:rFonts w:cs="Arial"/>
                <w:color w:val="000000"/>
                <w:szCs w:val="22"/>
              </w:rPr>
            </w:pPr>
            <w:r w:rsidRPr="00472224">
              <w:rPr>
                <w:rFonts w:cs="Arial"/>
                <w:color w:val="000000"/>
                <w:szCs w:val="22"/>
              </w:rPr>
              <w:t>After specified time elapses, message appears on cluster informing of impending shutdown</w:t>
            </w:r>
          </w:p>
        </w:tc>
      </w:tr>
      <w:tr w:rsidR="001D16E2" w:rsidRPr="008548C0" w14:paraId="7C67047B" w14:textId="77777777" w:rsidTr="00E24E03">
        <w:trPr>
          <w:trHeight w:val="255"/>
        </w:trPr>
        <w:tc>
          <w:tcPr>
            <w:tcW w:w="2546" w:type="dxa"/>
            <w:vMerge/>
            <w:shd w:val="clear" w:color="auto" w:fill="D9D9D9" w:themeFill="background1" w:themeFillShade="D9"/>
          </w:tcPr>
          <w:p w14:paraId="4B0363EE" w14:textId="77777777" w:rsidR="001D16E2" w:rsidRPr="00472224" w:rsidRDefault="001D16E2" w:rsidP="00E24E03">
            <w:pPr>
              <w:rPr>
                <w:rFonts w:cs="Arial"/>
                <w:b/>
                <w:bCs/>
                <w:color w:val="000000"/>
                <w:szCs w:val="22"/>
              </w:rPr>
            </w:pPr>
          </w:p>
        </w:tc>
        <w:tc>
          <w:tcPr>
            <w:tcW w:w="1439" w:type="dxa"/>
            <w:shd w:val="clear" w:color="auto" w:fill="auto"/>
          </w:tcPr>
          <w:p w14:paraId="5C1D73A8" w14:textId="77777777" w:rsidR="001D16E2" w:rsidRPr="00472224" w:rsidRDefault="001D16E2" w:rsidP="00E24E03">
            <w:pPr>
              <w:rPr>
                <w:rFonts w:cs="Arial"/>
                <w:color w:val="000000"/>
                <w:szCs w:val="22"/>
              </w:rPr>
            </w:pPr>
            <w:r w:rsidRPr="00472224">
              <w:rPr>
                <w:rFonts w:cs="Arial"/>
                <w:color w:val="000000"/>
                <w:szCs w:val="22"/>
              </w:rPr>
              <w:t>M3</w:t>
            </w:r>
          </w:p>
        </w:tc>
        <w:tc>
          <w:tcPr>
            <w:tcW w:w="6329" w:type="dxa"/>
            <w:shd w:val="clear" w:color="auto" w:fill="auto"/>
          </w:tcPr>
          <w:p w14:paraId="70EAD7D5" w14:textId="77777777" w:rsidR="001D16E2" w:rsidRPr="00472224" w:rsidRDefault="001D16E2" w:rsidP="00E24E03">
            <w:pPr>
              <w:rPr>
                <w:rFonts w:cs="Arial"/>
                <w:color w:val="000000"/>
                <w:szCs w:val="22"/>
              </w:rPr>
            </w:pPr>
            <w:r w:rsidRPr="00472224">
              <w:rPr>
                <w:rFonts w:cs="Arial"/>
                <w:color w:val="000000"/>
                <w:szCs w:val="22"/>
              </w:rPr>
              <w:t>Driver chooses option to keep engine running</w:t>
            </w:r>
          </w:p>
        </w:tc>
      </w:tr>
      <w:tr w:rsidR="001D16E2" w:rsidRPr="008548C0" w14:paraId="7131CD1A" w14:textId="77777777" w:rsidTr="00E24E03">
        <w:trPr>
          <w:trHeight w:val="255"/>
        </w:trPr>
        <w:tc>
          <w:tcPr>
            <w:tcW w:w="2546" w:type="dxa"/>
            <w:vMerge/>
            <w:shd w:val="clear" w:color="auto" w:fill="D9D9D9" w:themeFill="background1" w:themeFillShade="D9"/>
          </w:tcPr>
          <w:p w14:paraId="1723D780" w14:textId="77777777" w:rsidR="001D16E2" w:rsidRPr="00472224" w:rsidRDefault="001D16E2" w:rsidP="00E24E03">
            <w:pPr>
              <w:rPr>
                <w:rFonts w:cs="Arial"/>
                <w:b/>
                <w:bCs/>
                <w:color w:val="000000"/>
                <w:szCs w:val="22"/>
              </w:rPr>
            </w:pPr>
          </w:p>
        </w:tc>
        <w:tc>
          <w:tcPr>
            <w:tcW w:w="1439" w:type="dxa"/>
            <w:shd w:val="clear" w:color="auto" w:fill="auto"/>
          </w:tcPr>
          <w:p w14:paraId="550F03DE" w14:textId="77777777" w:rsidR="001D16E2" w:rsidRPr="00472224" w:rsidRDefault="001D16E2" w:rsidP="00E24E03">
            <w:pPr>
              <w:rPr>
                <w:rFonts w:cs="Arial"/>
                <w:color w:val="000000"/>
                <w:szCs w:val="22"/>
              </w:rPr>
            </w:pPr>
            <w:r w:rsidRPr="00472224">
              <w:rPr>
                <w:rFonts w:cs="Arial"/>
                <w:color w:val="000000"/>
                <w:szCs w:val="22"/>
              </w:rPr>
              <w:t>M4</w:t>
            </w:r>
          </w:p>
        </w:tc>
        <w:tc>
          <w:tcPr>
            <w:tcW w:w="6329" w:type="dxa"/>
            <w:shd w:val="clear" w:color="auto" w:fill="auto"/>
          </w:tcPr>
          <w:p w14:paraId="3C144898" w14:textId="429887F2" w:rsidR="001D16E2" w:rsidRPr="00472224" w:rsidRDefault="001D16E2" w:rsidP="00E24E03">
            <w:pPr>
              <w:rPr>
                <w:rFonts w:cs="Arial"/>
                <w:color w:val="000000"/>
                <w:szCs w:val="22"/>
              </w:rPr>
            </w:pPr>
            <w:r>
              <w:rPr>
                <w:rFonts w:cs="Arial"/>
                <w:color w:val="000000"/>
                <w:szCs w:val="22"/>
              </w:rPr>
              <w:t xml:space="preserve">Driver </w:t>
            </w:r>
            <w:r w:rsidR="00D46E1E">
              <w:rPr>
                <w:rFonts w:cs="Arial"/>
                <w:color w:val="000000"/>
                <w:szCs w:val="22"/>
              </w:rPr>
              <w:t>then chooses</w:t>
            </w:r>
            <w:r>
              <w:rPr>
                <w:rFonts w:cs="Arial"/>
                <w:color w:val="000000"/>
                <w:szCs w:val="22"/>
              </w:rPr>
              <w:t xml:space="preserve"> </w:t>
            </w:r>
            <w:r w:rsidR="000963CD">
              <w:rPr>
                <w:rFonts w:cs="Arial"/>
                <w:color w:val="000000"/>
                <w:szCs w:val="22"/>
              </w:rPr>
              <w:t xml:space="preserve">to extend idle </w:t>
            </w:r>
            <w:r>
              <w:rPr>
                <w:rFonts w:cs="Arial"/>
                <w:color w:val="000000"/>
                <w:szCs w:val="22"/>
              </w:rPr>
              <w:t>as in “</w:t>
            </w:r>
            <w:r w:rsidR="000963CD" w:rsidRPr="000963CD">
              <w:rPr>
                <w:rFonts w:cs="Arial"/>
                <w:color w:val="000000"/>
                <w:szCs w:val="22"/>
              </w:rPr>
              <w:t>UC14 Driver Selects a New Idle Time and Leaves the Vehicle</w:t>
            </w:r>
            <w:r>
              <w:t>”</w:t>
            </w:r>
          </w:p>
        </w:tc>
      </w:tr>
      <w:tr w:rsidR="00DB43EC" w:rsidRPr="008548C0" w14:paraId="788E5B8E" w14:textId="77777777" w:rsidTr="00E24E03">
        <w:trPr>
          <w:trHeight w:val="255"/>
        </w:trPr>
        <w:tc>
          <w:tcPr>
            <w:tcW w:w="2546" w:type="dxa"/>
            <w:shd w:val="clear" w:color="auto" w:fill="D9D9D9" w:themeFill="background1" w:themeFillShade="D9"/>
          </w:tcPr>
          <w:p w14:paraId="0EDCF7F9" w14:textId="77777777" w:rsidR="00DB43EC" w:rsidRPr="00472224" w:rsidRDefault="00DB43EC" w:rsidP="00E24E03">
            <w:pPr>
              <w:rPr>
                <w:rFonts w:cs="Arial"/>
                <w:b/>
                <w:bCs/>
                <w:color w:val="000000"/>
                <w:szCs w:val="22"/>
              </w:rPr>
            </w:pPr>
          </w:p>
        </w:tc>
        <w:tc>
          <w:tcPr>
            <w:tcW w:w="1439" w:type="dxa"/>
            <w:shd w:val="clear" w:color="auto" w:fill="auto"/>
          </w:tcPr>
          <w:p w14:paraId="4E21C048" w14:textId="77777777" w:rsidR="00DB43EC" w:rsidRPr="00472224" w:rsidRDefault="00DB43EC" w:rsidP="00E24E03">
            <w:pPr>
              <w:rPr>
                <w:rFonts w:cs="Arial"/>
                <w:color w:val="000000"/>
                <w:szCs w:val="22"/>
              </w:rPr>
            </w:pPr>
          </w:p>
        </w:tc>
        <w:tc>
          <w:tcPr>
            <w:tcW w:w="6329" w:type="dxa"/>
            <w:shd w:val="clear" w:color="auto" w:fill="auto"/>
          </w:tcPr>
          <w:p w14:paraId="7FDA662A" w14:textId="75595E8F" w:rsidR="00DB43EC" w:rsidRDefault="00DB43EC" w:rsidP="00E24E03">
            <w:pPr>
              <w:rPr>
                <w:rFonts w:cs="Arial"/>
                <w:color w:val="000000"/>
                <w:szCs w:val="22"/>
              </w:rPr>
            </w:pPr>
            <w:r>
              <w:rPr>
                <w:rFonts w:cs="Arial"/>
                <w:color w:val="000000"/>
                <w:szCs w:val="22"/>
              </w:rPr>
              <w:t>Driver leaves the vehicle with the key</w:t>
            </w:r>
          </w:p>
        </w:tc>
      </w:tr>
      <w:tr w:rsidR="00DB43EC" w:rsidRPr="008548C0" w14:paraId="0467D370" w14:textId="77777777" w:rsidTr="00E24E03">
        <w:trPr>
          <w:trHeight w:val="255"/>
        </w:trPr>
        <w:tc>
          <w:tcPr>
            <w:tcW w:w="2546" w:type="dxa"/>
            <w:shd w:val="clear" w:color="auto" w:fill="D9D9D9" w:themeFill="background1" w:themeFillShade="D9"/>
          </w:tcPr>
          <w:p w14:paraId="7AB33ADE" w14:textId="77777777" w:rsidR="00DB43EC" w:rsidRPr="00472224" w:rsidRDefault="00DB43EC" w:rsidP="00E24E03">
            <w:pPr>
              <w:rPr>
                <w:rFonts w:cs="Arial"/>
                <w:b/>
                <w:bCs/>
                <w:color w:val="000000"/>
                <w:szCs w:val="22"/>
              </w:rPr>
            </w:pPr>
          </w:p>
        </w:tc>
        <w:tc>
          <w:tcPr>
            <w:tcW w:w="1439" w:type="dxa"/>
            <w:shd w:val="clear" w:color="auto" w:fill="auto"/>
          </w:tcPr>
          <w:p w14:paraId="48E64C36" w14:textId="77777777" w:rsidR="00DB43EC" w:rsidRPr="00472224" w:rsidRDefault="00DB43EC" w:rsidP="00E24E03">
            <w:pPr>
              <w:rPr>
                <w:rFonts w:cs="Arial"/>
                <w:color w:val="000000"/>
                <w:szCs w:val="22"/>
              </w:rPr>
            </w:pPr>
          </w:p>
        </w:tc>
        <w:tc>
          <w:tcPr>
            <w:tcW w:w="6329" w:type="dxa"/>
            <w:shd w:val="clear" w:color="auto" w:fill="auto"/>
          </w:tcPr>
          <w:p w14:paraId="46068D4E" w14:textId="3968991B" w:rsidR="00DB43EC" w:rsidRDefault="00DB43EC" w:rsidP="00E24E03">
            <w:pPr>
              <w:rPr>
                <w:rFonts w:cs="Arial"/>
                <w:color w:val="000000"/>
                <w:szCs w:val="22"/>
              </w:rPr>
            </w:pPr>
            <w:r>
              <w:rPr>
                <w:rFonts w:cs="Arial"/>
                <w:color w:val="000000"/>
                <w:szCs w:val="22"/>
              </w:rPr>
              <w:t xml:space="preserve">Vehicle remains powered ON until </w:t>
            </w:r>
            <w:r w:rsidR="003450ED">
              <w:rPr>
                <w:rFonts w:cs="Arial"/>
                <w:color w:val="000000"/>
                <w:szCs w:val="22"/>
              </w:rPr>
              <w:t>specified time elapses</w:t>
            </w:r>
          </w:p>
        </w:tc>
      </w:tr>
      <w:tr w:rsidR="001D16E2" w:rsidRPr="008548C0" w14:paraId="092BEAE0" w14:textId="77777777" w:rsidTr="00E24E03">
        <w:trPr>
          <w:trHeight w:val="255"/>
        </w:trPr>
        <w:tc>
          <w:tcPr>
            <w:tcW w:w="2546" w:type="dxa"/>
            <w:shd w:val="clear" w:color="auto" w:fill="D9D9D9" w:themeFill="background1" w:themeFillShade="D9"/>
          </w:tcPr>
          <w:p w14:paraId="1E964F24" w14:textId="77777777" w:rsidR="001D16E2" w:rsidRPr="00472224" w:rsidRDefault="001D16E2" w:rsidP="00E24E03">
            <w:pPr>
              <w:rPr>
                <w:rFonts w:cs="Arial"/>
                <w:b/>
                <w:bCs/>
                <w:color w:val="000000"/>
                <w:szCs w:val="22"/>
              </w:rPr>
            </w:pPr>
          </w:p>
        </w:tc>
        <w:tc>
          <w:tcPr>
            <w:tcW w:w="1439" w:type="dxa"/>
            <w:shd w:val="clear" w:color="auto" w:fill="auto"/>
          </w:tcPr>
          <w:p w14:paraId="0766D2C0" w14:textId="77777777" w:rsidR="001D16E2" w:rsidRPr="00472224" w:rsidRDefault="001D16E2" w:rsidP="00E24E03">
            <w:pPr>
              <w:rPr>
                <w:rFonts w:cs="Arial"/>
                <w:color w:val="000000"/>
                <w:szCs w:val="22"/>
              </w:rPr>
            </w:pPr>
          </w:p>
        </w:tc>
        <w:tc>
          <w:tcPr>
            <w:tcW w:w="6329" w:type="dxa"/>
            <w:shd w:val="clear" w:color="auto" w:fill="auto"/>
          </w:tcPr>
          <w:p w14:paraId="0EAFCBD9" w14:textId="77777777" w:rsidR="001D16E2" w:rsidRDefault="001D16E2" w:rsidP="00E24E03">
            <w:pPr>
              <w:rPr>
                <w:rFonts w:cs="Arial"/>
                <w:color w:val="000000"/>
                <w:szCs w:val="22"/>
              </w:rPr>
            </w:pPr>
            <w:r>
              <w:rPr>
                <w:rFonts w:cs="Arial"/>
                <w:color w:val="000000"/>
                <w:szCs w:val="22"/>
              </w:rPr>
              <w:t>Vehicle Powersdown</w:t>
            </w:r>
          </w:p>
        </w:tc>
      </w:tr>
    </w:tbl>
    <w:p w14:paraId="3FFC0E05" w14:textId="77777777" w:rsidR="00DF1140" w:rsidRDefault="00DF1140" w:rsidP="00DF1140"/>
    <w:p w14:paraId="6A01EE51" w14:textId="283BB5A4" w:rsidR="000B395B" w:rsidRDefault="00517631" w:rsidP="000B395B">
      <w:pPr>
        <w:pStyle w:val="REUseCase"/>
        <w:shd w:val="clear" w:color="auto" w:fill="F2F2F2" w:themeFill="background1" w:themeFillShade="F2"/>
      </w:pPr>
      <w:r>
        <w:t xml:space="preserve">UC24 </w:t>
      </w:r>
      <w:r w:rsidR="000B395B" w:rsidRPr="000B395B">
        <w:t>Driver enters vehicle but does not show intent to drive (ignition ON, Powerpack OFF)</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439"/>
        <w:gridCol w:w="6329"/>
      </w:tblGrid>
      <w:tr w:rsidR="00CB33F2" w:rsidRPr="008548C0" w14:paraId="3D8703CE" w14:textId="77777777" w:rsidTr="00E24E03">
        <w:trPr>
          <w:trHeight w:val="255"/>
        </w:trPr>
        <w:tc>
          <w:tcPr>
            <w:tcW w:w="2546" w:type="dxa"/>
            <w:shd w:val="clear" w:color="auto" w:fill="D9D9D9" w:themeFill="background1" w:themeFillShade="D9"/>
            <w:hideMark/>
          </w:tcPr>
          <w:p w14:paraId="0AEEACA7" w14:textId="77777777" w:rsidR="00CB33F2" w:rsidRPr="00472224" w:rsidRDefault="00CB33F2" w:rsidP="00E24E03">
            <w:pPr>
              <w:rPr>
                <w:rFonts w:cs="Arial"/>
                <w:b/>
                <w:bCs/>
                <w:color w:val="000000"/>
                <w:szCs w:val="22"/>
              </w:rPr>
            </w:pPr>
            <w:r w:rsidRPr="00472224">
              <w:rPr>
                <w:rFonts w:cs="Arial"/>
                <w:b/>
                <w:bCs/>
                <w:color w:val="000000"/>
                <w:szCs w:val="22"/>
              </w:rPr>
              <w:t>Actors</w:t>
            </w:r>
          </w:p>
        </w:tc>
        <w:tc>
          <w:tcPr>
            <w:tcW w:w="1439" w:type="dxa"/>
            <w:shd w:val="clear" w:color="auto" w:fill="auto"/>
          </w:tcPr>
          <w:p w14:paraId="01623F24" w14:textId="77777777" w:rsidR="00CB33F2" w:rsidRPr="00472224" w:rsidRDefault="00CB33F2" w:rsidP="00E24E03"/>
        </w:tc>
        <w:tc>
          <w:tcPr>
            <w:tcW w:w="6329" w:type="dxa"/>
            <w:shd w:val="clear" w:color="auto" w:fill="auto"/>
          </w:tcPr>
          <w:p w14:paraId="311CEB98" w14:textId="77777777" w:rsidR="00CB33F2" w:rsidRPr="00472224" w:rsidRDefault="00CB33F2" w:rsidP="00E24E03">
            <w:pPr>
              <w:rPr>
                <w:rFonts w:cs="Arial"/>
                <w:color w:val="000000"/>
                <w:szCs w:val="22"/>
              </w:rPr>
            </w:pPr>
            <w:r w:rsidRPr="00472224">
              <w:rPr>
                <w:rFonts w:cs="Arial"/>
                <w:color w:val="000000"/>
                <w:szCs w:val="22"/>
              </w:rPr>
              <w:t>Driver</w:t>
            </w:r>
          </w:p>
        </w:tc>
      </w:tr>
      <w:tr w:rsidR="00CB33F2" w:rsidRPr="008548C0" w14:paraId="6C801650" w14:textId="77777777" w:rsidTr="00E24E03">
        <w:trPr>
          <w:trHeight w:val="255"/>
        </w:trPr>
        <w:tc>
          <w:tcPr>
            <w:tcW w:w="2546" w:type="dxa"/>
            <w:shd w:val="clear" w:color="auto" w:fill="D9D9D9" w:themeFill="background1" w:themeFillShade="D9"/>
            <w:hideMark/>
          </w:tcPr>
          <w:p w14:paraId="7FA9D627" w14:textId="77777777" w:rsidR="00CB33F2" w:rsidRPr="00472224" w:rsidRDefault="00CB33F2" w:rsidP="00E24E03">
            <w:pPr>
              <w:rPr>
                <w:rFonts w:cs="Arial"/>
                <w:b/>
                <w:bCs/>
                <w:color w:val="000000"/>
                <w:szCs w:val="22"/>
              </w:rPr>
            </w:pPr>
            <w:r w:rsidRPr="00472224">
              <w:rPr>
                <w:rFonts w:cs="Arial"/>
                <w:b/>
                <w:bCs/>
                <w:color w:val="000000"/>
                <w:szCs w:val="22"/>
              </w:rPr>
              <w:t>Description</w:t>
            </w:r>
          </w:p>
        </w:tc>
        <w:tc>
          <w:tcPr>
            <w:tcW w:w="1439" w:type="dxa"/>
            <w:shd w:val="clear" w:color="auto" w:fill="auto"/>
          </w:tcPr>
          <w:p w14:paraId="3189964C" w14:textId="77777777" w:rsidR="00CB33F2" w:rsidRPr="00472224" w:rsidRDefault="00CB33F2" w:rsidP="00E24E03">
            <w:pPr>
              <w:rPr>
                <w:rFonts w:cs="Arial"/>
                <w:color w:val="000000"/>
                <w:szCs w:val="22"/>
              </w:rPr>
            </w:pPr>
          </w:p>
        </w:tc>
        <w:tc>
          <w:tcPr>
            <w:tcW w:w="6329" w:type="dxa"/>
            <w:shd w:val="clear" w:color="auto" w:fill="auto"/>
          </w:tcPr>
          <w:p w14:paraId="0657AC77" w14:textId="77777777" w:rsidR="00CB33F2" w:rsidRPr="00472224" w:rsidRDefault="00CB33F2" w:rsidP="00E24E03"/>
        </w:tc>
      </w:tr>
      <w:tr w:rsidR="00CB33F2" w:rsidRPr="008548C0" w14:paraId="23C91713" w14:textId="77777777" w:rsidTr="00E24E03">
        <w:trPr>
          <w:trHeight w:val="20"/>
        </w:trPr>
        <w:tc>
          <w:tcPr>
            <w:tcW w:w="2546" w:type="dxa"/>
            <w:vMerge w:val="restart"/>
            <w:shd w:val="clear" w:color="auto" w:fill="D9D9D9" w:themeFill="background1" w:themeFillShade="D9"/>
            <w:hideMark/>
          </w:tcPr>
          <w:p w14:paraId="08E4E70A" w14:textId="77777777" w:rsidR="00CB33F2" w:rsidRPr="00472224" w:rsidRDefault="00CB33F2" w:rsidP="00E24E03">
            <w:pPr>
              <w:rPr>
                <w:rFonts w:cs="Arial"/>
                <w:b/>
                <w:bCs/>
                <w:color w:val="000000"/>
                <w:szCs w:val="22"/>
              </w:rPr>
            </w:pPr>
            <w:r w:rsidRPr="00472224">
              <w:rPr>
                <w:rFonts w:cs="Arial"/>
                <w:b/>
                <w:bCs/>
                <w:color w:val="000000"/>
                <w:szCs w:val="22"/>
              </w:rPr>
              <w:t>Preconditions</w:t>
            </w:r>
          </w:p>
        </w:tc>
        <w:tc>
          <w:tcPr>
            <w:tcW w:w="1439" w:type="dxa"/>
            <w:shd w:val="clear" w:color="auto" w:fill="auto"/>
          </w:tcPr>
          <w:p w14:paraId="5080145E" w14:textId="77777777" w:rsidR="00CB33F2" w:rsidRPr="00472224" w:rsidRDefault="00CB33F2" w:rsidP="00E24E03">
            <w:pPr>
              <w:rPr>
                <w:rFonts w:cs="Arial"/>
                <w:color w:val="000000"/>
                <w:szCs w:val="22"/>
              </w:rPr>
            </w:pPr>
            <w:r w:rsidRPr="00472224">
              <w:rPr>
                <w:rFonts w:cs="Arial"/>
                <w:color w:val="000000"/>
                <w:szCs w:val="22"/>
              </w:rPr>
              <w:t>PreC1</w:t>
            </w:r>
          </w:p>
        </w:tc>
        <w:tc>
          <w:tcPr>
            <w:tcW w:w="6329" w:type="dxa"/>
            <w:shd w:val="clear" w:color="auto" w:fill="auto"/>
          </w:tcPr>
          <w:p w14:paraId="5C9A3AA8" w14:textId="77777777" w:rsidR="00CB33F2" w:rsidRPr="00472224" w:rsidRDefault="00CB33F2" w:rsidP="00E24E03">
            <w:pPr>
              <w:rPr>
                <w:rFonts w:cs="Arial"/>
                <w:color w:val="000000"/>
                <w:szCs w:val="22"/>
              </w:rPr>
            </w:pPr>
            <w:r w:rsidRPr="00DF67F6">
              <w:rPr>
                <w:rFonts w:cs="Arial"/>
                <w:color w:val="000000"/>
                <w:szCs w:val="22"/>
              </w:rPr>
              <w:t>AEIS/DSI is not disabled</w:t>
            </w:r>
          </w:p>
        </w:tc>
      </w:tr>
      <w:tr w:rsidR="00CB33F2" w:rsidRPr="008548C0" w14:paraId="14D204D9" w14:textId="77777777" w:rsidTr="00E24E03">
        <w:trPr>
          <w:trHeight w:val="20"/>
        </w:trPr>
        <w:tc>
          <w:tcPr>
            <w:tcW w:w="2546" w:type="dxa"/>
            <w:vMerge/>
            <w:shd w:val="clear" w:color="auto" w:fill="D9D9D9" w:themeFill="background1" w:themeFillShade="D9"/>
          </w:tcPr>
          <w:p w14:paraId="7486F7C9" w14:textId="77777777" w:rsidR="00CB33F2" w:rsidRPr="00472224" w:rsidRDefault="00CB33F2" w:rsidP="00E24E03">
            <w:pPr>
              <w:rPr>
                <w:rFonts w:cs="Arial"/>
                <w:b/>
                <w:bCs/>
                <w:color w:val="000000"/>
                <w:szCs w:val="22"/>
              </w:rPr>
            </w:pPr>
          </w:p>
        </w:tc>
        <w:tc>
          <w:tcPr>
            <w:tcW w:w="1439" w:type="dxa"/>
            <w:shd w:val="clear" w:color="auto" w:fill="auto"/>
          </w:tcPr>
          <w:p w14:paraId="78DCC996" w14:textId="77777777" w:rsidR="00CB33F2" w:rsidRPr="00472224" w:rsidRDefault="00CB33F2" w:rsidP="00E24E03">
            <w:pPr>
              <w:rPr>
                <w:rFonts w:cs="Arial"/>
                <w:color w:val="000000"/>
                <w:szCs w:val="22"/>
              </w:rPr>
            </w:pPr>
            <w:r w:rsidRPr="00472224">
              <w:rPr>
                <w:rFonts w:cs="Arial"/>
                <w:color w:val="000000"/>
                <w:szCs w:val="22"/>
              </w:rPr>
              <w:t>PreC2</w:t>
            </w:r>
          </w:p>
        </w:tc>
        <w:tc>
          <w:tcPr>
            <w:tcW w:w="6329" w:type="dxa"/>
            <w:shd w:val="clear" w:color="auto" w:fill="auto"/>
          </w:tcPr>
          <w:p w14:paraId="492E6B2A" w14:textId="0AEE4673" w:rsidR="00CB33F2" w:rsidRPr="00472224" w:rsidRDefault="00CB33F2" w:rsidP="00E24E03">
            <w:pPr>
              <w:rPr>
                <w:rFonts w:cs="Arial"/>
                <w:color w:val="000000"/>
                <w:szCs w:val="22"/>
              </w:rPr>
            </w:pPr>
          </w:p>
        </w:tc>
      </w:tr>
      <w:tr w:rsidR="00CB33F2" w:rsidRPr="008548C0" w14:paraId="49581FCC" w14:textId="77777777" w:rsidTr="00E24E03">
        <w:trPr>
          <w:trHeight w:val="20"/>
        </w:trPr>
        <w:tc>
          <w:tcPr>
            <w:tcW w:w="2546" w:type="dxa"/>
            <w:shd w:val="clear" w:color="auto" w:fill="D9D9D9" w:themeFill="background1" w:themeFillShade="D9"/>
          </w:tcPr>
          <w:p w14:paraId="5810C376" w14:textId="77777777" w:rsidR="00CB33F2" w:rsidRPr="00472224" w:rsidRDefault="00CB33F2" w:rsidP="00E24E03">
            <w:pPr>
              <w:rPr>
                <w:rFonts w:cs="Arial"/>
                <w:b/>
                <w:bCs/>
                <w:color w:val="000000"/>
                <w:szCs w:val="22"/>
              </w:rPr>
            </w:pPr>
            <w:r w:rsidRPr="00472224">
              <w:rPr>
                <w:rFonts w:cs="Arial"/>
                <w:b/>
                <w:bCs/>
                <w:color w:val="000000"/>
                <w:szCs w:val="22"/>
              </w:rPr>
              <w:t>Triggers</w:t>
            </w:r>
          </w:p>
        </w:tc>
        <w:tc>
          <w:tcPr>
            <w:tcW w:w="1439" w:type="dxa"/>
            <w:shd w:val="clear" w:color="auto" w:fill="auto"/>
          </w:tcPr>
          <w:p w14:paraId="16275C6A" w14:textId="77777777" w:rsidR="00CB33F2" w:rsidRPr="00472224" w:rsidRDefault="00CB33F2" w:rsidP="00E24E03">
            <w:pPr>
              <w:rPr>
                <w:rFonts w:cs="Arial"/>
                <w:color w:val="000000"/>
                <w:szCs w:val="22"/>
              </w:rPr>
            </w:pPr>
            <w:r w:rsidRPr="00472224">
              <w:rPr>
                <w:rFonts w:cs="Arial"/>
                <w:color w:val="000000"/>
                <w:szCs w:val="22"/>
              </w:rPr>
              <w:t>T1</w:t>
            </w:r>
          </w:p>
        </w:tc>
        <w:tc>
          <w:tcPr>
            <w:tcW w:w="6329" w:type="dxa"/>
            <w:shd w:val="clear" w:color="auto" w:fill="auto"/>
          </w:tcPr>
          <w:p w14:paraId="7F10FA1D" w14:textId="4F49E1EC" w:rsidR="00CB33F2" w:rsidRPr="00472224" w:rsidRDefault="00CB33F2" w:rsidP="00E24E03">
            <w:pPr>
              <w:rPr>
                <w:rFonts w:cs="Arial"/>
                <w:color w:val="000000"/>
                <w:szCs w:val="22"/>
              </w:rPr>
            </w:pPr>
            <w:r>
              <w:rPr>
                <w:rFonts w:cs="Arial"/>
                <w:color w:val="000000"/>
                <w:szCs w:val="22"/>
              </w:rPr>
              <w:t>Driver enters the vehicle</w:t>
            </w:r>
          </w:p>
        </w:tc>
      </w:tr>
      <w:tr w:rsidR="00CB33F2" w:rsidRPr="008548C0" w14:paraId="2432BA54" w14:textId="77777777" w:rsidTr="00E24E03">
        <w:trPr>
          <w:trHeight w:val="20"/>
        </w:trPr>
        <w:tc>
          <w:tcPr>
            <w:tcW w:w="2546" w:type="dxa"/>
            <w:shd w:val="clear" w:color="auto" w:fill="D9D9D9" w:themeFill="background1" w:themeFillShade="D9"/>
          </w:tcPr>
          <w:p w14:paraId="54C8B94A" w14:textId="77777777" w:rsidR="00CB33F2" w:rsidRPr="00472224" w:rsidRDefault="00CB33F2" w:rsidP="00E24E03">
            <w:pPr>
              <w:rPr>
                <w:rFonts w:cs="Arial"/>
                <w:b/>
                <w:bCs/>
                <w:color w:val="000000"/>
                <w:szCs w:val="22"/>
              </w:rPr>
            </w:pPr>
            <w:r w:rsidRPr="00472224">
              <w:rPr>
                <w:rFonts w:cs="Arial"/>
                <w:b/>
                <w:bCs/>
                <w:color w:val="000000"/>
                <w:szCs w:val="22"/>
              </w:rPr>
              <w:t>Main Flow Description</w:t>
            </w:r>
          </w:p>
        </w:tc>
        <w:tc>
          <w:tcPr>
            <w:tcW w:w="1439" w:type="dxa"/>
            <w:shd w:val="clear" w:color="auto" w:fill="auto"/>
          </w:tcPr>
          <w:p w14:paraId="3379201A" w14:textId="77777777" w:rsidR="00CB33F2" w:rsidRPr="00472224" w:rsidRDefault="00CB33F2" w:rsidP="00E24E03">
            <w:pPr>
              <w:rPr>
                <w:rFonts w:cs="Arial"/>
                <w:color w:val="000000"/>
                <w:szCs w:val="22"/>
              </w:rPr>
            </w:pPr>
          </w:p>
        </w:tc>
        <w:tc>
          <w:tcPr>
            <w:tcW w:w="6329" w:type="dxa"/>
            <w:shd w:val="clear" w:color="auto" w:fill="auto"/>
          </w:tcPr>
          <w:p w14:paraId="48D16594" w14:textId="65852E07" w:rsidR="00CB33F2" w:rsidRPr="00472224" w:rsidRDefault="00E132DC" w:rsidP="00E24E03">
            <w:pPr>
              <w:rPr>
                <w:rFonts w:cs="Arial"/>
                <w:color w:val="000000"/>
                <w:szCs w:val="22"/>
              </w:rPr>
            </w:pPr>
            <w:r>
              <w:rPr>
                <w:rFonts w:cs="Arial"/>
                <w:color w:val="000000"/>
                <w:szCs w:val="22"/>
              </w:rPr>
              <w:t xml:space="preserve">DSI </w:t>
            </w:r>
            <w:r w:rsidR="00B07EDD">
              <w:rPr>
                <w:rFonts w:cs="Arial"/>
                <w:color w:val="000000"/>
                <w:szCs w:val="22"/>
              </w:rPr>
              <w:t>cannot be activated as Powerpack is off. Vehicle Powersdown on driver exit</w:t>
            </w:r>
          </w:p>
        </w:tc>
      </w:tr>
      <w:tr w:rsidR="00517631" w:rsidRPr="008548C0" w14:paraId="1756BBBB" w14:textId="77777777" w:rsidTr="00E24E03">
        <w:trPr>
          <w:trHeight w:val="255"/>
        </w:trPr>
        <w:tc>
          <w:tcPr>
            <w:tcW w:w="2546" w:type="dxa"/>
            <w:vMerge w:val="restart"/>
            <w:shd w:val="clear" w:color="auto" w:fill="D9D9D9" w:themeFill="background1" w:themeFillShade="D9"/>
          </w:tcPr>
          <w:p w14:paraId="49230101" w14:textId="77777777" w:rsidR="00517631" w:rsidRPr="00472224" w:rsidRDefault="00517631" w:rsidP="00E24E03">
            <w:pPr>
              <w:rPr>
                <w:rFonts w:cs="Arial"/>
                <w:b/>
                <w:bCs/>
                <w:color w:val="000000"/>
                <w:szCs w:val="22"/>
              </w:rPr>
            </w:pPr>
            <w:r w:rsidRPr="00472224">
              <w:rPr>
                <w:rFonts w:cs="Arial"/>
                <w:b/>
                <w:bCs/>
                <w:color w:val="000000"/>
                <w:szCs w:val="22"/>
              </w:rPr>
              <w:t>Main Flow</w:t>
            </w:r>
          </w:p>
        </w:tc>
        <w:tc>
          <w:tcPr>
            <w:tcW w:w="1439" w:type="dxa"/>
            <w:shd w:val="clear" w:color="auto" w:fill="auto"/>
          </w:tcPr>
          <w:p w14:paraId="5EEA710F" w14:textId="77777777" w:rsidR="00517631" w:rsidRPr="00472224" w:rsidRDefault="00517631" w:rsidP="00E24E03">
            <w:pPr>
              <w:rPr>
                <w:rFonts w:cs="Arial"/>
                <w:color w:val="000000"/>
                <w:szCs w:val="22"/>
              </w:rPr>
            </w:pPr>
            <w:r w:rsidRPr="00472224">
              <w:rPr>
                <w:rFonts w:cs="Arial"/>
                <w:color w:val="000000"/>
                <w:szCs w:val="22"/>
              </w:rPr>
              <w:t>M1</w:t>
            </w:r>
          </w:p>
        </w:tc>
        <w:tc>
          <w:tcPr>
            <w:tcW w:w="6329" w:type="dxa"/>
            <w:shd w:val="clear" w:color="auto" w:fill="auto"/>
          </w:tcPr>
          <w:p w14:paraId="6300234A" w14:textId="62311935" w:rsidR="00517631" w:rsidRPr="00472224" w:rsidRDefault="00517631" w:rsidP="00E24E03">
            <w:pPr>
              <w:rPr>
                <w:rFonts w:cs="Arial"/>
                <w:color w:val="000000"/>
                <w:szCs w:val="22"/>
              </w:rPr>
            </w:pPr>
            <w:r w:rsidRPr="00472224">
              <w:rPr>
                <w:rFonts w:cs="Arial"/>
                <w:color w:val="000000"/>
                <w:szCs w:val="22"/>
              </w:rPr>
              <w:t>Driver does not indicate any intent to drive</w:t>
            </w:r>
          </w:p>
        </w:tc>
      </w:tr>
      <w:tr w:rsidR="00517631" w:rsidRPr="008548C0" w14:paraId="20EF4B42" w14:textId="77777777" w:rsidTr="00E24E03">
        <w:trPr>
          <w:trHeight w:val="255"/>
        </w:trPr>
        <w:tc>
          <w:tcPr>
            <w:tcW w:w="2546" w:type="dxa"/>
            <w:vMerge/>
            <w:shd w:val="clear" w:color="auto" w:fill="D9D9D9" w:themeFill="background1" w:themeFillShade="D9"/>
          </w:tcPr>
          <w:p w14:paraId="756CB359" w14:textId="77777777" w:rsidR="00517631" w:rsidRPr="00472224" w:rsidRDefault="00517631" w:rsidP="009A211C">
            <w:pPr>
              <w:rPr>
                <w:rFonts w:cs="Arial"/>
                <w:b/>
                <w:bCs/>
                <w:color w:val="000000"/>
                <w:szCs w:val="22"/>
              </w:rPr>
            </w:pPr>
          </w:p>
        </w:tc>
        <w:tc>
          <w:tcPr>
            <w:tcW w:w="1439" w:type="dxa"/>
            <w:shd w:val="clear" w:color="auto" w:fill="auto"/>
          </w:tcPr>
          <w:p w14:paraId="662942EF" w14:textId="77777777" w:rsidR="00517631" w:rsidRPr="00472224" w:rsidRDefault="00517631" w:rsidP="009A211C">
            <w:pPr>
              <w:rPr>
                <w:rFonts w:cs="Arial"/>
                <w:color w:val="000000"/>
                <w:szCs w:val="22"/>
              </w:rPr>
            </w:pPr>
            <w:r w:rsidRPr="00472224">
              <w:rPr>
                <w:rFonts w:cs="Arial"/>
                <w:color w:val="000000"/>
                <w:szCs w:val="22"/>
              </w:rPr>
              <w:t>M2</w:t>
            </w:r>
          </w:p>
        </w:tc>
        <w:tc>
          <w:tcPr>
            <w:tcW w:w="6329" w:type="dxa"/>
            <w:shd w:val="clear" w:color="auto" w:fill="auto"/>
          </w:tcPr>
          <w:p w14:paraId="57F9B05A" w14:textId="6B492C77" w:rsidR="00517631" w:rsidRPr="00472224" w:rsidRDefault="00517631" w:rsidP="009A211C">
            <w:pPr>
              <w:rPr>
                <w:rFonts w:cs="Arial"/>
                <w:color w:val="000000"/>
                <w:szCs w:val="22"/>
              </w:rPr>
            </w:pPr>
            <w:r>
              <w:rPr>
                <w:rFonts w:cs="Arial"/>
                <w:color w:val="000000"/>
                <w:szCs w:val="22"/>
              </w:rPr>
              <w:t>Vehicle non-motive systems are online</w:t>
            </w:r>
          </w:p>
        </w:tc>
      </w:tr>
      <w:tr w:rsidR="00517631" w:rsidRPr="008548C0" w14:paraId="584303CB" w14:textId="77777777" w:rsidTr="00E24E03">
        <w:trPr>
          <w:trHeight w:val="255"/>
        </w:trPr>
        <w:tc>
          <w:tcPr>
            <w:tcW w:w="2546" w:type="dxa"/>
            <w:vMerge/>
            <w:shd w:val="clear" w:color="auto" w:fill="D9D9D9" w:themeFill="background1" w:themeFillShade="D9"/>
          </w:tcPr>
          <w:p w14:paraId="1726DF4C" w14:textId="77777777" w:rsidR="00517631" w:rsidRPr="00472224" w:rsidRDefault="00517631" w:rsidP="009A211C">
            <w:pPr>
              <w:rPr>
                <w:rFonts w:cs="Arial"/>
                <w:b/>
                <w:bCs/>
                <w:color w:val="000000"/>
                <w:szCs w:val="22"/>
              </w:rPr>
            </w:pPr>
          </w:p>
        </w:tc>
        <w:tc>
          <w:tcPr>
            <w:tcW w:w="1439" w:type="dxa"/>
            <w:shd w:val="clear" w:color="auto" w:fill="auto"/>
          </w:tcPr>
          <w:p w14:paraId="4951228D" w14:textId="77777777" w:rsidR="00517631" w:rsidRPr="00472224" w:rsidRDefault="00517631" w:rsidP="009A211C">
            <w:pPr>
              <w:rPr>
                <w:rFonts w:cs="Arial"/>
                <w:color w:val="000000"/>
                <w:szCs w:val="22"/>
              </w:rPr>
            </w:pPr>
            <w:r w:rsidRPr="00472224">
              <w:rPr>
                <w:rFonts w:cs="Arial"/>
                <w:color w:val="000000"/>
                <w:szCs w:val="22"/>
              </w:rPr>
              <w:t>M3</w:t>
            </w:r>
          </w:p>
        </w:tc>
        <w:tc>
          <w:tcPr>
            <w:tcW w:w="6329" w:type="dxa"/>
            <w:shd w:val="clear" w:color="auto" w:fill="auto"/>
          </w:tcPr>
          <w:p w14:paraId="48A7610D" w14:textId="27A6B5AD" w:rsidR="00517631" w:rsidRPr="00472224" w:rsidRDefault="00517631" w:rsidP="009A211C">
            <w:pPr>
              <w:rPr>
                <w:rFonts w:cs="Arial"/>
                <w:color w:val="000000"/>
                <w:szCs w:val="22"/>
              </w:rPr>
            </w:pPr>
            <w:r>
              <w:rPr>
                <w:rFonts w:cs="Arial"/>
                <w:color w:val="000000"/>
                <w:szCs w:val="22"/>
              </w:rPr>
              <w:t>AEIS is not active so vehicle will not power down</w:t>
            </w:r>
          </w:p>
        </w:tc>
      </w:tr>
      <w:tr w:rsidR="00517631" w:rsidRPr="008548C0" w14:paraId="238745DA" w14:textId="77777777" w:rsidTr="00E24E03">
        <w:trPr>
          <w:trHeight w:val="255"/>
        </w:trPr>
        <w:tc>
          <w:tcPr>
            <w:tcW w:w="2546" w:type="dxa"/>
            <w:vMerge/>
            <w:shd w:val="clear" w:color="auto" w:fill="D9D9D9" w:themeFill="background1" w:themeFillShade="D9"/>
          </w:tcPr>
          <w:p w14:paraId="1DF554F2" w14:textId="77777777" w:rsidR="00517631" w:rsidRPr="00472224" w:rsidRDefault="00517631" w:rsidP="009A211C">
            <w:pPr>
              <w:rPr>
                <w:rFonts w:cs="Arial"/>
                <w:b/>
                <w:bCs/>
                <w:color w:val="000000"/>
                <w:szCs w:val="22"/>
              </w:rPr>
            </w:pPr>
          </w:p>
        </w:tc>
        <w:tc>
          <w:tcPr>
            <w:tcW w:w="1439" w:type="dxa"/>
            <w:shd w:val="clear" w:color="auto" w:fill="auto"/>
          </w:tcPr>
          <w:p w14:paraId="67C8855A" w14:textId="77777777" w:rsidR="00517631" w:rsidRPr="00472224" w:rsidRDefault="00517631" w:rsidP="009A211C">
            <w:pPr>
              <w:rPr>
                <w:rFonts w:cs="Arial"/>
                <w:color w:val="000000"/>
                <w:szCs w:val="22"/>
              </w:rPr>
            </w:pPr>
            <w:r w:rsidRPr="00472224">
              <w:rPr>
                <w:rFonts w:cs="Arial"/>
                <w:color w:val="000000"/>
                <w:szCs w:val="22"/>
              </w:rPr>
              <w:t>M4</w:t>
            </w:r>
          </w:p>
        </w:tc>
        <w:tc>
          <w:tcPr>
            <w:tcW w:w="6329" w:type="dxa"/>
            <w:shd w:val="clear" w:color="auto" w:fill="auto"/>
          </w:tcPr>
          <w:p w14:paraId="12B0CBCD" w14:textId="7A813F1A" w:rsidR="00517631" w:rsidRPr="00472224" w:rsidRDefault="00517631" w:rsidP="009A211C">
            <w:pPr>
              <w:rPr>
                <w:rFonts w:cs="Arial"/>
                <w:color w:val="000000"/>
                <w:szCs w:val="22"/>
              </w:rPr>
            </w:pPr>
            <w:r>
              <w:rPr>
                <w:rFonts w:cs="Arial"/>
                <w:color w:val="000000"/>
                <w:szCs w:val="22"/>
              </w:rPr>
              <w:t>Driver leaves the vehicle with the key</w:t>
            </w:r>
          </w:p>
        </w:tc>
      </w:tr>
      <w:tr w:rsidR="00517631" w:rsidRPr="008548C0" w14:paraId="6F6429A0" w14:textId="77777777" w:rsidTr="00E24E03">
        <w:trPr>
          <w:trHeight w:val="255"/>
        </w:trPr>
        <w:tc>
          <w:tcPr>
            <w:tcW w:w="2546" w:type="dxa"/>
            <w:vMerge/>
            <w:shd w:val="clear" w:color="auto" w:fill="D9D9D9" w:themeFill="background1" w:themeFillShade="D9"/>
          </w:tcPr>
          <w:p w14:paraId="178F6F86" w14:textId="77777777" w:rsidR="00517631" w:rsidRPr="00472224" w:rsidRDefault="00517631" w:rsidP="009A211C">
            <w:pPr>
              <w:rPr>
                <w:rFonts w:cs="Arial"/>
                <w:b/>
                <w:bCs/>
                <w:color w:val="000000"/>
                <w:szCs w:val="22"/>
              </w:rPr>
            </w:pPr>
          </w:p>
        </w:tc>
        <w:tc>
          <w:tcPr>
            <w:tcW w:w="1439" w:type="dxa"/>
            <w:shd w:val="clear" w:color="auto" w:fill="auto"/>
          </w:tcPr>
          <w:p w14:paraId="74B62B69" w14:textId="57CB3C37" w:rsidR="00517631" w:rsidRPr="00472224" w:rsidRDefault="00517631" w:rsidP="009A211C">
            <w:pPr>
              <w:rPr>
                <w:rFonts w:cs="Arial"/>
                <w:color w:val="000000"/>
                <w:szCs w:val="22"/>
              </w:rPr>
            </w:pPr>
            <w:r>
              <w:rPr>
                <w:rFonts w:cs="Arial"/>
                <w:color w:val="000000"/>
                <w:szCs w:val="22"/>
              </w:rPr>
              <w:t>M5</w:t>
            </w:r>
          </w:p>
        </w:tc>
        <w:tc>
          <w:tcPr>
            <w:tcW w:w="6329" w:type="dxa"/>
            <w:shd w:val="clear" w:color="auto" w:fill="auto"/>
          </w:tcPr>
          <w:p w14:paraId="0BAC6325" w14:textId="4B5EB637" w:rsidR="00517631" w:rsidRDefault="00517631" w:rsidP="009A211C">
            <w:pPr>
              <w:rPr>
                <w:rFonts w:cs="Arial"/>
                <w:color w:val="000000"/>
                <w:szCs w:val="22"/>
              </w:rPr>
            </w:pPr>
            <w:r>
              <w:rPr>
                <w:rFonts w:cs="Arial"/>
                <w:color w:val="000000"/>
                <w:szCs w:val="22"/>
              </w:rPr>
              <w:t>Vehicle Powersdown</w:t>
            </w:r>
          </w:p>
        </w:tc>
      </w:tr>
    </w:tbl>
    <w:p w14:paraId="1CE15566" w14:textId="77777777" w:rsidR="00DF1140" w:rsidRDefault="00DF1140" w:rsidP="00DF1140"/>
    <w:p w14:paraId="22FF4198" w14:textId="71C08796" w:rsidR="00552B0E" w:rsidRPr="00EE5038" w:rsidRDefault="00552B0E" w:rsidP="00552B0E">
      <w:pPr>
        <w:pStyle w:val="REUseCase"/>
        <w:shd w:val="clear" w:color="auto" w:fill="F2F2F2" w:themeFill="background1" w:themeFillShade="F2"/>
      </w:pPr>
      <w:bookmarkStart w:id="123" w:name="_Hlk70671070"/>
      <w:commentRangeStart w:id="124"/>
      <w:r w:rsidRPr="00EE5038">
        <w:t xml:space="preserve">UC7 Driver Disables </w:t>
      </w:r>
      <w:r w:rsidR="0052637D">
        <w:t>AEIS</w:t>
      </w:r>
      <w:r w:rsidRPr="00EE5038">
        <w:t xml:space="preserve"> in Vehicle Settings</w:t>
      </w:r>
      <w:commentRangeEnd w:id="124"/>
      <w:r w:rsidR="00DF1140">
        <w:rPr>
          <w:rStyle w:val="CommentReference"/>
          <w:rFonts w:ascii="Times New Roman" w:hAnsi="Times New Roman"/>
          <w:b w:val="0"/>
        </w:rPr>
        <w:commentReference w:id="124"/>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439"/>
        <w:gridCol w:w="6329"/>
      </w:tblGrid>
      <w:tr w:rsidR="00552B0E" w:rsidRPr="00EE5038" w14:paraId="5414D733" w14:textId="77777777" w:rsidTr="00E24E03">
        <w:trPr>
          <w:trHeight w:val="255"/>
        </w:trPr>
        <w:tc>
          <w:tcPr>
            <w:tcW w:w="2546" w:type="dxa"/>
            <w:shd w:val="clear" w:color="auto" w:fill="D9D9D9" w:themeFill="background1" w:themeFillShade="D9"/>
            <w:hideMark/>
          </w:tcPr>
          <w:bookmarkEnd w:id="123"/>
          <w:p w14:paraId="35842B54" w14:textId="77777777" w:rsidR="00552B0E" w:rsidRPr="00EE5038" w:rsidRDefault="00552B0E" w:rsidP="00E24E03">
            <w:pPr>
              <w:rPr>
                <w:rFonts w:cs="Arial"/>
                <w:b/>
                <w:bCs/>
                <w:color w:val="000000"/>
                <w:szCs w:val="22"/>
              </w:rPr>
            </w:pPr>
            <w:r w:rsidRPr="00EE5038">
              <w:rPr>
                <w:rFonts w:cs="Arial"/>
                <w:b/>
                <w:bCs/>
                <w:color w:val="000000"/>
                <w:szCs w:val="22"/>
              </w:rPr>
              <w:t>Actors</w:t>
            </w:r>
          </w:p>
        </w:tc>
        <w:tc>
          <w:tcPr>
            <w:tcW w:w="1439" w:type="dxa"/>
            <w:shd w:val="clear" w:color="auto" w:fill="auto"/>
          </w:tcPr>
          <w:p w14:paraId="2A7EF774" w14:textId="77777777" w:rsidR="00552B0E" w:rsidRPr="00EE5038" w:rsidRDefault="00552B0E" w:rsidP="00E24E03"/>
        </w:tc>
        <w:tc>
          <w:tcPr>
            <w:tcW w:w="6329" w:type="dxa"/>
            <w:shd w:val="clear" w:color="auto" w:fill="auto"/>
          </w:tcPr>
          <w:p w14:paraId="63E7F0FC" w14:textId="77777777" w:rsidR="00552B0E" w:rsidRPr="00EE5038" w:rsidRDefault="00552B0E" w:rsidP="00E24E03">
            <w:pPr>
              <w:rPr>
                <w:rFonts w:cs="Arial"/>
                <w:color w:val="000000"/>
                <w:szCs w:val="22"/>
              </w:rPr>
            </w:pPr>
            <w:r w:rsidRPr="00EE5038">
              <w:rPr>
                <w:rFonts w:cs="Arial"/>
                <w:color w:val="000000"/>
                <w:szCs w:val="22"/>
              </w:rPr>
              <w:t>Driver</w:t>
            </w:r>
          </w:p>
        </w:tc>
      </w:tr>
      <w:tr w:rsidR="00552B0E" w:rsidRPr="00EE5038" w14:paraId="2E2106DD" w14:textId="77777777" w:rsidTr="00E24E03">
        <w:trPr>
          <w:trHeight w:val="255"/>
        </w:trPr>
        <w:tc>
          <w:tcPr>
            <w:tcW w:w="2546" w:type="dxa"/>
            <w:shd w:val="clear" w:color="auto" w:fill="D9D9D9" w:themeFill="background1" w:themeFillShade="D9"/>
            <w:hideMark/>
          </w:tcPr>
          <w:p w14:paraId="3E90AFB2" w14:textId="77777777" w:rsidR="00552B0E" w:rsidRPr="00EE5038" w:rsidRDefault="00552B0E" w:rsidP="00E24E03">
            <w:pPr>
              <w:rPr>
                <w:rFonts w:cs="Arial"/>
                <w:b/>
                <w:bCs/>
                <w:color w:val="000000"/>
                <w:szCs w:val="22"/>
              </w:rPr>
            </w:pPr>
            <w:r w:rsidRPr="00EE5038">
              <w:rPr>
                <w:rFonts w:cs="Arial"/>
                <w:b/>
                <w:bCs/>
                <w:color w:val="000000"/>
                <w:szCs w:val="22"/>
              </w:rPr>
              <w:t>Description</w:t>
            </w:r>
          </w:p>
        </w:tc>
        <w:tc>
          <w:tcPr>
            <w:tcW w:w="1439" w:type="dxa"/>
            <w:shd w:val="clear" w:color="auto" w:fill="auto"/>
          </w:tcPr>
          <w:p w14:paraId="4FB11648" w14:textId="77777777" w:rsidR="00552B0E" w:rsidRPr="00EE5038" w:rsidRDefault="00552B0E" w:rsidP="00E24E03">
            <w:pPr>
              <w:rPr>
                <w:rFonts w:cs="Arial"/>
                <w:color w:val="000000"/>
                <w:szCs w:val="22"/>
              </w:rPr>
            </w:pPr>
          </w:p>
        </w:tc>
        <w:tc>
          <w:tcPr>
            <w:tcW w:w="6329" w:type="dxa"/>
            <w:shd w:val="clear" w:color="auto" w:fill="auto"/>
          </w:tcPr>
          <w:p w14:paraId="57B0A118" w14:textId="77777777" w:rsidR="00552B0E" w:rsidRPr="00EE5038" w:rsidRDefault="00552B0E" w:rsidP="00E24E03"/>
        </w:tc>
      </w:tr>
      <w:tr w:rsidR="00552B0E" w:rsidRPr="00EE5038" w14:paraId="38600F34" w14:textId="77777777" w:rsidTr="00E24E03">
        <w:trPr>
          <w:trHeight w:val="20"/>
        </w:trPr>
        <w:tc>
          <w:tcPr>
            <w:tcW w:w="2546" w:type="dxa"/>
            <w:shd w:val="clear" w:color="auto" w:fill="D9D9D9" w:themeFill="background1" w:themeFillShade="D9"/>
            <w:hideMark/>
          </w:tcPr>
          <w:p w14:paraId="44110A67" w14:textId="77777777" w:rsidR="00552B0E" w:rsidRPr="00EE5038" w:rsidRDefault="00552B0E" w:rsidP="00E24E03">
            <w:pPr>
              <w:rPr>
                <w:rFonts w:cs="Arial"/>
                <w:b/>
                <w:bCs/>
                <w:color w:val="000000"/>
                <w:szCs w:val="22"/>
              </w:rPr>
            </w:pPr>
            <w:r w:rsidRPr="00EE5038">
              <w:rPr>
                <w:rFonts w:cs="Arial"/>
                <w:b/>
                <w:bCs/>
                <w:color w:val="000000"/>
                <w:szCs w:val="22"/>
              </w:rPr>
              <w:t>Preconditions</w:t>
            </w:r>
          </w:p>
        </w:tc>
        <w:tc>
          <w:tcPr>
            <w:tcW w:w="1439" w:type="dxa"/>
            <w:shd w:val="clear" w:color="auto" w:fill="auto"/>
          </w:tcPr>
          <w:p w14:paraId="5CC8DB25" w14:textId="77777777" w:rsidR="00552B0E" w:rsidRPr="00EE5038" w:rsidRDefault="00552B0E" w:rsidP="00E24E03">
            <w:pPr>
              <w:rPr>
                <w:rFonts w:cs="Arial"/>
                <w:color w:val="000000"/>
                <w:szCs w:val="22"/>
              </w:rPr>
            </w:pPr>
            <w:r w:rsidRPr="00EE5038">
              <w:rPr>
                <w:rFonts w:cs="Arial"/>
                <w:color w:val="000000"/>
                <w:szCs w:val="22"/>
              </w:rPr>
              <w:t>PreC1</w:t>
            </w:r>
          </w:p>
        </w:tc>
        <w:tc>
          <w:tcPr>
            <w:tcW w:w="6329" w:type="dxa"/>
            <w:shd w:val="clear" w:color="auto" w:fill="auto"/>
          </w:tcPr>
          <w:p w14:paraId="208C1075" w14:textId="77777777" w:rsidR="00552B0E" w:rsidRPr="00EE5038" w:rsidRDefault="00552B0E" w:rsidP="00E24E03">
            <w:pPr>
              <w:rPr>
                <w:rFonts w:cs="Arial"/>
                <w:color w:val="000000"/>
                <w:szCs w:val="22"/>
              </w:rPr>
            </w:pPr>
            <w:r w:rsidRPr="00EE5038">
              <w:rPr>
                <w:rFonts w:cs="Arial"/>
                <w:color w:val="000000"/>
                <w:szCs w:val="22"/>
              </w:rPr>
              <w:t>AEIS is not disabled</w:t>
            </w:r>
          </w:p>
        </w:tc>
      </w:tr>
      <w:tr w:rsidR="00552B0E" w:rsidRPr="00EE5038" w14:paraId="6D74407B" w14:textId="77777777" w:rsidTr="00E24E03">
        <w:trPr>
          <w:trHeight w:val="20"/>
        </w:trPr>
        <w:tc>
          <w:tcPr>
            <w:tcW w:w="2546" w:type="dxa"/>
            <w:shd w:val="clear" w:color="auto" w:fill="D9D9D9" w:themeFill="background1" w:themeFillShade="D9"/>
          </w:tcPr>
          <w:p w14:paraId="5834084B" w14:textId="77777777" w:rsidR="00552B0E" w:rsidRPr="00EE5038" w:rsidRDefault="00552B0E" w:rsidP="00E24E03">
            <w:pPr>
              <w:rPr>
                <w:rFonts w:cs="Arial"/>
                <w:b/>
                <w:bCs/>
                <w:color w:val="000000"/>
                <w:szCs w:val="22"/>
              </w:rPr>
            </w:pPr>
            <w:r w:rsidRPr="00EE5038">
              <w:rPr>
                <w:rFonts w:cs="Arial"/>
                <w:b/>
                <w:bCs/>
                <w:color w:val="000000"/>
                <w:szCs w:val="22"/>
              </w:rPr>
              <w:t>Triggers</w:t>
            </w:r>
          </w:p>
        </w:tc>
        <w:tc>
          <w:tcPr>
            <w:tcW w:w="1439" w:type="dxa"/>
            <w:shd w:val="clear" w:color="auto" w:fill="auto"/>
          </w:tcPr>
          <w:p w14:paraId="5F2F0D3F" w14:textId="77777777" w:rsidR="00552B0E" w:rsidRPr="00EE5038" w:rsidRDefault="00552B0E" w:rsidP="00E24E03">
            <w:pPr>
              <w:rPr>
                <w:rFonts w:cs="Arial"/>
                <w:color w:val="000000"/>
                <w:szCs w:val="22"/>
              </w:rPr>
            </w:pPr>
            <w:r w:rsidRPr="00EE5038">
              <w:rPr>
                <w:rFonts w:cs="Arial"/>
                <w:color w:val="000000"/>
                <w:szCs w:val="22"/>
              </w:rPr>
              <w:t>T1</w:t>
            </w:r>
          </w:p>
        </w:tc>
        <w:tc>
          <w:tcPr>
            <w:tcW w:w="6329" w:type="dxa"/>
            <w:shd w:val="clear" w:color="auto" w:fill="auto"/>
          </w:tcPr>
          <w:p w14:paraId="2B1C0839" w14:textId="77777777" w:rsidR="00552B0E" w:rsidRPr="00EE5038" w:rsidRDefault="00552B0E" w:rsidP="00E24E03">
            <w:pPr>
              <w:rPr>
                <w:rFonts w:cs="Arial"/>
                <w:color w:val="000000"/>
                <w:szCs w:val="22"/>
              </w:rPr>
            </w:pPr>
            <w:r w:rsidRPr="00EE5038">
              <w:rPr>
                <w:rFonts w:cs="Arial"/>
                <w:color w:val="000000"/>
                <w:szCs w:val="22"/>
              </w:rPr>
              <w:t>Vehicle is on</w:t>
            </w:r>
          </w:p>
        </w:tc>
      </w:tr>
      <w:tr w:rsidR="00552B0E" w:rsidRPr="00EE5038" w14:paraId="01B2187B" w14:textId="77777777" w:rsidTr="00E24E03">
        <w:trPr>
          <w:trHeight w:val="20"/>
        </w:trPr>
        <w:tc>
          <w:tcPr>
            <w:tcW w:w="2546" w:type="dxa"/>
            <w:shd w:val="clear" w:color="auto" w:fill="D9D9D9" w:themeFill="background1" w:themeFillShade="D9"/>
          </w:tcPr>
          <w:p w14:paraId="1FDA9D5B" w14:textId="77777777" w:rsidR="00552B0E" w:rsidRPr="00EE5038" w:rsidRDefault="00552B0E" w:rsidP="00E24E03">
            <w:pPr>
              <w:rPr>
                <w:rFonts w:cs="Arial"/>
                <w:b/>
                <w:bCs/>
                <w:color w:val="000000"/>
                <w:szCs w:val="22"/>
              </w:rPr>
            </w:pPr>
            <w:r w:rsidRPr="00EE5038">
              <w:rPr>
                <w:rFonts w:cs="Arial"/>
                <w:b/>
                <w:bCs/>
                <w:color w:val="000000"/>
                <w:szCs w:val="22"/>
              </w:rPr>
              <w:t>Main Flow Description</w:t>
            </w:r>
          </w:p>
        </w:tc>
        <w:tc>
          <w:tcPr>
            <w:tcW w:w="1439" w:type="dxa"/>
            <w:shd w:val="clear" w:color="auto" w:fill="auto"/>
          </w:tcPr>
          <w:p w14:paraId="20D36A7A" w14:textId="77777777" w:rsidR="00552B0E" w:rsidRPr="00EE5038" w:rsidRDefault="00552B0E" w:rsidP="00E24E03">
            <w:pPr>
              <w:rPr>
                <w:rFonts w:cs="Arial"/>
                <w:color w:val="000000"/>
                <w:szCs w:val="22"/>
              </w:rPr>
            </w:pPr>
          </w:p>
        </w:tc>
        <w:tc>
          <w:tcPr>
            <w:tcW w:w="6329" w:type="dxa"/>
            <w:shd w:val="clear" w:color="auto" w:fill="auto"/>
          </w:tcPr>
          <w:p w14:paraId="69A8898F" w14:textId="77777777" w:rsidR="00552B0E" w:rsidRPr="00EE5038" w:rsidRDefault="00552B0E" w:rsidP="00E24E03">
            <w:pPr>
              <w:rPr>
                <w:rFonts w:cs="Arial"/>
                <w:color w:val="000000"/>
                <w:szCs w:val="22"/>
              </w:rPr>
            </w:pPr>
            <w:r w:rsidRPr="00EE5038">
              <w:rPr>
                <w:rFonts w:cs="Arial"/>
                <w:color w:val="000000"/>
                <w:szCs w:val="22"/>
              </w:rPr>
              <w:t>Vehicle does not shutdown automatically for that keycycle</w:t>
            </w:r>
          </w:p>
        </w:tc>
      </w:tr>
      <w:tr w:rsidR="00552B0E" w:rsidRPr="00EE5038" w14:paraId="218BBB79" w14:textId="77777777" w:rsidTr="00E24E03">
        <w:trPr>
          <w:trHeight w:val="255"/>
        </w:trPr>
        <w:tc>
          <w:tcPr>
            <w:tcW w:w="2546" w:type="dxa"/>
            <w:vMerge w:val="restart"/>
            <w:shd w:val="clear" w:color="auto" w:fill="D9D9D9" w:themeFill="background1" w:themeFillShade="D9"/>
          </w:tcPr>
          <w:p w14:paraId="2861DEE2" w14:textId="77777777" w:rsidR="00552B0E" w:rsidRPr="00EE5038" w:rsidRDefault="00552B0E" w:rsidP="00E24E03">
            <w:pPr>
              <w:rPr>
                <w:rFonts w:cs="Arial"/>
                <w:b/>
                <w:bCs/>
                <w:color w:val="000000"/>
                <w:szCs w:val="22"/>
              </w:rPr>
            </w:pPr>
            <w:r w:rsidRPr="00EE5038">
              <w:rPr>
                <w:rFonts w:cs="Arial"/>
                <w:b/>
                <w:bCs/>
                <w:color w:val="000000"/>
                <w:szCs w:val="22"/>
              </w:rPr>
              <w:t>Main Flow</w:t>
            </w:r>
          </w:p>
        </w:tc>
        <w:tc>
          <w:tcPr>
            <w:tcW w:w="1439" w:type="dxa"/>
            <w:shd w:val="clear" w:color="auto" w:fill="auto"/>
          </w:tcPr>
          <w:p w14:paraId="4DB0406C" w14:textId="77777777" w:rsidR="00552B0E" w:rsidRPr="00EE5038" w:rsidRDefault="00552B0E" w:rsidP="00E24E03">
            <w:pPr>
              <w:rPr>
                <w:rFonts w:cs="Arial"/>
                <w:color w:val="000000"/>
                <w:szCs w:val="22"/>
              </w:rPr>
            </w:pPr>
            <w:r w:rsidRPr="00EE5038">
              <w:rPr>
                <w:rFonts w:cs="Arial"/>
                <w:color w:val="000000"/>
                <w:szCs w:val="22"/>
              </w:rPr>
              <w:t>M1</w:t>
            </w:r>
          </w:p>
        </w:tc>
        <w:tc>
          <w:tcPr>
            <w:tcW w:w="6329" w:type="dxa"/>
            <w:shd w:val="clear" w:color="auto" w:fill="auto"/>
          </w:tcPr>
          <w:p w14:paraId="7DA4422D" w14:textId="77777777" w:rsidR="00552B0E" w:rsidRPr="00EE5038" w:rsidRDefault="00552B0E" w:rsidP="00E24E03">
            <w:pPr>
              <w:rPr>
                <w:rFonts w:cs="Arial"/>
                <w:color w:val="000000"/>
                <w:szCs w:val="22"/>
              </w:rPr>
            </w:pPr>
            <w:r w:rsidRPr="00EE5038">
              <w:rPr>
                <w:rFonts w:cs="Arial"/>
                <w:color w:val="000000"/>
                <w:szCs w:val="22"/>
              </w:rPr>
              <w:t>Driver navigates through vehicle settings and chooses to disable Feature</w:t>
            </w:r>
          </w:p>
        </w:tc>
      </w:tr>
      <w:tr w:rsidR="00552B0E" w:rsidRPr="00EE5038" w14:paraId="53E0249B" w14:textId="77777777" w:rsidTr="00E24E03">
        <w:trPr>
          <w:trHeight w:val="255"/>
        </w:trPr>
        <w:tc>
          <w:tcPr>
            <w:tcW w:w="2546" w:type="dxa"/>
            <w:vMerge/>
            <w:shd w:val="clear" w:color="auto" w:fill="D9D9D9" w:themeFill="background1" w:themeFillShade="D9"/>
          </w:tcPr>
          <w:p w14:paraId="08A3E601" w14:textId="77777777" w:rsidR="00552B0E" w:rsidRPr="00EE5038" w:rsidRDefault="00552B0E" w:rsidP="00E24E03">
            <w:pPr>
              <w:rPr>
                <w:rFonts w:cs="Arial"/>
                <w:b/>
                <w:bCs/>
                <w:color w:val="000000"/>
                <w:szCs w:val="22"/>
              </w:rPr>
            </w:pPr>
          </w:p>
        </w:tc>
        <w:tc>
          <w:tcPr>
            <w:tcW w:w="1439" w:type="dxa"/>
            <w:shd w:val="clear" w:color="auto" w:fill="auto"/>
          </w:tcPr>
          <w:p w14:paraId="12BB6E10" w14:textId="77777777" w:rsidR="00552B0E" w:rsidRPr="00EE5038" w:rsidRDefault="00552B0E" w:rsidP="00E24E03">
            <w:pPr>
              <w:rPr>
                <w:rFonts w:cs="Arial"/>
                <w:color w:val="000000"/>
                <w:szCs w:val="22"/>
              </w:rPr>
            </w:pPr>
            <w:r>
              <w:rPr>
                <w:rFonts w:cs="Arial"/>
                <w:color w:val="000000"/>
                <w:szCs w:val="22"/>
              </w:rPr>
              <w:t>M2</w:t>
            </w:r>
          </w:p>
        </w:tc>
        <w:tc>
          <w:tcPr>
            <w:tcW w:w="6329" w:type="dxa"/>
            <w:shd w:val="clear" w:color="auto" w:fill="auto"/>
          </w:tcPr>
          <w:p w14:paraId="3B7A0A0B" w14:textId="77777777" w:rsidR="00552B0E" w:rsidRPr="00EE5038" w:rsidRDefault="00552B0E" w:rsidP="00E24E03">
            <w:pPr>
              <w:rPr>
                <w:rFonts w:cs="Arial"/>
                <w:color w:val="000000"/>
                <w:szCs w:val="22"/>
              </w:rPr>
            </w:pPr>
            <w:r>
              <w:rPr>
                <w:rFonts w:cs="Arial"/>
                <w:color w:val="000000"/>
                <w:szCs w:val="22"/>
              </w:rPr>
              <w:t>Driver does not leave vehicle with Key</w:t>
            </w:r>
          </w:p>
        </w:tc>
      </w:tr>
      <w:tr w:rsidR="00552B0E" w:rsidRPr="00EE5038" w14:paraId="72EC290F" w14:textId="77777777" w:rsidTr="00E24E03">
        <w:trPr>
          <w:trHeight w:val="255"/>
        </w:trPr>
        <w:tc>
          <w:tcPr>
            <w:tcW w:w="2546" w:type="dxa"/>
            <w:vMerge/>
            <w:shd w:val="clear" w:color="auto" w:fill="D9D9D9" w:themeFill="background1" w:themeFillShade="D9"/>
          </w:tcPr>
          <w:p w14:paraId="58E93BA1" w14:textId="77777777" w:rsidR="00552B0E" w:rsidRPr="00EE5038" w:rsidRDefault="00552B0E" w:rsidP="00E24E03">
            <w:pPr>
              <w:rPr>
                <w:rFonts w:cs="Arial"/>
                <w:b/>
                <w:bCs/>
                <w:color w:val="000000"/>
                <w:szCs w:val="22"/>
              </w:rPr>
            </w:pPr>
          </w:p>
        </w:tc>
        <w:tc>
          <w:tcPr>
            <w:tcW w:w="1439" w:type="dxa"/>
            <w:shd w:val="clear" w:color="auto" w:fill="auto"/>
          </w:tcPr>
          <w:p w14:paraId="06A169DB" w14:textId="77777777" w:rsidR="00552B0E" w:rsidRPr="00EE5038" w:rsidRDefault="00552B0E" w:rsidP="00E24E03">
            <w:pPr>
              <w:rPr>
                <w:rFonts w:cs="Arial"/>
                <w:color w:val="000000"/>
                <w:szCs w:val="22"/>
              </w:rPr>
            </w:pPr>
            <w:r w:rsidRPr="00EE5038">
              <w:rPr>
                <w:rFonts w:cs="Arial"/>
                <w:color w:val="000000"/>
                <w:szCs w:val="22"/>
              </w:rPr>
              <w:t>M</w:t>
            </w:r>
            <w:r>
              <w:rPr>
                <w:rFonts w:cs="Arial"/>
                <w:color w:val="000000"/>
                <w:szCs w:val="22"/>
              </w:rPr>
              <w:t>3</w:t>
            </w:r>
          </w:p>
        </w:tc>
        <w:tc>
          <w:tcPr>
            <w:tcW w:w="6329" w:type="dxa"/>
            <w:shd w:val="clear" w:color="auto" w:fill="auto"/>
          </w:tcPr>
          <w:p w14:paraId="7966AC47" w14:textId="77777777" w:rsidR="00552B0E" w:rsidRPr="00EE5038" w:rsidRDefault="00552B0E" w:rsidP="00E24E03">
            <w:pPr>
              <w:rPr>
                <w:rFonts w:cs="Arial"/>
                <w:color w:val="000000"/>
                <w:szCs w:val="22"/>
              </w:rPr>
            </w:pPr>
            <w:r w:rsidRPr="00EE5038">
              <w:rPr>
                <w:rFonts w:cs="Arial"/>
                <w:color w:val="000000"/>
                <w:szCs w:val="22"/>
              </w:rPr>
              <w:t>Engine stays on</w:t>
            </w:r>
          </w:p>
        </w:tc>
      </w:tr>
      <w:tr w:rsidR="00552B0E" w:rsidRPr="00EE5038" w14:paraId="6BA63C6B" w14:textId="77777777" w:rsidTr="00E24E03">
        <w:trPr>
          <w:trHeight w:val="255"/>
        </w:trPr>
        <w:tc>
          <w:tcPr>
            <w:tcW w:w="2546" w:type="dxa"/>
            <w:shd w:val="clear" w:color="auto" w:fill="D9D9D9" w:themeFill="background1" w:themeFillShade="D9"/>
          </w:tcPr>
          <w:p w14:paraId="68F01BA8" w14:textId="77777777" w:rsidR="00552B0E" w:rsidRPr="00EE5038" w:rsidRDefault="00552B0E" w:rsidP="00E24E03">
            <w:pPr>
              <w:rPr>
                <w:rFonts w:cs="Arial"/>
                <w:b/>
                <w:bCs/>
                <w:color w:val="000000"/>
                <w:szCs w:val="22"/>
              </w:rPr>
            </w:pPr>
            <w:r w:rsidRPr="00EE5038">
              <w:rPr>
                <w:rFonts w:cs="Arial"/>
                <w:b/>
                <w:bCs/>
                <w:color w:val="000000"/>
                <w:szCs w:val="22"/>
              </w:rPr>
              <w:t>Postconditions</w:t>
            </w:r>
          </w:p>
        </w:tc>
        <w:tc>
          <w:tcPr>
            <w:tcW w:w="1439" w:type="dxa"/>
            <w:shd w:val="clear" w:color="auto" w:fill="auto"/>
          </w:tcPr>
          <w:p w14:paraId="5E61FBEF" w14:textId="77777777" w:rsidR="00552B0E" w:rsidRPr="00EE5038" w:rsidRDefault="00552B0E" w:rsidP="00E24E03">
            <w:pPr>
              <w:rPr>
                <w:rFonts w:cs="Arial"/>
                <w:color w:val="000000"/>
                <w:szCs w:val="22"/>
              </w:rPr>
            </w:pPr>
            <w:r w:rsidRPr="00EE5038">
              <w:rPr>
                <w:rFonts w:cs="Arial"/>
                <w:color w:val="000000"/>
                <w:szCs w:val="22"/>
              </w:rPr>
              <w:t>PostC1</w:t>
            </w:r>
          </w:p>
        </w:tc>
        <w:tc>
          <w:tcPr>
            <w:tcW w:w="6329" w:type="dxa"/>
            <w:shd w:val="clear" w:color="auto" w:fill="auto"/>
          </w:tcPr>
          <w:p w14:paraId="700ADBFC" w14:textId="77777777" w:rsidR="00552B0E" w:rsidRPr="00EE5038" w:rsidRDefault="00552B0E" w:rsidP="00E24E03">
            <w:pPr>
              <w:rPr>
                <w:rFonts w:cs="Arial"/>
                <w:color w:val="000000"/>
                <w:szCs w:val="22"/>
              </w:rPr>
            </w:pPr>
            <w:r w:rsidRPr="00EE5038">
              <w:rPr>
                <w:rFonts w:cs="Arial"/>
                <w:color w:val="000000"/>
                <w:szCs w:val="22"/>
              </w:rPr>
              <w:t>After a key cycle the Feature is automatically re-enabled</w:t>
            </w:r>
          </w:p>
        </w:tc>
      </w:tr>
      <w:tr w:rsidR="00A43CB9" w:rsidRPr="00EE5038" w14:paraId="43457C5A" w14:textId="77777777" w:rsidTr="00E24E03">
        <w:trPr>
          <w:trHeight w:val="255"/>
        </w:trPr>
        <w:tc>
          <w:tcPr>
            <w:tcW w:w="2546" w:type="dxa"/>
            <w:shd w:val="clear" w:color="auto" w:fill="D9D9D9" w:themeFill="background1" w:themeFillShade="D9"/>
          </w:tcPr>
          <w:p w14:paraId="7DF054A6" w14:textId="77777777" w:rsidR="00A43CB9" w:rsidRPr="00EE5038" w:rsidRDefault="00A43CB9" w:rsidP="00E24E03">
            <w:pPr>
              <w:rPr>
                <w:rFonts w:cs="Arial"/>
                <w:b/>
                <w:bCs/>
                <w:color w:val="000000"/>
                <w:szCs w:val="22"/>
              </w:rPr>
            </w:pPr>
          </w:p>
        </w:tc>
        <w:tc>
          <w:tcPr>
            <w:tcW w:w="1439" w:type="dxa"/>
            <w:shd w:val="clear" w:color="auto" w:fill="auto"/>
          </w:tcPr>
          <w:p w14:paraId="07EC5B25" w14:textId="4083F7C3" w:rsidR="00A43CB9" w:rsidRPr="00EE5038" w:rsidRDefault="00A43CB9" w:rsidP="00E24E03">
            <w:pPr>
              <w:rPr>
                <w:rFonts w:cs="Arial"/>
                <w:color w:val="000000"/>
                <w:szCs w:val="22"/>
              </w:rPr>
            </w:pPr>
            <w:r>
              <w:rPr>
                <w:rFonts w:cs="Arial"/>
                <w:color w:val="000000"/>
                <w:szCs w:val="22"/>
              </w:rPr>
              <w:t>PostC2</w:t>
            </w:r>
          </w:p>
        </w:tc>
        <w:tc>
          <w:tcPr>
            <w:tcW w:w="6329" w:type="dxa"/>
            <w:shd w:val="clear" w:color="auto" w:fill="auto"/>
          </w:tcPr>
          <w:p w14:paraId="11715138" w14:textId="4609EF5D" w:rsidR="00A43CB9" w:rsidRPr="00EE5038" w:rsidRDefault="00A43CB9" w:rsidP="00E24E03">
            <w:pPr>
              <w:rPr>
                <w:rFonts w:cs="Arial"/>
                <w:color w:val="000000"/>
                <w:szCs w:val="22"/>
              </w:rPr>
            </w:pPr>
            <w:r>
              <w:rPr>
                <w:rFonts w:cs="Arial"/>
                <w:color w:val="000000"/>
                <w:szCs w:val="22"/>
              </w:rPr>
              <w:t>DSI is still available if conditions are met</w:t>
            </w:r>
          </w:p>
        </w:tc>
      </w:tr>
      <w:tr w:rsidR="006D411E" w:rsidRPr="00EE5038" w14:paraId="53DD660C" w14:textId="77777777" w:rsidTr="00E24E03">
        <w:trPr>
          <w:trHeight w:val="255"/>
        </w:trPr>
        <w:tc>
          <w:tcPr>
            <w:tcW w:w="2546" w:type="dxa"/>
            <w:shd w:val="clear" w:color="auto" w:fill="D9D9D9" w:themeFill="background1" w:themeFillShade="D9"/>
          </w:tcPr>
          <w:p w14:paraId="26E4E3D4" w14:textId="77777777" w:rsidR="006D411E" w:rsidRPr="00EE5038" w:rsidRDefault="006D411E" w:rsidP="00E24E03">
            <w:pPr>
              <w:rPr>
                <w:rFonts w:cs="Arial"/>
                <w:b/>
                <w:bCs/>
                <w:color w:val="000000"/>
                <w:szCs w:val="22"/>
              </w:rPr>
            </w:pPr>
          </w:p>
        </w:tc>
        <w:tc>
          <w:tcPr>
            <w:tcW w:w="1439" w:type="dxa"/>
            <w:shd w:val="clear" w:color="auto" w:fill="auto"/>
          </w:tcPr>
          <w:p w14:paraId="36050333" w14:textId="240E67E7" w:rsidR="006D411E" w:rsidRDefault="006D411E" w:rsidP="00E24E03">
            <w:pPr>
              <w:rPr>
                <w:rFonts w:cs="Arial"/>
                <w:color w:val="000000"/>
                <w:szCs w:val="22"/>
              </w:rPr>
            </w:pPr>
            <w:r>
              <w:rPr>
                <w:rFonts w:cs="Arial"/>
                <w:color w:val="000000"/>
                <w:szCs w:val="22"/>
              </w:rPr>
              <w:t>PostC3</w:t>
            </w:r>
          </w:p>
        </w:tc>
        <w:tc>
          <w:tcPr>
            <w:tcW w:w="6329" w:type="dxa"/>
            <w:shd w:val="clear" w:color="auto" w:fill="auto"/>
          </w:tcPr>
          <w:p w14:paraId="7958846E" w14:textId="373FE783" w:rsidR="006D411E" w:rsidRDefault="006D411E" w:rsidP="00E24E03">
            <w:pPr>
              <w:rPr>
                <w:rFonts w:cs="Arial"/>
                <w:color w:val="000000"/>
                <w:szCs w:val="22"/>
              </w:rPr>
            </w:pPr>
            <w:r>
              <w:rPr>
                <w:rFonts w:cs="Arial"/>
                <w:color w:val="000000"/>
                <w:szCs w:val="22"/>
              </w:rPr>
              <w:t>If driver leaves vehicle with key the vehicle powersdown</w:t>
            </w:r>
          </w:p>
        </w:tc>
      </w:tr>
    </w:tbl>
    <w:p w14:paraId="44163515" w14:textId="2A0D301F" w:rsidR="00552B0E" w:rsidRDefault="00552B0E" w:rsidP="00AC5000"/>
    <w:p w14:paraId="634CDCB3" w14:textId="16BB97F8" w:rsidR="00AF1B9C" w:rsidRDefault="00AF1B9C" w:rsidP="00AC5000"/>
    <w:p w14:paraId="65D47277" w14:textId="77777777" w:rsidR="00AF1B9C" w:rsidRPr="008F3667" w:rsidRDefault="00AF1B9C" w:rsidP="00AF1B9C">
      <w:pPr>
        <w:pStyle w:val="BodyText"/>
        <w:rPr>
          <w:lang w:val="en-US"/>
        </w:rPr>
      </w:pPr>
    </w:p>
    <w:p w14:paraId="2238335F" w14:textId="51174C12" w:rsidR="00AF1B9C" w:rsidRPr="0017445F" w:rsidRDefault="00517631" w:rsidP="00AF1B9C">
      <w:pPr>
        <w:pStyle w:val="REUseCase"/>
        <w:shd w:val="clear" w:color="auto" w:fill="F2F2F2" w:themeFill="background1" w:themeFillShade="F2"/>
      </w:pPr>
      <w:r>
        <w:t xml:space="preserve">UC25 </w:t>
      </w:r>
      <w:r w:rsidR="0068784F">
        <w:t>Leaving</w:t>
      </w:r>
      <w:r w:rsidR="00813FFE">
        <w:t xml:space="preserve"> Remote Start mode </w:t>
      </w:r>
      <w:r w:rsidR="0068784F">
        <w:t xml:space="preserve">after Driver Presence </w:t>
      </w:r>
      <w:r w:rsidR="00813FFE">
        <w:t xml:space="preserve">and AEIS </w:t>
      </w:r>
      <w:r w:rsidR="007460B3">
        <w:t>S</w:t>
      </w:r>
      <w:r w:rsidR="00813FFE">
        <w:t xml:space="preserve">hutdown </w:t>
      </w:r>
      <w:r w:rsidR="007460B3">
        <w:t>O</w:t>
      </w:r>
      <w:r w:rsidR="00813FFE">
        <w:t>ccurs</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439"/>
        <w:gridCol w:w="6329"/>
      </w:tblGrid>
      <w:tr w:rsidR="00AF1B9C" w:rsidRPr="007C20FA" w14:paraId="13FE4EEA" w14:textId="77777777" w:rsidTr="00AF1B9C">
        <w:trPr>
          <w:trHeight w:val="255"/>
        </w:trPr>
        <w:tc>
          <w:tcPr>
            <w:tcW w:w="2546" w:type="dxa"/>
            <w:shd w:val="clear" w:color="auto" w:fill="D9D9D9" w:themeFill="background1" w:themeFillShade="D9"/>
            <w:hideMark/>
          </w:tcPr>
          <w:p w14:paraId="61178BD1" w14:textId="77777777" w:rsidR="00AF1B9C" w:rsidRDefault="00AF1B9C" w:rsidP="00AF1B9C">
            <w:pPr>
              <w:rPr>
                <w:rFonts w:cs="Arial"/>
                <w:b/>
                <w:bCs/>
                <w:color w:val="000000"/>
                <w:szCs w:val="22"/>
              </w:rPr>
            </w:pPr>
            <w:r w:rsidRPr="007C20FA">
              <w:rPr>
                <w:rFonts w:cs="Arial"/>
                <w:b/>
                <w:bCs/>
                <w:color w:val="000000"/>
                <w:szCs w:val="22"/>
              </w:rPr>
              <w:t>Actors</w:t>
            </w:r>
          </w:p>
        </w:tc>
        <w:tc>
          <w:tcPr>
            <w:tcW w:w="1439" w:type="dxa"/>
            <w:shd w:val="clear" w:color="auto" w:fill="auto"/>
          </w:tcPr>
          <w:p w14:paraId="5F5BB5A1" w14:textId="77777777" w:rsidR="00AF1B9C" w:rsidRDefault="00AF1B9C" w:rsidP="00AF1B9C"/>
        </w:tc>
        <w:tc>
          <w:tcPr>
            <w:tcW w:w="6329" w:type="dxa"/>
            <w:shd w:val="clear" w:color="auto" w:fill="auto"/>
          </w:tcPr>
          <w:p w14:paraId="5C53C01F" w14:textId="77777777" w:rsidR="00AF1B9C" w:rsidRDefault="00AF1B9C" w:rsidP="00AF1B9C">
            <w:pPr>
              <w:rPr>
                <w:rFonts w:cs="Arial"/>
                <w:color w:val="000000"/>
                <w:szCs w:val="22"/>
              </w:rPr>
            </w:pPr>
            <w:r>
              <w:rPr>
                <w:rFonts w:cs="Arial"/>
                <w:color w:val="000000"/>
                <w:szCs w:val="22"/>
              </w:rPr>
              <w:t>Driver</w:t>
            </w:r>
          </w:p>
        </w:tc>
      </w:tr>
      <w:tr w:rsidR="00AF1B9C" w:rsidRPr="007C20FA" w14:paraId="151ACBC9" w14:textId="77777777" w:rsidTr="00AF1B9C">
        <w:trPr>
          <w:trHeight w:val="255"/>
        </w:trPr>
        <w:tc>
          <w:tcPr>
            <w:tcW w:w="2546" w:type="dxa"/>
            <w:shd w:val="clear" w:color="auto" w:fill="D9D9D9" w:themeFill="background1" w:themeFillShade="D9"/>
            <w:hideMark/>
          </w:tcPr>
          <w:p w14:paraId="1E261ED5" w14:textId="77777777" w:rsidR="00AF1B9C" w:rsidRPr="007C20FA" w:rsidRDefault="00AF1B9C" w:rsidP="00AF1B9C">
            <w:pPr>
              <w:rPr>
                <w:rFonts w:cs="Arial"/>
                <w:b/>
                <w:bCs/>
                <w:color w:val="000000"/>
                <w:szCs w:val="22"/>
              </w:rPr>
            </w:pPr>
            <w:r w:rsidRPr="007C20FA">
              <w:rPr>
                <w:rFonts w:cs="Arial"/>
                <w:b/>
                <w:bCs/>
                <w:color w:val="000000"/>
                <w:szCs w:val="22"/>
              </w:rPr>
              <w:t>Description</w:t>
            </w:r>
          </w:p>
        </w:tc>
        <w:tc>
          <w:tcPr>
            <w:tcW w:w="1439" w:type="dxa"/>
            <w:shd w:val="clear" w:color="auto" w:fill="auto"/>
          </w:tcPr>
          <w:p w14:paraId="37799138" w14:textId="77777777" w:rsidR="00AF1B9C" w:rsidRPr="007C20FA" w:rsidRDefault="00AF1B9C" w:rsidP="00AF1B9C">
            <w:pPr>
              <w:rPr>
                <w:rFonts w:cs="Arial"/>
                <w:color w:val="000000"/>
                <w:szCs w:val="22"/>
              </w:rPr>
            </w:pPr>
          </w:p>
        </w:tc>
        <w:tc>
          <w:tcPr>
            <w:tcW w:w="6329" w:type="dxa"/>
            <w:shd w:val="clear" w:color="auto" w:fill="auto"/>
          </w:tcPr>
          <w:p w14:paraId="4DC4E1E4" w14:textId="77777777" w:rsidR="00AF1B9C" w:rsidRDefault="00AF1B9C" w:rsidP="00AF1B9C"/>
        </w:tc>
      </w:tr>
      <w:tr w:rsidR="00AF1B9C" w:rsidRPr="007C20FA" w14:paraId="30C9CB1E" w14:textId="77777777" w:rsidTr="00AF1B9C">
        <w:trPr>
          <w:trHeight w:val="20"/>
        </w:trPr>
        <w:tc>
          <w:tcPr>
            <w:tcW w:w="2546" w:type="dxa"/>
            <w:vMerge w:val="restart"/>
            <w:shd w:val="clear" w:color="auto" w:fill="D9D9D9" w:themeFill="background1" w:themeFillShade="D9"/>
            <w:hideMark/>
          </w:tcPr>
          <w:p w14:paraId="40089D56" w14:textId="77777777" w:rsidR="00AF1B9C" w:rsidRDefault="00AF1B9C" w:rsidP="00AF1B9C">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439" w:type="dxa"/>
            <w:shd w:val="clear" w:color="auto" w:fill="auto"/>
          </w:tcPr>
          <w:p w14:paraId="2588B261" w14:textId="77777777" w:rsidR="00AF1B9C" w:rsidRDefault="00AF1B9C" w:rsidP="00AF1B9C">
            <w:pPr>
              <w:rPr>
                <w:rFonts w:cs="Arial"/>
                <w:color w:val="000000"/>
                <w:szCs w:val="22"/>
              </w:rPr>
            </w:pPr>
            <w:r>
              <w:rPr>
                <w:rFonts w:cs="Arial"/>
                <w:color w:val="000000"/>
                <w:szCs w:val="22"/>
              </w:rPr>
              <w:t>PreC1</w:t>
            </w:r>
          </w:p>
        </w:tc>
        <w:tc>
          <w:tcPr>
            <w:tcW w:w="6329" w:type="dxa"/>
            <w:shd w:val="clear" w:color="auto" w:fill="auto"/>
          </w:tcPr>
          <w:p w14:paraId="082FE751" w14:textId="77777777" w:rsidR="00AF1B9C" w:rsidRDefault="00AF1B9C" w:rsidP="00AF1B9C">
            <w:pPr>
              <w:rPr>
                <w:rFonts w:cs="Arial"/>
                <w:color w:val="000000"/>
                <w:szCs w:val="22"/>
              </w:rPr>
            </w:pPr>
            <w:r>
              <w:rPr>
                <w:rFonts w:cs="Arial"/>
                <w:color w:val="000000"/>
                <w:szCs w:val="22"/>
              </w:rPr>
              <w:t>AEIS is not disabled</w:t>
            </w:r>
          </w:p>
        </w:tc>
      </w:tr>
      <w:tr w:rsidR="00AF1B9C" w:rsidRPr="007C20FA" w14:paraId="29B707AD" w14:textId="77777777" w:rsidTr="00AF1B9C">
        <w:trPr>
          <w:trHeight w:val="20"/>
        </w:trPr>
        <w:tc>
          <w:tcPr>
            <w:tcW w:w="2546" w:type="dxa"/>
            <w:vMerge/>
            <w:shd w:val="clear" w:color="auto" w:fill="D9D9D9" w:themeFill="background1" w:themeFillShade="D9"/>
          </w:tcPr>
          <w:p w14:paraId="48821CAF" w14:textId="77777777" w:rsidR="00AF1B9C" w:rsidRPr="007C20FA" w:rsidRDefault="00AF1B9C" w:rsidP="00AF1B9C">
            <w:pPr>
              <w:rPr>
                <w:rFonts w:cs="Arial"/>
                <w:b/>
                <w:bCs/>
                <w:color w:val="000000"/>
                <w:szCs w:val="22"/>
              </w:rPr>
            </w:pPr>
          </w:p>
        </w:tc>
        <w:tc>
          <w:tcPr>
            <w:tcW w:w="1439" w:type="dxa"/>
            <w:shd w:val="clear" w:color="auto" w:fill="auto"/>
          </w:tcPr>
          <w:p w14:paraId="429336CC" w14:textId="77777777" w:rsidR="00AF1B9C" w:rsidRDefault="00AF1B9C" w:rsidP="00AF1B9C">
            <w:pPr>
              <w:rPr>
                <w:rFonts w:cs="Arial"/>
                <w:color w:val="000000"/>
                <w:szCs w:val="22"/>
              </w:rPr>
            </w:pPr>
            <w:r>
              <w:rPr>
                <w:rFonts w:cs="Arial"/>
                <w:color w:val="000000"/>
                <w:szCs w:val="22"/>
              </w:rPr>
              <w:t>PreC2</w:t>
            </w:r>
          </w:p>
        </w:tc>
        <w:tc>
          <w:tcPr>
            <w:tcW w:w="6329" w:type="dxa"/>
            <w:shd w:val="clear" w:color="auto" w:fill="auto"/>
          </w:tcPr>
          <w:p w14:paraId="24AA060E" w14:textId="584BCFA5" w:rsidR="00AF1B9C" w:rsidRDefault="00E34D81" w:rsidP="00AF1B9C">
            <w:pPr>
              <w:rPr>
                <w:rFonts w:cs="Arial"/>
                <w:color w:val="000000"/>
                <w:szCs w:val="22"/>
              </w:rPr>
            </w:pPr>
            <w:r>
              <w:rPr>
                <w:rFonts w:cs="Arial"/>
                <w:color w:val="000000"/>
                <w:szCs w:val="22"/>
              </w:rPr>
              <w:t>Remote Start has been activated</w:t>
            </w:r>
          </w:p>
        </w:tc>
      </w:tr>
      <w:tr w:rsidR="00AF1B9C" w:rsidRPr="007C20FA" w14:paraId="6F7A07D5" w14:textId="77777777" w:rsidTr="00AF1B9C">
        <w:trPr>
          <w:trHeight w:val="20"/>
        </w:trPr>
        <w:tc>
          <w:tcPr>
            <w:tcW w:w="2546" w:type="dxa"/>
            <w:shd w:val="clear" w:color="auto" w:fill="D9D9D9" w:themeFill="background1" w:themeFillShade="D9"/>
          </w:tcPr>
          <w:p w14:paraId="6DAE415A" w14:textId="2951DF4A" w:rsidR="00AF1B9C" w:rsidRDefault="00AF1B9C" w:rsidP="00AF1B9C">
            <w:pPr>
              <w:rPr>
                <w:rFonts w:cs="Arial"/>
                <w:b/>
                <w:bCs/>
                <w:color w:val="000000"/>
                <w:szCs w:val="22"/>
              </w:rPr>
            </w:pPr>
          </w:p>
        </w:tc>
        <w:tc>
          <w:tcPr>
            <w:tcW w:w="1439" w:type="dxa"/>
            <w:shd w:val="clear" w:color="auto" w:fill="auto"/>
          </w:tcPr>
          <w:p w14:paraId="510DFACD" w14:textId="77777777" w:rsidR="00AF1B9C" w:rsidRDefault="00AF1B9C" w:rsidP="00AF1B9C">
            <w:pPr>
              <w:rPr>
                <w:rFonts w:cs="Arial"/>
                <w:color w:val="000000"/>
                <w:szCs w:val="22"/>
              </w:rPr>
            </w:pPr>
            <w:r>
              <w:rPr>
                <w:rFonts w:cs="Arial"/>
                <w:color w:val="000000"/>
                <w:szCs w:val="22"/>
              </w:rPr>
              <w:t>PreC3</w:t>
            </w:r>
          </w:p>
        </w:tc>
        <w:tc>
          <w:tcPr>
            <w:tcW w:w="6329" w:type="dxa"/>
            <w:shd w:val="clear" w:color="auto" w:fill="auto"/>
          </w:tcPr>
          <w:p w14:paraId="205B73E6" w14:textId="77777777" w:rsidR="00AF1B9C" w:rsidRDefault="00AF1B9C" w:rsidP="00AF1B9C">
            <w:pPr>
              <w:rPr>
                <w:rFonts w:cs="Arial"/>
                <w:color w:val="000000"/>
                <w:szCs w:val="22"/>
              </w:rPr>
            </w:pPr>
            <w:r>
              <w:rPr>
                <w:rFonts w:cs="Arial"/>
                <w:color w:val="000000"/>
                <w:szCs w:val="22"/>
              </w:rPr>
              <w:t>Vehicle is stationary</w:t>
            </w:r>
          </w:p>
        </w:tc>
      </w:tr>
      <w:tr w:rsidR="00AF1B9C" w:rsidRPr="007C20FA" w14:paraId="2F5F5980" w14:textId="77777777" w:rsidTr="00AF1B9C">
        <w:trPr>
          <w:trHeight w:val="20"/>
        </w:trPr>
        <w:tc>
          <w:tcPr>
            <w:tcW w:w="2546" w:type="dxa"/>
            <w:shd w:val="clear" w:color="auto" w:fill="D9D9D9" w:themeFill="background1" w:themeFillShade="D9"/>
          </w:tcPr>
          <w:p w14:paraId="378B68F2" w14:textId="77777777" w:rsidR="00AF1B9C" w:rsidRDefault="00AF1B9C" w:rsidP="00AF1B9C">
            <w:pPr>
              <w:rPr>
                <w:rFonts w:cs="Arial"/>
                <w:b/>
                <w:bCs/>
                <w:color w:val="000000"/>
                <w:szCs w:val="22"/>
              </w:rPr>
            </w:pPr>
            <w:r>
              <w:rPr>
                <w:rFonts w:cs="Arial"/>
                <w:b/>
                <w:bCs/>
                <w:color w:val="000000"/>
                <w:szCs w:val="22"/>
              </w:rPr>
              <w:t>Triggers</w:t>
            </w:r>
          </w:p>
        </w:tc>
        <w:tc>
          <w:tcPr>
            <w:tcW w:w="1439" w:type="dxa"/>
            <w:shd w:val="clear" w:color="auto" w:fill="auto"/>
          </w:tcPr>
          <w:p w14:paraId="7A45DB69" w14:textId="77777777" w:rsidR="00AF1B9C" w:rsidRDefault="00AF1B9C" w:rsidP="00AF1B9C">
            <w:pPr>
              <w:rPr>
                <w:rFonts w:cs="Arial"/>
                <w:color w:val="000000"/>
                <w:szCs w:val="22"/>
              </w:rPr>
            </w:pPr>
            <w:r>
              <w:rPr>
                <w:rFonts w:cs="Arial"/>
                <w:color w:val="000000"/>
                <w:szCs w:val="22"/>
              </w:rPr>
              <w:t>T1</w:t>
            </w:r>
          </w:p>
        </w:tc>
        <w:tc>
          <w:tcPr>
            <w:tcW w:w="6329" w:type="dxa"/>
            <w:shd w:val="clear" w:color="auto" w:fill="auto"/>
          </w:tcPr>
          <w:p w14:paraId="64FF40A1" w14:textId="6F69D3BE" w:rsidR="00AF1B9C" w:rsidRDefault="00AF1B9C" w:rsidP="00AF1B9C">
            <w:pPr>
              <w:rPr>
                <w:rFonts w:cs="Arial"/>
                <w:color w:val="000000"/>
                <w:szCs w:val="22"/>
              </w:rPr>
            </w:pPr>
            <w:r>
              <w:rPr>
                <w:rFonts w:cs="Arial"/>
                <w:color w:val="000000"/>
                <w:szCs w:val="22"/>
              </w:rPr>
              <w:t>Drive</w:t>
            </w:r>
            <w:r w:rsidR="007A07B5">
              <w:rPr>
                <w:rFonts w:cs="Arial"/>
                <w:color w:val="000000"/>
                <w:szCs w:val="22"/>
              </w:rPr>
              <w:t>r</w:t>
            </w:r>
            <w:r>
              <w:rPr>
                <w:rFonts w:cs="Arial"/>
                <w:color w:val="000000"/>
                <w:szCs w:val="22"/>
              </w:rPr>
              <w:t xml:space="preserve"> presses brake</w:t>
            </w:r>
          </w:p>
        </w:tc>
      </w:tr>
      <w:tr w:rsidR="00AF1B9C" w:rsidRPr="007C20FA" w14:paraId="376B92A6" w14:textId="77777777" w:rsidTr="00AF1B9C">
        <w:trPr>
          <w:trHeight w:val="255"/>
        </w:trPr>
        <w:tc>
          <w:tcPr>
            <w:tcW w:w="2546" w:type="dxa"/>
            <w:shd w:val="clear" w:color="auto" w:fill="D9D9D9" w:themeFill="background1" w:themeFillShade="D9"/>
          </w:tcPr>
          <w:p w14:paraId="77F94463" w14:textId="77777777" w:rsidR="00AF1B9C" w:rsidRDefault="00AF1B9C" w:rsidP="00AF1B9C">
            <w:pPr>
              <w:rPr>
                <w:rFonts w:cs="Arial"/>
                <w:b/>
                <w:bCs/>
                <w:color w:val="000000"/>
                <w:szCs w:val="22"/>
              </w:rPr>
            </w:pPr>
            <w:r>
              <w:rPr>
                <w:rFonts w:cs="Arial"/>
                <w:b/>
                <w:bCs/>
                <w:color w:val="000000"/>
                <w:szCs w:val="22"/>
              </w:rPr>
              <w:t>Main Flow Description</w:t>
            </w:r>
          </w:p>
        </w:tc>
        <w:tc>
          <w:tcPr>
            <w:tcW w:w="1439" w:type="dxa"/>
            <w:shd w:val="clear" w:color="auto" w:fill="auto"/>
          </w:tcPr>
          <w:p w14:paraId="30C16F58" w14:textId="77777777" w:rsidR="00AF1B9C" w:rsidRDefault="00AF1B9C" w:rsidP="00AF1B9C">
            <w:pPr>
              <w:rPr>
                <w:rFonts w:cs="Arial"/>
                <w:color w:val="000000"/>
                <w:szCs w:val="22"/>
              </w:rPr>
            </w:pPr>
          </w:p>
        </w:tc>
        <w:tc>
          <w:tcPr>
            <w:tcW w:w="6329" w:type="dxa"/>
            <w:shd w:val="clear" w:color="auto" w:fill="auto"/>
          </w:tcPr>
          <w:p w14:paraId="07D953AC" w14:textId="18730FE0" w:rsidR="00AF1B9C" w:rsidRDefault="00AF1B9C" w:rsidP="00AF1B9C">
            <w:pPr>
              <w:rPr>
                <w:rFonts w:cs="Arial"/>
                <w:color w:val="000000"/>
                <w:szCs w:val="22"/>
              </w:rPr>
            </w:pPr>
            <w:r>
              <w:rPr>
                <w:rFonts w:cs="Arial"/>
                <w:color w:val="000000"/>
                <w:szCs w:val="22"/>
              </w:rPr>
              <w:t xml:space="preserve">Vehicle </w:t>
            </w:r>
            <w:r w:rsidR="00F3162B">
              <w:rPr>
                <w:rFonts w:cs="Arial"/>
                <w:color w:val="000000"/>
                <w:szCs w:val="22"/>
              </w:rPr>
              <w:t>leaves Remote Start mode</w:t>
            </w:r>
            <w:r>
              <w:rPr>
                <w:rFonts w:cs="Arial"/>
                <w:color w:val="000000"/>
                <w:szCs w:val="22"/>
              </w:rPr>
              <w:t xml:space="preserve"> on brake press</w:t>
            </w:r>
            <w:r w:rsidR="00E34D81">
              <w:rPr>
                <w:rFonts w:cs="Arial"/>
                <w:color w:val="000000"/>
                <w:szCs w:val="22"/>
              </w:rPr>
              <w:t xml:space="preserve"> and shuts down after satisfying AEIS conditions</w:t>
            </w:r>
          </w:p>
        </w:tc>
      </w:tr>
      <w:tr w:rsidR="00AF1B9C" w:rsidRPr="007C20FA" w14:paraId="64B50221" w14:textId="77777777" w:rsidTr="00AF1B9C">
        <w:trPr>
          <w:trHeight w:val="255"/>
        </w:trPr>
        <w:tc>
          <w:tcPr>
            <w:tcW w:w="2546" w:type="dxa"/>
            <w:shd w:val="clear" w:color="auto" w:fill="D9D9D9" w:themeFill="background1" w:themeFillShade="D9"/>
          </w:tcPr>
          <w:p w14:paraId="34E5C7BE" w14:textId="77777777" w:rsidR="00AF1B9C" w:rsidRDefault="00AF1B9C" w:rsidP="00AF1B9C">
            <w:pPr>
              <w:rPr>
                <w:rFonts w:cs="Arial"/>
                <w:b/>
                <w:bCs/>
                <w:color w:val="000000"/>
                <w:szCs w:val="22"/>
              </w:rPr>
            </w:pPr>
            <w:r>
              <w:rPr>
                <w:rFonts w:cs="Arial"/>
                <w:b/>
                <w:bCs/>
                <w:color w:val="000000"/>
                <w:szCs w:val="22"/>
              </w:rPr>
              <w:t>Main Flow</w:t>
            </w:r>
          </w:p>
        </w:tc>
        <w:tc>
          <w:tcPr>
            <w:tcW w:w="1439" w:type="dxa"/>
            <w:shd w:val="clear" w:color="auto" w:fill="auto"/>
          </w:tcPr>
          <w:p w14:paraId="6E2C8AE7" w14:textId="77777777" w:rsidR="00AF1B9C" w:rsidRDefault="00AF1B9C" w:rsidP="00AF1B9C">
            <w:pPr>
              <w:rPr>
                <w:rFonts w:cs="Arial"/>
                <w:color w:val="000000"/>
                <w:szCs w:val="22"/>
              </w:rPr>
            </w:pPr>
            <w:r>
              <w:rPr>
                <w:rFonts w:cs="Arial"/>
                <w:color w:val="000000"/>
                <w:szCs w:val="22"/>
              </w:rPr>
              <w:t>M1</w:t>
            </w:r>
          </w:p>
        </w:tc>
        <w:tc>
          <w:tcPr>
            <w:tcW w:w="6329" w:type="dxa"/>
            <w:shd w:val="clear" w:color="auto" w:fill="auto"/>
          </w:tcPr>
          <w:p w14:paraId="3DD9B9AD" w14:textId="04338159" w:rsidR="00AF1B9C" w:rsidRDefault="00FC2205" w:rsidP="00AF1B9C">
            <w:pPr>
              <w:rPr>
                <w:rFonts w:cs="Arial"/>
                <w:color w:val="000000"/>
                <w:szCs w:val="22"/>
              </w:rPr>
            </w:pPr>
            <w:r w:rsidRPr="00FC2205">
              <w:rPr>
                <w:rFonts w:cs="Arial"/>
                <w:color w:val="000000"/>
                <w:szCs w:val="22"/>
              </w:rPr>
              <w:t>Driver had key/PAAK, car locked, driver outside vehicle; powerpack on, torque not available</w:t>
            </w:r>
          </w:p>
        </w:tc>
      </w:tr>
      <w:tr w:rsidR="00FC2205" w:rsidRPr="007C20FA" w14:paraId="5FA50759" w14:textId="77777777" w:rsidTr="00AF1B9C">
        <w:trPr>
          <w:trHeight w:val="255"/>
        </w:trPr>
        <w:tc>
          <w:tcPr>
            <w:tcW w:w="2546" w:type="dxa"/>
            <w:shd w:val="clear" w:color="auto" w:fill="D9D9D9" w:themeFill="background1" w:themeFillShade="D9"/>
          </w:tcPr>
          <w:p w14:paraId="0C6335B6" w14:textId="77777777" w:rsidR="00FC2205" w:rsidRDefault="00FC2205" w:rsidP="00AF1B9C">
            <w:pPr>
              <w:rPr>
                <w:rFonts w:cs="Arial"/>
                <w:b/>
                <w:bCs/>
                <w:color w:val="000000"/>
                <w:szCs w:val="22"/>
              </w:rPr>
            </w:pPr>
          </w:p>
        </w:tc>
        <w:tc>
          <w:tcPr>
            <w:tcW w:w="1439" w:type="dxa"/>
            <w:shd w:val="clear" w:color="auto" w:fill="auto"/>
          </w:tcPr>
          <w:p w14:paraId="551044C8" w14:textId="6DDA8007" w:rsidR="00FC2205" w:rsidRDefault="007B64B6" w:rsidP="00AF1B9C">
            <w:pPr>
              <w:rPr>
                <w:rFonts w:cs="Arial"/>
                <w:color w:val="000000"/>
                <w:szCs w:val="22"/>
              </w:rPr>
            </w:pPr>
            <w:r>
              <w:rPr>
                <w:rFonts w:cs="Arial"/>
                <w:color w:val="000000"/>
                <w:szCs w:val="22"/>
              </w:rPr>
              <w:t>M2</w:t>
            </w:r>
          </w:p>
        </w:tc>
        <w:tc>
          <w:tcPr>
            <w:tcW w:w="6329" w:type="dxa"/>
            <w:shd w:val="clear" w:color="auto" w:fill="auto"/>
          </w:tcPr>
          <w:p w14:paraId="6C2B994D" w14:textId="24A17576" w:rsidR="00FC2205" w:rsidRDefault="00FC2205" w:rsidP="00AF1B9C">
            <w:pPr>
              <w:rPr>
                <w:rFonts w:cs="Arial"/>
                <w:color w:val="000000"/>
                <w:szCs w:val="22"/>
              </w:rPr>
            </w:pPr>
            <w:r w:rsidRPr="00FC2205">
              <w:rPr>
                <w:rFonts w:cs="Arial"/>
                <w:color w:val="000000"/>
                <w:lang w:eastAsia="en-GB"/>
              </w:rPr>
              <w:t>Driver remains in vehicle</w:t>
            </w:r>
          </w:p>
        </w:tc>
      </w:tr>
      <w:tr w:rsidR="00FC2205" w:rsidRPr="007C20FA" w14:paraId="3382E1E9" w14:textId="77777777" w:rsidTr="00AF1B9C">
        <w:trPr>
          <w:trHeight w:val="255"/>
        </w:trPr>
        <w:tc>
          <w:tcPr>
            <w:tcW w:w="2546" w:type="dxa"/>
            <w:shd w:val="clear" w:color="auto" w:fill="D9D9D9" w:themeFill="background1" w:themeFillShade="D9"/>
          </w:tcPr>
          <w:p w14:paraId="214EA660" w14:textId="77777777" w:rsidR="00FC2205" w:rsidRDefault="00FC2205" w:rsidP="00AF1B9C">
            <w:pPr>
              <w:rPr>
                <w:rFonts w:cs="Arial"/>
                <w:b/>
                <w:bCs/>
                <w:color w:val="000000"/>
                <w:szCs w:val="22"/>
              </w:rPr>
            </w:pPr>
          </w:p>
        </w:tc>
        <w:tc>
          <w:tcPr>
            <w:tcW w:w="1439" w:type="dxa"/>
            <w:shd w:val="clear" w:color="auto" w:fill="auto"/>
          </w:tcPr>
          <w:p w14:paraId="615178A8" w14:textId="15EC5ABF" w:rsidR="00FC2205" w:rsidRDefault="007B64B6" w:rsidP="00AF1B9C">
            <w:pPr>
              <w:rPr>
                <w:rFonts w:cs="Arial"/>
                <w:color w:val="000000"/>
                <w:szCs w:val="22"/>
              </w:rPr>
            </w:pPr>
            <w:r>
              <w:rPr>
                <w:rFonts w:cs="Arial"/>
                <w:color w:val="000000"/>
                <w:szCs w:val="22"/>
              </w:rPr>
              <w:t>M3</w:t>
            </w:r>
          </w:p>
        </w:tc>
        <w:tc>
          <w:tcPr>
            <w:tcW w:w="6329" w:type="dxa"/>
            <w:shd w:val="clear" w:color="auto" w:fill="auto"/>
          </w:tcPr>
          <w:p w14:paraId="0D8E9F53" w14:textId="231DA705" w:rsidR="00FC2205" w:rsidRDefault="00FC2205" w:rsidP="00AF1B9C">
            <w:pPr>
              <w:rPr>
                <w:rFonts w:cs="Arial"/>
                <w:color w:val="000000"/>
                <w:szCs w:val="22"/>
              </w:rPr>
            </w:pPr>
            <w:r w:rsidRPr="00FC2205">
              <w:rPr>
                <w:rFonts w:cs="Arial"/>
                <w:color w:val="000000"/>
                <w:lang w:eastAsia="en-GB"/>
              </w:rPr>
              <w:t>Driver closes door</w:t>
            </w:r>
          </w:p>
        </w:tc>
      </w:tr>
      <w:tr w:rsidR="008D0909" w:rsidRPr="007C20FA" w14:paraId="0B12D36D" w14:textId="77777777" w:rsidTr="00AF1B9C">
        <w:trPr>
          <w:trHeight w:val="255"/>
        </w:trPr>
        <w:tc>
          <w:tcPr>
            <w:tcW w:w="2546" w:type="dxa"/>
            <w:shd w:val="clear" w:color="auto" w:fill="D9D9D9" w:themeFill="background1" w:themeFillShade="D9"/>
          </w:tcPr>
          <w:p w14:paraId="74085EF7" w14:textId="77777777" w:rsidR="008D0909" w:rsidRDefault="008D0909" w:rsidP="008D0909">
            <w:pPr>
              <w:rPr>
                <w:rFonts w:cs="Arial"/>
                <w:b/>
                <w:bCs/>
                <w:color w:val="000000"/>
                <w:szCs w:val="22"/>
              </w:rPr>
            </w:pPr>
          </w:p>
        </w:tc>
        <w:tc>
          <w:tcPr>
            <w:tcW w:w="1439" w:type="dxa"/>
            <w:shd w:val="clear" w:color="auto" w:fill="auto"/>
          </w:tcPr>
          <w:p w14:paraId="00301CE6" w14:textId="75982D02" w:rsidR="008D0909" w:rsidRDefault="007B64B6" w:rsidP="008D0909">
            <w:pPr>
              <w:rPr>
                <w:rFonts w:cs="Arial"/>
                <w:color w:val="000000"/>
                <w:szCs w:val="22"/>
              </w:rPr>
            </w:pPr>
            <w:r>
              <w:rPr>
                <w:rFonts w:cs="Arial"/>
                <w:color w:val="000000"/>
                <w:szCs w:val="22"/>
              </w:rPr>
              <w:t>M4</w:t>
            </w:r>
          </w:p>
        </w:tc>
        <w:tc>
          <w:tcPr>
            <w:tcW w:w="6329" w:type="dxa"/>
            <w:shd w:val="clear" w:color="auto" w:fill="auto"/>
          </w:tcPr>
          <w:p w14:paraId="50D15E13" w14:textId="170EF24F" w:rsidR="008D0909" w:rsidRDefault="008D0909" w:rsidP="008D0909">
            <w:pPr>
              <w:rPr>
                <w:rFonts w:cs="Arial"/>
                <w:color w:val="000000"/>
                <w:szCs w:val="22"/>
              </w:rPr>
            </w:pPr>
            <w:r>
              <w:rPr>
                <w:rFonts w:cs="Arial"/>
                <w:color w:val="000000"/>
                <w:szCs w:val="22"/>
              </w:rPr>
              <w:t>After specified time elapses, message appears on cluster informing of impending shutdown</w:t>
            </w:r>
          </w:p>
        </w:tc>
      </w:tr>
      <w:tr w:rsidR="008D0909" w:rsidRPr="007C20FA" w14:paraId="3E471A83" w14:textId="77777777" w:rsidTr="00AF1B9C">
        <w:trPr>
          <w:trHeight w:val="255"/>
        </w:trPr>
        <w:tc>
          <w:tcPr>
            <w:tcW w:w="2546" w:type="dxa"/>
            <w:shd w:val="clear" w:color="auto" w:fill="D9D9D9" w:themeFill="background1" w:themeFillShade="D9"/>
          </w:tcPr>
          <w:p w14:paraId="1ACB26C0" w14:textId="77777777" w:rsidR="008D0909" w:rsidRDefault="008D0909" w:rsidP="008D0909">
            <w:pPr>
              <w:rPr>
                <w:rFonts w:cs="Arial"/>
                <w:b/>
                <w:bCs/>
                <w:color w:val="000000"/>
                <w:szCs w:val="22"/>
              </w:rPr>
            </w:pPr>
          </w:p>
        </w:tc>
        <w:tc>
          <w:tcPr>
            <w:tcW w:w="1439" w:type="dxa"/>
            <w:shd w:val="clear" w:color="auto" w:fill="auto"/>
          </w:tcPr>
          <w:p w14:paraId="7E9A5010" w14:textId="262D0DCD" w:rsidR="008D0909" w:rsidRDefault="007B64B6" w:rsidP="008D0909">
            <w:pPr>
              <w:rPr>
                <w:rFonts w:cs="Arial"/>
                <w:color w:val="000000"/>
                <w:szCs w:val="22"/>
              </w:rPr>
            </w:pPr>
            <w:r>
              <w:rPr>
                <w:rFonts w:cs="Arial"/>
                <w:color w:val="000000"/>
                <w:szCs w:val="22"/>
              </w:rPr>
              <w:t>M5</w:t>
            </w:r>
          </w:p>
        </w:tc>
        <w:tc>
          <w:tcPr>
            <w:tcW w:w="6329" w:type="dxa"/>
            <w:shd w:val="clear" w:color="auto" w:fill="auto"/>
          </w:tcPr>
          <w:p w14:paraId="00FE7E7C" w14:textId="33727227" w:rsidR="008D0909" w:rsidRDefault="008D0909" w:rsidP="008D0909">
            <w:pPr>
              <w:rPr>
                <w:rFonts w:cs="Arial"/>
                <w:color w:val="000000"/>
                <w:szCs w:val="22"/>
              </w:rPr>
            </w:pPr>
            <w:r>
              <w:rPr>
                <w:rFonts w:cs="Arial"/>
                <w:color w:val="000000"/>
                <w:szCs w:val="22"/>
              </w:rPr>
              <w:t>Driver takes no action within that specified time</w:t>
            </w:r>
          </w:p>
        </w:tc>
      </w:tr>
      <w:tr w:rsidR="008D0909" w:rsidRPr="007C20FA" w14:paraId="4B29C8C8" w14:textId="77777777" w:rsidTr="00AF1B9C">
        <w:trPr>
          <w:trHeight w:val="255"/>
        </w:trPr>
        <w:tc>
          <w:tcPr>
            <w:tcW w:w="2546" w:type="dxa"/>
            <w:shd w:val="clear" w:color="auto" w:fill="D9D9D9" w:themeFill="background1" w:themeFillShade="D9"/>
          </w:tcPr>
          <w:p w14:paraId="3F8AF868" w14:textId="77777777" w:rsidR="008D0909" w:rsidRDefault="008D0909" w:rsidP="008D0909">
            <w:pPr>
              <w:rPr>
                <w:rFonts w:cs="Arial"/>
                <w:b/>
                <w:bCs/>
                <w:color w:val="000000"/>
                <w:szCs w:val="22"/>
              </w:rPr>
            </w:pPr>
          </w:p>
        </w:tc>
        <w:tc>
          <w:tcPr>
            <w:tcW w:w="1439" w:type="dxa"/>
            <w:shd w:val="clear" w:color="auto" w:fill="auto"/>
          </w:tcPr>
          <w:p w14:paraId="51688F1D" w14:textId="2852554A" w:rsidR="008D0909" w:rsidRDefault="007B64B6" w:rsidP="008D0909">
            <w:pPr>
              <w:rPr>
                <w:rFonts w:cs="Arial"/>
                <w:color w:val="000000"/>
                <w:szCs w:val="22"/>
              </w:rPr>
            </w:pPr>
            <w:r>
              <w:rPr>
                <w:rFonts w:cs="Arial"/>
                <w:color w:val="000000"/>
                <w:szCs w:val="22"/>
              </w:rPr>
              <w:t>M6</w:t>
            </w:r>
          </w:p>
        </w:tc>
        <w:tc>
          <w:tcPr>
            <w:tcW w:w="6329" w:type="dxa"/>
            <w:shd w:val="clear" w:color="auto" w:fill="auto"/>
          </w:tcPr>
          <w:p w14:paraId="33472381" w14:textId="2EC6A72F" w:rsidR="008D0909" w:rsidRDefault="008D0909" w:rsidP="008D0909">
            <w:pPr>
              <w:rPr>
                <w:rFonts w:cs="Arial"/>
                <w:color w:val="000000"/>
                <w:szCs w:val="22"/>
              </w:rPr>
            </w:pPr>
            <w:r>
              <w:rPr>
                <w:rFonts w:cs="Arial"/>
                <w:color w:val="000000"/>
                <w:szCs w:val="22"/>
              </w:rPr>
              <w:t>Vehicle shutsdown</w:t>
            </w:r>
          </w:p>
        </w:tc>
      </w:tr>
    </w:tbl>
    <w:p w14:paraId="0F1F957E" w14:textId="77777777" w:rsidR="00AF1B9C" w:rsidRDefault="00AF1B9C" w:rsidP="00AF1B9C"/>
    <w:p w14:paraId="49B6ACA8" w14:textId="77777777" w:rsidR="00AF1B9C" w:rsidRPr="002F5903" w:rsidRDefault="00AF1B9C" w:rsidP="00AF1B9C"/>
    <w:p w14:paraId="000A977B" w14:textId="77777777" w:rsidR="00AF1B9C" w:rsidRPr="008F3667" w:rsidRDefault="00AF1B9C" w:rsidP="00AF1B9C">
      <w:pPr>
        <w:pStyle w:val="BodyText"/>
        <w:rPr>
          <w:lang w:val="en-US"/>
        </w:rPr>
      </w:pPr>
    </w:p>
    <w:p w14:paraId="3161F31F" w14:textId="62319E6F" w:rsidR="00AF1B9C" w:rsidRPr="0017445F" w:rsidRDefault="00517631" w:rsidP="00AF1B9C">
      <w:pPr>
        <w:pStyle w:val="REUseCase"/>
        <w:shd w:val="clear" w:color="auto" w:fill="F2F2F2" w:themeFill="background1" w:themeFillShade="F2"/>
      </w:pPr>
      <w:r>
        <w:t xml:space="preserve">UC26 </w:t>
      </w:r>
      <w:r w:rsidR="001F5962">
        <w:t xml:space="preserve">Leaving </w:t>
      </w:r>
      <w:r w:rsidR="000F02D8">
        <w:t xml:space="preserve">Remote Start mode after </w:t>
      </w:r>
      <w:r w:rsidR="001F5962">
        <w:t>Driver Enters Vehicle</w:t>
      </w:r>
      <w:r w:rsidR="007460B3">
        <w:t xml:space="preserve"> and AEIS Shutdown Occurs</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439"/>
        <w:gridCol w:w="6329"/>
      </w:tblGrid>
      <w:tr w:rsidR="00FC2205" w:rsidRPr="007C20FA" w14:paraId="5DAE08D3" w14:textId="77777777" w:rsidTr="00AF1B9C">
        <w:trPr>
          <w:trHeight w:val="255"/>
        </w:trPr>
        <w:tc>
          <w:tcPr>
            <w:tcW w:w="2546" w:type="dxa"/>
            <w:shd w:val="clear" w:color="auto" w:fill="D9D9D9" w:themeFill="background1" w:themeFillShade="D9"/>
            <w:hideMark/>
          </w:tcPr>
          <w:p w14:paraId="15B8B0E6" w14:textId="77777777" w:rsidR="00FC2205" w:rsidRDefault="00FC2205" w:rsidP="00FC2205">
            <w:pPr>
              <w:rPr>
                <w:rFonts w:cs="Arial"/>
                <w:b/>
                <w:bCs/>
                <w:color w:val="000000"/>
                <w:szCs w:val="22"/>
              </w:rPr>
            </w:pPr>
            <w:r w:rsidRPr="007C20FA">
              <w:rPr>
                <w:rFonts w:cs="Arial"/>
                <w:b/>
                <w:bCs/>
                <w:color w:val="000000"/>
                <w:szCs w:val="22"/>
              </w:rPr>
              <w:t>Actors</w:t>
            </w:r>
          </w:p>
        </w:tc>
        <w:tc>
          <w:tcPr>
            <w:tcW w:w="1439" w:type="dxa"/>
            <w:shd w:val="clear" w:color="auto" w:fill="auto"/>
          </w:tcPr>
          <w:p w14:paraId="6967375A" w14:textId="77777777" w:rsidR="00FC2205" w:rsidRDefault="00FC2205" w:rsidP="00FC2205"/>
        </w:tc>
        <w:tc>
          <w:tcPr>
            <w:tcW w:w="6329" w:type="dxa"/>
            <w:shd w:val="clear" w:color="auto" w:fill="auto"/>
          </w:tcPr>
          <w:p w14:paraId="37C362B2" w14:textId="1F9B31FB" w:rsidR="00FC2205" w:rsidRDefault="00FC2205" w:rsidP="00FC2205">
            <w:pPr>
              <w:rPr>
                <w:rFonts w:cs="Arial"/>
                <w:color w:val="000000"/>
                <w:szCs w:val="22"/>
              </w:rPr>
            </w:pPr>
            <w:r>
              <w:rPr>
                <w:rFonts w:cs="Arial"/>
                <w:color w:val="000000"/>
                <w:szCs w:val="22"/>
              </w:rPr>
              <w:t>Driver</w:t>
            </w:r>
          </w:p>
        </w:tc>
      </w:tr>
      <w:tr w:rsidR="00FC2205" w:rsidRPr="007C20FA" w14:paraId="64A9C648" w14:textId="77777777" w:rsidTr="00AF1B9C">
        <w:trPr>
          <w:trHeight w:val="255"/>
        </w:trPr>
        <w:tc>
          <w:tcPr>
            <w:tcW w:w="2546" w:type="dxa"/>
            <w:shd w:val="clear" w:color="auto" w:fill="D9D9D9" w:themeFill="background1" w:themeFillShade="D9"/>
            <w:hideMark/>
          </w:tcPr>
          <w:p w14:paraId="78956F66" w14:textId="77777777" w:rsidR="00FC2205" w:rsidRPr="007C20FA" w:rsidRDefault="00FC2205" w:rsidP="00FC2205">
            <w:pPr>
              <w:rPr>
                <w:rFonts w:cs="Arial"/>
                <w:b/>
                <w:bCs/>
                <w:color w:val="000000"/>
                <w:szCs w:val="22"/>
              </w:rPr>
            </w:pPr>
            <w:r w:rsidRPr="007C20FA">
              <w:rPr>
                <w:rFonts w:cs="Arial"/>
                <w:b/>
                <w:bCs/>
                <w:color w:val="000000"/>
                <w:szCs w:val="22"/>
              </w:rPr>
              <w:t>Description</w:t>
            </w:r>
          </w:p>
        </w:tc>
        <w:tc>
          <w:tcPr>
            <w:tcW w:w="1439" w:type="dxa"/>
            <w:shd w:val="clear" w:color="auto" w:fill="auto"/>
          </w:tcPr>
          <w:p w14:paraId="17DF99B6" w14:textId="77777777" w:rsidR="00FC2205" w:rsidRPr="007C20FA" w:rsidRDefault="00FC2205" w:rsidP="00FC2205">
            <w:pPr>
              <w:rPr>
                <w:rFonts w:cs="Arial"/>
                <w:color w:val="000000"/>
                <w:szCs w:val="22"/>
              </w:rPr>
            </w:pPr>
          </w:p>
        </w:tc>
        <w:tc>
          <w:tcPr>
            <w:tcW w:w="6329" w:type="dxa"/>
            <w:shd w:val="clear" w:color="auto" w:fill="auto"/>
          </w:tcPr>
          <w:p w14:paraId="7818A61E" w14:textId="77777777" w:rsidR="00FC2205" w:rsidRDefault="00FC2205" w:rsidP="00FC2205"/>
        </w:tc>
      </w:tr>
      <w:tr w:rsidR="00FC2205" w:rsidRPr="007C20FA" w14:paraId="658DA858" w14:textId="77777777" w:rsidTr="00AF1B9C">
        <w:trPr>
          <w:trHeight w:val="20"/>
        </w:trPr>
        <w:tc>
          <w:tcPr>
            <w:tcW w:w="2546" w:type="dxa"/>
            <w:vMerge w:val="restart"/>
            <w:shd w:val="clear" w:color="auto" w:fill="D9D9D9" w:themeFill="background1" w:themeFillShade="D9"/>
            <w:hideMark/>
          </w:tcPr>
          <w:p w14:paraId="60289BE2" w14:textId="77777777" w:rsidR="00FC2205" w:rsidRDefault="00FC2205" w:rsidP="00FC2205">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439" w:type="dxa"/>
            <w:shd w:val="clear" w:color="auto" w:fill="auto"/>
          </w:tcPr>
          <w:p w14:paraId="10F1243E" w14:textId="77777777" w:rsidR="00FC2205" w:rsidRDefault="00FC2205" w:rsidP="00FC2205">
            <w:pPr>
              <w:rPr>
                <w:rFonts w:cs="Arial"/>
                <w:color w:val="000000"/>
                <w:szCs w:val="22"/>
              </w:rPr>
            </w:pPr>
            <w:r>
              <w:rPr>
                <w:rFonts w:cs="Arial"/>
                <w:color w:val="000000"/>
                <w:szCs w:val="22"/>
              </w:rPr>
              <w:t>PreC1</w:t>
            </w:r>
          </w:p>
        </w:tc>
        <w:tc>
          <w:tcPr>
            <w:tcW w:w="6329" w:type="dxa"/>
            <w:shd w:val="clear" w:color="auto" w:fill="auto"/>
          </w:tcPr>
          <w:p w14:paraId="0E080AA9" w14:textId="15A0F070" w:rsidR="00FC2205" w:rsidRDefault="00FC2205" w:rsidP="00FC2205">
            <w:pPr>
              <w:rPr>
                <w:rFonts w:cs="Arial"/>
                <w:color w:val="000000"/>
                <w:szCs w:val="22"/>
              </w:rPr>
            </w:pPr>
            <w:r>
              <w:rPr>
                <w:rFonts w:cs="Arial"/>
                <w:color w:val="000000"/>
                <w:szCs w:val="22"/>
              </w:rPr>
              <w:t>AEIS is not disabled</w:t>
            </w:r>
          </w:p>
        </w:tc>
      </w:tr>
      <w:tr w:rsidR="00FC2205" w:rsidRPr="007C20FA" w14:paraId="4CE7023F" w14:textId="77777777" w:rsidTr="00AF1B9C">
        <w:trPr>
          <w:trHeight w:val="20"/>
        </w:trPr>
        <w:tc>
          <w:tcPr>
            <w:tcW w:w="2546" w:type="dxa"/>
            <w:vMerge/>
            <w:shd w:val="clear" w:color="auto" w:fill="D9D9D9" w:themeFill="background1" w:themeFillShade="D9"/>
          </w:tcPr>
          <w:p w14:paraId="06802598" w14:textId="77777777" w:rsidR="00FC2205" w:rsidRPr="007C20FA" w:rsidRDefault="00FC2205" w:rsidP="00FC2205">
            <w:pPr>
              <w:rPr>
                <w:rFonts w:cs="Arial"/>
                <w:b/>
                <w:bCs/>
                <w:color w:val="000000"/>
                <w:szCs w:val="22"/>
              </w:rPr>
            </w:pPr>
          </w:p>
        </w:tc>
        <w:tc>
          <w:tcPr>
            <w:tcW w:w="1439" w:type="dxa"/>
            <w:shd w:val="clear" w:color="auto" w:fill="auto"/>
          </w:tcPr>
          <w:p w14:paraId="7D2EE1BA" w14:textId="77777777" w:rsidR="00FC2205" w:rsidRDefault="00FC2205" w:rsidP="00FC2205">
            <w:pPr>
              <w:rPr>
                <w:rFonts w:cs="Arial"/>
                <w:color w:val="000000"/>
                <w:szCs w:val="22"/>
              </w:rPr>
            </w:pPr>
            <w:r>
              <w:rPr>
                <w:rFonts w:cs="Arial"/>
                <w:color w:val="000000"/>
                <w:szCs w:val="22"/>
              </w:rPr>
              <w:t>PreC2</w:t>
            </w:r>
          </w:p>
        </w:tc>
        <w:tc>
          <w:tcPr>
            <w:tcW w:w="6329" w:type="dxa"/>
            <w:shd w:val="clear" w:color="auto" w:fill="auto"/>
          </w:tcPr>
          <w:p w14:paraId="0A968E8A" w14:textId="35836D7A" w:rsidR="00FC2205" w:rsidRDefault="00FC2205" w:rsidP="00FC2205">
            <w:pPr>
              <w:rPr>
                <w:rFonts w:cs="Arial"/>
                <w:color w:val="000000"/>
                <w:szCs w:val="22"/>
              </w:rPr>
            </w:pPr>
            <w:r>
              <w:rPr>
                <w:rFonts w:cs="Arial"/>
                <w:color w:val="000000"/>
                <w:szCs w:val="22"/>
              </w:rPr>
              <w:t>Powerpack is on /Engine is running with remote start</w:t>
            </w:r>
          </w:p>
        </w:tc>
      </w:tr>
      <w:tr w:rsidR="00FC2205" w:rsidRPr="007C20FA" w14:paraId="653BAF74" w14:textId="77777777" w:rsidTr="00AF1B9C">
        <w:trPr>
          <w:trHeight w:val="20"/>
        </w:trPr>
        <w:tc>
          <w:tcPr>
            <w:tcW w:w="2546" w:type="dxa"/>
            <w:shd w:val="clear" w:color="auto" w:fill="D9D9D9" w:themeFill="background1" w:themeFillShade="D9"/>
          </w:tcPr>
          <w:p w14:paraId="554E1AFA" w14:textId="77777777" w:rsidR="00FC2205" w:rsidRDefault="00FC2205" w:rsidP="00FC2205">
            <w:pPr>
              <w:rPr>
                <w:rFonts w:cs="Arial"/>
                <w:b/>
                <w:bCs/>
                <w:color w:val="000000"/>
                <w:szCs w:val="22"/>
              </w:rPr>
            </w:pPr>
            <w:r>
              <w:rPr>
                <w:rFonts w:cs="Arial"/>
                <w:b/>
                <w:bCs/>
                <w:color w:val="000000"/>
                <w:szCs w:val="22"/>
              </w:rPr>
              <w:t>Triggers</w:t>
            </w:r>
          </w:p>
        </w:tc>
        <w:tc>
          <w:tcPr>
            <w:tcW w:w="1439" w:type="dxa"/>
            <w:shd w:val="clear" w:color="auto" w:fill="auto"/>
          </w:tcPr>
          <w:p w14:paraId="306DDED5" w14:textId="77777777" w:rsidR="00FC2205" w:rsidRDefault="00FC2205" w:rsidP="00FC2205">
            <w:pPr>
              <w:rPr>
                <w:rFonts w:cs="Arial"/>
                <w:color w:val="000000"/>
                <w:szCs w:val="22"/>
              </w:rPr>
            </w:pPr>
            <w:r>
              <w:rPr>
                <w:rFonts w:cs="Arial"/>
                <w:color w:val="000000"/>
                <w:szCs w:val="22"/>
              </w:rPr>
              <w:t>PreC3</w:t>
            </w:r>
          </w:p>
        </w:tc>
        <w:tc>
          <w:tcPr>
            <w:tcW w:w="6329" w:type="dxa"/>
            <w:shd w:val="clear" w:color="auto" w:fill="auto"/>
          </w:tcPr>
          <w:p w14:paraId="020A6E72" w14:textId="727CAC8C" w:rsidR="00FC2205" w:rsidRDefault="00FC2205" w:rsidP="00FC2205">
            <w:pPr>
              <w:rPr>
                <w:rFonts w:cs="Arial"/>
                <w:color w:val="000000"/>
                <w:szCs w:val="22"/>
              </w:rPr>
            </w:pPr>
            <w:r>
              <w:rPr>
                <w:rFonts w:cs="Arial"/>
                <w:color w:val="000000"/>
                <w:szCs w:val="22"/>
              </w:rPr>
              <w:t>Vehicle is stationary</w:t>
            </w:r>
          </w:p>
        </w:tc>
      </w:tr>
      <w:tr w:rsidR="00FC2205" w:rsidRPr="007C20FA" w14:paraId="676C9142" w14:textId="77777777" w:rsidTr="00AF1B9C">
        <w:trPr>
          <w:trHeight w:val="20"/>
        </w:trPr>
        <w:tc>
          <w:tcPr>
            <w:tcW w:w="2546" w:type="dxa"/>
            <w:shd w:val="clear" w:color="auto" w:fill="D9D9D9" w:themeFill="background1" w:themeFillShade="D9"/>
          </w:tcPr>
          <w:p w14:paraId="3DC6DD25" w14:textId="77777777" w:rsidR="00FC2205" w:rsidRDefault="00FC2205" w:rsidP="00FC2205">
            <w:pPr>
              <w:rPr>
                <w:rFonts w:cs="Arial"/>
                <w:b/>
                <w:bCs/>
                <w:color w:val="000000"/>
                <w:szCs w:val="22"/>
              </w:rPr>
            </w:pPr>
            <w:r>
              <w:rPr>
                <w:rFonts w:cs="Arial"/>
                <w:b/>
                <w:bCs/>
                <w:color w:val="000000"/>
                <w:szCs w:val="22"/>
              </w:rPr>
              <w:t>Triggers</w:t>
            </w:r>
          </w:p>
        </w:tc>
        <w:tc>
          <w:tcPr>
            <w:tcW w:w="1439" w:type="dxa"/>
            <w:shd w:val="clear" w:color="auto" w:fill="auto"/>
          </w:tcPr>
          <w:p w14:paraId="111EA36B" w14:textId="77777777" w:rsidR="00FC2205" w:rsidRDefault="00FC2205" w:rsidP="00FC2205">
            <w:pPr>
              <w:rPr>
                <w:rFonts w:cs="Arial"/>
                <w:color w:val="000000"/>
                <w:szCs w:val="22"/>
              </w:rPr>
            </w:pPr>
            <w:r>
              <w:rPr>
                <w:rFonts w:cs="Arial"/>
                <w:color w:val="000000"/>
                <w:szCs w:val="22"/>
              </w:rPr>
              <w:t>T1</w:t>
            </w:r>
          </w:p>
        </w:tc>
        <w:tc>
          <w:tcPr>
            <w:tcW w:w="6329" w:type="dxa"/>
            <w:shd w:val="clear" w:color="auto" w:fill="auto"/>
          </w:tcPr>
          <w:p w14:paraId="5F700494" w14:textId="732D7B9F" w:rsidR="00FC2205" w:rsidRDefault="00FC2205" w:rsidP="00FC2205">
            <w:pPr>
              <w:rPr>
                <w:rFonts w:cs="Arial"/>
                <w:color w:val="000000"/>
                <w:szCs w:val="22"/>
              </w:rPr>
            </w:pPr>
            <w:r>
              <w:rPr>
                <w:rFonts w:cs="Arial"/>
                <w:color w:val="000000"/>
                <w:szCs w:val="22"/>
              </w:rPr>
              <w:t>Driver closed door</w:t>
            </w:r>
          </w:p>
        </w:tc>
      </w:tr>
      <w:tr w:rsidR="00FC2205" w:rsidRPr="007C20FA" w14:paraId="7A13B6E1" w14:textId="77777777" w:rsidTr="00AF1B9C">
        <w:trPr>
          <w:trHeight w:val="255"/>
        </w:trPr>
        <w:tc>
          <w:tcPr>
            <w:tcW w:w="2546" w:type="dxa"/>
            <w:shd w:val="clear" w:color="auto" w:fill="D9D9D9" w:themeFill="background1" w:themeFillShade="D9"/>
          </w:tcPr>
          <w:p w14:paraId="4B0D759B" w14:textId="77777777" w:rsidR="00FC2205" w:rsidRDefault="00FC2205" w:rsidP="00FC2205">
            <w:pPr>
              <w:rPr>
                <w:rFonts w:cs="Arial"/>
                <w:b/>
                <w:bCs/>
                <w:color w:val="000000"/>
                <w:szCs w:val="22"/>
              </w:rPr>
            </w:pPr>
            <w:r>
              <w:rPr>
                <w:rFonts w:cs="Arial"/>
                <w:b/>
                <w:bCs/>
                <w:color w:val="000000"/>
                <w:szCs w:val="22"/>
              </w:rPr>
              <w:t>Main Flow Description</w:t>
            </w:r>
          </w:p>
        </w:tc>
        <w:tc>
          <w:tcPr>
            <w:tcW w:w="1439" w:type="dxa"/>
            <w:shd w:val="clear" w:color="auto" w:fill="auto"/>
          </w:tcPr>
          <w:p w14:paraId="5E6592F9" w14:textId="77777777" w:rsidR="00FC2205" w:rsidRDefault="00FC2205" w:rsidP="00FC2205">
            <w:pPr>
              <w:rPr>
                <w:rFonts w:cs="Arial"/>
                <w:color w:val="000000"/>
                <w:szCs w:val="22"/>
              </w:rPr>
            </w:pPr>
          </w:p>
        </w:tc>
        <w:tc>
          <w:tcPr>
            <w:tcW w:w="6329" w:type="dxa"/>
            <w:shd w:val="clear" w:color="auto" w:fill="auto"/>
          </w:tcPr>
          <w:p w14:paraId="79C44839" w14:textId="6E1D959B" w:rsidR="00FC2205" w:rsidRDefault="000A753E" w:rsidP="00FC2205">
            <w:pPr>
              <w:rPr>
                <w:rFonts w:cs="Arial"/>
                <w:color w:val="000000"/>
                <w:szCs w:val="22"/>
              </w:rPr>
            </w:pPr>
            <w:r>
              <w:rPr>
                <w:rFonts w:cs="Arial"/>
                <w:color w:val="000000"/>
                <w:szCs w:val="22"/>
              </w:rPr>
              <w:t>Vehicle leaves Remote Start mode on door close with key detected and shuts down after satisfying AEIS conditions</w:t>
            </w:r>
          </w:p>
        </w:tc>
      </w:tr>
      <w:tr w:rsidR="00FC2205" w:rsidRPr="007C20FA" w14:paraId="2E981E5F" w14:textId="77777777" w:rsidTr="004B15E5">
        <w:trPr>
          <w:trHeight w:val="255"/>
        </w:trPr>
        <w:tc>
          <w:tcPr>
            <w:tcW w:w="2546" w:type="dxa"/>
            <w:shd w:val="clear" w:color="auto" w:fill="D9D9D9" w:themeFill="background1" w:themeFillShade="D9"/>
          </w:tcPr>
          <w:p w14:paraId="615BBF76" w14:textId="77777777" w:rsidR="00FC2205" w:rsidRDefault="00FC2205" w:rsidP="00FC2205">
            <w:pPr>
              <w:rPr>
                <w:rFonts w:cs="Arial"/>
                <w:b/>
                <w:bCs/>
                <w:color w:val="000000"/>
                <w:szCs w:val="22"/>
              </w:rPr>
            </w:pPr>
            <w:r>
              <w:rPr>
                <w:rFonts w:cs="Arial"/>
                <w:b/>
                <w:bCs/>
                <w:color w:val="000000"/>
                <w:szCs w:val="22"/>
              </w:rPr>
              <w:t>Main Flow</w:t>
            </w:r>
          </w:p>
        </w:tc>
        <w:tc>
          <w:tcPr>
            <w:tcW w:w="1439" w:type="dxa"/>
            <w:shd w:val="clear" w:color="auto" w:fill="auto"/>
          </w:tcPr>
          <w:p w14:paraId="17CCF719" w14:textId="77777777" w:rsidR="00FC2205" w:rsidRDefault="00FC2205" w:rsidP="00FC2205">
            <w:pPr>
              <w:rPr>
                <w:rFonts w:cs="Arial"/>
                <w:color w:val="000000"/>
                <w:szCs w:val="22"/>
              </w:rPr>
            </w:pPr>
            <w:r>
              <w:rPr>
                <w:rFonts w:cs="Arial"/>
                <w:color w:val="000000"/>
                <w:szCs w:val="22"/>
              </w:rPr>
              <w:t>M1</w:t>
            </w:r>
          </w:p>
        </w:tc>
        <w:tc>
          <w:tcPr>
            <w:tcW w:w="6329" w:type="dxa"/>
            <w:shd w:val="clear" w:color="auto" w:fill="auto"/>
            <w:vAlign w:val="bottom"/>
          </w:tcPr>
          <w:p w14:paraId="2D303CC5" w14:textId="54D4AD1D" w:rsidR="00FC2205" w:rsidRDefault="00FC2205" w:rsidP="00FC2205">
            <w:pPr>
              <w:rPr>
                <w:rFonts w:cs="Arial"/>
                <w:color w:val="000000"/>
                <w:szCs w:val="22"/>
              </w:rPr>
            </w:pPr>
            <w:r>
              <w:rPr>
                <w:rFonts w:cs="Arial"/>
                <w:color w:val="000000"/>
              </w:rPr>
              <w:t>Driver had key/PAAK, car locked, driver outside vehicle</w:t>
            </w:r>
          </w:p>
        </w:tc>
      </w:tr>
      <w:tr w:rsidR="007B64B6" w:rsidRPr="007C20FA" w14:paraId="6DDA90B2" w14:textId="77777777" w:rsidTr="004B15E5">
        <w:trPr>
          <w:trHeight w:val="255"/>
        </w:trPr>
        <w:tc>
          <w:tcPr>
            <w:tcW w:w="2546" w:type="dxa"/>
            <w:shd w:val="clear" w:color="auto" w:fill="D9D9D9" w:themeFill="background1" w:themeFillShade="D9"/>
          </w:tcPr>
          <w:p w14:paraId="1B4DC2FE" w14:textId="77777777" w:rsidR="007B64B6" w:rsidRDefault="007B64B6" w:rsidP="007B64B6">
            <w:pPr>
              <w:rPr>
                <w:rFonts w:cs="Arial"/>
                <w:b/>
                <w:bCs/>
                <w:color w:val="000000"/>
                <w:szCs w:val="22"/>
              </w:rPr>
            </w:pPr>
          </w:p>
        </w:tc>
        <w:tc>
          <w:tcPr>
            <w:tcW w:w="1439" w:type="dxa"/>
            <w:shd w:val="clear" w:color="auto" w:fill="auto"/>
          </w:tcPr>
          <w:p w14:paraId="113E53A2" w14:textId="3D8CB25D" w:rsidR="007B64B6" w:rsidRDefault="007B64B6" w:rsidP="007B64B6">
            <w:pPr>
              <w:rPr>
                <w:rFonts w:cs="Arial"/>
                <w:color w:val="000000"/>
                <w:szCs w:val="22"/>
              </w:rPr>
            </w:pPr>
            <w:r>
              <w:rPr>
                <w:rFonts w:cs="Arial"/>
                <w:color w:val="000000"/>
                <w:szCs w:val="22"/>
              </w:rPr>
              <w:t>M2</w:t>
            </w:r>
          </w:p>
        </w:tc>
        <w:tc>
          <w:tcPr>
            <w:tcW w:w="6329" w:type="dxa"/>
            <w:shd w:val="clear" w:color="auto" w:fill="auto"/>
            <w:vAlign w:val="bottom"/>
          </w:tcPr>
          <w:p w14:paraId="1F1B1AA9" w14:textId="7E0205FA" w:rsidR="007B64B6" w:rsidRDefault="007B64B6" w:rsidP="007B64B6">
            <w:pPr>
              <w:rPr>
                <w:rFonts w:cs="Arial"/>
                <w:color w:val="000000"/>
                <w:szCs w:val="22"/>
              </w:rPr>
            </w:pPr>
            <w:r>
              <w:rPr>
                <w:rFonts w:cs="Arial"/>
                <w:color w:val="000000"/>
              </w:rPr>
              <w:t>Driver enters opens then close the door</w:t>
            </w:r>
          </w:p>
        </w:tc>
      </w:tr>
      <w:tr w:rsidR="007B64B6" w:rsidRPr="007C20FA" w14:paraId="3D9F780F" w14:textId="77777777" w:rsidTr="004B15E5">
        <w:trPr>
          <w:trHeight w:val="255"/>
        </w:trPr>
        <w:tc>
          <w:tcPr>
            <w:tcW w:w="2546" w:type="dxa"/>
            <w:shd w:val="clear" w:color="auto" w:fill="D9D9D9" w:themeFill="background1" w:themeFillShade="D9"/>
          </w:tcPr>
          <w:p w14:paraId="36B66407" w14:textId="77777777" w:rsidR="007B64B6" w:rsidRDefault="007B64B6" w:rsidP="007B64B6">
            <w:pPr>
              <w:rPr>
                <w:rFonts w:cs="Arial"/>
                <w:b/>
                <w:bCs/>
                <w:color w:val="000000"/>
                <w:szCs w:val="22"/>
              </w:rPr>
            </w:pPr>
          </w:p>
        </w:tc>
        <w:tc>
          <w:tcPr>
            <w:tcW w:w="1439" w:type="dxa"/>
            <w:shd w:val="clear" w:color="auto" w:fill="auto"/>
          </w:tcPr>
          <w:p w14:paraId="0E282867" w14:textId="59A36084" w:rsidR="007B64B6" w:rsidRDefault="007B64B6" w:rsidP="007B64B6">
            <w:pPr>
              <w:rPr>
                <w:rFonts w:cs="Arial"/>
                <w:color w:val="000000"/>
                <w:szCs w:val="22"/>
              </w:rPr>
            </w:pPr>
            <w:r>
              <w:rPr>
                <w:rFonts w:cs="Arial"/>
                <w:color w:val="000000"/>
                <w:szCs w:val="22"/>
              </w:rPr>
              <w:t>M3</w:t>
            </w:r>
          </w:p>
        </w:tc>
        <w:tc>
          <w:tcPr>
            <w:tcW w:w="6329" w:type="dxa"/>
            <w:shd w:val="clear" w:color="auto" w:fill="auto"/>
            <w:vAlign w:val="bottom"/>
          </w:tcPr>
          <w:p w14:paraId="35A2B250" w14:textId="2C15C3A5" w:rsidR="007B64B6" w:rsidRDefault="007B64B6" w:rsidP="007B64B6">
            <w:pPr>
              <w:rPr>
                <w:rFonts w:cs="Arial"/>
                <w:color w:val="000000"/>
              </w:rPr>
            </w:pPr>
            <w:r>
              <w:rPr>
                <w:rFonts w:cs="Arial"/>
                <w:color w:val="000000"/>
              </w:rPr>
              <w:t>Valid Key is detected</w:t>
            </w:r>
          </w:p>
        </w:tc>
      </w:tr>
      <w:tr w:rsidR="007B64B6" w:rsidRPr="007C20FA" w14:paraId="32C28D9E" w14:textId="77777777" w:rsidTr="004B15E5">
        <w:trPr>
          <w:trHeight w:val="255"/>
        </w:trPr>
        <w:tc>
          <w:tcPr>
            <w:tcW w:w="2546" w:type="dxa"/>
            <w:shd w:val="clear" w:color="auto" w:fill="D9D9D9" w:themeFill="background1" w:themeFillShade="D9"/>
          </w:tcPr>
          <w:p w14:paraId="65811CF7" w14:textId="77777777" w:rsidR="007B64B6" w:rsidRDefault="007B64B6" w:rsidP="007B64B6">
            <w:pPr>
              <w:rPr>
                <w:rFonts w:cs="Arial"/>
                <w:b/>
                <w:bCs/>
                <w:color w:val="000000"/>
                <w:szCs w:val="22"/>
              </w:rPr>
            </w:pPr>
          </w:p>
        </w:tc>
        <w:tc>
          <w:tcPr>
            <w:tcW w:w="1439" w:type="dxa"/>
            <w:shd w:val="clear" w:color="auto" w:fill="auto"/>
          </w:tcPr>
          <w:p w14:paraId="25412598" w14:textId="6BBA93C6" w:rsidR="007B64B6" w:rsidRDefault="007B64B6" w:rsidP="007B64B6">
            <w:pPr>
              <w:rPr>
                <w:rFonts w:cs="Arial"/>
                <w:color w:val="000000"/>
                <w:szCs w:val="22"/>
              </w:rPr>
            </w:pPr>
            <w:r>
              <w:rPr>
                <w:rFonts w:cs="Arial"/>
                <w:color w:val="000000"/>
                <w:szCs w:val="22"/>
              </w:rPr>
              <w:t>M4</w:t>
            </w:r>
          </w:p>
        </w:tc>
        <w:tc>
          <w:tcPr>
            <w:tcW w:w="6329" w:type="dxa"/>
            <w:shd w:val="clear" w:color="auto" w:fill="auto"/>
          </w:tcPr>
          <w:p w14:paraId="4F4C0758" w14:textId="2F4E8FB7" w:rsidR="007B64B6" w:rsidRDefault="007B64B6" w:rsidP="007B64B6">
            <w:pPr>
              <w:rPr>
                <w:rFonts w:cs="Arial"/>
                <w:color w:val="000000"/>
                <w:szCs w:val="22"/>
              </w:rPr>
            </w:pPr>
            <w:r>
              <w:rPr>
                <w:rFonts w:cs="Arial"/>
                <w:color w:val="000000"/>
                <w:szCs w:val="22"/>
              </w:rPr>
              <w:t>After specified time elapses, message appears on cluster informing of impending shutdown</w:t>
            </w:r>
          </w:p>
        </w:tc>
      </w:tr>
      <w:tr w:rsidR="007B64B6" w:rsidRPr="007C20FA" w14:paraId="7F124222" w14:textId="77777777" w:rsidTr="004B15E5">
        <w:trPr>
          <w:trHeight w:val="255"/>
        </w:trPr>
        <w:tc>
          <w:tcPr>
            <w:tcW w:w="2546" w:type="dxa"/>
            <w:shd w:val="clear" w:color="auto" w:fill="D9D9D9" w:themeFill="background1" w:themeFillShade="D9"/>
          </w:tcPr>
          <w:p w14:paraId="48213124" w14:textId="77777777" w:rsidR="007B64B6" w:rsidRDefault="007B64B6" w:rsidP="007B64B6">
            <w:pPr>
              <w:rPr>
                <w:rFonts w:cs="Arial"/>
                <w:b/>
                <w:bCs/>
                <w:color w:val="000000"/>
                <w:szCs w:val="22"/>
              </w:rPr>
            </w:pPr>
          </w:p>
        </w:tc>
        <w:tc>
          <w:tcPr>
            <w:tcW w:w="1439" w:type="dxa"/>
            <w:shd w:val="clear" w:color="auto" w:fill="auto"/>
          </w:tcPr>
          <w:p w14:paraId="3C670F84" w14:textId="6FC3FB61" w:rsidR="007B64B6" w:rsidRDefault="007B64B6" w:rsidP="007B64B6">
            <w:pPr>
              <w:rPr>
                <w:rFonts w:cs="Arial"/>
                <w:color w:val="000000"/>
                <w:szCs w:val="22"/>
              </w:rPr>
            </w:pPr>
            <w:r>
              <w:rPr>
                <w:rFonts w:cs="Arial"/>
                <w:color w:val="000000"/>
                <w:szCs w:val="22"/>
              </w:rPr>
              <w:t>M5</w:t>
            </w:r>
          </w:p>
        </w:tc>
        <w:tc>
          <w:tcPr>
            <w:tcW w:w="6329" w:type="dxa"/>
            <w:shd w:val="clear" w:color="auto" w:fill="auto"/>
          </w:tcPr>
          <w:p w14:paraId="58CB01D6" w14:textId="605C1BE5" w:rsidR="007B64B6" w:rsidRDefault="007B64B6" w:rsidP="007B64B6">
            <w:pPr>
              <w:rPr>
                <w:rFonts w:cs="Arial"/>
                <w:color w:val="000000"/>
                <w:szCs w:val="22"/>
              </w:rPr>
            </w:pPr>
            <w:r>
              <w:rPr>
                <w:rFonts w:cs="Arial"/>
                <w:color w:val="000000"/>
                <w:szCs w:val="22"/>
              </w:rPr>
              <w:t>Driver takes no action within that specified time</w:t>
            </w:r>
          </w:p>
        </w:tc>
      </w:tr>
    </w:tbl>
    <w:p w14:paraId="35C1CFE0" w14:textId="35335583" w:rsidR="00AF1B9C" w:rsidRDefault="00AF1B9C" w:rsidP="00AC5000"/>
    <w:p w14:paraId="36F0704B" w14:textId="5D5E162F" w:rsidR="00697931" w:rsidRPr="0017445F" w:rsidRDefault="00517631" w:rsidP="00697931">
      <w:pPr>
        <w:pStyle w:val="REUseCase"/>
        <w:shd w:val="clear" w:color="auto" w:fill="F2F2F2" w:themeFill="background1" w:themeFillShade="F2"/>
      </w:pPr>
      <w:r>
        <w:t xml:space="preserve">UC27 </w:t>
      </w:r>
      <w:r w:rsidR="00E93E2C">
        <w:t>Delayed Shutdown activated after an NFC Vehicle Start</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439"/>
        <w:gridCol w:w="6329"/>
      </w:tblGrid>
      <w:tr w:rsidR="00697931" w:rsidRPr="007C20FA" w14:paraId="400CC6D8" w14:textId="77777777" w:rsidTr="001A55D8">
        <w:trPr>
          <w:trHeight w:val="255"/>
        </w:trPr>
        <w:tc>
          <w:tcPr>
            <w:tcW w:w="2546" w:type="dxa"/>
            <w:shd w:val="clear" w:color="auto" w:fill="D9D9D9" w:themeFill="background1" w:themeFillShade="D9"/>
            <w:hideMark/>
          </w:tcPr>
          <w:p w14:paraId="4110AC69" w14:textId="77777777" w:rsidR="00697931" w:rsidRDefault="00697931" w:rsidP="001A55D8">
            <w:pPr>
              <w:rPr>
                <w:rFonts w:cs="Arial"/>
                <w:b/>
                <w:bCs/>
                <w:color w:val="000000"/>
                <w:szCs w:val="22"/>
              </w:rPr>
            </w:pPr>
            <w:r w:rsidRPr="007C20FA">
              <w:rPr>
                <w:rFonts w:cs="Arial"/>
                <w:b/>
                <w:bCs/>
                <w:color w:val="000000"/>
                <w:szCs w:val="22"/>
              </w:rPr>
              <w:t>Actors</w:t>
            </w:r>
          </w:p>
        </w:tc>
        <w:tc>
          <w:tcPr>
            <w:tcW w:w="1439" w:type="dxa"/>
            <w:shd w:val="clear" w:color="auto" w:fill="auto"/>
          </w:tcPr>
          <w:p w14:paraId="37B316B4" w14:textId="77777777" w:rsidR="00697931" w:rsidRDefault="00697931" w:rsidP="001A55D8"/>
        </w:tc>
        <w:tc>
          <w:tcPr>
            <w:tcW w:w="6329" w:type="dxa"/>
            <w:shd w:val="clear" w:color="auto" w:fill="auto"/>
          </w:tcPr>
          <w:p w14:paraId="6C7ADA12" w14:textId="77777777" w:rsidR="00697931" w:rsidRDefault="00697931" w:rsidP="001A55D8">
            <w:pPr>
              <w:rPr>
                <w:rFonts w:cs="Arial"/>
                <w:color w:val="000000"/>
                <w:szCs w:val="22"/>
              </w:rPr>
            </w:pPr>
            <w:r>
              <w:rPr>
                <w:rFonts w:cs="Arial"/>
                <w:color w:val="000000"/>
                <w:szCs w:val="22"/>
              </w:rPr>
              <w:t>Driver</w:t>
            </w:r>
          </w:p>
        </w:tc>
      </w:tr>
      <w:tr w:rsidR="00697931" w:rsidRPr="007C20FA" w14:paraId="0CF3D397" w14:textId="77777777" w:rsidTr="001A55D8">
        <w:trPr>
          <w:trHeight w:val="255"/>
        </w:trPr>
        <w:tc>
          <w:tcPr>
            <w:tcW w:w="2546" w:type="dxa"/>
            <w:shd w:val="clear" w:color="auto" w:fill="D9D9D9" w:themeFill="background1" w:themeFillShade="D9"/>
            <w:hideMark/>
          </w:tcPr>
          <w:p w14:paraId="4535324C" w14:textId="77777777" w:rsidR="00697931" w:rsidRPr="007C20FA" w:rsidRDefault="00697931" w:rsidP="001A55D8">
            <w:pPr>
              <w:rPr>
                <w:rFonts w:cs="Arial"/>
                <w:b/>
                <w:bCs/>
                <w:color w:val="000000"/>
                <w:szCs w:val="22"/>
              </w:rPr>
            </w:pPr>
            <w:r w:rsidRPr="007C20FA">
              <w:rPr>
                <w:rFonts w:cs="Arial"/>
                <w:b/>
                <w:bCs/>
                <w:color w:val="000000"/>
                <w:szCs w:val="22"/>
              </w:rPr>
              <w:t>Description</w:t>
            </w:r>
          </w:p>
        </w:tc>
        <w:tc>
          <w:tcPr>
            <w:tcW w:w="1439" w:type="dxa"/>
            <w:shd w:val="clear" w:color="auto" w:fill="auto"/>
          </w:tcPr>
          <w:p w14:paraId="24D761AE" w14:textId="77777777" w:rsidR="00697931" w:rsidRPr="007C20FA" w:rsidRDefault="00697931" w:rsidP="001A55D8">
            <w:pPr>
              <w:rPr>
                <w:rFonts w:cs="Arial"/>
                <w:color w:val="000000"/>
                <w:szCs w:val="22"/>
              </w:rPr>
            </w:pPr>
          </w:p>
        </w:tc>
        <w:tc>
          <w:tcPr>
            <w:tcW w:w="6329" w:type="dxa"/>
            <w:shd w:val="clear" w:color="auto" w:fill="auto"/>
          </w:tcPr>
          <w:p w14:paraId="75CB2268" w14:textId="77777777" w:rsidR="00697931" w:rsidRDefault="00697931" w:rsidP="001A55D8"/>
        </w:tc>
      </w:tr>
      <w:tr w:rsidR="00697931" w:rsidRPr="007C20FA" w14:paraId="266AD20C" w14:textId="77777777" w:rsidTr="001A55D8">
        <w:trPr>
          <w:trHeight w:val="20"/>
        </w:trPr>
        <w:tc>
          <w:tcPr>
            <w:tcW w:w="2546" w:type="dxa"/>
            <w:vMerge w:val="restart"/>
            <w:shd w:val="clear" w:color="auto" w:fill="D9D9D9" w:themeFill="background1" w:themeFillShade="D9"/>
            <w:hideMark/>
          </w:tcPr>
          <w:p w14:paraId="0108F93D" w14:textId="77777777" w:rsidR="00697931" w:rsidRDefault="00697931" w:rsidP="001A55D8">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439" w:type="dxa"/>
            <w:shd w:val="clear" w:color="auto" w:fill="auto"/>
          </w:tcPr>
          <w:p w14:paraId="504E412C" w14:textId="77777777" w:rsidR="00697931" w:rsidRDefault="00697931" w:rsidP="001A55D8">
            <w:pPr>
              <w:rPr>
                <w:rFonts w:cs="Arial"/>
                <w:color w:val="000000"/>
                <w:szCs w:val="22"/>
              </w:rPr>
            </w:pPr>
            <w:r>
              <w:rPr>
                <w:rFonts w:cs="Arial"/>
                <w:color w:val="000000"/>
                <w:szCs w:val="22"/>
              </w:rPr>
              <w:t>PreC1</w:t>
            </w:r>
          </w:p>
        </w:tc>
        <w:tc>
          <w:tcPr>
            <w:tcW w:w="6329" w:type="dxa"/>
            <w:shd w:val="clear" w:color="auto" w:fill="auto"/>
          </w:tcPr>
          <w:p w14:paraId="65270EAC" w14:textId="77777777" w:rsidR="00697931" w:rsidRDefault="00697931" w:rsidP="001A55D8">
            <w:pPr>
              <w:rPr>
                <w:rFonts w:cs="Arial"/>
                <w:color w:val="000000"/>
                <w:szCs w:val="22"/>
              </w:rPr>
            </w:pPr>
            <w:r>
              <w:rPr>
                <w:rFonts w:cs="Arial"/>
                <w:color w:val="000000"/>
                <w:szCs w:val="22"/>
              </w:rPr>
              <w:t>AEIS is not disabled</w:t>
            </w:r>
          </w:p>
        </w:tc>
      </w:tr>
      <w:tr w:rsidR="00697931" w:rsidRPr="007C20FA" w14:paraId="3D28B3DC" w14:textId="77777777" w:rsidTr="001A55D8">
        <w:trPr>
          <w:trHeight w:val="20"/>
        </w:trPr>
        <w:tc>
          <w:tcPr>
            <w:tcW w:w="2546" w:type="dxa"/>
            <w:vMerge/>
            <w:shd w:val="clear" w:color="auto" w:fill="D9D9D9" w:themeFill="background1" w:themeFillShade="D9"/>
          </w:tcPr>
          <w:p w14:paraId="6B08EFF9" w14:textId="77777777" w:rsidR="00697931" w:rsidRPr="007C20FA" w:rsidRDefault="00697931" w:rsidP="001A55D8">
            <w:pPr>
              <w:rPr>
                <w:rFonts w:cs="Arial"/>
                <w:b/>
                <w:bCs/>
                <w:color w:val="000000"/>
                <w:szCs w:val="22"/>
              </w:rPr>
            </w:pPr>
          </w:p>
        </w:tc>
        <w:tc>
          <w:tcPr>
            <w:tcW w:w="1439" w:type="dxa"/>
            <w:shd w:val="clear" w:color="auto" w:fill="auto"/>
          </w:tcPr>
          <w:p w14:paraId="50EB0696" w14:textId="77777777" w:rsidR="00697931" w:rsidRDefault="00697931" w:rsidP="001A55D8">
            <w:pPr>
              <w:rPr>
                <w:rFonts w:cs="Arial"/>
                <w:color w:val="000000"/>
                <w:szCs w:val="22"/>
              </w:rPr>
            </w:pPr>
            <w:r>
              <w:rPr>
                <w:rFonts w:cs="Arial"/>
                <w:color w:val="000000"/>
                <w:szCs w:val="22"/>
              </w:rPr>
              <w:t>PreC2</w:t>
            </w:r>
          </w:p>
        </w:tc>
        <w:tc>
          <w:tcPr>
            <w:tcW w:w="6329" w:type="dxa"/>
            <w:shd w:val="clear" w:color="auto" w:fill="auto"/>
          </w:tcPr>
          <w:p w14:paraId="63688E51" w14:textId="77777777" w:rsidR="00697931" w:rsidRDefault="00697931" w:rsidP="001A55D8">
            <w:pPr>
              <w:rPr>
                <w:rFonts w:cs="Arial"/>
                <w:color w:val="000000"/>
                <w:szCs w:val="22"/>
              </w:rPr>
            </w:pPr>
            <w:r>
              <w:rPr>
                <w:rFonts w:cs="Arial"/>
                <w:color w:val="000000"/>
                <w:szCs w:val="22"/>
              </w:rPr>
              <w:t>Powerpack is on /Engine is running with remote start</w:t>
            </w:r>
          </w:p>
        </w:tc>
      </w:tr>
      <w:tr w:rsidR="00697931" w:rsidRPr="007C20FA" w14:paraId="0F82DABB" w14:textId="77777777" w:rsidTr="001A55D8">
        <w:trPr>
          <w:trHeight w:val="20"/>
        </w:trPr>
        <w:tc>
          <w:tcPr>
            <w:tcW w:w="2546" w:type="dxa"/>
            <w:shd w:val="clear" w:color="auto" w:fill="D9D9D9" w:themeFill="background1" w:themeFillShade="D9"/>
          </w:tcPr>
          <w:p w14:paraId="5D88D11E" w14:textId="77777777" w:rsidR="00697931" w:rsidRDefault="00697931" w:rsidP="001A55D8">
            <w:pPr>
              <w:rPr>
                <w:rFonts w:cs="Arial"/>
                <w:b/>
                <w:bCs/>
                <w:color w:val="000000"/>
                <w:szCs w:val="22"/>
              </w:rPr>
            </w:pPr>
          </w:p>
        </w:tc>
        <w:tc>
          <w:tcPr>
            <w:tcW w:w="1439" w:type="dxa"/>
            <w:shd w:val="clear" w:color="auto" w:fill="auto"/>
          </w:tcPr>
          <w:p w14:paraId="64CB4FB3" w14:textId="77777777" w:rsidR="00697931" w:rsidRDefault="00697931" w:rsidP="001A55D8">
            <w:pPr>
              <w:rPr>
                <w:rFonts w:cs="Arial"/>
                <w:color w:val="000000"/>
                <w:szCs w:val="22"/>
              </w:rPr>
            </w:pPr>
            <w:r>
              <w:rPr>
                <w:rFonts w:cs="Arial"/>
                <w:color w:val="000000"/>
                <w:szCs w:val="22"/>
              </w:rPr>
              <w:t>PreC3</w:t>
            </w:r>
          </w:p>
        </w:tc>
        <w:tc>
          <w:tcPr>
            <w:tcW w:w="6329" w:type="dxa"/>
            <w:shd w:val="clear" w:color="auto" w:fill="auto"/>
          </w:tcPr>
          <w:p w14:paraId="66BD8421" w14:textId="3456388C" w:rsidR="00697931" w:rsidRDefault="00697931" w:rsidP="001A55D8">
            <w:pPr>
              <w:rPr>
                <w:rFonts w:cs="Arial"/>
                <w:color w:val="000000"/>
                <w:szCs w:val="22"/>
              </w:rPr>
            </w:pPr>
            <w:r>
              <w:rPr>
                <w:rFonts w:cs="Arial"/>
                <w:color w:val="000000"/>
                <w:szCs w:val="22"/>
              </w:rPr>
              <w:t>Vehicle is stationary</w:t>
            </w:r>
            <w:r w:rsidR="00FE42DE">
              <w:rPr>
                <w:rFonts w:cs="Arial"/>
                <w:color w:val="000000"/>
                <w:szCs w:val="22"/>
              </w:rPr>
              <w:t xml:space="preserve"> and in Park</w:t>
            </w:r>
          </w:p>
        </w:tc>
      </w:tr>
      <w:tr w:rsidR="00697931" w:rsidRPr="007C20FA" w14:paraId="754F3C51" w14:textId="77777777" w:rsidTr="001A55D8">
        <w:trPr>
          <w:trHeight w:val="20"/>
        </w:trPr>
        <w:tc>
          <w:tcPr>
            <w:tcW w:w="2546" w:type="dxa"/>
            <w:shd w:val="clear" w:color="auto" w:fill="D9D9D9" w:themeFill="background1" w:themeFillShade="D9"/>
          </w:tcPr>
          <w:p w14:paraId="2A0DEB43" w14:textId="77777777" w:rsidR="00697931" w:rsidRDefault="00697931" w:rsidP="001A55D8">
            <w:pPr>
              <w:rPr>
                <w:rFonts w:cs="Arial"/>
                <w:b/>
                <w:bCs/>
                <w:color w:val="000000"/>
                <w:szCs w:val="22"/>
              </w:rPr>
            </w:pPr>
            <w:r>
              <w:rPr>
                <w:rFonts w:cs="Arial"/>
                <w:b/>
                <w:bCs/>
                <w:color w:val="000000"/>
                <w:szCs w:val="22"/>
              </w:rPr>
              <w:t>Triggers</w:t>
            </w:r>
          </w:p>
        </w:tc>
        <w:tc>
          <w:tcPr>
            <w:tcW w:w="1439" w:type="dxa"/>
            <w:shd w:val="clear" w:color="auto" w:fill="auto"/>
          </w:tcPr>
          <w:p w14:paraId="73072D12" w14:textId="77777777" w:rsidR="00697931" w:rsidRDefault="00697931" w:rsidP="001A55D8">
            <w:pPr>
              <w:rPr>
                <w:rFonts w:cs="Arial"/>
                <w:color w:val="000000"/>
                <w:szCs w:val="22"/>
              </w:rPr>
            </w:pPr>
            <w:r>
              <w:rPr>
                <w:rFonts w:cs="Arial"/>
                <w:color w:val="000000"/>
                <w:szCs w:val="22"/>
              </w:rPr>
              <w:t>T1</w:t>
            </w:r>
          </w:p>
        </w:tc>
        <w:tc>
          <w:tcPr>
            <w:tcW w:w="6329" w:type="dxa"/>
            <w:shd w:val="clear" w:color="auto" w:fill="auto"/>
          </w:tcPr>
          <w:p w14:paraId="75591388" w14:textId="41B1F741" w:rsidR="00697931" w:rsidRDefault="0036666A" w:rsidP="001A55D8">
            <w:pPr>
              <w:rPr>
                <w:rFonts w:cs="Arial"/>
                <w:color w:val="000000"/>
                <w:szCs w:val="22"/>
              </w:rPr>
            </w:pPr>
            <w:r>
              <w:rPr>
                <w:rFonts w:cs="Arial"/>
                <w:color w:val="000000"/>
              </w:rPr>
              <w:t>Driver had started the vehicle with NFC, no PAAK, vehicle in motive mode</w:t>
            </w:r>
          </w:p>
        </w:tc>
      </w:tr>
      <w:tr w:rsidR="00697931" w:rsidRPr="007C20FA" w14:paraId="0050FB83" w14:textId="77777777" w:rsidTr="001A55D8">
        <w:trPr>
          <w:trHeight w:val="255"/>
        </w:trPr>
        <w:tc>
          <w:tcPr>
            <w:tcW w:w="2546" w:type="dxa"/>
            <w:shd w:val="clear" w:color="auto" w:fill="D9D9D9" w:themeFill="background1" w:themeFillShade="D9"/>
          </w:tcPr>
          <w:p w14:paraId="7BC9EFA0" w14:textId="77777777" w:rsidR="00697931" w:rsidRDefault="00697931" w:rsidP="001A55D8">
            <w:pPr>
              <w:rPr>
                <w:rFonts w:cs="Arial"/>
                <w:b/>
                <w:bCs/>
                <w:color w:val="000000"/>
                <w:szCs w:val="22"/>
              </w:rPr>
            </w:pPr>
            <w:r>
              <w:rPr>
                <w:rFonts w:cs="Arial"/>
                <w:b/>
                <w:bCs/>
                <w:color w:val="000000"/>
                <w:szCs w:val="22"/>
              </w:rPr>
              <w:t>Main Flow Description</w:t>
            </w:r>
          </w:p>
        </w:tc>
        <w:tc>
          <w:tcPr>
            <w:tcW w:w="1439" w:type="dxa"/>
            <w:shd w:val="clear" w:color="auto" w:fill="auto"/>
          </w:tcPr>
          <w:p w14:paraId="0CFAC53D" w14:textId="77777777" w:rsidR="00697931" w:rsidRDefault="00697931" w:rsidP="001A55D8">
            <w:pPr>
              <w:rPr>
                <w:rFonts w:cs="Arial"/>
                <w:color w:val="000000"/>
                <w:szCs w:val="22"/>
              </w:rPr>
            </w:pPr>
          </w:p>
        </w:tc>
        <w:tc>
          <w:tcPr>
            <w:tcW w:w="6329" w:type="dxa"/>
            <w:shd w:val="clear" w:color="auto" w:fill="auto"/>
          </w:tcPr>
          <w:p w14:paraId="0B6D6F3C" w14:textId="3C59CB6E" w:rsidR="00697931" w:rsidRDefault="001E75BC" w:rsidP="001A55D8">
            <w:pPr>
              <w:rPr>
                <w:rFonts w:cs="Arial"/>
                <w:color w:val="000000"/>
                <w:szCs w:val="22"/>
              </w:rPr>
            </w:pPr>
            <w:r>
              <w:rPr>
                <w:rFonts w:cs="Arial"/>
                <w:color w:val="000000"/>
                <w:szCs w:val="22"/>
              </w:rPr>
              <w:t>Driver activates DSI</w:t>
            </w:r>
            <w:r w:rsidR="0036666A">
              <w:rPr>
                <w:rFonts w:cs="Arial"/>
                <w:color w:val="000000"/>
                <w:szCs w:val="22"/>
              </w:rPr>
              <w:t xml:space="preserve"> after an NFC Vehicle Start and vehicle shutsdown after specified time</w:t>
            </w:r>
          </w:p>
        </w:tc>
      </w:tr>
      <w:tr w:rsidR="0036666A" w:rsidRPr="007C20FA" w14:paraId="31966ED8" w14:textId="77777777" w:rsidTr="00D36BE3">
        <w:trPr>
          <w:trHeight w:val="255"/>
        </w:trPr>
        <w:tc>
          <w:tcPr>
            <w:tcW w:w="2546" w:type="dxa"/>
            <w:shd w:val="clear" w:color="auto" w:fill="D9D9D9" w:themeFill="background1" w:themeFillShade="D9"/>
          </w:tcPr>
          <w:p w14:paraId="3DCD723C" w14:textId="77777777" w:rsidR="0036666A" w:rsidRDefault="0036666A" w:rsidP="0036666A">
            <w:pPr>
              <w:rPr>
                <w:rFonts w:cs="Arial"/>
                <w:b/>
                <w:bCs/>
                <w:color w:val="000000"/>
                <w:szCs w:val="22"/>
              </w:rPr>
            </w:pPr>
            <w:r>
              <w:rPr>
                <w:rFonts w:cs="Arial"/>
                <w:b/>
                <w:bCs/>
                <w:color w:val="000000"/>
                <w:szCs w:val="22"/>
              </w:rPr>
              <w:t>Main Flow</w:t>
            </w:r>
          </w:p>
        </w:tc>
        <w:tc>
          <w:tcPr>
            <w:tcW w:w="1439" w:type="dxa"/>
            <w:shd w:val="clear" w:color="auto" w:fill="auto"/>
          </w:tcPr>
          <w:p w14:paraId="0DA430A2" w14:textId="77777777" w:rsidR="0036666A" w:rsidRDefault="0036666A" w:rsidP="0036666A">
            <w:pPr>
              <w:rPr>
                <w:rFonts w:cs="Arial"/>
                <w:color w:val="000000"/>
                <w:szCs w:val="22"/>
              </w:rPr>
            </w:pPr>
            <w:r>
              <w:rPr>
                <w:rFonts w:cs="Arial"/>
                <w:color w:val="000000"/>
                <w:szCs w:val="22"/>
              </w:rPr>
              <w:t>M1</w:t>
            </w:r>
          </w:p>
        </w:tc>
        <w:tc>
          <w:tcPr>
            <w:tcW w:w="6329" w:type="dxa"/>
            <w:shd w:val="clear" w:color="auto" w:fill="auto"/>
            <w:vAlign w:val="bottom"/>
          </w:tcPr>
          <w:p w14:paraId="6EEA67A1" w14:textId="54925058" w:rsidR="0036666A" w:rsidRDefault="0036666A" w:rsidP="0036666A">
            <w:pPr>
              <w:rPr>
                <w:rFonts w:cs="Arial"/>
                <w:color w:val="000000"/>
                <w:szCs w:val="22"/>
              </w:rPr>
            </w:pPr>
            <w:r>
              <w:rPr>
                <w:rFonts w:cs="Arial"/>
                <w:color w:val="000000"/>
              </w:rPr>
              <w:t>Driver unfastens seat belt</w:t>
            </w:r>
          </w:p>
        </w:tc>
      </w:tr>
      <w:tr w:rsidR="0036666A" w:rsidRPr="007C20FA" w14:paraId="76A5033E" w14:textId="77777777" w:rsidTr="00D36BE3">
        <w:trPr>
          <w:trHeight w:val="255"/>
        </w:trPr>
        <w:tc>
          <w:tcPr>
            <w:tcW w:w="2546" w:type="dxa"/>
            <w:shd w:val="clear" w:color="auto" w:fill="D9D9D9" w:themeFill="background1" w:themeFillShade="D9"/>
          </w:tcPr>
          <w:p w14:paraId="2F444AD8" w14:textId="77777777" w:rsidR="0036666A" w:rsidRDefault="0036666A" w:rsidP="0036666A">
            <w:pPr>
              <w:rPr>
                <w:rFonts w:cs="Arial"/>
                <w:b/>
                <w:bCs/>
                <w:color w:val="000000"/>
                <w:szCs w:val="22"/>
              </w:rPr>
            </w:pPr>
          </w:p>
        </w:tc>
        <w:tc>
          <w:tcPr>
            <w:tcW w:w="1439" w:type="dxa"/>
            <w:shd w:val="clear" w:color="auto" w:fill="auto"/>
          </w:tcPr>
          <w:p w14:paraId="69F81AC1" w14:textId="186064AB" w:rsidR="0036666A" w:rsidRDefault="0036666A" w:rsidP="0036666A">
            <w:pPr>
              <w:rPr>
                <w:rFonts w:cs="Arial"/>
                <w:color w:val="000000"/>
                <w:szCs w:val="22"/>
              </w:rPr>
            </w:pPr>
            <w:r>
              <w:rPr>
                <w:rFonts w:cs="Arial"/>
                <w:color w:val="000000"/>
                <w:szCs w:val="22"/>
              </w:rPr>
              <w:t>M2</w:t>
            </w:r>
          </w:p>
        </w:tc>
        <w:tc>
          <w:tcPr>
            <w:tcW w:w="6329" w:type="dxa"/>
            <w:shd w:val="clear" w:color="auto" w:fill="auto"/>
            <w:vAlign w:val="bottom"/>
          </w:tcPr>
          <w:p w14:paraId="6E275998" w14:textId="6B05597F" w:rsidR="0036666A" w:rsidRDefault="0036666A" w:rsidP="0036666A">
            <w:pPr>
              <w:rPr>
                <w:rFonts w:cs="Arial"/>
                <w:color w:val="000000"/>
                <w:szCs w:val="22"/>
              </w:rPr>
            </w:pPr>
            <w:r>
              <w:rPr>
                <w:rFonts w:cs="Arial"/>
                <w:color w:val="000000"/>
                <w:szCs w:val="22"/>
              </w:rPr>
              <w:t>Driver selects a new Max Idle time on the HMI or enables DSI</w:t>
            </w:r>
          </w:p>
        </w:tc>
      </w:tr>
      <w:tr w:rsidR="0036666A" w:rsidRPr="007C20FA" w14:paraId="0D880522" w14:textId="77777777" w:rsidTr="00D36BE3">
        <w:trPr>
          <w:trHeight w:val="255"/>
        </w:trPr>
        <w:tc>
          <w:tcPr>
            <w:tcW w:w="2546" w:type="dxa"/>
            <w:shd w:val="clear" w:color="auto" w:fill="D9D9D9" w:themeFill="background1" w:themeFillShade="D9"/>
          </w:tcPr>
          <w:p w14:paraId="337A5870" w14:textId="77777777" w:rsidR="0036666A" w:rsidRDefault="0036666A" w:rsidP="0036666A">
            <w:pPr>
              <w:rPr>
                <w:rFonts w:cs="Arial"/>
                <w:b/>
                <w:bCs/>
                <w:color w:val="000000"/>
                <w:szCs w:val="22"/>
              </w:rPr>
            </w:pPr>
          </w:p>
        </w:tc>
        <w:tc>
          <w:tcPr>
            <w:tcW w:w="1439" w:type="dxa"/>
            <w:shd w:val="clear" w:color="auto" w:fill="auto"/>
          </w:tcPr>
          <w:p w14:paraId="779F7E5A" w14:textId="14207085" w:rsidR="0036666A" w:rsidRDefault="0036666A" w:rsidP="0036666A">
            <w:pPr>
              <w:rPr>
                <w:rFonts w:cs="Arial"/>
                <w:color w:val="000000"/>
                <w:szCs w:val="22"/>
              </w:rPr>
            </w:pPr>
            <w:r>
              <w:rPr>
                <w:rFonts w:cs="Arial"/>
                <w:color w:val="000000"/>
                <w:szCs w:val="22"/>
              </w:rPr>
              <w:t>M3</w:t>
            </w:r>
          </w:p>
        </w:tc>
        <w:tc>
          <w:tcPr>
            <w:tcW w:w="6329" w:type="dxa"/>
            <w:shd w:val="clear" w:color="auto" w:fill="auto"/>
            <w:vAlign w:val="bottom"/>
          </w:tcPr>
          <w:p w14:paraId="3CBF2F58" w14:textId="061CB9FA" w:rsidR="0036666A" w:rsidRDefault="0036666A" w:rsidP="0036666A">
            <w:pPr>
              <w:rPr>
                <w:rFonts w:cs="Arial"/>
                <w:color w:val="000000"/>
                <w:szCs w:val="22"/>
              </w:rPr>
            </w:pPr>
            <w:r>
              <w:rPr>
                <w:rFonts w:cs="Arial"/>
                <w:color w:val="000000"/>
                <w:szCs w:val="22"/>
              </w:rPr>
              <w:t>Idle Timer restarts from zero when selection is made</w:t>
            </w:r>
          </w:p>
        </w:tc>
      </w:tr>
      <w:tr w:rsidR="0036666A" w:rsidRPr="007C20FA" w14:paraId="48A7233B" w14:textId="77777777" w:rsidTr="001A55D8">
        <w:trPr>
          <w:trHeight w:val="255"/>
        </w:trPr>
        <w:tc>
          <w:tcPr>
            <w:tcW w:w="2546" w:type="dxa"/>
            <w:shd w:val="clear" w:color="auto" w:fill="D9D9D9" w:themeFill="background1" w:themeFillShade="D9"/>
          </w:tcPr>
          <w:p w14:paraId="212D3FAD" w14:textId="77777777" w:rsidR="0036666A" w:rsidRDefault="0036666A" w:rsidP="0036666A">
            <w:pPr>
              <w:rPr>
                <w:rFonts w:cs="Arial"/>
                <w:b/>
                <w:bCs/>
                <w:color w:val="000000"/>
                <w:szCs w:val="22"/>
              </w:rPr>
            </w:pPr>
          </w:p>
        </w:tc>
        <w:tc>
          <w:tcPr>
            <w:tcW w:w="1439" w:type="dxa"/>
            <w:shd w:val="clear" w:color="auto" w:fill="auto"/>
          </w:tcPr>
          <w:p w14:paraId="5FF0869E" w14:textId="7C87583E" w:rsidR="0036666A" w:rsidRDefault="0036666A" w:rsidP="0036666A">
            <w:pPr>
              <w:rPr>
                <w:rFonts w:cs="Arial"/>
                <w:color w:val="000000"/>
                <w:szCs w:val="22"/>
              </w:rPr>
            </w:pPr>
            <w:r>
              <w:rPr>
                <w:rFonts w:cs="Arial"/>
                <w:color w:val="000000"/>
                <w:szCs w:val="22"/>
              </w:rPr>
              <w:t>M4</w:t>
            </w:r>
          </w:p>
        </w:tc>
        <w:tc>
          <w:tcPr>
            <w:tcW w:w="6329" w:type="dxa"/>
            <w:shd w:val="clear" w:color="auto" w:fill="auto"/>
            <w:vAlign w:val="bottom"/>
          </w:tcPr>
          <w:p w14:paraId="29695323" w14:textId="51E144A8" w:rsidR="0036666A" w:rsidRDefault="0036666A" w:rsidP="0036666A">
            <w:pPr>
              <w:rPr>
                <w:rFonts w:cs="Arial"/>
                <w:color w:val="000000"/>
                <w:szCs w:val="22"/>
              </w:rPr>
            </w:pPr>
            <w:r>
              <w:rPr>
                <w:rFonts w:cs="Arial"/>
                <w:color w:val="000000"/>
              </w:rPr>
              <w:t>Driver opens door</w:t>
            </w:r>
          </w:p>
        </w:tc>
      </w:tr>
      <w:tr w:rsidR="0036666A" w:rsidRPr="007C20FA" w14:paraId="2AE14418" w14:textId="77777777" w:rsidTr="00D36BE3">
        <w:trPr>
          <w:trHeight w:val="255"/>
        </w:trPr>
        <w:tc>
          <w:tcPr>
            <w:tcW w:w="2546" w:type="dxa"/>
            <w:shd w:val="clear" w:color="auto" w:fill="D9D9D9" w:themeFill="background1" w:themeFillShade="D9"/>
          </w:tcPr>
          <w:p w14:paraId="3639ABBD" w14:textId="77777777" w:rsidR="0036666A" w:rsidRDefault="0036666A" w:rsidP="0036666A">
            <w:pPr>
              <w:rPr>
                <w:rFonts w:cs="Arial"/>
                <w:b/>
                <w:bCs/>
                <w:color w:val="000000"/>
                <w:szCs w:val="22"/>
              </w:rPr>
            </w:pPr>
          </w:p>
        </w:tc>
        <w:tc>
          <w:tcPr>
            <w:tcW w:w="1439" w:type="dxa"/>
            <w:shd w:val="clear" w:color="auto" w:fill="auto"/>
          </w:tcPr>
          <w:p w14:paraId="5D7E48F3" w14:textId="6F51492B" w:rsidR="0036666A" w:rsidRDefault="0036666A" w:rsidP="0036666A">
            <w:pPr>
              <w:rPr>
                <w:rFonts w:cs="Arial"/>
                <w:color w:val="000000"/>
                <w:szCs w:val="22"/>
              </w:rPr>
            </w:pPr>
            <w:r>
              <w:rPr>
                <w:rFonts w:cs="Arial"/>
                <w:color w:val="000000"/>
                <w:szCs w:val="22"/>
              </w:rPr>
              <w:t>M5</w:t>
            </w:r>
          </w:p>
        </w:tc>
        <w:tc>
          <w:tcPr>
            <w:tcW w:w="6329" w:type="dxa"/>
            <w:shd w:val="clear" w:color="auto" w:fill="auto"/>
            <w:vAlign w:val="bottom"/>
          </w:tcPr>
          <w:p w14:paraId="50C18391" w14:textId="23CDB8E2" w:rsidR="0036666A" w:rsidRDefault="0036666A" w:rsidP="0036666A">
            <w:pPr>
              <w:rPr>
                <w:rFonts w:cs="Arial"/>
                <w:color w:val="000000"/>
                <w:szCs w:val="22"/>
              </w:rPr>
            </w:pPr>
            <w:r>
              <w:rPr>
                <w:rFonts w:cs="Arial"/>
                <w:color w:val="000000"/>
              </w:rPr>
              <w:t>Driver leaves vehicle with or without the NFC card</w:t>
            </w:r>
          </w:p>
        </w:tc>
      </w:tr>
      <w:tr w:rsidR="0036666A" w:rsidRPr="007C20FA" w14:paraId="3648F021" w14:textId="77777777" w:rsidTr="00D36BE3">
        <w:trPr>
          <w:trHeight w:val="255"/>
        </w:trPr>
        <w:tc>
          <w:tcPr>
            <w:tcW w:w="2546" w:type="dxa"/>
            <w:shd w:val="clear" w:color="auto" w:fill="D9D9D9" w:themeFill="background1" w:themeFillShade="D9"/>
          </w:tcPr>
          <w:p w14:paraId="4683E785" w14:textId="77777777" w:rsidR="0036666A" w:rsidRDefault="0036666A" w:rsidP="0036666A">
            <w:pPr>
              <w:rPr>
                <w:rFonts w:cs="Arial"/>
                <w:b/>
                <w:bCs/>
                <w:color w:val="000000"/>
                <w:szCs w:val="22"/>
              </w:rPr>
            </w:pPr>
          </w:p>
        </w:tc>
        <w:tc>
          <w:tcPr>
            <w:tcW w:w="1439" w:type="dxa"/>
            <w:shd w:val="clear" w:color="auto" w:fill="auto"/>
          </w:tcPr>
          <w:p w14:paraId="4D55BACC" w14:textId="1C70E033" w:rsidR="0036666A" w:rsidRDefault="0036666A" w:rsidP="0036666A">
            <w:pPr>
              <w:rPr>
                <w:rFonts w:cs="Arial"/>
                <w:color w:val="000000"/>
                <w:szCs w:val="22"/>
              </w:rPr>
            </w:pPr>
            <w:r>
              <w:rPr>
                <w:rFonts w:cs="Arial"/>
                <w:color w:val="000000"/>
                <w:szCs w:val="22"/>
              </w:rPr>
              <w:t>M6</w:t>
            </w:r>
          </w:p>
        </w:tc>
        <w:tc>
          <w:tcPr>
            <w:tcW w:w="6329" w:type="dxa"/>
            <w:shd w:val="clear" w:color="auto" w:fill="auto"/>
            <w:vAlign w:val="bottom"/>
          </w:tcPr>
          <w:p w14:paraId="6CEC0A02" w14:textId="328A9DAC" w:rsidR="0036666A" w:rsidRDefault="0036666A" w:rsidP="0036666A">
            <w:pPr>
              <w:rPr>
                <w:rFonts w:cs="Arial"/>
                <w:color w:val="000000"/>
                <w:szCs w:val="22"/>
              </w:rPr>
            </w:pPr>
            <w:r>
              <w:rPr>
                <w:rFonts w:cs="Arial"/>
                <w:color w:val="000000"/>
              </w:rPr>
              <w:t>Driver closes door</w:t>
            </w:r>
          </w:p>
        </w:tc>
      </w:tr>
      <w:tr w:rsidR="0036666A" w:rsidRPr="007C20FA" w14:paraId="382D6A92" w14:textId="77777777" w:rsidTr="0036666A">
        <w:trPr>
          <w:trHeight w:val="255"/>
        </w:trPr>
        <w:tc>
          <w:tcPr>
            <w:tcW w:w="2546" w:type="dxa"/>
            <w:shd w:val="clear" w:color="auto" w:fill="D9D9D9" w:themeFill="background1" w:themeFillShade="D9"/>
          </w:tcPr>
          <w:p w14:paraId="3AFA632E" w14:textId="77777777" w:rsidR="0036666A" w:rsidRDefault="0036666A" w:rsidP="0036666A">
            <w:pPr>
              <w:rPr>
                <w:rFonts w:cs="Arial"/>
                <w:b/>
                <w:bCs/>
                <w:color w:val="000000"/>
                <w:szCs w:val="22"/>
              </w:rPr>
            </w:pPr>
          </w:p>
        </w:tc>
        <w:tc>
          <w:tcPr>
            <w:tcW w:w="1439" w:type="dxa"/>
            <w:shd w:val="clear" w:color="auto" w:fill="auto"/>
          </w:tcPr>
          <w:p w14:paraId="32BBBE78" w14:textId="3155B575" w:rsidR="0036666A" w:rsidRDefault="0036666A" w:rsidP="0036666A">
            <w:pPr>
              <w:rPr>
                <w:rFonts w:cs="Arial"/>
                <w:color w:val="000000"/>
                <w:szCs w:val="22"/>
              </w:rPr>
            </w:pPr>
            <w:r>
              <w:rPr>
                <w:rFonts w:cs="Arial"/>
                <w:color w:val="000000"/>
                <w:szCs w:val="22"/>
              </w:rPr>
              <w:t>M7</w:t>
            </w:r>
          </w:p>
        </w:tc>
        <w:tc>
          <w:tcPr>
            <w:tcW w:w="6329" w:type="dxa"/>
            <w:shd w:val="clear" w:color="auto" w:fill="auto"/>
          </w:tcPr>
          <w:p w14:paraId="6786C481" w14:textId="2F9E62E1" w:rsidR="0036666A" w:rsidRDefault="0036666A" w:rsidP="0036666A">
            <w:pPr>
              <w:rPr>
                <w:rFonts w:cs="Arial"/>
                <w:color w:val="000000"/>
              </w:rPr>
            </w:pPr>
            <w:r>
              <w:rPr>
                <w:rFonts w:cs="Arial"/>
                <w:color w:val="000000"/>
                <w:szCs w:val="22"/>
              </w:rPr>
              <w:t>The Vehicle idles for the new requested time</w:t>
            </w:r>
          </w:p>
        </w:tc>
      </w:tr>
      <w:tr w:rsidR="0036666A" w:rsidRPr="007C20FA" w14:paraId="57F67029" w14:textId="77777777" w:rsidTr="00D36BE3">
        <w:trPr>
          <w:trHeight w:val="255"/>
        </w:trPr>
        <w:tc>
          <w:tcPr>
            <w:tcW w:w="2546" w:type="dxa"/>
            <w:shd w:val="clear" w:color="auto" w:fill="D9D9D9" w:themeFill="background1" w:themeFillShade="D9"/>
          </w:tcPr>
          <w:p w14:paraId="442C90D0" w14:textId="77777777" w:rsidR="0036666A" w:rsidRDefault="0036666A" w:rsidP="0036666A">
            <w:pPr>
              <w:rPr>
                <w:rFonts w:cs="Arial"/>
                <w:b/>
                <w:bCs/>
                <w:color w:val="000000"/>
                <w:szCs w:val="22"/>
              </w:rPr>
            </w:pPr>
          </w:p>
        </w:tc>
        <w:tc>
          <w:tcPr>
            <w:tcW w:w="1439" w:type="dxa"/>
            <w:shd w:val="clear" w:color="auto" w:fill="auto"/>
          </w:tcPr>
          <w:p w14:paraId="7CBC66EE" w14:textId="401F146F" w:rsidR="0036666A" w:rsidRDefault="0036666A" w:rsidP="0036666A">
            <w:pPr>
              <w:rPr>
                <w:rFonts w:cs="Arial"/>
                <w:color w:val="000000"/>
                <w:szCs w:val="22"/>
              </w:rPr>
            </w:pPr>
            <w:r>
              <w:rPr>
                <w:rFonts w:cs="Arial"/>
                <w:color w:val="000000"/>
                <w:szCs w:val="22"/>
              </w:rPr>
              <w:t>M8</w:t>
            </w:r>
          </w:p>
        </w:tc>
        <w:tc>
          <w:tcPr>
            <w:tcW w:w="6329" w:type="dxa"/>
            <w:shd w:val="clear" w:color="auto" w:fill="auto"/>
          </w:tcPr>
          <w:p w14:paraId="62C5C3D3" w14:textId="2FE27DEB" w:rsidR="0036666A" w:rsidRDefault="0036666A" w:rsidP="0036666A">
            <w:pPr>
              <w:rPr>
                <w:rFonts w:cs="Arial"/>
                <w:color w:val="000000"/>
              </w:rPr>
            </w:pPr>
            <w:r>
              <w:rPr>
                <w:rFonts w:cs="Arial"/>
                <w:color w:val="000000"/>
                <w:szCs w:val="22"/>
              </w:rPr>
              <w:t>After specified time elapses, message appears on cluster informing of impending shutdown</w:t>
            </w:r>
          </w:p>
        </w:tc>
      </w:tr>
      <w:tr w:rsidR="0036666A" w:rsidRPr="007C20FA" w14:paraId="1233F093" w14:textId="77777777" w:rsidTr="00D36BE3">
        <w:trPr>
          <w:trHeight w:val="255"/>
        </w:trPr>
        <w:tc>
          <w:tcPr>
            <w:tcW w:w="2546" w:type="dxa"/>
            <w:shd w:val="clear" w:color="auto" w:fill="D9D9D9" w:themeFill="background1" w:themeFillShade="D9"/>
          </w:tcPr>
          <w:p w14:paraId="1CD749F2" w14:textId="77777777" w:rsidR="0036666A" w:rsidRDefault="0036666A" w:rsidP="0036666A">
            <w:pPr>
              <w:rPr>
                <w:rFonts w:cs="Arial"/>
                <w:b/>
                <w:bCs/>
                <w:color w:val="000000"/>
                <w:szCs w:val="22"/>
              </w:rPr>
            </w:pPr>
          </w:p>
        </w:tc>
        <w:tc>
          <w:tcPr>
            <w:tcW w:w="1439" w:type="dxa"/>
            <w:shd w:val="clear" w:color="auto" w:fill="auto"/>
          </w:tcPr>
          <w:p w14:paraId="0A3C8D67" w14:textId="1B9B53F9" w:rsidR="0036666A" w:rsidRDefault="0036666A" w:rsidP="0036666A">
            <w:pPr>
              <w:rPr>
                <w:rFonts w:cs="Arial"/>
                <w:color w:val="000000"/>
                <w:szCs w:val="22"/>
              </w:rPr>
            </w:pPr>
            <w:r>
              <w:rPr>
                <w:rFonts w:cs="Arial"/>
                <w:color w:val="000000"/>
                <w:szCs w:val="22"/>
              </w:rPr>
              <w:t>M9</w:t>
            </w:r>
          </w:p>
        </w:tc>
        <w:tc>
          <w:tcPr>
            <w:tcW w:w="6329" w:type="dxa"/>
            <w:shd w:val="clear" w:color="auto" w:fill="auto"/>
          </w:tcPr>
          <w:p w14:paraId="50095CA4" w14:textId="1EDC0999" w:rsidR="0036666A" w:rsidRDefault="0036666A" w:rsidP="0036666A">
            <w:pPr>
              <w:rPr>
                <w:rFonts w:cs="Arial"/>
                <w:color w:val="000000"/>
              </w:rPr>
            </w:pPr>
            <w:r>
              <w:rPr>
                <w:rFonts w:cs="Arial"/>
                <w:color w:val="000000"/>
                <w:szCs w:val="22"/>
              </w:rPr>
              <w:t>Driver is not present to override shutdown</w:t>
            </w:r>
          </w:p>
        </w:tc>
      </w:tr>
      <w:tr w:rsidR="0036666A" w:rsidRPr="007C20FA" w14:paraId="1BC44EFD" w14:textId="77777777" w:rsidTr="00AE668C">
        <w:trPr>
          <w:trHeight w:val="255"/>
        </w:trPr>
        <w:tc>
          <w:tcPr>
            <w:tcW w:w="2546" w:type="dxa"/>
            <w:shd w:val="clear" w:color="auto" w:fill="D9D9D9" w:themeFill="background1" w:themeFillShade="D9"/>
          </w:tcPr>
          <w:p w14:paraId="180C09D5" w14:textId="77777777" w:rsidR="0036666A" w:rsidRDefault="0036666A" w:rsidP="0036666A">
            <w:pPr>
              <w:rPr>
                <w:rFonts w:cs="Arial"/>
                <w:b/>
                <w:bCs/>
                <w:color w:val="000000"/>
                <w:szCs w:val="22"/>
              </w:rPr>
            </w:pPr>
          </w:p>
        </w:tc>
        <w:tc>
          <w:tcPr>
            <w:tcW w:w="1439" w:type="dxa"/>
            <w:shd w:val="clear" w:color="auto" w:fill="auto"/>
          </w:tcPr>
          <w:p w14:paraId="20E1F431" w14:textId="0B2B9D1B" w:rsidR="0036666A" w:rsidRDefault="0036666A" w:rsidP="0036666A">
            <w:pPr>
              <w:rPr>
                <w:rFonts w:cs="Arial"/>
                <w:color w:val="000000"/>
                <w:szCs w:val="22"/>
              </w:rPr>
            </w:pPr>
            <w:r>
              <w:rPr>
                <w:rFonts w:cs="Arial"/>
                <w:color w:val="000000"/>
                <w:szCs w:val="22"/>
              </w:rPr>
              <w:t>M10</w:t>
            </w:r>
          </w:p>
        </w:tc>
        <w:tc>
          <w:tcPr>
            <w:tcW w:w="6329" w:type="dxa"/>
            <w:shd w:val="clear" w:color="auto" w:fill="auto"/>
          </w:tcPr>
          <w:p w14:paraId="1761BE0A" w14:textId="0727444F" w:rsidR="0036666A" w:rsidRDefault="0036666A" w:rsidP="0036666A">
            <w:pPr>
              <w:rPr>
                <w:rFonts w:cs="Arial"/>
                <w:color w:val="000000"/>
                <w:szCs w:val="22"/>
              </w:rPr>
            </w:pPr>
            <w:r>
              <w:rPr>
                <w:rFonts w:cs="Arial"/>
                <w:color w:val="000000"/>
                <w:szCs w:val="22"/>
              </w:rPr>
              <w:t>Vehicle shutsdown</w:t>
            </w:r>
          </w:p>
        </w:tc>
      </w:tr>
    </w:tbl>
    <w:p w14:paraId="2730F024" w14:textId="77777777" w:rsidR="00697931" w:rsidRDefault="00697931" w:rsidP="00697931"/>
    <w:p w14:paraId="2DF8C46A" w14:textId="5F09788D" w:rsidR="00697931" w:rsidRPr="0017445F" w:rsidRDefault="00517631" w:rsidP="00697931">
      <w:pPr>
        <w:pStyle w:val="REUseCase"/>
        <w:shd w:val="clear" w:color="auto" w:fill="F2F2F2" w:themeFill="background1" w:themeFillShade="F2"/>
      </w:pPr>
      <w:r>
        <w:t xml:space="preserve">UC28 </w:t>
      </w:r>
      <w:r w:rsidR="00B51087">
        <w:t>Delayed Shutdown not activated after an NFC Vehicle Start</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439"/>
        <w:gridCol w:w="6329"/>
      </w:tblGrid>
      <w:tr w:rsidR="00697931" w:rsidRPr="007C20FA" w14:paraId="00C537C7" w14:textId="77777777" w:rsidTr="001A55D8">
        <w:trPr>
          <w:trHeight w:val="255"/>
        </w:trPr>
        <w:tc>
          <w:tcPr>
            <w:tcW w:w="2546" w:type="dxa"/>
            <w:shd w:val="clear" w:color="auto" w:fill="D9D9D9" w:themeFill="background1" w:themeFillShade="D9"/>
            <w:hideMark/>
          </w:tcPr>
          <w:p w14:paraId="3B93F13F" w14:textId="77777777" w:rsidR="00697931" w:rsidRDefault="00697931" w:rsidP="001A55D8">
            <w:pPr>
              <w:rPr>
                <w:rFonts w:cs="Arial"/>
                <w:b/>
                <w:bCs/>
                <w:color w:val="000000"/>
                <w:szCs w:val="22"/>
              </w:rPr>
            </w:pPr>
            <w:r w:rsidRPr="007C20FA">
              <w:rPr>
                <w:rFonts w:cs="Arial"/>
                <w:b/>
                <w:bCs/>
                <w:color w:val="000000"/>
                <w:szCs w:val="22"/>
              </w:rPr>
              <w:t>Actors</w:t>
            </w:r>
          </w:p>
        </w:tc>
        <w:tc>
          <w:tcPr>
            <w:tcW w:w="1439" w:type="dxa"/>
            <w:shd w:val="clear" w:color="auto" w:fill="auto"/>
          </w:tcPr>
          <w:p w14:paraId="359AD674" w14:textId="77777777" w:rsidR="00697931" w:rsidRDefault="00697931" w:rsidP="001A55D8"/>
        </w:tc>
        <w:tc>
          <w:tcPr>
            <w:tcW w:w="6329" w:type="dxa"/>
            <w:shd w:val="clear" w:color="auto" w:fill="auto"/>
          </w:tcPr>
          <w:p w14:paraId="1021EE72" w14:textId="77777777" w:rsidR="00697931" w:rsidRDefault="00697931" w:rsidP="001A55D8">
            <w:pPr>
              <w:rPr>
                <w:rFonts w:cs="Arial"/>
                <w:color w:val="000000"/>
                <w:szCs w:val="22"/>
              </w:rPr>
            </w:pPr>
            <w:r>
              <w:rPr>
                <w:rFonts w:cs="Arial"/>
                <w:color w:val="000000"/>
                <w:szCs w:val="22"/>
              </w:rPr>
              <w:t>Driver</w:t>
            </w:r>
          </w:p>
        </w:tc>
      </w:tr>
      <w:tr w:rsidR="00697931" w:rsidRPr="007C20FA" w14:paraId="5833B2EE" w14:textId="77777777" w:rsidTr="001A55D8">
        <w:trPr>
          <w:trHeight w:val="255"/>
        </w:trPr>
        <w:tc>
          <w:tcPr>
            <w:tcW w:w="2546" w:type="dxa"/>
            <w:shd w:val="clear" w:color="auto" w:fill="D9D9D9" w:themeFill="background1" w:themeFillShade="D9"/>
            <w:hideMark/>
          </w:tcPr>
          <w:p w14:paraId="28F96ECA" w14:textId="77777777" w:rsidR="00697931" w:rsidRPr="007C20FA" w:rsidRDefault="00697931" w:rsidP="001A55D8">
            <w:pPr>
              <w:rPr>
                <w:rFonts w:cs="Arial"/>
                <w:b/>
                <w:bCs/>
                <w:color w:val="000000"/>
                <w:szCs w:val="22"/>
              </w:rPr>
            </w:pPr>
            <w:r w:rsidRPr="007C20FA">
              <w:rPr>
                <w:rFonts w:cs="Arial"/>
                <w:b/>
                <w:bCs/>
                <w:color w:val="000000"/>
                <w:szCs w:val="22"/>
              </w:rPr>
              <w:t>Description</w:t>
            </w:r>
          </w:p>
        </w:tc>
        <w:tc>
          <w:tcPr>
            <w:tcW w:w="1439" w:type="dxa"/>
            <w:shd w:val="clear" w:color="auto" w:fill="auto"/>
          </w:tcPr>
          <w:p w14:paraId="041BF648" w14:textId="77777777" w:rsidR="00697931" w:rsidRPr="007C20FA" w:rsidRDefault="00697931" w:rsidP="001A55D8">
            <w:pPr>
              <w:rPr>
                <w:rFonts w:cs="Arial"/>
                <w:color w:val="000000"/>
                <w:szCs w:val="22"/>
              </w:rPr>
            </w:pPr>
          </w:p>
        </w:tc>
        <w:tc>
          <w:tcPr>
            <w:tcW w:w="6329" w:type="dxa"/>
            <w:shd w:val="clear" w:color="auto" w:fill="auto"/>
          </w:tcPr>
          <w:p w14:paraId="3FC3DE4B" w14:textId="77777777" w:rsidR="00697931" w:rsidRDefault="00697931" w:rsidP="001A55D8"/>
        </w:tc>
      </w:tr>
      <w:tr w:rsidR="00697931" w:rsidRPr="007C20FA" w14:paraId="6D9D6135" w14:textId="77777777" w:rsidTr="001A55D8">
        <w:trPr>
          <w:trHeight w:val="20"/>
        </w:trPr>
        <w:tc>
          <w:tcPr>
            <w:tcW w:w="2546" w:type="dxa"/>
            <w:vMerge w:val="restart"/>
            <w:shd w:val="clear" w:color="auto" w:fill="D9D9D9" w:themeFill="background1" w:themeFillShade="D9"/>
            <w:hideMark/>
          </w:tcPr>
          <w:p w14:paraId="52644826" w14:textId="77777777" w:rsidR="00697931" w:rsidRDefault="00697931" w:rsidP="001A55D8">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439" w:type="dxa"/>
            <w:shd w:val="clear" w:color="auto" w:fill="auto"/>
          </w:tcPr>
          <w:p w14:paraId="6C30C506" w14:textId="77777777" w:rsidR="00697931" w:rsidRDefault="00697931" w:rsidP="001A55D8">
            <w:pPr>
              <w:rPr>
                <w:rFonts w:cs="Arial"/>
                <w:color w:val="000000"/>
                <w:szCs w:val="22"/>
              </w:rPr>
            </w:pPr>
            <w:r>
              <w:rPr>
                <w:rFonts w:cs="Arial"/>
                <w:color w:val="000000"/>
                <w:szCs w:val="22"/>
              </w:rPr>
              <w:t>PreC1</w:t>
            </w:r>
          </w:p>
        </w:tc>
        <w:tc>
          <w:tcPr>
            <w:tcW w:w="6329" w:type="dxa"/>
            <w:shd w:val="clear" w:color="auto" w:fill="auto"/>
          </w:tcPr>
          <w:p w14:paraId="2603749D" w14:textId="77777777" w:rsidR="00697931" w:rsidRDefault="00697931" w:rsidP="001A55D8">
            <w:pPr>
              <w:rPr>
                <w:rFonts w:cs="Arial"/>
                <w:color w:val="000000"/>
                <w:szCs w:val="22"/>
              </w:rPr>
            </w:pPr>
            <w:r>
              <w:rPr>
                <w:rFonts w:cs="Arial"/>
                <w:color w:val="000000"/>
                <w:szCs w:val="22"/>
              </w:rPr>
              <w:t>AEIS is not disabled</w:t>
            </w:r>
          </w:p>
        </w:tc>
      </w:tr>
      <w:tr w:rsidR="00697931" w:rsidRPr="007C20FA" w14:paraId="13E049B7" w14:textId="77777777" w:rsidTr="001A55D8">
        <w:trPr>
          <w:trHeight w:val="20"/>
        </w:trPr>
        <w:tc>
          <w:tcPr>
            <w:tcW w:w="2546" w:type="dxa"/>
            <w:vMerge/>
            <w:shd w:val="clear" w:color="auto" w:fill="D9D9D9" w:themeFill="background1" w:themeFillShade="D9"/>
          </w:tcPr>
          <w:p w14:paraId="49A7149B" w14:textId="77777777" w:rsidR="00697931" w:rsidRPr="007C20FA" w:rsidRDefault="00697931" w:rsidP="001A55D8">
            <w:pPr>
              <w:rPr>
                <w:rFonts w:cs="Arial"/>
                <w:b/>
                <w:bCs/>
                <w:color w:val="000000"/>
                <w:szCs w:val="22"/>
              </w:rPr>
            </w:pPr>
          </w:p>
        </w:tc>
        <w:tc>
          <w:tcPr>
            <w:tcW w:w="1439" w:type="dxa"/>
            <w:shd w:val="clear" w:color="auto" w:fill="auto"/>
          </w:tcPr>
          <w:p w14:paraId="29CE5CF2" w14:textId="77777777" w:rsidR="00697931" w:rsidRDefault="00697931" w:rsidP="001A55D8">
            <w:pPr>
              <w:rPr>
                <w:rFonts w:cs="Arial"/>
                <w:color w:val="000000"/>
                <w:szCs w:val="22"/>
              </w:rPr>
            </w:pPr>
            <w:r>
              <w:rPr>
                <w:rFonts w:cs="Arial"/>
                <w:color w:val="000000"/>
                <w:szCs w:val="22"/>
              </w:rPr>
              <w:t>PreC2</w:t>
            </w:r>
          </w:p>
        </w:tc>
        <w:tc>
          <w:tcPr>
            <w:tcW w:w="6329" w:type="dxa"/>
            <w:shd w:val="clear" w:color="auto" w:fill="auto"/>
          </w:tcPr>
          <w:p w14:paraId="6CD07332" w14:textId="77777777" w:rsidR="00697931" w:rsidRDefault="00697931" w:rsidP="001A55D8">
            <w:pPr>
              <w:rPr>
                <w:rFonts w:cs="Arial"/>
                <w:color w:val="000000"/>
                <w:szCs w:val="22"/>
              </w:rPr>
            </w:pPr>
            <w:r>
              <w:rPr>
                <w:rFonts w:cs="Arial"/>
                <w:color w:val="000000"/>
                <w:szCs w:val="22"/>
              </w:rPr>
              <w:t>Powerpack is on /Engine is running with remote start</w:t>
            </w:r>
          </w:p>
        </w:tc>
      </w:tr>
      <w:tr w:rsidR="00697931" w:rsidRPr="007C20FA" w14:paraId="44D2DE0B" w14:textId="77777777" w:rsidTr="001A55D8">
        <w:trPr>
          <w:trHeight w:val="20"/>
        </w:trPr>
        <w:tc>
          <w:tcPr>
            <w:tcW w:w="2546" w:type="dxa"/>
            <w:shd w:val="clear" w:color="auto" w:fill="D9D9D9" w:themeFill="background1" w:themeFillShade="D9"/>
          </w:tcPr>
          <w:p w14:paraId="1E78B166" w14:textId="77777777" w:rsidR="00697931" w:rsidRDefault="00697931" w:rsidP="001A55D8">
            <w:pPr>
              <w:rPr>
                <w:rFonts w:cs="Arial"/>
                <w:b/>
                <w:bCs/>
                <w:color w:val="000000"/>
                <w:szCs w:val="22"/>
              </w:rPr>
            </w:pPr>
          </w:p>
        </w:tc>
        <w:tc>
          <w:tcPr>
            <w:tcW w:w="1439" w:type="dxa"/>
            <w:shd w:val="clear" w:color="auto" w:fill="auto"/>
          </w:tcPr>
          <w:p w14:paraId="173A4736" w14:textId="77777777" w:rsidR="00697931" w:rsidRDefault="00697931" w:rsidP="001A55D8">
            <w:pPr>
              <w:rPr>
                <w:rFonts w:cs="Arial"/>
                <w:color w:val="000000"/>
                <w:szCs w:val="22"/>
              </w:rPr>
            </w:pPr>
            <w:r>
              <w:rPr>
                <w:rFonts w:cs="Arial"/>
                <w:color w:val="000000"/>
                <w:szCs w:val="22"/>
              </w:rPr>
              <w:t>PreC3</w:t>
            </w:r>
          </w:p>
        </w:tc>
        <w:tc>
          <w:tcPr>
            <w:tcW w:w="6329" w:type="dxa"/>
            <w:shd w:val="clear" w:color="auto" w:fill="auto"/>
          </w:tcPr>
          <w:p w14:paraId="31CA9C17" w14:textId="29F71EFC" w:rsidR="00697931" w:rsidRDefault="00697931" w:rsidP="001A55D8">
            <w:pPr>
              <w:rPr>
                <w:rFonts w:cs="Arial"/>
                <w:color w:val="000000"/>
                <w:szCs w:val="22"/>
              </w:rPr>
            </w:pPr>
            <w:r>
              <w:rPr>
                <w:rFonts w:cs="Arial"/>
                <w:color w:val="000000"/>
                <w:szCs w:val="22"/>
              </w:rPr>
              <w:t>Vehicle is stationary</w:t>
            </w:r>
            <w:r w:rsidR="00DD7584">
              <w:rPr>
                <w:rFonts w:cs="Arial"/>
                <w:color w:val="000000"/>
                <w:szCs w:val="22"/>
              </w:rPr>
              <w:t xml:space="preserve"> and in Park</w:t>
            </w:r>
          </w:p>
        </w:tc>
      </w:tr>
      <w:tr w:rsidR="00697931" w:rsidRPr="007C20FA" w14:paraId="786771CF" w14:textId="77777777" w:rsidTr="001A55D8">
        <w:trPr>
          <w:trHeight w:val="20"/>
        </w:trPr>
        <w:tc>
          <w:tcPr>
            <w:tcW w:w="2546" w:type="dxa"/>
            <w:shd w:val="clear" w:color="auto" w:fill="D9D9D9" w:themeFill="background1" w:themeFillShade="D9"/>
          </w:tcPr>
          <w:p w14:paraId="689D34F8" w14:textId="77777777" w:rsidR="00697931" w:rsidRDefault="00697931" w:rsidP="001A55D8">
            <w:pPr>
              <w:rPr>
                <w:rFonts w:cs="Arial"/>
                <w:b/>
                <w:bCs/>
                <w:color w:val="000000"/>
                <w:szCs w:val="22"/>
              </w:rPr>
            </w:pPr>
            <w:r>
              <w:rPr>
                <w:rFonts w:cs="Arial"/>
                <w:b/>
                <w:bCs/>
                <w:color w:val="000000"/>
                <w:szCs w:val="22"/>
              </w:rPr>
              <w:t>Triggers</w:t>
            </w:r>
          </w:p>
        </w:tc>
        <w:tc>
          <w:tcPr>
            <w:tcW w:w="1439" w:type="dxa"/>
            <w:shd w:val="clear" w:color="auto" w:fill="auto"/>
          </w:tcPr>
          <w:p w14:paraId="7205FA4A" w14:textId="77777777" w:rsidR="00697931" w:rsidRDefault="00697931" w:rsidP="001A55D8">
            <w:pPr>
              <w:rPr>
                <w:rFonts w:cs="Arial"/>
                <w:color w:val="000000"/>
                <w:szCs w:val="22"/>
              </w:rPr>
            </w:pPr>
            <w:r>
              <w:rPr>
                <w:rFonts w:cs="Arial"/>
                <w:color w:val="000000"/>
                <w:szCs w:val="22"/>
              </w:rPr>
              <w:t>T1</w:t>
            </w:r>
          </w:p>
        </w:tc>
        <w:tc>
          <w:tcPr>
            <w:tcW w:w="6329" w:type="dxa"/>
            <w:shd w:val="clear" w:color="auto" w:fill="auto"/>
          </w:tcPr>
          <w:p w14:paraId="6A5FCDCF" w14:textId="0C215283" w:rsidR="00697931" w:rsidRDefault="00302815" w:rsidP="001A55D8">
            <w:pPr>
              <w:rPr>
                <w:rFonts w:cs="Arial"/>
                <w:color w:val="000000"/>
                <w:szCs w:val="22"/>
              </w:rPr>
            </w:pPr>
            <w:r>
              <w:rPr>
                <w:rFonts w:cs="Arial"/>
                <w:color w:val="000000"/>
              </w:rPr>
              <w:t>Driver had started the vehicle with NFC, no PAAK, vehicle in motive mode</w:t>
            </w:r>
          </w:p>
        </w:tc>
      </w:tr>
      <w:tr w:rsidR="00697931" w:rsidRPr="007C20FA" w14:paraId="3C0D6F94" w14:textId="77777777" w:rsidTr="001A55D8">
        <w:trPr>
          <w:trHeight w:val="255"/>
        </w:trPr>
        <w:tc>
          <w:tcPr>
            <w:tcW w:w="2546" w:type="dxa"/>
            <w:shd w:val="clear" w:color="auto" w:fill="D9D9D9" w:themeFill="background1" w:themeFillShade="D9"/>
          </w:tcPr>
          <w:p w14:paraId="33861CD1" w14:textId="77777777" w:rsidR="00697931" w:rsidRDefault="00697931" w:rsidP="001A55D8">
            <w:pPr>
              <w:rPr>
                <w:rFonts w:cs="Arial"/>
                <w:b/>
                <w:bCs/>
                <w:color w:val="000000"/>
                <w:szCs w:val="22"/>
              </w:rPr>
            </w:pPr>
            <w:r>
              <w:rPr>
                <w:rFonts w:cs="Arial"/>
                <w:b/>
                <w:bCs/>
                <w:color w:val="000000"/>
                <w:szCs w:val="22"/>
              </w:rPr>
              <w:t>Main Flow Description</w:t>
            </w:r>
          </w:p>
        </w:tc>
        <w:tc>
          <w:tcPr>
            <w:tcW w:w="1439" w:type="dxa"/>
            <w:shd w:val="clear" w:color="auto" w:fill="auto"/>
          </w:tcPr>
          <w:p w14:paraId="3B0C5944" w14:textId="77777777" w:rsidR="00697931" w:rsidRDefault="00697931" w:rsidP="001A55D8">
            <w:pPr>
              <w:rPr>
                <w:rFonts w:cs="Arial"/>
                <w:color w:val="000000"/>
                <w:szCs w:val="22"/>
              </w:rPr>
            </w:pPr>
          </w:p>
        </w:tc>
        <w:tc>
          <w:tcPr>
            <w:tcW w:w="6329" w:type="dxa"/>
            <w:shd w:val="clear" w:color="auto" w:fill="auto"/>
          </w:tcPr>
          <w:p w14:paraId="63C94949" w14:textId="091902E3" w:rsidR="00697931" w:rsidRDefault="0036666A" w:rsidP="001A55D8">
            <w:pPr>
              <w:rPr>
                <w:rFonts w:cs="Arial"/>
                <w:color w:val="000000"/>
                <w:szCs w:val="22"/>
              </w:rPr>
            </w:pPr>
            <w:r>
              <w:rPr>
                <w:rFonts w:cs="Arial"/>
                <w:color w:val="000000"/>
                <w:szCs w:val="22"/>
              </w:rPr>
              <w:t>Driver leaves vehicle after an NFC Vehicle Start and vehicle shutsdown immediately</w:t>
            </w:r>
          </w:p>
        </w:tc>
      </w:tr>
      <w:tr w:rsidR="00697931" w:rsidRPr="007C20FA" w14:paraId="5DC9DD79" w14:textId="77777777" w:rsidTr="001A55D8">
        <w:trPr>
          <w:trHeight w:val="255"/>
        </w:trPr>
        <w:tc>
          <w:tcPr>
            <w:tcW w:w="2546" w:type="dxa"/>
            <w:shd w:val="clear" w:color="auto" w:fill="D9D9D9" w:themeFill="background1" w:themeFillShade="D9"/>
          </w:tcPr>
          <w:p w14:paraId="6A7E567B" w14:textId="77777777" w:rsidR="00697931" w:rsidRDefault="00697931" w:rsidP="00697931">
            <w:pPr>
              <w:rPr>
                <w:rFonts w:cs="Arial"/>
                <w:b/>
                <w:bCs/>
                <w:color w:val="000000"/>
                <w:szCs w:val="22"/>
              </w:rPr>
            </w:pPr>
            <w:r>
              <w:rPr>
                <w:rFonts w:cs="Arial"/>
                <w:b/>
                <w:bCs/>
                <w:color w:val="000000"/>
                <w:szCs w:val="22"/>
              </w:rPr>
              <w:lastRenderedPageBreak/>
              <w:t>Main Flow</w:t>
            </w:r>
          </w:p>
        </w:tc>
        <w:tc>
          <w:tcPr>
            <w:tcW w:w="1439" w:type="dxa"/>
            <w:shd w:val="clear" w:color="auto" w:fill="auto"/>
          </w:tcPr>
          <w:p w14:paraId="0BC8A519" w14:textId="77777777" w:rsidR="00697931" w:rsidRDefault="00697931" w:rsidP="00697931">
            <w:pPr>
              <w:rPr>
                <w:rFonts w:cs="Arial"/>
                <w:color w:val="000000"/>
                <w:szCs w:val="22"/>
              </w:rPr>
            </w:pPr>
            <w:r>
              <w:rPr>
                <w:rFonts w:cs="Arial"/>
                <w:color w:val="000000"/>
                <w:szCs w:val="22"/>
              </w:rPr>
              <w:t>M1</w:t>
            </w:r>
          </w:p>
        </w:tc>
        <w:tc>
          <w:tcPr>
            <w:tcW w:w="6329" w:type="dxa"/>
            <w:shd w:val="clear" w:color="auto" w:fill="auto"/>
            <w:vAlign w:val="bottom"/>
          </w:tcPr>
          <w:p w14:paraId="2B725F97" w14:textId="4D390FB1" w:rsidR="00697931" w:rsidRDefault="00697931" w:rsidP="00697931">
            <w:pPr>
              <w:rPr>
                <w:rFonts w:cs="Arial"/>
                <w:color w:val="000000"/>
                <w:szCs w:val="22"/>
              </w:rPr>
            </w:pPr>
          </w:p>
        </w:tc>
      </w:tr>
      <w:tr w:rsidR="00302815" w:rsidRPr="007C20FA" w14:paraId="3BC7246F" w14:textId="77777777" w:rsidTr="001A55D8">
        <w:trPr>
          <w:trHeight w:val="255"/>
        </w:trPr>
        <w:tc>
          <w:tcPr>
            <w:tcW w:w="2546" w:type="dxa"/>
            <w:shd w:val="clear" w:color="auto" w:fill="D9D9D9" w:themeFill="background1" w:themeFillShade="D9"/>
          </w:tcPr>
          <w:p w14:paraId="7B557029" w14:textId="77777777" w:rsidR="00302815" w:rsidRDefault="00302815" w:rsidP="00302815">
            <w:pPr>
              <w:rPr>
                <w:rFonts w:cs="Arial"/>
                <w:b/>
                <w:bCs/>
                <w:color w:val="000000"/>
                <w:szCs w:val="22"/>
              </w:rPr>
            </w:pPr>
          </w:p>
        </w:tc>
        <w:tc>
          <w:tcPr>
            <w:tcW w:w="1439" w:type="dxa"/>
            <w:shd w:val="clear" w:color="auto" w:fill="auto"/>
          </w:tcPr>
          <w:p w14:paraId="17BCCE35" w14:textId="1E6E0319" w:rsidR="00302815" w:rsidRDefault="00302815" w:rsidP="00302815">
            <w:pPr>
              <w:rPr>
                <w:rFonts w:cs="Arial"/>
                <w:color w:val="000000"/>
                <w:szCs w:val="22"/>
              </w:rPr>
            </w:pPr>
            <w:r>
              <w:rPr>
                <w:rFonts w:cs="Arial"/>
                <w:color w:val="000000"/>
                <w:szCs w:val="22"/>
              </w:rPr>
              <w:t>M2</w:t>
            </w:r>
          </w:p>
        </w:tc>
        <w:tc>
          <w:tcPr>
            <w:tcW w:w="6329" w:type="dxa"/>
            <w:shd w:val="clear" w:color="auto" w:fill="auto"/>
            <w:vAlign w:val="bottom"/>
          </w:tcPr>
          <w:p w14:paraId="413F7DBA" w14:textId="76C6C5E9" w:rsidR="00302815" w:rsidRDefault="00302815" w:rsidP="00302815">
            <w:pPr>
              <w:rPr>
                <w:rFonts w:cs="Arial"/>
                <w:color w:val="000000"/>
                <w:szCs w:val="22"/>
              </w:rPr>
            </w:pPr>
            <w:r>
              <w:rPr>
                <w:rFonts w:cs="Arial"/>
                <w:color w:val="000000"/>
              </w:rPr>
              <w:t>Driver unfastens seat belt</w:t>
            </w:r>
          </w:p>
        </w:tc>
      </w:tr>
      <w:tr w:rsidR="00302815" w:rsidRPr="007C20FA" w14:paraId="19565C63" w14:textId="77777777" w:rsidTr="001A55D8">
        <w:trPr>
          <w:trHeight w:val="255"/>
        </w:trPr>
        <w:tc>
          <w:tcPr>
            <w:tcW w:w="2546" w:type="dxa"/>
            <w:shd w:val="clear" w:color="auto" w:fill="D9D9D9" w:themeFill="background1" w:themeFillShade="D9"/>
          </w:tcPr>
          <w:p w14:paraId="61CD8453" w14:textId="77777777" w:rsidR="00302815" w:rsidRDefault="00302815" w:rsidP="00302815">
            <w:pPr>
              <w:rPr>
                <w:rFonts w:cs="Arial"/>
                <w:b/>
                <w:bCs/>
                <w:color w:val="000000"/>
                <w:szCs w:val="22"/>
              </w:rPr>
            </w:pPr>
          </w:p>
        </w:tc>
        <w:tc>
          <w:tcPr>
            <w:tcW w:w="1439" w:type="dxa"/>
            <w:shd w:val="clear" w:color="auto" w:fill="auto"/>
          </w:tcPr>
          <w:p w14:paraId="245A415D" w14:textId="7D799744" w:rsidR="00302815" w:rsidRDefault="00302815" w:rsidP="00302815">
            <w:pPr>
              <w:rPr>
                <w:rFonts w:cs="Arial"/>
                <w:color w:val="000000"/>
                <w:szCs w:val="22"/>
              </w:rPr>
            </w:pPr>
            <w:r>
              <w:rPr>
                <w:rFonts w:cs="Arial"/>
                <w:color w:val="000000"/>
                <w:szCs w:val="22"/>
              </w:rPr>
              <w:t>M3</w:t>
            </w:r>
          </w:p>
        </w:tc>
        <w:tc>
          <w:tcPr>
            <w:tcW w:w="6329" w:type="dxa"/>
            <w:shd w:val="clear" w:color="auto" w:fill="auto"/>
            <w:vAlign w:val="bottom"/>
          </w:tcPr>
          <w:p w14:paraId="358A6520" w14:textId="12F16E99" w:rsidR="00302815" w:rsidRDefault="00302815" w:rsidP="00302815">
            <w:pPr>
              <w:rPr>
                <w:rFonts w:cs="Arial"/>
                <w:color w:val="000000"/>
                <w:szCs w:val="22"/>
              </w:rPr>
            </w:pPr>
            <w:r>
              <w:rPr>
                <w:rFonts w:cs="Arial"/>
                <w:color w:val="000000"/>
              </w:rPr>
              <w:t>Driver does not select a time on HMI</w:t>
            </w:r>
          </w:p>
        </w:tc>
      </w:tr>
      <w:tr w:rsidR="00302815" w:rsidRPr="007C20FA" w14:paraId="4A9D3D00" w14:textId="77777777" w:rsidTr="001A55D8">
        <w:trPr>
          <w:trHeight w:val="255"/>
        </w:trPr>
        <w:tc>
          <w:tcPr>
            <w:tcW w:w="2546" w:type="dxa"/>
            <w:shd w:val="clear" w:color="auto" w:fill="D9D9D9" w:themeFill="background1" w:themeFillShade="D9"/>
          </w:tcPr>
          <w:p w14:paraId="2122FAB0" w14:textId="77777777" w:rsidR="00302815" w:rsidRDefault="00302815" w:rsidP="00302815">
            <w:pPr>
              <w:rPr>
                <w:rFonts w:cs="Arial"/>
                <w:b/>
                <w:bCs/>
                <w:color w:val="000000"/>
                <w:szCs w:val="22"/>
              </w:rPr>
            </w:pPr>
          </w:p>
        </w:tc>
        <w:tc>
          <w:tcPr>
            <w:tcW w:w="1439" w:type="dxa"/>
            <w:shd w:val="clear" w:color="auto" w:fill="auto"/>
          </w:tcPr>
          <w:p w14:paraId="55F7F8AB" w14:textId="3CAD0CF4" w:rsidR="00302815" w:rsidRDefault="00302815" w:rsidP="00302815">
            <w:pPr>
              <w:rPr>
                <w:rFonts w:cs="Arial"/>
                <w:color w:val="000000"/>
                <w:szCs w:val="22"/>
              </w:rPr>
            </w:pPr>
            <w:r>
              <w:rPr>
                <w:rFonts w:cs="Arial"/>
                <w:color w:val="000000"/>
                <w:szCs w:val="22"/>
              </w:rPr>
              <w:t>M4</w:t>
            </w:r>
          </w:p>
        </w:tc>
        <w:tc>
          <w:tcPr>
            <w:tcW w:w="6329" w:type="dxa"/>
            <w:shd w:val="clear" w:color="auto" w:fill="auto"/>
            <w:vAlign w:val="bottom"/>
          </w:tcPr>
          <w:p w14:paraId="250BA3F2" w14:textId="134C172C" w:rsidR="00302815" w:rsidRDefault="00302815" w:rsidP="00302815">
            <w:pPr>
              <w:rPr>
                <w:rFonts w:cs="Arial"/>
                <w:color w:val="000000"/>
                <w:szCs w:val="22"/>
              </w:rPr>
            </w:pPr>
            <w:r>
              <w:rPr>
                <w:rFonts w:cs="Arial"/>
                <w:color w:val="000000"/>
              </w:rPr>
              <w:t>Driver opens door</w:t>
            </w:r>
          </w:p>
        </w:tc>
      </w:tr>
      <w:tr w:rsidR="00302815" w:rsidRPr="007C20FA" w14:paraId="3355774B" w14:textId="77777777" w:rsidTr="001A55D8">
        <w:trPr>
          <w:trHeight w:val="255"/>
        </w:trPr>
        <w:tc>
          <w:tcPr>
            <w:tcW w:w="2546" w:type="dxa"/>
            <w:shd w:val="clear" w:color="auto" w:fill="D9D9D9" w:themeFill="background1" w:themeFillShade="D9"/>
          </w:tcPr>
          <w:p w14:paraId="0D3A0AC9" w14:textId="77777777" w:rsidR="00302815" w:rsidRDefault="00302815" w:rsidP="00302815">
            <w:pPr>
              <w:rPr>
                <w:rFonts w:cs="Arial"/>
                <w:b/>
                <w:bCs/>
                <w:color w:val="000000"/>
                <w:szCs w:val="22"/>
              </w:rPr>
            </w:pPr>
          </w:p>
        </w:tc>
        <w:tc>
          <w:tcPr>
            <w:tcW w:w="1439" w:type="dxa"/>
            <w:shd w:val="clear" w:color="auto" w:fill="auto"/>
          </w:tcPr>
          <w:p w14:paraId="06BC7613" w14:textId="55D6D337" w:rsidR="00302815" w:rsidRDefault="00302815" w:rsidP="00302815">
            <w:pPr>
              <w:rPr>
                <w:rFonts w:cs="Arial"/>
                <w:color w:val="000000"/>
                <w:szCs w:val="22"/>
              </w:rPr>
            </w:pPr>
            <w:r>
              <w:rPr>
                <w:rFonts w:cs="Arial"/>
                <w:color w:val="000000"/>
                <w:szCs w:val="22"/>
              </w:rPr>
              <w:t>M5</w:t>
            </w:r>
          </w:p>
        </w:tc>
        <w:tc>
          <w:tcPr>
            <w:tcW w:w="6329" w:type="dxa"/>
            <w:shd w:val="clear" w:color="auto" w:fill="auto"/>
            <w:vAlign w:val="bottom"/>
          </w:tcPr>
          <w:p w14:paraId="070A5B19" w14:textId="69219DFE" w:rsidR="00302815" w:rsidRDefault="00302815" w:rsidP="00302815">
            <w:pPr>
              <w:rPr>
                <w:rFonts w:cs="Arial"/>
                <w:color w:val="000000"/>
                <w:szCs w:val="22"/>
              </w:rPr>
            </w:pPr>
            <w:r>
              <w:rPr>
                <w:rFonts w:cs="Arial"/>
                <w:color w:val="000000"/>
              </w:rPr>
              <w:t>Driver leaves vehicle with or without the NFC card</w:t>
            </w:r>
          </w:p>
        </w:tc>
      </w:tr>
      <w:tr w:rsidR="00302815" w:rsidRPr="007C20FA" w14:paraId="45905BE4" w14:textId="77777777" w:rsidTr="001A55D8">
        <w:trPr>
          <w:trHeight w:val="255"/>
        </w:trPr>
        <w:tc>
          <w:tcPr>
            <w:tcW w:w="2546" w:type="dxa"/>
            <w:shd w:val="clear" w:color="auto" w:fill="D9D9D9" w:themeFill="background1" w:themeFillShade="D9"/>
          </w:tcPr>
          <w:p w14:paraId="70CE4E56" w14:textId="77777777" w:rsidR="00302815" w:rsidRDefault="00302815" w:rsidP="00302815">
            <w:pPr>
              <w:rPr>
                <w:rFonts w:cs="Arial"/>
                <w:b/>
                <w:bCs/>
                <w:color w:val="000000"/>
                <w:szCs w:val="22"/>
              </w:rPr>
            </w:pPr>
          </w:p>
        </w:tc>
        <w:tc>
          <w:tcPr>
            <w:tcW w:w="1439" w:type="dxa"/>
            <w:shd w:val="clear" w:color="auto" w:fill="auto"/>
          </w:tcPr>
          <w:p w14:paraId="35A02E22" w14:textId="2D71D85F" w:rsidR="00302815" w:rsidRDefault="00302815" w:rsidP="00302815">
            <w:pPr>
              <w:rPr>
                <w:rFonts w:cs="Arial"/>
                <w:color w:val="000000"/>
                <w:szCs w:val="22"/>
              </w:rPr>
            </w:pPr>
            <w:r>
              <w:rPr>
                <w:rFonts w:cs="Arial"/>
                <w:color w:val="000000"/>
                <w:szCs w:val="22"/>
              </w:rPr>
              <w:t>M6</w:t>
            </w:r>
          </w:p>
        </w:tc>
        <w:tc>
          <w:tcPr>
            <w:tcW w:w="6329" w:type="dxa"/>
            <w:shd w:val="clear" w:color="auto" w:fill="auto"/>
            <w:vAlign w:val="bottom"/>
          </w:tcPr>
          <w:p w14:paraId="5D168F9D" w14:textId="49B6FD27" w:rsidR="00302815" w:rsidRDefault="00302815" w:rsidP="00302815">
            <w:pPr>
              <w:rPr>
                <w:rFonts w:cs="Arial"/>
                <w:color w:val="000000"/>
                <w:szCs w:val="22"/>
              </w:rPr>
            </w:pPr>
            <w:r>
              <w:rPr>
                <w:rFonts w:cs="Arial"/>
                <w:color w:val="000000"/>
              </w:rPr>
              <w:t>Driver closes door</w:t>
            </w:r>
          </w:p>
        </w:tc>
      </w:tr>
      <w:tr w:rsidR="00302815" w:rsidRPr="007C20FA" w14:paraId="2E21ED0F" w14:textId="77777777" w:rsidTr="001A55D8">
        <w:trPr>
          <w:trHeight w:val="255"/>
        </w:trPr>
        <w:tc>
          <w:tcPr>
            <w:tcW w:w="2546" w:type="dxa"/>
            <w:shd w:val="clear" w:color="auto" w:fill="D9D9D9" w:themeFill="background1" w:themeFillShade="D9"/>
          </w:tcPr>
          <w:p w14:paraId="4E221C35" w14:textId="77777777" w:rsidR="00302815" w:rsidRDefault="00302815" w:rsidP="00302815">
            <w:pPr>
              <w:rPr>
                <w:rFonts w:cs="Arial"/>
                <w:b/>
                <w:bCs/>
                <w:color w:val="000000"/>
                <w:szCs w:val="22"/>
              </w:rPr>
            </w:pPr>
          </w:p>
        </w:tc>
        <w:tc>
          <w:tcPr>
            <w:tcW w:w="1439" w:type="dxa"/>
            <w:shd w:val="clear" w:color="auto" w:fill="auto"/>
          </w:tcPr>
          <w:p w14:paraId="0DA10A0E" w14:textId="170F4672" w:rsidR="00302815" w:rsidRDefault="00302815" w:rsidP="00302815">
            <w:pPr>
              <w:rPr>
                <w:rFonts w:cs="Arial"/>
                <w:color w:val="000000"/>
                <w:szCs w:val="22"/>
              </w:rPr>
            </w:pPr>
            <w:r>
              <w:rPr>
                <w:rFonts w:cs="Arial"/>
                <w:color w:val="000000"/>
                <w:szCs w:val="22"/>
              </w:rPr>
              <w:t>M7</w:t>
            </w:r>
          </w:p>
        </w:tc>
        <w:tc>
          <w:tcPr>
            <w:tcW w:w="6329" w:type="dxa"/>
            <w:shd w:val="clear" w:color="auto" w:fill="auto"/>
            <w:vAlign w:val="bottom"/>
          </w:tcPr>
          <w:p w14:paraId="760B64AB" w14:textId="0C1A9FE1" w:rsidR="00302815" w:rsidRDefault="00302815" w:rsidP="00302815">
            <w:pPr>
              <w:rPr>
                <w:rFonts w:cs="Arial"/>
                <w:color w:val="000000"/>
                <w:szCs w:val="22"/>
              </w:rPr>
            </w:pPr>
            <w:r>
              <w:rPr>
                <w:rFonts w:cs="Arial"/>
                <w:color w:val="000000"/>
              </w:rPr>
              <w:t xml:space="preserve">Vehicle shuts down </w:t>
            </w:r>
          </w:p>
        </w:tc>
      </w:tr>
    </w:tbl>
    <w:p w14:paraId="0D645FA7" w14:textId="68A9303B" w:rsidR="00AF1B9C" w:rsidRDefault="00AF1B9C" w:rsidP="00AC5000"/>
    <w:p w14:paraId="3DAC4371" w14:textId="77777777" w:rsidR="00AD54CB" w:rsidRDefault="00AD54CB" w:rsidP="00AC5000"/>
    <w:p w14:paraId="4876F51F" w14:textId="77777777" w:rsidR="00205874" w:rsidRDefault="00205874" w:rsidP="00205874">
      <w:pPr>
        <w:pStyle w:val="Heading3"/>
      </w:pPr>
      <w:bookmarkStart w:id="125" w:name="_Toc70700667"/>
      <w:r w:rsidRPr="007C20FA">
        <w:t xml:space="preserve">Use Case </w:t>
      </w:r>
      <w:r>
        <w:t>Descriptions</w:t>
      </w:r>
      <w:bookmarkEnd w:id="125"/>
    </w:p>
    <w:p w14:paraId="16A681C1" w14:textId="77777777" w:rsidR="00205874" w:rsidRPr="00347A88" w:rsidRDefault="00205874" w:rsidP="00205874">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6E3BC" w:themeFill="accent3" w:themeFillTint="66"/>
        <w:rPr>
          <w:rStyle w:val="SubtleEmphasis"/>
        </w:rPr>
      </w:pPr>
      <w:r w:rsidRPr="00347A88">
        <w:rPr>
          <w:rStyle w:val="SubtleEmphasis"/>
          <w:b/>
        </w:rPr>
        <w:t>#Classification:</w:t>
      </w:r>
      <w:r w:rsidRPr="00347A88">
        <w:rPr>
          <w:rStyle w:val="SubtleEmphasis"/>
        </w:rPr>
        <w:t xml:space="preserve"> Optional</w:t>
      </w:r>
    </w:p>
    <w:p w14:paraId="0CCC7447" w14:textId="32A31E93" w:rsidR="00205874" w:rsidRDefault="00205874" w:rsidP="00205874"/>
    <w:p w14:paraId="36D8B483" w14:textId="6083E5E3" w:rsidR="00304B47" w:rsidRDefault="00304B47" w:rsidP="00205874">
      <w:r>
        <w:t>These use cases are carry-over use cases from the base AEIS feature</w:t>
      </w:r>
      <w:r w:rsidR="00D815E6">
        <w:t>.</w:t>
      </w:r>
    </w:p>
    <w:p w14:paraId="706813C7" w14:textId="77777777" w:rsidR="00205874" w:rsidRDefault="00205874" w:rsidP="00205874"/>
    <w:p w14:paraId="63CBBBBE" w14:textId="77777777" w:rsidR="00205874" w:rsidRPr="0017445F" w:rsidRDefault="00205874" w:rsidP="00205874">
      <w:pPr>
        <w:pStyle w:val="REUseCase"/>
        <w:shd w:val="clear" w:color="auto" w:fill="F2F2F2" w:themeFill="background1" w:themeFillShade="F2"/>
      </w:pPr>
      <w:r>
        <w:t xml:space="preserve"> UC2 Driver Requests Remote Start</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439"/>
        <w:gridCol w:w="6329"/>
      </w:tblGrid>
      <w:tr w:rsidR="00205874" w:rsidRPr="007C20FA" w14:paraId="32CE65A8" w14:textId="77777777" w:rsidTr="00E24E03">
        <w:trPr>
          <w:trHeight w:val="255"/>
        </w:trPr>
        <w:tc>
          <w:tcPr>
            <w:tcW w:w="2546" w:type="dxa"/>
            <w:shd w:val="clear" w:color="auto" w:fill="D9D9D9" w:themeFill="background1" w:themeFillShade="D9"/>
            <w:hideMark/>
          </w:tcPr>
          <w:p w14:paraId="19EE4B02" w14:textId="77777777" w:rsidR="00205874" w:rsidRDefault="00205874" w:rsidP="00E24E03">
            <w:pPr>
              <w:rPr>
                <w:rFonts w:cs="Arial"/>
                <w:b/>
                <w:bCs/>
                <w:color w:val="000000"/>
                <w:szCs w:val="22"/>
              </w:rPr>
            </w:pPr>
            <w:r w:rsidRPr="007C20FA">
              <w:rPr>
                <w:rFonts w:cs="Arial"/>
                <w:b/>
                <w:bCs/>
                <w:color w:val="000000"/>
                <w:szCs w:val="22"/>
              </w:rPr>
              <w:t>Actors</w:t>
            </w:r>
          </w:p>
        </w:tc>
        <w:tc>
          <w:tcPr>
            <w:tcW w:w="1439" w:type="dxa"/>
            <w:shd w:val="clear" w:color="auto" w:fill="auto"/>
          </w:tcPr>
          <w:p w14:paraId="65C03D2D" w14:textId="77777777" w:rsidR="00205874" w:rsidRDefault="00205874" w:rsidP="00E24E03"/>
        </w:tc>
        <w:tc>
          <w:tcPr>
            <w:tcW w:w="6329" w:type="dxa"/>
            <w:shd w:val="clear" w:color="auto" w:fill="auto"/>
          </w:tcPr>
          <w:p w14:paraId="1AF7E30F" w14:textId="77777777" w:rsidR="00205874" w:rsidRDefault="00205874" w:rsidP="00E24E03">
            <w:pPr>
              <w:rPr>
                <w:rFonts w:cs="Arial"/>
                <w:color w:val="000000"/>
                <w:szCs w:val="22"/>
              </w:rPr>
            </w:pPr>
            <w:r>
              <w:rPr>
                <w:rFonts w:cs="Arial"/>
                <w:color w:val="000000"/>
                <w:szCs w:val="22"/>
              </w:rPr>
              <w:t>Driver</w:t>
            </w:r>
          </w:p>
        </w:tc>
      </w:tr>
      <w:tr w:rsidR="00205874" w:rsidRPr="007C20FA" w14:paraId="19C73028" w14:textId="77777777" w:rsidTr="00E24E03">
        <w:trPr>
          <w:trHeight w:val="255"/>
        </w:trPr>
        <w:tc>
          <w:tcPr>
            <w:tcW w:w="2546" w:type="dxa"/>
            <w:shd w:val="clear" w:color="auto" w:fill="D9D9D9" w:themeFill="background1" w:themeFillShade="D9"/>
            <w:hideMark/>
          </w:tcPr>
          <w:p w14:paraId="331EA224" w14:textId="77777777" w:rsidR="00205874" w:rsidRPr="007C20FA" w:rsidRDefault="00205874" w:rsidP="00E24E03">
            <w:pPr>
              <w:rPr>
                <w:rFonts w:cs="Arial"/>
                <w:b/>
                <w:bCs/>
                <w:color w:val="000000"/>
                <w:szCs w:val="22"/>
              </w:rPr>
            </w:pPr>
            <w:r w:rsidRPr="007C20FA">
              <w:rPr>
                <w:rFonts w:cs="Arial"/>
                <w:b/>
                <w:bCs/>
                <w:color w:val="000000"/>
                <w:szCs w:val="22"/>
              </w:rPr>
              <w:t>Description</w:t>
            </w:r>
          </w:p>
        </w:tc>
        <w:tc>
          <w:tcPr>
            <w:tcW w:w="1439" w:type="dxa"/>
            <w:shd w:val="clear" w:color="auto" w:fill="auto"/>
          </w:tcPr>
          <w:p w14:paraId="393F1D30" w14:textId="77777777" w:rsidR="00205874" w:rsidRPr="007C20FA" w:rsidRDefault="00205874" w:rsidP="00E24E03">
            <w:pPr>
              <w:rPr>
                <w:rFonts w:cs="Arial"/>
                <w:color w:val="000000"/>
                <w:szCs w:val="22"/>
              </w:rPr>
            </w:pPr>
          </w:p>
        </w:tc>
        <w:tc>
          <w:tcPr>
            <w:tcW w:w="6329" w:type="dxa"/>
            <w:shd w:val="clear" w:color="auto" w:fill="auto"/>
          </w:tcPr>
          <w:p w14:paraId="454F99AC" w14:textId="77777777" w:rsidR="00205874" w:rsidRDefault="00205874" w:rsidP="00E24E03"/>
        </w:tc>
      </w:tr>
      <w:tr w:rsidR="00205874" w:rsidRPr="007C20FA" w14:paraId="24F13000" w14:textId="77777777" w:rsidTr="00E24E03">
        <w:trPr>
          <w:trHeight w:val="20"/>
        </w:trPr>
        <w:tc>
          <w:tcPr>
            <w:tcW w:w="2546" w:type="dxa"/>
            <w:shd w:val="clear" w:color="auto" w:fill="D9D9D9" w:themeFill="background1" w:themeFillShade="D9"/>
            <w:hideMark/>
          </w:tcPr>
          <w:p w14:paraId="098F2BC0" w14:textId="77777777" w:rsidR="00205874" w:rsidRDefault="00205874" w:rsidP="00E24E03">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439" w:type="dxa"/>
            <w:shd w:val="clear" w:color="auto" w:fill="auto"/>
          </w:tcPr>
          <w:p w14:paraId="548E2796" w14:textId="77777777" w:rsidR="00205874" w:rsidRDefault="00205874" w:rsidP="00E24E03">
            <w:pPr>
              <w:rPr>
                <w:rFonts w:cs="Arial"/>
                <w:color w:val="000000"/>
                <w:szCs w:val="22"/>
              </w:rPr>
            </w:pPr>
            <w:r>
              <w:rPr>
                <w:rFonts w:cs="Arial"/>
                <w:color w:val="000000"/>
                <w:szCs w:val="22"/>
              </w:rPr>
              <w:t>PreC1</w:t>
            </w:r>
          </w:p>
        </w:tc>
        <w:tc>
          <w:tcPr>
            <w:tcW w:w="6329" w:type="dxa"/>
            <w:shd w:val="clear" w:color="auto" w:fill="auto"/>
          </w:tcPr>
          <w:p w14:paraId="6C91803A" w14:textId="77777777" w:rsidR="00205874" w:rsidRDefault="00205874" w:rsidP="00E24E03">
            <w:pPr>
              <w:rPr>
                <w:rFonts w:cs="Arial"/>
                <w:color w:val="000000"/>
                <w:szCs w:val="22"/>
              </w:rPr>
            </w:pPr>
            <w:r>
              <w:rPr>
                <w:rFonts w:cs="Arial"/>
                <w:color w:val="000000"/>
                <w:szCs w:val="22"/>
              </w:rPr>
              <w:t>Vehicle is stationary</w:t>
            </w:r>
          </w:p>
        </w:tc>
      </w:tr>
      <w:tr w:rsidR="00205874" w:rsidRPr="007C20FA" w14:paraId="45BB05FB" w14:textId="77777777" w:rsidTr="00E24E03">
        <w:trPr>
          <w:trHeight w:val="20"/>
        </w:trPr>
        <w:tc>
          <w:tcPr>
            <w:tcW w:w="2546" w:type="dxa"/>
            <w:shd w:val="clear" w:color="auto" w:fill="D9D9D9" w:themeFill="background1" w:themeFillShade="D9"/>
          </w:tcPr>
          <w:p w14:paraId="53CB3E73" w14:textId="77777777" w:rsidR="00205874" w:rsidRDefault="00205874" w:rsidP="00E24E03">
            <w:pPr>
              <w:rPr>
                <w:rFonts w:cs="Arial"/>
                <w:b/>
                <w:bCs/>
                <w:color w:val="000000"/>
                <w:szCs w:val="22"/>
              </w:rPr>
            </w:pPr>
            <w:r>
              <w:rPr>
                <w:rFonts w:cs="Arial"/>
                <w:b/>
                <w:bCs/>
                <w:color w:val="000000"/>
                <w:szCs w:val="22"/>
              </w:rPr>
              <w:t>Triggers</w:t>
            </w:r>
          </w:p>
        </w:tc>
        <w:tc>
          <w:tcPr>
            <w:tcW w:w="1439" w:type="dxa"/>
            <w:shd w:val="clear" w:color="auto" w:fill="auto"/>
          </w:tcPr>
          <w:p w14:paraId="3727A270" w14:textId="77777777" w:rsidR="00205874" w:rsidRDefault="00205874" w:rsidP="00E24E03">
            <w:pPr>
              <w:rPr>
                <w:rFonts w:cs="Arial"/>
                <w:color w:val="000000"/>
                <w:szCs w:val="22"/>
              </w:rPr>
            </w:pPr>
            <w:r>
              <w:rPr>
                <w:rFonts w:cs="Arial"/>
                <w:color w:val="000000"/>
                <w:szCs w:val="22"/>
              </w:rPr>
              <w:t>T1</w:t>
            </w:r>
          </w:p>
        </w:tc>
        <w:tc>
          <w:tcPr>
            <w:tcW w:w="6329" w:type="dxa"/>
            <w:shd w:val="clear" w:color="auto" w:fill="auto"/>
          </w:tcPr>
          <w:p w14:paraId="068F624E" w14:textId="77777777" w:rsidR="00205874" w:rsidRDefault="00205874" w:rsidP="00E24E03">
            <w:pPr>
              <w:rPr>
                <w:rFonts w:cs="Arial"/>
                <w:color w:val="000000"/>
                <w:szCs w:val="22"/>
              </w:rPr>
            </w:pPr>
            <w:r>
              <w:rPr>
                <w:rFonts w:cs="Arial"/>
                <w:color w:val="000000"/>
                <w:szCs w:val="22"/>
              </w:rPr>
              <w:t>Vehicle is started Remotely</w:t>
            </w:r>
          </w:p>
        </w:tc>
      </w:tr>
      <w:tr w:rsidR="00205874" w:rsidRPr="007C20FA" w14:paraId="3E97E8BB" w14:textId="77777777" w:rsidTr="00E24E03">
        <w:trPr>
          <w:trHeight w:val="20"/>
        </w:trPr>
        <w:tc>
          <w:tcPr>
            <w:tcW w:w="2546" w:type="dxa"/>
            <w:shd w:val="clear" w:color="auto" w:fill="D9D9D9" w:themeFill="background1" w:themeFillShade="D9"/>
          </w:tcPr>
          <w:p w14:paraId="32E13824" w14:textId="77777777" w:rsidR="00205874" w:rsidRDefault="00205874" w:rsidP="00E24E03">
            <w:pPr>
              <w:rPr>
                <w:rFonts w:cs="Arial"/>
                <w:b/>
                <w:bCs/>
                <w:color w:val="000000"/>
                <w:szCs w:val="22"/>
              </w:rPr>
            </w:pPr>
            <w:r>
              <w:rPr>
                <w:rFonts w:cs="Arial"/>
                <w:b/>
                <w:bCs/>
                <w:color w:val="000000"/>
                <w:szCs w:val="22"/>
              </w:rPr>
              <w:t>Main Flow Description</w:t>
            </w:r>
          </w:p>
        </w:tc>
        <w:tc>
          <w:tcPr>
            <w:tcW w:w="1439" w:type="dxa"/>
            <w:shd w:val="clear" w:color="auto" w:fill="auto"/>
          </w:tcPr>
          <w:p w14:paraId="05337B46" w14:textId="77777777" w:rsidR="00205874" w:rsidRDefault="00205874" w:rsidP="00E24E03">
            <w:pPr>
              <w:rPr>
                <w:rFonts w:cs="Arial"/>
                <w:color w:val="000000"/>
                <w:szCs w:val="22"/>
              </w:rPr>
            </w:pPr>
          </w:p>
        </w:tc>
        <w:tc>
          <w:tcPr>
            <w:tcW w:w="6329" w:type="dxa"/>
            <w:shd w:val="clear" w:color="auto" w:fill="auto"/>
          </w:tcPr>
          <w:p w14:paraId="230CD6C4" w14:textId="77777777" w:rsidR="00205874" w:rsidRDefault="00205874" w:rsidP="00E24E03">
            <w:pPr>
              <w:rPr>
                <w:rFonts w:cs="Arial"/>
                <w:color w:val="000000"/>
                <w:szCs w:val="22"/>
              </w:rPr>
            </w:pPr>
            <w:r>
              <w:rPr>
                <w:rFonts w:cs="Arial"/>
                <w:color w:val="000000"/>
                <w:szCs w:val="22"/>
              </w:rPr>
              <w:t>Vehicle successfully shutsdown after a specified time of no user interaction</w:t>
            </w:r>
          </w:p>
        </w:tc>
      </w:tr>
      <w:tr w:rsidR="00205874" w:rsidRPr="007C20FA" w14:paraId="5BA9BC46" w14:textId="77777777" w:rsidTr="00E24E03">
        <w:trPr>
          <w:trHeight w:val="255"/>
        </w:trPr>
        <w:tc>
          <w:tcPr>
            <w:tcW w:w="2546" w:type="dxa"/>
            <w:vMerge w:val="restart"/>
            <w:shd w:val="clear" w:color="auto" w:fill="D9D9D9" w:themeFill="background1" w:themeFillShade="D9"/>
          </w:tcPr>
          <w:p w14:paraId="64C82B5E" w14:textId="77777777" w:rsidR="00205874" w:rsidRDefault="00205874" w:rsidP="00E24E03">
            <w:pPr>
              <w:rPr>
                <w:rFonts w:cs="Arial"/>
                <w:b/>
                <w:bCs/>
                <w:color w:val="000000"/>
                <w:szCs w:val="22"/>
              </w:rPr>
            </w:pPr>
            <w:r>
              <w:rPr>
                <w:rFonts w:cs="Arial"/>
                <w:b/>
                <w:bCs/>
                <w:color w:val="000000"/>
                <w:szCs w:val="22"/>
              </w:rPr>
              <w:t>Main Flow</w:t>
            </w:r>
          </w:p>
        </w:tc>
        <w:tc>
          <w:tcPr>
            <w:tcW w:w="1439" w:type="dxa"/>
            <w:shd w:val="clear" w:color="auto" w:fill="auto"/>
          </w:tcPr>
          <w:p w14:paraId="6E34A264" w14:textId="77777777" w:rsidR="00205874" w:rsidRDefault="00205874" w:rsidP="00E24E03">
            <w:pPr>
              <w:rPr>
                <w:rFonts w:cs="Arial"/>
                <w:color w:val="000000"/>
                <w:szCs w:val="22"/>
              </w:rPr>
            </w:pPr>
            <w:r>
              <w:rPr>
                <w:rFonts w:cs="Arial"/>
                <w:color w:val="000000"/>
                <w:szCs w:val="22"/>
              </w:rPr>
              <w:t>M1</w:t>
            </w:r>
          </w:p>
        </w:tc>
        <w:tc>
          <w:tcPr>
            <w:tcW w:w="6329" w:type="dxa"/>
            <w:shd w:val="clear" w:color="auto" w:fill="auto"/>
          </w:tcPr>
          <w:p w14:paraId="7446D015" w14:textId="77777777" w:rsidR="00205874" w:rsidRDefault="00205874" w:rsidP="00E24E03">
            <w:pPr>
              <w:rPr>
                <w:rFonts w:cs="Arial"/>
                <w:color w:val="000000"/>
                <w:szCs w:val="22"/>
              </w:rPr>
            </w:pPr>
            <w:r>
              <w:rPr>
                <w:rFonts w:cs="Arial"/>
                <w:color w:val="000000"/>
                <w:szCs w:val="22"/>
              </w:rPr>
              <w:t>Vehicle is left unattended for specified time</w:t>
            </w:r>
          </w:p>
        </w:tc>
      </w:tr>
      <w:tr w:rsidR="00205874" w:rsidRPr="007C20FA" w14:paraId="187F1E9B" w14:textId="77777777" w:rsidTr="00E24E03">
        <w:trPr>
          <w:trHeight w:val="255"/>
        </w:trPr>
        <w:tc>
          <w:tcPr>
            <w:tcW w:w="2546" w:type="dxa"/>
            <w:vMerge/>
            <w:shd w:val="clear" w:color="auto" w:fill="D9D9D9" w:themeFill="background1" w:themeFillShade="D9"/>
          </w:tcPr>
          <w:p w14:paraId="19A8B302" w14:textId="77777777" w:rsidR="00205874" w:rsidRPr="007C20FA" w:rsidRDefault="00205874" w:rsidP="00E24E03">
            <w:pPr>
              <w:rPr>
                <w:rFonts w:cs="Arial"/>
                <w:b/>
                <w:bCs/>
                <w:color w:val="000000"/>
                <w:szCs w:val="22"/>
              </w:rPr>
            </w:pPr>
          </w:p>
        </w:tc>
        <w:tc>
          <w:tcPr>
            <w:tcW w:w="1439" w:type="dxa"/>
            <w:shd w:val="clear" w:color="auto" w:fill="auto"/>
          </w:tcPr>
          <w:p w14:paraId="77E80494" w14:textId="77777777" w:rsidR="00205874" w:rsidRDefault="00205874" w:rsidP="00E24E03">
            <w:pPr>
              <w:rPr>
                <w:rFonts w:cs="Arial"/>
                <w:color w:val="000000"/>
                <w:szCs w:val="22"/>
              </w:rPr>
            </w:pPr>
            <w:r>
              <w:rPr>
                <w:rFonts w:cs="Arial"/>
                <w:color w:val="000000"/>
                <w:szCs w:val="22"/>
              </w:rPr>
              <w:t>M2</w:t>
            </w:r>
          </w:p>
        </w:tc>
        <w:tc>
          <w:tcPr>
            <w:tcW w:w="6329" w:type="dxa"/>
            <w:shd w:val="clear" w:color="auto" w:fill="auto"/>
          </w:tcPr>
          <w:p w14:paraId="1B048C17" w14:textId="77777777" w:rsidR="00205874" w:rsidRDefault="00205874" w:rsidP="00E24E03">
            <w:pPr>
              <w:rPr>
                <w:rFonts w:cs="Arial"/>
                <w:color w:val="000000"/>
                <w:szCs w:val="22"/>
              </w:rPr>
            </w:pPr>
            <w:r>
              <w:rPr>
                <w:rFonts w:cs="Arial"/>
                <w:color w:val="000000"/>
                <w:szCs w:val="22"/>
              </w:rPr>
              <w:t>Vehicle shutsdown</w:t>
            </w:r>
          </w:p>
        </w:tc>
      </w:tr>
    </w:tbl>
    <w:p w14:paraId="5FC5E863" w14:textId="77777777" w:rsidR="00205874" w:rsidRDefault="00205874" w:rsidP="00205874"/>
    <w:p w14:paraId="3ADFAB1D" w14:textId="77777777" w:rsidR="00205874" w:rsidRDefault="00205874" w:rsidP="00205874"/>
    <w:p w14:paraId="1B8D9586" w14:textId="7F4B72B6" w:rsidR="00205874" w:rsidRPr="0017445F" w:rsidRDefault="00205874" w:rsidP="00205874">
      <w:pPr>
        <w:pStyle w:val="REUseCase"/>
        <w:shd w:val="clear" w:color="auto" w:fill="F2F2F2" w:themeFill="background1" w:themeFillShade="F2"/>
      </w:pPr>
      <w:r>
        <w:t>UC5 Vehicle Enters Secure Idle Mode</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439"/>
        <w:gridCol w:w="6329"/>
      </w:tblGrid>
      <w:tr w:rsidR="00205874" w:rsidRPr="007C20FA" w14:paraId="53514706" w14:textId="77777777" w:rsidTr="00E24E03">
        <w:trPr>
          <w:trHeight w:val="255"/>
        </w:trPr>
        <w:tc>
          <w:tcPr>
            <w:tcW w:w="2546" w:type="dxa"/>
            <w:shd w:val="clear" w:color="auto" w:fill="D9D9D9" w:themeFill="background1" w:themeFillShade="D9"/>
            <w:hideMark/>
          </w:tcPr>
          <w:p w14:paraId="21ADFFF0" w14:textId="77777777" w:rsidR="00205874" w:rsidRDefault="00205874" w:rsidP="00E24E03">
            <w:pPr>
              <w:rPr>
                <w:rFonts w:cs="Arial"/>
                <w:b/>
                <w:bCs/>
                <w:color w:val="000000"/>
                <w:szCs w:val="22"/>
              </w:rPr>
            </w:pPr>
            <w:r w:rsidRPr="007C20FA">
              <w:rPr>
                <w:rFonts w:cs="Arial"/>
                <w:b/>
                <w:bCs/>
                <w:color w:val="000000"/>
                <w:szCs w:val="22"/>
              </w:rPr>
              <w:t>Actors</w:t>
            </w:r>
          </w:p>
        </w:tc>
        <w:tc>
          <w:tcPr>
            <w:tcW w:w="1439" w:type="dxa"/>
            <w:shd w:val="clear" w:color="auto" w:fill="auto"/>
          </w:tcPr>
          <w:p w14:paraId="2B404DE4" w14:textId="77777777" w:rsidR="00205874" w:rsidRDefault="00205874" w:rsidP="00E24E03"/>
        </w:tc>
        <w:tc>
          <w:tcPr>
            <w:tcW w:w="6329" w:type="dxa"/>
            <w:shd w:val="clear" w:color="auto" w:fill="auto"/>
          </w:tcPr>
          <w:p w14:paraId="5CF8E40A" w14:textId="77777777" w:rsidR="00205874" w:rsidRDefault="00205874" w:rsidP="00E24E03">
            <w:pPr>
              <w:rPr>
                <w:rFonts w:cs="Arial"/>
                <w:color w:val="000000"/>
                <w:szCs w:val="22"/>
              </w:rPr>
            </w:pPr>
            <w:r>
              <w:rPr>
                <w:rFonts w:cs="Arial"/>
                <w:color w:val="000000"/>
                <w:szCs w:val="22"/>
              </w:rPr>
              <w:t>Driver</w:t>
            </w:r>
          </w:p>
        </w:tc>
      </w:tr>
      <w:tr w:rsidR="00205874" w:rsidRPr="007C20FA" w14:paraId="66CABE0D" w14:textId="77777777" w:rsidTr="00E24E03">
        <w:trPr>
          <w:trHeight w:val="255"/>
        </w:trPr>
        <w:tc>
          <w:tcPr>
            <w:tcW w:w="2546" w:type="dxa"/>
            <w:shd w:val="clear" w:color="auto" w:fill="D9D9D9" w:themeFill="background1" w:themeFillShade="D9"/>
            <w:hideMark/>
          </w:tcPr>
          <w:p w14:paraId="701E8087" w14:textId="77777777" w:rsidR="00205874" w:rsidRPr="007C20FA" w:rsidRDefault="00205874" w:rsidP="00E24E03">
            <w:pPr>
              <w:rPr>
                <w:rFonts w:cs="Arial"/>
                <w:b/>
                <w:bCs/>
                <w:color w:val="000000"/>
                <w:szCs w:val="22"/>
              </w:rPr>
            </w:pPr>
            <w:r w:rsidRPr="007C20FA">
              <w:rPr>
                <w:rFonts w:cs="Arial"/>
                <w:b/>
                <w:bCs/>
                <w:color w:val="000000"/>
                <w:szCs w:val="22"/>
              </w:rPr>
              <w:t>Description</w:t>
            </w:r>
          </w:p>
        </w:tc>
        <w:tc>
          <w:tcPr>
            <w:tcW w:w="1439" w:type="dxa"/>
            <w:shd w:val="clear" w:color="auto" w:fill="auto"/>
          </w:tcPr>
          <w:p w14:paraId="5D35A298" w14:textId="77777777" w:rsidR="00205874" w:rsidRPr="007C20FA" w:rsidRDefault="00205874" w:rsidP="00E24E03">
            <w:pPr>
              <w:rPr>
                <w:rFonts w:cs="Arial"/>
                <w:color w:val="000000"/>
                <w:szCs w:val="22"/>
              </w:rPr>
            </w:pPr>
          </w:p>
        </w:tc>
        <w:tc>
          <w:tcPr>
            <w:tcW w:w="6329" w:type="dxa"/>
            <w:shd w:val="clear" w:color="auto" w:fill="auto"/>
          </w:tcPr>
          <w:p w14:paraId="6DAB7C41" w14:textId="77777777" w:rsidR="00205874" w:rsidRDefault="00205874" w:rsidP="00E24E03"/>
        </w:tc>
      </w:tr>
      <w:tr w:rsidR="00205874" w:rsidRPr="007C20FA" w14:paraId="53AAB4CD" w14:textId="77777777" w:rsidTr="00E24E03">
        <w:trPr>
          <w:trHeight w:val="20"/>
        </w:trPr>
        <w:tc>
          <w:tcPr>
            <w:tcW w:w="2546" w:type="dxa"/>
            <w:vMerge w:val="restart"/>
            <w:shd w:val="clear" w:color="auto" w:fill="D9D9D9" w:themeFill="background1" w:themeFillShade="D9"/>
            <w:hideMark/>
          </w:tcPr>
          <w:p w14:paraId="0AE9DD0E" w14:textId="77777777" w:rsidR="00205874" w:rsidRDefault="00205874" w:rsidP="00E24E03">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439" w:type="dxa"/>
            <w:shd w:val="clear" w:color="auto" w:fill="auto"/>
          </w:tcPr>
          <w:p w14:paraId="48D21DE1" w14:textId="77777777" w:rsidR="00205874" w:rsidRDefault="00205874" w:rsidP="00E24E03">
            <w:pPr>
              <w:rPr>
                <w:rFonts w:cs="Arial"/>
                <w:color w:val="000000"/>
                <w:szCs w:val="22"/>
              </w:rPr>
            </w:pPr>
            <w:r>
              <w:rPr>
                <w:rFonts w:cs="Arial"/>
                <w:color w:val="000000"/>
                <w:szCs w:val="22"/>
              </w:rPr>
              <w:t>PreC1</w:t>
            </w:r>
          </w:p>
        </w:tc>
        <w:tc>
          <w:tcPr>
            <w:tcW w:w="6329" w:type="dxa"/>
            <w:shd w:val="clear" w:color="auto" w:fill="auto"/>
          </w:tcPr>
          <w:p w14:paraId="3FD118A1" w14:textId="77777777" w:rsidR="00205874" w:rsidRDefault="00205874" w:rsidP="00E24E03">
            <w:pPr>
              <w:rPr>
                <w:rFonts w:cs="Arial"/>
                <w:color w:val="000000"/>
                <w:szCs w:val="22"/>
              </w:rPr>
            </w:pPr>
            <w:r>
              <w:rPr>
                <w:rFonts w:cs="Arial"/>
                <w:color w:val="000000"/>
                <w:szCs w:val="22"/>
              </w:rPr>
              <w:t>AEIS is not disabled</w:t>
            </w:r>
          </w:p>
        </w:tc>
      </w:tr>
      <w:tr w:rsidR="00241EE1" w:rsidRPr="007C20FA" w14:paraId="75900AF1" w14:textId="77777777" w:rsidTr="00E24E03">
        <w:trPr>
          <w:trHeight w:val="20"/>
        </w:trPr>
        <w:tc>
          <w:tcPr>
            <w:tcW w:w="2546" w:type="dxa"/>
            <w:vMerge/>
            <w:shd w:val="clear" w:color="auto" w:fill="D9D9D9" w:themeFill="background1" w:themeFillShade="D9"/>
          </w:tcPr>
          <w:p w14:paraId="0D40849E" w14:textId="77777777" w:rsidR="00241EE1" w:rsidRPr="007C20FA" w:rsidRDefault="00241EE1" w:rsidP="00E24E03">
            <w:pPr>
              <w:rPr>
                <w:rFonts w:cs="Arial"/>
                <w:b/>
                <w:bCs/>
                <w:color w:val="000000"/>
                <w:szCs w:val="22"/>
              </w:rPr>
            </w:pPr>
          </w:p>
        </w:tc>
        <w:tc>
          <w:tcPr>
            <w:tcW w:w="1439" w:type="dxa"/>
            <w:shd w:val="clear" w:color="auto" w:fill="auto"/>
          </w:tcPr>
          <w:p w14:paraId="7F2C67FA" w14:textId="576876E4" w:rsidR="00241EE1" w:rsidRDefault="00727AEC" w:rsidP="00E24E03">
            <w:pPr>
              <w:rPr>
                <w:rFonts w:cs="Arial"/>
                <w:color w:val="000000"/>
                <w:szCs w:val="22"/>
              </w:rPr>
            </w:pPr>
            <w:r>
              <w:rPr>
                <w:rFonts w:cs="Arial"/>
                <w:color w:val="000000"/>
                <w:szCs w:val="22"/>
              </w:rPr>
              <w:t>PreC2</w:t>
            </w:r>
          </w:p>
        </w:tc>
        <w:tc>
          <w:tcPr>
            <w:tcW w:w="6329" w:type="dxa"/>
            <w:shd w:val="clear" w:color="auto" w:fill="auto"/>
          </w:tcPr>
          <w:p w14:paraId="659DE611" w14:textId="74C6D11F" w:rsidR="00241EE1" w:rsidRDefault="00727AEC" w:rsidP="00E24E03">
            <w:pPr>
              <w:rPr>
                <w:rFonts w:cs="Arial"/>
                <w:color w:val="000000"/>
                <w:szCs w:val="22"/>
              </w:rPr>
            </w:pPr>
            <w:r>
              <w:rPr>
                <w:rFonts w:cs="Arial"/>
                <w:color w:val="000000"/>
                <w:szCs w:val="22"/>
              </w:rPr>
              <w:t>Vehicle is not configured for buttonless start</w:t>
            </w:r>
          </w:p>
        </w:tc>
      </w:tr>
      <w:tr w:rsidR="00205874" w:rsidRPr="007C20FA" w14:paraId="4BAB7487" w14:textId="77777777" w:rsidTr="00E24E03">
        <w:trPr>
          <w:trHeight w:val="20"/>
        </w:trPr>
        <w:tc>
          <w:tcPr>
            <w:tcW w:w="2546" w:type="dxa"/>
            <w:vMerge/>
            <w:shd w:val="clear" w:color="auto" w:fill="D9D9D9" w:themeFill="background1" w:themeFillShade="D9"/>
          </w:tcPr>
          <w:p w14:paraId="56E6EDEB" w14:textId="77777777" w:rsidR="00205874" w:rsidRPr="007C20FA" w:rsidRDefault="00205874" w:rsidP="00E24E03">
            <w:pPr>
              <w:rPr>
                <w:rFonts w:cs="Arial"/>
                <w:b/>
                <w:bCs/>
                <w:color w:val="000000"/>
                <w:szCs w:val="22"/>
              </w:rPr>
            </w:pPr>
          </w:p>
        </w:tc>
        <w:tc>
          <w:tcPr>
            <w:tcW w:w="1439" w:type="dxa"/>
            <w:shd w:val="clear" w:color="auto" w:fill="auto"/>
          </w:tcPr>
          <w:p w14:paraId="74423B37" w14:textId="0C7CB3C5" w:rsidR="00205874" w:rsidRDefault="00205874" w:rsidP="00E24E03">
            <w:pPr>
              <w:rPr>
                <w:rFonts w:cs="Arial"/>
                <w:color w:val="000000"/>
                <w:szCs w:val="22"/>
              </w:rPr>
            </w:pPr>
            <w:r>
              <w:rPr>
                <w:rFonts w:cs="Arial"/>
                <w:color w:val="000000"/>
                <w:szCs w:val="22"/>
              </w:rPr>
              <w:t>PreC</w:t>
            </w:r>
            <w:r w:rsidR="00727AEC">
              <w:rPr>
                <w:rFonts w:cs="Arial"/>
                <w:color w:val="000000"/>
                <w:szCs w:val="22"/>
              </w:rPr>
              <w:t>3</w:t>
            </w:r>
          </w:p>
        </w:tc>
        <w:tc>
          <w:tcPr>
            <w:tcW w:w="6329" w:type="dxa"/>
            <w:shd w:val="clear" w:color="auto" w:fill="auto"/>
          </w:tcPr>
          <w:p w14:paraId="2BE6ADEF" w14:textId="77777777" w:rsidR="00205874" w:rsidRDefault="00205874" w:rsidP="00E24E03">
            <w:pPr>
              <w:rPr>
                <w:rFonts w:cs="Arial"/>
                <w:color w:val="000000"/>
                <w:szCs w:val="22"/>
              </w:rPr>
            </w:pPr>
            <w:r>
              <w:rPr>
                <w:rFonts w:cs="Arial"/>
                <w:color w:val="000000"/>
                <w:szCs w:val="22"/>
              </w:rPr>
              <w:t>Engine is running</w:t>
            </w:r>
          </w:p>
        </w:tc>
      </w:tr>
      <w:tr w:rsidR="00205874" w:rsidRPr="007C20FA" w14:paraId="68AA41F3" w14:textId="77777777" w:rsidTr="00E24E03">
        <w:trPr>
          <w:trHeight w:val="20"/>
        </w:trPr>
        <w:tc>
          <w:tcPr>
            <w:tcW w:w="2546" w:type="dxa"/>
            <w:vMerge/>
            <w:shd w:val="clear" w:color="auto" w:fill="D9D9D9" w:themeFill="background1" w:themeFillShade="D9"/>
          </w:tcPr>
          <w:p w14:paraId="0BA23C8F" w14:textId="77777777" w:rsidR="00205874" w:rsidRPr="007C20FA" w:rsidRDefault="00205874" w:rsidP="00E24E03">
            <w:pPr>
              <w:rPr>
                <w:rFonts w:cs="Arial"/>
                <w:b/>
                <w:bCs/>
                <w:color w:val="000000"/>
                <w:szCs w:val="22"/>
              </w:rPr>
            </w:pPr>
          </w:p>
        </w:tc>
        <w:tc>
          <w:tcPr>
            <w:tcW w:w="1439" w:type="dxa"/>
            <w:shd w:val="clear" w:color="auto" w:fill="auto"/>
          </w:tcPr>
          <w:p w14:paraId="69F9E16F" w14:textId="27094597" w:rsidR="00205874" w:rsidRDefault="00205874" w:rsidP="00E24E03">
            <w:pPr>
              <w:rPr>
                <w:rFonts w:cs="Arial"/>
                <w:color w:val="000000"/>
                <w:szCs w:val="22"/>
              </w:rPr>
            </w:pPr>
            <w:r>
              <w:rPr>
                <w:rFonts w:cs="Arial"/>
                <w:color w:val="000000"/>
                <w:szCs w:val="22"/>
              </w:rPr>
              <w:t>PreC</w:t>
            </w:r>
            <w:r w:rsidR="00727AEC">
              <w:rPr>
                <w:rFonts w:cs="Arial"/>
                <w:color w:val="000000"/>
                <w:szCs w:val="22"/>
              </w:rPr>
              <w:t>4</w:t>
            </w:r>
          </w:p>
        </w:tc>
        <w:tc>
          <w:tcPr>
            <w:tcW w:w="6329" w:type="dxa"/>
            <w:shd w:val="clear" w:color="auto" w:fill="auto"/>
          </w:tcPr>
          <w:p w14:paraId="324A54F6" w14:textId="77777777" w:rsidR="00205874" w:rsidRDefault="00205874" w:rsidP="00E24E03">
            <w:pPr>
              <w:rPr>
                <w:rFonts w:cs="Arial"/>
                <w:color w:val="000000"/>
                <w:szCs w:val="22"/>
              </w:rPr>
            </w:pPr>
            <w:r>
              <w:rPr>
                <w:rFonts w:cs="Arial"/>
                <w:color w:val="000000"/>
                <w:szCs w:val="22"/>
              </w:rPr>
              <w:t>Vehicle is stationary</w:t>
            </w:r>
          </w:p>
        </w:tc>
      </w:tr>
      <w:tr w:rsidR="00205874" w:rsidRPr="007C20FA" w14:paraId="5ECCAF2D" w14:textId="77777777" w:rsidTr="00E24E03">
        <w:trPr>
          <w:trHeight w:val="20"/>
        </w:trPr>
        <w:tc>
          <w:tcPr>
            <w:tcW w:w="2546" w:type="dxa"/>
            <w:shd w:val="clear" w:color="auto" w:fill="D9D9D9" w:themeFill="background1" w:themeFillShade="D9"/>
          </w:tcPr>
          <w:p w14:paraId="66B0E649" w14:textId="77777777" w:rsidR="00205874" w:rsidRDefault="00205874" w:rsidP="00E24E03">
            <w:pPr>
              <w:rPr>
                <w:rFonts w:cs="Arial"/>
                <w:b/>
                <w:bCs/>
                <w:color w:val="000000"/>
                <w:szCs w:val="22"/>
              </w:rPr>
            </w:pPr>
            <w:r>
              <w:rPr>
                <w:rFonts w:cs="Arial"/>
                <w:b/>
                <w:bCs/>
                <w:color w:val="000000"/>
                <w:szCs w:val="22"/>
              </w:rPr>
              <w:t>Triggers</w:t>
            </w:r>
          </w:p>
        </w:tc>
        <w:tc>
          <w:tcPr>
            <w:tcW w:w="1439" w:type="dxa"/>
            <w:shd w:val="clear" w:color="auto" w:fill="auto"/>
          </w:tcPr>
          <w:p w14:paraId="2B7F64A6" w14:textId="77777777" w:rsidR="00205874" w:rsidRDefault="00205874" w:rsidP="00E24E03">
            <w:pPr>
              <w:rPr>
                <w:rFonts w:cs="Arial"/>
                <w:color w:val="000000"/>
                <w:szCs w:val="22"/>
              </w:rPr>
            </w:pPr>
            <w:r>
              <w:rPr>
                <w:rFonts w:cs="Arial"/>
                <w:color w:val="000000"/>
                <w:szCs w:val="22"/>
              </w:rPr>
              <w:t>T1</w:t>
            </w:r>
          </w:p>
        </w:tc>
        <w:tc>
          <w:tcPr>
            <w:tcW w:w="6329" w:type="dxa"/>
            <w:shd w:val="clear" w:color="auto" w:fill="auto"/>
          </w:tcPr>
          <w:p w14:paraId="5144FDE2" w14:textId="77777777" w:rsidR="00205874" w:rsidRDefault="00205874" w:rsidP="00E24E03">
            <w:pPr>
              <w:rPr>
                <w:rFonts w:cs="Arial"/>
                <w:color w:val="000000"/>
                <w:szCs w:val="22"/>
              </w:rPr>
            </w:pPr>
            <w:r>
              <w:rPr>
                <w:rFonts w:cs="Arial"/>
                <w:color w:val="000000"/>
                <w:szCs w:val="22"/>
              </w:rPr>
              <w:t>Driver Leaves Vehicle Idling</w:t>
            </w:r>
          </w:p>
        </w:tc>
      </w:tr>
      <w:tr w:rsidR="00205874" w:rsidRPr="007C20FA" w14:paraId="74276281" w14:textId="77777777" w:rsidTr="00E24E03">
        <w:trPr>
          <w:trHeight w:val="20"/>
        </w:trPr>
        <w:tc>
          <w:tcPr>
            <w:tcW w:w="2546" w:type="dxa"/>
            <w:shd w:val="clear" w:color="auto" w:fill="D9D9D9" w:themeFill="background1" w:themeFillShade="D9"/>
          </w:tcPr>
          <w:p w14:paraId="6D6936A6" w14:textId="77777777" w:rsidR="00205874" w:rsidRDefault="00205874" w:rsidP="00E24E03">
            <w:pPr>
              <w:rPr>
                <w:rFonts w:cs="Arial"/>
                <w:b/>
                <w:bCs/>
                <w:color w:val="000000"/>
                <w:szCs w:val="22"/>
              </w:rPr>
            </w:pPr>
            <w:r>
              <w:rPr>
                <w:rFonts w:cs="Arial"/>
                <w:b/>
                <w:bCs/>
                <w:color w:val="000000"/>
                <w:szCs w:val="22"/>
              </w:rPr>
              <w:t>Main Flow Description</w:t>
            </w:r>
          </w:p>
        </w:tc>
        <w:tc>
          <w:tcPr>
            <w:tcW w:w="1439" w:type="dxa"/>
            <w:shd w:val="clear" w:color="auto" w:fill="auto"/>
          </w:tcPr>
          <w:p w14:paraId="78626E52" w14:textId="77777777" w:rsidR="00205874" w:rsidRDefault="00205874" w:rsidP="00E24E03">
            <w:pPr>
              <w:rPr>
                <w:rFonts w:cs="Arial"/>
                <w:color w:val="000000"/>
                <w:szCs w:val="22"/>
              </w:rPr>
            </w:pPr>
          </w:p>
        </w:tc>
        <w:tc>
          <w:tcPr>
            <w:tcW w:w="6329" w:type="dxa"/>
            <w:shd w:val="clear" w:color="auto" w:fill="auto"/>
          </w:tcPr>
          <w:p w14:paraId="732F2EE8" w14:textId="77777777" w:rsidR="00205874" w:rsidRDefault="00205874" w:rsidP="00E24E03">
            <w:pPr>
              <w:rPr>
                <w:rFonts w:cs="Arial"/>
                <w:color w:val="000000"/>
                <w:szCs w:val="22"/>
              </w:rPr>
            </w:pPr>
            <w:r>
              <w:rPr>
                <w:rFonts w:cs="Arial"/>
                <w:color w:val="000000"/>
                <w:szCs w:val="22"/>
              </w:rPr>
              <w:t>Vehicle successfully shutsdown after a specified time of no user interaction</w:t>
            </w:r>
          </w:p>
        </w:tc>
      </w:tr>
      <w:tr w:rsidR="00205874" w:rsidRPr="007C20FA" w14:paraId="2CDCB5F3" w14:textId="77777777" w:rsidTr="00E24E03">
        <w:trPr>
          <w:trHeight w:val="255"/>
        </w:trPr>
        <w:tc>
          <w:tcPr>
            <w:tcW w:w="2546" w:type="dxa"/>
            <w:vMerge w:val="restart"/>
            <w:shd w:val="clear" w:color="auto" w:fill="D9D9D9" w:themeFill="background1" w:themeFillShade="D9"/>
          </w:tcPr>
          <w:p w14:paraId="25FAE22E" w14:textId="77777777" w:rsidR="00205874" w:rsidRDefault="00205874" w:rsidP="00E24E03">
            <w:pPr>
              <w:rPr>
                <w:rFonts w:cs="Arial"/>
                <w:b/>
                <w:bCs/>
                <w:color w:val="000000"/>
                <w:szCs w:val="22"/>
              </w:rPr>
            </w:pPr>
            <w:r>
              <w:rPr>
                <w:rFonts w:cs="Arial"/>
                <w:b/>
                <w:bCs/>
                <w:color w:val="000000"/>
                <w:szCs w:val="22"/>
              </w:rPr>
              <w:t>Main Flow</w:t>
            </w:r>
          </w:p>
        </w:tc>
        <w:tc>
          <w:tcPr>
            <w:tcW w:w="1439" w:type="dxa"/>
            <w:shd w:val="clear" w:color="auto" w:fill="auto"/>
          </w:tcPr>
          <w:p w14:paraId="24C3C72B" w14:textId="77777777" w:rsidR="00205874" w:rsidRDefault="00205874" w:rsidP="00E24E03">
            <w:pPr>
              <w:rPr>
                <w:rFonts w:cs="Arial"/>
                <w:color w:val="000000"/>
                <w:szCs w:val="22"/>
              </w:rPr>
            </w:pPr>
            <w:r>
              <w:rPr>
                <w:rFonts w:cs="Arial"/>
                <w:color w:val="000000"/>
                <w:szCs w:val="22"/>
              </w:rPr>
              <w:t>M1</w:t>
            </w:r>
          </w:p>
        </w:tc>
        <w:tc>
          <w:tcPr>
            <w:tcW w:w="6329" w:type="dxa"/>
            <w:shd w:val="clear" w:color="auto" w:fill="auto"/>
          </w:tcPr>
          <w:p w14:paraId="05BC88E7" w14:textId="77777777" w:rsidR="00205874" w:rsidRDefault="00205874" w:rsidP="00E24E03">
            <w:pPr>
              <w:rPr>
                <w:rFonts w:cs="Arial"/>
                <w:color w:val="000000"/>
                <w:szCs w:val="22"/>
              </w:rPr>
            </w:pPr>
            <w:r>
              <w:rPr>
                <w:rFonts w:cs="Arial"/>
                <w:color w:val="000000"/>
                <w:szCs w:val="22"/>
              </w:rPr>
              <w:t>Driver leaves the vehicle and locks the doors</w:t>
            </w:r>
          </w:p>
        </w:tc>
      </w:tr>
      <w:tr w:rsidR="00205874" w:rsidRPr="007C20FA" w14:paraId="35589A55" w14:textId="77777777" w:rsidTr="00E24E03">
        <w:trPr>
          <w:trHeight w:val="255"/>
        </w:trPr>
        <w:tc>
          <w:tcPr>
            <w:tcW w:w="2546" w:type="dxa"/>
            <w:vMerge/>
            <w:shd w:val="clear" w:color="auto" w:fill="D9D9D9" w:themeFill="background1" w:themeFillShade="D9"/>
          </w:tcPr>
          <w:p w14:paraId="2A3CEF50" w14:textId="77777777" w:rsidR="00205874" w:rsidRPr="007C20FA" w:rsidRDefault="00205874" w:rsidP="00E24E03">
            <w:pPr>
              <w:rPr>
                <w:rFonts w:cs="Arial"/>
                <w:b/>
                <w:bCs/>
                <w:color w:val="000000"/>
                <w:szCs w:val="22"/>
              </w:rPr>
            </w:pPr>
          </w:p>
        </w:tc>
        <w:tc>
          <w:tcPr>
            <w:tcW w:w="1439" w:type="dxa"/>
            <w:shd w:val="clear" w:color="auto" w:fill="auto"/>
          </w:tcPr>
          <w:p w14:paraId="7EB5A733" w14:textId="77777777" w:rsidR="00205874" w:rsidRDefault="00205874" w:rsidP="00E24E03">
            <w:pPr>
              <w:rPr>
                <w:rFonts w:cs="Arial"/>
                <w:color w:val="000000"/>
                <w:szCs w:val="22"/>
              </w:rPr>
            </w:pPr>
            <w:r>
              <w:rPr>
                <w:rFonts w:cs="Arial"/>
                <w:color w:val="000000"/>
                <w:szCs w:val="22"/>
              </w:rPr>
              <w:t>M2</w:t>
            </w:r>
          </w:p>
        </w:tc>
        <w:tc>
          <w:tcPr>
            <w:tcW w:w="6329" w:type="dxa"/>
            <w:shd w:val="clear" w:color="auto" w:fill="auto"/>
          </w:tcPr>
          <w:p w14:paraId="19DC5940" w14:textId="77777777" w:rsidR="00205874" w:rsidRDefault="00205874" w:rsidP="00E24E03">
            <w:pPr>
              <w:rPr>
                <w:rFonts w:cs="Arial"/>
                <w:color w:val="000000"/>
                <w:szCs w:val="22"/>
              </w:rPr>
            </w:pPr>
            <w:r>
              <w:rPr>
                <w:rFonts w:cs="Arial"/>
                <w:color w:val="000000"/>
                <w:szCs w:val="22"/>
              </w:rPr>
              <w:t>After specified time elapses, message appears on cluster informing of impending shutdown</w:t>
            </w:r>
          </w:p>
        </w:tc>
      </w:tr>
      <w:tr w:rsidR="00205874" w:rsidRPr="007C20FA" w14:paraId="3CF5F8FB" w14:textId="77777777" w:rsidTr="00E24E03">
        <w:trPr>
          <w:trHeight w:val="255"/>
        </w:trPr>
        <w:tc>
          <w:tcPr>
            <w:tcW w:w="2546" w:type="dxa"/>
            <w:vMerge/>
            <w:shd w:val="clear" w:color="auto" w:fill="D9D9D9" w:themeFill="background1" w:themeFillShade="D9"/>
          </w:tcPr>
          <w:p w14:paraId="23257D8E" w14:textId="77777777" w:rsidR="00205874" w:rsidRPr="007C20FA" w:rsidRDefault="00205874" w:rsidP="00E24E03">
            <w:pPr>
              <w:rPr>
                <w:rFonts w:cs="Arial"/>
                <w:b/>
                <w:bCs/>
                <w:color w:val="000000"/>
                <w:szCs w:val="22"/>
              </w:rPr>
            </w:pPr>
          </w:p>
        </w:tc>
        <w:tc>
          <w:tcPr>
            <w:tcW w:w="1439" w:type="dxa"/>
            <w:shd w:val="clear" w:color="auto" w:fill="auto"/>
          </w:tcPr>
          <w:p w14:paraId="704E7FC8" w14:textId="77777777" w:rsidR="00205874" w:rsidRDefault="00205874" w:rsidP="00E24E03">
            <w:pPr>
              <w:rPr>
                <w:rFonts w:cs="Arial"/>
                <w:color w:val="000000"/>
                <w:szCs w:val="22"/>
              </w:rPr>
            </w:pPr>
            <w:r>
              <w:rPr>
                <w:rFonts w:cs="Arial"/>
                <w:color w:val="000000"/>
                <w:szCs w:val="22"/>
              </w:rPr>
              <w:t>M3</w:t>
            </w:r>
          </w:p>
        </w:tc>
        <w:tc>
          <w:tcPr>
            <w:tcW w:w="6329" w:type="dxa"/>
            <w:shd w:val="clear" w:color="auto" w:fill="auto"/>
          </w:tcPr>
          <w:p w14:paraId="0E891BA3" w14:textId="77777777" w:rsidR="00205874" w:rsidRDefault="00205874" w:rsidP="00E24E03">
            <w:pPr>
              <w:rPr>
                <w:rFonts w:cs="Arial"/>
                <w:color w:val="000000"/>
                <w:szCs w:val="22"/>
              </w:rPr>
            </w:pPr>
            <w:r>
              <w:rPr>
                <w:rFonts w:cs="Arial"/>
                <w:color w:val="000000"/>
                <w:szCs w:val="22"/>
              </w:rPr>
              <w:t>Vehicle shutsdown</w:t>
            </w:r>
          </w:p>
        </w:tc>
      </w:tr>
    </w:tbl>
    <w:p w14:paraId="435D9AF0" w14:textId="77777777" w:rsidR="00205874" w:rsidRDefault="00205874" w:rsidP="00205874"/>
    <w:p w14:paraId="0CE2475B" w14:textId="59534EA8" w:rsidR="00205874" w:rsidRPr="00EE5038" w:rsidRDefault="00205874" w:rsidP="00205874">
      <w:pPr>
        <w:pStyle w:val="REUseCase"/>
        <w:shd w:val="clear" w:color="auto" w:fill="F2F2F2" w:themeFill="background1" w:themeFillShade="F2"/>
      </w:pPr>
      <w:r w:rsidRPr="00EE5038">
        <w:t>UC7 Driver Disables Feature in Vehicle Settings</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439"/>
        <w:gridCol w:w="6329"/>
      </w:tblGrid>
      <w:tr w:rsidR="00205874" w:rsidRPr="00EE5038" w14:paraId="2204CAE9" w14:textId="3D8C0899" w:rsidTr="00E24E03">
        <w:trPr>
          <w:trHeight w:val="255"/>
        </w:trPr>
        <w:tc>
          <w:tcPr>
            <w:tcW w:w="2546" w:type="dxa"/>
            <w:shd w:val="clear" w:color="auto" w:fill="D9D9D9" w:themeFill="background1" w:themeFillShade="D9"/>
            <w:hideMark/>
          </w:tcPr>
          <w:p w14:paraId="5FD82D39" w14:textId="5B0F9B1F" w:rsidR="00205874" w:rsidRPr="00EE5038" w:rsidRDefault="00205874" w:rsidP="00E24E03">
            <w:pPr>
              <w:rPr>
                <w:rFonts w:cs="Arial"/>
                <w:b/>
                <w:bCs/>
                <w:color w:val="000000"/>
                <w:szCs w:val="22"/>
              </w:rPr>
            </w:pPr>
            <w:r w:rsidRPr="00EE5038">
              <w:rPr>
                <w:rFonts w:cs="Arial"/>
                <w:b/>
                <w:bCs/>
                <w:color w:val="000000"/>
                <w:szCs w:val="22"/>
              </w:rPr>
              <w:t>Actors</w:t>
            </w:r>
          </w:p>
        </w:tc>
        <w:tc>
          <w:tcPr>
            <w:tcW w:w="1439" w:type="dxa"/>
            <w:shd w:val="clear" w:color="auto" w:fill="auto"/>
          </w:tcPr>
          <w:p w14:paraId="034BC245" w14:textId="00BEDDFD" w:rsidR="00205874" w:rsidRPr="00EE5038" w:rsidRDefault="00205874" w:rsidP="00E24E03"/>
        </w:tc>
        <w:tc>
          <w:tcPr>
            <w:tcW w:w="6329" w:type="dxa"/>
            <w:shd w:val="clear" w:color="auto" w:fill="auto"/>
          </w:tcPr>
          <w:p w14:paraId="0C688D63" w14:textId="6383421C" w:rsidR="00205874" w:rsidRPr="00EE5038" w:rsidRDefault="00205874" w:rsidP="00E24E03">
            <w:pPr>
              <w:rPr>
                <w:rFonts w:cs="Arial"/>
                <w:color w:val="000000"/>
                <w:szCs w:val="22"/>
              </w:rPr>
            </w:pPr>
            <w:r w:rsidRPr="00EE5038">
              <w:rPr>
                <w:rFonts w:cs="Arial"/>
                <w:color w:val="000000"/>
                <w:szCs w:val="22"/>
              </w:rPr>
              <w:t>Driver</w:t>
            </w:r>
          </w:p>
        </w:tc>
      </w:tr>
      <w:tr w:rsidR="00205874" w:rsidRPr="00EE5038" w14:paraId="0DF5061D" w14:textId="43E9525F" w:rsidTr="00E24E03">
        <w:trPr>
          <w:trHeight w:val="255"/>
        </w:trPr>
        <w:tc>
          <w:tcPr>
            <w:tcW w:w="2546" w:type="dxa"/>
            <w:shd w:val="clear" w:color="auto" w:fill="D9D9D9" w:themeFill="background1" w:themeFillShade="D9"/>
            <w:hideMark/>
          </w:tcPr>
          <w:p w14:paraId="2CE9231B" w14:textId="70EE5185" w:rsidR="00205874" w:rsidRPr="00EE5038" w:rsidRDefault="00205874" w:rsidP="00E24E03">
            <w:pPr>
              <w:rPr>
                <w:rFonts w:cs="Arial"/>
                <w:b/>
                <w:bCs/>
                <w:color w:val="000000"/>
                <w:szCs w:val="22"/>
              </w:rPr>
            </w:pPr>
            <w:r w:rsidRPr="00EE5038">
              <w:rPr>
                <w:rFonts w:cs="Arial"/>
                <w:b/>
                <w:bCs/>
                <w:color w:val="000000"/>
                <w:szCs w:val="22"/>
              </w:rPr>
              <w:t>Description</w:t>
            </w:r>
          </w:p>
        </w:tc>
        <w:tc>
          <w:tcPr>
            <w:tcW w:w="1439" w:type="dxa"/>
            <w:shd w:val="clear" w:color="auto" w:fill="auto"/>
          </w:tcPr>
          <w:p w14:paraId="06F47E91" w14:textId="01BA4BB7" w:rsidR="00205874" w:rsidRPr="00EE5038" w:rsidRDefault="00205874" w:rsidP="00E24E03">
            <w:pPr>
              <w:rPr>
                <w:rFonts w:cs="Arial"/>
                <w:color w:val="000000"/>
                <w:szCs w:val="22"/>
              </w:rPr>
            </w:pPr>
          </w:p>
        </w:tc>
        <w:tc>
          <w:tcPr>
            <w:tcW w:w="6329" w:type="dxa"/>
            <w:shd w:val="clear" w:color="auto" w:fill="auto"/>
          </w:tcPr>
          <w:p w14:paraId="6CA841E6" w14:textId="62F74A46" w:rsidR="00205874" w:rsidRPr="00EE5038" w:rsidRDefault="00205874" w:rsidP="00E24E03"/>
        </w:tc>
      </w:tr>
      <w:tr w:rsidR="00205874" w:rsidRPr="00EE5038" w14:paraId="7BD5FE8A" w14:textId="156416A3" w:rsidTr="00E24E03">
        <w:trPr>
          <w:trHeight w:val="20"/>
        </w:trPr>
        <w:tc>
          <w:tcPr>
            <w:tcW w:w="2546" w:type="dxa"/>
            <w:shd w:val="clear" w:color="auto" w:fill="D9D9D9" w:themeFill="background1" w:themeFillShade="D9"/>
            <w:hideMark/>
          </w:tcPr>
          <w:p w14:paraId="0BF83179" w14:textId="3C4C7EB8" w:rsidR="00205874" w:rsidRPr="00EE5038" w:rsidRDefault="00205874" w:rsidP="00E24E03">
            <w:pPr>
              <w:rPr>
                <w:rFonts w:cs="Arial"/>
                <w:b/>
                <w:bCs/>
                <w:color w:val="000000"/>
                <w:szCs w:val="22"/>
              </w:rPr>
            </w:pPr>
            <w:r w:rsidRPr="00EE5038">
              <w:rPr>
                <w:rFonts w:cs="Arial"/>
                <w:b/>
                <w:bCs/>
                <w:color w:val="000000"/>
                <w:szCs w:val="22"/>
              </w:rPr>
              <w:t>Preconditions</w:t>
            </w:r>
          </w:p>
        </w:tc>
        <w:tc>
          <w:tcPr>
            <w:tcW w:w="1439" w:type="dxa"/>
            <w:shd w:val="clear" w:color="auto" w:fill="auto"/>
          </w:tcPr>
          <w:p w14:paraId="4B8EA581" w14:textId="4BE4D5E4" w:rsidR="00205874" w:rsidRPr="00EE5038" w:rsidRDefault="00205874" w:rsidP="00E24E03">
            <w:pPr>
              <w:rPr>
                <w:rFonts w:cs="Arial"/>
                <w:color w:val="000000"/>
                <w:szCs w:val="22"/>
              </w:rPr>
            </w:pPr>
            <w:r w:rsidRPr="00EE5038">
              <w:rPr>
                <w:rFonts w:cs="Arial"/>
                <w:color w:val="000000"/>
                <w:szCs w:val="22"/>
              </w:rPr>
              <w:t>PreC1</w:t>
            </w:r>
          </w:p>
        </w:tc>
        <w:tc>
          <w:tcPr>
            <w:tcW w:w="6329" w:type="dxa"/>
            <w:shd w:val="clear" w:color="auto" w:fill="auto"/>
          </w:tcPr>
          <w:p w14:paraId="3A7028B2" w14:textId="67A3E3B9" w:rsidR="00205874" w:rsidRPr="00EE5038" w:rsidRDefault="00205874" w:rsidP="00E24E03">
            <w:pPr>
              <w:rPr>
                <w:rFonts w:cs="Arial"/>
                <w:color w:val="000000"/>
                <w:szCs w:val="22"/>
              </w:rPr>
            </w:pPr>
            <w:r w:rsidRPr="00EE5038">
              <w:rPr>
                <w:rFonts w:cs="Arial"/>
                <w:color w:val="000000"/>
                <w:szCs w:val="22"/>
              </w:rPr>
              <w:t>AEIS is not disabled</w:t>
            </w:r>
          </w:p>
        </w:tc>
      </w:tr>
      <w:tr w:rsidR="00205874" w:rsidRPr="00EE5038" w14:paraId="6CFF454E" w14:textId="1CCE995D" w:rsidTr="00E24E03">
        <w:trPr>
          <w:trHeight w:val="20"/>
        </w:trPr>
        <w:tc>
          <w:tcPr>
            <w:tcW w:w="2546" w:type="dxa"/>
            <w:shd w:val="clear" w:color="auto" w:fill="D9D9D9" w:themeFill="background1" w:themeFillShade="D9"/>
          </w:tcPr>
          <w:p w14:paraId="5B92F815" w14:textId="15F4C9EE" w:rsidR="00205874" w:rsidRPr="00EE5038" w:rsidRDefault="00205874" w:rsidP="00E24E03">
            <w:pPr>
              <w:rPr>
                <w:rFonts w:cs="Arial"/>
                <w:b/>
                <w:bCs/>
                <w:color w:val="000000"/>
                <w:szCs w:val="22"/>
              </w:rPr>
            </w:pPr>
            <w:r w:rsidRPr="00EE5038">
              <w:rPr>
                <w:rFonts w:cs="Arial"/>
                <w:b/>
                <w:bCs/>
                <w:color w:val="000000"/>
                <w:szCs w:val="22"/>
              </w:rPr>
              <w:t>Triggers</w:t>
            </w:r>
          </w:p>
        </w:tc>
        <w:tc>
          <w:tcPr>
            <w:tcW w:w="1439" w:type="dxa"/>
            <w:shd w:val="clear" w:color="auto" w:fill="auto"/>
          </w:tcPr>
          <w:p w14:paraId="30441286" w14:textId="1818AC7D" w:rsidR="00205874" w:rsidRPr="00EE5038" w:rsidRDefault="00205874" w:rsidP="00E24E03">
            <w:pPr>
              <w:rPr>
                <w:rFonts w:cs="Arial"/>
                <w:color w:val="000000"/>
                <w:szCs w:val="22"/>
              </w:rPr>
            </w:pPr>
            <w:r w:rsidRPr="00EE5038">
              <w:rPr>
                <w:rFonts w:cs="Arial"/>
                <w:color w:val="000000"/>
                <w:szCs w:val="22"/>
              </w:rPr>
              <w:t>T1</w:t>
            </w:r>
          </w:p>
        </w:tc>
        <w:tc>
          <w:tcPr>
            <w:tcW w:w="6329" w:type="dxa"/>
            <w:shd w:val="clear" w:color="auto" w:fill="auto"/>
          </w:tcPr>
          <w:p w14:paraId="3E8770CD" w14:textId="189EBD3D" w:rsidR="00205874" w:rsidRPr="00EE5038" w:rsidRDefault="00205874" w:rsidP="00E24E03">
            <w:pPr>
              <w:rPr>
                <w:rFonts w:cs="Arial"/>
                <w:color w:val="000000"/>
                <w:szCs w:val="22"/>
              </w:rPr>
            </w:pPr>
            <w:r w:rsidRPr="00EE5038">
              <w:rPr>
                <w:rFonts w:cs="Arial"/>
                <w:color w:val="000000"/>
                <w:szCs w:val="22"/>
              </w:rPr>
              <w:t>Vehicle is on</w:t>
            </w:r>
          </w:p>
        </w:tc>
      </w:tr>
      <w:tr w:rsidR="00205874" w:rsidRPr="00EE5038" w14:paraId="28161C8E" w14:textId="25F0BB23" w:rsidTr="00E24E03">
        <w:trPr>
          <w:trHeight w:val="20"/>
        </w:trPr>
        <w:tc>
          <w:tcPr>
            <w:tcW w:w="2546" w:type="dxa"/>
            <w:shd w:val="clear" w:color="auto" w:fill="D9D9D9" w:themeFill="background1" w:themeFillShade="D9"/>
          </w:tcPr>
          <w:p w14:paraId="1812C390" w14:textId="385163C6" w:rsidR="00205874" w:rsidRPr="00EE5038" w:rsidRDefault="00205874" w:rsidP="00E24E03">
            <w:pPr>
              <w:rPr>
                <w:rFonts w:cs="Arial"/>
                <w:b/>
                <w:bCs/>
                <w:color w:val="000000"/>
                <w:szCs w:val="22"/>
              </w:rPr>
            </w:pPr>
            <w:r w:rsidRPr="00EE5038">
              <w:rPr>
                <w:rFonts w:cs="Arial"/>
                <w:b/>
                <w:bCs/>
                <w:color w:val="000000"/>
                <w:szCs w:val="22"/>
              </w:rPr>
              <w:t>Main Flow Description</w:t>
            </w:r>
          </w:p>
        </w:tc>
        <w:tc>
          <w:tcPr>
            <w:tcW w:w="1439" w:type="dxa"/>
            <w:shd w:val="clear" w:color="auto" w:fill="auto"/>
          </w:tcPr>
          <w:p w14:paraId="22E53977" w14:textId="256D79B3" w:rsidR="00205874" w:rsidRPr="00EE5038" w:rsidRDefault="00205874" w:rsidP="00E24E03">
            <w:pPr>
              <w:rPr>
                <w:rFonts w:cs="Arial"/>
                <w:color w:val="000000"/>
                <w:szCs w:val="22"/>
              </w:rPr>
            </w:pPr>
          </w:p>
        </w:tc>
        <w:tc>
          <w:tcPr>
            <w:tcW w:w="6329" w:type="dxa"/>
            <w:shd w:val="clear" w:color="auto" w:fill="auto"/>
          </w:tcPr>
          <w:p w14:paraId="4EDA4F04" w14:textId="549CFF08" w:rsidR="00205874" w:rsidRPr="00EE5038" w:rsidRDefault="00205874" w:rsidP="00E24E03">
            <w:pPr>
              <w:rPr>
                <w:rFonts w:cs="Arial"/>
                <w:color w:val="000000"/>
                <w:szCs w:val="22"/>
              </w:rPr>
            </w:pPr>
            <w:r w:rsidRPr="00EE5038">
              <w:rPr>
                <w:rFonts w:cs="Arial"/>
                <w:color w:val="000000"/>
                <w:szCs w:val="22"/>
              </w:rPr>
              <w:t>Vehicle does not shutdown automatically for that keycycle</w:t>
            </w:r>
          </w:p>
        </w:tc>
      </w:tr>
      <w:tr w:rsidR="00205874" w:rsidRPr="00EE5038" w14:paraId="5D0740D4" w14:textId="44B93563" w:rsidTr="00E24E03">
        <w:trPr>
          <w:trHeight w:val="255"/>
        </w:trPr>
        <w:tc>
          <w:tcPr>
            <w:tcW w:w="2546" w:type="dxa"/>
            <w:vMerge w:val="restart"/>
            <w:shd w:val="clear" w:color="auto" w:fill="D9D9D9" w:themeFill="background1" w:themeFillShade="D9"/>
          </w:tcPr>
          <w:p w14:paraId="73522DBA" w14:textId="25DE6C39" w:rsidR="00205874" w:rsidRPr="00EE5038" w:rsidRDefault="00205874" w:rsidP="00E24E03">
            <w:pPr>
              <w:rPr>
                <w:rFonts w:cs="Arial"/>
                <w:b/>
                <w:bCs/>
                <w:color w:val="000000"/>
                <w:szCs w:val="22"/>
              </w:rPr>
            </w:pPr>
            <w:r w:rsidRPr="00EE5038">
              <w:rPr>
                <w:rFonts w:cs="Arial"/>
                <w:b/>
                <w:bCs/>
                <w:color w:val="000000"/>
                <w:szCs w:val="22"/>
              </w:rPr>
              <w:t>Main Flow</w:t>
            </w:r>
          </w:p>
        </w:tc>
        <w:tc>
          <w:tcPr>
            <w:tcW w:w="1439" w:type="dxa"/>
            <w:shd w:val="clear" w:color="auto" w:fill="auto"/>
          </w:tcPr>
          <w:p w14:paraId="32B136FA" w14:textId="1F6982B9" w:rsidR="00205874" w:rsidRPr="00EE5038" w:rsidRDefault="00205874" w:rsidP="00E24E03">
            <w:pPr>
              <w:rPr>
                <w:rFonts w:cs="Arial"/>
                <w:color w:val="000000"/>
                <w:szCs w:val="22"/>
              </w:rPr>
            </w:pPr>
            <w:r w:rsidRPr="00EE5038">
              <w:rPr>
                <w:rFonts w:cs="Arial"/>
                <w:color w:val="000000"/>
                <w:szCs w:val="22"/>
              </w:rPr>
              <w:t>M1</w:t>
            </w:r>
          </w:p>
        </w:tc>
        <w:tc>
          <w:tcPr>
            <w:tcW w:w="6329" w:type="dxa"/>
            <w:shd w:val="clear" w:color="auto" w:fill="auto"/>
          </w:tcPr>
          <w:p w14:paraId="5396D8C8" w14:textId="05AC7961" w:rsidR="00205874" w:rsidRPr="00EE5038" w:rsidRDefault="00205874" w:rsidP="00E24E03">
            <w:pPr>
              <w:rPr>
                <w:rFonts w:cs="Arial"/>
                <w:color w:val="000000"/>
                <w:szCs w:val="22"/>
              </w:rPr>
            </w:pPr>
            <w:r w:rsidRPr="00EE5038">
              <w:rPr>
                <w:rFonts w:cs="Arial"/>
                <w:color w:val="000000"/>
                <w:szCs w:val="22"/>
              </w:rPr>
              <w:t>Driver navigates through vehicle settings and chooses to disable Feature</w:t>
            </w:r>
          </w:p>
        </w:tc>
      </w:tr>
      <w:tr w:rsidR="00205874" w:rsidRPr="00EE5038" w14:paraId="2294B2C8" w14:textId="4F983E8A" w:rsidTr="00E24E03">
        <w:trPr>
          <w:trHeight w:val="255"/>
        </w:trPr>
        <w:tc>
          <w:tcPr>
            <w:tcW w:w="2546" w:type="dxa"/>
            <w:vMerge/>
            <w:shd w:val="clear" w:color="auto" w:fill="D9D9D9" w:themeFill="background1" w:themeFillShade="D9"/>
          </w:tcPr>
          <w:p w14:paraId="7A4EEC7D" w14:textId="1796385D" w:rsidR="00205874" w:rsidRPr="00EE5038" w:rsidRDefault="00205874" w:rsidP="00E24E03">
            <w:pPr>
              <w:rPr>
                <w:rFonts w:cs="Arial"/>
                <w:b/>
                <w:bCs/>
                <w:color w:val="000000"/>
                <w:szCs w:val="22"/>
              </w:rPr>
            </w:pPr>
          </w:p>
        </w:tc>
        <w:tc>
          <w:tcPr>
            <w:tcW w:w="1439" w:type="dxa"/>
            <w:shd w:val="clear" w:color="auto" w:fill="auto"/>
          </w:tcPr>
          <w:p w14:paraId="40D371B2" w14:textId="08DCE9D4" w:rsidR="00205874" w:rsidRPr="00EE5038" w:rsidRDefault="00205874" w:rsidP="00E24E03">
            <w:pPr>
              <w:rPr>
                <w:rFonts w:cs="Arial"/>
                <w:color w:val="000000"/>
                <w:szCs w:val="22"/>
              </w:rPr>
            </w:pPr>
            <w:r w:rsidRPr="00EE5038">
              <w:rPr>
                <w:rFonts w:cs="Arial"/>
                <w:color w:val="000000"/>
                <w:szCs w:val="22"/>
              </w:rPr>
              <w:t>M2</w:t>
            </w:r>
          </w:p>
        </w:tc>
        <w:tc>
          <w:tcPr>
            <w:tcW w:w="6329" w:type="dxa"/>
            <w:shd w:val="clear" w:color="auto" w:fill="auto"/>
          </w:tcPr>
          <w:p w14:paraId="0ABD7DED" w14:textId="326B8728" w:rsidR="00205874" w:rsidRPr="00EE5038" w:rsidRDefault="00205874" w:rsidP="00E24E03">
            <w:pPr>
              <w:rPr>
                <w:rFonts w:cs="Arial"/>
                <w:color w:val="000000"/>
                <w:szCs w:val="22"/>
              </w:rPr>
            </w:pPr>
            <w:r w:rsidRPr="00EE5038">
              <w:rPr>
                <w:rFonts w:cs="Arial"/>
                <w:color w:val="000000"/>
                <w:szCs w:val="22"/>
              </w:rPr>
              <w:t>Engine stays on</w:t>
            </w:r>
          </w:p>
        </w:tc>
      </w:tr>
      <w:tr w:rsidR="00205874" w:rsidRPr="00EE5038" w14:paraId="16D2FA61" w14:textId="1E974D92" w:rsidTr="00E24E03">
        <w:trPr>
          <w:trHeight w:val="255"/>
        </w:trPr>
        <w:tc>
          <w:tcPr>
            <w:tcW w:w="2546" w:type="dxa"/>
            <w:shd w:val="clear" w:color="auto" w:fill="D9D9D9" w:themeFill="background1" w:themeFillShade="D9"/>
          </w:tcPr>
          <w:p w14:paraId="3D9B79A6" w14:textId="661B8C77" w:rsidR="00205874" w:rsidRPr="00EE5038" w:rsidRDefault="00205874" w:rsidP="00E24E03">
            <w:pPr>
              <w:rPr>
                <w:rFonts w:cs="Arial"/>
                <w:b/>
                <w:bCs/>
                <w:color w:val="000000"/>
                <w:szCs w:val="22"/>
              </w:rPr>
            </w:pPr>
            <w:r w:rsidRPr="00EE5038">
              <w:rPr>
                <w:rFonts w:cs="Arial"/>
                <w:b/>
                <w:bCs/>
                <w:color w:val="000000"/>
                <w:szCs w:val="22"/>
              </w:rPr>
              <w:t>Postconditions</w:t>
            </w:r>
          </w:p>
        </w:tc>
        <w:tc>
          <w:tcPr>
            <w:tcW w:w="1439" w:type="dxa"/>
            <w:shd w:val="clear" w:color="auto" w:fill="auto"/>
          </w:tcPr>
          <w:p w14:paraId="1096AABA" w14:textId="6022077B" w:rsidR="00205874" w:rsidRPr="00EE5038" w:rsidRDefault="00205874" w:rsidP="00E24E03">
            <w:pPr>
              <w:rPr>
                <w:rFonts w:cs="Arial"/>
                <w:color w:val="000000"/>
                <w:szCs w:val="22"/>
              </w:rPr>
            </w:pPr>
            <w:r w:rsidRPr="00EE5038">
              <w:rPr>
                <w:rFonts w:cs="Arial"/>
                <w:color w:val="000000"/>
                <w:szCs w:val="22"/>
              </w:rPr>
              <w:t>PostC1</w:t>
            </w:r>
          </w:p>
        </w:tc>
        <w:tc>
          <w:tcPr>
            <w:tcW w:w="6329" w:type="dxa"/>
            <w:shd w:val="clear" w:color="auto" w:fill="auto"/>
          </w:tcPr>
          <w:p w14:paraId="7F2057BD" w14:textId="4AA10706" w:rsidR="00205874" w:rsidRPr="00EE5038" w:rsidRDefault="00205874" w:rsidP="00E24E03">
            <w:pPr>
              <w:rPr>
                <w:rFonts w:cs="Arial"/>
                <w:color w:val="000000"/>
                <w:szCs w:val="22"/>
              </w:rPr>
            </w:pPr>
            <w:r w:rsidRPr="00EE5038">
              <w:rPr>
                <w:rFonts w:cs="Arial"/>
                <w:color w:val="000000"/>
                <w:szCs w:val="22"/>
              </w:rPr>
              <w:t>After a key cycle the Feature is automatically re-enabled</w:t>
            </w:r>
          </w:p>
        </w:tc>
      </w:tr>
    </w:tbl>
    <w:p w14:paraId="36DC1383" w14:textId="77777777" w:rsidR="00205874" w:rsidRDefault="00205874" w:rsidP="00205874"/>
    <w:p w14:paraId="33E54BE0" w14:textId="77777777" w:rsidR="00205874" w:rsidRPr="0017445F" w:rsidRDefault="00205874" w:rsidP="00205874">
      <w:pPr>
        <w:pStyle w:val="REUseCase"/>
        <w:shd w:val="clear" w:color="auto" w:fill="F2F2F2" w:themeFill="background1" w:themeFillShade="F2"/>
      </w:pPr>
      <w:r>
        <w:t xml:space="preserve"> UC8 Driver Shows Intent to Drive</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439"/>
        <w:gridCol w:w="6329"/>
      </w:tblGrid>
      <w:tr w:rsidR="00205874" w:rsidRPr="007C20FA" w14:paraId="52D6B26F" w14:textId="77777777" w:rsidTr="00E24E03">
        <w:trPr>
          <w:trHeight w:val="255"/>
        </w:trPr>
        <w:tc>
          <w:tcPr>
            <w:tcW w:w="2546" w:type="dxa"/>
            <w:shd w:val="clear" w:color="auto" w:fill="D9D9D9" w:themeFill="background1" w:themeFillShade="D9"/>
            <w:hideMark/>
          </w:tcPr>
          <w:p w14:paraId="7E9CAE8E" w14:textId="77777777" w:rsidR="00205874" w:rsidRDefault="00205874" w:rsidP="00E24E03">
            <w:pPr>
              <w:rPr>
                <w:rFonts w:cs="Arial"/>
                <w:b/>
                <w:bCs/>
                <w:color w:val="000000"/>
                <w:szCs w:val="22"/>
              </w:rPr>
            </w:pPr>
            <w:r w:rsidRPr="007C20FA">
              <w:rPr>
                <w:rFonts w:cs="Arial"/>
                <w:b/>
                <w:bCs/>
                <w:color w:val="000000"/>
                <w:szCs w:val="22"/>
              </w:rPr>
              <w:t>Actors</w:t>
            </w:r>
          </w:p>
        </w:tc>
        <w:tc>
          <w:tcPr>
            <w:tcW w:w="1439" w:type="dxa"/>
            <w:shd w:val="clear" w:color="auto" w:fill="auto"/>
          </w:tcPr>
          <w:p w14:paraId="5BE18A26" w14:textId="77777777" w:rsidR="00205874" w:rsidRDefault="00205874" w:rsidP="00E24E03"/>
        </w:tc>
        <w:tc>
          <w:tcPr>
            <w:tcW w:w="6329" w:type="dxa"/>
            <w:shd w:val="clear" w:color="auto" w:fill="auto"/>
          </w:tcPr>
          <w:p w14:paraId="767DCAB6" w14:textId="77777777" w:rsidR="00205874" w:rsidRDefault="00205874" w:rsidP="00E24E03">
            <w:pPr>
              <w:rPr>
                <w:rFonts w:cs="Arial"/>
                <w:color w:val="000000"/>
                <w:szCs w:val="22"/>
              </w:rPr>
            </w:pPr>
            <w:r>
              <w:rPr>
                <w:rFonts w:cs="Arial"/>
                <w:color w:val="000000"/>
                <w:szCs w:val="22"/>
              </w:rPr>
              <w:t>Driver</w:t>
            </w:r>
          </w:p>
        </w:tc>
      </w:tr>
      <w:tr w:rsidR="00205874" w:rsidRPr="007C20FA" w14:paraId="07F6EADE" w14:textId="77777777" w:rsidTr="00E24E03">
        <w:trPr>
          <w:trHeight w:val="255"/>
        </w:trPr>
        <w:tc>
          <w:tcPr>
            <w:tcW w:w="2546" w:type="dxa"/>
            <w:shd w:val="clear" w:color="auto" w:fill="D9D9D9" w:themeFill="background1" w:themeFillShade="D9"/>
            <w:hideMark/>
          </w:tcPr>
          <w:p w14:paraId="11883228" w14:textId="77777777" w:rsidR="00205874" w:rsidRPr="007C20FA" w:rsidRDefault="00205874" w:rsidP="00E24E03">
            <w:pPr>
              <w:rPr>
                <w:rFonts w:cs="Arial"/>
                <w:b/>
                <w:bCs/>
                <w:color w:val="000000"/>
                <w:szCs w:val="22"/>
              </w:rPr>
            </w:pPr>
            <w:r w:rsidRPr="007C20FA">
              <w:rPr>
                <w:rFonts w:cs="Arial"/>
                <w:b/>
                <w:bCs/>
                <w:color w:val="000000"/>
                <w:szCs w:val="22"/>
              </w:rPr>
              <w:t>Description</w:t>
            </w:r>
          </w:p>
        </w:tc>
        <w:tc>
          <w:tcPr>
            <w:tcW w:w="1439" w:type="dxa"/>
            <w:shd w:val="clear" w:color="auto" w:fill="auto"/>
          </w:tcPr>
          <w:p w14:paraId="30F8D63D" w14:textId="77777777" w:rsidR="00205874" w:rsidRPr="007C20FA" w:rsidRDefault="00205874" w:rsidP="00E24E03">
            <w:pPr>
              <w:rPr>
                <w:rFonts w:cs="Arial"/>
                <w:color w:val="000000"/>
                <w:szCs w:val="22"/>
              </w:rPr>
            </w:pPr>
          </w:p>
        </w:tc>
        <w:tc>
          <w:tcPr>
            <w:tcW w:w="6329" w:type="dxa"/>
            <w:shd w:val="clear" w:color="auto" w:fill="auto"/>
          </w:tcPr>
          <w:p w14:paraId="553FB45B" w14:textId="77777777" w:rsidR="00205874" w:rsidRDefault="00205874" w:rsidP="00E24E03"/>
        </w:tc>
      </w:tr>
      <w:tr w:rsidR="00205874" w:rsidRPr="007C20FA" w14:paraId="06AE58A0" w14:textId="77777777" w:rsidTr="00E24E03">
        <w:trPr>
          <w:trHeight w:val="20"/>
        </w:trPr>
        <w:tc>
          <w:tcPr>
            <w:tcW w:w="2546" w:type="dxa"/>
            <w:vMerge w:val="restart"/>
            <w:shd w:val="clear" w:color="auto" w:fill="D9D9D9" w:themeFill="background1" w:themeFillShade="D9"/>
            <w:hideMark/>
          </w:tcPr>
          <w:p w14:paraId="269CF807" w14:textId="77777777" w:rsidR="00205874" w:rsidRDefault="00205874" w:rsidP="00E24E03">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439" w:type="dxa"/>
            <w:shd w:val="clear" w:color="auto" w:fill="auto"/>
          </w:tcPr>
          <w:p w14:paraId="6EE3F2EA" w14:textId="77777777" w:rsidR="00205874" w:rsidRDefault="00205874" w:rsidP="00E24E03">
            <w:pPr>
              <w:rPr>
                <w:rFonts w:cs="Arial"/>
                <w:color w:val="000000"/>
                <w:szCs w:val="22"/>
              </w:rPr>
            </w:pPr>
            <w:r>
              <w:rPr>
                <w:rFonts w:cs="Arial"/>
                <w:color w:val="000000"/>
                <w:szCs w:val="22"/>
              </w:rPr>
              <w:t>PreC1</w:t>
            </w:r>
          </w:p>
        </w:tc>
        <w:tc>
          <w:tcPr>
            <w:tcW w:w="6329" w:type="dxa"/>
            <w:shd w:val="clear" w:color="auto" w:fill="auto"/>
          </w:tcPr>
          <w:p w14:paraId="39EAFB10" w14:textId="77777777" w:rsidR="00205874" w:rsidRDefault="00205874" w:rsidP="00E24E03">
            <w:pPr>
              <w:rPr>
                <w:rFonts w:cs="Arial"/>
                <w:color w:val="000000"/>
                <w:szCs w:val="22"/>
              </w:rPr>
            </w:pPr>
            <w:r>
              <w:rPr>
                <w:rFonts w:cs="Arial"/>
                <w:color w:val="000000"/>
                <w:szCs w:val="22"/>
              </w:rPr>
              <w:t>AEIS is not disabled</w:t>
            </w:r>
          </w:p>
        </w:tc>
      </w:tr>
      <w:tr w:rsidR="00205874" w:rsidRPr="007C20FA" w14:paraId="76EA7F8D" w14:textId="77777777" w:rsidTr="00E24E03">
        <w:trPr>
          <w:trHeight w:val="20"/>
        </w:trPr>
        <w:tc>
          <w:tcPr>
            <w:tcW w:w="2546" w:type="dxa"/>
            <w:vMerge/>
            <w:shd w:val="clear" w:color="auto" w:fill="D9D9D9" w:themeFill="background1" w:themeFillShade="D9"/>
          </w:tcPr>
          <w:p w14:paraId="698AB45C" w14:textId="77777777" w:rsidR="00205874" w:rsidRPr="007C20FA" w:rsidRDefault="00205874" w:rsidP="00E24E03">
            <w:pPr>
              <w:rPr>
                <w:rFonts w:cs="Arial"/>
                <w:b/>
                <w:bCs/>
                <w:color w:val="000000"/>
                <w:szCs w:val="22"/>
              </w:rPr>
            </w:pPr>
          </w:p>
        </w:tc>
        <w:tc>
          <w:tcPr>
            <w:tcW w:w="1439" w:type="dxa"/>
            <w:shd w:val="clear" w:color="auto" w:fill="auto"/>
          </w:tcPr>
          <w:p w14:paraId="09361D25" w14:textId="77777777" w:rsidR="00205874" w:rsidRDefault="00205874" w:rsidP="00E24E03">
            <w:pPr>
              <w:rPr>
                <w:rFonts w:cs="Arial"/>
                <w:color w:val="000000"/>
                <w:szCs w:val="22"/>
              </w:rPr>
            </w:pPr>
            <w:r>
              <w:rPr>
                <w:rFonts w:cs="Arial"/>
                <w:color w:val="000000"/>
                <w:szCs w:val="22"/>
              </w:rPr>
              <w:t>PreC2</w:t>
            </w:r>
          </w:p>
        </w:tc>
        <w:tc>
          <w:tcPr>
            <w:tcW w:w="6329" w:type="dxa"/>
            <w:shd w:val="clear" w:color="auto" w:fill="auto"/>
          </w:tcPr>
          <w:p w14:paraId="7C08C13F" w14:textId="77777777" w:rsidR="00205874" w:rsidRDefault="00205874" w:rsidP="00E24E03">
            <w:pPr>
              <w:rPr>
                <w:rFonts w:cs="Arial"/>
                <w:color w:val="000000"/>
                <w:szCs w:val="22"/>
              </w:rPr>
            </w:pPr>
            <w:r>
              <w:rPr>
                <w:rFonts w:cs="Arial"/>
                <w:color w:val="000000"/>
                <w:szCs w:val="22"/>
              </w:rPr>
              <w:t>Engine is running</w:t>
            </w:r>
          </w:p>
        </w:tc>
      </w:tr>
      <w:tr w:rsidR="00205874" w:rsidRPr="007C20FA" w14:paraId="770D14FB" w14:textId="77777777" w:rsidTr="00E24E03">
        <w:trPr>
          <w:trHeight w:val="20"/>
        </w:trPr>
        <w:tc>
          <w:tcPr>
            <w:tcW w:w="2546" w:type="dxa"/>
            <w:vMerge/>
            <w:shd w:val="clear" w:color="auto" w:fill="D9D9D9" w:themeFill="background1" w:themeFillShade="D9"/>
          </w:tcPr>
          <w:p w14:paraId="1D2C3332" w14:textId="77777777" w:rsidR="00205874" w:rsidRPr="007C20FA" w:rsidRDefault="00205874" w:rsidP="00E24E03">
            <w:pPr>
              <w:rPr>
                <w:rFonts w:cs="Arial"/>
                <w:b/>
                <w:bCs/>
                <w:color w:val="000000"/>
                <w:szCs w:val="22"/>
              </w:rPr>
            </w:pPr>
          </w:p>
        </w:tc>
        <w:tc>
          <w:tcPr>
            <w:tcW w:w="1439" w:type="dxa"/>
            <w:shd w:val="clear" w:color="auto" w:fill="auto"/>
          </w:tcPr>
          <w:p w14:paraId="43B4B917" w14:textId="77777777" w:rsidR="00205874" w:rsidRDefault="00205874" w:rsidP="00E24E03">
            <w:pPr>
              <w:rPr>
                <w:rFonts w:cs="Arial"/>
                <w:color w:val="000000"/>
                <w:szCs w:val="22"/>
              </w:rPr>
            </w:pPr>
            <w:r>
              <w:rPr>
                <w:rFonts w:cs="Arial"/>
                <w:color w:val="000000"/>
                <w:szCs w:val="22"/>
              </w:rPr>
              <w:t>PreC3</w:t>
            </w:r>
          </w:p>
        </w:tc>
        <w:tc>
          <w:tcPr>
            <w:tcW w:w="6329" w:type="dxa"/>
            <w:shd w:val="clear" w:color="auto" w:fill="auto"/>
          </w:tcPr>
          <w:p w14:paraId="072D7C7A" w14:textId="77777777" w:rsidR="00205874" w:rsidRDefault="00205874" w:rsidP="00E24E03">
            <w:pPr>
              <w:rPr>
                <w:rFonts w:cs="Arial"/>
                <w:color w:val="000000"/>
                <w:szCs w:val="22"/>
              </w:rPr>
            </w:pPr>
            <w:r>
              <w:rPr>
                <w:rFonts w:cs="Arial"/>
                <w:color w:val="000000"/>
                <w:szCs w:val="22"/>
              </w:rPr>
              <w:t>Vehicle is stationary</w:t>
            </w:r>
          </w:p>
        </w:tc>
      </w:tr>
      <w:tr w:rsidR="00205874" w:rsidRPr="007C20FA" w14:paraId="7ABBA4F7" w14:textId="77777777" w:rsidTr="00E24E03">
        <w:trPr>
          <w:trHeight w:val="20"/>
        </w:trPr>
        <w:tc>
          <w:tcPr>
            <w:tcW w:w="2546" w:type="dxa"/>
            <w:vMerge w:val="restart"/>
            <w:shd w:val="clear" w:color="auto" w:fill="D9D9D9" w:themeFill="background1" w:themeFillShade="D9"/>
          </w:tcPr>
          <w:p w14:paraId="4BEAD805" w14:textId="77777777" w:rsidR="00205874" w:rsidRDefault="00205874" w:rsidP="00E24E03">
            <w:pPr>
              <w:rPr>
                <w:rFonts w:cs="Arial"/>
                <w:b/>
                <w:bCs/>
                <w:color w:val="000000"/>
                <w:szCs w:val="22"/>
              </w:rPr>
            </w:pPr>
            <w:r>
              <w:rPr>
                <w:rFonts w:cs="Arial"/>
                <w:b/>
                <w:bCs/>
                <w:color w:val="000000"/>
                <w:szCs w:val="22"/>
              </w:rPr>
              <w:t>Triggers</w:t>
            </w:r>
          </w:p>
        </w:tc>
        <w:tc>
          <w:tcPr>
            <w:tcW w:w="1439" w:type="dxa"/>
            <w:shd w:val="clear" w:color="auto" w:fill="auto"/>
          </w:tcPr>
          <w:p w14:paraId="0B6E14F5" w14:textId="77777777" w:rsidR="00205874" w:rsidRDefault="00205874" w:rsidP="00E24E03">
            <w:pPr>
              <w:rPr>
                <w:rFonts w:cs="Arial"/>
                <w:color w:val="000000"/>
                <w:szCs w:val="22"/>
              </w:rPr>
            </w:pPr>
            <w:r>
              <w:rPr>
                <w:rFonts w:cs="Arial"/>
                <w:color w:val="000000"/>
                <w:szCs w:val="22"/>
              </w:rPr>
              <w:t>T1</w:t>
            </w:r>
          </w:p>
        </w:tc>
        <w:tc>
          <w:tcPr>
            <w:tcW w:w="6329" w:type="dxa"/>
            <w:shd w:val="clear" w:color="auto" w:fill="auto"/>
          </w:tcPr>
          <w:p w14:paraId="1926A604" w14:textId="77777777" w:rsidR="00205874" w:rsidRDefault="00205874" w:rsidP="00E24E03">
            <w:pPr>
              <w:rPr>
                <w:rFonts w:cs="Arial"/>
                <w:color w:val="000000"/>
                <w:szCs w:val="22"/>
              </w:rPr>
            </w:pPr>
            <w:r>
              <w:rPr>
                <w:rFonts w:cs="Arial"/>
                <w:color w:val="000000"/>
                <w:szCs w:val="22"/>
              </w:rPr>
              <w:t>Driver presses Brake pedal or</w:t>
            </w:r>
          </w:p>
        </w:tc>
      </w:tr>
      <w:tr w:rsidR="00205874" w:rsidRPr="007C20FA" w14:paraId="6BC44872" w14:textId="77777777" w:rsidTr="00E24E03">
        <w:trPr>
          <w:trHeight w:val="20"/>
        </w:trPr>
        <w:tc>
          <w:tcPr>
            <w:tcW w:w="2546" w:type="dxa"/>
            <w:vMerge/>
            <w:shd w:val="clear" w:color="auto" w:fill="D9D9D9" w:themeFill="background1" w:themeFillShade="D9"/>
          </w:tcPr>
          <w:p w14:paraId="0BB49CCE" w14:textId="77777777" w:rsidR="00205874" w:rsidRDefault="00205874" w:rsidP="00E24E03">
            <w:pPr>
              <w:rPr>
                <w:rFonts w:cs="Arial"/>
                <w:b/>
                <w:bCs/>
                <w:color w:val="000000"/>
                <w:szCs w:val="22"/>
              </w:rPr>
            </w:pPr>
          </w:p>
        </w:tc>
        <w:tc>
          <w:tcPr>
            <w:tcW w:w="1439" w:type="dxa"/>
            <w:shd w:val="clear" w:color="auto" w:fill="auto"/>
          </w:tcPr>
          <w:p w14:paraId="2AF05517" w14:textId="77777777" w:rsidR="00205874" w:rsidRDefault="00205874" w:rsidP="00E24E03">
            <w:pPr>
              <w:rPr>
                <w:rFonts w:cs="Arial"/>
                <w:color w:val="000000"/>
                <w:szCs w:val="22"/>
              </w:rPr>
            </w:pPr>
            <w:r>
              <w:rPr>
                <w:rFonts w:cs="Arial"/>
                <w:color w:val="000000"/>
                <w:szCs w:val="22"/>
              </w:rPr>
              <w:t>T2</w:t>
            </w:r>
          </w:p>
        </w:tc>
        <w:tc>
          <w:tcPr>
            <w:tcW w:w="6329" w:type="dxa"/>
            <w:shd w:val="clear" w:color="auto" w:fill="auto"/>
          </w:tcPr>
          <w:p w14:paraId="60FD2D6B" w14:textId="77777777" w:rsidR="00205874" w:rsidRDefault="00205874" w:rsidP="00E24E03">
            <w:pPr>
              <w:rPr>
                <w:rFonts w:cs="Arial"/>
                <w:color w:val="000000"/>
                <w:szCs w:val="22"/>
              </w:rPr>
            </w:pPr>
            <w:r>
              <w:rPr>
                <w:rFonts w:cs="Arial"/>
                <w:color w:val="000000"/>
                <w:szCs w:val="22"/>
              </w:rPr>
              <w:t>Driver presses Clutch pedal or</w:t>
            </w:r>
          </w:p>
        </w:tc>
      </w:tr>
      <w:tr w:rsidR="00205874" w:rsidRPr="007C20FA" w14:paraId="581E4D03" w14:textId="77777777" w:rsidTr="00E24E03">
        <w:trPr>
          <w:trHeight w:val="20"/>
        </w:trPr>
        <w:tc>
          <w:tcPr>
            <w:tcW w:w="2546" w:type="dxa"/>
            <w:vMerge/>
            <w:shd w:val="clear" w:color="auto" w:fill="D9D9D9" w:themeFill="background1" w:themeFillShade="D9"/>
          </w:tcPr>
          <w:p w14:paraId="641C30CD" w14:textId="77777777" w:rsidR="00205874" w:rsidRDefault="00205874" w:rsidP="00E24E03">
            <w:pPr>
              <w:rPr>
                <w:rFonts w:cs="Arial"/>
                <w:b/>
                <w:bCs/>
                <w:color w:val="000000"/>
                <w:szCs w:val="22"/>
              </w:rPr>
            </w:pPr>
          </w:p>
        </w:tc>
        <w:tc>
          <w:tcPr>
            <w:tcW w:w="1439" w:type="dxa"/>
            <w:shd w:val="clear" w:color="auto" w:fill="auto"/>
          </w:tcPr>
          <w:p w14:paraId="28891E30" w14:textId="77777777" w:rsidR="00205874" w:rsidRDefault="00205874" w:rsidP="00E24E03">
            <w:pPr>
              <w:rPr>
                <w:rFonts w:cs="Arial"/>
                <w:color w:val="000000"/>
                <w:szCs w:val="22"/>
              </w:rPr>
            </w:pPr>
            <w:r>
              <w:rPr>
                <w:rFonts w:cs="Arial"/>
                <w:color w:val="000000"/>
                <w:szCs w:val="22"/>
              </w:rPr>
              <w:t>T3</w:t>
            </w:r>
          </w:p>
        </w:tc>
        <w:tc>
          <w:tcPr>
            <w:tcW w:w="6329" w:type="dxa"/>
            <w:shd w:val="clear" w:color="auto" w:fill="auto"/>
          </w:tcPr>
          <w:p w14:paraId="2F57D8A0" w14:textId="77777777" w:rsidR="00205874" w:rsidRDefault="00205874" w:rsidP="00E24E03">
            <w:pPr>
              <w:rPr>
                <w:rFonts w:cs="Arial"/>
                <w:color w:val="000000"/>
                <w:szCs w:val="22"/>
              </w:rPr>
            </w:pPr>
            <w:r>
              <w:rPr>
                <w:rFonts w:cs="Arial"/>
                <w:color w:val="000000"/>
                <w:szCs w:val="22"/>
              </w:rPr>
              <w:t>Driver presses Accelerator pedal or</w:t>
            </w:r>
          </w:p>
        </w:tc>
      </w:tr>
      <w:tr w:rsidR="00205874" w:rsidRPr="007C20FA" w14:paraId="40CC7BAB" w14:textId="77777777" w:rsidTr="00E24E03">
        <w:trPr>
          <w:trHeight w:val="20"/>
        </w:trPr>
        <w:tc>
          <w:tcPr>
            <w:tcW w:w="2546" w:type="dxa"/>
            <w:vMerge/>
            <w:shd w:val="clear" w:color="auto" w:fill="D9D9D9" w:themeFill="background1" w:themeFillShade="D9"/>
          </w:tcPr>
          <w:p w14:paraId="1D7D5298" w14:textId="77777777" w:rsidR="00205874" w:rsidRDefault="00205874" w:rsidP="00E24E03">
            <w:pPr>
              <w:rPr>
                <w:rFonts w:cs="Arial"/>
                <w:b/>
                <w:bCs/>
                <w:color w:val="000000"/>
                <w:szCs w:val="22"/>
              </w:rPr>
            </w:pPr>
          </w:p>
        </w:tc>
        <w:tc>
          <w:tcPr>
            <w:tcW w:w="1439" w:type="dxa"/>
            <w:shd w:val="clear" w:color="auto" w:fill="auto"/>
          </w:tcPr>
          <w:p w14:paraId="6BD65746" w14:textId="77777777" w:rsidR="00205874" w:rsidRDefault="00205874" w:rsidP="00E24E03">
            <w:pPr>
              <w:rPr>
                <w:rFonts w:cs="Arial"/>
                <w:color w:val="000000"/>
                <w:szCs w:val="22"/>
              </w:rPr>
            </w:pPr>
            <w:r>
              <w:rPr>
                <w:rFonts w:cs="Arial"/>
                <w:color w:val="000000"/>
                <w:szCs w:val="22"/>
              </w:rPr>
              <w:t>T4</w:t>
            </w:r>
          </w:p>
        </w:tc>
        <w:tc>
          <w:tcPr>
            <w:tcW w:w="6329" w:type="dxa"/>
            <w:shd w:val="clear" w:color="auto" w:fill="auto"/>
          </w:tcPr>
          <w:p w14:paraId="18DF1244" w14:textId="77777777" w:rsidR="00205874" w:rsidRDefault="00205874" w:rsidP="00E24E03">
            <w:pPr>
              <w:rPr>
                <w:rFonts w:cs="Arial"/>
                <w:color w:val="000000"/>
                <w:szCs w:val="22"/>
              </w:rPr>
            </w:pPr>
            <w:r>
              <w:rPr>
                <w:rFonts w:cs="Arial"/>
                <w:color w:val="000000"/>
                <w:szCs w:val="22"/>
              </w:rPr>
              <w:t>Driver puts transmission in Drive</w:t>
            </w:r>
          </w:p>
        </w:tc>
      </w:tr>
      <w:tr w:rsidR="00205874" w:rsidRPr="007C20FA" w14:paraId="1D69128B" w14:textId="77777777" w:rsidTr="00E24E03">
        <w:trPr>
          <w:trHeight w:val="20"/>
        </w:trPr>
        <w:tc>
          <w:tcPr>
            <w:tcW w:w="2546" w:type="dxa"/>
            <w:shd w:val="clear" w:color="auto" w:fill="D9D9D9" w:themeFill="background1" w:themeFillShade="D9"/>
          </w:tcPr>
          <w:p w14:paraId="7FB1151A" w14:textId="77777777" w:rsidR="00205874" w:rsidRDefault="00205874" w:rsidP="00E24E03">
            <w:pPr>
              <w:rPr>
                <w:rFonts w:cs="Arial"/>
                <w:b/>
                <w:bCs/>
                <w:color w:val="000000"/>
                <w:szCs w:val="22"/>
              </w:rPr>
            </w:pPr>
            <w:r>
              <w:rPr>
                <w:rFonts w:cs="Arial"/>
                <w:b/>
                <w:bCs/>
                <w:color w:val="000000"/>
                <w:szCs w:val="22"/>
              </w:rPr>
              <w:t>Main Flow Description</w:t>
            </w:r>
          </w:p>
        </w:tc>
        <w:tc>
          <w:tcPr>
            <w:tcW w:w="1439" w:type="dxa"/>
            <w:shd w:val="clear" w:color="auto" w:fill="auto"/>
          </w:tcPr>
          <w:p w14:paraId="4783794F" w14:textId="77777777" w:rsidR="00205874" w:rsidRDefault="00205874" w:rsidP="00E24E03">
            <w:pPr>
              <w:rPr>
                <w:rFonts w:cs="Arial"/>
                <w:color w:val="000000"/>
                <w:szCs w:val="22"/>
              </w:rPr>
            </w:pPr>
          </w:p>
        </w:tc>
        <w:tc>
          <w:tcPr>
            <w:tcW w:w="6329" w:type="dxa"/>
            <w:shd w:val="clear" w:color="auto" w:fill="auto"/>
          </w:tcPr>
          <w:p w14:paraId="19D1B713" w14:textId="77777777" w:rsidR="00205874" w:rsidRDefault="00205874" w:rsidP="00E24E03">
            <w:pPr>
              <w:rPr>
                <w:rFonts w:cs="Arial"/>
                <w:color w:val="000000"/>
                <w:szCs w:val="22"/>
              </w:rPr>
            </w:pPr>
            <w:r>
              <w:rPr>
                <w:rFonts w:cs="Arial"/>
                <w:color w:val="000000"/>
                <w:szCs w:val="22"/>
              </w:rPr>
              <w:t>Vehicle does not shutdown automatically while Intent to Drive is being shown</w:t>
            </w:r>
          </w:p>
        </w:tc>
      </w:tr>
      <w:tr w:rsidR="00205874" w:rsidRPr="007C20FA" w14:paraId="7548B5DE" w14:textId="77777777" w:rsidTr="00E24E03">
        <w:trPr>
          <w:trHeight w:val="255"/>
        </w:trPr>
        <w:tc>
          <w:tcPr>
            <w:tcW w:w="2546" w:type="dxa"/>
            <w:vMerge w:val="restart"/>
            <w:shd w:val="clear" w:color="auto" w:fill="D9D9D9" w:themeFill="background1" w:themeFillShade="D9"/>
          </w:tcPr>
          <w:p w14:paraId="62F932A4" w14:textId="77777777" w:rsidR="00205874" w:rsidRDefault="00205874" w:rsidP="00E24E03">
            <w:pPr>
              <w:rPr>
                <w:rFonts w:cs="Arial"/>
                <w:b/>
                <w:bCs/>
                <w:color w:val="000000"/>
                <w:szCs w:val="22"/>
              </w:rPr>
            </w:pPr>
            <w:r>
              <w:rPr>
                <w:rFonts w:cs="Arial"/>
                <w:b/>
                <w:bCs/>
                <w:color w:val="000000"/>
                <w:szCs w:val="22"/>
              </w:rPr>
              <w:t>Main Flow</w:t>
            </w:r>
          </w:p>
        </w:tc>
        <w:tc>
          <w:tcPr>
            <w:tcW w:w="1439" w:type="dxa"/>
            <w:shd w:val="clear" w:color="auto" w:fill="auto"/>
          </w:tcPr>
          <w:p w14:paraId="0D1896BF" w14:textId="77777777" w:rsidR="00205874" w:rsidRDefault="00205874" w:rsidP="00E24E03">
            <w:pPr>
              <w:rPr>
                <w:rFonts w:cs="Arial"/>
                <w:color w:val="000000"/>
                <w:szCs w:val="22"/>
              </w:rPr>
            </w:pPr>
            <w:r>
              <w:rPr>
                <w:rFonts w:cs="Arial"/>
                <w:color w:val="000000"/>
                <w:szCs w:val="22"/>
              </w:rPr>
              <w:t>M1</w:t>
            </w:r>
          </w:p>
        </w:tc>
        <w:tc>
          <w:tcPr>
            <w:tcW w:w="6329" w:type="dxa"/>
            <w:shd w:val="clear" w:color="auto" w:fill="auto"/>
          </w:tcPr>
          <w:p w14:paraId="035BD6B6" w14:textId="77777777" w:rsidR="00205874" w:rsidRDefault="00205874" w:rsidP="00E24E03">
            <w:pPr>
              <w:rPr>
                <w:rFonts w:cs="Arial"/>
                <w:color w:val="000000"/>
                <w:szCs w:val="22"/>
              </w:rPr>
            </w:pPr>
            <w:r>
              <w:rPr>
                <w:rFonts w:cs="Arial"/>
                <w:color w:val="000000"/>
                <w:szCs w:val="22"/>
              </w:rPr>
              <w:t>Driver shows intent to drive</w:t>
            </w:r>
          </w:p>
        </w:tc>
      </w:tr>
      <w:tr w:rsidR="00205874" w:rsidRPr="007C20FA" w14:paraId="776375B2" w14:textId="77777777" w:rsidTr="00E24E03">
        <w:trPr>
          <w:trHeight w:val="255"/>
        </w:trPr>
        <w:tc>
          <w:tcPr>
            <w:tcW w:w="2546" w:type="dxa"/>
            <w:vMerge/>
            <w:shd w:val="clear" w:color="auto" w:fill="D9D9D9" w:themeFill="background1" w:themeFillShade="D9"/>
          </w:tcPr>
          <w:p w14:paraId="0175F6DF" w14:textId="77777777" w:rsidR="00205874" w:rsidRPr="007C20FA" w:rsidRDefault="00205874" w:rsidP="00E24E03">
            <w:pPr>
              <w:rPr>
                <w:rFonts w:cs="Arial"/>
                <w:b/>
                <w:bCs/>
                <w:color w:val="000000"/>
                <w:szCs w:val="22"/>
              </w:rPr>
            </w:pPr>
          </w:p>
        </w:tc>
        <w:tc>
          <w:tcPr>
            <w:tcW w:w="1439" w:type="dxa"/>
            <w:shd w:val="clear" w:color="auto" w:fill="auto"/>
          </w:tcPr>
          <w:p w14:paraId="258C67CF" w14:textId="77777777" w:rsidR="00205874" w:rsidRDefault="00205874" w:rsidP="00E24E03">
            <w:pPr>
              <w:rPr>
                <w:rFonts w:cs="Arial"/>
                <w:color w:val="000000"/>
                <w:szCs w:val="22"/>
              </w:rPr>
            </w:pPr>
            <w:r>
              <w:rPr>
                <w:rFonts w:cs="Arial"/>
                <w:color w:val="000000"/>
                <w:szCs w:val="22"/>
              </w:rPr>
              <w:t>M2</w:t>
            </w:r>
          </w:p>
        </w:tc>
        <w:tc>
          <w:tcPr>
            <w:tcW w:w="6329" w:type="dxa"/>
            <w:shd w:val="clear" w:color="auto" w:fill="auto"/>
          </w:tcPr>
          <w:p w14:paraId="16773CC8" w14:textId="77777777" w:rsidR="00205874" w:rsidRDefault="00205874" w:rsidP="00E24E03">
            <w:pPr>
              <w:rPr>
                <w:rFonts w:cs="Arial"/>
                <w:color w:val="000000"/>
                <w:szCs w:val="22"/>
              </w:rPr>
            </w:pPr>
            <w:r>
              <w:rPr>
                <w:rFonts w:cs="Arial"/>
                <w:color w:val="000000"/>
                <w:szCs w:val="22"/>
              </w:rPr>
              <w:t>Engine stays on</w:t>
            </w:r>
          </w:p>
        </w:tc>
      </w:tr>
    </w:tbl>
    <w:p w14:paraId="3DA7163A" w14:textId="77777777" w:rsidR="00205874" w:rsidRDefault="00205874" w:rsidP="00205874"/>
    <w:p w14:paraId="4E0C8829" w14:textId="77777777" w:rsidR="00205874" w:rsidRPr="0017445F" w:rsidRDefault="00205874" w:rsidP="00205874">
      <w:pPr>
        <w:pStyle w:val="REUseCase"/>
        <w:shd w:val="clear" w:color="auto" w:fill="F2F2F2" w:themeFill="background1" w:themeFillShade="F2"/>
      </w:pPr>
      <w:r>
        <w:t xml:space="preserve"> UC9 Driver is Driving the Vehicle</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439"/>
        <w:gridCol w:w="6329"/>
      </w:tblGrid>
      <w:tr w:rsidR="00205874" w:rsidRPr="007C20FA" w14:paraId="0AFD6A3C" w14:textId="77777777" w:rsidTr="00E24E03">
        <w:trPr>
          <w:trHeight w:val="255"/>
        </w:trPr>
        <w:tc>
          <w:tcPr>
            <w:tcW w:w="2546" w:type="dxa"/>
            <w:shd w:val="clear" w:color="auto" w:fill="D9D9D9" w:themeFill="background1" w:themeFillShade="D9"/>
            <w:hideMark/>
          </w:tcPr>
          <w:p w14:paraId="51D0659C" w14:textId="77777777" w:rsidR="00205874" w:rsidRDefault="00205874" w:rsidP="00E24E03">
            <w:pPr>
              <w:rPr>
                <w:rFonts w:cs="Arial"/>
                <w:b/>
                <w:bCs/>
                <w:color w:val="000000"/>
                <w:szCs w:val="22"/>
              </w:rPr>
            </w:pPr>
            <w:r w:rsidRPr="007C20FA">
              <w:rPr>
                <w:rFonts w:cs="Arial"/>
                <w:b/>
                <w:bCs/>
                <w:color w:val="000000"/>
                <w:szCs w:val="22"/>
              </w:rPr>
              <w:t>Actors</w:t>
            </w:r>
          </w:p>
        </w:tc>
        <w:tc>
          <w:tcPr>
            <w:tcW w:w="1439" w:type="dxa"/>
            <w:shd w:val="clear" w:color="auto" w:fill="auto"/>
          </w:tcPr>
          <w:p w14:paraId="42D6EDE9" w14:textId="77777777" w:rsidR="00205874" w:rsidRDefault="00205874" w:rsidP="00E24E03"/>
        </w:tc>
        <w:tc>
          <w:tcPr>
            <w:tcW w:w="6329" w:type="dxa"/>
            <w:shd w:val="clear" w:color="auto" w:fill="auto"/>
          </w:tcPr>
          <w:p w14:paraId="4A71CE1F" w14:textId="77777777" w:rsidR="00205874" w:rsidRDefault="00205874" w:rsidP="00E24E03">
            <w:pPr>
              <w:rPr>
                <w:rFonts w:cs="Arial"/>
                <w:color w:val="000000"/>
                <w:szCs w:val="22"/>
              </w:rPr>
            </w:pPr>
            <w:r>
              <w:rPr>
                <w:rFonts w:cs="Arial"/>
                <w:color w:val="000000"/>
                <w:szCs w:val="22"/>
              </w:rPr>
              <w:t>Driver</w:t>
            </w:r>
          </w:p>
        </w:tc>
      </w:tr>
      <w:tr w:rsidR="00205874" w:rsidRPr="007C20FA" w14:paraId="73D17D21" w14:textId="77777777" w:rsidTr="00E24E03">
        <w:trPr>
          <w:trHeight w:val="255"/>
        </w:trPr>
        <w:tc>
          <w:tcPr>
            <w:tcW w:w="2546" w:type="dxa"/>
            <w:shd w:val="clear" w:color="auto" w:fill="D9D9D9" w:themeFill="background1" w:themeFillShade="D9"/>
            <w:hideMark/>
          </w:tcPr>
          <w:p w14:paraId="36E133A6" w14:textId="77777777" w:rsidR="00205874" w:rsidRPr="007C20FA" w:rsidRDefault="00205874" w:rsidP="00E24E03">
            <w:pPr>
              <w:rPr>
                <w:rFonts w:cs="Arial"/>
                <w:b/>
                <w:bCs/>
                <w:color w:val="000000"/>
                <w:szCs w:val="22"/>
              </w:rPr>
            </w:pPr>
            <w:r w:rsidRPr="007C20FA">
              <w:rPr>
                <w:rFonts w:cs="Arial"/>
                <w:b/>
                <w:bCs/>
                <w:color w:val="000000"/>
                <w:szCs w:val="22"/>
              </w:rPr>
              <w:t>Description</w:t>
            </w:r>
          </w:p>
        </w:tc>
        <w:tc>
          <w:tcPr>
            <w:tcW w:w="1439" w:type="dxa"/>
            <w:shd w:val="clear" w:color="auto" w:fill="auto"/>
          </w:tcPr>
          <w:p w14:paraId="78873574" w14:textId="77777777" w:rsidR="00205874" w:rsidRPr="007C20FA" w:rsidRDefault="00205874" w:rsidP="00E24E03">
            <w:pPr>
              <w:rPr>
                <w:rFonts w:cs="Arial"/>
                <w:color w:val="000000"/>
                <w:szCs w:val="22"/>
              </w:rPr>
            </w:pPr>
          </w:p>
        </w:tc>
        <w:tc>
          <w:tcPr>
            <w:tcW w:w="6329" w:type="dxa"/>
            <w:shd w:val="clear" w:color="auto" w:fill="auto"/>
          </w:tcPr>
          <w:p w14:paraId="761A8E49" w14:textId="77777777" w:rsidR="00205874" w:rsidRDefault="00205874" w:rsidP="00E24E03"/>
        </w:tc>
      </w:tr>
      <w:tr w:rsidR="00205874" w:rsidRPr="007C20FA" w14:paraId="285EC5BF" w14:textId="77777777" w:rsidTr="00E24E03">
        <w:trPr>
          <w:trHeight w:val="20"/>
        </w:trPr>
        <w:tc>
          <w:tcPr>
            <w:tcW w:w="2546" w:type="dxa"/>
            <w:shd w:val="clear" w:color="auto" w:fill="D9D9D9" w:themeFill="background1" w:themeFillShade="D9"/>
            <w:hideMark/>
          </w:tcPr>
          <w:p w14:paraId="46BA4982" w14:textId="77777777" w:rsidR="00205874" w:rsidRDefault="00205874" w:rsidP="00E24E03">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439" w:type="dxa"/>
            <w:shd w:val="clear" w:color="auto" w:fill="auto"/>
          </w:tcPr>
          <w:p w14:paraId="73A2D711" w14:textId="77777777" w:rsidR="00205874" w:rsidRDefault="00205874" w:rsidP="00E24E03">
            <w:pPr>
              <w:rPr>
                <w:rFonts w:cs="Arial"/>
                <w:color w:val="000000"/>
                <w:szCs w:val="22"/>
              </w:rPr>
            </w:pPr>
          </w:p>
        </w:tc>
        <w:tc>
          <w:tcPr>
            <w:tcW w:w="6329" w:type="dxa"/>
            <w:shd w:val="clear" w:color="auto" w:fill="auto"/>
          </w:tcPr>
          <w:p w14:paraId="49219505" w14:textId="77777777" w:rsidR="00205874" w:rsidRDefault="00205874" w:rsidP="00E24E03">
            <w:pPr>
              <w:rPr>
                <w:rFonts w:cs="Arial"/>
                <w:color w:val="000000"/>
                <w:szCs w:val="22"/>
              </w:rPr>
            </w:pPr>
          </w:p>
        </w:tc>
      </w:tr>
      <w:tr w:rsidR="00205874" w:rsidRPr="007C20FA" w14:paraId="70C0CC76" w14:textId="77777777" w:rsidTr="00E24E03">
        <w:trPr>
          <w:trHeight w:val="20"/>
        </w:trPr>
        <w:tc>
          <w:tcPr>
            <w:tcW w:w="2546" w:type="dxa"/>
            <w:shd w:val="clear" w:color="auto" w:fill="D9D9D9" w:themeFill="background1" w:themeFillShade="D9"/>
          </w:tcPr>
          <w:p w14:paraId="56D4FD90" w14:textId="77777777" w:rsidR="00205874" w:rsidRDefault="00205874" w:rsidP="00E24E03">
            <w:pPr>
              <w:rPr>
                <w:rFonts w:cs="Arial"/>
                <w:b/>
                <w:bCs/>
                <w:color w:val="000000"/>
                <w:szCs w:val="22"/>
              </w:rPr>
            </w:pPr>
            <w:r>
              <w:rPr>
                <w:rFonts w:cs="Arial"/>
                <w:b/>
                <w:bCs/>
                <w:color w:val="000000"/>
                <w:szCs w:val="22"/>
              </w:rPr>
              <w:t>Triggers</w:t>
            </w:r>
          </w:p>
        </w:tc>
        <w:tc>
          <w:tcPr>
            <w:tcW w:w="1439" w:type="dxa"/>
            <w:shd w:val="clear" w:color="auto" w:fill="auto"/>
          </w:tcPr>
          <w:p w14:paraId="44105A99" w14:textId="77777777" w:rsidR="00205874" w:rsidRDefault="00205874" w:rsidP="00E24E03">
            <w:pPr>
              <w:rPr>
                <w:rFonts w:cs="Arial"/>
                <w:color w:val="000000"/>
                <w:szCs w:val="22"/>
              </w:rPr>
            </w:pPr>
            <w:r>
              <w:rPr>
                <w:rFonts w:cs="Arial"/>
                <w:color w:val="000000"/>
                <w:szCs w:val="22"/>
              </w:rPr>
              <w:t>T1</w:t>
            </w:r>
          </w:p>
        </w:tc>
        <w:tc>
          <w:tcPr>
            <w:tcW w:w="6329" w:type="dxa"/>
            <w:shd w:val="clear" w:color="auto" w:fill="auto"/>
          </w:tcPr>
          <w:p w14:paraId="42707EE4" w14:textId="77777777" w:rsidR="00205874" w:rsidRDefault="00205874" w:rsidP="00E24E03">
            <w:pPr>
              <w:rPr>
                <w:rFonts w:cs="Arial"/>
                <w:color w:val="000000"/>
                <w:szCs w:val="22"/>
              </w:rPr>
            </w:pPr>
            <w:r>
              <w:rPr>
                <w:rFonts w:cs="Arial"/>
                <w:color w:val="000000"/>
                <w:szCs w:val="22"/>
              </w:rPr>
              <w:t>Vehicle Speed is above "Stationary" limit</w:t>
            </w:r>
          </w:p>
        </w:tc>
      </w:tr>
      <w:tr w:rsidR="00205874" w:rsidRPr="007C20FA" w14:paraId="6DC595F0" w14:textId="77777777" w:rsidTr="00E24E03">
        <w:trPr>
          <w:trHeight w:val="20"/>
        </w:trPr>
        <w:tc>
          <w:tcPr>
            <w:tcW w:w="2546" w:type="dxa"/>
            <w:shd w:val="clear" w:color="auto" w:fill="D9D9D9" w:themeFill="background1" w:themeFillShade="D9"/>
          </w:tcPr>
          <w:p w14:paraId="2F70D0B1" w14:textId="77777777" w:rsidR="00205874" w:rsidRDefault="00205874" w:rsidP="00E24E03">
            <w:pPr>
              <w:rPr>
                <w:rFonts w:cs="Arial"/>
                <w:b/>
                <w:bCs/>
                <w:color w:val="000000"/>
                <w:szCs w:val="22"/>
              </w:rPr>
            </w:pPr>
            <w:r>
              <w:rPr>
                <w:rFonts w:cs="Arial"/>
                <w:b/>
                <w:bCs/>
                <w:color w:val="000000"/>
                <w:szCs w:val="22"/>
              </w:rPr>
              <w:t>Main Flow Description</w:t>
            </w:r>
          </w:p>
        </w:tc>
        <w:tc>
          <w:tcPr>
            <w:tcW w:w="1439" w:type="dxa"/>
            <w:shd w:val="clear" w:color="auto" w:fill="auto"/>
          </w:tcPr>
          <w:p w14:paraId="1602D9AA" w14:textId="77777777" w:rsidR="00205874" w:rsidRDefault="00205874" w:rsidP="00E24E03">
            <w:pPr>
              <w:rPr>
                <w:rFonts w:cs="Arial"/>
                <w:color w:val="000000"/>
                <w:szCs w:val="22"/>
              </w:rPr>
            </w:pPr>
          </w:p>
        </w:tc>
        <w:tc>
          <w:tcPr>
            <w:tcW w:w="6329" w:type="dxa"/>
            <w:shd w:val="clear" w:color="auto" w:fill="auto"/>
          </w:tcPr>
          <w:p w14:paraId="06650D8D" w14:textId="77777777" w:rsidR="00205874" w:rsidRDefault="00205874" w:rsidP="00E24E03">
            <w:pPr>
              <w:rPr>
                <w:rFonts w:cs="Arial"/>
                <w:color w:val="000000"/>
                <w:szCs w:val="22"/>
              </w:rPr>
            </w:pPr>
            <w:r>
              <w:rPr>
                <w:rFonts w:cs="Arial"/>
                <w:color w:val="000000"/>
                <w:szCs w:val="22"/>
              </w:rPr>
              <w:t>Vehicle does not shutdown automatically while in motion</w:t>
            </w:r>
          </w:p>
        </w:tc>
      </w:tr>
      <w:tr w:rsidR="00205874" w:rsidRPr="007C20FA" w14:paraId="6B9C8D92" w14:textId="77777777" w:rsidTr="00E24E03">
        <w:trPr>
          <w:trHeight w:val="255"/>
        </w:trPr>
        <w:tc>
          <w:tcPr>
            <w:tcW w:w="2546" w:type="dxa"/>
            <w:shd w:val="clear" w:color="auto" w:fill="D9D9D9" w:themeFill="background1" w:themeFillShade="D9"/>
          </w:tcPr>
          <w:p w14:paraId="50160F79" w14:textId="77777777" w:rsidR="00205874" w:rsidRDefault="00205874" w:rsidP="00E24E03">
            <w:pPr>
              <w:rPr>
                <w:rFonts w:cs="Arial"/>
                <w:b/>
                <w:bCs/>
                <w:color w:val="000000"/>
                <w:szCs w:val="22"/>
              </w:rPr>
            </w:pPr>
            <w:r>
              <w:rPr>
                <w:rFonts w:cs="Arial"/>
                <w:b/>
                <w:bCs/>
                <w:color w:val="000000"/>
                <w:szCs w:val="22"/>
              </w:rPr>
              <w:t>Main Flow</w:t>
            </w:r>
          </w:p>
        </w:tc>
        <w:tc>
          <w:tcPr>
            <w:tcW w:w="1439" w:type="dxa"/>
            <w:shd w:val="clear" w:color="auto" w:fill="auto"/>
          </w:tcPr>
          <w:p w14:paraId="795C7563" w14:textId="77777777" w:rsidR="00205874" w:rsidRDefault="00205874" w:rsidP="00E24E03">
            <w:pPr>
              <w:rPr>
                <w:rFonts w:cs="Arial"/>
                <w:color w:val="000000"/>
                <w:szCs w:val="22"/>
              </w:rPr>
            </w:pPr>
            <w:r>
              <w:rPr>
                <w:rFonts w:cs="Arial"/>
                <w:color w:val="000000"/>
                <w:szCs w:val="22"/>
              </w:rPr>
              <w:t>M1</w:t>
            </w:r>
          </w:p>
        </w:tc>
        <w:tc>
          <w:tcPr>
            <w:tcW w:w="6329" w:type="dxa"/>
            <w:shd w:val="clear" w:color="auto" w:fill="auto"/>
          </w:tcPr>
          <w:p w14:paraId="6B104E66" w14:textId="77777777" w:rsidR="00205874" w:rsidRDefault="00205874" w:rsidP="00E24E03">
            <w:pPr>
              <w:rPr>
                <w:rFonts w:cs="Arial"/>
                <w:color w:val="000000"/>
                <w:szCs w:val="22"/>
              </w:rPr>
            </w:pPr>
            <w:r>
              <w:rPr>
                <w:rFonts w:cs="Arial"/>
                <w:color w:val="000000"/>
                <w:szCs w:val="22"/>
              </w:rPr>
              <w:t>Engine stays on</w:t>
            </w:r>
          </w:p>
        </w:tc>
      </w:tr>
    </w:tbl>
    <w:p w14:paraId="6FF0173E" w14:textId="77777777" w:rsidR="00205874" w:rsidRDefault="00205874" w:rsidP="00205874"/>
    <w:p w14:paraId="475DEEF4" w14:textId="77777777" w:rsidR="00205874" w:rsidRDefault="00205874" w:rsidP="00205874"/>
    <w:p w14:paraId="79A4EFB0" w14:textId="77777777" w:rsidR="00205874" w:rsidRPr="0017445F" w:rsidRDefault="00205874" w:rsidP="00205874">
      <w:pPr>
        <w:pStyle w:val="REUseCase"/>
        <w:shd w:val="clear" w:color="auto" w:fill="F2F2F2" w:themeFill="background1" w:themeFillShade="F2"/>
      </w:pPr>
      <w:r>
        <w:t xml:space="preserve"> UC12 System Disables Feature</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439"/>
        <w:gridCol w:w="6329"/>
      </w:tblGrid>
      <w:tr w:rsidR="00205874" w:rsidRPr="007C20FA" w14:paraId="4AF241EA" w14:textId="77777777" w:rsidTr="00E24E03">
        <w:trPr>
          <w:trHeight w:val="255"/>
        </w:trPr>
        <w:tc>
          <w:tcPr>
            <w:tcW w:w="2546" w:type="dxa"/>
            <w:shd w:val="clear" w:color="auto" w:fill="D9D9D9" w:themeFill="background1" w:themeFillShade="D9"/>
            <w:hideMark/>
          </w:tcPr>
          <w:p w14:paraId="478C261A" w14:textId="77777777" w:rsidR="00205874" w:rsidRDefault="00205874" w:rsidP="00E24E03">
            <w:pPr>
              <w:rPr>
                <w:rFonts w:cs="Arial"/>
                <w:b/>
                <w:bCs/>
                <w:color w:val="000000"/>
                <w:szCs w:val="22"/>
              </w:rPr>
            </w:pPr>
            <w:r w:rsidRPr="007C20FA">
              <w:rPr>
                <w:rFonts w:cs="Arial"/>
                <w:b/>
                <w:bCs/>
                <w:color w:val="000000"/>
                <w:szCs w:val="22"/>
              </w:rPr>
              <w:t>Actors</w:t>
            </w:r>
          </w:p>
        </w:tc>
        <w:tc>
          <w:tcPr>
            <w:tcW w:w="1439" w:type="dxa"/>
            <w:shd w:val="clear" w:color="auto" w:fill="auto"/>
          </w:tcPr>
          <w:p w14:paraId="669E9453" w14:textId="77777777" w:rsidR="00205874" w:rsidRDefault="00205874" w:rsidP="00E24E03"/>
        </w:tc>
        <w:tc>
          <w:tcPr>
            <w:tcW w:w="6329" w:type="dxa"/>
            <w:shd w:val="clear" w:color="auto" w:fill="auto"/>
          </w:tcPr>
          <w:p w14:paraId="6CAD2F08" w14:textId="77777777" w:rsidR="00205874" w:rsidRDefault="00205874" w:rsidP="00E24E03">
            <w:pPr>
              <w:rPr>
                <w:rFonts w:cs="Arial"/>
                <w:color w:val="000000"/>
                <w:szCs w:val="22"/>
              </w:rPr>
            </w:pPr>
            <w:r>
              <w:rPr>
                <w:rFonts w:cs="Arial"/>
                <w:color w:val="000000"/>
                <w:szCs w:val="22"/>
              </w:rPr>
              <w:t>Driver</w:t>
            </w:r>
          </w:p>
        </w:tc>
      </w:tr>
      <w:tr w:rsidR="00205874" w:rsidRPr="007C20FA" w14:paraId="4BF20319" w14:textId="77777777" w:rsidTr="00E24E03">
        <w:trPr>
          <w:trHeight w:val="255"/>
        </w:trPr>
        <w:tc>
          <w:tcPr>
            <w:tcW w:w="2546" w:type="dxa"/>
            <w:shd w:val="clear" w:color="auto" w:fill="D9D9D9" w:themeFill="background1" w:themeFillShade="D9"/>
            <w:hideMark/>
          </w:tcPr>
          <w:p w14:paraId="4AD77929" w14:textId="77777777" w:rsidR="00205874" w:rsidRPr="007C20FA" w:rsidRDefault="00205874" w:rsidP="00E24E03">
            <w:pPr>
              <w:rPr>
                <w:rFonts w:cs="Arial"/>
                <w:b/>
                <w:bCs/>
                <w:color w:val="000000"/>
                <w:szCs w:val="22"/>
              </w:rPr>
            </w:pPr>
            <w:r w:rsidRPr="007C20FA">
              <w:rPr>
                <w:rFonts w:cs="Arial"/>
                <w:b/>
                <w:bCs/>
                <w:color w:val="000000"/>
                <w:szCs w:val="22"/>
              </w:rPr>
              <w:t>Description</w:t>
            </w:r>
          </w:p>
        </w:tc>
        <w:tc>
          <w:tcPr>
            <w:tcW w:w="1439" w:type="dxa"/>
            <w:shd w:val="clear" w:color="auto" w:fill="auto"/>
          </w:tcPr>
          <w:p w14:paraId="474FFADA" w14:textId="77777777" w:rsidR="00205874" w:rsidRPr="007C20FA" w:rsidRDefault="00205874" w:rsidP="00E24E03">
            <w:pPr>
              <w:rPr>
                <w:rFonts w:cs="Arial"/>
                <w:color w:val="000000"/>
                <w:szCs w:val="22"/>
              </w:rPr>
            </w:pPr>
          </w:p>
        </w:tc>
        <w:tc>
          <w:tcPr>
            <w:tcW w:w="6329" w:type="dxa"/>
            <w:shd w:val="clear" w:color="auto" w:fill="auto"/>
          </w:tcPr>
          <w:p w14:paraId="625758AE" w14:textId="77777777" w:rsidR="00205874" w:rsidRDefault="00205874" w:rsidP="00E24E03"/>
        </w:tc>
      </w:tr>
      <w:tr w:rsidR="00205874" w:rsidRPr="007C20FA" w14:paraId="3609E45B" w14:textId="77777777" w:rsidTr="00E24E03">
        <w:trPr>
          <w:trHeight w:val="20"/>
        </w:trPr>
        <w:tc>
          <w:tcPr>
            <w:tcW w:w="2546" w:type="dxa"/>
            <w:vMerge w:val="restart"/>
            <w:shd w:val="clear" w:color="auto" w:fill="D9D9D9" w:themeFill="background1" w:themeFillShade="D9"/>
            <w:hideMark/>
          </w:tcPr>
          <w:p w14:paraId="1E6DA18A" w14:textId="77777777" w:rsidR="00205874" w:rsidRDefault="00205874" w:rsidP="00E24E03">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439" w:type="dxa"/>
            <w:shd w:val="clear" w:color="auto" w:fill="auto"/>
          </w:tcPr>
          <w:p w14:paraId="6EDADB3C" w14:textId="77777777" w:rsidR="00205874" w:rsidRDefault="00205874" w:rsidP="00E24E03">
            <w:pPr>
              <w:rPr>
                <w:rFonts w:cs="Arial"/>
                <w:color w:val="000000"/>
                <w:szCs w:val="22"/>
              </w:rPr>
            </w:pPr>
            <w:r>
              <w:rPr>
                <w:rFonts w:cs="Arial"/>
                <w:color w:val="000000"/>
                <w:szCs w:val="22"/>
              </w:rPr>
              <w:t>PreC1</w:t>
            </w:r>
          </w:p>
        </w:tc>
        <w:tc>
          <w:tcPr>
            <w:tcW w:w="6329" w:type="dxa"/>
            <w:shd w:val="clear" w:color="auto" w:fill="auto"/>
          </w:tcPr>
          <w:p w14:paraId="5D197E29" w14:textId="77777777" w:rsidR="00205874" w:rsidRDefault="00205874" w:rsidP="00E24E03">
            <w:pPr>
              <w:rPr>
                <w:rFonts w:cs="Arial"/>
                <w:color w:val="000000"/>
                <w:szCs w:val="22"/>
              </w:rPr>
            </w:pPr>
            <w:r>
              <w:rPr>
                <w:rFonts w:cs="Arial"/>
                <w:color w:val="000000"/>
                <w:szCs w:val="22"/>
              </w:rPr>
              <w:t>AEIS is not disabled</w:t>
            </w:r>
          </w:p>
        </w:tc>
      </w:tr>
      <w:tr w:rsidR="00205874" w:rsidRPr="007C20FA" w14:paraId="2F1895E6" w14:textId="77777777" w:rsidTr="00E24E03">
        <w:trPr>
          <w:trHeight w:val="20"/>
        </w:trPr>
        <w:tc>
          <w:tcPr>
            <w:tcW w:w="2546" w:type="dxa"/>
            <w:vMerge/>
            <w:shd w:val="clear" w:color="auto" w:fill="D9D9D9" w:themeFill="background1" w:themeFillShade="D9"/>
          </w:tcPr>
          <w:p w14:paraId="348A3B65" w14:textId="77777777" w:rsidR="00205874" w:rsidRPr="007C20FA" w:rsidRDefault="00205874" w:rsidP="00E24E03">
            <w:pPr>
              <w:rPr>
                <w:rFonts w:cs="Arial"/>
                <w:b/>
                <w:bCs/>
                <w:color w:val="000000"/>
                <w:szCs w:val="22"/>
              </w:rPr>
            </w:pPr>
          </w:p>
        </w:tc>
        <w:tc>
          <w:tcPr>
            <w:tcW w:w="1439" w:type="dxa"/>
            <w:shd w:val="clear" w:color="auto" w:fill="auto"/>
          </w:tcPr>
          <w:p w14:paraId="36155E58" w14:textId="77777777" w:rsidR="00205874" w:rsidRDefault="00205874" w:rsidP="00E24E03">
            <w:pPr>
              <w:rPr>
                <w:rFonts w:cs="Arial"/>
                <w:color w:val="000000"/>
                <w:szCs w:val="22"/>
              </w:rPr>
            </w:pPr>
            <w:r>
              <w:rPr>
                <w:rFonts w:cs="Arial"/>
                <w:color w:val="000000"/>
                <w:szCs w:val="22"/>
              </w:rPr>
              <w:t>PreC2</w:t>
            </w:r>
          </w:p>
        </w:tc>
        <w:tc>
          <w:tcPr>
            <w:tcW w:w="6329" w:type="dxa"/>
            <w:shd w:val="clear" w:color="auto" w:fill="auto"/>
          </w:tcPr>
          <w:p w14:paraId="6CD128D6" w14:textId="77777777" w:rsidR="00205874" w:rsidRDefault="00205874" w:rsidP="00E24E03">
            <w:pPr>
              <w:rPr>
                <w:rFonts w:cs="Arial"/>
                <w:color w:val="000000"/>
                <w:szCs w:val="22"/>
              </w:rPr>
            </w:pPr>
            <w:r>
              <w:rPr>
                <w:rFonts w:cs="Arial"/>
                <w:color w:val="000000"/>
                <w:szCs w:val="22"/>
              </w:rPr>
              <w:t>Engine is running</w:t>
            </w:r>
          </w:p>
        </w:tc>
      </w:tr>
      <w:tr w:rsidR="00205874" w:rsidRPr="007C20FA" w14:paraId="7DF93D8B" w14:textId="77777777" w:rsidTr="00E24E03">
        <w:trPr>
          <w:trHeight w:val="20"/>
        </w:trPr>
        <w:tc>
          <w:tcPr>
            <w:tcW w:w="2546" w:type="dxa"/>
            <w:vMerge w:val="restart"/>
            <w:shd w:val="clear" w:color="auto" w:fill="D9D9D9" w:themeFill="background1" w:themeFillShade="D9"/>
          </w:tcPr>
          <w:p w14:paraId="5D3B71A5" w14:textId="77777777" w:rsidR="00205874" w:rsidRDefault="00205874" w:rsidP="00E24E03">
            <w:pPr>
              <w:rPr>
                <w:rFonts w:cs="Arial"/>
                <w:b/>
                <w:bCs/>
                <w:color w:val="000000"/>
                <w:szCs w:val="22"/>
              </w:rPr>
            </w:pPr>
            <w:r>
              <w:rPr>
                <w:rFonts w:cs="Arial"/>
                <w:b/>
                <w:bCs/>
                <w:color w:val="000000"/>
                <w:szCs w:val="22"/>
              </w:rPr>
              <w:t>Triggers</w:t>
            </w:r>
          </w:p>
        </w:tc>
        <w:tc>
          <w:tcPr>
            <w:tcW w:w="1439" w:type="dxa"/>
            <w:shd w:val="clear" w:color="auto" w:fill="auto"/>
          </w:tcPr>
          <w:p w14:paraId="4C839FA8" w14:textId="77777777" w:rsidR="00205874" w:rsidRDefault="00205874" w:rsidP="00E24E03">
            <w:pPr>
              <w:rPr>
                <w:rFonts w:cs="Arial"/>
                <w:color w:val="000000"/>
                <w:szCs w:val="22"/>
              </w:rPr>
            </w:pPr>
            <w:r>
              <w:rPr>
                <w:rFonts w:cs="Arial"/>
                <w:color w:val="000000"/>
                <w:szCs w:val="22"/>
              </w:rPr>
              <w:t>T1</w:t>
            </w:r>
          </w:p>
        </w:tc>
        <w:tc>
          <w:tcPr>
            <w:tcW w:w="6329" w:type="dxa"/>
            <w:shd w:val="clear" w:color="auto" w:fill="auto"/>
          </w:tcPr>
          <w:p w14:paraId="7090CC44" w14:textId="77777777" w:rsidR="00205874" w:rsidRDefault="00205874" w:rsidP="00E24E03">
            <w:pPr>
              <w:rPr>
                <w:rFonts w:cs="Arial"/>
                <w:color w:val="000000"/>
                <w:szCs w:val="22"/>
              </w:rPr>
            </w:pPr>
            <w:r>
              <w:rPr>
                <w:rFonts w:cs="Arial"/>
                <w:color w:val="000000"/>
                <w:szCs w:val="22"/>
              </w:rPr>
              <w:t>Input Signal Fault is Detected</w:t>
            </w:r>
          </w:p>
        </w:tc>
      </w:tr>
      <w:tr w:rsidR="00205874" w:rsidRPr="007C20FA" w14:paraId="3DE003C2" w14:textId="77777777" w:rsidTr="00E24E03">
        <w:trPr>
          <w:trHeight w:val="20"/>
        </w:trPr>
        <w:tc>
          <w:tcPr>
            <w:tcW w:w="2546" w:type="dxa"/>
            <w:vMerge/>
            <w:shd w:val="clear" w:color="auto" w:fill="D9D9D9" w:themeFill="background1" w:themeFillShade="D9"/>
          </w:tcPr>
          <w:p w14:paraId="5DBAEC9D" w14:textId="77777777" w:rsidR="00205874" w:rsidRDefault="00205874" w:rsidP="00E24E03">
            <w:pPr>
              <w:rPr>
                <w:rFonts w:cs="Arial"/>
                <w:b/>
                <w:bCs/>
                <w:color w:val="000000"/>
                <w:szCs w:val="22"/>
              </w:rPr>
            </w:pPr>
          </w:p>
        </w:tc>
        <w:tc>
          <w:tcPr>
            <w:tcW w:w="1439" w:type="dxa"/>
            <w:shd w:val="clear" w:color="auto" w:fill="auto"/>
          </w:tcPr>
          <w:p w14:paraId="67142B42" w14:textId="77777777" w:rsidR="00205874" w:rsidRDefault="00205874" w:rsidP="00E24E03">
            <w:pPr>
              <w:rPr>
                <w:rFonts w:cs="Arial"/>
                <w:color w:val="000000"/>
                <w:szCs w:val="22"/>
              </w:rPr>
            </w:pPr>
            <w:r>
              <w:rPr>
                <w:rFonts w:cs="Arial"/>
                <w:color w:val="000000"/>
                <w:szCs w:val="22"/>
              </w:rPr>
              <w:t>T2</w:t>
            </w:r>
          </w:p>
        </w:tc>
        <w:tc>
          <w:tcPr>
            <w:tcW w:w="6329" w:type="dxa"/>
            <w:shd w:val="clear" w:color="auto" w:fill="auto"/>
          </w:tcPr>
          <w:p w14:paraId="0BCC7638" w14:textId="77777777" w:rsidR="00205874" w:rsidRDefault="00205874" w:rsidP="00E24E03">
            <w:pPr>
              <w:rPr>
                <w:rFonts w:cs="Arial"/>
                <w:color w:val="000000"/>
                <w:szCs w:val="22"/>
              </w:rPr>
            </w:pPr>
            <w:r>
              <w:rPr>
                <w:rFonts w:cs="Arial"/>
                <w:color w:val="000000"/>
                <w:szCs w:val="22"/>
              </w:rPr>
              <w:t>DPF Regen Requested or</w:t>
            </w:r>
          </w:p>
        </w:tc>
      </w:tr>
      <w:tr w:rsidR="00205874" w:rsidRPr="007C20FA" w14:paraId="299A467C" w14:textId="77777777" w:rsidTr="00E24E03">
        <w:trPr>
          <w:trHeight w:val="20"/>
        </w:trPr>
        <w:tc>
          <w:tcPr>
            <w:tcW w:w="2546" w:type="dxa"/>
            <w:shd w:val="clear" w:color="auto" w:fill="D9D9D9" w:themeFill="background1" w:themeFillShade="D9"/>
          </w:tcPr>
          <w:p w14:paraId="55FCF2E8" w14:textId="77777777" w:rsidR="00205874" w:rsidRDefault="00205874" w:rsidP="00E24E03">
            <w:pPr>
              <w:rPr>
                <w:rFonts w:cs="Arial"/>
                <w:b/>
                <w:bCs/>
                <w:color w:val="000000"/>
                <w:szCs w:val="22"/>
              </w:rPr>
            </w:pPr>
            <w:r>
              <w:rPr>
                <w:rFonts w:cs="Arial"/>
                <w:b/>
                <w:bCs/>
                <w:color w:val="000000"/>
                <w:szCs w:val="22"/>
              </w:rPr>
              <w:t>Main Flow Description</w:t>
            </w:r>
          </w:p>
        </w:tc>
        <w:tc>
          <w:tcPr>
            <w:tcW w:w="1439" w:type="dxa"/>
            <w:shd w:val="clear" w:color="auto" w:fill="auto"/>
          </w:tcPr>
          <w:p w14:paraId="63FF886B" w14:textId="77777777" w:rsidR="00205874" w:rsidRDefault="00205874" w:rsidP="00E24E03">
            <w:pPr>
              <w:rPr>
                <w:rFonts w:cs="Arial"/>
                <w:color w:val="000000"/>
                <w:szCs w:val="22"/>
              </w:rPr>
            </w:pPr>
          </w:p>
        </w:tc>
        <w:tc>
          <w:tcPr>
            <w:tcW w:w="6329" w:type="dxa"/>
            <w:shd w:val="clear" w:color="auto" w:fill="auto"/>
          </w:tcPr>
          <w:p w14:paraId="5D215E6A" w14:textId="77777777" w:rsidR="00205874" w:rsidRDefault="00205874" w:rsidP="00E24E03">
            <w:pPr>
              <w:rPr>
                <w:rFonts w:cs="Arial"/>
                <w:color w:val="000000"/>
                <w:szCs w:val="22"/>
              </w:rPr>
            </w:pPr>
            <w:r>
              <w:rPr>
                <w:rFonts w:cs="Arial"/>
                <w:color w:val="000000"/>
                <w:szCs w:val="22"/>
              </w:rPr>
              <w:t>Vehicle does not shutdown automatically while in Particulate Filter Regen is active</w:t>
            </w:r>
          </w:p>
          <w:p w14:paraId="642FF7C6" w14:textId="77777777" w:rsidR="00205874" w:rsidRDefault="00205874" w:rsidP="00E24E03">
            <w:pPr>
              <w:rPr>
                <w:rFonts w:cs="Arial"/>
                <w:color w:val="000000"/>
                <w:szCs w:val="22"/>
              </w:rPr>
            </w:pPr>
            <w:r>
              <w:rPr>
                <w:rFonts w:cs="Arial"/>
                <w:color w:val="000000"/>
                <w:szCs w:val="22"/>
              </w:rPr>
              <w:t>or</w:t>
            </w:r>
          </w:p>
          <w:p w14:paraId="1F415D05" w14:textId="77777777" w:rsidR="00205874" w:rsidRDefault="00205874" w:rsidP="00E24E03">
            <w:pPr>
              <w:rPr>
                <w:rFonts w:cs="Arial"/>
                <w:color w:val="000000"/>
                <w:szCs w:val="22"/>
              </w:rPr>
            </w:pPr>
            <w:r>
              <w:rPr>
                <w:rFonts w:cs="Arial"/>
                <w:color w:val="000000"/>
                <w:szCs w:val="22"/>
              </w:rPr>
              <w:t>an Input Signal Fault is detected</w:t>
            </w:r>
          </w:p>
        </w:tc>
      </w:tr>
      <w:tr w:rsidR="00205874" w:rsidRPr="007C20FA" w14:paraId="61D41F1C" w14:textId="77777777" w:rsidTr="00E24E03">
        <w:trPr>
          <w:trHeight w:val="255"/>
        </w:trPr>
        <w:tc>
          <w:tcPr>
            <w:tcW w:w="2546" w:type="dxa"/>
            <w:shd w:val="clear" w:color="auto" w:fill="D9D9D9" w:themeFill="background1" w:themeFillShade="D9"/>
          </w:tcPr>
          <w:p w14:paraId="1E8EC955" w14:textId="77777777" w:rsidR="00205874" w:rsidRDefault="00205874" w:rsidP="00E24E03">
            <w:pPr>
              <w:rPr>
                <w:rFonts w:cs="Arial"/>
                <w:b/>
                <w:bCs/>
                <w:color w:val="000000"/>
                <w:szCs w:val="22"/>
              </w:rPr>
            </w:pPr>
            <w:r>
              <w:rPr>
                <w:rFonts w:cs="Arial"/>
                <w:b/>
                <w:bCs/>
                <w:color w:val="000000"/>
                <w:szCs w:val="22"/>
              </w:rPr>
              <w:t>Main Flow</w:t>
            </w:r>
          </w:p>
        </w:tc>
        <w:tc>
          <w:tcPr>
            <w:tcW w:w="1439" w:type="dxa"/>
            <w:shd w:val="clear" w:color="auto" w:fill="auto"/>
          </w:tcPr>
          <w:p w14:paraId="66CE83E4" w14:textId="77777777" w:rsidR="00205874" w:rsidRDefault="00205874" w:rsidP="00E24E03">
            <w:pPr>
              <w:rPr>
                <w:rFonts w:cs="Arial"/>
                <w:color w:val="000000"/>
                <w:szCs w:val="22"/>
              </w:rPr>
            </w:pPr>
            <w:r>
              <w:rPr>
                <w:rFonts w:cs="Arial"/>
                <w:color w:val="000000"/>
                <w:szCs w:val="22"/>
              </w:rPr>
              <w:t>M1</w:t>
            </w:r>
          </w:p>
        </w:tc>
        <w:tc>
          <w:tcPr>
            <w:tcW w:w="6329" w:type="dxa"/>
            <w:shd w:val="clear" w:color="auto" w:fill="auto"/>
          </w:tcPr>
          <w:p w14:paraId="1BA69CA5" w14:textId="77777777" w:rsidR="00205874" w:rsidRDefault="00205874" w:rsidP="00E24E03">
            <w:pPr>
              <w:rPr>
                <w:rFonts w:cs="Arial"/>
                <w:color w:val="000000"/>
                <w:szCs w:val="22"/>
              </w:rPr>
            </w:pPr>
            <w:r>
              <w:rPr>
                <w:rFonts w:cs="Arial"/>
                <w:color w:val="000000"/>
                <w:szCs w:val="22"/>
              </w:rPr>
              <w:t>Engine stays on</w:t>
            </w:r>
          </w:p>
        </w:tc>
      </w:tr>
    </w:tbl>
    <w:p w14:paraId="21BA65B7" w14:textId="77777777" w:rsidR="00205874" w:rsidRDefault="00205874" w:rsidP="00205874">
      <w:pPr>
        <w:pStyle w:val="BodyText"/>
        <w:rPr>
          <w:lang w:val="en-US"/>
        </w:rPr>
      </w:pPr>
    </w:p>
    <w:p w14:paraId="06DCF094" w14:textId="77777777" w:rsidR="00205874" w:rsidRPr="008F3667" w:rsidRDefault="00205874" w:rsidP="00205874">
      <w:pPr>
        <w:pStyle w:val="BodyText"/>
        <w:rPr>
          <w:lang w:val="en-US"/>
        </w:rPr>
      </w:pPr>
    </w:p>
    <w:p w14:paraId="65062219" w14:textId="77777777" w:rsidR="00205874" w:rsidRPr="0017445F" w:rsidRDefault="00205874" w:rsidP="00205874">
      <w:pPr>
        <w:pStyle w:val="REUseCase"/>
        <w:shd w:val="clear" w:color="auto" w:fill="F2F2F2" w:themeFill="background1" w:themeFillShade="F2"/>
      </w:pPr>
      <w:r>
        <w:t>UC13 Interfacing Feature Disables Idle Shutdown</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80" w:firstRow="0" w:lastRow="0" w:firstColumn="1" w:lastColumn="0" w:noHBand="0" w:noVBand="1"/>
      </w:tblPr>
      <w:tblGrid>
        <w:gridCol w:w="2546"/>
        <w:gridCol w:w="1439"/>
        <w:gridCol w:w="6329"/>
      </w:tblGrid>
      <w:tr w:rsidR="00205874" w:rsidRPr="007C20FA" w14:paraId="75559E56" w14:textId="77777777" w:rsidTr="00E24E03">
        <w:trPr>
          <w:trHeight w:val="255"/>
        </w:trPr>
        <w:tc>
          <w:tcPr>
            <w:tcW w:w="2546" w:type="dxa"/>
            <w:shd w:val="clear" w:color="auto" w:fill="D9D9D9" w:themeFill="background1" w:themeFillShade="D9"/>
            <w:hideMark/>
          </w:tcPr>
          <w:p w14:paraId="37570C19" w14:textId="77777777" w:rsidR="00205874" w:rsidRDefault="00205874" w:rsidP="00E24E03">
            <w:pPr>
              <w:rPr>
                <w:rFonts w:cs="Arial"/>
                <w:b/>
                <w:bCs/>
                <w:color w:val="000000"/>
                <w:szCs w:val="22"/>
              </w:rPr>
            </w:pPr>
            <w:r w:rsidRPr="007C20FA">
              <w:rPr>
                <w:rFonts w:cs="Arial"/>
                <w:b/>
                <w:bCs/>
                <w:color w:val="000000"/>
                <w:szCs w:val="22"/>
              </w:rPr>
              <w:t>Actors</w:t>
            </w:r>
          </w:p>
        </w:tc>
        <w:tc>
          <w:tcPr>
            <w:tcW w:w="1439" w:type="dxa"/>
            <w:shd w:val="clear" w:color="auto" w:fill="auto"/>
          </w:tcPr>
          <w:p w14:paraId="2177EDF4" w14:textId="77777777" w:rsidR="00205874" w:rsidRDefault="00205874" w:rsidP="00E24E03"/>
        </w:tc>
        <w:tc>
          <w:tcPr>
            <w:tcW w:w="6329" w:type="dxa"/>
            <w:shd w:val="clear" w:color="auto" w:fill="auto"/>
          </w:tcPr>
          <w:p w14:paraId="10F07F70" w14:textId="77777777" w:rsidR="00205874" w:rsidRDefault="00205874" w:rsidP="00E24E03">
            <w:pPr>
              <w:rPr>
                <w:rFonts w:cs="Arial"/>
                <w:color w:val="000000"/>
                <w:szCs w:val="22"/>
              </w:rPr>
            </w:pPr>
            <w:r>
              <w:rPr>
                <w:rFonts w:cs="Arial"/>
                <w:color w:val="000000"/>
                <w:szCs w:val="22"/>
              </w:rPr>
              <w:t>Driver</w:t>
            </w:r>
          </w:p>
        </w:tc>
      </w:tr>
      <w:tr w:rsidR="00205874" w:rsidRPr="007C20FA" w14:paraId="6DE52EB0" w14:textId="77777777" w:rsidTr="00E24E03">
        <w:trPr>
          <w:trHeight w:val="255"/>
        </w:trPr>
        <w:tc>
          <w:tcPr>
            <w:tcW w:w="2546" w:type="dxa"/>
            <w:shd w:val="clear" w:color="auto" w:fill="D9D9D9" w:themeFill="background1" w:themeFillShade="D9"/>
            <w:hideMark/>
          </w:tcPr>
          <w:p w14:paraId="70A84159" w14:textId="77777777" w:rsidR="00205874" w:rsidRPr="007C20FA" w:rsidRDefault="00205874" w:rsidP="00E24E03">
            <w:pPr>
              <w:rPr>
                <w:rFonts w:cs="Arial"/>
                <w:b/>
                <w:bCs/>
                <w:color w:val="000000"/>
                <w:szCs w:val="22"/>
              </w:rPr>
            </w:pPr>
            <w:r w:rsidRPr="007C20FA">
              <w:rPr>
                <w:rFonts w:cs="Arial"/>
                <w:b/>
                <w:bCs/>
                <w:color w:val="000000"/>
                <w:szCs w:val="22"/>
              </w:rPr>
              <w:t>Description</w:t>
            </w:r>
          </w:p>
        </w:tc>
        <w:tc>
          <w:tcPr>
            <w:tcW w:w="1439" w:type="dxa"/>
            <w:shd w:val="clear" w:color="auto" w:fill="auto"/>
          </w:tcPr>
          <w:p w14:paraId="01DFFA22" w14:textId="77777777" w:rsidR="00205874" w:rsidRPr="007C20FA" w:rsidRDefault="00205874" w:rsidP="00E24E03">
            <w:pPr>
              <w:rPr>
                <w:rFonts w:cs="Arial"/>
                <w:color w:val="000000"/>
                <w:szCs w:val="22"/>
              </w:rPr>
            </w:pPr>
          </w:p>
        </w:tc>
        <w:tc>
          <w:tcPr>
            <w:tcW w:w="6329" w:type="dxa"/>
            <w:shd w:val="clear" w:color="auto" w:fill="auto"/>
          </w:tcPr>
          <w:p w14:paraId="088B9524" w14:textId="77777777" w:rsidR="00205874" w:rsidRDefault="00205874" w:rsidP="00E24E03"/>
        </w:tc>
      </w:tr>
      <w:tr w:rsidR="00205874" w:rsidRPr="007C20FA" w14:paraId="7193816B" w14:textId="77777777" w:rsidTr="00E24E03">
        <w:trPr>
          <w:trHeight w:val="20"/>
        </w:trPr>
        <w:tc>
          <w:tcPr>
            <w:tcW w:w="2546" w:type="dxa"/>
            <w:vMerge w:val="restart"/>
            <w:shd w:val="clear" w:color="auto" w:fill="D9D9D9" w:themeFill="background1" w:themeFillShade="D9"/>
            <w:hideMark/>
          </w:tcPr>
          <w:p w14:paraId="0C3D1802" w14:textId="77777777" w:rsidR="00205874" w:rsidRDefault="00205874" w:rsidP="00E24E03">
            <w:pPr>
              <w:rPr>
                <w:rFonts w:cs="Arial"/>
                <w:b/>
                <w:bCs/>
                <w:color w:val="000000"/>
                <w:szCs w:val="22"/>
              </w:rPr>
            </w:pPr>
            <w:r w:rsidRPr="007C20FA">
              <w:rPr>
                <w:rFonts w:cs="Arial"/>
                <w:b/>
                <w:bCs/>
                <w:color w:val="000000"/>
                <w:szCs w:val="22"/>
              </w:rPr>
              <w:t>Precondition</w:t>
            </w:r>
            <w:r>
              <w:rPr>
                <w:rFonts w:cs="Arial"/>
                <w:b/>
                <w:bCs/>
                <w:color w:val="000000"/>
                <w:szCs w:val="22"/>
              </w:rPr>
              <w:t>s</w:t>
            </w:r>
          </w:p>
        </w:tc>
        <w:tc>
          <w:tcPr>
            <w:tcW w:w="1439" w:type="dxa"/>
            <w:shd w:val="clear" w:color="auto" w:fill="auto"/>
          </w:tcPr>
          <w:p w14:paraId="1ECEB5A8" w14:textId="77777777" w:rsidR="00205874" w:rsidRDefault="00205874" w:rsidP="00E24E03">
            <w:pPr>
              <w:rPr>
                <w:rFonts w:cs="Arial"/>
                <w:color w:val="000000"/>
                <w:szCs w:val="22"/>
              </w:rPr>
            </w:pPr>
            <w:r>
              <w:rPr>
                <w:rFonts w:cs="Arial"/>
                <w:color w:val="000000"/>
                <w:szCs w:val="22"/>
              </w:rPr>
              <w:t>PreC1</w:t>
            </w:r>
          </w:p>
        </w:tc>
        <w:tc>
          <w:tcPr>
            <w:tcW w:w="6329" w:type="dxa"/>
            <w:shd w:val="clear" w:color="auto" w:fill="auto"/>
          </w:tcPr>
          <w:p w14:paraId="7B1BB8F5" w14:textId="77777777" w:rsidR="00205874" w:rsidRDefault="00205874" w:rsidP="00E24E03">
            <w:pPr>
              <w:rPr>
                <w:rFonts w:cs="Arial"/>
                <w:color w:val="000000"/>
                <w:szCs w:val="22"/>
              </w:rPr>
            </w:pPr>
            <w:r>
              <w:rPr>
                <w:rFonts w:cs="Arial"/>
                <w:color w:val="000000"/>
                <w:szCs w:val="22"/>
              </w:rPr>
              <w:t>AEIS is not disabled</w:t>
            </w:r>
          </w:p>
        </w:tc>
      </w:tr>
      <w:tr w:rsidR="00205874" w:rsidRPr="007C20FA" w14:paraId="5F827A2A" w14:textId="77777777" w:rsidTr="00E24E03">
        <w:trPr>
          <w:trHeight w:val="20"/>
        </w:trPr>
        <w:tc>
          <w:tcPr>
            <w:tcW w:w="2546" w:type="dxa"/>
            <w:vMerge/>
            <w:shd w:val="clear" w:color="auto" w:fill="D9D9D9" w:themeFill="background1" w:themeFillShade="D9"/>
          </w:tcPr>
          <w:p w14:paraId="42D8CDCC" w14:textId="77777777" w:rsidR="00205874" w:rsidRPr="007C20FA" w:rsidRDefault="00205874" w:rsidP="00E24E03">
            <w:pPr>
              <w:rPr>
                <w:rFonts w:cs="Arial"/>
                <w:b/>
                <w:bCs/>
                <w:color w:val="000000"/>
                <w:szCs w:val="22"/>
              </w:rPr>
            </w:pPr>
          </w:p>
        </w:tc>
        <w:tc>
          <w:tcPr>
            <w:tcW w:w="1439" w:type="dxa"/>
            <w:shd w:val="clear" w:color="auto" w:fill="auto"/>
          </w:tcPr>
          <w:p w14:paraId="125BE28E" w14:textId="77777777" w:rsidR="00205874" w:rsidRDefault="00205874" w:rsidP="00E24E03">
            <w:pPr>
              <w:rPr>
                <w:rFonts w:cs="Arial"/>
                <w:color w:val="000000"/>
                <w:szCs w:val="22"/>
              </w:rPr>
            </w:pPr>
            <w:r>
              <w:rPr>
                <w:rFonts w:cs="Arial"/>
                <w:color w:val="000000"/>
                <w:szCs w:val="22"/>
              </w:rPr>
              <w:t>PreC2</w:t>
            </w:r>
          </w:p>
        </w:tc>
        <w:tc>
          <w:tcPr>
            <w:tcW w:w="6329" w:type="dxa"/>
            <w:shd w:val="clear" w:color="auto" w:fill="auto"/>
          </w:tcPr>
          <w:p w14:paraId="6A0F1416" w14:textId="77777777" w:rsidR="00205874" w:rsidRDefault="00205874" w:rsidP="00E24E03">
            <w:pPr>
              <w:rPr>
                <w:rFonts w:cs="Arial"/>
                <w:color w:val="000000"/>
                <w:szCs w:val="22"/>
              </w:rPr>
            </w:pPr>
            <w:r>
              <w:rPr>
                <w:rFonts w:cs="Arial"/>
                <w:color w:val="000000"/>
                <w:szCs w:val="22"/>
              </w:rPr>
              <w:t>Engine is running</w:t>
            </w:r>
          </w:p>
        </w:tc>
      </w:tr>
      <w:tr w:rsidR="00205874" w:rsidRPr="007C20FA" w14:paraId="5478CF08" w14:textId="77777777" w:rsidTr="00E24E03">
        <w:trPr>
          <w:trHeight w:val="20"/>
        </w:trPr>
        <w:tc>
          <w:tcPr>
            <w:tcW w:w="2546" w:type="dxa"/>
            <w:shd w:val="clear" w:color="auto" w:fill="D9D9D9" w:themeFill="background1" w:themeFillShade="D9"/>
          </w:tcPr>
          <w:p w14:paraId="2B9585DC" w14:textId="77777777" w:rsidR="00205874" w:rsidRDefault="00205874" w:rsidP="00E24E03">
            <w:pPr>
              <w:rPr>
                <w:rFonts w:cs="Arial"/>
                <w:b/>
                <w:bCs/>
                <w:color w:val="000000"/>
                <w:szCs w:val="22"/>
              </w:rPr>
            </w:pPr>
            <w:r>
              <w:rPr>
                <w:rFonts w:cs="Arial"/>
                <w:b/>
                <w:bCs/>
                <w:color w:val="000000"/>
                <w:szCs w:val="22"/>
              </w:rPr>
              <w:t>Triggers</w:t>
            </w:r>
          </w:p>
        </w:tc>
        <w:tc>
          <w:tcPr>
            <w:tcW w:w="1439" w:type="dxa"/>
            <w:shd w:val="clear" w:color="auto" w:fill="auto"/>
          </w:tcPr>
          <w:p w14:paraId="223D1247" w14:textId="77777777" w:rsidR="00205874" w:rsidRDefault="00205874" w:rsidP="00E24E03">
            <w:pPr>
              <w:rPr>
                <w:rFonts w:cs="Arial"/>
                <w:color w:val="000000"/>
                <w:szCs w:val="22"/>
              </w:rPr>
            </w:pPr>
            <w:r>
              <w:rPr>
                <w:rFonts w:cs="Arial"/>
                <w:color w:val="000000"/>
                <w:szCs w:val="22"/>
              </w:rPr>
              <w:t>PreC3</w:t>
            </w:r>
          </w:p>
        </w:tc>
        <w:tc>
          <w:tcPr>
            <w:tcW w:w="6329" w:type="dxa"/>
            <w:shd w:val="clear" w:color="auto" w:fill="auto"/>
          </w:tcPr>
          <w:p w14:paraId="1BF300F7" w14:textId="77777777" w:rsidR="00205874" w:rsidRDefault="00205874" w:rsidP="00E24E03">
            <w:pPr>
              <w:rPr>
                <w:rFonts w:cs="Arial"/>
                <w:color w:val="000000"/>
                <w:szCs w:val="22"/>
              </w:rPr>
            </w:pPr>
            <w:r>
              <w:rPr>
                <w:rFonts w:cs="Arial"/>
                <w:color w:val="000000"/>
                <w:szCs w:val="22"/>
              </w:rPr>
              <w:t>Vehicle is stationary</w:t>
            </w:r>
          </w:p>
        </w:tc>
      </w:tr>
      <w:tr w:rsidR="00205874" w:rsidRPr="007C20FA" w14:paraId="5D83BB75" w14:textId="77777777" w:rsidTr="00E24E03">
        <w:trPr>
          <w:trHeight w:val="20"/>
        </w:trPr>
        <w:tc>
          <w:tcPr>
            <w:tcW w:w="2546" w:type="dxa"/>
            <w:shd w:val="clear" w:color="auto" w:fill="D9D9D9" w:themeFill="background1" w:themeFillShade="D9"/>
          </w:tcPr>
          <w:p w14:paraId="39AB54CD" w14:textId="77777777" w:rsidR="00205874" w:rsidRDefault="00205874" w:rsidP="00E24E03">
            <w:pPr>
              <w:rPr>
                <w:rFonts w:cs="Arial"/>
                <w:b/>
                <w:bCs/>
                <w:color w:val="000000"/>
                <w:szCs w:val="22"/>
              </w:rPr>
            </w:pPr>
            <w:r>
              <w:rPr>
                <w:rFonts w:cs="Arial"/>
                <w:b/>
                <w:bCs/>
                <w:color w:val="000000"/>
                <w:szCs w:val="22"/>
              </w:rPr>
              <w:t>Triggers</w:t>
            </w:r>
          </w:p>
        </w:tc>
        <w:tc>
          <w:tcPr>
            <w:tcW w:w="1439" w:type="dxa"/>
            <w:shd w:val="clear" w:color="auto" w:fill="auto"/>
          </w:tcPr>
          <w:p w14:paraId="7CE10FB7" w14:textId="77777777" w:rsidR="00205874" w:rsidRDefault="00205874" w:rsidP="00E24E03">
            <w:pPr>
              <w:rPr>
                <w:rFonts w:cs="Arial"/>
                <w:color w:val="000000"/>
                <w:szCs w:val="22"/>
              </w:rPr>
            </w:pPr>
            <w:r>
              <w:rPr>
                <w:rFonts w:cs="Arial"/>
                <w:color w:val="000000"/>
                <w:szCs w:val="22"/>
              </w:rPr>
              <w:t>T1</w:t>
            </w:r>
          </w:p>
        </w:tc>
        <w:tc>
          <w:tcPr>
            <w:tcW w:w="6329" w:type="dxa"/>
            <w:shd w:val="clear" w:color="auto" w:fill="auto"/>
          </w:tcPr>
          <w:p w14:paraId="6124D81D" w14:textId="77777777" w:rsidR="00205874" w:rsidRDefault="00205874" w:rsidP="00E24E03">
            <w:pPr>
              <w:rPr>
                <w:rFonts w:cs="Arial"/>
                <w:color w:val="000000"/>
                <w:szCs w:val="22"/>
              </w:rPr>
            </w:pPr>
            <w:r>
              <w:rPr>
                <w:rFonts w:cs="Arial"/>
                <w:color w:val="000000"/>
                <w:szCs w:val="22"/>
              </w:rPr>
              <w:t>Feature Disable Request is Activated</w:t>
            </w:r>
          </w:p>
        </w:tc>
      </w:tr>
      <w:tr w:rsidR="00205874" w:rsidRPr="007C20FA" w14:paraId="559ED734" w14:textId="77777777" w:rsidTr="00E24E03">
        <w:trPr>
          <w:trHeight w:val="255"/>
        </w:trPr>
        <w:tc>
          <w:tcPr>
            <w:tcW w:w="2546" w:type="dxa"/>
            <w:shd w:val="clear" w:color="auto" w:fill="D9D9D9" w:themeFill="background1" w:themeFillShade="D9"/>
          </w:tcPr>
          <w:p w14:paraId="21BB5910" w14:textId="77777777" w:rsidR="00205874" w:rsidRDefault="00205874" w:rsidP="00E24E03">
            <w:pPr>
              <w:rPr>
                <w:rFonts w:cs="Arial"/>
                <w:b/>
                <w:bCs/>
                <w:color w:val="000000"/>
                <w:szCs w:val="22"/>
              </w:rPr>
            </w:pPr>
            <w:r>
              <w:rPr>
                <w:rFonts w:cs="Arial"/>
                <w:b/>
                <w:bCs/>
                <w:color w:val="000000"/>
                <w:szCs w:val="22"/>
              </w:rPr>
              <w:t>Main Flow Description</w:t>
            </w:r>
          </w:p>
        </w:tc>
        <w:tc>
          <w:tcPr>
            <w:tcW w:w="1439" w:type="dxa"/>
            <w:shd w:val="clear" w:color="auto" w:fill="auto"/>
          </w:tcPr>
          <w:p w14:paraId="2B548152" w14:textId="77777777" w:rsidR="00205874" w:rsidRDefault="00205874" w:rsidP="00E24E03">
            <w:pPr>
              <w:rPr>
                <w:rFonts w:cs="Arial"/>
                <w:color w:val="000000"/>
                <w:szCs w:val="22"/>
              </w:rPr>
            </w:pPr>
          </w:p>
        </w:tc>
        <w:tc>
          <w:tcPr>
            <w:tcW w:w="6329" w:type="dxa"/>
            <w:shd w:val="clear" w:color="auto" w:fill="auto"/>
          </w:tcPr>
          <w:p w14:paraId="63F1FDB4" w14:textId="77777777" w:rsidR="00205874" w:rsidRDefault="00205874" w:rsidP="00E24E03">
            <w:pPr>
              <w:rPr>
                <w:rFonts w:cs="Arial"/>
                <w:color w:val="000000"/>
                <w:szCs w:val="22"/>
              </w:rPr>
            </w:pPr>
            <w:r>
              <w:rPr>
                <w:rFonts w:cs="Arial"/>
                <w:color w:val="000000"/>
                <w:szCs w:val="22"/>
              </w:rPr>
              <w:t>Vehicle does not shutdown automatically while Disable Request is active</w:t>
            </w:r>
          </w:p>
        </w:tc>
      </w:tr>
      <w:tr w:rsidR="00205874" w:rsidRPr="007C20FA" w14:paraId="63B694B4" w14:textId="77777777" w:rsidTr="00E24E03">
        <w:trPr>
          <w:trHeight w:val="255"/>
        </w:trPr>
        <w:tc>
          <w:tcPr>
            <w:tcW w:w="2546" w:type="dxa"/>
            <w:shd w:val="clear" w:color="auto" w:fill="D9D9D9" w:themeFill="background1" w:themeFillShade="D9"/>
          </w:tcPr>
          <w:p w14:paraId="49B2C68C" w14:textId="77777777" w:rsidR="00205874" w:rsidRDefault="00205874" w:rsidP="00E24E03">
            <w:pPr>
              <w:rPr>
                <w:rFonts w:cs="Arial"/>
                <w:b/>
                <w:bCs/>
                <w:color w:val="000000"/>
                <w:szCs w:val="22"/>
              </w:rPr>
            </w:pPr>
            <w:r>
              <w:rPr>
                <w:rFonts w:cs="Arial"/>
                <w:b/>
                <w:bCs/>
                <w:color w:val="000000"/>
                <w:szCs w:val="22"/>
              </w:rPr>
              <w:t>Main Flow</w:t>
            </w:r>
          </w:p>
        </w:tc>
        <w:tc>
          <w:tcPr>
            <w:tcW w:w="1439" w:type="dxa"/>
            <w:shd w:val="clear" w:color="auto" w:fill="auto"/>
          </w:tcPr>
          <w:p w14:paraId="6A77CED6" w14:textId="77777777" w:rsidR="00205874" w:rsidRDefault="00205874" w:rsidP="00E24E03">
            <w:pPr>
              <w:rPr>
                <w:rFonts w:cs="Arial"/>
                <w:color w:val="000000"/>
                <w:szCs w:val="22"/>
              </w:rPr>
            </w:pPr>
            <w:r>
              <w:rPr>
                <w:rFonts w:cs="Arial"/>
                <w:color w:val="000000"/>
                <w:szCs w:val="22"/>
              </w:rPr>
              <w:t>M1</w:t>
            </w:r>
          </w:p>
        </w:tc>
        <w:tc>
          <w:tcPr>
            <w:tcW w:w="6329" w:type="dxa"/>
            <w:shd w:val="clear" w:color="auto" w:fill="auto"/>
          </w:tcPr>
          <w:p w14:paraId="1146C9C0" w14:textId="77777777" w:rsidR="00205874" w:rsidRDefault="00205874" w:rsidP="00E24E03">
            <w:pPr>
              <w:rPr>
                <w:rFonts w:cs="Arial"/>
                <w:color w:val="000000"/>
                <w:szCs w:val="22"/>
              </w:rPr>
            </w:pPr>
            <w:r>
              <w:rPr>
                <w:rFonts w:cs="Arial"/>
                <w:color w:val="000000"/>
                <w:szCs w:val="22"/>
              </w:rPr>
              <w:t>Engine stays on</w:t>
            </w:r>
          </w:p>
        </w:tc>
      </w:tr>
    </w:tbl>
    <w:p w14:paraId="6E73A1F1" w14:textId="77777777" w:rsidR="00205874" w:rsidRPr="008F3667" w:rsidRDefault="00205874" w:rsidP="00205874">
      <w:pPr>
        <w:pStyle w:val="BodyText"/>
        <w:rPr>
          <w:lang w:val="en-US"/>
        </w:rPr>
      </w:pPr>
    </w:p>
    <w:p w14:paraId="441E4E33" w14:textId="59AAD62A" w:rsidR="002F5903" w:rsidRDefault="002F5903" w:rsidP="00AC5000"/>
    <w:p w14:paraId="7CFB3FFD" w14:textId="77777777" w:rsidR="00B31CEC" w:rsidRPr="008F3667" w:rsidRDefault="00B31CEC" w:rsidP="00AE0397">
      <w:pPr>
        <w:pStyle w:val="BodyText"/>
        <w:rPr>
          <w:lang w:val="en-US"/>
        </w:rPr>
      </w:pPr>
    </w:p>
    <w:p w14:paraId="254E02FC" w14:textId="77777777" w:rsidR="00E4313B" w:rsidRDefault="00E4313B" w:rsidP="00E4313B">
      <w:pPr>
        <w:pStyle w:val="Heading2"/>
      </w:pPr>
      <w:bookmarkStart w:id="126" w:name="_Toc70700668"/>
      <w:r>
        <w:t xml:space="preserve">Driving </w:t>
      </w:r>
      <w:r w:rsidR="00F5085D">
        <w:t>and Operati</w:t>
      </w:r>
      <w:r w:rsidR="00EF6AAD">
        <w:t>on</w:t>
      </w:r>
      <w:r w:rsidR="00F5085D">
        <w:t xml:space="preserve"> </w:t>
      </w:r>
      <w:r>
        <w:t>Scenarios</w:t>
      </w:r>
      <w:bookmarkEnd w:id="126"/>
    </w:p>
    <w:p w14:paraId="5E80AE67" w14:textId="487AA00D" w:rsidR="00382D86" w:rsidRPr="00347A88" w:rsidRDefault="00382D86" w:rsidP="0005083B">
      <w:pPr>
        <w:shd w:val="clear" w:color="auto" w:fill="D6E3BC" w:themeFill="accent3" w:themeFillTint="66"/>
        <w:rPr>
          <w:rStyle w:val="SubtleEmphasis"/>
        </w:rPr>
      </w:pPr>
      <w:r w:rsidRPr="00347A88">
        <w:rPr>
          <w:rStyle w:val="SubtleEmphasis"/>
          <w:b/>
        </w:rPr>
        <w:t>#Classification:</w:t>
      </w:r>
      <w:r w:rsidRPr="00347A88">
        <w:rPr>
          <w:rStyle w:val="SubtleEmphasis"/>
        </w:rPr>
        <w:t xml:space="preserve"> </w:t>
      </w:r>
      <w:r w:rsidR="003F47F1" w:rsidRPr="00347A88">
        <w:rPr>
          <w:rStyle w:val="SubtleEmphasis"/>
        </w:rPr>
        <w:t>Optional (</w:t>
      </w:r>
      <w:r w:rsidRPr="00347A88">
        <w:rPr>
          <w:rStyle w:val="SubtleEmphasis"/>
        </w:rPr>
        <w:t>Mand</w:t>
      </w:r>
      <w:r w:rsidR="003F47F1" w:rsidRPr="00347A88">
        <w:rPr>
          <w:rStyle w:val="SubtleEmphasis"/>
        </w:rPr>
        <w:t>atory for Functional Safety)</w:t>
      </w:r>
    </w:p>
    <w:p w14:paraId="09AF9C8F" w14:textId="77777777" w:rsidR="00FF0738" w:rsidRPr="00347A88" w:rsidRDefault="00FF0738" w:rsidP="0005083B">
      <w:pPr>
        <w:shd w:val="clear" w:color="auto" w:fill="D6E3BC" w:themeFill="accent3" w:themeFillTint="66"/>
        <w:rPr>
          <w:rStyle w:val="SubtleEmphasis"/>
        </w:rPr>
      </w:pPr>
      <w:r w:rsidRPr="00347A88">
        <w:rPr>
          <w:rStyle w:val="SubtleEmphasis"/>
          <w:b/>
        </w:rPr>
        <w:t>#Functional Safety:</w:t>
      </w:r>
      <w:r w:rsidRPr="00347A88">
        <w:rPr>
          <w:rStyle w:val="SubtleEmphasis"/>
        </w:rPr>
        <w:t xml:space="preserve"> Driving and operating scenarios which impact the functionality of the feature can be used to check</w:t>
      </w:r>
      <w:r w:rsidR="0032452C" w:rsidRPr="00347A88">
        <w:rPr>
          <w:rStyle w:val="SubtleEmphasis"/>
        </w:rPr>
        <w:t>,</w:t>
      </w:r>
      <w:r w:rsidRPr="00347A88">
        <w:rPr>
          <w:rStyle w:val="SubtleEmphasis"/>
        </w:rPr>
        <w:t xml:space="preserve"> if the situation analysis in the HARA is complete</w:t>
      </w:r>
    </w:p>
    <w:p w14:paraId="3115C615" w14:textId="011F8FA1" w:rsidR="003A1F2F" w:rsidRPr="00347A88" w:rsidRDefault="003A1F2F" w:rsidP="0005083B">
      <w:pPr>
        <w:shd w:val="clear" w:color="auto" w:fill="D6E3BC" w:themeFill="accent3" w:themeFillTint="66"/>
        <w:rPr>
          <w:rStyle w:val="SubtleEmphasis"/>
        </w:rPr>
      </w:pPr>
      <w:r w:rsidRPr="00347A88">
        <w:rPr>
          <w:rStyle w:val="SubtleEmphasis"/>
          <w:b/>
        </w:rPr>
        <w:t xml:space="preserve">#Link: </w:t>
      </w:r>
      <w:hyperlink r:id="rId32" w:history="1">
        <w:r w:rsidRPr="00DE5C04">
          <w:rPr>
            <w:rStyle w:val="SubtleEmphasis"/>
            <w:color w:val="0000FF"/>
          </w:rPr>
          <w:t>RE Wiki</w:t>
        </w:r>
        <w:r w:rsidR="00203F7F" w:rsidRPr="00DE5C04">
          <w:rPr>
            <w:rStyle w:val="SubtleEmphasis"/>
            <w:color w:val="0000FF"/>
          </w:rPr>
          <w:t xml:space="preserve"> – Driving Scenarios</w:t>
        </w:r>
      </w:hyperlink>
    </w:p>
    <w:p w14:paraId="7F67D667" w14:textId="77777777" w:rsidR="009D2039" w:rsidRDefault="009D2039" w:rsidP="009D2039"/>
    <w:p w14:paraId="2C301CD9" w14:textId="21554EFE" w:rsidR="003258EE" w:rsidRDefault="003258EE" w:rsidP="003258EE">
      <w:pPr>
        <w:pStyle w:val="REScenario"/>
        <w:shd w:val="clear" w:color="auto" w:fill="F2F2F2" w:themeFill="background1" w:themeFillShade="F2"/>
      </w:pPr>
      <w:r>
        <w:t>Generic Feature Scenario</w:t>
      </w:r>
    </w:p>
    <w:p w14:paraId="0C61D80B" w14:textId="77777777" w:rsidR="009D2039" w:rsidRDefault="009D2039" w:rsidP="009D2039">
      <w:r>
        <w:t>Description of the scenario in the Documentation field on the Feature Scenario Diagram.</w:t>
      </w:r>
    </w:p>
    <w:p w14:paraId="36FECE10" w14:textId="77777777" w:rsidR="009D2039" w:rsidRDefault="009D2039" w:rsidP="009D2039">
      <w:pPr>
        <w:overflowPunct/>
        <w:autoSpaceDE/>
        <w:autoSpaceDN/>
        <w:adjustRightInd/>
        <w:spacing w:after="100" w:afterAutospacing="1"/>
        <w:jc w:val="center"/>
        <w:textAlignment w:val="auto"/>
        <w:rPr>
          <w:rFonts w:cs="Arial"/>
          <w:noProof/>
        </w:rPr>
      </w:pPr>
      <w:r>
        <w:rPr>
          <w:noProof/>
        </w:rPr>
        <w:drawing>
          <wp:inline distT="0" distB="0" distL="0" distR="0" wp14:anchorId="6A29E2F3" wp14:editId="63F47E55">
            <wp:extent cx="4743450" cy="1143000"/>
            <wp:effectExtent l="0" t="0" r="0" b="0"/>
            <wp:docPr id="12" name="Picture 250979252.jpg" descr="2509792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50979252.jpg"/>
                    <pic:cNvPicPr/>
                  </pic:nvPicPr>
                  <pic:blipFill>
                    <a:blip r:embed="rId33" cstate="print"/>
                    <a:stretch>
                      <a:fillRect/>
                    </a:stretch>
                  </pic:blipFill>
                  <pic:spPr>
                    <a:xfrm>
                      <a:off x="0" y="0"/>
                      <a:ext cx="4743450" cy="1143000"/>
                    </a:xfrm>
                    <a:prstGeom prst="rect">
                      <a:avLst/>
                    </a:prstGeom>
                  </pic:spPr>
                </pic:pic>
              </a:graphicData>
            </a:graphic>
          </wp:inline>
        </w:drawing>
      </w:r>
    </w:p>
    <w:p w14:paraId="3EE4F3FC" w14:textId="77777777" w:rsidR="009D2039" w:rsidRPr="00C5093E" w:rsidRDefault="009D2039" w:rsidP="009D2039">
      <w:pPr>
        <w:overflowPunct/>
        <w:autoSpaceDE/>
        <w:autoSpaceDN/>
        <w:adjustRightInd/>
        <w:spacing w:before="100" w:beforeAutospacing="1" w:after="100" w:afterAutospacing="1"/>
        <w:jc w:val="center"/>
        <w:textAlignment w:val="auto"/>
        <w:rPr>
          <w:rFonts w:cs="Arial"/>
        </w:rPr>
      </w:pPr>
      <w:r>
        <w:rPr>
          <w:noProof/>
        </w:rPr>
        <w:lastRenderedPageBreak/>
        <w:drawing>
          <wp:inline distT="0" distB="0" distL="0" distR="0" wp14:anchorId="359F7EF6" wp14:editId="42D6756A">
            <wp:extent cx="6466205" cy="7104500"/>
            <wp:effectExtent l="0" t="0" r="0" b="0"/>
            <wp:docPr id="14" name="Picture -1636186740.jpg" descr="-16361867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636186740.jpg"/>
                    <pic:cNvPicPr/>
                  </pic:nvPicPr>
                  <pic:blipFill>
                    <a:blip r:embed="rId34" cstate="print"/>
                    <a:stretch>
                      <a:fillRect/>
                    </a:stretch>
                  </pic:blipFill>
                  <pic:spPr>
                    <a:xfrm>
                      <a:off x="0" y="0"/>
                      <a:ext cx="6466205" cy="7104500"/>
                    </a:xfrm>
                    <a:prstGeom prst="rect">
                      <a:avLst/>
                    </a:prstGeom>
                  </pic:spPr>
                </pic:pic>
              </a:graphicData>
            </a:graphic>
          </wp:inline>
        </w:drawing>
      </w:r>
    </w:p>
    <w:tbl>
      <w:tblPr>
        <w:tblW w:w="10399" w:type="dxa"/>
        <w:tblLayout w:type="fixed"/>
        <w:tblCellMar>
          <w:left w:w="115" w:type="dxa"/>
          <w:right w:w="115" w:type="dxa"/>
        </w:tblCellMar>
        <w:tblLook w:val="04A0" w:firstRow="1" w:lastRow="0" w:firstColumn="1" w:lastColumn="0" w:noHBand="0" w:noVBand="1"/>
      </w:tblPr>
      <w:tblGrid>
        <w:gridCol w:w="1008"/>
        <w:gridCol w:w="9391"/>
      </w:tblGrid>
      <w:tr w:rsidR="009D2039" w14:paraId="249C44BC" w14:textId="77777777" w:rsidTr="009D2039">
        <w:tc>
          <w:tcPr>
            <w:tcW w:w="10399" w:type="dxa"/>
            <w:gridSpan w:val="2"/>
            <w:shd w:val="clear" w:color="auto" w:fill="D9D9D9" w:themeFill="background1" w:themeFillShade="D9"/>
          </w:tcPr>
          <w:p w14:paraId="00AA6974" w14:textId="77777777" w:rsidR="009D2039" w:rsidRPr="00A90FF5" w:rsidRDefault="009D2039" w:rsidP="009D2039">
            <w:pPr>
              <w:rPr>
                <w:b/>
              </w:rPr>
            </w:pPr>
            <w:r w:rsidRPr="00A90FF5">
              <w:rPr>
                <w:b/>
              </w:rPr>
              <w:t>Flow of Actions</w:t>
            </w:r>
          </w:p>
        </w:tc>
      </w:tr>
      <w:tr w:rsidR="009D2039" w14:paraId="6E161518" w14:textId="77777777" w:rsidTr="009D2039">
        <w:tc>
          <w:tcPr>
            <w:tcW w:w="1008" w:type="dxa"/>
          </w:tcPr>
          <w:p w14:paraId="64C91BAB" w14:textId="77777777" w:rsidR="009D2039" w:rsidRDefault="009D2039" w:rsidP="009D2039">
            <w:r>
              <w:t>1</w:t>
            </w:r>
          </w:p>
        </w:tc>
        <w:tc>
          <w:tcPr>
            <w:tcW w:w="9391" w:type="dxa"/>
          </w:tcPr>
          <w:p w14:paraId="12375836" w14:textId="77777777" w:rsidR="009D2039" w:rsidRDefault="009D2039" w:rsidP="009D2039">
            <w:r>
              <w:t>Vehicle is Stationary and Engine ON</w:t>
            </w:r>
          </w:p>
        </w:tc>
      </w:tr>
      <w:tr w:rsidR="009D2039" w14:paraId="3266AE14" w14:textId="77777777" w:rsidTr="009D2039">
        <w:tc>
          <w:tcPr>
            <w:tcW w:w="1008" w:type="dxa"/>
          </w:tcPr>
          <w:p w14:paraId="67207305" w14:textId="77777777" w:rsidR="009D2039" w:rsidRDefault="009D2039" w:rsidP="009D2039">
            <w:r>
              <w:t>2</w:t>
            </w:r>
          </w:p>
        </w:tc>
        <w:tc>
          <w:tcPr>
            <w:tcW w:w="9391" w:type="dxa"/>
          </w:tcPr>
          <w:p w14:paraId="62E97CD4" w14:textId="77777777" w:rsidR="009D2039" w:rsidRDefault="009D2039" w:rsidP="009D2039">
            <w:r>
              <w:t>Driver shows intent to drive</w:t>
            </w:r>
          </w:p>
        </w:tc>
      </w:tr>
      <w:tr w:rsidR="009D2039" w14:paraId="2BFC2299" w14:textId="77777777" w:rsidTr="009D2039">
        <w:tc>
          <w:tcPr>
            <w:tcW w:w="1008" w:type="dxa"/>
          </w:tcPr>
          <w:p w14:paraId="2830FFAC" w14:textId="77777777" w:rsidR="009D2039" w:rsidRDefault="009D2039" w:rsidP="009D2039">
            <w:r>
              <w:t>3</w:t>
            </w:r>
          </w:p>
        </w:tc>
        <w:tc>
          <w:tcPr>
            <w:tcW w:w="9391" w:type="dxa"/>
          </w:tcPr>
          <w:p w14:paraId="7ACD2B1E" w14:textId="77777777" w:rsidR="009D2039" w:rsidRDefault="009D2039" w:rsidP="009D2039">
            <w:r>
              <w:t>Shutdown Timer is Reset</w:t>
            </w:r>
          </w:p>
        </w:tc>
      </w:tr>
      <w:tr w:rsidR="009D2039" w14:paraId="6535582A" w14:textId="77777777" w:rsidTr="009D2039">
        <w:tc>
          <w:tcPr>
            <w:tcW w:w="1008" w:type="dxa"/>
          </w:tcPr>
          <w:p w14:paraId="02C81570" w14:textId="77777777" w:rsidR="009D2039" w:rsidRDefault="009D2039" w:rsidP="009D2039">
            <w:r>
              <w:t>4</w:t>
            </w:r>
          </w:p>
        </w:tc>
        <w:tc>
          <w:tcPr>
            <w:tcW w:w="9391" w:type="dxa"/>
          </w:tcPr>
          <w:p w14:paraId="50EB1299" w14:textId="77777777" w:rsidR="009D2039" w:rsidRDefault="009D2039" w:rsidP="009D2039">
            <w:r>
              <w:t>Engine Remains On</w:t>
            </w:r>
          </w:p>
        </w:tc>
      </w:tr>
      <w:tr w:rsidR="009D2039" w14:paraId="0B1D6165" w14:textId="77777777" w:rsidTr="009D2039">
        <w:tc>
          <w:tcPr>
            <w:tcW w:w="1008" w:type="dxa"/>
          </w:tcPr>
          <w:p w14:paraId="4A843945" w14:textId="77777777" w:rsidR="009D2039" w:rsidRDefault="009D2039" w:rsidP="009D2039">
            <w:r>
              <w:t>5</w:t>
            </w:r>
          </w:p>
        </w:tc>
        <w:tc>
          <w:tcPr>
            <w:tcW w:w="9391" w:type="dxa"/>
          </w:tcPr>
          <w:p w14:paraId="4D95E920" w14:textId="77777777" w:rsidR="009D2039" w:rsidRDefault="009D2039" w:rsidP="009D2039">
            <w:r>
              <w:t>Driver does not interact with vehicle in any way for 30 mins</w:t>
            </w:r>
          </w:p>
        </w:tc>
      </w:tr>
      <w:tr w:rsidR="009D2039" w14:paraId="553985F9" w14:textId="77777777" w:rsidTr="009D2039">
        <w:tc>
          <w:tcPr>
            <w:tcW w:w="1008" w:type="dxa"/>
          </w:tcPr>
          <w:p w14:paraId="012E2155" w14:textId="77777777" w:rsidR="009D2039" w:rsidRDefault="009D2039" w:rsidP="009D2039">
            <w:r>
              <w:t>6</w:t>
            </w:r>
          </w:p>
        </w:tc>
        <w:tc>
          <w:tcPr>
            <w:tcW w:w="9391" w:type="dxa"/>
          </w:tcPr>
          <w:p w14:paraId="61C171D9" w14:textId="77777777" w:rsidR="009D2039" w:rsidRDefault="009D2039" w:rsidP="009D2039">
            <w:r>
              <w:t>Impending Shutdown Message appears on Cluster</w:t>
            </w:r>
          </w:p>
        </w:tc>
      </w:tr>
      <w:tr w:rsidR="009D2039" w14:paraId="18E5F668" w14:textId="77777777" w:rsidTr="009D2039">
        <w:tc>
          <w:tcPr>
            <w:tcW w:w="1008" w:type="dxa"/>
          </w:tcPr>
          <w:p w14:paraId="1AD5753B" w14:textId="77777777" w:rsidR="009D2039" w:rsidRDefault="009D2039" w:rsidP="009D2039">
            <w:r>
              <w:t>7</w:t>
            </w:r>
          </w:p>
        </w:tc>
        <w:tc>
          <w:tcPr>
            <w:tcW w:w="9391" w:type="dxa"/>
          </w:tcPr>
          <w:p w14:paraId="09FF0EC3" w14:textId="77777777" w:rsidR="009D2039" w:rsidRDefault="009D2039" w:rsidP="009D2039">
            <w:r>
              <w:t>External Feature Requests Extended Idle</w:t>
            </w:r>
          </w:p>
        </w:tc>
      </w:tr>
      <w:tr w:rsidR="009D2039" w14:paraId="2CD7BEF2" w14:textId="77777777" w:rsidTr="009D2039">
        <w:tc>
          <w:tcPr>
            <w:tcW w:w="1008" w:type="dxa"/>
          </w:tcPr>
          <w:p w14:paraId="492AA3A9" w14:textId="77777777" w:rsidR="009D2039" w:rsidRDefault="009D2039" w:rsidP="009D2039">
            <w:r>
              <w:t>8</w:t>
            </w:r>
          </w:p>
        </w:tc>
        <w:tc>
          <w:tcPr>
            <w:tcW w:w="9391" w:type="dxa"/>
          </w:tcPr>
          <w:p w14:paraId="03D566DC" w14:textId="77777777" w:rsidR="009D2039" w:rsidRDefault="009D2039" w:rsidP="009D2039">
            <w:r>
              <w:t>Driver Disables Feature in Vehicle Settings</w:t>
            </w:r>
          </w:p>
        </w:tc>
      </w:tr>
    </w:tbl>
    <w:p w14:paraId="2B5CECF2" w14:textId="77777777" w:rsidR="006E4413" w:rsidRPr="002573C6" w:rsidRDefault="006E4413" w:rsidP="007E0B71">
      <w:pPr>
        <w:pStyle w:val="BodyText"/>
        <w:keepNext w:val="0"/>
      </w:pPr>
    </w:p>
    <w:p w14:paraId="26FAC72C" w14:textId="77777777" w:rsidR="008736C6" w:rsidRDefault="008736C6" w:rsidP="008736C6">
      <w:pPr>
        <w:pStyle w:val="Heading2"/>
      </w:pPr>
      <w:bookmarkStart w:id="127" w:name="_Toc70700669"/>
      <w:r>
        <w:lastRenderedPageBreak/>
        <w:t>Decision Tables</w:t>
      </w:r>
      <w:bookmarkEnd w:id="127"/>
    </w:p>
    <w:p w14:paraId="7DB7B2DB" w14:textId="77777777" w:rsidR="0032452C" w:rsidRPr="00347A88" w:rsidRDefault="00845E88" w:rsidP="0005083B">
      <w:pPr>
        <w:shd w:val="clear" w:color="auto" w:fill="D6E3BC" w:themeFill="accent3" w:themeFillTint="66"/>
        <w:rPr>
          <w:rStyle w:val="SubtleEmphasis"/>
        </w:rPr>
      </w:pPr>
      <w:r w:rsidRPr="00347A88">
        <w:rPr>
          <w:rStyle w:val="SubtleEmphasis"/>
          <w:b/>
        </w:rPr>
        <w:t>#Classification</w:t>
      </w:r>
      <w:r w:rsidR="0032452C" w:rsidRPr="00347A88">
        <w:rPr>
          <w:rStyle w:val="SubtleEmphasis"/>
          <w:b/>
        </w:rPr>
        <w:t>:</w:t>
      </w:r>
      <w:r w:rsidR="0032452C" w:rsidRPr="00347A88">
        <w:rPr>
          <w:rStyle w:val="SubtleEmphasis"/>
        </w:rPr>
        <w:t xml:space="preserve"> Optional</w:t>
      </w:r>
    </w:p>
    <w:p w14:paraId="0B556D87" w14:textId="32D5C398" w:rsidR="0032452C" w:rsidRPr="00347A88" w:rsidRDefault="0032452C" w:rsidP="0005083B">
      <w:pPr>
        <w:shd w:val="clear" w:color="auto" w:fill="D6E3BC" w:themeFill="accent3" w:themeFillTint="66"/>
        <w:rPr>
          <w:rStyle w:val="SubtleEmphasis"/>
        </w:rPr>
      </w:pPr>
      <w:r w:rsidRPr="00347A88">
        <w:rPr>
          <w:rStyle w:val="SubtleEmphasis"/>
          <w:b/>
        </w:rPr>
        <w:t>#Link:</w:t>
      </w:r>
      <w:r w:rsidRPr="00347A88">
        <w:rPr>
          <w:rStyle w:val="SubtleEmphasis"/>
        </w:rPr>
        <w:t xml:space="preserve"> </w:t>
      </w:r>
      <w:hyperlink r:id="rId35" w:history="1">
        <w:r w:rsidRPr="00DE5C04">
          <w:rPr>
            <w:rStyle w:val="SubtleEmphasis"/>
            <w:color w:val="0000FF"/>
          </w:rPr>
          <w:t>RE Wiki</w:t>
        </w:r>
        <w:r w:rsidR="00203F7F" w:rsidRPr="00DE5C04">
          <w:rPr>
            <w:rStyle w:val="SubtleEmphasis"/>
            <w:color w:val="0000FF"/>
          </w:rPr>
          <w:t xml:space="preserve"> – Decision Tables</w:t>
        </w:r>
      </w:hyperlink>
      <w:r w:rsidRPr="00347A88">
        <w:rPr>
          <w:rStyle w:val="SubtleEmphasis"/>
        </w:rPr>
        <w:t>.</w:t>
      </w:r>
    </w:p>
    <w:p w14:paraId="67579228" w14:textId="767A8E3A" w:rsidR="003036CD" w:rsidRPr="00347A88" w:rsidRDefault="0032452C" w:rsidP="0005083B">
      <w:pPr>
        <w:shd w:val="clear" w:color="auto" w:fill="D6E3BC" w:themeFill="accent3" w:themeFillTint="66"/>
        <w:rPr>
          <w:rStyle w:val="SubtleEmphasis"/>
        </w:rPr>
      </w:pPr>
      <w:r w:rsidRPr="00347A88">
        <w:rPr>
          <w:rStyle w:val="SubtleEmphasis"/>
          <w:b/>
        </w:rPr>
        <w:t>#Hint</w:t>
      </w:r>
      <w:r w:rsidR="00845E88" w:rsidRPr="00347A88">
        <w:rPr>
          <w:rStyle w:val="SubtleEmphasis"/>
          <w:b/>
        </w:rPr>
        <w:t>:</w:t>
      </w:r>
      <w:r w:rsidR="00845E88" w:rsidRPr="00347A88">
        <w:rPr>
          <w:rStyle w:val="SubtleEmphasis"/>
        </w:rPr>
        <w:t xml:space="preserve"> </w:t>
      </w:r>
      <w:r w:rsidR="00C3131F" w:rsidRPr="00347A88">
        <w:rPr>
          <w:rStyle w:val="SubtleEmphasis"/>
        </w:rPr>
        <w:t xml:space="preserve">Use decision table, if </w:t>
      </w:r>
      <w:r w:rsidR="000D2EC1" w:rsidRPr="00347A88">
        <w:rPr>
          <w:rStyle w:val="SubtleEmphasis"/>
        </w:rPr>
        <w:t xml:space="preserve">behavior is not state based (in that case prefer state chart from ch. </w:t>
      </w:r>
      <w:r w:rsidR="000D2EC1" w:rsidRPr="00347A88">
        <w:rPr>
          <w:rStyle w:val="SubtleEmphasis"/>
        </w:rPr>
        <w:fldChar w:fldCharType="begin"/>
      </w:r>
      <w:r w:rsidR="000D2EC1" w:rsidRPr="00347A88">
        <w:rPr>
          <w:rStyle w:val="SubtleEmphasis"/>
        </w:rPr>
        <w:instrText xml:space="preserve"> REF _Ref453344424 \r \h  \* MERGEFORMAT </w:instrText>
      </w:r>
      <w:r w:rsidR="000D2EC1" w:rsidRPr="00347A88">
        <w:rPr>
          <w:rStyle w:val="SubtleEmphasis"/>
        </w:rPr>
      </w:r>
      <w:r w:rsidR="000D2EC1" w:rsidRPr="00347A88">
        <w:rPr>
          <w:rStyle w:val="SubtleEmphasis"/>
        </w:rPr>
        <w:fldChar w:fldCharType="separate"/>
      </w:r>
      <w:r w:rsidR="002F02E1">
        <w:rPr>
          <w:rStyle w:val="SubtleEmphasis"/>
        </w:rPr>
        <w:t>4.1</w:t>
      </w:r>
      <w:r w:rsidR="000D2EC1" w:rsidRPr="00347A88">
        <w:rPr>
          <w:rStyle w:val="SubtleEmphasis"/>
        </w:rPr>
        <w:fldChar w:fldCharType="end"/>
      </w:r>
      <w:r w:rsidR="000D2EC1" w:rsidRPr="00347A88">
        <w:rPr>
          <w:rStyle w:val="SubtleEmphasis"/>
        </w:rPr>
        <w:t>) and based purely on current inputs.</w:t>
      </w:r>
    </w:p>
    <w:p w14:paraId="04B7390D" w14:textId="77777777" w:rsidR="009D2039" w:rsidRDefault="009D2039" w:rsidP="009D2039">
      <w:pPr>
        <w:rPr>
          <w:i/>
          <w:color w:val="7F7F7F" w:themeColor="text1" w:themeTint="80"/>
        </w:rPr>
      </w:pPr>
    </w:p>
    <w:p w14:paraId="3090B55E" w14:textId="472520F4" w:rsidR="009D2039" w:rsidRDefault="009D2039" w:rsidP="009A277F">
      <w:pPr>
        <w:rPr>
          <w:i/>
          <w:color w:val="7F7F7F" w:themeColor="text1" w:themeTint="80"/>
        </w:rPr>
      </w:pPr>
      <w:r w:rsidRPr="00233789">
        <w:rPr>
          <w:i/>
          <w:color w:val="7F7F7F" w:themeColor="text1" w:themeTint="80"/>
        </w:rPr>
        <w:t>Not sup</w:t>
      </w:r>
      <w:r>
        <w:rPr>
          <w:i/>
          <w:color w:val="7F7F7F" w:themeColor="text1" w:themeTint="80"/>
        </w:rPr>
        <w:t>ported by</w:t>
      </w:r>
      <w:r w:rsidRPr="00233789">
        <w:rPr>
          <w:i/>
          <w:color w:val="7F7F7F" w:themeColor="text1" w:themeTint="80"/>
        </w:rPr>
        <w:t xml:space="preserve"> MagicDraw report generation.</w:t>
      </w:r>
      <w:bookmarkEnd w:id="105"/>
      <w:bookmarkEnd w:id="106"/>
      <w:bookmarkEnd w:id="107"/>
    </w:p>
    <w:p w14:paraId="3E872CFE" w14:textId="77777777" w:rsidR="0027671B" w:rsidRDefault="00D808DC" w:rsidP="0027671B">
      <w:pPr>
        <w:pStyle w:val="Heading1"/>
      </w:pPr>
      <w:bookmarkStart w:id="128" w:name="_Ref300051457"/>
      <w:bookmarkStart w:id="129" w:name="_Toc397081459"/>
      <w:bookmarkStart w:id="130" w:name="_Ref357774543"/>
      <w:bookmarkStart w:id="131" w:name="_Toc70700670"/>
      <w:r>
        <w:lastRenderedPageBreak/>
        <w:t>Feature Requirements</w:t>
      </w:r>
      <w:bookmarkEnd w:id="128"/>
      <w:bookmarkEnd w:id="129"/>
      <w:bookmarkEnd w:id="130"/>
      <w:bookmarkEnd w:id="131"/>
    </w:p>
    <w:p w14:paraId="40C340F0" w14:textId="77777777" w:rsidR="001A72A2" w:rsidRPr="00347A88" w:rsidRDefault="001A72A2" w:rsidP="0005083B">
      <w:pPr>
        <w:shd w:val="clear" w:color="auto" w:fill="D6E3BC" w:themeFill="accent3" w:themeFillTint="66"/>
        <w:rPr>
          <w:rStyle w:val="SubtleEmphasis"/>
        </w:rPr>
      </w:pPr>
      <w:r w:rsidRPr="00347A88">
        <w:rPr>
          <w:rStyle w:val="SubtleEmphasis"/>
          <w:b/>
        </w:rPr>
        <w:t>#Functional Safety:</w:t>
      </w:r>
      <w:r w:rsidRPr="00347A88">
        <w:rPr>
          <w:rStyle w:val="SubtleEmphasis"/>
        </w:rPr>
        <w:t xml:space="preserve"> In general, safety requirements are not listed here. However, it is possible that later in the development process, a non-safety requirement becomes a safety requirement. In such a case it may remain on this list.</w:t>
      </w:r>
    </w:p>
    <w:p w14:paraId="1D9EFCA6" w14:textId="56AF3969" w:rsidR="00685B00" w:rsidRPr="00347A88" w:rsidRDefault="006955B0" w:rsidP="0005083B">
      <w:pPr>
        <w:shd w:val="clear" w:color="auto" w:fill="D6E3BC" w:themeFill="accent3" w:themeFillTint="66"/>
        <w:rPr>
          <w:rStyle w:val="SubtleEmphasis"/>
        </w:rPr>
      </w:pPr>
      <w:r w:rsidRPr="00347A88">
        <w:rPr>
          <w:rStyle w:val="SubtleEmphasis"/>
          <w:b/>
        </w:rPr>
        <w:t>#Link:</w:t>
      </w:r>
      <w:r w:rsidRPr="00347A88">
        <w:rPr>
          <w:rStyle w:val="SubtleEmphasis"/>
        </w:rPr>
        <w:t xml:space="preserve"> </w:t>
      </w:r>
      <w:hyperlink r:id="rId36" w:history="1">
        <w:r w:rsidR="004B4C12" w:rsidRPr="00DE5C04">
          <w:rPr>
            <w:rStyle w:val="SubtleEmphasis"/>
            <w:color w:val="0000FF"/>
          </w:rPr>
          <w:t>RE Wiki</w:t>
        </w:r>
        <w:r w:rsidR="00DF32D8" w:rsidRPr="00DE5C04">
          <w:rPr>
            <w:rStyle w:val="SubtleEmphasis"/>
            <w:color w:val="0000FF"/>
          </w:rPr>
          <w:t xml:space="preserve"> – </w:t>
        </w:r>
        <w:r w:rsidRPr="00DE5C04">
          <w:rPr>
            <w:rStyle w:val="SubtleEmphasis"/>
            <w:color w:val="0000FF"/>
          </w:rPr>
          <w:t>H</w:t>
        </w:r>
        <w:r w:rsidR="004B4C12" w:rsidRPr="00DE5C04">
          <w:rPr>
            <w:rStyle w:val="SubtleEmphasis"/>
            <w:color w:val="0000FF"/>
          </w:rPr>
          <w:t>ow to write good requirements</w:t>
        </w:r>
      </w:hyperlink>
      <w:r w:rsidR="004B4C12" w:rsidRPr="00347A88">
        <w:rPr>
          <w:rStyle w:val="SubtleEmphasis"/>
        </w:rPr>
        <w:t>.</w:t>
      </w:r>
    </w:p>
    <w:p w14:paraId="33B3941C" w14:textId="717844BB" w:rsidR="0027671B" w:rsidRPr="00DB37A1" w:rsidRDefault="000C3C3D" w:rsidP="00094F0D">
      <w:pPr>
        <w:pStyle w:val="Heading2"/>
      </w:pPr>
      <w:bookmarkStart w:id="132" w:name="_Toc397081466"/>
      <w:bookmarkStart w:id="133" w:name="_Toc70700671"/>
      <w:r w:rsidRPr="00DB37A1">
        <w:t xml:space="preserve">DSI </w:t>
      </w:r>
      <w:r w:rsidR="0027671B" w:rsidRPr="00DB37A1">
        <w:t>Functional Requirements</w:t>
      </w:r>
      <w:bookmarkEnd w:id="132"/>
      <w:bookmarkEnd w:id="133"/>
    </w:p>
    <w:p w14:paraId="58501219" w14:textId="77777777" w:rsidR="007A03E0" w:rsidRPr="00DB37A1" w:rsidRDefault="007A03E0" w:rsidP="009A277F"/>
    <w:p w14:paraId="72FE410D" w14:textId="77777777" w:rsidR="00E11189" w:rsidRPr="00DB37A1" w:rsidRDefault="00E11189" w:rsidP="00E11189">
      <w:pPr>
        <w:pStyle w:val="RERequirement"/>
        <w:shd w:val="clear" w:color="auto" w:fill="F2F2F2" w:themeFill="background1" w:themeFillShade="F2"/>
      </w:pPr>
      <w:bookmarkStart w:id="134" w:name="_f4dbaad06ca321f4c25accdc4d05fef4"/>
      <w:r w:rsidRPr="00C16D6C">
        <w:t>REQ-397064/A</w:t>
      </w:r>
      <w:bookmarkEnd w:id="134"/>
      <w:r w:rsidRPr="00C16D6C">
        <w:t xml:space="preserve"> Auto Engine Idle Shutdown (AEIS)</w:t>
      </w:r>
    </w:p>
    <w:p w14:paraId="2384C72A" w14:textId="4CFC64C1" w:rsidR="00E11189" w:rsidRPr="00DB37A1" w:rsidRDefault="00E11189" w:rsidP="00E11189">
      <w:pPr>
        <w:rPr>
          <w:rFonts w:cs="Arial"/>
        </w:rPr>
      </w:pPr>
      <w:r w:rsidRPr="00DB37A1">
        <w:rPr>
          <w:rFonts w:cs="Arial"/>
        </w:rPr>
        <w:t xml:space="preserve">a) The Feature shall detect an extended idle condition and automatically shutdown the </w:t>
      </w:r>
      <w:r w:rsidR="009C1C64" w:rsidRPr="00DB37A1">
        <w:rPr>
          <w:rFonts w:cs="Arial"/>
        </w:rPr>
        <w:t>powerpack</w:t>
      </w:r>
      <w:r w:rsidRPr="00DB37A1">
        <w:rPr>
          <w:rFonts w:cs="Arial"/>
        </w:rPr>
        <w:t xml:space="preserve"> after a calibratable time (up to 3600 seconds).  </w:t>
      </w:r>
    </w:p>
    <w:p w14:paraId="6BC50627" w14:textId="77777777" w:rsidR="00E11189" w:rsidRPr="00DB37A1" w:rsidRDefault="00E11189" w:rsidP="00E11189">
      <w:pPr>
        <w:rPr>
          <w:rFonts w:cs="Arial"/>
        </w:rPr>
      </w:pPr>
      <w:r w:rsidRPr="00DB37A1">
        <w:rPr>
          <w:rFonts w:cs="Arial"/>
        </w:rPr>
        <w:t>b) The feature shall notify the Driver Information Display 30 seconds before automatic shutdown will occur.</w:t>
      </w:r>
    </w:p>
    <w:p w14:paraId="008A07DF" w14:textId="77777777" w:rsidR="00E11189" w:rsidRPr="00DB37A1" w:rsidRDefault="00E11189" w:rsidP="00E11189">
      <w:pPr>
        <w:rPr>
          <w:rFonts w:cs="Arial"/>
        </w:rPr>
      </w:pPr>
      <w:r w:rsidRPr="00DB37A1">
        <w:rPr>
          <w:rFonts w:cs="Arial"/>
        </w:rPr>
        <w:t>c) The ‘BCM’ shall be continuously notified when the automatic shutdown has completed.</w:t>
      </w:r>
    </w:p>
    <w:p w14:paraId="27449395" w14:textId="0DC9F976" w:rsidR="00E11189" w:rsidRPr="00DB37A1"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DB37A1" w14:paraId="2F7EE7C6"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2B7D9E" w14:textId="77777777" w:rsidR="00B3499B" w:rsidRPr="00DB37A1" w:rsidRDefault="00B3499B" w:rsidP="007C00FA">
            <w:pPr>
              <w:rPr>
                <w:rFonts w:eastAsiaTheme="minorHAnsi" w:cs="Arial"/>
                <w:bCs/>
                <w:color w:val="808080" w:themeColor="background1" w:themeShade="80"/>
                <w:sz w:val="16"/>
                <w:szCs w:val="14"/>
              </w:rPr>
            </w:pPr>
            <w:r w:rsidRPr="00DB37A1">
              <w:rPr>
                <w:rFonts w:cs="Arial"/>
                <w:bCs/>
                <w:color w:val="808080" w:themeColor="background1" w:themeShade="80"/>
                <w:sz w:val="16"/>
                <w:szCs w:val="14"/>
              </w:rPr>
              <w:t>Requirement ID: REQ-397064/A</w:t>
            </w:r>
          </w:p>
        </w:tc>
      </w:tr>
      <w:tr w:rsidR="00B3499B" w:rsidRPr="00DB37A1" w14:paraId="6ABFEAC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8E5472" w14:textId="77777777" w:rsidR="00B3499B" w:rsidRPr="00DB37A1" w:rsidRDefault="00B3499B" w:rsidP="007C00FA">
            <w:pPr>
              <w:rPr>
                <w:rFonts w:eastAsiaTheme="minorHAnsi" w:cs="Arial"/>
                <w:b/>
                <w:bCs/>
                <w:sz w:val="16"/>
                <w:szCs w:val="14"/>
              </w:rPr>
            </w:pPr>
            <w:r w:rsidRPr="00DB37A1">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4A7820" w14:textId="77777777" w:rsidR="00B3499B" w:rsidRPr="00DB37A1" w:rsidRDefault="00B3499B" w:rsidP="007C00FA">
            <w:pPr>
              <w:rPr>
                <w:rFonts w:cs="Arial"/>
                <w:color w:val="000000" w:themeColor="text1"/>
                <w:sz w:val="16"/>
                <w:szCs w:val="14"/>
              </w:rPr>
            </w:pPr>
            <w:r w:rsidRPr="00DB37A1">
              <w:rPr>
                <w:rFonts w:cs="Arial"/>
                <w:color w:val="000000" w:themeColor="text1"/>
                <w:sz w:val="16"/>
                <w:szCs w:val="14"/>
              </w:rPr>
              <w:t>To automatically shutdown the engine when it is left running unattended to save fuel.</w:t>
            </w:r>
          </w:p>
        </w:tc>
      </w:tr>
      <w:tr w:rsidR="00B3499B" w:rsidRPr="00DB37A1" w14:paraId="0EC6E3A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9FA10C" w14:textId="77777777" w:rsidR="00B3499B" w:rsidRPr="00DB37A1" w:rsidRDefault="00B3499B" w:rsidP="007C00FA">
            <w:pPr>
              <w:rPr>
                <w:rFonts w:eastAsiaTheme="minorHAnsi" w:cs="Arial"/>
                <w:b/>
                <w:bCs/>
                <w:sz w:val="16"/>
                <w:szCs w:val="14"/>
              </w:rPr>
            </w:pPr>
            <w:r w:rsidRPr="00DB37A1">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F23CC1" w14:textId="09B20D11" w:rsidR="00B3499B" w:rsidRPr="00DB37A1" w:rsidRDefault="009C1C64" w:rsidP="007C00FA">
            <w:pPr>
              <w:rPr>
                <w:rFonts w:cs="Arial"/>
                <w:color w:val="000000" w:themeColor="text1"/>
                <w:sz w:val="16"/>
                <w:szCs w:val="14"/>
              </w:rPr>
            </w:pPr>
            <w:r w:rsidRPr="00DB37A1">
              <w:rPr>
                <w:rFonts w:cs="Arial"/>
                <w:color w:val="000000" w:themeColor="text1"/>
                <w:sz w:val="16"/>
                <w:szCs w:val="14"/>
              </w:rPr>
              <w:t>Powerpack</w:t>
            </w:r>
            <w:r w:rsidR="00B3499B" w:rsidRPr="00DB37A1">
              <w:rPr>
                <w:rFonts w:cs="Arial"/>
                <w:color w:val="000000" w:themeColor="text1"/>
                <w:sz w:val="16"/>
                <w:szCs w:val="14"/>
              </w:rPr>
              <w:t xml:space="preserve"> has successfully shutdown</w:t>
            </w:r>
          </w:p>
        </w:tc>
      </w:tr>
      <w:tr w:rsidR="00B3499B" w:rsidRPr="00DB37A1" w14:paraId="4134DCE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1798BC" w14:textId="77777777" w:rsidR="00B3499B" w:rsidRPr="00DB37A1" w:rsidRDefault="00B3499B" w:rsidP="007C00FA">
            <w:pPr>
              <w:rPr>
                <w:rFonts w:cs="Arial"/>
                <w:sz w:val="16"/>
                <w:szCs w:val="14"/>
              </w:rPr>
            </w:pPr>
            <w:r w:rsidRPr="00DB37A1">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5CB9AC" w14:textId="77777777" w:rsidR="00A2743B" w:rsidRPr="00DB37A1" w:rsidRDefault="00A2743B"/>
        </w:tc>
      </w:tr>
      <w:tr w:rsidR="00B3499B" w:rsidRPr="00DB37A1" w14:paraId="447C13E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0B245F" w14:textId="77777777" w:rsidR="00B3499B" w:rsidRPr="00DB37A1" w:rsidRDefault="00B3499B" w:rsidP="007C00FA">
            <w:pPr>
              <w:rPr>
                <w:rFonts w:cs="Arial"/>
                <w:b/>
                <w:bCs/>
                <w:sz w:val="16"/>
                <w:szCs w:val="14"/>
              </w:rPr>
            </w:pPr>
            <w:r w:rsidRPr="00DB37A1">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4BD626" w14:textId="77777777" w:rsidR="00A2743B" w:rsidRPr="00DB37A1" w:rsidRDefault="00A2743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782AB1" w14:textId="77777777" w:rsidR="00B3499B" w:rsidRPr="00DB37A1" w:rsidRDefault="00B3499B" w:rsidP="007C00FA">
            <w:pPr>
              <w:ind w:left="139"/>
              <w:rPr>
                <w:rFonts w:cs="Arial"/>
                <w:b/>
                <w:bCs/>
                <w:sz w:val="16"/>
                <w:szCs w:val="14"/>
              </w:rPr>
            </w:pPr>
            <w:r w:rsidRPr="00DB37A1">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2634CDE" w14:textId="77777777" w:rsidR="00A2743B" w:rsidRPr="00DB37A1" w:rsidRDefault="00A2743B"/>
        </w:tc>
      </w:tr>
      <w:tr w:rsidR="00B3499B" w:rsidRPr="00DB37A1" w14:paraId="4597FE4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14ACC1" w14:textId="77777777" w:rsidR="00B3499B" w:rsidRPr="00DB37A1" w:rsidRDefault="00B3499B" w:rsidP="007C00FA">
            <w:pPr>
              <w:rPr>
                <w:rFonts w:cs="Arial"/>
                <w:b/>
                <w:bCs/>
                <w:sz w:val="16"/>
                <w:szCs w:val="14"/>
              </w:rPr>
            </w:pPr>
            <w:r w:rsidRPr="00DB37A1">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88AB0E" w14:textId="77777777" w:rsidR="00A2743B" w:rsidRPr="00DB37A1" w:rsidRDefault="00A2743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618034" w14:textId="77777777" w:rsidR="00B3499B" w:rsidRPr="00DB37A1" w:rsidRDefault="00B3499B" w:rsidP="007C00FA">
            <w:pPr>
              <w:ind w:left="139"/>
              <w:rPr>
                <w:rFonts w:cs="Arial"/>
                <w:b/>
                <w:bCs/>
                <w:sz w:val="16"/>
                <w:szCs w:val="16"/>
              </w:rPr>
            </w:pPr>
            <w:r w:rsidRPr="00DB37A1">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416F9B9" w14:textId="77777777" w:rsidR="00A2743B" w:rsidRPr="00DB37A1" w:rsidRDefault="00A2743B"/>
        </w:tc>
      </w:tr>
      <w:tr w:rsidR="00B3499B" w:rsidRPr="00DB37A1" w14:paraId="03784DC7"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027FF8" w14:textId="77777777" w:rsidR="00B3499B" w:rsidRPr="00DB37A1" w:rsidRDefault="00B3499B" w:rsidP="007C00FA">
            <w:pPr>
              <w:rPr>
                <w:rFonts w:eastAsiaTheme="minorHAnsi" w:cs="Arial"/>
                <w:b/>
                <w:bCs/>
                <w:sz w:val="16"/>
                <w:szCs w:val="14"/>
              </w:rPr>
            </w:pPr>
            <w:r w:rsidRPr="00DB37A1">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0770C8B" w14:textId="109566D5" w:rsidR="00A2743B" w:rsidRPr="00DB37A1" w:rsidRDefault="000C3C3D">
            <w:r w:rsidRPr="00DB37A1">
              <w:t>Common</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6B9689" w14:textId="77777777" w:rsidR="00B3499B" w:rsidRPr="00DB37A1" w:rsidRDefault="00B3499B" w:rsidP="007C00FA">
            <w:pPr>
              <w:rPr>
                <w:rFonts w:cs="Arial"/>
                <w:b/>
                <w:bCs/>
                <w:sz w:val="16"/>
                <w:szCs w:val="14"/>
              </w:rPr>
            </w:pPr>
            <w:r w:rsidRPr="00DB37A1">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28FE46" w14:textId="77777777" w:rsidR="00A2743B" w:rsidRPr="00DB37A1" w:rsidRDefault="00A2743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A7AED5" w14:textId="77777777" w:rsidR="00B3499B" w:rsidRPr="00DB37A1" w:rsidRDefault="00B3499B" w:rsidP="007C00FA">
            <w:pPr>
              <w:ind w:left="128"/>
              <w:rPr>
                <w:rFonts w:cs="Arial"/>
                <w:b/>
                <w:bCs/>
                <w:sz w:val="16"/>
                <w:szCs w:val="14"/>
              </w:rPr>
            </w:pPr>
            <w:r w:rsidRPr="00DB37A1">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9AF8BBC" w14:textId="77777777" w:rsidR="00A2743B" w:rsidRPr="00DB37A1" w:rsidRDefault="00A2743B"/>
        </w:tc>
      </w:tr>
      <w:tr w:rsidR="00B3499B" w:rsidRPr="00DB37A1" w14:paraId="11AFF763"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94C8271" w14:textId="1B3A522E" w:rsidR="00B3499B" w:rsidRPr="00DB37A1" w:rsidRDefault="00BA62C5" w:rsidP="007C00FA">
            <w:pPr>
              <w:rPr>
                <w:rFonts w:cs="Arial"/>
                <w:bCs/>
                <w:color w:val="808080" w:themeColor="background1" w:themeShade="80"/>
                <w:sz w:val="16"/>
                <w:szCs w:val="14"/>
              </w:rPr>
            </w:pPr>
            <w:hyperlink r:id="rId37" w:history="1">
              <w:r w:rsidR="00B3499B" w:rsidRPr="00DB37A1">
                <w:rPr>
                  <w:rStyle w:val="Hyperlink"/>
                  <w:rFonts w:cs="Arial"/>
                  <w:bCs/>
                  <w:sz w:val="16"/>
                  <w:szCs w:val="14"/>
                </w:rPr>
                <w:t>Req. Template</w:t>
              </w:r>
            </w:hyperlink>
            <w:r w:rsidR="00B3499B" w:rsidRPr="00DB37A1">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734F6E7" w14:textId="48E7ADDB" w:rsidR="00B3499B" w:rsidRPr="00DB37A1" w:rsidRDefault="00B3499B" w:rsidP="007C00FA">
            <w:pPr>
              <w:rPr>
                <w:rFonts w:cs="Arial"/>
                <w:bCs/>
                <w:color w:val="808080" w:themeColor="background1" w:themeShade="80"/>
                <w:sz w:val="16"/>
                <w:szCs w:val="14"/>
              </w:rPr>
            </w:pPr>
            <w:r w:rsidRPr="00DB37A1">
              <w:rPr>
                <w:rFonts w:cs="Arial"/>
                <w:bCs/>
                <w:color w:val="808080" w:themeColor="background1" w:themeShade="80"/>
                <w:sz w:val="16"/>
                <w:szCs w:val="14"/>
              </w:rPr>
              <w:fldChar w:fldCharType="begin"/>
            </w:r>
            <w:r w:rsidRPr="00DB37A1">
              <w:rPr>
                <w:rFonts w:cs="Arial"/>
                <w:bCs/>
                <w:color w:val="808080" w:themeColor="background1" w:themeShade="80"/>
                <w:sz w:val="16"/>
                <w:szCs w:val="14"/>
              </w:rPr>
              <w:instrText xml:space="preserve"> DOCPROPERTY  TemplateVersion  \* MERGEFORMAT </w:instrText>
            </w:r>
            <w:r w:rsidRPr="00DB37A1">
              <w:rPr>
                <w:rFonts w:cs="Arial"/>
                <w:bCs/>
                <w:color w:val="808080" w:themeColor="background1" w:themeShade="80"/>
                <w:sz w:val="16"/>
                <w:szCs w:val="14"/>
              </w:rPr>
              <w:fldChar w:fldCharType="separate"/>
            </w:r>
            <w:r w:rsidR="002F02E1">
              <w:rPr>
                <w:rFonts w:cs="Arial"/>
                <w:bCs/>
                <w:color w:val="808080" w:themeColor="background1" w:themeShade="80"/>
                <w:sz w:val="16"/>
                <w:szCs w:val="14"/>
              </w:rPr>
              <w:t>6</w:t>
            </w:r>
            <w:r w:rsidRPr="00DB37A1">
              <w:rPr>
                <w:rFonts w:cs="Arial"/>
                <w:bCs/>
                <w:color w:val="808080" w:themeColor="background1" w:themeShade="80"/>
                <w:sz w:val="16"/>
                <w:szCs w:val="14"/>
              </w:rPr>
              <w:fldChar w:fldCharType="end"/>
            </w:r>
            <w:r w:rsidRPr="00DB37A1">
              <w:rPr>
                <w:rFonts w:cs="Arial"/>
                <w:bCs/>
                <w:color w:val="808080" w:themeColor="background1" w:themeShade="80"/>
                <w:sz w:val="16"/>
                <w:szCs w:val="14"/>
              </w:rPr>
              <w:t>.</w:t>
            </w:r>
            <w:r w:rsidRPr="00DB37A1">
              <w:rPr>
                <w:rFonts w:cs="Arial"/>
                <w:bCs/>
                <w:color w:val="808080" w:themeColor="background1" w:themeShade="80"/>
                <w:sz w:val="16"/>
                <w:szCs w:val="14"/>
              </w:rPr>
              <w:fldChar w:fldCharType="begin"/>
            </w:r>
            <w:r w:rsidRPr="00DB37A1">
              <w:rPr>
                <w:rFonts w:cs="Arial"/>
                <w:bCs/>
                <w:color w:val="808080" w:themeColor="background1" w:themeShade="80"/>
                <w:sz w:val="16"/>
                <w:szCs w:val="14"/>
              </w:rPr>
              <w:instrText xml:space="preserve"> DOCPROPERTY  TemplateRevision  \* MERGEFORMAT </w:instrText>
            </w:r>
            <w:r w:rsidRPr="00DB37A1">
              <w:rPr>
                <w:rFonts w:cs="Arial"/>
                <w:bCs/>
                <w:color w:val="808080" w:themeColor="background1" w:themeShade="80"/>
                <w:sz w:val="16"/>
                <w:szCs w:val="14"/>
              </w:rPr>
              <w:fldChar w:fldCharType="separate"/>
            </w:r>
            <w:r w:rsidR="002F02E1">
              <w:rPr>
                <w:rFonts w:cs="Arial"/>
                <w:bCs/>
                <w:color w:val="808080" w:themeColor="background1" w:themeShade="80"/>
                <w:sz w:val="16"/>
                <w:szCs w:val="14"/>
              </w:rPr>
              <w:t>0</w:t>
            </w:r>
            <w:r w:rsidRPr="00DB37A1">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5F0CB31" w14:textId="77777777" w:rsidR="00B3499B" w:rsidRPr="00DB37A1" w:rsidRDefault="00B3499B" w:rsidP="007C00FA">
            <w:pPr>
              <w:jc w:val="right"/>
              <w:rPr>
                <w:rFonts w:cs="Arial"/>
                <w:bCs/>
                <w:color w:val="808080" w:themeColor="background1" w:themeShade="80"/>
                <w:sz w:val="16"/>
                <w:szCs w:val="14"/>
              </w:rPr>
            </w:pPr>
            <w:r w:rsidRPr="00DB37A1">
              <w:rPr>
                <w:rFonts w:cs="Arial"/>
                <w:bCs/>
                <w:color w:val="808080" w:themeColor="background1" w:themeShade="80"/>
                <w:sz w:val="16"/>
                <w:szCs w:val="14"/>
              </w:rPr>
              <w:t>End of Requirement</w:t>
            </w:r>
          </w:p>
        </w:tc>
      </w:tr>
    </w:tbl>
    <w:p w14:paraId="0F60E9FC" w14:textId="77777777" w:rsidR="006D5A3A" w:rsidRPr="00DB37A1" w:rsidRDefault="006D5A3A" w:rsidP="009A277F"/>
    <w:p w14:paraId="0E909001" w14:textId="77777777" w:rsidR="00E11189" w:rsidRPr="00DB37A1" w:rsidRDefault="00E11189" w:rsidP="00E11189">
      <w:pPr>
        <w:pStyle w:val="RERequirement"/>
        <w:shd w:val="clear" w:color="auto" w:fill="F2F2F2" w:themeFill="background1" w:themeFillShade="F2"/>
      </w:pPr>
      <w:bookmarkStart w:id="135" w:name="_0f8bb89a7f05addd7487f632a2791c31"/>
      <w:r w:rsidRPr="00C16D6C">
        <w:t>REQ-397756/A</w:t>
      </w:r>
      <w:bookmarkEnd w:id="135"/>
      <w:r w:rsidRPr="00C16D6C">
        <w:t xml:space="preserve"> Key type enablement of AEIS</w:t>
      </w:r>
    </w:p>
    <w:p w14:paraId="5AF12EA2" w14:textId="77777777" w:rsidR="00E11189" w:rsidRPr="00DB37A1" w:rsidRDefault="00E11189" w:rsidP="00E11189">
      <w:pPr>
        <w:rPr>
          <w:rFonts w:cs="Arial"/>
        </w:rPr>
      </w:pPr>
      <w:r w:rsidRPr="00DB37A1">
        <w:rPr>
          <w:rFonts w:cs="Arial"/>
        </w:rPr>
        <w:t>The System shall detect if the key type is Push Button/Passive Start and the Feature shall be enabled.</w:t>
      </w:r>
    </w:p>
    <w:p w14:paraId="7196E67F" w14:textId="77777777" w:rsidR="00E11189" w:rsidRPr="00DB37A1"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DB37A1" w14:paraId="68DC11D9"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159AAF" w14:textId="77777777" w:rsidR="00B3499B" w:rsidRPr="00DB37A1" w:rsidRDefault="00B3499B" w:rsidP="007C00FA">
            <w:pPr>
              <w:rPr>
                <w:rFonts w:eastAsiaTheme="minorHAnsi" w:cs="Arial"/>
                <w:bCs/>
                <w:color w:val="808080" w:themeColor="background1" w:themeShade="80"/>
                <w:sz w:val="16"/>
                <w:szCs w:val="14"/>
              </w:rPr>
            </w:pPr>
            <w:r w:rsidRPr="00DB37A1">
              <w:rPr>
                <w:rFonts w:cs="Arial"/>
                <w:bCs/>
                <w:color w:val="808080" w:themeColor="background1" w:themeShade="80"/>
                <w:sz w:val="16"/>
                <w:szCs w:val="14"/>
              </w:rPr>
              <w:t>Requirement ID: REQ-397756/A</w:t>
            </w:r>
          </w:p>
        </w:tc>
      </w:tr>
      <w:tr w:rsidR="00B3499B" w:rsidRPr="00DB37A1" w14:paraId="588E285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A5AFB6" w14:textId="77777777" w:rsidR="00B3499B" w:rsidRPr="00DB37A1" w:rsidRDefault="00B3499B" w:rsidP="007C00FA">
            <w:pPr>
              <w:rPr>
                <w:rFonts w:eastAsiaTheme="minorHAnsi" w:cs="Arial"/>
                <w:b/>
                <w:bCs/>
                <w:sz w:val="16"/>
                <w:szCs w:val="14"/>
              </w:rPr>
            </w:pPr>
            <w:r w:rsidRPr="00DB37A1">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52B8F4" w14:textId="77777777" w:rsidR="00B3499B" w:rsidRPr="00DB37A1" w:rsidRDefault="00B3499B" w:rsidP="007C00FA">
            <w:pPr>
              <w:rPr>
                <w:rFonts w:cs="Arial"/>
                <w:color w:val="000000" w:themeColor="text1"/>
                <w:sz w:val="16"/>
                <w:szCs w:val="14"/>
              </w:rPr>
            </w:pPr>
            <w:r w:rsidRPr="00DB37A1">
              <w:rPr>
                <w:rFonts w:cs="Arial"/>
                <w:color w:val="000000" w:themeColor="text1"/>
                <w:sz w:val="16"/>
                <w:szCs w:val="14"/>
              </w:rPr>
              <w:t>To not execute the feature if the vehicle key configuration is not the type calibrated to use AEIS.</w:t>
            </w:r>
          </w:p>
        </w:tc>
      </w:tr>
      <w:tr w:rsidR="00B3499B" w:rsidRPr="00DB37A1" w14:paraId="453C493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0AE077D" w14:textId="77777777" w:rsidR="00B3499B" w:rsidRPr="00DB37A1" w:rsidRDefault="00B3499B" w:rsidP="007C00FA">
            <w:pPr>
              <w:rPr>
                <w:rFonts w:eastAsiaTheme="minorHAnsi" w:cs="Arial"/>
                <w:b/>
                <w:bCs/>
                <w:sz w:val="16"/>
                <w:szCs w:val="14"/>
              </w:rPr>
            </w:pPr>
            <w:r w:rsidRPr="00DB37A1">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62329C" w14:textId="77777777" w:rsidR="00A2743B" w:rsidRPr="00DB37A1" w:rsidRDefault="00A2743B"/>
        </w:tc>
      </w:tr>
      <w:tr w:rsidR="00B3499B" w:rsidRPr="00DB37A1" w14:paraId="2A58805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D27656" w14:textId="77777777" w:rsidR="00B3499B" w:rsidRPr="00DB37A1" w:rsidRDefault="00B3499B" w:rsidP="007C00FA">
            <w:pPr>
              <w:rPr>
                <w:rFonts w:cs="Arial"/>
                <w:sz w:val="16"/>
                <w:szCs w:val="14"/>
              </w:rPr>
            </w:pPr>
            <w:r w:rsidRPr="00DB37A1">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129E88" w14:textId="77777777" w:rsidR="00A2743B" w:rsidRPr="00DB37A1" w:rsidRDefault="00A2743B"/>
        </w:tc>
      </w:tr>
      <w:tr w:rsidR="00B3499B" w:rsidRPr="00DB37A1" w14:paraId="184BA44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40D856" w14:textId="77777777" w:rsidR="00B3499B" w:rsidRPr="00DB37A1" w:rsidRDefault="00B3499B" w:rsidP="007C00FA">
            <w:pPr>
              <w:rPr>
                <w:rFonts w:cs="Arial"/>
                <w:b/>
                <w:bCs/>
                <w:sz w:val="16"/>
                <w:szCs w:val="14"/>
              </w:rPr>
            </w:pPr>
            <w:r w:rsidRPr="00DB37A1">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B81456" w14:textId="77777777" w:rsidR="00A2743B" w:rsidRPr="00DB37A1" w:rsidRDefault="00A2743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AF110D2" w14:textId="77777777" w:rsidR="00B3499B" w:rsidRPr="00DB37A1" w:rsidRDefault="00B3499B" w:rsidP="007C00FA">
            <w:pPr>
              <w:ind w:left="139"/>
              <w:rPr>
                <w:rFonts w:cs="Arial"/>
                <w:b/>
                <w:bCs/>
                <w:sz w:val="16"/>
                <w:szCs w:val="14"/>
              </w:rPr>
            </w:pPr>
            <w:r w:rsidRPr="00DB37A1">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D1EF938" w14:textId="77777777" w:rsidR="00A2743B" w:rsidRPr="00DB37A1" w:rsidRDefault="00A2743B"/>
        </w:tc>
      </w:tr>
      <w:tr w:rsidR="00B3499B" w:rsidRPr="00DB37A1" w14:paraId="647B592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E9DD7C" w14:textId="77777777" w:rsidR="00B3499B" w:rsidRPr="00DB37A1" w:rsidRDefault="00B3499B" w:rsidP="007C00FA">
            <w:pPr>
              <w:rPr>
                <w:rFonts w:cs="Arial"/>
                <w:b/>
                <w:bCs/>
                <w:sz w:val="16"/>
                <w:szCs w:val="14"/>
              </w:rPr>
            </w:pPr>
            <w:r w:rsidRPr="00DB37A1">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E29F89" w14:textId="77777777" w:rsidR="00A2743B" w:rsidRPr="00DB37A1" w:rsidRDefault="00A2743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0F1B2B" w14:textId="77777777" w:rsidR="00B3499B" w:rsidRPr="00DB37A1" w:rsidRDefault="00B3499B" w:rsidP="007C00FA">
            <w:pPr>
              <w:ind w:left="139"/>
              <w:rPr>
                <w:rFonts w:cs="Arial"/>
                <w:b/>
                <w:bCs/>
                <w:sz w:val="16"/>
                <w:szCs w:val="16"/>
              </w:rPr>
            </w:pPr>
            <w:r w:rsidRPr="00DB37A1">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99216A4" w14:textId="77777777" w:rsidR="00A2743B" w:rsidRPr="00DB37A1" w:rsidRDefault="00A2743B"/>
        </w:tc>
      </w:tr>
      <w:tr w:rsidR="00B3499B" w:rsidRPr="00DB37A1" w14:paraId="05B25886"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175919" w14:textId="77777777" w:rsidR="00B3499B" w:rsidRPr="00DB37A1" w:rsidRDefault="00B3499B" w:rsidP="007C00FA">
            <w:pPr>
              <w:rPr>
                <w:rFonts w:eastAsiaTheme="minorHAnsi" w:cs="Arial"/>
                <w:b/>
                <w:bCs/>
                <w:sz w:val="16"/>
                <w:szCs w:val="14"/>
              </w:rPr>
            </w:pPr>
            <w:r w:rsidRPr="00DB37A1">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9C1F58F" w14:textId="5D205EB6" w:rsidR="00A2743B" w:rsidRPr="00DB37A1" w:rsidRDefault="000C3C3D">
            <w:r w:rsidRPr="00DB37A1">
              <w:t>Common</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F67B4B" w14:textId="77777777" w:rsidR="00B3499B" w:rsidRPr="00DB37A1" w:rsidRDefault="00B3499B" w:rsidP="007C00FA">
            <w:pPr>
              <w:rPr>
                <w:rFonts w:cs="Arial"/>
                <w:b/>
                <w:bCs/>
                <w:sz w:val="16"/>
                <w:szCs w:val="14"/>
              </w:rPr>
            </w:pPr>
            <w:r w:rsidRPr="00DB37A1">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E4A7F7" w14:textId="77777777" w:rsidR="00A2743B" w:rsidRPr="00DB37A1" w:rsidRDefault="00A2743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10C7FA8" w14:textId="77777777" w:rsidR="00B3499B" w:rsidRPr="00DB37A1" w:rsidRDefault="00B3499B" w:rsidP="007C00FA">
            <w:pPr>
              <w:ind w:left="128"/>
              <w:rPr>
                <w:rFonts w:cs="Arial"/>
                <w:b/>
                <w:bCs/>
                <w:sz w:val="16"/>
                <w:szCs w:val="14"/>
              </w:rPr>
            </w:pPr>
            <w:r w:rsidRPr="00DB37A1">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78A0A19" w14:textId="77777777" w:rsidR="00A2743B" w:rsidRPr="00DB37A1" w:rsidRDefault="00A2743B"/>
        </w:tc>
      </w:tr>
      <w:tr w:rsidR="00B3499B" w:rsidRPr="00DB37A1" w14:paraId="30D04C88"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5FAAE79" w14:textId="7B058751" w:rsidR="00B3499B" w:rsidRPr="00DB37A1" w:rsidRDefault="00BA62C5" w:rsidP="007C00FA">
            <w:pPr>
              <w:rPr>
                <w:rFonts w:cs="Arial"/>
                <w:bCs/>
                <w:color w:val="808080" w:themeColor="background1" w:themeShade="80"/>
                <w:sz w:val="16"/>
                <w:szCs w:val="14"/>
              </w:rPr>
            </w:pPr>
            <w:hyperlink r:id="rId38" w:history="1">
              <w:r w:rsidR="00B3499B" w:rsidRPr="00DB37A1">
                <w:rPr>
                  <w:rStyle w:val="Hyperlink"/>
                  <w:rFonts w:cs="Arial"/>
                  <w:bCs/>
                  <w:sz w:val="16"/>
                  <w:szCs w:val="14"/>
                </w:rPr>
                <w:t>Req. Template</w:t>
              </w:r>
            </w:hyperlink>
            <w:r w:rsidR="00B3499B" w:rsidRPr="00DB37A1">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D042EBA" w14:textId="08A1A942" w:rsidR="00B3499B" w:rsidRPr="00DB37A1" w:rsidRDefault="00B3499B" w:rsidP="007C00FA">
            <w:pPr>
              <w:rPr>
                <w:rFonts w:cs="Arial"/>
                <w:bCs/>
                <w:color w:val="808080" w:themeColor="background1" w:themeShade="80"/>
                <w:sz w:val="16"/>
                <w:szCs w:val="14"/>
              </w:rPr>
            </w:pPr>
            <w:r w:rsidRPr="00DB37A1">
              <w:rPr>
                <w:rFonts w:cs="Arial"/>
                <w:bCs/>
                <w:color w:val="808080" w:themeColor="background1" w:themeShade="80"/>
                <w:sz w:val="16"/>
                <w:szCs w:val="14"/>
              </w:rPr>
              <w:fldChar w:fldCharType="begin"/>
            </w:r>
            <w:r w:rsidRPr="00DB37A1">
              <w:rPr>
                <w:rFonts w:cs="Arial"/>
                <w:bCs/>
                <w:color w:val="808080" w:themeColor="background1" w:themeShade="80"/>
                <w:sz w:val="16"/>
                <w:szCs w:val="14"/>
              </w:rPr>
              <w:instrText xml:space="preserve"> DOCPROPERTY  TemplateVersion  \* MERGEFORMAT </w:instrText>
            </w:r>
            <w:r w:rsidRPr="00DB37A1">
              <w:rPr>
                <w:rFonts w:cs="Arial"/>
                <w:bCs/>
                <w:color w:val="808080" w:themeColor="background1" w:themeShade="80"/>
                <w:sz w:val="16"/>
                <w:szCs w:val="14"/>
              </w:rPr>
              <w:fldChar w:fldCharType="separate"/>
            </w:r>
            <w:r w:rsidR="002F02E1">
              <w:rPr>
                <w:rFonts w:cs="Arial"/>
                <w:bCs/>
                <w:color w:val="808080" w:themeColor="background1" w:themeShade="80"/>
                <w:sz w:val="16"/>
                <w:szCs w:val="14"/>
              </w:rPr>
              <w:t>6</w:t>
            </w:r>
            <w:r w:rsidRPr="00DB37A1">
              <w:rPr>
                <w:rFonts w:cs="Arial"/>
                <w:bCs/>
                <w:color w:val="808080" w:themeColor="background1" w:themeShade="80"/>
                <w:sz w:val="16"/>
                <w:szCs w:val="14"/>
              </w:rPr>
              <w:fldChar w:fldCharType="end"/>
            </w:r>
            <w:r w:rsidRPr="00DB37A1">
              <w:rPr>
                <w:rFonts w:cs="Arial"/>
                <w:bCs/>
                <w:color w:val="808080" w:themeColor="background1" w:themeShade="80"/>
                <w:sz w:val="16"/>
                <w:szCs w:val="14"/>
              </w:rPr>
              <w:t>.</w:t>
            </w:r>
            <w:r w:rsidRPr="00DB37A1">
              <w:rPr>
                <w:rFonts w:cs="Arial"/>
                <w:bCs/>
                <w:color w:val="808080" w:themeColor="background1" w:themeShade="80"/>
                <w:sz w:val="16"/>
                <w:szCs w:val="14"/>
              </w:rPr>
              <w:fldChar w:fldCharType="begin"/>
            </w:r>
            <w:r w:rsidRPr="00DB37A1">
              <w:rPr>
                <w:rFonts w:cs="Arial"/>
                <w:bCs/>
                <w:color w:val="808080" w:themeColor="background1" w:themeShade="80"/>
                <w:sz w:val="16"/>
                <w:szCs w:val="14"/>
              </w:rPr>
              <w:instrText xml:space="preserve"> DOCPROPERTY  TemplateRevision  \* MERGEFORMAT </w:instrText>
            </w:r>
            <w:r w:rsidRPr="00DB37A1">
              <w:rPr>
                <w:rFonts w:cs="Arial"/>
                <w:bCs/>
                <w:color w:val="808080" w:themeColor="background1" w:themeShade="80"/>
                <w:sz w:val="16"/>
                <w:szCs w:val="14"/>
              </w:rPr>
              <w:fldChar w:fldCharType="separate"/>
            </w:r>
            <w:r w:rsidR="002F02E1">
              <w:rPr>
                <w:rFonts w:cs="Arial"/>
                <w:bCs/>
                <w:color w:val="808080" w:themeColor="background1" w:themeShade="80"/>
                <w:sz w:val="16"/>
                <w:szCs w:val="14"/>
              </w:rPr>
              <w:t>0</w:t>
            </w:r>
            <w:r w:rsidRPr="00DB37A1">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4815615" w14:textId="77777777" w:rsidR="00B3499B" w:rsidRPr="00DB37A1" w:rsidRDefault="00B3499B" w:rsidP="007C00FA">
            <w:pPr>
              <w:jc w:val="right"/>
              <w:rPr>
                <w:rFonts w:cs="Arial"/>
                <w:bCs/>
                <w:color w:val="808080" w:themeColor="background1" w:themeShade="80"/>
                <w:sz w:val="16"/>
                <w:szCs w:val="14"/>
              </w:rPr>
            </w:pPr>
            <w:r w:rsidRPr="00DB37A1">
              <w:rPr>
                <w:rFonts w:cs="Arial"/>
                <w:bCs/>
                <w:color w:val="808080" w:themeColor="background1" w:themeShade="80"/>
                <w:sz w:val="16"/>
                <w:szCs w:val="14"/>
              </w:rPr>
              <w:t>End of Requirement</w:t>
            </w:r>
          </w:p>
        </w:tc>
      </w:tr>
    </w:tbl>
    <w:p w14:paraId="4214BC45" w14:textId="77777777" w:rsidR="006D5A3A" w:rsidRPr="00DB37A1" w:rsidRDefault="006D5A3A" w:rsidP="009A277F"/>
    <w:p w14:paraId="30878C1E" w14:textId="77777777" w:rsidR="00E11189" w:rsidRPr="00DB37A1" w:rsidRDefault="00E11189" w:rsidP="00E11189">
      <w:pPr>
        <w:pStyle w:val="RERequirement"/>
        <w:shd w:val="clear" w:color="auto" w:fill="F2F2F2" w:themeFill="background1" w:themeFillShade="F2"/>
      </w:pPr>
      <w:bookmarkStart w:id="136" w:name="_a7990af6bdc699e2124b1c0190cf2f77"/>
      <w:r w:rsidRPr="00C16D6C">
        <w:t>REQ-397757/A</w:t>
      </w:r>
      <w:bookmarkEnd w:id="136"/>
      <w:r w:rsidRPr="00C16D6C">
        <w:t xml:space="preserve"> Shutoff Electrical Loads</w:t>
      </w:r>
    </w:p>
    <w:p w14:paraId="5B1727B3" w14:textId="0EAC0D8F" w:rsidR="00E11189" w:rsidRPr="00DB37A1" w:rsidRDefault="00E11189" w:rsidP="00E11189">
      <w:pPr>
        <w:rPr>
          <w:rFonts w:cs="Arial"/>
        </w:rPr>
      </w:pPr>
      <w:r w:rsidRPr="00DB37A1">
        <w:rPr>
          <w:rFonts w:cs="Arial"/>
        </w:rPr>
        <w:t xml:space="preserve">The ‘BCM’ shall power down the vehicle electrical systems after the Feature has shutdown the </w:t>
      </w:r>
      <w:r w:rsidR="009C1C64" w:rsidRPr="00DB37A1">
        <w:rPr>
          <w:rFonts w:cs="Arial"/>
        </w:rPr>
        <w:t>powerpack</w:t>
      </w:r>
      <w:r w:rsidRPr="00DB37A1">
        <w:rPr>
          <w:rFonts w:cs="Arial"/>
        </w:rPr>
        <w:t>.</w:t>
      </w:r>
    </w:p>
    <w:p w14:paraId="225ADED6" w14:textId="77777777" w:rsidR="00E11189" w:rsidRPr="00DB37A1"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DB37A1" w14:paraId="54BD6802"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23854C" w14:textId="77777777" w:rsidR="00B3499B" w:rsidRPr="00DB37A1" w:rsidRDefault="00B3499B" w:rsidP="007C00FA">
            <w:pPr>
              <w:rPr>
                <w:rFonts w:eastAsiaTheme="minorHAnsi" w:cs="Arial"/>
                <w:bCs/>
                <w:color w:val="808080" w:themeColor="background1" w:themeShade="80"/>
                <w:sz w:val="16"/>
                <w:szCs w:val="14"/>
              </w:rPr>
            </w:pPr>
            <w:r w:rsidRPr="00DB37A1">
              <w:rPr>
                <w:rFonts w:cs="Arial"/>
                <w:bCs/>
                <w:color w:val="808080" w:themeColor="background1" w:themeShade="80"/>
                <w:sz w:val="16"/>
                <w:szCs w:val="14"/>
              </w:rPr>
              <w:t>Requirement ID: REQ-397757/A</w:t>
            </w:r>
          </w:p>
        </w:tc>
      </w:tr>
      <w:tr w:rsidR="00B3499B" w:rsidRPr="00DB37A1" w14:paraId="460723D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4C05CC" w14:textId="77777777" w:rsidR="00B3499B" w:rsidRPr="00DB37A1" w:rsidRDefault="00B3499B" w:rsidP="007C00FA">
            <w:pPr>
              <w:rPr>
                <w:rFonts w:eastAsiaTheme="minorHAnsi" w:cs="Arial"/>
                <w:b/>
                <w:bCs/>
                <w:sz w:val="16"/>
                <w:szCs w:val="14"/>
              </w:rPr>
            </w:pPr>
            <w:r w:rsidRPr="00DB37A1">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871A41" w14:textId="7990EC41" w:rsidR="00B3499B" w:rsidRPr="00DB37A1" w:rsidRDefault="00B3499B" w:rsidP="007C00FA">
            <w:pPr>
              <w:rPr>
                <w:rFonts w:cs="Arial"/>
                <w:color w:val="000000" w:themeColor="text1"/>
                <w:sz w:val="16"/>
                <w:szCs w:val="14"/>
              </w:rPr>
            </w:pPr>
            <w:r w:rsidRPr="00DB37A1">
              <w:rPr>
                <w:rFonts w:cs="Arial"/>
                <w:color w:val="000000" w:themeColor="text1"/>
                <w:sz w:val="16"/>
                <w:szCs w:val="14"/>
              </w:rPr>
              <w:t xml:space="preserve">To shutoff the vehicle power when AEIS shuts off the </w:t>
            </w:r>
            <w:r w:rsidR="009C1C64" w:rsidRPr="00DB37A1">
              <w:rPr>
                <w:rFonts w:cs="Arial"/>
                <w:color w:val="000000" w:themeColor="text1"/>
                <w:sz w:val="16"/>
                <w:szCs w:val="14"/>
              </w:rPr>
              <w:t>powerpack</w:t>
            </w:r>
            <w:r w:rsidRPr="00DB37A1">
              <w:rPr>
                <w:rFonts w:cs="Arial"/>
                <w:color w:val="000000" w:themeColor="text1"/>
                <w:sz w:val="16"/>
                <w:szCs w:val="14"/>
              </w:rPr>
              <w:t xml:space="preserve"> to save the battery charge.</w:t>
            </w:r>
          </w:p>
        </w:tc>
      </w:tr>
      <w:tr w:rsidR="00B3499B" w:rsidRPr="00DB37A1" w14:paraId="5F529B8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AF656C2" w14:textId="77777777" w:rsidR="00B3499B" w:rsidRPr="00DB37A1" w:rsidRDefault="00B3499B" w:rsidP="007C00FA">
            <w:pPr>
              <w:rPr>
                <w:rFonts w:eastAsiaTheme="minorHAnsi" w:cs="Arial"/>
                <w:b/>
                <w:bCs/>
                <w:sz w:val="16"/>
                <w:szCs w:val="14"/>
              </w:rPr>
            </w:pPr>
            <w:r w:rsidRPr="00DB37A1">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6B02AD" w14:textId="77777777" w:rsidR="00A2743B" w:rsidRPr="00DB37A1" w:rsidRDefault="00A2743B"/>
        </w:tc>
      </w:tr>
      <w:tr w:rsidR="00B3499B" w:rsidRPr="00DB37A1" w14:paraId="0361D18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24C362" w14:textId="77777777" w:rsidR="00B3499B" w:rsidRPr="00DB37A1" w:rsidRDefault="00B3499B" w:rsidP="007C00FA">
            <w:pPr>
              <w:rPr>
                <w:rFonts w:cs="Arial"/>
                <w:sz w:val="16"/>
                <w:szCs w:val="14"/>
              </w:rPr>
            </w:pPr>
            <w:r w:rsidRPr="00DB37A1">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687BCA" w14:textId="77777777" w:rsidR="00A2743B" w:rsidRPr="00DB37A1" w:rsidRDefault="00A2743B"/>
        </w:tc>
      </w:tr>
      <w:tr w:rsidR="00B3499B" w:rsidRPr="00DB37A1" w14:paraId="67AB3BA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AFACB0" w14:textId="77777777" w:rsidR="00B3499B" w:rsidRPr="00DB37A1" w:rsidRDefault="00B3499B" w:rsidP="007C00FA">
            <w:pPr>
              <w:rPr>
                <w:rFonts w:cs="Arial"/>
                <w:b/>
                <w:bCs/>
                <w:sz w:val="16"/>
                <w:szCs w:val="14"/>
              </w:rPr>
            </w:pPr>
            <w:r w:rsidRPr="00DB37A1">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80BFD2" w14:textId="77777777" w:rsidR="00A2743B" w:rsidRPr="00DB37A1" w:rsidRDefault="00A2743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64B93A4" w14:textId="77777777" w:rsidR="00B3499B" w:rsidRPr="00DB37A1" w:rsidRDefault="00B3499B" w:rsidP="007C00FA">
            <w:pPr>
              <w:ind w:left="139"/>
              <w:rPr>
                <w:rFonts w:cs="Arial"/>
                <w:b/>
                <w:bCs/>
                <w:sz w:val="16"/>
                <w:szCs w:val="14"/>
              </w:rPr>
            </w:pPr>
            <w:r w:rsidRPr="00DB37A1">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C6B9E79" w14:textId="77777777" w:rsidR="00A2743B" w:rsidRPr="00DB37A1" w:rsidRDefault="00A2743B"/>
        </w:tc>
      </w:tr>
      <w:tr w:rsidR="00B3499B" w:rsidRPr="00DB37A1" w14:paraId="042F275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1C829C" w14:textId="77777777" w:rsidR="00B3499B" w:rsidRPr="00DB37A1" w:rsidRDefault="00B3499B" w:rsidP="007C00FA">
            <w:pPr>
              <w:rPr>
                <w:rFonts w:cs="Arial"/>
                <w:b/>
                <w:bCs/>
                <w:sz w:val="16"/>
                <w:szCs w:val="14"/>
              </w:rPr>
            </w:pPr>
            <w:r w:rsidRPr="00DB37A1">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CB67B2" w14:textId="77777777" w:rsidR="00A2743B" w:rsidRPr="00DB37A1" w:rsidRDefault="00A2743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D560D60" w14:textId="77777777" w:rsidR="00B3499B" w:rsidRPr="00DB37A1" w:rsidRDefault="00B3499B" w:rsidP="007C00FA">
            <w:pPr>
              <w:ind w:left="139"/>
              <w:rPr>
                <w:rFonts w:cs="Arial"/>
                <w:b/>
                <w:bCs/>
                <w:sz w:val="16"/>
                <w:szCs w:val="16"/>
              </w:rPr>
            </w:pPr>
            <w:r w:rsidRPr="00DB37A1">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94C0380" w14:textId="77777777" w:rsidR="00A2743B" w:rsidRPr="00DB37A1" w:rsidRDefault="00A2743B"/>
        </w:tc>
      </w:tr>
      <w:tr w:rsidR="00B3499B" w:rsidRPr="00DB37A1" w14:paraId="3686DF51"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05B071" w14:textId="77777777" w:rsidR="00B3499B" w:rsidRPr="00DB37A1" w:rsidRDefault="00B3499B" w:rsidP="007C00FA">
            <w:pPr>
              <w:rPr>
                <w:rFonts w:eastAsiaTheme="minorHAnsi" w:cs="Arial"/>
                <w:b/>
                <w:bCs/>
                <w:sz w:val="16"/>
                <w:szCs w:val="14"/>
              </w:rPr>
            </w:pPr>
            <w:r w:rsidRPr="00DB37A1">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54EA57C" w14:textId="34B57979" w:rsidR="00A2743B" w:rsidRPr="00DB37A1" w:rsidRDefault="000C3C3D">
            <w:r w:rsidRPr="00DB37A1">
              <w:t>Common</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2F5600" w14:textId="77777777" w:rsidR="00B3499B" w:rsidRPr="00DB37A1" w:rsidRDefault="00B3499B" w:rsidP="007C00FA">
            <w:pPr>
              <w:rPr>
                <w:rFonts w:cs="Arial"/>
                <w:b/>
                <w:bCs/>
                <w:sz w:val="16"/>
                <w:szCs w:val="14"/>
              </w:rPr>
            </w:pPr>
            <w:r w:rsidRPr="00DB37A1">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02EA36" w14:textId="77777777" w:rsidR="00A2743B" w:rsidRPr="00DB37A1" w:rsidRDefault="00A2743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EDFD389" w14:textId="77777777" w:rsidR="00B3499B" w:rsidRPr="00DB37A1" w:rsidRDefault="00B3499B" w:rsidP="007C00FA">
            <w:pPr>
              <w:ind w:left="128"/>
              <w:rPr>
                <w:rFonts w:cs="Arial"/>
                <w:b/>
                <w:bCs/>
                <w:sz w:val="16"/>
                <w:szCs w:val="14"/>
              </w:rPr>
            </w:pPr>
            <w:r w:rsidRPr="00DB37A1">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BC31844" w14:textId="77777777" w:rsidR="00A2743B" w:rsidRPr="00DB37A1" w:rsidRDefault="00A2743B"/>
        </w:tc>
      </w:tr>
      <w:tr w:rsidR="00B3499B" w:rsidRPr="00DB37A1" w14:paraId="70142CD0"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F31EE94" w14:textId="3CE6F110" w:rsidR="00B3499B" w:rsidRPr="00DB37A1" w:rsidRDefault="00BA62C5" w:rsidP="007C00FA">
            <w:pPr>
              <w:rPr>
                <w:rFonts w:cs="Arial"/>
                <w:bCs/>
                <w:color w:val="808080" w:themeColor="background1" w:themeShade="80"/>
                <w:sz w:val="16"/>
                <w:szCs w:val="14"/>
              </w:rPr>
            </w:pPr>
            <w:hyperlink r:id="rId39" w:history="1">
              <w:r w:rsidR="00B3499B" w:rsidRPr="00DB37A1">
                <w:rPr>
                  <w:rStyle w:val="Hyperlink"/>
                  <w:rFonts w:cs="Arial"/>
                  <w:bCs/>
                  <w:sz w:val="16"/>
                  <w:szCs w:val="14"/>
                </w:rPr>
                <w:t>Req. Template</w:t>
              </w:r>
            </w:hyperlink>
            <w:r w:rsidR="00B3499B" w:rsidRPr="00DB37A1">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99AA0E5" w14:textId="017B4C52" w:rsidR="00B3499B" w:rsidRPr="00DB37A1" w:rsidRDefault="00B3499B" w:rsidP="007C00FA">
            <w:pPr>
              <w:rPr>
                <w:rFonts w:cs="Arial"/>
                <w:bCs/>
                <w:color w:val="808080" w:themeColor="background1" w:themeShade="80"/>
                <w:sz w:val="16"/>
                <w:szCs w:val="14"/>
              </w:rPr>
            </w:pPr>
            <w:r w:rsidRPr="00DB37A1">
              <w:rPr>
                <w:rFonts w:cs="Arial"/>
                <w:bCs/>
                <w:color w:val="808080" w:themeColor="background1" w:themeShade="80"/>
                <w:sz w:val="16"/>
                <w:szCs w:val="14"/>
              </w:rPr>
              <w:fldChar w:fldCharType="begin"/>
            </w:r>
            <w:r w:rsidRPr="00DB37A1">
              <w:rPr>
                <w:rFonts w:cs="Arial"/>
                <w:bCs/>
                <w:color w:val="808080" w:themeColor="background1" w:themeShade="80"/>
                <w:sz w:val="16"/>
                <w:szCs w:val="14"/>
              </w:rPr>
              <w:instrText xml:space="preserve"> DOCPROPERTY  TemplateVersion  \* MERGEFORMAT </w:instrText>
            </w:r>
            <w:r w:rsidRPr="00DB37A1">
              <w:rPr>
                <w:rFonts w:cs="Arial"/>
                <w:bCs/>
                <w:color w:val="808080" w:themeColor="background1" w:themeShade="80"/>
                <w:sz w:val="16"/>
                <w:szCs w:val="14"/>
              </w:rPr>
              <w:fldChar w:fldCharType="separate"/>
            </w:r>
            <w:r w:rsidR="002F02E1">
              <w:rPr>
                <w:rFonts w:cs="Arial"/>
                <w:bCs/>
                <w:color w:val="808080" w:themeColor="background1" w:themeShade="80"/>
                <w:sz w:val="16"/>
                <w:szCs w:val="14"/>
              </w:rPr>
              <w:t>6</w:t>
            </w:r>
            <w:r w:rsidRPr="00DB37A1">
              <w:rPr>
                <w:rFonts w:cs="Arial"/>
                <w:bCs/>
                <w:color w:val="808080" w:themeColor="background1" w:themeShade="80"/>
                <w:sz w:val="16"/>
                <w:szCs w:val="14"/>
              </w:rPr>
              <w:fldChar w:fldCharType="end"/>
            </w:r>
            <w:r w:rsidRPr="00DB37A1">
              <w:rPr>
                <w:rFonts w:cs="Arial"/>
                <w:bCs/>
                <w:color w:val="808080" w:themeColor="background1" w:themeShade="80"/>
                <w:sz w:val="16"/>
                <w:szCs w:val="14"/>
              </w:rPr>
              <w:t>.</w:t>
            </w:r>
            <w:r w:rsidRPr="00DB37A1">
              <w:rPr>
                <w:rFonts w:cs="Arial"/>
                <w:bCs/>
                <w:color w:val="808080" w:themeColor="background1" w:themeShade="80"/>
                <w:sz w:val="16"/>
                <w:szCs w:val="14"/>
              </w:rPr>
              <w:fldChar w:fldCharType="begin"/>
            </w:r>
            <w:r w:rsidRPr="00DB37A1">
              <w:rPr>
                <w:rFonts w:cs="Arial"/>
                <w:bCs/>
                <w:color w:val="808080" w:themeColor="background1" w:themeShade="80"/>
                <w:sz w:val="16"/>
                <w:szCs w:val="14"/>
              </w:rPr>
              <w:instrText xml:space="preserve"> DOCPROPERTY  TemplateRevision  \* MERGEFORMAT </w:instrText>
            </w:r>
            <w:r w:rsidRPr="00DB37A1">
              <w:rPr>
                <w:rFonts w:cs="Arial"/>
                <w:bCs/>
                <w:color w:val="808080" w:themeColor="background1" w:themeShade="80"/>
                <w:sz w:val="16"/>
                <w:szCs w:val="14"/>
              </w:rPr>
              <w:fldChar w:fldCharType="separate"/>
            </w:r>
            <w:r w:rsidR="002F02E1">
              <w:rPr>
                <w:rFonts w:cs="Arial"/>
                <w:bCs/>
                <w:color w:val="808080" w:themeColor="background1" w:themeShade="80"/>
                <w:sz w:val="16"/>
                <w:szCs w:val="14"/>
              </w:rPr>
              <w:t>0</w:t>
            </w:r>
            <w:r w:rsidRPr="00DB37A1">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C1B5837" w14:textId="77777777" w:rsidR="00B3499B" w:rsidRPr="00DB37A1" w:rsidRDefault="00B3499B" w:rsidP="007C00FA">
            <w:pPr>
              <w:jc w:val="right"/>
              <w:rPr>
                <w:rFonts w:cs="Arial"/>
                <w:bCs/>
                <w:color w:val="808080" w:themeColor="background1" w:themeShade="80"/>
                <w:sz w:val="16"/>
                <w:szCs w:val="14"/>
              </w:rPr>
            </w:pPr>
            <w:r w:rsidRPr="00DB37A1">
              <w:rPr>
                <w:rFonts w:cs="Arial"/>
                <w:bCs/>
                <w:color w:val="808080" w:themeColor="background1" w:themeShade="80"/>
                <w:sz w:val="16"/>
                <w:szCs w:val="14"/>
              </w:rPr>
              <w:t>End of Requirement</w:t>
            </w:r>
          </w:p>
        </w:tc>
      </w:tr>
    </w:tbl>
    <w:p w14:paraId="51082B10" w14:textId="77777777" w:rsidR="006D5A3A" w:rsidRPr="00DB37A1" w:rsidRDefault="006D5A3A" w:rsidP="009A277F"/>
    <w:p w14:paraId="4168D643" w14:textId="77777777" w:rsidR="00E11189" w:rsidRPr="00DB37A1" w:rsidRDefault="00E11189" w:rsidP="00E11189">
      <w:pPr>
        <w:pStyle w:val="RERequirement"/>
        <w:shd w:val="clear" w:color="auto" w:fill="F2F2F2" w:themeFill="background1" w:themeFillShade="F2"/>
      </w:pPr>
      <w:bookmarkStart w:id="137" w:name="_f7bd7e917e6efad786e616b545fca377"/>
      <w:r w:rsidRPr="00C16D6C">
        <w:t>REQ-397758/A</w:t>
      </w:r>
      <w:bookmarkEnd w:id="137"/>
      <w:r w:rsidRPr="00C16D6C">
        <w:t xml:space="preserve"> Determine shutdown entry conditions</w:t>
      </w:r>
    </w:p>
    <w:p w14:paraId="6DF08CD2" w14:textId="77777777" w:rsidR="00E11189" w:rsidRPr="00DB37A1" w:rsidRDefault="00E11189" w:rsidP="00E11189">
      <w:pPr>
        <w:rPr>
          <w:rFonts w:cs="Arial"/>
        </w:rPr>
      </w:pPr>
      <w:r w:rsidRPr="00DB37A1">
        <w:rPr>
          <w:rFonts w:cs="Arial"/>
        </w:rPr>
        <w:t>The Feature shall be enabled when no "Driver Presence" and no "Intent to Drive" conditions are met.</w:t>
      </w:r>
    </w:p>
    <w:p w14:paraId="4057553E" w14:textId="77777777" w:rsidR="00E11189" w:rsidRPr="00DB37A1" w:rsidRDefault="00E11189" w:rsidP="00E11189">
      <w:pPr>
        <w:rPr>
          <w:rFonts w:cs="Arial"/>
        </w:rPr>
      </w:pPr>
      <w:r w:rsidRPr="00DB37A1">
        <w:rPr>
          <w:rFonts w:cs="Arial"/>
        </w:rPr>
        <w:t>This is defined as there being no Pedal Inputs, Transmission is in Park/Neutral, Ignition is “ON”, and Vehicle is stationary. When these conditions are not met, the Feature shall be disabled.</w:t>
      </w:r>
    </w:p>
    <w:p w14:paraId="716DF639" w14:textId="77777777" w:rsidR="00E11189" w:rsidRPr="00DB37A1"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DB37A1" w14:paraId="6CFFDDFA"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8BEC95" w14:textId="77777777" w:rsidR="00B3499B" w:rsidRPr="00DB37A1" w:rsidRDefault="00B3499B" w:rsidP="007C00FA">
            <w:pPr>
              <w:rPr>
                <w:rFonts w:eastAsiaTheme="minorHAnsi" w:cs="Arial"/>
                <w:bCs/>
                <w:color w:val="808080" w:themeColor="background1" w:themeShade="80"/>
                <w:sz w:val="16"/>
                <w:szCs w:val="14"/>
              </w:rPr>
            </w:pPr>
            <w:r w:rsidRPr="00DB37A1">
              <w:rPr>
                <w:rFonts w:cs="Arial"/>
                <w:bCs/>
                <w:color w:val="808080" w:themeColor="background1" w:themeShade="80"/>
                <w:sz w:val="16"/>
                <w:szCs w:val="14"/>
              </w:rPr>
              <w:t>Requirement ID: REQ-397758/A</w:t>
            </w:r>
          </w:p>
        </w:tc>
      </w:tr>
      <w:tr w:rsidR="00B3499B" w:rsidRPr="00DB37A1" w14:paraId="4DB22CB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F3B576" w14:textId="77777777" w:rsidR="00B3499B" w:rsidRPr="00DB37A1" w:rsidRDefault="00B3499B" w:rsidP="007C00FA">
            <w:pPr>
              <w:rPr>
                <w:rFonts w:eastAsiaTheme="minorHAnsi" w:cs="Arial"/>
                <w:b/>
                <w:bCs/>
                <w:sz w:val="16"/>
                <w:szCs w:val="14"/>
              </w:rPr>
            </w:pPr>
            <w:r w:rsidRPr="00DB37A1">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852A3C" w14:textId="77777777" w:rsidR="00B3499B" w:rsidRPr="00DB37A1" w:rsidRDefault="00B3499B" w:rsidP="007C00FA">
            <w:pPr>
              <w:rPr>
                <w:rFonts w:cs="Arial"/>
                <w:color w:val="000000" w:themeColor="text1"/>
                <w:sz w:val="16"/>
                <w:szCs w:val="14"/>
              </w:rPr>
            </w:pPr>
            <w:r w:rsidRPr="00DB37A1">
              <w:rPr>
                <w:rFonts w:cs="Arial"/>
                <w:color w:val="000000" w:themeColor="text1"/>
                <w:sz w:val="16"/>
                <w:szCs w:val="14"/>
              </w:rPr>
              <w:t>To determine when the vehicle is stationary and inferred to be unintended.</w:t>
            </w:r>
          </w:p>
        </w:tc>
      </w:tr>
      <w:tr w:rsidR="00B3499B" w:rsidRPr="00DB37A1" w14:paraId="0D0BF77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6B52E9" w14:textId="77777777" w:rsidR="00B3499B" w:rsidRPr="00DB37A1" w:rsidRDefault="00B3499B" w:rsidP="007C00FA">
            <w:pPr>
              <w:rPr>
                <w:rFonts w:eastAsiaTheme="minorHAnsi" w:cs="Arial"/>
                <w:b/>
                <w:bCs/>
                <w:sz w:val="16"/>
                <w:szCs w:val="14"/>
              </w:rPr>
            </w:pPr>
            <w:r w:rsidRPr="00DB37A1">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587EF8" w14:textId="77777777" w:rsidR="00A2743B" w:rsidRPr="00DB37A1" w:rsidRDefault="00A2743B"/>
        </w:tc>
      </w:tr>
      <w:tr w:rsidR="00B3499B" w:rsidRPr="00DB37A1" w14:paraId="34ACCA7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2258F1" w14:textId="77777777" w:rsidR="00B3499B" w:rsidRPr="00DB37A1" w:rsidRDefault="00B3499B" w:rsidP="007C00FA">
            <w:pPr>
              <w:rPr>
                <w:rFonts w:cs="Arial"/>
                <w:sz w:val="16"/>
                <w:szCs w:val="14"/>
              </w:rPr>
            </w:pPr>
            <w:r w:rsidRPr="00DB37A1">
              <w:rPr>
                <w:rFonts w:cs="Arial"/>
                <w:b/>
                <w:bCs/>
                <w:sz w:val="16"/>
                <w:szCs w:val="14"/>
              </w:rPr>
              <w:lastRenderedPageBreak/>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BAE9ED" w14:textId="77777777" w:rsidR="00A2743B" w:rsidRPr="00DB37A1" w:rsidRDefault="00A2743B"/>
        </w:tc>
      </w:tr>
      <w:tr w:rsidR="00B3499B" w:rsidRPr="00DB37A1" w14:paraId="619EF4B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DF245F" w14:textId="77777777" w:rsidR="00B3499B" w:rsidRPr="00DB37A1" w:rsidRDefault="00B3499B" w:rsidP="007C00FA">
            <w:pPr>
              <w:rPr>
                <w:rFonts w:cs="Arial"/>
                <w:b/>
                <w:bCs/>
                <w:sz w:val="16"/>
                <w:szCs w:val="14"/>
              </w:rPr>
            </w:pPr>
            <w:r w:rsidRPr="00DB37A1">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8329C1" w14:textId="77777777" w:rsidR="00A2743B" w:rsidRPr="00DB37A1" w:rsidRDefault="00A2743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CE59166" w14:textId="77777777" w:rsidR="00B3499B" w:rsidRPr="00DB37A1" w:rsidRDefault="00B3499B" w:rsidP="007C00FA">
            <w:pPr>
              <w:ind w:left="139"/>
              <w:rPr>
                <w:rFonts w:cs="Arial"/>
                <w:b/>
                <w:bCs/>
                <w:sz w:val="16"/>
                <w:szCs w:val="14"/>
              </w:rPr>
            </w:pPr>
            <w:r w:rsidRPr="00DB37A1">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07F06B" w14:textId="77777777" w:rsidR="00A2743B" w:rsidRPr="00DB37A1" w:rsidRDefault="00A2743B"/>
        </w:tc>
      </w:tr>
      <w:tr w:rsidR="00B3499B" w:rsidRPr="00DB37A1" w14:paraId="5D4964E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1FD585" w14:textId="77777777" w:rsidR="00B3499B" w:rsidRPr="00DB37A1" w:rsidRDefault="00B3499B" w:rsidP="007C00FA">
            <w:pPr>
              <w:rPr>
                <w:rFonts w:cs="Arial"/>
                <w:b/>
                <w:bCs/>
                <w:sz w:val="16"/>
                <w:szCs w:val="14"/>
              </w:rPr>
            </w:pPr>
            <w:r w:rsidRPr="00DB37A1">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4F2782" w14:textId="77777777" w:rsidR="00A2743B" w:rsidRPr="00DB37A1" w:rsidRDefault="00A2743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1AB780C" w14:textId="77777777" w:rsidR="00B3499B" w:rsidRPr="00DB37A1" w:rsidRDefault="00B3499B" w:rsidP="007C00FA">
            <w:pPr>
              <w:ind w:left="139"/>
              <w:rPr>
                <w:rFonts w:cs="Arial"/>
                <w:b/>
                <w:bCs/>
                <w:sz w:val="16"/>
                <w:szCs w:val="16"/>
              </w:rPr>
            </w:pPr>
            <w:r w:rsidRPr="00DB37A1">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A294BB0" w14:textId="77777777" w:rsidR="00A2743B" w:rsidRPr="00DB37A1" w:rsidRDefault="00A2743B"/>
        </w:tc>
      </w:tr>
      <w:tr w:rsidR="00B3499B" w:rsidRPr="00DB37A1" w14:paraId="65099ABF"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B17E3C" w14:textId="77777777" w:rsidR="00B3499B" w:rsidRPr="00DB37A1" w:rsidRDefault="00B3499B" w:rsidP="007C00FA">
            <w:pPr>
              <w:rPr>
                <w:rFonts w:eastAsiaTheme="minorHAnsi" w:cs="Arial"/>
                <w:b/>
                <w:bCs/>
                <w:sz w:val="16"/>
                <w:szCs w:val="14"/>
              </w:rPr>
            </w:pPr>
            <w:r w:rsidRPr="00DB37A1">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B44AF19" w14:textId="703087BB" w:rsidR="00A2743B" w:rsidRPr="00DB37A1" w:rsidRDefault="000C3C3D">
            <w:r w:rsidRPr="00DB37A1">
              <w:t>Common</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FE09C2" w14:textId="77777777" w:rsidR="00B3499B" w:rsidRPr="00DB37A1" w:rsidRDefault="00B3499B" w:rsidP="007C00FA">
            <w:pPr>
              <w:rPr>
                <w:rFonts w:cs="Arial"/>
                <w:b/>
                <w:bCs/>
                <w:sz w:val="16"/>
                <w:szCs w:val="14"/>
              </w:rPr>
            </w:pPr>
            <w:r w:rsidRPr="00DB37A1">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C90962" w14:textId="77777777" w:rsidR="00A2743B" w:rsidRPr="00DB37A1" w:rsidRDefault="00A2743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B79A707" w14:textId="77777777" w:rsidR="00B3499B" w:rsidRPr="00DB37A1" w:rsidRDefault="00B3499B" w:rsidP="007C00FA">
            <w:pPr>
              <w:ind w:left="128"/>
              <w:rPr>
                <w:rFonts w:cs="Arial"/>
                <w:b/>
                <w:bCs/>
                <w:sz w:val="16"/>
                <w:szCs w:val="14"/>
              </w:rPr>
            </w:pPr>
            <w:r w:rsidRPr="00DB37A1">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8EAEEEE" w14:textId="3C2AF925" w:rsidR="00B3499B" w:rsidRPr="00DB37A1" w:rsidRDefault="00B3499B" w:rsidP="007C00FA">
            <w:pPr>
              <w:ind w:left="141"/>
              <w:rPr>
                <w:rFonts w:cs="Arial"/>
                <w:color w:val="000000" w:themeColor="text1"/>
                <w:sz w:val="16"/>
                <w:szCs w:val="14"/>
              </w:rPr>
            </w:pPr>
            <w:r w:rsidRPr="00DB37A1">
              <w:rPr>
                <w:rFonts w:cs="Arial"/>
                <w:color w:val="000000" w:themeColor="text1"/>
                <w:sz w:val="16"/>
                <w:szCs w:val="14"/>
              </w:rPr>
              <w:t>In-Progress</w:t>
            </w:r>
          </w:p>
        </w:tc>
      </w:tr>
      <w:tr w:rsidR="00B3499B" w:rsidRPr="00DB37A1" w14:paraId="406B96E8"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C827E1C" w14:textId="722B9AE9" w:rsidR="00B3499B" w:rsidRPr="00DB37A1" w:rsidRDefault="00BA62C5" w:rsidP="007C00FA">
            <w:pPr>
              <w:rPr>
                <w:rFonts w:cs="Arial"/>
                <w:bCs/>
                <w:color w:val="808080" w:themeColor="background1" w:themeShade="80"/>
                <w:sz w:val="16"/>
                <w:szCs w:val="14"/>
              </w:rPr>
            </w:pPr>
            <w:hyperlink r:id="rId40" w:history="1">
              <w:r w:rsidR="00B3499B" w:rsidRPr="00DB37A1">
                <w:rPr>
                  <w:rStyle w:val="Hyperlink"/>
                  <w:rFonts w:cs="Arial"/>
                  <w:bCs/>
                  <w:sz w:val="16"/>
                  <w:szCs w:val="14"/>
                </w:rPr>
                <w:t>Req. Template</w:t>
              </w:r>
            </w:hyperlink>
            <w:r w:rsidR="00B3499B" w:rsidRPr="00DB37A1">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52CC126" w14:textId="7345007E" w:rsidR="00B3499B" w:rsidRPr="00DB37A1" w:rsidRDefault="00B3499B" w:rsidP="007C00FA">
            <w:pPr>
              <w:rPr>
                <w:rFonts w:cs="Arial"/>
                <w:bCs/>
                <w:color w:val="808080" w:themeColor="background1" w:themeShade="80"/>
                <w:sz w:val="16"/>
                <w:szCs w:val="14"/>
              </w:rPr>
            </w:pPr>
            <w:r w:rsidRPr="00DB37A1">
              <w:rPr>
                <w:rFonts w:cs="Arial"/>
                <w:bCs/>
                <w:color w:val="808080" w:themeColor="background1" w:themeShade="80"/>
                <w:sz w:val="16"/>
                <w:szCs w:val="14"/>
              </w:rPr>
              <w:fldChar w:fldCharType="begin"/>
            </w:r>
            <w:r w:rsidRPr="00DB37A1">
              <w:rPr>
                <w:rFonts w:cs="Arial"/>
                <w:bCs/>
                <w:color w:val="808080" w:themeColor="background1" w:themeShade="80"/>
                <w:sz w:val="16"/>
                <w:szCs w:val="14"/>
              </w:rPr>
              <w:instrText xml:space="preserve"> DOCPROPERTY  TemplateVersion  \* MERGEFORMAT </w:instrText>
            </w:r>
            <w:r w:rsidRPr="00DB37A1">
              <w:rPr>
                <w:rFonts w:cs="Arial"/>
                <w:bCs/>
                <w:color w:val="808080" w:themeColor="background1" w:themeShade="80"/>
                <w:sz w:val="16"/>
                <w:szCs w:val="14"/>
              </w:rPr>
              <w:fldChar w:fldCharType="separate"/>
            </w:r>
            <w:r w:rsidR="002F02E1">
              <w:rPr>
                <w:rFonts w:cs="Arial"/>
                <w:bCs/>
                <w:color w:val="808080" w:themeColor="background1" w:themeShade="80"/>
                <w:sz w:val="16"/>
                <w:szCs w:val="14"/>
              </w:rPr>
              <w:t>6</w:t>
            </w:r>
            <w:r w:rsidRPr="00DB37A1">
              <w:rPr>
                <w:rFonts w:cs="Arial"/>
                <w:bCs/>
                <w:color w:val="808080" w:themeColor="background1" w:themeShade="80"/>
                <w:sz w:val="16"/>
                <w:szCs w:val="14"/>
              </w:rPr>
              <w:fldChar w:fldCharType="end"/>
            </w:r>
            <w:r w:rsidRPr="00DB37A1">
              <w:rPr>
                <w:rFonts w:cs="Arial"/>
                <w:bCs/>
                <w:color w:val="808080" w:themeColor="background1" w:themeShade="80"/>
                <w:sz w:val="16"/>
                <w:szCs w:val="14"/>
              </w:rPr>
              <w:t>.</w:t>
            </w:r>
            <w:r w:rsidRPr="00DB37A1">
              <w:rPr>
                <w:rFonts w:cs="Arial"/>
                <w:bCs/>
                <w:color w:val="808080" w:themeColor="background1" w:themeShade="80"/>
                <w:sz w:val="16"/>
                <w:szCs w:val="14"/>
              </w:rPr>
              <w:fldChar w:fldCharType="begin"/>
            </w:r>
            <w:r w:rsidRPr="00DB37A1">
              <w:rPr>
                <w:rFonts w:cs="Arial"/>
                <w:bCs/>
                <w:color w:val="808080" w:themeColor="background1" w:themeShade="80"/>
                <w:sz w:val="16"/>
                <w:szCs w:val="14"/>
              </w:rPr>
              <w:instrText xml:space="preserve"> DOCPROPERTY  TemplateRevision  \* MERGEFORMAT </w:instrText>
            </w:r>
            <w:r w:rsidRPr="00DB37A1">
              <w:rPr>
                <w:rFonts w:cs="Arial"/>
                <w:bCs/>
                <w:color w:val="808080" w:themeColor="background1" w:themeShade="80"/>
                <w:sz w:val="16"/>
                <w:szCs w:val="14"/>
              </w:rPr>
              <w:fldChar w:fldCharType="separate"/>
            </w:r>
            <w:r w:rsidR="002F02E1">
              <w:rPr>
                <w:rFonts w:cs="Arial"/>
                <w:bCs/>
                <w:color w:val="808080" w:themeColor="background1" w:themeShade="80"/>
                <w:sz w:val="16"/>
                <w:szCs w:val="14"/>
              </w:rPr>
              <w:t>0</w:t>
            </w:r>
            <w:r w:rsidRPr="00DB37A1">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0FACBDC" w14:textId="77777777" w:rsidR="00B3499B" w:rsidRPr="00DB37A1" w:rsidRDefault="00B3499B" w:rsidP="007C00FA">
            <w:pPr>
              <w:jc w:val="right"/>
              <w:rPr>
                <w:rFonts w:cs="Arial"/>
                <w:bCs/>
                <w:color w:val="808080" w:themeColor="background1" w:themeShade="80"/>
                <w:sz w:val="16"/>
                <w:szCs w:val="14"/>
              </w:rPr>
            </w:pPr>
            <w:r w:rsidRPr="00DB37A1">
              <w:rPr>
                <w:rFonts w:cs="Arial"/>
                <w:bCs/>
                <w:color w:val="808080" w:themeColor="background1" w:themeShade="80"/>
                <w:sz w:val="16"/>
                <w:szCs w:val="14"/>
              </w:rPr>
              <w:t>End of Requirement</w:t>
            </w:r>
          </w:p>
        </w:tc>
      </w:tr>
    </w:tbl>
    <w:p w14:paraId="7A890FE7" w14:textId="77777777" w:rsidR="006D5A3A" w:rsidRPr="00DB37A1" w:rsidRDefault="006D5A3A" w:rsidP="009A277F"/>
    <w:p w14:paraId="77341803" w14:textId="77777777" w:rsidR="00E11189" w:rsidRPr="00DB37A1" w:rsidRDefault="00E11189" w:rsidP="00E11189">
      <w:pPr>
        <w:pStyle w:val="RERequirement"/>
        <w:shd w:val="clear" w:color="auto" w:fill="F2F2F2" w:themeFill="background1" w:themeFillShade="F2"/>
      </w:pPr>
      <w:bookmarkStart w:id="138" w:name="_81cfbf995ac7d51da079df0c3d5e23ab"/>
      <w:r w:rsidRPr="00C16D6C">
        <w:t>REQ-397759/A</w:t>
      </w:r>
      <w:bookmarkEnd w:id="138"/>
      <w:r w:rsidRPr="00C16D6C">
        <w:t xml:space="preserve"> Initialize AEIS feature</w:t>
      </w:r>
    </w:p>
    <w:p w14:paraId="248A181D" w14:textId="579BF76F" w:rsidR="00E11189" w:rsidRPr="00DB37A1" w:rsidRDefault="00E11189" w:rsidP="00E11189">
      <w:pPr>
        <w:rPr>
          <w:rFonts w:cs="Arial"/>
        </w:rPr>
      </w:pPr>
      <w:r w:rsidRPr="00DB37A1">
        <w:rPr>
          <w:rFonts w:cs="Arial"/>
        </w:rPr>
        <w:t xml:space="preserve">The Feature shall initialize after </w:t>
      </w:r>
      <w:r w:rsidR="009C1C64" w:rsidRPr="00DB37A1">
        <w:rPr>
          <w:rFonts w:cs="Arial"/>
        </w:rPr>
        <w:t>powerpack</w:t>
      </w:r>
      <w:r w:rsidRPr="00DB37A1">
        <w:rPr>
          <w:rFonts w:cs="Arial"/>
        </w:rPr>
        <w:t xml:space="preserve"> start, shall not inhibit </w:t>
      </w:r>
      <w:r w:rsidR="009C1C64" w:rsidRPr="00DB37A1">
        <w:rPr>
          <w:rFonts w:cs="Arial"/>
        </w:rPr>
        <w:t>powerpack</w:t>
      </w:r>
      <w:r w:rsidRPr="00DB37A1">
        <w:rPr>
          <w:rFonts w:cs="Arial"/>
        </w:rPr>
        <w:t xml:space="preserve"> start and the shutdown timer shall be reset to zero.</w:t>
      </w:r>
    </w:p>
    <w:p w14:paraId="60CBCF19" w14:textId="77777777" w:rsidR="00E11189" w:rsidRPr="00DB37A1"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DB37A1" w14:paraId="5379E20C"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D4E5A0" w14:textId="77777777" w:rsidR="00B3499B" w:rsidRPr="00DB37A1" w:rsidRDefault="00B3499B" w:rsidP="007C00FA">
            <w:pPr>
              <w:rPr>
                <w:rFonts w:eastAsiaTheme="minorHAnsi" w:cs="Arial"/>
                <w:bCs/>
                <w:color w:val="808080" w:themeColor="background1" w:themeShade="80"/>
                <w:sz w:val="16"/>
                <w:szCs w:val="14"/>
              </w:rPr>
            </w:pPr>
            <w:r w:rsidRPr="00DB37A1">
              <w:rPr>
                <w:rFonts w:cs="Arial"/>
                <w:bCs/>
                <w:color w:val="808080" w:themeColor="background1" w:themeShade="80"/>
                <w:sz w:val="16"/>
                <w:szCs w:val="14"/>
              </w:rPr>
              <w:t>Requirement ID: REQ-397759/A</w:t>
            </w:r>
          </w:p>
        </w:tc>
      </w:tr>
      <w:tr w:rsidR="00B3499B" w:rsidRPr="00DB37A1" w14:paraId="761B4DE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E1C5AC" w14:textId="77777777" w:rsidR="00B3499B" w:rsidRPr="00DB37A1" w:rsidRDefault="00B3499B" w:rsidP="007C00FA">
            <w:pPr>
              <w:rPr>
                <w:rFonts w:eastAsiaTheme="minorHAnsi" w:cs="Arial"/>
                <w:b/>
                <w:bCs/>
                <w:sz w:val="16"/>
                <w:szCs w:val="14"/>
              </w:rPr>
            </w:pPr>
            <w:r w:rsidRPr="00DB37A1">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690CC2" w14:textId="77777777" w:rsidR="00B3499B" w:rsidRPr="00DB37A1" w:rsidRDefault="00B3499B" w:rsidP="007C00FA">
            <w:pPr>
              <w:rPr>
                <w:rFonts w:cs="Arial"/>
                <w:color w:val="000000" w:themeColor="text1"/>
                <w:sz w:val="16"/>
                <w:szCs w:val="14"/>
              </w:rPr>
            </w:pPr>
            <w:r w:rsidRPr="00DB37A1">
              <w:rPr>
                <w:rFonts w:cs="Arial"/>
                <w:color w:val="000000" w:themeColor="text1"/>
                <w:sz w:val="16"/>
                <w:szCs w:val="14"/>
              </w:rPr>
              <w:t xml:space="preserve">To schedule when the AEIS feature shall be initialized  </w:t>
            </w:r>
          </w:p>
        </w:tc>
      </w:tr>
      <w:tr w:rsidR="00B3499B" w:rsidRPr="00DB37A1" w14:paraId="53564C4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89B367" w14:textId="77777777" w:rsidR="00B3499B" w:rsidRPr="00DB37A1" w:rsidRDefault="00B3499B" w:rsidP="007C00FA">
            <w:pPr>
              <w:rPr>
                <w:rFonts w:eastAsiaTheme="minorHAnsi" w:cs="Arial"/>
                <w:b/>
                <w:bCs/>
                <w:sz w:val="16"/>
                <w:szCs w:val="14"/>
              </w:rPr>
            </w:pPr>
            <w:r w:rsidRPr="00DB37A1">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B42759" w14:textId="77777777" w:rsidR="00A2743B" w:rsidRPr="00DB37A1" w:rsidRDefault="00A2743B"/>
        </w:tc>
      </w:tr>
      <w:tr w:rsidR="00B3499B" w:rsidRPr="00DB37A1" w14:paraId="13090B1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B87265" w14:textId="77777777" w:rsidR="00B3499B" w:rsidRPr="00DB37A1" w:rsidRDefault="00B3499B" w:rsidP="007C00FA">
            <w:pPr>
              <w:rPr>
                <w:rFonts w:cs="Arial"/>
                <w:sz w:val="16"/>
                <w:szCs w:val="14"/>
              </w:rPr>
            </w:pPr>
            <w:r w:rsidRPr="00DB37A1">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094E2E" w14:textId="77777777" w:rsidR="00A2743B" w:rsidRPr="00DB37A1" w:rsidRDefault="00A2743B"/>
        </w:tc>
      </w:tr>
      <w:tr w:rsidR="00B3499B" w:rsidRPr="00DB37A1" w14:paraId="4A5C995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FC0730" w14:textId="77777777" w:rsidR="00B3499B" w:rsidRPr="00DB37A1" w:rsidRDefault="00B3499B" w:rsidP="007C00FA">
            <w:pPr>
              <w:rPr>
                <w:rFonts w:cs="Arial"/>
                <w:b/>
                <w:bCs/>
                <w:sz w:val="16"/>
                <w:szCs w:val="14"/>
              </w:rPr>
            </w:pPr>
            <w:r w:rsidRPr="00DB37A1">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ACAA5B" w14:textId="77777777" w:rsidR="00A2743B" w:rsidRPr="00DB37A1" w:rsidRDefault="00A2743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A1050CE" w14:textId="77777777" w:rsidR="00B3499B" w:rsidRPr="00DB37A1" w:rsidRDefault="00B3499B" w:rsidP="007C00FA">
            <w:pPr>
              <w:ind w:left="139"/>
              <w:rPr>
                <w:rFonts w:cs="Arial"/>
                <w:b/>
                <w:bCs/>
                <w:sz w:val="16"/>
                <w:szCs w:val="14"/>
              </w:rPr>
            </w:pPr>
            <w:r w:rsidRPr="00DB37A1">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EF8D052" w14:textId="77777777" w:rsidR="00A2743B" w:rsidRPr="00DB37A1" w:rsidRDefault="00A2743B"/>
        </w:tc>
      </w:tr>
      <w:tr w:rsidR="00B3499B" w:rsidRPr="00DB37A1" w14:paraId="7D50C0E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73068D" w14:textId="77777777" w:rsidR="00B3499B" w:rsidRPr="00DB37A1" w:rsidRDefault="00B3499B" w:rsidP="007C00FA">
            <w:pPr>
              <w:rPr>
                <w:rFonts w:cs="Arial"/>
                <w:b/>
                <w:bCs/>
                <w:sz w:val="16"/>
                <w:szCs w:val="14"/>
              </w:rPr>
            </w:pPr>
            <w:r w:rsidRPr="00DB37A1">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CF43AA" w14:textId="77777777" w:rsidR="00A2743B" w:rsidRPr="00DB37A1" w:rsidRDefault="00A2743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A638E93" w14:textId="77777777" w:rsidR="00B3499B" w:rsidRPr="00DB37A1" w:rsidRDefault="00B3499B" w:rsidP="007C00FA">
            <w:pPr>
              <w:ind w:left="139"/>
              <w:rPr>
                <w:rFonts w:cs="Arial"/>
                <w:b/>
                <w:bCs/>
                <w:sz w:val="16"/>
                <w:szCs w:val="16"/>
              </w:rPr>
            </w:pPr>
            <w:r w:rsidRPr="00DB37A1">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861719F" w14:textId="77777777" w:rsidR="00A2743B" w:rsidRPr="00DB37A1" w:rsidRDefault="00A2743B"/>
        </w:tc>
      </w:tr>
      <w:tr w:rsidR="00B3499B" w:rsidRPr="00DB37A1" w14:paraId="225CAF49"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04ECC2" w14:textId="77777777" w:rsidR="00B3499B" w:rsidRPr="00DB37A1" w:rsidRDefault="00B3499B" w:rsidP="007C00FA">
            <w:pPr>
              <w:rPr>
                <w:rFonts w:eastAsiaTheme="minorHAnsi" w:cs="Arial"/>
                <w:b/>
                <w:bCs/>
                <w:sz w:val="16"/>
                <w:szCs w:val="14"/>
              </w:rPr>
            </w:pPr>
            <w:r w:rsidRPr="00DB37A1">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DFB80C1" w14:textId="094AF465" w:rsidR="00A2743B" w:rsidRPr="00DB37A1" w:rsidRDefault="000C3C3D">
            <w:r w:rsidRPr="00DB37A1">
              <w:t>Common</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874161" w14:textId="77777777" w:rsidR="00B3499B" w:rsidRPr="00DB37A1" w:rsidRDefault="00B3499B" w:rsidP="007C00FA">
            <w:pPr>
              <w:rPr>
                <w:rFonts w:cs="Arial"/>
                <w:b/>
                <w:bCs/>
                <w:sz w:val="16"/>
                <w:szCs w:val="14"/>
              </w:rPr>
            </w:pPr>
            <w:r w:rsidRPr="00DB37A1">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E41B35" w14:textId="77777777" w:rsidR="00A2743B" w:rsidRPr="00DB37A1" w:rsidRDefault="00A2743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0F46232" w14:textId="77777777" w:rsidR="00B3499B" w:rsidRPr="00DB37A1" w:rsidRDefault="00B3499B" w:rsidP="007C00FA">
            <w:pPr>
              <w:ind w:left="128"/>
              <w:rPr>
                <w:rFonts w:cs="Arial"/>
                <w:b/>
                <w:bCs/>
                <w:sz w:val="16"/>
                <w:szCs w:val="14"/>
              </w:rPr>
            </w:pPr>
            <w:r w:rsidRPr="00DB37A1">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A67FCDF" w14:textId="77777777" w:rsidR="00B3499B" w:rsidRPr="00DB37A1" w:rsidRDefault="00B3499B" w:rsidP="007C00FA">
            <w:pPr>
              <w:ind w:left="141"/>
              <w:rPr>
                <w:rFonts w:cs="Arial"/>
                <w:color w:val="000000" w:themeColor="text1"/>
                <w:sz w:val="16"/>
                <w:szCs w:val="14"/>
              </w:rPr>
            </w:pPr>
            <w:r w:rsidRPr="00DB37A1">
              <w:rPr>
                <w:rFonts w:cs="Arial"/>
                <w:color w:val="000000" w:themeColor="text1"/>
                <w:sz w:val="16"/>
                <w:szCs w:val="14"/>
              </w:rPr>
              <w:t>In-Progress</w:t>
            </w:r>
          </w:p>
        </w:tc>
      </w:tr>
      <w:tr w:rsidR="00B3499B" w:rsidRPr="00DB37A1" w14:paraId="64E9A15D"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8BD46CE" w14:textId="3930C833" w:rsidR="00B3499B" w:rsidRPr="00DB37A1" w:rsidRDefault="00BA62C5" w:rsidP="007C00FA">
            <w:pPr>
              <w:rPr>
                <w:rFonts w:cs="Arial"/>
                <w:bCs/>
                <w:color w:val="808080" w:themeColor="background1" w:themeShade="80"/>
                <w:sz w:val="16"/>
                <w:szCs w:val="14"/>
              </w:rPr>
            </w:pPr>
            <w:hyperlink r:id="rId41" w:history="1">
              <w:r w:rsidR="00B3499B" w:rsidRPr="00DB37A1">
                <w:rPr>
                  <w:rStyle w:val="Hyperlink"/>
                  <w:rFonts w:cs="Arial"/>
                  <w:bCs/>
                  <w:sz w:val="16"/>
                  <w:szCs w:val="14"/>
                </w:rPr>
                <w:t>Req. Template</w:t>
              </w:r>
            </w:hyperlink>
            <w:r w:rsidR="00B3499B" w:rsidRPr="00DB37A1">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0522B05" w14:textId="43934B11" w:rsidR="00B3499B" w:rsidRPr="00DB37A1" w:rsidRDefault="00B3499B" w:rsidP="007C00FA">
            <w:pPr>
              <w:rPr>
                <w:rFonts w:cs="Arial"/>
                <w:bCs/>
                <w:color w:val="808080" w:themeColor="background1" w:themeShade="80"/>
                <w:sz w:val="16"/>
                <w:szCs w:val="14"/>
              </w:rPr>
            </w:pPr>
            <w:r w:rsidRPr="00DB37A1">
              <w:rPr>
                <w:rFonts w:cs="Arial"/>
                <w:bCs/>
                <w:color w:val="808080" w:themeColor="background1" w:themeShade="80"/>
                <w:sz w:val="16"/>
                <w:szCs w:val="14"/>
              </w:rPr>
              <w:fldChar w:fldCharType="begin"/>
            </w:r>
            <w:r w:rsidRPr="00DB37A1">
              <w:rPr>
                <w:rFonts w:cs="Arial"/>
                <w:bCs/>
                <w:color w:val="808080" w:themeColor="background1" w:themeShade="80"/>
                <w:sz w:val="16"/>
                <w:szCs w:val="14"/>
              </w:rPr>
              <w:instrText xml:space="preserve"> DOCPROPERTY  TemplateVersion  \* MERGEFORMAT </w:instrText>
            </w:r>
            <w:r w:rsidRPr="00DB37A1">
              <w:rPr>
                <w:rFonts w:cs="Arial"/>
                <w:bCs/>
                <w:color w:val="808080" w:themeColor="background1" w:themeShade="80"/>
                <w:sz w:val="16"/>
                <w:szCs w:val="14"/>
              </w:rPr>
              <w:fldChar w:fldCharType="separate"/>
            </w:r>
            <w:r w:rsidR="002F02E1">
              <w:rPr>
                <w:rFonts w:cs="Arial"/>
                <w:bCs/>
                <w:color w:val="808080" w:themeColor="background1" w:themeShade="80"/>
                <w:sz w:val="16"/>
                <w:szCs w:val="14"/>
              </w:rPr>
              <w:t>6</w:t>
            </w:r>
            <w:r w:rsidRPr="00DB37A1">
              <w:rPr>
                <w:rFonts w:cs="Arial"/>
                <w:bCs/>
                <w:color w:val="808080" w:themeColor="background1" w:themeShade="80"/>
                <w:sz w:val="16"/>
                <w:szCs w:val="14"/>
              </w:rPr>
              <w:fldChar w:fldCharType="end"/>
            </w:r>
            <w:r w:rsidRPr="00DB37A1">
              <w:rPr>
                <w:rFonts w:cs="Arial"/>
                <w:bCs/>
                <w:color w:val="808080" w:themeColor="background1" w:themeShade="80"/>
                <w:sz w:val="16"/>
                <w:szCs w:val="14"/>
              </w:rPr>
              <w:t>.</w:t>
            </w:r>
            <w:r w:rsidRPr="00DB37A1">
              <w:rPr>
                <w:rFonts w:cs="Arial"/>
                <w:bCs/>
                <w:color w:val="808080" w:themeColor="background1" w:themeShade="80"/>
                <w:sz w:val="16"/>
                <w:szCs w:val="14"/>
              </w:rPr>
              <w:fldChar w:fldCharType="begin"/>
            </w:r>
            <w:r w:rsidRPr="00DB37A1">
              <w:rPr>
                <w:rFonts w:cs="Arial"/>
                <w:bCs/>
                <w:color w:val="808080" w:themeColor="background1" w:themeShade="80"/>
                <w:sz w:val="16"/>
                <w:szCs w:val="14"/>
              </w:rPr>
              <w:instrText xml:space="preserve"> DOCPROPERTY  TemplateRevision  \* MERGEFORMAT </w:instrText>
            </w:r>
            <w:r w:rsidRPr="00DB37A1">
              <w:rPr>
                <w:rFonts w:cs="Arial"/>
                <w:bCs/>
                <w:color w:val="808080" w:themeColor="background1" w:themeShade="80"/>
                <w:sz w:val="16"/>
                <w:szCs w:val="14"/>
              </w:rPr>
              <w:fldChar w:fldCharType="separate"/>
            </w:r>
            <w:r w:rsidR="002F02E1">
              <w:rPr>
                <w:rFonts w:cs="Arial"/>
                <w:bCs/>
                <w:color w:val="808080" w:themeColor="background1" w:themeShade="80"/>
                <w:sz w:val="16"/>
                <w:szCs w:val="14"/>
              </w:rPr>
              <w:t>0</w:t>
            </w:r>
            <w:r w:rsidRPr="00DB37A1">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B494505" w14:textId="77777777" w:rsidR="00B3499B" w:rsidRPr="00DB37A1" w:rsidRDefault="00B3499B" w:rsidP="007C00FA">
            <w:pPr>
              <w:jc w:val="right"/>
              <w:rPr>
                <w:rFonts w:cs="Arial"/>
                <w:bCs/>
                <w:color w:val="808080" w:themeColor="background1" w:themeShade="80"/>
                <w:sz w:val="16"/>
                <w:szCs w:val="14"/>
              </w:rPr>
            </w:pPr>
            <w:r w:rsidRPr="00DB37A1">
              <w:rPr>
                <w:rFonts w:cs="Arial"/>
                <w:bCs/>
                <w:color w:val="808080" w:themeColor="background1" w:themeShade="80"/>
                <w:sz w:val="16"/>
                <w:szCs w:val="14"/>
              </w:rPr>
              <w:t>End of Requirement</w:t>
            </w:r>
          </w:p>
        </w:tc>
      </w:tr>
    </w:tbl>
    <w:p w14:paraId="71E050BD" w14:textId="77777777" w:rsidR="006D5A3A" w:rsidRPr="00DB37A1" w:rsidRDefault="006D5A3A" w:rsidP="009A277F"/>
    <w:p w14:paraId="45864856" w14:textId="77777777" w:rsidR="00E11189" w:rsidRPr="00DB37A1" w:rsidRDefault="00E11189" w:rsidP="00E11189">
      <w:pPr>
        <w:pStyle w:val="RERequirement"/>
        <w:shd w:val="clear" w:color="auto" w:fill="F2F2F2" w:themeFill="background1" w:themeFillShade="F2"/>
        <w:rPr>
          <w:u w:val="single"/>
        </w:rPr>
      </w:pPr>
      <w:bookmarkStart w:id="139" w:name="_20d9a006742342190c10347b18c75cce"/>
      <w:r w:rsidRPr="00C16D6C">
        <w:rPr>
          <w:u w:val="single"/>
        </w:rPr>
        <w:t>REQ-397761/A</w:t>
      </w:r>
      <w:bookmarkEnd w:id="139"/>
      <w:r w:rsidRPr="00C16D6C">
        <w:rPr>
          <w:u w:val="single"/>
        </w:rPr>
        <w:t xml:space="preserve"> Inhibit AEIS due to input fault</w:t>
      </w:r>
    </w:p>
    <w:p w14:paraId="4B91F7D0" w14:textId="77777777" w:rsidR="00E11189" w:rsidRPr="00DB37A1" w:rsidRDefault="00E11189" w:rsidP="00E11189">
      <w:pPr>
        <w:rPr>
          <w:rFonts w:cs="Arial"/>
          <w:u w:val="single"/>
        </w:rPr>
      </w:pPr>
      <w:r w:rsidRPr="00DB37A1">
        <w:rPr>
          <w:rFonts w:cs="Arial"/>
          <w:u w:val="single"/>
        </w:rPr>
        <w:t>The Feature shall be inhibited when any of the following inputs are faulted.</w:t>
      </w:r>
    </w:p>
    <w:p w14:paraId="39DCC7F8" w14:textId="77777777" w:rsidR="00E11189" w:rsidRPr="00DB37A1" w:rsidRDefault="00E11189" w:rsidP="00E11189">
      <w:pPr>
        <w:rPr>
          <w:rFonts w:cs="Arial"/>
          <w:u w:val="single"/>
        </w:rPr>
      </w:pPr>
      <w:r w:rsidRPr="00DB37A1">
        <w:rPr>
          <w:rFonts w:cs="Arial"/>
          <w:u w:val="single"/>
        </w:rPr>
        <w:t>Brake Pedal Position, Clutch Pedal Position, Accelerator Pedal Position, Vehicle Speed, Transmission Shift Lever.</w:t>
      </w:r>
    </w:p>
    <w:p w14:paraId="65F05407" w14:textId="77777777" w:rsidR="00E11189" w:rsidRPr="00DB37A1" w:rsidRDefault="00E11189" w:rsidP="00E11189">
      <w:pPr>
        <w:rPr>
          <w:rFonts w:cs="Arial"/>
          <w:u w:val="single"/>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DB37A1" w14:paraId="23CE1A18"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D46FB4" w14:textId="77777777" w:rsidR="00B3499B" w:rsidRPr="00DB37A1" w:rsidRDefault="00B3499B" w:rsidP="007C00FA">
            <w:pPr>
              <w:rPr>
                <w:rFonts w:eastAsiaTheme="minorHAnsi" w:cs="Arial"/>
                <w:bCs/>
                <w:color w:val="808080" w:themeColor="background1" w:themeShade="80"/>
                <w:sz w:val="16"/>
                <w:szCs w:val="14"/>
                <w:u w:val="single"/>
              </w:rPr>
            </w:pPr>
            <w:r w:rsidRPr="00DB37A1">
              <w:rPr>
                <w:rFonts w:cs="Arial"/>
                <w:bCs/>
                <w:color w:val="808080" w:themeColor="background1" w:themeShade="80"/>
                <w:sz w:val="16"/>
                <w:szCs w:val="14"/>
                <w:u w:val="single"/>
              </w:rPr>
              <w:t>Requirement ID: REQ-397761/A</w:t>
            </w:r>
          </w:p>
        </w:tc>
      </w:tr>
      <w:tr w:rsidR="00B3499B" w:rsidRPr="00DB37A1" w14:paraId="476851E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4CBCC0F" w14:textId="77777777" w:rsidR="00B3499B" w:rsidRPr="00DB37A1" w:rsidRDefault="00B3499B" w:rsidP="007C00FA">
            <w:pPr>
              <w:rPr>
                <w:rFonts w:eastAsiaTheme="minorHAnsi" w:cs="Arial"/>
                <w:b/>
                <w:bCs/>
                <w:sz w:val="16"/>
                <w:szCs w:val="14"/>
                <w:u w:val="single"/>
              </w:rPr>
            </w:pPr>
            <w:r w:rsidRPr="00DB37A1">
              <w:rPr>
                <w:rFonts w:cs="Arial"/>
                <w:b/>
                <w:bCs/>
                <w:sz w:val="16"/>
                <w:szCs w:val="14"/>
                <w:u w:val="single"/>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601DEA" w14:textId="77777777" w:rsidR="00B3499B" w:rsidRPr="00DB37A1" w:rsidRDefault="00B3499B" w:rsidP="007C00FA">
            <w:pPr>
              <w:rPr>
                <w:rFonts w:cs="Arial"/>
                <w:color w:val="000000" w:themeColor="text1"/>
                <w:sz w:val="16"/>
                <w:szCs w:val="14"/>
                <w:u w:val="single"/>
              </w:rPr>
            </w:pPr>
            <w:r w:rsidRPr="00DB37A1">
              <w:rPr>
                <w:rFonts w:cs="Arial"/>
                <w:color w:val="000000" w:themeColor="text1"/>
                <w:sz w:val="16"/>
                <w:szCs w:val="14"/>
                <w:u w:val="single"/>
              </w:rPr>
              <w:t>It allows the feature to be disabled in the event of an input fault which would prevent the feature from operating reliably.</w:t>
            </w:r>
          </w:p>
        </w:tc>
      </w:tr>
      <w:tr w:rsidR="00B3499B" w:rsidRPr="00DB37A1" w14:paraId="278A1AF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1AF818" w14:textId="77777777" w:rsidR="00B3499B" w:rsidRPr="00DB37A1" w:rsidRDefault="00B3499B" w:rsidP="007C00FA">
            <w:pPr>
              <w:rPr>
                <w:rFonts w:eastAsiaTheme="minorHAnsi" w:cs="Arial"/>
                <w:b/>
                <w:bCs/>
                <w:sz w:val="16"/>
                <w:szCs w:val="14"/>
                <w:u w:val="single"/>
              </w:rPr>
            </w:pPr>
            <w:r w:rsidRPr="00DB37A1">
              <w:rPr>
                <w:rFonts w:cs="Arial"/>
                <w:b/>
                <w:bCs/>
                <w:sz w:val="16"/>
                <w:szCs w:val="14"/>
                <w:u w:val="single"/>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AC56C9" w14:textId="77777777" w:rsidR="00A2743B" w:rsidRPr="00DB37A1" w:rsidRDefault="00A2743B">
            <w:pPr>
              <w:rPr>
                <w:u w:val="single"/>
              </w:rPr>
            </w:pPr>
          </w:p>
        </w:tc>
      </w:tr>
      <w:tr w:rsidR="00B3499B" w:rsidRPr="00DB37A1" w14:paraId="532BA28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3A17B3" w14:textId="77777777" w:rsidR="00B3499B" w:rsidRPr="00DB37A1" w:rsidRDefault="00B3499B" w:rsidP="007C00FA">
            <w:pPr>
              <w:rPr>
                <w:rFonts w:cs="Arial"/>
                <w:sz w:val="16"/>
                <w:szCs w:val="14"/>
                <w:u w:val="single"/>
              </w:rPr>
            </w:pPr>
            <w:r w:rsidRPr="00DB37A1">
              <w:rPr>
                <w:rFonts w:cs="Arial"/>
                <w:b/>
                <w:bCs/>
                <w:sz w:val="16"/>
                <w:szCs w:val="14"/>
                <w:u w:val="single"/>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AC2C48" w14:textId="77777777" w:rsidR="00A2743B" w:rsidRPr="00DB37A1" w:rsidRDefault="00A2743B">
            <w:pPr>
              <w:rPr>
                <w:u w:val="single"/>
              </w:rPr>
            </w:pPr>
          </w:p>
        </w:tc>
      </w:tr>
      <w:tr w:rsidR="00B3499B" w:rsidRPr="00DB37A1" w14:paraId="02253AE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0786E9" w14:textId="77777777" w:rsidR="00B3499B" w:rsidRPr="00DB37A1" w:rsidRDefault="00B3499B" w:rsidP="007C00FA">
            <w:pPr>
              <w:rPr>
                <w:rFonts w:cs="Arial"/>
                <w:b/>
                <w:bCs/>
                <w:sz w:val="16"/>
                <w:szCs w:val="14"/>
                <w:u w:val="single"/>
              </w:rPr>
            </w:pPr>
            <w:r w:rsidRPr="00DB37A1">
              <w:rPr>
                <w:rFonts w:cs="Arial"/>
                <w:b/>
                <w:bCs/>
                <w:sz w:val="16"/>
                <w:szCs w:val="14"/>
                <w:u w:val="single"/>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CF7F5F" w14:textId="77777777" w:rsidR="00A2743B" w:rsidRPr="00DB37A1" w:rsidRDefault="00A2743B">
            <w:pPr>
              <w:rPr>
                <w:u w:val="single"/>
              </w:rPr>
            </w:pP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E563A79" w14:textId="77777777" w:rsidR="00B3499B" w:rsidRPr="00DB37A1" w:rsidRDefault="00B3499B" w:rsidP="007C00FA">
            <w:pPr>
              <w:ind w:left="139"/>
              <w:rPr>
                <w:rFonts w:cs="Arial"/>
                <w:b/>
                <w:bCs/>
                <w:sz w:val="16"/>
                <w:szCs w:val="14"/>
                <w:u w:val="single"/>
              </w:rPr>
            </w:pPr>
            <w:r w:rsidRPr="00DB37A1">
              <w:rPr>
                <w:rFonts w:cs="Arial"/>
                <w:b/>
                <w:bCs/>
                <w:sz w:val="16"/>
                <w:szCs w:val="14"/>
                <w:u w:val="single"/>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D0E216D" w14:textId="77777777" w:rsidR="00A2743B" w:rsidRPr="00DB37A1" w:rsidRDefault="00A2743B">
            <w:pPr>
              <w:rPr>
                <w:u w:val="single"/>
              </w:rPr>
            </w:pPr>
          </w:p>
        </w:tc>
      </w:tr>
      <w:tr w:rsidR="00B3499B" w:rsidRPr="00DB37A1" w14:paraId="1E11C61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515D66" w14:textId="77777777" w:rsidR="00B3499B" w:rsidRPr="00DB37A1" w:rsidRDefault="00B3499B" w:rsidP="007C00FA">
            <w:pPr>
              <w:rPr>
                <w:rFonts w:cs="Arial"/>
                <w:b/>
                <w:bCs/>
                <w:sz w:val="16"/>
                <w:szCs w:val="14"/>
                <w:u w:val="single"/>
              </w:rPr>
            </w:pPr>
            <w:r w:rsidRPr="00DB37A1">
              <w:rPr>
                <w:rFonts w:cs="Arial"/>
                <w:b/>
                <w:bCs/>
                <w:sz w:val="16"/>
                <w:szCs w:val="14"/>
                <w:u w:val="single"/>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78F5B5" w14:textId="77777777" w:rsidR="00A2743B" w:rsidRPr="00DB37A1" w:rsidRDefault="00A2743B">
            <w:pPr>
              <w:rPr>
                <w:u w:val="single"/>
              </w:rPr>
            </w:pP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87727ED" w14:textId="77777777" w:rsidR="00B3499B" w:rsidRPr="00DB37A1" w:rsidRDefault="00B3499B" w:rsidP="007C00FA">
            <w:pPr>
              <w:ind w:left="139"/>
              <w:rPr>
                <w:rFonts w:cs="Arial"/>
                <w:b/>
                <w:bCs/>
                <w:sz w:val="16"/>
                <w:szCs w:val="16"/>
                <w:u w:val="single"/>
              </w:rPr>
            </w:pPr>
            <w:r w:rsidRPr="00DB37A1">
              <w:rPr>
                <w:rFonts w:cs="Arial"/>
                <w:b/>
                <w:bCs/>
                <w:sz w:val="16"/>
                <w:szCs w:val="16"/>
                <w:u w:val="single"/>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E437CA7" w14:textId="77777777" w:rsidR="00A2743B" w:rsidRPr="00DB37A1" w:rsidRDefault="00A2743B">
            <w:pPr>
              <w:rPr>
                <w:u w:val="single"/>
              </w:rPr>
            </w:pPr>
          </w:p>
        </w:tc>
      </w:tr>
      <w:tr w:rsidR="00B3499B" w:rsidRPr="00DB37A1" w14:paraId="01FB2C86"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E86B3F" w14:textId="77777777" w:rsidR="00B3499B" w:rsidRPr="00DB37A1" w:rsidRDefault="00B3499B" w:rsidP="007C00FA">
            <w:pPr>
              <w:rPr>
                <w:rFonts w:eastAsiaTheme="minorHAnsi" w:cs="Arial"/>
                <w:b/>
                <w:bCs/>
                <w:sz w:val="16"/>
                <w:szCs w:val="14"/>
                <w:u w:val="single"/>
              </w:rPr>
            </w:pPr>
            <w:r w:rsidRPr="00DB37A1">
              <w:rPr>
                <w:rFonts w:cs="Arial"/>
                <w:b/>
                <w:bCs/>
                <w:sz w:val="16"/>
                <w:szCs w:val="14"/>
                <w:u w:val="single"/>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1670709" w14:textId="29B1CE55" w:rsidR="00A2743B" w:rsidRPr="00DB37A1" w:rsidRDefault="000C3C3D">
            <w:pPr>
              <w:rPr>
                <w:u w:val="single"/>
              </w:rPr>
            </w:pPr>
            <w:r w:rsidRPr="00DB37A1">
              <w:t>Common</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85B21E" w14:textId="77777777" w:rsidR="00B3499B" w:rsidRPr="00DB37A1" w:rsidRDefault="00B3499B" w:rsidP="007C00FA">
            <w:pPr>
              <w:rPr>
                <w:rFonts w:cs="Arial"/>
                <w:b/>
                <w:bCs/>
                <w:sz w:val="16"/>
                <w:szCs w:val="14"/>
                <w:u w:val="single"/>
              </w:rPr>
            </w:pPr>
            <w:r w:rsidRPr="00DB37A1">
              <w:rPr>
                <w:rFonts w:cs="Arial"/>
                <w:b/>
                <w:bCs/>
                <w:sz w:val="16"/>
                <w:szCs w:val="14"/>
                <w:u w:val="single"/>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0F1E8A" w14:textId="77777777" w:rsidR="00A2743B" w:rsidRPr="00DB37A1" w:rsidRDefault="00A2743B">
            <w:pPr>
              <w:rPr>
                <w:u w:val="single"/>
              </w:rPr>
            </w:pP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B134E5B" w14:textId="77777777" w:rsidR="00B3499B" w:rsidRPr="00DB37A1" w:rsidRDefault="00B3499B" w:rsidP="007C00FA">
            <w:pPr>
              <w:ind w:left="128"/>
              <w:rPr>
                <w:rFonts w:cs="Arial"/>
                <w:b/>
                <w:bCs/>
                <w:sz w:val="16"/>
                <w:szCs w:val="14"/>
                <w:u w:val="single"/>
              </w:rPr>
            </w:pPr>
            <w:r w:rsidRPr="00DB37A1">
              <w:rPr>
                <w:rFonts w:cs="Arial"/>
                <w:b/>
                <w:bCs/>
                <w:sz w:val="16"/>
                <w:szCs w:val="14"/>
                <w:u w:val="single"/>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EB1B1B3" w14:textId="77777777" w:rsidR="00B3499B" w:rsidRPr="00DB37A1" w:rsidRDefault="00B3499B" w:rsidP="007C00FA">
            <w:pPr>
              <w:ind w:left="141"/>
              <w:rPr>
                <w:rFonts w:cs="Arial"/>
                <w:color w:val="000000" w:themeColor="text1"/>
                <w:sz w:val="16"/>
                <w:szCs w:val="14"/>
                <w:u w:val="single"/>
              </w:rPr>
            </w:pPr>
            <w:r w:rsidRPr="00DB37A1">
              <w:rPr>
                <w:rFonts w:cs="Arial"/>
                <w:color w:val="000000" w:themeColor="text1"/>
                <w:sz w:val="16"/>
                <w:szCs w:val="14"/>
                <w:u w:val="single"/>
              </w:rPr>
              <w:t>In-Progress</w:t>
            </w:r>
          </w:p>
        </w:tc>
      </w:tr>
      <w:tr w:rsidR="00B3499B" w:rsidRPr="00DB37A1" w14:paraId="3AFA1CE2"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BE7B3F9" w14:textId="04B3B102" w:rsidR="00B3499B" w:rsidRPr="00DB37A1" w:rsidRDefault="00BA62C5" w:rsidP="007C00FA">
            <w:pPr>
              <w:rPr>
                <w:rFonts w:cs="Arial"/>
                <w:bCs/>
                <w:color w:val="808080" w:themeColor="background1" w:themeShade="80"/>
                <w:sz w:val="16"/>
                <w:szCs w:val="14"/>
                <w:u w:val="single"/>
              </w:rPr>
            </w:pPr>
            <w:hyperlink r:id="rId42" w:history="1">
              <w:r w:rsidR="00B3499B" w:rsidRPr="00DB37A1">
                <w:rPr>
                  <w:rStyle w:val="Hyperlink"/>
                  <w:rFonts w:cs="Arial"/>
                  <w:bCs/>
                  <w:sz w:val="16"/>
                  <w:szCs w:val="14"/>
                </w:rPr>
                <w:t>Req. Template</w:t>
              </w:r>
            </w:hyperlink>
            <w:r w:rsidR="00B3499B" w:rsidRPr="00DB37A1">
              <w:rPr>
                <w:rFonts w:cs="Arial"/>
                <w:bCs/>
                <w:color w:val="808080" w:themeColor="background1" w:themeShade="80"/>
                <w:sz w:val="16"/>
                <w:szCs w:val="14"/>
                <w:u w:val="single"/>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2F02024" w14:textId="656C1DDF" w:rsidR="00B3499B" w:rsidRPr="00DB37A1" w:rsidRDefault="00B3499B" w:rsidP="007C00FA">
            <w:pPr>
              <w:rPr>
                <w:rFonts w:cs="Arial"/>
                <w:bCs/>
                <w:color w:val="808080" w:themeColor="background1" w:themeShade="80"/>
                <w:sz w:val="16"/>
                <w:szCs w:val="14"/>
                <w:u w:val="single"/>
              </w:rPr>
            </w:pPr>
            <w:r w:rsidRPr="00DB37A1">
              <w:rPr>
                <w:rFonts w:cs="Arial"/>
                <w:bCs/>
                <w:color w:val="808080" w:themeColor="background1" w:themeShade="80"/>
                <w:sz w:val="16"/>
                <w:szCs w:val="14"/>
                <w:u w:val="single"/>
              </w:rPr>
              <w:fldChar w:fldCharType="begin"/>
            </w:r>
            <w:r w:rsidRPr="00DB37A1">
              <w:rPr>
                <w:rFonts w:cs="Arial"/>
                <w:bCs/>
                <w:color w:val="808080" w:themeColor="background1" w:themeShade="80"/>
                <w:sz w:val="16"/>
                <w:szCs w:val="14"/>
                <w:u w:val="single"/>
              </w:rPr>
              <w:instrText xml:space="preserve"> DOCPROPERTY  TemplateVersion  \* MERGEFORMAT </w:instrText>
            </w:r>
            <w:r w:rsidRPr="00DB37A1">
              <w:rPr>
                <w:rFonts w:cs="Arial"/>
                <w:bCs/>
                <w:color w:val="808080" w:themeColor="background1" w:themeShade="80"/>
                <w:sz w:val="16"/>
                <w:szCs w:val="14"/>
                <w:u w:val="single"/>
              </w:rPr>
              <w:fldChar w:fldCharType="separate"/>
            </w:r>
            <w:r w:rsidR="002F02E1">
              <w:rPr>
                <w:rFonts w:cs="Arial"/>
                <w:bCs/>
                <w:color w:val="808080" w:themeColor="background1" w:themeShade="80"/>
                <w:sz w:val="16"/>
                <w:szCs w:val="14"/>
                <w:u w:val="single"/>
              </w:rPr>
              <w:t>6</w:t>
            </w:r>
            <w:r w:rsidRPr="00DB37A1">
              <w:rPr>
                <w:rFonts w:cs="Arial"/>
                <w:bCs/>
                <w:color w:val="808080" w:themeColor="background1" w:themeShade="80"/>
                <w:sz w:val="16"/>
                <w:szCs w:val="14"/>
                <w:u w:val="single"/>
              </w:rPr>
              <w:fldChar w:fldCharType="end"/>
            </w:r>
            <w:r w:rsidRPr="00DB37A1">
              <w:rPr>
                <w:rFonts w:cs="Arial"/>
                <w:bCs/>
                <w:color w:val="808080" w:themeColor="background1" w:themeShade="80"/>
                <w:sz w:val="16"/>
                <w:szCs w:val="14"/>
                <w:u w:val="single"/>
              </w:rPr>
              <w:t>.</w:t>
            </w:r>
            <w:r w:rsidRPr="00DB37A1">
              <w:rPr>
                <w:rFonts w:cs="Arial"/>
                <w:bCs/>
                <w:color w:val="808080" w:themeColor="background1" w:themeShade="80"/>
                <w:sz w:val="16"/>
                <w:szCs w:val="14"/>
                <w:u w:val="single"/>
              </w:rPr>
              <w:fldChar w:fldCharType="begin"/>
            </w:r>
            <w:r w:rsidRPr="00DB37A1">
              <w:rPr>
                <w:rFonts w:cs="Arial"/>
                <w:bCs/>
                <w:color w:val="808080" w:themeColor="background1" w:themeShade="80"/>
                <w:sz w:val="16"/>
                <w:szCs w:val="14"/>
                <w:u w:val="single"/>
              </w:rPr>
              <w:instrText xml:space="preserve"> DOCPROPERTY  TemplateRevision  \* MERGEFORMAT </w:instrText>
            </w:r>
            <w:r w:rsidRPr="00DB37A1">
              <w:rPr>
                <w:rFonts w:cs="Arial"/>
                <w:bCs/>
                <w:color w:val="808080" w:themeColor="background1" w:themeShade="80"/>
                <w:sz w:val="16"/>
                <w:szCs w:val="14"/>
                <w:u w:val="single"/>
              </w:rPr>
              <w:fldChar w:fldCharType="separate"/>
            </w:r>
            <w:r w:rsidR="002F02E1">
              <w:rPr>
                <w:rFonts w:cs="Arial"/>
                <w:bCs/>
                <w:color w:val="808080" w:themeColor="background1" w:themeShade="80"/>
                <w:sz w:val="16"/>
                <w:szCs w:val="14"/>
                <w:u w:val="single"/>
              </w:rPr>
              <w:t>0</w:t>
            </w:r>
            <w:r w:rsidRPr="00DB37A1">
              <w:rPr>
                <w:rFonts w:cs="Arial"/>
                <w:bCs/>
                <w:color w:val="808080" w:themeColor="background1" w:themeShade="80"/>
                <w:sz w:val="16"/>
                <w:szCs w:val="14"/>
                <w:u w:val="single"/>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10DD6E6" w14:textId="77777777" w:rsidR="00B3499B" w:rsidRPr="00DB37A1" w:rsidRDefault="00B3499B" w:rsidP="007C00FA">
            <w:pPr>
              <w:jc w:val="right"/>
              <w:rPr>
                <w:rFonts w:cs="Arial"/>
                <w:bCs/>
                <w:color w:val="808080" w:themeColor="background1" w:themeShade="80"/>
                <w:sz w:val="16"/>
                <w:szCs w:val="14"/>
                <w:u w:val="single"/>
              </w:rPr>
            </w:pPr>
            <w:r w:rsidRPr="00DB37A1">
              <w:rPr>
                <w:rFonts w:cs="Arial"/>
                <w:bCs/>
                <w:color w:val="808080" w:themeColor="background1" w:themeShade="80"/>
                <w:sz w:val="16"/>
                <w:szCs w:val="14"/>
                <w:u w:val="single"/>
              </w:rPr>
              <w:t>End of Requirement</w:t>
            </w:r>
          </w:p>
        </w:tc>
      </w:tr>
    </w:tbl>
    <w:p w14:paraId="2832D029" w14:textId="77777777" w:rsidR="006D5A3A" w:rsidRPr="00DB37A1" w:rsidRDefault="006D5A3A" w:rsidP="009A277F"/>
    <w:p w14:paraId="4068885D" w14:textId="77777777" w:rsidR="00E11189" w:rsidRPr="00DB37A1" w:rsidRDefault="00E11189" w:rsidP="00E11189">
      <w:pPr>
        <w:pStyle w:val="RERequirement"/>
        <w:shd w:val="clear" w:color="auto" w:fill="F2F2F2" w:themeFill="background1" w:themeFillShade="F2"/>
      </w:pPr>
      <w:bookmarkStart w:id="140" w:name="_34c356645a5ae73af5fd5fbfd6f06ce1"/>
      <w:r w:rsidRPr="00C16D6C">
        <w:t>REQ-397762/A</w:t>
      </w:r>
      <w:bookmarkEnd w:id="140"/>
      <w:r w:rsidRPr="00C16D6C">
        <w:t xml:space="preserve"> Inhibit AEIS when DPF Regen is active</w:t>
      </w:r>
    </w:p>
    <w:p w14:paraId="05443EF7" w14:textId="77777777" w:rsidR="00E11189" w:rsidRPr="00DB37A1" w:rsidRDefault="00E11189" w:rsidP="00E11189">
      <w:pPr>
        <w:rPr>
          <w:rFonts w:cs="Arial"/>
        </w:rPr>
      </w:pPr>
      <w:r w:rsidRPr="00DB37A1">
        <w:rPr>
          <w:rFonts w:cs="Arial"/>
        </w:rPr>
        <w:t>The Feature will be inhibited when DPF service regeneration is running in order to prevent interrupting the DPF regeneration.</w:t>
      </w:r>
    </w:p>
    <w:p w14:paraId="263041C7" w14:textId="77777777" w:rsidR="00E11189" w:rsidRPr="00DB37A1"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DB37A1" w14:paraId="6936F7D1"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458440A" w14:textId="77777777" w:rsidR="00B3499B" w:rsidRPr="00DB37A1" w:rsidRDefault="00B3499B" w:rsidP="007C00FA">
            <w:pPr>
              <w:rPr>
                <w:rFonts w:eastAsiaTheme="minorHAnsi" w:cs="Arial"/>
                <w:bCs/>
                <w:color w:val="808080" w:themeColor="background1" w:themeShade="80"/>
                <w:sz w:val="16"/>
                <w:szCs w:val="14"/>
              </w:rPr>
            </w:pPr>
            <w:r w:rsidRPr="00DB37A1">
              <w:rPr>
                <w:rFonts w:cs="Arial"/>
                <w:bCs/>
                <w:color w:val="808080" w:themeColor="background1" w:themeShade="80"/>
                <w:sz w:val="16"/>
                <w:szCs w:val="14"/>
              </w:rPr>
              <w:t>Requirement ID: REQ-397762/A</w:t>
            </w:r>
          </w:p>
        </w:tc>
      </w:tr>
      <w:tr w:rsidR="00B3499B" w:rsidRPr="00DB37A1" w14:paraId="745B7C5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CDF200" w14:textId="77777777" w:rsidR="00B3499B" w:rsidRPr="00DB37A1" w:rsidRDefault="00B3499B" w:rsidP="007C00FA">
            <w:pPr>
              <w:rPr>
                <w:rFonts w:eastAsiaTheme="minorHAnsi" w:cs="Arial"/>
                <w:b/>
                <w:bCs/>
                <w:sz w:val="16"/>
                <w:szCs w:val="14"/>
              </w:rPr>
            </w:pPr>
            <w:r w:rsidRPr="00DB37A1">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C9EB7B" w14:textId="77777777" w:rsidR="00B3499B" w:rsidRPr="00DB37A1" w:rsidRDefault="00B3499B" w:rsidP="007C00FA">
            <w:pPr>
              <w:rPr>
                <w:rFonts w:cs="Arial"/>
                <w:color w:val="000000" w:themeColor="text1"/>
                <w:sz w:val="16"/>
                <w:szCs w:val="14"/>
              </w:rPr>
            </w:pPr>
            <w:r w:rsidRPr="00DB37A1">
              <w:rPr>
                <w:rFonts w:cs="Arial"/>
                <w:color w:val="000000" w:themeColor="text1"/>
                <w:sz w:val="16"/>
                <w:szCs w:val="14"/>
              </w:rPr>
              <w:t>To prevent interrupting the DPF regeneration</w:t>
            </w:r>
          </w:p>
        </w:tc>
      </w:tr>
      <w:tr w:rsidR="00B3499B" w:rsidRPr="00DB37A1" w14:paraId="269B7C3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BEDBD7" w14:textId="77777777" w:rsidR="00B3499B" w:rsidRPr="00DB37A1" w:rsidRDefault="00B3499B" w:rsidP="007C00FA">
            <w:pPr>
              <w:rPr>
                <w:rFonts w:eastAsiaTheme="minorHAnsi" w:cs="Arial"/>
                <w:b/>
                <w:bCs/>
                <w:sz w:val="16"/>
                <w:szCs w:val="14"/>
              </w:rPr>
            </w:pPr>
            <w:r w:rsidRPr="00DB37A1">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04C236" w14:textId="77777777" w:rsidR="00A2743B" w:rsidRPr="00DB37A1" w:rsidRDefault="00A2743B"/>
        </w:tc>
      </w:tr>
      <w:tr w:rsidR="00B3499B" w:rsidRPr="00DB37A1" w14:paraId="735EEA4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5FA1C35" w14:textId="77777777" w:rsidR="00B3499B" w:rsidRPr="00DB37A1" w:rsidRDefault="00B3499B" w:rsidP="007C00FA">
            <w:pPr>
              <w:rPr>
                <w:rFonts w:cs="Arial"/>
                <w:sz w:val="16"/>
                <w:szCs w:val="14"/>
              </w:rPr>
            </w:pPr>
            <w:r w:rsidRPr="00DB37A1">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18F43F" w14:textId="77777777" w:rsidR="00A2743B" w:rsidRPr="00DB37A1" w:rsidRDefault="00A2743B"/>
        </w:tc>
      </w:tr>
      <w:tr w:rsidR="00B3499B" w:rsidRPr="00DB37A1" w14:paraId="33B6740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4F8EE0" w14:textId="77777777" w:rsidR="00B3499B" w:rsidRPr="00DB37A1" w:rsidRDefault="00B3499B" w:rsidP="007C00FA">
            <w:pPr>
              <w:rPr>
                <w:rFonts w:cs="Arial"/>
                <w:b/>
                <w:bCs/>
                <w:sz w:val="16"/>
                <w:szCs w:val="14"/>
              </w:rPr>
            </w:pPr>
            <w:r w:rsidRPr="00DB37A1">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28E770" w14:textId="77777777" w:rsidR="00A2743B" w:rsidRPr="00DB37A1" w:rsidRDefault="00A2743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A439923" w14:textId="77777777" w:rsidR="00B3499B" w:rsidRPr="00DB37A1" w:rsidRDefault="00B3499B" w:rsidP="007C00FA">
            <w:pPr>
              <w:ind w:left="139"/>
              <w:rPr>
                <w:rFonts w:cs="Arial"/>
                <w:b/>
                <w:bCs/>
                <w:sz w:val="16"/>
                <w:szCs w:val="14"/>
              </w:rPr>
            </w:pPr>
            <w:r w:rsidRPr="00DB37A1">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56D1AC" w14:textId="77777777" w:rsidR="00A2743B" w:rsidRPr="00DB37A1" w:rsidRDefault="00A2743B"/>
        </w:tc>
      </w:tr>
      <w:tr w:rsidR="00B3499B" w:rsidRPr="00DB37A1" w14:paraId="45D1D28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8CE688" w14:textId="77777777" w:rsidR="00B3499B" w:rsidRPr="00DB37A1" w:rsidRDefault="00B3499B" w:rsidP="007C00FA">
            <w:pPr>
              <w:rPr>
                <w:rFonts w:cs="Arial"/>
                <w:b/>
                <w:bCs/>
                <w:sz w:val="16"/>
                <w:szCs w:val="14"/>
              </w:rPr>
            </w:pPr>
            <w:r w:rsidRPr="00DB37A1">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74FB00" w14:textId="77777777" w:rsidR="00A2743B" w:rsidRPr="00DB37A1" w:rsidRDefault="00A2743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BCDF1C2" w14:textId="77777777" w:rsidR="00B3499B" w:rsidRPr="00DB37A1" w:rsidRDefault="00B3499B" w:rsidP="007C00FA">
            <w:pPr>
              <w:ind w:left="139"/>
              <w:rPr>
                <w:rFonts w:cs="Arial"/>
                <w:b/>
                <w:bCs/>
                <w:sz w:val="16"/>
                <w:szCs w:val="16"/>
              </w:rPr>
            </w:pPr>
            <w:r w:rsidRPr="00DB37A1">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6C0999D" w14:textId="77777777" w:rsidR="00A2743B" w:rsidRPr="00DB37A1" w:rsidRDefault="00A2743B"/>
        </w:tc>
      </w:tr>
      <w:tr w:rsidR="00B3499B" w:rsidRPr="00DB37A1" w14:paraId="4A22A513"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85A117" w14:textId="77777777" w:rsidR="00B3499B" w:rsidRPr="00DB37A1" w:rsidRDefault="00B3499B" w:rsidP="007C00FA">
            <w:pPr>
              <w:rPr>
                <w:rFonts w:eastAsiaTheme="minorHAnsi" w:cs="Arial"/>
                <w:b/>
                <w:bCs/>
                <w:sz w:val="16"/>
                <w:szCs w:val="14"/>
              </w:rPr>
            </w:pPr>
            <w:r w:rsidRPr="00DB37A1">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A81BD5C" w14:textId="5EBD54BB" w:rsidR="00A2743B" w:rsidRPr="00DB37A1" w:rsidRDefault="000C3C3D">
            <w:r w:rsidRPr="00DB37A1">
              <w:t>ICE</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4A2945" w14:textId="77777777" w:rsidR="00B3499B" w:rsidRPr="00DB37A1" w:rsidRDefault="00B3499B" w:rsidP="007C00FA">
            <w:pPr>
              <w:rPr>
                <w:rFonts w:cs="Arial"/>
                <w:b/>
                <w:bCs/>
                <w:sz w:val="16"/>
                <w:szCs w:val="14"/>
              </w:rPr>
            </w:pPr>
            <w:r w:rsidRPr="00DB37A1">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1E1469" w14:textId="77777777" w:rsidR="00A2743B" w:rsidRPr="00DB37A1" w:rsidRDefault="00A2743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301B98A" w14:textId="77777777" w:rsidR="00B3499B" w:rsidRPr="00DB37A1" w:rsidRDefault="00B3499B" w:rsidP="007C00FA">
            <w:pPr>
              <w:ind w:left="128"/>
              <w:rPr>
                <w:rFonts w:cs="Arial"/>
                <w:b/>
                <w:bCs/>
                <w:sz w:val="16"/>
                <w:szCs w:val="14"/>
              </w:rPr>
            </w:pPr>
            <w:r w:rsidRPr="00DB37A1">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437C237" w14:textId="77777777" w:rsidR="00B3499B" w:rsidRPr="00DB37A1" w:rsidRDefault="00B3499B" w:rsidP="007C00FA">
            <w:pPr>
              <w:ind w:left="141"/>
              <w:rPr>
                <w:rFonts w:cs="Arial"/>
                <w:color w:val="000000" w:themeColor="text1"/>
                <w:sz w:val="16"/>
                <w:szCs w:val="14"/>
              </w:rPr>
            </w:pPr>
            <w:r w:rsidRPr="00DB37A1">
              <w:rPr>
                <w:rFonts w:cs="Arial"/>
                <w:color w:val="000000" w:themeColor="text1"/>
                <w:sz w:val="16"/>
                <w:szCs w:val="14"/>
              </w:rPr>
              <w:t>Approved</w:t>
            </w:r>
          </w:p>
        </w:tc>
      </w:tr>
      <w:tr w:rsidR="00B3499B" w:rsidRPr="00DB37A1" w14:paraId="09F10EFB"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E23B5BA" w14:textId="7FC2E4A0" w:rsidR="00B3499B" w:rsidRPr="00DB37A1" w:rsidRDefault="00BA62C5" w:rsidP="007C00FA">
            <w:pPr>
              <w:rPr>
                <w:rFonts w:cs="Arial"/>
                <w:bCs/>
                <w:color w:val="808080" w:themeColor="background1" w:themeShade="80"/>
                <w:sz w:val="16"/>
                <w:szCs w:val="14"/>
              </w:rPr>
            </w:pPr>
            <w:hyperlink r:id="rId43" w:history="1">
              <w:r w:rsidR="00B3499B" w:rsidRPr="00DB37A1">
                <w:rPr>
                  <w:rStyle w:val="Hyperlink"/>
                  <w:rFonts w:cs="Arial"/>
                  <w:bCs/>
                  <w:sz w:val="16"/>
                  <w:szCs w:val="14"/>
                </w:rPr>
                <w:t>Req. Template</w:t>
              </w:r>
            </w:hyperlink>
            <w:r w:rsidR="00B3499B" w:rsidRPr="00DB37A1">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AFF62A9" w14:textId="23008781" w:rsidR="00B3499B" w:rsidRPr="00DB37A1" w:rsidRDefault="00B3499B" w:rsidP="007C00FA">
            <w:pPr>
              <w:rPr>
                <w:rFonts w:cs="Arial"/>
                <w:bCs/>
                <w:color w:val="808080" w:themeColor="background1" w:themeShade="80"/>
                <w:sz w:val="16"/>
                <w:szCs w:val="14"/>
              </w:rPr>
            </w:pPr>
            <w:r w:rsidRPr="00DB37A1">
              <w:rPr>
                <w:rFonts w:cs="Arial"/>
                <w:bCs/>
                <w:color w:val="808080" w:themeColor="background1" w:themeShade="80"/>
                <w:sz w:val="16"/>
                <w:szCs w:val="14"/>
              </w:rPr>
              <w:fldChar w:fldCharType="begin"/>
            </w:r>
            <w:r w:rsidRPr="00DB37A1">
              <w:rPr>
                <w:rFonts w:cs="Arial"/>
                <w:bCs/>
                <w:color w:val="808080" w:themeColor="background1" w:themeShade="80"/>
                <w:sz w:val="16"/>
                <w:szCs w:val="14"/>
              </w:rPr>
              <w:instrText xml:space="preserve"> DOCPROPERTY  TemplateVersion  \* MERGEFORMAT </w:instrText>
            </w:r>
            <w:r w:rsidRPr="00DB37A1">
              <w:rPr>
                <w:rFonts w:cs="Arial"/>
                <w:bCs/>
                <w:color w:val="808080" w:themeColor="background1" w:themeShade="80"/>
                <w:sz w:val="16"/>
                <w:szCs w:val="14"/>
              </w:rPr>
              <w:fldChar w:fldCharType="separate"/>
            </w:r>
            <w:r w:rsidR="002F02E1">
              <w:rPr>
                <w:rFonts w:cs="Arial"/>
                <w:bCs/>
                <w:color w:val="808080" w:themeColor="background1" w:themeShade="80"/>
                <w:sz w:val="16"/>
                <w:szCs w:val="14"/>
              </w:rPr>
              <w:t>6</w:t>
            </w:r>
            <w:r w:rsidRPr="00DB37A1">
              <w:rPr>
                <w:rFonts w:cs="Arial"/>
                <w:bCs/>
                <w:color w:val="808080" w:themeColor="background1" w:themeShade="80"/>
                <w:sz w:val="16"/>
                <w:szCs w:val="14"/>
              </w:rPr>
              <w:fldChar w:fldCharType="end"/>
            </w:r>
            <w:r w:rsidRPr="00DB37A1">
              <w:rPr>
                <w:rFonts w:cs="Arial"/>
                <w:bCs/>
                <w:color w:val="808080" w:themeColor="background1" w:themeShade="80"/>
                <w:sz w:val="16"/>
                <w:szCs w:val="14"/>
              </w:rPr>
              <w:t>.</w:t>
            </w:r>
            <w:r w:rsidRPr="00DB37A1">
              <w:rPr>
                <w:rFonts w:cs="Arial"/>
                <w:bCs/>
                <w:color w:val="808080" w:themeColor="background1" w:themeShade="80"/>
                <w:sz w:val="16"/>
                <w:szCs w:val="14"/>
              </w:rPr>
              <w:fldChar w:fldCharType="begin"/>
            </w:r>
            <w:r w:rsidRPr="00DB37A1">
              <w:rPr>
                <w:rFonts w:cs="Arial"/>
                <w:bCs/>
                <w:color w:val="808080" w:themeColor="background1" w:themeShade="80"/>
                <w:sz w:val="16"/>
                <w:szCs w:val="14"/>
              </w:rPr>
              <w:instrText xml:space="preserve"> DOCPROPERTY  TemplateRevision  \* MERGEFORMAT </w:instrText>
            </w:r>
            <w:r w:rsidRPr="00DB37A1">
              <w:rPr>
                <w:rFonts w:cs="Arial"/>
                <w:bCs/>
                <w:color w:val="808080" w:themeColor="background1" w:themeShade="80"/>
                <w:sz w:val="16"/>
                <w:szCs w:val="14"/>
              </w:rPr>
              <w:fldChar w:fldCharType="separate"/>
            </w:r>
            <w:r w:rsidR="002F02E1">
              <w:rPr>
                <w:rFonts w:cs="Arial"/>
                <w:bCs/>
                <w:color w:val="808080" w:themeColor="background1" w:themeShade="80"/>
                <w:sz w:val="16"/>
                <w:szCs w:val="14"/>
              </w:rPr>
              <w:t>0</w:t>
            </w:r>
            <w:r w:rsidRPr="00DB37A1">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278A8D1" w14:textId="77777777" w:rsidR="00B3499B" w:rsidRPr="00DB37A1" w:rsidRDefault="00B3499B" w:rsidP="007C00FA">
            <w:pPr>
              <w:jc w:val="right"/>
              <w:rPr>
                <w:rFonts w:cs="Arial"/>
                <w:bCs/>
                <w:color w:val="808080" w:themeColor="background1" w:themeShade="80"/>
                <w:sz w:val="16"/>
                <w:szCs w:val="14"/>
              </w:rPr>
            </w:pPr>
            <w:r w:rsidRPr="00DB37A1">
              <w:rPr>
                <w:rFonts w:cs="Arial"/>
                <w:bCs/>
                <w:color w:val="808080" w:themeColor="background1" w:themeShade="80"/>
                <w:sz w:val="16"/>
                <w:szCs w:val="14"/>
              </w:rPr>
              <w:t>End of Requirement</w:t>
            </w:r>
          </w:p>
        </w:tc>
      </w:tr>
    </w:tbl>
    <w:p w14:paraId="7FD8575F" w14:textId="77777777" w:rsidR="006D5A3A" w:rsidRPr="00DB37A1" w:rsidRDefault="006D5A3A" w:rsidP="009A277F"/>
    <w:p w14:paraId="299CCD73" w14:textId="77777777" w:rsidR="00E11189" w:rsidRPr="00DB37A1" w:rsidRDefault="00E11189" w:rsidP="00E11189">
      <w:pPr>
        <w:pStyle w:val="RERequirement"/>
        <w:shd w:val="clear" w:color="auto" w:fill="F2F2F2" w:themeFill="background1" w:themeFillShade="F2"/>
      </w:pPr>
      <w:bookmarkStart w:id="141" w:name="_2490fc8316ab21a16fd937273d1c61f8"/>
      <w:r w:rsidRPr="00C16D6C">
        <w:t>REQ-397763/A</w:t>
      </w:r>
      <w:bookmarkEnd w:id="141"/>
      <w:r w:rsidRPr="00C16D6C">
        <w:t xml:space="preserve"> Start AEIS feature</w:t>
      </w:r>
    </w:p>
    <w:p w14:paraId="7F828B04" w14:textId="77777777" w:rsidR="00E11189" w:rsidRPr="00DB37A1" w:rsidRDefault="00E11189" w:rsidP="00E11189">
      <w:pPr>
        <w:rPr>
          <w:rFonts w:cs="Arial"/>
        </w:rPr>
      </w:pPr>
      <w:r w:rsidRPr="00DB37A1">
        <w:rPr>
          <w:rFonts w:cs="Arial"/>
        </w:rPr>
        <w:t>The Feature shall be enabled when the power pack status indicates the vehicle is only in ‘Run Mode’.</w:t>
      </w:r>
    </w:p>
    <w:p w14:paraId="4E1C1B47" w14:textId="77777777" w:rsidR="00E11189" w:rsidRPr="00DB37A1" w:rsidRDefault="00E11189" w:rsidP="00E11189">
      <w:pPr>
        <w:rPr>
          <w:rFonts w:cs="Arial"/>
        </w:rPr>
      </w:pPr>
      <w:r w:rsidRPr="00DB37A1">
        <w:rPr>
          <w:rFonts w:cs="Arial"/>
        </w:rPr>
        <w:t>‘Run Mode’ includes engine pull up/pull down events, Stop/Start and BEV.</w:t>
      </w:r>
    </w:p>
    <w:p w14:paraId="274F5254" w14:textId="77777777" w:rsidR="00E11189" w:rsidRPr="00DB37A1"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DB37A1" w14:paraId="5270C1C2"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9162AB2" w14:textId="77777777" w:rsidR="00B3499B" w:rsidRPr="00DB37A1" w:rsidRDefault="00B3499B" w:rsidP="007C00FA">
            <w:pPr>
              <w:rPr>
                <w:rFonts w:eastAsiaTheme="minorHAnsi" w:cs="Arial"/>
                <w:bCs/>
                <w:color w:val="808080" w:themeColor="background1" w:themeShade="80"/>
                <w:sz w:val="16"/>
                <w:szCs w:val="14"/>
              </w:rPr>
            </w:pPr>
            <w:r w:rsidRPr="00DB37A1">
              <w:rPr>
                <w:rFonts w:cs="Arial"/>
                <w:bCs/>
                <w:color w:val="808080" w:themeColor="background1" w:themeShade="80"/>
                <w:sz w:val="16"/>
                <w:szCs w:val="14"/>
              </w:rPr>
              <w:t>Requirement ID: REQ-397763/A</w:t>
            </w:r>
          </w:p>
        </w:tc>
      </w:tr>
      <w:tr w:rsidR="00B3499B" w:rsidRPr="00DB37A1" w14:paraId="3484BBD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C61A2D" w14:textId="77777777" w:rsidR="00B3499B" w:rsidRPr="00DB37A1" w:rsidRDefault="00B3499B" w:rsidP="007C00FA">
            <w:pPr>
              <w:rPr>
                <w:rFonts w:eastAsiaTheme="minorHAnsi" w:cs="Arial"/>
                <w:b/>
                <w:bCs/>
                <w:sz w:val="16"/>
                <w:szCs w:val="14"/>
              </w:rPr>
            </w:pPr>
            <w:r w:rsidRPr="00DB37A1">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E6FD00" w14:textId="157037FE" w:rsidR="00B3499B" w:rsidRPr="00DB37A1" w:rsidRDefault="00B3499B" w:rsidP="007C00FA">
            <w:pPr>
              <w:rPr>
                <w:rFonts w:cs="Arial"/>
                <w:color w:val="000000" w:themeColor="text1"/>
                <w:sz w:val="16"/>
                <w:szCs w:val="14"/>
              </w:rPr>
            </w:pPr>
            <w:r w:rsidRPr="00DB37A1">
              <w:rPr>
                <w:rFonts w:cs="Arial"/>
                <w:color w:val="000000" w:themeColor="text1"/>
                <w:sz w:val="16"/>
                <w:szCs w:val="14"/>
              </w:rPr>
              <w:t xml:space="preserve">To actively monitor the entry conditions for the AEIS feature once the </w:t>
            </w:r>
            <w:r w:rsidR="009C1C64" w:rsidRPr="00DB37A1">
              <w:rPr>
                <w:rFonts w:cs="Arial"/>
                <w:color w:val="000000" w:themeColor="text1"/>
                <w:sz w:val="16"/>
                <w:szCs w:val="14"/>
              </w:rPr>
              <w:t>powerpack</w:t>
            </w:r>
            <w:r w:rsidRPr="00DB37A1">
              <w:rPr>
                <w:rFonts w:cs="Arial"/>
                <w:color w:val="000000" w:themeColor="text1"/>
                <w:sz w:val="16"/>
                <w:szCs w:val="14"/>
              </w:rPr>
              <w:t xml:space="preserve"> is running.</w:t>
            </w:r>
          </w:p>
        </w:tc>
      </w:tr>
      <w:tr w:rsidR="00B3499B" w:rsidRPr="00DB37A1" w14:paraId="0D78DEF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282FCE" w14:textId="77777777" w:rsidR="00B3499B" w:rsidRPr="00DB37A1" w:rsidRDefault="00B3499B" w:rsidP="007C00FA">
            <w:pPr>
              <w:rPr>
                <w:rFonts w:eastAsiaTheme="minorHAnsi" w:cs="Arial"/>
                <w:b/>
                <w:bCs/>
                <w:sz w:val="16"/>
                <w:szCs w:val="14"/>
              </w:rPr>
            </w:pPr>
            <w:r w:rsidRPr="00DB37A1">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BECADB" w14:textId="77777777" w:rsidR="00A2743B" w:rsidRPr="00DB37A1" w:rsidRDefault="00A2743B"/>
        </w:tc>
      </w:tr>
      <w:tr w:rsidR="00B3499B" w:rsidRPr="00DB37A1" w14:paraId="0241F0F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0DA3E8" w14:textId="77777777" w:rsidR="00B3499B" w:rsidRPr="00DB37A1" w:rsidRDefault="00B3499B" w:rsidP="007C00FA">
            <w:pPr>
              <w:rPr>
                <w:rFonts w:cs="Arial"/>
                <w:sz w:val="16"/>
                <w:szCs w:val="14"/>
              </w:rPr>
            </w:pPr>
            <w:r w:rsidRPr="00DB37A1">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55EBC0" w14:textId="77777777" w:rsidR="00A2743B" w:rsidRPr="00DB37A1" w:rsidRDefault="00A2743B"/>
        </w:tc>
      </w:tr>
      <w:tr w:rsidR="00B3499B" w:rsidRPr="00DB37A1" w14:paraId="12CAF64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C59011" w14:textId="77777777" w:rsidR="00B3499B" w:rsidRPr="00DB37A1" w:rsidRDefault="00B3499B" w:rsidP="007C00FA">
            <w:pPr>
              <w:rPr>
                <w:rFonts w:cs="Arial"/>
                <w:b/>
                <w:bCs/>
                <w:sz w:val="16"/>
                <w:szCs w:val="14"/>
              </w:rPr>
            </w:pPr>
            <w:r w:rsidRPr="00DB37A1">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34A455" w14:textId="77777777" w:rsidR="00A2743B" w:rsidRPr="00DB37A1" w:rsidRDefault="00A2743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2913EA7" w14:textId="77777777" w:rsidR="00B3499B" w:rsidRPr="00DB37A1" w:rsidRDefault="00B3499B" w:rsidP="007C00FA">
            <w:pPr>
              <w:ind w:left="139"/>
              <w:rPr>
                <w:rFonts w:cs="Arial"/>
                <w:b/>
                <w:bCs/>
                <w:sz w:val="16"/>
                <w:szCs w:val="14"/>
              </w:rPr>
            </w:pPr>
            <w:r w:rsidRPr="00DB37A1">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91D441E" w14:textId="77777777" w:rsidR="00A2743B" w:rsidRPr="00DB37A1" w:rsidRDefault="00A2743B"/>
        </w:tc>
      </w:tr>
      <w:tr w:rsidR="00B3499B" w:rsidRPr="00DB37A1" w14:paraId="21364A3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563E23" w14:textId="77777777" w:rsidR="00B3499B" w:rsidRPr="00DB37A1" w:rsidRDefault="00B3499B" w:rsidP="007C00FA">
            <w:pPr>
              <w:rPr>
                <w:rFonts w:cs="Arial"/>
                <w:b/>
                <w:bCs/>
                <w:sz w:val="16"/>
                <w:szCs w:val="14"/>
              </w:rPr>
            </w:pPr>
            <w:r w:rsidRPr="00DB37A1">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9A775D" w14:textId="77777777" w:rsidR="00A2743B" w:rsidRPr="00DB37A1" w:rsidRDefault="00A2743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2E222E6" w14:textId="77777777" w:rsidR="00B3499B" w:rsidRPr="00DB37A1" w:rsidRDefault="00B3499B" w:rsidP="007C00FA">
            <w:pPr>
              <w:ind w:left="139"/>
              <w:rPr>
                <w:rFonts w:cs="Arial"/>
                <w:b/>
                <w:bCs/>
                <w:sz w:val="16"/>
                <w:szCs w:val="16"/>
              </w:rPr>
            </w:pPr>
            <w:r w:rsidRPr="00DB37A1">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8618BA1" w14:textId="77777777" w:rsidR="00A2743B" w:rsidRPr="00DB37A1" w:rsidRDefault="00A2743B"/>
        </w:tc>
      </w:tr>
      <w:tr w:rsidR="00B3499B" w:rsidRPr="00DB37A1" w14:paraId="13552CAB"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C94E89" w14:textId="77777777" w:rsidR="00B3499B" w:rsidRPr="00DB37A1" w:rsidRDefault="00B3499B" w:rsidP="007C00FA">
            <w:pPr>
              <w:rPr>
                <w:rFonts w:eastAsiaTheme="minorHAnsi" w:cs="Arial"/>
                <w:b/>
                <w:bCs/>
                <w:sz w:val="16"/>
                <w:szCs w:val="14"/>
              </w:rPr>
            </w:pPr>
            <w:r w:rsidRPr="00DB37A1">
              <w:rPr>
                <w:rFonts w:cs="Arial"/>
                <w:b/>
                <w:bCs/>
                <w:sz w:val="16"/>
                <w:szCs w:val="14"/>
              </w:rPr>
              <w:lastRenderedPageBreak/>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7D6A699" w14:textId="4D01AE09" w:rsidR="00A2743B" w:rsidRPr="00DB37A1" w:rsidRDefault="000C3C3D">
            <w:r w:rsidRPr="00DB37A1">
              <w:t>Common</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C22AB3" w14:textId="77777777" w:rsidR="00B3499B" w:rsidRPr="00DB37A1" w:rsidRDefault="00B3499B" w:rsidP="007C00FA">
            <w:pPr>
              <w:rPr>
                <w:rFonts w:cs="Arial"/>
                <w:b/>
                <w:bCs/>
                <w:sz w:val="16"/>
                <w:szCs w:val="14"/>
              </w:rPr>
            </w:pPr>
            <w:r w:rsidRPr="00DB37A1">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ECFD2E" w14:textId="77777777" w:rsidR="00A2743B" w:rsidRPr="00DB37A1" w:rsidRDefault="00A2743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B9939F" w14:textId="77777777" w:rsidR="00B3499B" w:rsidRPr="00DB37A1" w:rsidRDefault="00B3499B" w:rsidP="007C00FA">
            <w:pPr>
              <w:ind w:left="128"/>
              <w:rPr>
                <w:rFonts w:cs="Arial"/>
                <w:b/>
                <w:bCs/>
                <w:sz w:val="16"/>
                <w:szCs w:val="14"/>
              </w:rPr>
            </w:pPr>
            <w:r w:rsidRPr="00DB37A1">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B61004C" w14:textId="77777777" w:rsidR="00B3499B" w:rsidRPr="00DB37A1" w:rsidRDefault="00B3499B" w:rsidP="007C00FA">
            <w:pPr>
              <w:ind w:left="141"/>
              <w:rPr>
                <w:rFonts w:cs="Arial"/>
                <w:color w:val="000000" w:themeColor="text1"/>
                <w:sz w:val="16"/>
                <w:szCs w:val="14"/>
              </w:rPr>
            </w:pPr>
            <w:r w:rsidRPr="00DB37A1">
              <w:rPr>
                <w:rFonts w:cs="Arial"/>
                <w:color w:val="000000" w:themeColor="text1"/>
                <w:sz w:val="16"/>
                <w:szCs w:val="14"/>
              </w:rPr>
              <w:t>In-Progress</w:t>
            </w:r>
          </w:p>
        </w:tc>
      </w:tr>
      <w:tr w:rsidR="00B3499B" w:rsidRPr="00DB37A1" w14:paraId="17C84BEF"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59F536B" w14:textId="665B1DAD" w:rsidR="00B3499B" w:rsidRPr="00DB37A1" w:rsidRDefault="00BA62C5" w:rsidP="007C00FA">
            <w:pPr>
              <w:rPr>
                <w:rFonts w:cs="Arial"/>
                <w:bCs/>
                <w:color w:val="808080" w:themeColor="background1" w:themeShade="80"/>
                <w:sz w:val="16"/>
                <w:szCs w:val="14"/>
              </w:rPr>
            </w:pPr>
            <w:hyperlink r:id="rId44" w:history="1">
              <w:r w:rsidR="00B3499B" w:rsidRPr="00DB37A1">
                <w:rPr>
                  <w:rStyle w:val="Hyperlink"/>
                  <w:rFonts w:cs="Arial"/>
                  <w:bCs/>
                  <w:sz w:val="16"/>
                  <w:szCs w:val="14"/>
                </w:rPr>
                <w:t>Req. Template</w:t>
              </w:r>
            </w:hyperlink>
            <w:r w:rsidR="00B3499B" w:rsidRPr="00DB37A1">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C500BA9" w14:textId="268B32A6" w:rsidR="00B3499B" w:rsidRPr="00DB37A1" w:rsidRDefault="00B3499B" w:rsidP="007C00FA">
            <w:pPr>
              <w:rPr>
                <w:rFonts w:cs="Arial"/>
                <w:bCs/>
                <w:color w:val="808080" w:themeColor="background1" w:themeShade="80"/>
                <w:sz w:val="16"/>
                <w:szCs w:val="14"/>
              </w:rPr>
            </w:pPr>
            <w:r w:rsidRPr="00DB37A1">
              <w:rPr>
                <w:rFonts w:cs="Arial"/>
                <w:bCs/>
                <w:color w:val="808080" w:themeColor="background1" w:themeShade="80"/>
                <w:sz w:val="16"/>
                <w:szCs w:val="14"/>
              </w:rPr>
              <w:fldChar w:fldCharType="begin"/>
            </w:r>
            <w:r w:rsidRPr="00DB37A1">
              <w:rPr>
                <w:rFonts w:cs="Arial"/>
                <w:bCs/>
                <w:color w:val="808080" w:themeColor="background1" w:themeShade="80"/>
                <w:sz w:val="16"/>
                <w:szCs w:val="14"/>
              </w:rPr>
              <w:instrText xml:space="preserve"> DOCPROPERTY  TemplateVersion  \* MERGEFORMAT </w:instrText>
            </w:r>
            <w:r w:rsidRPr="00DB37A1">
              <w:rPr>
                <w:rFonts w:cs="Arial"/>
                <w:bCs/>
                <w:color w:val="808080" w:themeColor="background1" w:themeShade="80"/>
                <w:sz w:val="16"/>
                <w:szCs w:val="14"/>
              </w:rPr>
              <w:fldChar w:fldCharType="separate"/>
            </w:r>
            <w:r w:rsidR="002F02E1">
              <w:rPr>
                <w:rFonts w:cs="Arial"/>
                <w:bCs/>
                <w:color w:val="808080" w:themeColor="background1" w:themeShade="80"/>
                <w:sz w:val="16"/>
                <w:szCs w:val="14"/>
              </w:rPr>
              <w:t>6</w:t>
            </w:r>
            <w:r w:rsidRPr="00DB37A1">
              <w:rPr>
                <w:rFonts w:cs="Arial"/>
                <w:bCs/>
                <w:color w:val="808080" w:themeColor="background1" w:themeShade="80"/>
                <w:sz w:val="16"/>
                <w:szCs w:val="14"/>
              </w:rPr>
              <w:fldChar w:fldCharType="end"/>
            </w:r>
            <w:r w:rsidRPr="00DB37A1">
              <w:rPr>
                <w:rFonts w:cs="Arial"/>
                <w:bCs/>
                <w:color w:val="808080" w:themeColor="background1" w:themeShade="80"/>
                <w:sz w:val="16"/>
                <w:szCs w:val="14"/>
              </w:rPr>
              <w:t>.</w:t>
            </w:r>
            <w:r w:rsidRPr="00DB37A1">
              <w:rPr>
                <w:rFonts w:cs="Arial"/>
                <w:bCs/>
                <w:color w:val="808080" w:themeColor="background1" w:themeShade="80"/>
                <w:sz w:val="16"/>
                <w:szCs w:val="14"/>
              </w:rPr>
              <w:fldChar w:fldCharType="begin"/>
            </w:r>
            <w:r w:rsidRPr="00DB37A1">
              <w:rPr>
                <w:rFonts w:cs="Arial"/>
                <w:bCs/>
                <w:color w:val="808080" w:themeColor="background1" w:themeShade="80"/>
                <w:sz w:val="16"/>
                <w:szCs w:val="14"/>
              </w:rPr>
              <w:instrText xml:space="preserve"> DOCPROPERTY  TemplateRevision  \* MERGEFORMAT </w:instrText>
            </w:r>
            <w:r w:rsidRPr="00DB37A1">
              <w:rPr>
                <w:rFonts w:cs="Arial"/>
                <w:bCs/>
                <w:color w:val="808080" w:themeColor="background1" w:themeShade="80"/>
                <w:sz w:val="16"/>
                <w:szCs w:val="14"/>
              </w:rPr>
              <w:fldChar w:fldCharType="separate"/>
            </w:r>
            <w:r w:rsidR="002F02E1">
              <w:rPr>
                <w:rFonts w:cs="Arial"/>
                <w:bCs/>
                <w:color w:val="808080" w:themeColor="background1" w:themeShade="80"/>
                <w:sz w:val="16"/>
                <w:szCs w:val="14"/>
              </w:rPr>
              <w:t>0</w:t>
            </w:r>
            <w:r w:rsidRPr="00DB37A1">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5DC196C" w14:textId="77777777" w:rsidR="00B3499B" w:rsidRPr="00DB37A1" w:rsidRDefault="00B3499B" w:rsidP="007C00FA">
            <w:pPr>
              <w:jc w:val="right"/>
              <w:rPr>
                <w:rFonts w:cs="Arial"/>
                <w:bCs/>
                <w:color w:val="808080" w:themeColor="background1" w:themeShade="80"/>
                <w:sz w:val="16"/>
                <w:szCs w:val="14"/>
              </w:rPr>
            </w:pPr>
            <w:r w:rsidRPr="00DB37A1">
              <w:rPr>
                <w:rFonts w:cs="Arial"/>
                <w:bCs/>
                <w:color w:val="808080" w:themeColor="background1" w:themeShade="80"/>
                <w:sz w:val="16"/>
                <w:szCs w:val="14"/>
              </w:rPr>
              <w:t>End of Requirement</w:t>
            </w:r>
          </w:p>
        </w:tc>
      </w:tr>
    </w:tbl>
    <w:p w14:paraId="7A15C180" w14:textId="77777777" w:rsidR="006D5A3A" w:rsidRPr="00DB37A1" w:rsidRDefault="006D5A3A" w:rsidP="009A277F"/>
    <w:p w14:paraId="2FAD35C0" w14:textId="77777777" w:rsidR="00E11189" w:rsidRPr="00DB37A1" w:rsidRDefault="00E11189" w:rsidP="00E11189">
      <w:pPr>
        <w:pStyle w:val="RERequirement"/>
        <w:shd w:val="clear" w:color="auto" w:fill="F2F2F2" w:themeFill="background1" w:themeFillShade="F2"/>
      </w:pPr>
      <w:bookmarkStart w:id="142" w:name="_73be7fa69b0b9a46b724197f5eb7c415"/>
      <w:r w:rsidRPr="00C16D6C">
        <w:t>REQ-397764/A</w:t>
      </w:r>
      <w:bookmarkEnd w:id="142"/>
      <w:r w:rsidRPr="00C16D6C">
        <w:t xml:space="preserve"> Shutdown timer mode</w:t>
      </w:r>
    </w:p>
    <w:p w14:paraId="22F3D01B" w14:textId="77777777" w:rsidR="00E11189" w:rsidRPr="00DB37A1" w:rsidRDefault="00E11189" w:rsidP="00E11189">
      <w:pPr>
        <w:rPr>
          <w:rFonts w:cs="Arial"/>
        </w:rPr>
      </w:pPr>
      <w:r w:rsidRPr="00DB37A1">
        <w:rPr>
          <w:rFonts w:cs="Arial"/>
        </w:rPr>
        <w:t>The Feature shall increment a timer in seconds starting from zero while all enable conditions are met.</w:t>
      </w:r>
    </w:p>
    <w:p w14:paraId="7E836EFA" w14:textId="77777777" w:rsidR="00E11189" w:rsidRPr="00DB37A1"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DB37A1" w14:paraId="6746AA03"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455E7D" w14:textId="77777777" w:rsidR="00B3499B" w:rsidRPr="00DB37A1" w:rsidRDefault="00B3499B" w:rsidP="007C00FA">
            <w:pPr>
              <w:rPr>
                <w:rFonts w:eastAsiaTheme="minorHAnsi" w:cs="Arial"/>
                <w:bCs/>
                <w:color w:val="808080" w:themeColor="background1" w:themeShade="80"/>
                <w:sz w:val="16"/>
                <w:szCs w:val="14"/>
              </w:rPr>
            </w:pPr>
            <w:r w:rsidRPr="00DB37A1">
              <w:rPr>
                <w:rFonts w:cs="Arial"/>
                <w:bCs/>
                <w:color w:val="808080" w:themeColor="background1" w:themeShade="80"/>
                <w:sz w:val="16"/>
                <w:szCs w:val="14"/>
              </w:rPr>
              <w:t>Requirement ID: REQ-397764/A</w:t>
            </w:r>
          </w:p>
        </w:tc>
      </w:tr>
      <w:tr w:rsidR="00B3499B" w:rsidRPr="00DB37A1" w14:paraId="7C08D53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F535AB" w14:textId="77777777" w:rsidR="00B3499B" w:rsidRPr="00DB37A1" w:rsidRDefault="00B3499B" w:rsidP="007C00FA">
            <w:pPr>
              <w:rPr>
                <w:rFonts w:eastAsiaTheme="minorHAnsi" w:cs="Arial"/>
                <w:b/>
                <w:bCs/>
                <w:sz w:val="16"/>
                <w:szCs w:val="14"/>
              </w:rPr>
            </w:pPr>
            <w:r w:rsidRPr="00DB37A1">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18AF46" w14:textId="77777777" w:rsidR="00B3499B" w:rsidRPr="00DB37A1" w:rsidRDefault="00B3499B" w:rsidP="007C00FA">
            <w:pPr>
              <w:rPr>
                <w:rFonts w:cs="Arial"/>
                <w:color w:val="000000" w:themeColor="text1"/>
                <w:sz w:val="16"/>
                <w:szCs w:val="14"/>
              </w:rPr>
            </w:pPr>
            <w:r w:rsidRPr="00DB37A1">
              <w:rPr>
                <w:rFonts w:cs="Arial"/>
                <w:color w:val="000000" w:themeColor="text1"/>
                <w:sz w:val="16"/>
                <w:szCs w:val="14"/>
              </w:rPr>
              <w:t>To start to track the time since the vehicle has met the stationary and unattended requirements. This is the start of the automatic engine idle shutdown process.</w:t>
            </w:r>
          </w:p>
        </w:tc>
      </w:tr>
      <w:tr w:rsidR="00B3499B" w:rsidRPr="00DB37A1" w14:paraId="6D7D8DE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E86F13" w14:textId="77777777" w:rsidR="00B3499B" w:rsidRPr="00DB37A1" w:rsidRDefault="00B3499B" w:rsidP="007C00FA">
            <w:pPr>
              <w:rPr>
                <w:rFonts w:eastAsiaTheme="minorHAnsi" w:cs="Arial"/>
                <w:b/>
                <w:bCs/>
                <w:sz w:val="16"/>
                <w:szCs w:val="14"/>
              </w:rPr>
            </w:pPr>
            <w:r w:rsidRPr="00DB37A1">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FA32D9" w14:textId="77777777" w:rsidR="00A2743B" w:rsidRPr="00DB37A1" w:rsidRDefault="00A2743B"/>
        </w:tc>
      </w:tr>
      <w:tr w:rsidR="00B3499B" w:rsidRPr="00DB37A1" w14:paraId="2909352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BA371B" w14:textId="77777777" w:rsidR="00B3499B" w:rsidRPr="00DB37A1" w:rsidRDefault="00B3499B" w:rsidP="007C00FA">
            <w:pPr>
              <w:rPr>
                <w:rFonts w:cs="Arial"/>
                <w:sz w:val="16"/>
                <w:szCs w:val="14"/>
              </w:rPr>
            </w:pPr>
            <w:r w:rsidRPr="00DB37A1">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E0CC44" w14:textId="77777777" w:rsidR="00A2743B" w:rsidRPr="00DB37A1" w:rsidRDefault="00A2743B"/>
        </w:tc>
      </w:tr>
      <w:tr w:rsidR="00B3499B" w:rsidRPr="00DB37A1" w14:paraId="43C35D2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48FB19" w14:textId="77777777" w:rsidR="00B3499B" w:rsidRPr="00DB37A1" w:rsidRDefault="00B3499B" w:rsidP="007C00FA">
            <w:pPr>
              <w:rPr>
                <w:rFonts w:cs="Arial"/>
                <w:b/>
                <w:bCs/>
                <w:sz w:val="16"/>
                <w:szCs w:val="14"/>
              </w:rPr>
            </w:pPr>
            <w:r w:rsidRPr="00DB37A1">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D5D76E" w14:textId="77777777" w:rsidR="00A2743B" w:rsidRPr="00DB37A1" w:rsidRDefault="00A2743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1B67FA2" w14:textId="77777777" w:rsidR="00B3499B" w:rsidRPr="00DB37A1" w:rsidRDefault="00B3499B" w:rsidP="007C00FA">
            <w:pPr>
              <w:ind w:left="139"/>
              <w:rPr>
                <w:rFonts w:cs="Arial"/>
                <w:b/>
                <w:bCs/>
                <w:sz w:val="16"/>
                <w:szCs w:val="14"/>
              </w:rPr>
            </w:pPr>
            <w:r w:rsidRPr="00DB37A1">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14B608B" w14:textId="77777777" w:rsidR="00A2743B" w:rsidRPr="00DB37A1" w:rsidRDefault="00A2743B"/>
        </w:tc>
      </w:tr>
      <w:tr w:rsidR="00B3499B" w:rsidRPr="00DB37A1" w14:paraId="3CF25F0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DA9FC1" w14:textId="77777777" w:rsidR="00B3499B" w:rsidRPr="00DB37A1" w:rsidRDefault="00B3499B" w:rsidP="007C00FA">
            <w:pPr>
              <w:rPr>
                <w:rFonts w:cs="Arial"/>
                <w:b/>
                <w:bCs/>
                <w:sz w:val="16"/>
                <w:szCs w:val="14"/>
              </w:rPr>
            </w:pPr>
            <w:r w:rsidRPr="00DB37A1">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2F7F96" w14:textId="77777777" w:rsidR="00A2743B" w:rsidRPr="00DB37A1" w:rsidRDefault="00A2743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3E7A7A" w14:textId="77777777" w:rsidR="00B3499B" w:rsidRPr="00DB37A1" w:rsidRDefault="00B3499B" w:rsidP="007C00FA">
            <w:pPr>
              <w:ind w:left="139"/>
              <w:rPr>
                <w:rFonts w:cs="Arial"/>
                <w:b/>
                <w:bCs/>
                <w:sz w:val="16"/>
                <w:szCs w:val="16"/>
              </w:rPr>
            </w:pPr>
            <w:r w:rsidRPr="00DB37A1">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2ED841F" w14:textId="77777777" w:rsidR="00A2743B" w:rsidRPr="00DB37A1" w:rsidRDefault="00A2743B"/>
        </w:tc>
      </w:tr>
      <w:tr w:rsidR="00B3499B" w:rsidRPr="00DB37A1" w14:paraId="4DEF9D25"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3420C7" w14:textId="77777777" w:rsidR="00B3499B" w:rsidRPr="00DB37A1" w:rsidRDefault="00B3499B" w:rsidP="007C00FA">
            <w:pPr>
              <w:rPr>
                <w:rFonts w:eastAsiaTheme="minorHAnsi" w:cs="Arial"/>
                <w:b/>
                <w:bCs/>
                <w:sz w:val="16"/>
                <w:szCs w:val="14"/>
              </w:rPr>
            </w:pPr>
            <w:r w:rsidRPr="00DB37A1">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FDA4398" w14:textId="260D9518" w:rsidR="00A2743B" w:rsidRPr="00DB37A1" w:rsidRDefault="000C3C3D">
            <w:r w:rsidRPr="00DB37A1">
              <w:t>Common</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5FD4C5" w14:textId="77777777" w:rsidR="00B3499B" w:rsidRPr="00DB37A1" w:rsidRDefault="00B3499B" w:rsidP="007C00FA">
            <w:pPr>
              <w:rPr>
                <w:rFonts w:cs="Arial"/>
                <w:b/>
                <w:bCs/>
                <w:sz w:val="16"/>
                <w:szCs w:val="14"/>
              </w:rPr>
            </w:pPr>
            <w:r w:rsidRPr="00DB37A1">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724608" w14:textId="77777777" w:rsidR="00A2743B" w:rsidRPr="00DB37A1" w:rsidRDefault="00A2743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0F59126" w14:textId="77777777" w:rsidR="00B3499B" w:rsidRPr="00DB37A1" w:rsidRDefault="00B3499B" w:rsidP="007C00FA">
            <w:pPr>
              <w:ind w:left="128"/>
              <w:rPr>
                <w:rFonts w:cs="Arial"/>
                <w:b/>
                <w:bCs/>
                <w:sz w:val="16"/>
                <w:szCs w:val="14"/>
              </w:rPr>
            </w:pPr>
            <w:r w:rsidRPr="00DB37A1">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7CE3C64" w14:textId="77777777" w:rsidR="00B3499B" w:rsidRPr="00DB37A1" w:rsidRDefault="00B3499B" w:rsidP="007C00FA">
            <w:pPr>
              <w:ind w:left="141"/>
              <w:rPr>
                <w:rFonts w:cs="Arial"/>
                <w:color w:val="000000" w:themeColor="text1"/>
                <w:sz w:val="16"/>
                <w:szCs w:val="14"/>
              </w:rPr>
            </w:pPr>
            <w:r w:rsidRPr="00DB37A1">
              <w:rPr>
                <w:rFonts w:cs="Arial"/>
                <w:color w:val="000000" w:themeColor="text1"/>
                <w:sz w:val="16"/>
                <w:szCs w:val="14"/>
              </w:rPr>
              <w:t>In-Progress</w:t>
            </w:r>
          </w:p>
        </w:tc>
      </w:tr>
      <w:tr w:rsidR="00B3499B" w:rsidRPr="00DB37A1" w14:paraId="520462D2"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C6C85F4" w14:textId="4522D1A3" w:rsidR="00B3499B" w:rsidRPr="00DB37A1" w:rsidRDefault="00BA62C5" w:rsidP="007C00FA">
            <w:pPr>
              <w:rPr>
                <w:rFonts w:cs="Arial"/>
                <w:bCs/>
                <w:color w:val="808080" w:themeColor="background1" w:themeShade="80"/>
                <w:sz w:val="16"/>
                <w:szCs w:val="14"/>
              </w:rPr>
            </w:pPr>
            <w:hyperlink r:id="rId45" w:history="1">
              <w:r w:rsidR="00B3499B" w:rsidRPr="00DB37A1">
                <w:rPr>
                  <w:rStyle w:val="Hyperlink"/>
                  <w:rFonts w:cs="Arial"/>
                  <w:bCs/>
                  <w:sz w:val="16"/>
                  <w:szCs w:val="14"/>
                </w:rPr>
                <w:t>Req. Template</w:t>
              </w:r>
            </w:hyperlink>
            <w:r w:rsidR="00B3499B" w:rsidRPr="00DB37A1">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A5BE8F5" w14:textId="458BA7D6" w:rsidR="00B3499B" w:rsidRPr="00DB37A1" w:rsidRDefault="00B3499B" w:rsidP="007C00FA">
            <w:pPr>
              <w:rPr>
                <w:rFonts w:cs="Arial"/>
                <w:bCs/>
                <w:color w:val="808080" w:themeColor="background1" w:themeShade="80"/>
                <w:sz w:val="16"/>
                <w:szCs w:val="14"/>
              </w:rPr>
            </w:pPr>
            <w:r w:rsidRPr="00DB37A1">
              <w:rPr>
                <w:rFonts w:cs="Arial"/>
                <w:bCs/>
                <w:color w:val="808080" w:themeColor="background1" w:themeShade="80"/>
                <w:sz w:val="16"/>
                <w:szCs w:val="14"/>
              </w:rPr>
              <w:fldChar w:fldCharType="begin"/>
            </w:r>
            <w:r w:rsidRPr="00DB37A1">
              <w:rPr>
                <w:rFonts w:cs="Arial"/>
                <w:bCs/>
                <w:color w:val="808080" w:themeColor="background1" w:themeShade="80"/>
                <w:sz w:val="16"/>
                <w:szCs w:val="14"/>
              </w:rPr>
              <w:instrText xml:space="preserve"> DOCPROPERTY  TemplateVersion  \* MERGEFORMAT </w:instrText>
            </w:r>
            <w:r w:rsidRPr="00DB37A1">
              <w:rPr>
                <w:rFonts w:cs="Arial"/>
                <w:bCs/>
                <w:color w:val="808080" w:themeColor="background1" w:themeShade="80"/>
                <w:sz w:val="16"/>
                <w:szCs w:val="14"/>
              </w:rPr>
              <w:fldChar w:fldCharType="separate"/>
            </w:r>
            <w:r w:rsidR="002F02E1">
              <w:rPr>
                <w:rFonts w:cs="Arial"/>
                <w:bCs/>
                <w:color w:val="808080" w:themeColor="background1" w:themeShade="80"/>
                <w:sz w:val="16"/>
                <w:szCs w:val="14"/>
              </w:rPr>
              <w:t>6</w:t>
            </w:r>
            <w:r w:rsidRPr="00DB37A1">
              <w:rPr>
                <w:rFonts w:cs="Arial"/>
                <w:bCs/>
                <w:color w:val="808080" w:themeColor="background1" w:themeShade="80"/>
                <w:sz w:val="16"/>
                <w:szCs w:val="14"/>
              </w:rPr>
              <w:fldChar w:fldCharType="end"/>
            </w:r>
            <w:r w:rsidRPr="00DB37A1">
              <w:rPr>
                <w:rFonts w:cs="Arial"/>
                <w:bCs/>
                <w:color w:val="808080" w:themeColor="background1" w:themeShade="80"/>
                <w:sz w:val="16"/>
                <w:szCs w:val="14"/>
              </w:rPr>
              <w:t>.</w:t>
            </w:r>
            <w:r w:rsidRPr="00DB37A1">
              <w:rPr>
                <w:rFonts w:cs="Arial"/>
                <w:bCs/>
                <w:color w:val="808080" w:themeColor="background1" w:themeShade="80"/>
                <w:sz w:val="16"/>
                <w:szCs w:val="14"/>
              </w:rPr>
              <w:fldChar w:fldCharType="begin"/>
            </w:r>
            <w:r w:rsidRPr="00DB37A1">
              <w:rPr>
                <w:rFonts w:cs="Arial"/>
                <w:bCs/>
                <w:color w:val="808080" w:themeColor="background1" w:themeShade="80"/>
                <w:sz w:val="16"/>
                <w:szCs w:val="14"/>
              </w:rPr>
              <w:instrText xml:space="preserve"> DOCPROPERTY  TemplateRevision  \* MERGEFORMAT </w:instrText>
            </w:r>
            <w:r w:rsidRPr="00DB37A1">
              <w:rPr>
                <w:rFonts w:cs="Arial"/>
                <w:bCs/>
                <w:color w:val="808080" w:themeColor="background1" w:themeShade="80"/>
                <w:sz w:val="16"/>
                <w:szCs w:val="14"/>
              </w:rPr>
              <w:fldChar w:fldCharType="separate"/>
            </w:r>
            <w:r w:rsidR="002F02E1">
              <w:rPr>
                <w:rFonts w:cs="Arial"/>
                <w:bCs/>
                <w:color w:val="808080" w:themeColor="background1" w:themeShade="80"/>
                <w:sz w:val="16"/>
                <w:szCs w:val="14"/>
              </w:rPr>
              <w:t>0</w:t>
            </w:r>
            <w:r w:rsidRPr="00DB37A1">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3050101" w14:textId="77777777" w:rsidR="00B3499B" w:rsidRPr="00DB37A1" w:rsidRDefault="00B3499B" w:rsidP="007C00FA">
            <w:pPr>
              <w:jc w:val="right"/>
              <w:rPr>
                <w:rFonts w:cs="Arial"/>
                <w:bCs/>
                <w:color w:val="808080" w:themeColor="background1" w:themeShade="80"/>
                <w:sz w:val="16"/>
                <w:szCs w:val="14"/>
              </w:rPr>
            </w:pPr>
            <w:r w:rsidRPr="00DB37A1">
              <w:rPr>
                <w:rFonts w:cs="Arial"/>
                <w:bCs/>
                <w:color w:val="808080" w:themeColor="background1" w:themeShade="80"/>
                <w:sz w:val="16"/>
                <w:szCs w:val="14"/>
              </w:rPr>
              <w:t>End of Requirement</w:t>
            </w:r>
          </w:p>
        </w:tc>
      </w:tr>
    </w:tbl>
    <w:p w14:paraId="0D4FFBDE" w14:textId="77777777" w:rsidR="006D5A3A" w:rsidRPr="00DB37A1" w:rsidRDefault="006D5A3A" w:rsidP="009A277F"/>
    <w:p w14:paraId="507E2480" w14:textId="0D20B683" w:rsidR="00E11189" w:rsidRPr="00DB37A1" w:rsidRDefault="00E11189" w:rsidP="00E11189">
      <w:pPr>
        <w:pStyle w:val="RERequirement"/>
        <w:shd w:val="clear" w:color="auto" w:fill="F2F2F2" w:themeFill="background1" w:themeFillShade="F2"/>
      </w:pPr>
      <w:bookmarkStart w:id="143" w:name="_817e91f6602036900e2dc7f719b8034f"/>
      <w:r w:rsidRPr="00C16D6C">
        <w:t>REQ-397765/A</w:t>
      </w:r>
      <w:bookmarkEnd w:id="143"/>
      <w:r w:rsidRPr="00C16D6C">
        <w:t xml:space="preserve"> Request </w:t>
      </w:r>
      <w:r w:rsidR="009C1C64" w:rsidRPr="00C16D6C">
        <w:t>Powerpack</w:t>
      </w:r>
      <w:r w:rsidRPr="00C16D6C">
        <w:t xml:space="preserve"> Shutdown</w:t>
      </w:r>
    </w:p>
    <w:p w14:paraId="124B2CD4" w14:textId="3B066BA6" w:rsidR="00E11189" w:rsidRPr="00DB37A1" w:rsidRDefault="00E11189" w:rsidP="00E11189">
      <w:pPr>
        <w:rPr>
          <w:rFonts w:cs="Arial"/>
        </w:rPr>
      </w:pPr>
      <w:r w:rsidRPr="00DB37A1">
        <w:rPr>
          <w:rFonts w:cs="Arial"/>
        </w:rPr>
        <w:t xml:space="preserve">The Feature shall request an automatic </w:t>
      </w:r>
      <w:r w:rsidR="009C1C64" w:rsidRPr="00DB37A1">
        <w:rPr>
          <w:rFonts w:cs="Arial"/>
        </w:rPr>
        <w:t>powerpack</w:t>
      </w:r>
      <w:r w:rsidRPr="00DB37A1">
        <w:rPr>
          <w:rFonts w:cs="Arial"/>
        </w:rPr>
        <w:t xml:space="preserve"> shutdown when the timer exceeds the calibratable shutdown time.</w:t>
      </w:r>
    </w:p>
    <w:p w14:paraId="69036AD3" w14:textId="77777777" w:rsidR="00E11189" w:rsidRPr="00DB37A1"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DB37A1" w14:paraId="2512ADE9"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3260821" w14:textId="77777777" w:rsidR="00B3499B" w:rsidRPr="00DB37A1" w:rsidRDefault="00B3499B" w:rsidP="007C00FA">
            <w:pPr>
              <w:rPr>
                <w:rFonts w:eastAsiaTheme="minorHAnsi" w:cs="Arial"/>
                <w:bCs/>
                <w:color w:val="808080" w:themeColor="background1" w:themeShade="80"/>
                <w:sz w:val="16"/>
                <w:szCs w:val="14"/>
              </w:rPr>
            </w:pPr>
            <w:r w:rsidRPr="00DB37A1">
              <w:rPr>
                <w:rFonts w:cs="Arial"/>
                <w:bCs/>
                <w:color w:val="808080" w:themeColor="background1" w:themeShade="80"/>
                <w:sz w:val="16"/>
                <w:szCs w:val="14"/>
              </w:rPr>
              <w:t>Requirement ID: REQ-397765/A</w:t>
            </w:r>
          </w:p>
        </w:tc>
      </w:tr>
      <w:tr w:rsidR="00B3499B" w:rsidRPr="00DB37A1" w14:paraId="4F379EB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A687E7" w14:textId="77777777" w:rsidR="00B3499B" w:rsidRPr="00DB37A1" w:rsidRDefault="00B3499B" w:rsidP="007C00FA">
            <w:pPr>
              <w:rPr>
                <w:rFonts w:eastAsiaTheme="minorHAnsi" w:cs="Arial"/>
                <w:b/>
                <w:bCs/>
                <w:sz w:val="16"/>
                <w:szCs w:val="14"/>
              </w:rPr>
            </w:pPr>
            <w:r w:rsidRPr="00DB37A1">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B894F8" w14:textId="005C91A8" w:rsidR="00B3499B" w:rsidRPr="00DB37A1" w:rsidRDefault="00B3499B" w:rsidP="007C00FA">
            <w:pPr>
              <w:rPr>
                <w:rFonts w:cs="Arial"/>
                <w:color w:val="000000" w:themeColor="text1"/>
                <w:sz w:val="16"/>
                <w:szCs w:val="14"/>
              </w:rPr>
            </w:pPr>
            <w:r w:rsidRPr="00DB37A1">
              <w:rPr>
                <w:rFonts w:cs="Arial"/>
                <w:color w:val="000000" w:themeColor="text1"/>
                <w:sz w:val="16"/>
                <w:szCs w:val="14"/>
              </w:rPr>
              <w:t xml:space="preserve">To indicate to other engine features that an </w:t>
            </w:r>
            <w:r w:rsidR="009C1C64" w:rsidRPr="00DB37A1">
              <w:rPr>
                <w:rFonts w:cs="Arial"/>
                <w:color w:val="000000" w:themeColor="text1"/>
                <w:sz w:val="16"/>
                <w:szCs w:val="14"/>
              </w:rPr>
              <w:t>powerpack</w:t>
            </w:r>
            <w:r w:rsidRPr="00DB37A1">
              <w:rPr>
                <w:rFonts w:cs="Arial"/>
                <w:color w:val="000000" w:themeColor="text1"/>
                <w:sz w:val="16"/>
                <w:szCs w:val="14"/>
              </w:rPr>
              <w:t xml:space="preserve"> shutdown shall occur when the allowed unattended idle time is reached.</w:t>
            </w:r>
          </w:p>
        </w:tc>
      </w:tr>
      <w:tr w:rsidR="00B3499B" w:rsidRPr="00DB37A1" w14:paraId="5E7F8BB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D0F4A1" w14:textId="77777777" w:rsidR="00B3499B" w:rsidRPr="00DB37A1" w:rsidRDefault="00B3499B" w:rsidP="007C00FA">
            <w:pPr>
              <w:rPr>
                <w:rFonts w:eastAsiaTheme="minorHAnsi" w:cs="Arial"/>
                <w:b/>
                <w:bCs/>
                <w:sz w:val="16"/>
                <w:szCs w:val="14"/>
              </w:rPr>
            </w:pPr>
            <w:r w:rsidRPr="00DB37A1">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457AAA" w14:textId="77777777" w:rsidR="00A2743B" w:rsidRPr="00DB37A1" w:rsidRDefault="00A2743B"/>
        </w:tc>
      </w:tr>
      <w:tr w:rsidR="00B3499B" w:rsidRPr="00DB37A1" w14:paraId="1F4DE9A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20FCDF" w14:textId="77777777" w:rsidR="00B3499B" w:rsidRPr="00DB37A1" w:rsidRDefault="00B3499B" w:rsidP="007C00FA">
            <w:pPr>
              <w:rPr>
                <w:rFonts w:cs="Arial"/>
                <w:sz w:val="16"/>
                <w:szCs w:val="14"/>
              </w:rPr>
            </w:pPr>
            <w:r w:rsidRPr="00DB37A1">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91D2BA" w14:textId="77777777" w:rsidR="00A2743B" w:rsidRPr="00DB37A1" w:rsidRDefault="00A2743B"/>
        </w:tc>
      </w:tr>
      <w:tr w:rsidR="00B3499B" w:rsidRPr="00DB37A1" w14:paraId="540A516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08D14F" w14:textId="77777777" w:rsidR="00B3499B" w:rsidRPr="00DB37A1" w:rsidRDefault="00B3499B" w:rsidP="007C00FA">
            <w:pPr>
              <w:rPr>
                <w:rFonts w:cs="Arial"/>
                <w:b/>
                <w:bCs/>
                <w:sz w:val="16"/>
                <w:szCs w:val="14"/>
              </w:rPr>
            </w:pPr>
            <w:r w:rsidRPr="00DB37A1">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5274ED" w14:textId="77777777" w:rsidR="00A2743B" w:rsidRPr="00DB37A1" w:rsidRDefault="00A2743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25C8EE7" w14:textId="77777777" w:rsidR="00B3499B" w:rsidRPr="00DB37A1" w:rsidRDefault="00B3499B" w:rsidP="007C00FA">
            <w:pPr>
              <w:ind w:left="139"/>
              <w:rPr>
                <w:rFonts w:cs="Arial"/>
                <w:b/>
                <w:bCs/>
                <w:sz w:val="16"/>
                <w:szCs w:val="14"/>
              </w:rPr>
            </w:pPr>
            <w:r w:rsidRPr="00DB37A1">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3E2EF7D" w14:textId="77777777" w:rsidR="00A2743B" w:rsidRPr="00DB37A1" w:rsidRDefault="00A2743B"/>
        </w:tc>
      </w:tr>
      <w:tr w:rsidR="00B3499B" w:rsidRPr="00DB37A1" w14:paraId="2937C1C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E1785E" w14:textId="77777777" w:rsidR="00B3499B" w:rsidRPr="00DB37A1" w:rsidRDefault="00B3499B" w:rsidP="007C00FA">
            <w:pPr>
              <w:rPr>
                <w:rFonts w:cs="Arial"/>
                <w:b/>
                <w:bCs/>
                <w:sz w:val="16"/>
                <w:szCs w:val="14"/>
              </w:rPr>
            </w:pPr>
            <w:r w:rsidRPr="00DB37A1">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D37E79" w14:textId="77777777" w:rsidR="00A2743B" w:rsidRPr="00DB37A1" w:rsidRDefault="00A2743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AA7B702" w14:textId="77777777" w:rsidR="00B3499B" w:rsidRPr="00DB37A1" w:rsidRDefault="00B3499B" w:rsidP="007C00FA">
            <w:pPr>
              <w:ind w:left="139"/>
              <w:rPr>
                <w:rFonts w:cs="Arial"/>
                <w:b/>
                <w:bCs/>
                <w:sz w:val="16"/>
                <w:szCs w:val="16"/>
              </w:rPr>
            </w:pPr>
            <w:r w:rsidRPr="00DB37A1">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F249368" w14:textId="77777777" w:rsidR="00A2743B" w:rsidRPr="00DB37A1" w:rsidRDefault="00A2743B"/>
        </w:tc>
      </w:tr>
      <w:tr w:rsidR="00B3499B" w:rsidRPr="00DB37A1" w14:paraId="3A3A10D4"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124763" w14:textId="77777777" w:rsidR="00B3499B" w:rsidRPr="00DB37A1" w:rsidRDefault="00B3499B" w:rsidP="007C00FA">
            <w:pPr>
              <w:rPr>
                <w:rFonts w:eastAsiaTheme="minorHAnsi" w:cs="Arial"/>
                <w:b/>
                <w:bCs/>
                <w:sz w:val="16"/>
                <w:szCs w:val="14"/>
              </w:rPr>
            </w:pPr>
            <w:r w:rsidRPr="00DB37A1">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749751B" w14:textId="399668EB" w:rsidR="00A2743B" w:rsidRPr="00DB37A1" w:rsidRDefault="000C3C3D">
            <w:r w:rsidRPr="00DB37A1">
              <w:t>Common</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1E8C57" w14:textId="77777777" w:rsidR="00B3499B" w:rsidRPr="00DB37A1" w:rsidRDefault="00B3499B" w:rsidP="007C00FA">
            <w:pPr>
              <w:rPr>
                <w:rFonts w:cs="Arial"/>
                <w:b/>
                <w:bCs/>
                <w:sz w:val="16"/>
                <w:szCs w:val="14"/>
              </w:rPr>
            </w:pPr>
            <w:r w:rsidRPr="00DB37A1">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FA9EEE" w14:textId="77777777" w:rsidR="00A2743B" w:rsidRPr="00DB37A1" w:rsidRDefault="00A2743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7AFC237" w14:textId="77777777" w:rsidR="00B3499B" w:rsidRPr="00DB37A1" w:rsidRDefault="00B3499B" w:rsidP="007C00FA">
            <w:pPr>
              <w:ind w:left="128"/>
              <w:rPr>
                <w:rFonts w:cs="Arial"/>
                <w:b/>
                <w:bCs/>
                <w:sz w:val="16"/>
                <w:szCs w:val="14"/>
              </w:rPr>
            </w:pPr>
            <w:r w:rsidRPr="00DB37A1">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CBA82D6" w14:textId="77777777" w:rsidR="00B3499B" w:rsidRPr="00DB37A1" w:rsidRDefault="00B3499B" w:rsidP="007C00FA">
            <w:pPr>
              <w:ind w:left="141"/>
              <w:rPr>
                <w:rFonts w:cs="Arial"/>
                <w:color w:val="000000" w:themeColor="text1"/>
                <w:sz w:val="16"/>
                <w:szCs w:val="14"/>
              </w:rPr>
            </w:pPr>
            <w:r w:rsidRPr="00DB37A1">
              <w:rPr>
                <w:rFonts w:cs="Arial"/>
                <w:color w:val="000000" w:themeColor="text1"/>
                <w:sz w:val="16"/>
                <w:szCs w:val="14"/>
              </w:rPr>
              <w:t>In-Progress</w:t>
            </w:r>
          </w:p>
        </w:tc>
      </w:tr>
      <w:tr w:rsidR="00B3499B" w:rsidRPr="00DB37A1" w14:paraId="5802E721"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0A45A9F" w14:textId="19B2A93E" w:rsidR="00B3499B" w:rsidRPr="00DB37A1" w:rsidRDefault="00BA62C5" w:rsidP="007C00FA">
            <w:pPr>
              <w:rPr>
                <w:rFonts w:cs="Arial"/>
                <w:bCs/>
                <w:color w:val="808080" w:themeColor="background1" w:themeShade="80"/>
                <w:sz w:val="16"/>
                <w:szCs w:val="14"/>
              </w:rPr>
            </w:pPr>
            <w:hyperlink r:id="rId46" w:history="1">
              <w:r w:rsidR="00B3499B" w:rsidRPr="00DB37A1">
                <w:rPr>
                  <w:rStyle w:val="Hyperlink"/>
                  <w:rFonts w:cs="Arial"/>
                  <w:bCs/>
                  <w:sz w:val="16"/>
                  <w:szCs w:val="14"/>
                </w:rPr>
                <w:t>Req. Template</w:t>
              </w:r>
            </w:hyperlink>
            <w:r w:rsidR="00B3499B" w:rsidRPr="00DB37A1">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C357C27" w14:textId="7D4E6BF6" w:rsidR="00B3499B" w:rsidRPr="00DB37A1" w:rsidRDefault="00B3499B" w:rsidP="007C00FA">
            <w:pPr>
              <w:rPr>
                <w:rFonts w:cs="Arial"/>
                <w:bCs/>
                <w:color w:val="808080" w:themeColor="background1" w:themeShade="80"/>
                <w:sz w:val="16"/>
                <w:szCs w:val="14"/>
              </w:rPr>
            </w:pPr>
            <w:r w:rsidRPr="00DB37A1">
              <w:rPr>
                <w:rFonts w:cs="Arial"/>
                <w:bCs/>
                <w:color w:val="808080" w:themeColor="background1" w:themeShade="80"/>
                <w:sz w:val="16"/>
                <w:szCs w:val="14"/>
              </w:rPr>
              <w:fldChar w:fldCharType="begin"/>
            </w:r>
            <w:r w:rsidRPr="00DB37A1">
              <w:rPr>
                <w:rFonts w:cs="Arial"/>
                <w:bCs/>
                <w:color w:val="808080" w:themeColor="background1" w:themeShade="80"/>
                <w:sz w:val="16"/>
                <w:szCs w:val="14"/>
              </w:rPr>
              <w:instrText xml:space="preserve"> DOCPROPERTY  TemplateVersion  \* MERGEFORMAT </w:instrText>
            </w:r>
            <w:r w:rsidRPr="00DB37A1">
              <w:rPr>
                <w:rFonts w:cs="Arial"/>
                <w:bCs/>
                <w:color w:val="808080" w:themeColor="background1" w:themeShade="80"/>
                <w:sz w:val="16"/>
                <w:szCs w:val="14"/>
              </w:rPr>
              <w:fldChar w:fldCharType="separate"/>
            </w:r>
            <w:r w:rsidR="002F02E1">
              <w:rPr>
                <w:rFonts w:cs="Arial"/>
                <w:bCs/>
                <w:color w:val="808080" w:themeColor="background1" w:themeShade="80"/>
                <w:sz w:val="16"/>
                <w:szCs w:val="14"/>
              </w:rPr>
              <w:t>6</w:t>
            </w:r>
            <w:r w:rsidRPr="00DB37A1">
              <w:rPr>
                <w:rFonts w:cs="Arial"/>
                <w:bCs/>
                <w:color w:val="808080" w:themeColor="background1" w:themeShade="80"/>
                <w:sz w:val="16"/>
                <w:szCs w:val="14"/>
              </w:rPr>
              <w:fldChar w:fldCharType="end"/>
            </w:r>
            <w:r w:rsidRPr="00DB37A1">
              <w:rPr>
                <w:rFonts w:cs="Arial"/>
                <w:bCs/>
                <w:color w:val="808080" w:themeColor="background1" w:themeShade="80"/>
                <w:sz w:val="16"/>
                <w:szCs w:val="14"/>
              </w:rPr>
              <w:t>.</w:t>
            </w:r>
            <w:r w:rsidRPr="00DB37A1">
              <w:rPr>
                <w:rFonts w:cs="Arial"/>
                <w:bCs/>
                <w:color w:val="808080" w:themeColor="background1" w:themeShade="80"/>
                <w:sz w:val="16"/>
                <w:szCs w:val="14"/>
              </w:rPr>
              <w:fldChar w:fldCharType="begin"/>
            </w:r>
            <w:r w:rsidRPr="00DB37A1">
              <w:rPr>
                <w:rFonts w:cs="Arial"/>
                <w:bCs/>
                <w:color w:val="808080" w:themeColor="background1" w:themeShade="80"/>
                <w:sz w:val="16"/>
                <w:szCs w:val="14"/>
              </w:rPr>
              <w:instrText xml:space="preserve"> DOCPROPERTY  TemplateRevision  \* MERGEFORMAT </w:instrText>
            </w:r>
            <w:r w:rsidRPr="00DB37A1">
              <w:rPr>
                <w:rFonts w:cs="Arial"/>
                <w:bCs/>
                <w:color w:val="808080" w:themeColor="background1" w:themeShade="80"/>
                <w:sz w:val="16"/>
                <w:szCs w:val="14"/>
              </w:rPr>
              <w:fldChar w:fldCharType="separate"/>
            </w:r>
            <w:r w:rsidR="002F02E1">
              <w:rPr>
                <w:rFonts w:cs="Arial"/>
                <w:bCs/>
                <w:color w:val="808080" w:themeColor="background1" w:themeShade="80"/>
                <w:sz w:val="16"/>
                <w:szCs w:val="14"/>
              </w:rPr>
              <w:t>0</w:t>
            </w:r>
            <w:r w:rsidRPr="00DB37A1">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AE89758" w14:textId="77777777" w:rsidR="00B3499B" w:rsidRPr="00DB37A1" w:rsidRDefault="00B3499B" w:rsidP="007C00FA">
            <w:pPr>
              <w:jc w:val="right"/>
              <w:rPr>
                <w:rFonts w:cs="Arial"/>
                <w:bCs/>
                <w:color w:val="808080" w:themeColor="background1" w:themeShade="80"/>
                <w:sz w:val="16"/>
                <w:szCs w:val="14"/>
              </w:rPr>
            </w:pPr>
            <w:r w:rsidRPr="00DB37A1">
              <w:rPr>
                <w:rFonts w:cs="Arial"/>
                <w:bCs/>
                <w:color w:val="808080" w:themeColor="background1" w:themeShade="80"/>
                <w:sz w:val="16"/>
                <w:szCs w:val="14"/>
              </w:rPr>
              <w:t>End of Requirement</w:t>
            </w:r>
          </w:p>
        </w:tc>
      </w:tr>
    </w:tbl>
    <w:p w14:paraId="0269C6DE" w14:textId="77777777" w:rsidR="006D5A3A" w:rsidRPr="00DB37A1" w:rsidRDefault="006D5A3A" w:rsidP="009A277F"/>
    <w:p w14:paraId="2EFED903" w14:textId="77777777" w:rsidR="00E11189" w:rsidRPr="00DB37A1" w:rsidRDefault="00E11189" w:rsidP="00E11189">
      <w:pPr>
        <w:pStyle w:val="RERequirement"/>
        <w:shd w:val="clear" w:color="auto" w:fill="F2F2F2" w:themeFill="background1" w:themeFillShade="F2"/>
      </w:pPr>
      <w:bookmarkStart w:id="144" w:name="_e55cbb767f973db222ca4493b0171a58"/>
      <w:r w:rsidRPr="00C16D6C">
        <w:t>REQ-397766/A</w:t>
      </w:r>
      <w:bookmarkEnd w:id="144"/>
      <w:r w:rsidRPr="00C16D6C">
        <w:t xml:space="preserve"> Track shutdown time</w:t>
      </w:r>
    </w:p>
    <w:p w14:paraId="01D821EF" w14:textId="77777777" w:rsidR="00E11189" w:rsidRPr="00DB37A1" w:rsidRDefault="00E11189" w:rsidP="00E11189">
      <w:pPr>
        <w:rPr>
          <w:rFonts w:cs="Arial"/>
        </w:rPr>
      </w:pPr>
      <w:r w:rsidRPr="00DB37A1">
        <w:rPr>
          <w:rFonts w:cs="Arial"/>
        </w:rPr>
        <w:t>The shutdown time shall be tracked in seconds. It shall start/initialize at zero and increment when the feature entry conditions are met.</w:t>
      </w:r>
    </w:p>
    <w:p w14:paraId="5B9A9022" w14:textId="77777777" w:rsidR="00E11189" w:rsidRPr="00DB37A1"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DB37A1" w14:paraId="1782E8B0"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3985F0A" w14:textId="77777777" w:rsidR="00B3499B" w:rsidRPr="00DB37A1" w:rsidRDefault="00B3499B" w:rsidP="007C00FA">
            <w:pPr>
              <w:rPr>
                <w:rFonts w:eastAsiaTheme="minorHAnsi" w:cs="Arial"/>
                <w:bCs/>
                <w:color w:val="808080" w:themeColor="background1" w:themeShade="80"/>
                <w:sz w:val="16"/>
                <w:szCs w:val="14"/>
              </w:rPr>
            </w:pPr>
            <w:r w:rsidRPr="00DB37A1">
              <w:rPr>
                <w:rFonts w:cs="Arial"/>
                <w:bCs/>
                <w:color w:val="808080" w:themeColor="background1" w:themeShade="80"/>
                <w:sz w:val="16"/>
                <w:szCs w:val="14"/>
              </w:rPr>
              <w:t>Requirement ID: REQ-397766/A</w:t>
            </w:r>
          </w:p>
        </w:tc>
      </w:tr>
      <w:tr w:rsidR="00B3499B" w:rsidRPr="00DB37A1" w14:paraId="054C230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256A8D" w14:textId="77777777" w:rsidR="00B3499B" w:rsidRPr="00DB37A1" w:rsidRDefault="00B3499B" w:rsidP="007C00FA">
            <w:pPr>
              <w:rPr>
                <w:rFonts w:eastAsiaTheme="minorHAnsi" w:cs="Arial"/>
                <w:b/>
                <w:bCs/>
                <w:sz w:val="16"/>
                <w:szCs w:val="14"/>
              </w:rPr>
            </w:pPr>
            <w:r w:rsidRPr="00DB37A1">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75690D" w14:textId="77777777" w:rsidR="00B3499B" w:rsidRPr="00DB37A1" w:rsidRDefault="00B3499B" w:rsidP="007C00FA">
            <w:pPr>
              <w:rPr>
                <w:rFonts w:cs="Arial"/>
                <w:color w:val="000000" w:themeColor="text1"/>
                <w:sz w:val="16"/>
                <w:szCs w:val="14"/>
              </w:rPr>
            </w:pPr>
            <w:r w:rsidRPr="00DB37A1">
              <w:rPr>
                <w:rFonts w:cs="Arial"/>
                <w:color w:val="000000" w:themeColor="text1"/>
                <w:sz w:val="16"/>
                <w:szCs w:val="14"/>
              </w:rPr>
              <w:t>To track the time that the AEIS shutdown entry conditions have been met.</w:t>
            </w:r>
          </w:p>
        </w:tc>
      </w:tr>
      <w:tr w:rsidR="00B3499B" w:rsidRPr="00DB37A1" w14:paraId="0E16A32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4E81DB4" w14:textId="77777777" w:rsidR="00B3499B" w:rsidRPr="00DB37A1" w:rsidRDefault="00B3499B" w:rsidP="007C00FA">
            <w:pPr>
              <w:rPr>
                <w:rFonts w:eastAsiaTheme="minorHAnsi" w:cs="Arial"/>
                <w:b/>
                <w:bCs/>
                <w:sz w:val="16"/>
                <w:szCs w:val="14"/>
              </w:rPr>
            </w:pPr>
            <w:r w:rsidRPr="00DB37A1">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C866A4" w14:textId="77777777" w:rsidR="00A2743B" w:rsidRPr="00DB37A1" w:rsidRDefault="00A2743B"/>
        </w:tc>
      </w:tr>
      <w:tr w:rsidR="00B3499B" w:rsidRPr="00DB37A1" w14:paraId="3E38482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7D0501" w14:textId="77777777" w:rsidR="00B3499B" w:rsidRPr="00DB37A1" w:rsidRDefault="00B3499B" w:rsidP="007C00FA">
            <w:pPr>
              <w:rPr>
                <w:rFonts w:cs="Arial"/>
                <w:sz w:val="16"/>
                <w:szCs w:val="14"/>
              </w:rPr>
            </w:pPr>
            <w:r w:rsidRPr="00DB37A1">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35ACEF" w14:textId="77777777" w:rsidR="00A2743B" w:rsidRPr="00DB37A1" w:rsidRDefault="00A2743B"/>
        </w:tc>
      </w:tr>
      <w:tr w:rsidR="00B3499B" w:rsidRPr="00DB37A1" w14:paraId="1D191A4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34FFC6" w14:textId="77777777" w:rsidR="00B3499B" w:rsidRPr="00DB37A1" w:rsidRDefault="00B3499B" w:rsidP="007C00FA">
            <w:pPr>
              <w:rPr>
                <w:rFonts w:cs="Arial"/>
                <w:b/>
                <w:bCs/>
                <w:sz w:val="16"/>
                <w:szCs w:val="14"/>
              </w:rPr>
            </w:pPr>
            <w:r w:rsidRPr="00DB37A1">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450F37" w14:textId="77777777" w:rsidR="00A2743B" w:rsidRPr="00DB37A1" w:rsidRDefault="00A2743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065AB56" w14:textId="77777777" w:rsidR="00B3499B" w:rsidRPr="00DB37A1" w:rsidRDefault="00B3499B" w:rsidP="007C00FA">
            <w:pPr>
              <w:ind w:left="139"/>
              <w:rPr>
                <w:rFonts w:cs="Arial"/>
                <w:b/>
                <w:bCs/>
                <w:sz w:val="16"/>
                <w:szCs w:val="14"/>
              </w:rPr>
            </w:pPr>
            <w:r w:rsidRPr="00DB37A1">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76AF3D6" w14:textId="77777777" w:rsidR="00A2743B" w:rsidRPr="00DB37A1" w:rsidRDefault="00A2743B"/>
        </w:tc>
      </w:tr>
      <w:tr w:rsidR="00B3499B" w:rsidRPr="00DB37A1" w14:paraId="63AE874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12F9B3" w14:textId="77777777" w:rsidR="00B3499B" w:rsidRPr="00DB37A1" w:rsidRDefault="00B3499B" w:rsidP="007C00FA">
            <w:pPr>
              <w:rPr>
                <w:rFonts w:cs="Arial"/>
                <w:b/>
                <w:bCs/>
                <w:sz w:val="16"/>
                <w:szCs w:val="14"/>
              </w:rPr>
            </w:pPr>
            <w:r w:rsidRPr="00DB37A1">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024049" w14:textId="77777777" w:rsidR="00A2743B" w:rsidRPr="00DB37A1" w:rsidRDefault="00A2743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7691ED1" w14:textId="77777777" w:rsidR="00B3499B" w:rsidRPr="00DB37A1" w:rsidRDefault="00B3499B" w:rsidP="007C00FA">
            <w:pPr>
              <w:ind w:left="139"/>
              <w:rPr>
                <w:rFonts w:cs="Arial"/>
                <w:b/>
                <w:bCs/>
                <w:sz w:val="16"/>
                <w:szCs w:val="16"/>
              </w:rPr>
            </w:pPr>
            <w:r w:rsidRPr="00DB37A1">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6CFF9CA" w14:textId="77777777" w:rsidR="00A2743B" w:rsidRPr="00DB37A1" w:rsidRDefault="00A2743B"/>
        </w:tc>
      </w:tr>
      <w:tr w:rsidR="00B3499B" w:rsidRPr="00DB37A1" w14:paraId="6AE81162"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87D6C1" w14:textId="77777777" w:rsidR="00B3499B" w:rsidRPr="00DB37A1" w:rsidRDefault="00B3499B" w:rsidP="007C00FA">
            <w:pPr>
              <w:rPr>
                <w:rFonts w:eastAsiaTheme="minorHAnsi" w:cs="Arial"/>
                <w:b/>
                <w:bCs/>
                <w:sz w:val="16"/>
                <w:szCs w:val="14"/>
              </w:rPr>
            </w:pPr>
            <w:r w:rsidRPr="00DB37A1">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B46738B" w14:textId="53B63A10" w:rsidR="00A2743B" w:rsidRPr="00DB37A1" w:rsidRDefault="000C3C3D">
            <w:r w:rsidRPr="00DB37A1">
              <w:t>Common</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CB75A2" w14:textId="77777777" w:rsidR="00B3499B" w:rsidRPr="00DB37A1" w:rsidRDefault="00B3499B" w:rsidP="007C00FA">
            <w:pPr>
              <w:rPr>
                <w:rFonts w:cs="Arial"/>
                <w:b/>
                <w:bCs/>
                <w:sz w:val="16"/>
                <w:szCs w:val="14"/>
              </w:rPr>
            </w:pPr>
            <w:r w:rsidRPr="00DB37A1">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6CB566" w14:textId="77777777" w:rsidR="00A2743B" w:rsidRPr="00DB37A1" w:rsidRDefault="00A2743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577D2F6" w14:textId="77777777" w:rsidR="00B3499B" w:rsidRPr="00DB37A1" w:rsidRDefault="00B3499B" w:rsidP="007C00FA">
            <w:pPr>
              <w:ind w:left="128"/>
              <w:rPr>
                <w:rFonts w:cs="Arial"/>
                <w:b/>
                <w:bCs/>
                <w:sz w:val="16"/>
                <w:szCs w:val="14"/>
              </w:rPr>
            </w:pPr>
            <w:r w:rsidRPr="00DB37A1">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0E4F718" w14:textId="77777777" w:rsidR="00B3499B" w:rsidRPr="00DB37A1" w:rsidRDefault="00B3499B" w:rsidP="007C00FA">
            <w:pPr>
              <w:ind w:left="141"/>
              <w:rPr>
                <w:rFonts w:cs="Arial"/>
                <w:color w:val="000000" w:themeColor="text1"/>
                <w:sz w:val="16"/>
                <w:szCs w:val="14"/>
              </w:rPr>
            </w:pPr>
            <w:r w:rsidRPr="00DB37A1">
              <w:rPr>
                <w:rFonts w:cs="Arial"/>
                <w:color w:val="000000" w:themeColor="text1"/>
                <w:sz w:val="16"/>
                <w:szCs w:val="14"/>
              </w:rPr>
              <w:t>In-Progress</w:t>
            </w:r>
          </w:p>
        </w:tc>
      </w:tr>
      <w:tr w:rsidR="00B3499B" w:rsidRPr="00DB37A1" w14:paraId="4DB569DD"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3EFC93F" w14:textId="4490B06E" w:rsidR="00B3499B" w:rsidRPr="00DB37A1" w:rsidRDefault="00BA62C5" w:rsidP="007C00FA">
            <w:pPr>
              <w:rPr>
                <w:rFonts w:cs="Arial"/>
                <w:bCs/>
                <w:color w:val="808080" w:themeColor="background1" w:themeShade="80"/>
                <w:sz w:val="16"/>
                <w:szCs w:val="14"/>
              </w:rPr>
            </w:pPr>
            <w:hyperlink r:id="rId47" w:history="1">
              <w:r w:rsidR="00B3499B" w:rsidRPr="00DB37A1">
                <w:rPr>
                  <w:rStyle w:val="Hyperlink"/>
                  <w:rFonts w:cs="Arial"/>
                  <w:bCs/>
                  <w:sz w:val="16"/>
                  <w:szCs w:val="14"/>
                </w:rPr>
                <w:t>Req. Template</w:t>
              </w:r>
            </w:hyperlink>
            <w:r w:rsidR="00B3499B" w:rsidRPr="00DB37A1">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10869CE" w14:textId="33210652" w:rsidR="00B3499B" w:rsidRPr="00DB37A1" w:rsidRDefault="00B3499B" w:rsidP="007C00FA">
            <w:pPr>
              <w:rPr>
                <w:rFonts w:cs="Arial"/>
                <w:bCs/>
                <w:color w:val="808080" w:themeColor="background1" w:themeShade="80"/>
                <w:sz w:val="16"/>
                <w:szCs w:val="14"/>
              </w:rPr>
            </w:pPr>
            <w:r w:rsidRPr="00DB37A1">
              <w:rPr>
                <w:rFonts w:cs="Arial"/>
                <w:bCs/>
                <w:color w:val="808080" w:themeColor="background1" w:themeShade="80"/>
                <w:sz w:val="16"/>
                <w:szCs w:val="14"/>
              </w:rPr>
              <w:fldChar w:fldCharType="begin"/>
            </w:r>
            <w:r w:rsidRPr="00DB37A1">
              <w:rPr>
                <w:rFonts w:cs="Arial"/>
                <w:bCs/>
                <w:color w:val="808080" w:themeColor="background1" w:themeShade="80"/>
                <w:sz w:val="16"/>
                <w:szCs w:val="14"/>
              </w:rPr>
              <w:instrText xml:space="preserve"> DOCPROPERTY  TemplateVersion  \* MERGEFORMAT </w:instrText>
            </w:r>
            <w:r w:rsidRPr="00DB37A1">
              <w:rPr>
                <w:rFonts w:cs="Arial"/>
                <w:bCs/>
                <w:color w:val="808080" w:themeColor="background1" w:themeShade="80"/>
                <w:sz w:val="16"/>
                <w:szCs w:val="14"/>
              </w:rPr>
              <w:fldChar w:fldCharType="separate"/>
            </w:r>
            <w:r w:rsidR="002F02E1">
              <w:rPr>
                <w:rFonts w:cs="Arial"/>
                <w:bCs/>
                <w:color w:val="808080" w:themeColor="background1" w:themeShade="80"/>
                <w:sz w:val="16"/>
                <w:szCs w:val="14"/>
              </w:rPr>
              <w:t>6</w:t>
            </w:r>
            <w:r w:rsidRPr="00DB37A1">
              <w:rPr>
                <w:rFonts w:cs="Arial"/>
                <w:bCs/>
                <w:color w:val="808080" w:themeColor="background1" w:themeShade="80"/>
                <w:sz w:val="16"/>
                <w:szCs w:val="14"/>
              </w:rPr>
              <w:fldChar w:fldCharType="end"/>
            </w:r>
            <w:r w:rsidRPr="00DB37A1">
              <w:rPr>
                <w:rFonts w:cs="Arial"/>
                <w:bCs/>
                <w:color w:val="808080" w:themeColor="background1" w:themeShade="80"/>
                <w:sz w:val="16"/>
                <w:szCs w:val="14"/>
              </w:rPr>
              <w:t>.</w:t>
            </w:r>
            <w:r w:rsidRPr="00DB37A1">
              <w:rPr>
                <w:rFonts w:cs="Arial"/>
                <w:bCs/>
                <w:color w:val="808080" w:themeColor="background1" w:themeShade="80"/>
                <w:sz w:val="16"/>
                <w:szCs w:val="14"/>
              </w:rPr>
              <w:fldChar w:fldCharType="begin"/>
            </w:r>
            <w:r w:rsidRPr="00DB37A1">
              <w:rPr>
                <w:rFonts w:cs="Arial"/>
                <w:bCs/>
                <w:color w:val="808080" w:themeColor="background1" w:themeShade="80"/>
                <w:sz w:val="16"/>
                <w:szCs w:val="14"/>
              </w:rPr>
              <w:instrText xml:space="preserve"> DOCPROPERTY  TemplateRevision  \* MERGEFORMAT </w:instrText>
            </w:r>
            <w:r w:rsidRPr="00DB37A1">
              <w:rPr>
                <w:rFonts w:cs="Arial"/>
                <w:bCs/>
                <w:color w:val="808080" w:themeColor="background1" w:themeShade="80"/>
                <w:sz w:val="16"/>
                <w:szCs w:val="14"/>
              </w:rPr>
              <w:fldChar w:fldCharType="separate"/>
            </w:r>
            <w:r w:rsidR="002F02E1">
              <w:rPr>
                <w:rFonts w:cs="Arial"/>
                <w:bCs/>
                <w:color w:val="808080" w:themeColor="background1" w:themeShade="80"/>
                <w:sz w:val="16"/>
                <w:szCs w:val="14"/>
              </w:rPr>
              <w:t>0</w:t>
            </w:r>
            <w:r w:rsidRPr="00DB37A1">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ACFB73D" w14:textId="77777777" w:rsidR="00B3499B" w:rsidRPr="00DB37A1" w:rsidRDefault="00B3499B" w:rsidP="007C00FA">
            <w:pPr>
              <w:jc w:val="right"/>
              <w:rPr>
                <w:rFonts w:cs="Arial"/>
                <w:bCs/>
                <w:color w:val="808080" w:themeColor="background1" w:themeShade="80"/>
                <w:sz w:val="16"/>
                <w:szCs w:val="14"/>
              </w:rPr>
            </w:pPr>
            <w:r w:rsidRPr="00DB37A1">
              <w:rPr>
                <w:rFonts w:cs="Arial"/>
                <w:bCs/>
                <w:color w:val="808080" w:themeColor="background1" w:themeShade="80"/>
                <w:sz w:val="16"/>
                <w:szCs w:val="14"/>
              </w:rPr>
              <w:t>End of Requirement</w:t>
            </w:r>
          </w:p>
        </w:tc>
      </w:tr>
    </w:tbl>
    <w:p w14:paraId="43AB2C43" w14:textId="77777777" w:rsidR="006D5A3A" w:rsidRPr="00DB37A1" w:rsidRDefault="006D5A3A" w:rsidP="009A277F"/>
    <w:p w14:paraId="18CDCC2D" w14:textId="7A4C7F0B" w:rsidR="00E11189" w:rsidRPr="00DB37A1" w:rsidRDefault="00E11189" w:rsidP="00E11189">
      <w:pPr>
        <w:pStyle w:val="RERequirement"/>
        <w:shd w:val="clear" w:color="auto" w:fill="F2F2F2" w:themeFill="background1" w:themeFillShade="F2"/>
      </w:pPr>
      <w:bookmarkStart w:id="145" w:name="_f1bd583f173d5239da6a52976ffe14fb"/>
      <w:r w:rsidRPr="00C16D6C">
        <w:t>REQ-397767/</w:t>
      </w:r>
      <w:bookmarkEnd w:id="145"/>
      <w:r w:rsidR="00E72C27" w:rsidRPr="00C16D6C">
        <w:t xml:space="preserve">B </w:t>
      </w:r>
      <w:r w:rsidRPr="00C16D6C">
        <w:t>Timer reset</w:t>
      </w:r>
    </w:p>
    <w:p w14:paraId="2A1E98EA" w14:textId="164795E9" w:rsidR="00E11189" w:rsidRPr="00DB37A1" w:rsidRDefault="00E11189" w:rsidP="00E11189">
      <w:pPr>
        <w:rPr>
          <w:rFonts w:cs="Arial"/>
        </w:rPr>
      </w:pPr>
      <w:r w:rsidRPr="00DB37A1">
        <w:rPr>
          <w:rFonts w:cs="Arial"/>
        </w:rPr>
        <w:t>The timer shall reset to the initialization value of zero when the Feature is initialized, temporarily disabled, permanently disabled, or enable conditions are no longer met.</w:t>
      </w:r>
    </w:p>
    <w:p w14:paraId="534ECB8F" w14:textId="29558614" w:rsidR="00E72C27" w:rsidRPr="00DB37A1" w:rsidRDefault="00E72C27" w:rsidP="00E11189">
      <w:pPr>
        <w:rPr>
          <w:rFonts w:cs="Arial"/>
        </w:rPr>
      </w:pPr>
      <w:r w:rsidRPr="00DB37A1">
        <w:rPr>
          <w:rFonts w:cs="Arial"/>
        </w:rPr>
        <w:t xml:space="preserve">The timer shall reset when </w:t>
      </w:r>
      <w:r w:rsidR="00023212" w:rsidRPr="00DB37A1">
        <w:rPr>
          <w:rFonts w:cs="Arial"/>
        </w:rPr>
        <w:t>the Feature receives a new idle time request from the vehicle operator.</w:t>
      </w:r>
    </w:p>
    <w:p w14:paraId="72DD162E" w14:textId="77777777" w:rsidR="00E11189" w:rsidRPr="00DB37A1"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DB37A1" w14:paraId="389A36CE"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6A8E65D" w14:textId="77777777" w:rsidR="00B3499B" w:rsidRPr="00DB37A1" w:rsidRDefault="00B3499B" w:rsidP="007C00FA">
            <w:pPr>
              <w:rPr>
                <w:rFonts w:eastAsiaTheme="minorHAnsi" w:cs="Arial"/>
                <w:bCs/>
                <w:color w:val="808080" w:themeColor="background1" w:themeShade="80"/>
                <w:sz w:val="16"/>
                <w:szCs w:val="14"/>
              </w:rPr>
            </w:pPr>
            <w:r w:rsidRPr="00DB37A1">
              <w:rPr>
                <w:rFonts w:cs="Arial"/>
                <w:bCs/>
                <w:color w:val="808080" w:themeColor="background1" w:themeShade="80"/>
                <w:sz w:val="16"/>
                <w:szCs w:val="14"/>
              </w:rPr>
              <w:t>Requirement ID: REQ-397767/A</w:t>
            </w:r>
          </w:p>
        </w:tc>
      </w:tr>
      <w:tr w:rsidR="00B3499B" w:rsidRPr="00DB37A1" w14:paraId="19F4B8E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F355F72" w14:textId="77777777" w:rsidR="00B3499B" w:rsidRPr="00DB37A1" w:rsidRDefault="00B3499B" w:rsidP="007C00FA">
            <w:pPr>
              <w:rPr>
                <w:rFonts w:eastAsiaTheme="minorHAnsi" w:cs="Arial"/>
                <w:b/>
                <w:bCs/>
                <w:sz w:val="16"/>
                <w:szCs w:val="14"/>
              </w:rPr>
            </w:pPr>
            <w:r w:rsidRPr="00DB37A1">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9B4D64" w14:textId="77777777" w:rsidR="00B3499B" w:rsidRPr="00DB37A1" w:rsidRDefault="00B3499B" w:rsidP="007C00FA">
            <w:pPr>
              <w:rPr>
                <w:rFonts w:cs="Arial"/>
                <w:color w:val="000000" w:themeColor="text1"/>
                <w:sz w:val="16"/>
                <w:szCs w:val="14"/>
              </w:rPr>
            </w:pPr>
            <w:r w:rsidRPr="00DB37A1">
              <w:rPr>
                <w:rFonts w:cs="Arial"/>
                <w:color w:val="000000" w:themeColor="text1"/>
                <w:sz w:val="16"/>
                <w:szCs w:val="14"/>
              </w:rPr>
              <w:t>To clear the shutdown conditions.</w:t>
            </w:r>
          </w:p>
        </w:tc>
      </w:tr>
      <w:tr w:rsidR="00B3499B" w:rsidRPr="00DB37A1" w14:paraId="0AB6D33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66BCB4" w14:textId="77777777" w:rsidR="00B3499B" w:rsidRPr="00DB37A1" w:rsidRDefault="00B3499B" w:rsidP="007C00FA">
            <w:pPr>
              <w:rPr>
                <w:rFonts w:eastAsiaTheme="minorHAnsi" w:cs="Arial"/>
                <w:b/>
                <w:bCs/>
                <w:sz w:val="16"/>
                <w:szCs w:val="14"/>
              </w:rPr>
            </w:pPr>
            <w:r w:rsidRPr="00DB37A1">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621B1B" w14:textId="77777777" w:rsidR="00A2743B" w:rsidRPr="00DB37A1" w:rsidRDefault="00A2743B"/>
        </w:tc>
      </w:tr>
      <w:tr w:rsidR="00B3499B" w:rsidRPr="00DB37A1" w14:paraId="2598AF7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D1E14A" w14:textId="77777777" w:rsidR="00B3499B" w:rsidRPr="00DB37A1" w:rsidRDefault="00B3499B" w:rsidP="007C00FA">
            <w:pPr>
              <w:rPr>
                <w:rFonts w:cs="Arial"/>
                <w:sz w:val="16"/>
                <w:szCs w:val="14"/>
              </w:rPr>
            </w:pPr>
            <w:r w:rsidRPr="00DB37A1">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BC9478" w14:textId="77777777" w:rsidR="00A2743B" w:rsidRPr="00DB37A1" w:rsidRDefault="00A2743B"/>
        </w:tc>
      </w:tr>
      <w:tr w:rsidR="00B3499B" w:rsidRPr="00DB37A1" w14:paraId="4878C52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9022F9" w14:textId="77777777" w:rsidR="00B3499B" w:rsidRPr="00DB37A1" w:rsidRDefault="00B3499B" w:rsidP="007C00FA">
            <w:pPr>
              <w:rPr>
                <w:rFonts w:cs="Arial"/>
                <w:b/>
                <w:bCs/>
                <w:sz w:val="16"/>
                <w:szCs w:val="14"/>
              </w:rPr>
            </w:pPr>
            <w:r w:rsidRPr="00DB37A1">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9A93E1" w14:textId="77777777" w:rsidR="00A2743B" w:rsidRPr="00DB37A1" w:rsidRDefault="00A2743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280E75" w14:textId="77777777" w:rsidR="00B3499B" w:rsidRPr="00DB37A1" w:rsidRDefault="00B3499B" w:rsidP="007C00FA">
            <w:pPr>
              <w:ind w:left="139"/>
              <w:rPr>
                <w:rFonts w:cs="Arial"/>
                <w:b/>
                <w:bCs/>
                <w:sz w:val="16"/>
                <w:szCs w:val="14"/>
              </w:rPr>
            </w:pPr>
            <w:r w:rsidRPr="00DB37A1">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1BF71AD" w14:textId="77777777" w:rsidR="00A2743B" w:rsidRPr="00DB37A1" w:rsidRDefault="00A2743B"/>
        </w:tc>
      </w:tr>
      <w:tr w:rsidR="00B3499B" w:rsidRPr="00DB37A1" w14:paraId="64CE7B1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3031B2" w14:textId="77777777" w:rsidR="00B3499B" w:rsidRPr="00DB37A1" w:rsidRDefault="00B3499B" w:rsidP="007C00FA">
            <w:pPr>
              <w:rPr>
                <w:rFonts w:cs="Arial"/>
                <w:b/>
                <w:bCs/>
                <w:sz w:val="16"/>
                <w:szCs w:val="14"/>
              </w:rPr>
            </w:pPr>
            <w:r w:rsidRPr="00DB37A1">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EF7346" w14:textId="77777777" w:rsidR="00A2743B" w:rsidRPr="00DB37A1" w:rsidRDefault="00A2743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02616B3" w14:textId="77777777" w:rsidR="00B3499B" w:rsidRPr="00DB37A1" w:rsidRDefault="00B3499B" w:rsidP="007C00FA">
            <w:pPr>
              <w:ind w:left="139"/>
              <w:rPr>
                <w:rFonts w:cs="Arial"/>
                <w:b/>
                <w:bCs/>
                <w:sz w:val="16"/>
                <w:szCs w:val="16"/>
              </w:rPr>
            </w:pPr>
            <w:r w:rsidRPr="00DB37A1">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041BBCD" w14:textId="77777777" w:rsidR="00A2743B" w:rsidRPr="00DB37A1" w:rsidRDefault="00A2743B"/>
        </w:tc>
      </w:tr>
      <w:tr w:rsidR="00B3499B" w:rsidRPr="00DB37A1" w14:paraId="7AB36859"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551677" w14:textId="77777777" w:rsidR="00B3499B" w:rsidRPr="00DB37A1" w:rsidRDefault="00B3499B" w:rsidP="007C00FA">
            <w:pPr>
              <w:rPr>
                <w:rFonts w:eastAsiaTheme="minorHAnsi" w:cs="Arial"/>
                <w:b/>
                <w:bCs/>
                <w:sz w:val="16"/>
                <w:szCs w:val="14"/>
              </w:rPr>
            </w:pPr>
            <w:r w:rsidRPr="00DB37A1">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B4BCFC3" w14:textId="65EDF65C" w:rsidR="00A2743B" w:rsidRPr="00DB37A1" w:rsidRDefault="000C3C3D">
            <w:r w:rsidRPr="00DB37A1">
              <w:t>Common</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6E4155" w14:textId="77777777" w:rsidR="00B3499B" w:rsidRPr="00DB37A1" w:rsidRDefault="00B3499B" w:rsidP="007C00FA">
            <w:pPr>
              <w:rPr>
                <w:rFonts w:cs="Arial"/>
                <w:b/>
                <w:bCs/>
                <w:sz w:val="16"/>
                <w:szCs w:val="14"/>
              </w:rPr>
            </w:pPr>
            <w:r w:rsidRPr="00DB37A1">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CD3D63" w14:textId="77777777" w:rsidR="00A2743B" w:rsidRPr="00DB37A1" w:rsidRDefault="00A2743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2B8BAD6" w14:textId="77777777" w:rsidR="00B3499B" w:rsidRPr="00DB37A1" w:rsidRDefault="00B3499B" w:rsidP="007C00FA">
            <w:pPr>
              <w:ind w:left="128"/>
              <w:rPr>
                <w:rFonts w:cs="Arial"/>
                <w:b/>
                <w:bCs/>
                <w:sz w:val="16"/>
                <w:szCs w:val="14"/>
              </w:rPr>
            </w:pPr>
            <w:r w:rsidRPr="00DB37A1">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3E45C3D" w14:textId="77777777" w:rsidR="00B3499B" w:rsidRPr="00DB37A1" w:rsidRDefault="00B3499B" w:rsidP="007C00FA">
            <w:pPr>
              <w:ind w:left="141"/>
              <w:rPr>
                <w:rFonts w:cs="Arial"/>
                <w:color w:val="000000" w:themeColor="text1"/>
                <w:sz w:val="16"/>
                <w:szCs w:val="14"/>
              </w:rPr>
            </w:pPr>
            <w:r w:rsidRPr="00DB37A1">
              <w:rPr>
                <w:rFonts w:cs="Arial"/>
                <w:color w:val="000000" w:themeColor="text1"/>
                <w:sz w:val="16"/>
                <w:szCs w:val="14"/>
              </w:rPr>
              <w:t>In-Progress</w:t>
            </w:r>
          </w:p>
        </w:tc>
      </w:tr>
      <w:tr w:rsidR="00B3499B" w:rsidRPr="00DB37A1" w14:paraId="2AA15695"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FB71684" w14:textId="14FC40B2" w:rsidR="00B3499B" w:rsidRPr="00DB37A1" w:rsidRDefault="00BA62C5" w:rsidP="007C00FA">
            <w:pPr>
              <w:rPr>
                <w:rFonts w:cs="Arial"/>
                <w:bCs/>
                <w:color w:val="808080" w:themeColor="background1" w:themeShade="80"/>
                <w:sz w:val="16"/>
                <w:szCs w:val="14"/>
              </w:rPr>
            </w:pPr>
            <w:hyperlink r:id="rId48" w:history="1">
              <w:r w:rsidR="00B3499B" w:rsidRPr="00DB37A1">
                <w:rPr>
                  <w:rStyle w:val="Hyperlink"/>
                  <w:rFonts w:cs="Arial"/>
                  <w:bCs/>
                  <w:sz w:val="16"/>
                  <w:szCs w:val="14"/>
                </w:rPr>
                <w:t>Req. Template</w:t>
              </w:r>
            </w:hyperlink>
            <w:r w:rsidR="00B3499B" w:rsidRPr="00DB37A1">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DE7AD48" w14:textId="09CC98C0" w:rsidR="00B3499B" w:rsidRPr="00DB37A1" w:rsidRDefault="00B3499B" w:rsidP="007C00FA">
            <w:pPr>
              <w:rPr>
                <w:rFonts w:cs="Arial"/>
                <w:bCs/>
                <w:color w:val="808080" w:themeColor="background1" w:themeShade="80"/>
                <w:sz w:val="16"/>
                <w:szCs w:val="14"/>
              </w:rPr>
            </w:pPr>
            <w:r w:rsidRPr="00DB37A1">
              <w:rPr>
                <w:rFonts w:cs="Arial"/>
                <w:bCs/>
                <w:color w:val="808080" w:themeColor="background1" w:themeShade="80"/>
                <w:sz w:val="16"/>
                <w:szCs w:val="14"/>
              </w:rPr>
              <w:fldChar w:fldCharType="begin"/>
            </w:r>
            <w:r w:rsidRPr="00DB37A1">
              <w:rPr>
                <w:rFonts w:cs="Arial"/>
                <w:bCs/>
                <w:color w:val="808080" w:themeColor="background1" w:themeShade="80"/>
                <w:sz w:val="16"/>
                <w:szCs w:val="14"/>
              </w:rPr>
              <w:instrText xml:space="preserve"> DOCPROPERTY  TemplateVersion  \* MERGEFORMAT </w:instrText>
            </w:r>
            <w:r w:rsidRPr="00DB37A1">
              <w:rPr>
                <w:rFonts w:cs="Arial"/>
                <w:bCs/>
                <w:color w:val="808080" w:themeColor="background1" w:themeShade="80"/>
                <w:sz w:val="16"/>
                <w:szCs w:val="14"/>
              </w:rPr>
              <w:fldChar w:fldCharType="separate"/>
            </w:r>
            <w:r w:rsidR="002F02E1">
              <w:rPr>
                <w:rFonts w:cs="Arial"/>
                <w:bCs/>
                <w:color w:val="808080" w:themeColor="background1" w:themeShade="80"/>
                <w:sz w:val="16"/>
                <w:szCs w:val="14"/>
              </w:rPr>
              <w:t>6</w:t>
            </w:r>
            <w:r w:rsidRPr="00DB37A1">
              <w:rPr>
                <w:rFonts w:cs="Arial"/>
                <w:bCs/>
                <w:color w:val="808080" w:themeColor="background1" w:themeShade="80"/>
                <w:sz w:val="16"/>
                <w:szCs w:val="14"/>
              </w:rPr>
              <w:fldChar w:fldCharType="end"/>
            </w:r>
            <w:r w:rsidRPr="00DB37A1">
              <w:rPr>
                <w:rFonts w:cs="Arial"/>
                <w:bCs/>
                <w:color w:val="808080" w:themeColor="background1" w:themeShade="80"/>
                <w:sz w:val="16"/>
                <w:szCs w:val="14"/>
              </w:rPr>
              <w:t>.</w:t>
            </w:r>
            <w:r w:rsidRPr="00DB37A1">
              <w:rPr>
                <w:rFonts w:cs="Arial"/>
                <w:bCs/>
                <w:color w:val="808080" w:themeColor="background1" w:themeShade="80"/>
                <w:sz w:val="16"/>
                <w:szCs w:val="14"/>
              </w:rPr>
              <w:fldChar w:fldCharType="begin"/>
            </w:r>
            <w:r w:rsidRPr="00DB37A1">
              <w:rPr>
                <w:rFonts w:cs="Arial"/>
                <w:bCs/>
                <w:color w:val="808080" w:themeColor="background1" w:themeShade="80"/>
                <w:sz w:val="16"/>
                <w:szCs w:val="14"/>
              </w:rPr>
              <w:instrText xml:space="preserve"> DOCPROPERTY  TemplateRevision  \* MERGEFORMAT </w:instrText>
            </w:r>
            <w:r w:rsidRPr="00DB37A1">
              <w:rPr>
                <w:rFonts w:cs="Arial"/>
                <w:bCs/>
                <w:color w:val="808080" w:themeColor="background1" w:themeShade="80"/>
                <w:sz w:val="16"/>
                <w:szCs w:val="14"/>
              </w:rPr>
              <w:fldChar w:fldCharType="separate"/>
            </w:r>
            <w:r w:rsidR="002F02E1">
              <w:rPr>
                <w:rFonts w:cs="Arial"/>
                <w:bCs/>
                <w:color w:val="808080" w:themeColor="background1" w:themeShade="80"/>
                <w:sz w:val="16"/>
                <w:szCs w:val="14"/>
              </w:rPr>
              <w:t>0</w:t>
            </w:r>
            <w:r w:rsidRPr="00DB37A1">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BEF6923" w14:textId="77777777" w:rsidR="00B3499B" w:rsidRPr="00DB37A1" w:rsidRDefault="00B3499B" w:rsidP="007C00FA">
            <w:pPr>
              <w:jc w:val="right"/>
              <w:rPr>
                <w:rFonts w:cs="Arial"/>
                <w:bCs/>
                <w:color w:val="808080" w:themeColor="background1" w:themeShade="80"/>
                <w:sz w:val="16"/>
                <w:szCs w:val="14"/>
              </w:rPr>
            </w:pPr>
            <w:r w:rsidRPr="00DB37A1">
              <w:rPr>
                <w:rFonts w:cs="Arial"/>
                <w:bCs/>
                <w:color w:val="808080" w:themeColor="background1" w:themeShade="80"/>
                <w:sz w:val="16"/>
                <w:szCs w:val="14"/>
              </w:rPr>
              <w:t>End of Requirement</w:t>
            </w:r>
          </w:p>
        </w:tc>
      </w:tr>
    </w:tbl>
    <w:p w14:paraId="0A835724" w14:textId="77777777" w:rsidR="006D5A3A" w:rsidRPr="00DB37A1" w:rsidRDefault="006D5A3A" w:rsidP="009A277F"/>
    <w:p w14:paraId="6BB2BEB7" w14:textId="63B2BEDC" w:rsidR="00E11189" w:rsidRPr="00DB37A1" w:rsidRDefault="00E11189" w:rsidP="00E11189">
      <w:pPr>
        <w:pStyle w:val="RERequirement"/>
        <w:shd w:val="clear" w:color="auto" w:fill="F2F2F2" w:themeFill="background1" w:themeFillShade="F2"/>
      </w:pPr>
      <w:bookmarkStart w:id="146" w:name="_4416ef2aca38e518c5ee04779fb7119e"/>
      <w:r w:rsidRPr="00C16D6C">
        <w:lastRenderedPageBreak/>
        <w:t>REQ-397768/A</w:t>
      </w:r>
      <w:bookmarkEnd w:id="146"/>
      <w:r w:rsidRPr="00C16D6C">
        <w:t xml:space="preserve"> Shutdown </w:t>
      </w:r>
      <w:r w:rsidR="009C1C64" w:rsidRPr="00C16D6C">
        <w:t>Powerpack</w:t>
      </w:r>
    </w:p>
    <w:p w14:paraId="434B6CFD" w14:textId="65F2748C" w:rsidR="00E11189" w:rsidRPr="00DB37A1" w:rsidRDefault="00E11189" w:rsidP="00E11189">
      <w:pPr>
        <w:rPr>
          <w:rFonts w:cs="Arial"/>
        </w:rPr>
      </w:pPr>
      <w:r w:rsidRPr="00DB37A1">
        <w:rPr>
          <w:rFonts w:cs="Arial"/>
        </w:rPr>
        <w:t xml:space="preserve">The </w:t>
      </w:r>
      <w:r w:rsidR="009C1C64" w:rsidRPr="00DB37A1">
        <w:rPr>
          <w:rFonts w:cs="Arial"/>
        </w:rPr>
        <w:t>powerpack</w:t>
      </w:r>
      <w:r w:rsidRPr="00DB37A1">
        <w:rPr>
          <w:rFonts w:cs="Arial"/>
        </w:rPr>
        <w:t xml:space="preserve"> shall shutdown when the AEIS feature requests a shutdown.  The shutdown shall be conducted in the same manner as a customer key-off and shall require a key cycle to restart.  When the </w:t>
      </w:r>
      <w:r w:rsidR="009C1C64" w:rsidRPr="00DB37A1">
        <w:rPr>
          <w:rFonts w:cs="Arial"/>
        </w:rPr>
        <w:t>powerpack</w:t>
      </w:r>
      <w:r w:rsidRPr="00DB37A1">
        <w:rPr>
          <w:rFonts w:cs="Arial"/>
        </w:rPr>
        <w:t xml:space="preserve"> shutdown is complete a signal must be sent to indicate the </w:t>
      </w:r>
      <w:r w:rsidR="009C1C64" w:rsidRPr="00DB37A1">
        <w:rPr>
          <w:rFonts w:cs="Arial"/>
        </w:rPr>
        <w:t>powerpack</w:t>
      </w:r>
      <w:r w:rsidRPr="00DB37A1">
        <w:rPr>
          <w:rFonts w:cs="Arial"/>
        </w:rPr>
        <w:t xml:space="preserve"> was shutdown.  The CAN communication must continue a calibratable time after the </w:t>
      </w:r>
      <w:r w:rsidR="009C1C64" w:rsidRPr="00DB37A1">
        <w:rPr>
          <w:rFonts w:cs="Arial"/>
        </w:rPr>
        <w:t>powerpack</w:t>
      </w:r>
      <w:r w:rsidRPr="00DB37A1">
        <w:rPr>
          <w:rFonts w:cs="Arial"/>
        </w:rPr>
        <w:t xml:space="preserve"> shutdown to notify the ‘BCM’ (typically 60 seconds).</w:t>
      </w:r>
    </w:p>
    <w:p w14:paraId="3FA0FF26" w14:textId="77777777" w:rsidR="00E11189" w:rsidRPr="00DB37A1"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DB37A1" w14:paraId="461ACB80"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E693B75" w14:textId="77777777" w:rsidR="00B3499B" w:rsidRPr="00DB37A1" w:rsidRDefault="00B3499B" w:rsidP="007C00FA">
            <w:pPr>
              <w:rPr>
                <w:rFonts w:eastAsiaTheme="minorHAnsi" w:cs="Arial"/>
                <w:bCs/>
                <w:color w:val="808080" w:themeColor="background1" w:themeShade="80"/>
                <w:sz w:val="16"/>
                <w:szCs w:val="14"/>
              </w:rPr>
            </w:pPr>
            <w:r w:rsidRPr="00DB37A1">
              <w:rPr>
                <w:rFonts w:cs="Arial"/>
                <w:bCs/>
                <w:color w:val="808080" w:themeColor="background1" w:themeShade="80"/>
                <w:sz w:val="16"/>
                <w:szCs w:val="14"/>
              </w:rPr>
              <w:t>Requirement ID: REQ-397768/A</w:t>
            </w:r>
          </w:p>
        </w:tc>
      </w:tr>
      <w:tr w:rsidR="00B3499B" w:rsidRPr="00DB37A1" w14:paraId="5287A28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FDB8BB" w14:textId="77777777" w:rsidR="00B3499B" w:rsidRPr="00DB37A1" w:rsidRDefault="00B3499B" w:rsidP="007C00FA">
            <w:pPr>
              <w:rPr>
                <w:rFonts w:eastAsiaTheme="minorHAnsi" w:cs="Arial"/>
                <w:b/>
                <w:bCs/>
                <w:sz w:val="16"/>
                <w:szCs w:val="14"/>
              </w:rPr>
            </w:pPr>
            <w:r w:rsidRPr="00DB37A1">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A49F7E" w14:textId="36694520" w:rsidR="00B3499B" w:rsidRPr="00DB37A1" w:rsidRDefault="00B3499B" w:rsidP="007C00FA">
            <w:pPr>
              <w:rPr>
                <w:rFonts w:cs="Arial"/>
                <w:color w:val="000000" w:themeColor="text1"/>
                <w:sz w:val="16"/>
                <w:szCs w:val="14"/>
              </w:rPr>
            </w:pPr>
            <w:r w:rsidRPr="00DB37A1">
              <w:rPr>
                <w:rFonts w:cs="Arial"/>
                <w:color w:val="000000" w:themeColor="text1"/>
                <w:sz w:val="16"/>
                <w:szCs w:val="14"/>
              </w:rPr>
              <w:t xml:space="preserve">To coordinate the automatic </w:t>
            </w:r>
            <w:r w:rsidR="009C1C64" w:rsidRPr="00DB37A1">
              <w:rPr>
                <w:rFonts w:cs="Arial"/>
                <w:color w:val="000000" w:themeColor="text1"/>
                <w:sz w:val="16"/>
                <w:szCs w:val="14"/>
              </w:rPr>
              <w:t>powerpack</w:t>
            </w:r>
            <w:r w:rsidRPr="00DB37A1">
              <w:rPr>
                <w:rFonts w:cs="Arial"/>
                <w:color w:val="000000" w:themeColor="text1"/>
                <w:sz w:val="16"/>
                <w:szCs w:val="14"/>
              </w:rPr>
              <w:t xml:space="preserve"> shutdown sequence of shutting down the </w:t>
            </w:r>
            <w:r w:rsidR="009C1C64" w:rsidRPr="00DB37A1">
              <w:rPr>
                <w:rFonts w:cs="Arial"/>
                <w:color w:val="000000" w:themeColor="text1"/>
                <w:sz w:val="16"/>
                <w:szCs w:val="14"/>
              </w:rPr>
              <w:t>powerpack</w:t>
            </w:r>
            <w:r w:rsidRPr="00DB37A1">
              <w:rPr>
                <w:rFonts w:cs="Arial"/>
                <w:color w:val="000000" w:themeColor="text1"/>
                <w:sz w:val="16"/>
                <w:szCs w:val="14"/>
              </w:rPr>
              <w:t xml:space="preserve">, blocking an </w:t>
            </w:r>
            <w:r w:rsidR="009C1C64" w:rsidRPr="00DB37A1">
              <w:rPr>
                <w:rFonts w:cs="Arial"/>
                <w:color w:val="000000" w:themeColor="text1"/>
                <w:sz w:val="16"/>
                <w:szCs w:val="14"/>
              </w:rPr>
              <w:t>powerpack</w:t>
            </w:r>
            <w:r w:rsidRPr="00DB37A1">
              <w:rPr>
                <w:rFonts w:cs="Arial"/>
                <w:color w:val="000000" w:themeColor="text1"/>
                <w:sz w:val="16"/>
                <w:szCs w:val="14"/>
              </w:rPr>
              <w:t xml:space="preserve"> restart until key is cycled, notifying AEIS that the </w:t>
            </w:r>
            <w:r w:rsidR="009C1C64" w:rsidRPr="00DB37A1">
              <w:rPr>
                <w:rFonts w:cs="Arial"/>
                <w:color w:val="000000" w:themeColor="text1"/>
                <w:sz w:val="16"/>
                <w:szCs w:val="14"/>
              </w:rPr>
              <w:t>powerpack</w:t>
            </w:r>
            <w:r w:rsidRPr="00DB37A1">
              <w:rPr>
                <w:rFonts w:cs="Arial"/>
                <w:color w:val="000000" w:themeColor="text1"/>
                <w:sz w:val="16"/>
                <w:szCs w:val="14"/>
              </w:rPr>
              <w:t xml:space="preserve"> shutdown is complete (</w:t>
            </w:r>
            <w:r w:rsidR="009C1C64" w:rsidRPr="00DB37A1">
              <w:rPr>
                <w:rFonts w:cs="Arial"/>
                <w:color w:val="000000" w:themeColor="text1"/>
                <w:sz w:val="16"/>
                <w:szCs w:val="14"/>
              </w:rPr>
              <w:t>powerpack</w:t>
            </w:r>
            <w:r w:rsidRPr="00DB37A1">
              <w:rPr>
                <w:rFonts w:cs="Arial"/>
                <w:color w:val="000000" w:themeColor="text1"/>
                <w:sz w:val="16"/>
                <w:szCs w:val="14"/>
              </w:rPr>
              <w:t xml:space="preserve"> has </w:t>
            </w:r>
            <w:r w:rsidR="009C1C64" w:rsidRPr="00DB37A1">
              <w:rPr>
                <w:rFonts w:cs="Arial"/>
                <w:color w:val="000000" w:themeColor="text1"/>
                <w:sz w:val="16"/>
                <w:szCs w:val="14"/>
              </w:rPr>
              <w:t>turned off</w:t>
            </w:r>
            <w:r w:rsidRPr="00DB37A1">
              <w:rPr>
                <w:rFonts w:cs="Arial"/>
                <w:color w:val="000000" w:themeColor="text1"/>
                <w:sz w:val="16"/>
                <w:szCs w:val="14"/>
              </w:rPr>
              <w:t xml:space="preserve">), and keeping the </w:t>
            </w:r>
            <w:r w:rsidR="009C1C64" w:rsidRPr="00DB37A1">
              <w:rPr>
                <w:rFonts w:cs="Arial"/>
                <w:color w:val="000000" w:themeColor="text1"/>
                <w:sz w:val="16"/>
                <w:szCs w:val="14"/>
              </w:rPr>
              <w:t>powerpack</w:t>
            </w:r>
            <w:r w:rsidRPr="00DB37A1">
              <w:rPr>
                <w:rFonts w:cs="Arial"/>
                <w:color w:val="000000" w:themeColor="text1"/>
                <w:sz w:val="16"/>
                <w:szCs w:val="14"/>
              </w:rPr>
              <w:t xml:space="preserve"> control unit CAN communication "awake" to notify other modules that the shutdown occurred.</w:t>
            </w:r>
          </w:p>
        </w:tc>
      </w:tr>
      <w:tr w:rsidR="00B3499B" w:rsidRPr="00DB37A1" w14:paraId="0D7B419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7200E9" w14:textId="77777777" w:rsidR="00B3499B" w:rsidRPr="00DB37A1" w:rsidRDefault="00B3499B" w:rsidP="007C00FA">
            <w:pPr>
              <w:rPr>
                <w:rFonts w:eastAsiaTheme="minorHAnsi" w:cs="Arial"/>
                <w:b/>
                <w:bCs/>
                <w:sz w:val="16"/>
                <w:szCs w:val="14"/>
              </w:rPr>
            </w:pPr>
            <w:r w:rsidRPr="00DB37A1">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99C084" w14:textId="77777777" w:rsidR="00A2743B" w:rsidRPr="00DB37A1" w:rsidRDefault="00A2743B"/>
        </w:tc>
      </w:tr>
      <w:tr w:rsidR="00B3499B" w:rsidRPr="00DB37A1" w14:paraId="121F056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8F7207" w14:textId="77777777" w:rsidR="00B3499B" w:rsidRPr="00DB37A1" w:rsidRDefault="00B3499B" w:rsidP="007C00FA">
            <w:pPr>
              <w:rPr>
                <w:rFonts w:cs="Arial"/>
                <w:sz w:val="16"/>
                <w:szCs w:val="14"/>
              </w:rPr>
            </w:pPr>
            <w:r w:rsidRPr="00DB37A1">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165747" w14:textId="77777777" w:rsidR="00A2743B" w:rsidRPr="00DB37A1" w:rsidRDefault="00A2743B"/>
        </w:tc>
      </w:tr>
      <w:tr w:rsidR="00B3499B" w:rsidRPr="00DB37A1" w14:paraId="2BAF900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1E11C3" w14:textId="77777777" w:rsidR="00B3499B" w:rsidRPr="00DB37A1" w:rsidRDefault="00B3499B" w:rsidP="007C00FA">
            <w:pPr>
              <w:rPr>
                <w:rFonts w:cs="Arial"/>
                <w:b/>
                <w:bCs/>
                <w:sz w:val="16"/>
                <w:szCs w:val="14"/>
              </w:rPr>
            </w:pPr>
            <w:r w:rsidRPr="00DB37A1">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9C302B" w14:textId="77777777" w:rsidR="00A2743B" w:rsidRPr="00DB37A1" w:rsidRDefault="00A2743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1F0C2A8" w14:textId="77777777" w:rsidR="00B3499B" w:rsidRPr="00DB37A1" w:rsidRDefault="00B3499B" w:rsidP="007C00FA">
            <w:pPr>
              <w:ind w:left="139"/>
              <w:rPr>
                <w:rFonts w:cs="Arial"/>
                <w:b/>
                <w:bCs/>
                <w:sz w:val="16"/>
                <w:szCs w:val="14"/>
              </w:rPr>
            </w:pPr>
            <w:r w:rsidRPr="00DB37A1">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C68631F" w14:textId="77777777" w:rsidR="00A2743B" w:rsidRPr="00DB37A1" w:rsidRDefault="00A2743B"/>
        </w:tc>
      </w:tr>
      <w:tr w:rsidR="00B3499B" w:rsidRPr="00DB37A1" w14:paraId="6369D0B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352860" w14:textId="77777777" w:rsidR="00B3499B" w:rsidRPr="00DB37A1" w:rsidRDefault="00B3499B" w:rsidP="007C00FA">
            <w:pPr>
              <w:rPr>
                <w:rFonts w:cs="Arial"/>
                <w:b/>
                <w:bCs/>
                <w:sz w:val="16"/>
                <w:szCs w:val="14"/>
              </w:rPr>
            </w:pPr>
            <w:r w:rsidRPr="00DB37A1">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5A9775" w14:textId="77777777" w:rsidR="00A2743B" w:rsidRPr="00DB37A1" w:rsidRDefault="00A2743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9714044" w14:textId="77777777" w:rsidR="00B3499B" w:rsidRPr="00DB37A1" w:rsidRDefault="00B3499B" w:rsidP="007C00FA">
            <w:pPr>
              <w:ind w:left="139"/>
              <w:rPr>
                <w:rFonts w:cs="Arial"/>
                <w:b/>
                <w:bCs/>
                <w:sz w:val="16"/>
                <w:szCs w:val="16"/>
              </w:rPr>
            </w:pPr>
            <w:r w:rsidRPr="00DB37A1">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8BB4599" w14:textId="77777777" w:rsidR="00A2743B" w:rsidRPr="00DB37A1" w:rsidRDefault="00A2743B"/>
        </w:tc>
      </w:tr>
      <w:tr w:rsidR="00B3499B" w:rsidRPr="00DB37A1" w14:paraId="075B5DED"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786639" w14:textId="77777777" w:rsidR="00B3499B" w:rsidRPr="00DB37A1" w:rsidRDefault="00B3499B" w:rsidP="007C00FA">
            <w:pPr>
              <w:rPr>
                <w:rFonts w:eastAsiaTheme="minorHAnsi" w:cs="Arial"/>
                <w:b/>
                <w:bCs/>
                <w:sz w:val="16"/>
                <w:szCs w:val="14"/>
              </w:rPr>
            </w:pPr>
            <w:r w:rsidRPr="00DB37A1">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EF69AEF" w14:textId="2998D377" w:rsidR="00A2743B" w:rsidRPr="00DB37A1" w:rsidRDefault="000C3C3D">
            <w:r w:rsidRPr="00DB37A1">
              <w:t>Common</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A290FA" w14:textId="77777777" w:rsidR="00B3499B" w:rsidRPr="00DB37A1" w:rsidRDefault="00B3499B" w:rsidP="007C00FA">
            <w:pPr>
              <w:rPr>
                <w:rFonts w:cs="Arial"/>
                <w:b/>
                <w:bCs/>
                <w:sz w:val="16"/>
                <w:szCs w:val="14"/>
              </w:rPr>
            </w:pPr>
            <w:r w:rsidRPr="00DB37A1">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A08B9B" w14:textId="77777777" w:rsidR="00A2743B" w:rsidRPr="00DB37A1" w:rsidRDefault="00A2743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2188968" w14:textId="77777777" w:rsidR="00B3499B" w:rsidRPr="00DB37A1" w:rsidRDefault="00B3499B" w:rsidP="007C00FA">
            <w:pPr>
              <w:ind w:left="128"/>
              <w:rPr>
                <w:rFonts w:cs="Arial"/>
                <w:b/>
                <w:bCs/>
                <w:sz w:val="16"/>
                <w:szCs w:val="14"/>
              </w:rPr>
            </w:pPr>
            <w:r w:rsidRPr="00DB37A1">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25C3B4A" w14:textId="77777777" w:rsidR="00B3499B" w:rsidRPr="00DB37A1" w:rsidRDefault="00B3499B" w:rsidP="007C00FA">
            <w:pPr>
              <w:ind w:left="141"/>
              <w:rPr>
                <w:rFonts w:cs="Arial"/>
                <w:color w:val="000000" w:themeColor="text1"/>
                <w:sz w:val="16"/>
                <w:szCs w:val="14"/>
              </w:rPr>
            </w:pPr>
            <w:r w:rsidRPr="00DB37A1">
              <w:rPr>
                <w:rFonts w:cs="Arial"/>
                <w:color w:val="000000" w:themeColor="text1"/>
                <w:sz w:val="16"/>
                <w:szCs w:val="14"/>
              </w:rPr>
              <w:t>In-Progress</w:t>
            </w:r>
          </w:p>
        </w:tc>
      </w:tr>
      <w:tr w:rsidR="00B3499B" w:rsidRPr="00DB37A1" w14:paraId="71FCB2E0"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72F10FB" w14:textId="090CB234" w:rsidR="00B3499B" w:rsidRPr="00DB37A1" w:rsidRDefault="00BA62C5" w:rsidP="007C00FA">
            <w:pPr>
              <w:rPr>
                <w:rFonts w:cs="Arial"/>
                <w:bCs/>
                <w:color w:val="808080" w:themeColor="background1" w:themeShade="80"/>
                <w:sz w:val="16"/>
                <w:szCs w:val="14"/>
              </w:rPr>
            </w:pPr>
            <w:hyperlink r:id="rId49" w:history="1">
              <w:r w:rsidR="00B3499B" w:rsidRPr="00DB37A1">
                <w:rPr>
                  <w:rStyle w:val="Hyperlink"/>
                  <w:rFonts w:cs="Arial"/>
                  <w:bCs/>
                  <w:sz w:val="16"/>
                  <w:szCs w:val="14"/>
                </w:rPr>
                <w:t>Req. Template</w:t>
              </w:r>
            </w:hyperlink>
            <w:r w:rsidR="00B3499B" w:rsidRPr="00DB37A1">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3AB5CC0" w14:textId="296A44D9" w:rsidR="00B3499B" w:rsidRPr="00DB37A1" w:rsidRDefault="00B3499B" w:rsidP="007C00FA">
            <w:pPr>
              <w:rPr>
                <w:rFonts w:cs="Arial"/>
                <w:bCs/>
                <w:color w:val="808080" w:themeColor="background1" w:themeShade="80"/>
                <w:sz w:val="16"/>
                <w:szCs w:val="14"/>
              </w:rPr>
            </w:pPr>
            <w:r w:rsidRPr="00DB37A1">
              <w:rPr>
                <w:rFonts w:cs="Arial"/>
                <w:bCs/>
                <w:color w:val="808080" w:themeColor="background1" w:themeShade="80"/>
                <w:sz w:val="16"/>
                <w:szCs w:val="14"/>
              </w:rPr>
              <w:fldChar w:fldCharType="begin"/>
            </w:r>
            <w:r w:rsidRPr="00DB37A1">
              <w:rPr>
                <w:rFonts w:cs="Arial"/>
                <w:bCs/>
                <w:color w:val="808080" w:themeColor="background1" w:themeShade="80"/>
                <w:sz w:val="16"/>
                <w:szCs w:val="14"/>
              </w:rPr>
              <w:instrText xml:space="preserve"> DOCPROPERTY  TemplateVersion  \* MERGEFORMAT </w:instrText>
            </w:r>
            <w:r w:rsidRPr="00DB37A1">
              <w:rPr>
                <w:rFonts w:cs="Arial"/>
                <w:bCs/>
                <w:color w:val="808080" w:themeColor="background1" w:themeShade="80"/>
                <w:sz w:val="16"/>
                <w:szCs w:val="14"/>
              </w:rPr>
              <w:fldChar w:fldCharType="separate"/>
            </w:r>
            <w:r w:rsidR="002F02E1">
              <w:rPr>
                <w:rFonts w:cs="Arial"/>
                <w:bCs/>
                <w:color w:val="808080" w:themeColor="background1" w:themeShade="80"/>
                <w:sz w:val="16"/>
                <w:szCs w:val="14"/>
              </w:rPr>
              <w:t>6</w:t>
            </w:r>
            <w:r w:rsidRPr="00DB37A1">
              <w:rPr>
                <w:rFonts w:cs="Arial"/>
                <w:bCs/>
                <w:color w:val="808080" w:themeColor="background1" w:themeShade="80"/>
                <w:sz w:val="16"/>
                <w:szCs w:val="14"/>
              </w:rPr>
              <w:fldChar w:fldCharType="end"/>
            </w:r>
            <w:r w:rsidRPr="00DB37A1">
              <w:rPr>
                <w:rFonts w:cs="Arial"/>
                <w:bCs/>
                <w:color w:val="808080" w:themeColor="background1" w:themeShade="80"/>
                <w:sz w:val="16"/>
                <w:szCs w:val="14"/>
              </w:rPr>
              <w:t>.</w:t>
            </w:r>
            <w:r w:rsidRPr="00DB37A1">
              <w:rPr>
                <w:rFonts w:cs="Arial"/>
                <w:bCs/>
                <w:color w:val="808080" w:themeColor="background1" w:themeShade="80"/>
                <w:sz w:val="16"/>
                <w:szCs w:val="14"/>
              </w:rPr>
              <w:fldChar w:fldCharType="begin"/>
            </w:r>
            <w:r w:rsidRPr="00DB37A1">
              <w:rPr>
                <w:rFonts w:cs="Arial"/>
                <w:bCs/>
                <w:color w:val="808080" w:themeColor="background1" w:themeShade="80"/>
                <w:sz w:val="16"/>
                <w:szCs w:val="14"/>
              </w:rPr>
              <w:instrText xml:space="preserve"> DOCPROPERTY  TemplateRevision  \* MERGEFORMAT </w:instrText>
            </w:r>
            <w:r w:rsidRPr="00DB37A1">
              <w:rPr>
                <w:rFonts w:cs="Arial"/>
                <w:bCs/>
                <w:color w:val="808080" w:themeColor="background1" w:themeShade="80"/>
                <w:sz w:val="16"/>
                <w:szCs w:val="14"/>
              </w:rPr>
              <w:fldChar w:fldCharType="separate"/>
            </w:r>
            <w:r w:rsidR="002F02E1">
              <w:rPr>
                <w:rFonts w:cs="Arial"/>
                <w:bCs/>
                <w:color w:val="808080" w:themeColor="background1" w:themeShade="80"/>
                <w:sz w:val="16"/>
                <w:szCs w:val="14"/>
              </w:rPr>
              <w:t>0</w:t>
            </w:r>
            <w:r w:rsidRPr="00DB37A1">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0121D59" w14:textId="77777777" w:rsidR="00B3499B" w:rsidRPr="00DB37A1" w:rsidRDefault="00B3499B" w:rsidP="007C00FA">
            <w:pPr>
              <w:jc w:val="right"/>
              <w:rPr>
                <w:rFonts w:cs="Arial"/>
                <w:bCs/>
                <w:color w:val="808080" w:themeColor="background1" w:themeShade="80"/>
                <w:sz w:val="16"/>
                <w:szCs w:val="14"/>
              </w:rPr>
            </w:pPr>
            <w:r w:rsidRPr="00DB37A1">
              <w:rPr>
                <w:rFonts w:cs="Arial"/>
                <w:bCs/>
                <w:color w:val="808080" w:themeColor="background1" w:themeShade="80"/>
                <w:sz w:val="16"/>
                <w:szCs w:val="14"/>
              </w:rPr>
              <w:t>End of Requirement</w:t>
            </w:r>
          </w:p>
        </w:tc>
      </w:tr>
    </w:tbl>
    <w:p w14:paraId="06672986" w14:textId="77777777" w:rsidR="006D5A3A" w:rsidRPr="00DB37A1" w:rsidRDefault="006D5A3A" w:rsidP="009A277F"/>
    <w:p w14:paraId="3EB0ADC1" w14:textId="77777777" w:rsidR="00E11189" w:rsidRPr="00DB37A1" w:rsidRDefault="00E11189" w:rsidP="00E11189">
      <w:pPr>
        <w:pStyle w:val="RERequirement"/>
        <w:shd w:val="clear" w:color="auto" w:fill="F2F2F2" w:themeFill="background1" w:themeFillShade="F2"/>
      </w:pPr>
      <w:bookmarkStart w:id="147" w:name="_297190246b118091f898e5d747b7007d"/>
      <w:r w:rsidRPr="00C16D6C">
        <w:t>REQ-397769/A</w:t>
      </w:r>
      <w:bookmarkEnd w:id="147"/>
      <w:r w:rsidRPr="00C16D6C">
        <w:t xml:space="preserve"> Start blocking</w:t>
      </w:r>
    </w:p>
    <w:p w14:paraId="1B06A82C" w14:textId="77777777" w:rsidR="00E11189" w:rsidRPr="00DB37A1" w:rsidRDefault="00E11189" w:rsidP="00E11189">
      <w:pPr>
        <w:rPr>
          <w:rFonts w:cs="Arial"/>
        </w:rPr>
      </w:pPr>
      <w:r w:rsidRPr="00DB37A1">
        <w:rPr>
          <w:rFonts w:cs="Arial"/>
        </w:rPr>
        <w:t>The Feature shall request the starter motor control to block a crank event, forcing a key cycle to restart the engine after an AEIS requested shutdown.</w:t>
      </w:r>
    </w:p>
    <w:p w14:paraId="696E5867" w14:textId="77777777" w:rsidR="00E11189" w:rsidRPr="00DB37A1"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DB37A1" w14:paraId="12437F4F"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425F01" w14:textId="77777777" w:rsidR="00B3499B" w:rsidRPr="00DB37A1" w:rsidRDefault="00B3499B" w:rsidP="007C00FA">
            <w:pPr>
              <w:rPr>
                <w:rFonts w:eastAsiaTheme="minorHAnsi" w:cs="Arial"/>
                <w:bCs/>
                <w:color w:val="808080" w:themeColor="background1" w:themeShade="80"/>
                <w:sz w:val="16"/>
                <w:szCs w:val="14"/>
              </w:rPr>
            </w:pPr>
            <w:r w:rsidRPr="00DB37A1">
              <w:rPr>
                <w:rFonts w:cs="Arial"/>
                <w:bCs/>
                <w:color w:val="808080" w:themeColor="background1" w:themeShade="80"/>
                <w:sz w:val="16"/>
                <w:szCs w:val="14"/>
              </w:rPr>
              <w:t>Requirement ID: REQ-397769/A</w:t>
            </w:r>
          </w:p>
        </w:tc>
      </w:tr>
      <w:tr w:rsidR="00B3499B" w:rsidRPr="00DB37A1" w14:paraId="585B211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77BA4A" w14:textId="77777777" w:rsidR="00B3499B" w:rsidRPr="00DB37A1" w:rsidRDefault="00B3499B" w:rsidP="007C00FA">
            <w:pPr>
              <w:rPr>
                <w:rFonts w:eastAsiaTheme="minorHAnsi" w:cs="Arial"/>
                <w:b/>
                <w:bCs/>
                <w:sz w:val="16"/>
                <w:szCs w:val="14"/>
              </w:rPr>
            </w:pPr>
            <w:r w:rsidRPr="00DB37A1">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327264" w14:textId="77777777" w:rsidR="00B3499B" w:rsidRPr="00DB37A1" w:rsidRDefault="00B3499B" w:rsidP="007C00FA">
            <w:pPr>
              <w:rPr>
                <w:rFonts w:cs="Arial"/>
                <w:color w:val="000000" w:themeColor="text1"/>
                <w:sz w:val="16"/>
                <w:szCs w:val="14"/>
              </w:rPr>
            </w:pPr>
            <w:r w:rsidRPr="00DB37A1">
              <w:rPr>
                <w:rFonts w:cs="Arial"/>
                <w:color w:val="000000" w:themeColor="text1"/>
                <w:sz w:val="16"/>
                <w:szCs w:val="14"/>
              </w:rPr>
              <w:t>To prevent the customer from re-cranking the engine after an automatic engine idle shutdown which might prevent some engine features from initializing as intended. This will force the customer to cycle the key off then back to the run/crank position.</w:t>
            </w:r>
          </w:p>
        </w:tc>
      </w:tr>
      <w:tr w:rsidR="00B3499B" w:rsidRPr="00DB37A1" w14:paraId="68D2104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1098F7" w14:textId="77777777" w:rsidR="00B3499B" w:rsidRPr="00DB37A1" w:rsidRDefault="00B3499B" w:rsidP="007C00FA">
            <w:pPr>
              <w:rPr>
                <w:rFonts w:eastAsiaTheme="minorHAnsi" w:cs="Arial"/>
                <w:b/>
                <w:bCs/>
                <w:sz w:val="16"/>
                <w:szCs w:val="14"/>
              </w:rPr>
            </w:pPr>
            <w:r w:rsidRPr="00DB37A1">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C90504" w14:textId="77777777" w:rsidR="00A2743B" w:rsidRPr="00DB37A1" w:rsidRDefault="00A2743B"/>
        </w:tc>
      </w:tr>
      <w:tr w:rsidR="00B3499B" w:rsidRPr="00DB37A1" w14:paraId="0492BC5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C7DCAB" w14:textId="77777777" w:rsidR="00B3499B" w:rsidRPr="00DB37A1" w:rsidRDefault="00B3499B" w:rsidP="007C00FA">
            <w:pPr>
              <w:rPr>
                <w:rFonts w:cs="Arial"/>
                <w:sz w:val="16"/>
                <w:szCs w:val="14"/>
              </w:rPr>
            </w:pPr>
            <w:r w:rsidRPr="00DB37A1">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697AA4" w14:textId="77777777" w:rsidR="00A2743B" w:rsidRPr="00DB37A1" w:rsidRDefault="00A2743B"/>
        </w:tc>
      </w:tr>
      <w:tr w:rsidR="00B3499B" w:rsidRPr="00DB37A1" w14:paraId="0B231EE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5062D9" w14:textId="77777777" w:rsidR="00B3499B" w:rsidRPr="00DB37A1" w:rsidRDefault="00B3499B" w:rsidP="007C00FA">
            <w:pPr>
              <w:rPr>
                <w:rFonts w:cs="Arial"/>
                <w:b/>
                <w:bCs/>
                <w:sz w:val="16"/>
                <w:szCs w:val="14"/>
              </w:rPr>
            </w:pPr>
            <w:r w:rsidRPr="00DB37A1">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ECE15F" w14:textId="77777777" w:rsidR="00A2743B" w:rsidRPr="00DB37A1" w:rsidRDefault="00A2743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48EB860" w14:textId="77777777" w:rsidR="00B3499B" w:rsidRPr="00DB37A1" w:rsidRDefault="00B3499B" w:rsidP="007C00FA">
            <w:pPr>
              <w:ind w:left="139"/>
              <w:rPr>
                <w:rFonts w:cs="Arial"/>
                <w:b/>
                <w:bCs/>
                <w:sz w:val="16"/>
                <w:szCs w:val="14"/>
              </w:rPr>
            </w:pPr>
            <w:r w:rsidRPr="00DB37A1">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24423EE" w14:textId="77777777" w:rsidR="00A2743B" w:rsidRPr="00DB37A1" w:rsidRDefault="00A2743B"/>
        </w:tc>
      </w:tr>
      <w:tr w:rsidR="00B3499B" w:rsidRPr="00DB37A1" w14:paraId="3337964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655BA9" w14:textId="77777777" w:rsidR="00B3499B" w:rsidRPr="00DB37A1" w:rsidRDefault="00B3499B" w:rsidP="007C00FA">
            <w:pPr>
              <w:rPr>
                <w:rFonts w:cs="Arial"/>
                <w:b/>
                <w:bCs/>
                <w:sz w:val="16"/>
                <w:szCs w:val="14"/>
              </w:rPr>
            </w:pPr>
            <w:r w:rsidRPr="00DB37A1">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7A47C4" w14:textId="77777777" w:rsidR="00A2743B" w:rsidRPr="00DB37A1" w:rsidRDefault="00A2743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21FEB8B" w14:textId="77777777" w:rsidR="00B3499B" w:rsidRPr="00DB37A1" w:rsidRDefault="00B3499B" w:rsidP="007C00FA">
            <w:pPr>
              <w:ind w:left="139"/>
              <w:rPr>
                <w:rFonts w:cs="Arial"/>
                <w:b/>
                <w:bCs/>
                <w:sz w:val="16"/>
                <w:szCs w:val="16"/>
              </w:rPr>
            </w:pPr>
            <w:r w:rsidRPr="00DB37A1">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D9BF5F6" w14:textId="77777777" w:rsidR="00A2743B" w:rsidRPr="00DB37A1" w:rsidRDefault="00A2743B"/>
        </w:tc>
      </w:tr>
      <w:tr w:rsidR="00B3499B" w:rsidRPr="00DB37A1" w14:paraId="041DA697"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8C7582" w14:textId="77777777" w:rsidR="00B3499B" w:rsidRPr="00DB37A1" w:rsidRDefault="00B3499B" w:rsidP="007C00FA">
            <w:pPr>
              <w:rPr>
                <w:rFonts w:eastAsiaTheme="minorHAnsi" w:cs="Arial"/>
                <w:b/>
                <w:bCs/>
                <w:sz w:val="16"/>
                <w:szCs w:val="14"/>
              </w:rPr>
            </w:pPr>
            <w:r w:rsidRPr="00DB37A1">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584EF05" w14:textId="0EE447DB" w:rsidR="00A2743B" w:rsidRPr="00DB37A1" w:rsidRDefault="000C3C3D">
            <w:r w:rsidRPr="00DB37A1">
              <w:t>ICE</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D250C8" w14:textId="77777777" w:rsidR="00B3499B" w:rsidRPr="00DB37A1" w:rsidRDefault="00B3499B" w:rsidP="007C00FA">
            <w:pPr>
              <w:rPr>
                <w:rFonts w:cs="Arial"/>
                <w:b/>
                <w:bCs/>
                <w:sz w:val="16"/>
                <w:szCs w:val="14"/>
              </w:rPr>
            </w:pPr>
            <w:r w:rsidRPr="00DB37A1">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71EAD0" w14:textId="77777777" w:rsidR="00A2743B" w:rsidRPr="00DB37A1" w:rsidRDefault="00A2743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F4A0574" w14:textId="77777777" w:rsidR="00B3499B" w:rsidRPr="00DB37A1" w:rsidRDefault="00B3499B" w:rsidP="007C00FA">
            <w:pPr>
              <w:ind w:left="128"/>
              <w:rPr>
                <w:rFonts w:cs="Arial"/>
                <w:b/>
                <w:bCs/>
                <w:sz w:val="16"/>
                <w:szCs w:val="14"/>
              </w:rPr>
            </w:pPr>
            <w:r w:rsidRPr="00DB37A1">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5C00F75" w14:textId="77777777" w:rsidR="00B3499B" w:rsidRPr="00DB37A1" w:rsidRDefault="00B3499B" w:rsidP="007C00FA">
            <w:pPr>
              <w:ind w:left="141"/>
              <w:rPr>
                <w:rFonts w:cs="Arial"/>
                <w:color w:val="000000" w:themeColor="text1"/>
                <w:sz w:val="16"/>
                <w:szCs w:val="14"/>
              </w:rPr>
            </w:pPr>
            <w:r w:rsidRPr="00DB37A1">
              <w:rPr>
                <w:rFonts w:cs="Arial"/>
                <w:color w:val="000000" w:themeColor="text1"/>
                <w:sz w:val="16"/>
                <w:szCs w:val="14"/>
              </w:rPr>
              <w:t>In-Progress</w:t>
            </w:r>
          </w:p>
        </w:tc>
      </w:tr>
      <w:tr w:rsidR="00B3499B" w:rsidRPr="00DB37A1" w14:paraId="6C78F8CA"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08CB358" w14:textId="6CE0057B" w:rsidR="00B3499B" w:rsidRPr="00DB37A1" w:rsidRDefault="00BA62C5" w:rsidP="007C00FA">
            <w:pPr>
              <w:rPr>
                <w:rFonts w:cs="Arial"/>
                <w:bCs/>
                <w:color w:val="808080" w:themeColor="background1" w:themeShade="80"/>
                <w:sz w:val="16"/>
                <w:szCs w:val="14"/>
              </w:rPr>
            </w:pPr>
            <w:hyperlink r:id="rId50" w:history="1">
              <w:r w:rsidR="00B3499B" w:rsidRPr="00DB37A1">
                <w:rPr>
                  <w:rStyle w:val="Hyperlink"/>
                  <w:rFonts w:cs="Arial"/>
                  <w:bCs/>
                  <w:sz w:val="16"/>
                  <w:szCs w:val="14"/>
                </w:rPr>
                <w:t>Req. Template</w:t>
              </w:r>
            </w:hyperlink>
            <w:r w:rsidR="00B3499B" w:rsidRPr="00DB37A1">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0C8EB32" w14:textId="443F83F5" w:rsidR="00B3499B" w:rsidRPr="00DB37A1" w:rsidRDefault="00B3499B" w:rsidP="007C00FA">
            <w:pPr>
              <w:rPr>
                <w:rFonts w:cs="Arial"/>
                <w:bCs/>
                <w:color w:val="808080" w:themeColor="background1" w:themeShade="80"/>
                <w:sz w:val="16"/>
                <w:szCs w:val="14"/>
              </w:rPr>
            </w:pPr>
            <w:r w:rsidRPr="00DB37A1">
              <w:rPr>
                <w:rFonts w:cs="Arial"/>
                <w:bCs/>
                <w:color w:val="808080" w:themeColor="background1" w:themeShade="80"/>
                <w:sz w:val="16"/>
                <w:szCs w:val="14"/>
              </w:rPr>
              <w:fldChar w:fldCharType="begin"/>
            </w:r>
            <w:r w:rsidRPr="00DB37A1">
              <w:rPr>
                <w:rFonts w:cs="Arial"/>
                <w:bCs/>
                <w:color w:val="808080" w:themeColor="background1" w:themeShade="80"/>
                <w:sz w:val="16"/>
                <w:szCs w:val="14"/>
              </w:rPr>
              <w:instrText xml:space="preserve"> DOCPROPERTY  TemplateVersion  \* MERGEFORMAT </w:instrText>
            </w:r>
            <w:r w:rsidRPr="00DB37A1">
              <w:rPr>
                <w:rFonts w:cs="Arial"/>
                <w:bCs/>
                <w:color w:val="808080" w:themeColor="background1" w:themeShade="80"/>
                <w:sz w:val="16"/>
                <w:szCs w:val="14"/>
              </w:rPr>
              <w:fldChar w:fldCharType="separate"/>
            </w:r>
            <w:r w:rsidR="002F02E1">
              <w:rPr>
                <w:rFonts w:cs="Arial"/>
                <w:bCs/>
                <w:color w:val="808080" w:themeColor="background1" w:themeShade="80"/>
                <w:sz w:val="16"/>
                <w:szCs w:val="14"/>
              </w:rPr>
              <w:t>6</w:t>
            </w:r>
            <w:r w:rsidRPr="00DB37A1">
              <w:rPr>
                <w:rFonts w:cs="Arial"/>
                <w:bCs/>
                <w:color w:val="808080" w:themeColor="background1" w:themeShade="80"/>
                <w:sz w:val="16"/>
                <w:szCs w:val="14"/>
              </w:rPr>
              <w:fldChar w:fldCharType="end"/>
            </w:r>
            <w:r w:rsidRPr="00DB37A1">
              <w:rPr>
                <w:rFonts w:cs="Arial"/>
                <w:bCs/>
                <w:color w:val="808080" w:themeColor="background1" w:themeShade="80"/>
                <w:sz w:val="16"/>
                <w:szCs w:val="14"/>
              </w:rPr>
              <w:t>.</w:t>
            </w:r>
            <w:r w:rsidRPr="00DB37A1">
              <w:rPr>
                <w:rFonts w:cs="Arial"/>
                <w:bCs/>
                <w:color w:val="808080" w:themeColor="background1" w:themeShade="80"/>
                <w:sz w:val="16"/>
                <w:szCs w:val="14"/>
              </w:rPr>
              <w:fldChar w:fldCharType="begin"/>
            </w:r>
            <w:r w:rsidRPr="00DB37A1">
              <w:rPr>
                <w:rFonts w:cs="Arial"/>
                <w:bCs/>
                <w:color w:val="808080" w:themeColor="background1" w:themeShade="80"/>
                <w:sz w:val="16"/>
                <w:szCs w:val="14"/>
              </w:rPr>
              <w:instrText xml:space="preserve"> DOCPROPERTY  TemplateRevision  \* MERGEFORMAT </w:instrText>
            </w:r>
            <w:r w:rsidRPr="00DB37A1">
              <w:rPr>
                <w:rFonts w:cs="Arial"/>
                <w:bCs/>
                <w:color w:val="808080" w:themeColor="background1" w:themeShade="80"/>
                <w:sz w:val="16"/>
                <w:szCs w:val="14"/>
              </w:rPr>
              <w:fldChar w:fldCharType="separate"/>
            </w:r>
            <w:r w:rsidR="002F02E1">
              <w:rPr>
                <w:rFonts w:cs="Arial"/>
                <w:bCs/>
                <w:color w:val="808080" w:themeColor="background1" w:themeShade="80"/>
                <w:sz w:val="16"/>
                <w:szCs w:val="14"/>
              </w:rPr>
              <w:t>0</w:t>
            </w:r>
            <w:r w:rsidRPr="00DB37A1">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6F3A7CC" w14:textId="77777777" w:rsidR="00B3499B" w:rsidRPr="00DB37A1" w:rsidRDefault="00B3499B" w:rsidP="007C00FA">
            <w:pPr>
              <w:jc w:val="right"/>
              <w:rPr>
                <w:rFonts w:cs="Arial"/>
                <w:bCs/>
                <w:color w:val="808080" w:themeColor="background1" w:themeShade="80"/>
                <w:sz w:val="16"/>
                <w:szCs w:val="14"/>
              </w:rPr>
            </w:pPr>
            <w:r w:rsidRPr="00DB37A1">
              <w:rPr>
                <w:rFonts w:cs="Arial"/>
                <w:bCs/>
                <w:color w:val="808080" w:themeColor="background1" w:themeShade="80"/>
                <w:sz w:val="16"/>
                <w:szCs w:val="14"/>
              </w:rPr>
              <w:t>End of Requirement</w:t>
            </w:r>
          </w:p>
        </w:tc>
      </w:tr>
    </w:tbl>
    <w:p w14:paraId="77ED3E00" w14:textId="77777777" w:rsidR="006D5A3A" w:rsidRPr="00DB37A1" w:rsidRDefault="006D5A3A" w:rsidP="009A277F"/>
    <w:p w14:paraId="63707BB6" w14:textId="77777777" w:rsidR="00E11189" w:rsidRPr="00DB37A1" w:rsidRDefault="00E11189" w:rsidP="00E11189">
      <w:pPr>
        <w:pStyle w:val="RERequirement"/>
        <w:shd w:val="clear" w:color="auto" w:fill="F2F2F2" w:themeFill="background1" w:themeFillShade="F2"/>
      </w:pPr>
      <w:bookmarkStart w:id="148" w:name="_e92350047343e537a1ffa1e48579ccff"/>
      <w:r w:rsidRPr="00C16D6C">
        <w:t>REQ-397770/A</w:t>
      </w:r>
      <w:bookmarkEnd w:id="148"/>
      <w:r w:rsidRPr="00C16D6C">
        <w:t xml:space="preserve"> Send Shutdown State</w:t>
      </w:r>
    </w:p>
    <w:p w14:paraId="6D46DCBE" w14:textId="77777777" w:rsidR="00E11189" w:rsidRPr="00DB37A1" w:rsidRDefault="00E11189" w:rsidP="00E11189">
      <w:pPr>
        <w:rPr>
          <w:rFonts w:cs="Arial"/>
        </w:rPr>
      </w:pPr>
      <w:r w:rsidRPr="00DB37A1">
        <w:rPr>
          <w:rFonts w:cs="Arial"/>
        </w:rPr>
        <w:t>The Feature shall send a continuous CAN message to the Driver Information Display and ‘BCM’ indicating whether the feature is in the following states:</w:t>
      </w:r>
    </w:p>
    <w:p w14:paraId="528F46E1" w14:textId="6625395C" w:rsidR="00E11189" w:rsidRPr="00DB37A1" w:rsidRDefault="00E11189" w:rsidP="00E11189">
      <w:pPr>
        <w:rPr>
          <w:rFonts w:cs="Arial"/>
        </w:rPr>
      </w:pPr>
      <w:r w:rsidRPr="00DB37A1">
        <w:rPr>
          <w:rFonts w:cs="Arial"/>
        </w:rPr>
        <w:t xml:space="preserve">“normal </w:t>
      </w:r>
      <w:r w:rsidR="00784E59" w:rsidRPr="00DB37A1">
        <w:rPr>
          <w:rFonts w:cs="Arial"/>
        </w:rPr>
        <w:t>op</w:t>
      </w:r>
      <w:r w:rsidR="00DC6364" w:rsidRPr="00DB37A1">
        <w:rPr>
          <w:rFonts w:cs="Arial"/>
        </w:rPr>
        <w:t>eration</w:t>
      </w:r>
      <w:r w:rsidRPr="00DB37A1">
        <w:rPr>
          <w:rFonts w:cs="Arial"/>
        </w:rPr>
        <w:t>” - The Feature is disabled or more than 30 seconds away from shutting down.</w:t>
      </w:r>
    </w:p>
    <w:p w14:paraId="5D9F0844" w14:textId="3D1658F0" w:rsidR="00E11189" w:rsidRPr="00DB37A1" w:rsidRDefault="00E11189" w:rsidP="00E11189">
      <w:pPr>
        <w:rPr>
          <w:rFonts w:cs="Arial"/>
        </w:rPr>
      </w:pPr>
      <w:r w:rsidRPr="00DB37A1">
        <w:rPr>
          <w:rFonts w:cs="Arial"/>
        </w:rPr>
        <w:t>“</w:t>
      </w:r>
      <w:r w:rsidR="00DC6364" w:rsidRPr="00DB37A1">
        <w:rPr>
          <w:rFonts w:cs="Arial"/>
        </w:rPr>
        <w:t>initiated countdown</w:t>
      </w:r>
      <w:r w:rsidRPr="00DB37A1">
        <w:rPr>
          <w:rFonts w:cs="Arial"/>
        </w:rPr>
        <w:t>” - 30 seconds before and until shutdown.</w:t>
      </w:r>
    </w:p>
    <w:p w14:paraId="390D1370" w14:textId="1D5EB2DA" w:rsidR="00E11189" w:rsidRPr="00DB37A1" w:rsidRDefault="00E11189" w:rsidP="00E11189">
      <w:pPr>
        <w:rPr>
          <w:rFonts w:cs="Arial"/>
        </w:rPr>
      </w:pPr>
      <w:r w:rsidRPr="00DB37A1">
        <w:rPr>
          <w:rFonts w:cs="Arial"/>
        </w:rPr>
        <w:t>“</w:t>
      </w:r>
      <w:r w:rsidR="00DC6364" w:rsidRPr="00DB37A1">
        <w:rPr>
          <w:rFonts w:cs="Arial"/>
        </w:rPr>
        <w:t>engine shutdown</w:t>
      </w:r>
      <w:r w:rsidRPr="00DB37A1">
        <w:rPr>
          <w:rFonts w:cs="Arial"/>
        </w:rPr>
        <w:t xml:space="preserve">” - The </w:t>
      </w:r>
      <w:r w:rsidR="009C1C64" w:rsidRPr="00DB37A1">
        <w:rPr>
          <w:rFonts w:cs="Arial"/>
        </w:rPr>
        <w:t>powerpack</w:t>
      </w:r>
      <w:r w:rsidRPr="00DB37A1">
        <w:rPr>
          <w:rFonts w:cs="Arial"/>
        </w:rPr>
        <w:t xml:space="preserve"> has successfully shutdown.</w:t>
      </w:r>
    </w:p>
    <w:p w14:paraId="27455067" w14:textId="152AE74B" w:rsidR="00DC6364" w:rsidRPr="00DB37A1" w:rsidRDefault="00DC6364" w:rsidP="00E11189">
      <w:pPr>
        <w:rPr>
          <w:rFonts w:cs="Arial"/>
        </w:rPr>
      </w:pPr>
      <w:r w:rsidRPr="00DB37A1">
        <w:rPr>
          <w:rFonts w:cs="Arial"/>
        </w:rPr>
        <w:t>“</w:t>
      </w:r>
      <w:r w:rsidR="00265539">
        <w:rPr>
          <w:rFonts w:cs="Arial"/>
        </w:rPr>
        <w:t>delay shutdown</w:t>
      </w:r>
      <w:r w:rsidRPr="00DB37A1">
        <w:rPr>
          <w:rFonts w:cs="Arial"/>
        </w:rPr>
        <w:t xml:space="preserve"> active” - </w:t>
      </w:r>
      <w:r w:rsidR="00ED34B4" w:rsidRPr="00DB37A1">
        <w:rPr>
          <w:rFonts w:cs="Arial"/>
        </w:rPr>
        <w:t>the vehicle operator does not want the vehicle to powerdown immediately once they leave</w:t>
      </w:r>
    </w:p>
    <w:p w14:paraId="45AF7765" w14:textId="77777777" w:rsidR="00E11189" w:rsidRPr="00DB37A1"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DB37A1" w14:paraId="25591955"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7843102" w14:textId="77777777" w:rsidR="00B3499B" w:rsidRPr="00DB37A1" w:rsidRDefault="00B3499B" w:rsidP="007C00FA">
            <w:pPr>
              <w:rPr>
                <w:rFonts w:eastAsiaTheme="minorHAnsi" w:cs="Arial"/>
                <w:bCs/>
                <w:color w:val="808080" w:themeColor="background1" w:themeShade="80"/>
                <w:sz w:val="16"/>
                <w:szCs w:val="14"/>
              </w:rPr>
            </w:pPr>
            <w:r w:rsidRPr="00DB37A1">
              <w:rPr>
                <w:rFonts w:cs="Arial"/>
                <w:bCs/>
                <w:color w:val="808080" w:themeColor="background1" w:themeShade="80"/>
                <w:sz w:val="16"/>
                <w:szCs w:val="14"/>
              </w:rPr>
              <w:t>Requirement ID: REQ-397770/A</w:t>
            </w:r>
          </w:p>
        </w:tc>
      </w:tr>
      <w:tr w:rsidR="00B3499B" w:rsidRPr="00DB37A1" w14:paraId="083A958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2D923E" w14:textId="77777777" w:rsidR="00B3499B" w:rsidRPr="00DB37A1" w:rsidRDefault="00B3499B" w:rsidP="007C00FA">
            <w:pPr>
              <w:rPr>
                <w:rFonts w:eastAsiaTheme="minorHAnsi" w:cs="Arial"/>
                <w:b/>
                <w:bCs/>
                <w:sz w:val="16"/>
                <w:szCs w:val="14"/>
              </w:rPr>
            </w:pPr>
            <w:r w:rsidRPr="00DB37A1">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502F7C" w14:textId="77777777" w:rsidR="00B3499B" w:rsidRPr="00DB37A1" w:rsidRDefault="00B3499B" w:rsidP="007C00FA">
            <w:pPr>
              <w:rPr>
                <w:rFonts w:cs="Arial"/>
                <w:color w:val="000000" w:themeColor="text1"/>
                <w:sz w:val="16"/>
                <w:szCs w:val="14"/>
              </w:rPr>
            </w:pPr>
            <w:r w:rsidRPr="00DB37A1">
              <w:rPr>
                <w:rFonts w:cs="Arial"/>
                <w:color w:val="000000" w:themeColor="text1"/>
                <w:sz w:val="16"/>
                <w:szCs w:val="14"/>
              </w:rPr>
              <w:t>To encode the AEIS operating states into the necessary CAN communication signals to the cluster and body control module / load shed device.</w:t>
            </w:r>
          </w:p>
        </w:tc>
      </w:tr>
      <w:tr w:rsidR="00B3499B" w:rsidRPr="00DB37A1" w14:paraId="35449C0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86D154" w14:textId="77777777" w:rsidR="00B3499B" w:rsidRPr="00DB37A1" w:rsidRDefault="00B3499B" w:rsidP="007C00FA">
            <w:pPr>
              <w:rPr>
                <w:rFonts w:eastAsiaTheme="minorHAnsi" w:cs="Arial"/>
                <w:b/>
                <w:bCs/>
                <w:sz w:val="16"/>
                <w:szCs w:val="14"/>
              </w:rPr>
            </w:pPr>
            <w:r w:rsidRPr="00DB37A1">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195E54" w14:textId="77777777" w:rsidR="00A2743B" w:rsidRPr="00DB37A1" w:rsidRDefault="00A2743B"/>
        </w:tc>
      </w:tr>
      <w:tr w:rsidR="00B3499B" w:rsidRPr="00DB37A1" w14:paraId="21A412C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2368E7" w14:textId="77777777" w:rsidR="00B3499B" w:rsidRPr="00DB37A1" w:rsidRDefault="00B3499B" w:rsidP="007C00FA">
            <w:pPr>
              <w:rPr>
                <w:rFonts w:cs="Arial"/>
                <w:sz w:val="16"/>
                <w:szCs w:val="14"/>
              </w:rPr>
            </w:pPr>
            <w:r w:rsidRPr="00DB37A1">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7C3903" w14:textId="77777777" w:rsidR="00A2743B" w:rsidRPr="00DB37A1" w:rsidRDefault="00A2743B"/>
        </w:tc>
      </w:tr>
      <w:tr w:rsidR="00B3499B" w:rsidRPr="00DB37A1" w14:paraId="5341544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719C09" w14:textId="77777777" w:rsidR="00B3499B" w:rsidRPr="00DB37A1" w:rsidRDefault="00B3499B" w:rsidP="007C00FA">
            <w:pPr>
              <w:rPr>
                <w:rFonts w:cs="Arial"/>
                <w:b/>
                <w:bCs/>
                <w:sz w:val="16"/>
                <w:szCs w:val="14"/>
              </w:rPr>
            </w:pPr>
            <w:r w:rsidRPr="00DB37A1">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7BD824" w14:textId="77777777" w:rsidR="00A2743B" w:rsidRPr="00DB37A1" w:rsidRDefault="00A2743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51FB2DF" w14:textId="77777777" w:rsidR="00B3499B" w:rsidRPr="00DB37A1" w:rsidRDefault="00B3499B" w:rsidP="007C00FA">
            <w:pPr>
              <w:ind w:left="139"/>
              <w:rPr>
                <w:rFonts w:cs="Arial"/>
                <w:b/>
                <w:bCs/>
                <w:sz w:val="16"/>
                <w:szCs w:val="14"/>
              </w:rPr>
            </w:pPr>
            <w:r w:rsidRPr="00DB37A1">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C1DEE06" w14:textId="77777777" w:rsidR="00A2743B" w:rsidRPr="00DB37A1" w:rsidRDefault="00A2743B"/>
        </w:tc>
      </w:tr>
      <w:tr w:rsidR="00B3499B" w:rsidRPr="00DB37A1" w14:paraId="18CF113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4B7B52" w14:textId="77777777" w:rsidR="00B3499B" w:rsidRPr="00DB37A1" w:rsidRDefault="00B3499B" w:rsidP="007C00FA">
            <w:pPr>
              <w:rPr>
                <w:rFonts w:cs="Arial"/>
                <w:b/>
                <w:bCs/>
                <w:sz w:val="16"/>
                <w:szCs w:val="14"/>
              </w:rPr>
            </w:pPr>
            <w:r w:rsidRPr="00DB37A1">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C6A380" w14:textId="77777777" w:rsidR="00A2743B" w:rsidRPr="00DB37A1" w:rsidRDefault="00A2743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D7B2D81" w14:textId="77777777" w:rsidR="00B3499B" w:rsidRPr="00DB37A1" w:rsidRDefault="00B3499B" w:rsidP="007C00FA">
            <w:pPr>
              <w:ind w:left="139"/>
              <w:rPr>
                <w:rFonts w:cs="Arial"/>
                <w:b/>
                <w:bCs/>
                <w:sz w:val="16"/>
                <w:szCs w:val="16"/>
              </w:rPr>
            </w:pPr>
            <w:r w:rsidRPr="00DB37A1">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98D9D0F" w14:textId="77777777" w:rsidR="00A2743B" w:rsidRPr="00DB37A1" w:rsidRDefault="00A2743B"/>
        </w:tc>
      </w:tr>
      <w:tr w:rsidR="00B3499B" w:rsidRPr="00DB37A1" w14:paraId="61D33AE6"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D3E00A" w14:textId="77777777" w:rsidR="00B3499B" w:rsidRPr="00DB37A1" w:rsidRDefault="00B3499B" w:rsidP="007C00FA">
            <w:pPr>
              <w:rPr>
                <w:rFonts w:eastAsiaTheme="minorHAnsi" w:cs="Arial"/>
                <w:b/>
                <w:bCs/>
                <w:sz w:val="16"/>
                <w:szCs w:val="14"/>
              </w:rPr>
            </w:pPr>
            <w:r w:rsidRPr="00DB37A1">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D46CBE8" w14:textId="5EB89CFC" w:rsidR="00A2743B" w:rsidRPr="00DB37A1" w:rsidRDefault="000C3C3D">
            <w:r w:rsidRPr="00DB37A1">
              <w:t>Common</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0948D0" w14:textId="77777777" w:rsidR="00B3499B" w:rsidRPr="00DB37A1" w:rsidRDefault="00B3499B" w:rsidP="007C00FA">
            <w:pPr>
              <w:rPr>
                <w:rFonts w:cs="Arial"/>
                <w:b/>
                <w:bCs/>
                <w:sz w:val="16"/>
                <w:szCs w:val="14"/>
              </w:rPr>
            </w:pPr>
            <w:r w:rsidRPr="00DB37A1">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3B42FB" w14:textId="77777777" w:rsidR="00A2743B" w:rsidRPr="00DB37A1" w:rsidRDefault="00A2743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F8574EC" w14:textId="77777777" w:rsidR="00B3499B" w:rsidRPr="00DB37A1" w:rsidRDefault="00B3499B" w:rsidP="007C00FA">
            <w:pPr>
              <w:ind w:left="128"/>
              <w:rPr>
                <w:rFonts w:cs="Arial"/>
                <w:b/>
                <w:bCs/>
                <w:sz w:val="16"/>
                <w:szCs w:val="14"/>
              </w:rPr>
            </w:pPr>
            <w:r w:rsidRPr="00DB37A1">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DE33E21" w14:textId="77777777" w:rsidR="00B3499B" w:rsidRPr="00DB37A1" w:rsidRDefault="00B3499B" w:rsidP="007C00FA">
            <w:pPr>
              <w:ind w:left="141"/>
              <w:rPr>
                <w:rFonts w:cs="Arial"/>
                <w:color w:val="000000" w:themeColor="text1"/>
                <w:sz w:val="16"/>
                <w:szCs w:val="14"/>
              </w:rPr>
            </w:pPr>
            <w:r w:rsidRPr="00DB37A1">
              <w:rPr>
                <w:rFonts w:cs="Arial"/>
                <w:color w:val="000000" w:themeColor="text1"/>
                <w:sz w:val="16"/>
                <w:szCs w:val="14"/>
              </w:rPr>
              <w:t>In-Progress</w:t>
            </w:r>
          </w:p>
        </w:tc>
      </w:tr>
      <w:tr w:rsidR="00B3499B" w:rsidRPr="00DB37A1" w14:paraId="1C07D9BD"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F876B42" w14:textId="53B62F1C" w:rsidR="00B3499B" w:rsidRPr="00DB37A1" w:rsidRDefault="00BA62C5" w:rsidP="007C00FA">
            <w:pPr>
              <w:rPr>
                <w:rFonts w:cs="Arial"/>
                <w:bCs/>
                <w:color w:val="808080" w:themeColor="background1" w:themeShade="80"/>
                <w:sz w:val="16"/>
                <w:szCs w:val="14"/>
              </w:rPr>
            </w:pPr>
            <w:hyperlink r:id="rId51" w:history="1">
              <w:r w:rsidR="00B3499B" w:rsidRPr="00DB37A1">
                <w:rPr>
                  <w:rStyle w:val="Hyperlink"/>
                  <w:rFonts w:cs="Arial"/>
                  <w:bCs/>
                  <w:sz w:val="16"/>
                  <w:szCs w:val="14"/>
                </w:rPr>
                <w:t>Req. Template</w:t>
              </w:r>
            </w:hyperlink>
            <w:r w:rsidR="00B3499B" w:rsidRPr="00DB37A1">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92ABDCA" w14:textId="6C0458D5" w:rsidR="00B3499B" w:rsidRPr="00DB37A1" w:rsidRDefault="00B3499B" w:rsidP="007C00FA">
            <w:pPr>
              <w:rPr>
                <w:rFonts w:cs="Arial"/>
                <w:bCs/>
                <w:color w:val="808080" w:themeColor="background1" w:themeShade="80"/>
                <w:sz w:val="16"/>
                <w:szCs w:val="14"/>
              </w:rPr>
            </w:pPr>
            <w:r w:rsidRPr="00DB37A1">
              <w:rPr>
                <w:rFonts w:cs="Arial"/>
                <w:bCs/>
                <w:color w:val="808080" w:themeColor="background1" w:themeShade="80"/>
                <w:sz w:val="16"/>
                <w:szCs w:val="14"/>
              </w:rPr>
              <w:fldChar w:fldCharType="begin"/>
            </w:r>
            <w:r w:rsidRPr="00DB37A1">
              <w:rPr>
                <w:rFonts w:cs="Arial"/>
                <w:bCs/>
                <w:color w:val="808080" w:themeColor="background1" w:themeShade="80"/>
                <w:sz w:val="16"/>
                <w:szCs w:val="14"/>
              </w:rPr>
              <w:instrText xml:space="preserve"> DOCPROPERTY  TemplateVersion  \* MERGEFORMAT </w:instrText>
            </w:r>
            <w:r w:rsidRPr="00DB37A1">
              <w:rPr>
                <w:rFonts w:cs="Arial"/>
                <w:bCs/>
                <w:color w:val="808080" w:themeColor="background1" w:themeShade="80"/>
                <w:sz w:val="16"/>
                <w:szCs w:val="14"/>
              </w:rPr>
              <w:fldChar w:fldCharType="separate"/>
            </w:r>
            <w:r w:rsidR="002F02E1">
              <w:rPr>
                <w:rFonts w:cs="Arial"/>
                <w:bCs/>
                <w:color w:val="808080" w:themeColor="background1" w:themeShade="80"/>
                <w:sz w:val="16"/>
                <w:szCs w:val="14"/>
              </w:rPr>
              <w:t>6</w:t>
            </w:r>
            <w:r w:rsidRPr="00DB37A1">
              <w:rPr>
                <w:rFonts w:cs="Arial"/>
                <w:bCs/>
                <w:color w:val="808080" w:themeColor="background1" w:themeShade="80"/>
                <w:sz w:val="16"/>
                <w:szCs w:val="14"/>
              </w:rPr>
              <w:fldChar w:fldCharType="end"/>
            </w:r>
            <w:r w:rsidRPr="00DB37A1">
              <w:rPr>
                <w:rFonts w:cs="Arial"/>
                <w:bCs/>
                <w:color w:val="808080" w:themeColor="background1" w:themeShade="80"/>
                <w:sz w:val="16"/>
                <w:szCs w:val="14"/>
              </w:rPr>
              <w:t>.</w:t>
            </w:r>
            <w:r w:rsidRPr="00DB37A1">
              <w:rPr>
                <w:rFonts w:cs="Arial"/>
                <w:bCs/>
                <w:color w:val="808080" w:themeColor="background1" w:themeShade="80"/>
                <w:sz w:val="16"/>
                <w:szCs w:val="14"/>
              </w:rPr>
              <w:fldChar w:fldCharType="begin"/>
            </w:r>
            <w:r w:rsidRPr="00DB37A1">
              <w:rPr>
                <w:rFonts w:cs="Arial"/>
                <w:bCs/>
                <w:color w:val="808080" w:themeColor="background1" w:themeShade="80"/>
                <w:sz w:val="16"/>
                <w:szCs w:val="14"/>
              </w:rPr>
              <w:instrText xml:space="preserve"> DOCPROPERTY  TemplateRevision  \* MERGEFORMAT </w:instrText>
            </w:r>
            <w:r w:rsidRPr="00DB37A1">
              <w:rPr>
                <w:rFonts w:cs="Arial"/>
                <w:bCs/>
                <w:color w:val="808080" w:themeColor="background1" w:themeShade="80"/>
                <w:sz w:val="16"/>
                <w:szCs w:val="14"/>
              </w:rPr>
              <w:fldChar w:fldCharType="separate"/>
            </w:r>
            <w:r w:rsidR="002F02E1">
              <w:rPr>
                <w:rFonts w:cs="Arial"/>
                <w:bCs/>
                <w:color w:val="808080" w:themeColor="background1" w:themeShade="80"/>
                <w:sz w:val="16"/>
                <w:szCs w:val="14"/>
              </w:rPr>
              <w:t>0</w:t>
            </w:r>
            <w:r w:rsidRPr="00DB37A1">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7BF96C5" w14:textId="77777777" w:rsidR="00B3499B" w:rsidRPr="00DB37A1" w:rsidRDefault="00B3499B" w:rsidP="007C00FA">
            <w:pPr>
              <w:jc w:val="right"/>
              <w:rPr>
                <w:rFonts w:cs="Arial"/>
                <w:bCs/>
                <w:color w:val="808080" w:themeColor="background1" w:themeShade="80"/>
                <w:sz w:val="16"/>
                <w:szCs w:val="14"/>
              </w:rPr>
            </w:pPr>
            <w:r w:rsidRPr="00DB37A1">
              <w:rPr>
                <w:rFonts w:cs="Arial"/>
                <w:bCs/>
                <w:color w:val="808080" w:themeColor="background1" w:themeShade="80"/>
                <w:sz w:val="16"/>
                <w:szCs w:val="14"/>
              </w:rPr>
              <w:t>End of Requirement</w:t>
            </w:r>
          </w:p>
        </w:tc>
      </w:tr>
    </w:tbl>
    <w:p w14:paraId="7438D6CA" w14:textId="77777777" w:rsidR="006D5A3A" w:rsidRPr="00DB37A1" w:rsidRDefault="006D5A3A" w:rsidP="009A277F"/>
    <w:p w14:paraId="4394E6E3" w14:textId="77777777" w:rsidR="00E11189" w:rsidRPr="00DB37A1" w:rsidRDefault="00E11189" w:rsidP="00E11189">
      <w:pPr>
        <w:pStyle w:val="RERequirement"/>
        <w:shd w:val="clear" w:color="auto" w:fill="F2F2F2" w:themeFill="background1" w:themeFillShade="F2"/>
      </w:pPr>
      <w:bookmarkStart w:id="149" w:name="_53ccef173310b2c979be5958faccef0c"/>
      <w:r w:rsidRPr="00C16D6C">
        <w:t>REQ-397771/A</w:t>
      </w:r>
      <w:bookmarkEnd w:id="149"/>
      <w:r w:rsidRPr="00C16D6C">
        <w:t xml:space="preserve"> Inhibit AEIS for OSC Channel</w:t>
      </w:r>
    </w:p>
    <w:p w14:paraId="426A74B2" w14:textId="77777777" w:rsidR="00E11189" w:rsidRPr="00DB37A1" w:rsidRDefault="00E11189" w:rsidP="00E11189">
      <w:pPr>
        <w:rPr>
          <w:rFonts w:cs="Arial"/>
        </w:rPr>
      </w:pPr>
      <w:r w:rsidRPr="00DB37A1">
        <w:rPr>
          <w:rFonts w:cs="Arial"/>
        </w:rPr>
        <w:t>The Feature shall be inhibited when the AEIS OSC channel is active.</w:t>
      </w:r>
    </w:p>
    <w:p w14:paraId="090BAF87" w14:textId="77777777" w:rsidR="00E11189" w:rsidRPr="00DB37A1"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DB37A1" w14:paraId="248B5FD6"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597FDF" w14:textId="77777777" w:rsidR="00B3499B" w:rsidRPr="00DB37A1" w:rsidRDefault="00B3499B" w:rsidP="007C00FA">
            <w:pPr>
              <w:rPr>
                <w:rFonts w:eastAsiaTheme="minorHAnsi" w:cs="Arial"/>
                <w:bCs/>
                <w:color w:val="808080" w:themeColor="background1" w:themeShade="80"/>
                <w:sz w:val="16"/>
                <w:szCs w:val="14"/>
              </w:rPr>
            </w:pPr>
            <w:r w:rsidRPr="00DB37A1">
              <w:rPr>
                <w:rFonts w:cs="Arial"/>
                <w:bCs/>
                <w:color w:val="808080" w:themeColor="background1" w:themeShade="80"/>
                <w:sz w:val="16"/>
                <w:szCs w:val="14"/>
              </w:rPr>
              <w:t>Requirement ID: REQ-397771/A</w:t>
            </w:r>
          </w:p>
        </w:tc>
      </w:tr>
      <w:tr w:rsidR="00B3499B" w:rsidRPr="00DB37A1" w14:paraId="65D10D2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E855B5" w14:textId="77777777" w:rsidR="00B3499B" w:rsidRPr="00DB37A1" w:rsidRDefault="00B3499B" w:rsidP="007C00FA">
            <w:pPr>
              <w:rPr>
                <w:rFonts w:eastAsiaTheme="minorHAnsi" w:cs="Arial"/>
                <w:b/>
                <w:bCs/>
                <w:sz w:val="16"/>
                <w:szCs w:val="14"/>
              </w:rPr>
            </w:pPr>
            <w:r w:rsidRPr="00DB37A1">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2CC6BD" w14:textId="77777777" w:rsidR="00B3499B" w:rsidRPr="00DB37A1" w:rsidRDefault="00B3499B" w:rsidP="007C00FA">
            <w:pPr>
              <w:rPr>
                <w:rFonts w:cs="Arial"/>
                <w:color w:val="000000" w:themeColor="text1"/>
                <w:sz w:val="16"/>
                <w:szCs w:val="14"/>
              </w:rPr>
            </w:pPr>
            <w:r w:rsidRPr="00DB37A1">
              <w:rPr>
                <w:rFonts w:cs="Arial"/>
                <w:color w:val="000000" w:themeColor="text1"/>
                <w:sz w:val="16"/>
                <w:szCs w:val="14"/>
              </w:rPr>
              <w:t>Allow a technician to perform maintenance that requires a vehicle to idle longer than the AEIS shutdown time</w:t>
            </w:r>
          </w:p>
        </w:tc>
      </w:tr>
      <w:tr w:rsidR="00B3499B" w:rsidRPr="00DB37A1" w14:paraId="3C66FC0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FF2C932" w14:textId="77777777" w:rsidR="00B3499B" w:rsidRPr="00DB37A1" w:rsidRDefault="00B3499B" w:rsidP="007C00FA">
            <w:pPr>
              <w:rPr>
                <w:rFonts w:eastAsiaTheme="minorHAnsi" w:cs="Arial"/>
                <w:b/>
                <w:bCs/>
                <w:sz w:val="16"/>
                <w:szCs w:val="14"/>
              </w:rPr>
            </w:pPr>
            <w:r w:rsidRPr="00DB37A1">
              <w:rPr>
                <w:rFonts w:cs="Arial"/>
                <w:b/>
                <w:bCs/>
                <w:sz w:val="16"/>
                <w:szCs w:val="14"/>
              </w:rPr>
              <w:lastRenderedPageBreak/>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1D3AD6" w14:textId="77777777" w:rsidR="00A2743B" w:rsidRPr="00DB37A1" w:rsidRDefault="00A2743B"/>
        </w:tc>
      </w:tr>
      <w:tr w:rsidR="00B3499B" w:rsidRPr="00DB37A1" w14:paraId="32D9034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DEB184" w14:textId="77777777" w:rsidR="00B3499B" w:rsidRPr="00DB37A1" w:rsidRDefault="00B3499B" w:rsidP="007C00FA">
            <w:pPr>
              <w:rPr>
                <w:rFonts w:cs="Arial"/>
                <w:sz w:val="16"/>
                <w:szCs w:val="14"/>
              </w:rPr>
            </w:pPr>
            <w:r w:rsidRPr="00DB37A1">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4CF828" w14:textId="77777777" w:rsidR="00A2743B" w:rsidRPr="00DB37A1" w:rsidRDefault="00A2743B"/>
        </w:tc>
      </w:tr>
      <w:tr w:rsidR="00B3499B" w:rsidRPr="00DB37A1" w14:paraId="04F41D6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5E9D98" w14:textId="77777777" w:rsidR="00B3499B" w:rsidRPr="00DB37A1" w:rsidRDefault="00B3499B" w:rsidP="007C00FA">
            <w:pPr>
              <w:rPr>
                <w:rFonts w:cs="Arial"/>
                <w:b/>
                <w:bCs/>
                <w:sz w:val="16"/>
                <w:szCs w:val="14"/>
              </w:rPr>
            </w:pPr>
            <w:r w:rsidRPr="00DB37A1">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D0A6EA" w14:textId="77777777" w:rsidR="00A2743B" w:rsidRPr="00DB37A1" w:rsidRDefault="00A2743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1A0188E" w14:textId="77777777" w:rsidR="00B3499B" w:rsidRPr="00DB37A1" w:rsidRDefault="00B3499B" w:rsidP="007C00FA">
            <w:pPr>
              <w:ind w:left="139"/>
              <w:rPr>
                <w:rFonts w:cs="Arial"/>
                <w:b/>
                <w:bCs/>
                <w:sz w:val="16"/>
                <w:szCs w:val="14"/>
              </w:rPr>
            </w:pPr>
            <w:r w:rsidRPr="00DB37A1">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5DAC63F" w14:textId="77777777" w:rsidR="00A2743B" w:rsidRPr="00DB37A1" w:rsidRDefault="00A2743B"/>
        </w:tc>
      </w:tr>
      <w:tr w:rsidR="00B3499B" w:rsidRPr="00DB37A1" w14:paraId="5BBBAC5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17D873" w14:textId="77777777" w:rsidR="00B3499B" w:rsidRPr="00DB37A1" w:rsidRDefault="00B3499B" w:rsidP="007C00FA">
            <w:pPr>
              <w:rPr>
                <w:rFonts w:cs="Arial"/>
                <w:b/>
                <w:bCs/>
                <w:sz w:val="16"/>
                <w:szCs w:val="14"/>
              </w:rPr>
            </w:pPr>
            <w:r w:rsidRPr="00DB37A1">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D76ED2" w14:textId="77777777" w:rsidR="00A2743B" w:rsidRPr="00DB37A1" w:rsidRDefault="00A2743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0C34D3A" w14:textId="77777777" w:rsidR="00B3499B" w:rsidRPr="00DB37A1" w:rsidRDefault="00B3499B" w:rsidP="007C00FA">
            <w:pPr>
              <w:ind w:left="139"/>
              <w:rPr>
                <w:rFonts w:cs="Arial"/>
                <w:b/>
                <w:bCs/>
                <w:sz w:val="16"/>
                <w:szCs w:val="16"/>
              </w:rPr>
            </w:pPr>
            <w:r w:rsidRPr="00DB37A1">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F7662DD" w14:textId="77777777" w:rsidR="00A2743B" w:rsidRPr="00DB37A1" w:rsidRDefault="00A2743B"/>
        </w:tc>
      </w:tr>
      <w:tr w:rsidR="00B3499B" w:rsidRPr="00DB37A1" w14:paraId="21404CC0"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CFC57F" w14:textId="77777777" w:rsidR="00B3499B" w:rsidRPr="00DB37A1" w:rsidRDefault="00B3499B" w:rsidP="007C00FA">
            <w:pPr>
              <w:rPr>
                <w:rFonts w:eastAsiaTheme="minorHAnsi" w:cs="Arial"/>
                <w:b/>
                <w:bCs/>
                <w:sz w:val="16"/>
                <w:szCs w:val="14"/>
              </w:rPr>
            </w:pPr>
            <w:r w:rsidRPr="00DB37A1">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2D879F2" w14:textId="60CF5B79" w:rsidR="00A2743B" w:rsidRPr="00DB37A1" w:rsidRDefault="000C3C3D">
            <w:r w:rsidRPr="00DB37A1">
              <w:t>Common</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CB0678" w14:textId="77777777" w:rsidR="00B3499B" w:rsidRPr="00DB37A1" w:rsidRDefault="00B3499B" w:rsidP="007C00FA">
            <w:pPr>
              <w:rPr>
                <w:rFonts w:cs="Arial"/>
                <w:b/>
                <w:bCs/>
                <w:sz w:val="16"/>
                <w:szCs w:val="14"/>
              </w:rPr>
            </w:pPr>
            <w:r w:rsidRPr="00DB37A1">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C3DCFE" w14:textId="77777777" w:rsidR="00A2743B" w:rsidRPr="00DB37A1" w:rsidRDefault="00A2743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D01ED56" w14:textId="77777777" w:rsidR="00B3499B" w:rsidRPr="00DB37A1" w:rsidRDefault="00B3499B" w:rsidP="007C00FA">
            <w:pPr>
              <w:ind w:left="128"/>
              <w:rPr>
                <w:rFonts w:cs="Arial"/>
                <w:b/>
                <w:bCs/>
                <w:sz w:val="16"/>
                <w:szCs w:val="14"/>
              </w:rPr>
            </w:pPr>
            <w:r w:rsidRPr="00DB37A1">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DFB001D" w14:textId="77777777" w:rsidR="00B3499B" w:rsidRPr="00DB37A1" w:rsidRDefault="00B3499B" w:rsidP="007C00FA">
            <w:pPr>
              <w:ind w:left="141"/>
              <w:rPr>
                <w:rFonts w:cs="Arial"/>
                <w:color w:val="000000" w:themeColor="text1"/>
                <w:sz w:val="16"/>
                <w:szCs w:val="14"/>
              </w:rPr>
            </w:pPr>
            <w:r w:rsidRPr="00DB37A1">
              <w:rPr>
                <w:rFonts w:cs="Arial"/>
                <w:color w:val="000000" w:themeColor="text1"/>
                <w:sz w:val="16"/>
                <w:szCs w:val="14"/>
              </w:rPr>
              <w:t>In-Progress</w:t>
            </w:r>
          </w:p>
        </w:tc>
      </w:tr>
      <w:tr w:rsidR="00B3499B" w:rsidRPr="00DB37A1" w14:paraId="3676813D"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ACD311A" w14:textId="7DD0D1E5" w:rsidR="00B3499B" w:rsidRPr="00DB37A1" w:rsidRDefault="00BA62C5" w:rsidP="007C00FA">
            <w:pPr>
              <w:rPr>
                <w:rFonts w:cs="Arial"/>
                <w:bCs/>
                <w:color w:val="808080" w:themeColor="background1" w:themeShade="80"/>
                <w:sz w:val="16"/>
                <w:szCs w:val="14"/>
              </w:rPr>
            </w:pPr>
            <w:hyperlink r:id="rId52" w:history="1">
              <w:r w:rsidR="00B3499B" w:rsidRPr="00DB37A1">
                <w:rPr>
                  <w:rStyle w:val="Hyperlink"/>
                  <w:rFonts w:cs="Arial"/>
                  <w:bCs/>
                  <w:sz w:val="16"/>
                  <w:szCs w:val="14"/>
                </w:rPr>
                <w:t>Req. Template</w:t>
              </w:r>
            </w:hyperlink>
            <w:r w:rsidR="00B3499B" w:rsidRPr="00DB37A1">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CE173A1" w14:textId="6DDB3D5A" w:rsidR="00B3499B" w:rsidRPr="00DB37A1" w:rsidRDefault="00B3499B" w:rsidP="007C00FA">
            <w:pPr>
              <w:rPr>
                <w:rFonts w:cs="Arial"/>
                <w:bCs/>
                <w:color w:val="808080" w:themeColor="background1" w:themeShade="80"/>
                <w:sz w:val="16"/>
                <w:szCs w:val="14"/>
              </w:rPr>
            </w:pPr>
            <w:r w:rsidRPr="00DB37A1">
              <w:rPr>
                <w:rFonts w:cs="Arial"/>
                <w:bCs/>
                <w:color w:val="808080" w:themeColor="background1" w:themeShade="80"/>
                <w:sz w:val="16"/>
                <w:szCs w:val="14"/>
              </w:rPr>
              <w:fldChar w:fldCharType="begin"/>
            </w:r>
            <w:r w:rsidRPr="00DB37A1">
              <w:rPr>
                <w:rFonts w:cs="Arial"/>
                <w:bCs/>
                <w:color w:val="808080" w:themeColor="background1" w:themeShade="80"/>
                <w:sz w:val="16"/>
                <w:szCs w:val="14"/>
              </w:rPr>
              <w:instrText xml:space="preserve"> DOCPROPERTY  TemplateVersion  \* MERGEFORMAT </w:instrText>
            </w:r>
            <w:r w:rsidRPr="00DB37A1">
              <w:rPr>
                <w:rFonts w:cs="Arial"/>
                <w:bCs/>
                <w:color w:val="808080" w:themeColor="background1" w:themeShade="80"/>
                <w:sz w:val="16"/>
                <w:szCs w:val="14"/>
              </w:rPr>
              <w:fldChar w:fldCharType="separate"/>
            </w:r>
            <w:r w:rsidR="002F02E1">
              <w:rPr>
                <w:rFonts w:cs="Arial"/>
                <w:bCs/>
                <w:color w:val="808080" w:themeColor="background1" w:themeShade="80"/>
                <w:sz w:val="16"/>
                <w:szCs w:val="14"/>
              </w:rPr>
              <w:t>6</w:t>
            </w:r>
            <w:r w:rsidRPr="00DB37A1">
              <w:rPr>
                <w:rFonts w:cs="Arial"/>
                <w:bCs/>
                <w:color w:val="808080" w:themeColor="background1" w:themeShade="80"/>
                <w:sz w:val="16"/>
                <w:szCs w:val="14"/>
              </w:rPr>
              <w:fldChar w:fldCharType="end"/>
            </w:r>
            <w:r w:rsidRPr="00DB37A1">
              <w:rPr>
                <w:rFonts w:cs="Arial"/>
                <w:bCs/>
                <w:color w:val="808080" w:themeColor="background1" w:themeShade="80"/>
                <w:sz w:val="16"/>
                <w:szCs w:val="14"/>
              </w:rPr>
              <w:t>.</w:t>
            </w:r>
            <w:r w:rsidRPr="00DB37A1">
              <w:rPr>
                <w:rFonts w:cs="Arial"/>
                <w:bCs/>
                <w:color w:val="808080" w:themeColor="background1" w:themeShade="80"/>
                <w:sz w:val="16"/>
                <w:szCs w:val="14"/>
              </w:rPr>
              <w:fldChar w:fldCharType="begin"/>
            </w:r>
            <w:r w:rsidRPr="00DB37A1">
              <w:rPr>
                <w:rFonts w:cs="Arial"/>
                <w:bCs/>
                <w:color w:val="808080" w:themeColor="background1" w:themeShade="80"/>
                <w:sz w:val="16"/>
                <w:szCs w:val="14"/>
              </w:rPr>
              <w:instrText xml:space="preserve"> DOCPROPERTY  TemplateRevision  \* MERGEFORMAT </w:instrText>
            </w:r>
            <w:r w:rsidRPr="00DB37A1">
              <w:rPr>
                <w:rFonts w:cs="Arial"/>
                <w:bCs/>
                <w:color w:val="808080" w:themeColor="background1" w:themeShade="80"/>
                <w:sz w:val="16"/>
                <w:szCs w:val="14"/>
              </w:rPr>
              <w:fldChar w:fldCharType="separate"/>
            </w:r>
            <w:r w:rsidR="002F02E1">
              <w:rPr>
                <w:rFonts w:cs="Arial"/>
                <w:bCs/>
                <w:color w:val="808080" w:themeColor="background1" w:themeShade="80"/>
                <w:sz w:val="16"/>
                <w:szCs w:val="14"/>
              </w:rPr>
              <w:t>0</w:t>
            </w:r>
            <w:r w:rsidRPr="00DB37A1">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01DE8BE" w14:textId="77777777" w:rsidR="00B3499B" w:rsidRPr="00DB37A1" w:rsidRDefault="00B3499B" w:rsidP="007C00FA">
            <w:pPr>
              <w:jc w:val="right"/>
              <w:rPr>
                <w:rFonts w:cs="Arial"/>
                <w:bCs/>
                <w:color w:val="808080" w:themeColor="background1" w:themeShade="80"/>
                <w:sz w:val="16"/>
                <w:szCs w:val="14"/>
              </w:rPr>
            </w:pPr>
            <w:r w:rsidRPr="00DB37A1">
              <w:rPr>
                <w:rFonts w:cs="Arial"/>
                <w:bCs/>
                <w:color w:val="808080" w:themeColor="background1" w:themeShade="80"/>
                <w:sz w:val="16"/>
                <w:szCs w:val="14"/>
              </w:rPr>
              <w:t>End of Requirement</w:t>
            </w:r>
          </w:p>
        </w:tc>
      </w:tr>
    </w:tbl>
    <w:p w14:paraId="7B48CE2F" w14:textId="77777777" w:rsidR="006D5A3A" w:rsidRPr="00DB37A1" w:rsidRDefault="006D5A3A" w:rsidP="009A277F">
      <w:pPr>
        <w:rPr>
          <w:strike/>
        </w:rPr>
      </w:pPr>
    </w:p>
    <w:p w14:paraId="331AD6CA" w14:textId="77777777" w:rsidR="00E11189" w:rsidRPr="00DB37A1" w:rsidRDefault="00E11189" w:rsidP="00E11189">
      <w:pPr>
        <w:pStyle w:val="RERequirement"/>
        <w:shd w:val="clear" w:color="auto" w:fill="F2F2F2" w:themeFill="background1" w:themeFillShade="F2"/>
        <w:rPr>
          <w:strike/>
        </w:rPr>
      </w:pPr>
      <w:bookmarkStart w:id="150" w:name="_39e051d99a062c560ee14354e2bc912a"/>
      <w:r w:rsidRPr="00DB37A1">
        <w:rPr>
          <w:strike/>
        </w:rPr>
        <w:t>REQ-397772/A</w:t>
      </w:r>
      <w:bookmarkEnd w:id="150"/>
      <w:r w:rsidRPr="00DB37A1">
        <w:rPr>
          <w:strike/>
        </w:rPr>
        <w:t xml:space="preserve"> Inhibit AEIS for Eco Inhibit</w:t>
      </w:r>
    </w:p>
    <w:p w14:paraId="27AEC4A6" w14:textId="77777777" w:rsidR="00E11189" w:rsidRPr="00DB37A1" w:rsidRDefault="00E11189" w:rsidP="00E11189">
      <w:pPr>
        <w:rPr>
          <w:rFonts w:cs="Arial"/>
          <w:strike/>
        </w:rPr>
      </w:pPr>
      <w:r w:rsidRPr="00DB37A1">
        <w:rPr>
          <w:rFonts w:cs="Arial"/>
          <w:strike/>
        </w:rPr>
        <w:t>The Feature shall be inhibited when Eco Inhibit is active.</w:t>
      </w:r>
    </w:p>
    <w:p w14:paraId="76BACFCB" w14:textId="77777777" w:rsidR="00E11189" w:rsidRPr="00DB37A1" w:rsidRDefault="00E11189" w:rsidP="00E11189">
      <w:pPr>
        <w:rPr>
          <w:rFonts w:cs="Arial"/>
          <w:strike/>
        </w:rPr>
      </w:pPr>
      <w:r w:rsidRPr="00DB37A1">
        <w:rPr>
          <w:rFonts w:cs="Arial"/>
          <w:strike/>
        </w:rPr>
        <w:t>(see Eco Inhibit requirements for details)</w:t>
      </w:r>
    </w:p>
    <w:p w14:paraId="77C2A77D" w14:textId="77777777" w:rsidR="00E11189" w:rsidRPr="00DB37A1" w:rsidRDefault="00E11189" w:rsidP="00E11189">
      <w:pPr>
        <w:rPr>
          <w:rFonts w:cs="Arial"/>
          <w:strike/>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DB37A1" w14:paraId="7EA7C825"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A05349" w14:textId="77777777" w:rsidR="00B3499B" w:rsidRPr="00DB37A1" w:rsidRDefault="00B3499B" w:rsidP="007C00FA">
            <w:pPr>
              <w:rPr>
                <w:rFonts w:eastAsiaTheme="minorHAnsi" w:cs="Arial"/>
                <w:bCs/>
                <w:strike/>
                <w:color w:val="808080" w:themeColor="background1" w:themeShade="80"/>
                <w:sz w:val="16"/>
                <w:szCs w:val="14"/>
              </w:rPr>
            </w:pPr>
            <w:r w:rsidRPr="00DB37A1">
              <w:rPr>
                <w:rFonts w:cs="Arial"/>
                <w:bCs/>
                <w:strike/>
                <w:color w:val="808080" w:themeColor="background1" w:themeShade="80"/>
                <w:sz w:val="16"/>
                <w:szCs w:val="14"/>
              </w:rPr>
              <w:t>Requirement ID: REQ-397772/A</w:t>
            </w:r>
          </w:p>
        </w:tc>
      </w:tr>
      <w:tr w:rsidR="00B3499B" w:rsidRPr="00DB37A1" w14:paraId="2BD95D0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B62F3A" w14:textId="77777777" w:rsidR="00B3499B" w:rsidRPr="00DB37A1" w:rsidRDefault="00B3499B" w:rsidP="007C00FA">
            <w:pPr>
              <w:rPr>
                <w:rFonts w:eastAsiaTheme="minorHAnsi" w:cs="Arial"/>
                <w:b/>
                <w:bCs/>
                <w:strike/>
                <w:sz w:val="16"/>
                <w:szCs w:val="14"/>
              </w:rPr>
            </w:pPr>
            <w:r w:rsidRPr="00DB37A1">
              <w:rPr>
                <w:rFonts w:cs="Arial"/>
                <w:b/>
                <w:bCs/>
                <w:strike/>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3E85C8" w14:textId="77777777" w:rsidR="00B3499B" w:rsidRPr="00DB37A1" w:rsidRDefault="00B3499B" w:rsidP="007C00FA">
            <w:pPr>
              <w:rPr>
                <w:rFonts w:cs="Arial"/>
                <w:strike/>
                <w:color w:val="000000" w:themeColor="text1"/>
                <w:sz w:val="16"/>
                <w:szCs w:val="14"/>
              </w:rPr>
            </w:pPr>
            <w:r w:rsidRPr="00DB37A1">
              <w:rPr>
                <w:rFonts w:cs="Arial"/>
                <w:strike/>
                <w:color w:val="000000" w:themeColor="text1"/>
                <w:sz w:val="16"/>
                <w:szCs w:val="14"/>
              </w:rPr>
              <w:t xml:space="preserve">EcoInhibit disables various eco-related functions such as Stop/Start, SRC and AEIS.  </w:t>
            </w:r>
          </w:p>
          <w:p w14:paraId="2E9F2EF6" w14:textId="77777777" w:rsidR="00B3499B" w:rsidRPr="00DB37A1" w:rsidRDefault="00B3499B" w:rsidP="007C00FA">
            <w:pPr>
              <w:rPr>
                <w:rFonts w:cs="Arial"/>
                <w:strike/>
                <w:color w:val="000000" w:themeColor="text1"/>
                <w:sz w:val="16"/>
                <w:szCs w:val="14"/>
              </w:rPr>
            </w:pPr>
            <w:r w:rsidRPr="00DB37A1">
              <w:rPr>
                <w:rFonts w:cs="Arial"/>
                <w:strike/>
                <w:color w:val="000000" w:themeColor="text1"/>
                <w:sz w:val="16"/>
                <w:szCs w:val="14"/>
              </w:rPr>
              <w:t>Eco Inhibit is typically enabled on commercial vehicles, such as an ambulance, that require uninterrupted engine idle.</w:t>
            </w:r>
          </w:p>
        </w:tc>
      </w:tr>
      <w:tr w:rsidR="00B3499B" w:rsidRPr="00DB37A1" w14:paraId="450919D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CD277DC" w14:textId="77777777" w:rsidR="00B3499B" w:rsidRPr="00DB37A1" w:rsidRDefault="00B3499B" w:rsidP="007C00FA">
            <w:pPr>
              <w:rPr>
                <w:rFonts w:eastAsiaTheme="minorHAnsi" w:cs="Arial"/>
                <w:b/>
                <w:bCs/>
                <w:strike/>
                <w:sz w:val="16"/>
                <w:szCs w:val="14"/>
              </w:rPr>
            </w:pPr>
            <w:r w:rsidRPr="00DB37A1">
              <w:rPr>
                <w:rFonts w:cs="Arial"/>
                <w:b/>
                <w:bCs/>
                <w:strike/>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4D141B" w14:textId="77777777" w:rsidR="00A2743B" w:rsidRPr="00DB37A1" w:rsidRDefault="00A2743B">
            <w:pPr>
              <w:rPr>
                <w:strike/>
              </w:rPr>
            </w:pPr>
          </w:p>
        </w:tc>
      </w:tr>
      <w:tr w:rsidR="00B3499B" w:rsidRPr="00DB37A1" w14:paraId="3BD0A10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311245" w14:textId="77777777" w:rsidR="00B3499B" w:rsidRPr="00DB37A1" w:rsidRDefault="00B3499B" w:rsidP="007C00FA">
            <w:pPr>
              <w:rPr>
                <w:rFonts w:cs="Arial"/>
                <w:strike/>
                <w:sz w:val="16"/>
                <w:szCs w:val="14"/>
              </w:rPr>
            </w:pPr>
            <w:r w:rsidRPr="00DB37A1">
              <w:rPr>
                <w:rFonts w:cs="Arial"/>
                <w:b/>
                <w:bCs/>
                <w:strike/>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968748" w14:textId="77777777" w:rsidR="00A2743B" w:rsidRPr="00DB37A1" w:rsidRDefault="00A2743B">
            <w:pPr>
              <w:rPr>
                <w:strike/>
              </w:rPr>
            </w:pPr>
          </w:p>
        </w:tc>
      </w:tr>
      <w:tr w:rsidR="00B3499B" w:rsidRPr="00DB37A1" w14:paraId="14169E7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BF965D" w14:textId="77777777" w:rsidR="00B3499B" w:rsidRPr="00DB37A1" w:rsidRDefault="00B3499B" w:rsidP="007C00FA">
            <w:pPr>
              <w:rPr>
                <w:rFonts w:cs="Arial"/>
                <w:b/>
                <w:bCs/>
                <w:strike/>
                <w:sz w:val="16"/>
                <w:szCs w:val="14"/>
              </w:rPr>
            </w:pPr>
            <w:r w:rsidRPr="00DB37A1">
              <w:rPr>
                <w:rFonts w:cs="Arial"/>
                <w:b/>
                <w:bCs/>
                <w:strike/>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F8466D" w14:textId="77777777" w:rsidR="00A2743B" w:rsidRPr="00DB37A1" w:rsidRDefault="00A2743B">
            <w:pPr>
              <w:rPr>
                <w:strike/>
              </w:rPr>
            </w:pP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4B298DD" w14:textId="77777777" w:rsidR="00B3499B" w:rsidRPr="00DB37A1" w:rsidRDefault="00B3499B" w:rsidP="007C00FA">
            <w:pPr>
              <w:ind w:left="139"/>
              <w:rPr>
                <w:rFonts w:cs="Arial"/>
                <w:b/>
                <w:bCs/>
                <w:strike/>
                <w:sz w:val="16"/>
                <w:szCs w:val="14"/>
              </w:rPr>
            </w:pPr>
            <w:r w:rsidRPr="00DB37A1">
              <w:rPr>
                <w:rFonts w:cs="Arial"/>
                <w:b/>
                <w:bCs/>
                <w:strike/>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29F4B3F" w14:textId="77777777" w:rsidR="00A2743B" w:rsidRPr="00DB37A1" w:rsidRDefault="00A2743B">
            <w:pPr>
              <w:rPr>
                <w:strike/>
              </w:rPr>
            </w:pPr>
          </w:p>
        </w:tc>
      </w:tr>
      <w:tr w:rsidR="00B3499B" w:rsidRPr="00DB37A1" w14:paraId="3073532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CAB26B" w14:textId="77777777" w:rsidR="00B3499B" w:rsidRPr="00DB37A1" w:rsidRDefault="00B3499B" w:rsidP="007C00FA">
            <w:pPr>
              <w:rPr>
                <w:rFonts w:cs="Arial"/>
                <w:b/>
                <w:bCs/>
                <w:strike/>
                <w:sz w:val="16"/>
                <w:szCs w:val="14"/>
              </w:rPr>
            </w:pPr>
            <w:r w:rsidRPr="00DB37A1">
              <w:rPr>
                <w:rFonts w:cs="Arial"/>
                <w:b/>
                <w:bCs/>
                <w:strike/>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2B95A0" w14:textId="77777777" w:rsidR="00A2743B" w:rsidRPr="00DB37A1" w:rsidRDefault="00A2743B">
            <w:pPr>
              <w:rPr>
                <w:strike/>
              </w:rPr>
            </w:pP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4180467" w14:textId="77777777" w:rsidR="00B3499B" w:rsidRPr="00DB37A1" w:rsidRDefault="00B3499B" w:rsidP="007C00FA">
            <w:pPr>
              <w:ind w:left="139"/>
              <w:rPr>
                <w:rFonts w:cs="Arial"/>
                <w:b/>
                <w:bCs/>
                <w:strike/>
                <w:sz w:val="16"/>
                <w:szCs w:val="16"/>
              </w:rPr>
            </w:pPr>
            <w:r w:rsidRPr="00DB37A1">
              <w:rPr>
                <w:rFonts w:cs="Arial"/>
                <w:b/>
                <w:bCs/>
                <w:strike/>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86D9ED6" w14:textId="77777777" w:rsidR="00A2743B" w:rsidRPr="00DB37A1" w:rsidRDefault="00A2743B">
            <w:pPr>
              <w:rPr>
                <w:strike/>
              </w:rPr>
            </w:pPr>
          </w:p>
        </w:tc>
      </w:tr>
      <w:tr w:rsidR="00B3499B" w:rsidRPr="00DB37A1" w14:paraId="395C0904"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49F016" w14:textId="77777777" w:rsidR="00B3499B" w:rsidRPr="00DB37A1" w:rsidRDefault="00B3499B" w:rsidP="007C00FA">
            <w:pPr>
              <w:rPr>
                <w:rFonts w:eastAsiaTheme="minorHAnsi" w:cs="Arial"/>
                <w:b/>
                <w:bCs/>
                <w:strike/>
                <w:sz w:val="16"/>
                <w:szCs w:val="14"/>
              </w:rPr>
            </w:pPr>
            <w:r w:rsidRPr="00DB37A1">
              <w:rPr>
                <w:rFonts w:cs="Arial"/>
                <w:b/>
                <w:bCs/>
                <w:strike/>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68C4B91" w14:textId="77777777" w:rsidR="00A2743B" w:rsidRPr="00DB37A1" w:rsidRDefault="00A2743B">
            <w:pPr>
              <w:rPr>
                <w:strike/>
              </w:rPr>
            </w:pP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3BCFC4" w14:textId="77777777" w:rsidR="00B3499B" w:rsidRPr="00DB37A1" w:rsidRDefault="00B3499B" w:rsidP="007C00FA">
            <w:pPr>
              <w:rPr>
                <w:rFonts w:cs="Arial"/>
                <w:b/>
                <w:bCs/>
                <w:strike/>
                <w:sz w:val="16"/>
                <w:szCs w:val="14"/>
              </w:rPr>
            </w:pPr>
            <w:r w:rsidRPr="00DB37A1">
              <w:rPr>
                <w:rFonts w:cs="Arial"/>
                <w:b/>
                <w:bCs/>
                <w:strike/>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9E8718" w14:textId="77777777" w:rsidR="00A2743B" w:rsidRPr="00DB37A1" w:rsidRDefault="00A2743B">
            <w:pPr>
              <w:rPr>
                <w:strike/>
              </w:rPr>
            </w:pP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0B164FC" w14:textId="77777777" w:rsidR="00B3499B" w:rsidRPr="00DB37A1" w:rsidRDefault="00B3499B" w:rsidP="007C00FA">
            <w:pPr>
              <w:ind w:left="128"/>
              <w:rPr>
                <w:rFonts w:cs="Arial"/>
                <w:b/>
                <w:bCs/>
                <w:strike/>
                <w:sz w:val="16"/>
                <w:szCs w:val="14"/>
              </w:rPr>
            </w:pPr>
            <w:r w:rsidRPr="00DB37A1">
              <w:rPr>
                <w:rFonts w:cs="Arial"/>
                <w:b/>
                <w:bCs/>
                <w:strike/>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07BD30A" w14:textId="77777777" w:rsidR="00B3499B" w:rsidRPr="00DB37A1" w:rsidRDefault="00B3499B" w:rsidP="007C00FA">
            <w:pPr>
              <w:ind w:left="141"/>
              <w:rPr>
                <w:rFonts w:cs="Arial"/>
                <w:strike/>
                <w:color w:val="000000" w:themeColor="text1"/>
                <w:sz w:val="16"/>
                <w:szCs w:val="14"/>
              </w:rPr>
            </w:pPr>
            <w:r w:rsidRPr="00DB37A1">
              <w:rPr>
                <w:rFonts w:cs="Arial"/>
                <w:strike/>
                <w:color w:val="000000" w:themeColor="text1"/>
                <w:sz w:val="16"/>
                <w:szCs w:val="14"/>
              </w:rPr>
              <w:t>In-Progress</w:t>
            </w:r>
          </w:p>
        </w:tc>
      </w:tr>
      <w:tr w:rsidR="00B3499B" w:rsidRPr="00DB37A1" w14:paraId="0FE1488D"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AD2A4E3" w14:textId="0ECD8BAD" w:rsidR="00B3499B" w:rsidRPr="00DB37A1" w:rsidRDefault="00BA62C5" w:rsidP="007C00FA">
            <w:pPr>
              <w:rPr>
                <w:rFonts w:cs="Arial"/>
                <w:bCs/>
                <w:strike/>
                <w:color w:val="808080" w:themeColor="background1" w:themeShade="80"/>
                <w:sz w:val="16"/>
                <w:szCs w:val="14"/>
              </w:rPr>
            </w:pPr>
            <w:hyperlink r:id="rId53" w:history="1">
              <w:r w:rsidR="00B3499B" w:rsidRPr="00DB37A1">
                <w:rPr>
                  <w:rStyle w:val="Hyperlink"/>
                  <w:rFonts w:cs="Arial"/>
                  <w:bCs/>
                  <w:strike/>
                  <w:sz w:val="16"/>
                  <w:szCs w:val="14"/>
                </w:rPr>
                <w:t>Req. Template</w:t>
              </w:r>
            </w:hyperlink>
            <w:r w:rsidR="00B3499B" w:rsidRPr="00DB37A1">
              <w:rPr>
                <w:rFonts w:cs="Arial"/>
                <w:bCs/>
                <w:strike/>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E0C686A" w14:textId="271E2687" w:rsidR="00B3499B" w:rsidRPr="00DB37A1" w:rsidRDefault="00B3499B" w:rsidP="007C00FA">
            <w:pPr>
              <w:rPr>
                <w:rFonts w:cs="Arial"/>
                <w:bCs/>
                <w:strike/>
                <w:color w:val="808080" w:themeColor="background1" w:themeShade="80"/>
                <w:sz w:val="16"/>
                <w:szCs w:val="14"/>
              </w:rPr>
            </w:pPr>
            <w:r w:rsidRPr="00DB37A1">
              <w:rPr>
                <w:rFonts w:cs="Arial"/>
                <w:bCs/>
                <w:strike/>
                <w:color w:val="808080" w:themeColor="background1" w:themeShade="80"/>
                <w:sz w:val="16"/>
                <w:szCs w:val="14"/>
              </w:rPr>
              <w:fldChar w:fldCharType="begin"/>
            </w:r>
            <w:r w:rsidRPr="00DB37A1">
              <w:rPr>
                <w:rFonts w:cs="Arial"/>
                <w:bCs/>
                <w:strike/>
                <w:color w:val="808080" w:themeColor="background1" w:themeShade="80"/>
                <w:sz w:val="16"/>
                <w:szCs w:val="14"/>
              </w:rPr>
              <w:instrText xml:space="preserve"> DOCPROPERTY  TemplateVersion  \* MERGEFORMAT </w:instrText>
            </w:r>
            <w:r w:rsidRPr="00DB37A1">
              <w:rPr>
                <w:rFonts w:cs="Arial"/>
                <w:bCs/>
                <w:strike/>
                <w:color w:val="808080" w:themeColor="background1" w:themeShade="80"/>
                <w:sz w:val="16"/>
                <w:szCs w:val="14"/>
              </w:rPr>
              <w:fldChar w:fldCharType="separate"/>
            </w:r>
            <w:r w:rsidR="002F02E1">
              <w:rPr>
                <w:rFonts w:cs="Arial"/>
                <w:bCs/>
                <w:strike/>
                <w:color w:val="808080" w:themeColor="background1" w:themeShade="80"/>
                <w:sz w:val="16"/>
                <w:szCs w:val="14"/>
              </w:rPr>
              <w:t>6</w:t>
            </w:r>
            <w:r w:rsidRPr="00DB37A1">
              <w:rPr>
                <w:rFonts w:cs="Arial"/>
                <w:bCs/>
                <w:strike/>
                <w:color w:val="808080" w:themeColor="background1" w:themeShade="80"/>
                <w:sz w:val="16"/>
                <w:szCs w:val="14"/>
              </w:rPr>
              <w:fldChar w:fldCharType="end"/>
            </w:r>
            <w:r w:rsidRPr="00DB37A1">
              <w:rPr>
                <w:rFonts w:cs="Arial"/>
                <w:bCs/>
                <w:strike/>
                <w:color w:val="808080" w:themeColor="background1" w:themeShade="80"/>
                <w:sz w:val="16"/>
                <w:szCs w:val="14"/>
              </w:rPr>
              <w:t>.</w:t>
            </w:r>
            <w:r w:rsidRPr="00DB37A1">
              <w:rPr>
                <w:rFonts w:cs="Arial"/>
                <w:bCs/>
                <w:strike/>
                <w:color w:val="808080" w:themeColor="background1" w:themeShade="80"/>
                <w:sz w:val="16"/>
                <w:szCs w:val="14"/>
              </w:rPr>
              <w:fldChar w:fldCharType="begin"/>
            </w:r>
            <w:r w:rsidRPr="00DB37A1">
              <w:rPr>
                <w:rFonts w:cs="Arial"/>
                <w:bCs/>
                <w:strike/>
                <w:color w:val="808080" w:themeColor="background1" w:themeShade="80"/>
                <w:sz w:val="16"/>
                <w:szCs w:val="14"/>
              </w:rPr>
              <w:instrText xml:space="preserve"> DOCPROPERTY  TemplateRevision  \* MERGEFORMAT </w:instrText>
            </w:r>
            <w:r w:rsidRPr="00DB37A1">
              <w:rPr>
                <w:rFonts w:cs="Arial"/>
                <w:bCs/>
                <w:strike/>
                <w:color w:val="808080" w:themeColor="background1" w:themeShade="80"/>
                <w:sz w:val="16"/>
                <w:szCs w:val="14"/>
              </w:rPr>
              <w:fldChar w:fldCharType="separate"/>
            </w:r>
            <w:r w:rsidR="002F02E1">
              <w:rPr>
                <w:rFonts w:cs="Arial"/>
                <w:bCs/>
                <w:strike/>
                <w:color w:val="808080" w:themeColor="background1" w:themeShade="80"/>
                <w:sz w:val="16"/>
                <w:szCs w:val="14"/>
              </w:rPr>
              <w:t>0</w:t>
            </w:r>
            <w:r w:rsidRPr="00DB37A1">
              <w:rPr>
                <w:rFonts w:cs="Arial"/>
                <w:bCs/>
                <w:strike/>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D0E7D14" w14:textId="77777777" w:rsidR="00B3499B" w:rsidRPr="00DB37A1" w:rsidRDefault="00B3499B" w:rsidP="007C00FA">
            <w:pPr>
              <w:jc w:val="right"/>
              <w:rPr>
                <w:rFonts w:cs="Arial"/>
                <w:bCs/>
                <w:strike/>
                <w:color w:val="808080" w:themeColor="background1" w:themeShade="80"/>
                <w:sz w:val="16"/>
                <w:szCs w:val="14"/>
              </w:rPr>
            </w:pPr>
            <w:r w:rsidRPr="00DB37A1">
              <w:rPr>
                <w:rFonts w:cs="Arial"/>
                <w:bCs/>
                <w:strike/>
                <w:color w:val="808080" w:themeColor="background1" w:themeShade="80"/>
                <w:sz w:val="16"/>
                <w:szCs w:val="14"/>
              </w:rPr>
              <w:t>End of Requirement</w:t>
            </w:r>
          </w:p>
        </w:tc>
      </w:tr>
    </w:tbl>
    <w:p w14:paraId="50A90C5C" w14:textId="77777777" w:rsidR="006D5A3A" w:rsidRPr="00DB37A1" w:rsidRDefault="006D5A3A" w:rsidP="009A277F"/>
    <w:p w14:paraId="004BF5AD" w14:textId="260CF850" w:rsidR="00E11189" w:rsidRPr="00DB37A1" w:rsidRDefault="00E11189" w:rsidP="00E11189">
      <w:pPr>
        <w:pStyle w:val="RERequirement"/>
        <w:shd w:val="clear" w:color="auto" w:fill="F2F2F2" w:themeFill="background1" w:themeFillShade="F2"/>
      </w:pPr>
      <w:bookmarkStart w:id="151" w:name="_3d24f2aa55f1f90f6930018ee7b28bf5"/>
      <w:r w:rsidRPr="00DB37A1">
        <w:t>REQ-397773/A</w:t>
      </w:r>
      <w:bookmarkEnd w:id="151"/>
      <w:r w:rsidRPr="00DB37A1">
        <w:t xml:space="preserve"> Inhibit AEIS for </w:t>
      </w:r>
      <w:r w:rsidR="00C12448" w:rsidRPr="00DB37A1">
        <w:t>Pro Power Onboard</w:t>
      </w:r>
    </w:p>
    <w:p w14:paraId="7D1C8F90" w14:textId="551BA482" w:rsidR="00E11189" w:rsidRPr="00DB37A1" w:rsidRDefault="00E11189" w:rsidP="00E11189">
      <w:pPr>
        <w:rPr>
          <w:rFonts w:cs="Arial"/>
        </w:rPr>
      </w:pPr>
      <w:r w:rsidRPr="00DB37A1">
        <w:rPr>
          <w:rFonts w:cs="Arial"/>
        </w:rPr>
        <w:t xml:space="preserve">The Feature shall be inhibited when the </w:t>
      </w:r>
      <w:r w:rsidR="008963F1" w:rsidRPr="00DB37A1">
        <w:rPr>
          <w:rFonts w:cs="Arial"/>
        </w:rPr>
        <w:t xml:space="preserve">user requests </w:t>
      </w:r>
      <w:r w:rsidR="00DB37A1" w:rsidRPr="00DB37A1">
        <w:rPr>
          <w:rFonts w:cs="Arial"/>
        </w:rPr>
        <w:t xml:space="preserve">extended vehicle idling while the </w:t>
      </w:r>
      <w:r w:rsidR="00C12448" w:rsidRPr="00DB37A1">
        <w:rPr>
          <w:rFonts w:cs="Arial"/>
        </w:rPr>
        <w:t>Pro Power Onboard</w:t>
      </w:r>
      <w:r w:rsidRPr="00DB37A1">
        <w:rPr>
          <w:rFonts w:cs="Arial"/>
        </w:rPr>
        <w:t xml:space="preserve"> (</w:t>
      </w:r>
      <w:r w:rsidR="00C12448" w:rsidRPr="00DB37A1">
        <w:rPr>
          <w:rFonts w:cs="Arial"/>
        </w:rPr>
        <w:t>PPO</w:t>
      </w:r>
      <w:r w:rsidRPr="00DB37A1">
        <w:rPr>
          <w:rFonts w:cs="Arial"/>
        </w:rPr>
        <w:t xml:space="preserve">) feature is </w:t>
      </w:r>
      <w:r w:rsidR="00C12448" w:rsidRPr="00DB37A1">
        <w:rPr>
          <w:rFonts w:cs="Arial"/>
        </w:rPr>
        <w:t>active</w:t>
      </w:r>
      <w:r w:rsidR="008963F1" w:rsidRPr="00DB37A1">
        <w:rPr>
          <w:rFonts w:cs="Arial"/>
        </w:rPr>
        <w:t>.</w:t>
      </w:r>
    </w:p>
    <w:p w14:paraId="4BBC7D7A" w14:textId="77777777" w:rsidR="00E11189" w:rsidRPr="00DB37A1"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DB37A1" w14:paraId="75B2C134"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926846B" w14:textId="77777777" w:rsidR="00B3499B" w:rsidRPr="00DB37A1" w:rsidRDefault="00B3499B" w:rsidP="007C00FA">
            <w:pPr>
              <w:rPr>
                <w:rFonts w:eastAsiaTheme="minorHAnsi" w:cs="Arial"/>
                <w:bCs/>
                <w:color w:val="808080" w:themeColor="background1" w:themeShade="80"/>
                <w:sz w:val="16"/>
                <w:szCs w:val="14"/>
              </w:rPr>
            </w:pPr>
            <w:r w:rsidRPr="00DB37A1">
              <w:rPr>
                <w:rFonts w:cs="Arial"/>
                <w:bCs/>
                <w:color w:val="808080" w:themeColor="background1" w:themeShade="80"/>
                <w:sz w:val="16"/>
                <w:szCs w:val="14"/>
              </w:rPr>
              <w:t>Requirement ID: REQ-397773/A</w:t>
            </w:r>
          </w:p>
        </w:tc>
      </w:tr>
      <w:tr w:rsidR="00B3499B" w:rsidRPr="00DB37A1" w14:paraId="6D6DCA4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AADAE7" w14:textId="77777777" w:rsidR="00B3499B" w:rsidRPr="00DB37A1" w:rsidRDefault="00B3499B" w:rsidP="007C00FA">
            <w:pPr>
              <w:rPr>
                <w:rFonts w:eastAsiaTheme="minorHAnsi" w:cs="Arial"/>
                <w:b/>
                <w:bCs/>
                <w:sz w:val="16"/>
                <w:szCs w:val="14"/>
              </w:rPr>
            </w:pPr>
            <w:r w:rsidRPr="00DB37A1">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9CC93A" w14:textId="77777777" w:rsidR="00B3499B" w:rsidRPr="00DB37A1" w:rsidRDefault="00B3499B" w:rsidP="007C00FA">
            <w:pPr>
              <w:rPr>
                <w:rFonts w:cs="Arial"/>
                <w:color w:val="000000" w:themeColor="text1"/>
                <w:sz w:val="16"/>
                <w:szCs w:val="14"/>
              </w:rPr>
            </w:pPr>
            <w:r w:rsidRPr="00DB37A1">
              <w:rPr>
                <w:rFonts w:cs="Arial"/>
                <w:color w:val="000000" w:themeColor="text1"/>
                <w:sz w:val="16"/>
                <w:szCs w:val="14"/>
              </w:rPr>
              <w:t xml:space="preserve">High power mode may be used for long periods of time when the vehicle is parked.  It is undesirable for AEIS to interrupt PttB by shutting down the vehicle after 30 minutes.  </w:t>
            </w:r>
          </w:p>
          <w:p w14:paraId="27E092D5" w14:textId="77777777" w:rsidR="00B3499B" w:rsidRPr="00DB37A1" w:rsidRDefault="00B3499B" w:rsidP="007C00FA">
            <w:pPr>
              <w:rPr>
                <w:rFonts w:cs="Arial"/>
                <w:color w:val="000000" w:themeColor="text1"/>
                <w:sz w:val="16"/>
                <w:szCs w:val="14"/>
              </w:rPr>
            </w:pPr>
            <w:r w:rsidRPr="00DB37A1">
              <w:rPr>
                <w:rFonts w:cs="Arial"/>
                <w:color w:val="000000" w:themeColor="text1"/>
                <w:sz w:val="16"/>
                <w:szCs w:val="14"/>
              </w:rPr>
              <w:t>This is a convenience feature. The customer must push a button to enable “High Power Mode”, which inhibits AEIS and provides uninterrupted use of PttB.</w:t>
            </w:r>
          </w:p>
        </w:tc>
      </w:tr>
      <w:tr w:rsidR="00B3499B" w:rsidRPr="00DB37A1" w14:paraId="54B15A4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F5B18E" w14:textId="77777777" w:rsidR="00B3499B" w:rsidRPr="00DB37A1" w:rsidRDefault="00B3499B" w:rsidP="007C00FA">
            <w:pPr>
              <w:rPr>
                <w:rFonts w:eastAsiaTheme="minorHAnsi" w:cs="Arial"/>
                <w:b/>
                <w:bCs/>
                <w:sz w:val="16"/>
                <w:szCs w:val="14"/>
              </w:rPr>
            </w:pPr>
            <w:r w:rsidRPr="00DB37A1">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A94B10" w14:textId="77777777" w:rsidR="00A2743B" w:rsidRPr="00DB37A1" w:rsidRDefault="00A2743B"/>
        </w:tc>
      </w:tr>
      <w:tr w:rsidR="00B3499B" w:rsidRPr="00DB37A1" w14:paraId="20A83A8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E27D10" w14:textId="77777777" w:rsidR="00B3499B" w:rsidRPr="00DB37A1" w:rsidRDefault="00B3499B" w:rsidP="007C00FA">
            <w:pPr>
              <w:rPr>
                <w:rFonts w:cs="Arial"/>
                <w:sz w:val="16"/>
                <w:szCs w:val="14"/>
              </w:rPr>
            </w:pPr>
            <w:r w:rsidRPr="00DB37A1">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E4AC06" w14:textId="77777777" w:rsidR="00A2743B" w:rsidRPr="00DB37A1" w:rsidRDefault="00A2743B"/>
        </w:tc>
      </w:tr>
      <w:tr w:rsidR="00B3499B" w:rsidRPr="00DB37A1" w14:paraId="7BE1414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D9E012" w14:textId="77777777" w:rsidR="00B3499B" w:rsidRPr="00DB37A1" w:rsidRDefault="00B3499B" w:rsidP="007C00FA">
            <w:pPr>
              <w:rPr>
                <w:rFonts w:cs="Arial"/>
                <w:b/>
                <w:bCs/>
                <w:sz w:val="16"/>
                <w:szCs w:val="14"/>
              </w:rPr>
            </w:pPr>
            <w:r w:rsidRPr="00DB37A1">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7617FC" w14:textId="77777777" w:rsidR="00A2743B" w:rsidRPr="00DB37A1" w:rsidRDefault="00A2743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A830BB7" w14:textId="77777777" w:rsidR="00B3499B" w:rsidRPr="00DB37A1" w:rsidRDefault="00B3499B" w:rsidP="007C00FA">
            <w:pPr>
              <w:ind w:left="139"/>
              <w:rPr>
                <w:rFonts w:cs="Arial"/>
                <w:b/>
                <w:bCs/>
                <w:sz w:val="16"/>
                <w:szCs w:val="14"/>
              </w:rPr>
            </w:pPr>
            <w:r w:rsidRPr="00DB37A1">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0655E58" w14:textId="77777777" w:rsidR="00A2743B" w:rsidRPr="00DB37A1" w:rsidRDefault="00A2743B"/>
        </w:tc>
      </w:tr>
      <w:tr w:rsidR="00B3499B" w:rsidRPr="00DB37A1" w14:paraId="620830C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91ABBE" w14:textId="77777777" w:rsidR="00B3499B" w:rsidRPr="00DB37A1" w:rsidRDefault="00B3499B" w:rsidP="007C00FA">
            <w:pPr>
              <w:rPr>
                <w:rFonts w:cs="Arial"/>
                <w:b/>
                <w:bCs/>
                <w:sz w:val="16"/>
                <w:szCs w:val="14"/>
              </w:rPr>
            </w:pPr>
            <w:r w:rsidRPr="00DB37A1">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764A00" w14:textId="77777777" w:rsidR="00A2743B" w:rsidRPr="00DB37A1" w:rsidRDefault="00A2743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B01C1C2" w14:textId="77777777" w:rsidR="00B3499B" w:rsidRPr="00DB37A1" w:rsidRDefault="00B3499B" w:rsidP="007C00FA">
            <w:pPr>
              <w:ind w:left="139"/>
              <w:rPr>
                <w:rFonts w:cs="Arial"/>
                <w:b/>
                <w:bCs/>
                <w:sz w:val="16"/>
                <w:szCs w:val="16"/>
              </w:rPr>
            </w:pPr>
            <w:r w:rsidRPr="00DB37A1">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D730EB6" w14:textId="77777777" w:rsidR="00A2743B" w:rsidRPr="00DB37A1" w:rsidRDefault="00A2743B"/>
        </w:tc>
      </w:tr>
      <w:tr w:rsidR="00B3499B" w:rsidRPr="00DB37A1" w14:paraId="698999CF"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447299" w14:textId="77777777" w:rsidR="00B3499B" w:rsidRPr="00DB37A1" w:rsidRDefault="00B3499B" w:rsidP="007C00FA">
            <w:pPr>
              <w:rPr>
                <w:rFonts w:eastAsiaTheme="minorHAnsi" w:cs="Arial"/>
                <w:b/>
                <w:bCs/>
                <w:sz w:val="16"/>
                <w:szCs w:val="14"/>
              </w:rPr>
            </w:pPr>
            <w:r w:rsidRPr="00DB37A1">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FED40C8" w14:textId="34B09BAE" w:rsidR="00A2743B" w:rsidRPr="00DB37A1" w:rsidRDefault="008963F1">
            <w:r w:rsidRPr="00DB37A1">
              <w:t>Common</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DB1365" w14:textId="77777777" w:rsidR="00B3499B" w:rsidRPr="00DB37A1" w:rsidRDefault="00B3499B" w:rsidP="007C00FA">
            <w:pPr>
              <w:rPr>
                <w:rFonts w:cs="Arial"/>
                <w:b/>
                <w:bCs/>
                <w:sz w:val="16"/>
                <w:szCs w:val="14"/>
              </w:rPr>
            </w:pPr>
            <w:r w:rsidRPr="00DB37A1">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83E241" w14:textId="77777777" w:rsidR="00A2743B" w:rsidRPr="00DB37A1" w:rsidRDefault="00A2743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48BCC48" w14:textId="77777777" w:rsidR="00B3499B" w:rsidRPr="00DB37A1" w:rsidRDefault="00B3499B" w:rsidP="007C00FA">
            <w:pPr>
              <w:ind w:left="128"/>
              <w:rPr>
                <w:rFonts w:cs="Arial"/>
                <w:b/>
                <w:bCs/>
                <w:sz w:val="16"/>
                <w:szCs w:val="14"/>
              </w:rPr>
            </w:pPr>
            <w:r w:rsidRPr="00DB37A1">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2289285" w14:textId="77777777" w:rsidR="00B3499B" w:rsidRPr="00DB37A1" w:rsidRDefault="00B3499B" w:rsidP="007C00FA">
            <w:pPr>
              <w:ind w:left="141"/>
              <w:rPr>
                <w:rFonts w:cs="Arial"/>
                <w:color w:val="000000" w:themeColor="text1"/>
                <w:sz w:val="16"/>
                <w:szCs w:val="14"/>
              </w:rPr>
            </w:pPr>
            <w:r w:rsidRPr="00DB37A1">
              <w:rPr>
                <w:rFonts w:cs="Arial"/>
                <w:color w:val="000000" w:themeColor="text1"/>
                <w:sz w:val="16"/>
                <w:szCs w:val="14"/>
              </w:rPr>
              <w:t>In-Progress</w:t>
            </w:r>
          </w:p>
        </w:tc>
      </w:tr>
      <w:tr w:rsidR="00B3499B" w:rsidRPr="00DB37A1" w14:paraId="1C5F504E"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EDE7B75" w14:textId="4AB8D10C" w:rsidR="00B3499B" w:rsidRPr="00DB37A1" w:rsidRDefault="00BA62C5" w:rsidP="007C00FA">
            <w:pPr>
              <w:rPr>
                <w:rFonts w:cs="Arial"/>
                <w:bCs/>
                <w:color w:val="808080" w:themeColor="background1" w:themeShade="80"/>
                <w:sz w:val="16"/>
                <w:szCs w:val="14"/>
              </w:rPr>
            </w:pPr>
            <w:hyperlink r:id="rId54" w:history="1">
              <w:r w:rsidR="00B3499B" w:rsidRPr="00DB37A1">
                <w:rPr>
                  <w:rStyle w:val="Hyperlink"/>
                  <w:rFonts w:cs="Arial"/>
                  <w:bCs/>
                  <w:sz w:val="16"/>
                  <w:szCs w:val="14"/>
                </w:rPr>
                <w:t>Req. Template</w:t>
              </w:r>
            </w:hyperlink>
            <w:r w:rsidR="00B3499B" w:rsidRPr="00DB37A1">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8331F82" w14:textId="58463D62" w:rsidR="00B3499B" w:rsidRPr="00DB37A1" w:rsidRDefault="00B3499B" w:rsidP="007C00FA">
            <w:pPr>
              <w:rPr>
                <w:rFonts w:cs="Arial"/>
                <w:bCs/>
                <w:color w:val="808080" w:themeColor="background1" w:themeShade="80"/>
                <w:sz w:val="16"/>
                <w:szCs w:val="14"/>
              </w:rPr>
            </w:pPr>
            <w:r w:rsidRPr="00DB37A1">
              <w:rPr>
                <w:rFonts w:cs="Arial"/>
                <w:bCs/>
                <w:color w:val="808080" w:themeColor="background1" w:themeShade="80"/>
                <w:sz w:val="16"/>
                <w:szCs w:val="14"/>
              </w:rPr>
              <w:fldChar w:fldCharType="begin"/>
            </w:r>
            <w:r w:rsidRPr="00DB37A1">
              <w:rPr>
                <w:rFonts w:cs="Arial"/>
                <w:bCs/>
                <w:color w:val="808080" w:themeColor="background1" w:themeShade="80"/>
                <w:sz w:val="16"/>
                <w:szCs w:val="14"/>
              </w:rPr>
              <w:instrText xml:space="preserve"> DOCPROPERTY  TemplateVersion  \* MERGEFORMAT </w:instrText>
            </w:r>
            <w:r w:rsidRPr="00DB37A1">
              <w:rPr>
                <w:rFonts w:cs="Arial"/>
                <w:bCs/>
                <w:color w:val="808080" w:themeColor="background1" w:themeShade="80"/>
                <w:sz w:val="16"/>
                <w:szCs w:val="14"/>
              </w:rPr>
              <w:fldChar w:fldCharType="separate"/>
            </w:r>
            <w:r w:rsidR="002F02E1">
              <w:rPr>
                <w:rFonts w:cs="Arial"/>
                <w:bCs/>
                <w:color w:val="808080" w:themeColor="background1" w:themeShade="80"/>
                <w:sz w:val="16"/>
                <w:szCs w:val="14"/>
              </w:rPr>
              <w:t>6</w:t>
            </w:r>
            <w:r w:rsidRPr="00DB37A1">
              <w:rPr>
                <w:rFonts w:cs="Arial"/>
                <w:bCs/>
                <w:color w:val="808080" w:themeColor="background1" w:themeShade="80"/>
                <w:sz w:val="16"/>
                <w:szCs w:val="14"/>
              </w:rPr>
              <w:fldChar w:fldCharType="end"/>
            </w:r>
            <w:r w:rsidRPr="00DB37A1">
              <w:rPr>
                <w:rFonts w:cs="Arial"/>
                <w:bCs/>
                <w:color w:val="808080" w:themeColor="background1" w:themeShade="80"/>
                <w:sz w:val="16"/>
                <w:szCs w:val="14"/>
              </w:rPr>
              <w:t>.</w:t>
            </w:r>
            <w:r w:rsidRPr="00DB37A1">
              <w:rPr>
                <w:rFonts w:cs="Arial"/>
                <w:bCs/>
                <w:color w:val="808080" w:themeColor="background1" w:themeShade="80"/>
                <w:sz w:val="16"/>
                <w:szCs w:val="14"/>
              </w:rPr>
              <w:fldChar w:fldCharType="begin"/>
            </w:r>
            <w:r w:rsidRPr="00DB37A1">
              <w:rPr>
                <w:rFonts w:cs="Arial"/>
                <w:bCs/>
                <w:color w:val="808080" w:themeColor="background1" w:themeShade="80"/>
                <w:sz w:val="16"/>
                <w:szCs w:val="14"/>
              </w:rPr>
              <w:instrText xml:space="preserve"> DOCPROPERTY  TemplateRevision  \* MERGEFORMAT </w:instrText>
            </w:r>
            <w:r w:rsidRPr="00DB37A1">
              <w:rPr>
                <w:rFonts w:cs="Arial"/>
                <w:bCs/>
                <w:color w:val="808080" w:themeColor="background1" w:themeShade="80"/>
                <w:sz w:val="16"/>
                <w:szCs w:val="14"/>
              </w:rPr>
              <w:fldChar w:fldCharType="separate"/>
            </w:r>
            <w:r w:rsidR="002F02E1">
              <w:rPr>
                <w:rFonts w:cs="Arial"/>
                <w:bCs/>
                <w:color w:val="808080" w:themeColor="background1" w:themeShade="80"/>
                <w:sz w:val="16"/>
                <w:szCs w:val="14"/>
              </w:rPr>
              <w:t>0</w:t>
            </w:r>
            <w:r w:rsidRPr="00DB37A1">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C4C7632" w14:textId="77777777" w:rsidR="00B3499B" w:rsidRPr="00DB37A1" w:rsidRDefault="00B3499B" w:rsidP="007C00FA">
            <w:pPr>
              <w:jc w:val="right"/>
              <w:rPr>
                <w:rFonts w:cs="Arial"/>
                <w:bCs/>
                <w:color w:val="808080" w:themeColor="background1" w:themeShade="80"/>
                <w:sz w:val="16"/>
                <w:szCs w:val="14"/>
              </w:rPr>
            </w:pPr>
            <w:r w:rsidRPr="00DB37A1">
              <w:rPr>
                <w:rFonts w:cs="Arial"/>
                <w:bCs/>
                <w:color w:val="808080" w:themeColor="background1" w:themeShade="80"/>
                <w:sz w:val="16"/>
                <w:szCs w:val="14"/>
              </w:rPr>
              <w:t>End of Requirement</w:t>
            </w:r>
          </w:p>
        </w:tc>
      </w:tr>
    </w:tbl>
    <w:p w14:paraId="0F9888CB" w14:textId="77777777" w:rsidR="006D5A3A" w:rsidRPr="00DB37A1" w:rsidRDefault="006D5A3A" w:rsidP="009A277F">
      <w:pPr>
        <w:rPr>
          <w:strike/>
        </w:rPr>
      </w:pPr>
    </w:p>
    <w:p w14:paraId="5B39D947" w14:textId="77777777" w:rsidR="00E11189" w:rsidRPr="00DB37A1" w:rsidRDefault="00E11189" w:rsidP="00E11189">
      <w:pPr>
        <w:pStyle w:val="RERequirement"/>
        <w:shd w:val="clear" w:color="auto" w:fill="F2F2F2" w:themeFill="background1" w:themeFillShade="F2"/>
      </w:pPr>
      <w:bookmarkStart w:id="152" w:name="_87e59bcdddb9aae05d3d6254846c03e4"/>
      <w:r w:rsidRPr="00DB37A1">
        <w:t>REQ-397775/A</w:t>
      </w:r>
      <w:bookmarkEnd w:id="152"/>
      <w:r w:rsidRPr="00DB37A1">
        <w:t xml:space="preserve"> AEIS configuration mis-match DTC</w:t>
      </w:r>
    </w:p>
    <w:p w14:paraId="55515029" w14:textId="77777777" w:rsidR="00E11189" w:rsidRPr="00DB37A1" w:rsidRDefault="00E11189" w:rsidP="00E11189">
      <w:pPr>
        <w:rPr>
          <w:rFonts w:cs="Arial"/>
        </w:rPr>
      </w:pPr>
      <w:r w:rsidRPr="00DB37A1">
        <w:rPr>
          <w:rFonts w:cs="Arial"/>
        </w:rPr>
        <w:t>The System shall ensure that the Driver Information Display is correctly configured for AEIS.</w:t>
      </w:r>
    </w:p>
    <w:p w14:paraId="2B7D06CB" w14:textId="77777777" w:rsidR="00E11189" w:rsidRPr="00DB37A1" w:rsidRDefault="00E11189" w:rsidP="00E11189">
      <w:pPr>
        <w:rPr>
          <w:rFonts w:cs="Arial"/>
        </w:rPr>
      </w:pPr>
      <w:r w:rsidRPr="00DB37A1">
        <w:rPr>
          <w:rFonts w:cs="Arial"/>
        </w:rPr>
        <w:t>If the CAN signal from the Driver Information Display says the feature is disabled at start up and it is keyless, then a DTC shall be set.</w:t>
      </w:r>
    </w:p>
    <w:p w14:paraId="767A61AD" w14:textId="77777777" w:rsidR="00E11189" w:rsidRPr="00DB37A1"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DB37A1" w14:paraId="7A7C2FDA"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021212" w14:textId="77777777" w:rsidR="00B3499B" w:rsidRPr="00DB37A1" w:rsidRDefault="00B3499B" w:rsidP="007C00FA">
            <w:pPr>
              <w:rPr>
                <w:rFonts w:eastAsiaTheme="minorHAnsi" w:cs="Arial"/>
                <w:bCs/>
                <w:color w:val="808080" w:themeColor="background1" w:themeShade="80"/>
                <w:sz w:val="16"/>
                <w:szCs w:val="14"/>
              </w:rPr>
            </w:pPr>
            <w:r w:rsidRPr="00DB37A1">
              <w:rPr>
                <w:rFonts w:cs="Arial"/>
                <w:bCs/>
                <w:color w:val="808080" w:themeColor="background1" w:themeShade="80"/>
                <w:sz w:val="16"/>
                <w:szCs w:val="14"/>
              </w:rPr>
              <w:t>Requirement ID: REQ-397775/A</w:t>
            </w:r>
          </w:p>
        </w:tc>
      </w:tr>
      <w:tr w:rsidR="00B3499B" w:rsidRPr="00DB37A1" w14:paraId="0B68B82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44ACF1" w14:textId="77777777" w:rsidR="00B3499B" w:rsidRPr="00DB37A1" w:rsidRDefault="00B3499B" w:rsidP="007C00FA">
            <w:pPr>
              <w:rPr>
                <w:rFonts w:eastAsiaTheme="minorHAnsi" w:cs="Arial"/>
                <w:b/>
                <w:bCs/>
                <w:sz w:val="16"/>
                <w:szCs w:val="14"/>
              </w:rPr>
            </w:pPr>
            <w:r w:rsidRPr="00DB37A1">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AB5F03" w14:textId="77777777" w:rsidR="00B3499B" w:rsidRPr="00DB37A1" w:rsidRDefault="00B3499B" w:rsidP="007C00FA">
            <w:pPr>
              <w:rPr>
                <w:rFonts w:cs="Arial"/>
                <w:color w:val="000000" w:themeColor="text1"/>
                <w:sz w:val="16"/>
                <w:szCs w:val="14"/>
              </w:rPr>
            </w:pPr>
            <w:r w:rsidRPr="00DB37A1">
              <w:rPr>
                <w:rFonts w:cs="Arial"/>
                <w:color w:val="000000" w:themeColor="text1"/>
                <w:sz w:val="16"/>
                <w:szCs w:val="14"/>
              </w:rPr>
              <w:t>This ensures that a mis-configured IPC will not disable AEIS on a keyless vehicle.</w:t>
            </w:r>
          </w:p>
        </w:tc>
      </w:tr>
      <w:tr w:rsidR="00B3499B" w:rsidRPr="00DB37A1" w14:paraId="6555EAF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6E7821" w14:textId="77777777" w:rsidR="00B3499B" w:rsidRPr="00DB37A1" w:rsidRDefault="00B3499B" w:rsidP="007C00FA">
            <w:pPr>
              <w:rPr>
                <w:rFonts w:eastAsiaTheme="minorHAnsi" w:cs="Arial"/>
                <w:b/>
                <w:bCs/>
                <w:sz w:val="16"/>
                <w:szCs w:val="14"/>
              </w:rPr>
            </w:pPr>
            <w:r w:rsidRPr="00DB37A1">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036566" w14:textId="77777777" w:rsidR="00A2743B" w:rsidRPr="00DB37A1" w:rsidRDefault="00A2743B"/>
        </w:tc>
      </w:tr>
      <w:tr w:rsidR="00B3499B" w:rsidRPr="00DB37A1" w14:paraId="37F4C58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242208" w14:textId="77777777" w:rsidR="00B3499B" w:rsidRPr="00DB37A1" w:rsidRDefault="00B3499B" w:rsidP="007C00FA">
            <w:pPr>
              <w:rPr>
                <w:rFonts w:cs="Arial"/>
                <w:sz w:val="16"/>
                <w:szCs w:val="14"/>
              </w:rPr>
            </w:pPr>
            <w:r w:rsidRPr="00DB37A1">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3A6301" w14:textId="77777777" w:rsidR="00A2743B" w:rsidRPr="00DB37A1" w:rsidRDefault="00A2743B"/>
        </w:tc>
      </w:tr>
      <w:tr w:rsidR="00B3499B" w:rsidRPr="00DB37A1" w14:paraId="41D1680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4A8D4F" w14:textId="77777777" w:rsidR="00B3499B" w:rsidRPr="00DB37A1" w:rsidRDefault="00B3499B" w:rsidP="007C00FA">
            <w:pPr>
              <w:rPr>
                <w:rFonts w:cs="Arial"/>
                <w:b/>
                <w:bCs/>
                <w:sz w:val="16"/>
                <w:szCs w:val="14"/>
              </w:rPr>
            </w:pPr>
            <w:r w:rsidRPr="00DB37A1">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1BD6A7" w14:textId="77777777" w:rsidR="00A2743B" w:rsidRPr="00DB37A1" w:rsidRDefault="00A2743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606C564" w14:textId="77777777" w:rsidR="00B3499B" w:rsidRPr="00DB37A1" w:rsidRDefault="00B3499B" w:rsidP="007C00FA">
            <w:pPr>
              <w:ind w:left="139"/>
              <w:rPr>
                <w:rFonts w:cs="Arial"/>
                <w:b/>
                <w:bCs/>
                <w:sz w:val="16"/>
                <w:szCs w:val="14"/>
              </w:rPr>
            </w:pPr>
            <w:r w:rsidRPr="00DB37A1">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CCF8FED" w14:textId="77777777" w:rsidR="00A2743B" w:rsidRPr="00DB37A1" w:rsidRDefault="00A2743B"/>
        </w:tc>
      </w:tr>
      <w:tr w:rsidR="00B3499B" w:rsidRPr="00DB37A1" w14:paraId="185D79C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90311B" w14:textId="77777777" w:rsidR="00B3499B" w:rsidRPr="00DB37A1" w:rsidRDefault="00B3499B" w:rsidP="007C00FA">
            <w:pPr>
              <w:rPr>
                <w:rFonts w:cs="Arial"/>
                <w:b/>
                <w:bCs/>
                <w:sz w:val="16"/>
                <w:szCs w:val="14"/>
              </w:rPr>
            </w:pPr>
            <w:r w:rsidRPr="00DB37A1">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B88F82" w14:textId="77777777" w:rsidR="00A2743B" w:rsidRPr="00DB37A1" w:rsidRDefault="00A2743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26638A2" w14:textId="77777777" w:rsidR="00B3499B" w:rsidRPr="00DB37A1" w:rsidRDefault="00B3499B" w:rsidP="007C00FA">
            <w:pPr>
              <w:ind w:left="139"/>
              <w:rPr>
                <w:rFonts w:cs="Arial"/>
                <w:b/>
                <w:bCs/>
                <w:sz w:val="16"/>
                <w:szCs w:val="16"/>
              </w:rPr>
            </w:pPr>
            <w:r w:rsidRPr="00DB37A1">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697607E" w14:textId="77777777" w:rsidR="00A2743B" w:rsidRPr="00DB37A1" w:rsidRDefault="00A2743B"/>
        </w:tc>
      </w:tr>
      <w:tr w:rsidR="00B3499B" w:rsidRPr="00DB37A1" w14:paraId="1EE5563E"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14792A" w14:textId="77777777" w:rsidR="00B3499B" w:rsidRPr="00DB37A1" w:rsidRDefault="00B3499B" w:rsidP="007C00FA">
            <w:pPr>
              <w:rPr>
                <w:rFonts w:eastAsiaTheme="minorHAnsi" w:cs="Arial"/>
                <w:b/>
                <w:bCs/>
                <w:sz w:val="16"/>
                <w:szCs w:val="14"/>
              </w:rPr>
            </w:pPr>
            <w:r w:rsidRPr="00DB37A1">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D7925DD" w14:textId="425CA925" w:rsidR="00A2743B" w:rsidRPr="00DB37A1" w:rsidRDefault="00DB37A1">
            <w:r w:rsidRPr="00DB37A1">
              <w:t>Common</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AE4E72" w14:textId="77777777" w:rsidR="00B3499B" w:rsidRPr="00DB37A1" w:rsidRDefault="00B3499B" w:rsidP="007C00FA">
            <w:pPr>
              <w:rPr>
                <w:rFonts w:cs="Arial"/>
                <w:b/>
                <w:bCs/>
                <w:sz w:val="16"/>
                <w:szCs w:val="14"/>
              </w:rPr>
            </w:pPr>
            <w:r w:rsidRPr="00DB37A1">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047056" w14:textId="77777777" w:rsidR="00A2743B" w:rsidRPr="00DB37A1" w:rsidRDefault="00A2743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A567612" w14:textId="77777777" w:rsidR="00B3499B" w:rsidRPr="00DB37A1" w:rsidRDefault="00B3499B" w:rsidP="007C00FA">
            <w:pPr>
              <w:ind w:left="128"/>
              <w:rPr>
                <w:rFonts w:cs="Arial"/>
                <w:b/>
                <w:bCs/>
                <w:sz w:val="16"/>
                <w:szCs w:val="14"/>
              </w:rPr>
            </w:pPr>
            <w:r w:rsidRPr="00DB37A1">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1FC80C9" w14:textId="77777777" w:rsidR="00B3499B" w:rsidRPr="00DB37A1" w:rsidRDefault="00B3499B" w:rsidP="007C00FA">
            <w:pPr>
              <w:ind w:left="141"/>
              <w:rPr>
                <w:rFonts w:cs="Arial"/>
                <w:color w:val="000000" w:themeColor="text1"/>
                <w:sz w:val="16"/>
                <w:szCs w:val="14"/>
              </w:rPr>
            </w:pPr>
            <w:r w:rsidRPr="00DB37A1">
              <w:rPr>
                <w:rFonts w:cs="Arial"/>
                <w:color w:val="000000" w:themeColor="text1"/>
                <w:sz w:val="16"/>
                <w:szCs w:val="14"/>
              </w:rPr>
              <w:t>In-Progress</w:t>
            </w:r>
          </w:p>
        </w:tc>
      </w:tr>
      <w:tr w:rsidR="00B3499B" w:rsidRPr="00DB37A1" w14:paraId="6087D1FB"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F2A5D57" w14:textId="19ADC480" w:rsidR="00B3499B" w:rsidRPr="00DB37A1" w:rsidRDefault="00BA62C5" w:rsidP="007C00FA">
            <w:pPr>
              <w:rPr>
                <w:rFonts w:cs="Arial"/>
                <w:bCs/>
                <w:color w:val="808080" w:themeColor="background1" w:themeShade="80"/>
                <w:sz w:val="16"/>
                <w:szCs w:val="14"/>
              </w:rPr>
            </w:pPr>
            <w:hyperlink r:id="rId55" w:history="1">
              <w:r w:rsidR="00B3499B" w:rsidRPr="00DB37A1">
                <w:rPr>
                  <w:rStyle w:val="Hyperlink"/>
                  <w:rFonts w:cs="Arial"/>
                  <w:bCs/>
                  <w:sz w:val="16"/>
                  <w:szCs w:val="14"/>
                </w:rPr>
                <w:t>Req. Template</w:t>
              </w:r>
            </w:hyperlink>
            <w:r w:rsidR="00B3499B" w:rsidRPr="00DB37A1">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74BC41E" w14:textId="55F933E1" w:rsidR="00B3499B" w:rsidRPr="00DB37A1" w:rsidRDefault="00B3499B" w:rsidP="007C00FA">
            <w:pPr>
              <w:rPr>
                <w:rFonts w:cs="Arial"/>
                <w:bCs/>
                <w:color w:val="808080" w:themeColor="background1" w:themeShade="80"/>
                <w:sz w:val="16"/>
                <w:szCs w:val="14"/>
              </w:rPr>
            </w:pPr>
            <w:r w:rsidRPr="00DB37A1">
              <w:rPr>
                <w:rFonts w:cs="Arial"/>
                <w:bCs/>
                <w:color w:val="808080" w:themeColor="background1" w:themeShade="80"/>
                <w:sz w:val="16"/>
                <w:szCs w:val="14"/>
              </w:rPr>
              <w:fldChar w:fldCharType="begin"/>
            </w:r>
            <w:r w:rsidRPr="00DB37A1">
              <w:rPr>
                <w:rFonts w:cs="Arial"/>
                <w:bCs/>
                <w:color w:val="808080" w:themeColor="background1" w:themeShade="80"/>
                <w:sz w:val="16"/>
                <w:szCs w:val="14"/>
              </w:rPr>
              <w:instrText xml:space="preserve"> DOCPROPERTY  TemplateVersion  \* MERGEFORMAT </w:instrText>
            </w:r>
            <w:r w:rsidRPr="00DB37A1">
              <w:rPr>
                <w:rFonts w:cs="Arial"/>
                <w:bCs/>
                <w:color w:val="808080" w:themeColor="background1" w:themeShade="80"/>
                <w:sz w:val="16"/>
                <w:szCs w:val="14"/>
              </w:rPr>
              <w:fldChar w:fldCharType="separate"/>
            </w:r>
            <w:r w:rsidR="002F02E1">
              <w:rPr>
                <w:rFonts w:cs="Arial"/>
                <w:bCs/>
                <w:color w:val="808080" w:themeColor="background1" w:themeShade="80"/>
                <w:sz w:val="16"/>
                <w:szCs w:val="14"/>
              </w:rPr>
              <w:t>6</w:t>
            </w:r>
            <w:r w:rsidRPr="00DB37A1">
              <w:rPr>
                <w:rFonts w:cs="Arial"/>
                <w:bCs/>
                <w:color w:val="808080" w:themeColor="background1" w:themeShade="80"/>
                <w:sz w:val="16"/>
                <w:szCs w:val="14"/>
              </w:rPr>
              <w:fldChar w:fldCharType="end"/>
            </w:r>
            <w:r w:rsidRPr="00DB37A1">
              <w:rPr>
                <w:rFonts w:cs="Arial"/>
                <w:bCs/>
                <w:color w:val="808080" w:themeColor="background1" w:themeShade="80"/>
                <w:sz w:val="16"/>
                <w:szCs w:val="14"/>
              </w:rPr>
              <w:t>.</w:t>
            </w:r>
            <w:r w:rsidRPr="00DB37A1">
              <w:rPr>
                <w:rFonts w:cs="Arial"/>
                <w:bCs/>
                <w:color w:val="808080" w:themeColor="background1" w:themeShade="80"/>
                <w:sz w:val="16"/>
                <w:szCs w:val="14"/>
              </w:rPr>
              <w:fldChar w:fldCharType="begin"/>
            </w:r>
            <w:r w:rsidRPr="00DB37A1">
              <w:rPr>
                <w:rFonts w:cs="Arial"/>
                <w:bCs/>
                <w:color w:val="808080" w:themeColor="background1" w:themeShade="80"/>
                <w:sz w:val="16"/>
                <w:szCs w:val="14"/>
              </w:rPr>
              <w:instrText xml:space="preserve"> DOCPROPERTY  TemplateRevision  \* MERGEFORMAT </w:instrText>
            </w:r>
            <w:r w:rsidRPr="00DB37A1">
              <w:rPr>
                <w:rFonts w:cs="Arial"/>
                <w:bCs/>
                <w:color w:val="808080" w:themeColor="background1" w:themeShade="80"/>
                <w:sz w:val="16"/>
                <w:szCs w:val="14"/>
              </w:rPr>
              <w:fldChar w:fldCharType="separate"/>
            </w:r>
            <w:r w:rsidR="002F02E1">
              <w:rPr>
                <w:rFonts w:cs="Arial"/>
                <w:bCs/>
                <w:color w:val="808080" w:themeColor="background1" w:themeShade="80"/>
                <w:sz w:val="16"/>
                <w:szCs w:val="14"/>
              </w:rPr>
              <w:t>0</w:t>
            </w:r>
            <w:r w:rsidRPr="00DB37A1">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0AFBA38" w14:textId="77777777" w:rsidR="00B3499B" w:rsidRPr="00DB37A1" w:rsidRDefault="00B3499B" w:rsidP="007C00FA">
            <w:pPr>
              <w:jc w:val="right"/>
              <w:rPr>
                <w:rFonts w:cs="Arial"/>
                <w:bCs/>
                <w:color w:val="808080" w:themeColor="background1" w:themeShade="80"/>
                <w:sz w:val="16"/>
                <w:szCs w:val="14"/>
              </w:rPr>
            </w:pPr>
            <w:r w:rsidRPr="00DB37A1">
              <w:rPr>
                <w:rFonts w:cs="Arial"/>
                <w:bCs/>
                <w:color w:val="808080" w:themeColor="background1" w:themeShade="80"/>
                <w:sz w:val="16"/>
                <w:szCs w:val="14"/>
              </w:rPr>
              <w:t>End of Requirement</w:t>
            </w:r>
          </w:p>
        </w:tc>
      </w:tr>
    </w:tbl>
    <w:p w14:paraId="558F69A4" w14:textId="77777777" w:rsidR="006D5A3A" w:rsidRPr="00DB37A1" w:rsidRDefault="006D5A3A" w:rsidP="009A277F">
      <w:pPr>
        <w:rPr>
          <w:strike/>
        </w:rPr>
      </w:pPr>
    </w:p>
    <w:p w14:paraId="79D4A226" w14:textId="77777777" w:rsidR="00E11189" w:rsidRPr="00DB37A1" w:rsidRDefault="00E11189" w:rsidP="00E11189">
      <w:pPr>
        <w:pStyle w:val="RERequirement"/>
        <w:shd w:val="clear" w:color="auto" w:fill="F2F2F2" w:themeFill="background1" w:themeFillShade="F2"/>
      </w:pPr>
      <w:bookmarkStart w:id="153" w:name="_57c4459872e6c594f28d6f7aaa4b6fb4"/>
      <w:r w:rsidRPr="00C16D6C">
        <w:t>REQ-397776/A</w:t>
      </w:r>
      <w:bookmarkEnd w:id="153"/>
      <w:r w:rsidRPr="00C16D6C">
        <w:t xml:space="preserve"> Write DID information</w:t>
      </w:r>
    </w:p>
    <w:p w14:paraId="6D5D8962" w14:textId="77777777" w:rsidR="00E11189" w:rsidRPr="00DB37A1" w:rsidRDefault="00E11189" w:rsidP="00E11189">
      <w:pPr>
        <w:rPr>
          <w:rFonts w:cs="Arial"/>
        </w:rPr>
      </w:pPr>
      <w:r w:rsidRPr="00DB37A1">
        <w:rPr>
          <w:rFonts w:cs="Arial"/>
        </w:rPr>
        <w:t>The Feature shall require a DID to track the following information:</w:t>
      </w:r>
    </w:p>
    <w:p w14:paraId="386C5EED" w14:textId="77777777" w:rsidR="00E11189" w:rsidRPr="00DB37A1" w:rsidRDefault="00E11189" w:rsidP="00E11189">
      <w:pPr>
        <w:rPr>
          <w:rFonts w:cs="Arial"/>
        </w:rPr>
      </w:pPr>
      <w:r w:rsidRPr="00DB37A1">
        <w:rPr>
          <w:rFonts w:cs="Arial"/>
        </w:rPr>
        <w:t>• The number of times the Feature has shutdown the vehicle over its lifetime.</w:t>
      </w:r>
    </w:p>
    <w:p w14:paraId="30827A59" w14:textId="77777777" w:rsidR="00E11189" w:rsidRPr="00DB37A1" w:rsidRDefault="00E11189" w:rsidP="00E11189">
      <w:pPr>
        <w:rPr>
          <w:rFonts w:cs="Arial"/>
        </w:rPr>
      </w:pPr>
      <w:r w:rsidRPr="00DB37A1">
        <w:rPr>
          <w:rFonts w:cs="Arial"/>
        </w:rPr>
        <w:t>• The number of times the Timer increments</w:t>
      </w:r>
    </w:p>
    <w:p w14:paraId="189C706A" w14:textId="77777777" w:rsidR="00E11189" w:rsidRPr="00DB37A1" w:rsidRDefault="00E11189" w:rsidP="00E11189">
      <w:pPr>
        <w:rPr>
          <w:rFonts w:cs="Arial"/>
        </w:rPr>
      </w:pPr>
      <w:r w:rsidRPr="00DB37A1">
        <w:rPr>
          <w:rFonts w:cs="Arial"/>
        </w:rPr>
        <w:t>• The mileage in kilometers since the last AEIS shutdown event.</w:t>
      </w:r>
    </w:p>
    <w:p w14:paraId="4491624E" w14:textId="77777777" w:rsidR="00E11189" w:rsidRPr="00DB37A1"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DB37A1" w14:paraId="638BE667"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753556" w14:textId="77777777" w:rsidR="00B3499B" w:rsidRPr="00DB37A1" w:rsidRDefault="00B3499B" w:rsidP="007C00FA">
            <w:pPr>
              <w:rPr>
                <w:rFonts w:eastAsiaTheme="minorHAnsi" w:cs="Arial"/>
                <w:bCs/>
                <w:color w:val="808080" w:themeColor="background1" w:themeShade="80"/>
                <w:sz w:val="16"/>
                <w:szCs w:val="14"/>
              </w:rPr>
            </w:pPr>
            <w:r w:rsidRPr="00DB37A1">
              <w:rPr>
                <w:rFonts w:cs="Arial"/>
                <w:bCs/>
                <w:color w:val="808080" w:themeColor="background1" w:themeShade="80"/>
                <w:sz w:val="16"/>
                <w:szCs w:val="14"/>
              </w:rPr>
              <w:t>Requirement ID: REQ-397776/A</w:t>
            </w:r>
          </w:p>
        </w:tc>
      </w:tr>
      <w:tr w:rsidR="00B3499B" w:rsidRPr="00DB37A1" w14:paraId="7B8599E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12E62C" w14:textId="77777777" w:rsidR="00B3499B" w:rsidRPr="00DB37A1" w:rsidRDefault="00B3499B" w:rsidP="007C00FA">
            <w:pPr>
              <w:rPr>
                <w:rFonts w:eastAsiaTheme="minorHAnsi" w:cs="Arial"/>
                <w:b/>
                <w:bCs/>
                <w:sz w:val="16"/>
                <w:szCs w:val="14"/>
              </w:rPr>
            </w:pPr>
            <w:r w:rsidRPr="00DB37A1">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14D6EA" w14:textId="7384BB55" w:rsidR="00B3499B" w:rsidRPr="00DB37A1" w:rsidRDefault="00B3499B" w:rsidP="007C00FA">
            <w:pPr>
              <w:rPr>
                <w:rFonts w:cs="Arial"/>
                <w:color w:val="000000" w:themeColor="text1"/>
                <w:sz w:val="16"/>
                <w:szCs w:val="14"/>
              </w:rPr>
            </w:pPr>
            <w:r w:rsidRPr="00DB37A1">
              <w:rPr>
                <w:rFonts w:cs="Arial"/>
                <w:color w:val="000000" w:themeColor="text1"/>
                <w:sz w:val="16"/>
                <w:szCs w:val="14"/>
              </w:rPr>
              <w:t xml:space="preserve">To write information that gives a technician the ability to determine if an AEIS initiated shutdown occurred so they can explain to the customer when a </w:t>
            </w:r>
            <w:r w:rsidR="009C1C64" w:rsidRPr="00DB37A1">
              <w:rPr>
                <w:rFonts w:cs="Arial"/>
                <w:color w:val="000000" w:themeColor="text1"/>
                <w:sz w:val="16"/>
                <w:szCs w:val="14"/>
              </w:rPr>
              <w:t xml:space="preserve">powerpack </w:t>
            </w:r>
            <w:r w:rsidRPr="00DB37A1">
              <w:rPr>
                <w:rFonts w:cs="Arial"/>
                <w:color w:val="000000" w:themeColor="text1"/>
                <w:sz w:val="16"/>
                <w:szCs w:val="14"/>
              </w:rPr>
              <w:t>was shutdown.</w:t>
            </w:r>
          </w:p>
        </w:tc>
      </w:tr>
      <w:tr w:rsidR="00B3499B" w:rsidRPr="00DB37A1" w14:paraId="723E975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6F583D" w14:textId="77777777" w:rsidR="00B3499B" w:rsidRPr="00DB37A1" w:rsidRDefault="00B3499B" w:rsidP="007C00FA">
            <w:pPr>
              <w:rPr>
                <w:rFonts w:eastAsiaTheme="minorHAnsi" w:cs="Arial"/>
                <w:b/>
                <w:bCs/>
                <w:sz w:val="16"/>
                <w:szCs w:val="14"/>
              </w:rPr>
            </w:pPr>
            <w:r w:rsidRPr="00DB37A1">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990415" w14:textId="77777777" w:rsidR="00A2743B" w:rsidRPr="00DB37A1" w:rsidRDefault="00A2743B"/>
        </w:tc>
      </w:tr>
      <w:tr w:rsidR="00B3499B" w:rsidRPr="00DB37A1" w14:paraId="2FDD01B9"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417677" w14:textId="77777777" w:rsidR="00B3499B" w:rsidRPr="00DB37A1" w:rsidRDefault="00B3499B" w:rsidP="007C00FA">
            <w:pPr>
              <w:rPr>
                <w:rFonts w:cs="Arial"/>
                <w:sz w:val="16"/>
                <w:szCs w:val="14"/>
              </w:rPr>
            </w:pPr>
            <w:r w:rsidRPr="00DB37A1">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6AAF89" w14:textId="77777777" w:rsidR="00A2743B" w:rsidRPr="00DB37A1" w:rsidRDefault="00A2743B"/>
        </w:tc>
      </w:tr>
      <w:tr w:rsidR="00B3499B" w:rsidRPr="00DB37A1" w14:paraId="59C144B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97DFDC" w14:textId="77777777" w:rsidR="00B3499B" w:rsidRPr="00DB37A1" w:rsidRDefault="00B3499B" w:rsidP="007C00FA">
            <w:pPr>
              <w:rPr>
                <w:rFonts w:cs="Arial"/>
                <w:b/>
                <w:bCs/>
                <w:sz w:val="16"/>
                <w:szCs w:val="14"/>
              </w:rPr>
            </w:pPr>
            <w:r w:rsidRPr="00DB37A1">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73E9F6" w14:textId="77777777" w:rsidR="00A2743B" w:rsidRPr="00DB37A1" w:rsidRDefault="00A2743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EE389E9" w14:textId="77777777" w:rsidR="00B3499B" w:rsidRPr="00DB37A1" w:rsidRDefault="00B3499B" w:rsidP="007C00FA">
            <w:pPr>
              <w:ind w:left="139"/>
              <w:rPr>
                <w:rFonts w:cs="Arial"/>
                <w:b/>
                <w:bCs/>
                <w:sz w:val="16"/>
                <w:szCs w:val="14"/>
              </w:rPr>
            </w:pPr>
            <w:r w:rsidRPr="00DB37A1">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A2EA01D" w14:textId="77777777" w:rsidR="00A2743B" w:rsidRPr="00DB37A1" w:rsidRDefault="00A2743B"/>
        </w:tc>
      </w:tr>
      <w:tr w:rsidR="00B3499B" w:rsidRPr="00DB37A1" w14:paraId="5265E6A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76D615" w14:textId="77777777" w:rsidR="00B3499B" w:rsidRPr="00DB37A1" w:rsidRDefault="00B3499B" w:rsidP="007C00FA">
            <w:pPr>
              <w:rPr>
                <w:rFonts w:cs="Arial"/>
                <w:b/>
                <w:bCs/>
                <w:sz w:val="16"/>
                <w:szCs w:val="14"/>
              </w:rPr>
            </w:pPr>
            <w:r w:rsidRPr="00DB37A1">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FFD225" w14:textId="77777777" w:rsidR="00A2743B" w:rsidRPr="00DB37A1" w:rsidRDefault="00A2743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C2DD293" w14:textId="77777777" w:rsidR="00B3499B" w:rsidRPr="00DB37A1" w:rsidRDefault="00B3499B" w:rsidP="007C00FA">
            <w:pPr>
              <w:ind w:left="139"/>
              <w:rPr>
                <w:rFonts w:cs="Arial"/>
                <w:b/>
                <w:bCs/>
                <w:sz w:val="16"/>
                <w:szCs w:val="16"/>
              </w:rPr>
            </w:pPr>
            <w:r w:rsidRPr="00DB37A1">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4F41210" w14:textId="77777777" w:rsidR="00A2743B" w:rsidRPr="00DB37A1" w:rsidRDefault="00A2743B"/>
        </w:tc>
      </w:tr>
      <w:tr w:rsidR="00B3499B" w:rsidRPr="00DB37A1" w14:paraId="06E02AA9"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4E4B71" w14:textId="77777777" w:rsidR="00B3499B" w:rsidRPr="00DB37A1" w:rsidRDefault="00B3499B" w:rsidP="007C00FA">
            <w:pPr>
              <w:rPr>
                <w:rFonts w:eastAsiaTheme="minorHAnsi" w:cs="Arial"/>
                <w:b/>
                <w:bCs/>
                <w:sz w:val="16"/>
                <w:szCs w:val="14"/>
              </w:rPr>
            </w:pPr>
            <w:r w:rsidRPr="00DB37A1">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8B0FF6D" w14:textId="6598FFA4" w:rsidR="00A2743B" w:rsidRPr="00DB37A1" w:rsidRDefault="00DB37A1">
            <w:r w:rsidRPr="00DB37A1">
              <w:t>Common</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43B61D" w14:textId="77777777" w:rsidR="00B3499B" w:rsidRPr="00DB37A1" w:rsidRDefault="00B3499B" w:rsidP="007C00FA">
            <w:pPr>
              <w:rPr>
                <w:rFonts w:cs="Arial"/>
                <w:b/>
                <w:bCs/>
                <w:sz w:val="16"/>
                <w:szCs w:val="14"/>
              </w:rPr>
            </w:pPr>
            <w:r w:rsidRPr="00DB37A1">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AE553F" w14:textId="77777777" w:rsidR="00A2743B" w:rsidRPr="00DB37A1" w:rsidRDefault="00A2743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091C24" w14:textId="77777777" w:rsidR="00B3499B" w:rsidRPr="00DB37A1" w:rsidRDefault="00B3499B" w:rsidP="007C00FA">
            <w:pPr>
              <w:ind w:left="128"/>
              <w:rPr>
                <w:rFonts w:cs="Arial"/>
                <w:b/>
                <w:bCs/>
                <w:sz w:val="16"/>
                <w:szCs w:val="14"/>
              </w:rPr>
            </w:pPr>
            <w:r w:rsidRPr="00DB37A1">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4896B24" w14:textId="77777777" w:rsidR="00B3499B" w:rsidRPr="00DB37A1" w:rsidRDefault="00B3499B" w:rsidP="007C00FA">
            <w:pPr>
              <w:ind w:left="141"/>
              <w:rPr>
                <w:rFonts w:cs="Arial"/>
                <w:color w:val="000000" w:themeColor="text1"/>
                <w:sz w:val="16"/>
                <w:szCs w:val="14"/>
              </w:rPr>
            </w:pPr>
            <w:r w:rsidRPr="00DB37A1">
              <w:rPr>
                <w:rFonts w:cs="Arial"/>
                <w:color w:val="000000" w:themeColor="text1"/>
                <w:sz w:val="16"/>
                <w:szCs w:val="14"/>
              </w:rPr>
              <w:t>In-Progress</w:t>
            </w:r>
          </w:p>
        </w:tc>
      </w:tr>
      <w:tr w:rsidR="00B3499B" w:rsidRPr="00DB37A1" w14:paraId="0B054D49"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0D13C0E" w14:textId="54482012" w:rsidR="00B3499B" w:rsidRPr="00DB37A1" w:rsidRDefault="00BA62C5" w:rsidP="007C00FA">
            <w:pPr>
              <w:rPr>
                <w:rFonts w:cs="Arial"/>
                <w:bCs/>
                <w:color w:val="808080" w:themeColor="background1" w:themeShade="80"/>
                <w:sz w:val="16"/>
                <w:szCs w:val="14"/>
              </w:rPr>
            </w:pPr>
            <w:hyperlink r:id="rId56" w:history="1">
              <w:r w:rsidR="00B3499B" w:rsidRPr="00DB37A1">
                <w:rPr>
                  <w:rStyle w:val="Hyperlink"/>
                  <w:rFonts w:cs="Arial"/>
                  <w:bCs/>
                  <w:sz w:val="16"/>
                  <w:szCs w:val="14"/>
                </w:rPr>
                <w:t>Req. Template</w:t>
              </w:r>
            </w:hyperlink>
            <w:r w:rsidR="00B3499B" w:rsidRPr="00DB37A1">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5F9DACC" w14:textId="446AEC4C" w:rsidR="00B3499B" w:rsidRPr="00DB37A1" w:rsidRDefault="00B3499B" w:rsidP="007C00FA">
            <w:pPr>
              <w:rPr>
                <w:rFonts w:cs="Arial"/>
                <w:bCs/>
                <w:color w:val="808080" w:themeColor="background1" w:themeShade="80"/>
                <w:sz w:val="16"/>
                <w:szCs w:val="14"/>
              </w:rPr>
            </w:pPr>
            <w:r w:rsidRPr="00DB37A1">
              <w:rPr>
                <w:rFonts w:cs="Arial"/>
                <w:bCs/>
                <w:color w:val="808080" w:themeColor="background1" w:themeShade="80"/>
                <w:sz w:val="16"/>
                <w:szCs w:val="14"/>
              </w:rPr>
              <w:fldChar w:fldCharType="begin"/>
            </w:r>
            <w:r w:rsidRPr="00DB37A1">
              <w:rPr>
                <w:rFonts w:cs="Arial"/>
                <w:bCs/>
                <w:color w:val="808080" w:themeColor="background1" w:themeShade="80"/>
                <w:sz w:val="16"/>
                <w:szCs w:val="14"/>
              </w:rPr>
              <w:instrText xml:space="preserve"> DOCPROPERTY  TemplateVersion  \* MERGEFORMAT </w:instrText>
            </w:r>
            <w:r w:rsidRPr="00DB37A1">
              <w:rPr>
                <w:rFonts w:cs="Arial"/>
                <w:bCs/>
                <w:color w:val="808080" w:themeColor="background1" w:themeShade="80"/>
                <w:sz w:val="16"/>
                <w:szCs w:val="14"/>
              </w:rPr>
              <w:fldChar w:fldCharType="separate"/>
            </w:r>
            <w:r w:rsidR="002F02E1">
              <w:rPr>
                <w:rFonts w:cs="Arial"/>
                <w:bCs/>
                <w:color w:val="808080" w:themeColor="background1" w:themeShade="80"/>
                <w:sz w:val="16"/>
                <w:szCs w:val="14"/>
              </w:rPr>
              <w:t>6</w:t>
            </w:r>
            <w:r w:rsidRPr="00DB37A1">
              <w:rPr>
                <w:rFonts w:cs="Arial"/>
                <w:bCs/>
                <w:color w:val="808080" w:themeColor="background1" w:themeShade="80"/>
                <w:sz w:val="16"/>
                <w:szCs w:val="14"/>
              </w:rPr>
              <w:fldChar w:fldCharType="end"/>
            </w:r>
            <w:r w:rsidRPr="00DB37A1">
              <w:rPr>
                <w:rFonts w:cs="Arial"/>
                <w:bCs/>
                <w:color w:val="808080" w:themeColor="background1" w:themeShade="80"/>
                <w:sz w:val="16"/>
                <w:szCs w:val="14"/>
              </w:rPr>
              <w:t>.</w:t>
            </w:r>
            <w:r w:rsidRPr="00DB37A1">
              <w:rPr>
                <w:rFonts w:cs="Arial"/>
                <w:bCs/>
                <w:color w:val="808080" w:themeColor="background1" w:themeShade="80"/>
                <w:sz w:val="16"/>
                <w:szCs w:val="14"/>
              </w:rPr>
              <w:fldChar w:fldCharType="begin"/>
            </w:r>
            <w:r w:rsidRPr="00DB37A1">
              <w:rPr>
                <w:rFonts w:cs="Arial"/>
                <w:bCs/>
                <w:color w:val="808080" w:themeColor="background1" w:themeShade="80"/>
                <w:sz w:val="16"/>
                <w:szCs w:val="14"/>
              </w:rPr>
              <w:instrText xml:space="preserve"> DOCPROPERTY  TemplateRevision  \* MERGEFORMAT </w:instrText>
            </w:r>
            <w:r w:rsidRPr="00DB37A1">
              <w:rPr>
                <w:rFonts w:cs="Arial"/>
                <w:bCs/>
                <w:color w:val="808080" w:themeColor="background1" w:themeShade="80"/>
                <w:sz w:val="16"/>
                <w:szCs w:val="14"/>
              </w:rPr>
              <w:fldChar w:fldCharType="separate"/>
            </w:r>
            <w:r w:rsidR="002F02E1">
              <w:rPr>
                <w:rFonts w:cs="Arial"/>
                <w:bCs/>
                <w:color w:val="808080" w:themeColor="background1" w:themeShade="80"/>
                <w:sz w:val="16"/>
                <w:szCs w:val="14"/>
              </w:rPr>
              <w:t>0</w:t>
            </w:r>
            <w:r w:rsidRPr="00DB37A1">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D4BABA8" w14:textId="77777777" w:rsidR="00B3499B" w:rsidRPr="00DB37A1" w:rsidRDefault="00B3499B" w:rsidP="007C00FA">
            <w:pPr>
              <w:jc w:val="right"/>
              <w:rPr>
                <w:rFonts w:cs="Arial"/>
                <w:bCs/>
                <w:color w:val="808080" w:themeColor="background1" w:themeShade="80"/>
                <w:sz w:val="16"/>
                <w:szCs w:val="14"/>
              </w:rPr>
            </w:pPr>
            <w:r w:rsidRPr="00DB37A1">
              <w:rPr>
                <w:rFonts w:cs="Arial"/>
                <w:bCs/>
                <w:color w:val="808080" w:themeColor="background1" w:themeShade="80"/>
                <w:sz w:val="16"/>
                <w:szCs w:val="14"/>
              </w:rPr>
              <w:t>End of Requirement</w:t>
            </w:r>
          </w:p>
        </w:tc>
      </w:tr>
    </w:tbl>
    <w:p w14:paraId="6572A9BB" w14:textId="77777777" w:rsidR="006D5A3A" w:rsidRPr="00DB37A1" w:rsidRDefault="006D5A3A" w:rsidP="009A277F">
      <w:pPr>
        <w:rPr>
          <w:strike/>
        </w:rPr>
      </w:pPr>
    </w:p>
    <w:p w14:paraId="7AE65E52" w14:textId="77777777" w:rsidR="00E11189" w:rsidRPr="00DB37A1" w:rsidRDefault="00E11189" w:rsidP="00E11189">
      <w:pPr>
        <w:pStyle w:val="RERequirement"/>
        <w:shd w:val="clear" w:color="auto" w:fill="F2F2F2" w:themeFill="background1" w:themeFillShade="F2"/>
      </w:pPr>
      <w:bookmarkStart w:id="154" w:name="_3d908a573a3bdf011428170c785f11f7"/>
      <w:r w:rsidRPr="00DB37A1">
        <w:t>REQ-397777/A</w:t>
      </w:r>
      <w:bookmarkEnd w:id="154"/>
      <w:r w:rsidRPr="00DB37A1">
        <w:t xml:space="preserve"> Inhibit AEIS for Power Take Off</w:t>
      </w:r>
    </w:p>
    <w:p w14:paraId="72BD6580" w14:textId="77777777" w:rsidR="00E11189" w:rsidRPr="00DB37A1" w:rsidRDefault="00E11189" w:rsidP="00E11189">
      <w:pPr>
        <w:rPr>
          <w:rFonts w:cs="Arial"/>
        </w:rPr>
      </w:pPr>
      <w:r w:rsidRPr="00DB37A1">
        <w:rPr>
          <w:rFonts w:cs="Arial"/>
        </w:rPr>
        <w:t>The Feature shall be inhibited when the Power Take Off (PTO) feature is active.</w:t>
      </w:r>
    </w:p>
    <w:p w14:paraId="66EBC720" w14:textId="77777777" w:rsidR="00E11189" w:rsidRPr="00DB37A1"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DB37A1" w14:paraId="6A4648EF"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E42F88E" w14:textId="77777777" w:rsidR="00B3499B" w:rsidRPr="00DB37A1" w:rsidRDefault="00B3499B" w:rsidP="007C00FA">
            <w:pPr>
              <w:rPr>
                <w:rFonts w:eastAsiaTheme="minorHAnsi" w:cs="Arial"/>
                <w:bCs/>
                <w:color w:val="808080" w:themeColor="background1" w:themeShade="80"/>
                <w:sz w:val="16"/>
                <w:szCs w:val="14"/>
              </w:rPr>
            </w:pPr>
            <w:r w:rsidRPr="00DB37A1">
              <w:rPr>
                <w:rFonts w:cs="Arial"/>
                <w:bCs/>
                <w:color w:val="808080" w:themeColor="background1" w:themeShade="80"/>
                <w:sz w:val="16"/>
                <w:szCs w:val="14"/>
              </w:rPr>
              <w:t>Requirement ID: REQ-397777/A</w:t>
            </w:r>
          </w:p>
        </w:tc>
      </w:tr>
      <w:tr w:rsidR="00B3499B" w:rsidRPr="00DB37A1" w14:paraId="3E82307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68E1A7" w14:textId="77777777" w:rsidR="00B3499B" w:rsidRPr="00DB37A1" w:rsidRDefault="00B3499B" w:rsidP="007C00FA">
            <w:pPr>
              <w:rPr>
                <w:rFonts w:eastAsiaTheme="minorHAnsi" w:cs="Arial"/>
                <w:b/>
                <w:bCs/>
                <w:sz w:val="16"/>
                <w:szCs w:val="14"/>
              </w:rPr>
            </w:pPr>
            <w:r w:rsidRPr="00DB37A1">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A57B91" w14:textId="77777777" w:rsidR="00B3499B" w:rsidRPr="00DB37A1" w:rsidRDefault="00B3499B" w:rsidP="007C00FA">
            <w:pPr>
              <w:rPr>
                <w:rFonts w:cs="Arial"/>
                <w:color w:val="000000" w:themeColor="text1"/>
                <w:sz w:val="16"/>
                <w:szCs w:val="14"/>
              </w:rPr>
            </w:pPr>
            <w:r w:rsidRPr="00DB37A1">
              <w:rPr>
                <w:rFonts w:cs="Arial"/>
                <w:color w:val="000000" w:themeColor="text1"/>
                <w:sz w:val="16"/>
                <w:szCs w:val="14"/>
              </w:rPr>
              <w:t>PTO may be used for long periods of time when the vehicle is parked. It is undesirable for AEIS to interrupt PTO by shutting down the vehicle after 30 minutes.</w:t>
            </w:r>
          </w:p>
        </w:tc>
      </w:tr>
      <w:tr w:rsidR="00B3499B" w:rsidRPr="00DB37A1" w14:paraId="638C19A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8AD17A" w14:textId="77777777" w:rsidR="00B3499B" w:rsidRPr="00DB37A1" w:rsidRDefault="00B3499B" w:rsidP="007C00FA">
            <w:pPr>
              <w:rPr>
                <w:rFonts w:eastAsiaTheme="minorHAnsi" w:cs="Arial"/>
                <w:b/>
                <w:bCs/>
                <w:sz w:val="16"/>
                <w:szCs w:val="14"/>
              </w:rPr>
            </w:pPr>
            <w:r w:rsidRPr="00DB37A1">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92F34A" w14:textId="77777777" w:rsidR="00A2743B" w:rsidRPr="00DB37A1" w:rsidRDefault="00A2743B"/>
        </w:tc>
      </w:tr>
      <w:tr w:rsidR="00B3499B" w:rsidRPr="00DB37A1" w14:paraId="426438E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C1D9BE" w14:textId="77777777" w:rsidR="00B3499B" w:rsidRPr="00DB37A1" w:rsidRDefault="00B3499B" w:rsidP="007C00FA">
            <w:pPr>
              <w:rPr>
                <w:rFonts w:cs="Arial"/>
                <w:sz w:val="16"/>
                <w:szCs w:val="14"/>
              </w:rPr>
            </w:pPr>
            <w:r w:rsidRPr="00DB37A1">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CB03F8" w14:textId="77777777" w:rsidR="00A2743B" w:rsidRPr="00DB37A1" w:rsidRDefault="00A2743B"/>
        </w:tc>
      </w:tr>
      <w:tr w:rsidR="00B3499B" w:rsidRPr="00DB37A1" w14:paraId="7BAEAA1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E7E0D8" w14:textId="77777777" w:rsidR="00B3499B" w:rsidRPr="00DB37A1" w:rsidRDefault="00B3499B" w:rsidP="007C00FA">
            <w:pPr>
              <w:rPr>
                <w:rFonts w:cs="Arial"/>
                <w:b/>
                <w:bCs/>
                <w:sz w:val="16"/>
                <w:szCs w:val="14"/>
              </w:rPr>
            </w:pPr>
            <w:r w:rsidRPr="00DB37A1">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A979A9" w14:textId="77777777" w:rsidR="00A2743B" w:rsidRPr="00DB37A1" w:rsidRDefault="00A2743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3AD3544" w14:textId="77777777" w:rsidR="00B3499B" w:rsidRPr="00DB37A1" w:rsidRDefault="00B3499B" w:rsidP="007C00FA">
            <w:pPr>
              <w:ind w:left="139"/>
              <w:rPr>
                <w:rFonts w:cs="Arial"/>
                <w:b/>
                <w:bCs/>
                <w:sz w:val="16"/>
                <w:szCs w:val="14"/>
              </w:rPr>
            </w:pPr>
            <w:r w:rsidRPr="00DB37A1">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6E148B2" w14:textId="77777777" w:rsidR="00A2743B" w:rsidRPr="00DB37A1" w:rsidRDefault="00A2743B"/>
        </w:tc>
      </w:tr>
      <w:tr w:rsidR="00B3499B" w:rsidRPr="00DB37A1" w14:paraId="44E98D0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BFC42A" w14:textId="77777777" w:rsidR="00B3499B" w:rsidRPr="00DB37A1" w:rsidRDefault="00B3499B" w:rsidP="007C00FA">
            <w:pPr>
              <w:rPr>
                <w:rFonts w:cs="Arial"/>
                <w:b/>
                <w:bCs/>
                <w:sz w:val="16"/>
                <w:szCs w:val="14"/>
              </w:rPr>
            </w:pPr>
            <w:r w:rsidRPr="00DB37A1">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D565B0" w14:textId="77777777" w:rsidR="00A2743B" w:rsidRPr="00DB37A1" w:rsidRDefault="00A2743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6AAD01A" w14:textId="77777777" w:rsidR="00B3499B" w:rsidRPr="00DB37A1" w:rsidRDefault="00B3499B" w:rsidP="007C00FA">
            <w:pPr>
              <w:ind w:left="139"/>
              <w:rPr>
                <w:rFonts w:cs="Arial"/>
                <w:b/>
                <w:bCs/>
                <w:sz w:val="16"/>
                <w:szCs w:val="16"/>
              </w:rPr>
            </w:pPr>
            <w:r w:rsidRPr="00DB37A1">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1FE5401" w14:textId="77777777" w:rsidR="00A2743B" w:rsidRPr="00DB37A1" w:rsidRDefault="00A2743B"/>
        </w:tc>
      </w:tr>
      <w:tr w:rsidR="00B3499B" w:rsidRPr="00DB37A1" w14:paraId="6FBF5A88"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D4C160" w14:textId="77777777" w:rsidR="00B3499B" w:rsidRPr="00DB37A1" w:rsidRDefault="00B3499B" w:rsidP="007C00FA">
            <w:pPr>
              <w:rPr>
                <w:rFonts w:eastAsiaTheme="minorHAnsi" w:cs="Arial"/>
                <w:b/>
                <w:bCs/>
                <w:sz w:val="16"/>
                <w:szCs w:val="14"/>
              </w:rPr>
            </w:pPr>
            <w:r w:rsidRPr="00DB37A1">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30B6CAC" w14:textId="1B2C9D29" w:rsidR="00A2743B" w:rsidRPr="00DB37A1" w:rsidRDefault="00DB37A1">
            <w:r w:rsidRPr="00DB37A1">
              <w:t>Common</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54D26E" w14:textId="77777777" w:rsidR="00B3499B" w:rsidRPr="00DB37A1" w:rsidRDefault="00B3499B" w:rsidP="007C00FA">
            <w:pPr>
              <w:rPr>
                <w:rFonts w:cs="Arial"/>
                <w:b/>
                <w:bCs/>
                <w:sz w:val="16"/>
                <w:szCs w:val="14"/>
              </w:rPr>
            </w:pPr>
            <w:r w:rsidRPr="00DB37A1">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19BEE5" w14:textId="77777777" w:rsidR="00A2743B" w:rsidRPr="00DB37A1" w:rsidRDefault="00A2743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BBD37A0" w14:textId="77777777" w:rsidR="00B3499B" w:rsidRPr="00DB37A1" w:rsidRDefault="00B3499B" w:rsidP="007C00FA">
            <w:pPr>
              <w:ind w:left="128"/>
              <w:rPr>
                <w:rFonts w:cs="Arial"/>
                <w:b/>
                <w:bCs/>
                <w:sz w:val="16"/>
                <w:szCs w:val="14"/>
              </w:rPr>
            </w:pPr>
            <w:r w:rsidRPr="00DB37A1">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50BC633" w14:textId="77777777" w:rsidR="00B3499B" w:rsidRPr="00DB37A1" w:rsidRDefault="00B3499B" w:rsidP="007C00FA">
            <w:pPr>
              <w:ind w:left="141"/>
              <w:rPr>
                <w:rFonts w:cs="Arial"/>
                <w:color w:val="000000" w:themeColor="text1"/>
                <w:sz w:val="16"/>
                <w:szCs w:val="14"/>
              </w:rPr>
            </w:pPr>
            <w:r w:rsidRPr="00DB37A1">
              <w:rPr>
                <w:rFonts w:cs="Arial"/>
                <w:color w:val="000000" w:themeColor="text1"/>
                <w:sz w:val="16"/>
                <w:szCs w:val="14"/>
              </w:rPr>
              <w:t>In-Progress</w:t>
            </w:r>
          </w:p>
        </w:tc>
      </w:tr>
      <w:tr w:rsidR="00B3499B" w:rsidRPr="00DB37A1" w14:paraId="416D5F9F"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B01029A" w14:textId="54F7F28E" w:rsidR="00B3499B" w:rsidRPr="00DB37A1" w:rsidRDefault="00BA62C5" w:rsidP="007C00FA">
            <w:pPr>
              <w:rPr>
                <w:rFonts w:cs="Arial"/>
                <w:bCs/>
                <w:color w:val="808080" w:themeColor="background1" w:themeShade="80"/>
                <w:sz w:val="16"/>
                <w:szCs w:val="14"/>
              </w:rPr>
            </w:pPr>
            <w:hyperlink r:id="rId57" w:history="1">
              <w:r w:rsidR="00B3499B" w:rsidRPr="00DB37A1">
                <w:rPr>
                  <w:rStyle w:val="Hyperlink"/>
                  <w:rFonts w:cs="Arial"/>
                  <w:bCs/>
                  <w:sz w:val="16"/>
                  <w:szCs w:val="14"/>
                </w:rPr>
                <w:t>Req. Template</w:t>
              </w:r>
            </w:hyperlink>
            <w:r w:rsidR="00B3499B" w:rsidRPr="00DB37A1">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0CD96B4" w14:textId="1236D4A4" w:rsidR="00B3499B" w:rsidRPr="00DB37A1" w:rsidRDefault="00B3499B" w:rsidP="007C00FA">
            <w:pPr>
              <w:rPr>
                <w:rFonts w:cs="Arial"/>
                <w:bCs/>
                <w:color w:val="808080" w:themeColor="background1" w:themeShade="80"/>
                <w:sz w:val="16"/>
                <w:szCs w:val="14"/>
              </w:rPr>
            </w:pPr>
            <w:r w:rsidRPr="00DB37A1">
              <w:rPr>
                <w:rFonts w:cs="Arial"/>
                <w:bCs/>
                <w:color w:val="808080" w:themeColor="background1" w:themeShade="80"/>
                <w:sz w:val="16"/>
                <w:szCs w:val="14"/>
              </w:rPr>
              <w:fldChar w:fldCharType="begin"/>
            </w:r>
            <w:r w:rsidRPr="00DB37A1">
              <w:rPr>
                <w:rFonts w:cs="Arial"/>
                <w:bCs/>
                <w:color w:val="808080" w:themeColor="background1" w:themeShade="80"/>
                <w:sz w:val="16"/>
                <w:szCs w:val="14"/>
              </w:rPr>
              <w:instrText xml:space="preserve"> DOCPROPERTY  TemplateVersion  \* MERGEFORMAT </w:instrText>
            </w:r>
            <w:r w:rsidRPr="00DB37A1">
              <w:rPr>
                <w:rFonts w:cs="Arial"/>
                <w:bCs/>
                <w:color w:val="808080" w:themeColor="background1" w:themeShade="80"/>
                <w:sz w:val="16"/>
                <w:szCs w:val="14"/>
              </w:rPr>
              <w:fldChar w:fldCharType="separate"/>
            </w:r>
            <w:r w:rsidR="002F02E1">
              <w:rPr>
                <w:rFonts w:cs="Arial"/>
                <w:bCs/>
                <w:color w:val="808080" w:themeColor="background1" w:themeShade="80"/>
                <w:sz w:val="16"/>
                <w:szCs w:val="14"/>
              </w:rPr>
              <w:t>6</w:t>
            </w:r>
            <w:r w:rsidRPr="00DB37A1">
              <w:rPr>
                <w:rFonts w:cs="Arial"/>
                <w:bCs/>
                <w:color w:val="808080" w:themeColor="background1" w:themeShade="80"/>
                <w:sz w:val="16"/>
                <w:szCs w:val="14"/>
              </w:rPr>
              <w:fldChar w:fldCharType="end"/>
            </w:r>
            <w:r w:rsidRPr="00DB37A1">
              <w:rPr>
                <w:rFonts w:cs="Arial"/>
                <w:bCs/>
                <w:color w:val="808080" w:themeColor="background1" w:themeShade="80"/>
                <w:sz w:val="16"/>
                <w:szCs w:val="14"/>
              </w:rPr>
              <w:t>.</w:t>
            </w:r>
            <w:r w:rsidRPr="00DB37A1">
              <w:rPr>
                <w:rFonts w:cs="Arial"/>
                <w:bCs/>
                <w:color w:val="808080" w:themeColor="background1" w:themeShade="80"/>
                <w:sz w:val="16"/>
                <w:szCs w:val="14"/>
              </w:rPr>
              <w:fldChar w:fldCharType="begin"/>
            </w:r>
            <w:r w:rsidRPr="00DB37A1">
              <w:rPr>
                <w:rFonts w:cs="Arial"/>
                <w:bCs/>
                <w:color w:val="808080" w:themeColor="background1" w:themeShade="80"/>
                <w:sz w:val="16"/>
                <w:szCs w:val="14"/>
              </w:rPr>
              <w:instrText xml:space="preserve"> DOCPROPERTY  TemplateRevision  \* MERGEFORMAT </w:instrText>
            </w:r>
            <w:r w:rsidRPr="00DB37A1">
              <w:rPr>
                <w:rFonts w:cs="Arial"/>
                <w:bCs/>
                <w:color w:val="808080" w:themeColor="background1" w:themeShade="80"/>
                <w:sz w:val="16"/>
                <w:szCs w:val="14"/>
              </w:rPr>
              <w:fldChar w:fldCharType="separate"/>
            </w:r>
            <w:r w:rsidR="002F02E1">
              <w:rPr>
                <w:rFonts w:cs="Arial"/>
                <w:bCs/>
                <w:color w:val="808080" w:themeColor="background1" w:themeShade="80"/>
                <w:sz w:val="16"/>
                <w:szCs w:val="14"/>
              </w:rPr>
              <w:t>0</w:t>
            </w:r>
            <w:r w:rsidRPr="00DB37A1">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A1B392E" w14:textId="77777777" w:rsidR="00B3499B" w:rsidRPr="00DB37A1" w:rsidRDefault="00B3499B" w:rsidP="007C00FA">
            <w:pPr>
              <w:jc w:val="right"/>
              <w:rPr>
                <w:rFonts w:cs="Arial"/>
                <w:bCs/>
                <w:color w:val="808080" w:themeColor="background1" w:themeShade="80"/>
                <w:sz w:val="16"/>
                <w:szCs w:val="14"/>
              </w:rPr>
            </w:pPr>
            <w:r w:rsidRPr="00DB37A1">
              <w:rPr>
                <w:rFonts w:cs="Arial"/>
                <w:bCs/>
                <w:color w:val="808080" w:themeColor="background1" w:themeShade="80"/>
                <w:sz w:val="16"/>
                <w:szCs w:val="14"/>
              </w:rPr>
              <w:t>End of Requirement</w:t>
            </w:r>
          </w:p>
        </w:tc>
      </w:tr>
    </w:tbl>
    <w:p w14:paraId="1BFA1C4C" w14:textId="77777777" w:rsidR="006D5A3A" w:rsidRPr="00DB37A1" w:rsidRDefault="006D5A3A" w:rsidP="009A277F"/>
    <w:p w14:paraId="651C58AA" w14:textId="77777777" w:rsidR="00E11189" w:rsidRPr="00DB37A1" w:rsidRDefault="00E11189" w:rsidP="00E11189">
      <w:pPr>
        <w:pStyle w:val="RERequirement"/>
        <w:shd w:val="clear" w:color="auto" w:fill="F2F2F2" w:themeFill="background1" w:themeFillShade="F2"/>
      </w:pPr>
      <w:bookmarkStart w:id="155" w:name="_6763c4c1bf82c4c8bc6d626cee5db220"/>
      <w:r w:rsidRPr="00C16D6C">
        <w:t>REQ-397780/A</w:t>
      </w:r>
      <w:bookmarkEnd w:id="155"/>
      <w:r w:rsidRPr="00C16D6C">
        <w:t xml:space="preserve"> AEIS Permanant Disable</w:t>
      </w:r>
    </w:p>
    <w:p w14:paraId="0B824F6C" w14:textId="77777777" w:rsidR="00E11189" w:rsidRPr="00DB37A1" w:rsidRDefault="00E11189" w:rsidP="00E11189">
      <w:pPr>
        <w:rPr>
          <w:rFonts w:cs="Arial"/>
        </w:rPr>
      </w:pPr>
      <w:r w:rsidRPr="00DB37A1">
        <w:rPr>
          <w:rFonts w:cs="Arial"/>
        </w:rPr>
        <w:t>The Feature shall be able to be disabled permanently during production based on program agreement through the use of an MFAL code.</w:t>
      </w:r>
    </w:p>
    <w:p w14:paraId="212D97A9" w14:textId="77777777" w:rsidR="00E11189" w:rsidRPr="00DB37A1"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DB37A1" w14:paraId="7E1737ED"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1FF56D" w14:textId="77777777" w:rsidR="00B3499B" w:rsidRPr="00DB37A1" w:rsidRDefault="00B3499B" w:rsidP="007C00FA">
            <w:pPr>
              <w:rPr>
                <w:rFonts w:eastAsiaTheme="minorHAnsi" w:cs="Arial"/>
                <w:bCs/>
                <w:color w:val="808080" w:themeColor="background1" w:themeShade="80"/>
                <w:sz w:val="16"/>
                <w:szCs w:val="14"/>
              </w:rPr>
            </w:pPr>
            <w:r w:rsidRPr="00DB37A1">
              <w:rPr>
                <w:rFonts w:cs="Arial"/>
                <w:bCs/>
                <w:color w:val="808080" w:themeColor="background1" w:themeShade="80"/>
                <w:sz w:val="16"/>
                <w:szCs w:val="14"/>
              </w:rPr>
              <w:t>Requirement ID: REQ-397780/A</w:t>
            </w:r>
          </w:p>
        </w:tc>
      </w:tr>
      <w:tr w:rsidR="00B3499B" w:rsidRPr="00DB37A1" w14:paraId="4EE14BD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C97D80" w14:textId="77777777" w:rsidR="00B3499B" w:rsidRPr="00DB37A1" w:rsidRDefault="00B3499B" w:rsidP="007C00FA">
            <w:pPr>
              <w:rPr>
                <w:rFonts w:eastAsiaTheme="minorHAnsi" w:cs="Arial"/>
                <w:b/>
                <w:bCs/>
                <w:sz w:val="16"/>
                <w:szCs w:val="14"/>
              </w:rPr>
            </w:pPr>
            <w:r w:rsidRPr="00DB37A1">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E081D2" w14:textId="77777777" w:rsidR="00B3499B" w:rsidRPr="00DB37A1" w:rsidRDefault="00B3499B" w:rsidP="007C00FA">
            <w:pPr>
              <w:rPr>
                <w:rFonts w:cs="Arial"/>
                <w:color w:val="000000" w:themeColor="text1"/>
                <w:sz w:val="16"/>
                <w:szCs w:val="14"/>
              </w:rPr>
            </w:pPr>
            <w:r w:rsidRPr="00DB37A1">
              <w:rPr>
                <w:rFonts w:cs="Arial"/>
                <w:color w:val="000000" w:themeColor="text1"/>
                <w:sz w:val="16"/>
                <w:szCs w:val="14"/>
              </w:rPr>
              <w:t>To allow certain vehicles such as emergency vehicles to have AEIS permanantly disabled.</w:t>
            </w:r>
          </w:p>
        </w:tc>
      </w:tr>
      <w:tr w:rsidR="00B3499B" w:rsidRPr="00DB37A1" w14:paraId="20C3ECE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426C521" w14:textId="77777777" w:rsidR="00B3499B" w:rsidRPr="00DB37A1" w:rsidRDefault="00B3499B" w:rsidP="007C00FA">
            <w:pPr>
              <w:rPr>
                <w:rFonts w:eastAsiaTheme="minorHAnsi" w:cs="Arial"/>
                <w:b/>
                <w:bCs/>
                <w:sz w:val="16"/>
                <w:szCs w:val="14"/>
              </w:rPr>
            </w:pPr>
            <w:r w:rsidRPr="00DB37A1">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6556E8" w14:textId="77777777" w:rsidR="00A2743B" w:rsidRPr="00DB37A1" w:rsidRDefault="00A2743B"/>
        </w:tc>
      </w:tr>
      <w:tr w:rsidR="00B3499B" w:rsidRPr="00DB37A1" w14:paraId="424BEDA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6445F8" w14:textId="77777777" w:rsidR="00B3499B" w:rsidRPr="00DB37A1" w:rsidRDefault="00B3499B" w:rsidP="007C00FA">
            <w:pPr>
              <w:rPr>
                <w:rFonts w:cs="Arial"/>
                <w:sz w:val="16"/>
                <w:szCs w:val="14"/>
              </w:rPr>
            </w:pPr>
            <w:r w:rsidRPr="00DB37A1">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DCEBB8" w14:textId="77777777" w:rsidR="00A2743B" w:rsidRPr="00DB37A1" w:rsidRDefault="00A2743B"/>
        </w:tc>
      </w:tr>
      <w:tr w:rsidR="00B3499B" w:rsidRPr="00DB37A1" w14:paraId="408F426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E7EFA9" w14:textId="77777777" w:rsidR="00B3499B" w:rsidRPr="00DB37A1" w:rsidRDefault="00B3499B" w:rsidP="007C00FA">
            <w:pPr>
              <w:rPr>
                <w:rFonts w:cs="Arial"/>
                <w:b/>
                <w:bCs/>
                <w:sz w:val="16"/>
                <w:szCs w:val="14"/>
              </w:rPr>
            </w:pPr>
            <w:r w:rsidRPr="00DB37A1">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E20CBF" w14:textId="77777777" w:rsidR="00A2743B" w:rsidRPr="00DB37A1" w:rsidRDefault="00A2743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40FDA05" w14:textId="77777777" w:rsidR="00B3499B" w:rsidRPr="00DB37A1" w:rsidRDefault="00B3499B" w:rsidP="007C00FA">
            <w:pPr>
              <w:ind w:left="139"/>
              <w:rPr>
                <w:rFonts w:cs="Arial"/>
                <w:b/>
                <w:bCs/>
                <w:sz w:val="16"/>
                <w:szCs w:val="14"/>
              </w:rPr>
            </w:pPr>
            <w:r w:rsidRPr="00DB37A1">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F2BDB77" w14:textId="77777777" w:rsidR="00A2743B" w:rsidRPr="00DB37A1" w:rsidRDefault="00A2743B"/>
        </w:tc>
      </w:tr>
      <w:tr w:rsidR="00B3499B" w:rsidRPr="00DB37A1" w14:paraId="7CFA8BF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F3C2B6" w14:textId="77777777" w:rsidR="00B3499B" w:rsidRPr="00DB37A1" w:rsidRDefault="00B3499B" w:rsidP="007C00FA">
            <w:pPr>
              <w:rPr>
                <w:rFonts w:cs="Arial"/>
                <w:b/>
                <w:bCs/>
                <w:sz w:val="16"/>
                <w:szCs w:val="14"/>
              </w:rPr>
            </w:pPr>
            <w:r w:rsidRPr="00DB37A1">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8190AA" w14:textId="77777777" w:rsidR="00A2743B" w:rsidRPr="00DB37A1" w:rsidRDefault="00A2743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97ADB6" w14:textId="77777777" w:rsidR="00B3499B" w:rsidRPr="00DB37A1" w:rsidRDefault="00B3499B" w:rsidP="007C00FA">
            <w:pPr>
              <w:ind w:left="139"/>
              <w:rPr>
                <w:rFonts w:cs="Arial"/>
                <w:b/>
                <w:bCs/>
                <w:sz w:val="16"/>
                <w:szCs w:val="16"/>
              </w:rPr>
            </w:pPr>
            <w:r w:rsidRPr="00DB37A1">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2F004F1" w14:textId="77777777" w:rsidR="00A2743B" w:rsidRPr="00DB37A1" w:rsidRDefault="00A2743B"/>
        </w:tc>
      </w:tr>
      <w:tr w:rsidR="00B3499B" w:rsidRPr="00DB37A1" w14:paraId="61D17173"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D914E5" w14:textId="77777777" w:rsidR="00B3499B" w:rsidRPr="00DB37A1" w:rsidRDefault="00B3499B" w:rsidP="007C00FA">
            <w:pPr>
              <w:rPr>
                <w:rFonts w:eastAsiaTheme="minorHAnsi" w:cs="Arial"/>
                <w:b/>
                <w:bCs/>
                <w:sz w:val="16"/>
                <w:szCs w:val="14"/>
              </w:rPr>
            </w:pPr>
            <w:r w:rsidRPr="00DB37A1">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D0360A5" w14:textId="43949A15" w:rsidR="00A2743B" w:rsidRPr="00DB37A1" w:rsidRDefault="00DB37A1">
            <w:r w:rsidRPr="00DB37A1">
              <w:t>Common</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9F7069" w14:textId="77777777" w:rsidR="00B3499B" w:rsidRPr="00DB37A1" w:rsidRDefault="00B3499B" w:rsidP="007C00FA">
            <w:pPr>
              <w:rPr>
                <w:rFonts w:cs="Arial"/>
                <w:b/>
                <w:bCs/>
                <w:sz w:val="16"/>
                <w:szCs w:val="14"/>
              </w:rPr>
            </w:pPr>
            <w:r w:rsidRPr="00DB37A1">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A83726" w14:textId="77777777" w:rsidR="00A2743B" w:rsidRPr="00DB37A1" w:rsidRDefault="00A2743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0587FD3" w14:textId="77777777" w:rsidR="00B3499B" w:rsidRPr="00DB37A1" w:rsidRDefault="00B3499B" w:rsidP="007C00FA">
            <w:pPr>
              <w:ind w:left="128"/>
              <w:rPr>
                <w:rFonts w:cs="Arial"/>
                <w:b/>
                <w:bCs/>
                <w:sz w:val="16"/>
                <w:szCs w:val="14"/>
              </w:rPr>
            </w:pPr>
            <w:r w:rsidRPr="00DB37A1">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2CA563" w14:textId="77777777" w:rsidR="00B3499B" w:rsidRPr="00DB37A1" w:rsidRDefault="00B3499B" w:rsidP="007C00FA">
            <w:pPr>
              <w:ind w:left="141"/>
              <w:rPr>
                <w:rFonts w:cs="Arial"/>
                <w:color w:val="000000" w:themeColor="text1"/>
                <w:sz w:val="16"/>
                <w:szCs w:val="14"/>
              </w:rPr>
            </w:pPr>
            <w:r w:rsidRPr="00DB37A1">
              <w:rPr>
                <w:rFonts w:cs="Arial"/>
                <w:color w:val="000000" w:themeColor="text1"/>
                <w:sz w:val="16"/>
                <w:szCs w:val="14"/>
              </w:rPr>
              <w:t>In-Progress</w:t>
            </w:r>
          </w:p>
        </w:tc>
      </w:tr>
      <w:tr w:rsidR="00B3499B" w:rsidRPr="00DB37A1" w14:paraId="47D7C7AC"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AFA223E" w14:textId="5C884D13" w:rsidR="00B3499B" w:rsidRPr="00DB37A1" w:rsidRDefault="00BA62C5" w:rsidP="007C00FA">
            <w:pPr>
              <w:rPr>
                <w:rFonts w:cs="Arial"/>
                <w:bCs/>
                <w:color w:val="808080" w:themeColor="background1" w:themeShade="80"/>
                <w:sz w:val="16"/>
                <w:szCs w:val="14"/>
              </w:rPr>
            </w:pPr>
            <w:hyperlink r:id="rId58" w:history="1">
              <w:r w:rsidR="00B3499B" w:rsidRPr="00DB37A1">
                <w:rPr>
                  <w:rStyle w:val="Hyperlink"/>
                  <w:rFonts w:cs="Arial"/>
                  <w:bCs/>
                  <w:sz w:val="16"/>
                  <w:szCs w:val="14"/>
                </w:rPr>
                <w:t>Req. Template</w:t>
              </w:r>
            </w:hyperlink>
            <w:r w:rsidR="00B3499B" w:rsidRPr="00DB37A1">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90079B8" w14:textId="6D82EE17" w:rsidR="00B3499B" w:rsidRPr="00DB37A1" w:rsidRDefault="00B3499B" w:rsidP="007C00FA">
            <w:pPr>
              <w:rPr>
                <w:rFonts w:cs="Arial"/>
                <w:bCs/>
                <w:color w:val="808080" w:themeColor="background1" w:themeShade="80"/>
                <w:sz w:val="16"/>
                <w:szCs w:val="14"/>
              </w:rPr>
            </w:pPr>
            <w:r w:rsidRPr="00DB37A1">
              <w:rPr>
                <w:rFonts w:cs="Arial"/>
                <w:bCs/>
                <w:color w:val="808080" w:themeColor="background1" w:themeShade="80"/>
                <w:sz w:val="16"/>
                <w:szCs w:val="14"/>
              </w:rPr>
              <w:fldChar w:fldCharType="begin"/>
            </w:r>
            <w:r w:rsidRPr="00DB37A1">
              <w:rPr>
                <w:rFonts w:cs="Arial"/>
                <w:bCs/>
                <w:color w:val="808080" w:themeColor="background1" w:themeShade="80"/>
                <w:sz w:val="16"/>
                <w:szCs w:val="14"/>
              </w:rPr>
              <w:instrText xml:space="preserve"> DOCPROPERTY  TemplateVersion  \* MERGEFORMAT </w:instrText>
            </w:r>
            <w:r w:rsidRPr="00DB37A1">
              <w:rPr>
                <w:rFonts w:cs="Arial"/>
                <w:bCs/>
                <w:color w:val="808080" w:themeColor="background1" w:themeShade="80"/>
                <w:sz w:val="16"/>
                <w:szCs w:val="14"/>
              </w:rPr>
              <w:fldChar w:fldCharType="separate"/>
            </w:r>
            <w:r w:rsidR="002F02E1">
              <w:rPr>
                <w:rFonts w:cs="Arial"/>
                <w:bCs/>
                <w:color w:val="808080" w:themeColor="background1" w:themeShade="80"/>
                <w:sz w:val="16"/>
                <w:szCs w:val="14"/>
              </w:rPr>
              <w:t>6</w:t>
            </w:r>
            <w:r w:rsidRPr="00DB37A1">
              <w:rPr>
                <w:rFonts w:cs="Arial"/>
                <w:bCs/>
                <w:color w:val="808080" w:themeColor="background1" w:themeShade="80"/>
                <w:sz w:val="16"/>
                <w:szCs w:val="14"/>
              </w:rPr>
              <w:fldChar w:fldCharType="end"/>
            </w:r>
            <w:r w:rsidRPr="00DB37A1">
              <w:rPr>
                <w:rFonts w:cs="Arial"/>
                <w:bCs/>
                <w:color w:val="808080" w:themeColor="background1" w:themeShade="80"/>
                <w:sz w:val="16"/>
                <w:szCs w:val="14"/>
              </w:rPr>
              <w:t>.</w:t>
            </w:r>
            <w:r w:rsidRPr="00DB37A1">
              <w:rPr>
                <w:rFonts w:cs="Arial"/>
                <w:bCs/>
                <w:color w:val="808080" w:themeColor="background1" w:themeShade="80"/>
                <w:sz w:val="16"/>
                <w:szCs w:val="14"/>
              </w:rPr>
              <w:fldChar w:fldCharType="begin"/>
            </w:r>
            <w:r w:rsidRPr="00DB37A1">
              <w:rPr>
                <w:rFonts w:cs="Arial"/>
                <w:bCs/>
                <w:color w:val="808080" w:themeColor="background1" w:themeShade="80"/>
                <w:sz w:val="16"/>
                <w:szCs w:val="14"/>
              </w:rPr>
              <w:instrText xml:space="preserve"> DOCPROPERTY  TemplateRevision  \* MERGEFORMAT </w:instrText>
            </w:r>
            <w:r w:rsidRPr="00DB37A1">
              <w:rPr>
                <w:rFonts w:cs="Arial"/>
                <w:bCs/>
                <w:color w:val="808080" w:themeColor="background1" w:themeShade="80"/>
                <w:sz w:val="16"/>
                <w:szCs w:val="14"/>
              </w:rPr>
              <w:fldChar w:fldCharType="separate"/>
            </w:r>
            <w:r w:rsidR="002F02E1">
              <w:rPr>
                <w:rFonts w:cs="Arial"/>
                <w:bCs/>
                <w:color w:val="808080" w:themeColor="background1" w:themeShade="80"/>
                <w:sz w:val="16"/>
                <w:szCs w:val="14"/>
              </w:rPr>
              <w:t>0</w:t>
            </w:r>
            <w:r w:rsidRPr="00DB37A1">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24A4F7A" w14:textId="77777777" w:rsidR="00B3499B" w:rsidRPr="00DB37A1" w:rsidRDefault="00B3499B" w:rsidP="007C00FA">
            <w:pPr>
              <w:jc w:val="right"/>
              <w:rPr>
                <w:rFonts w:cs="Arial"/>
                <w:bCs/>
                <w:color w:val="808080" w:themeColor="background1" w:themeShade="80"/>
                <w:sz w:val="16"/>
                <w:szCs w:val="14"/>
              </w:rPr>
            </w:pPr>
            <w:r w:rsidRPr="00DB37A1">
              <w:rPr>
                <w:rFonts w:cs="Arial"/>
                <w:bCs/>
                <w:color w:val="808080" w:themeColor="background1" w:themeShade="80"/>
                <w:sz w:val="16"/>
                <w:szCs w:val="14"/>
              </w:rPr>
              <w:t>End of Requirement</w:t>
            </w:r>
          </w:p>
        </w:tc>
      </w:tr>
    </w:tbl>
    <w:p w14:paraId="3C13EED8" w14:textId="6C1B7F38" w:rsidR="006D5A3A" w:rsidRPr="00DB37A1" w:rsidRDefault="006D5A3A" w:rsidP="009A277F"/>
    <w:p w14:paraId="0B10BA87" w14:textId="1F2AA142" w:rsidR="00ED34B4" w:rsidRPr="00DB37A1" w:rsidRDefault="00ED34B4" w:rsidP="00ED34B4">
      <w:pPr>
        <w:pStyle w:val="RERequirement"/>
        <w:shd w:val="clear" w:color="auto" w:fill="F2F2F2" w:themeFill="background1" w:themeFillShade="F2"/>
      </w:pPr>
      <w:r w:rsidRPr="00C16D6C">
        <w:t xml:space="preserve">REQ-397777/A Inhibit AEIS for </w:t>
      </w:r>
      <w:r w:rsidR="000B49E5" w:rsidRPr="00C16D6C">
        <w:t>interfacing feature</w:t>
      </w:r>
    </w:p>
    <w:p w14:paraId="1BD08744" w14:textId="60BACE26" w:rsidR="00ED34B4" w:rsidRPr="00DB37A1" w:rsidRDefault="00ED34B4" w:rsidP="00ED34B4">
      <w:pPr>
        <w:rPr>
          <w:rFonts w:cs="Arial"/>
        </w:rPr>
      </w:pPr>
      <w:r w:rsidRPr="00DB37A1">
        <w:rPr>
          <w:rFonts w:cs="Arial"/>
        </w:rPr>
        <w:t xml:space="preserve">The Feature shall be inhibited when </w:t>
      </w:r>
      <w:r w:rsidR="000B49E5" w:rsidRPr="00DB37A1">
        <w:rPr>
          <w:rFonts w:cs="Arial"/>
        </w:rPr>
        <w:t xml:space="preserve">certain </w:t>
      </w:r>
      <w:r w:rsidRPr="00DB37A1">
        <w:rPr>
          <w:rFonts w:cs="Arial"/>
        </w:rPr>
        <w:t>feature</w:t>
      </w:r>
      <w:r w:rsidR="000B49E5" w:rsidRPr="00DB37A1">
        <w:rPr>
          <w:rFonts w:cs="Arial"/>
        </w:rPr>
        <w:t>s</w:t>
      </w:r>
      <w:r w:rsidRPr="00DB37A1">
        <w:rPr>
          <w:rFonts w:cs="Arial"/>
        </w:rPr>
        <w:t xml:space="preserve"> </w:t>
      </w:r>
      <w:r w:rsidR="000B49E5" w:rsidRPr="00DB37A1">
        <w:rPr>
          <w:rFonts w:cs="Arial"/>
        </w:rPr>
        <w:t>are</w:t>
      </w:r>
      <w:r w:rsidRPr="00DB37A1">
        <w:rPr>
          <w:rFonts w:cs="Arial"/>
        </w:rPr>
        <w:t xml:space="preserve"> active</w:t>
      </w:r>
      <w:r w:rsidR="000B49E5" w:rsidRPr="00DB37A1">
        <w:rPr>
          <w:rFonts w:cs="Arial"/>
        </w:rPr>
        <w:t xml:space="preserve"> and require </w:t>
      </w:r>
      <w:r w:rsidR="00E628C4" w:rsidRPr="00DB37A1">
        <w:rPr>
          <w:rFonts w:cs="Arial"/>
        </w:rPr>
        <w:t>the vehicle to idle for extended periods of time</w:t>
      </w:r>
      <w:r w:rsidRPr="00DB37A1">
        <w:rPr>
          <w:rFonts w:cs="Arial"/>
        </w:rPr>
        <w:t>.</w:t>
      </w:r>
    </w:p>
    <w:p w14:paraId="29E1F45A" w14:textId="77777777" w:rsidR="00ED34B4" w:rsidRPr="00DB37A1" w:rsidRDefault="00ED34B4" w:rsidP="00ED34B4">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ED34B4" w:rsidRPr="00DB37A1" w14:paraId="181AD873" w14:textId="77777777" w:rsidTr="00E24E03">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67E075" w14:textId="77777777" w:rsidR="00ED34B4" w:rsidRPr="00DB37A1" w:rsidRDefault="00ED34B4" w:rsidP="00E24E03">
            <w:pPr>
              <w:rPr>
                <w:rFonts w:eastAsiaTheme="minorHAnsi" w:cs="Arial"/>
                <w:bCs/>
                <w:color w:val="808080" w:themeColor="background1" w:themeShade="80"/>
                <w:sz w:val="16"/>
                <w:szCs w:val="14"/>
              </w:rPr>
            </w:pPr>
            <w:r w:rsidRPr="00DB37A1">
              <w:rPr>
                <w:rFonts w:cs="Arial"/>
                <w:bCs/>
                <w:color w:val="808080" w:themeColor="background1" w:themeShade="80"/>
                <w:sz w:val="16"/>
                <w:szCs w:val="14"/>
              </w:rPr>
              <w:t>Requirement ID: REQ-397777/A</w:t>
            </w:r>
          </w:p>
        </w:tc>
      </w:tr>
      <w:tr w:rsidR="00ED34B4" w:rsidRPr="00DB37A1" w14:paraId="52003322" w14:textId="77777777" w:rsidTr="00E24E03">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8EE757D" w14:textId="77777777" w:rsidR="00ED34B4" w:rsidRPr="00DB37A1" w:rsidRDefault="00ED34B4" w:rsidP="00E24E03">
            <w:pPr>
              <w:rPr>
                <w:rFonts w:eastAsiaTheme="minorHAnsi" w:cs="Arial"/>
                <w:b/>
                <w:bCs/>
                <w:sz w:val="16"/>
                <w:szCs w:val="14"/>
              </w:rPr>
            </w:pPr>
            <w:r w:rsidRPr="00DB37A1">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1E21B6" w14:textId="2663AAFA" w:rsidR="00ED34B4" w:rsidRPr="00DB37A1" w:rsidRDefault="00D937D8" w:rsidP="00E24E03">
            <w:pPr>
              <w:rPr>
                <w:rFonts w:cs="Arial"/>
                <w:color w:val="000000" w:themeColor="text1"/>
                <w:sz w:val="16"/>
                <w:szCs w:val="14"/>
              </w:rPr>
            </w:pPr>
            <w:r w:rsidRPr="00DB37A1">
              <w:rPr>
                <w:rFonts w:cs="Arial"/>
                <w:color w:val="000000" w:themeColor="text1"/>
                <w:sz w:val="16"/>
                <w:szCs w:val="14"/>
              </w:rPr>
              <w:t xml:space="preserve">Features such as </w:t>
            </w:r>
            <w:r w:rsidR="00ED34B4" w:rsidRPr="00DB37A1">
              <w:rPr>
                <w:rFonts w:cs="Arial"/>
                <w:color w:val="000000" w:themeColor="text1"/>
                <w:sz w:val="16"/>
                <w:szCs w:val="14"/>
              </w:rPr>
              <w:t>PTO</w:t>
            </w:r>
            <w:r w:rsidRPr="00DB37A1">
              <w:rPr>
                <w:rFonts w:cs="Arial"/>
                <w:color w:val="000000" w:themeColor="text1"/>
                <w:sz w:val="16"/>
                <w:szCs w:val="14"/>
              </w:rPr>
              <w:t xml:space="preserve"> or PPO</w:t>
            </w:r>
            <w:r w:rsidR="00ED34B4" w:rsidRPr="00DB37A1">
              <w:rPr>
                <w:rFonts w:cs="Arial"/>
                <w:color w:val="000000" w:themeColor="text1"/>
                <w:sz w:val="16"/>
                <w:szCs w:val="14"/>
              </w:rPr>
              <w:t xml:space="preserve"> may be used for long periods of time when the vehicle is parked. It is undesirable for AEIS to interrupt </w:t>
            </w:r>
            <w:r w:rsidRPr="00DB37A1">
              <w:rPr>
                <w:rFonts w:cs="Arial"/>
                <w:color w:val="000000" w:themeColor="text1"/>
                <w:sz w:val="16"/>
                <w:szCs w:val="14"/>
              </w:rPr>
              <w:t xml:space="preserve">them </w:t>
            </w:r>
            <w:r w:rsidR="00ED34B4" w:rsidRPr="00DB37A1">
              <w:rPr>
                <w:rFonts w:cs="Arial"/>
                <w:color w:val="000000" w:themeColor="text1"/>
                <w:sz w:val="16"/>
                <w:szCs w:val="14"/>
              </w:rPr>
              <w:t xml:space="preserve">by shutting down the vehicle after </w:t>
            </w:r>
            <w:r w:rsidRPr="00DB37A1">
              <w:rPr>
                <w:rFonts w:cs="Arial"/>
                <w:color w:val="000000" w:themeColor="text1"/>
                <w:sz w:val="16"/>
                <w:szCs w:val="14"/>
              </w:rPr>
              <w:t xml:space="preserve">the </w:t>
            </w:r>
            <w:r w:rsidR="00E2580F" w:rsidRPr="00DB37A1">
              <w:rPr>
                <w:rFonts w:cs="Arial"/>
                <w:color w:val="000000" w:themeColor="text1"/>
                <w:sz w:val="16"/>
                <w:szCs w:val="14"/>
              </w:rPr>
              <w:t>max idle time</w:t>
            </w:r>
            <w:r w:rsidR="00ED34B4" w:rsidRPr="00DB37A1">
              <w:rPr>
                <w:rFonts w:cs="Arial"/>
                <w:color w:val="000000" w:themeColor="text1"/>
                <w:sz w:val="16"/>
                <w:szCs w:val="14"/>
              </w:rPr>
              <w:t>.</w:t>
            </w:r>
          </w:p>
        </w:tc>
      </w:tr>
      <w:tr w:rsidR="00ED34B4" w:rsidRPr="00DB37A1" w14:paraId="30F8F07B" w14:textId="77777777" w:rsidTr="00E24E03">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B68E65" w14:textId="77777777" w:rsidR="00ED34B4" w:rsidRPr="00DB37A1" w:rsidRDefault="00ED34B4" w:rsidP="00E24E03">
            <w:pPr>
              <w:rPr>
                <w:rFonts w:eastAsiaTheme="minorHAnsi" w:cs="Arial"/>
                <w:b/>
                <w:bCs/>
                <w:sz w:val="16"/>
                <w:szCs w:val="14"/>
              </w:rPr>
            </w:pPr>
            <w:r w:rsidRPr="00DB37A1">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8199E0" w14:textId="77777777" w:rsidR="00ED34B4" w:rsidRPr="00DB37A1" w:rsidRDefault="00ED34B4" w:rsidP="00E24E03"/>
        </w:tc>
      </w:tr>
      <w:tr w:rsidR="00ED34B4" w:rsidRPr="00DB37A1" w14:paraId="5FF06A17" w14:textId="77777777" w:rsidTr="00E24E03">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2E6ACF" w14:textId="77777777" w:rsidR="00ED34B4" w:rsidRPr="00DB37A1" w:rsidRDefault="00ED34B4" w:rsidP="00E24E03">
            <w:pPr>
              <w:rPr>
                <w:rFonts w:cs="Arial"/>
                <w:sz w:val="16"/>
                <w:szCs w:val="14"/>
              </w:rPr>
            </w:pPr>
            <w:r w:rsidRPr="00DB37A1">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C47604" w14:textId="77777777" w:rsidR="00ED34B4" w:rsidRPr="00DB37A1" w:rsidRDefault="00ED34B4" w:rsidP="00E24E03"/>
        </w:tc>
      </w:tr>
      <w:tr w:rsidR="00ED34B4" w:rsidRPr="00DB37A1" w14:paraId="12BCCD79" w14:textId="77777777" w:rsidTr="00E24E03">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22F11D" w14:textId="77777777" w:rsidR="00ED34B4" w:rsidRPr="00DB37A1" w:rsidRDefault="00ED34B4" w:rsidP="00E24E03">
            <w:pPr>
              <w:rPr>
                <w:rFonts w:cs="Arial"/>
                <w:b/>
                <w:bCs/>
                <w:sz w:val="16"/>
                <w:szCs w:val="14"/>
              </w:rPr>
            </w:pPr>
            <w:r w:rsidRPr="00DB37A1">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88A992" w14:textId="77777777" w:rsidR="00ED34B4" w:rsidRPr="00DB37A1" w:rsidRDefault="00ED34B4" w:rsidP="00E24E0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DDE1D2E" w14:textId="77777777" w:rsidR="00ED34B4" w:rsidRPr="00DB37A1" w:rsidRDefault="00ED34B4" w:rsidP="00E24E03">
            <w:pPr>
              <w:ind w:left="139"/>
              <w:rPr>
                <w:rFonts w:cs="Arial"/>
                <w:b/>
                <w:bCs/>
                <w:sz w:val="16"/>
                <w:szCs w:val="14"/>
              </w:rPr>
            </w:pPr>
            <w:r w:rsidRPr="00DB37A1">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D125112" w14:textId="77777777" w:rsidR="00ED34B4" w:rsidRPr="00DB37A1" w:rsidRDefault="00ED34B4" w:rsidP="00E24E03"/>
        </w:tc>
      </w:tr>
      <w:tr w:rsidR="00ED34B4" w:rsidRPr="00DB37A1" w14:paraId="52915285" w14:textId="77777777" w:rsidTr="00E24E03">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235BB1" w14:textId="77777777" w:rsidR="00ED34B4" w:rsidRPr="00DB37A1" w:rsidRDefault="00ED34B4" w:rsidP="00E24E03">
            <w:pPr>
              <w:rPr>
                <w:rFonts w:cs="Arial"/>
                <w:b/>
                <w:bCs/>
                <w:sz w:val="16"/>
                <w:szCs w:val="14"/>
              </w:rPr>
            </w:pPr>
            <w:r w:rsidRPr="00DB37A1">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81931C" w14:textId="77777777" w:rsidR="00ED34B4" w:rsidRPr="00DB37A1" w:rsidRDefault="00ED34B4" w:rsidP="00E24E0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0F54BBF" w14:textId="77777777" w:rsidR="00ED34B4" w:rsidRPr="00DB37A1" w:rsidRDefault="00ED34B4" w:rsidP="00E24E03">
            <w:pPr>
              <w:ind w:left="139"/>
              <w:rPr>
                <w:rFonts w:cs="Arial"/>
                <w:b/>
                <w:bCs/>
                <w:sz w:val="16"/>
                <w:szCs w:val="16"/>
              </w:rPr>
            </w:pPr>
            <w:r w:rsidRPr="00DB37A1">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D67CF87" w14:textId="77777777" w:rsidR="00ED34B4" w:rsidRPr="00DB37A1" w:rsidRDefault="00ED34B4" w:rsidP="00E24E03"/>
        </w:tc>
      </w:tr>
      <w:tr w:rsidR="00ED34B4" w:rsidRPr="00DB37A1" w14:paraId="3ABBBC07" w14:textId="77777777" w:rsidTr="00E24E03">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17A869" w14:textId="77777777" w:rsidR="00ED34B4" w:rsidRPr="00DB37A1" w:rsidRDefault="00ED34B4" w:rsidP="00E24E03">
            <w:pPr>
              <w:rPr>
                <w:rFonts w:eastAsiaTheme="minorHAnsi" w:cs="Arial"/>
                <w:b/>
                <w:bCs/>
                <w:sz w:val="16"/>
                <w:szCs w:val="14"/>
              </w:rPr>
            </w:pPr>
            <w:r w:rsidRPr="00DB37A1">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2A493CC" w14:textId="37E0CDBD" w:rsidR="00ED34B4" w:rsidRPr="00DB37A1" w:rsidRDefault="00DB37A1" w:rsidP="00E24E03">
            <w:r w:rsidRPr="00DB37A1">
              <w:t>Common</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C6AFCF" w14:textId="77777777" w:rsidR="00ED34B4" w:rsidRPr="00DB37A1" w:rsidRDefault="00ED34B4" w:rsidP="00E24E03">
            <w:pPr>
              <w:rPr>
                <w:rFonts w:cs="Arial"/>
                <w:b/>
                <w:bCs/>
                <w:sz w:val="16"/>
                <w:szCs w:val="14"/>
              </w:rPr>
            </w:pPr>
            <w:r w:rsidRPr="00DB37A1">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53629A" w14:textId="77777777" w:rsidR="00ED34B4" w:rsidRPr="00DB37A1" w:rsidRDefault="00ED34B4" w:rsidP="00E24E0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4FA95F2" w14:textId="77777777" w:rsidR="00ED34B4" w:rsidRPr="00DB37A1" w:rsidRDefault="00ED34B4" w:rsidP="00E24E03">
            <w:pPr>
              <w:ind w:left="128"/>
              <w:rPr>
                <w:rFonts w:cs="Arial"/>
                <w:b/>
                <w:bCs/>
                <w:sz w:val="16"/>
                <w:szCs w:val="14"/>
              </w:rPr>
            </w:pPr>
            <w:r w:rsidRPr="00DB37A1">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C57433F" w14:textId="77777777" w:rsidR="00ED34B4" w:rsidRPr="00DB37A1" w:rsidRDefault="00ED34B4" w:rsidP="00E24E03">
            <w:pPr>
              <w:ind w:left="141"/>
              <w:rPr>
                <w:rFonts w:cs="Arial"/>
                <w:color w:val="000000" w:themeColor="text1"/>
                <w:sz w:val="16"/>
                <w:szCs w:val="14"/>
              </w:rPr>
            </w:pPr>
            <w:r w:rsidRPr="00DB37A1">
              <w:rPr>
                <w:rFonts w:cs="Arial"/>
                <w:color w:val="000000" w:themeColor="text1"/>
                <w:sz w:val="16"/>
                <w:szCs w:val="14"/>
              </w:rPr>
              <w:t>In-Progress</w:t>
            </w:r>
          </w:p>
        </w:tc>
      </w:tr>
      <w:tr w:rsidR="00ED34B4" w:rsidRPr="00DB37A1" w14:paraId="32F5188C" w14:textId="77777777" w:rsidTr="00E24E03">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F2920FF" w14:textId="52F4DE84" w:rsidR="00ED34B4" w:rsidRPr="00DB37A1" w:rsidRDefault="00BA62C5" w:rsidP="00E24E03">
            <w:pPr>
              <w:rPr>
                <w:rFonts w:cs="Arial"/>
                <w:bCs/>
                <w:color w:val="808080" w:themeColor="background1" w:themeShade="80"/>
                <w:sz w:val="16"/>
                <w:szCs w:val="14"/>
              </w:rPr>
            </w:pPr>
            <w:hyperlink r:id="rId59" w:history="1">
              <w:r w:rsidR="00ED34B4" w:rsidRPr="00DB37A1">
                <w:rPr>
                  <w:rStyle w:val="Hyperlink"/>
                  <w:rFonts w:cs="Arial"/>
                  <w:bCs/>
                  <w:sz w:val="16"/>
                  <w:szCs w:val="14"/>
                </w:rPr>
                <w:t>Req. Template</w:t>
              </w:r>
            </w:hyperlink>
            <w:r w:rsidR="00ED34B4" w:rsidRPr="00DB37A1">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7E3C946" w14:textId="30534934" w:rsidR="00ED34B4" w:rsidRPr="00DB37A1" w:rsidRDefault="00ED34B4" w:rsidP="00E24E03">
            <w:pPr>
              <w:rPr>
                <w:rFonts w:cs="Arial"/>
                <w:bCs/>
                <w:color w:val="808080" w:themeColor="background1" w:themeShade="80"/>
                <w:sz w:val="16"/>
                <w:szCs w:val="14"/>
              </w:rPr>
            </w:pPr>
            <w:r w:rsidRPr="00DB37A1">
              <w:rPr>
                <w:rFonts w:cs="Arial"/>
                <w:bCs/>
                <w:color w:val="808080" w:themeColor="background1" w:themeShade="80"/>
                <w:sz w:val="16"/>
                <w:szCs w:val="14"/>
              </w:rPr>
              <w:fldChar w:fldCharType="begin"/>
            </w:r>
            <w:r w:rsidRPr="00DB37A1">
              <w:rPr>
                <w:rFonts w:cs="Arial"/>
                <w:bCs/>
                <w:color w:val="808080" w:themeColor="background1" w:themeShade="80"/>
                <w:sz w:val="16"/>
                <w:szCs w:val="14"/>
              </w:rPr>
              <w:instrText xml:space="preserve"> DOCPROPERTY  TemplateVersion  \* MERGEFORMAT </w:instrText>
            </w:r>
            <w:r w:rsidRPr="00DB37A1">
              <w:rPr>
                <w:rFonts w:cs="Arial"/>
                <w:bCs/>
                <w:color w:val="808080" w:themeColor="background1" w:themeShade="80"/>
                <w:sz w:val="16"/>
                <w:szCs w:val="14"/>
              </w:rPr>
              <w:fldChar w:fldCharType="separate"/>
            </w:r>
            <w:r w:rsidR="002F02E1">
              <w:rPr>
                <w:rFonts w:cs="Arial"/>
                <w:bCs/>
                <w:color w:val="808080" w:themeColor="background1" w:themeShade="80"/>
                <w:sz w:val="16"/>
                <w:szCs w:val="14"/>
              </w:rPr>
              <w:t>6</w:t>
            </w:r>
            <w:r w:rsidRPr="00DB37A1">
              <w:rPr>
                <w:rFonts w:cs="Arial"/>
                <w:bCs/>
                <w:color w:val="808080" w:themeColor="background1" w:themeShade="80"/>
                <w:sz w:val="16"/>
                <w:szCs w:val="14"/>
              </w:rPr>
              <w:fldChar w:fldCharType="end"/>
            </w:r>
            <w:r w:rsidRPr="00DB37A1">
              <w:rPr>
                <w:rFonts w:cs="Arial"/>
                <w:bCs/>
                <w:color w:val="808080" w:themeColor="background1" w:themeShade="80"/>
                <w:sz w:val="16"/>
                <w:szCs w:val="14"/>
              </w:rPr>
              <w:t>.</w:t>
            </w:r>
            <w:r w:rsidRPr="00DB37A1">
              <w:rPr>
                <w:rFonts w:cs="Arial"/>
                <w:bCs/>
                <w:color w:val="808080" w:themeColor="background1" w:themeShade="80"/>
                <w:sz w:val="16"/>
                <w:szCs w:val="14"/>
              </w:rPr>
              <w:fldChar w:fldCharType="begin"/>
            </w:r>
            <w:r w:rsidRPr="00DB37A1">
              <w:rPr>
                <w:rFonts w:cs="Arial"/>
                <w:bCs/>
                <w:color w:val="808080" w:themeColor="background1" w:themeShade="80"/>
                <w:sz w:val="16"/>
                <w:szCs w:val="14"/>
              </w:rPr>
              <w:instrText xml:space="preserve"> DOCPROPERTY  TemplateRevision  \* MERGEFORMAT </w:instrText>
            </w:r>
            <w:r w:rsidRPr="00DB37A1">
              <w:rPr>
                <w:rFonts w:cs="Arial"/>
                <w:bCs/>
                <w:color w:val="808080" w:themeColor="background1" w:themeShade="80"/>
                <w:sz w:val="16"/>
                <w:szCs w:val="14"/>
              </w:rPr>
              <w:fldChar w:fldCharType="separate"/>
            </w:r>
            <w:r w:rsidR="002F02E1">
              <w:rPr>
                <w:rFonts w:cs="Arial"/>
                <w:bCs/>
                <w:color w:val="808080" w:themeColor="background1" w:themeShade="80"/>
                <w:sz w:val="16"/>
                <w:szCs w:val="14"/>
              </w:rPr>
              <w:t>0</w:t>
            </w:r>
            <w:r w:rsidRPr="00DB37A1">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8AD7F2F" w14:textId="77777777" w:rsidR="00ED34B4" w:rsidRPr="00DB37A1" w:rsidRDefault="00ED34B4" w:rsidP="00E24E03">
            <w:pPr>
              <w:jc w:val="right"/>
              <w:rPr>
                <w:rFonts w:cs="Arial"/>
                <w:bCs/>
                <w:color w:val="808080" w:themeColor="background1" w:themeShade="80"/>
                <w:sz w:val="16"/>
                <w:szCs w:val="14"/>
              </w:rPr>
            </w:pPr>
            <w:r w:rsidRPr="00DB37A1">
              <w:rPr>
                <w:rFonts w:cs="Arial"/>
                <w:bCs/>
                <w:color w:val="808080" w:themeColor="background1" w:themeShade="80"/>
                <w:sz w:val="16"/>
                <w:szCs w:val="14"/>
              </w:rPr>
              <w:t>End of Requirement</w:t>
            </w:r>
          </w:p>
        </w:tc>
      </w:tr>
    </w:tbl>
    <w:p w14:paraId="75EC7350" w14:textId="77777777" w:rsidR="00ED34B4" w:rsidRPr="00DB37A1" w:rsidRDefault="00ED34B4" w:rsidP="009A277F"/>
    <w:p w14:paraId="0B45D1AA" w14:textId="77777777" w:rsidR="00C703C2" w:rsidRDefault="00C703C2" w:rsidP="00094F0D">
      <w:pPr>
        <w:pStyle w:val="Heading3"/>
      </w:pPr>
      <w:bookmarkStart w:id="156" w:name="_Toc70700672"/>
      <w:r w:rsidRPr="00DB37A1">
        <w:t>Error Handlin</w:t>
      </w:r>
      <w:r>
        <w:t>g</w:t>
      </w:r>
      <w:bookmarkEnd w:id="156"/>
    </w:p>
    <w:p w14:paraId="36BD274F" w14:textId="77777777" w:rsidR="007A03E0" w:rsidRDefault="007A03E0" w:rsidP="009A277F"/>
    <w:p w14:paraId="1A2CE0CA" w14:textId="77777777" w:rsidR="009A277F" w:rsidRPr="00D63FB5" w:rsidRDefault="009A277F" w:rsidP="009A277F">
      <w:pPr>
        <w:rPr>
          <w:color w:val="7F7F7F" w:themeColor="text1" w:themeTint="80"/>
        </w:rPr>
      </w:pPr>
      <w:r w:rsidRPr="00D63FB5">
        <w:rPr>
          <w:color w:val="7F7F7F" w:themeColor="text1" w:themeTint="80"/>
        </w:rPr>
        <w:t>No Error Handling Requirements specified.</w:t>
      </w:r>
    </w:p>
    <w:p w14:paraId="75812FD2" w14:textId="77777777" w:rsidR="00B44510" w:rsidRDefault="00B44510">
      <w:pPr>
        <w:pStyle w:val="Heading2"/>
      </w:pPr>
      <w:bookmarkStart w:id="157" w:name="_Toc70700673"/>
      <w:r>
        <w:lastRenderedPageBreak/>
        <w:t>Non</w:t>
      </w:r>
      <w:r w:rsidR="003A1067">
        <w:t>-F</w:t>
      </w:r>
      <w:r>
        <w:t>unctional Requirements</w:t>
      </w:r>
      <w:bookmarkEnd w:id="157"/>
    </w:p>
    <w:p w14:paraId="7814881E" w14:textId="77777777" w:rsidR="00B61E09" w:rsidRDefault="00B61E09" w:rsidP="0005083B">
      <w:pPr>
        <w:shd w:val="clear" w:color="auto" w:fill="D6E3BC" w:themeFill="accent3" w:themeFillTint="66"/>
        <w:rPr>
          <w:i/>
          <w:color w:val="808080" w:themeColor="background1" w:themeShade="80"/>
        </w:rPr>
      </w:pPr>
      <w:r>
        <w:rPr>
          <w:b/>
          <w:i/>
          <w:color w:val="808080" w:themeColor="background1" w:themeShade="80"/>
        </w:rPr>
        <w:t>#Hint:</w:t>
      </w:r>
      <w:r>
        <w:rPr>
          <w:i/>
          <w:color w:val="808080" w:themeColor="background1" w:themeShade="80"/>
        </w:rPr>
        <w:t xml:space="preserve"> Non-functional requirements specify some performance criteria in addition to the functional behavior given defined by the functional requirements. Timing (if not already included in the functional requirements), security details (e.g. how secure does an algorithm have to be) reliability (e.g. mean time between failure) or maintainability could be specified in this section.</w:t>
      </w:r>
    </w:p>
    <w:p w14:paraId="6F993B8A" w14:textId="77777777" w:rsidR="003E2365" w:rsidRDefault="003E2365" w:rsidP="008759BF">
      <w:pPr>
        <w:pStyle w:val="Heading3"/>
      </w:pPr>
      <w:bookmarkStart w:id="158" w:name="_Toc70700674"/>
      <w:bookmarkStart w:id="159" w:name="_Toc435447961"/>
      <w:r>
        <w:t>Safety</w:t>
      </w:r>
      <w:bookmarkEnd w:id="158"/>
    </w:p>
    <w:p w14:paraId="648DFF96" w14:textId="6854BCA2" w:rsidR="003E2365" w:rsidRDefault="003E2365" w:rsidP="0005083B">
      <w:pPr>
        <w:shd w:val="clear" w:color="auto" w:fill="D6E3BC" w:themeFill="accent3" w:themeFillTint="66"/>
        <w:rPr>
          <w:rStyle w:val="SubtleEmphasis"/>
        </w:rPr>
      </w:pPr>
      <w:r w:rsidRPr="006955B0">
        <w:rPr>
          <w:rStyle w:val="SubtleEmphasis"/>
          <w:b/>
        </w:rPr>
        <w:t>#Hint:</w:t>
      </w:r>
      <w:r w:rsidRPr="004B4C12">
        <w:rPr>
          <w:rStyle w:val="SubtleEmphasis"/>
        </w:rPr>
        <w:t xml:space="preserve"> </w:t>
      </w:r>
      <w:r w:rsidR="00B10115">
        <w:rPr>
          <w:rStyle w:val="SubtleEmphasis"/>
        </w:rPr>
        <w:t>Only those safety requirements, which are not related to Functional Safety (ISO26262) should go here</w:t>
      </w:r>
      <w:r>
        <w:rPr>
          <w:rStyle w:val="SubtleEmphasis"/>
        </w:rPr>
        <w:t>.</w:t>
      </w:r>
      <w:r w:rsidR="00B10115">
        <w:rPr>
          <w:rStyle w:val="SubtleEmphasis"/>
        </w:rPr>
        <w:t xml:space="preserve"> For Functional Safety refer to chapter </w:t>
      </w:r>
      <w:r w:rsidR="00771878">
        <w:rPr>
          <w:rStyle w:val="SubtleEmphasis"/>
        </w:rPr>
        <w:fldChar w:fldCharType="begin"/>
      </w:r>
      <w:r w:rsidR="00771878">
        <w:rPr>
          <w:rStyle w:val="SubtleEmphasis"/>
        </w:rPr>
        <w:instrText xml:space="preserve"> REF _Ref513649109 \w \h </w:instrText>
      </w:r>
      <w:r w:rsidR="00771878">
        <w:rPr>
          <w:rStyle w:val="SubtleEmphasis"/>
        </w:rPr>
      </w:r>
      <w:r w:rsidR="00771878">
        <w:rPr>
          <w:rStyle w:val="SubtleEmphasis"/>
        </w:rPr>
        <w:fldChar w:fldCharType="separate"/>
      </w:r>
      <w:r w:rsidR="002F02E1">
        <w:rPr>
          <w:rStyle w:val="SubtleEmphasis"/>
        </w:rPr>
        <w:t>6</w:t>
      </w:r>
      <w:r w:rsidR="00771878">
        <w:rPr>
          <w:rStyle w:val="SubtleEmphasis"/>
        </w:rPr>
        <w:fldChar w:fldCharType="end"/>
      </w:r>
      <w:r w:rsidR="00771878">
        <w:rPr>
          <w:rStyle w:val="SubtleEmphasis"/>
        </w:rPr>
        <w:t xml:space="preserve"> </w:t>
      </w:r>
      <w:r w:rsidR="00FC390D">
        <w:rPr>
          <w:rStyle w:val="SubtleEmphasis"/>
        </w:rPr>
        <w:t>“</w:t>
      </w:r>
      <w:r w:rsidR="00771878">
        <w:rPr>
          <w:rStyle w:val="SubtleEmphasis"/>
        </w:rPr>
        <w:fldChar w:fldCharType="begin"/>
      </w:r>
      <w:r w:rsidR="00771878">
        <w:rPr>
          <w:rStyle w:val="SubtleEmphasis"/>
        </w:rPr>
        <w:instrText xml:space="preserve"> REF _Ref513649114 \h  \* MERGEFORMAT </w:instrText>
      </w:r>
      <w:r w:rsidR="00771878">
        <w:rPr>
          <w:rStyle w:val="SubtleEmphasis"/>
        </w:rPr>
      </w:r>
      <w:r w:rsidR="00771878">
        <w:rPr>
          <w:rStyle w:val="SubtleEmphasis"/>
        </w:rPr>
        <w:fldChar w:fldCharType="separate"/>
      </w:r>
      <w:r w:rsidR="002F02E1" w:rsidRPr="002F02E1">
        <w:rPr>
          <w:rStyle w:val="SubtleEmphasis"/>
        </w:rPr>
        <w:t>Functional Safety</w:t>
      </w:r>
      <w:r w:rsidR="00771878">
        <w:rPr>
          <w:rStyle w:val="SubtleEmphasis"/>
        </w:rPr>
        <w:fldChar w:fldCharType="end"/>
      </w:r>
      <w:r w:rsidR="00FC390D">
        <w:rPr>
          <w:rStyle w:val="SubtleEmphasis"/>
        </w:rPr>
        <w:t>”</w:t>
      </w:r>
      <w:r w:rsidR="00B10115">
        <w:rPr>
          <w:rStyle w:val="SubtleEmphasis"/>
        </w:rPr>
        <w:t>.</w:t>
      </w:r>
    </w:p>
    <w:p w14:paraId="5C4326A4" w14:textId="02000AEF" w:rsidR="000E093C" w:rsidRDefault="000E093C" w:rsidP="000E093C"/>
    <w:p w14:paraId="56B01883" w14:textId="205F7A50" w:rsidR="000E093C" w:rsidRPr="000E093C" w:rsidRDefault="000E093C" w:rsidP="000E093C">
      <w:pPr>
        <w:rPr>
          <w:i/>
          <w:color w:val="7F7F7F" w:themeColor="text1" w:themeTint="80"/>
        </w:rPr>
      </w:pPr>
      <w:r w:rsidRPr="00233789">
        <w:rPr>
          <w:i/>
          <w:color w:val="7F7F7F" w:themeColor="text1" w:themeTint="80"/>
        </w:rPr>
        <w:t>Not sup</w:t>
      </w:r>
      <w:r>
        <w:rPr>
          <w:i/>
          <w:color w:val="7F7F7F" w:themeColor="text1" w:themeTint="80"/>
        </w:rPr>
        <w:t>ported by</w:t>
      </w:r>
      <w:r w:rsidRPr="00233789">
        <w:rPr>
          <w:i/>
          <w:color w:val="7F7F7F" w:themeColor="text1" w:themeTint="80"/>
        </w:rPr>
        <w:t xml:space="preserve"> MagicDraw report generation.</w:t>
      </w:r>
    </w:p>
    <w:p w14:paraId="430F9C8C" w14:textId="67AC68F3" w:rsidR="008759BF" w:rsidRDefault="008759BF" w:rsidP="008759BF">
      <w:pPr>
        <w:pStyle w:val="Heading3"/>
      </w:pPr>
      <w:bookmarkStart w:id="160" w:name="_Toc70700675"/>
      <w:r>
        <w:t>Security</w:t>
      </w:r>
      <w:bookmarkEnd w:id="159"/>
      <w:bookmarkEnd w:id="160"/>
    </w:p>
    <w:p w14:paraId="06E51FA0" w14:textId="77777777" w:rsidR="007A03E0" w:rsidRDefault="007A03E0" w:rsidP="009A277F"/>
    <w:p w14:paraId="463B4807" w14:textId="77777777" w:rsidR="009A277F" w:rsidRPr="00D63FB5" w:rsidRDefault="009A277F" w:rsidP="009A277F">
      <w:pPr>
        <w:rPr>
          <w:color w:val="7F7F7F" w:themeColor="text1" w:themeTint="80"/>
        </w:rPr>
      </w:pPr>
      <w:r w:rsidRPr="00D63FB5">
        <w:rPr>
          <w:color w:val="7F7F7F" w:themeColor="text1" w:themeTint="80"/>
        </w:rPr>
        <w:t>No Security Requirements specified.</w:t>
      </w:r>
    </w:p>
    <w:p w14:paraId="0B127ED4" w14:textId="77777777" w:rsidR="00B61E09" w:rsidRDefault="00B61E09" w:rsidP="00B61E09">
      <w:pPr>
        <w:pStyle w:val="Heading3"/>
      </w:pPr>
      <w:bookmarkStart w:id="161" w:name="_Toc435447962"/>
      <w:bookmarkStart w:id="162" w:name="_Toc70700676"/>
      <w:r>
        <w:t>Reliability</w:t>
      </w:r>
      <w:bookmarkEnd w:id="161"/>
      <w:bookmarkEnd w:id="162"/>
    </w:p>
    <w:p w14:paraId="4AC885EA" w14:textId="77777777" w:rsidR="007A03E0" w:rsidRDefault="007A03E0" w:rsidP="009A277F"/>
    <w:p w14:paraId="01829A3E" w14:textId="77777777" w:rsidR="009A277F" w:rsidRPr="00D63FB5" w:rsidRDefault="009A277F" w:rsidP="009A277F">
      <w:pPr>
        <w:rPr>
          <w:color w:val="7F7F7F" w:themeColor="text1" w:themeTint="80"/>
        </w:rPr>
      </w:pPr>
      <w:r w:rsidRPr="00D63FB5">
        <w:rPr>
          <w:color w:val="7F7F7F" w:themeColor="text1" w:themeTint="80"/>
        </w:rPr>
        <w:t>No Reliability Requirements specified.</w:t>
      </w:r>
    </w:p>
    <w:p w14:paraId="6CD64E23" w14:textId="77777777" w:rsidR="008759BF" w:rsidRPr="00E04DC7" w:rsidRDefault="008759BF" w:rsidP="008759BF">
      <w:pPr>
        <w:pStyle w:val="Heading2"/>
      </w:pPr>
      <w:bookmarkStart w:id="163" w:name="_Toc70700677"/>
      <w:r w:rsidRPr="00E04DC7">
        <w:t>HMI Requirements</w:t>
      </w:r>
      <w:bookmarkEnd w:id="163"/>
    </w:p>
    <w:p w14:paraId="7480754B" w14:textId="77777777" w:rsidR="004D7DC4" w:rsidRPr="00E04DC7" w:rsidRDefault="00C21EC7" w:rsidP="0005083B">
      <w:pPr>
        <w:shd w:val="clear" w:color="auto" w:fill="D6E3BC" w:themeFill="accent3" w:themeFillTint="66"/>
        <w:rPr>
          <w:rStyle w:val="SubtleEmphasis"/>
        </w:rPr>
      </w:pPr>
      <w:r w:rsidRPr="00E04DC7">
        <w:rPr>
          <w:rStyle w:val="SubtleEmphasis"/>
          <w:b/>
        </w:rPr>
        <w:t>#Hint:</w:t>
      </w:r>
      <w:r w:rsidRPr="00E04DC7">
        <w:rPr>
          <w:rStyle w:val="SubtleEmphasis"/>
        </w:rPr>
        <w:t xml:space="preserve"> Requirements in this section could </w:t>
      </w:r>
      <w:r w:rsidR="004D7DC4" w:rsidRPr="00E04DC7">
        <w:rPr>
          <w:rStyle w:val="SubtleEmphasis"/>
        </w:rPr>
        <w:t>specify details of e.g. the icons, the GUI or the sounds.</w:t>
      </w:r>
    </w:p>
    <w:p w14:paraId="15349C5C" w14:textId="77777777" w:rsidR="007A03E0" w:rsidRPr="00E04DC7" w:rsidRDefault="007A03E0" w:rsidP="009A277F"/>
    <w:p w14:paraId="43AD5CCD" w14:textId="77777777" w:rsidR="00E11189" w:rsidRPr="00E04DC7" w:rsidRDefault="00E11189" w:rsidP="00E11189">
      <w:pPr>
        <w:pStyle w:val="RERequirement"/>
        <w:shd w:val="clear" w:color="auto" w:fill="F2F2F2" w:themeFill="background1" w:themeFillShade="F2"/>
      </w:pPr>
      <w:bookmarkStart w:id="164" w:name="_d02cf404bf7245c25234f65eaf95d750"/>
      <w:r w:rsidRPr="00E04DC7">
        <w:t>REQ-397755/A</w:t>
      </w:r>
      <w:bookmarkEnd w:id="164"/>
      <w:r w:rsidRPr="00E04DC7">
        <w:t xml:space="preserve"> Display Shutdown Message</w:t>
      </w:r>
    </w:p>
    <w:p w14:paraId="6CCE0D72" w14:textId="77777777" w:rsidR="00E11189" w:rsidRPr="00E04DC7" w:rsidRDefault="00E11189" w:rsidP="00E11189">
      <w:pPr>
        <w:rPr>
          <w:rFonts w:cs="Arial"/>
        </w:rPr>
      </w:pPr>
      <w:r w:rsidRPr="00E04DC7">
        <w:rPr>
          <w:rFonts w:cs="Arial"/>
        </w:rPr>
        <w:t>The Driver Information Display shall display a message to the driver 30 seconds before automatic shutdown will occur. The shutdown message shall give the driver the option to prevent the shutdown and disable the Feature (for that key cycle) through use of a “Driver Information Display Acknowledgement”.</w:t>
      </w:r>
    </w:p>
    <w:p w14:paraId="37E6BA9D" w14:textId="77777777" w:rsidR="00E11189" w:rsidRPr="00E04DC7"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E04DC7" w14:paraId="5B08FC1F"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991D79A" w14:textId="77777777" w:rsidR="00B3499B" w:rsidRPr="00E04DC7" w:rsidRDefault="00B3499B" w:rsidP="007C00FA">
            <w:pPr>
              <w:rPr>
                <w:rFonts w:eastAsiaTheme="minorHAnsi" w:cs="Arial"/>
                <w:bCs/>
                <w:color w:val="808080" w:themeColor="background1" w:themeShade="80"/>
                <w:sz w:val="16"/>
                <w:szCs w:val="14"/>
              </w:rPr>
            </w:pPr>
            <w:r w:rsidRPr="00E04DC7">
              <w:rPr>
                <w:rFonts w:cs="Arial"/>
                <w:bCs/>
                <w:color w:val="808080" w:themeColor="background1" w:themeShade="80"/>
                <w:sz w:val="16"/>
                <w:szCs w:val="14"/>
              </w:rPr>
              <w:t>Requirement ID: REQ-397755/A</w:t>
            </w:r>
          </w:p>
        </w:tc>
      </w:tr>
      <w:tr w:rsidR="00B3499B" w:rsidRPr="00E04DC7" w14:paraId="28817D43"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BD0E8D" w14:textId="77777777" w:rsidR="00B3499B" w:rsidRPr="00E04DC7" w:rsidRDefault="00B3499B" w:rsidP="007C00FA">
            <w:pPr>
              <w:rPr>
                <w:rFonts w:eastAsiaTheme="minorHAnsi" w:cs="Arial"/>
                <w:b/>
                <w:bCs/>
                <w:sz w:val="16"/>
                <w:szCs w:val="14"/>
              </w:rPr>
            </w:pPr>
            <w:r w:rsidRPr="00E04DC7">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E3F02B" w14:textId="77777777" w:rsidR="00B3499B" w:rsidRPr="00E04DC7" w:rsidRDefault="00B3499B" w:rsidP="007C00FA">
            <w:pPr>
              <w:rPr>
                <w:rFonts w:cs="Arial"/>
                <w:color w:val="000000" w:themeColor="text1"/>
                <w:sz w:val="16"/>
                <w:szCs w:val="14"/>
              </w:rPr>
            </w:pPr>
            <w:r w:rsidRPr="00E04DC7">
              <w:rPr>
                <w:rFonts w:cs="Arial"/>
                <w:color w:val="000000" w:themeColor="text1"/>
                <w:sz w:val="16"/>
                <w:szCs w:val="14"/>
              </w:rPr>
              <w:t>To notify the customer when a shutdown will occur and allow the customer to override the feature.</w:t>
            </w:r>
          </w:p>
        </w:tc>
      </w:tr>
      <w:tr w:rsidR="00B3499B" w:rsidRPr="00E04DC7" w14:paraId="21035635"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AF4371" w14:textId="77777777" w:rsidR="00B3499B" w:rsidRPr="00E04DC7" w:rsidRDefault="00B3499B" w:rsidP="007C00FA">
            <w:pPr>
              <w:rPr>
                <w:rFonts w:eastAsiaTheme="minorHAnsi" w:cs="Arial"/>
                <w:b/>
                <w:bCs/>
                <w:sz w:val="16"/>
                <w:szCs w:val="14"/>
              </w:rPr>
            </w:pPr>
            <w:r w:rsidRPr="00E04DC7">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BB0033" w14:textId="77777777" w:rsidR="00A2743B" w:rsidRPr="00E04DC7" w:rsidRDefault="00A2743B"/>
        </w:tc>
      </w:tr>
      <w:tr w:rsidR="00B3499B" w:rsidRPr="00E04DC7" w14:paraId="5F6372E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0EF325" w14:textId="77777777" w:rsidR="00B3499B" w:rsidRPr="00E04DC7" w:rsidRDefault="00B3499B" w:rsidP="007C00FA">
            <w:pPr>
              <w:rPr>
                <w:rFonts w:cs="Arial"/>
                <w:sz w:val="16"/>
                <w:szCs w:val="14"/>
              </w:rPr>
            </w:pPr>
            <w:r w:rsidRPr="00E04DC7">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9280CA" w14:textId="77777777" w:rsidR="00A2743B" w:rsidRPr="00E04DC7" w:rsidRDefault="00A2743B"/>
        </w:tc>
      </w:tr>
      <w:tr w:rsidR="00B3499B" w:rsidRPr="00E04DC7" w14:paraId="00A0C9B8"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3BDBE1" w14:textId="77777777" w:rsidR="00B3499B" w:rsidRPr="00E04DC7" w:rsidRDefault="00B3499B" w:rsidP="007C00FA">
            <w:pPr>
              <w:rPr>
                <w:rFonts w:cs="Arial"/>
                <w:b/>
                <w:bCs/>
                <w:sz w:val="16"/>
                <w:szCs w:val="14"/>
              </w:rPr>
            </w:pPr>
            <w:r w:rsidRPr="00E04DC7">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6EFB56" w14:textId="77777777" w:rsidR="00A2743B" w:rsidRPr="00E04DC7" w:rsidRDefault="00A2743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0ACFFB7" w14:textId="77777777" w:rsidR="00B3499B" w:rsidRPr="00E04DC7" w:rsidRDefault="00B3499B" w:rsidP="007C00FA">
            <w:pPr>
              <w:ind w:left="139"/>
              <w:rPr>
                <w:rFonts w:cs="Arial"/>
                <w:b/>
                <w:bCs/>
                <w:sz w:val="16"/>
                <w:szCs w:val="14"/>
              </w:rPr>
            </w:pPr>
            <w:r w:rsidRPr="00E04DC7">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7DAD16B" w14:textId="77777777" w:rsidR="00A2743B" w:rsidRPr="00E04DC7" w:rsidRDefault="00A2743B"/>
        </w:tc>
      </w:tr>
      <w:tr w:rsidR="00B3499B" w:rsidRPr="00E04DC7" w14:paraId="6DBD7E3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675523" w14:textId="77777777" w:rsidR="00B3499B" w:rsidRPr="00E04DC7" w:rsidRDefault="00B3499B" w:rsidP="007C00FA">
            <w:pPr>
              <w:rPr>
                <w:rFonts w:cs="Arial"/>
                <w:b/>
                <w:bCs/>
                <w:sz w:val="16"/>
                <w:szCs w:val="14"/>
              </w:rPr>
            </w:pPr>
            <w:r w:rsidRPr="00E04DC7">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39E986" w14:textId="77777777" w:rsidR="00A2743B" w:rsidRPr="00E04DC7" w:rsidRDefault="00A2743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EC07570" w14:textId="77777777" w:rsidR="00B3499B" w:rsidRPr="00E04DC7" w:rsidRDefault="00B3499B" w:rsidP="007C00FA">
            <w:pPr>
              <w:ind w:left="139"/>
              <w:rPr>
                <w:rFonts w:cs="Arial"/>
                <w:b/>
                <w:bCs/>
                <w:sz w:val="16"/>
                <w:szCs w:val="16"/>
              </w:rPr>
            </w:pPr>
            <w:r w:rsidRPr="00E04DC7">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660AEA" w14:textId="77777777" w:rsidR="00A2743B" w:rsidRPr="00E04DC7" w:rsidRDefault="00A2743B"/>
        </w:tc>
      </w:tr>
      <w:tr w:rsidR="00B3499B" w:rsidRPr="00E04DC7" w14:paraId="6094882C"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9F3BCA" w14:textId="77777777" w:rsidR="00B3499B" w:rsidRPr="00E04DC7" w:rsidRDefault="00B3499B" w:rsidP="007C00FA">
            <w:pPr>
              <w:rPr>
                <w:rFonts w:eastAsiaTheme="minorHAnsi" w:cs="Arial"/>
                <w:b/>
                <w:bCs/>
                <w:sz w:val="16"/>
                <w:szCs w:val="14"/>
              </w:rPr>
            </w:pPr>
            <w:r w:rsidRPr="00E04DC7">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CC57ABE" w14:textId="3C80CBF3" w:rsidR="00A2743B" w:rsidRPr="00E04DC7" w:rsidRDefault="00DB37A1">
            <w:r w:rsidRPr="00E04DC7">
              <w:t>Common</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029402" w14:textId="77777777" w:rsidR="00B3499B" w:rsidRPr="00E04DC7" w:rsidRDefault="00B3499B" w:rsidP="007C00FA">
            <w:pPr>
              <w:rPr>
                <w:rFonts w:cs="Arial"/>
                <w:b/>
                <w:bCs/>
                <w:sz w:val="16"/>
                <w:szCs w:val="14"/>
              </w:rPr>
            </w:pPr>
            <w:r w:rsidRPr="00E04DC7">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F4C10D" w14:textId="77777777" w:rsidR="00A2743B" w:rsidRPr="00E04DC7" w:rsidRDefault="00A2743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89F15FE" w14:textId="77777777" w:rsidR="00B3499B" w:rsidRPr="00E04DC7" w:rsidRDefault="00B3499B" w:rsidP="007C00FA">
            <w:pPr>
              <w:ind w:left="128"/>
              <w:rPr>
                <w:rFonts w:cs="Arial"/>
                <w:b/>
                <w:bCs/>
                <w:sz w:val="16"/>
                <w:szCs w:val="14"/>
              </w:rPr>
            </w:pPr>
            <w:r w:rsidRPr="00E04DC7">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A1B9E4C" w14:textId="77777777" w:rsidR="00B3499B" w:rsidRPr="00E04DC7" w:rsidRDefault="00B3499B" w:rsidP="007C00FA">
            <w:pPr>
              <w:ind w:left="141"/>
              <w:rPr>
                <w:rFonts w:cs="Arial"/>
                <w:color w:val="000000" w:themeColor="text1"/>
                <w:sz w:val="16"/>
                <w:szCs w:val="14"/>
              </w:rPr>
            </w:pPr>
            <w:r w:rsidRPr="00E04DC7">
              <w:rPr>
                <w:rFonts w:cs="Arial"/>
                <w:color w:val="000000" w:themeColor="text1"/>
                <w:sz w:val="16"/>
                <w:szCs w:val="14"/>
              </w:rPr>
              <w:t>In-Progress</w:t>
            </w:r>
          </w:p>
        </w:tc>
      </w:tr>
      <w:tr w:rsidR="00B3499B" w:rsidRPr="00E04DC7" w14:paraId="4A9ECA45"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D38F386" w14:textId="48B9A037" w:rsidR="00B3499B" w:rsidRPr="00E04DC7" w:rsidRDefault="00BA62C5" w:rsidP="007C00FA">
            <w:pPr>
              <w:rPr>
                <w:rFonts w:cs="Arial"/>
                <w:bCs/>
                <w:color w:val="808080" w:themeColor="background1" w:themeShade="80"/>
                <w:sz w:val="16"/>
                <w:szCs w:val="14"/>
              </w:rPr>
            </w:pPr>
            <w:hyperlink r:id="rId60" w:history="1">
              <w:r w:rsidR="00B3499B" w:rsidRPr="00E04DC7">
                <w:rPr>
                  <w:rStyle w:val="Hyperlink"/>
                  <w:rFonts w:cs="Arial"/>
                  <w:bCs/>
                  <w:sz w:val="16"/>
                  <w:szCs w:val="14"/>
                </w:rPr>
                <w:t>Req. Template</w:t>
              </w:r>
            </w:hyperlink>
            <w:r w:rsidR="00B3499B" w:rsidRPr="00E04DC7">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CE338F7" w14:textId="36291767" w:rsidR="00B3499B" w:rsidRPr="00E04DC7" w:rsidRDefault="00B3499B" w:rsidP="007C00FA">
            <w:pPr>
              <w:rPr>
                <w:rFonts w:cs="Arial"/>
                <w:bCs/>
                <w:color w:val="808080" w:themeColor="background1" w:themeShade="80"/>
                <w:sz w:val="16"/>
                <w:szCs w:val="14"/>
              </w:rPr>
            </w:pPr>
            <w:r w:rsidRPr="00E04DC7">
              <w:rPr>
                <w:rFonts w:cs="Arial"/>
                <w:bCs/>
                <w:color w:val="808080" w:themeColor="background1" w:themeShade="80"/>
                <w:sz w:val="16"/>
                <w:szCs w:val="14"/>
              </w:rPr>
              <w:fldChar w:fldCharType="begin"/>
            </w:r>
            <w:r w:rsidRPr="00E04DC7">
              <w:rPr>
                <w:rFonts w:cs="Arial"/>
                <w:bCs/>
                <w:color w:val="808080" w:themeColor="background1" w:themeShade="80"/>
                <w:sz w:val="16"/>
                <w:szCs w:val="14"/>
              </w:rPr>
              <w:instrText xml:space="preserve"> DOCPROPERTY  TemplateVersion  \* MERGEFORMAT </w:instrText>
            </w:r>
            <w:r w:rsidRPr="00E04DC7">
              <w:rPr>
                <w:rFonts w:cs="Arial"/>
                <w:bCs/>
                <w:color w:val="808080" w:themeColor="background1" w:themeShade="80"/>
                <w:sz w:val="16"/>
                <w:szCs w:val="14"/>
              </w:rPr>
              <w:fldChar w:fldCharType="separate"/>
            </w:r>
            <w:r w:rsidR="002F02E1">
              <w:rPr>
                <w:rFonts w:cs="Arial"/>
                <w:bCs/>
                <w:color w:val="808080" w:themeColor="background1" w:themeShade="80"/>
                <w:sz w:val="16"/>
                <w:szCs w:val="14"/>
              </w:rPr>
              <w:t>6</w:t>
            </w:r>
            <w:r w:rsidRPr="00E04DC7">
              <w:rPr>
                <w:rFonts w:cs="Arial"/>
                <w:bCs/>
                <w:color w:val="808080" w:themeColor="background1" w:themeShade="80"/>
                <w:sz w:val="16"/>
                <w:szCs w:val="14"/>
              </w:rPr>
              <w:fldChar w:fldCharType="end"/>
            </w:r>
            <w:r w:rsidRPr="00E04DC7">
              <w:rPr>
                <w:rFonts w:cs="Arial"/>
                <w:bCs/>
                <w:color w:val="808080" w:themeColor="background1" w:themeShade="80"/>
                <w:sz w:val="16"/>
                <w:szCs w:val="14"/>
              </w:rPr>
              <w:t>.</w:t>
            </w:r>
            <w:r w:rsidRPr="00E04DC7">
              <w:rPr>
                <w:rFonts w:cs="Arial"/>
                <w:bCs/>
                <w:color w:val="808080" w:themeColor="background1" w:themeShade="80"/>
                <w:sz w:val="16"/>
                <w:szCs w:val="14"/>
              </w:rPr>
              <w:fldChar w:fldCharType="begin"/>
            </w:r>
            <w:r w:rsidRPr="00E04DC7">
              <w:rPr>
                <w:rFonts w:cs="Arial"/>
                <w:bCs/>
                <w:color w:val="808080" w:themeColor="background1" w:themeShade="80"/>
                <w:sz w:val="16"/>
                <w:szCs w:val="14"/>
              </w:rPr>
              <w:instrText xml:space="preserve"> DOCPROPERTY  TemplateRevision  \* MERGEFORMAT </w:instrText>
            </w:r>
            <w:r w:rsidRPr="00E04DC7">
              <w:rPr>
                <w:rFonts w:cs="Arial"/>
                <w:bCs/>
                <w:color w:val="808080" w:themeColor="background1" w:themeShade="80"/>
                <w:sz w:val="16"/>
                <w:szCs w:val="14"/>
              </w:rPr>
              <w:fldChar w:fldCharType="separate"/>
            </w:r>
            <w:r w:rsidR="002F02E1">
              <w:rPr>
                <w:rFonts w:cs="Arial"/>
                <w:bCs/>
                <w:color w:val="808080" w:themeColor="background1" w:themeShade="80"/>
                <w:sz w:val="16"/>
                <w:szCs w:val="14"/>
              </w:rPr>
              <w:t>0</w:t>
            </w:r>
            <w:r w:rsidRPr="00E04DC7">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40D3B0A" w14:textId="77777777" w:rsidR="00B3499B" w:rsidRPr="00E04DC7" w:rsidRDefault="00B3499B" w:rsidP="007C00FA">
            <w:pPr>
              <w:jc w:val="right"/>
              <w:rPr>
                <w:rFonts w:cs="Arial"/>
                <w:bCs/>
                <w:color w:val="808080" w:themeColor="background1" w:themeShade="80"/>
                <w:sz w:val="16"/>
                <w:szCs w:val="14"/>
              </w:rPr>
            </w:pPr>
            <w:r w:rsidRPr="00E04DC7">
              <w:rPr>
                <w:rFonts w:cs="Arial"/>
                <w:bCs/>
                <w:color w:val="808080" w:themeColor="background1" w:themeShade="80"/>
                <w:sz w:val="16"/>
                <w:szCs w:val="14"/>
              </w:rPr>
              <w:t>End of Requirement</w:t>
            </w:r>
          </w:p>
        </w:tc>
      </w:tr>
    </w:tbl>
    <w:p w14:paraId="20C05ADD" w14:textId="77777777" w:rsidR="006D5A3A" w:rsidRPr="00E04DC7" w:rsidRDefault="006D5A3A" w:rsidP="009A277F"/>
    <w:p w14:paraId="48C29886" w14:textId="77777777" w:rsidR="00E11189" w:rsidRPr="00E04DC7" w:rsidRDefault="00E11189" w:rsidP="00E11189">
      <w:pPr>
        <w:pStyle w:val="RERequirement"/>
        <w:shd w:val="clear" w:color="auto" w:fill="F2F2F2" w:themeFill="background1" w:themeFillShade="F2"/>
      </w:pPr>
      <w:bookmarkStart w:id="165" w:name="_5f9a189d71b76d21db3bfe294529e5c1"/>
      <w:r w:rsidRPr="00E04DC7">
        <w:t>REQ-397760/A</w:t>
      </w:r>
      <w:bookmarkEnd w:id="165"/>
      <w:r w:rsidRPr="00E04DC7">
        <w:t xml:space="preserve"> Disable AEIS feature through Vehicle Settings</w:t>
      </w:r>
    </w:p>
    <w:p w14:paraId="6C623640" w14:textId="77777777" w:rsidR="00E11189" w:rsidRPr="00E04DC7" w:rsidRDefault="00E11189" w:rsidP="00E11189">
      <w:pPr>
        <w:rPr>
          <w:rFonts w:cs="Arial"/>
        </w:rPr>
      </w:pPr>
      <w:r w:rsidRPr="00E04DC7">
        <w:rPr>
          <w:rFonts w:cs="Arial"/>
        </w:rPr>
        <w:t xml:space="preserve">The vehicle operator shall have the capability to disable the Feature for the key cycle using the vehicle settings in the Driver Information Display. </w:t>
      </w:r>
    </w:p>
    <w:p w14:paraId="0EC832D5" w14:textId="77777777" w:rsidR="00E11189" w:rsidRPr="00E04DC7"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E04DC7" w14:paraId="5268AEC7"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152D957" w14:textId="77777777" w:rsidR="00B3499B" w:rsidRPr="00E04DC7" w:rsidRDefault="00B3499B" w:rsidP="007C00FA">
            <w:pPr>
              <w:rPr>
                <w:rFonts w:eastAsiaTheme="minorHAnsi" w:cs="Arial"/>
                <w:bCs/>
                <w:color w:val="808080" w:themeColor="background1" w:themeShade="80"/>
                <w:sz w:val="16"/>
                <w:szCs w:val="14"/>
              </w:rPr>
            </w:pPr>
            <w:r w:rsidRPr="00E04DC7">
              <w:rPr>
                <w:rFonts w:cs="Arial"/>
                <w:bCs/>
                <w:color w:val="808080" w:themeColor="background1" w:themeShade="80"/>
                <w:sz w:val="16"/>
                <w:szCs w:val="14"/>
              </w:rPr>
              <w:t>Requirement ID: REQ-397760/A</w:t>
            </w:r>
          </w:p>
        </w:tc>
      </w:tr>
      <w:tr w:rsidR="00B3499B" w:rsidRPr="00E04DC7" w14:paraId="76D37BAB"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05EFC6" w14:textId="77777777" w:rsidR="00B3499B" w:rsidRPr="00E04DC7" w:rsidRDefault="00B3499B" w:rsidP="007C00FA">
            <w:pPr>
              <w:rPr>
                <w:rFonts w:eastAsiaTheme="minorHAnsi" w:cs="Arial"/>
                <w:b/>
                <w:bCs/>
                <w:sz w:val="16"/>
                <w:szCs w:val="14"/>
              </w:rPr>
            </w:pPr>
            <w:r w:rsidRPr="00E04DC7">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CC2C7D" w14:textId="4613A50A" w:rsidR="00B3499B" w:rsidRPr="00E04DC7" w:rsidRDefault="00B3499B" w:rsidP="007C00FA">
            <w:pPr>
              <w:rPr>
                <w:rFonts w:cs="Arial"/>
                <w:color w:val="000000" w:themeColor="text1"/>
                <w:sz w:val="16"/>
                <w:szCs w:val="14"/>
              </w:rPr>
            </w:pPr>
            <w:r w:rsidRPr="00E04DC7">
              <w:rPr>
                <w:rFonts w:cs="Arial"/>
                <w:color w:val="000000" w:themeColor="text1"/>
                <w:sz w:val="16"/>
                <w:szCs w:val="14"/>
              </w:rPr>
              <w:t xml:space="preserve">To prevent the AEIS feature from turning off the </w:t>
            </w:r>
            <w:r w:rsidR="009C1C64" w:rsidRPr="00E04DC7">
              <w:rPr>
                <w:rFonts w:cs="Arial"/>
                <w:color w:val="000000" w:themeColor="text1"/>
                <w:sz w:val="16"/>
                <w:szCs w:val="14"/>
              </w:rPr>
              <w:t>powerpack</w:t>
            </w:r>
            <w:r w:rsidRPr="00E04DC7">
              <w:rPr>
                <w:rFonts w:cs="Arial"/>
                <w:color w:val="000000" w:themeColor="text1"/>
                <w:sz w:val="16"/>
                <w:szCs w:val="14"/>
              </w:rPr>
              <w:t xml:space="preserve"> when the customer or technician has a reason for leaving the vehicle running unattended.</w:t>
            </w:r>
          </w:p>
        </w:tc>
      </w:tr>
      <w:tr w:rsidR="00B3499B" w:rsidRPr="00E04DC7" w14:paraId="73B49731"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3C3B2B" w14:textId="77777777" w:rsidR="00B3499B" w:rsidRPr="00E04DC7" w:rsidRDefault="00B3499B" w:rsidP="007C00FA">
            <w:pPr>
              <w:rPr>
                <w:rFonts w:eastAsiaTheme="minorHAnsi" w:cs="Arial"/>
                <w:b/>
                <w:bCs/>
                <w:sz w:val="16"/>
                <w:szCs w:val="14"/>
              </w:rPr>
            </w:pPr>
            <w:r w:rsidRPr="00E04DC7">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B6B7C3" w14:textId="77777777" w:rsidR="00A2743B" w:rsidRPr="00E04DC7" w:rsidRDefault="00A2743B"/>
        </w:tc>
      </w:tr>
      <w:tr w:rsidR="00B3499B" w:rsidRPr="00E04DC7" w14:paraId="38AC99B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192D75" w14:textId="77777777" w:rsidR="00B3499B" w:rsidRPr="00E04DC7" w:rsidRDefault="00B3499B" w:rsidP="007C00FA">
            <w:pPr>
              <w:rPr>
                <w:rFonts w:cs="Arial"/>
                <w:sz w:val="16"/>
                <w:szCs w:val="14"/>
              </w:rPr>
            </w:pPr>
            <w:r w:rsidRPr="00E04DC7">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F1C8AE" w14:textId="77777777" w:rsidR="00A2743B" w:rsidRPr="00E04DC7" w:rsidRDefault="00A2743B"/>
        </w:tc>
      </w:tr>
      <w:tr w:rsidR="00B3499B" w:rsidRPr="00E04DC7" w14:paraId="3731B23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911D60" w14:textId="77777777" w:rsidR="00B3499B" w:rsidRPr="00E04DC7" w:rsidRDefault="00B3499B" w:rsidP="007C00FA">
            <w:pPr>
              <w:rPr>
                <w:rFonts w:cs="Arial"/>
                <w:b/>
                <w:bCs/>
                <w:sz w:val="16"/>
                <w:szCs w:val="14"/>
              </w:rPr>
            </w:pPr>
            <w:r w:rsidRPr="00E04DC7">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20D24D" w14:textId="77777777" w:rsidR="00A2743B" w:rsidRPr="00E04DC7" w:rsidRDefault="00A2743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830B96E" w14:textId="77777777" w:rsidR="00B3499B" w:rsidRPr="00E04DC7" w:rsidRDefault="00B3499B" w:rsidP="007C00FA">
            <w:pPr>
              <w:ind w:left="139"/>
              <w:rPr>
                <w:rFonts w:cs="Arial"/>
                <w:b/>
                <w:bCs/>
                <w:sz w:val="16"/>
                <w:szCs w:val="14"/>
              </w:rPr>
            </w:pPr>
            <w:r w:rsidRPr="00E04DC7">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0466230" w14:textId="77777777" w:rsidR="00A2743B" w:rsidRPr="00E04DC7" w:rsidRDefault="00A2743B"/>
        </w:tc>
      </w:tr>
      <w:tr w:rsidR="00B3499B" w:rsidRPr="00E04DC7" w14:paraId="360F528D"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8FB018" w14:textId="77777777" w:rsidR="00B3499B" w:rsidRPr="00E04DC7" w:rsidRDefault="00B3499B" w:rsidP="007C00FA">
            <w:pPr>
              <w:rPr>
                <w:rFonts w:cs="Arial"/>
                <w:b/>
                <w:bCs/>
                <w:sz w:val="16"/>
                <w:szCs w:val="14"/>
              </w:rPr>
            </w:pPr>
            <w:r w:rsidRPr="00E04DC7">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634BB5" w14:textId="77777777" w:rsidR="00A2743B" w:rsidRPr="00E04DC7" w:rsidRDefault="00A2743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B5C2110" w14:textId="77777777" w:rsidR="00B3499B" w:rsidRPr="00E04DC7" w:rsidRDefault="00B3499B" w:rsidP="007C00FA">
            <w:pPr>
              <w:ind w:left="139"/>
              <w:rPr>
                <w:rFonts w:cs="Arial"/>
                <w:b/>
                <w:bCs/>
                <w:sz w:val="16"/>
                <w:szCs w:val="16"/>
              </w:rPr>
            </w:pPr>
            <w:r w:rsidRPr="00E04DC7">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86D5980" w14:textId="77777777" w:rsidR="00A2743B" w:rsidRPr="00E04DC7" w:rsidRDefault="00A2743B"/>
        </w:tc>
      </w:tr>
      <w:tr w:rsidR="00B3499B" w:rsidRPr="00E04DC7" w14:paraId="68AF699D"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DEB6E7" w14:textId="77777777" w:rsidR="00B3499B" w:rsidRPr="00E04DC7" w:rsidRDefault="00B3499B" w:rsidP="007C00FA">
            <w:pPr>
              <w:rPr>
                <w:rFonts w:eastAsiaTheme="minorHAnsi" w:cs="Arial"/>
                <w:b/>
                <w:bCs/>
                <w:sz w:val="16"/>
                <w:szCs w:val="14"/>
              </w:rPr>
            </w:pPr>
            <w:r w:rsidRPr="00E04DC7">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F1B80ED" w14:textId="3C01B558" w:rsidR="00A2743B" w:rsidRPr="00E04DC7" w:rsidRDefault="00DB37A1">
            <w:r w:rsidRPr="00E04DC7">
              <w:t>Non-buttonless</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2DE91B" w14:textId="77777777" w:rsidR="00B3499B" w:rsidRPr="00E04DC7" w:rsidRDefault="00B3499B" w:rsidP="007C00FA">
            <w:pPr>
              <w:rPr>
                <w:rFonts w:cs="Arial"/>
                <w:b/>
                <w:bCs/>
                <w:sz w:val="16"/>
                <w:szCs w:val="14"/>
              </w:rPr>
            </w:pPr>
            <w:r w:rsidRPr="00E04DC7">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545E97" w14:textId="77777777" w:rsidR="00A2743B" w:rsidRPr="00E04DC7" w:rsidRDefault="00A2743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0BDA006" w14:textId="77777777" w:rsidR="00B3499B" w:rsidRPr="00E04DC7" w:rsidRDefault="00B3499B" w:rsidP="007C00FA">
            <w:pPr>
              <w:ind w:left="128"/>
              <w:rPr>
                <w:rFonts w:cs="Arial"/>
                <w:b/>
                <w:bCs/>
                <w:sz w:val="16"/>
                <w:szCs w:val="14"/>
              </w:rPr>
            </w:pPr>
            <w:r w:rsidRPr="00E04DC7">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5B0BF81" w14:textId="77777777" w:rsidR="00B3499B" w:rsidRPr="00E04DC7" w:rsidRDefault="00B3499B" w:rsidP="007C00FA">
            <w:pPr>
              <w:ind w:left="141"/>
              <w:rPr>
                <w:rFonts w:cs="Arial"/>
                <w:color w:val="000000" w:themeColor="text1"/>
                <w:sz w:val="16"/>
                <w:szCs w:val="14"/>
              </w:rPr>
            </w:pPr>
            <w:r w:rsidRPr="00E04DC7">
              <w:rPr>
                <w:rFonts w:cs="Arial"/>
                <w:color w:val="000000" w:themeColor="text1"/>
                <w:sz w:val="16"/>
                <w:szCs w:val="14"/>
              </w:rPr>
              <w:t>In-Progress</w:t>
            </w:r>
          </w:p>
        </w:tc>
      </w:tr>
      <w:tr w:rsidR="00B3499B" w:rsidRPr="00E04DC7" w14:paraId="462AEB84"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C73A8C0" w14:textId="6173A4EE" w:rsidR="00B3499B" w:rsidRPr="00E04DC7" w:rsidRDefault="00BA62C5" w:rsidP="007C00FA">
            <w:pPr>
              <w:rPr>
                <w:rFonts w:cs="Arial"/>
                <w:bCs/>
                <w:color w:val="808080" w:themeColor="background1" w:themeShade="80"/>
                <w:sz w:val="16"/>
                <w:szCs w:val="14"/>
              </w:rPr>
            </w:pPr>
            <w:hyperlink r:id="rId61" w:history="1">
              <w:r w:rsidR="00B3499B" w:rsidRPr="00E04DC7">
                <w:rPr>
                  <w:rStyle w:val="Hyperlink"/>
                  <w:rFonts w:cs="Arial"/>
                  <w:bCs/>
                  <w:sz w:val="16"/>
                  <w:szCs w:val="14"/>
                </w:rPr>
                <w:t>Req. Template</w:t>
              </w:r>
            </w:hyperlink>
            <w:r w:rsidR="00B3499B" w:rsidRPr="00E04DC7">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C1D99E0" w14:textId="4BBB88FA" w:rsidR="00B3499B" w:rsidRPr="00E04DC7" w:rsidRDefault="00B3499B" w:rsidP="007C00FA">
            <w:pPr>
              <w:rPr>
                <w:rFonts w:cs="Arial"/>
                <w:bCs/>
                <w:color w:val="808080" w:themeColor="background1" w:themeShade="80"/>
                <w:sz w:val="16"/>
                <w:szCs w:val="14"/>
              </w:rPr>
            </w:pPr>
            <w:r w:rsidRPr="00E04DC7">
              <w:rPr>
                <w:rFonts w:cs="Arial"/>
                <w:bCs/>
                <w:color w:val="808080" w:themeColor="background1" w:themeShade="80"/>
                <w:sz w:val="16"/>
                <w:szCs w:val="14"/>
              </w:rPr>
              <w:fldChar w:fldCharType="begin"/>
            </w:r>
            <w:r w:rsidRPr="00E04DC7">
              <w:rPr>
                <w:rFonts w:cs="Arial"/>
                <w:bCs/>
                <w:color w:val="808080" w:themeColor="background1" w:themeShade="80"/>
                <w:sz w:val="16"/>
                <w:szCs w:val="14"/>
              </w:rPr>
              <w:instrText xml:space="preserve"> DOCPROPERTY  TemplateVersion  \* MERGEFORMAT </w:instrText>
            </w:r>
            <w:r w:rsidRPr="00E04DC7">
              <w:rPr>
                <w:rFonts w:cs="Arial"/>
                <w:bCs/>
                <w:color w:val="808080" w:themeColor="background1" w:themeShade="80"/>
                <w:sz w:val="16"/>
                <w:szCs w:val="14"/>
              </w:rPr>
              <w:fldChar w:fldCharType="separate"/>
            </w:r>
            <w:r w:rsidR="002F02E1">
              <w:rPr>
                <w:rFonts w:cs="Arial"/>
                <w:bCs/>
                <w:color w:val="808080" w:themeColor="background1" w:themeShade="80"/>
                <w:sz w:val="16"/>
                <w:szCs w:val="14"/>
              </w:rPr>
              <w:t>6</w:t>
            </w:r>
            <w:r w:rsidRPr="00E04DC7">
              <w:rPr>
                <w:rFonts w:cs="Arial"/>
                <w:bCs/>
                <w:color w:val="808080" w:themeColor="background1" w:themeShade="80"/>
                <w:sz w:val="16"/>
                <w:szCs w:val="14"/>
              </w:rPr>
              <w:fldChar w:fldCharType="end"/>
            </w:r>
            <w:r w:rsidRPr="00E04DC7">
              <w:rPr>
                <w:rFonts w:cs="Arial"/>
                <w:bCs/>
                <w:color w:val="808080" w:themeColor="background1" w:themeShade="80"/>
                <w:sz w:val="16"/>
                <w:szCs w:val="14"/>
              </w:rPr>
              <w:t>.</w:t>
            </w:r>
            <w:r w:rsidRPr="00E04DC7">
              <w:rPr>
                <w:rFonts w:cs="Arial"/>
                <w:bCs/>
                <w:color w:val="808080" w:themeColor="background1" w:themeShade="80"/>
                <w:sz w:val="16"/>
                <w:szCs w:val="14"/>
              </w:rPr>
              <w:fldChar w:fldCharType="begin"/>
            </w:r>
            <w:r w:rsidRPr="00E04DC7">
              <w:rPr>
                <w:rFonts w:cs="Arial"/>
                <w:bCs/>
                <w:color w:val="808080" w:themeColor="background1" w:themeShade="80"/>
                <w:sz w:val="16"/>
                <w:szCs w:val="14"/>
              </w:rPr>
              <w:instrText xml:space="preserve"> DOCPROPERTY  TemplateRevision  \* MERGEFORMAT </w:instrText>
            </w:r>
            <w:r w:rsidRPr="00E04DC7">
              <w:rPr>
                <w:rFonts w:cs="Arial"/>
                <w:bCs/>
                <w:color w:val="808080" w:themeColor="background1" w:themeShade="80"/>
                <w:sz w:val="16"/>
                <w:szCs w:val="14"/>
              </w:rPr>
              <w:fldChar w:fldCharType="separate"/>
            </w:r>
            <w:r w:rsidR="002F02E1">
              <w:rPr>
                <w:rFonts w:cs="Arial"/>
                <w:bCs/>
                <w:color w:val="808080" w:themeColor="background1" w:themeShade="80"/>
                <w:sz w:val="16"/>
                <w:szCs w:val="14"/>
              </w:rPr>
              <w:t>0</w:t>
            </w:r>
            <w:r w:rsidRPr="00E04DC7">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6A51532" w14:textId="77777777" w:rsidR="00B3499B" w:rsidRPr="00E04DC7" w:rsidRDefault="00B3499B" w:rsidP="007C00FA">
            <w:pPr>
              <w:jc w:val="right"/>
              <w:rPr>
                <w:rFonts w:cs="Arial"/>
                <w:bCs/>
                <w:color w:val="808080" w:themeColor="background1" w:themeShade="80"/>
                <w:sz w:val="16"/>
                <w:szCs w:val="14"/>
              </w:rPr>
            </w:pPr>
            <w:r w:rsidRPr="00E04DC7">
              <w:rPr>
                <w:rFonts w:cs="Arial"/>
                <w:bCs/>
                <w:color w:val="808080" w:themeColor="background1" w:themeShade="80"/>
                <w:sz w:val="16"/>
                <w:szCs w:val="14"/>
              </w:rPr>
              <w:t>End of Requirement</w:t>
            </w:r>
          </w:p>
        </w:tc>
      </w:tr>
    </w:tbl>
    <w:p w14:paraId="779A0450" w14:textId="77777777" w:rsidR="006D5A3A" w:rsidRPr="00E04DC7" w:rsidRDefault="006D5A3A" w:rsidP="009A277F"/>
    <w:p w14:paraId="6AA45756" w14:textId="77777777" w:rsidR="00E11189" w:rsidRPr="00E04DC7" w:rsidRDefault="00E11189" w:rsidP="00E11189">
      <w:pPr>
        <w:pStyle w:val="RERequirement"/>
        <w:shd w:val="clear" w:color="auto" w:fill="F2F2F2" w:themeFill="background1" w:themeFillShade="F2"/>
      </w:pPr>
      <w:bookmarkStart w:id="166" w:name="_6e6544472ef446cfcb618359a3cb58e4"/>
      <w:r w:rsidRPr="00E04DC7">
        <w:t>REQ-397778/A</w:t>
      </w:r>
      <w:bookmarkEnd w:id="166"/>
      <w:r w:rsidRPr="00E04DC7">
        <w:t xml:space="preserve"> AEIS Autoconfiguration</w:t>
      </w:r>
    </w:p>
    <w:p w14:paraId="3DB77C32" w14:textId="77777777" w:rsidR="00E11189" w:rsidRPr="00E04DC7" w:rsidRDefault="00E11189" w:rsidP="00E11189">
      <w:pPr>
        <w:rPr>
          <w:rFonts w:cs="Arial"/>
        </w:rPr>
      </w:pPr>
      <w:r w:rsidRPr="00E04DC7">
        <w:rPr>
          <w:rFonts w:cs="Arial"/>
        </w:rPr>
        <w:lastRenderedPageBreak/>
        <w:t>The Feature shall inform the Driver Information Display by CAN signal of the vehicle configuration type for it to automatically set the correct message configurations.</w:t>
      </w:r>
    </w:p>
    <w:p w14:paraId="432470F7" w14:textId="77777777" w:rsidR="00E11189" w:rsidRPr="00E04DC7"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E04DC7" w14:paraId="12905DBF"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0E95A9" w14:textId="77777777" w:rsidR="00B3499B" w:rsidRPr="00E04DC7" w:rsidRDefault="00B3499B" w:rsidP="007C00FA">
            <w:pPr>
              <w:rPr>
                <w:rFonts w:eastAsiaTheme="minorHAnsi" w:cs="Arial"/>
                <w:bCs/>
                <w:color w:val="808080" w:themeColor="background1" w:themeShade="80"/>
                <w:sz w:val="16"/>
                <w:szCs w:val="14"/>
              </w:rPr>
            </w:pPr>
            <w:r w:rsidRPr="00E04DC7">
              <w:rPr>
                <w:rFonts w:cs="Arial"/>
                <w:bCs/>
                <w:color w:val="808080" w:themeColor="background1" w:themeShade="80"/>
                <w:sz w:val="16"/>
                <w:szCs w:val="14"/>
              </w:rPr>
              <w:t>Requirement ID: REQ-397778/A</w:t>
            </w:r>
          </w:p>
        </w:tc>
      </w:tr>
      <w:tr w:rsidR="00B3499B" w:rsidRPr="00E04DC7" w14:paraId="66467CBE"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692AB3" w14:textId="77777777" w:rsidR="00B3499B" w:rsidRPr="00E04DC7" w:rsidRDefault="00B3499B" w:rsidP="007C00FA">
            <w:pPr>
              <w:rPr>
                <w:rFonts w:eastAsiaTheme="minorHAnsi" w:cs="Arial"/>
                <w:b/>
                <w:bCs/>
                <w:sz w:val="16"/>
                <w:szCs w:val="14"/>
              </w:rPr>
            </w:pPr>
            <w:r w:rsidRPr="00E04DC7">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97E55A" w14:textId="77777777" w:rsidR="00B3499B" w:rsidRPr="00E04DC7" w:rsidRDefault="00B3499B" w:rsidP="007C00FA">
            <w:pPr>
              <w:rPr>
                <w:rFonts w:cs="Arial"/>
                <w:color w:val="000000" w:themeColor="text1"/>
                <w:sz w:val="16"/>
                <w:szCs w:val="14"/>
              </w:rPr>
            </w:pPr>
            <w:r w:rsidRPr="00E04DC7">
              <w:rPr>
                <w:rFonts w:cs="Arial"/>
                <w:color w:val="000000" w:themeColor="text1"/>
                <w:sz w:val="16"/>
                <w:szCs w:val="14"/>
              </w:rPr>
              <w:t>This allows the Driver Information Display to choose the appropriate display messages for the vehicle type e.g. keytype/fleet</w:t>
            </w:r>
          </w:p>
        </w:tc>
      </w:tr>
      <w:tr w:rsidR="00B3499B" w:rsidRPr="00E04DC7" w14:paraId="366ECC1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2C7711" w14:textId="77777777" w:rsidR="00B3499B" w:rsidRPr="00E04DC7" w:rsidRDefault="00B3499B" w:rsidP="007C00FA">
            <w:pPr>
              <w:rPr>
                <w:rFonts w:eastAsiaTheme="minorHAnsi" w:cs="Arial"/>
                <w:b/>
                <w:bCs/>
                <w:sz w:val="16"/>
                <w:szCs w:val="14"/>
              </w:rPr>
            </w:pPr>
            <w:r w:rsidRPr="00E04DC7">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E08C2E" w14:textId="77777777" w:rsidR="00A2743B" w:rsidRPr="00E04DC7" w:rsidRDefault="00A2743B"/>
        </w:tc>
      </w:tr>
      <w:tr w:rsidR="00B3499B" w:rsidRPr="00E04DC7" w14:paraId="51567E62"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97EF69" w14:textId="77777777" w:rsidR="00B3499B" w:rsidRPr="00E04DC7" w:rsidRDefault="00B3499B" w:rsidP="007C00FA">
            <w:pPr>
              <w:rPr>
                <w:rFonts w:cs="Arial"/>
                <w:sz w:val="16"/>
                <w:szCs w:val="14"/>
              </w:rPr>
            </w:pPr>
            <w:r w:rsidRPr="00E04DC7">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C86850" w14:textId="77777777" w:rsidR="00A2743B" w:rsidRPr="00E04DC7" w:rsidRDefault="00A2743B"/>
        </w:tc>
      </w:tr>
      <w:tr w:rsidR="00B3499B" w:rsidRPr="00E04DC7" w14:paraId="2029B15C"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3B4DB7" w14:textId="77777777" w:rsidR="00B3499B" w:rsidRPr="00E04DC7" w:rsidRDefault="00B3499B" w:rsidP="007C00FA">
            <w:pPr>
              <w:rPr>
                <w:rFonts w:cs="Arial"/>
                <w:b/>
                <w:bCs/>
                <w:sz w:val="16"/>
                <w:szCs w:val="14"/>
              </w:rPr>
            </w:pPr>
            <w:r w:rsidRPr="00E04DC7">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2156B2" w14:textId="77777777" w:rsidR="00A2743B" w:rsidRPr="00E04DC7" w:rsidRDefault="00A2743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E07D630" w14:textId="77777777" w:rsidR="00B3499B" w:rsidRPr="00E04DC7" w:rsidRDefault="00B3499B" w:rsidP="007C00FA">
            <w:pPr>
              <w:ind w:left="139"/>
              <w:rPr>
                <w:rFonts w:cs="Arial"/>
                <w:b/>
                <w:bCs/>
                <w:sz w:val="16"/>
                <w:szCs w:val="14"/>
              </w:rPr>
            </w:pPr>
            <w:r w:rsidRPr="00E04DC7">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DB0BC04" w14:textId="77777777" w:rsidR="00A2743B" w:rsidRPr="00E04DC7" w:rsidRDefault="00A2743B"/>
        </w:tc>
      </w:tr>
      <w:tr w:rsidR="00B3499B" w:rsidRPr="00E04DC7" w14:paraId="3073CE9A"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85C9F8" w14:textId="77777777" w:rsidR="00B3499B" w:rsidRPr="00E04DC7" w:rsidRDefault="00B3499B" w:rsidP="007C00FA">
            <w:pPr>
              <w:rPr>
                <w:rFonts w:cs="Arial"/>
                <w:b/>
                <w:bCs/>
                <w:sz w:val="16"/>
                <w:szCs w:val="14"/>
              </w:rPr>
            </w:pPr>
            <w:r w:rsidRPr="00E04DC7">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A22E18" w14:textId="77777777" w:rsidR="00A2743B" w:rsidRPr="00E04DC7" w:rsidRDefault="00A2743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DCF4A6D" w14:textId="77777777" w:rsidR="00B3499B" w:rsidRPr="00E04DC7" w:rsidRDefault="00B3499B" w:rsidP="007C00FA">
            <w:pPr>
              <w:ind w:left="139"/>
              <w:rPr>
                <w:rFonts w:cs="Arial"/>
                <w:b/>
                <w:bCs/>
                <w:sz w:val="16"/>
                <w:szCs w:val="16"/>
              </w:rPr>
            </w:pPr>
            <w:r w:rsidRPr="00E04DC7">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4670D3D" w14:textId="77777777" w:rsidR="00A2743B" w:rsidRPr="00E04DC7" w:rsidRDefault="00A2743B"/>
        </w:tc>
      </w:tr>
      <w:tr w:rsidR="00B3499B" w:rsidRPr="00E04DC7" w14:paraId="5B5A777E"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C9C415" w14:textId="77777777" w:rsidR="00B3499B" w:rsidRPr="00E04DC7" w:rsidRDefault="00B3499B" w:rsidP="007C00FA">
            <w:pPr>
              <w:rPr>
                <w:rFonts w:eastAsiaTheme="minorHAnsi" w:cs="Arial"/>
                <w:b/>
                <w:bCs/>
                <w:sz w:val="16"/>
                <w:szCs w:val="14"/>
              </w:rPr>
            </w:pPr>
            <w:r w:rsidRPr="00E04DC7">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874472E" w14:textId="441E8A6B" w:rsidR="00A2743B" w:rsidRPr="00E04DC7" w:rsidRDefault="00DB37A1">
            <w:r w:rsidRPr="00E04DC7">
              <w:t>Common</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DB5240" w14:textId="77777777" w:rsidR="00B3499B" w:rsidRPr="00E04DC7" w:rsidRDefault="00B3499B" w:rsidP="007C00FA">
            <w:pPr>
              <w:rPr>
                <w:rFonts w:cs="Arial"/>
                <w:b/>
                <w:bCs/>
                <w:sz w:val="16"/>
                <w:szCs w:val="14"/>
              </w:rPr>
            </w:pPr>
            <w:r w:rsidRPr="00E04DC7">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EF5756" w14:textId="77777777" w:rsidR="00A2743B" w:rsidRPr="00E04DC7" w:rsidRDefault="00A2743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7F66246" w14:textId="77777777" w:rsidR="00B3499B" w:rsidRPr="00E04DC7" w:rsidRDefault="00B3499B" w:rsidP="007C00FA">
            <w:pPr>
              <w:ind w:left="128"/>
              <w:rPr>
                <w:rFonts w:cs="Arial"/>
                <w:b/>
                <w:bCs/>
                <w:sz w:val="16"/>
                <w:szCs w:val="14"/>
              </w:rPr>
            </w:pPr>
            <w:r w:rsidRPr="00E04DC7">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224DDB7" w14:textId="77777777" w:rsidR="00B3499B" w:rsidRPr="00E04DC7" w:rsidRDefault="00B3499B" w:rsidP="007C00FA">
            <w:pPr>
              <w:ind w:left="141"/>
              <w:rPr>
                <w:rFonts w:cs="Arial"/>
                <w:color w:val="000000" w:themeColor="text1"/>
                <w:sz w:val="16"/>
                <w:szCs w:val="14"/>
              </w:rPr>
            </w:pPr>
            <w:r w:rsidRPr="00E04DC7">
              <w:rPr>
                <w:rFonts w:cs="Arial"/>
                <w:color w:val="000000" w:themeColor="text1"/>
                <w:sz w:val="16"/>
                <w:szCs w:val="14"/>
              </w:rPr>
              <w:t>In-Progress</w:t>
            </w:r>
          </w:p>
        </w:tc>
      </w:tr>
      <w:tr w:rsidR="00B3499B" w:rsidRPr="00E04DC7" w14:paraId="6AD2C3CF"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8A6F797" w14:textId="7482B822" w:rsidR="00B3499B" w:rsidRPr="00E04DC7" w:rsidRDefault="00BA62C5" w:rsidP="007C00FA">
            <w:pPr>
              <w:rPr>
                <w:rFonts w:cs="Arial"/>
                <w:bCs/>
                <w:color w:val="808080" w:themeColor="background1" w:themeShade="80"/>
                <w:sz w:val="16"/>
                <w:szCs w:val="14"/>
              </w:rPr>
            </w:pPr>
            <w:hyperlink r:id="rId62" w:history="1">
              <w:r w:rsidR="00B3499B" w:rsidRPr="00E04DC7">
                <w:rPr>
                  <w:rStyle w:val="Hyperlink"/>
                  <w:rFonts w:cs="Arial"/>
                  <w:bCs/>
                  <w:sz w:val="16"/>
                  <w:szCs w:val="14"/>
                </w:rPr>
                <w:t>Req. Template</w:t>
              </w:r>
            </w:hyperlink>
            <w:r w:rsidR="00B3499B" w:rsidRPr="00E04DC7">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8752C07" w14:textId="58D995FA" w:rsidR="00B3499B" w:rsidRPr="00E04DC7" w:rsidRDefault="00B3499B" w:rsidP="007C00FA">
            <w:pPr>
              <w:rPr>
                <w:rFonts w:cs="Arial"/>
                <w:bCs/>
                <w:color w:val="808080" w:themeColor="background1" w:themeShade="80"/>
                <w:sz w:val="16"/>
                <w:szCs w:val="14"/>
              </w:rPr>
            </w:pPr>
            <w:r w:rsidRPr="00E04DC7">
              <w:rPr>
                <w:rFonts w:cs="Arial"/>
                <w:bCs/>
                <w:color w:val="808080" w:themeColor="background1" w:themeShade="80"/>
                <w:sz w:val="16"/>
                <w:szCs w:val="14"/>
              </w:rPr>
              <w:fldChar w:fldCharType="begin"/>
            </w:r>
            <w:r w:rsidRPr="00E04DC7">
              <w:rPr>
                <w:rFonts w:cs="Arial"/>
                <w:bCs/>
                <w:color w:val="808080" w:themeColor="background1" w:themeShade="80"/>
                <w:sz w:val="16"/>
                <w:szCs w:val="14"/>
              </w:rPr>
              <w:instrText xml:space="preserve"> DOCPROPERTY  TemplateVersion  \* MERGEFORMAT </w:instrText>
            </w:r>
            <w:r w:rsidRPr="00E04DC7">
              <w:rPr>
                <w:rFonts w:cs="Arial"/>
                <w:bCs/>
                <w:color w:val="808080" w:themeColor="background1" w:themeShade="80"/>
                <w:sz w:val="16"/>
                <w:szCs w:val="14"/>
              </w:rPr>
              <w:fldChar w:fldCharType="separate"/>
            </w:r>
            <w:r w:rsidR="002F02E1">
              <w:rPr>
                <w:rFonts w:cs="Arial"/>
                <w:bCs/>
                <w:color w:val="808080" w:themeColor="background1" w:themeShade="80"/>
                <w:sz w:val="16"/>
                <w:szCs w:val="14"/>
              </w:rPr>
              <w:t>6</w:t>
            </w:r>
            <w:r w:rsidRPr="00E04DC7">
              <w:rPr>
                <w:rFonts w:cs="Arial"/>
                <w:bCs/>
                <w:color w:val="808080" w:themeColor="background1" w:themeShade="80"/>
                <w:sz w:val="16"/>
                <w:szCs w:val="14"/>
              </w:rPr>
              <w:fldChar w:fldCharType="end"/>
            </w:r>
            <w:r w:rsidRPr="00E04DC7">
              <w:rPr>
                <w:rFonts w:cs="Arial"/>
                <w:bCs/>
                <w:color w:val="808080" w:themeColor="background1" w:themeShade="80"/>
                <w:sz w:val="16"/>
                <w:szCs w:val="14"/>
              </w:rPr>
              <w:t>.</w:t>
            </w:r>
            <w:r w:rsidRPr="00E04DC7">
              <w:rPr>
                <w:rFonts w:cs="Arial"/>
                <w:bCs/>
                <w:color w:val="808080" w:themeColor="background1" w:themeShade="80"/>
                <w:sz w:val="16"/>
                <w:szCs w:val="14"/>
              </w:rPr>
              <w:fldChar w:fldCharType="begin"/>
            </w:r>
            <w:r w:rsidRPr="00E04DC7">
              <w:rPr>
                <w:rFonts w:cs="Arial"/>
                <w:bCs/>
                <w:color w:val="808080" w:themeColor="background1" w:themeShade="80"/>
                <w:sz w:val="16"/>
                <w:szCs w:val="14"/>
              </w:rPr>
              <w:instrText xml:space="preserve"> DOCPROPERTY  TemplateRevision  \* MERGEFORMAT </w:instrText>
            </w:r>
            <w:r w:rsidRPr="00E04DC7">
              <w:rPr>
                <w:rFonts w:cs="Arial"/>
                <w:bCs/>
                <w:color w:val="808080" w:themeColor="background1" w:themeShade="80"/>
                <w:sz w:val="16"/>
                <w:szCs w:val="14"/>
              </w:rPr>
              <w:fldChar w:fldCharType="separate"/>
            </w:r>
            <w:r w:rsidR="002F02E1">
              <w:rPr>
                <w:rFonts w:cs="Arial"/>
                <w:bCs/>
                <w:color w:val="808080" w:themeColor="background1" w:themeShade="80"/>
                <w:sz w:val="16"/>
                <w:szCs w:val="14"/>
              </w:rPr>
              <w:t>0</w:t>
            </w:r>
            <w:r w:rsidRPr="00E04DC7">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226F005" w14:textId="77777777" w:rsidR="00B3499B" w:rsidRPr="00E04DC7" w:rsidRDefault="00B3499B" w:rsidP="007C00FA">
            <w:pPr>
              <w:jc w:val="right"/>
              <w:rPr>
                <w:rFonts w:cs="Arial"/>
                <w:bCs/>
                <w:color w:val="808080" w:themeColor="background1" w:themeShade="80"/>
                <w:sz w:val="16"/>
                <w:szCs w:val="14"/>
              </w:rPr>
            </w:pPr>
            <w:r w:rsidRPr="00E04DC7">
              <w:rPr>
                <w:rFonts w:cs="Arial"/>
                <w:bCs/>
                <w:color w:val="808080" w:themeColor="background1" w:themeShade="80"/>
                <w:sz w:val="16"/>
                <w:szCs w:val="14"/>
              </w:rPr>
              <w:t>End of Requirement</w:t>
            </w:r>
          </w:p>
        </w:tc>
      </w:tr>
    </w:tbl>
    <w:p w14:paraId="32AECDCB" w14:textId="77777777" w:rsidR="006D5A3A" w:rsidRPr="00E04DC7" w:rsidRDefault="006D5A3A" w:rsidP="009A277F"/>
    <w:p w14:paraId="7719A64E" w14:textId="77777777" w:rsidR="00E11189" w:rsidRPr="00E04DC7" w:rsidRDefault="00E11189" w:rsidP="00E11189">
      <w:pPr>
        <w:pStyle w:val="RERequirement"/>
        <w:shd w:val="clear" w:color="auto" w:fill="F2F2F2" w:themeFill="background1" w:themeFillShade="F2"/>
      </w:pPr>
      <w:bookmarkStart w:id="167" w:name="_50a7a8b9823247b2096a547a565e7d22"/>
      <w:r w:rsidRPr="00E04DC7">
        <w:t>REQ-397779/A</w:t>
      </w:r>
      <w:bookmarkEnd w:id="167"/>
      <w:r w:rsidRPr="00E04DC7">
        <w:t xml:space="preserve"> Determine user messages</w:t>
      </w:r>
    </w:p>
    <w:p w14:paraId="2E0DFC11" w14:textId="77777777" w:rsidR="00E11189" w:rsidRPr="00E04DC7" w:rsidRDefault="00E11189" w:rsidP="00E11189">
      <w:pPr>
        <w:rPr>
          <w:rFonts w:cs="Arial"/>
        </w:rPr>
      </w:pPr>
      <w:r w:rsidRPr="00E04DC7">
        <w:rPr>
          <w:rFonts w:cs="Arial"/>
        </w:rPr>
        <w:t>The Driver Information Display shall determine the correct message configuration for AEIS based on a received CAN signal.</w:t>
      </w:r>
    </w:p>
    <w:p w14:paraId="698BEA38" w14:textId="77777777" w:rsidR="00E11189" w:rsidRPr="00E04DC7"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3499B" w:rsidRPr="00E04DC7" w14:paraId="5EC38162" w14:textId="77777777" w:rsidTr="00B3499B">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A56293" w14:textId="77777777" w:rsidR="00B3499B" w:rsidRPr="00E04DC7" w:rsidRDefault="00B3499B" w:rsidP="007C00FA">
            <w:pPr>
              <w:rPr>
                <w:rFonts w:eastAsiaTheme="minorHAnsi" w:cs="Arial"/>
                <w:bCs/>
                <w:color w:val="808080" w:themeColor="background1" w:themeShade="80"/>
                <w:sz w:val="16"/>
                <w:szCs w:val="14"/>
              </w:rPr>
            </w:pPr>
            <w:r w:rsidRPr="00E04DC7">
              <w:rPr>
                <w:rFonts w:cs="Arial"/>
                <w:bCs/>
                <w:color w:val="808080" w:themeColor="background1" w:themeShade="80"/>
                <w:sz w:val="16"/>
                <w:szCs w:val="14"/>
              </w:rPr>
              <w:t>Requirement ID: REQ-397779/A</w:t>
            </w:r>
          </w:p>
        </w:tc>
      </w:tr>
      <w:tr w:rsidR="00B3499B" w:rsidRPr="00E04DC7" w14:paraId="72D2C46F"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478098" w14:textId="77777777" w:rsidR="00B3499B" w:rsidRPr="00E04DC7" w:rsidRDefault="00B3499B" w:rsidP="007C00FA">
            <w:pPr>
              <w:rPr>
                <w:rFonts w:eastAsiaTheme="minorHAnsi" w:cs="Arial"/>
                <w:b/>
                <w:bCs/>
                <w:sz w:val="16"/>
                <w:szCs w:val="14"/>
              </w:rPr>
            </w:pPr>
            <w:r w:rsidRPr="00E04DC7">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1D0197" w14:textId="77777777" w:rsidR="00B3499B" w:rsidRPr="00E04DC7" w:rsidRDefault="00B3499B" w:rsidP="007C00FA">
            <w:pPr>
              <w:rPr>
                <w:rFonts w:cs="Arial"/>
                <w:color w:val="000000" w:themeColor="text1"/>
                <w:sz w:val="16"/>
                <w:szCs w:val="14"/>
              </w:rPr>
            </w:pPr>
            <w:r w:rsidRPr="00E04DC7">
              <w:rPr>
                <w:rFonts w:cs="Arial"/>
                <w:color w:val="000000" w:themeColor="text1"/>
                <w:sz w:val="16"/>
                <w:szCs w:val="14"/>
              </w:rPr>
              <w:t>This allows the Driver Information Display to choose the appropriate display messages for the vehicle type</w:t>
            </w:r>
          </w:p>
        </w:tc>
      </w:tr>
      <w:tr w:rsidR="00B3499B" w:rsidRPr="00E04DC7" w14:paraId="1CEADDD7"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AC6DA93" w14:textId="77777777" w:rsidR="00B3499B" w:rsidRPr="00E04DC7" w:rsidRDefault="00B3499B" w:rsidP="007C00FA">
            <w:pPr>
              <w:rPr>
                <w:rFonts w:eastAsiaTheme="minorHAnsi" w:cs="Arial"/>
                <w:b/>
                <w:bCs/>
                <w:sz w:val="16"/>
                <w:szCs w:val="14"/>
              </w:rPr>
            </w:pPr>
            <w:r w:rsidRPr="00E04DC7">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BC03CE" w14:textId="77777777" w:rsidR="00A2743B" w:rsidRPr="00E04DC7" w:rsidRDefault="00A2743B"/>
        </w:tc>
      </w:tr>
      <w:tr w:rsidR="00B3499B" w:rsidRPr="00E04DC7" w14:paraId="0FF0A874"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4D3913" w14:textId="77777777" w:rsidR="00B3499B" w:rsidRPr="00E04DC7" w:rsidRDefault="00B3499B" w:rsidP="007C00FA">
            <w:pPr>
              <w:rPr>
                <w:rFonts w:cs="Arial"/>
                <w:sz w:val="16"/>
                <w:szCs w:val="14"/>
              </w:rPr>
            </w:pPr>
            <w:r w:rsidRPr="00E04DC7">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93820B" w14:textId="77777777" w:rsidR="00A2743B" w:rsidRPr="00E04DC7" w:rsidRDefault="00A2743B"/>
        </w:tc>
      </w:tr>
      <w:tr w:rsidR="00B3499B" w:rsidRPr="00E04DC7" w14:paraId="707885E6"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7B366C" w14:textId="77777777" w:rsidR="00B3499B" w:rsidRPr="00E04DC7" w:rsidRDefault="00B3499B" w:rsidP="007C00FA">
            <w:pPr>
              <w:rPr>
                <w:rFonts w:cs="Arial"/>
                <w:b/>
                <w:bCs/>
                <w:sz w:val="16"/>
                <w:szCs w:val="14"/>
              </w:rPr>
            </w:pPr>
            <w:r w:rsidRPr="00E04DC7">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E37D43" w14:textId="77777777" w:rsidR="00A2743B" w:rsidRPr="00E04DC7" w:rsidRDefault="00A2743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D495DBC" w14:textId="77777777" w:rsidR="00B3499B" w:rsidRPr="00E04DC7" w:rsidRDefault="00B3499B" w:rsidP="007C00FA">
            <w:pPr>
              <w:ind w:left="139"/>
              <w:rPr>
                <w:rFonts w:cs="Arial"/>
                <w:b/>
                <w:bCs/>
                <w:sz w:val="16"/>
                <w:szCs w:val="14"/>
              </w:rPr>
            </w:pPr>
            <w:r w:rsidRPr="00E04DC7">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29DF2CE" w14:textId="77777777" w:rsidR="00A2743B" w:rsidRPr="00E04DC7" w:rsidRDefault="00A2743B"/>
        </w:tc>
      </w:tr>
      <w:tr w:rsidR="00B3499B" w:rsidRPr="00E04DC7" w14:paraId="004BDF80" w14:textId="77777777" w:rsidTr="00B3499B">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B5CA2E" w14:textId="77777777" w:rsidR="00B3499B" w:rsidRPr="00E04DC7" w:rsidRDefault="00B3499B" w:rsidP="007C00FA">
            <w:pPr>
              <w:rPr>
                <w:rFonts w:cs="Arial"/>
                <w:b/>
                <w:bCs/>
                <w:sz w:val="16"/>
                <w:szCs w:val="14"/>
              </w:rPr>
            </w:pPr>
            <w:r w:rsidRPr="00E04DC7">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1A29D8" w14:textId="77777777" w:rsidR="00A2743B" w:rsidRPr="00E04DC7" w:rsidRDefault="00A2743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C402DD" w14:textId="77777777" w:rsidR="00B3499B" w:rsidRPr="00E04DC7" w:rsidRDefault="00B3499B" w:rsidP="007C00FA">
            <w:pPr>
              <w:ind w:left="139"/>
              <w:rPr>
                <w:rFonts w:cs="Arial"/>
                <w:b/>
                <w:bCs/>
                <w:sz w:val="16"/>
                <w:szCs w:val="16"/>
              </w:rPr>
            </w:pPr>
            <w:r w:rsidRPr="00E04DC7">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BAE7F06" w14:textId="77777777" w:rsidR="00A2743B" w:rsidRPr="00E04DC7" w:rsidRDefault="00A2743B"/>
        </w:tc>
      </w:tr>
      <w:tr w:rsidR="00B3499B" w:rsidRPr="00E04DC7" w14:paraId="4B791F47" w14:textId="77777777" w:rsidTr="00B3499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C9EE90" w14:textId="77777777" w:rsidR="00B3499B" w:rsidRPr="00E04DC7" w:rsidRDefault="00B3499B" w:rsidP="007C00FA">
            <w:pPr>
              <w:rPr>
                <w:rFonts w:eastAsiaTheme="minorHAnsi" w:cs="Arial"/>
                <w:b/>
                <w:bCs/>
                <w:sz w:val="16"/>
                <w:szCs w:val="14"/>
              </w:rPr>
            </w:pPr>
            <w:r w:rsidRPr="00E04DC7">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2D20BF0" w14:textId="25C8F175" w:rsidR="00A2743B" w:rsidRPr="00E04DC7" w:rsidRDefault="00DB37A1">
            <w:r w:rsidRPr="00E04DC7">
              <w:t>Common</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20E78D" w14:textId="77777777" w:rsidR="00B3499B" w:rsidRPr="00E04DC7" w:rsidRDefault="00B3499B" w:rsidP="007C00FA">
            <w:pPr>
              <w:rPr>
                <w:rFonts w:cs="Arial"/>
                <w:b/>
                <w:bCs/>
                <w:sz w:val="16"/>
                <w:szCs w:val="14"/>
              </w:rPr>
            </w:pPr>
            <w:r w:rsidRPr="00E04DC7">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60059C" w14:textId="77777777" w:rsidR="00A2743B" w:rsidRPr="00E04DC7" w:rsidRDefault="00A2743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AC3EF09" w14:textId="77777777" w:rsidR="00B3499B" w:rsidRPr="00E04DC7" w:rsidRDefault="00B3499B" w:rsidP="007C00FA">
            <w:pPr>
              <w:ind w:left="128"/>
              <w:rPr>
                <w:rFonts w:cs="Arial"/>
                <w:b/>
                <w:bCs/>
                <w:sz w:val="16"/>
                <w:szCs w:val="14"/>
              </w:rPr>
            </w:pPr>
            <w:r w:rsidRPr="00E04DC7">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9B62368" w14:textId="77777777" w:rsidR="00B3499B" w:rsidRPr="00E04DC7" w:rsidRDefault="00B3499B" w:rsidP="007C00FA">
            <w:pPr>
              <w:ind w:left="141"/>
              <w:rPr>
                <w:rFonts w:cs="Arial"/>
                <w:color w:val="000000" w:themeColor="text1"/>
                <w:sz w:val="16"/>
                <w:szCs w:val="14"/>
              </w:rPr>
            </w:pPr>
            <w:r w:rsidRPr="00E04DC7">
              <w:rPr>
                <w:rFonts w:cs="Arial"/>
                <w:color w:val="000000" w:themeColor="text1"/>
                <w:sz w:val="16"/>
                <w:szCs w:val="14"/>
              </w:rPr>
              <w:t>In-Progress</w:t>
            </w:r>
          </w:p>
        </w:tc>
      </w:tr>
      <w:tr w:rsidR="00B3499B" w:rsidRPr="00E04DC7" w14:paraId="7E9468CE" w14:textId="77777777" w:rsidTr="00B3499B">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0B1C01D" w14:textId="2E5B8152" w:rsidR="00B3499B" w:rsidRPr="00E04DC7" w:rsidRDefault="00BA62C5" w:rsidP="007C00FA">
            <w:pPr>
              <w:rPr>
                <w:rFonts w:cs="Arial"/>
                <w:bCs/>
                <w:color w:val="808080" w:themeColor="background1" w:themeShade="80"/>
                <w:sz w:val="16"/>
                <w:szCs w:val="14"/>
              </w:rPr>
            </w:pPr>
            <w:hyperlink r:id="rId63" w:history="1">
              <w:r w:rsidR="00B3499B" w:rsidRPr="00E04DC7">
                <w:rPr>
                  <w:rStyle w:val="Hyperlink"/>
                  <w:rFonts w:cs="Arial"/>
                  <w:bCs/>
                  <w:sz w:val="16"/>
                  <w:szCs w:val="14"/>
                </w:rPr>
                <w:t>Req. Template</w:t>
              </w:r>
            </w:hyperlink>
            <w:r w:rsidR="00B3499B" w:rsidRPr="00E04DC7">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E23B96E" w14:textId="0EA6ECCB" w:rsidR="00B3499B" w:rsidRPr="00E04DC7" w:rsidRDefault="00B3499B" w:rsidP="007C00FA">
            <w:pPr>
              <w:rPr>
                <w:rFonts w:cs="Arial"/>
                <w:bCs/>
                <w:color w:val="808080" w:themeColor="background1" w:themeShade="80"/>
                <w:sz w:val="16"/>
                <w:szCs w:val="14"/>
              </w:rPr>
            </w:pPr>
            <w:r w:rsidRPr="00E04DC7">
              <w:rPr>
                <w:rFonts w:cs="Arial"/>
                <w:bCs/>
                <w:color w:val="808080" w:themeColor="background1" w:themeShade="80"/>
                <w:sz w:val="16"/>
                <w:szCs w:val="14"/>
              </w:rPr>
              <w:fldChar w:fldCharType="begin"/>
            </w:r>
            <w:r w:rsidRPr="00E04DC7">
              <w:rPr>
                <w:rFonts w:cs="Arial"/>
                <w:bCs/>
                <w:color w:val="808080" w:themeColor="background1" w:themeShade="80"/>
                <w:sz w:val="16"/>
                <w:szCs w:val="14"/>
              </w:rPr>
              <w:instrText xml:space="preserve"> DOCPROPERTY  TemplateVersion  \* MERGEFORMAT </w:instrText>
            </w:r>
            <w:r w:rsidRPr="00E04DC7">
              <w:rPr>
                <w:rFonts w:cs="Arial"/>
                <w:bCs/>
                <w:color w:val="808080" w:themeColor="background1" w:themeShade="80"/>
                <w:sz w:val="16"/>
                <w:szCs w:val="14"/>
              </w:rPr>
              <w:fldChar w:fldCharType="separate"/>
            </w:r>
            <w:r w:rsidR="002F02E1">
              <w:rPr>
                <w:rFonts w:cs="Arial"/>
                <w:bCs/>
                <w:color w:val="808080" w:themeColor="background1" w:themeShade="80"/>
                <w:sz w:val="16"/>
                <w:szCs w:val="14"/>
              </w:rPr>
              <w:t>6</w:t>
            </w:r>
            <w:r w:rsidRPr="00E04DC7">
              <w:rPr>
                <w:rFonts w:cs="Arial"/>
                <w:bCs/>
                <w:color w:val="808080" w:themeColor="background1" w:themeShade="80"/>
                <w:sz w:val="16"/>
                <w:szCs w:val="14"/>
              </w:rPr>
              <w:fldChar w:fldCharType="end"/>
            </w:r>
            <w:r w:rsidRPr="00E04DC7">
              <w:rPr>
                <w:rFonts w:cs="Arial"/>
                <w:bCs/>
                <w:color w:val="808080" w:themeColor="background1" w:themeShade="80"/>
                <w:sz w:val="16"/>
                <w:szCs w:val="14"/>
              </w:rPr>
              <w:t>.</w:t>
            </w:r>
            <w:r w:rsidRPr="00E04DC7">
              <w:rPr>
                <w:rFonts w:cs="Arial"/>
                <w:bCs/>
                <w:color w:val="808080" w:themeColor="background1" w:themeShade="80"/>
                <w:sz w:val="16"/>
                <w:szCs w:val="14"/>
              </w:rPr>
              <w:fldChar w:fldCharType="begin"/>
            </w:r>
            <w:r w:rsidRPr="00E04DC7">
              <w:rPr>
                <w:rFonts w:cs="Arial"/>
                <w:bCs/>
                <w:color w:val="808080" w:themeColor="background1" w:themeShade="80"/>
                <w:sz w:val="16"/>
                <w:szCs w:val="14"/>
              </w:rPr>
              <w:instrText xml:space="preserve"> DOCPROPERTY  TemplateRevision  \* MERGEFORMAT </w:instrText>
            </w:r>
            <w:r w:rsidRPr="00E04DC7">
              <w:rPr>
                <w:rFonts w:cs="Arial"/>
                <w:bCs/>
                <w:color w:val="808080" w:themeColor="background1" w:themeShade="80"/>
                <w:sz w:val="16"/>
                <w:szCs w:val="14"/>
              </w:rPr>
              <w:fldChar w:fldCharType="separate"/>
            </w:r>
            <w:r w:rsidR="002F02E1">
              <w:rPr>
                <w:rFonts w:cs="Arial"/>
                <w:bCs/>
                <w:color w:val="808080" w:themeColor="background1" w:themeShade="80"/>
                <w:sz w:val="16"/>
                <w:szCs w:val="14"/>
              </w:rPr>
              <w:t>0</w:t>
            </w:r>
            <w:r w:rsidRPr="00E04DC7">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B8D80D5" w14:textId="77777777" w:rsidR="00B3499B" w:rsidRPr="00E04DC7" w:rsidRDefault="00B3499B" w:rsidP="007C00FA">
            <w:pPr>
              <w:jc w:val="right"/>
              <w:rPr>
                <w:rFonts w:cs="Arial"/>
                <w:bCs/>
                <w:color w:val="808080" w:themeColor="background1" w:themeShade="80"/>
                <w:sz w:val="16"/>
                <w:szCs w:val="14"/>
              </w:rPr>
            </w:pPr>
            <w:r w:rsidRPr="00E04DC7">
              <w:rPr>
                <w:rFonts w:cs="Arial"/>
                <w:bCs/>
                <w:color w:val="808080" w:themeColor="background1" w:themeShade="80"/>
                <w:sz w:val="16"/>
                <w:szCs w:val="14"/>
              </w:rPr>
              <w:t>End of Requirement</w:t>
            </w:r>
          </w:p>
        </w:tc>
      </w:tr>
    </w:tbl>
    <w:p w14:paraId="1E85A9BD" w14:textId="22A12F08" w:rsidR="006D5A3A" w:rsidRPr="00E04DC7" w:rsidRDefault="006D5A3A" w:rsidP="009A277F"/>
    <w:p w14:paraId="3F98EE16" w14:textId="6EAEC9B8" w:rsidR="00F444BF" w:rsidRPr="00E04DC7" w:rsidRDefault="00BA5BDC" w:rsidP="00F444BF">
      <w:pPr>
        <w:pStyle w:val="Heading2"/>
      </w:pPr>
      <w:bookmarkStart w:id="168" w:name="_Toc70700678"/>
      <w:r w:rsidRPr="00E04DC7">
        <w:t>D</w:t>
      </w:r>
      <w:r w:rsidR="00145D0E" w:rsidRPr="00E04DC7">
        <w:t>river Selectable Idle</w:t>
      </w:r>
      <w:r w:rsidR="00F444BF" w:rsidRPr="00E04DC7">
        <w:t xml:space="preserve"> Requirements</w:t>
      </w:r>
      <w:bookmarkEnd w:id="168"/>
    </w:p>
    <w:p w14:paraId="68F2A1D3" w14:textId="77777777" w:rsidR="00F444BF" w:rsidRPr="00E04DC7" w:rsidRDefault="00F444BF" w:rsidP="00F444BF">
      <w:pPr>
        <w:shd w:val="clear" w:color="auto" w:fill="D6E3BC" w:themeFill="accent3" w:themeFillTint="66"/>
        <w:rPr>
          <w:rStyle w:val="SubtleEmphasis"/>
        </w:rPr>
      </w:pPr>
      <w:r w:rsidRPr="00E04DC7">
        <w:rPr>
          <w:rStyle w:val="SubtleEmphasis"/>
          <w:b/>
        </w:rPr>
        <w:t>#Hint:</w:t>
      </w:r>
      <w:r w:rsidRPr="00E04DC7">
        <w:rPr>
          <w:rStyle w:val="SubtleEmphasis"/>
        </w:rPr>
        <w:t xml:space="preserve"> Requirements in this section could specify details of e.g. the icons, the GUI or the sounds.</w:t>
      </w:r>
    </w:p>
    <w:p w14:paraId="3F3701B4" w14:textId="77777777" w:rsidR="00F444BF" w:rsidRPr="00E04DC7" w:rsidRDefault="00F444BF" w:rsidP="00F444BF"/>
    <w:p w14:paraId="28B695EA" w14:textId="25277CED" w:rsidR="00CF7589" w:rsidRPr="00E04DC7" w:rsidRDefault="00CF7589" w:rsidP="00CF7589">
      <w:pPr>
        <w:pStyle w:val="RERequirement"/>
        <w:shd w:val="clear" w:color="auto" w:fill="F2F2F2" w:themeFill="background1" w:themeFillShade="F2"/>
      </w:pPr>
      <w:r w:rsidRPr="00E04DC7">
        <w:t xml:space="preserve">REQ-000001/A </w:t>
      </w:r>
      <w:r w:rsidR="00BC7FD1" w:rsidRPr="00E04DC7">
        <w:t xml:space="preserve">Driver Selectable Idle </w:t>
      </w:r>
      <w:r w:rsidR="003D594F" w:rsidRPr="00E04DC7">
        <w:t>Time</w:t>
      </w:r>
      <w:r w:rsidR="009924D8" w:rsidRPr="00E04DC7">
        <w:t xml:space="preserve"> HMI</w:t>
      </w:r>
    </w:p>
    <w:p w14:paraId="7FA1E987" w14:textId="7B55A68D" w:rsidR="00CF7589" w:rsidRPr="00E04DC7" w:rsidRDefault="00CF7589" w:rsidP="00CF7589">
      <w:pPr>
        <w:rPr>
          <w:rFonts w:cs="Arial"/>
        </w:rPr>
      </w:pPr>
      <w:r w:rsidRPr="00E04DC7">
        <w:rPr>
          <w:rFonts w:cs="Arial"/>
        </w:rPr>
        <w:t>The Driver Information Display shall</w:t>
      </w:r>
      <w:r w:rsidR="009C7456" w:rsidRPr="00E04DC7">
        <w:rPr>
          <w:rFonts w:cs="Arial"/>
        </w:rPr>
        <w:t xml:space="preserve"> allow</w:t>
      </w:r>
      <w:r w:rsidRPr="00E04DC7">
        <w:rPr>
          <w:rFonts w:cs="Arial"/>
        </w:rPr>
        <w:t xml:space="preserve"> the </w:t>
      </w:r>
      <w:r w:rsidR="00B8411E" w:rsidRPr="00E04DC7">
        <w:rPr>
          <w:rFonts w:cs="Arial"/>
        </w:rPr>
        <w:t>vehicle operator to change the vehicle’s Max Idle time</w:t>
      </w:r>
      <w:r w:rsidR="003D594F" w:rsidRPr="00E04DC7">
        <w:rPr>
          <w:rFonts w:cs="Arial"/>
        </w:rPr>
        <w:t>.</w:t>
      </w:r>
    </w:p>
    <w:p w14:paraId="1FE3690F" w14:textId="01A0B95A" w:rsidR="003D594F" w:rsidRDefault="003D594F" w:rsidP="00CF7589">
      <w:pPr>
        <w:rPr>
          <w:rFonts w:cs="Arial"/>
        </w:rPr>
      </w:pPr>
      <w:r w:rsidRPr="00E04DC7">
        <w:rPr>
          <w:rFonts w:cs="Arial"/>
        </w:rPr>
        <w:t xml:space="preserve">When the vehicle operator </w:t>
      </w:r>
      <w:r w:rsidR="0021687D" w:rsidRPr="00E04DC7">
        <w:rPr>
          <w:rFonts w:cs="Arial"/>
        </w:rPr>
        <w:t>selects a new idle time, the Driver Information Display shall send this information to the PCM</w:t>
      </w:r>
      <w:r w:rsidR="009C1C64" w:rsidRPr="00E04DC7">
        <w:rPr>
          <w:rFonts w:cs="Arial"/>
        </w:rPr>
        <w:t>.</w:t>
      </w:r>
    </w:p>
    <w:p w14:paraId="0DF37429" w14:textId="5B0FCE83" w:rsidR="00D75C59" w:rsidRPr="00E04DC7" w:rsidRDefault="00D75C59" w:rsidP="00CF7589">
      <w:pPr>
        <w:rPr>
          <w:rFonts w:cs="Arial"/>
        </w:rPr>
      </w:pPr>
      <w:r>
        <w:rPr>
          <w:rFonts w:cs="Arial"/>
        </w:rPr>
        <w:t xml:space="preserve">When </w:t>
      </w:r>
      <w:r w:rsidR="00550C90">
        <w:rPr>
          <w:rFonts w:cs="Arial"/>
        </w:rPr>
        <w:t>the HMI</w:t>
      </w:r>
      <w:r w:rsidR="00A451F9">
        <w:rPr>
          <w:rFonts w:cs="Arial"/>
        </w:rPr>
        <w:t xml:space="preserve"> sends a new idle time, the inhibit AEIS CAN signal shall be reset to no inhibit</w:t>
      </w:r>
      <w:r w:rsidR="00587BDF">
        <w:rPr>
          <w:rFonts w:cs="Arial"/>
        </w:rPr>
        <w:t>.</w:t>
      </w:r>
    </w:p>
    <w:p w14:paraId="0188D0BD" w14:textId="77777777" w:rsidR="00CF7589" w:rsidRPr="00E04DC7" w:rsidRDefault="00CF7589" w:rsidP="00CF75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CF7589" w:rsidRPr="00E04DC7" w14:paraId="76EC81F8" w14:textId="77777777" w:rsidTr="00AC5000">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8BC9D53" w14:textId="77777777" w:rsidR="00CF7589" w:rsidRPr="00E04DC7" w:rsidRDefault="00CF7589" w:rsidP="00AC5000">
            <w:pPr>
              <w:rPr>
                <w:rFonts w:eastAsiaTheme="minorHAnsi" w:cs="Arial"/>
                <w:bCs/>
                <w:color w:val="808080" w:themeColor="background1" w:themeShade="80"/>
                <w:sz w:val="16"/>
                <w:szCs w:val="14"/>
              </w:rPr>
            </w:pPr>
            <w:r w:rsidRPr="00E04DC7">
              <w:rPr>
                <w:rFonts w:cs="Arial"/>
                <w:bCs/>
                <w:color w:val="808080" w:themeColor="background1" w:themeShade="80"/>
                <w:sz w:val="16"/>
                <w:szCs w:val="14"/>
              </w:rPr>
              <w:t>Requirement ID: REQ-397779/A</w:t>
            </w:r>
          </w:p>
        </w:tc>
      </w:tr>
      <w:tr w:rsidR="00CF7589" w:rsidRPr="00E04DC7" w14:paraId="03424CBC" w14:textId="77777777" w:rsidTr="00AC500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A430665" w14:textId="77777777" w:rsidR="00CF7589" w:rsidRPr="00E04DC7" w:rsidRDefault="00CF7589" w:rsidP="00AC5000">
            <w:pPr>
              <w:rPr>
                <w:rFonts w:eastAsiaTheme="minorHAnsi" w:cs="Arial"/>
                <w:b/>
                <w:bCs/>
                <w:sz w:val="16"/>
                <w:szCs w:val="14"/>
              </w:rPr>
            </w:pPr>
            <w:r w:rsidRPr="00E04DC7">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5941E9" w14:textId="344DCCE7" w:rsidR="00CF7589" w:rsidRPr="00E04DC7" w:rsidRDefault="00CF7589" w:rsidP="00AC5000">
            <w:pPr>
              <w:rPr>
                <w:rFonts w:cs="Arial"/>
                <w:color w:val="000000" w:themeColor="text1"/>
                <w:sz w:val="16"/>
                <w:szCs w:val="14"/>
              </w:rPr>
            </w:pPr>
            <w:r w:rsidRPr="00E04DC7">
              <w:rPr>
                <w:rFonts w:cs="Arial"/>
                <w:color w:val="000000" w:themeColor="text1"/>
                <w:sz w:val="16"/>
                <w:szCs w:val="14"/>
              </w:rPr>
              <w:t xml:space="preserve">This allows the </w:t>
            </w:r>
            <w:r w:rsidR="00380D41" w:rsidRPr="00E04DC7">
              <w:rPr>
                <w:rFonts w:cs="Arial"/>
                <w:color w:val="000000" w:themeColor="text1"/>
                <w:sz w:val="16"/>
                <w:szCs w:val="14"/>
              </w:rPr>
              <w:t>Vehicle Operator</w:t>
            </w:r>
            <w:r w:rsidRPr="00E04DC7">
              <w:rPr>
                <w:rFonts w:cs="Arial"/>
                <w:color w:val="000000" w:themeColor="text1"/>
                <w:sz w:val="16"/>
                <w:szCs w:val="14"/>
              </w:rPr>
              <w:t xml:space="preserve"> to choose </w:t>
            </w:r>
            <w:r w:rsidR="00132158" w:rsidRPr="00E04DC7">
              <w:rPr>
                <w:rFonts w:cs="Arial"/>
                <w:color w:val="000000" w:themeColor="text1"/>
                <w:sz w:val="16"/>
                <w:szCs w:val="14"/>
              </w:rPr>
              <w:t>a new maximum idle time</w:t>
            </w:r>
          </w:p>
        </w:tc>
      </w:tr>
      <w:tr w:rsidR="00CF7589" w:rsidRPr="00E04DC7" w14:paraId="5A4351DB" w14:textId="77777777" w:rsidTr="00AC500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86678B" w14:textId="77777777" w:rsidR="00CF7589" w:rsidRPr="00E04DC7" w:rsidRDefault="00CF7589" w:rsidP="00AC5000">
            <w:pPr>
              <w:rPr>
                <w:rFonts w:eastAsiaTheme="minorHAnsi" w:cs="Arial"/>
                <w:b/>
                <w:bCs/>
                <w:sz w:val="16"/>
                <w:szCs w:val="14"/>
              </w:rPr>
            </w:pPr>
            <w:r w:rsidRPr="00E04DC7">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3F0F86" w14:textId="77777777" w:rsidR="00CF7589" w:rsidRPr="00E04DC7" w:rsidRDefault="00CF7589" w:rsidP="00AC5000"/>
        </w:tc>
      </w:tr>
      <w:tr w:rsidR="00CF7589" w:rsidRPr="00E04DC7" w14:paraId="28FF90D2" w14:textId="77777777" w:rsidTr="00AC500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A83804" w14:textId="77777777" w:rsidR="00CF7589" w:rsidRPr="00E04DC7" w:rsidRDefault="00CF7589" w:rsidP="00AC5000">
            <w:pPr>
              <w:rPr>
                <w:rFonts w:cs="Arial"/>
                <w:sz w:val="16"/>
                <w:szCs w:val="14"/>
              </w:rPr>
            </w:pPr>
            <w:r w:rsidRPr="00E04DC7">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79DC27" w14:textId="77777777" w:rsidR="00CF7589" w:rsidRPr="00E04DC7" w:rsidRDefault="00CF7589" w:rsidP="00AC5000"/>
        </w:tc>
      </w:tr>
      <w:tr w:rsidR="00CF7589" w:rsidRPr="00E04DC7" w14:paraId="195F1F37" w14:textId="77777777" w:rsidTr="00AC500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639B28" w14:textId="77777777" w:rsidR="00CF7589" w:rsidRPr="00E04DC7" w:rsidRDefault="00CF7589" w:rsidP="00AC5000">
            <w:pPr>
              <w:rPr>
                <w:rFonts w:cs="Arial"/>
                <w:b/>
                <w:bCs/>
                <w:sz w:val="16"/>
                <w:szCs w:val="14"/>
              </w:rPr>
            </w:pPr>
            <w:r w:rsidRPr="00E04DC7">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4449B0" w14:textId="77777777" w:rsidR="00CF7589" w:rsidRPr="00E04DC7" w:rsidRDefault="00CF7589" w:rsidP="00AC500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5CBBE06" w14:textId="77777777" w:rsidR="00CF7589" w:rsidRPr="00E04DC7" w:rsidRDefault="00CF7589" w:rsidP="00AC5000">
            <w:pPr>
              <w:ind w:left="139"/>
              <w:rPr>
                <w:rFonts w:cs="Arial"/>
                <w:b/>
                <w:bCs/>
                <w:sz w:val="16"/>
                <w:szCs w:val="14"/>
              </w:rPr>
            </w:pPr>
            <w:r w:rsidRPr="00E04DC7">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445EB42" w14:textId="77777777" w:rsidR="00CF7589" w:rsidRPr="00E04DC7" w:rsidRDefault="00CF7589" w:rsidP="00AC5000"/>
        </w:tc>
      </w:tr>
      <w:tr w:rsidR="00CF7589" w:rsidRPr="00E04DC7" w14:paraId="55AFE564" w14:textId="77777777" w:rsidTr="00AC500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3D4B75" w14:textId="77777777" w:rsidR="00CF7589" w:rsidRPr="00E04DC7" w:rsidRDefault="00CF7589" w:rsidP="00AC5000">
            <w:pPr>
              <w:rPr>
                <w:rFonts w:cs="Arial"/>
                <w:b/>
                <w:bCs/>
                <w:sz w:val="16"/>
                <w:szCs w:val="14"/>
              </w:rPr>
            </w:pPr>
            <w:r w:rsidRPr="00E04DC7">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84B679" w14:textId="77777777" w:rsidR="00CF7589" w:rsidRPr="00E04DC7" w:rsidRDefault="00CF7589" w:rsidP="00AC500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9591A40" w14:textId="77777777" w:rsidR="00CF7589" w:rsidRPr="00E04DC7" w:rsidRDefault="00CF7589" w:rsidP="00AC5000">
            <w:pPr>
              <w:ind w:left="139"/>
              <w:rPr>
                <w:rFonts w:cs="Arial"/>
                <w:b/>
                <w:bCs/>
                <w:sz w:val="16"/>
                <w:szCs w:val="16"/>
              </w:rPr>
            </w:pPr>
            <w:r w:rsidRPr="00E04DC7">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A50B802" w14:textId="77777777" w:rsidR="00CF7589" w:rsidRPr="00E04DC7" w:rsidRDefault="00CF7589" w:rsidP="00AC5000"/>
        </w:tc>
      </w:tr>
      <w:tr w:rsidR="00CF7589" w:rsidRPr="00E04DC7" w14:paraId="2DDBD824" w14:textId="77777777" w:rsidTr="00AC500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FFFDCD" w14:textId="77777777" w:rsidR="00CF7589" w:rsidRPr="00E04DC7" w:rsidRDefault="00CF7589" w:rsidP="00AC5000">
            <w:pPr>
              <w:rPr>
                <w:rFonts w:eastAsiaTheme="minorHAnsi" w:cs="Arial"/>
                <w:b/>
                <w:bCs/>
                <w:sz w:val="16"/>
                <w:szCs w:val="14"/>
              </w:rPr>
            </w:pPr>
            <w:r w:rsidRPr="00E04DC7">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2B87E76" w14:textId="638CFF65" w:rsidR="00CF7589" w:rsidRPr="00E04DC7" w:rsidRDefault="00DB37A1" w:rsidP="00AC5000">
            <w:r w:rsidRPr="00E04DC7">
              <w:t>Common</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D8384D" w14:textId="77777777" w:rsidR="00CF7589" w:rsidRPr="00E04DC7" w:rsidRDefault="00CF7589" w:rsidP="00AC5000">
            <w:pPr>
              <w:rPr>
                <w:rFonts w:cs="Arial"/>
                <w:b/>
                <w:bCs/>
                <w:sz w:val="16"/>
                <w:szCs w:val="14"/>
              </w:rPr>
            </w:pPr>
            <w:r w:rsidRPr="00E04DC7">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F4CE18" w14:textId="77777777" w:rsidR="00CF7589" w:rsidRPr="00E04DC7" w:rsidRDefault="00CF7589" w:rsidP="00AC500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934CAE" w14:textId="77777777" w:rsidR="00CF7589" w:rsidRPr="00E04DC7" w:rsidRDefault="00CF7589" w:rsidP="00AC5000">
            <w:pPr>
              <w:ind w:left="128"/>
              <w:rPr>
                <w:rFonts w:cs="Arial"/>
                <w:b/>
                <w:bCs/>
                <w:sz w:val="16"/>
                <w:szCs w:val="14"/>
              </w:rPr>
            </w:pPr>
            <w:r w:rsidRPr="00E04DC7">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AF18082" w14:textId="77777777" w:rsidR="00CF7589" w:rsidRPr="00E04DC7" w:rsidRDefault="00CF7589" w:rsidP="00AC5000">
            <w:pPr>
              <w:ind w:left="141"/>
              <w:rPr>
                <w:rFonts w:cs="Arial"/>
                <w:color w:val="000000" w:themeColor="text1"/>
                <w:sz w:val="16"/>
                <w:szCs w:val="14"/>
              </w:rPr>
            </w:pPr>
            <w:r w:rsidRPr="00E04DC7">
              <w:rPr>
                <w:rFonts w:cs="Arial"/>
                <w:color w:val="000000" w:themeColor="text1"/>
                <w:sz w:val="16"/>
                <w:szCs w:val="14"/>
              </w:rPr>
              <w:t>In-Progress</w:t>
            </w:r>
          </w:p>
        </w:tc>
      </w:tr>
      <w:tr w:rsidR="00CF7589" w:rsidRPr="00E04DC7" w14:paraId="55E996B4" w14:textId="77777777" w:rsidTr="00AC500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5FF998B" w14:textId="34D6E9E9" w:rsidR="00CF7589" w:rsidRPr="00E04DC7" w:rsidRDefault="00BA62C5" w:rsidP="00AC5000">
            <w:pPr>
              <w:rPr>
                <w:rFonts w:cs="Arial"/>
                <w:bCs/>
                <w:color w:val="808080" w:themeColor="background1" w:themeShade="80"/>
                <w:sz w:val="16"/>
                <w:szCs w:val="14"/>
              </w:rPr>
            </w:pPr>
            <w:hyperlink r:id="rId64" w:history="1">
              <w:r w:rsidR="00CF7589" w:rsidRPr="00E04DC7">
                <w:rPr>
                  <w:rStyle w:val="Hyperlink"/>
                  <w:rFonts w:cs="Arial"/>
                  <w:bCs/>
                  <w:sz w:val="16"/>
                  <w:szCs w:val="14"/>
                </w:rPr>
                <w:t>Req. Template</w:t>
              </w:r>
            </w:hyperlink>
            <w:r w:rsidR="00CF7589" w:rsidRPr="00E04DC7">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9B259BE" w14:textId="24B61B8F" w:rsidR="00CF7589" w:rsidRPr="00E04DC7" w:rsidRDefault="00CF7589" w:rsidP="00AC5000">
            <w:pPr>
              <w:rPr>
                <w:rFonts w:cs="Arial"/>
                <w:bCs/>
                <w:color w:val="808080" w:themeColor="background1" w:themeShade="80"/>
                <w:sz w:val="16"/>
                <w:szCs w:val="14"/>
              </w:rPr>
            </w:pPr>
            <w:r w:rsidRPr="00E04DC7">
              <w:rPr>
                <w:rFonts w:cs="Arial"/>
                <w:bCs/>
                <w:color w:val="808080" w:themeColor="background1" w:themeShade="80"/>
                <w:sz w:val="16"/>
                <w:szCs w:val="14"/>
              </w:rPr>
              <w:fldChar w:fldCharType="begin"/>
            </w:r>
            <w:r w:rsidRPr="00E04DC7">
              <w:rPr>
                <w:rFonts w:cs="Arial"/>
                <w:bCs/>
                <w:color w:val="808080" w:themeColor="background1" w:themeShade="80"/>
                <w:sz w:val="16"/>
                <w:szCs w:val="14"/>
              </w:rPr>
              <w:instrText xml:space="preserve"> DOCPROPERTY  TemplateVersion  \* MERGEFORMAT </w:instrText>
            </w:r>
            <w:r w:rsidRPr="00E04DC7">
              <w:rPr>
                <w:rFonts w:cs="Arial"/>
                <w:bCs/>
                <w:color w:val="808080" w:themeColor="background1" w:themeShade="80"/>
                <w:sz w:val="16"/>
                <w:szCs w:val="14"/>
              </w:rPr>
              <w:fldChar w:fldCharType="separate"/>
            </w:r>
            <w:r w:rsidR="002F02E1">
              <w:rPr>
                <w:rFonts w:cs="Arial"/>
                <w:bCs/>
                <w:color w:val="808080" w:themeColor="background1" w:themeShade="80"/>
                <w:sz w:val="16"/>
                <w:szCs w:val="14"/>
              </w:rPr>
              <w:t>6</w:t>
            </w:r>
            <w:r w:rsidRPr="00E04DC7">
              <w:rPr>
                <w:rFonts w:cs="Arial"/>
                <w:bCs/>
                <w:color w:val="808080" w:themeColor="background1" w:themeShade="80"/>
                <w:sz w:val="16"/>
                <w:szCs w:val="14"/>
              </w:rPr>
              <w:fldChar w:fldCharType="end"/>
            </w:r>
            <w:r w:rsidRPr="00E04DC7">
              <w:rPr>
                <w:rFonts w:cs="Arial"/>
                <w:bCs/>
                <w:color w:val="808080" w:themeColor="background1" w:themeShade="80"/>
                <w:sz w:val="16"/>
                <w:szCs w:val="14"/>
              </w:rPr>
              <w:t>.</w:t>
            </w:r>
            <w:r w:rsidRPr="00E04DC7">
              <w:rPr>
                <w:rFonts w:cs="Arial"/>
                <w:bCs/>
                <w:color w:val="808080" w:themeColor="background1" w:themeShade="80"/>
                <w:sz w:val="16"/>
                <w:szCs w:val="14"/>
              </w:rPr>
              <w:fldChar w:fldCharType="begin"/>
            </w:r>
            <w:r w:rsidRPr="00E04DC7">
              <w:rPr>
                <w:rFonts w:cs="Arial"/>
                <w:bCs/>
                <w:color w:val="808080" w:themeColor="background1" w:themeShade="80"/>
                <w:sz w:val="16"/>
                <w:szCs w:val="14"/>
              </w:rPr>
              <w:instrText xml:space="preserve"> DOCPROPERTY  TemplateRevision  \* MERGEFORMAT </w:instrText>
            </w:r>
            <w:r w:rsidRPr="00E04DC7">
              <w:rPr>
                <w:rFonts w:cs="Arial"/>
                <w:bCs/>
                <w:color w:val="808080" w:themeColor="background1" w:themeShade="80"/>
                <w:sz w:val="16"/>
                <w:szCs w:val="14"/>
              </w:rPr>
              <w:fldChar w:fldCharType="separate"/>
            </w:r>
            <w:r w:rsidR="002F02E1">
              <w:rPr>
                <w:rFonts w:cs="Arial"/>
                <w:bCs/>
                <w:color w:val="808080" w:themeColor="background1" w:themeShade="80"/>
                <w:sz w:val="16"/>
                <w:szCs w:val="14"/>
              </w:rPr>
              <w:t>0</w:t>
            </w:r>
            <w:r w:rsidRPr="00E04DC7">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A29853E" w14:textId="77777777" w:rsidR="00CF7589" w:rsidRPr="00E04DC7" w:rsidRDefault="00CF7589" w:rsidP="00AC5000">
            <w:pPr>
              <w:jc w:val="right"/>
              <w:rPr>
                <w:rFonts w:cs="Arial"/>
                <w:bCs/>
                <w:color w:val="808080" w:themeColor="background1" w:themeShade="80"/>
                <w:sz w:val="16"/>
                <w:szCs w:val="14"/>
              </w:rPr>
            </w:pPr>
            <w:r w:rsidRPr="00E04DC7">
              <w:rPr>
                <w:rFonts w:cs="Arial"/>
                <w:bCs/>
                <w:color w:val="808080" w:themeColor="background1" w:themeShade="80"/>
                <w:sz w:val="16"/>
                <w:szCs w:val="14"/>
              </w:rPr>
              <w:t>End of Requirement</w:t>
            </w:r>
          </w:p>
        </w:tc>
      </w:tr>
    </w:tbl>
    <w:p w14:paraId="7D4768E7" w14:textId="1B51D4A3" w:rsidR="00CF7589" w:rsidRPr="00E04DC7" w:rsidRDefault="00CF7589" w:rsidP="00CF7589"/>
    <w:p w14:paraId="05BF6E1A" w14:textId="659FD219" w:rsidR="001B0CB8" w:rsidRPr="00E04DC7" w:rsidRDefault="001B0CB8" w:rsidP="001B0CB8">
      <w:pPr>
        <w:pStyle w:val="RERequirement"/>
        <w:shd w:val="clear" w:color="auto" w:fill="F2F2F2" w:themeFill="background1" w:themeFillShade="F2"/>
      </w:pPr>
      <w:r w:rsidRPr="00E04DC7">
        <w:t>REQ-00000</w:t>
      </w:r>
      <w:r w:rsidR="0045699B" w:rsidRPr="00E04DC7">
        <w:t>2</w:t>
      </w:r>
      <w:r w:rsidRPr="00E04DC7">
        <w:t>/A Driver Selectable Idle Time HMI Autoconfigure</w:t>
      </w:r>
    </w:p>
    <w:p w14:paraId="514A99E5" w14:textId="7583BCE5" w:rsidR="001B0CB8" w:rsidRPr="00E04DC7" w:rsidRDefault="001B0CB8" w:rsidP="001B0CB8">
      <w:pPr>
        <w:rPr>
          <w:rFonts w:cs="Arial"/>
        </w:rPr>
      </w:pPr>
      <w:r w:rsidRPr="00E04DC7">
        <w:rPr>
          <w:rFonts w:cs="Arial"/>
        </w:rPr>
        <w:t xml:space="preserve">When the Driver Information Display receives </w:t>
      </w:r>
      <w:r w:rsidR="00185095" w:rsidRPr="00E04DC7">
        <w:rPr>
          <w:rFonts w:cs="Arial"/>
        </w:rPr>
        <w:t xml:space="preserve">a valid value from the </w:t>
      </w:r>
      <w:r w:rsidR="009C1C64" w:rsidRPr="00E04DC7">
        <w:rPr>
          <w:rFonts w:cs="Arial"/>
        </w:rPr>
        <w:t xml:space="preserve">module storing the vehicle configuration, it shall </w:t>
      </w:r>
      <w:r w:rsidR="009259A3" w:rsidRPr="00E04DC7">
        <w:rPr>
          <w:rFonts w:cs="Arial"/>
        </w:rPr>
        <w:t>determine the correct disp</w:t>
      </w:r>
      <w:r w:rsidR="00287499" w:rsidRPr="00E04DC7">
        <w:rPr>
          <w:rFonts w:cs="Arial"/>
        </w:rPr>
        <w:t>l</w:t>
      </w:r>
      <w:r w:rsidR="009259A3" w:rsidRPr="00E04DC7">
        <w:rPr>
          <w:rFonts w:cs="Arial"/>
        </w:rPr>
        <w:t xml:space="preserve">ay configuration </w:t>
      </w:r>
      <w:r w:rsidR="00AA3411" w:rsidRPr="00E04DC7">
        <w:rPr>
          <w:rFonts w:cs="Arial"/>
        </w:rPr>
        <w:t xml:space="preserve">in conjunction with </w:t>
      </w:r>
      <w:r w:rsidR="007D35A4" w:rsidRPr="00E04DC7">
        <w:rPr>
          <w:rFonts w:cs="Arial"/>
        </w:rPr>
        <w:t>“</w:t>
      </w:r>
      <w:r w:rsidR="00885682" w:rsidRPr="00E04DC7">
        <w:rPr>
          <w:rFonts w:cs="Arial"/>
        </w:rPr>
        <w:t>REQ-397779/A Determine user messages</w:t>
      </w:r>
      <w:r w:rsidR="007D35A4" w:rsidRPr="00E04DC7">
        <w:rPr>
          <w:rFonts w:cs="Arial"/>
        </w:rPr>
        <w:t>”</w:t>
      </w:r>
      <w:r w:rsidRPr="00E04DC7">
        <w:rPr>
          <w:rFonts w:cs="Arial"/>
        </w:rPr>
        <w:t>.</w:t>
      </w:r>
    </w:p>
    <w:p w14:paraId="35FED071" w14:textId="77777777" w:rsidR="001B0CB8" w:rsidRPr="00E04DC7" w:rsidRDefault="001B0CB8" w:rsidP="001B0CB8">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1B0CB8" w:rsidRPr="00E04DC7" w14:paraId="12D3D137" w14:textId="77777777" w:rsidTr="00DC2018">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8F4842" w14:textId="77777777" w:rsidR="001B0CB8" w:rsidRPr="00E04DC7" w:rsidRDefault="001B0CB8" w:rsidP="00DC2018">
            <w:pPr>
              <w:rPr>
                <w:rFonts w:eastAsiaTheme="minorHAnsi" w:cs="Arial"/>
                <w:bCs/>
                <w:color w:val="808080" w:themeColor="background1" w:themeShade="80"/>
                <w:sz w:val="16"/>
                <w:szCs w:val="14"/>
              </w:rPr>
            </w:pPr>
            <w:r w:rsidRPr="00E04DC7">
              <w:rPr>
                <w:rFonts w:cs="Arial"/>
                <w:bCs/>
                <w:color w:val="808080" w:themeColor="background1" w:themeShade="80"/>
                <w:sz w:val="16"/>
                <w:szCs w:val="14"/>
              </w:rPr>
              <w:t>Requirement ID: REQ-397779/A</w:t>
            </w:r>
          </w:p>
        </w:tc>
      </w:tr>
      <w:tr w:rsidR="00563160" w:rsidRPr="00E04DC7" w14:paraId="6C24D8EB" w14:textId="77777777" w:rsidTr="00DC2018">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0DD829" w14:textId="77777777" w:rsidR="00563160" w:rsidRPr="00E04DC7" w:rsidRDefault="00563160" w:rsidP="00563160">
            <w:pPr>
              <w:rPr>
                <w:rFonts w:eastAsiaTheme="minorHAnsi" w:cs="Arial"/>
                <w:b/>
                <w:bCs/>
                <w:sz w:val="16"/>
                <w:szCs w:val="14"/>
              </w:rPr>
            </w:pPr>
            <w:r w:rsidRPr="00E04DC7">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2A8B0B" w14:textId="1CC9CF9E" w:rsidR="00563160" w:rsidRPr="00E04DC7" w:rsidRDefault="00563160" w:rsidP="00563160">
            <w:pPr>
              <w:rPr>
                <w:rFonts w:cs="Arial"/>
                <w:color w:val="000000" w:themeColor="text1"/>
                <w:sz w:val="16"/>
                <w:szCs w:val="14"/>
              </w:rPr>
            </w:pPr>
            <w:r w:rsidRPr="00E04DC7">
              <w:rPr>
                <w:rFonts w:cs="Arial"/>
                <w:color w:val="000000" w:themeColor="text1"/>
                <w:sz w:val="16"/>
                <w:szCs w:val="14"/>
              </w:rPr>
              <w:t>This allows the Driver Information Display to choose the appropriate display for the vehicle type</w:t>
            </w:r>
          </w:p>
        </w:tc>
      </w:tr>
      <w:tr w:rsidR="00563160" w:rsidRPr="00E04DC7" w14:paraId="6788DF2E" w14:textId="77777777" w:rsidTr="00DC2018">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A2AADA" w14:textId="77777777" w:rsidR="00563160" w:rsidRPr="00E04DC7" w:rsidRDefault="00563160" w:rsidP="00563160">
            <w:pPr>
              <w:rPr>
                <w:rFonts w:eastAsiaTheme="minorHAnsi" w:cs="Arial"/>
                <w:b/>
                <w:bCs/>
                <w:sz w:val="16"/>
                <w:szCs w:val="14"/>
              </w:rPr>
            </w:pPr>
            <w:r w:rsidRPr="00E04DC7">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815438" w14:textId="77777777" w:rsidR="00563160" w:rsidRPr="00E04DC7" w:rsidRDefault="00563160" w:rsidP="00563160"/>
        </w:tc>
      </w:tr>
      <w:tr w:rsidR="00563160" w:rsidRPr="00E04DC7" w14:paraId="70A7FCFC" w14:textId="77777777" w:rsidTr="00DC2018">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E6C4B3" w14:textId="77777777" w:rsidR="00563160" w:rsidRPr="00E04DC7" w:rsidRDefault="00563160" w:rsidP="00563160">
            <w:pPr>
              <w:rPr>
                <w:rFonts w:cs="Arial"/>
                <w:sz w:val="16"/>
                <w:szCs w:val="14"/>
              </w:rPr>
            </w:pPr>
            <w:r w:rsidRPr="00E04DC7">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14CA77" w14:textId="77777777" w:rsidR="00563160" w:rsidRPr="00E04DC7" w:rsidRDefault="00563160" w:rsidP="00563160"/>
        </w:tc>
      </w:tr>
      <w:tr w:rsidR="00563160" w:rsidRPr="00E04DC7" w14:paraId="6B8A110A" w14:textId="77777777" w:rsidTr="00DC2018">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A153DE" w14:textId="77777777" w:rsidR="00563160" w:rsidRPr="00E04DC7" w:rsidRDefault="00563160" w:rsidP="00563160">
            <w:pPr>
              <w:rPr>
                <w:rFonts w:cs="Arial"/>
                <w:b/>
                <w:bCs/>
                <w:sz w:val="16"/>
                <w:szCs w:val="14"/>
              </w:rPr>
            </w:pPr>
            <w:r w:rsidRPr="00E04DC7">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1B6376" w14:textId="77777777" w:rsidR="00563160" w:rsidRPr="00E04DC7" w:rsidRDefault="00563160" w:rsidP="005631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CC36A6D" w14:textId="77777777" w:rsidR="00563160" w:rsidRPr="00E04DC7" w:rsidRDefault="00563160" w:rsidP="00563160">
            <w:pPr>
              <w:ind w:left="139"/>
              <w:rPr>
                <w:rFonts w:cs="Arial"/>
                <w:b/>
                <w:bCs/>
                <w:sz w:val="16"/>
                <w:szCs w:val="14"/>
              </w:rPr>
            </w:pPr>
            <w:r w:rsidRPr="00E04DC7">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FD6B927" w14:textId="77777777" w:rsidR="00563160" w:rsidRPr="00E04DC7" w:rsidRDefault="00563160" w:rsidP="00563160"/>
        </w:tc>
      </w:tr>
      <w:tr w:rsidR="00563160" w:rsidRPr="00E04DC7" w14:paraId="626D3892" w14:textId="77777777" w:rsidTr="00DC2018">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BCA0D9" w14:textId="77777777" w:rsidR="00563160" w:rsidRPr="00E04DC7" w:rsidRDefault="00563160" w:rsidP="00563160">
            <w:pPr>
              <w:rPr>
                <w:rFonts w:cs="Arial"/>
                <w:b/>
                <w:bCs/>
                <w:sz w:val="16"/>
                <w:szCs w:val="14"/>
              </w:rPr>
            </w:pPr>
            <w:r w:rsidRPr="00E04DC7">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73742F" w14:textId="77777777" w:rsidR="00563160" w:rsidRPr="00E04DC7" w:rsidRDefault="00563160" w:rsidP="005631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53CF043" w14:textId="77777777" w:rsidR="00563160" w:rsidRPr="00E04DC7" w:rsidRDefault="00563160" w:rsidP="00563160">
            <w:pPr>
              <w:ind w:left="139"/>
              <w:rPr>
                <w:rFonts w:cs="Arial"/>
                <w:b/>
                <w:bCs/>
                <w:sz w:val="16"/>
                <w:szCs w:val="16"/>
              </w:rPr>
            </w:pPr>
            <w:r w:rsidRPr="00E04DC7">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DDA153A" w14:textId="77777777" w:rsidR="00563160" w:rsidRPr="00E04DC7" w:rsidRDefault="00563160" w:rsidP="00563160"/>
        </w:tc>
      </w:tr>
      <w:tr w:rsidR="00563160" w:rsidRPr="00E04DC7" w14:paraId="704AD6AC" w14:textId="77777777" w:rsidTr="00DC2018">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202577" w14:textId="77777777" w:rsidR="00563160" w:rsidRPr="00E04DC7" w:rsidRDefault="00563160" w:rsidP="00563160">
            <w:pPr>
              <w:rPr>
                <w:rFonts w:eastAsiaTheme="minorHAnsi" w:cs="Arial"/>
                <w:b/>
                <w:bCs/>
                <w:sz w:val="16"/>
                <w:szCs w:val="14"/>
              </w:rPr>
            </w:pPr>
            <w:r w:rsidRPr="00E04DC7">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349F356" w14:textId="6A24472D" w:rsidR="00563160" w:rsidRPr="00E04DC7" w:rsidRDefault="00DB37A1" w:rsidP="00563160">
            <w:r w:rsidRPr="00E04DC7">
              <w:t>Common</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09116B" w14:textId="77777777" w:rsidR="00563160" w:rsidRPr="00E04DC7" w:rsidRDefault="00563160" w:rsidP="00563160">
            <w:pPr>
              <w:rPr>
                <w:rFonts w:cs="Arial"/>
                <w:b/>
                <w:bCs/>
                <w:sz w:val="16"/>
                <w:szCs w:val="14"/>
              </w:rPr>
            </w:pPr>
            <w:r w:rsidRPr="00E04DC7">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EE1449" w14:textId="77777777" w:rsidR="00563160" w:rsidRPr="00E04DC7" w:rsidRDefault="00563160" w:rsidP="0056316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58CE2E6" w14:textId="77777777" w:rsidR="00563160" w:rsidRPr="00E04DC7" w:rsidRDefault="00563160" w:rsidP="00563160">
            <w:pPr>
              <w:ind w:left="128"/>
              <w:rPr>
                <w:rFonts w:cs="Arial"/>
                <w:b/>
                <w:bCs/>
                <w:sz w:val="16"/>
                <w:szCs w:val="14"/>
              </w:rPr>
            </w:pPr>
            <w:r w:rsidRPr="00E04DC7">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8E97C1A" w14:textId="77777777" w:rsidR="00563160" w:rsidRPr="00E04DC7" w:rsidRDefault="00563160" w:rsidP="00563160">
            <w:pPr>
              <w:ind w:left="141"/>
              <w:rPr>
                <w:rFonts w:cs="Arial"/>
                <w:color w:val="000000" w:themeColor="text1"/>
                <w:sz w:val="16"/>
                <w:szCs w:val="14"/>
              </w:rPr>
            </w:pPr>
            <w:r w:rsidRPr="00E04DC7">
              <w:rPr>
                <w:rFonts w:cs="Arial"/>
                <w:color w:val="000000" w:themeColor="text1"/>
                <w:sz w:val="16"/>
                <w:szCs w:val="14"/>
              </w:rPr>
              <w:t>In-Progress</w:t>
            </w:r>
          </w:p>
        </w:tc>
      </w:tr>
      <w:tr w:rsidR="00563160" w:rsidRPr="00E04DC7" w14:paraId="16DB6F2C" w14:textId="77777777" w:rsidTr="00DC2018">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21A6D8A" w14:textId="794BFE6F" w:rsidR="00563160" w:rsidRPr="00E04DC7" w:rsidRDefault="00BA62C5" w:rsidP="00563160">
            <w:pPr>
              <w:rPr>
                <w:rFonts w:cs="Arial"/>
                <w:bCs/>
                <w:color w:val="808080" w:themeColor="background1" w:themeShade="80"/>
                <w:sz w:val="16"/>
                <w:szCs w:val="14"/>
              </w:rPr>
            </w:pPr>
            <w:hyperlink r:id="rId65" w:history="1">
              <w:r w:rsidR="00563160" w:rsidRPr="00E04DC7">
                <w:rPr>
                  <w:rStyle w:val="Hyperlink"/>
                  <w:rFonts w:cs="Arial"/>
                  <w:bCs/>
                  <w:sz w:val="16"/>
                  <w:szCs w:val="14"/>
                </w:rPr>
                <w:t>Req. Template</w:t>
              </w:r>
            </w:hyperlink>
            <w:r w:rsidR="00563160" w:rsidRPr="00E04DC7">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AE8EDB8" w14:textId="76F60E72" w:rsidR="00563160" w:rsidRPr="00E04DC7" w:rsidRDefault="00563160" w:rsidP="00563160">
            <w:pPr>
              <w:rPr>
                <w:rFonts w:cs="Arial"/>
                <w:bCs/>
                <w:color w:val="808080" w:themeColor="background1" w:themeShade="80"/>
                <w:sz w:val="16"/>
                <w:szCs w:val="14"/>
              </w:rPr>
            </w:pPr>
            <w:r w:rsidRPr="00E04DC7">
              <w:rPr>
                <w:rFonts w:cs="Arial"/>
                <w:bCs/>
                <w:color w:val="808080" w:themeColor="background1" w:themeShade="80"/>
                <w:sz w:val="16"/>
                <w:szCs w:val="14"/>
              </w:rPr>
              <w:fldChar w:fldCharType="begin"/>
            </w:r>
            <w:r w:rsidRPr="00E04DC7">
              <w:rPr>
                <w:rFonts w:cs="Arial"/>
                <w:bCs/>
                <w:color w:val="808080" w:themeColor="background1" w:themeShade="80"/>
                <w:sz w:val="16"/>
                <w:szCs w:val="14"/>
              </w:rPr>
              <w:instrText xml:space="preserve"> DOCPROPERTY  TemplateVersion  \* MERGEFORMAT </w:instrText>
            </w:r>
            <w:r w:rsidRPr="00E04DC7">
              <w:rPr>
                <w:rFonts w:cs="Arial"/>
                <w:bCs/>
                <w:color w:val="808080" w:themeColor="background1" w:themeShade="80"/>
                <w:sz w:val="16"/>
                <w:szCs w:val="14"/>
              </w:rPr>
              <w:fldChar w:fldCharType="separate"/>
            </w:r>
            <w:r w:rsidR="002F02E1">
              <w:rPr>
                <w:rFonts w:cs="Arial"/>
                <w:bCs/>
                <w:color w:val="808080" w:themeColor="background1" w:themeShade="80"/>
                <w:sz w:val="16"/>
                <w:szCs w:val="14"/>
              </w:rPr>
              <w:t>6</w:t>
            </w:r>
            <w:r w:rsidRPr="00E04DC7">
              <w:rPr>
                <w:rFonts w:cs="Arial"/>
                <w:bCs/>
                <w:color w:val="808080" w:themeColor="background1" w:themeShade="80"/>
                <w:sz w:val="16"/>
                <w:szCs w:val="14"/>
              </w:rPr>
              <w:fldChar w:fldCharType="end"/>
            </w:r>
            <w:r w:rsidRPr="00E04DC7">
              <w:rPr>
                <w:rFonts w:cs="Arial"/>
                <w:bCs/>
                <w:color w:val="808080" w:themeColor="background1" w:themeShade="80"/>
                <w:sz w:val="16"/>
                <w:szCs w:val="14"/>
              </w:rPr>
              <w:t>.</w:t>
            </w:r>
            <w:r w:rsidRPr="00E04DC7">
              <w:rPr>
                <w:rFonts w:cs="Arial"/>
                <w:bCs/>
                <w:color w:val="808080" w:themeColor="background1" w:themeShade="80"/>
                <w:sz w:val="16"/>
                <w:szCs w:val="14"/>
              </w:rPr>
              <w:fldChar w:fldCharType="begin"/>
            </w:r>
            <w:r w:rsidRPr="00E04DC7">
              <w:rPr>
                <w:rFonts w:cs="Arial"/>
                <w:bCs/>
                <w:color w:val="808080" w:themeColor="background1" w:themeShade="80"/>
                <w:sz w:val="16"/>
                <w:szCs w:val="14"/>
              </w:rPr>
              <w:instrText xml:space="preserve"> DOCPROPERTY  TemplateRevision  \* MERGEFORMAT </w:instrText>
            </w:r>
            <w:r w:rsidRPr="00E04DC7">
              <w:rPr>
                <w:rFonts w:cs="Arial"/>
                <w:bCs/>
                <w:color w:val="808080" w:themeColor="background1" w:themeShade="80"/>
                <w:sz w:val="16"/>
                <w:szCs w:val="14"/>
              </w:rPr>
              <w:fldChar w:fldCharType="separate"/>
            </w:r>
            <w:r w:rsidR="002F02E1">
              <w:rPr>
                <w:rFonts w:cs="Arial"/>
                <w:bCs/>
                <w:color w:val="808080" w:themeColor="background1" w:themeShade="80"/>
                <w:sz w:val="16"/>
                <w:szCs w:val="14"/>
              </w:rPr>
              <w:t>0</w:t>
            </w:r>
            <w:r w:rsidRPr="00E04DC7">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4F49A97" w14:textId="77777777" w:rsidR="00563160" w:rsidRPr="00E04DC7" w:rsidRDefault="00563160" w:rsidP="00563160">
            <w:pPr>
              <w:jc w:val="right"/>
              <w:rPr>
                <w:rFonts w:cs="Arial"/>
                <w:bCs/>
                <w:color w:val="808080" w:themeColor="background1" w:themeShade="80"/>
                <w:sz w:val="16"/>
                <w:szCs w:val="14"/>
              </w:rPr>
            </w:pPr>
            <w:r w:rsidRPr="00E04DC7">
              <w:rPr>
                <w:rFonts w:cs="Arial"/>
                <w:bCs/>
                <w:color w:val="808080" w:themeColor="background1" w:themeShade="80"/>
                <w:sz w:val="16"/>
                <w:szCs w:val="14"/>
              </w:rPr>
              <w:t>End of Requirement</w:t>
            </w:r>
          </w:p>
        </w:tc>
      </w:tr>
    </w:tbl>
    <w:p w14:paraId="7B449611" w14:textId="77777777" w:rsidR="001B0CB8" w:rsidRPr="00E04DC7" w:rsidRDefault="001B0CB8" w:rsidP="001B0CB8"/>
    <w:p w14:paraId="2D573600" w14:textId="77777777" w:rsidR="001B0CB8" w:rsidRPr="00E04DC7" w:rsidRDefault="001B0CB8" w:rsidP="00CF7589"/>
    <w:p w14:paraId="360A7499" w14:textId="3F4BE5D8" w:rsidR="009924D8" w:rsidRPr="00E04DC7" w:rsidRDefault="009924D8" w:rsidP="009924D8">
      <w:pPr>
        <w:pStyle w:val="RERequirement"/>
        <w:shd w:val="clear" w:color="auto" w:fill="F2F2F2" w:themeFill="background1" w:themeFillShade="F2"/>
      </w:pPr>
      <w:r w:rsidRPr="00E04DC7">
        <w:t>REQ-</w:t>
      </w:r>
      <w:r w:rsidR="0045699B" w:rsidRPr="00E04DC7">
        <w:t>000003</w:t>
      </w:r>
      <w:r w:rsidRPr="00E04DC7">
        <w:t xml:space="preserve">/A </w:t>
      </w:r>
      <w:r w:rsidR="0041138F" w:rsidRPr="00E04DC7">
        <w:t xml:space="preserve">DSI - </w:t>
      </w:r>
      <w:r w:rsidR="003F1AF1" w:rsidRPr="00E04DC7">
        <w:t xml:space="preserve">Receive </w:t>
      </w:r>
      <w:r w:rsidR="0041138F" w:rsidRPr="00E04DC7">
        <w:t>New Selected Time</w:t>
      </w:r>
    </w:p>
    <w:p w14:paraId="55AD2A59" w14:textId="42FE8DEA" w:rsidR="00C25713" w:rsidRPr="00E04DC7" w:rsidRDefault="00C25713" w:rsidP="009924D8">
      <w:pPr>
        <w:rPr>
          <w:rFonts w:cs="Arial"/>
        </w:rPr>
      </w:pPr>
      <w:r w:rsidRPr="00E04DC7">
        <w:rPr>
          <w:rFonts w:cs="Arial"/>
        </w:rPr>
        <w:t xml:space="preserve">The PCM shall receive </w:t>
      </w:r>
      <w:r w:rsidR="00AC5000" w:rsidRPr="00E04DC7">
        <w:rPr>
          <w:rFonts w:cs="Arial"/>
        </w:rPr>
        <w:t xml:space="preserve">the </w:t>
      </w:r>
      <w:r w:rsidR="00BA41A0" w:rsidRPr="00E04DC7">
        <w:rPr>
          <w:rFonts w:cs="Arial"/>
        </w:rPr>
        <w:t xml:space="preserve">vehicle operator requested idle time information from the </w:t>
      </w:r>
      <w:r w:rsidR="00DB37A1" w:rsidRPr="00E04DC7">
        <w:rPr>
          <w:rFonts w:cs="Arial"/>
        </w:rPr>
        <w:t>HMI</w:t>
      </w:r>
      <w:r w:rsidR="009C1C64" w:rsidRPr="00E04DC7">
        <w:rPr>
          <w:rFonts w:cs="Arial"/>
        </w:rPr>
        <w:t>.</w:t>
      </w:r>
    </w:p>
    <w:p w14:paraId="24B109CB" w14:textId="3A971E9A" w:rsidR="009222F6" w:rsidRPr="00E04DC7" w:rsidRDefault="009222F6" w:rsidP="009924D8">
      <w:pPr>
        <w:rPr>
          <w:rFonts w:cs="Arial"/>
        </w:rPr>
      </w:pPr>
      <w:r w:rsidRPr="00E04DC7">
        <w:rPr>
          <w:rFonts w:cs="Arial"/>
        </w:rPr>
        <w:t xml:space="preserve">The Feature shall update the </w:t>
      </w:r>
      <w:r w:rsidR="00885682" w:rsidRPr="00E04DC7">
        <w:rPr>
          <w:rFonts w:cs="Arial"/>
        </w:rPr>
        <w:t xml:space="preserve">max </w:t>
      </w:r>
      <w:r w:rsidRPr="00E04DC7">
        <w:rPr>
          <w:rFonts w:cs="Arial"/>
        </w:rPr>
        <w:t xml:space="preserve">idle </w:t>
      </w:r>
      <w:r w:rsidR="00BA6E79" w:rsidRPr="00E04DC7">
        <w:rPr>
          <w:rFonts w:cs="Arial"/>
        </w:rPr>
        <w:t xml:space="preserve">time </w:t>
      </w:r>
      <w:r w:rsidR="0098374B" w:rsidRPr="00E04DC7">
        <w:rPr>
          <w:rFonts w:cs="Arial"/>
        </w:rPr>
        <w:t xml:space="preserve">when it receives a new request from the </w:t>
      </w:r>
      <w:r w:rsidR="00DB37A1" w:rsidRPr="00E04DC7">
        <w:rPr>
          <w:rFonts w:cs="Arial"/>
        </w:rPr>
        <w:t>HMI</w:t>
      </w:r>
      <w:r w:rsidR="00BA41A0" w:rsidRPr="00E04DC7">
        <w:rPr>
          <w:rFonts w:cs="Arial"/>
        </w:rPr>
        <w:t>.</w:t>
      </w:r>
    </w:p>
    <w:p w14:paraId="22CAA0C1" w14:textId="77777777" w:rsidR="009924D8" w:rsidRPr="00E04DC7" w:rsidRDefault="009924D8" w:rsidP="009924D8">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9924D8" w:rsidRPr="00E04DC7" w14:paraId="72D135F8" w14:textId="77777777" w:rsidTr="00AC5000">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85D1DF" w14:textId="77777777" w:rsidR="009924D8" w:rsidRPr="00E04DC7" w:rsidRDefault="009924D8" w:rsidP="00AC5000">
            <w:pPr>
              <w:rPr>
                <w:rFonts w:eastAsiaTheme="minorHAnsi" w:cs="Arial"/>
                <w:bCs/>
                <w:color w:val="808080" w:themeColor="background1" w:themeShade="80"/>
                <w:sz w:val="16"/>
                <w:szCs w:val="14"/>
              </w:rPr>
            </w:pPr>
            <w:r w:rsidRPr="00E04DC7">
              <w:rPr>
                <w:rFonts w:cs="Arial"/>
                <w:bCs/>
                <w:color w:val="808080" w:themeColor="background1" w:themeShade="80"/>
                <w:sz w:val="16"/>
                <w:szCs w:val="14"/>
              </w:rPr>
              <w:t>Requirement ID: REQ-397779/A</w:t>
            </w:r>
          </w:p>
        </w:tc>
      </w:tr>
      <w:tr w:rsidR="009924D8" w:rsidRPr="00E04DC7" w14:paraId="074B9FE2" w14:textId="77777777" w:rsidTr="00AC500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1062C1" w14:textId="77777777" w:rsidR="009924D8" w:rsidRPr="00E04DC7" w:rsidRDefault="009924D8" w:rsidP="00AC5000">
            <w:pPr>
              <w:rPr>
                <w:rFonts w:eastAsiaTheme="minorHAnsi" w:cs="Arial"/>
                <w:b/>
                <w:bCs/>
                <w:sz w:val="16"/>
                <w:szCs w:val="14"/>
              </w:rPr>
            </w:pPr>
            <w:r w:rsidRPr="00E04DC7">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A9631A" w14:textId="77777777" w:rsidR="009924D8" w:rsidRPr="00E04DC7" w:rsidRDefault="009924D8" w:rsidP="00AC5000">
            <w:pPr>
              <w:rPr>
                <w:rFonts w:cs="Arial"/>
                <w:color w:val="000000" w:themeColor="text1"/>
                <w:sz w:val="16"/>
                <w:szCs w:val="14"/>
              </w:rPr>
            </w:pPr>
            <w:r w:rsidRPr="00E04DC7">
              <w:rPr>
                <w:rFonts w:cs="Arial"/>
                <w:color w:val="000000" w:themeColor="text1"/>
                <w:sz w:val="16"/>
                <w:szCs w:val="14"/>
              </w:rPr>
              <w:t>This allows the Vehicle Operator to choose a new maximum idle time</w:t>
            </w:r>
          </w:p>
        </w:tc>
      </w:tr>
      <w:tr w:rsidR="009924D8" w:rsidRPr="00E04DC7" w14:paraId="711A268C" w14:textId="77777777" w:rsidTr="00AC500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4166DB" w14:textId="77777777" w:rsidR="009924D8" w:rsidRPr="00E04DC7" w:rsidRDefault="009924D8" w:rsidP="00AC5000">
            <w:pPr>
              <w:rPr>
                <w:rFonts w:eastAsiaTheme="minorHAnsi" w:cs="Arial"/>
                <w:b/>
                <w:bCs/>
                <w:sz w:val="16"/>
                <w:szCs w:val="14"/>
              </w:rPr>
            </w:pPr>
            <w:r w:rsidRPr="00E04DC7">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13E3E3" w14:textId="77777777" w:rsidR="009924D8" w:rsidRPr="00E04DC7" w:rsidRDefault="009924D8" w:rsidP="00AC5000"/>
        </w:tc>
      </w:tr>
      <w:tr w:rsidR="009924D8" w:rsidRPr="00E04DC7" w14:paraId="0BA21758" w14:textId="77777777" w:rsidTr="00AC500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45B3B6" w14:textId="77777777" w:rsidR="009924D8" w:rsidRPr="00E04DC7" w:rsidRDefault="009924D8" w:rsidP="00AC5000">
            <w:pPr>
              <w:rPr>
                <w:rFonts w:cs="Arial"/>
                <w:sz w:val="16"/>
                <w:szCs w:val="14"/>
              </w:rPr>
            </w:pPr>
            <w:r w:rsidRPr="00E04DC7">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0C017D" w14:textId="77777777" w:rsidR="009924D8" w:rsidRPr="00E04DC7" w:rsidRDefault="009924D8" w:rsidP="00AC5000"/>
        </w:tc>
      </w:tr>
      <w:tr w:rsidR="009924D8" w:rsidRPr="00E04DC7" w14:paraId="02AD47AF" w14:textId="77777777" w:rsidTr="00AC500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66330E" w14:textId="77777777" w:rsidR="009924D8" w:rsidRPr="00E04DC7" w:rsidRDefault="009924D8" w:rsidP="00AC5000">
            <w:pPr>
              <w:rPr>
                <w:rFonts w:cs="Arial"/>
                <w:b/>
                <w:bCs/>
                <w:sz w:val="16"/>
                <w:szCs w:val="14"/>
              </w:rPr>
            </w:pPr>
            <w:r w:rsidRPr="00E04DC7">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C180BE" w14:textId="77777777" w:rsidR="009924D8" w:rsidRPr="00E04DC7" w:rsidRDefault="009924D8" w:rsidP="00AC500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D74DEFF" w14:textId="77777777" w:rsidR="009924D8" w:rsidRPr="00E04DC7" w:rsidRDefault="009924D8" w:rsidP="00AC5000">
            <w:pPr>
              <w:ind w:left="139"/>
              <w:rPr>
                <w:rFonts w:cs="Arial"/>
                <w:b/>
                <w:bCs/>
                <w:sz w:val="16"/>
                <w:szCs w:val="14"/>
              </w:rPr>
            </w:pPr>
            <w:r w:rsidRPr="00E04DC7">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79BE503" w14:textId="77777777" w:rsidR="009924D8" w:rsidRPr="00E04DC7" w:rsidRDefault="009924D8" w:rsidP="00AC5000"/>
        </w:tc>
      </w:tr>
      <w:tr w:rsidR="009924D8" w:rsidRPr="00E04DC7" w14:paraId="43741683" w14:textId="77777777" w:rsidTr="00AC500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A3C2C4" w14:textId="77777777" w:rsidR="009924D8" w:rsidRPr="00E04DC7" w:rsidRDefault="009924D8" w:rsidP="00AC5000">
            <w:pPr>
              <w:rPr>
                <w:rFonts w:cs="Arial"/>
                <w:b/>
                <w:bCs/>
                <w:sz w:val="16"/>
                <w:szCs w:val="14"/>
              </w:rPr>
            </w:pPr>
            <w:r w:rsidRPr="00E04DC7">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73A9E7" w14:textId="77777777" w:rsidR="009924D8" w:rsidRPr="00E04DC7" w:rsidRDefault="009924D8" w:rsidP="00AC500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D49E574" w14:textId="77777777" w:rsidR="009924D8" w:rsidRPr="00E04DC7" w:rsidRDefault="009924D8" w:rsidP="00AC5000">
            <w:pPr>
              <w:ind w:left="139"/>
              <w:rPr>
                <w:rFonts w:cs="Arial"/>
                <w:b/>
                <w:bCs/>
                <w:sz w:val="16"/>
                <w:szCs w:val="16"/>
              </w:rPr>
            </w:pPr>
            <w:r w:rsidRPr="00E04DC7">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6F44125" w14:textId="77777777" w:rsidR="009924D8" w:rsidRPr="00E04DC7" w:rsidRDefault="009924D8" w:rsidP="00AC5000"/>
        </w:tc>
      </w:tr>
      <w:tr w:rsidR="009924D8" w:rsidRPr="00E04DC7" w14:paraId="05B0F68E" w14:textId="77777777" w:rsidTr="00AC500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9072E9" w14:textId="77777777" w:rsidR="009924D8" w:rsidRPr="00E04DC7" w:rsidRDefault="009924D8" w:rsidP="00AC5000">
            <w:pPr>
              <w:rPr>
                <w:rFonts w:eastAsiaTheme="minorHAnsi" w:cs="Arial"/>
                <w:b/>
                <w:bCs/>
                <w:sz w:val="16"/>
                <w:szCs w:val="14"/>
              </w:rPr>
            </w:pPr>
            <w:r w:rsidRPr="00E04DC7">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B952DE2" w14:textId="53B000A0" w:rsidR="009924D8" w:rsidRPr="00E04DC7" w:rsidRDefault="00DB37A1" w:rsidP="00AC5000">
            <w:r w:rsidRPr="00E04DC7">
              <w:t>Common</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0E1DC2" w14:textId="77777777" w:rsidR="009924D8" w:rsidRPr="00E04DC7" w:rsidRDefault="009924D8" w:rsidP="00AC5000">
            <w:pPr>
              <w:rPr>
                <w:rFonts w:cs="Arial"/>
                <w:b/>
                <w:bCs/>
                <w:sz w:val="16"/>
                <w:szCs w:val="14"/>
              </w:rPr>
            </w:pPr>
            <w:r w:rsidRPr="00E04DC7">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98491D" w14:textId="77777777" w:rsidR="009924D8" w:rsidRPr="00E04DC7" w:rsidRDefault="009924D8" w:rsidP="00AC500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2398267" w14:textId="77777777" w:rsidR="009924D8" w:rsidRPr="00E04DC7" w:rsidRDefault="009924D8" w:rsidP="00AC5000">
            <w:pPr>
              <w:ind w:left="128"/>
              <w:rPr>
                <w:rFonts w:cs="Arial"/>
                <w:b/>
                <w:bCs/>
                <w:sz w:val="16"/>
                <w:szCs w:val="14"/>
              </w:rPr>
            </w:pPr>
            <w:r w:rsidRPr="00E04DC7">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34C6AFA" w14:textId="77777777" w:rsidR="009924D8" w:rsidRPr="00E04DC7" w:rsidRDefault="009924D8" w:rsidP="00AC5000">
            <w:pPr>
              <w:ind w:left="141"/>
              <w:rPr>
                <w:rFonts w:cs="Arial"/>
                <w:color w:val="000000" w:themeColor="text1"/>
                <w:sz w:val="16"/>
                <w:szCs w:val="14"/>
              </w:rPr>
            </w:pPr>
            <w:r w:rsidRPr="00E04DC7">
              <w:rPr>
                <w:rFonts w:cs="Arial"/>
                <w:color w:val="000000" w:themeColor="text1"/>
                <w:sz w:val="16"/>
                <w:szCs w:val="14"/>
              </w:rPr>
              <w:t>In-Progress</w:t>
            </w:r>
          </w:p>
        </w:tc>
      </w:tr>
      <w:tr w:rsidR="009924D8" w:rsidRPr="00E04DC7" w14:paraId="5305436B" w14:textId="77777777" w:rsidTr="00AC500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0EF511E" w14:textId="58952F83" w:rsidR="009924D8" w:rsidRPr="00E04DC7" w:rsidRDefault="00BA62C5" w:rsidP="00AC5000">
            <w:pPr>
              <w:rPr>
                <w:rFonts w:cs="Arial"/>
                <w:bCs/>
                <w:color w:val="808080" w:themeColor="background1" w:themeShade="80"/>
                <w:sz w:val="16"/>
                <w:szCs w:val="14"/>
              </w:rPr>
            </w:pPr>
            <w:hyperlink r:id="rId66" w:history="1">
              <w:r w:rsidR="009924D8" w:rsidRPr="00E04DC7">
                <w:rPr>
                  <w:rStyle w:val="Hyperlink"/>
                  <w:rFonts w:cs="Arial"/>
                  <w:bCs/>
                  <w:sz w:val="16"/>
                  <w:szCs w:val="14"/>
                </w:rPr>
                <w:t>Req. Template</w:t>
              </w:r>
            </w:hyperlink>
            <w:r w:rsidR="009924D8" w:rsidRPr="00E04DC7">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807DA32" w14:textId="65674BD2" w:rsidR="009924D8" w:rsidRPr="00E04DC7" w:rsidRDefault="009924D8" w:rsidP="00AC5000">
            <w:pPr>
              <w:rPr>
                <w:rFonts w:cs="Arial"/>
                <w:bCs/>
                <w:color w:val="808080" w:themeColor="background1" w:themeShade="80"/>
                <w:sz w:val="16"/>
                <w:szCs w:val="14"/>
              </w:rPr>
            </w:pPr>
            <w:r w:rsidRPr="00E04DC7">
              <w:rPr>
                <w:rFonts w:cs="Arial"/>
                <w:bCs/>
                <w:color w:val="808080" w:themeColor="background1" w:themeShade="80"/>
                <w:sz w:val="16"/>
                <w:szCs w:val="14"/>
              </w:rPr>
              <w:fldChar w:fldCharType="begin"/>
            </w:r>
            <w:r w:rsidRPr="00E04DC7">
              <w:rPr>
                <w:rFonts w:cs="Arial"/>
                <w:bCs/>
                <w:color w:val="808080" w:themeColor="background1" w:themeShade="80"/>
                <w:sz w:val="16"/>
                <w:szCs w:val="14"/>
              </w:rPr>
              <w:instrText xml:space="preserve"> DOCPROPERTY  TemplateVersion  \* MERGEFORMAT </w:instrText>
            </w:r>
            <w:r w:rsidRPr="00E04DC7">
              <w:rPr>
                <w:rFonts w:cs="Arial"/>
                <w:bCs/>
                <w:color w:val="808080" w:themeColor="background1" w:themeShade="80"/>
                <w:sz w:val="16"/>
                <w:szCs w:val="14"/>
              </w:rPr>
              <w:fldChar w:fldCharType="separate"/>
            </w:r>
            <w:r w:rsidR="002F02E1">
              <w:rPr>
                <w:rFonts w:cs="Arial"/>
                <w:bCs/>
                <w:color w:val="808080" w:themeColor="background1" w:themeShade="80"/>
                <w:sz w:val="16"/>
                <w:szCs w:val="14"/>
              </w:rPr>
              <w:t>6</w:t>
            </w:r>
            <w:r w:rsidRPr="00E04DC7">
              <w:rPr>
                <w:rFonts w:cs="Arial"/>
                <w:bCs/>
                <w:color w:val="808080" w:themeColor="background1" w:themeShade="80"/>
                <w:sz w:val="16"/>
                <w:szCs w:val="14"/>
              </w:rPr>
              <w:fldChar w:fldCharType="end"/>
            </w:r>
            <w:r w:rsidRPr="00E04DC7">
              <w:rPr>
                <w:rFonts w:cs="Arial"/>
                <w:bCs/>
                <w:color w:val="808080" w:themeColor="background1" w:themeShade="80"/>
                <w:sz w:val="16"/>
                <w:szCs w:val="14"/>
              </w:rPr>
              <w:t>.</w:t>
            </w:r>
            <w:r w:rsidRPr="00E04DC7">
              <w:rPr>
                <w:rFonts w:cs="Arial"/>
                <w:bCs/>
                <w:color w:val="808080" w:themeColor="background1" w:themeShade="80"/>
                <w:sz w:val="16"/>
                <w:szCs w:val="14"/>
              </w:rPr>
              <w:fldChar w:fldCharType="begin"/>
            </w:r>
            <w:r w:rsidRPr="00E04DC7">
              <w:rPr>
                <w:rFonts w:cs="Arial"/>
                <w:bCs/>
                <w:color w:val="808080" w:themeColor="background1" w:themeShade="80"/>
                <w:sz w:val="16"/>
                <w:szCs w:val="14"/>
              </w:rPr>
              <w:instrText xml:space="preserve"> DOCPROPERTY  TemplateRevision  \* MERGEFORMAT </w:instrText>
            </w:r>
            <w:r w:rsidRPr="00E04DC7">
              <w:rPr>
                <w:rFonts w:cs="Arial"/>
                <w:bCs/>
                <w:color w:val="808080" w:themeColor="background1" w:themeShade="80"/>
                <w:sz w:val="16"/>
                <w:szCs w:val="14"/>
              </w:rPr>
              <w:fldChar w:fldCharType="separate"/>
            </w:r>
            <w:r w:rsidR="002F02E1">
              <w:rPr>
                <w:rFonts w:cs="Arial"/>
                <w:bCs/>
                <w:color w:val="808080" w:themeColor="background1" w:themeShade="80"/>
                <w:sz w:val="16"/>
                <w:szCs w:val="14"/>
              </w:rPr>
              <w:t>0</w:t>
            </w:r>
            <w:r w:rsidRPr="00E04DC7">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04A7206" w14:textId="77777777" w:rsidR="009924D8" w:rsidRPr="00E04DC7" w:rsidRDefault="009924D8" w:rsidP="00AC5000">
            <w:pPr>
              <w:jc w:val="right"/>
              <w:rPr>
                <w:rFonts w:cs="Arial"/>
                <w:bCs/>
                <w:color w:val="808080" w:themeColor="background1" w:themeShade="80"/>
                <w:sz w:val="16"/>
                <w:szCs w:val="14"/>
              </w:rPr>
            </w:pPr>
            <w:r w:rsidRPr="00E04DC7">
              <w:rPr>
                <w:rFonts w:cs="Arial"/>
                <w:bCs/>
                <w:color w:val="808080" w:themeColor="background1" w:themeShade="80"/>
                <w:sz w:val="16"/>
                <w:szCs w:val="14"/>
              </w:rPr>
              <w:t>End of Requirement</w:t>
            </w:r>
          </w:p>
        </w:tc>
      </w:tr>
    </w:tbl>
    <w:p w14:paraId="52CA4D75" w14:textId="52C0A3D2" w:rsidR="009924D8" w:rsidRPr="00E04DC7" w:rsidRDefault="009924D8" w:rsidP="00CF7589"/>
    <w:p w14:paraId="43599EA2" w14:textId="5D355E37" w:rsidR="00AA36C6" w:rsidRPr="00E04DC7" w:rsidRDefault="00AA36C6" w:rsidP="00CF7589"/>
    <w:p w14:paraId="7BA3EB35" w14:textId="5DBD645C" w:rsidR="00AA36C6" w:rsidRPr="00E04DC7" w:rsidRDefault="00AA36C6" w:rsidP="00AA36C6">
      <w:pPr>
        <w:pStyle w:val="RERequirement"/>
        <w:shd w:val="clear" w:color="auto" w:fill="F2F2F2" w:themeFill="background1" w:themeFillShade="F2"/>
      </w:pPr>
      <w:r w:rsidRPr="00E04DC7">
        <w:t>REQ-</w:t>
      </w:r>
      <w:r w:rsidR="0045699B" w:rsidRPr="00E04DC7">
        <w:t>000004</w:t>
      </w:r>
      <w:r w:rsidRPr="00E04DC7">
        <w:t>/A DSI - Current Selected Time</w:t>
      </w:r>
    </w:p>
    <w:p w14:paraId="37EC1EE9" w14:textId="77777777" w:rsidR="00AA36C6" w:rsidRPr="00E04DC7" w:rsidRDefault="00AA36C6" w:rsidP="00AA36C6">
      <w:pPr>
        <w:rPr>
          <w:rFonts w:cs="Arial"/>
        </w:rPr>
      </w:pPr>
      <w:r w:rsidRPr="00E04DC7">
        <w:rPr>
          <w:rFonts w:cs="Arial"/>
        </w:rPr>
        <w:t>The Feature shall inform the HMI what idle time it should display as being selected.</w:t>
      </w:r>
    </w:p>
    <w:p w14:paraId="786AA995" w14:textId="77777777" w:rsidR="00AA36C6" w:rsidRPr="00E04DC7" w:rsidRDefault="00AA36C6" w:rsidP="00AA36C6">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AA36C6" w:rsidRPr="00E04DC7" w14:paraId="14A8FDB3" w14:textId="77777777" w:rsidTr="00D555E3">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F8AA46" w14:textId="77777777" w:rsidR="00AA36C6" w:rsidRPr="00E04DC7" w:rsidRDefault="00AA36C6" w:rsidP="00D555E3">
            <w:pPr>
              <w:rPr>
                <w:rFonts w:eastAsiaTheme="minorHAnsi" w:cs="Arial"/>
                <w:bCs/>
                <w:color w:val="808080" w:themeColor="background1" w:themeShade="80"/>
                <w:sz w:val="16"/>
                <w:szCs w:val="14"/>
              </w:rPr>
            </w:pPr>
            <w:r w:rsidRPr="00E04DC7">
              <w:rPr>
                <w:rFonts w:cs="Arial"/>
                <w:bCs/>
                <w:color w:val="808080" w:themeColor="background1" w:themeShade="80"/>
                <w:sz w:val="16"/>
                <w:szCs w:val="14"/>
              </w:rPr>
              <w:t>Requirement ID: REQ-397779/A</w:t>
            </w:r>
          </w:p>
        </w:tc>
      </w:tr>
      <w:tr w:rsidR="00AA36C6" w:rsidRPr="00E04DC7" w14:paraId="2B645755" w14:textId="77777777" w:rsidTr="00D555E3">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196D55" w14:textId="77777777" w:rsidR="00AA36C6" w:rsidRPr="00E04DC7" w:rsidRDefault="00AA36C6" w:rsidP="00D555E3">
            <w:pPr>
              <w:rPr>
                <w:rFonts w:eastAsiaTheme="minorHAnsi" w:cs="Arial"/>
                <w:b/>
                <w:bCs/>
                <w:sz w:val="16"/>
                <w:szCs w:val="14"/>
              </w:rPr>
            </w:pPr>
            <w:r w:rsidRPr="00E04DC7">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841D4A" w14:textId="77777777" w:rsidR="00AA36C6" w:rsidRPr="00E04DC7" w:rsidRDefault="00AA36C6" w:rsidP="00D555E3">
            <w:pPr>
              <w:rPr>
                <w:rFonts w:cs="Arial"/>
                <w:color w:val="000000" w:themeColor="text1"/>
                <w:sz w:val="16"/>
                <w:szCs w:val="14"/>
              </w:rPr>
            </w:pPr>
            <w:r w:rsidRPr="00E04DC7">
              <w:rPr>
                <w:rFonts w:cs="Arial"/>
                <w:color w:val="000000" w:themeColor="text1"/>
                <w:sz w:val="16"/>
                <w:szCs w:val="14"/>
              </w:rPr>
              <w:t>This allows the Vehicle Operator to choose a new maximum idle time</w:t>
            </w:r>
          </w:p>
        </w:tc>
      </w:tr>
      <w:tr w:rsidR="00AA36C6" w:rsidRPr="00E04DC7" w14:paraId="43E35725" w14:textId="77777777" w:rsidTr="00D555E3">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3771B3D" w14:textId="77777777" w:rsidR="00AA36C6" w:rsidRPr="00E04DC7" w:rsidRDefault="00AA36C6" w:rsidP="00D555E3">
            <w:pPr>
              <w:rPr>
                <w:rFonts w:eastAsiaTheme="minorHAnsi" w:cs="Arial"/>
                <w:b/>
                <w:bCs/>
                <w:sz w:val="16"/>
                <w:szCs w:val="14"/>
              </w:rPr>
            </w:pPr>
            <w:r w:rsidRPr="00E04DC7">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5CD850" w14:textId="77777777" w:rsidR="00AA36C6" w:rsidRPr="00E04DC7" w:rsidRDefault="00AA36C6" w:rsidP="00D555E3"/>
        </w:tc>
      </w:tr>
      <w:tr w:rsidR="00AA36C6" w:rsidRPr="00E04DC7" w14:paraId="0671B46C" w14:textId="77777777" w:rsidTr="00D555E3">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92F75E" w14:textId="77777777" w:rsidR="00AA36C6" w:rsidRPr="00E04DC7" w:rsidRDefault="00AA36C6" w:rsidP="00D555E3">
            <w:pPr>
              <w:rPr>
                <w:rFonts w:cs="Arial"/>
                <w:sz w:val="16"/>
                <w:szCs w:val="14"/>
              </w:rPr>
            </w:pPr>
            <w:r w:rsidRPr="00E04DC7">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288B38" w14:textId="77777777" w:rsidR="00AA36C6" w:rsidRPr="00E04DC7" w:rsidRDefault="00AA36C6" w:rsidP="00D555E3"/>
        </w:tc>
      </w:tr>
      <w:tr w:rsidR="00AA36C6" w:rsidRPr="00E04DC7" w14:paraId="49CC099D" w14:textId="77777777" w:rsidTr="00D555E3">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2334E0" w14:textId="77777777" w:rsidR="00AA36C6" w:rsidRPr="00E04DC7" w:rsidRDefault="00AA36C6" w:rsidP="00D555E3">
            <w:pPr>
              <w:rPr>
                <w:rFonts w:cs="Arial"/>
                <w:b/>
                <w:bCs/>
                <w:sz w:val="16"/>
                <w:szCs w:val="14"/>
              </w:rPr>
            </w:pPr>
            <w:r w:rsidRPr="00E04DC7">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B06493" w14:textId="77777777" w:rsidR="00AA36C6" w:rsidRPr="00E04DC7" w:rsidRDefault="00AA36C6" w:rsidP="00D555E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20EFDCB" w14:textId="77777777" w:rsidR="00AA36C6" w:rsidRPr="00E04DC7" w:rsidRDefault="00AA36C6" w:rsidP="00D555E3">
            <w:pPr>
              <w:ind w:left="139"/>
              <w:rPr>
                <w:rFonts w:cs="Arial"/>
                <w:b/>
                <w:bCs/>
                <w:sz w:val="16"/>
                <w:szCs w:val="14"/>
              </w:rPr>
            </w:pPr>
            <w:r w:rsidRPr="00E04DC7">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42B3CE6" w14:textId="77777777" w:rsidR="00AA36C6" w:rsidRPr="00E04DC7" w:rsidRDefault="00AA36C6" w:rsidP="00D555E3"/>
        </w:tc>
      </w:tr>
      <w:tr w:rsidR="00AA36C6" w:rsidRPr="00E04DC7" w14:paraId="0B1A5836" w14:textId="77777777" w:rsidTr="00D555E3">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999F82" w14:textId="77777777" w:rsidR="00AA36C6" w:rsidRPr="00E04DC7" w:rsidRDefault="00AA36C6" w:rsidP="00D555E3">
            <w:pPr>
              <w:rPr>
                <w:rFonts w:cs="Arial"/>
                <w:b/>
                <w:bCs/>
                <w:sz w:val="16"/>
                <w:szCs w:val="14"/>
              </w:rPr>
            </w:pPr>
            <w:r w:rsidRPr="00E04DC7">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88FF0B" w14:textId="77777777" w:rsidR="00AA36C6" w:rsidRPr="00E04DC7" w:rsidRDefault="00AA36C6" w:rsidP="00D555E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DAD010B" w14:textId="77777777" w:rsidR="00AA36C6" w:rsidRPr="00E04DC7" w:rsidRDefault="00AA36C6" w:rsidP="00D555E3">
            <w:pPr>
              <w:ind w:left="139"/>
              <w:rPr>
                <w:rFonts w:cs="Arial"/>
                <w:b/>
                <w:bCs/>
                <w:sz w:val="16"/>
                <w:szCs w:val="16"/>
              </w:rPr>
            </w:pPr>
            <w:r w:rsidRPr="00E04DC7">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10DD7BF" w14:textId="77777777" w:rsidR="00AA36C6" w:rsidRPr="00E04DC7" w:rsidRDefault="00AA36C6" w:rsidP="00D555E3"/>
        </w:tc>
      </w:tr>
      <w:tr w:rsidR="00AA36C6" w:rsidRPr="00E04DC7" w14:paraId="2CC77300" w14:textId="77777777" w:rsidTr="00D555E3">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CB6CE56" w14:textId="77777777" w:rsidR="00AA36C6" w:rsidRPr="00E04DC7" w:rsidRDefault="00AA36C6" w:rsidP="00D555E3">
            <w:pPr>
              <w:rPr>
                <w:rFonts w:eastAsiaTheme="minorHAnsi" w:cs="Arial"/>
                <w:b/>
                <w:bCs/>
                <w:sz w:val="16"/>
                <w:szCs w:val="14"/>
              </w:rPr>
            </w:pPr>
            <w:r w:rsidRPr="00E04DC7">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C16797E" w14:textId="77777777" w:rsidR="00AA36C6" w:rsidRPr="00E04DC7" w:rsidRDefault="00AA36C6" w:rsidP="00D555E3">
            <w:r w:rsidRPr="00E04DC7">
              <w:t>Common</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3FBA77" w14:textId="77777777" w:rsidR="00AA36C6" w:rsidRPr="00E04DC7" w:rsidRDefault="00AA36C6" w:rsidP="00D555E3">
            <w:pPr>
              <w:rPr>
                <w:rFonts w:cs="Arial"/>
                <w:b/>
                <w:bCs/>
                <w:sz w:val="16"/>
                <w:szCs w:val="14"/>
              </w:rPr>
            </w:pPr>
            <w:r w:rsidRPr="00E04DC7">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E147BD" w14:textId="77777777" w:rsidR="00AA36C6" w:rsidRPr="00E04DC7" w:rsidRDefault="00AA36C6" w:rsidP="00D555E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589F5B3" w14:textId="77777777" w:rsidR="00AA36C6" w:rsidRPr="00E04DC7" w:rsidRDefault="00AA36C6" w:rsidP="00D555E3">
            <w:pPr>
              <w:ind w:left="128"/>
              <w:rPr>
                <w:rFonts w:cs="Arial"/>
                <w:b/>
                <w:bCs/>
                <w:sz w:val="16"/>
                <w:szCs w:val="14"/>
              </w:rPr>
            </w:pPr>
            <w:r w:rsidRPr="00E04DC7">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A3BE47" w14:textId="77777777" w:rsidR="00AA36C6" w:rsidRPr="00E04DC7" w:rsidRDefault="00AA36C6" w:rsidP="00D555E3">
            <w:pPr>
              <w:ind w:left="141"/>
              <w:rPr>
                <w:rFonts w:cs="Arial"/>
                <w:color w:val="000000" w:themeColor="text1"/>
                <w:sz w:val="16"/>
                <w:szCs w:val="14"/>
              </w:rPr>
            </w:pPr>
            <w:r w:rsidRPr="00E04DC7">
              <w:rPr>
                <w:rFonts w:cs="Arial"/>
                <w:color w:val="000000" w:themeColor="text1"/>
                <w:sz w:val="16"/>
                <w:szCs w:val="14"/>
              </w:rPr>
              <w:t>In-Progress</w:t>
            </w:r>
          </w:p>
        </w:tc>
      </w:tr>
      <w:tr w:rsidR="00AA36C6" w:rsidRPr="00E04DC7" w14:paraId="2AF50FE9" w14:textId="77777777" w:rsidTr="00D555E3">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A938C3B" w14:textId="46D4A090" w:rsidR="00AA36C6" w:rsidRPr="00E04DC7" w:rsidRDefault="00BA62C5" w:rsidP="00D555E3">
            <w:pPr>
              <w:rPr>
                <w:rFonts w:cs="Arial"/>
                <w:bCs/>
                <w:color w:val="808080" w:themeColor="background1" w:themeShade="80"/>
                <w:sz w:val="16"/>
                <w:szCs w:val="14"/>
              </w:rPr>
            </w:pPr>
            <w:hyperlink r:id="rId67" w:history="1">
              <w:r w:rsidR="00AA36C6" w:rsidRPr="00E04DC7">
                <w:rPr>
                  <w:rStyle w:val="Hyperlink"/>
                  <w:rFonts w:cs="Arial"/>
                  <w:bCs/>
                  <w:sz w:val="16"/>
                  <w:szCs w:val="14"/>
                </w:rPr>
                <w:t>Req. Template</w:t>
              </w:r>
            </w:hyperlink>
            <w:r w:rsidR="00AA36C6" w:rsidRPr="00E04DC7">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977AD58" w14:textId="1C505FA8" w:rsidR="00AA36C6" w:rsidRPr="00E04DC7" w:rsidRDefault="00AA36C6" w:rsidP="00D555E3">
            <w:pPr>
              <w:rPr>
                <w:rFonts w:cs="Arial"/>
                <w:bCs/>
                <w:color w:val="808080" w:themeColor="background1" w:themeShade="80"/>
                <w:sz w:val="16"/>
                <w:szCs w:val="14"/>
              </w:rPr>
            </w:pPr>
            <w:r w:rsidRPr="00E04DC7">
              <w:rPr>
                <w:rFonts w:cs="Arial"/>
                <w:bCs/>
                <w:color w:val="808080" w:themeColor="background1" w:themeShade="80"/>
                <w:sz w:val="16"/>
                <w:szCs w:val="14"/>
              </w:rPr>
              <w:fldChar w:fldCharType="begin"/>
            </w:r>
            <w:r w:rsidRPr="00E04DC7">
              <w:rPr>
                <w:rFonts w:cs="Arial"/>
                <w:bCs/>
                <w:color w:val="808080" w:themeColor="background1" w:themeShade="80"/>
                <w:sz w:val="16"/>
                <w:szCs w:val="14"/>
              </w:rPr>
              <w:instrText xml:space="preserve"> DOCPROPERTY  TemplateVersion  \* MERGEFORMAT </w:instrText>
            </w:r>
            <w:r w:rsidRPr="00E04DC7">
              <w:rPr>
                <w:rFonts w:cs="Arial"/>
                <w:bCs/>
                <w:color w:val="808080" w:themeColor="background1" w:themeShade="80"/>
                <w:sz w:val="16"/>
                <w:szCs w:val="14"/>
              </w:rPr>
              <w:fldChar w:fldCharType="separate"/>
            </w:r>
            <w:r w:rsidR="002F02E1">
              <w:rPr>
                <w:rFonts w:cs="Arial"/>
                <w:bCs/>
                <w:color w:val="808080" w:themeColor="background1" w:themeShade="80"/>
                <w:sz w:val="16"/>
                <w:szCs w:val="14"/>
              </w:rPr>
              <w:t>6</w:t>
            </w:r>
            <w:r w:rsidRPr="00E04DC7">
              <w:rPr>
                <w:rFonts w:cs="Arial"/>
                <w:bCs/>
                <w:color w:val="808080" w:themeColor="background1" w:themeShade="80"/>
                <w:sz w:val="16"/>
                <w:szCs w:val="14"/>
              </w:rPr>
              <w:fldChar w:fldCharType="end"/>
            </w:r>
            <w:r w:rsidRPr="00E04DC7">
              <w:rPr>
                <w:rFonts w:cs="Arial"/>
                <w:bCs/>
                <w:color w:val="808080" w:themeColor="background1" w:themeShade="80"/>
                <w:sz w:val="16"/>
                <w:szCs w:val="14"/>
              </w:rPr>
              <w:t>.</w:t>
            </w:r>
            <w:r w:rsidRPr="00E04DC7">
              <w:rPr>
                <w:rFonts w:cs="Arial"/>
                <w:bCs/>
                <w:color w:val="808080" w:themeColor="background1" w:themeShade="80"/>
                <w:sz w:val="16"/>
                <w:szCs w:val="14"/>
              </w:rPr>
              <w:fldChar w:fldCharType="begin"/>
            </w:r>
            <w:r w:rsidRPr="00E04DC7">
              <w:rPr>
                <w:rFonts w:cs="Arial"/>
                <w:bCs/>
                <w:color w:val="808080" w:themeColor="background1" w:themeShade="80"/>
                <w:sz w:val="16"/>
                <w:szCs w:val="14"/>
              </w:rPr>
              <w:instrText xml:space="preserve"> DOCPROPERTY  TemplateRevision  \* MERGEFORMAT </w:instrText>
            </w:r>
            <w:r w:rsidRPr="00E04DC7">
              <w:rPr>
                <w:rFonts w:cs="Arial"/>
                <w:bCs/>
                <w:color w:val="808080" w:themeColor="background1" w:themeShade="80"/>
                <w:sz w:val="16"/>
                <w:szCs w:val="14"/>
              </w:rPr>
              <w:fldChar w:fldCharType="separate"/>
            </w:r>
            <w:r w:rsidR="002F02E1">
              <w:rPr>
                <w:rFonts w:cs="Arial"/>
                <w:bCs/>
                <w:color w:val="808080" w:themeColor="background1" w:themeShade="80"/>
                <w:sz w:val="16"/>
                <w:szCs w:val="14"/>
              </w:rPr>
              <w:t>0</w:t>
            </w:r>
            <w:r w:rsidRPr="00E04DC7">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F41D0D3" w14:textId="77777777" w:rsidR="00AA36C6" w:rsidRPr="00E04DC7" w:rsidRDefault="00AA36C6" w:rsidP="00D555E3">
            <w:pPr>
              <w:jc w:val="right"/>
              <w:rPr>
                <w:rFonts w:cs="Arial"/>
                <w:bCs/>
                <w:color w:val="808080" w:themeColor="background1" w:themeShade="80"/>
                <w:sz w:val="16"/>
                <w:szCs w:val="14"/>
              </w:rPr>
            </w:pPr>
            <w:r w:rsidRPr="00E04DC7">
              <w:rPr>
                <w:rFonts w:cs="Arial"/>
                <w:bCs/>
                <w:color w:val="808080" w:themeColor="background1" w:themeShade="80"/>
                <w:sz w:val="16"/>
                <w:szCs w:val="14"/>
              </w:rPr>
              <w:t>End of Requirement</w:t>
            </w:r>
          </w:p>
        </w:tc>
      </w:tr>
    </w:tbl>
    <w:p w14:paraId="636C4F47" w14:textId="0CE05AD0" w:rsidR="00AA36C6" w:rsidRPr="00E04DC7" w:rsidRDefault="00AA36C6" w:rsidP="00CF7589"/>
    <w:p w14:paraId="16089BAE" w14:textId="69D0FC39" w:rsidR="00AA36C6" w:rsidRPr="00E04DC7" w:rsidRDefault="00AA36C6" w:rsidP="00CF7589"/>
    <w:p w14:paraId="1168F5CB" w14:textId="77777777" w:rsidR="00AA36C6" w:rsidRPr="00E04DC7" w:rsidRDefault="00AA36C6" w:rsidP="00CF7589"/>
    <w:p w14:paraId="13433C7B" w14:textId="77777777" w:rsidR="00145D0E" w:rsidRPr="00E04DC7" w:rsidRDefault="00145D0E" w:rsidP="00145D0E">
      <w:pPr>
        <w:pStyle w:val="Heading2"/>
      </w:pPr>
      <w:bookmarkStart w:id="169" w:name="_Toc70700679"/>
      <w:r w:rsidRPr="00E04DC7">
        <w:t>DSI Requirements for Fleet Idle Shutdown</w:t>
      </w:r>
      <w:bookmarkEnd w:id="169"/>
    </w:p>
    <w:p w14:paraId="1573F07C" w14:textId="77777777" w:rsidR="00145D0E" w:rsidRPr="00E04DC7" w:rsidRDefault="00145D0E" w:rsidP="00145D0E">
      <w:pPr>
        <w:shd w:val="clear" w:color="auto" w:fill="D6E3BC" w:themeFill="accent3" w:themeFillTint="66"/>
        <w:rPr>
          <w:rStyle w:val="SubtleEmphasis"/>
        </w:rPr>
      </w:pPr>
      <w:r w:rsidRPr="00E04DC7">
        <w:rPr>
          <w:rStyle w:val="SubtleEmphasis"/>
          <w:b/>
        </w:rPr>
        <w:t>#Hint:</w:t>
      </w:r>
      <w:r w:rsidRPr="00E04DC7">
        <w:rPr>
          <w:rStyle w:val="SubtleEmphasis"/>
        </w:rPr>
        <w:t xml:space="preserve"> Requirements in this section could specify details of e.g. the icons, the GUI or the sounds.</w:t>
      </w:r>
    </w:p>
    <w:p w14:paraId="4465DFB0" w14:textId="3E617DCB" w:rsidR="00145D0E" w:rsidRPr="00E04DC7" w:rsidRDefault="00145D0E" w:rsidP="00CF7589"/>
    <w:p w14:paraId="1E07357E" w14:textId="7515421D" w:rsidR="00AC5000" w:rsidRPr="00E04DC7" w:rsidRDefault="00AC5000" w:rsidP="00AC5000">
      <w:pPr>
        <w:pStyle w:val="RERequirement"/>
        <w:shd w:val="clear" w:color="auto" w:fill="F2F2F2" w:themeFill="background1" w:themeFillShade="F2"/>
      </w:pPr>
      <w:r w:rsidRPr="00E04DC7">
        <w:t>REQ-</w:t>
      </w:r>
      <w:r w:rsidR="0045699B" w:rsidRPr="00E04DC7">
        <w:t>000005</w:t>
      </w:r>
      <w:r w:rsidRPr="00E04DC7">
        <w:t>/A Driver Selectable Idle Shutdown</w:t>
      </w:r>
      <w:r w:rsidR="00585E3A" w:rsidRPr="00E04DC7">
        <w:t xml:space="preserve"> for Fleet</w:t>
      </w:r>
    </w:p>
    <w:p w14:paraId="22B45AB5" w14:textId="4B9654C3" w:rsidR="00AC5000" w:rsidRPr="00E04DC7" w:rsidRDefault="00585E3A" w:rsidP="00AC5000">
      <w:pPr>
        <w:rPr>
          <w:rFonts w:cs="Arial"/>
        </w:rPr>
      </w:pPr>
      <w:r w:rsidRPr="00E04DC7">
        <w:rPr>
          <w:rFonts w:cs="Arial"/>
        </w:rPr>
        <w:t xml:space="preserve">The vehicle operator shall not be able to disable the Feature </w:t>
      </w:r>
      <w:r w:rsidR="00F3297C" w:rsidRPr="00E04DC7">
        <w:rPr>
          <w:rFonts w:cs="Arial"/>
        </w:rPr>
        <w:t xml:space="preserve">through </w:t>
      </w:r>
      <w:r w:rsidR="007411E0" w:rsidRPr="00E04DC7">
        <w:rPr>
          <w:rFonts w:cs="Arial"/>
        </w:rPr>
        <w:t>the HMI</w:t>
      </w:r>
      <w:r w:rsidRPr="00E04DC7">
        <w:rPr>
          <w:rFonts w:cs="Arial"/>
        </w:rPr>
        <w:t xml:space="preserve"> </w:t>
      </w:r>
      <w:r w:rsidR="00B14A33" w:rsidRPr="00E04DC7">
        <w:rPr>
          <w:rFonts w:cs="Arial"/>
        </w:rPr>
        <w:t>for Fleet</w:t>
      </w:r>
      <w:r w:rsidR="00000D1F" w:rsidRPr="00E04DC7">
        <w:rPr>
          <w:rFonts w:cs="Arial"/>
        </w:rPr>
        <w:t xml:space="preserve"> applications</w:t>
      </w:r>
      <w:r w:rsidRPr="00E04DC7">
        <w:rPr>
          <w:rFonts w:cs="Arial"/>
        </w:rPr>
        <w:t>.</w:t>
      </w:r>
    </w:p>
    <w:p w14:paraId="7C088407" w14:textId="77777777" w:rsidR="00AC5000" w:rsidRPr="00E04DC7" w:rsidRDefault="00AC5000" w:rsidP="00AC5000">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AC5000" w:rsidRPr="00E04DC7" w14:paraId="2C801919" w14:textId="77777777" w:rsidTr="00AC5000">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BDFC2C" w14:textId="77777777" w:rsidR="00AC5000" w:rsidRPr="00E04DC7" w:rsidRDefault="00AC5000" w:rsidP="00AC5000">
            <w:pPr>
              <w:rPr>
                <w:rFonts w:eastAsiaTheme="minorHAnsi" w:cs="Arial"/>
                <w:bCs/>
                <w:color w:val="808080" w:themeColor="background1" w:themeShade="80"/>
                <w:sz w:val="16"/>
                <w:szCs w:val="14"/>
              </w:rPr>
            </w:pPr>
            <w:r w:rsidRPr="00E04DC7">
              <w:rPr>
                <w:rFonts w:cs="Arial"/>
                <w:bCs/>
                <w:color w:val="808080" w:themeColor="background1" w:themeShade="80"/>
                <w:sz w:val="16"/>
                <w:szCs w:val="14"/>
              </w:rPr>
              <w:t>Requirement ID: REQ-397779/A</w:t>
            </w:r>
          </w:p>
        </w:tc>
      </w:tr>
      <w:tr w:rsidR="00AC5000" w:rsidRPr="00E04DC7" w14:paraId="6AAB7C6B" w14:textId="77777777" w:rsidTr="00AC500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4FAA53" w14:textId="77777777" w:rsidR="00AC5000" w:rsidRPr="00E04DC7" w:rsidRDefault="00AC5000" w:rsidP="00AC5000">
            <w:pPr>
              <w:rPr>
                <w:rFonts w:eastAsiaTheme="minorHAnsi" w:cs="Arial"/>
                <w:b/>
                <w:bCs/>
                <w:sz w:val="16"/>
                <w:szCs w:val="14"/>
              </w:rPr>
            </w:pPr>
            <w:r w:rsidRPr="00E04DC7">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460E9E" w14:textId="1949589E" w:rsidR="00AC5000" w:rsidRPr="00E04DC7" w:rsidRDefault="00AC5000" w:rsidP="00AC5000">
            <w:pPr>
              <w:rPr>
                <w:rFonts w:cs="Arial"/>
                <w:color w:val="000000" w:themeColor="text1"/>
                <w:sz w:val="16"/>
                <w:szCs w:val="14"/>
              </w:rPr>
            </w:pPr>
            <w:r w:rsidRPr="00E04DC7">
              <w:rPr>
                <w:rFonts w:cs="Arial"/>
                <w:color w:val="000000" w:themeColor="text1"/>
                <w:sz w:val="16"/>
                <w:szCs w:val="14"/>
              </w:rPr>
              <w:t xml:space="preserve">This </w:t>
            </w:r>
            <w:r w:rsidR="009C1C64" w:rsidRPr="00E04DC7">
              <w:rPr>
                <w:rFonts w:cs="Arial"/>
                <w:color w:val="000000" w:themeColor="text1"/>
                <w:sz w:val="16"/>
                <w:szCs w:val="14"/>
              </w:rPr>
              <w:t>prevents Fleet Vehicle Operators from disabling the Feature and potentially wasting fuel.</w:t>
            </w:r>
          </w:p>
        </w:tc>
      </w:tr>
      <w:tr w:rsidR="00AC5000" w:rsidRPr="00E04DC7" w14:paraId="4F14BCFB" w14:textId="77777777" w:rsidTr="00AC500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D0F77A" w14:textId="77777777" w:rsidR="00AC5000" w:rsidRPr="00E04DC7" w:rsidRDefault="00AC5000" w:rsidP="00AC5000">
            <w:pPr>
              <w:rPr>
                <w:rFonts w:eastAsiaTheme="minorHAnsi" w:cs="Arial"/>
                <w:b/>
                <w:bCs/>
                <w:sz w:val="16"/>
                <w:szCs w:val="14"/>
              </w:rPr>
            </w:pPr>
            <w:r w:rsidRPr="00E04DC7">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B2DEA9" w14:textId="77777777" w:rsidR="00AC5000" w:rsidRPr="00E04DC7" w:rsidRDefault="00AC5000" w:rsidP="00AC5000"/>
        </w:tc>
      </w:tr>
      <w:tr w:rsidR="00AC5000" w:rsidRPr="00E04DC7" w14:paraId="3D872F8D" w14:textId="77777777" w:rsidTr="00AC500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A2BCE0" w14:textId="77777777" w:rsidR="00AC5000" w:rsidRPr="00E04DC7" w:rsidRDefault="00AC5000" w:rsidP="00AC5000">
            <w:pPr>
              <w:rPr>
                <w:rFonts w:cs="Arial"/>
                <w:sz w:val="16"/>
                <w:szCs w:val="14"/>
              </w:rPr>
            </w:pPr>
            <w:r w:rsidRPr="00E04DC7">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34D975" w14:textId="77777777" w:rsidR="00AC5000" w:rsidRPr="00E04DC7" w:rsidRDefault="00AC5000" w:rsidP="00AC5000"/>
        </w:tc>
      </w:tr>
      <w:tr w:rsidR="00AC5000" w:rsidRPr="00E04DC7" w14:paraId="2C73A334" w14:textId="77777777" w:rsidTr="00AC500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380A18" w14:textId="77777777" w:rsidR="00AC5000" w:rsidRPr="00E04DC7" w:rsidRDefault="00AC5000" w:rsidP="00AC5000">
            <w:pPr>
              <w:rPr>
                <w:rFonts w:cs="Arial"/>
                <w:b/>
                <w:bCs/>
                <w:sz w:val="16"/>
                <w:szCs w:val="14"/>
              </w:rPr>
            </w:pPr>
            <w:r w:rsidRPr="00E04DC7">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E7F457" w14:textId="77777777" w:rsidR="00AC5000" w:rsidRPr="00E04DC7" w:rsidRDefault="00AC5000" w:rsidP="00AC500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3957B3C" w14:textId="77777777" w:rsidR="00AC5000" w:rsidRPr="00E04DC7" w:rsidRDefault="00AC5000" w:rsidP="00AC5000">
            <w:pPr>
              <w:ind w:left="139"/>
              <w:rPr>
                <w:rFonts w:cs="Arial"/>
                <w:b/>
                <w:bCs/>
                <w:sz w:val="16"/>
                <w:szCs w:val="14"/>
              </w:rPr>
            </w:pPr>
            <w:r w:rsidRPr="00E04DC7">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8A5672A" w14:textId="77777777" w:rsidR="00AC5000" w:rsidRPr="00E04DC7" w:rsidRDefault="00AC5000" w:rsidP="00AC5000"/>
        </w:tc>
      </w:tr>
      <w:tr w:rsidR="00AC5000" w:rsidRPr="00E04DC7" w14:paraId="4A055D4B" w14:textId="77777777" w:rsidTr="00AC5000">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48DFC6" w14:textId="77777777" w:rsidR="00AC5000" w:rsidRPr="00E04DC7" w:rsidRDefault="00AC5000" w:rsidP="00AC5000">
            <w:pPr>
              <w:rPr>
                <w:rFonts w:cs="Arial"/>
                <w:b/>
                <w:bCs/>
                <w:sz w:val="16"/>
                <w:szCs w:val="14"/>
              </w:rPr>
            </w:pPr>
            <w:r w:rsidRPr="00E04DC7">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BD9F9F" w14:textId="77777777" w:rsidR="00AC5000" w:rsidRPr="00E04DC7" w:rsidRDefault="00AC5000" w:rsidP="00AC500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6A177CB" w14:textId="77777777" w:rsidR="00AC5000" w:rsidRPr="00E04DC7" w:rsidRDefault="00AC5000" w:rsidP="00AC5000">
            <w:pPr>
              <w:ind w:left="139"/>
              <w:rPr>
                <w:rFonts w:cs="Arial"/>
                <w:b/>
                <w:bCs/>
                <w:sz w:val="16"/>
                <w:szCs w:val="16"/>
              </w:rPr>
            </w:pPr>
            <w:r w:rsidRPr="00E04DC7">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B7D8933" w14:textId="77777777" w:rsidR="00AC5000" w:rsidRPr="00E04DC7" w:rsidRDefault="00AC5000" w:rsidP="00AC5000"/>
        </w:tc>
      </w:tr>
      <w:tr w:rsidR="00AC5000" w:rsidRPr="00E04DC7" w14:paraId="3AB97DDE" w14:textId="77777777" w:rsidTr="00AC5000">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D8D226" w14:textId="77777777" w:rsidR="00AC5000" w:rsidRPr="00E04DC7" w:rsidRDefault="00AC5000" w:rsidP="00AC5000">
            <w:pPr>
              <w:rPr>
                <w:rFonts w:eastAsiaTheme="minorHAnsi" w:cs="Arial"/>
                <w:b/>
                <w:bCs/>
                <w:sz w:val="16"/>
                <w:szCs w:val="14"/>
              </w:rPr>
            </w:pPr>
            <w:r w:rsidRPr="00E04DC7">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B02D5B7" w14:textId="79F1C213" w:rsidR="00AC5000" w:rsidRPr="00E04DC7" w:rsidRDefault="00DB37A1" w:rsidP="00AC5000">
            <w:r w:rsidRPr="00E04DC7">
              <w:t>Non-buttonlss</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CDCC7C" w14:textId="77777777" w:rsidR="00AC5000" w:rsidRPr="00E04DC7" w:rsidRDefault="00AC5000" w:rsidP="00AC5000">
            <w:pPr>
              <w:rPr>
                <w:rFonts w:cs="Arial"/>
                <w:b/>
                <w:bCs/>
                <w:sz w:val="16"/>
                <w:szCs w:val="14"/>
              </w:rPr>
            </w:pPr>
            <w:r w:rsidRPr="00E04DC7">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2A8665" w14:textId="77777777" w:rsidR="00AC5000" w:rsidRPr="00E04DC7" w:rsidRDefault="00AC5000" w:rsidP="00AC5000"/>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A727FE5" w14:textId="77777777" w:rsidR="00AC5000" w:rsidRPr="00E04DC7" w:rsidRDefault="00AC5000" w:rsidP="00AC5000">
            <w:pPr>
              <w:ind w:left="128"/>
              <w:rPr>
                <w:rFonts w:cs="Arial"/>
                <w:b/>
                <w:bCs/>
                <w:sz w:val="16"/>
                <w:szCs w:val="14"/>
              </w:rPr>
            </w:pPr>
            <w:r w:rsidRPr="00E04DC7">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5A15EAB" w14:textId="77777777" w:rsidR="00AC5000" w:rsidRPr="00E04DC7" w:rsidRDefault="00AC5000" w:rsidP="00AC5000">
            <w:pPr>
              <w:ind w:left="141"/>
              <w:rPr>
                <w:rFonts w:cs="Arial"/>
                <w:color w:val="000000" w:themeColor="text1"/>
                <w:sz w:val="16"/>
                <w:szCs w:val="14"/>
              </w:rPr>
            </w:pPr>
            <w:r w:rsidRPr="00E04DC7">
              <w:rPr>
                <w:rFonts w:cs="Arial"/>
                <w:color w:val="000000" w:themeColor="text1"/>
                <w:sz w:val="16"/>
                <w:szCs w:val="14"/>
              </w:rPr>
              <w:t>In-Progress</w:t>
            </w:r>
          </w:p>
        </w:tc>
      </w:tr>
      <w:tr w:rsidR="00AC5000" w:rsidRPr="00E04DC7" w14:paraId="0322D763" w14:textId="77777777" w:rsidTr="00AC5000">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91E8CE1" w14:textId="52726348" w:rsidR="00AC5000" w:rsidRPr="00E04DC7" w:rsidRDefault="00BA62C5" w:rsidP="00AC5000">
            <w:pPr>
              <w:rPr>
                <w:rFonts w:cs="Arial"/>
                <w:bCs/>
                <w:color w:val="808080" w:themeColor="background1" w:themeShade="80"/>
                <w:sz w:val="16"/>
                <w:szCs w:val="14"/>
              </w:rPr>
            </w:pPr>
            <w:hyperlink r:id="rId68" w:history="1">
              <w:r w:rsidR="00AC5000" w:rsidRPr="00E04DC7">
                <w:rPr>
                  <w:rStyle w:val="Hyperlink"/>
                  <w:rFonts w:cs="Arial"/>
                  <w:bCs/>
                  <w:sz w:val="16"/>
                  <w:szCs w:val="14"/>
                </w:rPr>
                <w:t>Req. Template</w:t>
              </w:r>
            </w:hyperlink>
            <w:r w:rsidR="00AC5000" w:rsidRPr="00E04DC7">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40F8EC6" w14:textId="431E53BA" w:rsidR="00AC5000" w:rsidRPr="00E04DC7" w:rsidRDefault="00AC5000" w:rsidP="00AC5000">
            <w:pPr>
              <w:rPr>
                <w:rFonts w:cs="Arial"/>
                <w:bCs/>
                <w:color w:val="808080" w:themeColor="background1" w:themeShade="80"/>
                <w:sz w:val="16"/>
                <w:szCs w:val="14"/>
              </w:rPr>
            </w:pPr>
            <w:r w:rsidRPr="00E04DC7">
              <w:rPr>
                <w:rFonts w:cs="Arial"/>
                <w:bCs/>
                <w:color w:val="808080" w:themeColor="background1" w:themeShade="80"/>
                <w:sz w:val="16"/>
                <w:szCs w:val="14"/>
              </w:rPr>
              <w:fldChar w:fldCharType="begin"/>
            </w:r>
            <w:r w:rsidRPr="00E04DC7">
              <w:rPr>
                <w:rFonts w:cs="Arial"/>
                <w:bCs/>
                <w:color w:val="808080" w:themeColor="background1" w:themeShade="80"/>
                <w:sz w:val="16"/>
                <w:szCs w:val="14"/>
              </w:rPr>
              <w:instrText xml:space="preserve"> DOCPROPERTY  TemplateVersion  \* MERGEFORMAT </w:instrText>
            </w:r>
            <w:r w:rsidRPr="00E04DC7">
              <w:rPr>
                <w:rFonts w:cs="Arial"/>
                <w:bCs/>
                <w:color w:val="808080" w:themeColor="background1" w:themeShade="80"/>
                <w:sz w:val="16"/>
                <w:szCs w:val="14"/>
              </w:rPr>
              <w:fldChar w:fldCharType="separate"/>
            </w:r>
            <w:r w:rsidR="002F02E1">
              <w:rPr>
                <w:rFonts w:cs="Arial"/>
                <w:bCs/>
                <w:color w:val="808080" w:themeColor="background1" w:themeShade="80"/>
                <w:sz w:val="16"/>
                <w:szCs w:val="14"/>
              </w:rPr>
              <w:t>6</w:t>
            </w:r>
            <w:r w:rsidRPr="00E04DC7">
              <w:rPr>
                <w:rFonts w:cs="Arial"/>
                <w:bCs/>
                <w:color w:val="808080" w:themeColor="background1" w:themeShade="80"/>
                <w:sz w:val="16"/>
                <w:szCs w:val="14"/>
              </w:rPr>
              <w:fldChar w:fldCharType="end"/>
            </w:r>
            <w:r w:rsidRPr="00E04DC7">
              <w:rPr>
                <w:rFonts w:cs="Arial"/>
                <w:bCs/>
                <w:color w:val="808080" w:themeColor="background1" w:themeShade="80"/>
                <w:sz w:val="16"/>
                <w:szCs w:val="14"/>
              </w:rPr>
              <w:t>.</w:t>
            </w:r>
            <w:r w:rsidRPr="00E04DC7">
              <w:rPr>
                <w:rFonts w:cs="Arial"/>
                <w:bCs/>
                <w:color w:val="808080" w:themeColor="background1" w:themeShade="80"/>
                <w:sz w:val="16"/>
                <w:szCs w:val="14"/>
              </w:rPr>
              <w:fldChar w:fldCharType="begin"/>
            </w:r>
            <w:r w:rsidRPr="00E04DC7">
              <w:rPr>
                <w:rFonts w:cs="Arial"/>
                <w:bCs/>
                <w:color w:val="808080" w:themeColor="background1" w:themeShade="80"/>
                <w:sz w:val="16"/>
                <w:szCs w:val="14"/>
              </w:rPr>
              <w:instrText xml:space="preserve"> DOCPROPERTY  TemplateRevision  \* MERGEFORMAT </w:instrText>
            </w:r>
            <w:r w:rsidRPr="00E04DC7">
              <w:rPr>
                <w:rFonts w:cs="Arial"/>
                <w:bCs/>
                <w:color w:val="808080" w:themeColor="background1" w:themeShade="80"/>
                <w:sz w:val="16"/>
                <w:szCs w:val="14"/>
              </w:rPr>
              <w:fldChar w:fldCharType="separate"/>
            </w:r>
            <w:r w:rsidR="002F02E1">
              <w:rPr>
                <w:rFonts w:cs="Arial"/>
                <w:bCs/>
                <w:color w:val="808080" w:themeColor="background1" w:themeShade="80"/>
                <w:sz w:val="16"/>
                <w:szCs w:val="14"/>
              </w:rPr>
              <w:t>0</w:t>
            </w:r>
            <w:r w:rsidRPr="00E04DC7">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3E4FF4D" w14:textId="77777777" w:rsidR="00AC5000" w:rsidRPr="00E04DC7" w:rsidRDefault="00AC5000" w:rsidP="00AC5000">
            <w:pPr>
              <w:jc w:val="right"/>
              <w:rPr>
                <w:rFonts w:cs="Arial"/>
                <w:bCs/>
                <w:color w:val="808080" w:themeColor="background1" w:themeShade="80"/>
                <w:sz w:val="16"/>
                <w:szCs w:val="14"/>
              </w:rPr>
            </w:pPr>
            <w:r w:rsidRPr="00E04DC7">
              <w:rPr>
                <w:rFonts w:cs="Arial"/>
                <w:bCs/>
                <w:color w:val="808080" w:themeColor="background1" w:themeShade="80"/>
                <w:sz w:val="16"/>
                <w:szCs w:val="14"/>
              </w:rPr>
              <w:t>End of Requirement</w:t>
            </w:r>
          </w:p>
        </w:tc>
      </w:tr>
    </w:tbl>
    <w:p w14:paraId="3D23B5EE" w14:textId="77777777" w:rsidR="00AC5000" w:rsidRPr="00E04DC7" w:rsidRDefault="00AC5000" w:rsidP="00CF7589"/>
    <w:p w14:paraId="3ABB98CC" w14:textId="30CB7F33" w:rsidR="00CF7589" w:rsidRPr="00E04DC7" w:rsidRDefault="00BA5BDC" w:rsidP="00CF7589">
      <w:pPr>
        <w:pStyle w:val="Heading2"/>
      </w:pPr>
      <w:bookmarkStart w:id="170" w:name="_Toc70700680"/>
      <w:r w:rsidRPr="00E04DC7">
        <w:t>DSI</w:t>
      </w:r>
      <w:r w:rsidR="00CF7589" w:rsidRPr="00E04DC7">
        <w:t xml:space="preserve"> Requirements</w:t>
      </w:r>
      <w:r w:rsidRPr="00E04DC7">
        <w:t xml:space="preserve"> for Buttonless Start</w:t>
      </w:r>
      <w:bookmarkEnd w:id="170"/>
    </w:p>
    <w:p w14:paraId="09DBA7AA" w14:textId="77777777" w:rsidR="000F03BE" w:rsidRPr="00E04DC7" w:rsidRDefault="000F03BE" w:rsidP="000F03BE"/>
    <w:p w14:paraId="74189126" w14:textId="3766F70F" w:rsidR="000F03BE" w:rsidRPr="00E04DC7" w:rsidRDefault="000F03BE" w:rsidP="000F03BE">
      <w:pPr>
        <w:pStyle w:val="RERequirement"/>
        <w:shd w:val="clear" w:color="auto" w:fill="F2F2F2" w:themeFill="background1" w:themeFillShade="F2"/>
      </w:pPr>
      <w:r w:rsidRPr="00E04DC7">
        <w:t>REQ-</w:t>
      </w:r>
      <w:r w:rsidR="0045699B" w:rsidRPr="00E04DC7">
        <w:t>000006</w:t>
      </w:r>
      <w:r w:rsidRPr="00E04DC7">
        <w:t xml:space="preserve">/A </w:t>
      </w:r>
      <w:r w:rsidR="0045699B" w:rsidRPr="00E04DC7">
        <w:t>DSI</w:t>
      </w:r>
      <w:r w:rsidRPr="00E04DC7">
        <w:t xml:space="preserve"> HMI</w:t>
      </w:r>
      <w:r w:rsidR="00F23C56" w:rsidRPr="00E04DC7">
        <w:t xml:space="preserve"> </w:t>
      </w:r>
      <w:r w:rsidR="00B8428D" w:rsidRPr="00E04DC7">
        <w:t>Menu</w:t>
      </w:r>
      <w:r w:rsidR="00F23C56" w:rsidRPr="00E04DC7">
        <w:t>- buttonless</w:t>
      </w:r>
    </w:p>
    <w:p w14:paraId="01053B55" w14:textId="54E876C3" w:rsidR="008C63DE" w:rsidRPr="00E04DC7" w:rsidRDefault="00A715AE" w:rsidP="000F03BE">
      <w:r w:rsidRPr="00E04DC7">
        <w:t xml:space="preserve">The </w:t>
      </w:r>
      <w:r w:rsidR="0045699B" w:rsidRPr="00E04DC7">
        <w:t>HMI</w:t>
      </w:r>
      <w:r w:rsidR="007363BD" w:rsidRPr="00E04DC7">
        <w:t xml:space="preserve"> shall </w:t>
      </w:r>
      <w:r w:rsidR="00DE5FDA" w:rsidRPr="00E04DC7">
        <w:t>display</w:t>
      </w:r>
      <w:r w:rsidR="00E7585A" w:rsidRPr="00E04DC7">
        <w:t xml:space="preserve"> </w:t>
      </w:r>
      <w:r w:rsidR="008A2EFD" w:rsidRPr="00E04DC7">
        <w:t xml:space="preserve">the DSI </w:t>
      </w:r>
      <w:r w:rsidR="0045699B" w:rsidRPr="00E04DC7">
        <w:t xml:space="preserve">menu </w:t>
      </w:r>
      <w:r w:rsidR="00DE5FDA" w:rsidRPr="00E04DC7">
        <w:t>under the following conditions:</w:t>
      </w:r>
    </w:p>
    <w:p w14:paraId="451EBBF3" w14:textId="7520E703" w:rsidR="006D428D" w:rsidRPr="00E04DC7" w:rsidRDefault="00DE5FDA" w:rsidP="00E04DC7">
      <w:pPr>
        <w:pStyle w:val="ListParagraph"/>
        <w:numPr>
          <w:ilvl w:val="0"/>
          <w:numId w:val="30"/>
        </w:numPr>
        <w:rPr>
          <w:rFonts w:ascii="Arial" w:hAnsi="Arial"/>
        </w:rPr>
      </w:pPr>
      <w:r w:rsidRPr="00E04DC7">
        <w:rPr>
          <w:rFonts w:ascii="Arial" w:hAnsi="Arial"/>
        </w:rPr>
        <w:t>Vehicle is in Park</w:t>
      </w:r>
      <w:r w:rsidR="00C035B7" w:rsidRPr="00E04DC7">
        <w:rPr>
          <w:rFonts w:ascii="Arial" w:hAnsi="Arial"/>
        </w:rPr>
        <w:t xml:space="preserve"> </w:t>
      </w:r>
    </w:p>
    <w:p w14:paraId="4258CAF5" w14:textId="5A6A8FE2" w:rsidR="00DE5FDA" w:rsidRPr="00E04DC7" w:rsidRDefault="007676A2" w:rsidP="00E04DC7">
      <w:pPr>
        <w:pStyle w:val="ListParagraph"/>
        <w:numPr>
          <w:ilvl w:val="0"/>
          <w:numId w:val="30"/>
        </w:numPr>
        <w:rPr>
          <w:rFonts w:ascii="Arial" w:hAnsi="Arial"/>
        </w:rPr>
      </w:pPr>
      <w:r w:rsidRPr="00E04DC7">
        <w:rPr>
          <w:rFonts w:ascii="Arial" w:hAnsi="Arial"/>
        </w:rPr>
        <w:t>Seatbelt is unbuckled</w:t>
      </w:r>
      <w:r w:rsidR="000C20E2" w:rsidRPr="00E04DC7">
        <w:rPr>
          <w:rFonts w:ascii="Arial" w:hAnsi="Arial"/>
        </w:rPr>
        <w:t>.</w:t>
      </w:r>
    </w:p>
    <w:p w14:paraId="36E4C22A" w14:textId="77777777" w:rsidR="00DE5FDA" w:rsidRPr="00E04DC7" w:rsidRDefault="00DE5FDA" w:rsidP="000F03BE"/>
    <w:p w14:paraId="2AE45A85" w14:textId="171A04FC" w:rsidR="008E314E" w:rsidRPr="00E04DC7" w:rsidRDefault="008E314E" w:rsidP="008E314E"/>
    <w:p w14:paraId="50A17D81" w14:textId="37BD0B40" w:rsidR="00312533" w:rsidRPr="00E04DC7" w:rsidRDefault="00312533" w:rsidP="00312533">
      <w:pPr>
        <w:pStyle w:val="RERequirement"/>
        <w:shd w:val="clear" w:color="auto" w:fill="F2F2F2" w:themeFill="background1" w:themeFillShade="F2"/>
      </w:pPr>
      <w:r w:rsidRPr="00E04DC7">
        <w:t>REQ-</w:t>
      </w:r>
      <w:r w:rsidR="0045699B" w:rsidRPr="00E04DC7">
        <w:t>000007</w:t>
      </w:r>
      <w:r w:rsidRPr="00E04DC7">
        <w:t xml:space="preserve">/A </w:t>
      </w:r>
      <w:r w:rsidR="0045699B" w:rsidRPr="00E04DC7">
        <w:t>D</w:t>
      </w:r>
      <w:r w:rsidR="00A15BD2">
        <w:t>river Selectable Idle Time</w:t>
      </w:r>
      <w:r w:rsidR="00F23C56" w:rsidRPr="00E04DC7">
        <w:t>- buttonless</w:t>
      </w:r>
    </w:p>
    <w:p w14:paraId="5E589527" w14:textId="5508B20B" w:rsidR="00312533" w:rsidRPr="00E04DC7" w:rsidRDefault="00312533" w:rsidP="00312533">
      <w:r w:rsidRPr="00E04DC7">
        <w:t xml:space="preserve">When the </w:t>
      </w:r>
      <w:r w:rsidR="0045699B" w:rsidRPr="00E04DC7">
        <w:t>DSI</w:t>
      </w:r>
      <w:r w:rsidR="006E3F01" w:rsidRPr="00E04DC7">
        <w:t xml:space="preserve"> </w:t>
      </w:r>
      <w:r w:rsidR="0045699B" w:rsidRPr="00E04DC7">
        <w:t xml:space="preserve">menu </w:t>
      </w:r>
      <w:r w:rsidR="006E3F01" w:rsidRPr="00E04DC7">
        <w:t>is displayed,</w:t>
      </w:r>
      <w:r w:rsidRPr="00E04DC7">
        <w:t xml:space="preserve"> the vehicle operator shall be able to keep the vehicle systems ON after leaving with the key</w:t>
      </w:r>
      <w:r w:rsidR="006C46CC" w:rsidRPr="00E04DC7">
        <w:t>, by selecting a time they would like the vehicle to remain ON for</w:t>
      </w:r>
      <w:r w:rsidRPr="00E04DC7">
        <w:t>.</w:t>
      </w:r>
    </w:p>
    <w:p w14:paraId="5C3DF9B5" w14:textId="11FEEB37" w:rsidR="00312533" w:rsidRPr="00E04DC7" w:rsidRDefault="00312533" w:rsidP="008E314E"/>
    <w:p w14:paraId="4B2308AB" w14:textId="77777777" w:rsidR="000608D4" w:rsidRPr="00E04DC7" w:rsidRDefault="000608D4" w:rsidP="008E314E"/>
    <w:p w14:paraId="15716447" w14:textId="1329ECAF" w:rsidR="008E314E" w:rsidRPr="00E04DC7" w:rsidRDefault="008E314E" w:rsidP="008E314E">
      <w:pPr>
        <w:pStyle w:val="RERequirement"/>
        <w:shd w:val="clear" w:color="auto" w:fill="F2F2F2" w:themeFill="background1" w:themeFillShade="F2"/>
      </w:pPr>
      <w:r w:rsidRPr="00E04DC7">
        <w:t>REQ-</w:t>
      </w:r>
      <w:r w:rsidR="0045699B" w:rsidRPr="00E04DC7">
        <w:t>000008</w:t>
      </w:r>
      <w:r w:rsidRPr="00E04DC7">
        <w:t xml:space="preserve">/A </w:t>
      </w:r>
      <w:r w:rsidR="0045699B" w:rsidRPr="00E04DC7">
        <w:t>DSI</w:t>
      </w:r>
      <w:r w:rsidR="000777F3" w:rsidRPr="00E04DC7">
        <w:t xml:space="preserve"> </w:t>
      </w:r>
      <w:r w:rsidR="0020079C" w:rsidRPr="00E04DC7">
        <w:t>Indefinite</w:t>
      </w:r>
      <w:r w:rsidR="0042235D" w:rsidRPr="00E04DC7">
        <w:t xml:space="preserve"> Idle</w:t>
      </w:r>
      <w:r w:rsidR="0020079C" w:rsidRPr="00E04DC7">
        <w:t xml:space="preserve"> Time</w:t>
      </w:r>
      <w:r w:rsidR="00F23C56" w:rsidRPr="00E04DC7">
        <w:t xml:space="preserve"> - buttonless</w:t>
      </w:r>
    </w:p>
    <w:p w14:paraId="3A20C7F8" w14:textId="4AC3B5DB" w:rsidR="008E314E" w:rsidRPr="00E04DC7" w:rsidRDefault="0042235D" w:rsidP="008E314E">
      <w:r w:rsidRPr="00E04DC7">
        <w:t xml:space="preserve">The vehicle operator shall be able to select </w:t>
      </w:r>
      <w:r w:rsidR="001E30A2" w:rsidRPr="00E04DC7">
        <w:t xml:space="preserve">an Indefinite </w:t>
      </w:r>
      <w:r w:rsidR="0020079C" w:rsidRPr="00E04DC7">
        <w:t>Idle Time on the Driver Information Display</w:t>
      </w:r>
      <w:r w:rsidR="00B1276A" w:rsidRPr="00E04DC7">
        <w:t>.</w:t>
      </w:r>
    </w:p>
    <w:p w14:paraId="43E2ACA7" w14:textId="77777777" w:rsidR="0042235D" w:rsidRPr="00E04DC7" w:rsidRDefault="0042235D" w:rsidP="008E314E"/>
    <w:p w14:paraId="6A45490C" w14:textId="5597E616" w:rsidR="008E314E" w:rsidRPr="00E04DC7" w:rsidRDefault="008E314E" w:rsidP="008E314E">
      <w:pPr>
        <w:pStyle w:val="RERequirement"/>
        <w:shd w:val="clear" w:color="auto" w:fill="F2F2F2" w:themeFill="background1" w:themeFillShade="F2"/>
      </w:pPr>
      <w:r w:rsidRPr="00E04DC7">
        <w:t>REQ-</w:t>
      </w:r>
      <w:r w:rsidR="0045699B" w:rsidRPr="00E04DC7">
        <w:t>000009</w:t>
      </w:r>
      <w:r w:rsidRPr="00E04DC7">
        <w:t xml:space="preserve">/A </w:t>
      </w:r>
      <w:r w:rsidR="00353503" w:rsidRPr="00E04DC7">
        <w:t xml:space="preserve">AEIS and </w:t>
      </w:r>
      <w:r w:rsidR="0045699B" w:rsidRPr="00E04DC7">
        <w:t>DSI</w:t>
      </w:r>
      <w:r w:rsidR="00F23C56" w:rsidRPr="00E04DC7">
        <w:t xml:space="preserve"> - buttonless</w:t>
      </w:r>
    </w:p>
    <w:p w14:paraId="7F6D526C" w14:textId="3F62CD3B" w:rsidR="005E38C7" w:rsidRPr="00E04DC7" w:rsidRDefault="00353503" w:rsidP="008E314E">
      <w:r w:rsidRPr="00E04DC7">
        <w:t>AEIS shall run</w:t>
      </w:r>
      <w:r w:rsidR="005E38C7" w:rsidRPr="00E04DC7">
        <w:t xml:space="preserve"> normally while Driver Selectable Idle is not active</w:t>
      </w:r>
      <w:r w:rsidR="0045699B" w:rsidRPr="00E04DC7">
        <w:t xml:space="preserve"> and all other </w:t>
      </w:r>
      <w:r w:rsidR="00F23D43" w:rsidRPr="00E04DC7">
        <w:t>feature preconditions are met.</w:t>
      </w:r>
    </w:p>
    <w:p w14:paraId="48838ABC" w14:textId="77777777" w:rsidR="005E38C7" w:rsidRPr="00E04DC7" w:rsidRDefault="005E38C7" w:rsidP="008E314E"/>
    <w:p w14:paraId="2F6C3A9E" w14:textId="5541390C" w:rsidR="008E314E" w:rsidRPr="00E04DC7" w:rsidRDefault="008E314E" w:rsidP="008E314E">
      <w:pPr>
        <w:pStyle w:val="RERequirement"/>
        <w:shd w:val="clear" w:color="auto" w:fill="F2F2F2" w:themeFill="background1" w:themeFillShade="F2"/>
      </w:pPr>
      <w:r w:rsidRPr="00E04DC7">
        <w:t>REQ-00000</w:t>
      </w:r>
      <w:r w:rsidR="00840339" w:rsidRPr="00E04DC7">
        <w:t>10</w:t>
      </w:r>
      <w:r w:rsidRPr="00E04DC7">
        <w:t xml:space="preserve">/A </w:t>
      </w:r>
      <w:r w:rsidR="00B16DFC" w:rsidRPr="00E04DC7">
        <w:t xml:space="preserve">Deactivate </w:t>
      </w:r>
      <w:r w:rsidR="00F23D43" w:rsidRPr="00E04DC7">
        <w:t>DSI</w:t>
      </w:r>
      <w:r w:rsidRPr="00E04DC7">
        <w:t xml:space="preserve"> </w:t>
      </w:r>
      <w:r w:rsidR="00F23C56" w:rsidRPr="00E04DC7">
        <w:t>- buttonless</w:t>
      </w:r>
    </w:p>
    <w:p w14:paraId="66117F76" w14:textId="45303B53" w:rsidR="008E314E" w:rsidRDefault="00B16DFC" w:rsidP="008E314E">
      <w:r w:rsidRPr="00E04DC7">
        <w:t xml:space="preserve">The vehicle operator shall be able to deactivate DSI through the </w:t>
      </w:r>
      <w:r w:rsidR="00F23D43" w:rsidRPr="00E04DC7">
        <w:t>HMI</w:t>
      </w:r>
      <w:r w:rsidR="00843F84" w:rsidRPr="00E04DC7">
        <w:t>.</w:t>
      </w:r>
    </w:p>
    <w:p w14:paraId="6660AB0D" w14:textId="4B4C9239" w:rsidR="00E11705" w:rsidRPr="00E04DC7" w:rsidRDefault="00847423" w:rsidP="008E314E">
      <w:r>
        <w:t>When the vehicle is no longer in Park, DSI shall be deactivated.</w:t>
      </w:r>
    </w:p>
    <w:p w14:paraId="56B6400C" w14:textId="77777777" w:rsidR="00312533" w:rsidRPr="00E04DC7" w:rsidRDefault="00312533" w:rsidP="00312533"/>
    <w:p w14:paraId="28C3FF73" w14:textId="0B47F6F7" w:rsidR="00312533" w:rsidRPr="00E04DC7" w:rsidRDefault="00312533" w:rsidP="00312533">
      <w:pPr>
        <w:pStyle w:val="RERequirement"/>
        <w:shd w:val="clear" w:color="auto" w:fill="F2F2F2" w:themeFill="background1" w:themeFillShade="F2"/>
      </w:pPr>
      <w:r w:rsidRPr="00E04DC7">
        <w:t>REQ-00000</w:t>
      </w:r>
      <w:r w:rsidR="00840339" w:rsidRPr="00E04DC7">
        <w:t>11</w:t>
      </w:r>
      <w:r w:rsidRPr="00E04DC7">
        <w:t xml:space="preserve">/A </w:t>
      </w:r>
      <w:r w:rsidR="002D1F19" w:rsidRPr="00E04DC7">
        <w:t>DSI</w:t>
      </w:r>
      <w:r w:rsidRPr="00E04DC7">
        <w:t xml:space="preserve"> State</w:t>
      </w:r>
      <w:r w:rsidR="002D1F19" w:rsidRPr="00E04DC7">
        <w:t>s</w:t>
      </w:r>
      <w:r w:rsidR="00F23C56" w:rsidRPr="00E04DC7">
        <w:t xml:space="preserve"> - buttonless</w:t>
      </w:r>
    </w:p>
    <w:p w14:paraId="022BB89F" w14:textId="77777777" w:rsidR="00312533" w:rsidRPr="00E04DC7" w:rsidRDefault="00312533" w:rsidP="00312533">
      <w:r w:rsidRPr="00E04DC7">
        <w:t>The PCM shall inform the BCM of the state of the Feature.</w:t>
      </w:r>
    </w:p>
    <w:p w14:paraId="62565712" w14:textId="77777777" w:rsidR="00312533" w:rsidRPr="00E04DC7" w:rsidRDefault="00312533" w:rsidP="00312533"/>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312533" w:rsidRPr="00E04DC7" w14:paraId="1B7D5DB1" w14:textId="77777777" w:rsidTr="00E24E03">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55726EF" w14:textId="77777777" w:rsidR="00312533" w:rsidRPr="00E04DC7" w:rsidRDefault="00312533" w:rsidP="00E24E03">
            <w:pPr>
              <w:rPr>
                <w:rFonts w:eastAsiaTheme="minorHAnsi" w:cs="Arial"/>
                <w:bCs/>
                <w:color w:val="808080" w:themeColor="background1" w:themeShade="80"/>
                <w:sz w:val="16"/>
                <w:szCs w:val="14"/>
              </w:rPr>
            </w:pPr>
            <w:r w:rsidRPr="00E04DC7">
              <w:rPr>
                <w:rFonts w:cs="Arial"/>
                <w:bCs/>
                <w:color w:val="808080" w:themeColor="background1" w:themeShade="80"/>
                <w:sz w:val="16"/>
                <w:szCs w:val="14"/>
              </w:rPr>
              <w:t>Requirement ID: REQ-397779/A</w:t>
            </w:r>
          </w:p>
        </w:tc>
      </w:tr>
      <w:tr w:rsidR="00312533" w:rsidRPr="00E04DC7" w14:paraId="2EB29DED" w14:textId="77777777" w:rsidTr="00E24E03">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8011FD" w14:textId="77777777" w:rsidR="00312533" w:rsidRPr="00E04DC7" w:rsidRDefault="00312533" w:rsidP="00E24E03">
            <w:pPr>
              <w:rPr>
                <w:rFonts w:eastAsiaTheme="minorHAnsi" w:cs="Arial"/>
                <w:b/>
                <w:bCs/>
                <w:sz w:val="16"/>
                <w:szCs w:val="14"/>
              </w:rPr>
            </w:pPr>
            <w:r w:rsidRPr="00E04DC7">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3EE3B6" w14:textId="77777777" w:rsidR="00312533" w:rsidRPr="00E04DC7" w:rsidRDefault="00312533" w:rsidP="00E24E03">
            <w:pPr>
              <w:rPr>
                <w:rFonts w:cs="Arial"/>
                <w:color w:val="000000" w:themeColor="text1"/>
                <w:sz w:val="16"/>
                <w:szCs w:val="14"/>
              </w:rPr>
            </w:pPr>
            <w:r w:rsidRPr="00E04DC7">
              <w:rPr>
                <w:rFonts w:cs="Arial"/>
                <w:color w:val="000000" w:themeColor="text1"/>
                <w:sz w:val="16"/>
                <w:szCs w:val="14"/>
              </w:rPr>
              <w:t>This allows the BCM to know if the vehicle operator wishes the vehicle to shutdown immediately (on door close and no key detected) or keep the vehicle systems ON.</w:t>
            </w:r>
          </w:p>
        </w:tc>
      </w:tr>
      <w:tr w:rsidR="00312533" w:rsidRPr="00E04DC7" w14:paraId="6041B93E" w14:textId="77777777" w:rsidTr="00E24E03">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615AA7" w14:textId="77777777" w:rsidR="00312533" w:rsidRPr="00E04DC7" w:rsidRDefault="00312533" w:rsidP="00E24E03">
            <w:pPr>
              <w:rPr>
                <w:rFonts w:eastAsiaTheme="minorHAnsi" w:cs="Arial"/>
                <w:b/>
                <w:bCs/>
                <w:sz w:val="16"/>
                <w:szCs w:val="14"/>
              </w:rPr>
            </w:pPr>
            <w:r w:rsidRPr="00E04DC7">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DF6C11" w14:textId="77777777" w:rsidR="00312533" w:rsidRPr="00E04DC7" w:rsidRDefault="00312533" w:rsidP="00E24E03"/>
        </w:tc>
      </w:tr>
      <w:tr w:rsidR="00312533" w:rsidRPr="00E04DC7" w14:paraId="35BDA489" w14:textId="77777777" w:rsidTr="00E24E03">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6C5D08" w14:textId="77777777" w:rsidR="00312533" w:rsidRPr="00E04DC7" w:rsidRDefault="00312533" w:rsidP="00E24E03">
            <w:pPr>
              <w:rPr>
                <w:rFonts w:cs="Arial"/>
                <w:sz w:val="16"/>
                <w:szCs w:val="14"/>
              </w:rPr>
            </w:pPr>
            <w:r w:rsidRPr="00E04DC7">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39F01E" w14:textId="77777777" w:rsidR="00312533" w:rsidRPr="00E04DC7" w:rsidRDefault="00312533" w:rsidP="00E24E03"/>
        </w:tc>
      </w:tr>
      <w:tr w:rsidR="00312533" w:rsidRPr="00E04DC7" w14:paraId="27EA2E24" w14:textId="77777777" w:rsidTr="00E24E03">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5DFC5A" w14:textId="77777777" w:rsidR="00312533" w:rsidRPr="00E04DC7" w:rsidRDefault="00312533" w:rsidP="00E24E03">
            <w:pPr>
              <w:rPr>
                <w:rFonts w:cs="Arial"/>
                <w:b/>
                <w:bCs/>
                <w:sz w:val="16"/>
                <w:szCs w:val="14"/>
              </w:rPr>
            </w:pPr>
            <w:r w:rsidRPr="00E04DC7">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A6E7B3" w14:textId="77777777" w:rsidR="00312533" w:rsidRPr="00E04DC7" w:rsidRDefault="00312533" w:rsidP="00E24E0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D13CA84" w14:textId="77777777" w:rsidR="00312533" w:rsidRPr="00E04DC7" w:rsidRDefault="00312533" w:rsidP="00E24E03">
            <w:pPr>
              <w:ind w:left="139"/>
              <w:rPr>
                <w:rFonts w:cs="Arial"/>
                <w:b/>
                <w:bCs/>
                <w:sz w:val="16"/>
                <w:szCs w:val="14"/>
              </w:rPr>
            </w:pPr>
            <w:r w:rsidRPr="00E04DC7">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B4D19F9" w14:textId="77777777" w:rsidR="00312533" w:rsidRPr="00E04DC7" w:rsidRDefault="00312533" w:rsidP="00E24E03"/>
        </w:tc>
      </w:tr>
      <w:tr w:rsidR="00312533" w:rsidRPr="00E04DC7" w14:paraId="65E284C9" w14:textId="77777777" w:rsidTr="00E24E03">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F8D5E5" w14:textId="77777777" w:rsidR="00312533" w:rsidRPr="00E04DC7" w:rsidRDefault="00312533" w:rsidP="00E24E03">
            <w:pPr>
              <w:rPr>
                <w:rFonts w:cs="Arial"/>
                <w:b/>
                <w:bCs/>
                <w:sz w:val="16"/>
                <w:szCs w:val="14"/>
              </w:rPr>
            </w:pPr>
            <w:r w:rsidRPr="00E04DC7">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32A296" w14:textId="77777777" w:rsidR="00312533" w:rsidRPr="00E04DC7" w:rsidRDefault="00312533" w:rsidP="00E24E0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79419A6" w14:textId="77777777" w:rsidR="00312533" w:rsidRPr="00E04DC7" w:rsidRDefault="00312533" w:rsidP="00E24E03">
            <w:pPr>
              <w:ind w:left="139"/>
              <w:rPr>
                <w:rFonts w:cs="Arial"/>
                <w:b/>
                <w:bCs/>
                <w:sz w:val="16"/>
                <w:szCs w:val="16"/>
              </w:rPr>
            </w:pPr>
            <w:r w:rsidRPr="00E04DC7">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7A8E83F" w14:textId="77777777" w:rsidR="00312533" w:rsidRPr="00E04DC7" w:rsidRDefault="00312533" w:rsidP="00E24E03"/>
        </w:tc>
      </w:tr>
      <w:tr w:rsidR="00312533" w:rsidRPr="00E04DC7" w14:paraId="3E69F90B" w14:textId="77777777" w:rsidTr="00E24E03">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0D134C" w14:textId="77777777" w:rsidR="00312533" w:rsidRPr="00E04DC7" w:rsidRDefault="00312533" w:rsidP="00E24E03">
            <w:pPr>
              <w:rPr>
                <w:rFonts w:eastAsiaTheme="minorHAnsi" w:cs="Arial"/>
                <w:b/>
                <w:bCs/>
                <w:sz w:val="16"/>
                <w:szCs w:val="14"/>
              </w:rPr>
            </w:pPr>
            <w:r w:rsidRPr="00E04DC7">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6AA2341" w14:textId="77777777" w:rsidR="00312533" w:rsidRPr="00E04DC7" w:rsidRDefault="00312533" w:rsidP="00E24E03"/>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172385" w14:textId="77777777" w:rsidR="00312533" w:rsidRPr="00E04DC7" w:rsidRDefault="00312533" w:rsidP="00E24E03">
            <w:pPr>
              <w:rPr>
                <w:rFonts w:cs="Arial"/>
                <w:b/>
                <w:bCs/>
                <w:sz w:val="16"/>
                <w:szCs w:val="14"/>
              </w:rPr>
            </w:pPr>
            <w:r w:rsidRPr="00E04DC7">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BA73EA" w14:textId="77777777" w:rsidR="00312533" w:rsidRPr="00E04DC7" w:rsidRDefault="00312533" w:rsidP="00E24E0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DFDC699" w14:textId="77777777" w:rsidR="00312533" w:rsidRPr="00E04DC7" w:rsidRDefault="00312533" w:rsidP="00E24E03">
            <w:pPr>
              <w:ind w:left="128"/>
              <w:rPr>
                <w:rFonts w:cs="Arial"/>
                <w:b/>
                <w:bCs/>
                <w:sz w:val="16"/>
                <w:szCs w:val="14"/>
              </w:rPr>
            </w:pPr>
            <w:r w:rsidRPr="00E04DC7">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BB8DFAE" w14:textId="77777777" w:rsidR="00312533" w:rsidRPr="00E04DC7" w:rsidRDefault="00312533" w:rsidP="00E24E03">
            <w:pPr>
              <w:ind w:left="141"/>
              <w:rPr>
                <w:rFonts w:cs="Arial"/>
                <w:color w:val="000000" w:themeColor="text1"/>
                <w:sz w:val="16"/>
                <w:szCs w:val="14"/>
              </w:rPr>
            </w:pPr>
            <w:r w:rsidRPr="00E04DC7">
              <w:rPr>
                <w:rFonts w:cs="Arial"/>
                <w:color w:val="000000" w:themeColor="text1"/>
                <w:sz w:val="16"/>
                <w:szCs w:val="14"/>
              </w:rPr>
              <w:t>In-Progress</w:t>
            </w:r>
          </w:p>
        </w:tc>
      </w:tr>
      <w:tr w:rsidR="00312533" w:rsidRPr="00E04DC7" w14:paraId="0FEB8F99" w14:textId="77777777" w:rsidTr="00E24E03">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283E4E1" w14:textId="7D7EDAA3" w:rsidR="00312533" w:rsidRPr="00E04DC7" w:rsidRDefault="00BA62C5" w:rsidP="00E24E03">
            <w:pPr>
              <w:rPr>
                <w:rFonts w:cs="Arial"/>
                <w:bCs/>
                <w:color w:val="808080" w:themeColor="background1" w:themeShade="80"/>
                <w:sz w:val="16"/>
                <w:szCs w:val="14"/>
              </w:rPr>
            </w:pPr>
            <w:hyperlink r:id="rId69" w:history="1">
              <w:r w:rsidR="00312533" w:rsidRPr="00E04DC7">
                <w:rPr>
                  <w:rStyle w:val="Hyperlink"/>
                  <w:rFonts w:cs="Arial"/>
                  <w:bCs/>
                  <w:sz w:val="16"/>
                  <w:szCs w:val="14"/>
                </w:rPr>
                <w:t>Req. Template</w:t>
              </w:r>
            </w:hyperlink>
            <w:r w:rsidR="00312533" w:rsidRPr="00E04DC7">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8F042F7" w14:textId="2AB965E6" w:rsidR="00312533" w:rsidRPr="00E04DC7" w:rsidRDefault="00312533" w:rsidP="00E24E03">
            <w:pPr>
              <w:rPr>
                <w:rFonts w:cs="Arial"/>
                <w:bCs/>
                <w:color w:val="808080" w:themeColor="background1" w:themeShade="80"/>
                <w:sz w:val="16"/>
                <w:szCs w:val="14"/>
              </w:rPr>
            </w:pPr>
            <w:r w:rsidRPr="00E04DC7">
              <w:rPr>
                <w:rFonts w:cs="Arial"/>
                <w:bCs/>
                <w:color w:val="808080" w:themeColor="background1" w:themeShade="80"/>
                <w:sz w:val="16"/>
                <w:szCs w:val="14"/>
              </w:rPr>
              <w:fldChar w:fldCharType="begin"/>
            </w:r>
            <w:r w:rsidRPr="00E04DC7">
              <w:rPr>
                <w:rFonts w:cs="Arial"/>
                <w:bCs/>
                <w:color w:val="808080" w:themeColor="background1" w:themeShade="80"/>
                <w:sz w:val="16"/>
                <w:szCs w:val="14"/>
              </w:rPr>
              <w:instrText xml:space="preserve"> DOCPROPERTY  TemplateVersion  \* MERGEFORMAT </w:instrText>
            </w:r>
            <w:r w:rsidRPr="00E04DC7">
              <w:rPr>
                <w:rFonts w:cs="Arial"/>
                <w:bCs/>
                <w:color w:val="808080" w:themeColor="background1" w:themeShade="80"/>
                <w:sz w:val="16"/>
                <w:szCs w:val="14"/>
              </w:rPr>
              <w:fldChar w:fldCharType="separate"/>
            </w:r>
            <w:r w:rsidR="002F02E1">
              <w:rPr>
                <w:rFonts w:cs="Arial"/>
                <w:bCs/>
                <w:color w:val="808080" w:themeColor="background1" w:themeShade="80"/>
                <w:sz w:val="16"/>
                <w:szCs w:val="14"/>
              </w:rPr>
              <w:t>6</w:t>
            </w:r>
            <w:r w:rsidRPr="00E04DC7">
              <w:rPr>
                <w:rFonts w:cs="Arial"/>
                <w:bCs/>
                <w:color w:val="808080" w:themeColor="background1" w:themeShade="80"/>
                <w:sz w:val="16"/>
                <w:szCs w:val="14"/>
              </w:rPr>
              <w:fldChar w:fldCharType="end"/>
            </w:r>
            <w:r w:rsidRPr="00E04DC7">
              <w:rPr>
                <w:rFonts w:cs="Arial"/>
                <w:bCs/>
                <w:color w:val="808080" w:themeColor="background1" w:themeShade="80"/>
                <w:sz w:val="16"/>
                <w:szCs w:val="14"/>
              </w:rPr>
              <w:t>.</w:t>
            </w:r>
            <w:r w:rsidRPr="00E04DC7">
              <w:rPr>
                <w:rFonts w:cs="Arial"/>
                <w:bCs/>
                <w:color w:val="808080" w:themeColor="background1" w:themeShade="80"/>
                <w:sz w:val="16"/>
                <w:szCs w:val="14"/>
              </w:rPr>
              <w:fldChar w:fldCharType="begin"/>
            </w:r>
            <w:r w:rsidRPr="00E04DC7">
              <w:rPr>
                <w:rFonts w:cs="Arial"/>
                <w:bCs/>
                <w:color w:val="808080" w:themeColor="background1" w:themeShade="80"/>
                <w:sz w:val="16"/>
                <w:szCs w:val="14"/>
              </w:rPr>
              <w:instrText xml:space="preserve"> DOCPROPERTY  TemplateRevision  \* MERGEFORMAT </w:instrText>
            </w:r>
            <w:r w:rsidRPr="00E04DC7">
              <w:rPr>
                <w:rFonts w:cs="Arial"/>
                <w:bCs/>
                <w:color w:val="808080" w:themeColor="background1" w:themeShade="80"/>
                <w:sz w:val="16"/>
                <w:szCs w:val="14"/>
              </w:rPr>
              <w:fldChar w:fldCharType="separate"/>
            </w:r>
            <w:r w:rsidR="002F02E1">
              <w:rPr>
                <w:rFonts w:cs="Arial"/>
                <w:bCs/>
                <w:color w:val="808080" w:themeColor="background1" w:themeShade="80"/>
                <w:sz w:val="16"/>
                <w:szCs w:val="14"/>
              </w:rPr>
              <w:t>0</w:t>
            </w:r>
            <w:r w:rsidRPr="00E04DC7">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445AC30" w14:textId="77777777" w:rsidR="00312533" w:rsidRPr="00E04DC7" w:rsidRDefault="00312533" w:rsidP="00E24E03">
            <w:pPr>
              <w:jc w:val="right"/>
              <w:rPr>
                <w:rFonts w:cs="Arial"/>
                <w:bCs/>
                <w:color w:val="808080" w:themeColor="background1" w:themeShade="80"/>
                <w:sz w:val="16"/>
                <w:szCs w:val="14"/>
              </w:rPr>
            </w:pPr>
            <w:r w:rsidRPr="00E04DC7">
              <w:rPr>
                <w:rFonts w:cs="Arial"/>
                <w:bCs/>
                <w:color w:val="808080" w:themeColor="background1" w:themeShade="80"/>
                <w:sz w:val="16"/>
                <w:szCs w:val="14"/>
              </w:rPr>
              <w:t>End of Requirement</w:t>
            </w:r>
          </w:p>
        </w:tc>
      </w:tr>
    </w:tbl>
    <w:p w14:paraId="5AF0921C" w14:textId="77777777" w:rsidR="00312533" w:rsidRPr="00E04DC7" w:rsidRDefault="00312533" w:rsidP="00312533"/>
    <w:p w14:paraId="36840BC7" w14:textId="4133A0FB" w:rsidR="00194546" w:rsidRPr="00E04DC7" w:rsidRDefault="00194546" w:rsidP="00194546">
      <w:pPr>
        <w:pStyle w:val="RERequirement"/>
        <w:shd w:val="clear" w:color="auto" w:fill="F2F2F2" w:themeFill="background1" w:themeFillShade="F2"/>
      </w:pPr>
      <w:r w:rsidRPr="00E04DC7">
        <w:t>REQ-00000</w:t>
      </w:r>
      <w:r w:rsidR="00840339" w:rsidRPr="00E04DC7">
        <w:t>12</w:t>
      </w:r>
      <w:r w:rsidRPr="00E04DC7">
        <w:t xml:space="preserve">/A </w:t>
      </w:r>
      <w:r w:rsidR="001C0599">
        <w:t xml:space="preserve">DSI and </w:t>
      </w:r>
      <w:r w:rsidRPr="00E04DC7">
        <w:t>Driver Exit Vehicle Shutdown</w:t>
      </w:r>
      <w:r w:rsidR="00F23C56" w:rsidRPr="00E04DC7">
        <w:t xml:space="preserve"> - buttonless</w:t>
      </w:r>
    </w:p>
    <w:p w14:paraId="11B5FD24" w14:textId="2DF94FCB" w:rsidR="00CB31B5" w:rsidRPr="00E04DC7" w:rsidRDefault="00DD45E3" w:rsidP="00194546">
      <w:r w:rsidRPr="00E04DC7">
        <w:t xml:space="preserve">While DSI is active, the BCM shall not </w:t>
      </w:r>
      <w:r w:rsidR="00E04DC7" w:rsidRPr="00E04DC7">
        <w:t>powerdown the vehicle as it would for</w:t>
      </w:r>
      <w:r w:rsidRPr="00E04DC7">
        <w:t xml:space="preserve"> a Primary Vehicle Powerdown</w:t>
      </w:r>
      <w:r w:rsidR="00E04DC7" w:rsidRPr="00E04DC7">
        <w:t xml:space="preserve"> scenario</w:t>
      </w:r>
      <w:r w:rsidR="00BF1AF1" w:rsidRPr="00E04DC7">
        <w:t>.</w:t>
      </w:r>
    </w:p>
    <w:p w14:paraId="25659832" w14:textId="4D245248" w:rsidR="007D7192" w:rsidRPr="00E04DC7" w:rsidRDefault="007D7192" w:rsidP="00765907"/>
    <w:p w14:paraId="4AE0CBD0" w14:textId="77777777" w:rsidR="00194546" w:rsidRPr="00E04DC7" w:rsidRDefault="00194546" w:rsidP="00194546"/>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194546" w:rsidRPr="00E04DC7" w14:paraId="378CF3B9" w14:textId="77777777" w:rsidTr="00E24E03">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F7BFFC" w14:textId="77777777" w:rsidR="00194546" w:rsidRPr="00E04DC7" w:rsidRDefault="00194546" w:rsidP="00E24E03">
            <w:pPr>
              <w:rPr>
                <w:rFonts w:eastAsiaTheme="minorHAnsi" w:cs="Arial"/>
                <w:bCs/>
                <w:color w:val="808080" w:themeColor="background1" w:themeShade="80"/>
                <w:sz w:val="16"/>
                <w:szCs w:val="14"/>
              </w:rPr>
            </w:pPr>
            <w:r w:rsidRPr="00E04DC7">
              <w:rPr>
                <w:rFonts w:cs="Arial"/>
                <w:bCs/>
                <w:color w:val="808080" w:themeColor="background1" w:themeShade="80"/>
                <w:sz w:val="16"/>
                <w:szCs w:val="14"/>
              </w:rPr>
              <w:t>Requirement ID: REQ-397779/A</w:t>
            </w:r>
          </w:p>
        </w:tc>
      </w:tr>
      <w:tr w:rsidR="00194546" w:rsidRPr="00E04DC7" w14:paraId="5C73A344" w14:textId="77777777" w:rsidTr="00E24E03">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6EDD7E" w14:textId="77777777" w:rsidR="00194546" w:rsidRPr="00E04DC7" w:rsidRDefault="00194546" w:rsidP="00E24E03">
            <w:pPr>
              <w:rPr>
                <w:rFonts w:eastAsiaTheme="minorHAnsi" w:cs="Arial"/>
                <w:b/>
                <w:bCs/>
                <w:sz w:val="16"/>
                <w:szCs w:val="14"/>
              </w:rPr>
            </w:pPr>
            <w:r w:rsidRPr="00E04DC7">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340A14" w14:textId="518919A3" w:rsidR="00194546" w:rsidRPr="00E04DC7" w:rsidRDefault="00194546" w:rsidP="00E24E03">
            <w:pPr>
              <w:rPr>
                <w:rFonts w:cs="Arial"/>
                <w:color w:val="000000" w:themeColor="text1"/>
                <w:sz w:val="16"/>
                <w:szCs w:val="14"/>
              </w:rPr>
            </w:pPr>
            <w:r w:rsidRPr="00E04DC7">
              <w:rPr>
                <w:rFonts w:cs="Arial"/>
                <w:color w:val="000000" w:themeColor="text1"/>
                <w:sz w:val="16"/>
                <w:szCs w:val="14"/>
              </w:rPr>
              <w:t xml:space="preserve">This allows the </w:t>
            </w:r>
            <w:r w:rsidR="00765907" w:rsidRPr="00E04DC7">
              <w:rPr>
                <w:rFonts w:cs="Arial"/>
                <w:color w:val="000000" w:themeColor="text1"/>
                <w:sz w:val="16"/>
                <w:szCs w:val="14"/>
              </w:rPr>
              <w:t xml:space="preserve">vehicle to </w:t>
            </w:r>
            <w:r w:rsidR="00840339" w:rsidRPr="00E04DC7">
              <w:rPr>
                <w:rFonts w:cs="Arial"/>
                <w:color w:val="000000" w:themeColor="text1"/>
                <w:sz w:val="16"/>
                <w:szCs w:val="14"/>
              </w:rPr>
              <w:t>to remain powered on after the driver exits the vehicle with the key</w:t>
            </w:r>
            <w:r w:rsidR="00765907" w:rsidRPr="00E04DC7">
              <w:rPr>
                <w:rFonts w:cs="Arial"/>
                <w:color w:val="000000" w:themeColor="text1"/>
                <w:sz w:val="16"/>
                <w:szCs w:val="14"/>
              </w:rPr>
              <w:t>.</w:t>
            </w:r>
          </w:p>
        </w:tc>
      </w:tr>
      <w:tr w:rsidR="00194546" w:rsidRPr="00E04DC7" w14:paraId="6DEB11B3" w14:textId="77777777" w:rsidTr="00E24E03">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4B473C" w14:textId="77777777" w:rsidR="00194546" w:rsidRPr="00E04DC7" w:rsidRDefault="00194546" w:rsidP="00E24E03">
            <w:pPr>
              <w:rPr>
                <w:rFonts w:eastAsiaTheme="minorHAnsi" w:cs="Arial"/>
                <w:b/>
                <w:bCs/>
                <w:sz w:val="16"/>
                <w:szCs w:val="14"/>
              </w:rPr>
            </w:pPr>
            <w:r w:rsidRPr="00E04DC7">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F8B956" w14:textId="77777777" w:rsidR="00194546" w:rsidRPr="00E04DC7" w:rsidRDefault="00194546" w:rsidP="00E24E03"/>
        </w:tc>
      </w:tr>
      <w:tr w:rsidR="00194546" w:rsidRPr="00E04DC7" w14:paraId="6A48DD69" w14:textId="77777777" w:rsidTr="00E24E03">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12EACC" w14:textId="77777777" w:rsidR="00194546" w:rsidRPr="00E04DC7" w:rsidRDefault="00194546" w:rsidP="00E24E03">
            <w:pPr>
              <w:rPr>
                <w:rFonts w:cs="Arial"/>
                <w:sz w:val="16"/>
                <w:szCs w:val="14"/>
              </w:rPr>
            </w:pPr>
            <w:r w:rsidRPr="00E04DC7">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C68E2A" w14:textId="02CC8E73" w:rsidR="00194546" w:rsidRPr="00E04DC7" w:rsidRDefault="003853E1" w:rsidP="00E24E03">
            <w:r w:rsidRPr="00E04DC7">
              <w:t xml:space="preserve">If seatbelt remains </w:t>
            </w:r>
            <w:r w:rsidR="00425899" w:rsidRPr="00E04DC7">
              <w:t>buckled,</w:t>
            </w:r>
            <w:r w:rsidRPr="00E04DC7">
              <w:t xml:space="preserve"> then normal AEIS will shutdown the vehicle after 30mins</w:t>
            </w:r>
          </w:p>
        </w:tc>
      </w:tr>
      <w:tr w:rsidR="00194546" w:rsidRPr="00E04DC7" w14:paraId="37093A4D" w14:textId="77777777" w:rsidTr="00E24E03">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630487" w14:textId="77777777" w:rsidR="00194546" w:rsidRPr="00E04DC7" w:rsidRDefault="00194546" w:rsidP="00E24E03">
            <w:pPr>
              <w:rPr>
                <w:rFonts w:cs="Arial"/>
                <w:b/>
                <w:bCs/>
                <w:sz w:val="16"/>
                <w:szCs w:val="14"/>
              </w:rPr>
            </w:pPr>
            <w:r w:rsidRPr="00E04DC7">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B15A6D" w14:textId="77777777" w:rsidR="00194546" w:rsidRPr="00E04DC7" w:rsidRDefault="00194546" w:rsidP="00E24E0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3E6E7F6" w14:textId="77777777" w:rsidR="00194546" w:rsidRPr="00E04DC7" w:rsidRDefault="00194546" w:rsidP="00E24E03">
            <w:pPr>
              <w:ind w:left="139"/>
              <w:rPr>
                <w:rFonts w:cs="Arial"/>
                <w:b/>
                <w:bCs/>
                <w:sz w:val="16"/>
                <w:szCs w:val="14"/>
              </w:rPr>
            </w:pPr>
            <w:r w:rsidRPr="00E04DC7">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C5D6C1C" w14:textId="77777777" w:rsidR="00194546" w:rsidRPr="00E04DC7" w:rsidRDefault="00194546" w:rsidP="00E24E03"/>
        </w:tc>
      </w:tr>
      <w:tr w:rsidR="00194546" w:rsidRPr="00E04DC7" w14:paraId="7252D3AF" w14:textId="77777777" w:rsidTr="00E24E03">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0E646D" w14:textId="77777777" w:rsidR="00194546" w:rsidRPr="00E04DC7" w:rsidRDefault="00194546" w:rsidP="00E24E03">
            <w:pPr>
              <w:rPr>
                <w:rFonts w:cs="Arial"/>
                <w:b/>
                <w:bCs/>
                <w:sz w:val="16"/>
                <w:szCs w:val="14"/>
              </w:rPr>
            </w:pPr>
            <w:r w:rsidRPr="00E04DC7">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2F9C3D" w14:textId="77777777" w:rsidR="00194546" w:rsidRPr="00E04DC7" w:rsidRDefault="00194546" w:rsidP="00E24E0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C89A6B4" w14:textId="77777777" w:rsidR="00194546" w:rsidRPr="00E04DC7" w:rsidRDefault="00194546" w:rsidP="00E24E03">
            <w:pPr>
              <w:ind w:left="139"/>
              <w:rPr>
                <w:rFonts w:cs="Arial"/>
                <w:b/>
                <w:bCs/>
                <w:sz w:val="16"/>
                <w:szCs w:val="16"/>
              </w:rPr>
            </w:pPr>
            <w:r w:rsidRPr="00E04DC7">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7CD195C" w14:textId="77777777" w:rsidR="00194546" w:rsidRPr="00E04DC7" w:rsidRDefault="00194546" w:rsidP="00E24E03"/>
        </w:tc>
      </w:tr>
      <w:tr w:rsidR="00194546" w:rsidRPr="00E04DC7" w14:paraId="51ACDCE8" w14:textId="77777777" w:rsidTr="00E24E03">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8FC4AD" w14:textId="77777777" w:rsidR="00194546" w:rsidRPr="00E04DC7" w:rsidRDefault="00194546" w:rsidP="00E24E03">
            <w:pPr>
              <w:rPr>
                <w:rFonts w:eastAsiaTheme="minorHAnsi" w:cs="Arial"/>
                <w:b/>
                <w:bCs/>
                <w:sz w:val="16"/>
                <w:szCs w:val="14"/>
              </w:rPr>
            </w:pPr>
            <w:r w:rsidRPr="00E04DC7">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C791477" w14:textId="77777777" w:rsidR="00194546" w:rsidRPr="00E04DC7" w:rsidRDefault="00194546" w:rsidP="00E24E03"/>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12D732" w14:textId="77777777" w:rsidR="00194546" w:rsidRPr="00E04DC7" w:rsidRDefault="00194546" w:rsidP="00E24E03">
            <w:pPr>
              <w:rPr>
                <w:rFonts w:cs="Arial"/>
                <w:b/>
                <w:bCs/>
                <w:sz w:val="16"/>
                <w:szCs w:val="14"/>
              </w:rPr>
            </w:pPr>
            <w:r w:rsidRPr="00E04DC7">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D67B52" w14:textId="77777777" w:rsidR="00194546" w:rsidRPr="00E04DC7" w:rsidRDefault="00194546" w:rsidP="00E24E03"/>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445D0D5" w14:textId="77777777" w:rsidR="00194546" w:rsidRPr="00E04DC7" w:rsidRDefault="00194546" w:rsidP="00E24E03">
            <w:pPr>
              <w:ind w:left="128"/>
              <w:rPr>
                <w:rFonts w:cs="Arial"/>
                <w:b/>
                <w:bCs/>
                <w:sz w:val="16"/>
                <w:szCs w:val="14"/>
              </w:rPr>
            </w:pPr>
            <w:r w:rsidRPr="00E04DC7">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5693F44" w14:textId="77777777" w:rsidR="00194546" w:rsidRPr="00E04DC7" w:rsidRDefault="00194546" w:rsidP="00E24E03">
            <w:pPr>
              <w:ind w:left="141"/>
              <w:rPr>
                <w:rFonts w:cs="Arial"/>
                <w:color w:val="000000" w:themeColor="text1"/>
                <w:sz w:val="16"/>
                <w:szCs w:val="14"/>
              </w:rPr>
            </w:pPr>
            <w:r w:rsidRPr="00E04DC7">
              <w:rPr>
                <w:rFonts w:cs="Arial"/>
                <w:color w:val="000000" w:themeColor="text1"/>
                <w:sz w:val="16"/>
                <w:szCs w:val="14"/>
              </w:rPr>
              <w:t>In-Progress</w:t>
            </w:r>
          </w:p>
        </w:tc>
      </w:tr>
      <w:tr w:rsidR="00194546" w:rsidRPr="00B3499B" w14:paraId="217D4636" w14:textId="77777777" w:rsidTr="00E04DC7">
        <w:tc>
          <w:tcPr>
            <w:tcW w:w="1890" w:type="dxa"/>
            <w:gridSpan w:val="2"/>
            <w:tcBorders>
              <w:top w:val="single" w:sz="4" w:space="0" w:color="7F7F7F" w:themeColor="text1" w:themeTint="80"/>
              <w:bottom w:val="single" w:sz="4" w:space="0" w:color="7F7F7F" w:themeColor="text1" w:themeTint="80"/>
            </w:tcBorders>
            <w:shd w:val="clear" w:color="auto" w:fill="D9D9D9" w:themeFill="background1" w:themeFillShade="D9"/>
            <w:tcMar>
              <w:top w:w="0" w:type="dxa"/>
              <w:left w:w="108" w:type="dxa"/>
              <w:bottom w:w="0" w:type="dxa"/>
              <w:right w:w="108" w:type="dxa"/>
            </w:tcMar>
          </w:tcPr>
          <w:p w14:paraId="6FA39BE0" w14:textId="2587029F" w:rsidR="00194546" w:rsidRPr="00E04DC7" w:rsidRDefault="00BA62C5" w:rsidP="00E24E03">
            <w:pPr>
              <w:rPr>
                <w:rFonts w:cs="Arial"/>
                <w:bCs/>
                <w:color w:val="808080" w:themeColor="background1" w:themeShade="80"/>
                <w:sz w:val="16"/>
                <w:szCs w:val="14"/>
              </w:rPr>
            </w:pPr>
            <w:hyperlink r:id="rId70" w:history="1">
              <w:r w:rsidR="00194546" w:rsidRPr="00E04DC7">
                <w:rPr>
                  <w:rStyle w:val="Hyperlink"/>
                  <w:rFonts w:cs="Arial"/>
                  <w:bCs/>
                  <w:sz w:val="16"/>
                  <w:szCs w:val="14"/>
                </w:rPr>
                <w:t>Req. Template</w:t>
              </w:r>
            </w:hyperlink>
            <w:r w:rsidR="00194546" w:rsidRPr="00E04DC7">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bottom w:val="single" w:sz="4" w:space="0" w:color="7F7F7F" w:themeColor="text1" w:themeTint="80"/>
            </w:tcBorders>
            <w:shd w:val="clear" w:color="auto" w:fill="D9D9D9" w:themeFill="background1" w:themeFillShade="D9"/>
            <w:tcMar>
              <w:top w:w="0" w:type="dxa"/>
              <w:left w:w="108" w:type="dxa"/>
              <w:bottom w:w="0" w:type="dxa"/>
              <w:right w:w="108" w:type="dxa"/>
            </w:tcMar>
          </w:tcPr>
          <w:p w14:paraId="729FDA48" w14:textId="20866C44" w:rsidR="00194546" w:rsidRPr="00E04DC7" w:rsidRDefault="00194546" w:rsidP="00E24E03">
            <w:pPr>
              <w:rPr>
                <w:rFonts w:cs="Arial"/>
                <w:bCs/>
                <w:color w:val="808080" w:themeColor="background1" w:themeShade="80"/>
                <w:sz w:val="16"/>
                <w:szCs w:val="14"/>
              </w:rPr>
            </w:pPr>
            <w:r w:rsidRPr="00E04DC7">
              <w:rPr>
                <w:rFonts w:cs="Arial"/>
                <w:bCs/>
                <w:color w:val="808080" w:themeColor="background1" w:themeShade="80"/>
                <w:sz w:val="16"/>
                <w:szCs w:val="14"/>
              </w:rPr>
              <w:fldChar w:fldCharType="begin"/>
            </w:r>
            <w:r w:rsidRPr="00E04DC7">
              <w:rPr>
                <w:rFonts w:cs="Arial"/>
                <w:bCs/>
                <w:color w:val="808080" w:themeColor="background1" w:themeShade="80"/>
                <w:sz w:val="16"/>
                <w:szCs w:val="14"/>
              </w:rPr>
              <w:instrText xml:space="preserve"> DOCPROPERTY  TemplateVersion  \* MERGEFORMAT </w:instrText>
            </w:r>
            <w:r w:rsidRPr="00E04DC7">
              <w:rPr>
                <w:rFonts w:cs="Arial"/>
                <w:bCs/>
                <w:color w:val="808080" w:themeColor="background1" w:themeShade="80"/>
                <w:sz w:val="16"/>
                <w:szCs w:val="14"/>
              </w:rPr>
              <w:fldChar w:fldCharType="separate"/>
            </w:r>
            <w:r w:rsidR="002F02E1">
              <w:rPr>
                <w:rFonts w:cs="Arial"/>
                <w:bCs/>
                <w:color w:val="808080" w:themeColor="background1" w:themeShade="80"/>
                <w:sz w:val="16"/>
                <w:szCs w:val="14"/>
              </w:rPr>
              <w:t>6</w:t>
            </w:r>
            <w:r w:rsidRPr="00E04DC7">
              <w:rPr>
                <w:rFonts w:cs="Arial"/>
                <w:bCs/>
                <w:color w:val="808080" w:themeColor="background1" w:themeShade="80"/>
                <w:sz w:val="16"/>
                <w:szCs w:val="14"/>
              </w:rPr>
              <w:fldChar w:fldCharType="end"/>
            </w:r>
            <w:r w:rsidRPr="00E04DC7">
              <w:rPr>
                <w:rFonts w:cs="Arial"/>
                <w:bCs/>
                <w:color w:val="808080" w:themeColor="background1" w:themeShade="80"/>
                <w:sz w:val="16"/>
                <w:szCs w:val="14"/>
              </w:rPr>
              <w:t>.</w:t>
            </w:r>
            <w:r w:rsidRPr="00E04DC7">
              <w:rPr>
                <w:rFonts w:cs="Arial"/>
                <w:bCs/>
                <w:color w:val="808080" w:themeColor="background1" w:themeShade="80"/>
                <w:sz w:val="16"/>
                <w:szCs w:val="14"/>
              </w:rPr>
              <w:fldChar w:fldCharType="begin"/>
            </w:r>
            <w:r w:rsidRPr="00E04DC7">
              <w:rPr>
                <w:rFonts w:cs="Arial"/>
                <w:bCs/>
                <w:color w:val="808080" w:themeColor="background1" w:themeShade="80"/>
                <w:sz w:val="16"/>
                <w:szCs w:val="14"/>
              </w:rPr>
              <w:instrText xml:space="preserve"> DOCPROPERTY  TemplateRevision  \* MERGEFORMAT </w:instrText>
            </w:r>
            <w:r w:rsidRPr="00E04DC7">
              <w:rPr>
                <w:rFonts w:cs="Arial"/>
                <w:bCs/>
                <w:color w:val="808080" w:themeColor="background1" w:themeShade="80"/>
                <w:sz w:val="16"/>
                <w:szCs w:val="14"/>
              </w:rPr>
              <w:fldChar w:fldCharType="separate"/>
            </w:r>
            <w:r w:rsidR="002F02E1">
              <w:rPr>
                <w:rFonts w:cs="Arial"/>
                <w:bCs/>
                <w:color w:val="808080" w:themeColor="background1" w:themeShade="80"/>
                <w:sz w:val="16"/>
                <w:szCs w:val="14"/>
              </w:rPr>
              <w:t>0</w:t>
            </w:r>
            <w:r w:rsidRPr="00E04DC7">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bottom w:val="single" w:sz="4" w:space="0" w:color="7F7F7F" w:themeColor="text1" w:themeTint="80"/>
            </w:tcBorders>
            <w:shd w:val="clear" w:color="auto" w:fill="D9D9D9" w:themeFill="background1" w:themeFillShade="D9"/>
            <w:tcMar>
              <w:top w:w="0" w:type="dxa"/>
              <w:left w:w="108" w:type="dxa"/>
              <w:bottom w:w="0" w:type="dxa"/>
              <w:right w:w="108" w:type="dxa"/>
            </w:tcMar>
          </w:tcPr>
          <w:p w14:paraId="7985EA5F" w14:textId="77777777" w:rsidR="00194546" w:rsidRPr="00B3499B" w:rsidRDefault="00194546" w:rsidP="00E24E03">
            <w:pPr>
              <w:jc w:val="right"/>
              <w:rPr>
                <w:rFonts w:cs="Arial"/>
                <w:bCs/>
                <w:color w:val="808080" w:themeColor="background1" w:themeShade="80"/>
                <w:sz w:val="16"/>
                <w:szCs w:val="14"/>
              </w:rPr>
            </w:pPr>
            <w:r w:rsidRPr="00E04DC7">
              <w:rPr>
                <w:rFonts w:cs="Arial"/>
                <w:bCs/>
                <w:color w:val="808080" w:themeColor="background1" w:themeShade="80"/>
                <w:sz w:val="16"/>
                <w:szCs w:val="14"/>
              </w:rPr>
              <w:t>End of Requirement</w:t>
            </w:r>
          </w:p>
        </w:tc>
      </w:tr>
    </w:tbl>
    <w:p w14:paraId="5BB75103" w14:textId="77777777" w:rsidR="00F16F37" w:rsidRDefault="00F16F37" w:rsidP="009A277F"/>
    <w:p w14:paraId="5135D075" w14:textId="23EE425D" w:rsidR="001A180F" w:rsidRPr="001A180F" w:rsidRDefault="008759BF" w:rsidP="001A180F">
      <w:pPr>
        <w:pStyle w:val="Heading2"/>
      </w:pPr>
      <w:bookmarkStart w:id="171" w:name="_Toc435447963"/>
      <w:bookmarkStart w:id="172" w:name="_Toc70700681"/>
      <w:r>
        <w:t>Other Requirements</w:t>
      </w:r>
      <w:bookmarkEnd w:id="171"/>
      <w:bookmarkEnd w:id="172"/>
    </w:p>
    <w:p w14:paraId="188B03CE" w14:textId="77777777" w:rsidR="001A180F" w:rsidRDefault="001A180F" w:rsidP="008759BF">
      <w:pPr>
        <w:pStyle w:val="Heading3"/>
      </w:pPr>
      <w:bookmarkStart w:id="173" w:name="_Toc70700682"/>
      <w:bookmarkStart w:id="174" w:name="_Toc435447964"/>
      <w:r>
        <w:t>Design Requirements</w:t>
      </w:r>
      <w:bookmarkEnd w:id="173"/>
    </w:p>
    <w:p w14:paraId="15962C7F" w14:textId="7B98419D" w:rsidR="001A180F" w:rsidRDefault="001A180F" w:rsidP="007A03E0">
      <w:pPr>
        <w:shd w:val="clear" w:color="auto" w:fill="D6E3BC" w:themeFill="accent3" w:themeFillTint="66"/>
        <w:rPr>
          <w:rStyle w:val="SubtleEmphasis"/>
        </w:rPr>
      </w:pPr>
      <w:r>
        <w:rPr>
          <w:b/>
          <w:i/>
          <w:color w:val="808080" w:themeColor="background1" w:themeShade="80"/>
        </w:rPr>
        <w:t>#Hint:</w:t>
      </w:r>
      <w:r>
        <w:rPr>
          <w:i/>
          <w:color w:val="808080" w:themeColor="background1" w:themeShade="80"/>
        </w:rPr>
        <w:t xml:space="preserve"> Requirements of a Logical Function should be typically agnostic of their SW/HW implementation</w:t>
      </w:r>
      <w:r>
        <w:rPr>
          <w:rStyle w:val="SubtleEmphasis"/>
        </w:rPr>
        <w:t>. If for specific reasons the function owner needs to define explicitly design constraints</w:t>
      </w:r>
      <w:r w:rsidR="001B20C5">
        <w:rPr>
          <w:rStyle w:val="SubtleEmphasis"/>
        </w:rPr>
        <w:t xml:space="preserve"> on the solution</w:t>
      </w:r>
      <w:r>
        <w:rPr>
          <w:rStyle w:val="SubtleEmphasis"/>
        </w:rPr>
        <w:t xml:space="preserve">, it can be done in </w:t>
      </w:r>
      <w:r w:rsidR="007A03E0">
        <w:rPr>
          <w:rStyle w:val="SubtleEmphasis"/>
        </w:rPr>
        <w:t>this chapter.</w:t>
      </w:r>
    </w:p>
    <w:p w14:paraId="70BC5834" w14:textId="77777777" w:rsidR="000E093C" w:rsidRDefault="000E093C" w:rsidP="000E093C"/>
    <w:p w14:paraId="1B1A2045" w14:textId="694DB8BA" w:rsidR="000E093C" w:rsidRPr="000E093C" w:rsidRDefault="000E093C" w:rsidP="000E093C">
      <w:pPr>
        <w:rPr>
          <w:i/>
          <w:color w:val="7F7F7F" w:themeColor="text1" w:themeTint="80"/>
        </w:rPr>
      </w:pPr>
      <w:r w:rsidRPr="00233789">
        <w:rPr>
          <w:i/>
          <w:color w:val="7F7F7F" w:themeColor="text1" w:themeTint="80"/>
        </w:rPr>
        <w:lastRenderedPageBreak/>
        <w:t>Not sup</w:t>
      </w:r>
      <w:r>
        <w:rPr>
          <w:i/>
          <w:color w:val="7F7F7F" w:themeColor="text1" w:themeTint="80"/>
        </w:rPr>
        <w:t>ported by</w:t>
      </w:r>
      <w:r w:rsidRPr="00233789">
        <w:rPr>
          <w:i/>
          <w:color w:val="7F7F7F" w:themeColor="text1" w:themeTint="80"/>
        </w:rPr>
        <w:t xml:space="preserve"> MagicDraw report generation.</w:t>
      </w:r>
    </w:p>
    <w:p w14:paraId="3D35B690" w14:textId="77777777" w:rsidR="008759BF" w:rsidRDefault="008759BF" w:rsidP="008759BF">
      <w:pPr>
        <w:pStyle w:val="Heading3"/>
      </w:pPr>
      <w:bookmarkStart w:id="175" w:name="_Toc70700683"/>
      <w:r>
        <w:t>Manufacturing Requirements</w:t>
      </w:r>
      <w:bookmarkEnd w:id="174"/>
      <w:bookmarkEnd w:id="175"/>
    </w:p>
    <w:p w14:paraId="40B251FC" w14:textId="77777777" w:rsidR="007A03E0" w:rsidRDefault="007A03E0" w:rsidP="009A277F"/>
    <w:p w14:paraId="23CCF31E" w14:textId="77777777" w:rsidR="009A277F" w:rsidRPr="00FE1A48" w:rsidRDefault="009A277F" w:rsidP="009A277F">
      <w:pPr>
        <w:rPr>
          <w:color w:val="808080" w:themeColor="background1" w:themeShade="80"/>
        </w:rPr>
      </w:pPr>
      <w:r w:rsidRPr="00FE1A48">
        <w:rPr>
          <w:color w:val="808080" w:themeColor="background1" w:themeShade="80"/>
        </w:rPr>
        <w:t>No Manufacturing Requirements specified.</w:t>
      </w:r>
    </w:p>
    <w:p w14:paraId="14D9D5AD" w14:textId="77777777" w:rsidR="008759BF" w:rsidRDefault="008759BF" w:rsidP="008759BF">
      <w:pPr>
        <w:pStyle w:val="Heading3"/>
      </w:pPr>
      <w:bookmarkStart w:id="176" w:name="_Toc435447965"/>
      <w:bookmarkStart w:id="177" w:name="_Toc70700684"/>
      <w:r>
        <w:t>Service Requirements</w:t>
      </w:r>
      <w:bookmarkEnd w:id="176"/>
      <w:bookmarkEnd w:id="177"/>
    </w:p>
    <w:p w14:paraId="03E716D5" w14:textId="77777777" w:rsidR="008759BF" w:rsidRDefault="00845E88" w:rsidP="0005083B">
      <w:pPr>
        <w:shd w:val="clear" w:color="auto" w:fill="D6E3BC" w:themeFill="accent3" w:themeFillTint="66"/>
        <w:rPr>
          <w:rStyle w:val="SubtleEmphasis"/>
        </w:rPr>
      </w:pPr>
      <w:r w:rsidRPr="006955B0">
        <w:rPr>
          <w:rStyle w:val="SubtleEmphasis"/>
          <w:b/>
        </w:rPr>
        <w:t>#Hint:</w:t>
      </w:r>
      <w:r w:rsidRPr="004B4C12">
        <w:rPr>
          <w:rStyle w:val="SubtleEmphasis"/>
        </w:rPr>
        <w:t xml:space="preserve"> </w:t>
      </w:r>
      <w:r w:rsidR="004B4C12" w:rsidRPr="004B4C12">
        <w:rPr>
          <w:rStyle w:val="SubtleEmphasis"/>
        </w:rPr>
        <w:t xml:space="preserve">Requirements in this section </w:t>
      </w:r>
      <w:r w:rsidR="004B4C12">
        <w:rPr>
          <w:rStyle w:val="SubtleEmphasis"/>
        </w:rPr>
        <w:t xml:space="preserve">could </w:t>
      </w:r>
      <w:r w:rsidR="004B4C12" w:rsidRPr="004B4C12">
        <w:rPr>
          <w:rStyle w:val="SubtleEmphasis"/>
        </w:rPr>
        <w:t>specify, e.g. w</w:t>
      </w:r>
      <w:r w:rsidR="008759BF" w:rsidRPr="00291311">
        <w:rPr>
          <w:rStyle w:val="SubtleEmphasis"/>
        </w:rPr>
        <w:t>hat needs to be considered, if individual ECUs are replaced or new SW is flashed to ECUs (parameter set in non-volatile memory might get inconsistent</w:t>
      </w:r>
      <w:r w:rsidR="00D00E17">
        <w:rPr>
          <w:rStyle w:val="SubtleEmphasis"/>
        </w:rPr>
        <w:t xml:space="preserve"> and needs also to be updated).</w:t>
      </w:r>
    </w:p>
    <w:p w14:paraId="65F9C0F5" w14:textId="77777777" w:rsidR="007A03E0" w:rsidRDefault="007A03E0" w:rsidP="009A277F"/>
    <w:p w14:paraId="65743403" w14:textId="77777777" w:rsidR="009A277F" w:rsidRPr="00D63FB5" w:rsidRDefault="009A277F" w:rsidP="009A277F">
      <w:pPr>
        <w:rPr>
          <w:color w:val="7F7F7F" w:themeColor="text1" w:themeTint="80"/>
        </w:rPr>
      </w:pPr>
      <w:r w:rsidRPr="00D63FB5">
        <w:rPr>
          <w:color w:val="7F7F7F" w:themeColor="text1" w:themeTint="80"/>
        </w:rPr>
        <w:t>No Service Requirements specified.</w:t>
      </w:r>
    </w:p>
    <w:p w14:paraId="2F0C94AA" w14:textId="77777777" w:rsidR="008759BF" w:rsidRDefault="008759BF" w:rsidP="008759BF">
      <w:pPr>
        <w:pStyle w:val="Heading3"/>
      </w:pPr>
      <w:bookmarkStart w:id="178" w:name="_Toc435447966"/>
      <w:bookmarkStart w:id="179" w:name="_Toc70700685"/>
      <w:r>
        <w:t>After Sales Requirements</w:t>
      </w:r>
      <w:bookmarkEnd w:id="178"/>
      <w:bookmarkEnd w:id="179"/>
    </w:p>
    <w:p w14:paraId="10B0046B" w14:textId="77777777" w:rsidR="008759BF" w:rsidRDefault="00D00E17" w:rsidP="0005083B">
      <w:pPr>
        <w:shd w:val="clear" w:color="auto" w:fill="D6E3BC" w:themeFill="accent3" w:themeFillTint="66"/>
        <w:rPr>
          <w:rStyle w:val="SubtleEmphasis"/>
        </w:rPr>
      </w:pPr>
      <w:r w:rsidRPr="006955B0">
        <w:rPr>
          <w:rStyle w:val="SubtleEmphasis"/>
          <w:b/>
        </w:rPr>
        <w:t>#Hint:</w:t>
      </w:r>
      <w:r w:rsidRPr="004B4C12">
        <w:rPr>
          <w:rStyle w:val="SubtleEmphasis"/>
        </w:rPr>
        <w:t xml:space="preserve"> </w:t>
      </w:r>
      <w:r w:rsidR="004B4C12" w:rsidRPr="004B4C12">
        <w:rPr>
          <w:rStyle w:val="SubtleEmphasis"/>
        </w:rPr>
        <w:t xml:space="preserve">Requirements in this section </w:t>
      </w:r>
      <w:r w:rsidR="004B4C12">
        <w:rPr>
          <w:rStyle w:val="SubtleEmphasis"/>
        </w:rPr>
        <w:t xml:space="preserve">could </w:t>
      </w:r>
      <w:r w:rsidR="004B4C12" w:rsidRPr="004B4C12">
        <w:rPr>
          <w:rStyle w:val="SubtleEmphasis"/>
        </w:rPr>
        <w:t xml:space="preserve">specify, e.g. </w:t>
      </w:r>
      <w:r w:rsidR="008759BF" w:rsidRPr="00291311">
        <w:rPr>
          <w:rStyle w:val="SubtleEmphasis"/>
        </w:rPr>
        <w:t xml:space="preserve">input for </w:t>
      </w:r>
      <w:r w:rsidR="004B4C12">
        <w:rPr>
          <w:rStyle w:val="SubtleEmphasis"/>
        </w:rPr>
        <w:t xml:space="preserve">the </w:t>
      </w:r>
      <w:r w:rsidR="008759BF" w:rsidRPr="00291311">
        <w:rPr>
          <w:rStyle w:val="SubtleEmphasis"/>
        </w:rPr>
        <w:t>Owner</w:t>
      </w:r>
      <w:r w:rsidR="00AF6972" w:rsidRPr="00291311">
        <w:rPr>
          <w:rStyle w:val="SubtleEmphasis"/>
        </w:rPr>
        <w:t>’</w:t>
      </w:r>
      <w:r>
        <w:rPr>
          <w:rStyle w:val="SubtleEmphasis"/>
        </w:rPr>
        <w:t>s Manual</w:t>
      </w:r>
      <w:r w:rsidR="004B4C12">
        <w:rPr>
          <w:rStyle w:val="SubtleEmphasis"/>
        </w:rPr>
        <w:t xml:space="preserve"> could be gathered</w:t>
      </w:r>
      <w:r>
        <w:rPr>
          <w:rStyle w:val="SubtleEmphasis"/>
        </w:rPr>
        <w:t>.</w:t>
      </w:r>
    </w:p>
    <w:p w14:paraId="3A616066" w14:textId="77777777" w:rsidR="007A03E0" w:rsidRDefault="007A03E0" w:rsidP="009A277F"/>
    <w:p w14:paraId="2F883BFD" w14:textId="77777777" w:rsidR="009A277F" w:rsidRPr="00D63FB5" w:rsidRDefault="009A277F" w:rsidP="009A277F">
      <w:pPr>
        <w:rPr>
          <w:color w:val="7F7F7F" w:themeColor="text1" w:themeTint="80"/>
        </w:rPr>
      </w:pPr>
      <w:r w:rsidRPr="00D63FB5">
        <w:rPr>
          <w:color w:val="7F7F7F" w:themeColor="text1" w:themeTint="80"/>
        </w:rPr>
        <w:t>No After Sales Requirements specified.</w:t>
      </w:r>
    </w:p>
    <w:p w14:paraId="434024FE" w14:textId="044B51A8" w:rsidR="008759BF" w:rsidRDefault="008759BF" w:rsidP="008759BF">
      <w:pPr>
        <w:pStyle w:val="Heading3"/>
      </w:pPr>
      <w:bookmarkStart w:id="180" w:name="_Toc273425167"/>
      <w:bookmarkStart w:id="181" w:name="_Toc435447967"/>
      <w:bookmarkStart w:id="182" w:name="_Toc70700686"/>
      <w:r>
        <w:t xml:space="preserve">Process </w:t>
      </w:r>
      <w:r w:rsidR="00D71A31">
        <w:t>R</w:t>
      </w:r>
      <w:r>
        <w:t>equirements</w:t>
      </w:r>
      <w:bookmarkEnd w:id="180"/>
      <w:bookmarkEnd w:id="181"/>
      <w:bookmarkEnd w:id="182"/>
    </w:p>
    <w:p w14:paraId="0ED805AF" w14:textId="77777777" w:rsidR="008759BF" w:rsidRPr="006955B0" w:rsidRDefault="00845E88" w:rsidP="0005083B">
      <w:pPr>
        <w:shd w:val="clear" w:color="auto" w:fill="D6E3BC" w:themeFill="accent3" w:themeFillTint="66"/>
        <w:rPr>
          <w:rStyle w:val="SubtleEmphasis"/>
        </w:rPr>
      </w:pPr>
      <w:r w:rsidRPr="006955B0">
        <w:rPr>
          <w:rStyle w:val="SubtleEmphasis"/>
          <w:b/>
        </w:rPr>
        <w:t>#Hint</w:t>
      </w:r>
      <w:r w:rsidRPr="006955B0">
        <w:rPr>
          <w:rStyle w:val="SubtleEmphasis"/>
        </w:rPr>
        <w:t xml:space="preserve">: </w:t>
      </w:r>
      <w:r w:rsidR="004B4C12" w:rsidRPr="006955B0">
        <w:rPr>
          <w:rStyle w:val="SubtleEmphasis"/>
        </w:rPr>
        <w:t xml:space="preserve">Requirements in this section are relevant </w:t>
      </w:r>
      <w:r w:rsidR="008759BF" w:rsidRPr="006955B0">
        <w:rPr>
          <w:rStyle w:val="SubtleEmphasis"/>
        </w:rPr>
        <w:t>for the development process of th</w:t>
      </w:r>
      <w:r w:rsidR="004B4C12" w:rsidRPr="006955B0">
        <w:rPr>
          <w:rStyle w:val="SubtleEmphasis"/>
        </w:rPr>
        <w:t>e</w:t>
      </w:r>
      <w:r w:rsidR="008759BF" w:rsidRPr="006955B0">
        <w:rPr>
          <w:rStyle w:val="SubtleEmphasis"/>
        </w:rPr>
        <w:t xml:space="preserve"> fea</w:t>
      </w:r>
      <w:r w:rsidR="00D00E17" w:rsidRPr="006955B0">
        <w:rPr>
          <w:rStyle w:val="SubtleEmphasis"/>
        </w:rPr>
        <w:t>ture, e.g. ISO26262 compliance.</w:t>
      </w:r>
    </w:p>
    <w:p w14:paraId="4DFADEBC" w14:textId="77777777" w:rsidR="007A03E0" w:rsidRDefault="007A03E0" w:rsidP="009A277F"/>
    <w:p w14:paraId="15579634" w14:textId="77777777" w:rsidR="009A277F" w:rsidRPr="00D63FB5" w:rsidRDefault="009A277F" w:rsidP="009A277F">
      <w:pPr>
        <w:rPr>
          <w:color w:val="7F7F7F" w:themeColor="text1" w:themeTint="80"/>
        </w:rPr>
      </w:pPr>
      <w:r w:rsidRPr="00D63FB5">
        <w:rPr>
          <w:color w:val="7F7F7F" w:themeColor="text1" w:themeTint="80"/>
        </w:rPr>
        <w:t>No Process Requirements specified.</w:t>
      </w:r>
    </w:p>
    <w:p w14:paraId="1E71419A" w14:textId="77777777" w:rsidR="00B924AD" w:rsidRDefault="00D808DC" w:rsidP="0059666E">
      <w:pPr>
        <w:pStyle w:val="Heading1"/>
      </w:pPr>
      <w:bookmarkStart w:id="183" w:name="_Ref513649114"/>
      <w:bookmarkStart w:id="184" w:name="_Ref513649109"/>
      <w:bookmarkStart w:id="185" w:name="_Toc70700687"/>
      <w:r>
        <w:lastRenderedPageBreak/>
        <w:t>Functional Safety</w:t>
      </w:r>
      <w:bookmarkEnd w:id="183"/>
      <w:bookmarkEnd w:id="184"/>
      <w:bookmarkEnd w:id="185"/>
    </w:p>
    <w:p w14:paraId="79EE7EA5" w14:textId="77777777" w:rsidR="00CB154D" w:rsidRPr="00347A88" w:rsidRDefault="00CB154D" w:rsidP="0005083B">
      <w:pPr>
        <w:shd w:val="clear" w:color="auto" w:fill="D6E3BC" w:themeFill="accent3" w:themeFillTint="66"/>
        <w:rPr>
          <w:rStyle w:val="SubtleEmphasis"/>
        </w:rPr>
      </w:pPr>
      <w:r w:rsidRPr="00347A88">
        <w:rPr>
          <w:rStyle w:val="SubtleEmphasis"/>
          <w:b/>
        </w:rPr>
        <w:t>#Classification</w:t>
      </w:r>
      <w:r w:rsidRPr="00347A88">
        <w:rPr>
          <w:rStyle w:val="SubtleEmphasis"/>
        </w:rPr>
        <w:t>: Functional Safety only</w:t>
      </w:r>
    </w:p>
    <w:p w14:paraId="4D7D67A4" w14:textId="5FF4213A" w:rsidR="00B924AD" w:rsidRPr="00931D5E" w:rsidRDefault="006955B0" w:rsidP="0005083B">
      <w:pPr>
        <w:shd w:val="clear" w:color="auto" w:fill="D6E3BC" w:themeFill="accent3" w:themeFillTint="66"/>
        <w:rPr>
          <w:rStyle w:val="SubtleEmphasis"/>
          <w:i w:val="0"/>
          <w:color w:val="0000FF"/>
        </w:rPr>
      </w:pPr>
      <w:r w:rsidRPr="00347A88">
        <w:rPr>
          <w:rStyle w:val="SubtleEmphasis"/>
          <w:b/>
        </w:rPr>
        <w:t>#Hint</w:t>
      </w:r>
      <w:r w:rsidR="004D7DC4" w:rsidRPr="00347A88">
        <w:rPr>
          <w:rStyle w:val="SubtleEmphasis"/>
          <w:b/>
        </w:rPr>
        <w:t>:</w:t>
      </w:r>
      <w:r w:rsidR="00B924AD" w:rsidRPr="00347A88">
        <w:rPr>
          <w:rStyle w:val="SubtleEmphasis"/>
        </w:rPr>
        <w:t xml:space="preserve"> This section is dedicated to the Ford Functional Safety (ISO26262) process. For details of this process refer </w:t>
      </w:r>
      <w:r w:rsidR="004D7DC4" w:rsidRPr="00347A88">
        <w:rPr>
          <w:rStyle w:val="SubtleEmphasis"/>
          <w:b/>
        </w:rPr>
        <w:t>#Link:</w:t>
      </w:r>
      <w:r w:rsidR="00572A49" w:rsidRPr="00347A88">
        <w:rPr>
          <w:rStyle w:val="SubtleEmphasis"/>
        </w:rPr>
        <w:t xml:space="preserve"> </w:t>
      </w:r>
      <w:hyperlink r:id="rId71" w:history="1">
        <w:r w:rsidR="00572A49" w:rsidRPr="00DE5C04">
          <w:rPr>
            <w:rStyle w:val="SubtleEmphasis"/>
            <w:color w:val="0000FF"/>
          </w:rPr>
          <w:t xml:space="preserve">Ford Functional Safety </w:t>
        </w:r>
        <w:r w:rsidR="00A161CE" w:rsidRPr="00DE5C04">
          <w:rPr>
            <w:rStyle w:val="SubtleEmphasis"/>
            <w:color w:val="0000FF"/>
          </w:rPr>
          <w:t>SharePoint</w:t>
        </w:r>
      </w:hyperlink>
    </w:p>
    <w:p w14:paraId="5EFDE767" w14:textId="33AB9493" w:rsidR="00BF0FF6" w:rsidRPr="0014375F" w:rsidRDefault="00BF0FF6" w:rsidP="0005083B">
      <w:pPr>
        <w:shd w:val="clear" w:color="auto" w:fill="D6E3BC" w:themeFill="accent3" w:themeFillTint="66"/>
        <w:rPr>
          <w:rStyle w:val="SubtleEmphasis"/>
          <w:i w:val="0"/>
          <w:iCs w:val="0"/>
        </w:rPr>
      </w:pPr>
      <w:r w:rsidRPr="00931D5E">
        <w:rPr>
          <w:rStyle w:val="SubtleEmphasis"/>
          <w:b/>
          <w:i w:val="0"/>
        </w:rPr>
        <w:t xml:space="preserve">#Contact: </w:t>
      </w:r>
      <w:hyperlink r:id="rId72" w:anchor="ApplicationFunctionalSafetyEngineer" w:history="1">
        <w:r w:rsidRPr="00931D5E">
          <w:rPr>
            <w:rStyle w:val="Hyperlink"/>
            <w:i/>
            <w:u w:val="none"/>
          </w:rPr>
          <w:t xml:space="preserve">RE Wiki Roles &amp; </w:t>
        </w:r>
        <w:r w:rsidR="004B5E6B" w:rsidRPr="00931D5E">
          <w:rPr>
            <w:rStyle w:val="Hyperlink"/>
            <w:i/>
            <w:u w:val="none"/>
          </w:rPr>
          <w:t>Responsibilities</w:t>
        </w:r>
        <w:r w:rsidRPr="00931D5E">
          <w:rPr>
            <w:rStyle w:val="Hyperlink"/>
            <w:i/>
            <w:u w:val="none"/>
          </w:rPr>
          <w:t xml:space="preserve"> page – Role</w:t>
        </w:r>
        <w:r w:rsidR="00AB6ED0" w:rsidRPr="00931D5E">
          <w:rPr>
            <w:rStyle w:val="Hyperlink"/>
            <w:i/>
            <w:u w:val="none"/>
          </w:rPr>
          <w:t>: Application</w:t>
        </w:r>
        <w:r w:rsidRPr="00931D5E">
          <w:rPr>
            <w:rStyle w:val="Hyperlink"/>
            <w:i/>
            <w:u w:val="none"/>
          </w:rPr>
          <w:t xml:space="preserve"> Functional Safety </w:t>
        </w:r>
        <w:r w:rsidR="00AB6ED0" w:rsidRPr="00931D5E">
          <w:rPr>
            <w:rStyle w:val="Hyperlink"/>
            <w:i/>
            <w:u w:val="none"/>
          </w:rPr>
          <w:t>Engineer</w:t>
        </w:r>
      </w:hyperlink>
      <w:r w:rsidR="0014375F" w:rsidRPr="0014375F">
        <w:rPr>
          <w:rStyle w:val="SubtleEmphasis"/>
          <w:iCs w:val="0"/>
        </w:rPr>
        <w:t xml:space="preserve"> </w:t>
      </w:r>
    </w:p>
    <w:p w14:paraId="4DA338AD" w14:textId="40FF5006" w:rsidR="00B924AD" w:rsidRDefault="00B924AD" w:rsidP="0059666E">
      <w:pPr>
        <w:pStyle w:val="Heading2"/>
      </w:pPr>
      <w:bookmarkStart w:id="186" w:name="_Toc457382175"/>
      <w:bookmarkStart w:id="187" w:name="_Toc454970192"/>
      <w:bookmarkStart w:id="188" w:name="_Toc70700688"/>
      <w:r>
        <w:t xml:space="preserve">System </w:t>
      </w:r>
      <w:r w:rsidR="004B5E6B">
        <w:t>Behaviours</w:t>
      </w:r>
      <w:r>
        <w:t xml:space="preserve"> for HARA</w:t>
      </w:r>
      <w:bookmarkEnd w:id="186"/>
      <w:bookmarkEnd w:id="187"/>
      <w:bookmarkEnd w:id="188"/>
    </w:p>
    <w:p w14:paraId="09C23206" w14:textId="77777777" w:rsidR="004D7DC4" w:rsidRPr="00347A88" w:rsidRDefault="00894712" w:rsidP="0005083B">
      <w:pPr>
        <w:shd w:val="clear" w:color="auto" w:fill="D6E3BC" w:themeFill="accent3" w:themeFillTint="66"/>
        <w:rPr>
          <w:rStyle w:val="SubtleEmphasis"/>
        </w:rPr>
      </w:pPr>
      <w:r w:rsidRPr="00347A88">
        <w:rPr>
          <w:rStyle w:val="SubtleEmphasis"/>
          <w:b/>
        </w:rPr>
        <w:t>#Classification</w:t>
      </w:r>
      <w:r w:rsidRPr="00347A88">
        <w:rPr>
          <w:rStyle w:val="SubtleEmphasis"/>
        </w:rPr>
        <w:t xml:space="preserve">: </w:t>
      </w:r>
      <w:r w:rsidR="004D7DC4" w:rsidRPr="00347A88">
        <w:rPr>
          <w:rStyle w:val="SubtleEmphasis"/>
        </w:rPr>
        <w:t>Functional Safety</w:t>
      </w:r>
      <w:r w:rsidR="006104C6" w:rsidRPr="00347A88">
        <w:rPr>
          <w:rStyle w:val="SubtleEmphasis"/>
        </w:rPr>
        <w:t xml:space="preserve"> only</w:t>
      </w:r>
    </w:p>
    <w:p w14:paraId="7A05B63D" w14:textId="347FD8DD" w:rsidR="00B924AD" w:rsidRPr="00347A88" w:rsidRDefault="004D7DC4" w:rsidP="0005083B">
      <w:pPr>
        <w:shd w:val="clear" w:color="auto" w:fill="D6E3BC" w:themeFill="accent3" w:themeFillTint="66"/>
        <w:rPr>
          <w:rStyle w:val="SubtleEmphasis"/>
        </w:rPr>
      </w:pPr>
      <w:r w:rsidRPr="00347A88">
        <w:rPr>
          <w:rStyle w:val="SubtleEmphasis"/>
          <w:b/>
        </w:rPr>
        <w:t>#Hint:</w:t>
      </w:r>
      <w:r w:rsidRPr="00347A88">
        <w:rPr>
          <w:rStyle w:val="SubtleEmphasis"/>
        </w:rPr>
        <w:t xml:space="preserve"> </w:t>
      </w:r>
      <w:r w:rsidR="00B924AD" w:rsidRPr="00347A88">
        <w:rPr>
          <w:rStyle w:val="SubtleEmphasis"/>
        </w:rPr>
        <w:t xml:space="preserve">List of selected system </w:t>
      </w:r>
      <w:r w:rsidR="004B5E6B" w:rsidRPr="00347A88">
        <w:rPr>
          <w:rStyle w:val="SubtleEmphasis"/>
        </w:rPr>
        <w:t>behaviours</w:t>
      </w:r>
      <w:r w:rsidR="00B924AD" w:rsidRPr="00347A88">
        <w:rPr>
          <w:rStyle w:val="SubtleEmphasis"/>
        </w:rPr>
        <w:t xml:space="preserve"> </w:t>
      </w:r>
      <w:r w:rsidR="0059666E" w:rsidRPr="00347A88">
        <w:rPr>
          <w:rStyle w:val="SubtleEmphasis"/>
        </w:rPr>
        <w:t>is an input to</w:t>
      </w:r>
      <w:r w:rsidR="00B924AD" w:rsidRPr="00347A88">
        <w:rPr>
          <w:rStyle w:val="SubtleEmphasis"/>
        </w:rPr>
        <w:t xml:space="preserve"> the </w:t>
      </w:r>
      <w:r w:rsidR="0059666E" w:rsidRPr="00347A88">
        <w:rPr>
          <w:rStyle w:val="SubtleEmphasis"/>
        </w:rPr>
        <w:t>Hazard Analysis and Risk Assessment (HARA). There needs to be</w:t>
      </w:r>
      <w:r w:rsidR="00B924AD" w:rsidRPr="00347A88">
        <w:rPr>
          <w:rStyle w:val="SubtleEmphasis"/>
        </w:rPr>
        <w:t xml:space="preserve"> a rationale why other system </w:t>
      </w:r>
      <w:r w:rsidR="004B5E6B" w:rsidRPr="00347A88">
        <w:rPr>
          <w:rStyle w:val="SubtleEmphasis"/>
        </w:rPr>
        <w:t>behaviours</w:t>
      </w:r>
      <w:r w:rsidR="0059666E" w:rsidRPr="00347A88">
        <w:rPr>
          <w:rStyle w:val="SubtleEmphasis"/>
        </w:rPr>
        <w:t xml:space="preserve"> </w:t>
      </w:r>
      <w:r w:rsidR="00E828FF">
        <w:rPr>
          <w:rStyle w:val="SubtleEmphasis"/>
        </w:rPr>
        <w:t>/</w:t>
      </w:r>
      <w:r w:rsidR="00B924AD" w:rsidRPr="00347A88">
        <w:rPr>
          <w:rStyle w:val="SubtleEmphasis"/>
        </w:rPr>
        <w:t xml:space="preserve"> functions are not considered.</w:t>
      </w:r>
    </w:p>
    <w:p w14:paraId="60F7BE61" w14:textId="77777777" w:rsidR="009A277F" w:rsidRPr="000E3810" w:rsidRDefault="009A277F" w:rsidP="009A277F">
      <w:pPr>
        <w:rPr>
          <w:rFonts w:cs="Arial"/>
          <w:szCs w:val="22"/>
        </w:rPr>
      </w:pPr>
    </w:p>
    <w:tbl>
      <w:tblPr>
        <w:tblW w:w="10297" w:type="dxa"/>
        <w:tblInd w:w="85" w:type="dxa"/>
        <w:tblLayout w:type="fixed"/>
        <w:tblCellMar>
          <w:left w:w="115" w:type="dxa"/>
          <w:right w:w="115" w:type="dxa"/>
        </w:tblCellMar>
        <w:tblLook w:val="0620" w:firstRow="1" w:lastRow="0" w:firstColumn="0" w:lastColumn="0" w:noHBand="1" w:noVBand="1"/>
      </w:tblPr>
      <w:tblGrid>
        <w:gridCol w:w="2628"/>
        <w:gridCol w:w="7669"/>
      </w:tblGrid>
      <w:tr w:rsidR="009A277F" w14:paraId="42ACB90C" w14:textId="77777777" w:rsidTr="009A277F">
        <w:trPr>
          <w:trHeight w:val="350"/>
        </w:trPr>
        <w:tc>
          <w:tcPr>
            <w:tcW w:w="2628" w:type="dxa"/>
            <w:shd w:val="clear" w:color="auto" w:fill="D9D9D9" w:themeFill="background1" w:themeFillShade="D9"/>
            <w:vAlign w:val="center"/>
          </w:tcPr>
          <w:p w14:paraId="1B4F863A" w14:textId="77777777" w:rsidR="009A277F" w:rsidRPr="00643D15" w:rsidRDefault="009A277F" w:rsidP="00A8009D">
            <w:pPr>
              <w:jc w:val="center"/>
              <w:rPr>
                <w:b/>
              </w:rPr>
            </w:pPr>
            <w:r w:rsidRPr="00643D15">
              <w:rPr>
                <w:b/>
              </w:rPr>
              <w:t>ID</w:t>
            </w:r>
          </w:p>
        </w:tc>
        <w:tc>
          <w:tcPr>
            <w:tcW w:w="7669" w:type="dxa"/>
            <w:shd w:val="clear" w:color="auto" w:fill="D9D9D9" w:themeFill="background1" w:themeFillShade="D9"/>
            <w:vAlign w:val="center"/>
          </w:tcPr>
          <w:p w14:paraId="54DD23A1" w14:textId="77777777" w:rsidR="009A277F" w:rsidRPr="00643D15" w:rsidRDefault="009A277F" w:rsidP="00A8009D">
            <w:pPr>
              <w:jc w:val="center"/>
              <w:rPr>
                <w:b/>
              </w:rPr>
            </w:pPr>
            <w:r w:rsidRPr="00643D15">
              <w:rPr>
                <w:b/>
              </w:rPr>
              <w:t>Name</w:t>
            </w:r>
          </w:p>
        </w:tc>
      </w:tr>
      <w:tr w:rsidR="009A277F" w14:paraId="04410D49" w14:textId="77777777" w:rsidTr="009A277F">
        <w:trPr>
          <w:trHeight w:val="323"/>
        </w:trPr>
        <w:tc>
          <w:tcPr>
            <w:tcW w:w="2628" w:type="dxa"/>
            <w:vAlign w:val="center"/>
          </w:tcPr>
          <w:p w14:paraId="0D913144" w14:textId="77777777" w:rsidR="00A2743B" w:rsidRDefault="00A2743B"/>
        </w:tc>
        <w:tc>
          <w:tcPr>
            <w:tcW w:w="7669" w:type="dxa"/>
            <w:vAlign w:val="center"/>
          </w:tcPr>
          <w:p w14:paraId="7A06971F" w14:textId="77777777" w:rsidR="009A277F" w:rsidRDefault="009A277F" w:rsidP="00A8009D">
            <w:r>
              <w:t>Disable AEIS for the key cycle</w:t>
            </w:r>
          </w:p>
        </w:tc>
      </w:tr>
      <w:tr w:rsidR="009A277F" w14:paraId="65A33F5B" w14:textId="77777777" w:rsidTr="009A277F">
        <w:trPr>
          <w:trHeight w:val="323"/>
        </w:trPr>
        <w:tc>
          <w:tcPr>
            <w:tcW w:w="2628" w:type="dxa"/>
            <w:vAlign w:val="center"/>
          </w:tcPr>
          <w:p w14:paraId="161BC0B1" w14:textId="77777777" w:rsidR="00A2743B" w:rsidRDefault="00A2743B"/>
        </w:tc>
        <w:tc>
          <w:tcPr>
            <w:tcW w:w="7669" w:type="dxa"/>
            <w:vAlign w:val="center"/>
          </w:tcPr>
          <w:p w14:paraId="41BC089D" w14:textId="714BEC3B" w:rsidR="009A277F" w:rsidRDefault="009A277F" w:rsidP="00A8009D">
            <w:r>
              <w:t xml:space="preserve">Keep </w:t>
            </w:r>
            <w:r w:rsidR="009C1C64">
              <w:t>powerpack</w:t>
            </w:r>
            <w:r>
              <w:t xml:space="preserve"> running</w:t>
            </w:r>
          </w:p>
        </w:tc>
      </w:tr>
      <w:tr w:rsidR="009A277F" w14:paraId="5110DE39" w14:textId="77777777" w:rsidTr="009A277F">
        <w:trPr>
          <w:trHeight w:val="323"/>
        </w:trPr>
        <w:tc>
          <w:tcPr>
            <w:tcW w:w="2628" w:type="dxa"/>
            <w:vAlign w:val="center"/>
          </w:tcPr>
          <w:p w14:paraId="42C27B79" w14:textId="77777777" w:rsidR="00A2743B" w:rsidRDefault="00A2743B"/>
        </w:tc>
        <w:tc>
          <w:tcPr>
            <w:tcW w:w="7669" w:type="dxa"/>
            <w:vAlign w:val="center"/>
          </w:tcPr>
          <w:p w14:paraId="3A079CA3" w14:textId="08B2815B" w:rsidR="009A277F" w:rsidRDefault="009C1C64" w:rsidP="00A8009D">
            <w:r>
              <w:t>Powerpack</w:t>
            </w:r>
            <w:r w:rsidR="009A277F">
              <w:t xml:space="preserve"> shutdown upon satisfying AEIS condition</w:t>
            </w:r>
          </w:p>
        </w:tc>
      </w:tr>
    </w:tbl>
    <w:p w14:paraId="4EA751AE" w14:textId="7CDB3047" w:rsidR="009A277F" w:rsidRDefault="009A277F" w:rsidP="009A277F">
      <w:pPr>
        <w:pStyle w:val="Caption"/>
      </w:pPr>
      <w:bookmarkStart w:id="189" w:name="_Toc529191308"/>
      <w:bookmarkStart w:id="190" w:name="_Toc70700727"/>
      <w:r w:rsidRPr="00FC63F6">
        <w:t xml:space="preserve">Table </w:t>
      </w:r>
      <w:r>
        <w:rPr>
          <w:noProof/>
        </w:rPr>
        <w:fldChar w:fldCharType="begin"/>
      </w:r>
      <w:r>
        <w:rPr>
          <w:noProof/>
        </w:rPr>
        <w:instrText xml:space="preserve"> SEQ Table \* ARABIC </w:instrText>
      </w:r>
      <w:r>
        <w:rPr>
          <w:noProof/>
        </w:rPr>
        <w:fldChar w:fldCharType="separate"/>
      </w:r>
      <w:r w:rsidR="002F02E1">
        <w:rPr>
          <w:noProof/>
        </w:rPr>
        <w:t>11</w:t>
      </w:r>
      <w:r>
        <w:rPr>
          <w:noProof/>
        </w:rPr>
        <w:fldChar w:fldCharType="end"/>
      </w:r>
      <w:r>
        <w:t xml:space="preserve">: </w:t>
      </w:r>
      <w:r w:rsidRPr="00FC63F6">
        <w:t xml:space="preserve">System </w:t>
      </w:r>
      <w:r w:rsidR="004B5E6B" w:rsidRPr="00FC63F6">
        <w:t>Behaviours</w:t>
      </w:r>
      <w:r>
        <w:t xml:space="preserve"> for HARA</w:t>
      </w:r>
      <w:bookmarkEnd w:id="189"/>
      <w:bookmarkEnd w:id="190"/>
    </w:p>
    <w:p w14:paraId="0ECFA891" w14:textId="024FE191" w:rsidR="009A277F" w:rsidRPr="009A277F" w:rsidRDefault="009A277F" w:rsidP="009A277F"/>
    <w:p w14:paraId="75B25187" w14:textId="77777777" w:rsidR="00784A0B" w:rsidRPr="00C12D32" w:rsidRDefault="00784A0B" w:rsidP="00784A0B">
      <w:pPr>
        <w:pStyle w:val="Heading2"/>
      </w:pPr>
      <w:bookmarkStart w:id="191" w:name="_Ref519952229"/>
      <w:bookmarkStart w:id="192" w:name="_Ref519952222"/>
      <w:bookmarkStart w:id="193" w:name="_Toc70700689"/>
      <w:r w:rsidRPr="00C12D32">
        <w:rPr>
          <w:rStyle w:val="SubtleEmphasis"/>
          <w:i w:val="0"/>
          <w:color w:val="auto"/>
        </w:rPr>
        <w:t>Safety Assumptions</w:t>
      </w:r>
      <w:bookmarkEnd w:id="191"/>
      <w:bookmarkEnd w:id="192"/>
      <w:bookmarkEnd w:id="193"/>
    </w:p>
    <w:p w14:paraId="54EEAC71" w14:textId="77777777" w:rsidR="00784A0B" w:rsidRDefault="00784A0B" w:rsidP="0005083B">
      <w:pPr>
        <w:shd w:val="clear" w:color="auto" w:fill="D6E3BC" w:themeFill="accent3" w:themeFillTint="66"/>
        <w:rPr>
          <w:rStyle w:val="SubtleEmphasis"/>
        </w:rPr>
      </w:pPr>
      <w:r w:rsidRPr="00347A88">
        <w:rPr>
          <w:rStyle w:val="SubtleEmphasis"/>
          <w:b/>
        </w:rPr>
        <w:t>#Hint:</w:t>
      </w:r>
      <w:r w:rsidRPr="00347A88">
        <w:rPr>
          <w:rStyle w:val="SubtleEmphasis"/>
        </w:rPr>
        <w:t xml:space="preserve"> </w:t>
      </w:r>
      <w:r w:rsidR="00430358" w:rsidRPr="0070553F">
        <w:rPr>
          <w:rStyle w:val="SubtleEmphasis"/>
        </w:rPr>
        <w:t>Copy the assumptions from the document "FFSD 02 Hazard Analysis and Risk Assessment”, Tab. “2 - Assumptions” with “Ref</w:t>
      </w:r>
      <w:r w:rsidR="00D27486" w:rsidRPr="0070553F">
        <w:rPr>
          <w:rStyle w:val="SubtleEmphasis"/>
        </w:rPr>
        <w:t>/ID</w:t>
      </w:r>
      <w:r w:rsidR="00430358" w:rsidRPr="0070553F">
        <w:rPr>
          <w:rStyle w:val="SubtleEmphasis"/>
        </w:rPr>
        <w:t>”, “Name”, “Category”, “Description”, “Purpose”. In this document, additionally a reference to the requirement ID is inserted.</w:t>
      </w:r>
    </w:p>
    <w:p w14:paraId="635A4364" w14:textId="7FD80EE6" w:rsidR="008A4C8A" w:rsidRPr="0070553F" w:rsidRDefault="008A4C8A" w:rsidP="0005083B">
      <w:pPr>
        <w:shd w:val="clear" w:color="auto" w:fill="D6E3BC" w:themeFill="accent3" w:themeFillTint="66"/>
        <w:rPr>
          <w:rStyle w:val="SubtleEmphasis"/>
        </w:rPr>
      </w:pPr>
      <w:r w:rsidRPr="008A4C8A">
        <w:rPr>
          <w:rStyle w:val="SubtleEmphasis"/>
          <w:b/>
        </w:rPr>
        <w:t>#Link:</w:t>
      </w:r>
      <w:r w:rsidRPr="008A4C8A">
        <w:rPr>
          <w:rStyle w:val="SubtleEmphasis"/>
        </w:rPr>
        <w:t xml:space="preserve"> </w:t>
      </w:r>
      <w:hyperlink r:id="rId73" w:history="1">
        <w:r w:rsidRPr="008A4C8A">
          <w:rPr>
            <w:rStyle w:val="Hyperlink"/>
          </w:rPr>
          <w:t xml:space="preserve">Functional Safety </w:t>
        </w:r>
        <w:r w:rsidR="004B5E6B" w:rsidRPr="008A4C8A">
          <w:rPr>
            <w:rStyle w:val="Hyperlink"/>
          </w:rPr>
          <w:t>SharePoint</w:t>
        </w:r>
      </w:hyperlink>
      <w:r>
        <w:rPr>
          <w:rStyle w:val="SubtleEmphasis"/>
        </w:rPr>
        <w:t xml:space="preserve"> – HARA</w:t>
      </w:r>
    </w:p>
    <w:p w14:paraId="3C42A5C1" w14:textId="0D59CE35" w:rsidR="00BE5D68" w:rsidRDefault="00BE5D68" w:rsidP="00784A0B"/>
    <w:tbl>
      <w:tblPr>
        <w:tblW w:w="102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620" w:firstRow="1" w:lastRow="0" w:firstColumn="0" w:lastColumn="0" w:noHBand="1" w:noVBand="1"/>
      </w:tblPr>
      <w:tblGrid>
        <w:gridCol w:w="1057"/>
        <w:gridCol w:w="2160"/>
        <w:gridCol w:w="7018"/>
      </w:tblGrid>
      <w:tr w:rsidR="00996F9B" w:rsidRPr="0070553F" w14:paraId="78AD7575" w14:textId="77777777" w:rsidTr="00EA6589">
        <w:trPr>
          <w:trHeight w:val="521"/>
        </w:trPr>
        <w:tc>
          <w:tcPr>
            <w:tcW w:w="1057" w:type="dxa"/>
            <w:shd w:val="clear" w:color="auto" w:fill="D9D9D9" w:themeFill="background1" w:themeFillShade="D9"/>
          </w:tcPr>
          <w:p w14:paraId="392CB214" w14:textId="77777777" w:rsidR="00996F9B" w:rsidRPr="0070553F" w:rsidRDefault="00996F9B" w:rsidP="00465E01">
            <w:pPr>
              <w:pStyle w:val="Caption"/>
            </w:pPr>
            <w:r w:rsidRPr="0070553F">
              <w:t>ID</w:t>
            </w:r>
          </w:p>
        </w:tc>
        <w:tc>
          <w:tcPr>
            <w:tcW w:w="9178" w:type="dxa"/>
            <w:gridSpan w:val="2"/>
            <w:shd w:val="clear" w:color="auto" w:fill="D9D9D9" w:themeFill="background1" w:themeFillShade="D9"/>
          </w:tcPr>
          <w:p w14:paraId="02B87001" w14:textId="77777777" w:rsidR="00996F9B" w:rsidRPr="0070553F" w:rsidRDefault="00996F9B" w:rsidP="00465E01">
            <w:pPr>
              <w:pStyle w:val="Caption"/>
            </w:pPr>
            <w:r w:rsidRPr="0070553F">
              <w:t>Assumption</w:t>
            </w:r>
          </w:p>
        </w:tc>
      </w:tr>
      <w:tr w:rsidR="00996F9B" w:rsidRPr="0070553F" w14:paraId="68A9EA2E" w14:textId="77777777" w:rsidTr="00EA6589">
        <w:trPr>
          <w:trHeight w:val="247"/>
        </w:trPr>
        <w:tc>
          <w:tcPr>
            <w:tcW w:w="1057" w:type="dxa"/>
            <w:vMerge w:val="restart"/>
            <w:shd w:val="clear" w:color="auto" w:fill="auto"/>
          </w:tcPr>
          <w:p w14:paraId="0F2A15B7" w14:textId="77777777" w:rsidR="00A2743B" w:rsidRDefault="00A2743B"/>
        </w:tc>
        <w:tc>
          <w:tcPr>
            <w:tcW w:w="2160" w:type="dxa"/>
            <w:shd w:val="clear" w:color="auto" w:fill="E0E0E0"/>
          </w:tcPr>
          <w:p w14:paraId="14721681" w14:textId="77777777" w:rsidR="00996F9B" w:rsidRPr="0070553F" w:rsidRDefault="00996F9B" w:rsidP="00465E01">
            <w:pPr>
              <w:rPr>
                <w:b/>
              </w:rPr>
            </w:pPr>
            <w:r w:rsidRPr="0070553F">
              <w:rPr>
                <w:b/>
              </w:rPr>
              <w:t>Name</w:t>
            </w:r>
          </w:p>
        </w:tc>
        <w:tc>
          <w:tcPr>
            <w:tcW w:w="7018" w:type="dxa"/>
          </w:tcPr>
          <w:p w14:paraId="77D605D0" w14:textId="24085A5B" w:rsidR="00996F9B" w:rsidRPr="0070553F" w:rsidRDefault="00762011" w:rsidP="00762011">
            <w:bookmarkStart w:id="194" w:name="_0f29d1ff1645a3b6a56e9dc0ba956cbe"/>
            <w:r w:rsidRPr="00762011">
              <w:t>The user controls vehicle power up</w:t>
            </w:r>
            <w:bookmarkEnd w:id="194"/>
          </w:p>
        </w:tc>
      </w:tr>
      <w:tr w:rsidR="00996F9B" w:rsidRPr="0070553F" w14:paraId="69CA3367" w14:textId="77777777" w:rsidTr="00EA6589">
        <w:trPr>
          <w:trHeight w:val="247"/>
        </w:trPr>
        <w:tc>
          <w:tcPr>
            <w:tcW w:w="1057" w:type="dxa"/>
            <w:vMerge/>
            <w:shd w:val="clear" w:color="auto" w:fill="auto"/>
          </w:tcPr>
          <w:p w14:paraId="5989DD05" w14:textId="77777777" w:rsidR="00996F9B" w:rsidRPr="0070553F" w:rsidRDefault="00996F9B" w:rsidP="00465E01">
            <w:pPr>
              <w:rPr>
                <w:b/>
              </w:rPr>
            </w:pPr>
          </w:p>
        </w:tc>
        <w:tc>
          <w:tcPr>
            <w:tcW w:w="2160" w:type="dxa"/>
            <w:shd w:val="clear" w:color="auto" w:fill="E0E0E0"/>
          </w:tcPr>
          <w:p w14:paraId="18F101C1" w14:textId="77777777" w:rsidR="00996F9B" w:rsidRPr="0070553F" w:rsidRDefault="00996F9B" w:rsidP="00465E01">
            <w:pPr>
              <w:rPr>
                <w:b/>
              </w:rPr>
            </w:pPr>
            <w:r w:rsidRPr="0070553F">
              <w:rPr>
                <w:b/>
              </w:rPr>
              <w:t>Description</w:t>
            </w:r>
          </w:p>
        </w:tc>
        <w:tc>
          <w:tcPr>
            <w:tcW w:w="7018" w:type="dxa"/>
          </w:tcPr>
          <w:p w14:paraId="70DD0308" w14:textId="0ED3FA6F" w:rsidR="00996F9B" w:rsidRPr="0070553F" w:rsidRDefault="0075003D" w:rsidP="00465E01">
            <w:r>
              <w:t>Powering on the vehicle through 3rd party means such as after-market remote start, over-the-air software updates, or remote park assist is excluded from the scope of this analysis.</w:t>
            </w:r>
          </w:p>
        </w:tc>
      </w:tr>
      <w:tr w:rsidR="00996F9B" w:rsidRPr="0070553F" w14:paraId="7B6D2AC0" w14:textId="77777777" w:rsidTr="00EA6589">
        <w:trPr>
          <w:trHeight w:val="247"/>
        </w:trPr>
        <w:tc>
          <w:tcPr>
            <w:tcW w:w="1057" w:type="dxa"/>
            <w:vMerge/>
            <w:shd w:val="clear" w:color="auto" w:fill="auto"/>
          </w:tcPr>
          <w:p w14:paraId="0D22ED08" w14:textId="77777777" w:rsidR="00996F9B" w:rsidRPr="0070553F" w:rsidRDefault="00996F9B" w:rsidP="00465E01">
            <w:pPr>
              <w:rPr>
                <w:b/>
              </w:rPr>
            </w:pPr>
          </w:p>
        </w:tc>
        <w:tc>
          <w:tcPr>
            <w:tcW w:w="2160" w:type="dxa"/>
            <w:shd w:val="clear" w:color="auto" w:fill="E0E0E0"/>
          </w:tcPr>
          <w:p w14:paraId="0FEC13FE" w14:textId="77777777" w:rsidR="00996F9B" w:rsidRPr="0070553F" w:rsidRDefault="00642892" w:rsidP="00465E01">
            <w:pPr>
              <w:rPr>
                <w:b/>
              </w:rPr>
            </w:pPr>
            <w:r w:rsidRPr="0070553F">
              <w:rPr>
                <w:b/>
              </w:rPr>
              <w:t>Purpose</w:t>
            </w:r>
          </w:p>
        </w:tc>
        <w:tc>
          <w:tcPr>
            <w:tcW w:w="7018" w:type="dxa"/>
          </w:tcPr>
          <w:p w14:paraId="5C8FBB43" w14:textId="77777777" w:rsidR="00A2743B" w:rsidRDefault="00A2743B"/>
        </w:tc>
      </w:tr>
      <w:tr w:rsidR="00996F9B" w:rsidRPr="0070553F" w14:paraId="64D96D55" w14:textId="77777777" w:rsidTr="00EA6589">
        <w:trPr>
          <w:trHeight w:val="247"/>
        </w:trPr>
        <w:tc>
          <w:tcPr>
            <w:tcW w:w="1057" w:type="dxa"/>
            <w:vMerge/>
            <w:shd w:val="clear" w:color="auto" w:fill="auto"/>
          </w:tcPr>
          <w:p w14:paraId="260DF047" w14:textId="77777777" w:rsidR="00996F9B" w:rsidRPr="0070553F" w:rsidRDefault="00996F9B" w:rsidP="00465E01">
            <w:pPr>
              <w:rPr>
                <w:b/>
              </w:rPr>
            </w:pPr>
          </w:p>
        </w:tc>
        <w:tc>
          <w:tcPr>
            <w:tcW w:w="2160" w:type="dxa"/>
            <w:shd w:val="clear" w:color="auto" w:fill="E0E0E0"/>
          </w:tcPr>
          <w:p w14:paraId="7FC79640" w14:textId="77777777" w:rsidR="00996F9B" w:rsidRPr="0070553F" w:rsidRDefault="00642892" w:rsidP="00465E01">
            <w:pPr>
              <w:rPr>
                <w:b/>
              </w:rPr>
            </w:pPr>
            <w:r w:rsidRPr="0070553F">
              <w:rPr>
                <w:b/>
              </w:rPr>
              <w:t>Category</w:t>
            </w:r>
          </w:p>
        </w:tc>
        <w:tc>
          <w:tcPr>
            <w:tcW w:w="7018" w:type="dxa"/>
          </w:tcPr>
          <w:p w14:paraId="26DC19E0" w14:textId="46226C30" w:rsidR="00996F9B" w:rsidRPr="0070553F" w:rsidRDefault="0075003D" w:rsidP="00465E01">
            <w:r>
              <w:t>Other Systems</w:t>
            </w:r>
          </w:p>
        </w:tc>
      </w:tr>
      <w:tr w:rsidR="00996F9B" w:rsidRPr="0070553F" w14:paraId="3C881B9D" w14:textId="77777777" w:rsidTr="00EA6589">
        <w:trPr>
          <w:trHeight w:val="247"/>
        </w:trPr>
        <w:tc>
          <w:tcPr>
            <w:tcW w:w="1057" w:type="dxa"/>
            <w:vMerge/>
            <w:shd w:val="clear" w:color="auto" w:fill="auto"/>
          </w:tcPr>
          <w:p w14:paraId="0444303F" w14:textId="77777777" w:rsidR="00996F9B" w:rsidRPr="0070553F" w:rsidRDefault="00996F9B" w:rsidP="00465E01">
            <w:pPr>
              <w:rPr>
                <w:b/>
              </w:rPr>
            </w:pPr>
          </w:p>
        </w:tc>
        <w:tc>
          <w:tcPr>
            <w:tcW w:w="2160" w:type="dxa"/>
            <w:shd w:val="clear" w:color="auto" w:fill="E0E0E0"/>
          </w:tcPr>
          <w:p w14:paraId="46FB969C" w14:textId="3983EBC8" w:rsidR="00996F9B" w:rsidRPr="0070553F" w:rsidRDefault="00996F9B" w:rsidP="00D8448F">
            <w:pPr>
              <w:rPr>
                <w:b/>
              </w:rPr>
            </w:pPr>
            <w:r w:rsidRPr="0070553F">
              <w:rPr>
                <w:b/>
              </w:rPr>
              <w:t xml:space="preserve">Related </w:t>
            </w:r>
            <w:r w:rsidR="00754519">
              <w:rPr>
                <w:b/>
              </w:rPr>
              <w:t>Requirement</w:t>
            </w:r>
            <w:r w:rsidR="00F13C21">
              <w:rPr>
                <w:b/>
              </w:rPr>
              <w:t xml:space="preserve"> ID</w:t>
            </w:r>
            <w:r w:rsidR="00754519">
              <w:rPr>
                <w:b/>
              </w:rPr>
              <w:t>s</w:t>
            </w:r>
          </w:p>
        </w:tc>
        <w:tc>
          <w:tcPr>
            <w:tcW w:w="7018" w:type="dxa"/>
          </w:tcPr>
          <w:p w14:paraId="110FD282" w14:textId="77777777" w:rsidR="00A2743B" w:rsidRDefault="00A2743B"/>
        </w:tc>
      </w:tr>
      <w:tr w:rsidR="00996F9B" w:rsidRPr="0070553F" w14:paraId="7D4FA701" w14:textId="77777777" w:rsidTr="00EA6589">
        <w:trPr>
          <w:trHeight w:val="247"/>
        </w:trPr>
        <w:tc>
          <w:tcPr>
            <w:tcW w:w="1057" w:type="dxa"/>
            <w:vMerge w:val="restart"/>
            <w:shd w:val="clear" w:color="auto" w:fill="auto"/>
          </w:tcPr>
          <w:p w14:paraId="270B7E8C" w14:textId="77777777" w:rsidR="00A2743B" w:rsidRDefault="00A2743B"/>
        </w:tc>
        <w:tc>
          <w:tcPr>
            <w:tcW w:w="2160" w:type="dxa"/>
            <w:shd w:val="clear" w:color="auto" w:fill="E0E0E0"/>
          </w:tcPr>
          <w:p w14:paraId="7F0298F9" w14:textId="77777777" w:rsidR="00996F9B" w:rsidRPr="0070553F" w:rsidRDefault="00996F9B" w:rsidP="00465E01">
            <w:pPr>
              <w:rPr>
                <w:b/>
              </w:rPr>
            </w:pPr>
            <w:r w:rsidRPr="0070553F">
              <w:rPr>
                <w:b/>
              </w:rPr>
              <w:t>Name</w:t>
            </w:r>
          </w:p>
        </w:tc>
        <w:tc>
          <w:tcPr>
            <w:tcW w:w="7018" w:type="dxa"/>
          </w:tcPr>
          <w:p w14:paraId="21B379AD" w14:textId="77777777" w:rsidR="00996F9B" w:rsidRPr="0070553F" w:rsidRDefault="00762011" w:rsidP="00762011">
            <w:bookmarkStart w:id="195" w:name="_4ab62dec96a7a362511f603372b00fcc"/>
            <w:r w:rsidRPr="00762011">
              <w:t xml:space="preserve">Ignition button failures </w:t>
            </w:r>
            <w:bookmarkEnd w:id="195"/>
          </w:p>
        </w:tc>
      </w:tr>
      <w:tr w:rsidR="00996F9B" w:rsidRPr="0070553F" w14:paraId="0817DB33" w14:textId="77777777" w:rsidTr="00EA6589">
        <w:trPr>
          <w:trHeight w:val="247"/>
        </w:trPr>
        <w:tc>
          <w:tcPr>
            <w:tcW w:w="1057" w:type="dxa"/>
            <w:vMerge/>
            <w:shd w:val="clear" w:color="auto" w:fill="auto"/>
          </w:tcPr>
          <w:p w14:paraId="73C6C44D" w14:textId="77777777" w:rsidR="00996F9B" w:rsidRPr="0070553F" w:rsidRDefault="00996F9B" w:rsidP="00465E01">
            <w:pPr>
              <w:rPr>
                <w:b/>
              </w:rPr>
            </w:pPr>
          </w:p>
        </w:tc>
        <w:tc>
          <w:tcPr>
            <w:tcW w:w="2160" w:type="dxa"/>
            <w:shd w:val="clear" w:color="auto" w:fill="E0E0E0"/>
          </w:tcPr>
          <w:p w14:paraId="2B65B064" w14:textId="77777777" w:rsidR="00996F9B" w:rsidRPr="0070553F" w:rsidRDefault="00996F9B" w:rsidP="00465E01">
            <w:pPr>
              <w:rPr>
                <w:b/>
              </w:rPr>
            </w:pPr>
            <w:r w:rsidRPr="0070553F">
              <w:rPr>
                <w:b/>
              </w:rPr>
              <w:t>Description</w:t>
            </w:r>
          </w:p>
        </w:tc>
        <w:tc>
          <w:tcPr>
            <w:tcW w:w="7018" w:type="dxa"/>
          </w:tcPr>
          <w:p w14:paraId="772CADE3" w14:textId="77777777" w:rsidR="00996F9B" w:rsidRPr="0070553F" w:rsidRDefault="0075003D" w:rsidP="00465E01">
            <w:r>
              <w:t>Unintended start or shutdown due to E/E failures of the ignition button are excluded from the scope of this analysis.</w:t>
            </w:r>
          </w:p>
        </w:tc>
      </w:tr>
      <w:tr w:rsidR="00996F9B" w:rsidRPr="0070553F" w14:paraId="14BCF189" w14:textId="77777777" w:rsidTr="00EA6589">
        <w:trPr>
          <w:trHeight w:val="247"/>
        </w:trPr>
        <w:tc>
          <w:tcPr>
            <w:tcW w:w="1057" w:type="dxa"/>
            <w:vMerge/>
            <w:shd w:val="clear" w:color="auto" w:fill="auto"/>
          </w:tcPr>
          <w:p w14:paraId="1640DF37" w14:textId="77777777" w:rsidR="00996F9B" w:rsidRPr="0070553F" w:rsidRDefault="00996F9B" w:rsidP="00465E01">
            <w:pPr>
              <w:rPr>
                <w:b/>
              </w:rPr>
            </w:pPr>
          </w:p>
        </w:tc>
        <w:tc>
          <w:tcPr>
            <w:tcW w:w="2160" w:type="dxa"/>
            <w:shd w:val="clear" w:color="auto" w:fill="E0E0E0"/>
          </w:tcPr>
          <w:p w14:paraId="51BFF07C" w14:textId="77777777" w:rsidR="00996F9B" w:rsidRPr="0070553F" w:rsidRDefault="00642892" w:rsidP="00465E01">
            <w:pPr>
              <w:rPr>
                <w:b/>
              </w:rPr>
            </w:pPr>
            <w:r w:rsidRPr="0070553F">
              <w:rPr>
                <w:b/>
              </w:rPr>
              <w:t>Purpose</w:t>
            </w:r>
          </w:p>
        </w:tc>
        <w:tc>
          <w:tcPr>
            <w:tcW w:w="7018" w:type="dxa"/>
          </w:tcPr>
          <w:p w14:paraId="4B79A508" w14:textId="77777777" w:rsidR="00A2743B" w:rsidRDefault="00A2743B"/>
        </w:tc>
      </w:tr>
      <w:tr w:rsidR="00996F9B" w:rsidRPr="0070553F" w14:paraId="5FAE2F8F" w14:textId="77777777" w:rsidTr="00EA6589">
        <w:trPr>
          <w:trHeight w:val="247"/>
        </w:trPr>
        <w:tc>
          <w:tcPr>
            <w:tcW w:w="1057" w:type="dxa"/>
            <w:vMerge/>
            <w:shd w:val="clear" w:color="auto" w:fill="auto"/>
          </w:tcPr>
          <w:p w14:paraId="2F8ACF24" w14:textId="77777777" w:rsidR="00996F9B" w:rsidRPr="0070553F" w:rsidRDefault="00996F9B" w:rsidP="00465E01">
            <w:pPr>
              <w:rPr>
                <w:b/>
              </w:rPr>
            </w:pPr>
          </w:p>
        </w:tc>
        <w:tc>
          <w:tcPr>
            <w:tcW w:w="2160" w:type="dxa"/>
            <w:shd w:val="clear" w:color="auto" w:fill="E0E0E0"/>
          </w:tcPr>
          <w:p w14:paraId="7B395EA8" w14:textId="77777777" w:rsidR="00996F9B" w:rsidRPr="0070553F" w:rsidRDefault="00642892" w:rsidP="00465E01">
            <w:pPr>
              <w:rPr>
                <w:b/>
              </w:rPr>
            </w:pPr>
            <w:r w:rsidRPr="0070553F">
              <w:rPr>
                <w:b/>
              </w:rPr>
              <w:t>Category</w:t>
            </w:r>
          </w:p>
        </w:tc>
        <w:tc>
          <w:tcPr>
            <w:tcW w:w="7018" w:type="dxa"/>
          </w:tcPr>
          <w:p w14:paraId="62F15747" w14:textId="77777777" w:rsidR="00996F9B" w:rsidRPr="0070553F" w:rsidRDefault="0075003D" w:rsidP="00465E01">
            <w:r>
              <w:t>Other Systems</w:t>
            </w:r>
          </w:p>
        </w:tc>
      </w:tr>
      <w:tr w:rsidR="00996F9B" w:rsidRPr="0070553F" w14:paraId="4AE107DE" w14:textId="77777777" w:rsidTr="00EA6589">
        <w:trPr>
          <w:trHeight w:val="247"/>
        </w:trPr>
        <w:tc>
          <w:tcPr>
            <w:tcW w:w="1057" w:type="dxa"/>
            <w:vMerge/>
            <w:shd w:val="clear" w:color="auto" w:fill="auto"/>
          </w:tcPr>
          <w:p w14:paraId="386368F3" w14:textId="77777777" w:rsidR="00996F9B" w:rsidRPr="0070553F" w:rsidRDefault="00996F9B" w:rsidP="00465E01">
            <w:pPr>
              <w:rPr>
                <w:b/>
              </w:rPr>
            </w:pPr>
          </w:p>
        </w:tc>
        <w:tc>
          <w:tcPr>
            <w:tcW w:w="2160" w:type="dxa"/>
            <w:shd w:val="clear" w:color="auto" w:fill="E0E0E0"/>
          </w:tcPr>
          <w:p w14:paraId="58BE109C" w14:textId="77777777" w:rsidR="00996F9B" w:rsidRPr="0070553F" w:rsidRDefault="00996F9B" w:rsidP="00D8448F">
            <w:pPr>
              <w:rPr>
                <w:b/>
              </w:rPr>
            </w:pPr>
            <w:r w:rsidRPr="0070553F">
              <w:rPr>
                <w:b/>
              </w:rPr>
              <w:t xml:space="preserve">Related </w:t>
            </w:r>
            <w:r w:rsidR="00754519">
              <w:rPr>
                <w:b/>
              </w:rPr>
              <w:t>Requirement</w:t>
            </w:r>
            <w:r w:rsidR="00F13C21">
              <w:rPr>
                <w:b/>
              </w:rPr>
              <w:t xml:space="preserve"> ID</w:t>
            </w:r>
            <w:r w:rsidR="00754519">
              <w:rPr>
                <w:b/>
              </w:rPr>
              <w:t>s</w:t>
            </w:r>
          </w:p>
        </w:tc>
        <w:tc>
          <w:tcPr>
            <w:tcW w:w="7018" w:type="dxa"/>
          </w:tcPr>
          <w:p w14:paraId="0E9024D0" w14:textId="77777777" w:rsidR="00A2743B" w:rsidRDefault="00A2743B"/>
        </w:tc>
      </w:tr>
    </w:tbl>
    <w:p w14:paraId="701E10DB" w14:textId="0601BFE3" w:rsidR="00ED34A3" w:rsidRDefault="000C2B87" w:rsidP="00F8140A">
      <w:pPr>
        <w:pStyle w:val="Caption"/>
      </w:pPr>
      <w:bookmarkStart w:id="196" w:name="_Toc70700728"/>
      <w:r w:rsidRPr="0070553F">
        <w:t xml:space="preserve">Table </w:t>
      </w:r>
      <w:r w:rsidRPr="0070553F">
        <w:rPr>
          <w:noProof/>
        </w:rPr>
        <w:fldChar w:fldCharType="begin"/>
      </w:r>
      <w:r w:rsidRPr="0070553F">
        <w:rPr>
          <w:noProof/>
        </w:rPr>
        <w:instrText xml:space="preserve"> SEQ Table \* ARABIC </w:instrText>
      </w:r>
      <w:r w:rsidRPr="0070553F">
        <w:rPr>
          <w:noProof/>
        </w:rPr>
        <w:fldChar w:fldCharType="separate"/>
      </w:r>
      <w:r w:rsidR="002F02E1">
        <w:rPr>
          <w:noProof/>
        </w:rPr>
        <w:t>12</w:t>
      </w:r>
      <w:r w:rsidRPr="0070553F">
        <w:rPr>
          <w:noProof/>
        </w:rPr>
        <w:fldChar w:fldCharType="end"/>
      </w:r>
      <w:r w:rsidRPr="0070553F">
        <w:t xml:space="preserve">: Functional Safety </w:t>
      </w:r>
      <w:r>
        <w:t>Assumptions</w:t>
      </w:r>
      <w:bookmarkEnd w:id="196"/>
    </w:p>
    <w:p w14:paraId="6F3CE80B" w14:textId="09F499B6" w:rsidR="003531D5" w:rsidRDefault="00B924AD" w:rsidP="0059666E">
      <w:pPr>
        <w:pStyle w:val="Heading2"/>
      </w:pPr>
      <w:bookmarkStart w:id="197" w:name="_Ref528759293"/>
      <w:bookmarkStart w:id="198" w:name="_Ref528759292"/>
      <w:bookmarkStart w:id="199" w:name="_Toc70700690"/>
      <w:r w:rsidRPr="0070553F">
        <w:t>Safety Goals</w:t>
      </w:r>
      <w:bookmarkEnd w:id="197"/>
      <w:bookmarkEnd w:id="198"/>
      <w:bookmarkEnd w:id="199"/>
    </w:p>
    <w:p w14:paraId="0E9ECE5B" w14:textId="77777777" w:rsidR="006104C6" w:rsidRPr="0070553F" w:rsidRDefault="006104C6" w:rsidP="0005083B">
      <w:pPr>
        <w:shd w:val="clear" w:color="auto" w:fill="D6E3BC" w:themeFill="accent3" w:themeFillTint="66"/>
        <w:rPr>
          <w:rStyle w:val="SubtleEmphasis"/>
        </w:rPr>
      </w:pPr>
      <w:r w:rsidRPr="0070553F">
        <w:rPr>
          <w:rStyle w:val="SubtleEmphasis"/>
          <w:b/>
        </w:rPr>
        <w:t>#Classification</w:t>
      </w:r>
      <w:r w:rsidRPr="0070553F">
        <w:rPr>
          <w:rStyle w:val="SubtleEmphasis"/>
        </w:rPr>
        <w:t>: Functional Safety only</w:t>
      </w:r>
    </w:p>
    <w:p w14:paraId="7D5F434F" w14:textId="77777777" w:rsidR="00B924AD" w:rsidRDefault="006104C6" w:rsidP="0005083B">
      <w:pPr>
        <w:shd w:val="clear" w:color="auto" w:fill="D6E3BC" w:themeFill="accent3" w:themeFillTint="66"/>
        <w:rPr>
          <w:rStyle w:val="SubtleEmphasis"/>
        </w:rPr>
      </w:pPr>
      <w:r w:rsidRPr="0070553F">
        <w:rPr>
          <w:rStyle w:val="SubtleEmphasis"/>
          <w:b/>
        </w:rPr>
        <w:t>#Hint:</w:t>
      </w:r>
      <w:r w:rsidRPr="0070553F">
        <w:rPr>
          <w:rStyle w:val="SubtleEmphasis"/>
        </w:rPr>
        <w:t xml:space="preserve"> </w:t>
      </w:r>
      <w:r w:rsidR="0059666E" w:rsidRPr="0070553F">
        <w:rPr>
          <w:rStyle w:val="SubtleEmphasis"/>
        </w:rPr>
        <w:t>The list of</w:t>
      </w:r>
      <w:r w:rsidR="00A55E53" w:rsidRPr="0070553F">
        <w:rPr>
          <w:rStyle w:val="SubtleEmphasis"/>
        </w:rPr>
        <w:t xml:space="preserve"> Functional S</w:t>
      </w:r>
      <w:r w:rsidR="00B924AD" w:rsidRPr="0070553F">
        <w:rPr>
          <w:rStyle w:val="SubtleEmphasis"/>
        </w:rPr>
        <w:t xml:space="preserve">afety </w:t>
      </w:r>
      <w:r w:rsidR="00A55E53" w:rsidRPr="0070553F">
        <w:rPr>
          <w:rStyle w:val="SubtleEmphasis"/>
        </w:rPr>
        <w:t>G</w:t>
      </w:r>
      <w:r w:rsidR="00B924AD" w:rsidRPr="0070553F">
        <w:rPr>
          <w:rStyle w:val="SubtleEmphasis"/>
        </w:rPr>
        <w:t xml:space="preserve">oals </w:t>
      </w:r>
      <w:r w:rsidR="0059666E" w:rsidRPr="0070553F">
        <w:rPr>
          <w:rStyle w:val="SubtleEmphasis"/>
        </w:rPr>
        <w:t xml:space="preserve">is an output of </w:t>
      </w:r>
      <w:r w:rsidR="00B924AD" w:rsidRPr="0070553F">
        <w:rPr>
          <w:rStyle w:val="SubtleEmphasis"/>
        </w:rPr>
        <w:t>the Hazard Analysis and Risk Assessment (</w:t>
      </w:r>
      <w:r w:rsidR="00702117" w:rsidRPr="0070553F">
        <w:rPr>
          <w:rStyle w:val="SubtleEmphasis"/>
        </w:rPr>
        <w:t>HARA)</w:t>
      </w:r>
      <w:r w:rsidR="00066C54" w:rsidRPr="0070553F">
        <w:rPr>
          <w:rStyle w:val="SubtleEmphasis"/>
        </w:rPr>
        <w:t xml:space="preserve"> and therefore not required during the initial creation of the Feature Document</w:t>
      </w:r>
      <w:r w:rsidR="00702117" w:rsidRPr="0070553F">
        <w:rPr>
          <w:rStyle w:val="SubtleEmphasis"/>
        </w:rPr>
        <w:t>.</w:t>
      </w:r>
    </w:p>
    <w:p w14:paraId="4AA62E20" w14:textId="0C2B1E04" w:rsidR="008A4C8A" w:rsidRPr="0070553F" w:rsidRDefault="008A4C8A" w:rsidP="0005083B">
      <w:pPr>
        <w:shd w:val="clear" w:color="auto" w:fill="D6E3BC" w:themeFill="accent3" w:themeFillTint="66"/>
        <w:rPr>
          <w:rStyle w:val="SubtleEmphasis"/>
        </w:rPr>
      </w:pPr>
      <w:r w:rsidRPr="008A4C8A">
        <w:rPr>
          <w:rStyle w:val="SubtleEmphasis"/>
          <w:b/>
        </w:rPr>
        <w:t>#Link:</w:t>
      </w:r>
      <w:r w:rsidRPr="008A4C8A">
        <w:rPr>
          <w:rStyle w:val="SubtleEmphasis"/>
        </w:rPr>
        <w:t xml:space="preserve"> </w:t>
      </w:r>
      <w:hyperlink r:id="rId74" w:history="1">
        <w:r w:rsidRPr="008A4C8A">
          <w:rPr>
            <w:rStyle w:val="Hyperlink"/>
          </w:rPr>
          <w:t xml:space="preserve">Functional Safety </w:t>
        </w:r>
        <w:r w:rsidR="004B5E6B" w:rsidRPr="008A4C8A">
          <w:rPr>
            <w:rStyle w:val="Hyperlink"/>
          </w:rPr>
          <w:t>SharePoint</w:t>
        </w:r>
      </w:hyperlink>
      <w:r>
        <w:rPr>
          <w:rStyle w:val="SubtleEmphasis"/>
        </w:rPr>
        <w:t xml:space="preserve"> – HARA</w:t>
      </w:r>
    </w:p>
    <w:p w14:paraId="763F414B" w14:textId="77777777" w:rsidR="00E726D6" w:rsidRDefault="00E726D6" w:rsidP="00CE3BD6"/>
    <w:p w14:paraId="12093093" w14:textId="537EC1CE" w:rsidR="00332A4B" w:rsidRDefault="00332A4B" w:rsidP="000C2B87">
      <w:pPr>
        <w:rPr>
          <w:color w:val="BFBFBF" w:themeColor="background1" w:themeShade="BF"/>
        </w:rPr>
      </w:pPr>
      <w:r>
        <w:rPr>
          <w:color w:val="BFBFBF" w:themeColor="background1" w:themeShade="BF"/>
        </w:rPr>
        <w:t>N</w:t>
      </w:r>
      <w:r w:rsidR="00C03A7F">
        <w:rPr>
          <w:color w:val="BFBFBF" w:themeColor="background1" w:themeShade="BF"/>
        </w:rPr>
        <w:t>o Safety Goal s</w:t>
      </w:r>
      <w:r>
        <w:rPr>
          <w:color w:val="BFBFBF" w:themeColor="background1" w:themeShade="BF"/>
        </w:rPr>
        <w:t>pecified</w:t>
      </w:r>
      <w:r w:rsidR="00C03A7F">
        <w:rPr>
          <w:color w:val="BFBFBF" w:themeColor="background1" w:themeShade="BF"/>
        </w:rPr>
        <w:t>.</w:t>
      </w:r>
    </w:p>
    <w:p w14:paraId="06FDCF88" w14:textId="0CBFAD91" w:rsidR="003531D5" w:rsidRDefault="003531D5" w:rsidP="003531D5">
      <w:pPr>
        <w:pStyle w:val="Heading2"/>
      </w:pPr>
      <w:bookmarkStart w:id="200" w:name="_Toc70700691"/>
      <w:r w:rsidRPr="0070553F">
        <w:lastRenderedPageBreak/>
        <w:t>Functional Safety Requirements</w:t>
      </w:r>
      <w:bookmarkEnd w:id="200"/>
    </w:p>
    <w:p w14:paraId="26BB836E" w14:textId="77777777" w:rsidR="00202356" w:rsidRDefault="00202356" w:rsidP="00202356">
      <w:pPr>
        <w:shd w:val="clear" w:color="auto" w:fill="D6E3BC" w:themeFill="accent3" w:themeFillTint="66"/>
        <w:rPr>
          <w:rStyle w:val="SubtleEmphasis"/>
        </w:rPr>
      </w:pPr>
      <w:r>
        <w:rPr>
          <w:rStyle w:val="SubtleEmphasis"/>
          <w:b/>
        </w:rPr>
        <w:t>#Classification</w:t>
      </w:r>
      <w:r>
        <w:rPr>
          <w:rStyle w:val="SubtleEmphasis"/>
        </w:rPr>
        <w:t>: Functional Safety only</w:t>
      </w:r>
    </w:p>
    <w:p w14:paraId="02ADD8F3" w14:textId="77777777" w:rsidR="00202356" w:rsidRDefault="00202356" w:rsidP="00202356">
      <w:pPr>
        <w:shd w:val="clear" w:color="auto" w:fill="D6E3BC" w:themeFill="accent3" w:themeFillTint="66"/>
        <w:rPr>
          <w:rStyle w:val="SubtleEmphasis"/>
          <w:rFonts w:cs="Arial"/>
        </w:rPr>
      </w:pPr>
      <w:r>
        <w:rPr>
          <w:rStyle w:val="SubtleEmphasis"/>
          <w:b/>
        </w:rPr>
        <w:t>#Hint:</w:t>
      </w:r>
      <w:r>
        <w:rPr>
          <w:rStyle w:val="SubtleEmphasis"/>
        </w:rPr>
        <w:t xml:space="preserve"> The </w:t>
      </w:r>
      <w:r>
        <w:rPr>
          <w:rStyle w:val="SubtleEmphasis"/>
          <w:rFonts w:cs="Arial"/>
        </w:rPr>
        <w:t>section lists the Functional Safety Requirements (FSRs) derived from</w:t>
      </w:r>
    </w:p>
    <w:p w14:paraId="6268886A" w14:textId="7ED86DA7" w:rsidR="00202356" w:rsidRDefault="00202356" w:rsidP="00202356">
      <w:pPr>
        <w:pStyle w:val="ListParagraph"/>
        <w:numPr>
          <w:ilvl w:val="0"/>
          <w:numId w:val="23"/>
        </w:numPr>
        <w:shd w:val="clear" w:color="auto" w:fill="D6E3BC" w:themeFill="accent3" w:themeFillTint="66"/>
        <w:rPr>
          <w:rStyle w:val="SubtleEmphasis"/>
          <w:rFonts w:ascii="Arial" w:hAnsi="Arial" w:cs="Arial"/>
        </w:rPr>
      </w:pPr>
      <w:r>
        <w:rPr>
          <w:rStyle w:val="SubtleEmphasis"/>
          <w:rFonts w:ascii="Arial" w:hAnsi="Arial" w:cs="Arial"/>
        </w:rPr>
        <w:t xml:space="preserve">a Safety Goal (list in subsections </w:t>
      </w:r>
      <w:r w:rsidR="00D44D0F">
        <w:rPr>
          <w:rStyle w:val="SubtleEmphasis"/>
          <w:rFonts w:ascii="Arial" w:hAnsi="Arial" w:cs="Arial"/>
        </w:rPr>
        <w:t>6.4.1</w:t>
      </w:r>
      <w:r>
        <w:rPr>
          <w:rStyle w:val="SubtleEmphasis"/>
          <w:rFonts w:ascii="Arial" w:hAnsi="Arial" w:cs="Arial"/>
        </w:rPr>
        <w:t xml:space="preserve"> and following) </w:t>
      </w:r>
    </w:p>
    <w:p w14:paraId="5F4635CE" w14:textId="77777777" w:rsidR="00202356" w:rsidRDefault="00202356" w:rsidP="00202356">
      <w:pPr>
        <w:shd w:val="clear" w:color="auto" w:fill="D6E3BC" w:themeFill="accent3" w:themeFillTint="66"/>
        <w:ind w:firstLine="720"/>
        <w:rPr>
          <w:rStyle w:val="SubtleEmphasis"/>
          <w:rFonts w:cs="Arial"/>
        </w:rPr>
      </w:pPr>
      <w:r>
        <w:rPr>
          <w:rStyle w:val="SubtleEmphasis"/>
          <w:rFonts w:cs="Arial"/>
        </w:rPr>
        <w:t>in this case each FSR should trace back to a safety goal in ch. 6.3</w:t>
      </w:r>
    </w:p>
    <w:p w14:paraId="238B14E0" w14:textId="5B583462" w:rsidR="00202356" w:rsidRDefault="00202356" w:rsidP="00202356">
      <w:pPr>
        <w:pStyle w:val="ListParagraph"/>
        <w:numPr>
          <w:ilvl w:val="0"/>
          <w:numId w:val="23"/>
        </w:numPr>
        <w:shd w:val="clear" w:color="auto" w:fill="D6E3BC" w:themeFill="accent3" w:themeFillTint="66"/>
        <w:rPr>
          <w:rStyle w:val="SubtleEmphasis"/>
          <w:rFonts w:ascii="Arial" w:hAnsi="Arial" w:cs="Arial"/>
        </w:rPr>
      </w:pPr>
      <w:r>
        <w:rPr>
          <w:rStyle w:val="SubtleEmphasis"/>
          <w:rFonts w:ascii="Arial" w:hAnsi="Arial" w:cs="Arial"/>
        </w:rPr>
        <w:t xml:space="preserve">and Assumptions (list in subsection </w:t>
      </w:r>
      <w:r w:rsidR="00D44D0F">
        <w:rPr>
          <w:rStyle w:val="SubtleEmphasis"/>
          <w:rFonts w:ascii="Arial" w:hAnsi="Arial" w:cs="Arial"/>
        </w:rPr>
        <w:t>6.4.2</w:t>
      </w:r>
      <w:r>
        <w:rPr>
          <w:rStyle w:val="SubtleEmphasis"/>
          <w:rFonts w:ascii="Arial" w:hAnsi="Arial" w:cs="Arial"/>
        </w:rPr>
        <w:t xml:space="preserve">). </w:t>
      </w:r>
    </w:p>
    <w:p w14:paraId="29ACA493" w14:textId="77777777" w:rsidR="00202356" w:rsidRDefault="00202356" w:rsidP="00202356">
      <w:pPr>
        <w:shd w:val="clear" w:color="auto" w:fill="D6E3BC"/>
        <w:ind w:firstLine="720"/>
        <w:rPr>
          <w:rStyle w:val="SubtleEmphasis"/>
          <w:rFonts w:cs="Arial"/>
        </w:rPr>
      </w:pPr>
      <w:r>
        <w:rPr>
          <w:rStyle w:val="SubtleEmphasis"/>
          <w:rFonts w:cs="Arial"/>
        </w:rPr>
        <w:t>in this case each FSR should trace back to an assumption in ch. 6.2.</w:t>
      </w:r>
    </w:p>
    <w:p w14:paraId="5F327504" w14:textId="5547E57D" w:rsidR="00202356" w:rsidRDefault="00202356" w:rsidP="00202356">
      <w:pPr>
        <w:shd w:val="clear" w:color="auto" w:fill="D6E3BC" w:themeFill="accent3" w:themeFillTint="66"/>
        <w:rPr>
          <w:rStyle w:val="SubtleEmphasis"/>
          <w:rFonts w:cs="Arial"/>
        </w:rPr>
      </w:pPr>
      <w:r>
        <w:rPr>
          <w:rStyle w:val="SubtleEmphasis"/>
          <w:rFonts w:cs="Arial"/>
        </w:rPr>
        <w:t xml:space="preserve">In section </w:t>
      </w:r>
      <w:r w:rsidR="00D44D0F">
        <w:rPr>
          <w:rStyle w:val="SubtleEmphasis"/>
          <w:rFonts w:cs="Arial"/>
        </w:rPr>
        <w:t>6.5</w:t>
      </w:r>
      <w:r>
        <w:rPr>
          <w:rStyle w:val="SubtleEmphasis"/>
          <w:rFonts w:cs="Arial"/>
        </w:rPr>
        <w:fldChar w:fldCharType="begin"/>
      </w:r>
      <w:r>
        <w:rPr>
          <w:rStyle w:val="SubtleEmphasis"/>
          <w:rFonts w:cs="Arial"/>
        </w:rPr>
        <w:instrText xml:space="preserve"> REF _Ref4160959 \w \h  \* MERGEFORMAT </w:instrText>
      </w:r>
      <w:r>
        <w:rPr>
          <w:rStyle w:val="SubtleEmphasis"/>
          <w:rFonts w:cs="Arial"/>
        </w:rPr>
      </w:r>
      <w:r>
        <w:rPr>
          <w:rStyle w:val="SubtleEmphasis"/>
          <w:rFonts w:cs="Arial"/>
        </w:rPr>
        <w:fldChar w:fldCharType="separate"/>
      </w:r>
      <w:r w:rsidR="002F02E1">
        <w:rPr>
          <w:rStyle w:val="SubtleEmphasis"/>
          <w:rFonts w:cs="Arial"/>
          <w:b/>
          <w:bCs/>
          <w:lang w:val="en-US"/>
        </w:rPr>
        <w:t>Error! Reference source not found.</w:t>
      </w:r>
      <w:r>
        <w:rPr>
          <w:rStyle w:val="SubtleEmphasis"/>
          <w:rFonts w:cs="Arial"/>
        </w:rPr>
        <w:fldChar w:fldCharType="end"/>
      </w:r>
      <w:r>
        <w:rPr>
          <w:rStyle w:val="SubtleEmphasis"/>
          <w:rFonts w:cs="Arial"/>
        </w:rPr>
        <w:t xml:space="preserve"> “</w:t>
      </w:r>
      <w:r w:rsidR="00D44D0F">
        <w:rPr>
          <w:rStyle w:val="SubtleEmphasis"/>
          <w:rFonts w:cs="Arial"/>
        </w:rPr>
        <w:t>ASIL Decomposition of Functional Safety Requirements</w:t>
      </w:r>
      <w:r>
        <w:rPr>
          <w:rStyle w:val="SubtleEmphasis"/>
          <w:rFonts w:cs="Arial"/>
        </w:rPr>
        <w:t xml:space="preserve">” the initial FSRs from chapters </w:t>
      </w:r>
      <w:r w:rsidR="00D44D0F">
        <w:rPr>
          <w:rStyle w:val="SubtleEmphasis"/>
          <w:rFonts w:cs="Arial"/>
        </w:rPr>
        <w:t>6.4.1</w:t>
      </w:r>
      <w:r>
        <w:rPr>
          <w:rStyle w:val="SubtleEmphasis"/>
          <w:rFonts w:cs="Arial"/>
        </w:rPr>
        <w:t xml:space="preserve"> to </w:t>
      </w:r>
      <w:r w:rsidR="00D44D0F">
        <w:rPr>
          <w:rStyle w:val="SubtleEmphasis"/>
          <w:rFonts w:cs="Arial"/>
        </w:rPr>
        <w:t>6.4.2</w:t>
      </w:r>
      <w:r>
        <w:rPr>
          <w:rStyle w:val="SubtleEmphasis"/>
          <w:rFonts w:cs="Arial"/>
        </w:rPr>
        <w:t xml:space="preserve"> may be decomposed, if required.</w:t>
      </w:r>
    </w:p>
    <w:p w14:paraId="397022E2" w14:textId="65C48252" w:rsidR="00202356" w:rsidRDefault="00202356" w:rsidP="00202356">
      <w:pPr>
        <w:shd w:val="clear" w:color="auto" w:fill="D6E3BC" w:themeFill="accent3" w:themeFillTint="66"/>
        <w:rPr>
          <w:rStyle w:val="SubtleEmphasis"/>
        </w:rPr>
      </w:pPr>
      <w:r>
        <w:rPr>
          <w:rStyle w:val="SubtleEmphasis"/>
          <w:b/>
        </w:rPr>
        <w:t>#Link:</w:t>
      </w:r>
      <w:r>
        <w:tab/>
      </w:r>
      <w:hyperlink r:id="rId75" w:history="1">
        <w:r>
          <w:rPr>
            <w:rStyle w:val="Hyperlink"/>
          </w:rPr>
          <w:t xml:space="preserve">Functional Safety </w:t>
        </w:r>
        <w:r w:rsidR="004B5E6B">
          <w:rPr>
            <w:rStyle w:val="Hyperlink"/>
          </w:rPr>
          <w:t>SharePoint</w:t>
        </w:r>
      </w:hyperlink>
      <w:r>
        <w:rPr>
          <w:rStyle w:val="SubtleEmphasis"/>
        </w:rPr>
        <w:t xml:space="preserve"> – Functional Safety Concept</w:t>
      </w:r>
    </w:p>
    <w:p w14:paraId="307239D1" w14:textId="3EC86D10" w:rsidR="00202356" w:rsidRPr="00202356" w:rsidRDefault="00202356" w:rsidP="00202356">
      <w:pPr>
        <w:shd w:val="clear" w:color="auto" w:fill="D6E3BC" w:themeFill="accent3" w:themeFillTint="66"/>
        <w:rPr>
          <w:color w:val="808080" w:themeColor="text1" w:themeTint="7F"/>
        </w:rPr>
      </w:pPr>
      <w:r>
        <w:tab/>
      </w:r>
      <w:hyperlink r:id="rId76" w:history="1">
        <w:r>
          <w:rPr>
            <w:rStyle w:val="Hyperlink"/>
          </w:rPr>
          <w:t>RE Wiki - Requirements Attributes</w:t>
        </w:r>
      </w:hyperlink>
    </w:p>
    <w:p w14:paraId="520F5990" w14:textId="77777777" w:rsidR="00CE3BD6" w:rsidRPr="0070553F" w:rsidRDefault="00CE3BD6" w:rsidP="0005083B">
      <w:pPr>
        <w:shd w:val="clear" w:color="auto" w:fill="D6E3BC" w:themeFill="accent3" w:themeFillTint="66"/>
        <w:rPr>
          <w:rStyle w:val="SubtleEmphasis"/>
        </w:rPr>
      </w:pPr>
      <w:r w:rsidRPr="0070553F">
        <w:rPr>
          <w:rStyle w:val="SubtleEmphasis"/>
          <w:b/>
        </w:rPr>
        <w:t>#Classification</w:t>
      </w:r>
      <w:r w:rsidRPr="0070553F">
        <w:rPr>
          <w:rStyle w:val="SubtleEmphasis"/>
        </w:rPr>
        <w:t>: Functional Safety only</w:t>
      </w:r>
    </w:p>
    <w:p w14:paraId="31EBDC41" w14:textId="77777777" w:rsidR="00CE3BD6" w:rsidRPr="0070553F" w:rsidRDefault="00CE3BD6" w:rsidP="0005083B">
      <w:pPr>
        <w:shd w:val="clear" w:color="auto" w:fill="D6E3BC" w:themeFill="accent3" w:themeFillTint="66"/>
        <w:rPr>
          <w:rStyle w:val="SubtleEmphasis"/>
        </w:rPr>
      </w:pPr>
      <w:r w:rsidRPr="0070553F">
        <w:rPr>
          <w:rStyle w:val="SubtleEmphasis"/>
          <w:b/>
        </w:rPr>
        <w:t>#Hint:</w:t>
      </w:r>
      <w:r w:rsidRPr="0070553F">
        <w:rPr>
          <w:rStyle w:val="SubtleEmphasis"/>
        </w:rPr>
        <w:t xml:space="preserve"> The </w:t>
      </w:r>
      <w:r w:rsidR="0070553F" w:rsidRPr="0070553F">
        <w:rPr>
          <w:rStyle w:val="SubtleEmphasis"/>
        </w:rPr>
        <w:t>section lists the</w:t>
      </w:r>
      <w:r w:rsidRPr="0070553F">
        <w:rPr>
          <w:rStyle w:val="SubtleEmphasis"/>
        </w:rPr>
        <w:t xml:space="preserve"> Functional Safety Requirements (FSRs) derived from a Safety Goal</w:t>
      </w:r>
      <w:r w:rsidR="0070553F" w:rsidRPr="0070553F">
        <w:rPr>
          <w:rStyle w:val="SubtleEmphasis"/>
        </w:rPr>
        <w:t xml:space="preserve"> and Assumptions</w:t>
      </w:r>
      <w:r w:rsidRPr="0070553F">
        <w:rPr>
          <w:rStyle w:val="SubtleEmphasis"/>
        </w:rPr>
        <w:t>.</w:t>
      </w:r>
      <w:r w:rsidR="0070553F" w:rsidRPr="0070553F">
        <w:rPr>
          <w:rStyle w:val="SubtleEmphasis"/>
        </w:rPr>
        <w:t xml:space="preserve"> </w:t>
      </w:r>
    </w:p>
    <w:p w14:paraId="406D7584" w14:textId="77777777" w:rsidR="00BE430C" w:rsidRDefault="00BE430C" w:rsidP="0005083B">
      <w:pPr>
        <w:shd w:val="clear" w:color="auto" w:fill="D6E3BC" w:themeFill="accent3" w:themeFillTint="66"/>
        <w:rPr>
          <w:rStyle w:val="SubtleEmphasis"/>
        </w:rPr>
      </w:pPr>
      <w:r>
        <w:rPr>
          <w:rStyle w:val="SubtleEmphasis"/>
        </w:rPr>
        <w:t>The following should be noted for the use of the attribute fields for FSRs</w:t>
      </w:r>
    </w:p>
    <w:p w14:paraId="424222DE" w14:textId="77777777" w:rsidR="0070553F" w:rsidRPr="0070553F" w:rsidRDefault="00BE430C" w:rsidP="0005083B">
      <w:pPr>
        <w:shd w:val="clear" w:color="auto" w:fill="D6E3BC" w:themeFill="accent3" w:themeFillTint="66"/>
        <w:rPr>
          <w:rStyle w:val="SubtleEmphasis"/>
        </w:rPr>
      </w:pPr>
      <w:r>
        <w:rPr>
          <w:rStyle w:val="SubtleEmphasis"/>
        </w:rPr>
        <w:t xml:space="preserve">- </w:t>
      </w:r>
      <w:r w:rsidR="0070553F" w:rsidRPr="0070553F">
        <w:rPr>
          <w:rStyle w:val="SubtleEmphasis"/>
        </w:rPr>
        <w:t>The “</w:t>
      </w:r>
      <w:r w:rsidR="00AC5770">
        <w:rPr>
          <w:rStyle w:val="SubtleEmphasis"/>
        </w:rPr>
        <w:t>Source Req</w:t>
      </w:r>
      <w:r w:rsidR="0070553F" w:rsidRPr="0070553F">
        <w:rPr>
          <w:rStyle w:val="SubtleEmphasis"/>
        </w:rPr>
        <w:t>” trace link field in each FSR should have a reference to</w:t>
      </w:r>
    </w:p>
    <w:p w14:paraId="7E407749" w14:textId="77777777" w:rsidR="0070553F" w:rsidRPr="0070553F" w:rsidRDefault="00BE430C" w:rsidP="0005083B">
      <w:pPr>
        <w:shd w:val="clear" w:color="auto" w:fill="D6E3BC" w:themeFill="accent3" w:themeFillTint="66"/>
        <w:ind w:firstLine="720"/>
        <w:rPr>
          <w:rStyle w:val="SubtleEmphasis"/>
        </w:rPr>
      </w:pPr>
      <w:r>
        <w:rPr>
          <w:rStyle w:val="SubtleEmphasis"/>
        </w:rPr>
        <w:t xml:space="preserve">- </w:t>
      </w:r>
      <w:r w:rsidR="0070553F" w:rsidRPr="0070553F">
        <w:rPr>
          <w:rStyle w:val="SubtleEmphasis"/>
        </w:rPr>
        <w:t xml:space="preserve">a safety goal in ch. 6.3 “Safety Goals” or </w:t>
      </w:r>
    </w:p>
    <w:p w14:paraId="0143D1EC" w14:textId="3BAD382F" w:rsidR="0070553F" w:rsidRPr="0070553F" w:rsidRDefault="0070553F" w:rsidP="00FF76B2">
      <w:pPr>
        <w:shd w:val="clear" w:color="auto" w:fill="D6E3BC" w:themeFill="accent3" w:themeFillTint="66"/>
        <w:ind w:firstLine="720"/>
        <w:rPr>
          <w:rStyle w:val="SubtleEmphasis"/>
        </w:rPr>
      </w:pPr>
      <w:r w:rsidRPr="0070553F">
        <w:rPr>
          <w:rStyle w:val="SubtleEmphasis"/>
        </w:rPr>
        <w:t>-</w:t>
      </w:r>
      <w:r w:rsidR="00BE430C">
        <w:rPr>
          <w:rStyle w:val="SubtleEmphasis"/>
        </w:rPr>
        <w:t xml:space="preserve"> </w:t>
      </w:r>
      <w:r w:rsidRPr="0070553F">
        <w:rPr>
          <w:rStyle w:val="SubtleEmphasis"/>
        </w:rPr>
        <w:t>an assumption in ch. 6.2 “Safety Assumptions”</w:t>
      </w:r>
    </w:p>
    <w:p w14:paraId="21D8FA8A" w14:textId="2A0CE085" w:rsidR="008A4C8A" w:rsidRDefault="008A4C8A" w:rsidP="0005083B">
      <w:pPr>
        <w:shd w:val="clear" w:color="auto" w:fill="D6E3BC" w:themeFill="accent3" w:themeFillTint="66"/>
        <w:rPr>
          <w:rStyle w:val="SubtleEmphasis"/>
        </w:rPr>
      </w:pPr>
      <w:r w:rsidRPr="008A4C8A">
        <w:rPr>
          <w:rStyle w:val="SubtleEmphasis"/>
          <w:b/>
        </w:rPr>
        <w:t>#Link:</w:t>
      </w:r>
      <w:r>
        <w:tab/>
      </w:r>
      <w:hyperlink r:id="rId77" w:history="1">
        <w:r w:rsidRPr="008A4C8A">
          <w:rPr>
            <w:rStyle w:val="Hyperlink"/>
          </w:rPr>
          <w:t xml:space="preserve">Functional Safety </w:t>
        </w:r>
        <w:r w:rsidR="004B5E6B" w:rsidRPr="008A4C8A">
          <w:rPr>
            <w:rStyle w:val="Hyperlink"/>
          </w:rPr>
          <w:t>SharePoint</w:t>
        </w:r>
      </w:hyperlink>
      <w:r>
        <w:rPr>
          <w:rStyle w:val="SubtleEmphasis"/>
        </w:rPr>
        <w:t xml:space="preserve"> – Functional Safety Concept</w:t>
      </w:r>
    </w:p>
    <w:p w14:paraId="1C1055A1" w14:textId="4B0E22C3" w:rsidR="00B94676" w:rsidRDefault="00B94676" w:rsidP="0005083B">
      <w:pPr>
        <w:shd w:val="clear" w:color="auto" w:fill="D6E3BC" w:themeFill="accent3" w:themeFillTint="66"/>
        <w:rPr>
          <w:rStyle w:val="Hyperlink"/>
        </w:rPr>
      </w:pPr>
      <w:r>
        <w:tab/>
      </w:r>
      <w:hyperlink r:id="rId78" w:history="1">
        <w:r w:rsidRPr="0097120E">
          <w:rPr>
            <w:rStyle w:val="Hyperlink"/>
          </w:rPr>
          <w:t>RE Wiki - Requirements Attributes</w:t>
        </w:r>
      </w:hyperlink>
    </w:p>
    <w:p w14:paraId="5F6F8EE3" w14:textId="58C887BB" w:rsidR="009A65D8" w:rsidRPr="0072382D" w:rsidRDefault="00332A4B" w:rsidP="0072382D">
      <w:pPr>
        <w:rPr>
          <w:rFonts w:cs="Arial"/>
          <w:color w:val="BFBFBF" w:themeColor="background1" w:themeShade="BF"/>
        </w:rPr>
      </w:pPr>
      <w:r w:rsidRPr="0072382D">
        <w:rPr>
          <w:rFonts w:cs="Arial"/>
          <w:color w:val="BFBFBF" w:themeColor="background1" w:themeShade="BF"/>
        </w:rPr>
        <w:t>N</w:t>
      </w:r>
      <w:r w:rsidR="00C03A7F">
        <w:rPr>
          <w:rFonts w:cs="Arial"/>
          <w:color w:val="BFBFBF" w:themeColor="background1" w:themeShade="BF"/>
        </w:rPr>
        <w:t xml:space="preserve">o Safety Goal </w:t>
      </w:r>
      <w:r w:rsidRPr="0072382D">
        <w:rPr>
          <w:rFonts w:cs="Arial"/>
          <w:color w:val="BFBFBF" w:themeColor="background1" w:themeShade="BF"/>
        </w:rPr>
        <w:t>specified.</w:t>
      </w:r>
    </w:p>
    <w:p w14:paraId="04394C0A" w14:textId="606756E1" w:rsidR="00DE4D02" w:rsidRDefault="001917E0" w:rsidP="001917E0">
      <w:pPr>
        <w:pStyle w:val="Heading3"/>
      </w:pPr>
      <w:bookmarkStart w:id="201" w:name="_Toc70700692"/>
      <w:r w:rsidRPr="001917E0">
        <w:t xml:space="preserve">Derivation of </w:t>
      </w:r>
      <w:r w:rsidR="00202356">
        <w:t xml:space="preserve">Functional Safety </w:t>
      </w:r>
      <w:r w:rsidRPr="001917E0">
        <w:t>Requirements on Assumptions</w:t>
      </w:r>
      <w:bookmarkEnd w:id="201"/>
    </w:p>
    <w:p w14:paraId="2526DEFF" w14:textId="77777777" w:rsidR="00256828" w:rsidRPr="0070553F" w:rsidRDefault="00256828" w:rsidP="0005083B">
      <w:pPr>
        <w:shd w:val="clear" w:color="auto" w:fill="D6E3BC" w:themeFill="accent3" w:themeFillTint="66"/>
        <w:rPr>
          <w:rStyle w:val="SubtleEmphasis"/>
        </w:rPr>
      </w:pPr>
      <w:r w:rsidRPr="0070553F">
        <w:rPr>
          <w:rStyle w:val="SubtleEmphasis"/>
          <w:b/>
        </w:rPr>
        <w:t>#Classification</w:t>
      </w:r>
      <w:r w:rsidRPr="0070553F">
        <w:rPr>
          <w:rStyle w:val="SubtleEmphasis"/>
        </w:rPr>
        <w:t>: Functional Safety only</w:t>
      </w:r>
    </w:p>
    <w:p w14:paraId="5F459B6D" w14:textId="77777777" w:rsidR="00256828" w:rsidRPr="00347A88" w:rsidRDefault="00256828" w:rsidP="0005083B">
      <w:pPr>
        <w:shd w:val="clear" w:color="auto" w:fill="D6E3BC" w:themeFill="accent3" w:themeFillTint="66"/>
        <w:rPr>
          <w:rStyle w:val="SubtleEmphasis"/>
        </w:rPr>
      </w:pPr>
      <w:r w:rsidRPr="0070553F">
        <w:rPr>
          <w:rStyle w:val="SubtleEmphasis"/>
          <w:b/>
        </w:rPr>
        <w:t>#Hint:</w:t>
      </w:r>
      <w:r w:rsidRPr="0070553F">
        <w:rPr>
          <w:rStyle w:val="SubtleEmphasis"/>
        </w:rPr>
        <w:t xml:space="preserve"> Derive requirements from the Assumptions (refer</w:t>
      </w:r>
      <w:r w:rsidR="00B62590">
        <w:rPr>
          <w:rStyle w:val="SubtleEmphasis"/>
        </w:rPr>
        <w:t xml:space="preserve"> to section “Safety Assumptions”</w:t>
      </w:r>
    </w:p>
    <w:p w14:paraId="58CE3DAD" w14:textId="77777777" w:rsidR="00657697" w:rsidRDefault="00657697" w:rsidP="00421A80"/>
    <w:p w14:paraId="65C3D340" w14:textId="3BE126F8" w:rsidR="002E6363" w:rsidRDefault="002E6363" w:rsidP="00421A80">
      <w:pPr>
        <w:rPr>
          <w:color w:val="BFBFBF" w:themeColor="background1" w:themeShade="BF"/>
        </w:rPr>
      </w:pPr>
      <w:r w:rsidRPr="00C12D32">
        <w:rPr>
          <w:color w:val="BFBFBF" w:themeColor="background1" w:themeShade="BF"/>
        </w:rPr>
        <w:t xml:space="preserve">No Functional Safety Requirements </w:t>
      </w:r>
      <w:r w:rsidR="00E50D28">
        <w:rPr>
          <w:color w:val="BFBFBF" w:themeColor="background1" w:themeShade="BF"/>
        </w:rPr>
        <w:t xml:space="preserve">tracing to Assumptions </w:t>
      </w:r>
      <w:r w:rsidRPr="00C12D32">
        <w:rPr>
          <w:color w:val="BFBFBF" w:themeColor="background1" w:themeShade="BF"/>
        </w:rPr>
        <w:t>specified.</w:t>
      </w:r>
    </w:p>
    <w:p w14:paraId="21039223" w14:textId="2AED0D11" w:rsidR="00421A80" w:rsidRPr="00C12D32" w:rsidRDefault="00202356" w:rsidP="003C301B">
      <w:pPr>
        <w:pStyle w:val="Heading2"/>
      </w:pPr>
      <w:bookmarkStart w:id="202" w:name="_Toc70700693"/>
      <w:r>
        <w:t xml:space="preserve">ASIL </w:t>
      </w:r>
      <w:r w:rsidR="00871AE3">
        <w:t>Decomposition of</w:t>
      </w:r>
      <w:r w:rsidR="00421A80" w:rsidRPr="00C12D32">
        <w:t xml:space="preserve"> Functional Safety Requirements</w:t>
      </w:r>
      <w:bookmarkEnd w:id="202"/>
    </w:p>
    <w:p w14:paraId="210A02C9" w14:textId="77777777" w:rsidR="00421A80" w:rsidRPr="0070553F" w:rsidRDefault="00421A80" w:rsidP="0005083B">
      <w:pPr>
        <w:shd w:val="clear" w:color="auto" w:fill="D6E3BC" w:themeFill="accent3" w:themeFillTint="66"/>
        <w:rPr>
          <w:b/>
          <w:i/>
          <w:color w:val="808080" w:themeColor="background1" w:themeShade="80"/>
        </w:rPr>
      </w:pPr>
      <w:r w:rsidRPr="0070553F">
        <w:rPr>
          <w:b/>
          <w:i/>
          <w:color w:val="808080" w:themeColor="background1" w:themeShade="80"/>
        </w:rPr>
        <w:t>#Classification:</w:t>
      </w:r>
      <w:r w:rsidRPr="0070553F">
        <w:rPr>
          <w:i/>
          <w:color w:val="808080" w:themeColor="background1" w:themeShade="80"/>
        </w:rPr>
        <w:t xml:space="preserve"> Functional Safety Only</w:t>
      </w:r>
    </w:p>
    <w:p w14:paraId="1819AA18" w14:textId="38F0CF5F" w:rsidR="00421A80" w:rsidRDefault="00421A80" w:rsidP="0005083B">
      <w:pPr>
        <w:shd w:val="clear" w:color="auto" w:fill="D6E3BC" w:themeFill="accent3" w:themeFillTint="66"/>
        <w:rPr>
          <w:i/>
          <w:color w:val="808080" w:themeColor="background1" w:themeShade="80"/>
        </w:rPr>
      </w:pPr>
      <w:r w:rsidRPr="0070553F">
        <w:rPr>
          <w:b/>
          <w:i/>
          <w:color w:val="808080" w:themeColor="background1" w:themeShade="80"/>
        </w:rPr>
        <w:t>#Hint:</w:t>
      </w:r>
      <w:r w:rsidRPr="0070553F">
        <w:rPr>
          <w:i/>
          <w:color w:val="808080" w:themeColor="background1" w:themeShade="80"/>
        </w:rPr>
        <w:t xml:space="preserve"> </w:t>
      </w:r>
      <w:r w:rsidR="00724204" w:rsidRPr="0070553F">
        <w:rPr>
          <w:i/>
          <w:color w:val="808080" w:themeColor="background1" w:themeShade="80"/>
        </w:rPr>
        <w:t>For ASIL D features additional measures like a requirements decomposition might be required. Fill out the following table for</w:t>
      </w:r>
      <w:r w:rsidRPr="0070553F">
        <w:rPr>
          <w:i/>
          <w:color w:val="808080" w:themeColor="background1" w:themeShade="80"/>
        </w:rPr>
        <w:t xml:space="preserve"> each ASIL </w:t>
      </w:r>
      <w:r w:rsidR="00724204" w:rsidRPr="0070553F">
        <w:rPr>
          <w:i/>
          <w:color w:val="808080" w:themeColor="background1" w:themeShade="80"/>
        </w:rPr>
        <w:t xml:space="preserve">D </w:t>
      </w:r>
      <w:r w:rsidRPr="0070553F">
        <w:rPr>
          <w:i/>
          <w:color w:val="808080" w:themeColor="background1" w:themeShade="80"/>
        </w:rPr>
        <w:t>decomposition applied in the feature</w:t>
      </w:r>
      <w:r w:rsidR="00724204" w:rsidRPr="0070553F">
        <w:rPr>
          <w:i/>
          <w:color w:val="808080" w:themeColor="background1" w:themeShade="80"/>
        </w:rPr>
        <w:t xml:space="preserve">. </w:t>
      </w:r>
      <w:r w:rsidRPr="0070553F">
        <w:rPr>
          <w:i/>
          <w:color w:val="808080" w:themeColor="background1" w:themeShade="80"/>
        </w:rPr>
        <w:t xml:space="preserve">The decomposition rationale is the reason why the decomposition was performed, whereas the rationale for each requirement expresses the reason and thought behind that particular requirement and should include how the requirement is able to independently </w:t>
      </w:r>
      <w:r w:rsidR="007D1C47" w:rsidRPr="0070553F">
        <w:rPr>
          <w:i/>
          <w:color w:val="808080" w:themeColor="background1" w:themeShade="80"/>
        </w:rPr>
        <w:t>fulfil</w:t>
      </w:r>
      <w:r w:rsidRPr="0070553F">
        <w:rPr>
          <w:i/>
          <w:color w:val="808080" w:themeColor="background1" w:themeShade="80"/>
        </w:rPr>
        <w:t xml:space="preserve"> the needs of the parent requirement.</w:t>
      </w:r>
    </w:p>
    <w:p w14:paraId="2B9F22BA" w14:textId="78586183" w:rsidR="00421A80" w:rsidRDefault="00421A80" w:rsidP="0005083B">
      <w:pPr>
        <w:shd w:val="clear" w:color="auto" w:fill="D6E3BC" w:themeFill="accent3" w:themeFillTint="66"/>
        <w:rPr>
          <w:i/>
          <w:color w:val="808080" w:themeColor="background1" w:themeShade="80"/>
        </w:rPr>
      </w:pPr>
      <w:r w:rsidRPr="00D20433">
        <w:rPr>
          <w:b/>
          <w:i/>
          <w:color w:val="808080" w:themeColor="background1" w:themeShade="80"/>
        </w:rPr>
        <w:t>#Link:</w:t>
      </w:r>
      <w:r>
        <w:rPr>
          <w:i/>
          <w:color w:val="808080" w:themeColor="background1" w:themeShade="80"/>
        </w:rPr>
        <w:t xml:space="preserve"> </w:t>
      </w:r>
      <w:hyperlink r:id="rId79" w:history="1">
        <w:r w:rsidRPr="00663A13">
          <w:rPr>
            <w:rStyle w:val="Hyperlink"/>
            <w:i/>
          </w:rPr>
          <w:t xml:space="preserve">Functional Safety </w:t>
        </w:r>
        <w:r w:rsidR="004B5E6B" w:rsidRPr="00663A13">
          <w:rPr>
            <w:rStyle w:val="Hyperlink"/>
            <w:i/>
          </w:rPr>
          <w:t>SharePoint</w:t>
        </w:r>
      </w:hyperlink>
      <w:r w:rsidR="008A4C8A">
        <w:rPr>
          <w:i/>
          <w:color w:val="808080" w:themeColor="background1" w:themeShade="80"/>
        </w:rPr>
        <w:t xml:space="preserve"> - Functional Safety Concept</w:t>
      </w:r>
    </w:p>
    <w:p w14:paraId="72C45A2C" w14:textId="77777777" w:rsidR="004123AF" w:rsidRDefault="004123AF" w:rsidP="00D56BC1">
      <w:pPr>
        <w:pStyle w:val="NoSpacing"/>
      </w:pPr>
    </w:p>
    <w:p w14:paraId="5A6316ED" w14:textId="09F5F9A3" w:rsidR="005E1CC8" w:rsidRDefault="005E1CC8" w:rsidP="00D56BC1">
      <w:pPr>
        <w:pStyle w:val="NoSpacing"/>
        <w:rPr>
          <w:color w:val="A6A6A6" w:themeColor="background1" w:themeShade="A6"/>
        </w:rPr>
      </w:pPr>
      <w:r>
        <w:rPr>
          <w:color w:val="A6A6A6" w:themeColor="background1" w:themeShade="A6"/>
        </w:rPr>
        <w:t>No Functional Safety Requirements with ASIL Decompositions specified.</w:t>
      </w:r>
    </w:p>
    <w:p w14:paraId="3C76A50D" w14:textId="4DE58D6F" w:rsidR="00012EF9" w:rsidRDefault="00012EF9" w:rsidP="00D56BC1">
      <w:pPr>
        <w:pStyle w:val="NoSpacing"/>
        <w:rPr>
          <w:color w:val="A6A6A6" w:themeColor="background1" w:themeShade="A6"/>
        </w:rPr>
      </w:pPr>
    </w:p>
    <w:p w14:paraId="7A6FA99F" w14:textId="34E98D2A" w:rsidR="00012EF9" w:rsidRDefault="00012EF9" w:rsidP="00D56BC1">
      <w:pPr>
        <w:pStyle w:val="NoSpacing"/>
        <w:rPr>
          <w:color w:val="A6A6A6" w:themeColor="background1" w:themeShade="A6"/>
        </w:rPr>
      </w:pPr>
    </w:p>
    <w:p w14:paraId="7ED9454B" w14:textId="18E1C6EC" w:rsidR="00012EF9" w:rsidRDefault="00012EF9" w:rsidP="00D56BC1">
      <w:pPr>
        <w:pStyle w:val="NoSpacing"/>
        <w:rPr>
          <w:color w:val="A6A6A6" w:themeColor="background1" w:themeShade="A6"/>
        </w:rPr>
      </w:pPr>
    </w:p>
    <w:p w14:paraId="289902BC" w14:textId="25112130" w:rsidR="00012EF9" w:rsidRDefault="00012EF9" w:rsidP="00D56BC1">
      <w:pPr>
        <w:pStyle w:val="NoSpacing"/>
        <w:rPr>
          <w:color w:val="A6A6A6" w:themeColor="background1" w:themeShade="A6"/>
        </w:rPr>
      </w:pPr>
    </w:p>
    <w:p w14:paraId="1D32EE21" w14:textId="6E1F8638" w:rsidR="00012EF9" w:rsidRDefault="00012EF9" w:rsidP="00D56BC1">
      <w:pPr>
        <w:pStyle w:val="NoSpacing"/>
        <w:rPr>
          <w:color w:val="A6A6A6" w:themeColor="background1" w:themeShade="A6"/>
        </w:rPr>
      </w:pPr>
    </w:p>
    <w:p w14:paraId="46DC742A" w14:textId="77777777" w:rsidR="00012EF9" w:rsidRPr="00E9446A" w:rsidRDefault="00012EF9" w:rsidP="00012EF9">
      <w:pPr>
        <w:pStyle w:val="Heading1"/>
        <w:tabs>
          <w:tab w:val="clear" w:pos="432"/>
        </w:tabs>
      </w:pPr>
      <w:bookmarkStart w:id="203" w:name="_Ref51768474"/>
      <w:bookmarkStart w:id="204" w:name="_Ref51768493"/>
      <w:bookmarkStart w:id="205" w:name="_Toc57194719"/>
      <w:bookmarkStart w:id="206" w:name="_Toc70700694"/>
      <w:bookmarkStart w:id="207" w:name="_Ref5805659"/>
      <w:bookmarkStart w:id="208" w:name="_Ref5805662"/>
      <w:r w:rsidRPr="00E9446A">
        <w:lastRenderedPageBreak/>
        <w:t>Cyber</w:t>
      </w:r>
      <w:r>
        <w:t>s</w:t>
      </w:r>
      <w:r w:rsidRPr="00E9446A">
        <w:t>ecurity</w:t>
      </w:r>
      <w:bookmarkEnd w:id="203"/>
      <w:bookmarkEnd w:id="204"/>
      <w:bookmarkEnd w:id="205"/>
      <w:bookmarkEnd w:id="206"/>
    </w:p>
    <w:p w14:paraId="126143A1" w14:textId="77777777" w:rsidR="00012EF9" w:rsidRPr="00347A88" w:rsidRDefault="00012EF9" w:rsidP="00012EF9">
      <w:pPr>
        <w:pStyle w:val="REUserHint"/>
        <w:rPr>
          <w:rStyle w:val="SubtleEmphasis"/>
        </w:rPr>
      </w:pPr>
      <w:r w:rsidRPr="00347A88">
        <w:rPr>
          <w:rStyle w:val="SubtleEmphasis"/>
          <w:b/>
        </w:rPr>
        <w:t>#Classification</w:t>
      </w:r>
      <w:r w:rsidRPr="00347A88">
        <w:rPr>
          <w:rStyle w:val="SubtleEmphasis"/>
        </w:rPr>
        <w:t xml:space="preserve">: </w:t>
      </w:r>
      <w:r>
        <w:rPr>
          <w:rStyle w:val="SubtleEmphasis"/>
        </w:rPr>
        <w:t>Cybersecurity only – leave a statement “Not Applicable” otherwise and remove subchapters.</w:t>
      </w:r>
    </w:p>
    <w:p w14:paraId="386C3F32" w14:textId="77777777" w:rsidR="00012EF9" w:rsidRPr="00E9446A" w:rsidRDefault="00012EF9" w:rsidP="00012EF9">
      <w:pPr>
        <w:pStyle w:val="Heading2"/>
        <w:ind w:left="576" w:hanging="576"/>
      </w:pPr>
      <w:bookmarkStart w:id="209" w:name="_Toc57194720"/>
      <w:bookmarkStart w:id="210" w:name="_Toc70700695"/>
      <w:r w:rsidRPr="00E9446A">
        <w:t>Security Goals</w:t>
      </w:r>
      <w:bookmarkEnd w:id="209"/>
      <w:bookmarkEnd w:id="210"/>
    </w:p>
    <w:p w14:paraId="2BC1347C" w14:textId="77777777" w:rsidR="00012EF9" w:rsidRDefault="00012EF9" w:rsidP="00012EF9">
      <w:pPr>
        <w:pStyle w:val="REUserHint"/>
        <w:rPr>
          <w:rStyle w:val="SubtleEmphasis"/>
        </w:rPr>
      </w:pPr>
      <w:r w:rsidRPr="0070553F">
        <w:rPr>
          <w:rStyle w:val="SubtleEmphasis"/>
          <w:b/>
        </w:rPr>
        <w:t>#Hint:</w:t>
      </w:r>
      <w:r w:rsidRPr="0070553F">
        <w:rPr>
          <w:rStyle w:val="SubtleEmphasis"/>
        </w:rPr>
        <w:t xml:space="preserve"> The list of </w:t>
      </w:r>
      <w:r>
        <w:rPr>
          <w:rStyle w:val="SubtleEmphasis"/>
        </w:rPr>
        <w:t>Cybersecurity</w:t>
      </w:r>
      <w:r w:rsidRPr="0070553F">
        <w:rPr>
          <w:rStyle w:val="SubtleEmphasis"/>
        </w:rPr>
        <w:t xml:space="preserve"> Goals </w:t>
      </w:r>
      <w:r>
        <w:rPr>
          <w:rStyle w:val="SubtleEmphasis"/>
        </w:rPr>
        <w:t>are</w:t>
      </w:r>
      <w:r w:rsidRPr="0070553F">
        <w:rPr>
          <w:rStyle w:val="SubtleEmphasis"/>
        </w:rPr>
        <w:t xml:space="preserve"> an output of the </w:t>
      </w:r>
      <w:r>
        <w:rPr>
          <w:rStyle w:val="SubtleEmphasis"/>
        </w:rPr>
        <w:t>Threat Model</w:t>
      </w:r>
      <w:r w:rsidRPr="0070553F">
        <w:rPr>
          <w:rStyle w:val="SubtleEmphasis"/>
        </w:rPr>
        <w:t>.</w:t>
      </w:r>
      <w:r>
        <w:rPr>
          <w:rStyle w:val="SubtleEmphasis"/>
        </w:rPr>
        <w:t xml:space="preserve"> The CAL attribute is not used yet.</w:t>
      </w:r>
    </w:p>
    <w:p w14:paraId="2E07524A" w14:textId="71A1D426" w:rsidR="00012EF9" w:rsidRDefault="00012EF9" w:rsidP="00012EF9">
      <w:pPr>
        <w:pStyle w:val="REUserHint"/>
        <w:rPr>
          <w:rStyle w:val="SubtleEmphasis"/>
        </w:rPr>
      </w:pPr>
      <w:r w:rsidRPr="008A4C8A">
        <w:rPr>
          <w:rStyle w:val="SubtleEmphasis"/>
          <w:b/>
        </w:rPr>
        <w:t>#Link:</w:t>
      </w:r>
      <w:r>
        <w:rPr>
          <w:rStyle w:val="SubtleEmphasis"/>
          <w:b/>
        </w:rPr>
        <w:t xml:space="preserve"> </w:t>
      </w:r>
      <w:hyperlink r:id="rId80" w:history="1">
        <w:r w:rsidRPr="007A257B">
          <w:rPr>
            <w:rStyle w:val="Hyperlink"/>
          </w:rPr>
          <w:t>Alignment with Cybersecurity</w:t>
        </w:r>
      </w:hyperlink>
      <w:r>
        <w:rPr>
          <w:rStyle w:val="SubtleEmphasis"/>
        </w:rPr>
        <w:t xml:space="preserve">  – RE Wiki</w:t>
      </w:r>
    </w:p>
    <w:p w14:paraId="69ECA12B" w14:textId="77777777" w:rsidR="00012EF9" w:rsidRPr="00770737" w:rsidRDefault="00012EF9" w:rsidP="00012EF9">
      <w:pPr>
        <w:rPr>
          <w:lang w:eastAsia="ar-SA"/>
        </w:rPr>
      </w:pPr>
    </w:p>
    <w:tbl>
      <w:tblPr>
        <w:tblW w:w="102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709"/>
        <w:gridCol w:w="2552"/>
        <w:gridCol w:w="6974"/>
      </w:tblGrid>
      <w:tr w:rsidR="00012EF9" w:rsidRPr="0070553F" w14:paraId="07819413" w14:textId="77777777" w:rsidTr="001A55D8">
        <w:trPr>
          <w:trHeight w:val="521"/>
        </w:trPr>
        <w:tc>
          <w:tcPr>
            <w:tcW w:w="709" w:type="dxa"/>
            <w:shd w:val="clear" w:color="auto" w:fill="D9D9D9" w:themeFill="background1" w:themeFillShade="D9"/>
          </w:tcPr>
          <w:p w14:paraId="35EFE8FB" w14:textId="77777777" w:rsidR="00012EF9" w:rsidRPr="0070553F" w:rsidRDefault="00012EF9" w:rsidP="001A55D8">
            <w:pPr>
              <w:pStyle w:val="Caption"/>
            </w:pPr>
            <w:r w:rsidRPr="0070553F">
              <w:t>ID</w:t>
            </w:r>
          </w:p>
        </w:tc>
        <w:tc>
          <w:tcPr>
            <w:tcW w:w="9526" w:type="dxa"/>
            <w:gridSpan w:val="2"/>
            <w:shd w:val="clear" w:color="auto" w:fill="D9D9D9" w:themeFill="background1" w:themeFillShade="D9"/>
          </w:tcPr>
          <w:p w14:paraId="4FC9B069" w14:textId="77777777" w:rsidR="00012EF9" w:rsidRPr="0070553F" w:rsidRDefault="00012EF9" w:rsidP="001A55D8">
            <w:pPr>
              <w:pStyle w:val="Caption"/>
            </w:pPr>
            <w:r w:rsidRPr="0070553F">
              <w:t>Goal</w:t>
            </w:r>
          </w:p>
        </w:tc>
      </w:tr>
      <w:tr w:rsidR="00012EF9" w:rsidRPr="0070553F" w14:paraId="19993ECE" w14:textId="77777777" w:rsidTr="001A55D8">
        <w:trPr>
          <w:trHeight w:val="247"/>
        </w:trPr>
        <w:tc>
          <w:tcPr>
            <w:tcW w:w="709" w:type="dxa"/>
            <w:vMerge w:val="restart"/>
            <w:shd w:val="clear" w:color="auto" w:fill="auto"/>
          </w:tcPr>
          <w:p w14:paraId="111A4DE9" w14:textId="77777777" w:rsidR="00012EF9" w:rsidRPr="0070553F" w:rsidRDefault="00012EF9" w:rsidP="001A55D8">
            <w:pPr>
              <w:rPr>
                <w:b/>
              </w:rPr>
            </w:pPr>
          </w:p>
        </w:tc>
        <w:tc>
          <w:tcPr>
            <w:tcW w:w="2552" w:type="dxa"/>
            <w:shd w:val="clear" w:color="auto" w:fill="E0E0E0"/>
          </w:tcPr>
          <w:p w14:paraId="392B8F2E" w14:textId="77777777" w:rsidR="00012EF9" w:rsidRPr="0070553F" w:rsidRDefault="00012EF9" w:rsidP="001A55D8">
            <w:pPr>
              <w:rPr>
                <w:b/>
              </w:rPr>
            </w:pPr>
            <w:r w:rsidRPr="0070553F">
              <w:rPr>
                <w:b/>
              </w:rPr>
              <w:t>Goal Name</w:t>
            </w:r>
          </w:p>
        </w:tc>
        <w:tc>
          <w:tcPr>
            <w:tcW w:w="6974" w:type="dxa"/>
          </w:tcPr>
          <w:p w14:paraId="57209FA4" w14:textId="77777777" w:rsidR="00012EF9" w:rsidRPr="0070553F" w:rsidRDefault="00012EF9" w:rsidP="001A55D8"/>
        </w:tc>
      </w:tr>
      <w:tr w:rsidR="00012EF9" w:rsidRPr="0070553F" w14:paraId="6C6169E6" w14:textId="77777777" w:rsidTr="001A55D8">
        <w:trPr>
          <w:trHeight w:val="247"/>
        </w:trPr>
        <w:tc>
          <w:tcPr>
            <w:tcW w:w="709" w:type="dxa"/>
            <w:vMerge/>
            <w:shd w:val="clear" w:color="auto" w:fill="auto"/>
          </w:tcPr>
          <w:p w14:paraId="270B31B7" w14:textId="77777777" w:rsidR="00012EF9" w:rsidRPr="0070553F" w:rsidRDefault="00012EF9" w:rsidP="001A55D8">
            <w:pPr>
              <w:rPr>
                <w:b/>
              </w:rPr>
            </w:pPr>
          </w:p>
        </w:tc>
        <w:tc>
          <w:tcPr>
            <w:tcW w:w="2552" w:type="dxa"/>
            <w:shd w:val="clear" w:color="auto" w:fill="E0E0E0"/>
          </w:tcPr>
          <w:p w14:paraId="737EFAE4" w14:textId="77777777" w:rsidR="00012EF9" w:rsidRPr="0070553F" w:rsidRDefault="00012EF9" w:rsidP="001A55D8">
            <w:pPr>
              <w:rPr>
                <w:b/>
              </w:rPr>
            </w:pPr>
            <w:r w:rsidRPr="0070553F">
              <w:rPr>
                <w:b/>
              </w:rPr>
              <w:t>Description</w:t>
            </w:r>
          </w:p>
        </w:tc>
        <w:tc>
          <w:tcPr>
            <w:tcW w:w="6974" w:type="dxa"/>
          </w:tcPr>
          <w:p w14:paraId="696BEC9E" w14:textId="77777777" w:rsidR="00012EF9" w:rsidRPr="0070553F" w:rsidRDefault="00012EF9" w:rsidP="001A55D8"/>
        </w:tc>
      </w:tr>
      <w:tr w:rsidR="00012EF9" w:rsidRPr="0070553F" w14:paraId="34AB8C8E" w14:textId="77777777" w:rsidTr="001A55D8">
        <w:trPr>
          <w:trHeight w:val="247"/>
        </w:trPr>
        <w:tc>
          <w:tcPr>
            <w:tcW w:w="709" w:type="dxa"/>
            <w:vMerge/>
            <w:shd w:val="clear" w:color="auto" w:fill="auto"/>
          </w:tcPr>
          <w:p w14:paraId="70288A19" w14:textId="77777777" w:rsidR="00012EF9" w:rsidRPr="0070553F" w:rsidRDefault="00012EF9" w:rsidP="001A55D8">
            <w:pPr>
              <w:rPr>
                <w:b/>
              </w:rPr>
            </w:pPr>
          </w:p>
        </w:tc>
        <w:tc>
          <w:tcPr>
            <w:tcW w:w="2552" w:type="dxa"/>
            <w:shd w:val="clear" w:color="auto" w:fill="E0E0E0"/>
          </w:tcPr>
          <w:p w14:paraId="5E46D080" w14:textId="77777777" w:rsidR="00012EF9" w:rsidRPr="0070553F" w:rsidRDefault="00012EF9" w:rsidP="001A55D8">
            <w:pPr>
              <w:rPr>
                <w:b/>
              </w:rPr>
            </w:pPr>
            <w:r>
              <w:rPr>
                <w:b/>
              </w:rPr>
              <w:t>CA</w:t>
            </w:r>
            <w:r w:rsidRPr="0070553F">
              <w:rPr>
                <w:b/>
              </w:rPr>
              <w:t>L</w:t>
            </w:r>
          </w:p>
        </w:tc>
        <w:tc>
          <w:tcPr>
            <w:tcW w:w="6974" w:type="dxa"/>
          </w:tcPr>
          <w:p w14:paraId="5DB99C3C" w14:textId="77777777" w:rsidR="00012EF9" w:rsidRPr="0070553F" w:rsidRDefault="00012EF9" w:rsidP="001A55D8"/>
        </w:tc>
      </w:tr>
      <w:tr w:rsidR="00012EF9" w:rsidRPr="0070553F" w14:paraId="44F578C2" w14:textId="77777777" w:rsidTr="001A55D8">
        <w:trPr>
          <w:trHeight w:val="247"/>
        </w:trPr>
        <w:tc>
          <w:tcPr>
            <w:tcW w:w="709" w:type="dxa"/>
            <w:vMerge/>
            <w:shd w:val="clear" w:color="auto" w:fill="auto"/>
          </w:tcPr>
          <w:p w14:paraId="343BE67F" w14:textId="77777777" w:rsidR="00012EF9" w:rsidRPr="0070553F" w:rsidRDefault="00012EF9" w:rsidP="001A55D8">
            <w:pPr>
              <w:rPr>
                <w:b/>
              </w:rPr>
            </w:pPr>
          </w:p>
        </w:tc>
        <w:tc>
          <w:tcPr>
            <w:tcW w:w="2552" w:type="dxa"/>
            <w:shd w:val="clear" w:color="auto" w:fill="E0E0E0"/>
          </w:tcPr>
          <w:p w14:paraId="790677D7" w14:textId="77777777" w:rsidR="00012EF9" w:rsidRPr="0070553F" w:rsidRDefault="00012EF9" w:rsidP="001A55D8">
            <w:pPr>
              <w:rPr>
                <w:b/>
              </w:rPr>
            </w:pPr>
            <w:r w:rsidRPr="0070553F">
              <w:rPr>
                <w:b/>
              </w:rPr>
              <w:t xml:space="preserve">Related </w:t>
            </w:r>
            <w:r>
              <w:rPr>
                <w:b/>
              </w:rPr>
              <w:t>C</w:t>
            </w:r>
            <w:r w:rsidRPr="0070553F">
              <w:rPr>
                <w:b/>
              </w:rPr>
              <w:t>SR IDs</w:t>
            </w:r>
          </w:p>
        </w:tc>
        <w:tc>
          <w:tcPr>
            <w:tcW w:w="6974" w:type="dxa"/>
          </w:tcPr>
          <w:p w14:paraId="08306DEB" w14:textId="77777777" w:rsidR="00012EF9" w:rsidRPr="0070553F" w:rsidRDefault="00012EF9" w:rsidP="001A55D8"/>
        </w:tc>
      </w:tr>
      <w:tr w:rsidR="00012EF9" w:rsidRPr="0070553F" w14:paraId="1F74BF40" w14:textId="77777777" w:rsidTr="001A55D8">
        <w:trPr>
          <w:trHeight w:val="247"/>
        </w:trPr>
        <w:tc>
          <w:tcPr>
            <w:tcW w:w="709" w:type="dxa"/>
            <w:vMerge w:val="restart"/>
            <w:shd w:val="clear" w:color="auto" w:fill="auto"/>
          </w:tcPr>
          <w:p w14:paraId="182680A6" w14:textId="77777777" w:rsidR="00012EF9" w:rsidRPr="0070553F" w:rsidRDefault="00012EF9" w:rsidP="001A55D8">
            <w:pPr>
              <w:rPr>
                <w:b/>
              </w:rPr>
            </w:pPr>
          </w:p>
        </w:tc>
        <w:tc>
          <w:tcPr>
            <w:tcW w:w="2552" w:type="dxa"/>
            <w:shd w:val="clear" w:color="auto" w:fill="E0E0E0"/>
          </w:tcPr>
          <w:p w14:paraId="18220F70" w14:textId="77777777" w:rsidR="00012EF9" w:rsidRPr="0070553F" w:rsidRDefault="00012EF9" w:rsidP="001A55D8">
            <w:pPr>
              <w:rPr>
                <w:b/>
              </w:rPr>
            </w:pPr>
            <w:r w:rsidRPr="0070553F">
              <w:rPr>
                <w:b/>
              </w:rPr>
              <w:t>Goal Name</w:t>
            </w:r>
          </w:p>
        </w:tc>
        <w:tc>
          <w:tcPr>
            <w:tcW w:w="6974" w:type="dxa"/>
          </w:tcPr>
          <w:p w14:paraId="6DB6F8D4" w14:textId="77777777" w:rsidR="00012EF9" w:rsidRPr="0070553F" w:rsidRDefault="00012EF9" w:rsidP="001A55D8">
            <w:pPr>
              <w:rPr>
                <w:lang w:eastAsia="ar-SA"/>
              </w:rPr>
            </w:pPr>
          </w:p>
        </w:tc>
      </w:tr>
      <w:tr w:rsidR="00012EF9" w:rsidRPr="0070553F" w14:paraId="7EBA3E04" w14:textId="77777777" w:rsidTr="001A55D8">
        <w:trPr>
          <w:trHeight w:val="247"/>
        </w:trPr>
        <w:tc>
          <w:tcPr>
            <w:tcW w:w="709" w:type="dxa"/>
            <w:vMerge/>
            <w:shd w:val="clear" w:color="auto" w:fill="auto"/>
          </w:tcPr>
          <w:p w14:paraId="5CD9B2D2" w14:textId="77777777" w:rsidR="00012EF9" w:rsidRPr="0070553F" w:rsidRDefault="00012EF9" w:rsidP="001A55D8">
            <w:pPr>
              <w:rPr>
                <w:b/>
              </w:rPr>
            </w:pPr>
          </w:p>
        </w:tc>
        <w:tc>
          <w:tcPr>
            <w:tcW w:w="2552" w:type="dxa"/>
            <w:shd w:val="clear" w:color="auto" w:fill="E0E0E0"/>
          </w:tcPr>
          <w:p w14:paraId="26AE0173" w14:textId="77777777" w:rsidR="00012EF9" w:rsidRPr="0070553F" w:rsidRDefault="00012EF9" w:rsidP="001A55D8">
            <w:pPr>
              <w:rPr>
                <w:b/>
              </w:rPr>
            </w:pPr>
            <w:r w:rsidRPr="0070553F">
              <w:rPr>
                <w:b/>
              </w:rPr>
              <w:t>Description</w:t>
            </w:r>
          </w:p>
        </w:tc>
        <w:tc>
          <w:tcPr>
            <w:tcW w:w="6974" w:type="dxa"/>
          </w:tcPr>
          <w:p w14:paraId="7C7A667A" w14:textId="77777777" w:rsidR="00012EF9" w:rsidRPr="0070553F" w:rsidRDefault="00012EF9" w:rsidP="001A55D8"/>
        </w:tc>
      </w:tr>
      <w:tr w:rsidR="00012EF9" w:rsidRPr="0070553F" w14:paraId="29D82C54" w14:textId="77777777" w:rsidTr="001A55D8">
        <w:trPr>
          <w:trHeight w:val="247"/>
        </w:trPr>
        <w:tc>
          <w:tcPr>
            <w:tcW w:w="709" w:type="dxa"/>
            <w:vMerge/>
            <w:shd w:val="clear" w:color="auto" w:fill="auto"/>
          </w:tcPr>
          <w:p w14:paraId="49EA2EA4" w14:textId="77777777" w:rsidR="00012EF9" w:rsidRPr="0070553F" w:rsidRDefault="00012EF9" w:rsidP="001A55D8">
            <w:pPr>
              <w:rPr>
                <w:b/>
              </w:rPr>
            </w:pPr>
          </w:p>
        </w:tc>
        <w:tc>
          <w:tcPr>
            <w:tcW w:w="2552" w:type="dxa"/>
            <w:shd w:val="clear" w:color="auto" w:fill="E0E0E0"/>
          </w:tcPr>
          <w:p w14:paraId="380C27EA" w14:textId="77777777" w:rsidR="00012EF9" w:rsidRPr="0070553F" w:rsidRDefault="00012EF9" w:rsidP="001A55D8">
            <w:pPr>
              <w:rPr>
                <w:b/>
              </w:rPr>
            </w:pPr>
            <w:r>
              <w:rPr>
                <w:b/>
              </w:rPr>
              <w:t>CA</w:t>
            </w:r>
            <w:r w:rsidRPr="0070553F">
              <w:rPr>
                <w:b/>
              </w:rPr>
              <w:t>L</w:t>
            </w:r>
          </w:p>
        </w:tc>
        <w:tc>
          <w:tcPr>
            <w:tcW w:w="6974" w:type="dxa"/>
          </w:tcPr>
          <w:p w14:paraId="456409C9" w14:textId="77777777" w:rsidR="00012EF9" w:rsidRPr="0070553F" w:rsidRDefault="00012EF9" w:rsidP="001A55D8"/>
        </w:tc>
      </w:tr>
      <w:tr w:rsidR="00012EF9" w:rsidRPr="0070553F" w14:paraId="053D771E" w14:textId="77777777" w:rsidTr="001A55D8">
        <w:trPr>
          <w:trHeight w:val="247"/>
        </w:trPr>
        <w:tc>
          <w:tcPr>
            <w:tcW w:w="709" w:type="dxa"/>
            <w:vMerge/>
            <w:shd w:val="clear" w:color="auto" w:fill="auto"/>
          </w:tcPr>
          <w:p w14:paraId="652950DB" w14:textId="77777777" w:rsidR="00012EF9" w:rsidRPr="0070553F" w:rsidRDefault="00012EF9" w:rsidP="001A55D8">
            <w:pPr>
              <w:rPr>
                <w:b/>
              </w:rPr>
            </w:pPr>
          </w:p>
        </w:tc>
        <w:tc>
          <w:tcPr>
            <w:tcW w:w="2552" w:type="dxa"/>
            <w:shd w:val="clear" w:color="auto" w:fill="E0E0E0"/>
          </w:tcPr>
          <w:p w14:paraId="7D0FC031" w14:textId="77777777" w:rsidR="00012EF9" w:rsidRPr="0070553F" w:rsidRDefault="00012EF9" w:rsidP="001A55D8">
            <w:pPr>
              <w:rPr>
                <w:b/>
              </w:rPr>
            </w:pPr>
            <w:r w:rsidRPr="0070553F">
              <w:rPr>
                <w:b/>
              </w:rPr>
              <w:t xml:space="preserve">Related </w:t>
            </w:r>
            <w:r>
              <w:rPr>
                <w:b/>
              </w:rPr>
              <w:t>C</w:t>
            </w:r>
            <w:r w:rsidRPr="0070553F">
              <w:rPr>
                <w:b/>
              </w:rPr>
              <w:t>SR IDs</w:t>
            </w:r>
          </w:p>
        </w:tc>
        <w:tc>
          <w:tcPr>
            <w:tcW w:w="6974" w:type="dxa"/>
          </w:tcPr>
          <w:p w14:paraId="604D0173" w14:textId="77777777" w:rsidR="00012EF9" w:rsidRPr="0070553F" w:rsidRDefault="00012EF9" w:rsidP="001A55D8"/>
        </w:tc>
      </w:tr>
      <w:tr w:rsidR="00012EF9" w:rsidRPr="0070553F" w14:paraId="210EEDD5" w14:textId="77777777" w:rsidTr="001A55D8">
        <w:trPr>
          <w:trHeight w:val="247"/>
        </w:trPr>
        <w:tc>
          <w:tcPr>
            <w:tcW w:w="709" w:type="dxa"/>
            <w:vMerge w:val="restart"/>
            <w:shd w:val="clear" w:color="auto" w:fill="auto"/>
          </w:tcPr>
          <w:p w14:paraId="220F6150" w14:textId="77777777" w:rsidR="00012EF9" w:rsidRPr="0070553F" w:rsidRDefault="00012EF9" w:rsidP="001A55D8">
            <w:pPr>
              <w:rPr>
                <w:b/>
              </w:rPr>
            </w:pPr>
          </w:p>
        </w:tc>
        <w:tc>
          <w:tcPr>
            <w:tcW w:w="2552" w:type="dxa"/>
            <w:shd w:val="clear" w:color="auto" w:fill="E0E0E0"/>
          </w:tcPr>
          <w:p w14:paraId="4315025E" w14:textId="77777777" w:rsidR="00012EF9" w:rsidRPr="0070553F" w:rsidRDefault="00012EF9" w:rsidP="001A55D8">
            <w:pPr>
              <w:rPr>
                <w:b/>
              </w:rPr>
            </w:pPr>
            <w:r w:rsidRPr="0070553F">
              <w:rPr>
                <w:b/>
              </w:rPr>
              <w:t>Goal Name</w:t>
            </w:r>
          </w:p>
        </w:tc>
        <w:tc>
          <w:tcPr>
            <w:tcW w:w="6974" w:type="dxa"/>
          </w:tcPr>
          <w:p w14:paraId="1808B4DB" w14:textId="77777777" w:rsidR="00012EF9" w:rsidRPr="0070553F" w:rsidRDefault="00012EF9" w:rsidP="001A55D8"/>
        </w:tc>
      </w:tr>
      <w:tr w:rsidR="00012EF9" w:rsidRPr="0070553F" w14:paraId="431905A9" w14:textId="77777777" w:rsidTr="001A55D8">
        <w:trPr>
          <w:trHeight w:val="247"/>
        </w:trPr>
        <w:tc>
          <w:tcPr>
            <w:tcW w:w="709" w:type="dxa"/>
            <w:vMerge/>
            <w:shd w:val="clear" w:color="auto" w:fill="auto"/>
          </w:tcPr>
          <w:p w14:paraId="54C6C7AA" w14:textId="77777777" w:rsidR="00012EF9" w:rsidRPr="0070553F" w:rsidRDefault="00012EF9" w:rsidP="001A55D8">
            <w:pPr>
              <w:rPr>
                <w:b/>
              </w:rPr>
            </w:pPr>
          </w:p>
        </w:tc>
        <w:tc>
          <w:tcPr>
            <w:tcW w:w="2552" w:type="dxa"/>
            <w:shd w:val="clear" w:color="auto" w:fill="E0E0E0"/>
          </w:tcPr>
          <w:p w14:paraId="68E6A2F1" w14:textId="77777777" w:rsidR="00012EF9" w:rsidRPr="0070553F" w:rsidRDefault="00012EF9" w:rsidP="001A55D8">
            <w:pPr>
              <w:rPr>
                <w:b/>
              </w:rPr>
            </w:pPr>
            <w:r w:rsidRPr="0070553F">
              <w:rPr>
                <w:b/>
              </w:rPr>
              <w:t>Description</w:t>
            </w:r>
          </w:p>
        </w:tc>
        <w:tc>
          <w:tcPr>
            <w:tcW w:w="6974" w:type="dxa"/>
          </w:tcPr>
          <w:p w14:paraId="7305DDC0" w14:textId="77777777" w:rsidR="00012EF9" w:rsidRPr="0070553F" w:rsidRDefault="00012EF9" w:rsidP="001A55D8"/>
        </w:tc>
      </w:tr>
      <w:tr w:rsidR="00012EF9" w:rsidRPr="0070553F" w14:paraId="02B1AE5A" w14:textId="77777777" w:rsidTr="001A55D8">
        <w:trPr>
          <w:trHeight w:val="247"/>
        </w:trPr>
        <w:tc>
          <w:tcPr>
            <w:tcW w:w="709" w:type="dxa"/>
            <w:vMerge/>
            <w:shd w:val="clear" w:color="auto" w:fill="auto"/>
          </w:tcPr>
          <w:p w14:paraId="31FB086D" w14:textId="77777777" w:rsidR="00012EF9" w:rsidRPr="0070553F" w:rsidRDefault="00012EF9" w:rsidP="001A55D8">
            <w:pPr>
              <w:rPr>
                <w:b/>
              </w:rPr>
            </w:pPr>
          </w:p>
        </w:tc>
        <w:tc>
          <w:tcPr>
            <w:tcW w:w="2552" w:type="dxa"/>
            <w:shd w:val="clear" w:color="auto" w:fill="E0E0E0"/>
          </w:tcPr>
          <w:p w14:paraId="067F03E2" w14:textId="77777777" w:rsidR="00012EF9" w:rsidRPr="0070553F" w:rsidRDefault="00012EF9" w:rsidP="001A55D8">
            <w:pPr>
              <w:rPr>
                <w:b/>
              </w:rPr>
            </w:pPr>
            <w:r>
              <w:rPr>
                <w:b/>
              </w:rPr>
              <w:t>CA</w:t>
            </w:r>
            <w:r w:rsidRPr="0070553F">
              <w:rPr>
                <w:b/>
              </w:rPr>
              <w:t>L</w:t>
            </w:r>
          </w:p>
        </w:tc>
        <w:tc>
          <w:tcPr>
            <w:tcW w:w="6974" w:type="dxa"/>
          </w:tcPr>
          <w:p w14:paraId="51C4B71D" w14:textId="77777777" w:rsidR="00012EF9" w:rsidRPr="0070553F" w:rsidRDefault="00012EF9" w:rsidP="001A55D8"/>
        </w:tc>
      </w:tr>
      <w:tr w:rsidR="00012EF9" w:rsidRPr="0070553F" w14:paraId="05C4C21E" w14:textId="77777777" w:rsidTr="001A55D8">
        <w:trPr>
          <w:trHeight w:val="247"/>
        </w:trPr>
        <w:tc>
          <w:tcPr>
            <w:tcW w:w="709" w:type="dxa"/>
            <w:vMerge/>
            <w:shd w:val="clear" w:color="auto" w:fill="auto"/>
          </w:tcPr>
          <w:p w14:paraId="757A6BDD" w14:textId="77777777" w:rsidR="00012EF9" w:rsidRPr="0070553F" w:rsidRDefault="00012EF9" w:rsidP="001A55D8">
            <w:pPr>
              <w:rPr>
                <w:b/>
              </w:rPr>
            </w:pPr>
          </w:p>
        </w:tc>
        <w:tc>
          <w:tcPr>
            <w:tcW w:w="2552" w:type="dxa"/>
            <w:shd w:val="clear" w:color="auto" w:fill="E0E0E0"/>
          </w:tcPr>
          <w:p w14:paraId="7488EDD4" w14:textId="77777777" w:rsidR="00012EF9" w:rsidRPr="0070553F" w:rsidRDefault="00012EF9" w:rsidP="001A55D8">
            <w:pPr>
              <w:rPr>
                <w:b/>
              </w:rPr>
            </w:pPr>
            <w:r w:rsidRPr="0070553F">
              <w:rPr>
                <w:b/>
              </w:rPr>
              <w:t xml:space="preserve">Related </w:t>
            </w:r>
            <w:r>
              <w:rPr>
                <w:b/>
              </w:rPr>
              <w:t>C</w:t>
            </w:r>
            <w:r w:rsidRPr="0070553F">
              <w:rPr>
                <w:b/>
              </w:rPr>
              <w:t>SR IDs</w:t>
            </w:r>
          </w:p>
        </w:tc>
        <w:tc>
          <w:tcPr>
            <w:tcW w:w="6974" w:type="dxa"/>
          </w:tcPr>
          <w:p w14:paraId="4418C830" w14:textId="77777777" w:rsidR="00012EF9" w:rsidRPr="0070553F" w:rsidRDefault="00012EF9" w:rsidP="001A55D8"/>
        </w:tc>
      </w:tr>
    </w:tbl>
    <w:p w14:paraId="6857A2DB" w14:textId="423BD28A" w:rsidR="00012EF9" w:rsidRDefault="00012EF9" w:rsidP="00012EF9">
      <w:pPr>
        <w:pStyle w:val="Caption"/>
      </w:pPr>
      <w:bookmarkStart w:id="211" w:name="_Toc23858291"/>
      <w:bookmarkStart w:id="212" w:name="_Toc57194755"/>
      <w:bookmarkStart w:id="213" w:name="_Toc70700729"/>
      <w:r w:rsidRPr="0070553F">
        <w:t xml:space="preserve">Table </w:t>
      </w:r>
      <w:r w:rsidRPr="0070553F">
        <w:rPr>
          <w:noProof/>
        </w:rPr>
        <w:fldChar w:fldCharType="begin"/>
      </w:r>
      <w:r w:rsidRPr="0070553F">
        <w:rPr>
          <w:noProof/>
        </w:rPr>
        <w:instrText xml:space="preserve"> SEQ Table \* ARABIC </w:instrText>
      </w:r>
      <w:r w:rsidRPr="0070553F">
        <w:rPr>
          <w:noProof/>
        </w:rPr>
        <w:fldChar w:fldCharType="separate"/>
      </w:r>
      <w:r w:rsidR="002F02E1">
        <w:rPr>
          <w:noProof/>
        </w:rPr>
        <w:t>13</w:t>
      </w:r>
      <w:r w:rsidRPr="0070553F">
        <w:rPr>
          <w:noProof/>
        </w:rPr>
        <w:fldChar w:fldCharType="end"/>
      </w:r>
      <w:r w:rsidRPr="0070553F">
        <w:t xml:space="preserve">: </w:t>
      </w:r>
      <w:r>
        <w:t>Cybersecurity</w:t>
      </w:r>
      <w:r w:rsidRPr="0070553F">
        <w:t xml:space="preserve"> Goals</w:t>
      </w:r>
      <w:bookmarkEnd w:id="211"/>
      <w:bookmarkEnd w:id="212"/>
      <w:bookmarkEnd w:id="213"/>
    </w:p>
    <w:p w14:paraId="050FA0FA" w14:textId="77777777" w:rsidR="00012EF9" w:rsidRDefault="00012EF9" w:rsidP="00012EF9">
      <w:pPr>
        <w:rPr>
          <w:lang w:eastAsia="ar-SA"/>
        </w:rPr>
      </w:pPr>
    </w:p>
    <w:p w14:paraId="439F3C22" w14:textId="77777777" w:rsidR="00012EF9" w:rsidRDefault="00012EF9" w:rsidP="00012EF9">
      <w:pPr>
        <w:pStyle w:val="Heading2"/>
        <w:keepLines/>
        <w:overflowPunct/>
        <w:autoSpaceDE/>
        <w:autoSpaceDN/>
        <w:adjustRightInd/>
        <w:spacing w:before="200" w:after="120"/>
        <w:ind w:left="576" w:hanging="576"/>
        <w:textAlignment w:val="auto"/>
        <w:rPr>
          <w:lang w:eastAsia="ar-SA"/>
        </w:rPr>
      </w:pPr>
      <w:bookmarkStart w:id="214" w:name="_Toc57194721"/>
      <w:bookmarkStart w:id="215" w:name="_Toc70700696"/>
      <w:r>
        <w:rPr>
          <w:lang w:eastAsia="ar-SA"/>
        </w:rPr>
        <w:t>Cybersecurity Requirements</w:t>
      </w:r>
      <w:bookmarkEnd w:id="214"/>
      <w:bookmarkEnd w:id="215"/>
    </w:p>
    <w:p w14:paraId="4ED2CFB9" w14:textId="77777777" w:rsidR="00012EF9" w:rsidRDefault="00012EF9" w:rsidP="00012EF9">
      <w:pPr>
        <w:pStyle w:val="REUserHint"/>
        <w:rPr>
          <w:rStyle w:val="SubtleEmphasis"/>
        </w:rPr>
      </w:pPr>
      <w:r w:rsidRPr="0070553F">
        <w:rPr>
          <w:rStyle w:val="SubtleEmphasis"/>
          <w:b/>
        </w:rPr>
        <w:t>#Hint:</w:t>
      </w:r>
      <w:r w:rsidRPr="0070553F">
        <w:rPr>
          <w:rStyle w:val="SubtleEmphasis"/>
        </w:rPr>
        <w:t xml:space="preserve"> </w:t>
      </w:r>
      <w:r>
        <w:rPr>
          <w:rStyle w:val="SubtleEmphasis"/>
        </w:rPr>
        <w:t>Cybersecurity requirements derived from the Cybersecurity Goals</w:t>
      </w:r>
      <w:r w:rsidRPr="0070553F">
        <w:rPr>
          <w:rStyle w:val="SubtleEmphasis"/>
        </w:rPr>
        <w:t>.</w:t>
      </w:r>
      <w:r>
        <w:rPr>
          <w:rStyle w:val="SubtleEmphasis"/>
        </w:rPr>
        <w:t xml:space="preserve"> Those requirements should be granular enough to be satisfied by a single Logical Function in the Functional Architecture.</w:t>
      </w:r>
    </w:p>
    <w:p w14:paraId="0877D137" w14:textId="115A2321" w:rsidR="00012EF9" w:rsidRPr="00023F68" w:rsidRDefault="00012EF9" w:rsidP="00012EF9">
      <w:pPr>
        <w:pStyle w:val="REUserHint"/>
        <w:rPr>
          <w:rStyle w:val="SubtleEmphasis"/>
        </w:rPr>
      </w:pPr>
      <w:r w:rsidRPr="00023F68">
        <w:rPr>
          <w:rStyle w:val="SubtleEmphasis"/>
          <w:b/>
        </w:rPr>
        <w:t xml:space="preserve">#Link: </w:t>
      </w:r>
      <w:hyperlink r:id="rId81" w:history="1">
        <w:r w:rsidRPr="00023F68">
          <w:rPr>
            <w:rStyle w:val="Hyperlink"/>
          </w:rPr>
          <w:t>Alignment with Cybersecurity</w:t>
        </w:r>
      </w:hyperlink>
      <w:r w:rsidRPr="00023F68">
        <w:rPr>
          <w:rStyle w:val="SubtleEmphasis"/>
        </w:rPr>
        <w:t xml:space="preserve">  – RE Wiki</w:t>
      </w:r>
    </w:p>
    <w:p w14:paraId="77A1D8C2" w14:textId="4A0255CC" w:rsidR="00012EF9" w:rsidRPr="00347A88" w:rsidRDefault="00012EF9" w:rsidP="00012EF9">
      <w:pPr>
        <w:pStyle w:val="REUserHint"/>
        <w:rPr>
          <w:rStyle w:val="SubtleEmphasis"/>
        </w:rPr>
      </w:pPr>
      <w:r w:rsidRPr="00347A88">
        <w:rPr>
          <w:rStyle w:val="SubtleEmphasis"/>
          <w:b/>
        </w:rPr>
        <w:t>#Macro:</w:t>
      </w:r>
      <w:r w:rsidRPr="00347A88">
        <w:rPr>
          <w:rStyle w:val="SubtleEmphasis"/>
        </w:rPr>
        <w:t xml:space="preserve"> </w:t>
      </w:r>
      <w:hyperlink r:id="rId82" w:history="1">
        <w:r w:rsidRPr="00DE5C04">
          <w:rPr>
            <w:rStyle w:val="SubtleEmphasis"/>
            <w:color w:val="0000FF"/>
          </w:rPr>
          <w:t>Add Ins -&gt; Add Requirement macro</w:t>
        </w:r>
      </w:hyperlink>
      <w:r w:rsidRPr="00347A88">
        <w:rPr>
          <w:rStyle w:val="SubtleEmphasis"/>
        </w:rPr>
        <w:t xml:space="preserve"> (select “</w:t>
      </w:r>
      <w:r w:rsidRPr="00DF212F">
        <w:rPr>
          <w:rStyle w:val="SubtleEmphasis"/>
          <w:b/>
        </w:rPr>
        <w:t>Requirement</w:t>
      </w:r>
      <w:r w:rsidRPr="00347A88">
        <w:rPr>
          <w:rStyle w:val="SubtleEmphasis"/>
        </w:rPr>
        <w:t>” as type)</w:t>
      </w:r>
    </w:p>
    <w:p w14:paraId="17058A02" w14:textId="77777777" w:rsidR="00012EF9" w:rsidRPr="00770737" w:rsidRDefault="00012EF9" w:rsidP="00012EF9">
      <w:pPr>
        <w:rPr>
          <w:lang w:eastAsia="ar-SA"/>
        </w:rPr>
      </w:pPr>
    </w:p>
    <w:p w14:paraId="4A8C2832" w14:textId="77777777" w:rsidR="00012EF9" w:rsidRPr="00770737" w:rsidRDefault="00012EF9" w:rsidP="00012EF9"/>
    <w:p w14:paraId="7DEEEC37" w14:textId="77777777" w:rsidR="00012EF9" w:rsidRDefault="00012EF9" w:rsidP="00012EF9">
      <w:pPr>
        <w:pStyle w:val="Heading1"/>
        <w:tabs>
          <w:tab w:val="clear" w:pos="432"/>
        </w:tabs>
      </w:pPr>
      <w:bookmarkStart w:id="216" w:name="_Ref51772636"/>
      <w:bookmarkStart w:id="217" w:name="_Toc57194722"/>
      <w:bookmarkStart w:id="218" w:name="_Toc70700697"/>
      <w:r>
        <w:lastRenderedPageBreak/>
        <w:t>Architecture</w:t>
      </w:r>
      <w:bookmarkEnd w:id="216"/>
      <w:bookmarkEnd w:id="217"/>
      <w:bookmarkEnd w:id="218"/>
    </w:p>
    <w:p w14:paraId="51E8E2F4" w14:textId="77777777" w:rsidR="00012EF9" w:rsidRDefault="00012EF9" w:rsidP="00012EF9">
      <w:pPr>
        <w:pStyle w:val="Heading2"/>
        <w:tabs>
          <w:tab w:val="num" w:pos="718"/>
        </w:tabs>
        <w:ind w:left="601" w:hanging="601"/>
      </w:pPr>
      <w:bookmarkStart w:id="219" w:name="_Ref35267981"/>
      <w:bookmarkStart w:id="220" w:name="_Ref51772354"/>
      <w:bookmarkStart w:id="221" w:name="_Ref51772362"/>
      <w:bookmarkStart w:id="222" w:name="_Toc57194723"/>
      <w:bookmarkStart w:id="223" w:name="_Toc70700698"/>
      <w:bookmarkStart w:id="224" w:name="_Hlk35269854"/>
      <w:bookmarkStart w:id="225" w:name="_Hlk35422341"/>
      <w:r>
        <w:t xml:space="preserve">Functional </w:t>
      </w:r>
      <w:bookmarkEnd w:id="219"/>
      <w:r>
        <w:t>Decomposition</w:t>
      </w:r>
      <w:bookmarkEnd w:id="220"/>
      <w:bookmarkEnd w:id="221"/>
      <w:bookmarkEnd w:id="222"/>
      <w:bookmarkEnd w:id="223"/>
    </w:p>
    <w:p w14:paraId="6E5796E9" w14:textId="0C08C1B7" w:rsidR="00012EF9" w:rsidRPr="002E64FC" w:rsidRDefault="00012EF9" w:rsidP="00012EF9">
      <w:pPr>
        <w:pStyle w:val="REUserHint"/>
        <w:rPr>
          <w:rStyle w:val="SubtleEmphasis"/>
          <w:b/>
        </w:rPr>
      </w:pPr>
      <w:r w:rsidRPr="002E64FC">
        <w:rPr>
          <w:rStyle w:val="SubtleEmphasis"/>
          <w:b/>
        </w:rPr>
        <w:t>#Hint</w:t>
      </w:r>
      <w:r>
        <w:rPr>
          <w:rStyle w:val="SubtleEmphasis"/>
          <w:b/>
        </w:rPr>
        <w:t>:</w:t>
      </w:r>
      <w:r w:rsidRPr="002E64FC">
        <w:rPr>
          <w:rStyle w:val="SubtleEmphasis"/>
        </w:rPr>
        <w:t xml:space="preserve"> </w:t>
      </w:r>
      <w:r w:rsidRPr="001F57FA">
        <w:rPr>
          <w:rStyle w:val="SubtleEmphasis"/>
        </w:rPr>
        <w:t>Techniques like Activity</w:t>
      </w:r>
      <w:r>
        <w:rPr>
          <w:rStyle w:val="SubtleEmphasis"/>
        </w:rPr>
        <w:t xml:space="preserve"> Diagrams</w:t>
      </w:r>
      <w:r w:rsidRPr="001F57FA">
        <w:rPr>
          <w:rStyle w:val="SubtleEmphasis"/>
        </w:rPr>
        <w:t xml:space="preserve">, Data Flow </w:t>
      </w:r>
      <w:r>
        <w:rPr>
          <w:rStyle w:val="SubtleEmphasis"/>
        </w:rPr>
        <w:t>or</w:t>
      </w:r>
      <w:r w:rsidRPr="001F57FA">
        <w:rPr>
          <w:rStyle w:val="SubtleEmphasis"/>
        </w:rPr>
        <w:t xml:space="preserve"> Function Tree</w:t>
      </w:r>
      <w:r>
        <w:rPr>
          <w:rStyle w:val="SubtleEmphasis"/>
        </w:rPr>
        <w:t xml:space="preserve"> </w:t>
      </w:r>
      <w:r w:rsidRPr="001F57FA">
        <w:rPr>
          <w:rStyle w:val="SubtleEmphasis"/>
        </w:rPr>
        <w:t xml:space="preserve">Diagrams help the feature owner to analyze the behavior of the feature. The goal of functional decomposition is to gain a complete understanding of the desired </w:t>
      </w:r>
      <w:r>
        <w:rPr>
          <w:rStyle w:val="SubtleEmphasis"/>
        </w:rPr>
        <w:t>functionality</w:t>
      </w:r>
      <w:r w:rsidRPr="001F57FA">
        <w:rPr>
          <w:rStyle w:val="SubtleEmphasis"/>
        </w:rPr>
        <w:t xml:space="preserve">, independent of technological solutions. The Feature Owner may </w:t>
      </w:r>
      <w:r>
        <w:rPr>
          <w:rStyle w:val="SubtleEmphasis"/>
        </w:rPr>
        <w:t>group the requirements in chapter “</w:t>
      </w:r>
      <w:r>
        <w:rPr>
          <w:rStyle w:val="SubtleEmphasis"/>
        </w:rPr>
        <w:fldChar w:fldCharType="begin"/>
      </w:r>
      <w:r>
        <w:rPr>
          <w:rStyle w:val="SubtleEmphasis"/>
        </w:rPr>
        <w:instrText xml:space="preserve"> REF _Ref300051457 \h  \* MERGEFORMAT </w:instrText>
      </w:r>
      <w:r>
        <w:rPr>
          <w:rStyle w:val="SubtleEmphasis"/>
        </w:rPr>
      </w:r>
      <w:r>
        <w:rPr>
          <w:rStyle w:val="SubtleEmphasis"/>
        </w:rPr>
        <w:fldChar w:fldCharType="separate"/>
      </w:r>
      <w:r w:rsidR="002F02E1" w:rsidRPr="002F02E1">
        <w:rPr>
          <w:rStyle w:val="SubtleEmphasis"/>
        </w:rPr>
        <w:t>Feature Requirements</w:t>
      </w:r>
      <w:r>
        <w:rPr>
          <w:rStyle w:val="SubtleEmphasis"/>
        </w:rPr>
        <w:fldChar w:fldCharType="end"/>
      </w:r>
      <w:r>
        <w:rPr>
          <w:rStyle w:val="SubtleEmphasis"/>
        </w:rPr>
        <w:t xml:space="preserve">” according to the functions derived from this decomposition. The Feature Owner may </w:t>
      </w:r>
      <w:r w:rsidRPr="001F57FA">
        <w:rPr>
          <w:rStyle w:val="SubtleEmphasis"/>
        </w:rPr>
        <w:t xml:space="preserve">take the Functional Architecture </w:t>
      </w:r>
      <w:r>
        <w:rPr>
          <w:rStyle w:val="SubtleEmphasis"/>
        </w:rPr>
        <w:t xml:space="preserve">for related features </w:t>
      </w:r>
      <w:r w:rsidRPr="001F57FA">
        <w:rPr>
          <w:rStyle w:val="SubtleEmphasis"/>
        </w:rPr>
        <w:t>(if it exists) into consideration for th</w:t>
      </w:r>
      <w:r>
        <w:rPr>
          <w:rStyle w:val="SubtleEmphasis"/>
        </w:rPr>
        <w:t>is</w:t>
      </w:r>
      <w:r w:rsidRPr="001F57FA">
        <w:rPr>
          <w:rStyle w:val="SubtleEmphasis"/>
        </w:rPr>
        <w:t xml:space="preserve"> decomposition. This </w:t>
      </w:r>
      <w:r>
        <w:rPr>
          <w:rStyle w:val="SubtleEmphasis"/>
        </w:rPr>
        <w:t xml:space="preserve">would </w:t>
      </w:r>
      <w:r w:rsidRPr="001F57FA">
        <w:rPr>
          <w:rStyle w:val="SubtleEmphasis"/>
        </w:rPr>
        <w:t>ease cascading of feature requirements later on</w:t>
      </w:r>
      <w:r>
        <w:rPr>
          <w:rStyle w:val="SubtleEmphasis"/>
        </w:rPr>
        <w:t>. Since</w:t>
      </w:r>
      <w:r w:rsidRPr="001F57FA">
        <w:rPr>
          <w:rStyle w:val="SubtleEmphasis"/>
        </w:rPr>
        <w:t xml:space="preserve"> feature requirements</w:t>
      </w:r>
      <w:r>
        <w:rPr>
          <w:rStyle w:val="SubtleEmphasis"/>
        </w:rPr>
        <w:t xml:space="preserve"> </w:t>
      </w:r>
      <w:r w:rsidRPr="001F57FA">
        <w:rPr>
          <w:rStyle w:val="SubtleEmphasis"/>
        </w:rPr>
        <w:t>are input requirements for the Logical Functions</w:t>
      </w:r>
      <w:r>
        <w:rPr>
          <w:rStyle w:val="SubtleEmphasis"/>
        </w:rPr>
        <w:t>,</w:t>
      </w:r>
      <w:r w:rsidRPr="001F57FA">
        <w:rPr>
          <w:rStyle w:val="SubtleEmphasis"/>
        </w:rPr>
        <w:t xml:space="preserve"> it help</w:t>
      </w:r>
      <w:r>
        <w:rPr>
          <w:rStyle w:val="SubtleEmphasis"/>
        </w:rPr>
        <w:t>s</w:t>
      </w:r>
      <w:r w:rsidRPr="001F57FA">
        <w:rPr>
          <w:rStyle w:val="SubtleEmphasis"/>
        </w:rPr>
        <w:t xml:space="preserve">, if </w:t>
      </w:r>
      <w:r>
        <w:rPr>
          <w:rStyle w:val="SubtleEmphasis"/>
        </w:rPr>
        <w:t xml:space="preserve">the </w:t>
      </w:r>
      <w:r w:rsidRPr="001F57FA">
        <w:rPr>
          <w:rStyle w:val="SubtleEmphasis"/>
        </w:rPr>
        <w:t>feature requirement</w:t>
      </w:r>
      <w:r>
        <w:rPr>
          <w:rStyle w:val="SubtleEmphasis"/>
        </w:rPr>
        <w:t>s are grouped by functions when</w:t>
      </w:r>
      <w:r w:rsidRPr="001F57FA">
        <w:rPr>
          <w:rStyle w:val="SubtleEmphasis"/>
        </w:rPr>
        <w:t xml:space="preserve"> cascaded to </w:t>
      </w:r>
      <w:r>
        <w:rPr>
          <w:rStyle w:val="SubtleEmphasis"/>
        </w:rPr>
        <w:t>Logical Functions of the Functional Architecture.</w:t>
      </w:r>
    </w:p>
    <w:p w14:paraId="3145548B" w14:textId="77777777" w:rsidR="00012EF9" w:rsidRDefault="00012EF9" w:rsidP="00012EF9">
      <w:pPr>
        <w:pStyle w:val="REUserHint"/>
        <w:rPr>
          <w:rStyle w:val="SubtleEmphasis"/>
          <w:b/>
        </w:rPr>
      </w:pPr>
      <w:r w:rsidRPr="00347A88">
        <w:rPr>
          <w:rStyle w:val="SubtleEmphasis"/>
          <w:b/>
        </w:rPr>
        <w:t>#Link:</w:t>
      </w:r>
    </w:p>
    <w:p w14:paraId="4BC9218D" w14:textId="23EACD03" w:rsidR="00012EF9" w:rsidRDefault="00BA62C5" w:rsidP="00012EF9">
      <w:pPr>
        <w:pStyle w:val="REUserHint"/>
        <w:numPr>
          <w:ilvl w:val="0"/>
          <w:numId w:val="28"/>
        </w:numPr>
        <w:rPr>
          <w:rStyle w:val="SubtleEmphasis"/>
          <w:color w:val="0000FF"/>
        </w:rPr>
      </w:pPr>
      <w:hyperlink r:id="rId83" w:anchor="/workspace/209/_vv/(process/activity/_4KsyQPmOkqGMg85u0m-tig)" w:history="1">
        <w:r w:rsidR="00012EF9" w:rsidRPr="007615C9">
          <w:rPr>
            <w:rStyle w:val="Hyperlink"/>
          </w:rPr>
          <w:t>Stages - RE Model the Functional Analysis</w:t>
        </w:r>
      </w:hyperlink>
    </w:p>
    <w:p w14:paraId="7E18FBE1" w14:textId="01C7B081" w:rsidR="00012EF9" w:rsidRDefault="00BA62C5" w:rsidP="00012EF9">
      <w:pPr>
        <w:pStyle w:val="REUserHint"/>
        <w:numPr>
          <w:ilvl w:val="0"/>
          <w:numId w:val="28"/>
        </w:numPr>
      </w:pPr>
      <w:hyperlink r:id="rId84" w:history="1">
        <w:r w:rsidR="00012EF9" w:rsidRPr="0078569D">
          <w:rPr>
            <w:rStyle w:val="SubtleEmphasis"/>
            <w:color w:val="0000FF"/>
          </w:rPr>
          <w:t>SysML – Activity Diagrams</w:t>
        </w:r>
      </w:hyperlink>
    </w:p>
    <w:bookmarkEnd w:id="207"/>
    <w:bookmarkEnd w:id="208"/>
    <w:bookmarkEnd w:id="224"/>
    <w:bookmarkEnd w:id="225"/>
    <w:p w14:paraId="249BAB26" w14:textId="77777777" w:rsidR="00012EF9" w:rsidRPr="00347A88" w:rsidRDefault="00012EF9" w:rsidP="00012EF9">
      <w:pPr>
        <w:shd w:val="clear" w:color="auto" w:fill="D6E3BC" w:themeFill="accent3" w:themeFillTint="66"/>
        <w:rPr>
          <w:rStyle w:val="SubtleEmphasis"/>
        </w:rPr>
      </w:pPr>
      <w:r w:rsidRPr="00347A88">
        <w:rPr>
          <w:rStyle w:val="SubtleEmphasis"/>
          <w:b/>
        </w:rPr>
        <w:t>#Classification:</w:t>
      </w:r>
      <w:r w:rsidRPr="00347A88">
        <w:rPr>
          <w:rStyle w:val="SubtleEmphasis"/>
        </w:rPr>
        <w:t xml:space="preserve"> </w:t>
      </w:r>
      <w:r>
        <w:rPr>
          <w:rStyle w:val="SubtleEmphasis"/>
        </w:rPr>
        <w:t>Mandatory for Functional Safety – otherwise o</w:t>
      </w:r>
      <w:r w:rsidRPr="00347A88">
        <w:rPr>
          <w:rStyle w:val="SubtleEmphasis"/>
        </w:rPr>
        <w:t>ptional</w:t>
      </w:r>
    </w:p>
    <w:p w14:paraId="03018D93" w14:textId="77777777" w:rsidR="00012EF9" w:rsidRPr="00347A88" w:rsidRDefault="00012EF9" w:rsidP="00012EF9">
      <w:pPr>
        <w:shd w:val="clear" w:color="auto" w:fill="D6E3BC" w:themeFill="accent3" w:themeFillTint="66"/>
        <w:rPr>
          <w:rStyle w:val="SubtleEmphasis"/>
        </w:rPr>
      </w:pPr>
      <w:r w:rsidRPr="00347A88">
        <w:rPr>
          <w:rStyle w:val="SubtleEmphasis"/>
          <w:b/>
        </w:rPr>
        <w:t>#Hint</w:t>
      </w:r>
      <w:r w:rsidRPr="00347A88">
        <w:rPr>
          <w:rStyle w:val="SubtleEmphasis"/>
        </w:rPr>
        <w:t xml:space="preserve">: This section depicts the coarse Functional Architecture. This architectural step is needed to find the right functional partitioning for the function level. The function shown here are those, which are specified on function level. Either SysML activity diagrams or </w:t>
      </w:r>
      <w:r w:rsidRPr="00C37F5C">
        <w:rPr>
          <w:rStyle w:val="SubtleEmphasis"/>
        </w:rPr>
        <w:t>Data Flow Diagrams</w:t>
      </w:r>
      <w:r w:rsidRPr="00347A88">
        <w:rPr>
          <w:rStyle w:val="SubtleEmphasis"/>
        </w:rPr>
        <w:t xml:space="preserve"> could be used to depict such a Functional Architecture.</w:t>
      </w:r>
      <w:r>
        <w:rPr>
          <w:rStyle w:val="SubtleEmphasis"/>
        </w:rPr>
        <w:t xml:space="preserve"> For bigger features, which are decomposed in a hierarchical manner down to atomic functions (and which do not follow the Functional Safety process), a function tree could be given here.</w:t>
      </w:r>
    </w:p>
    <w:p w14:paraId="6DA0FFCA" w14:textId="77777777" w:rsidR="00012EF9" w:rsidRDefault="00012EF9" w:rsidP="00012EF9">
      <w:pPr>
        <w:shd w:val="clear" w:color="auto" w:fill="D6E3BC" w:themeFill="accent3" w:themeFillTint="66"/>
        <w:rPr>
          <w:rStyle w:val="SubtleEmphasis"/>
        </w:rPr>
      </w:pPr>
      <w:r w:rsidRPr="00C37F5C">
        <w:rPr>
          <w:rStyle w:val="SubtleEmphasis"/>
          <w:b/>
        </w:rPr>
        <w:t>#Links:</w:t>
      </w:r>
      <w:r w:rsidRPr="00347A88">
        <w:rPr>
          <w:rStyle w:val="SubtleEmphasis"/>
        </w:rPr>
        <w:t xml:space="preserve"> </w:t>
      </w:r>
    </w:p>
    <w:p w14:paraId="5481DBD9" w14:textId="64CAF21E" w:rsidR="00012EF9" w:rsidRPr="00C37F5C" w:rsidRDefault="00012EF9" w:rsidP="00012EF9">
      <w:pPr>
        <w:pStyle w:val="ListParagraph"/>
        <w:numPr>
          <w:ilvl w:val="0"/>
          <w:numId w:val="8"/>
        </w:numPr>
        <w:shd w:val="clear" w:color="auto" w:fill="D6E3BC" w:themeFill="accent3" w:themeFillTint="66"/>
        <w:ind w:left="426" w:hanging="426"/>
        <w:rPr>
          <w:rStyle w:val="SubtleEmphasis"/>
          <w:rFonts w:ascii="Arial" w:hAnsi="Arial" w:cs="Arial"/>
        </w:rPr>
      </w:pPr>
      <w:r w:rsidRPr="00C37F5C">
        <w:rPr>
          <w:rStyle w:val="SubtleEmphasis"/>
          <w:rFonts w:ascii="Arial" w:hAnsi="Arial" w:cs="Arial"/>
        </w:rPr>
        <w:t>Functional Decomposition:</w:t>
      </w:r>
      <w:r w:rsidRPr="00C37F5C">
        <w:rPr>
          <w:rStyle w:val="SubtleEmphasis"/>
          <w:rFonts w:ascii="Arial" w:hAnsi="Arial" w:cs="Arial"/>
          <w:color w:val="0000FF"/>
        </w:rPr>
        <w:t xml:space="preserve"> </w:t>
      </w:r>
      <w:hyperlink r:id="rId85" w:history="1">
        <w:r w:rsidRPr="00C37F5C">
          <w:rPr>
            <w:rStyle w:val="SubtleEmphasis"/>
            <w:rFonts w:ascii="Arial" w:hAnsi="Arial" w:cs="Arial"/>
            <w:color w:val="0000FF"/>
          </w:rPr>
          <w:t>RE Wiki – Functional Decomposition</w:t>
        </w:r>
      </w:hyperlink>
    </w:p>
    <w:p w14:paraId="14DC0128" w14:textId="58B75E03" w:rsidR="00012EF9" w:rsidRPr="00C37F5C" w:rsidRDefault="00012EF9" w:rsidP="00012EF9">
      <w:pPr>
        <w:pStyle w:val="ListParagraph"/>
        <w:numPr>
          <w:ilvl w:val="0"/>
          <w:numId w:val="8"/>
        </w:numPr>
        <w:shd w:val="clear" w:color="auto" w:fill="D6E3BC" w:themeFill="accent3" w:themeFillTint="66"/>
        <w:ind w:left="426" w:hanging="426"/>
        <w:rPr>
          <w:rStyle w:val="SubtleEmphasis"/>
          <w:rFonts w:ascii="Arial" w:hAnsi="Arial" w:cs="Arial"/>
        </w:rPr>
      </w:pPr>
      <w:r w:rsidRPr="00C37F5C">
        <w:rPr>
          <w:rStyle w:val="SubtleEmphasis"/>
          <w:rFonts w:ascii="Arial" w:hAnsi="Arial" w:cs="Arial"/>
        </w:rPr>
        <w:t xml:space="preserve">SysML - Activity Diagrams or </w:t>
      </w:r>
      <w:hyperlink r:id="rId86" w:history="1">
        <w:r w:rsidRPr="00C37F5C">
          <w:rPr>
            <w:rStyle w:val="SubtleEmphasis"/>
            <w:rFonts w:ascii="Arial" w:hAnsi="Arial" w:cs="Arial"/>
            <w:color w:val="0000FF"/>
          </w:rPr>
          <w:t>RE Wiki - Data Flow Diagrams</w:t>
        </w:r>
      </w:hyperlink>
    </w:p>
    <w:p w14:paraId="57250F88" w14:textId="0D9E8644" w:rsidR="00012EF9" w:rsidRPr="00C37F5C" w:rsidRDefault="00012EF9" w:rsidP="00012EF9">
      <w:pPr>
        <w:pStyle w:val="ListParagraph"/>
        <w:numPr>
          <w:ilvl w:val="0"/>
          <w:numId w:val="8"/>
        </w:numPr>
        <w:shd w:val="clear" w:color="auto" w:fill="D6E3BC" w:themeFill="accent3" w:themeFillTint="66"/>
        <w:ind w:left="426" w:hanging="426"/>
        <w:rPr>
          <w:rStyle w:val="SubtleEmphasis"/>
          <w:rFonts w:ascii="Arial" w:hAnsi="Arial" w:cs="Arial"/>
        </w:rPr>
      </w:pPr>
      <w:r>
        <w:rPr>
          <w:rStyle w:val="SubtleEmphasis"/>
          <w:rFonts w:ascii="Arial" w:hAnsi="Arial" w:cs="Arial"/>
        </w:rPr>
        <w:t>Data Flow Diagram</w:t>
      </w:r>
      <w:r w:rsidRPr="00C37F5C">
        <w:rPr>
          <w:rStyle w:val="SubtleEmphasis"/>
          <w:rFonts w:ascii="Arial" w:hAnsi="Arial" w:cs="Arial"/>
        </w:rPr>
        <w:t>:</w:t>
      </w:r>
      <w:r w:rsidRPr="00C37F5C">
        <w:rPr>
          <w:rStyle w:val="SubtleEmphasis"/>
          <w:rFonts w:ascii="Arial" w:hAnsi="Arial" w:cs="Arial"/>
          <w:color w:val="0000FF"/>
        </w:rPr>
        <w:t xml:space="preserve"> </w:t>
      </w:r>
      <w:hyperlink r:id="rId87" w:history="1">
        <w:r w:rsidRPr="00C37F5C">
          <w:rPr>
            <w:rStyle w:val="SubtleEmphasis"/>
            <w:rFonts w:ascii="Arial" w:hAnsi="Arial" w:cs="Arial"/>
            <w:color w:val="0000FF"/>
          </w:rPr>
          <w:t>RE Wiki – Data Flow Diagram</w:t>
        </w:r>
      </w:hyperlink>
    </w:p>
    <w:p w14:paraId="43D1B07E" w14:textId="77777777" w:rsidR="00012EF9" w:rsidRDefault="00012EF9" w:rsidP="00012EF9"/>
    <w:p w14:paraId="5E6CB4AD" w14:textId="1842D272" w:rsidR="00012EF9" w:rsidRDefault="00012EF9" w:rsidP="00012EF9">
      <w:r w:rsidRPr="00EE1C99">
        <w:t>Description of the diagram and content about Functional Architecture in Documentation field of Functional Boundary Diagram.</w:t>
      </w:r>
    </w:p>
    <w:p w14:paraId="569011EA" w14:textId="2C5F8422" w:rsidR="008A41CD" w:rsidRDefault="007E2AAE" w:rsidP="00012EF9">
      <w:r>
        <w:rPr>
          <w:noProof/>
        </w:rPr>
        <w:drawing>
          <wp:inline distT="0" distB="0" distL="0" distR="0" wp14:anchorId="675CDA6D" wp14:editId="4507F548">
            <wp:extent cx="6466205" cy="2529840"/>
            <wp:effectExtent l="0" t="0" r="0" b="3810"/>
            <wp:docPr id="18" name="Picture 596682451.jpg" descr="596682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96682451.jpg"/>
                    <pic:cNvPicPr/>
                  </pic:nvPicPr>
                  <pic:blipFill>
                    <a:blip r:embed="rId88" cstate="print"/>
                    <a:stretch>
                      <a:fillRect/>
                    </a:stretch>
                  </pic:blipFill>
                  <pic:spPr>
                    <a:xfrm>
                      <a:off x="0" y="0"/>
                      <a:ext cx="6466205" cy="2529840"/>
                    </a:xfrm>
                    <a:prstGeom prst="rect">
                      <a:avLst/>
                    </a:prstGeom>
                  </pic:spPr>
                </pic:pic>
              </a:graphicData>
            </a:graphic>
          </wp:inline>
        </w:drawing>
      </w:r>
    </w:p>
    <w:p w14:paraId="71D82633" w14:textId="51C6F234" w:rsidR="00012EF9" w:rsidRDefault="00012EF9" w:rsidP="00012EF9">
      <w:pPr>
        <w:pStyle w:val="Caption"/>
      </w:pPr>
      <w:bookmarkStart w:id="226" w:name="_Toc70700714"/>
      <w:r w:rsidRPr="00A13A7B">
        <w:t xml:space="preserve">Figure </w:t>
      </w:r>
      <w:r>
        <w:rPr>
          <w:noProof/>
        </w:rPr>
        <w:fldChar w:fldCharType="begin"/>
      </w:r>
      <w:r>
        <w:rPr>
          <w:noProof/>
        </w:rPr>
        <w:instrText xml:space="preserve"> SEQ Figure \* ARABIC </w:instrText>
      </w:r>
      <w:r>
        <w:rPr>
          <w:noProof/>
        </w:rPr>
        <w:fldChar w:fldCharType="separate"/>
      </w:r>
      <w:r w:rsidR="002F02E1">
        <w:rPr>
          <w:noProof/>
        </w:rPr>
        <w:t>5</w:t>
      </w:r>
      <w:r>
        <w:rPr>
          <w:noProof/>
        </w:rPr>
        <w:fldChar w:fldCharType="end"/>
      </w:r>
      <w:r w:rsidRPr="00A13A7B">
        <w:t xml:space="preserve">: </w:t>
      </w:r>
      <w:r w:rsidR="00DA44B3">
        <w:t xml:space="preserve">DSI </w:t>
      </w:r>
      <w:r w:rsidRPr="00574E26">
        <w:rPr>
          <w:rFonts w:cs="Arial"/>
        </w:rPr>
        <w:t>Functional Boundary Behaviour</w:t>
      </w:r>
      <w:bookmarkEnd w:id="226"/>
    </w:p>
    <w:p w14:paraId="0C3E609A" w14:textId="77777777" w:rsidR="00012EF9" w:rsidRPr="007C20FA" w:rsidRDefault="00012EF9" w:rsidP="00012EF9">
      <w:pPr>
        <w:pStyle w:val="Heading3"/>
      </w:pPr>
      <w:bookmarkStart w:id="227" w:name="_Toc70700699"/>
      <w:r w:rsidRPr="007C20FA">
        <w:t>List of Functions</w:t>
      </w:r>
      <w:bookmarkEnd w:id="227"/>
    </w:p>
    <w:p w14:paraId="500CA0FA" w14:textId="77777777" w:rsidR="00012EF9" w:rsidRDefault="00012EF9" w:rsidP="00012EF9">
      <w:pPr>
        <w:shd w:val="clear" w:color="auto" w:fill="D6E3BC" w:themeFill="accent3" w:themeFillTint="66"/>
        <w:rPr>
          <w:rStyle w:val="SubtleEmphasis"/>
        </w:rPr>
      </w:pPr>
      <w:r w:rsidRPr="0061183F">
        <w:rPr>
          <w:rStyle w:val="SubtleEmphasis"/>
          <w:b/>
        </w:rPr>
        <w:t>#Hint:</w:t>
      </w:r>
      <w:r>
        <w:rPr>
          <w:rStyle w:val="SubtleEmphasis"/>
          <w:i w:val="0"/>
        </w:rPr>
        <w:t xml:space="preserve"> </w:t>
      </w:r>
      <w:r>
        <w:rPr>
          <w:rStyle w:val="SubtleEmphasis"/>
        </w:rPr>
        <w:t>The functions shown in the Functional Architecture should be listed and described in the table below</w:t>
      </w:r>
    </w:p>
    <w:p w14:paraId="0F887708" w14:textId="6B1481F5" w:rsidR="00012EF9" w:rsidRDefault="00012EF9" w:rsidP="00012EF9"/>
    <w:tbl>
      <w:tblPr>
        <w:tblW w:w="1026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257"/>
        <w:gridCol w:w="5490"/>
        <w:gridCol w:w="2520"/>
      </w:tblGrid>
      <w:tr w:rsidR="00C65E66" w:rsidRPr="007C20FA" w14:paraId="64A72076" w14:textId="77777777" w:rsidTr="00D555E3">
        <w:trPr>
          <w:tblHeader/>
        </w:trPr>
        <w:tc>
          <w:tcPr>
            <w:tcW w:w="2257" w:type="dxa"/>
            <w:shd w:val="pct20" w:color="auto" w:fill="FFFFFF"/>
            <w:vAlign w:val="center"/>
          </w:tcPr>
          <w:p w14:paraId="125294E1" w14:textId="77777777" w:rsidR="00C65E66" w:rsidRPr="00C15D3D" w:rsidRDefault="00C65E66" w:rsidP="00D555E3">
            <w:pPr>
              <w:jc w:val="center"/>
              <w:rPr>
                <w:b/>
              </w:rPr>
            </w:pPr>
            <w:r w:rsidRPr="00C15D3D">
              <w:rPr>
                <w:b/>
              </w:rPr>
              <w:t>Function Name</w:t>
            </w:r>
          </w:p>
        </w:tc>
        <w:tc>
          <w:tcPr>
            <w:tcW w:w="5490" w:type="dxa"/>
            <w:shd w:val="pct20" w:color="auto" w:fill="FFFFFF"/>
            <w:vAlign w:val="center"/>
          </w:tcPr>
          <w:p w14:paraId="05262D92" w14:textId="77777777" w:rsidR="00C65E66" w:rsidRPr="007C20FA" w:rsidRDefault="00C65E66" w:rsidP="00D555E3">
            <w:pPr>
              <w:pStyle w:val="Caption"/>
            </w:pPr>
            <w:r w:rsidRPr="007C20FA">
              <w:t>Description</w:t>
            </w:r>
          </w:p>
        </w:tc>
        <w:tc>
          <w:tcPr>
            <w:tcW w:w="2520" w:type="dxa"/>
            <w:shd w:val="pct20" w:color="auto" w:fill="FFFFFF"/>
            <w:vAlign w:val="center"/>
          </w:tcPr>
          <w:p w14:paraId="24AEE580" w14:textId="77777777" w:rsidR="00C65E66" w:rsidRPr="007C20FA" w:rsidRDefault="00C65E66" w:rsidP="00D555E3">
            <w:pPr>
              <w:pStyle w:val="Caption"/>
            </w:pPr>
            <w:r w:rsidRPr="007C20FA">
              <w:t>Comments</w:t>
            </w:r>
          </w:p>
        </w:tc>
      </w:tr>
      <w:tr w:rsidR="00C65E66" w:rsidRPr="00BB0EAC" w14:paraId="7AB7B116" w14:textId="77777777" w:rsidTr="00D555E3">
        <w:tc>
          <w:tcPr>
            <w:tcW w:w="2257" w:type="dxa"/>
          </w:tcPr>
          <w:p w14:paraId="7A953B36" w14:textId="77777777" w:rsidR="00C65E66" w:rsidRDefault="00C65E66" w:rsidP="00D555E3">
            <w:r w:rsidRPr="005E78E8">
              <w:rPr>
                <w:i/>
              </w:rPr>
              <w:t>(act</w:t>
            </w:r>
            <w:r>
              <w:rPr>
                <w:i/>
              </w:rPr>
              <w:t>ion</w:t>
            </w:r>
            <w:r w:rsidRPr="005E78E8">
              <w:rPr>
                <w:i/>
              </w:rPr>
              <w:t>)</w:t>
            </w:r>
            <w:r w:rsidRPr="00C15D3D">
              <w:t xml:space="preserve"> Activate DSI</w:t>
            </w:r>
          </w:p>
        </w:tc>
        <w:tc>
          <w:tcPr>
            <w:tcW w:w="5490" w:type="dxa"/>
          </w:tcPr>
          <w:p w14:paraId="4A0D797B" w14:textId="77777777" w:rsidR="00C65E66" w:rsidRDefault="00C65E66" w:rsidP="00D555E3">
            <w:pPr>
              <w:pStyle w:val="BodyText"/>
              <w:rPr>
                <w:lang w:val="en-US"/>
              </w:rPr>
            </w:pPr>
            <w:r w:rsidRPr="005E78E8">
              <w:rPr>
                <w:i/>
                <w:lang w:val="en-US"/>
              </w:rPr>
              <w:t>(act</w:t>
            </w:r>
            <w:r>
              <w:rPr>
                <w:i/>
                <w:lang w:val="en-US"/>
              </w:rPr>
              <w:t>ion</w:t>
            </w:r>
            <w:r w:rsidRPr="005E78E8">
              <w:rPr>
                <w:i/>
                <w:lang w:val="en-US"/>
              </w:rPr>
              <w:t>)</w:t>
            </w:r>
            <w:r>
              <w:rPr>
                <w:lang w:val="en-US"/>
              </w:rPr>
              <w:t xml:space="preserve"> The Feature has been activated by the driver choosing a new idle time on the HMI</w:t>
            </w:r>
          </w:p>
        </w:tc>
        <w:tc>
          <w:tcPr>
            <w:tcW w:w="2520" w:type="dxa"/>
          </w:tcPr>
          <w:p w14:paraId="01FA4F0F" w14:textId="77777777" w:rsidR="00C65E66" w:rsidRDefault="00C65E66" w:rsidP="00D555E3"/>
        </w:tc>
      </w:tr>
      <w:tr w:rsidR="00C65E66" w:rsidRPr="00BB0EAC" w14:paraId="3A365679" w14:textId="77777777" w:rsidTr="00D555E3">
        <w:tc>
          <w:tcPr>
            <w:tcW w:w="2257" w:type="dxa"/>
          </w:tcPr>
          <w:p w14:paraId="74119380" w14:textId="77777777" w:rsidR="00C65E66" w:rsidRDefault="00C65E66" w:rsidP="00D555E3">
            <w:r w:rsidRPr="005E78E8">
              <w:rPr>
                <w:i/>
              </w:rPr>
              <w:t>(act</w:t>
            </w:r>
            <w:r>
              <w:rPr>
                <w:i/>
              </w:rPr>
              <w:t>ion</w:t>
            </w:r>
            <w:r w:rsidRPr="005E78E8">
              <w:rPr>
                <w:i/>
              </w:rPr>
              <w:t>)</w:t>
            </w:r>
            <w:r w:rsidRPr="00C15D3D">
              <w:t xml:space="preserve"> Deactivate DSI</w:t>
            </w:r>
          </w:p>
        </w:tc>
        <w:tc>
          <w:tcPr>
            <w:tcW w:w="5490" w:type="dxa"/>
          </w:tcPr>
          <w:p w14:paraId="615485AA" w14:textId="77777777" w:rsidR="00C65E66" w:rsidRDefault="00C65E66" w:rsidP="00D555E3">
            <w:pPr>
              <w:pStyle w:val="BodyText"/>
              <w:rPr>
                <w:lang w:val="en-US"/>
              </w:rPr>
            </w:pPr>
            <w:r w:rsidRPr="005E78E8">
              <w:rPr>
                <w:i/>
                <w:lang w:val="en-US"/>
              </w:rPr>
              <w:t>(act</w:t>
            </w:r>
            <w:r>
              <w:rPr>
                <w:i/>
                <w:lang w:val="en-US"/>
              </w:rPr>
              <w:t>ion</w:t>
            </w:r>
            <w:r w:rsidRPr="005E78E8">
              <w:rPr>
                <w:i/>
                <w:lang w:val="en-US"/>
              </w:rPr>
              <w:t>)</w:t>
            </w:r>
            <w:r>
              <w:rPr>
                <w:lang w:val="en-US"/>
              </w:rPr>
              <w:t xml:space="preserve"> The Feature has been disabled either by the driver or enable conditions are no longer met</w:t>
            </w:r>
          </w:p>
        </w:tc>
        <w:tc>
          <w:tcPr>
            <w:tcW w:w="2520" w:type="dxa"/>
          </w:tcPr>
          <w:p w14:paraId="0298C7D1" w14:textId="77777777" w:rsidR="00C65E66" w:rsidRDefault="00C65E66" w:rsidP="00D555E3"/>
        </w:tc>
      </w:tr>
      <w:tr w:rsidR="00C65E66" w:rsidRPr="00BB0EAC" w14:paraId="40BA851C" w14:textId="77777777" w:rsidTr="00D555E3">
        <w:tc>
          <w:tcPr>
            <w:tcW w:w="2257" w:type="dxa"/>
          </w:tcPr>
          <w:p w14:paraId="51A0269E" w14:textId="77777777" w:rsidR="00C65E66" w:rsidRDefault="00C65E66" w:rsidP="00D555E3">
            <w:r w:rsidRPr="005E78E8">
              <w:rPr>
                <w:i/>
              </w:rPr>
              <w:t>(act</w:t>
            </w:r>
            <w:r>
              <w:rPr>
                <w:i/>
              </w:rPr>
              <w:t>ion</w:t>
            </w:r>
            <w:r w:rsidRPr="005E78E8">
              <w:rPr>
                <w:i/>
              </w:rPr>
              <w:t>)</w:t>
            </w:r>
            <w:r w:rsidRPr="00C15D3D">
              <w:t xml:space="preserve"> Disable AEIS</w:t>
            </w:r>
          </w:p>
        </w:tc>
        <w:tc>
          <w:tcPr>
            <w:tcW w:w="5490" w:type="dxa"/>
          </w:tcPr>
          <w:p w14:paraId="07F650E5" w14:textId="77777777" w:rsidR="00C65E66" w:rsidRDefault="00C65E66" w:rsidP="00D555E3">
            <w:pPr>
              <w:pStyle w:val="BodyText"/>
              <w:rPr>
                <w:lang w:val="en-US"/>
              </w:rPr>
            </w:pPr>
            <w:r w:rsidRPr="005E78E8">
              <w:rPr>
                <w:i/>
                <w:lang w:val="en-US"/>
              </w:rPr>
              <w:t>(act</w:t>
            </w:r>
            <w:r>
              <w:rPr>
                <w:i/>
                <w:lang w:val="en-US"/>
              </w:rPr>
              <w:t>ion</w:t>
            </w:r>
            <w:r w:rsidRPr="005E78E8">
              <w:rPr>
                <w:i/>
                <w:lang w:val="en-US"/>
              </w:rPr>
              <w:t>)</w:t>
            </w:r>
            <w:r>
              <w:rPr>
                <w:lang w:val="en-US"/>
              </w:rPr>
              <w:t xml:space="preserve"> The Feature has been disabled either by the driver or by another feature that requires extended idling</w:t>
            </w:r>
          </w:p>
        </w:tc>
        <w:tc>
          <w:tcPr>
            <w:tcW w:w="2520" w:type="dxa"/>
          </w:tcPr>
          <w:p w14:paraId="0F8A1E56" w14:textId="77777777" w:rsidR="00C65E66" w:rsidRDefault="00C65E66" w:rsidP="00D555E3"/>
        </w:tc>
      </w:tr>
      <w:tr w:rsidR="00C65E66" w:rsidRPr="00BB0EAC" w14:paraId="1A20623F" w14:textId="77777777" w:rsidTr="00D555E3">
        <w:tc>
          <w:tcPr>
            <w:tcW w:w="2257" w:type="dxa"/>
          </w:tcPr>
          <w:p w14:paraId="4E916208" w14:textId="77777777" w:rsidR="00C65E66" w:rsidRDefault="00C65E66" w:rsidP="00D555E3">
            <w:r w:rsidRPr="005E78E8">
              <w:rPr>
                <w:i/>
              </w:rPr>
              <w:lastRenderedPageBreak/>
              <w:t>(act</w:t>
            </w:r>
            <w:r>
              <w:rPr>
                <w:i/>
              </w:rPr>
              <w:t>ion</w:t>
            </w:r>
            <w:r w:rsidRPr="005E78E8">
              <w:rPr>
                <w:i/>
              </w:rPr>
              <w:t>)</w:t>
            </w:r>
            <w:r w:rsidRPr="00C15D3D">
              <w:t xml:space="preserve"> Driver Information Display</w:t>
            </w:r>
          </w:p>
        </w:tc>
        <w:tc>
          <w:tcPr>
            <w:tcW w:w="5490" w:type="dxa"/>
          </w:tcPr>
          <w:p w14:paraId="3A6AA519" w14:textId="77777777" w:rsidR="00C65E66" w:rsidRDefault="00C65E66" w:rsidP="00D555E3">
            <w:pPr>
              <w:pStyle w:val="BodyText"/>
              <w:rPr>
                <w:lang w:val="en-US"/>
              </w:rPr>
            </w:pPr>
            <w:r w:rsidRPr="005E78E8">
              <w:rPr>
                <w:i/>
                <w:lang w:val="en-US"/>
              </w:rPr>
              <w:t>(act</w:t>
            </w:r>
            <w:r>
              <w:rPr>
                <w:i/>
                <w:lang w:val="en-US"/>
              </w:rPr>
              <w:t>ion</w:t>
            </w:r>
            <w:r w:rsidRPr="005E78E8">
              <w:rPr>
                <w:i/>
                <w:lang w:val="en-US"/>
              </w:rPr>
              <w:t>)</w:t>
            </w:r>
            <w:r>
              <w:rPr>
                <w:lang w:val="en-US"/>
              </w:rPr>
              <w:t xml:space="preserve"> Displays a message to the driver warching of an impending engine shutdown, providing the option to prevent the shutdown and disable the Feature for the rest of the keycycle</w:t>
            </w:r>
          </w:p>
        </w:tc>
        <w:tc>
          <w:tcPr>
            <w:tcW w:w="2520" w:type="dxa"/>
          </w:tcPr>
          <w:p w14:paraId="284C81E8" w14:textId="77777777" w:rsidR="00C65E66" w:rsidRDefault="00C65E66" w:rsidP="00D555E3"/>
        </w:tc>
      </w:tr>
      <w:tr w:rsidR="00C65E66" w:rsidRPr="00BB0EAC" w14:paraId="492AFD80" w14:textId="77777777" w:rsidTr="00D555E3">
        <w:tc>
          <w:tcPr>
            <w:tcW w:w="2257" w:type="dxa"/>
          </w:tcPr>
          <w:p w14:paraId="6765D0DE" w14:textId="77777777" w:rsidR="00C65E66" w:rsidRDefault="00C65E66" w:rsidP="00D555E3">
            <w:r w:rsidRPr="005E78E8">
              <w:rPr>
                <w:i/>
              </w:rPr>
              <w:t>(act</w:t>
            </w:r>
            <w:r>
              <w:rPr>
                <w:i/>
              </w:rPr>
              <w:t>ion</w:t>
            </w:r>
            <w:r w:rsidRPr="005E78E8">
              <w:rPr>
                <w:i/>
              </w:rPr>
              <w:t>)</w:t>
            </w:r>
            <w:r w:rsidRPr="00C15D3D">
              <w:t xml:space="preserve"> External Features</w:t>
            </w:r>
          </w:p>
        </w:tc>
        <w:tc>
          <w:tcPr>
            <w:tcW w:w="5490" w:type="dxa"/>
          </w:tcPr>
          <w:p w14:paraId="480AC783" w14:textId="77777777" w:rsidR="00C65E66" w:rsidRDefault="00C65E66" w:rsidP="00D555E3">
            <w:pPr>
              <w:pStyle w:val="BodyText"/>
              <w:rPr>
                <w:lang w:val="en-US"/>
              </w:rPr>
            </w:pPr>
            <w:r w:rsidRPr="005E78E8">
              <w:rPr>
                <w:i/>
                <w:lang w:val="en-US"/>
              </w:rPr>
              <w:t>(act</w:t>
            </w:r>
            <w:r>
              <w:rPr>
                <w:i/>
                <w:lang w:val="en-US"/>
              </w:rPr>
              <w:t>ion</w:t>
            </w:r>
            <w:r w:rsidRPr="005E78E8">
              <w:rPr>
                <w:i/>
                <w:lang w:val="en-US"/>
              </w:rPr>
              <w:t>)</w:t>
            </w:r>
            <w:r>
              <w:rPr>
                <w:lang w:val="en-US"/>
              </w:rPr>
              <w:t xml:space="preserve"> There are other features that require extended idling so are able to request AEIS to be disabled</w:t>
            </w:r>
          </w:p>
        </w:tc>
        <w:tc>
          <w:tcPr>
            <w:tcW w:w="2520" w:type="dxa"/>
          </w:tcPr>
          <w:p w14:paraId="6094D7E3" w14:textId="77777777" w:rsidR="00C65E66" w:rsidRDefault="00C65E66" w:rsidP="00D555E3"/>
        </w:tc>
      </w:tr>
      <w:tr w:rsidR="00C65E66" w:rsidRPr="00BB0EAC" w14:paraId="3AA7560B" w14:textId="77777777" w:rsidTr="00D555E3">
        <w:tc>
          <w:tcPr>
            <w:tcW w:w="2257" w:type="dxa"/>
          </w:tcPr>
          <w:p w14:paraId="114BEFC5" w14:textId="77777777" w:rsidR="00C65E66" w:rsidRDefault="00C65E66" w:rsidP="00D555E3">
            <w:r w:rsidRPr="005E78E8">
              <w:rPr>
                <w:i/>
              </w:rPr>
              <w:t>(act</w:t>
            </w:r>
            <w:r>
              <w:rPr>
                <w:i/>
              </w:rPr>
              <w:t>ion</w:t>
            </w:r>
            <w:r w:rsidRPr="005E78E8">
              <w:rPr>
                <w:i/>
              </w:rPr>
              <w:t>)</w:t>
            </w:r>
            <w:r w:rsidRPr="00C15D3D">
              <w:t xml:space="preserve"> HMI Interface</w:t>
            </w:r>
          </w:p>
        </w:tc>
        <w:tc>
          <w:tcPr>
            <w:tcW w:w="5490" w:type="dxa"/>
          </w:tcPr>
          <w:p w14:paraId="293A0AFF" w14:textId="77777777" w:rsidR="00C65E66" w:rsidRDefault="00C65E66" w:rsidP="00D555E3">
            <w:pPr>
              <w:pStyle w:val="BodyText"/>
              <w:rPr>
                <w:lang w:val="en-US"/>
              </w:rPr>
            </w:pPr>
            <w:r w:rsidRPr="005E78E8">
              <w:rPr>
                <w:i/>
                <w:lang w:val="en-US"/>
              </w:rPr>
              <w:t>(act</w:t>
            </w:r>
            <w:r>
              <w:rPr>
                <w:i/>
                <w:lang w:val="en-US"/>
              </w:rPr>
              <w:t>ion</w:t>
            </w:r>
            <w:r w:rsidRPr="005E78E8">
              <w:rPr>
                <w:i/>
                <w:lang w:val="en-US"/>
              </w:rPr>
              <w:t>)</w:t>
            </w:r>
            <w:r>
              <w:rPr>
                <w:lang w:val="en-US"/>
              </w:rPr>
              <w:t xml:space="preserve"> The Driver can disable AEIS through the vehicle settings</w:t>
            </w:r>
          </w:p>
        </w:tc>
        <w:tc>
          <w:tcPr>
            <w:tcW w:w="2520" w:type="dxa"/>
          </w:tcPr>
          <w:p w14:paraId="32C4957B" w14:textId="77777777" w:rsidR="00C65E66" w:rsidRDefault="00C65E66" w:rsidP="00D555E3"/>
        </w:tc>
      </w:tr>
      <w:tr w:rsidR="00C65E66" w:rsidRPr="00BB0EAC" w14:paraId="26DBA329" w14:textId="77777777" w:rsidTr="00D555E3">
        <w:tc>
          <w:tcPr>
            <w:tcW w:w="2257" w:type="dxa"/>
          </w:tcPr>
          <w:p w14:paraId="409CACFA" w14:textId="77777777" w:rsidR="00C65E66" w:rsidRDefault="00C65E66" w:rsidP="00D555E3">
            <w:r w:rsidRPr="005E78E8">
              <w:rPr>
                <w:i/>
              </w:rPr>
              <w:t>(act</w:t>
            </w:r>
            <w:r>
              <w:rPr>
                <w:i/>
              </w:rPr>
              <w:t>ion</w:t>
            </w:r>
            <w:r w:rsidRPr="005E78E8">
              <w:rPr>
                <w:i/>
              </w:rPr>
              <w:t>)</w:t>
            </w:r>
            <w:r w:rsidRPr="00C15D3D">
              <w:t xml:space="preserve"> New Idle Time Selected</w:t>
            </w:r>
          </w:p>
        </w:tc>
        <w:tc>
          <w:tcPr>
            <w:tcW w:w="5490" w:type="dxa"/>
          </w:tcPr>
          <w:p w14:paraId="55A4C983" w14:textId="77777777" w:rsidR="00C65E66" w:rsidRDefault="00C65E66" w:rsidP="00D555E3">
            <w:pPr>
              <w:pStyle w:val="BodyText"/>
              <w:rPr>
                <w:lang w:val="en-US"/>
              </w:rPr>
            </w:pPr>
            <w:r w:rsidRPr="005E78E8">
              <w:rPr>
                <w:i/>
                <w:lang w:val="en-US"/>
              </w:rPr>
              <w:t>(act</w:t>
            </w:r>
            <w:r>
              <w:rPr>
                <w:i/>
                <w:lang w:val="en-US"/>
              </w:rPr>
              <w:t>ion</w:t>
            </w:r>
            <w:r w:rsidRPr="005E78E8">
              <w:rPr>
                <w:i/>
                <w:lang w:val="en-US"/>
              </w:rPr>
              <w:t>)</w:t>
            </w:r>
            <w:r>
              <w:rPr>
                <w:lang w:val="en-US"/>
              </w:rPr>
              <w:t xml:space="preserve"> The Driver has selected a new idle time on the HMI</w:t>
            </w:r>
          </w:p>
        </w:tc>
        <w:tc>
          <w:tcPr>
            <w:tcW w:w="2520" w:type="dxa"/>
          </w:tcPr>
          <w:p w14:paraId="2DD38680" w14:textId="77777777" w:rsidR="00C65E66" w:rsidRDefault="00C65E66" w:rsidP="00D555E3"/>
        </w:tc>
      </w:tr>
      <w:tr w:rsidR="00C65E66" w:rsidRPr="00BB0EAC" w14:paraId="508ABF80" w14:textId="77777777" w:rsidTr="00D555E3">
        <w:tc>
          <w:tcPr>
            <w:tcW w:w="2257" w:type="dxa"/>
          </w:tcPr>
          <w:p w14:paraId="530F1A62" w14:textId="77777777" w:rsidR="00C65E66" w:rsidRDefault="00C65E66" w:rsidP="00D555E3">
            <w:r w:rsidRPr="005E78E8">
              <w:rPr>
                <w:i/>
              </w:rPr>
              <w:t>(act</w:t>
            </w:r>
            <w:r>
              <w:rPr>
                <w:i/>
              </w:rPr>
              <w:t>ion</w:t>
            </w:r>
            <w:r w:rsidRPr="005E78E8">
              <w:rPr>
                <w:i/>
              </w:rPr>
              <w:t>)</w:t>
            </w:r>
            <w:r w:rsidRPr="00C15D3D">
              <w:t xml:space="preserve"> Pedals</w:t>
            </w:r>
          </w:p>
        </w:tc>
        <w:tc>
          <w:tcPr>
            <w:tcW w:w="5490" w:type="dxa"/>
          </w:tcPr>
          <w:p w14:paraId="05740E2D" w14:textId="77777777" w:rsidR="00C65E66" w:rsidRDefault="00C65E66" w:rsidP="00D555E3">
            <w:pPr>
              <w:pStyle w:val="BodyText"/>
              <w:rPr>
                <w:lang w:val="en-US"/>
              </w:rPr>
            </w:pPr>
            <w:r w:rsidRPr="005E78E8">
              <w:rPr>
                <w:i/>
                <w:lang w:val="en-US"/>
              </w:rPr>
              <w:t>(act</w:t>
            </w:r>
            <w:r>
              <w:rPr>
                <w:i/>
                <w:lang w:val="en-US"/>
              </w:rPr>
              <w:t>ion</w:t>
            </w:r>
            <w:r w:rsidRPr="005E78E8">
              <w:rPr>
                <w:i/>
                <w:lang w:val="en-US"/>
              </w:rPr>
              <w:t>)</w:t>
            </w:r>
            <w:r>
              <w:rPr>
                <w:lang w:val="en-US"/>
              </w:rPr>
              <w:t xml:space="preserve"> Any pedal interaction resets the AEIS Timer - effectively disabling the feature</w:t>
            </w:r>
          </w:p>
          <w:p w14:paraId="50508F64" w14:textId="77777777" w:rsidR="00C65E66" w:rsidRDefault="00C65E66" w:rsidP="00D555E3">
            <w:pPr>
              <w:pStyle w:val="BodyText"/>
              <w:rPr>
                <w:lang w:val="en-US"/>
              </w:rPr>
            </w:pPr>
            <w:r>
              <w:rPr>
                <w:lang w:val="en-US"/>
              </w:rPr>
              <w:t>When none of the pedals are being pressed then the timer will increment</w:t>
            </w:r>
          </w:p>
        </w:tc>
        <w:tc>
          <w:tcPr>
            <w:tcW w:w="2520" w:type="dxa"/>
          </w:tcPr>
          <w:p w14:paraId="3D99CE43" w14:textId="77777777" w:rsidR="00C65E66" w:rsidRDefault="00C65E66" w:rsidP="00D555E3"/>
        </w:tc>
      </w:tr>
      <w:tr w:rsidR="00C65E66" w:rsidRPr="00BB0EAC" w14:paraId="35DA8B74" w14:textId="77777777" w:rsidTr="00D555E3">
        <w:tc>
          <w:tcPr>
            <w:tcW w:w="2257" w:type="dxa"/>
          </w:tcPr>
          <w:p w14:paraId="75E15F33" w14:textId="77777777" w:rsidR="00C65E66" w:rsidRDefault="00C65E66" w:rsidP="00D555E3">
            <w:r w:rsidRPr="005E78E8">
              <w:rPr>
                <w:i/>
              </w:rPr>
              <w:t>(act</w:t>
            </w:r>
            <w:r>
              <w:rPr>
                <w:i/>
              </w:rPr>
              <w:t>ion</w:t>
            </w:r>
            <w:r w:rsidRPr="005E78E8">
              <w:rPr>
                <w:i/>
              </w:rPr>
              <w:t>)</w:t>
            </w:r>
            <w:r w:rsidRPr="00C15D3D">
              <w:t xml:space="preserve"> Powerdown vehicle</w:t>
            </w:r>
          </w:p>
        </w:tc>
        <w:tc>
          <w:tcPr>
            <w:tcW w:w="5490" w:type="dxa"/>
          </w:tcPr>
          <w:p w14:paraId="620E0F3A" w14:textId="77777777" w:rsidR="00C65E66" w:rsidRDefault="00C65E66" w:rsidP="00D555E3">
            <w:pPr>
              <w:pStyle w:val="BodyText"/>
              <w:rPr>
                <w:lang w:val="en-US"/>
              </w:rPr>
            </w:pPr>
            <w:r w:rsidRPr="005E78E8">
              <w:rPr>
                <w:i/>
                <w:lang w:val="en-US"/>
              </w:rPr>
              <w:t>(act</w:t>
            </w:r>
            <w:r>
              <w:rPr>
                <w:i/>
                <w:lang w:val="en-US"/>
              </w:rPr>
              <w:t>ion</w:t>
            </w:r>
            <w:r w:rsidRPr="005E78E8">
              <w:rPr>
                <w:i/>
                <w:lang w:val="en-US"/>
              </w:rPr>
              <w:t>)</w:t>
            </w:r>
            <w:r>
              <w:rPr>
                <w:lang w:val="en-US"/>
              </w:rPr>
              <w:t xml:space="preserve"> The engine will be shutdown after the timer expires</w:t>
            </w:r>
          </w:p>
        </w:tc>
        <w:tc>
          <w:tcPr>
            <w:tcW w:w="2520" w:type="dxa"/>
          </w:tcPr>
          <w:p w14:paraId="506B0CE5" w14:textId="77777777" w:rsidR="00C65E66" w:rsidRDefault="00C65E66" w:rsidP="00D555E3"/>
        </w:tc>
      </w:tr>
      <w:tr w:rsidR="00C65E66" w:rsidRPr="00BB0EAC" w14:paraId="30226700" w14:textId="77777777" w:rsidTr="00D555E3">
        <w:tc>
          <w:tcPr>
            <w:tcW w:w="2257" w:type="dxa"/>
          </w:tcPr>
          <w:p w14:paraId="1C24A7F3" w14:textId="77777777" w:rsidR="00C65E66" w:rsidRDefault="00C65E66" w:rsidP="00D555E3">
            <w:r w:rsidRPr="005E78E8">
              <w:rPr>
                <w:i/>
              </w:rPr>
              <w:t>(act</w:t>
            </w:r>
            <w:r>
              <w:rPr>
                <w:i/>
              </w:rPr>
              <w:t>ion</w:t>
            </w:r>
            <w:r w:rsidRPr="005E78E8">
              <w:rPr>
                <w:i/>
              </w:rPr>
              <w:t>)</w:t>
            </w:r>
            <w:r w:rsidRPr="00C15D3D">
              <w:t xml:space="preserve"> Time Inputs</w:t>
            </w:r>
          </w:p>
        </w:tc>
        <w:tc>
          <w:tcPr>
            <w:tcW w:w="5490" w:type="dxa"/>
          </w:tcPr>
          <w:p w14:paraId="454BE1B4" w14:textId="77777777" w:rsidR="00C65E66" w:rsidRDefault="00C65E66" w:rsidP="00D555E3"/>
        </w:tc>
        <w:tc>
          <w:tcPr>
            <w:tcW w:w="2520" w:type="dxa"/>
          </w:tcPr>
          <w:p w14:paraId="0B1E9AB9" w14:textId="77777777" w:rsidR="00C65E66" w:rsidRDefault="00C65E66" w:rsidP="00D555E3"/>
        </w:tc>
      </w:tr>
      <w:tr w:rsidR="00C65E66" w:rsidRPr="00BB0EAC" w14:paraId="58FF23A1" w14:textId="77777777" w:rsidTr="00D555E3">
        <w:tc>
          <w:tcPr>
            <w:tcW w:w="2257" w:type="dxa"/>
          </w:tcPr>
          <w:p w14:paraId="32D642E4" w14:textId="77777777" w:rsidR="00C65E66" w:rsidRDefault="00C65E66" w:rsidP="00D555E3">
            <w:r w:rsidRPr="005E78E8">
              <w:rPr>
                <w:i/>
              </w:rPr>
              <w:t>(act</w:t>
            </w:r>
            <w:r>
              <w:rPr>
                <w:i/>
              </w:rPr>
              <w:t>ion</w:t>
            </w:r>
            <w:r w:rsidRPr="005E78E8">
              <w:rPr>
                <w:i/>
              </w:rPr>
              <w:t>)</w:t>
            </w:r>
            <w:r w:rsidRPr="00C15D3D">
              <w:t xml:space="preserve"> Timer Logic</w:t>
            </w:r>
          </w:p>
        </w:tc>
        <w:tc>
          <w:tcPr>
            <w:tcW w:w="5490" w:type="dxa"/>
          </w:tcPr>
          <w:p w14:paraId="60D10123" w14:textId="77777777" w:rsidR="00C65E66" w:rsidRDefault="00C65E66" w:rsidP="00D555E3">
            <w:pPr>
              <w:pStyle w:val="BodyText"/>
              <w:rPr>
                <w:lang w:val="en-US"/>
              </w:rPr>
            </w:pPr>
            <w:r w:rsidRPr="005E78E8">
              <w:rPr>
                <w:i/>
                <w:lang w:val="en-US"/>
              </w:rPr>
              <w:t>(act</w:t>
            </w:r>
            <w:r>
              <w:rPr>
                <w:i/>
                <w:lang w:val="en-US"/>
              </w:rPr>
              <w:t>ion</w:t>
            </w:r>
            <w:r w:rsidRPr="005E78E8">
              <w:rPr>
                <w:i/>
                <w:lang w:val="en-US"/>
              </w:rPr>
              <w:t>)</w:t>
            </w:r>
            <w:r>
              <w:rPr>
                <w:lang w:val="en-US"/>
              </w:rPr>
              <w:t xml:space="preserve"> The main Feature Logic.</w:t>
            </w:r>
          </w:p>
          <w:p w14:paraId="4D259386" w14:textId="77777777" w:rsidR="00C65E66" w:rsidRDefault="00C65E66" w:rsidP="00D555E3">
            <w:pPr>
              <w:pStyle w:val="BodyText"/>
              <w:rPr>
                <w:lang w:val="en-US"/>
              </w:rPr>
            </w:pPr>
            <w:r>
              <w:rPr>
                <w:lang w:val="en-US"/>
              </w:rPr>
              <w:t>The Timer will count up to a specified value, display an impending shutdown message and then shutdown the engine</w:t>
            </w:r>
          </w:p>
        </w:tc>
        <w:tc>
          <w:tcPr>
            <w:tcW w:w="2520" w:type="dxa"/>
          </w:tcPr>
          <w:p w14:paraId="35996687" w14:textId="77777777" w:rsidR="00C65E66" w:rsidRDefault="00C65E66" w:rsidP="00D555E3"/>
        </w:tc>
      </w:tr>
      <w:tr w:rsidR="00C65E66" w:rsidRPr="00BB0EAC" w14:paraId="2F3120E6" w14:textId="77777777" w:rsidTr="00D555E3">
        <w:tc>
          <w:tcPr>
            <w:tcW w:w="2257" w:type="dxa"/>
          </w:tcPr>
          <w:p w14:paraId="4F06C87B" w14:textId="77777777" w:rsidR="00C65E66" w:rsidRDefault="00C65E66" w:rsidP="00D555E3">
            <w:r w:rsidRPr="005E78E8">
              <w:rPr>
                <w:i/>
              </w:rPr>
              <w:t>(act</w:t>
            </w:r>
            <w:r>
              <w:rPr>
                <w:i/>
              </w:rPr>
              <w:t>ion</w:t>
            </w:r>
            <w:r w:rsidRPr="005E78E8">
              <w:rPr>
                <w:i/>
              </w:rPr>
              <w:t>)</w:t>
            </w:r>
            <w:r w:rsidRPr="00C15D3D">
              <w:t xml:space="preserve"> Transmission</w:t>
            </w:r>
          </w:p>
        </w:tc>
        <w:tc>
          <w:tcPr>
            <w:tcW w:w="5490" w:type="dxa"/>
          </w:tcPr>
          <w:p w14:paraId="5245ED3A" w14:textId="77777777" w:rsidR="00C65E66" w:rsidRDefault="00C65E66" w:rsidP="00D555E3">
            <w:pPr>
              <w:pStyle w:val="BodyText"/>
              <w:rPr>
                <w:lang w:val="en-US"/>
              </w:rPr>
            </w:pPr>
            <w:r w:rsidRPr="005E78E8">
              <w:rPr>
                <w:i/>
                <w:lang w:val="en-US"/>
              </w:rPr>
              <w:t>(act</w:t>
            </w:r>
            <w:r>
              <w:rPr>
                <w:i/>
                <w:lang w:val="en-US"/>
              </w:rPr>
              <w:t>ion</w:t>
            </w:r>
            <w:r w:rsidRPr="005E78E8">
              <w:rPr>
                <w:i/>
                <w:lang w:val="en-US"/>
              </w:rPr>
              <w:t>)</w:t>
            </w:r>
            <w:r>
              <w:rPr>
                <w:lang w:val="en-US"/>
              </w:rPr>
              <w:t xml:space="preserve"> The transmission must be Park or Neutral or the timer will be reset</w:t>
            </w:r>
          </w:p>
        </w:tc>
        <w:tc>
          <w:tcPr>
            <w:tcW w:w="2520" w:type="dxa"/>
          </w:tcPr>
          <w:p w14:paraId="5FAA9C0A" w14:textId="77777777" w:rsidR="00C65E66" w:rsidRDefault="00C65E66" w:rsidP="00D555E3"/>
        </w:tc>
      </w:tr>
    </w:tbl>
    <w:p w14:paraId="0CCA8D77" w14:textId="77777777" w:rsidR="00C65E66" w:rsidRPr="00476E7E" w:rsidRDefault="00C65E66" w:rsidP="00012EF9"/>
    <w:p w14:paraId="5E647270" w14:textId="421EA161" w:rsidR="00012EF9" w:rsidRDefault="00012EF9" w:rsidP="00012EF9">
      <w:pPr>
        <w:pStyle w:val="Caption"/>
      </w:pPr>
      <w:bookmarkStart w:id="228" w:name="_Toc70700730"/>
      <w:r w:rsidRPr="00A13A7B">
        <w:t xml:space="preserve">Table </w:t>
      </w:r>
      <w:r>
        <w:rPr>
          <w:noProof/>
        </w:rPr>
        <w:fldChar w:fldCharType="begin"/>
      </w:r>
      <w:r>
        <w:rPr>
          <w:noProof/>
        </w:rPr>
        <w:instrText xml:space="preserve"> SEQ Table \* ARABIC </w:instrText>
      </w:r>
      <w:r>
        <w:rPr>
          <w:noProof/>
        </w:rPr>
        <w:fldChar w:fldCharType="separate"/>
      </w:r>
      <w:r w:rsidR="002F02E1">
        <w:rPr>
          <w:noProof/>
        </w:rPr>
        <w:t>14</w:t>
      </w:r>
      <w:r>
        <w:rPr>
          <w:noProof/>
        </w:rPr>
        <w:fldChar w:fldCharType="end"/>
      </w:r>
      <w:r w:rsidRPr="00A13A7B">
        <w:t>: List of Functions</w:t>
      </w:r>
      <w:bookmarkEnd w:id="228"/>
    </w:p>
    <w:p w14:paraId="4E8711B2" w14:textId="77777777" w:rsidR="00012EF9" w:rsidRDefault="00012EF9" w:rsidP="00012EF9">
      <w:pPr>
        <w:pStyle w:val="Heading2"/>
      </w:pPr>
      <w:bookmarkStart w:id="229" w:name="_Toc70700700"/>
      <w:r>
        <w:t>Logical Architecture</w:t>
      </w:r>
      <w:bookmarkEnd w:id="229"/>
    </w:p>
    <w:p w14:paraId="2EBEBFCB" w14:textId="77777777" w:rsidR="00012EF9" w:rsidRPr="0061183F" w:rsidRDefault="00012EF9" w:rsidP="00012E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6E3BC" w:themeFill="accent3" w:themeFillTint="66"/>
        <w:rPr>
          <w:rStyle w:val="SubtleEmphasis"/>
        </w:rPr>
      </w:pPr>
      <w:r w:rsidRPr="0061183F">
        <w:rPr>
          <w:rStyle w:val="SubtleEmphasis"/>
          <w:b/>
        </w:rPr>
        <w:t>#Classification:</w:t>
      </w:r>
      <w:r w:rsidRPr="0061183F">
        <w:rPr>
          <w:rStyle w:val="SubtleEmphasis"/>
        </w:rPr>
        <w:t xml:space="preserve"> Functional Safety</w:t>
      </w:r>
      <w:r>
        <w:rPr>
          <w:rStyle w:val="SubtleEmphasis"/>
        </w:rPr>
        <w:t xml:space="preserve"> </w:t>
      </w:r>
      <w:r w:rsidRPr="0061183F">
        <w:rPr>
          <w:rStyle w:val="SubtleEmphasis"/>
        </w:rPr>
        <w:t>Analysis only</w:t>
      </w:r>
    </w:p>
    <w:p w14:paraId="66D09853" w14:textId="77777777" w:rsidR="00012EF9" w:rsidRDefault="00012EF9" w:rsidP="00012E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6E3BC" w:themeFill="accent3" w:themeFillTint="66"/>
        <w:rPr>
          <w:rStyle w:val="SubtleEmphasis"/>
        </w:rPr>
      </w:pPr>
      <w:r w:rsidRPr="0061183F">
        <w:rPr>
          <w:rStyle w:val="SubtleEmphasis"/>
          <w:b/>
        </w:rPr>
        <w:t>#Hint:</w:t>
      </w:r>
      <w:r w:rsidRPr="0061183F">
        <w:rPr>
          <w:rStyle w:val="SubtleEmphasis"/>
        </w:rPr>
        <w:t xml:space="preserve"> </w:t>
      </w:r>
      <w:r w:rsidRPr="008E02BA">
        <w:rPr>
          <w:rStyle w:val="SubtleEmphasis"/>
          <w:color w:val="7F7F7F" w:themeColor="text1" w:themeTint="80"/>
        </w:rPr>
        <w:t xml:space="preserve">FS Analysis requires a description of the boundary of the feature and its elements. A simple block diagram or a SysML Internal Block Diagram could be </w:t>
      </w:r>
      <w:r w:rsidRPr="0061183F">
        <w:rPr>
          <w:rStyle w:val="SubtleEmphasis"/>
        </w:rPr>
        <w:t>used to depict the</w:t>
      </w:r>
      <w:r>
        <w:rPr>
          <w:rStyle w:val="SubtleEmphasis"/>
        </w:rPr>
        <w:t xml:space="preserve"> Logical Architecture</w:t>
      </w:r>
    </w:p>
    <w:p w14:paraId="6B70903A" w14:textId="040773F3" w:rsidR="00012EF9" w:rsidRPr="00FF0369" w:rsidRDefault="00012EF9" w:rsidP="00012E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6E3BC" w:themeFill="accent3" w:themeFillTint="66"/>
        <w:rPr>
          <w:rStyle w:val="SubtleEmphasis"/>
          <w:iCs w:val="0"/>
          <w:color w:val="808080" w:themeColor="background1" w:themeShade="80"/>
        </w:rPr>
      </w:pPr>
      <w:r w:rsidRPr="0061183F">
        <w:rPr>
          <w:b/>
          <w:i/>
          <w:iCs/>
          <w:color w:val="808080" w:themeColor="background1" w:themeShade="80"/>
        </w:rPr>
        <w:t>#Link:</w:t>
      </w:r>
      <w:hyperlink r:id="rId89" w:history="1">
        <w:r>
          <w:rPr>
            <w:rStyle w:val="Hyperlink"/>
            <w:i/>
          </w:rPr>
          <w:t xml:space="preserve"> Ford Functional Safety SharePoint</w:t>
        </w:r>
      </w:hyperlink>
    </w:p>
    <w:p w14:paraId="5859E65F" w14:textId="77777777" w:rsidR="00012EF9" w:rsidRPr="00F45748" w:rsidRDefault="00012EF9" w:rsidP="00012EF9"/>
    <w:p w14:paraId="0BE7BA88" w14:textId="77777777" w:rsidR="00012EF9" w:rsidRDefault="00012EF9" w:rsidP="00012EF9">
      <w:r>
        <w:t>Description of diagram and content on logical architecture in Documentation field of Structural Boundary Diagram.</w:t>
      </w:r>
    </w:p>
    <w:p w14:paraId="53EBBC16" w14:textId="77777777" w:rsidR="00012EF9" w:rsidRPr="00B858AB" w:rsidRDefault="00012EF9" w:rsidP="00012EF9"/>
    <w:p w14:paraId="159B792D" w14:textId="1DF56A47" w:rsidR="00012EF9" w:rsidRPr="00DB1AC1" w:rsidRDefault="00520AA1" w:rsidP="00012EF9">
      <w:pPr>
        <w:jc w:val="center"/>
      </w:pPr>
      <w:r>
        <w:object w:dxaOrig="14130" w:dyaOrig="10350" w14:anchorId="3BF433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1.5pt;height:374.25pt" o:ole="">
            <v:imagedata r:id="rId90" o:title=""/>
          </v:shape>
          <o:OLEObject Type="Embed" ProgID="Visio.Drawing.15" ShapeID="_x0000_i1025" DrawAspect="Content" ObjectID="_1683634630" r:id="rId91"/>
        </w:object>
      </w:r>
    </w:p>
    <w:p w14:paraId="08847D61" w14:textId="5B4AE235" w:rsidR="00012EF9" w:rsidRDefault="00012EF9" w:rsidP="00012EF9">
      <w:pPr>
        <w:pStyle w:val="Caption"/>
      </w:pPr>
      <w:bookmarkStart w:id="230" w:name="_Toc70700715"/>
      <w:r w:rsidRPr="00041150">
        <w:t xml:space="preserve">Figure </w:t>
      </w:r>
      <w:r>
        <w:rPr>
          <w:noProof/>
        </w:rPr>
        <w:fldChar w:fldCharType="begin"/>
      </w:r>
      <w:r>
        <w:rPr>
          <w:noProof/>
        </w:rPr>
        <w:instrText xml:space="preserve"> SEQ Figure \* ARABIC </w:instrText>
      </w:r>
      <w:r>
        <w:rPr>
          <w:noProof/>
        </w:rPr>
        <w:fldChar w:fldCharType="separate"/>
      </w:r>
      <w:r w:rsidR="002F02E1">
        <w:rPr>
          <w:noProof/>
        </w:rPr>
        <w:t>6</w:t>
      </w:r>
      <w:r>
        <w:rPr>
          <w:noProof/>
        </w:rPr>
        <w:fldChar w:fldCharType="end"/>
      </w:r>
      <w:r w:rsidRPr="00041150">
        <w:t xml:space="preserve">: Logical </w:t>
      </w:r>
      <w:r w:rsidR="00BD7541" w:rsidRPr="00C75AE5">
        <w:t>Boundary Diagram</w:t>
      </w:r>
      <w:bookmarkEnd w:id="230"/>
      <w:r w:rsidR="00BD7541" w:rsidRPr="00041150" w:rsidDel="00BD7541">
        <w:t xml:space="preserve"> </w:t>
      </w:r>
    </w:p>
    <w:p w14:paraId="5DCAB765" w14:textId="77777777" w:rsidR="00012EF9" w:rsidRDefault="00012EF9" w:rsidP="00012EF9">
      <w:pPr>
        <w:pStyle w:val="Heading3"/>
      </w:pPr>
      <w:bookmarkStart w:id="231" w:name="_Toc70700701"/>
      <w:r>
        <w:t>Logical Elements</w:t>
      </w:r>
      <w:bookmarkEnd w:id="231"/>
    </w:p>
    <w:p w14:paraId="44EA90A2" w14:textId="77777777" w:rsidR="00012EF9" w:rsidRPr="00AA664E" w:rsidRDefault="00012EF9" w:rsidP="00012EF9">
      <w:pPr>
        <w:shd w:val="clear" w:color="auto" w:fill="D6E3BC"/>
        <w:rPr>
          <w:rStyle w:val="SubtleEmphasis"/>
        </w:rPr>
      </w:pPr>
      <w:r w:rsidRPr="0061183F">
        <w:rPr>
          <w:rStyle w:val="SubtleEmphasis"/>
          <w:b/>
        </w:rPr>
        <w:t>#Hint:</w:t>
      </w:r>
      <w:r>
        <w:rPr>
          <w:rStyle w:val="SubtleEmphasis"/>
          <w:b/>
        </w:rPr>
        <w:t xml:space="preserve"> </w:t>
      </w:r>
      <w:r>
        <w:rPr>
          <w:rStyle w:val="SubtleEmphasis"/>
        </w:rPr>
        <w:t>Lists the elements of the Logical Architecture and the functions from the Functional Architecture, which are allocated to those elements.</w:t>
      </w:r>
    </w:p>
    <w:p w14:paraId="75BB62C0" w14:textId="77777777" w:rsidR="00012EF9" w:rsidRPr="009A0988" w:rsidRDefault="00012EF9" w:rsidP="00012EF9"/>
    <w:p w14:paraId="30C86007" w14:textId="77777777" w:rsidR="00012EF9" w:rsidRPr="009A0988" w:rsidRDefault="00012EF9" w:rsidP="00012EF9">
      <w:pPr>
        <w:rPr>
          <w:color w:val="7F7F7F" w:themeColor="text1" w:themeTint="80"/>
        </w:rPr>
      </w:pPr>
      <w:r w:rsidRPr="00D63FB5">
        <w:rPr>
          <w:color w:val="7F7F7F" w:themeColor="text1" w:themeTint="80"/>
        </w:rPr>
        <w:t xml:space="preserve">No </w:t>
      </w:r>
      <w:r>
        <w:rPr>
          <w:color w:val="7F7F7F" w:themeColor="text1" w:themeTint="80"/>
        </w:rPr>
        <w:t>Logical Elements</w:t>
      </w:r>
      <w:r w:rsidRPr="00D63FB5">
        <w:rPr>
          <w:color w:val="7F7F7F" w:themeColor="text1" w:themeTint="80"/>
        </w:rPr>
        <w:t xml:space="preserve"> specified.</w:t>
      </w:r>
    </w:p>
    <w:p w14:paraId="1218C530" w14:textId="77777777" w:rsidR="00012EF9" w:rsidRDefault="00012EF9" w:rsidP="00012EF9">
      <w:pPr>
        <w:pStyle w:val="Heading3"/>
      </w:pPr>
      <w:bookmarkStart w:id="232" w:name="_Toc70700702"/>
      <w:r>
        <w:t>Logical Interfaces</w:t>
      </w:r>
      <w:bookmarkEnd w:id="232"/>
    </w:p>
    <w:p w14:paraId="5B517157" w14:textId="77777777" w:rsidR="00012EF9" w:rsidRPr="00AA664E" w:rsidRDefault="00012EF9" w:rsidP="00012EF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6E3BC"/>
        <w:rPr>
          <w:rStyle w:val="SubtleEmphasis"/>
        </w:rPr>
      </w:pPr>
      <w:r w:rsidRPr="0061183F">
        <w:rPr>
          <w:rStyle w:val="SubtleEmphasis"/>
          <w:b/>
        </w:rPr>
        <w:t>#Hint:</w:t>
      </w:r>
      <w:r>
        <w:rPr>
          <w:rStyle w:val="SubtleEmphasis"/>
          <w:b/>
        </w:rPr>
        <w:t xml:space="preserve"> </w:t>
      </w:r>
      <w:r>
        <w:rPr>
          <w:rStyle w:val="SubtleEmphasis"/>
        </w:rPr>
        <w:t>Describe the interactions of the feature</w:t>
      </w:r>
      <w:r w:rsidRPr="004E46A3">
        <w:rPr>
          <w:rStyle w:val="SubtleEmphasis"/>
        </w:rPr>
        <w:t xml:space="preserve"> with other features or elements</w:t>
      </w:r>
      <w:r w:rsidRPr="00AA664E">
        <w:rPr>
          <w:rStyle w:val="SubtleEmphasis"/>
        </w:rPr>
        <w:t>.</w:t>
      </w:r>
    </w:p>
    <w:p w14:paraId="207C9077" w14:textId="77777777" w:rsidR="00012EF9" w:rsidRPr="00012EF9" w:rsidRDefault="00012EF9" w:rsidP="00F75E17"/>
    <w:p w14:paraId="03F95E13" w14:textId="77777777" w:rsidR="00012EF9" w:rsidRPr="00347A88" w:rsidRDefault="00012EF9" w:rsidP="00012EF9">
      <w:pPr>
        <w:pStyle w:val="REUserHint"/>
        <w:rPr>
          <w:rStyle w:val="SubtleEmphasis"/>
        </w:rPr>
      </w:pPr>
      <w:r w:rsidRPr="00347A88">
        <w:rPr>
          <w:rStyle w:val="SubtleEmphasis"/>
          <w:b/>
        </w:rPr>
        <w:t>#Classification:</w:t>
      </w:r>
      <w:r w:rsidRPr="00347A88">
        <w:rPr>
          <w:rStyle w:val="SubtleEmphasis"/>
        </w:rPr>
        <w:t xml:space="preserve"> Functional Safety only</w:t>
      </w:r>
    </w:p>
    <w:p w14:paraId="109AB993" w14:textId="77777777" w:rsidR="00012EF9" w:rsidRPr="00CF3205" w:rsidRDefault="00012EF9" w:rsidP="00012EF9">
      <w:pPr>
        <w:pStyle w:val="REUserHint"/>
        <w:rPr>
          <w:rStyle w:val="SubtleEmphasis"/>
        </w:rPr>
      </w:pPr>
      <w:r w:rsidRPr="00347A88">
        <w:rPr>
          <w:rStyle w:val="SubtleEmphasis"/>
          <w:b/>
        </w:rPr>
        <w:t>#Hint:</w:t>
      </w:r>
      <w:r w:rsidRPr="00347A88">
        <w:rPr>
          <w:rStyle w:val="SubtleEmphasis"/>
        </w:rPr>
        <w:t xml:space="preserve"> </w:t>
      </w:r>
      <w:r w:rsidRPr="00CF3205">
        <w:rPr>
          <w:rStyle w:val="SubtleEmphasis"/>
        </w:rPr>
        <w:t>Describe (or reference):</w:t>
      </w:r>
    </w:p>
    <w:p w14:paraId="1ACDF87F" w14:textId="77777777" w:rsidR="00012EF9" w:rsidRPr="00CF3205" w:rsidRDefault="00012EF9" w:rsidP="00012EF9">
      <w:pPr>
        <w:pStyle w:val="REUserHint"/>
        <w:numPr>
          <w:ilvl w:val="0"/>
          <w:numId w:val="28"/>
        </w:numPr>
        <w:ind w:left="284" w:hanging="284"/>
        <w:rPr>
          <w:rStyle w:val="SubtleEmphasis"/>
        </w:rPr>
      </w:pPr>
      <w:r w:rsidRPr="00CF3205">
        <w:rPr>
          <w:rStyle w:val="SubtleEmphasis"/>
        </w:rPr>
        <w:t>the logical boundary (if known)</w:t>
      </w:r>
    </w:p>
    <w:p w14:paraId="6AC2ED89" w14:textId="77777777" w:rsidR="00012EF9" w:rsidRPr="00CF3205" w:rsidRDefault="00012EF9" w:rsidP="00012EF9">
      <w:pPr>
        <w:pStyle w:val="REUserHint"/>
        <w:numPr>
          <w:ilvl w:val="0"/>
          <w:numId w:val="28"/>
        </w:numPr>
        <w:ind w:left="284" w:hanging="284"/>
        <w:rPr>
          <w:rStyle w:val="SubtleEmphasis"/>
        </w:rPr>
      </w:pPr>
      <w:r w:rsidRPr="00CF3205">
        <w:rPr>
          <w:rStyle w:val="SubtleEmphasis"/>
        </w:rPr>
        <w:t>the elements/components/subsystems within the boundary of the item/feature.</w:t>
      </w:r>
    </w:p>
    <w:p w14:paraId="531F92F6" w14:textId="77777777" w:rsidR="00012EF9" w:rsidRPr="00CF3205" w:rsidRDefault="00012EF9" w:rsidP="00012EF9">
      <w:pPr>
        <w:pStyle w:val="REUserHint"/>
        <w:numPr>
          <w:ilvl w:val="0"/>
          <w:numId w:val="28"/>
        </w:numPr>
        <w:ind w:left="284" w:hanging="284"/>
        <w:rPr>
          <w:rStyle w:val="SubtleEmphasis"/>
        </w:rPr>
      </w:pPr>
      <w:r w:rsidRPr="00CF3205">
        <w:rPr>
          <w:rStyle w:val="SubtleEmphasis"/>
        </w:rPr>
        <w:t>The interaction of features with other features or elements</w:t>
      </w:r>
    </w:p>
    <w:p w14:paraId="7D55BA4F" w14:textId="77777777" w:rsidR="00012EF9" w:rsidRPr="00347A88" w:rsidRDefault="00012EF9" w:rsidP="00012EF9">
      <w:pPr>
        <w:pStyle w:val="REUserHint"/>
        <w:rPr>
          <w:rStyle w:val="SubtleEmphasis"/>
        </w:rPr>
      </w:pPr>
      <w:r w:rsidRPr="00CF3205">
        <w:rPr>
          <w:rStyle w:val="SubtleEmphasis"/>
        </w:rPr>
        <w:t>The logical boundary of the item/feature can be described by using a boundary diagram, block diagram, etc. The elements of the feature can also be based on other technology.</w:t>
      </w:r>
    </w:p>
    <w:p w14:paraId="5CD96BD3" w14:textId="62D4EF5B" w:rsidR="00012EF9" w:rsidRPr="00347A88" w:rsidRDefault="00012EF9" w:rsidP="00012EF9">
      <w:pPr>
        <w:pStyle w:val="REUserHint"/>
        <w:rPr>
          <w:rStyle w:val="SubtleEmphasis"/>
        </w:rPr>
      </w:pPr>
      <w:r w:rsidRPr="00347A88">
        <w:rPr>
          <w:rStyle w:val="SubtleEmphasis"/>
          <w:b/>
        </w:rPr>
        <w:t>#Link:</w:t>
      </w:r>
      <w:r w:rsidRPr="00347A88">
        <w:rPr>
          <w:rStyle w:val="SubtleEmphasis"/>
        </w:rPr>
        <w:t xml:space="preserve"> </w:t>
      </w:r>
      <w:hyperlink r:id="rId92" w:history="1">
        <w:r w:rsidRPr="00DE5C04">
          <w:rPr>
            <w:rStyle w:val="SubtleEmphasis"/>
            <w:color w:val="0000FF"/>
          </w:rPr>
          <w:t>Ford Functional Safety Sharepoint</w:t>
        </w:r>
      </w:hyperlink>
    </w:p>
    <w:p w14:paraId="1C0A52B3" w14:textId="77777777" w:rsidR="00012EF9" w:rsidRDefault="00012EF9" w:rsidP="00012EF9">
      <w:pPr>
        <w:pStyle w:val="BodyText"/>
      </w:pPr>
    </w:p>
    <w:p w14:paraId="531356B9" w14:textId="3111F93D" w:rsidR="00012EF9" w:rsidRDefault="00BD7541" w:rsidP="00012EF9">
      <w:pPr>
        <w:keepNext/>
      </w:pPr>
      <w:r>
        <w:rPr>
          <w:noProof/>
        </w:rPr>
        <mc:AlternateContent>
          <mc:Choice Requires="wps">
            <w:drawing>
              <wp:anchor distT="0" distB="0" distL="114300" distR="114300" simplePos="0" relativeHeight="251683840" behindDoc="0" locked="0" layoutInCell="1" allowOverlap="1" wp14:anchorId="05A99620" wp14:editId="5A1C8310">
                <wp:simplePos x="0" y="0"/>
                <wp:positionH relativeFrom="column">
                  <wp:posOffset>908685</wp:posOffset>
                </wp:positionH>
                <wp:positionV relativeFrom="paragraph">
                  <wp:posOffset>3638550</wp:posOffset>
                </wp:positionV>
                <wp:extent cx="930910" cy="313055"/>
                <wp:effectExtent l="0" t="0" r="21590" b="10795"/>
                <wp:wrapNone/>
                <wp:docPr id="27" name="Rectangle 27"/>
                <wp:cNvGraphicFramePr/>
                <a:graphic xmlns:a="http://schemas.openxmlformats.org/drawingml/2006/main">
                  <a:graphicData uri="http://schemas.microsoft.com/office/word/2010/wordprocessingShape">
                    <wps:wsp>
                      <wps:cNvSpPr/>
                      <wps:spPr>
                        <a:xfrm>
                          <a:off x="0" y="0"/>
                          <a:ext cx="930910" cy="3130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DF9CC15" w14:textId="170F9CEA" w:rsidR="00EB43F7" w:rsidRDefault="00EB43F7">
                            <w:pPr>
                              <w:jc w:val="center"/>
                              <w:pPrChange w:id="233" w:author="Braithwaite, Paul (P.)" w:date="2021-03-31T10:34:00Z">
                                <w:pPr/>
                              </w:pPrChange>
                            </w:pPr>
                            <w:ins w:id="234" w:author="Braithwaite, Paul (P.)" w:date="2021-03-31T10:34:00Z">
                              <w:r>
                                <w:t>S</w:t>
                              </w:r>
                            </w:ins>
                            <w:ins w:id="235" w:author="Braithwaite, Paul (P.)" w:date="2021-03-31T10:35:00Z">
                              <w:r>
                                <w:t>hut</w:t>
                              </w:r>
                            </w:ins>
                            <w:ins w:id="236" w:author="Braithwaite, Paul (P.)" w:date="2021-03-31T10:34:00Z">
                              <w:r>
                                <w:t>down time</w:t>
                              </w:r>
                            </w:ins>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A99620" id="Rectangle 27" o:spid="_x0000_s1028" style="position:absolute;margin-left:71.55pt;margin-top:286.5pt;width:73.3pt;height:24.6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" fillcolor="white [3201]" strokecolor="#f79646 [3209]" strokeweight="2pt">
                <v:textbox inset="0,0,0,0">
                  <w:txbxContent>
                    <w:p w14:paraId="0DF9CC15" w14:textId="170F9CEA" w:rsidR="00EB43F7" w:rsidRDefault="00EB43F7">
                      <w:pPr>
                        <w:jc w:val="center"/>
                        <w:pPrChange w:id="237" w:author="Braithwaite, Paul (P.)" w:date="2021-03-31T10:34:00Z">
                          <w:pPr/>
                        </w:pPrChange>
                      </w:pPr>
                      <w:ins w:id="238" w:author="Braithwaite, Paul (P.)" w:date="2021-03-31T10:34:00Z">
                        <w:r>
                          <w:t>S</w:t>
                        </w:r>
                      </w:ins>
                      <w:ins w:id="239" w:author="Braithwaite, Paul (P.)" w:date="2021-03-31T10:35:00Z">
                        <w:r>
                          <w:t>hut</w:t>
                        </w:r>
                      </w:ins>
                      <w:ins w:id="240" w:author="Braithwaite, Paul (P.)" w:date="2021-03-31T10:34:00Z">
                        <w:r>
                          <w:t>down time</w:t>
                        </w:r>
                      </w:ins>
                    </w:p>
                  </w:txbxContent>
                </v:textbox>
              </v:rect>
            </w:pict>
          </mc:Fallback>
        </mc:AlternateContent>
      </w:r>
      <w:r>
        <w:rPr>
          <w:noProof/>
        </w:rPr>
        <mc:AlternateContent>
          <mc:Choice Requires="wps">
            <w:drawing>
              <wp:anchor distT="0" distB="0" distL="114300" distR="114300" simplePos="0" relativeHeight="251684864" behindDoc="0" locked="0" layoutInCell="1" allowOverlap="1" wp14:anchorId="0532B4E1" wp14:editId="63D0BE2C">
                <wp:simplePos x="0" y="0"/>
                <wp:positionH relativeFrom="column">
                  <wp:posOffset>494030</wp:posOffset>
                </wp:positionH>
                <wp:positionV relativeFrom="paragraph">
                  <wp:posOffset>3723005</wp:posOffset>
                </wp:positionV>
                <wp:extent cx="381000" cy="0"/>
                <wp:effectExtent l="0" t="76200" r="19050" b="95250"/>
                <wp:wrapNone/>
                <wp:docPr id="28" name="Straight Arrow Connector 28"/>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B6A20C0" id="_x0000_t32" coordsize="21600,21600" o:spt="32" o:oned="t" path="m,l21600,21600e" filled="f">
                <v:path arrowok="t" fillok="f" o:connecttype="none"/>
                <o:lock v:ext="edit" shapetype="t"/>
              </v:shapetype>
              <v:shape id="Straight Arrow Connector 28" o:spid="_x0000_s1026" type="#_x0000_t32" style="position:absolute;margin-left:38.9pt;margin-top:293.15pt;width:30pt;height:0;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" strokecolor="#4579b8 [3044]">
                <v:stroke endarrow="block"/>
              </v:shape>
            </w:pict>
          </mc:Fallback>
        </mc:AlternateContent>
      </w:r>
      <w:r>
        <w:rPr>
          <w:noProof/>
        </w:rPr>
        <mc:AlternateContent>
          <mc:Choice Requires="wps">
            <w:drawing>
              <wp:anchor distT="0" distB="0" distL="114300" distR="114300" simplePos="0" relativeHeight="251686912" behindDoc="0" locked="0" layoutInCell="1" allowOverlap="1" wp14:anchorId="559C936E" wp14:editId="10BAA821">
                <wp:simplePos x="0" y="0"/>
                <wp:positionH relativeFrom="column">
                  <wp:posOffset>1839595</wp:posOffset>
                </wp:positionH>
                <wp:positionV relativeFrom="paragraph">
                  <wp:posOffset>3672628</wp:posOffset>
                </wp:positionV>
                <wp:extent cx="770467" cy="50800"/>
                <wp:effectExtent l="0" t="57150" r="29845" b="44450"/>
                <wp:wrapNone/>
                <wp:docPr id="29" name="Straight Arrow Connector 29"/>
                <wp:cNvGraphicFramePr/>
                <a:graphic xmlns:a="http://schemas.openxmlformats.org/drawingml/2006/main">
                  <a:graphicData uri="http://schemas.microsoft.com/office/word/2010/wordprocessingShape">
                    <wps:wsp>
                      <wps:cNvCnPr/>
                      <wps:spPr>
                        <a:xfrm flipV="1">
                          <a:off x="0" y="0"/>
                          <a:ext cx="770467" cy="50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4D5D67" id="Straight Arrow Connector 29" o:spid="_x0000_s1026" type="#_x0000_t32" style="position:absolute;margin-left:144.85pt;margin-top:289.2pt;width:60.65pt;height:4p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" strokecolor="#4579b8 [3044]">
                <v:stroke endarrow="block"/>
              </v:shape>
            </w:pict>
          </mc:Fallback>
        </mc:AlternateContent>
      </w:r>
    </w:p>
    <w:p w14:paraId="27F2CBCE" w14:textId="19935B40" w:rsidR="00012EF9" w:rsidRPr="00C75AE5" w:rsidRDefault="00012EF9" w:rsidP="00012EF9">
      <w:pPr>
        <w:pStyle w:val="Caption"/>
      </w:pPr>
      <w:bookmarkStart w:id="241" w:name="_Toc472492814"/>
      <w:bookmarkStart w:id="242" w:name="_Toc57194737"/>
      <w:bookmarkStart w:id="243" w:name="_Toc70700716"/>
      <w:r w:rsidRPr="00C75AE5">
        <w:t xml:space="preserve">Figure </w:t>
      </w:r>
      <w:r>
        <w:rPr>
          <w:noProof/>
        </w:rPr>
        <w:fldChar w:fldCharType="begin"/>
      </w:r>
      <w:r>
        <w:rPr>
          <w:noProof/>
        </w:rPr>
        <w:instrText xml:space="preserve"> SEQ Figure \* ARABIC </w:instrText>
      </w:r>
      <w:r>
        <w:rPr>
          <w:noProof/>
        </w:rPr>
        <w:fldChar w:fldCharType="separate"/>
      </w:r>
      <w:r w:rsidR="002F02E1">
        <w:rPr>
          <w:noProof/>
        </w:rPr>
        <w:t>7</w:t>
      </w:r>
      <w:r>
        <w:rPr>
          <w:noProof/>
        </w:rPr>
        <w:fldChar w:fldCharType="end"/>
      </w:r>
      <w:r w:rsidRPr="00C75AE5">
        <w:t>: Logical Boundary Diagram</w:t>
      </w:r>
      <w:bookmarkEnd w:id="241"/>
      <w:bookmarkEnd w:id="242"/>
      <w:bookmarkEnd w:id="243"/>
    </w:p>
    <w:p w14:paraId="28815416" w14:textId="77777777" w:rsidR="00012EF9" w:rsidRDefault="00012EF9" w:rsidP="00012EF9"/>
    <w:p w14:paraId="048396F4" w14:textId="77777777" w:rsidR="00012EF9" w:rsidRDefault="00012EF9" w:rsidP="00012EF9">
      <w:pPr>
        <w:pStyle w:val="Heading3"/>
      </w:pPr>
      <w:bookmarkStart w:id="244" w:name="_Toc57194726"/>
      <w:bookmarkStart w:id="245" w:name="_Toc70700703"/>
      <w:r>
        <w:lastRenderedPageBreak/>
        <w:t>Logical Elements</w:t>
      </w:r>
      <w:bookmarkEnd w:id="244"/>
      <w:bookmarkEnd w:id="245"/>
    </w:p>
    <w:p w14:paraId="4742C2A4" w14:textId="77777777" w:rsidR="00012EF9" w:rsidRPr="00AA664E" w:rsidRDefault="00012EF9" w:rsidP="00012EF9">
      <w:pPr>
        <w:pStyle w:val="REUserHint"/>
        <w:rPr>
          <w:rStyle w:val="SubtleEmphasis"/>
        </w:rPr>
      </w:pPr>
      <w:r w:rsidRPr="0061183F">
        <w:rPr>
          <w:rStyle w:val="SubtleEmphasis"/>
          <w:b/>
        </w:rPr>
        <w:t>#Hint:</w:t>
      </w:r>
      <w:r>
        <w:rPr>
          <w:rStyle w:val="SubtleEmphasis"/>
          <w:b/>
        </w:rPr>
        <w:t xml:space="preserve"> </w:t>
      </w:r>
      <w:r>
        <w:rPr>
          <w:rStyle w:val="SubtleEmphasis"/>
        </w:rPr>
        <w:t>Lists the elements of the Logical Architecture and the functions from the Functional Architecture, which are allocated to those elements.</w:t>
      </w:r>
    </w:p>
    <w:p w14:paraId="6731E9AA" w14:textId="77777777" w:rsidR="00012EF9" w:rsidRPr="00AA664E" w:rsidRDefault="00012EF9" w:rsidP="00012EF9"/>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1560"/>
        <w:gridCol w:w="3827"/>
        <w:gridCol w:w="2410"/>
        <w:gridCol w:w="2409"/>
      </w:tblGrid>
      <w:tr w:rsidR="00012EF9" w:rsidRPr="00490955" w14:paraId="7FEF6A9E" w14:textId="77777777" w:rsidTr="001A55D8">
        <w:trPr>
          <w:trHeight w:val="252"/>
        </w:trPr>
        <w:tc>
          <w:tcPr>
            <w:tcW w:w="1560" w:type="dxa"/>
            <w:shd w:val="clear" w:color="auto" w:fill="D9D9D9" w:themeFill="background1" w:themeFillShade="D9"/>
          </w:tcPr>
          <w:p w14:paraId="00DE01AB" w14:textId="77777777" w:rsidR="00012EF9" w:rsidRDefault="00012EF9" w:rsidP="001A55D8">
            <w:pPr>
              <w:rPr>
                <w:rFonts w:cs="Arial"/>
                <w:b/>
                <w:bCs/>
                <w:snapToGrid w:val="0"/>
              </w:rPr>
            </w:pPr>
            <w:r>
              <w:rPr>
                <w:rFonts w:cs="Arial"/>
                <w:b/>
                <w:bCs/>
                <w:snapToGrid w:val="0"/>
              </w:rPr>
              <w:t>Element Name</w:t>
            </w:r>
          </w:p>
        </w:tc>
        <w:tc>
          <w:tcPr>
            <w:tcW w:w="3827" w:type="dxa"/>
            <w:shd w:val="clear" w:color="auto" w:fill="D9D9D9" w:themeFill="background1" w:themeFillShade="D9"/>
          </w:tcPr>
          <w:p w14:paraId="5FF2A79B" w14:textId="77777777" w:rsidR="00012EF9" w:rsidRDefault="00012EF9" w:rsidP="001A55D8">
            <w:pPr>
              <w:rPr>
                <w:rFonts w:cs="Arial"/>
                <w:b/>
                <w:bCs/>
                <w:snapToGrid w:val="0"/>
              </w:rPr>
            </w:pPr>
            <w:r>
              <w:rPr>
                <w:rFonts w:cs="Arial"/>
                <w:b/>
                <w:bCs/>
                <w:snapToGrid w:val="0"/>
              </w:rPr>
              <w:t>Description</w:t>
            </w:r>
          </w:p>
        </w:tc>
        <w:tc>
          <w:tcPr>
            <w:tcW w:w="2410" w:type="dxa"/>
            <w:shd w:val="clear" w:color="auto" w:fill="D9D9D9" w:themeFill="background1" w:themeFillShade="D9"/>
          </w:tcPr>
          <w:p w14:paraId="7B14BEC5" w14:textId="77777777" w:rsidR="00012EF9" w:rsidRDefault="00012EF9" w:rsidP="001A55D8">
            <w:pPr>
              <w:rPr>
                <w:rFonts w:cs="Arial"/>
                <w:b/>
                <w:bCs/>
                <w:snapToGrid w:val="0"/>
              </w:rPr>
            </w:pPr>
            <w:r>
              <w:rPr>
                <w:rFonts w:cs="Arial"/>
                <w:b/>
                <w:bCs/>
                <w:snapToGrid w:val="0"/>
              </w:rPr>
              <w:t>Allocated Functions</w:t>
            </w:r>
          </w:p>
        </w:tc>
        <w:tc>
          <w:tcPr>
            <w:tcW w:w="2409" w:type="dxa"/>
            <w:shd w:val="clear" w:color="auto" w:fill="D9D9D9" w:themeFill="background1" w:themeFillShade="D9"/>
          </w:tcPr>
          <w:p w14:paraId="65E79296" w14:textId="77777777" w:rsidR="00012EF9" w:rsidRDefault="00012EF9" w:rsidP="001A55D8">
            <w:pPr>
              <w:rPr>
                <w:rFonts w:cs="Arial"/>
                <w:b/>
                <w:bCs/>
                <w:snapToGrid w:val="0"/>
              </w:rPr>
            </w:pPr>
            <w:r>
              <w:rPr>
                <w:rFonts w:cs="Arial"/>
                <w:b/>
                <w:bCs/>
                <w:snapToGrid w:val="0"/>
              </w:rPr>
              <w:t>Comments</w:t>
            </w:r>
          </w:p>
        </w:tc>
      </w:tr>
      <w:tr w:rsidR="00012EF9" w:rsidRPr="00717330" w14:paraId="321E32C2" w14:textId="77777777" w:rsidTr="001A55D8">
        <w:trPr>
          <w:trHeight w:val="252"/>
        </w:trPr>
        <w:tc>
          <w:tcPr>
            <w:tcW w:w="1560" w:type="dxa"/>
            <w:vAlign w:val="center"/>
          </w:tcPr>
          <w:p w14:paraId="1EDA1F58" w14:textId="77777777" w:rsidR="00012EF9" w:rsidRDefault="00012EF9" w:rsidP="001A55D8">
            <w:pPr>
              <w:rPr>
                <w:rFonts w:cs="Arial"/>
              </w:rPr>
            </w:pPr>
            <w:r>
              <w:rPr>
                <w:rFonts w:cs="Arial"/>
              </w:rPr>
              <w:t>e.g. Active Tilt Controller</w:t>
            </w:r>
          </w:p>
        </w:tc>
        <w:tc>
          <w:tcPr>
            <w:tcW w:w="3827" w:type="dxa"/>
            <w:vAlign w:val="center"/>
          </w:tcPr>
          <w:p w14:paraId="30F134D5" w14:textId="77777777" w:rsidR="00012EF9" w:rsidRDefault="00012EF9" w:rsidP="001A55D8">
            <w:pPr>
              <w:overflowPunct/>
              <w:autoSpaceDE/>
              <w:autoSpaceDN/>
              <w:adjustRightInd/>
              <w:textAlignment w:val="auto"/>
              <w:rPr>
                <w:rFonts w:cs="Arial"/>
              </w:rPr>
            </w:pPr>
            <w:r>
              <w:rPr>
                <w:rFonts w:cs="Arial"/>
              </w:rPr>
              <w:t>…</w:t>
            </w:r>
          </w:p>
        </w:tc>
        <w:tc>
          <w:tcPr>
            <w:tcW w:w="2410" w:type="dxa"/>
            <w:vAlign w:val="center"/>
          </w:tcPr>
          <w:p w14:paraId="30849C42" w14:textId="77777777" w:rsidR="00012EF9" w:rsidRDefault="00012EF9" w:rsidP="001A55D8">
            <w:pPr>
              <w:overflowPunct/>
              <w:autoSpaceDE/>
              <w:autoSpaceDN/>
              <w:adjustRightInd/>
              <w:textAlignment w:val="auto"/>
              <w:rPr>
                <w:rFonts w:cs="Arial"/>
              </w:rPr>
            </w:pPr>
            <w:r>
              <w:rPr>
                <w:rFonts w:cs="Arial"/>
              </w:rPr>
              <w:t>e.g. Control Value</w:t>
            </w:r>
          </w:p>
        </w:tc>
        <w:tc>
          <w:tcPr>
            <w:tcW w:w="2409" w:type="dxa"/>
            <w:vAlign w:val="center"/>
          </w:tcPr>
          <w:p w14:paraId="6A6B5163" w14:textId="77777777" w:rsidR="00012EF9" w:rsidRDefault="00012EF9" w:rsidP="001A55D8">
            <w:pPr>
              <w:overflowPunct/>
              <w:autoSpaceDE/>
              <w:autoSpaceDN/>
              <w:adjustRightInd/>
              <w:textAlignment w:val="auto"/>
              <w:rPr>
                <w:rFonts w:cs="Arial"/>
              </w:rPr>
            </w:pPr>
          </w:p>
        </w:tc>
      </w:tr>
      <w:tr w:rsidR="00012EF9" w:rsidRPr="00717330" w14:paraId="1F727B4E" w14:textId="77777777" w:rsidTr="001A55D8">
        <w:trPr>
          <w:trHeight w:val="252"/>
        </w:trPr>
        <w:tc>
          <w:tcPr>
            <w:tcW w:w="1560" w:type="dxa"/>
            <w:vAlign w:val="center"/>
          </w:tcPr>
          <w:p w14:paraId="4B8E169D" w14:textId="77777777" w:rsidR="00012EF9" w:rsidRDefault="00012EF9" w:rsidP="001A55D8">
            <w:pPr>
              <w:rPr>
                <w:rFonts w:cs="Arial"/>
              </w:rPr>
            </w:pPr>
          </w:p>
        </w:tc>
        <w:tc>
          <w:tcPr>
            <w:tcW w:w="3827" w:type="dxa"/>
            <w:vAlign w:val="center"/>
          </w:tcPr>
          <w:p w14:paraId="25067295" w14:textId="77777777" w:rsidR="00012EF9" w:rsidRDefault="00012EF9" w:rsidP="001A55D8">
            <w:pPr>
              <w:overflowPunct/>
              <w:autoSpaceDE/>
              <w:autoSpaceDN/>
              <w:adjustRightInd/>
              <w:textAlignment w:val="auto"/>
              <w:rPr>
                <w:rFonts w:cs="Arial"/>
              </w:rPr>
            </w:pPr>
          </w:p>
        </w:tc>
        <w:tc>
          <w:tcPr>
            <w:tcW w:w="2410" w:type="dxa"/>
            <w:vAlign w:val="center"/>
          </w:tcPr>
          <w:p w14:paraId="0366870A" w14:textId="77777777" w:rsidR="00012EF9" w:rsidRDefault="00012EF9" w:rsidP="001A55D8">
            <w:pPr>
              <w:overflowPunct/>
              <w:autoSpaceDE/>
              <w:autoSpaceDN/>
              <w:adjustRightInd/>
              <w:textAlignment w:val="auto"/>
              <w:rPr>
                <w:rFonts w:cs="Arial"/>
              </w:rPr>
            </w:pPr>
          </w:p>
        </w:tc>
        <w:tc>
          <w:tcPr>
            <w:tcW w:w="2409" w:type="dxa"/>
            <w:vAlign w:val="center"/>
          </w:tcPr>
          <w:p w14:paraId="0F5733FF" w14:textId="77777777" w:rsidR="00012EF9" w:rsidRDefault="00012EF9" w:rsidP="001A55D8">
            <w:pPr>
              <w:overflowPunct/>
              <w:autoSpaceDE/>
              <w:autoSpaceDN/>
              <w:adjustRightInd/>
              <w:textAlignment w:val="auto"/>
              <w:rPr>
                <w:rFonts w:cs="Arial"/>
              </w:rPr>
            </w:pPr>
          </w:p>
        </w:tc>
      </w:tr>
      <w:tr w:rsidR="00012EF9" w:rsidRPr="00717330" w14:paraId="3A698421" w14:textId="77777777" w:rsidTr="001A55D8">
        <w:trPr>
          <w:trHeight w:val="252"/>
        </w:trPr>
        <w:tc>
          <w:tcPr>
            <w:tcW w:w="1560" w:type="dxa"/>
            <w:vAlign w:val="center"/>
          </w:tcPr>
          <w:p w14:paraId="05F1259F" w14:textId="77777777" w:rsidR="00012EF9" w:rsidRDefault="00012EF9" w:rsidP="001A55D8">
            <w:pPr>
              <w:rPr>
                <w:rFonts w:cs="Arial"/>
              </w:rPr>
            </w:pPr>
          </w:p>
        </w:tc>
        <w:tc>
          <w:tcPr>
            <w:tcW w:w="3827" w:type="dxa"/>
            <w:vAlign w:val="center"/>
          </w:tcPr>
          <w:p w14:paraId="0F3D06C7" w14:textId="77777777" w:rsidR="00012EF9" w:rsidRDefault="00012EF9" w:rsidP="001A55D8">
            <w:pPr>
              <w:overflowPunct/>
              <w:autoSpaceDE/>
              <w:autoSpaceDN/>
              <w:adjustRightInd/>
              <w:textAlignment w:val="auto"/>
              <w:rPr>
                <w:rFonts w:cs="Arial"/>
              </w:rPr>
            </w:pPr>
          </w:p>
        </w:tc>
        <w:tc>
          <w:tcPr>
            <w:tcW w:w="2410" w:type="dxa"/>
            <w:vAlign w:val="center"/>
          </w:tcPr>
          <w:p w14:paraId="3339B4BE" w14:textId="77777777" w:rsidR="00012EF9" w:rsidRPr="003A41FA" w:rsidRDefault="00012EF9" w:rsidP="001A55D8">
            <w:pPr>
              <w:overflowPunct/>
              <w:autoSpaceDE/>
              <w:autoSpaceDN/>
              <w:adjustRightInd/>
              <w:textAlignment w:val="auto"/>
              <w:rPr>
                <w:rFonts w:cs="Arial"/>
              </w:rPr>
            </w:pPr>
          </w:p>
        </w:tc>
        <w:tc>
          <w:tcPr>
            <w:tcW w:w="2409" w:type="dxa"/>
            <w:vAlign w:val="center"/>
          </w:tcPr>
          <w:p w14:paraId="47D7BC8F" w14:textId="77777777" w:rsidR="00012EF9" w:rsidRPr="003A41FA" w:rsidRDefault="00012EF9" w:rsidP="001A55D8">
            <w:pPr>
              <w:overflowPunct/>
              <w:autoSpaceDE/>
              <w:autoSpaceDN/>
              <w:adjustRightInd/>
              <w:textAlignment w:val="auto"/>
              <w:rPr>
                <w:rFonts w:cs="Arial"/>
              </w:rPr>
            </w:pPr>
          </w:p>
        </w:tc>
      </w:tr>
    </w:tbl>
    <w:p w14:paraId="7CFEB915" w14:textId="2B0BF368" w:rsidR="00012EF9" w:rsidRPr="00C75AE5" w:rsidRDefault="00012EF9" w:rsidP="00012EF9">
      <w:pPr>
        <w:pStyle w:val="Caption"/>
      </w:pPr>
      <w:bookmarkStart w:id="246" w:name="_Toc57194757"/>
      <w:bookmarkStart w:id="247" w:name="_Toc70700731"/>
      <w:r w:rsidRPr="00C75AE5">
        <w:t xml:space="preserve">Table </w:t>
      </w:r>
      <w:r>
        <w:rPr>
          <w:noProof/>
        </w:rPr>
        <w:fldChar w:fldCharType="begin"/>
      </w:r>
      <w:r>
        <w:rPr>
          <w:noProof/>
        </w:rPr>
        <w:instrText xml:space="preserve"> SEQ Table \* ARABIC </w:instrText>
      </w:r>
      <w:r>
        <w:rPr>
          <w:noProof/>
        </w:rPr>
        <w:fldChar w:fldCharType="separate"/>
      </w:r>
      <w:r w:rsidR="002F02E1">
        <w:rPr>
          <w:noProof/>
        </w:rPr>
        <w:t>15</w:t>
      </w:r>
      <w:r>
        <w:rPr>
          <w:noProof/>
        </w:rPr>
        <w:fldChar w:fldCharType="end"/>
      </w:r>
      <w:r w:rsidRPr="00C75AE5">
        <w:t xml:space="preserve">: </w:t>
      </w:r>
      <w:r>
        <w:t>Logical Elements</w:t>
      </w:r>
      <w:bookmarkEnd w:id="246"/>
      <w:bookmarkEnd w:id="247"/>
    </w:p>
    <w:p w14:paraId="530F4553" w14:textId="77777777" w:rsidR="00012EF9" w:rsidRDefault="00012EF9" w:rsidP="00012EF9">
      <w:pPr>
        <w:pStyle w:val="Heading3"/>
      </w:pPr>
      <w:bookmarkStart w:id="248" w:name="_Toc472492802"/>
      <w:bookmarkStart w:id="249" w:name="_Toc57194727"/>
      <w:bookmarkStart w:id="250" w:name="_Toc70700704"/>
      <w:r>
        <w:t>Logical Interfaces</w:t>
      </w:r>
      <w:bookmarkEnd w:id="248"/>
      <w:bookmarkEnd w:id="249"/>
      <w:bookmarkEnd w:id="250"/>
    </w:p>
    <w:p w14:paraId="0BE3742C" w14:textId="77777777" w:rsidR="00012EF9" w:rsidRPr="00AA664E" w:rsidRDefault="00012EF9" w:rsidP="00012EF9">
      <w:pPr>
        <w:pStyle w:val="REUserHint"/>
        <w:rPr>
          <w:rStyle w:val="SubtleEmphasis"/>
        </w:rPr>
      </w:pPr>
      <w:r w:rsidRPr="0061183F">
        <w:rPr>
          <w:rStyle w:val="SubtleEmphasis"/>
          <w:b/>
        </w:rPr>
        <w:t>#Hint:</w:t>
      </w:r>
      <w:r>
        <w:rPr>
          <w:rStyle w:val="SubtleEmphasis"/>
          <w:b/>
        </w:rPr>
        <w:t xml:space="preserve"> </w:t>
      </w:r>
      <w:r>
        <w:rPr>
          <w:rStyle w:val="SubtleEmphasis"/>
        </w:rPr>
        <w:t>Describe the interactions of the feature</w:t>
      </w:r>
      <w:r w:rsidRPr="004E46A3">
        <w:rPr>
          <w:rStyle w:val="SubtleEmphasis"/>
        </w:rPr>
        <w:t xml:space="preserve"> with other features or elements</w:t>
      </w:r>
      <w:r w:rsidRPr="00AA664E">
        <w:rPr>
          <w:rStyle w:val="SubtleEmphasis"/>
        </w:rPr>
        <w:t>.</w:t>
      </w:r>
    </w:p>
    <w:p w14:paraId="2FEC687E" w14:textId="77777777" w:rsidR="00012EF9" w:rsidRPr="00AA664E" w:rsidRDefault="00012EF9" w:rsidP="00012EF9"/>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1560"/>
        <w:gridCol w:w="1842"/>
        <w:gridCol w:w="4404"/>
        <w:gridCol w:w="2400"/>
      </w:tblGrid>
      <w:tr w:rsidR="00012EF9" w:rsidRPr="00490955" w14:paraId="482A5ED1" w14:textId="77777777" w:rsidTr="001A55D8">
        <w:trPr>
          <w:trHeight w:val="252"/>
        </w:trPr>
        <w:tc>
          <w:tcPr>
            <w:tcW w:w="1560" w:type="dxa"/>
            <w:shd w:val="clear" w:color="auto" w:fill="D9D9D9" w:themeFill="background1" w:themeFillShade="D9"/>
          </w:tcPr>
          <w:p w14:paraId="1B717F92" w14:textId="77777777" w:rsidR="00012EF9" w:rsidRDefault="00012EF9" w:rsidP="001A55D8">
            <w:pPr>
              <w:rPr>
                <w:rFonts w:cs="Arial"/>
                <w:b/>
                <w:bCs/>
                <w:snapToGrid w:val="0"/>
              </w:rPr>
            </w:pPr>
            <w:r>
              <w:rPr>
                <w:rFonts w:cs="Arial"/>
                <w:b/>
                <w:bCs/>
                <w:snapToGrid w:val="0"/>
              </w:rPr>
              <w:t>Interface Name</w:t>
            </w:r>
          </w:p>
        </w:tc>
        <w:tc>
          <w:tcPr>
            <w:tcW w:w="1842" w:type="dxa"/>
            <w:shd w:val="clear" w:color="auto" w:fill="D9D9D9" w:themeFill="background1" w:themeFillShade="D9"/>
          </w:tcPr>
          <w:p w14:paraId="6C37B6B0" w14:textId="77777777" w:rsidR="00012EF9" w:rsidRDefault="00012EF9" w:rsidP="001A55D8">
            <w:pPr>
              <w:rPr>
                <w:rFonts w:cs="Arial"/>
                <w:b/>
                <w:bCs/>
                <w:snapToGrid w:val="0"/>
              </w:rPr>
            </w:pPr>
            <w:r>
              <w:rPr>
                <w:rFonts w:cs="Arial"/>
                <w:b/>
                <w:bCs/>
                <w:snapToGrid w:val="0"/>
              </w:rPr>
              <w:t>Direction</w:t>
            </w:r>
          </w:p>
        </w:tc>
        <w:tc>
          <w:tcPr>
            <w:tcW w:w="4404" w:type="dxa"/>
            <w:shd w:val="clear" w:color="auto" w:fill="D9D9D9" w:themeFill="background1" w:themeFillShade="D9"/>
          </w:tcPr>
          <w:p w14:paraId="3068760D" w14:textId="77777777" w:rsidR="00012EF9" w:rsidRDefault="00012EF9" w:rsidP="001A55D8">
            <w:pPr>
              <w:rPr>
                <w:rFonts w:cs="Arial"/>
                <w:b/>
                <w:bCs/>
                <w:snapToGrid w:val="0"/>
              </w:rPr>
            </w:pPr>
            <w:r>
              <w:rPr>
                <w:rFonts w:cs="Arial"/>
                <w:b/>
                <w:bCs/>
                <w:snapToGrid w:val="0"/>
              </w:rPr>
              <w:t>Description</w:t>
            </w:r>
          </w:p>
        </w:tc>
        <w:tc>
          <w:tcPr>
            <w:tcW w:w="2400" w:type="dxa"/>
            <w:shd w:val="clear" w:color="auto" w:fill="D9D9D9" w:themeFill="background1" w:themeFillShade="D9"/>
          </w:tcPr>
          <w:p w14:paraId="32858ACB" w14:textId="77777777" w:rsidR="00012EF9" w:rsidRDefault="00012EF9" w:rsidP="001A55D8">
            <w:pPr>
              <w:rPr>
                <w:rFonts w:cs="Arial"/>
                <w:b/>
                <w:bCs/>
                <w:snapToGrid w:val="0"/>
              </w:rPr>
            </w:pPr>
            <w:r>
              <w:rPr>
                <w:rFonts w:cs="Arial"/>
                <w:b/>
                <w:bCs/>
                <w:snapToGrid w:val="0"/>
              </w:rPr>
              <w:t>Value Range</w:t>
            </w:r>
          </w:p>
        </w:tc>
      </w:tr>
      <w:tr w:rsidR="00012EF9" w:rsidRPr="00717330" w14:paraId="37E76ED2" w14:textId="77777777" w:rsidTr="001A55D8">
        <w:trPr>
          <w:trHeight w:val="252"/>
        </w:trPr>
        <w:tc>
          <w:tcPr>
            <w:tcW w:w="1560" w:type="dxa"/>
            <w:vAlign w:val="center"/>
          </w:tcPr>
          <w:p w14:paraId="1C84664C" w14:textId="77777777" w:rsidR="00012EF9" w:rsidRDefault="00012EF9" w:rsidP="001A55D8">
            <w:pPr>
              <w:rPr>
                <w:rFonts w:cs="Arial"/>
              </w:rPr>
            </w:pPr>
            <w:r>
              <w:rPr>
                <w:rFonts w:cs="Arial"/>
              </w:rPr>
              <w:t>e.g. Vehicle tilt angle</w:t>
            </w:r>
          </w:p>
        </w:tc>
        <w:tc>
          <w:tcPr>
            <w:tcW w:w="1842" w:type="dxa"/>
            <w:vAlign w:val="center"/>
          </w:tcPr>
          <w:p w14:paraId="1E553A71" w14:textId="77777777" w:rsidR="00012EF9" w:rsidRDefault="00012EF9" w:rsidP="001A55D8">
            <w:pPr>
              <w:overflowPunct/>
              <w:autoSpaceDE/>
              <w:autoSpaceDN/>
              <w:adjustRightInd/>
              <w:textAlignment w:val="auto"/>
              <w:rPr>
                <w:rFonts w:cs="Arial"/>
              </w:rPr>
            </w:pPr>
            <w:r>
              <w:rPr>
                <w:rFonts w:cs="Arial"/>
              </w:rPr>
              <w:t>e.g. Tilt angle sensor to ATC</w:t>
            </w:r>
          </w:p>
        </w:tc>
        <w:tc>
          <w:tcPr>
            <w:tcW w:w="4404" w:type="dxa"/>
            <w:vAlign w:val="center"/>
          </w:tcPr>
          <w:p w14:paraId="46AFC9CE" w14:textId="77777777" w:rsidR="00012EF9" w:rsidRDefault="00012EF9" w:rsidP="001A55D8">
            <w:pPr>
              <w:overflowPunct/>
              <w:autoSpaceDE/>
              <w:autoSpaceDN/>
              <w:adjustRightInd/>
              <w:textAlignment w:val="auto"/>
              <w:rPr>
                <w:rFonts w:cs="Arial"/>
              </w:rPr>
            </w:pPr>
            <w:r>
              <w:rPr>
                <w:rFonts w:cs="Arial"/>
              </w:rPr>
              <w:t>…</w:t>
            </w:r>
          </w:p>
        </w:tc>
        <w:tc>
          <w:tcPr>
            <w:tcW w:w="2400" w:type="dxa"/>
            <w:vAlign w:val="center"/>
          </w:tcPr>
          <w:p w14:paraId="60DDCBFC" w14:textId="77777777" w:rsidR="00012EF9" w:rsidRDefault="00012EF9" w:rsidP="001A55D8">
            <w:pPr>
              <w:overflowPunct/>
              <w:autoSpaceDE/>
              <w:autoSpaceDN/>
              <w:adjustRightInd/>
              <w:textAlignment w:val="auto"/>
              <w:rPr>
                <w:rFonts w:cs="Arial"/>
              </w:rPr>
            </w:pPr>
            <w:r>
              <w:rPr>
                <w:rFonts w:cs="Arial"/>
              </w:rPr>
              <w:t>e.g. -45deg to +45deg</w:t>
            </w:r>
          </w:p>
        </w:tc>
      </w:tr>
      <w:tr w:rsidR="00012EF9" w:rsidRPr="00717330" w14:paraId="06F37BA5" w14:textId="77777777" w:rsidTr="001A55D8">
        <w:trPr>
          <w:trHeight w:val="252"/>
        </w:trPr>
        <w:tc>
          <w:tcPr>
            <w:tcW w:w="1560" w:type="dxa"/>
            <w:vAlign w:val="center"/>
          </w:tcPr>
          <w:p w14:paraId="449333D3" w14:textId="77777777" w:rsidR="00012EF9" w:rsidRDefault="00012EF9" w:rsidP="001A55D8">
            <w:pPr>
              <w:rPr>
                <w:rFonts w:cs="Arial"/>
              </w:rPr>
            </w:pPr>
          </w:p>
        </w:tc>
        <w:tc>
          <w:tcPr>
            <w:tcW w:w="1842" w:type="dxa"/>
            <w:vAlign w:val="center"/>
          </w:tcPr>
          <w:p w14:paraId="5E37EEB5" w14:textId="77777777" w:rsidR="00012EF9" w:rsidRDefault="00012EF9" w:rsidP="001A55D8">
            <w:pPr>
              <w:overflowPunct/>
              <w:autoSpaceDE/>
              <w:autoSpaceDN/>
              <w:adjustRightInd/>
              <w:textAlignment w:val="auto"/>
              <w:rPr>
                <w:rFonts w:cs="Arial"/>
              </w:rPr>
            </w:pPr>
          </w:p>
        </w:tc>
        <w:tc>
          <w:tcPr>
            <w:tcW w:w="4404" w:type="dxa"/>
            <w:vAlign w:val="center"/>
          </w:tcPr>
          <w:p w14:paraId="22CD736B" w14:textId="77777777" w:rsidR="00012EF9" w:rsidRDefault="00012EF9" w:rsidP="001A55D8">
            <w:pPr>
              <w:overflowPunct/>
              <w:autoSpaceDE/>
              <w:autoSpaceDN/>
              <w:adjustRightInd/>
              <w:textAlignment w:val="auto"/>
              <w:rPr>
                <w:rFonts w:cs="Arial"/>
              </w:rPr>
            </w:pPr>
          </w:p>
        </w:tc>
        <w:tc>
          <w:tcPr>
            <w:tcW w:w="2400" w:type="dxa"/>
            <w:vAlign w:val="center"/>
          </w:tcPr>
          <w:p w14:paraId="3ED1854C" w14:textId="77777777" w:rsidR="00012EF9" w:rsidRDefault="00012EF9" w:rsidP="001A55D8">
            <w:pPr>
              <w:overflowPunct/>
              <w:autoSpaceDE/>
              <w:autoSpaceDN/>
              <w:adjustRightInd/>
              <w:textAlignment w:val="auto"/>
              <w:rPr>
                <w:rFonts w:cs="Arial"/>
              </w:rPr>
            </w:pPr>
          </w:p>
        </w:tc>
      </w:tr>
      <w:tr w:rsidR="00012EF9" w:rsidRPr="00717330" w14:paraId="3259C6F5" w14:textId="77777777" w:rsidTr="001A55D8">
        <w:trPr>
          <w:trHeight w:val="252"/>
        </w:trPr>
        <w:tc>
          <w:tcPr>
            <w:tcW w:w="1560" w:type="dxa"/>
            <w:vAlign w:val="center"/>
          </w:tcPr>
          <w:p w14:paraId="45DB23E9" w14:textId="77777777" w:rsidR="00012EF9" w:rsidRDefault="00012EF9" w:rsidP="001A55D8">
            <w:pPr>
              <w:rPr>
                <w:rFonts w:cs="Arial"/>
              </w:rPr>
            </w:pPr>
          </w:p>
        </w:tc>
        <w:tc>
          <w:tcPr>
            <w:tcW w:w="1842" w:type="dxa"/>
            <w:vAlign w:val="center"/>
          </w:tcPr>
          <w:p w14:paraId="02FD799D" w14:textId="77777777" w:rsidR="00012EF9" w:rsidRPr="003A41FA" w:rsidRDefault="00012EF9" w:rsidP="001A55D8">
            <w:pPr>
              <w:overflowPunct/>
              <w:autoSpaceDE/>
              <w:autoSpaceDN/>
              <w:adjustRightInd/>
              <w:textAlignment w:val="auto"/>
              <w:rPr>
                <w:rFonts w:cs="Arial"/>
              </w:rPr>
            </w:pPr>
          </w:p>
        </w:tc>
        <w:tc>
          <w:tcPr>
            <w:tcW w:w="4404" w:type="dxa"/>
            <w:vAlign w:val="center"/>
          </w:tcPr>
          <w:p w14:paraId="512F38F3" w14:textId="77777777" w:rsidR="00012EF9" w:rsidRDefault="00012EF9" w:rsidP="001A55D8">
            <w:pPr>
              <w:overflowPunct/>
              <w:autoSpaceDE/>
              <w:autoSpaceDN/>
              <w:adjustRightInd/>
              <w:textAlignment w:val="auto"/>
              <w:rPr>
                <w:rFonts w:cs="Arial"/>
              </w:rPr>
            </w:pPr>
          </w:p>
        </w:tc>
        <w:tc>
          <w:tcPr>
            <w:tcW w:w="2400" w:type="dxa"/>
            <w:vAlign w:val="center"/>
          </w:tcPr>
          <w:p w14:paraId="1BA8B5F9" w14:textId="77777777" w:rsidR="00012EF9" w:rsidRPr="003A41FA" w:rsidRDefault="00012EF9" w:rsidP="001A55D8">
            <w:pPr>
              <w:overflowPunct/>
              <w:autoSpaceDE/>
              <w:autoSpaceDN/>
              <w:adjustRightInd/>
              <w:textAlignment w:val="auto"/>
              <w:rPr>
                <w:rFonts w:cs="Arial"/>
              </w:rPr>
            </w:pPr>
          </w:p>
        </w:tc>
      </w:tr>
    </w:tbl>
    <w:p w14:paraId="39327301" w14:textId="0BC72F54" w:rsidR="00012EF9" w:rsidRPr="00C75AE5" w:rsidRDefault="00012EF9" w:rsidP="00012EF9">
      <w:pPr>
        <w:pStyle w:val="Caption"/>
      </w:pPr>
      <w:bookmarkStart w:id="251" w:name="_Toc450041245"/>
      <w:bookmarkStart w:id="252" w:name="_Toc472492830"/>
      <w:bookmarkStart w:id="253" w:name="_Toc57194758"/>
      <w:bookmarkStart w:id="254" w:name="_Toc70700732"/>
      <w:r w:rsidRPr="00C75AE5">
        <w:t xml:space="preserve">Table </w:t>
      </w:r>
      <w:r>
        <w:rPr>
          <w:noProof/>
        </w:rPr>
        <w:fldChar w:fldCharType="begin"/>
      </w:r>
      <w:r>
        <w:rPr>
          <w:noProof/>
        </w:rPr>
        <w:instrText xml:space="preserve"> SEQ Table \* ARABIC </w:instrText>
      </w:r>
      <w:r>
        <w:rPr>
          <w:noProof/>
        </w:rPr>
        <w:fldChar w:fldCharType="separate"/>
      </w:r>
      <w:r w:rsidR="002F02E1">
        <w:rPr>
          <w:noProof/>
        </w:rPr>
        <w:t>16</w:t>
      </w:r>
      <w:r>
        <w:rPr>
          <w:noProof/>
        </w:rPr>
        <w:fldChar w:fldCharType="end"/>
      </w:r>
      <w:r w:rsidRPr="00C75AE5">
        <w:t xml:space="preserve">: </w:t>
      </w:r>
      <w:r>
        <w:t>Logical Interfaces</w:t>
      </w:r>
      <w:bookmarkEnd w:id="251"/>
      <w:bookmarkEnd w:id="252"/>
      <w:bookmarkEnd w:id="253"/>
      <w:bookmarkEnd w:id="254"/>
    </w:p>
    <w:p w14:paraId="5F72CA93" w14:textId="77777777" w:rsidR="00012EF9" w:rsidRDefault="00012EF9" w:rsidP="00012EF9"/>
    <w:p w14:paraId="51D241BE" w14:textId="77777777" w:rsidR="00012EF9" w:rsidRDefault="00012EF9" w:rsidP="00012EF9">
      <w:pPr>
        <w:pStyle w:val="Heading1"/>
        <w:tabs>
          <w:tab w:val="clear" w:pos="432"/>
        </w:tabs>
      </w:pPr>
      <w:bookmarkStart w:id="255" w:name="_Ref51772645"/>
      <w:bookmarkStart w:id="256" w:name="_Toc57194728"/>
      <w:bookmarkStart w:id="257" w:name="_Toc70700705"/>
      <w:r>
        <w:lastRenderedPageBreak/>
        <w:t>Traceability Matrix</w:t>
      </w:r>
      <w:bookmarkEnd w:id="255"/>
      <w:bookmarkEnd w:id="256"/>
      <w:bookmarkEnd w:id="257"/>
    </w:p>
    <w:p w14:paraId="0A30F5C9" w14:textId="77777777" w:rsidR="00012EF9" w:rsidRPr="004C0A84" w:rsidRDefault="00012EF9" w:rsidP="00012EF9">
      <w:pPr>
        <w:shd w:val="clear" w:color="auto" w:fill="D6E3BC" w:themeFill="accent3" w:themeFillTint="66"/>
        <w:rPr>
          <w:rStyle w:val="SubtleEmphasis"/>
        </w:rPr>
      </w:pPr>
      <w:r>
        <w:rPr>
          <w:rStyle w:val="SubtleEmphasis"/>
          <w:b/>
        </w:rPr>
        <w:t xml:space="preserve">#Hint: </w:t>
      </w:r>
      <w:r>
        <w:rPr>
          <w:rStyle w:val="SubtleEmphasis"/>
        </w:rPr>
        <w:t>The traceability matrix is ideally generated from a Requirement Management tool (e.g. VSEM RM) once the specification is imported to the tool and all trace links are drawn in the tool.</w:t>
      </w:r>
    </w:p>
    <w:p w14:paraId="1351D8BE" w14:textId="2AC682E4" w:rsidR="00012EF9" w:rsidRPr="00347A88" w:rsidRDefault="00012EF9" w:rsidP="00012EF9">
      <w:pPr>
        <w:pStyle w:val="REUserHint"/>
        <w:rPr>
          <w:rStyle w:val="SubtleEmphasis"/>
        </w:rPr>
      </w:pPr>
      <w:r w:rsidRPr="00347A88">
        <w:rPr>
          <w:rStyle w:val="SubtleEmphasis"/>
          <w:b/>
        </w:rPr>
        <w:t>#Link:</w:t>
      </w:r>
      <w:r w:rsidRPr="00347A88">
        <w:rPr>
          <w:rStyle w:val="SubtleEmphasis"/>
        </w:rPr>
        <w:t xml:space="preserve"> </w:t>
      </w:r>
      <w:r>
        <w:rPr>
          <w:rStyle w:val="SubtleEmphasis"/>
        </w:rPr>
        <w:t xml:space="preserve">Refer to “Backward Traceability” at </w:t>
      </w:r>
      <w:hyperlink r:id="rId93" w:anchor="/workspace/209/_vv/(process/artifact/_ZbIhsK4EkzaN49uPh7SLuQ)" w:history="1">
        <w:r w:rsidRPr="00E8611B">
          <w:rPr>
            <w:rStyle w:val="Hyperlink"/>
          </w:rPr>
          <w:t xml:space="preserve">Stages – </w:t>
        </w:r>
        <w:r>
          <w:rPr>
            <w:rStyle w:val="Hyperlink"/>
          </w:rPr>
          <w:t>RE Traceabilty Record</w:t>
        </w:r>
      </w:hyperlink>
    </w:p>
    <w:p w14:paraId="45F4B7C1" w14:textId="77777777" w:rsidR="00012EF9" w:rsidRPr="00176A29" w:rsidRDefault="00012EF9" w:rsidP="00012EF9"/>
    <w:p w14:paraId="583A52EF" w14:textId="77777777" w:rsidR="00012EF9" w:rsidRDefault="00012EF9" w:rsidP="00012EF9">
      <w:pPr>
        <w:pStyle w:val="Heading1"/>
        <w:tabs>
          <w:tab w:val="clear" w:pos="432"/>
        </w:tabs>
      </w:pPr>
      <w:bookmarkStart w:id="258" w:name="_Ref51772651"/>
      <w:bookmarkStart w:id="259" w:name="_Toc57194729"/>
      <w:bookmarkStart w:id="260" w:name="_Toc70700706"/>
      <w:r>
        <w:lastRenderedPageBreak/>
        <w:t>Open Concerns</w:t>
      </w:r>
      <w:bookmarkEnd w:id="258"/>
      <w:bookmarkEnd w:id="259"/>
      <w:bookmarkEnd w:id="260"/>
    </w:p>
    <w:p w14:paraId="508C8346" w14:textId="77777777" w:rsidR="00012EF9" w:rsidRPr="004C0A84" w:rsidRDefault="00012EF9" w:rsidP="00012EF9">
      <w:pPr>
        <w:shd w:val="clear" w:color="auto" w:fill="D6E3BC" w:themeFill="accent3" w:themeFillTint="66"/>
        <w:rPr>
          <w:rStyle w:val="SubtleEmphasis"/>
        </w:rPr>
      </w:pPr>
      <w:r>
        <w:rPr>
          <w:rStyle w:val="SubtleEmphasis"/>
          <w:b/>
        </w:rPr>
        <w:t xml:space="preserve">#Hint: </w:t>
      </w:r>
      <w:r w:rsidRPr="00F463D3">
        <w:rPr>
          <w:rStyle w:val="SubtleEmphasis"/>
        </w:rPr>
        <w:t xml:space="preserve">The following list presents </w:t>
      </w:r>
      <w:r>
        <w:rPr>
          <w:rStyle w:val="SubtleEmphasis"/>
        </w:rPr>
        <w:t xml:space="preserve">open concerns, which </w:t>
      </w:r>
      <w:r w:rsidRPr="00F463D3">
        <w:rPr>
          <w:rStyle w:val="SubtleEmphasis"/>
        </w:rPr>
        <w:t>have to be discussed or clarified over the course of the on-going requirements engineering.</w:t>
      </w:r>
    </w:p>
    <w:p w14:paraId="3994F636" w14:textId="77777777" w:rsidR="00012EF9" w:rsidRPr="00176A29" w:rsidRDefault="00012EF9" w:rsidP="00012EF9"/>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3686"/>
        <w:gridCol w:w="1417"/>
        <w:gridCol w:w="1134"/>
        <w:gridCol w:w="1134"/>
        <w:gridCol w:w="2268"/>
      </w:tblGrid>
      <w:tr w:rsidR="00012EF9" w:rsidRPr="007C20FA" w14:paraId="4CAC9DFD" w14:textId="77777777" w:rsidTr="001A55D8">
        <w:trPr>
          <w:tblHeader/>
        </w:trPr>
        <w:tc>
          <w:tcPr>
            <w:tcW w:w="567" w:type="dxa"/>
            <w:shd w:val="clear" w:color="auto" w:fill="D9D9D9" w:themeFill="background1" w:themeFillShade="D9"/>
          </w:tcPr>
          <w:p w14:paraId="22B65108" w14:textId="77777777" w:rsidR="00012EF9" w:rsidRPr="007C20FA" w:rsidRDefault="00012EF9" w:rsidP="001A55D8">
            <w:pPr>
              <w:pStyle w:val="Caption"/>
            </w:pPr>
            <w:r w:rsidRPr="007C20FA">
              <w:t>ID</w:t>
            </w:r>
          </w:p>
        </w:tc>
        <w:tc>
          <w:tcPr>
            <w:tcW w:w="3686" w:type="dxa"/>
            <w:shd w:val="clear" w:color="auto" w:fill="D9D9D9" w:themeFill="background1" w:themeFillShade="D9"/>
          </w:tcPr>
          <w:p w14:paraId="474F6A76" w14:textId="77777777" w:rsidR="00012EF9" w:rsidRPr="007C20FA" w:rsidRDefault="00012EF9" w:rsidP="001A55D8">
            <w:pPr>
              <w:pStyle w:val="Caption"/>
            </w:pPr>
            <w:r>
              <w:t>Concern</w:t>
            </w:r>
            <w:r w:rsidRPr="007C20FA">
              <w:t xml:space="preserve"> Description</w:t>
            </w:r>
          </w:p>
        </w:tc>
        <w:tc>
          <w:tcPr>
            <w:tcW w:w="1417" w:type="dxa"/>
            <w:shd w:val="clear" w:color="auto" w:fill="D9D9D9" w:themeFill="background1" w:themeFillShade="D9"/>
          </w:tcPr>
          <w:p w14:paraId="4CB40071" w14:textId="77777777" w:rsidR="00012EF9" w:rsidRPr="007C20FA" w:rsidRDefault="00012EF9" w:rsidP="001A55D8">
            <w:pPr>
              <w:pStyle w:val="Caption"/>
            </w:pPr>
            <w:r w:rsidRPr="007C20FA">
              <w:t xml:space="preserve">e-Tracker </w:t>
            </w:r>
            <w:r>
              <w:t xml:space="preserve">/ </w:t>
            </w:r>
            <w:r w:rsidRPr="007C20FA">
              <w:t>Reference</w:t>
            </w:r>
          </w:p>
        </w:tc>
        <w:tc>
          <w:tcPr>
            <w:tcW w:w="1134" w:type="dxa"/>
            <w:shd w:val="clear" w:color="auto" w:fill="D9D9D9" w:themeFill="background1" w:themeFillShade="D9"/>
          </w:tcPr>
          <w:p w14:paraId="3081C525" w14:textId="77777777" w:rsidR="00012EF9" w:rsidRPr="007C20FA" w:rsidRDefault="00012EF9" w:rsidP="001A55D8">
            <w:pPr>
              <w:pStyle w:val="Caption"/>
            </w:pPr>
            <w:r>
              <w:t>Responsible</w:t>
            </w:r>
          </w:p>
        </w:tc>
        <w:tc>
          <w:tcPr>
            <w:tcW w:w="1134" w:type="dxa"/>
            <w:shd w:val="clear" w:color="auto" w:fill="D9D9D9" w:themeFill="background1" w:themeFillShade="D9"/>
          </w:tcPr>
          <w:p w14:paraId="7D74EAF6" w14:textId="77777777" w:rsidR="00012EF9" w:rsidRPr="007C20FA" w:rsidRDefault="00012EF9" w:rsidP="001A55D8">
            <w:pPr>
              <w:pStyle w:val="Caption"/>
            </w:pPr>
            <w:r w:rsidRPr="007C20FA">
              <w:t>Status</w:t>
            </w:r>
          </w:p>
        </w:tc>
        <w:tc>
          <w:tcPr>
            <w:tcW w:w="2268" w:type="dxa"/>
            <w:shd w:val="clear" w:color="auto" w:fill="D9D9D9" w:themeFill="background1" w:themeFillShade="D9"/>
          </w:tcPr>
          <w:p w14:paraId="0966ED5C" w14:textId="77777777" w:rsidR="00012EF9" w:rsidRPr="007C20FA" w:rsidRDefault="00012EF9" w:rsidP="001A55D8">
            <w:pPr>
              <w:pStyle w:val="Caption"/>
            </w:pPr>
            <w:r w:rsidRPr="007C20FA">
              <w:t>Solution</w:t>
            </w:r>
          </w:p>
        </w:tc>
      </w:tr>
      <w:tr w:rsidR="00012EF9" w:rsidRPr="007C20FA" w14:paraId="59F766F8" w14:textId="77777777" w:rsidTr="001A55D8">
        <w:tc>
          <w:tcPr>
            <w:tcW w:w="567" w:type="dxa"/>
          </w:tcPr>
          <w:p w14:paraId="1535DC43" w14:textId="77777777" w:rsidR="00012EF9" w:rsidRPr="007C20FA" w:rsidRDefault="00012EF9" w:rsidP="001A55D8">
            <w:pPr>
              <w:pStyle w:val="BodyText"/>
              <w:rPr>
                <w:lang w:val="en-US"/>
              </w:rPr>
            </w:pPr>
            <w:r w:rsidRPr="007C20FA">
              <w:rPr>
                <w:lang w:val="en-US"/>
              </w:rPr>
              <w:t>1</w:t>
            </w:r>
          </w:p>
        </w:tc>
        <w:tc>
          <w:tcPr>
            <w:tcW w:w="3686" w:type="dxa"/>
          </w:tcPr>
          <w:p w14:paraId="4E4FB8A7" w14:textId="77777777" w:rsidR="00012EF9" w:rsidRPr="00387CDD" w:rsidRDefault="00012EF9" w:rsidP="001A55D8">
            <w:pPr>
              <w:rPr>
                <w:snapToGrid w:val="0"/>
              </w:rPr>
            </w:pPr>
          </w:p>
        </w:tc>
        <w:tc>
          <w:tcPr>
            <w:tcW w:w="1417" w:type="dxa"/>
          </w:tcPr>
          <w:p w14:paraId="636BAEFD" w14:textId="77777777" w:rsidR="00012EF9" w:rsidRPr="007C20FA" w:rsidRDefault="00012EF9" w:rsidP="001A55D8">
            <w:pPr>
              <w:pStyle w:val="BodyText"/>
              <w:rPr>
                <w:lang w:val="en-US"/>
              </w:rPr>
            </w:pPr>
          </w:p>
        </w:tc>
        <w:tc>
          <w:tcPr>
            <w:tcW w:w="1134" w:type="dxa"/>
          </w:tcPr>
          <w:p w14:paraId="35251553" w14:textId="77777777" w:rsidR="00012EF9" w:rsidRPr="007C20FA" w:rsidRDefault="00012EF9" w:rsidP="001A55D8"/>
        </w:tc>
        <w:tc>
          <w:tcPr>
            <w:tcW w:w="1134" w:type="dxa"/>
          </w:tcPr>
          <w:p w14:paraId="6AAFDCD4" w14:textId="77777777" w:rsidR="00012EF9" w:rsidRPr="007C20FA" w:rsidRDefault="00012EF9" w:rsidP="001A55D8"/>
        </w:tc>
        <w:tc>
          <w:tcPr>
            <w:tcW w:w="2268" w:type="dxa"/>
          </w:tcPr>
          <w:p w14:paraId="77B79C63" w14:textId="77777777" w:rsidR="00012EF9" w:rsidRPr="007C20FA" w:rsidRDefault="00012EF9" w:rsidP="001A55D8"/>
        </w:tc>
      </w:tr>
      <w:tr w:rsidR="00012EF9" w:rsidRPr="00806157" w14:paraId="1A331B19" w14:textId="77777777" w:rsidTr="001A55D8">
        <w:tc>
          <w:tcPr>
            <w:tcW w:w="567" w:type="dxa"/>
          </w:tcPr>
          <w:p w14:paraId="03360C3E" w14:textId="77777777" w:rsidR="00012EF9" w:rsidRPr="007C20FA" w:rsidRDefault="00012EF9" w:rsidP="001A55D8">
            <w:pPr>
              <w:pStyle w:val="BodyText"/>
              <w:rPr>
                <w:lang w:val="en-US"/>
              </w:rPr>
            </w:pPr>
            <w:r w:rsidRPr="007C20FA">
              <w:rPr>
                <w:lang w:val="en-US"/>
              </w:rPr>
              <w:t>2</w:t>
            </w:r>
          </w:p>
        </w:tc>
        <w:tc>
          <w:tcPr>
            <w:tcW w:w="3686" w:type="dxa"/>
          </w:tcPr>
          <w:p w14:paraId="4B805953" w14:textId="77777777" w:rsidR="00012EF9" w:rsidRPr="00806157" w:rsidRDefault="00012EF9" w:rsidP="001A55D8">
            <w:pPr>
              <w:pStyle w:val="BodyText"/>
              <w:rPr>
                <w:lang w:val="en-US"/>
              </w:rPr>
            </w:pPr>
          </w:p>
        </w:tc>
        <w:tc>
          <w:tcPr>
            <w:tcW w:w="1417" w:type="dxa"/>
          </w:tcPr>
          <w:p w14:paraId="15EFA4D7" w14:textId="77777777" w:rsidR="00012EF9" w:rsidRPr="007C20FA" w:rsidRDefault="00012EF9" w:rsidP="001A55D8">
            <w:pPr>
              <w:pStyle w:val="BodyText"/>
              <w:rPr>
                <w:lang w:val="en-US"/>
              </w:rPr>
            </w:pPr>
          </w:p>
        </w:tc>
        <w:tc>
          <w:tcPr>
            <w:tcW w:w="1134" w:type="dxa"/>
          </w:tcPr>
          <w:p w14:paraId="259394DD" w14:textId="77777777" w:rsidR="00012EF9" w:rsidRPr="00806157" w:rsidRDefault="00012EF9" w:rsidP="001A55D8">
            <w:pPr>
              <w:pStyle w:val="BodyText"/>
              <w:rPr>
                <w:lang w:val="en-US"/>
              </w:rPr>
            </w:pPr>
          </w:p>
        </w:tc>
        <w:tc>
          <w:tcPr>
            <w:tcW w:w="1134" w:type="dxa"/>
          </w:tcPr>
          <w:p w14:paraId="29C2A413" w14:textId="77777777" w:rsidR="00012EF9" w:rsidRPr="00806157" w:rsidRDefault="00012EF9" w:rsidP="001A55D8">
            <w:pPr>
              <w:pStyle w:val="BodyText"/>
              <w:rPr>
                <w:lang w:val="en-US"/>
              </w:rPr>
            </w:pPr>
          </w:p>
        </w:tc>
        <w:tc>
          <w:tcPr>
            <w:tcW w:w="2268" w:type="dxa"/>
          </w:tcPr>
          <w:p w14:paraId="2B1D32D0" w14:textId="77777777" w:rsidR="00012EF9" w:rsidRPr="00806157" w:rsidRDefault="00012EF9" w:rsidP="001A55D8">
            <w:pPr>
              <w:pStyle w:val="BodyText"/>
              <w:rPr>
                <w:lang w:val="en-US"/>
              </w:rPr>
            </w:pPr>
          </w:p>
        </w:tc>
      </w:tr>
      <w:tr w:rsidR="00012EF9" w:rsidRPr="00806157" w14:paraId="08ABCBD9" w14:textId="77777777" w:rsidTr="001A55D8">
        <w:tc>
          <w:tcPr>
            <w:tcW w:w="567" w:type="dxa"/>
          </w:tcPr>
          <w:p w14:paraId="35A35723" w14:textId="77777777" w:rsidR="00012EF9" w:rsidRPr="007C20FA" w:rsidRDefault="00012EF9" w:rsidP="001A55D8">
            <w:pPr>
              <w:pStyle w:val="BodyText"/>
              <w:rPr>
                <w:lang w:val="en-US"/>
              </w:rPr>
            </w:pPr>
            <w:r>
              <w:rPr>
                <w:lang w:val="en-US"/>
              </w:rPr>
              <w:t>3</w:t>
            </w:r>
          </w:p>
        </w:tc>
        <w:tc>
          <w:tcPr>
            <w:tcW w:w="3686" w:type="dxa"/>
          </w:tcPr>
          <w:p w14:paraId="5652B760" w14:textId="77777777" w:rsidR="00012EF9" w:rsidRPr="00806157" w:rsidRDefault="00012EF9" w:rsidP="001A55D8">
            <w:pPr>
              <w:pStyle w:val="BodyText"/>
              <w:rPr>
                <w:lang w:val="en-US"/>
              </w:rPr>
            </w:pPr>
          </w:p>
        </w:tc>
        <w:tc>
          <w:tcPr>
            <w:tcW w:w="1417" w:type="dxa"/>
          </w:tcPr>
          <w:p w14:paraId="3E51B9AA" w14:textId="77777777" w:rsidR="00012EF9" w:rsidRPr="007C20FA" w:rsidRDefault="00012EF9" w:rsidP="001A55D8">
            <w:pPr>
              <w:pStyle w:val="BodyText"/>
              <w:rPr>
                <w:lang w:val="en-US"/>
              </w:rPr>
            </w:pPr>
          </w:p>
        </w:tc>
        <w:tc>
          <w:tcPr>
            <w:tcW w:w="1134" w:type="dxa"/>
          </w:tcPr>
          <w:p w14:paraId="604C75CA" w14:textId="77777777" w:rsidR="00012EF9" w:rsidRPr="00806157" w:rsidRDefault="00012EF9" w:rsidP="001A55D8">
            <w:pPr>
              <w:pStyle w:val="BodyText"/>
              <w:rPr>
                <w:lang w:val="en-US"/>
              </w:rPr>
            </w:pPr>
          </w:p>
        </w:tc>
        <w:tc>
          <w:tcPr>
            <w:tcW w:w="1134" w:type="dxa"/>
          </w:tcPr>
          <w:p w14:paraId="704FA7B6" w14:textId="77777777" w:rsidR="00012EF9" w:rsidRPr="00806157" w:rsidRDefault="00012EF9" w:rsidP="001A55D8">
            <w:pPr>
              <w:pStyle w:val="BodyText"/>
              <w:rPr>
                <w:lang w:val="en-US"/>
              </w:rPr>
            </w:pPr>
          </w:p>
        </w:tc>
        <w:tc>
          <w:tcPr>
            <w:tcW w:w="2268" w:type="dxa"/>
          </w:tcPr>
          <w:p w14:paraId="3AE1EF72" w14:textId="77777777" w:rsidR="00012EF9" w:rsidRPr="00806157" w:rsidRDefault="00012EF9" w:rsidP="001A55D8">
            <w:pPr>
              <w:pStyle w:val="BodyText"/>
              <w:rPr>
                <w:lang w:val="en-US"/>
              </w:rPr>
            </w:pPr>
          </w:p>
        </w:tc>
      </w:tr>
      <w:tr w:rsidR="00012EF9" w:rsidRPr="00806157" w14:paraId="10960BCA" w14:textId="77777777" w:rsidTr="001A55D8">
        <w:tc>
          <w:tcPr>
            <w:tcW w:w="567" w:type="dxa"/>
          </w:tcPr>
          <w:p w14:paraId="41B7F8BB" w14:textId="77777777" w:rsidR="00012EF9" w:rsidRPr="007C20FA" w:rsidRDefault="00012EF9" w:rsidP="001A55D8">
            <w:pPr>
              <w:pStyle w:val="BodyText"/>
              <w:rPr>
                <w:lang w:val="en-US"/>
              </w:rPr>
            </w:pPr>
            <w:r>
              <w:rPr>
                <w:lang w:val="en-US"/>
              </w:rPr>
              <w:t>4</w:t>
            </w:r>
          </w:p>
        </w:tc>
        <w:tc>
          <w:tcPr>
            <w:tcW w:w="3686" w:type="dxa"/>
          </w:tcPr>
          <w:p w14:paraId="49CE00EA" w14:textId="77777777" w:rsidR="00012EF9" w:rsidRPr="00806157" w:rsidRDefault="00012EF9" w:rsidP="001A55D8">
            <w:pPr>
              <w:pStyle w:val="BodyText"/>
              <w:rPr>
                <w:lang w:val="en-US"/>
              </w:rPr>
            </w:pPr>
          </w:p>
        </w:tc>
        <w:tc>
          <w:tcPr>
            <w:tcW w:w="1417" w:type="dxa"/>
          </w:tcPr>
          <w:p w14:paraId="7F05E8D2" w14:textId="77777777" w:rsidR="00012EF9" w:rsidRPr="007C20FA" w:rsidRDefault="00012EF9" w:rsidP="001A55D8">
            <w:pPr>
              <w:pStyle w:val="BodyText"/>
              <w:rPr>
                <w:lang w:val="en-US"/>
              </w:rPr>
            </w:pPr>
          </w:p>
        </w:tc>
        <w:tc>
          <w:tcPr>
            <w:tcW w:w="1134" w:type="dxa"/>
          </w:tcPr>
          <w:p w14:paraId="20C1BBFF" w14:textId="77777777" w:rsidR="00012EF9" w:rsidRPr="00806157" w:rsidRDefault="00012EF9" w:rsidP="001A55D8">
            <w:pPr>
              <w:pStyle w:val="BodyText"/>
              <w:rPr>
                <w:lang w:val="en-US"/>
              </w:rPr>
            </w:pPr>
          </w:p>
        </w:tc>
        <w:tc>
          <w:tcPr>
            <w:tcW w:w="1134" w:type="dxa"/>
          </w:tcPr>
          <w:p w14:paraId="4355FB48" w14:textId="77777777" w:rsidR="00012EF9" w:rsidRPr="00806157" w:rsidRDefault="00012EF9" w:rsidP="001A55D8">
            <w:pPr>
              <w:pStyle w:val="BodyText"/>
              <w:rPr>
                <w:lang w:val="en-US"/>
              </w:rPr>
            </w:pPr>
          </w:p>
        </w:tc>
        <w:tc>
          <w:tcPr>
            <w:tcW w:w="2268" w:type="dxa"/>
          </w:tcPr>
          <w:p w14:paraId="5495C43C" w14:textId="77777777" w:rsidR="00012EF9" w:rsidRPr="00806157" w:rsidRDefault="00012EF9" w:rsidP="001A55D8">
            <w:pPr>
              <w:pStyle w:val="BodyText"/>
              <w:rPr>
                <w:lang w:val="en-US"/>
              </w:rPr>
            </w:pPr>
          </w:p>
        </w:tc>
      </w:tr>
      <w:tr w:rsidR="00012EF9" w:rsidRPr="00806157" w14:paraId="0675C8A1" w14:textId="77777777" w:rsidTr="001A55D8">
        <w:tc>
          <w:tcPr>
            <w:tcW w:w="567" w:type="dxa"/>
          </w:tcPr>
          <w:p w14:paraId="674EFDA0" w14:textId="77777777" w:rsidR="00012EF9" w:rsidRDefault="00012EF9" w:rsidP="001A55D8">
            <w:pPr>
              <w:pStyle w:val="BodyText"/>
              <w:rPr>
                <w:lang w:val="en-US"/>
              </w:rPr>
            </w:pPr>
            <w:r>
              <w:rPr>
                <w:lang w:val="en-US"/>
              </w:rPr>
              <w:t>5</w:t>
            </w:r>
          </w:p>
        </w:tc>
        <w:tc>
          <w:tcPr>
            <w:tcW w:w="3686" w:type="dxa"/>
          </w:tcPr>
          <w:p w14:paraId="5C64DAA2" w14:textId="77777777" w:rsidR="00012EF9" w:rsidRPr="00806157" w:rsidRDefault="00012EF9" w:rsidP="001A55D8">
            <w:pPr>
              <w:pStyle w:val="BodyText"/>
              <w:rPr>
                <w:lang w:val="en-US"/>
              </w:rPr>
            </w:pPr>
          </w:p>
        </w:tc>
        <w:tc>
          <w:tcPr>
            <w:tcW w:w="1417" w:type="dxa"/>
          </w:tcPr>
          <w:p w14:paraId="24246E31" w14:textId="77777777" w:rsidR="00012EF9" w:rsidRPr="007C20FA" w:rsidRDefault="00012EF9" w:rsidP="001A55D8">
            <w:pPr>
              <w:pStyle w:val="BodyText"/>
              <w:rPr>
                <w:lang w:val="en-US"/>
              </w:rPr>
            </w:pPr>
          </w:p>
        </w:tc>
        <w:tc>
          <w:tcPr>
            <w:tcW w:w="1134" w:type="dxa"/>
          </w:tcPr>
          <w:p w14:paraId="24A41283" w14:textId="77777777" w:rsidR="00012EF9" w:rsidRPr="00806157" w:rsidRDefault="00012EF9" w:rsidP="001A55D8">
            <w:pPr>
              <w:pStyle w:val="BodyText"/>
              <w:rPr>
                <w:lang w:val="en-US"/>
              </w:rPr>
            </w:pPr>
          </w:p>
        </w:tc>
        <w:tc>
          <w:tcPr>
            <w:tcW w:w="1134" w:type="dxa"/>
          </w:tcPr>
          <w:p w14:paraId="4566F4B8" w14:textId="77777777" w:rsidR="00012EF9" w:rsidRPr="00806157" w:rsidRDefault="00012EF9" w:rsidP="001A55D8">
            <w:pPr>
              <w:pStyle w:val="BodyText"/>
              <w:rPr>
                <w:lang w:val="en-US"/>
              </w:rPr>
            </w:pPr>
          </w:p>
        </w:tc>
        <w:tc>
          <w:tcPr>
            <w:tcW w:w="2268" w:type="dxa"/>
          </w:tcPr>
          <w:p w14:paraId="19C71B7A" w14:textId="77777777" w:rsidR="00012EF9" w:rsidRPr="00806157" w:rsidRDefault="00012EF9" w:rsidP="001A55D8">
            <w:pPr>
              <w:pStyle w:val="BodyText"/>
              <w:rPr>
                <w:lang w:val="en-US"/>
              </w:rPr>
            </w:pPr>
          </w:p>
        </w:tc>
      </w:tr>
      <w:tr w:rsidR="00012EF9" w:rsidRPr="00806157" w14:paraId="4C682D5F" w14:textId="77777777" w:rsidTr="001A55D8">
        <w:tc>
          <w:tcPr>
            <w:tcW w:w="567" w:type="dxa"/>
          </w:tcPr>
          <w:p w14:paraId="6F9E6987" w14:textId="77777777" w:rsidR="00012EF9" w:rsidRDefault="00012EF9" w:rsidP="001A55D8">
            <w:pPr>
              <w:pStyle w:val="BodyText"/>
              <w:rPr>
                <w:lang w:val="en-US"/>
              </w:rPr>
            </w:pPr>
            <w:r>
              <w:rPr>
                <w:lang w:val="en-US"/>
              </w:rPr>
              <w:t>6</w:t>
            </w:r>
          </w:p>
        </w:tc>
        <w:tc>
          <w:tcPr>
            <w:tcW w:w="3686" w:type="dxa"/>
          </w:tcPr>
          <w:p w14:paraId="2B436438" w14:textId="77777777" w:rsidR="00012EF9" w:rsidRPr="00806157" w:rsidRDefault="00012EF9" w:rsidP="001A55D8">
            <w:pPr>
              <w:pStyle w:val="BodyText"/>
              <w:rPr>
                <w:lang w:val="en-US"/>
              </w:rPr>
            </w:pPr>
          </w:p>
        </w:tc>
        <w:tc>
          <w:tcPr>
            <w:tcW w:w="1417" w:type="dxa"/>
          </w:tcPr>
          <w:p w14:paraId="53687BB4" w14:textId="77777777" w:rsidR="00012EF9" w:rsidRPr="007C20FA" w:rsidRDefault="00012EF9" w:rsidP="001A55D8">
            <w:pPr>
              <w:pStyle w:val="BodyText"/>
              <w:rPr>
                <w:lang w:val="en-US"/>
              </w:rPr>
            </w:pPr>
          </w:p>
        </w:tc>
        <w:tc>
          <w:tcPr>
            <w:tcW w:w="1134" w:type="dxa"/>
          </w:tcPr>
          <w:p w14:paraId="6A5E8D8B" w14:textId="77777777" w:rsidR="00012EF9" w:rsidRDefault="00012EF9" w:rsidP="001A55D8">
            <w:pPr>
              <w:pStyle w:val="BodyText"/>
              <w:rPr>
                <w:lang w:val="en-US"/>
              </w:rPr>
            </w:pPr>
          </w:p>
        </w:tc>
        <w:tc>
          <w:tcPr>
            <w:tcW w:w="1134" w:type="dxa"/>
          </w:tcPr>
          <w:p w14:paraId="4868EF94" w14:textId="77777777" w:rsidR="00012EF9" w:rsidRDefault="00012EF9" w:rsidP="001A55D8">
            <w:pPr>
              <w:pStyle w:val="BodyText"/>
              <w:rPr>
                <w:lang w:val="en-US"/>
              </w:rPr>
            </w:pPr>
          </w:p>
        </w:tc>
        <w:tc>
          <w:tcPr>
            <w:tcW w:w="2268" w:type="dxa"/>
          </w:tcPr>
          <w:p w14:paraId="7CBBD1AF" w14:textId="77777777" w:rsidR="00012EF9" w:rsidRPr="00806157" w:rsidRDefault="00012EF9" w:rsidP="001A55D8">
            <w:pPr>
              <w:pStyle w:val="BodyText"/>
              <w:rPr>
                <w:lang w:val="en-US"/>
              </w:rPr>
            </w:pPr>
          </w:p>
        </w:tc>
      </w:tr>
      <w:tr w:rsidR="00012EF9" w:rsidRPr="00806157" w14:paraId="50B74652" w14:textId="77777777" w:rsidTr="001A55D8">
        <w:tc>
          <w:tcPr>
            <w:tcW w:w="567" w:type="dxa"/>
          </w:tcPr>
          <w:p w14:paraId="53A166A8" w14:textId="77777777" w:rsidR="00012EF9" w:rsidRDefault="00012EF9" w:rsidP="001A55D8">
            <w:pPr>
              <w:pStyle w:val="BodyText"/>
              <w:rPr>
                <w:lang w:val="en-US"/>
              </w:rPr>
            </w:pPr>
            <w:r>
              <w:rPr>
                <w:lang w:val="en-US"/>
              </w:rPr>
              <w:t>7</w:t>
            </w:r>
          </w:p>
        </w:tc>
        <w:tc>
          <w:tcPr>
            <w:tcW w:w="3686" w:type="dxa"/>
          </w:tcPr>
          <w:p w14:paraId="71EC305E" w14:textId="77777777" w:rsidR="00012EF9" w:rsidRPr="003D6993" w:rsidRDefault="00012EF9" w:rsidP="001A55D8">
            <w:pPr>
              <w:pStyle w:val="BodyText"/>
              <w:rPr>
                <w:lang w:val="en-US"/>
              </w:rPr>
            </w:pPr>
          </w:p>
        </w:tc>
        <w:tc>
          <w:tcPr>
            <w:tcW w:w="1417" w:type="dxa"/>
          </w:tcPr>
          <w:p w14:paraId="0D087139" w14:textId="77777777" w:rsidR="00012EF9" w:rsidRPr="007C20FA" w:rsidRDefault="00012EF9" w:rsidP="001A55D8">
            <w:pPr>
              <w:pStyle w:val="BodyText"/>
              <w:rPr>
                <w:lang w:val="en-US"/>
              </w:rPr>
            </w:pPr>
          </w:p>
        </w:tc>
        <w:tc>
          <w:tcPr>
            <w:tcW w:w="1134" w:type="dxa"/>
          </w:tcPr>
          <w:p w14:paraId="17EC60EA" w14:textId="77777777" w:rsidR="00012EF9" w:rsidRDefault="00012EF9" w:rsidP="001A55D8">
            <w:pPr>
              <w:pStyle w:val="BodyText"/>
              <w:rPr>
                <w:lang w:val="en-US"/>
              </w:rPr>
            </w:pPr>
          </w:p>
        </w:tc>
        <w:tc>
          <w:tcPr>
            <w:tcW w:w="1134" w:type="dxa"/>
          </w:tcPr>
          <w:p w14:paraId="624EB63D" w14:textId="77777777" w:rsidR="00012EF9" w:rsidRDefault="00012EF9" w:rsidP="001A55D8">
            <w:pPr>
              <w:pStyle w:val="BodyText"/>
              <w:rPr>
                <w:lang w:val="en-US"/>
              </w:rPr>
            </w:pPr>
          </w:p>
        </w:tc>
        <w:tc>
          <w:tcPr>
            <w:tcW w:w="2268" w:type="dxa"/>
          </w:tcPr>
          <w:p w14:paraId="00B23C13" w14:textId="77777777" w:rsidR="00012EF9" w:rsidRPr="00806157" w:rsidRDefault="00012EF9" w:rsidP="001A55D8">
            <w:pPr>
              <w:pStyle w:val="BodyText"/>
              <w:rPr>
                <w:lang w:val="en-US"/>
              </w:rPr>
            </w:pPr>
          </w:p>
        </w:tc>
      </w:tr>
      <w:tr w:rsidR="00012EF9" w:rsidRPr="00806157" w14:paraId="5062F878" w14:textId="77777777" w:rsidTr="001A55D8">
        <w:tc>
          <w:tcPr>
            <w:tcW w:w="567" w:type="dxa"/>
          </w:tcPr>
          <w:p w14:paraId="22119215" w14:textId="77777777" w:rsidR="00012EF9" w:rsidRDefault="00012EF9" w:rsidP="001A55D8">
            <w:pPr>
              <w:pStyle w:val="BodyText"/>
              <w:rPr>
                <w:lang w:val="en-US"/>
              </w:rPr>
            </w:pPr>
            <w:r>
              <w:rPr>
                <w:lang w:val="en-US"/>
              </w:rPr>
              <w:t>8</w:t>
            </w:r>
          </w:p>
        </w:tc>
        <w:tc>
          <w:tcPr>
            <w:tcW w:w="3686" w:type="dxa"/>
          </w:tcPr>
          <w:p w14:paraId="171DE9DA" w14:textId="77777777" w:rsidR="00012EF9" w:rsidRDefault="00012EF9" w:rsidP="001A55D8">
            <w:pPr>
              <w:pStyle w:val="BodyText"/>
              <w:rPr>
                <w:lang w:val="en-US"/>
              </w:rPr>
            </w:pPr>
          </w:p>
        </w:tc>
        <w:tc>
          <w:tcPr>
            <w:tcW w:w="1417" w:type="dxa"/>
          </w:tcPr>
          <w:p w14:paraId="71A108D7" w14:textId="77777777" w:rsidR="00012EF9" w:rsidRDefault="00012EF9" w:rsidP="001A55D8">
            <w:pPr>
              <w:pStyle w:val="BodyText"/>
              <w:rPr>
                <w:lang w:val="en-US"/>
              </w:rPr>
            </w:pPr>
          </w:p>
        </w:tc>
        <w:tc>
          <w:tcPr>
            <w:tcW w:w="1134" w:type="dxa"/>
          </w:tcPr>
          <w:p w14:paraId="49DD063C" w14:textId="77777777" w:rsidR="00012EF9" w:rsidRDefault="00012EF9" w:rsidP="001A55D8">
            <w:pPr>
              <w:pStyle w:val="BodyText"/>
              <w:rPr>
                <w:lang w:val="en-US"/>
              </w:rPr>
            </w:pPr>
          </w:p>
        </w:tc>
        <w:tc>
          <w:tcPr>
            <w:tcW w:w="1134" w:type="dxa"/>
          </w:tcPr>
          <w:p w14:paraId="3F44F574" w14:textId="77777777" w:rsidR="00012EF9" w:rsidRDefault="00012EF9" w:rsidP="001A55D8">
            <w:pPr>
              <w:pStyle w:val="BodyText"/>
              <w:rPr>
                <w:lang w:val="en-US"/>
              </w:rPr>
            </w:pPr>
          </w:p>
        </w:tc>
        <w:tc>
          <w:tcPr>
            <w:tcW w:w="2268" w:type="dxa"/>
          </w:tcPr>
          <w:p w14:paraId="53892BD2" w14:textId="77777777" w:rsidR="00012EF9" w:rsidRPr="00806157" w:rsidRDefault="00012EF9" w:rsidP="001A55D8">
            <w:pPr>
              <w:pStyle w:val="BodyText"/>
              <w:rPr>
                <w:lang w:val="en-US"/>
              </w:rPr>
            </w:pPr>
          </w:p>
        </w:tc>
      </w:tr>
      <w:tr w:rsidR="00012EF9" w:rsidRPr="00806157" w14:paraId="16982DF3" w14:textId="77777777" w:rsidTr="001A55D8">
        <w:tc>
          <w:tcPr>
            <w:tcW w:w="567" w:type="dxa"/>
          </w:tcPr>
          <w:p w14:paraId="7FE303FC" w14:textId="77777777" w:rsidR="00012EF9" w:rsidRDefault="00012EF9" w:rsidP="001A55D8">
            <w:pPr>
              <w:pStyle w:val="BodyText"/>
              <w:rPr>
                <w:lang w:val="en-US"/>
              </w:rPr>
            </w:pPr>
            <w:r>
              <w:rPr>
                <w:lang w:val="en-US"/>
              </w:rPr>
              <w:t>9</w:t>
            </w:r>
          </w:p>
        </w:tc>
        <w:tc>
          <w:tcPr>
            <w:tcW w:w="3686" w:type="dxa"/>
          </w:tcPr>
          <w:p w14:paraId="431CC612" w14:textId="77777777" w:rsidR="00012EF9" w:rsidRDefault="00012EF9" w:rsidP="001A55D8">
            <w:pPr>
              <w:pStyle w:val="BodyText"/>
              <w:rPr>
                <w:lang w:val="en-US"/>
              </w:rPr>
            </w:pPr>
          </w:p>
        </w:tc>
        <w:tc>
          <w:tcPr>
            <w:tcW w:w="1417" w:type="dxa"/>
          </w:tcPr>
          <w:p w14:paraId="41E76D31" w14:textId="77777777" w:rsidR="00012EF9" w:rsidRDefault="00012EF9" w:rsidP="001A55D8">
            <w:pPr>
              <w:pStyle w:val="BodyText"/>
              <w:rPr>
                <w:lang w:val="en-US"/>
              </w:rPr>
            </w:pPr>
          </w:p>
        </w:tc>
        <w:tc>
          <w:tcPr>
            <w:tcW w:w="1134" w:type="dxa"/>
          </w:tcPr>
          <w:p w14:paraId="6654C3AB" w14:textId="77777777" w:rsidR="00012EF9" w:rsidRDefault="00012EF9" w:rsidP="001A55D8">
            <w:pPr>
              <w:pStyle w:val="BodyText"/>
              <w:rPr>
                <w:lang w:val="en-US"/>
              </w:rPr>
            </w:pPr>
          </w:p>
        </w:tc>
        <w:tc>
          <w:tcPr>
            <w:tcW w:w="1134" w:type="dxa"/>
          </w:tcPr>
          <w:p w14:paraId="5CE37347" w14:textId="77777777" w:rsidR="00012EF9" w:rsidRDefault="00012EF9" w:rsidP="001A55D8">
            <w:pPr>
              <w:pStyle w:val="BodyText"/>
              <w:rPr>
                <w:lang w:val="en-US"/>
              </w:rPr>
            </w:pPr>
          </w:p>
        </w:tc>
        <w:tc>
          <w:tcPr>
            <w:tcW w:w="2268" w:type="dxa"/>
          </w:tcPr>
          <w:p w14:paraId="1CCA43CF" w14:textId="77777777" w:rsidR="00012EF9" w:rsidRPr="00806157" w:rsidRDefault="00012EF9" w:rsidP="001A55D8">
            <w:pPr>
              <w:pStyle w:val="BodyText"/>
              <w:rPr>
                <w:lang w:val="en-US"/>
              </w:rPr>
            </w:pPr>
          </w:p>
        </w:tc>
      </w:tr>
    </w:tbl>
    <w:p w14:paraId="67277D45" w14:textId="5A6B1E03" w:rsidR="00012EF9" w:rsidRDefault="00012EF9" w:rsidP="00012EF9">
      <w:pPr>
        <w:pStyle w:val="Caption"/>
      </w:pPr>
      <w:bookmarkStart w:id="261" w:name="_Toc57194759"/>
      <w:bookmarkStart w:id="262" w:name="_Toc70700733"/>
      <w:r w:rsidRPr="00C75AE5">
        <w:t xml:space="preserve">Table </w:t>
      </w:r>
      <w:r>
        <w:rPr>
          <w:noProof/>
        </w:rPr>
        <w:fldChar w:fldCharType="begin"/>
      </w:r>
      <w:r>
        <w:rPr>
          <w:noProof/>
        </w:rPr>
        <w:instrText xml:space="preserve"> SEQ Table \* ARABIC </w:instrText>
      </w:r>
      <w:r>
        <w:rPr>
          <w:noProof/>
        </w:rPr>
        <w:fldChar w:fldCharType="separate"/>
      </w:r>
      <w:r w:rsidR="002F02E1">
        <w:rPr>
          <w:noProof/>
        </w:rPr>
        <w:t>17</w:t>
      </w:r>
      <w:r>
        <w:rPr>
          <w:noProof/>
        </w:rPr>
        <w:fldChar w:fldCharType="end"/>
      </w:r>
      <w:r w:rsidRPr="00C75AE5">
        <w:t xml:space="preserve">: </w:t>
      </w:r>
      <w:r>
        <w:t>Open Concerns</w:t>
      </w:r>
      <w:bookmarkEnd w:id="261"/>
      <w:bookmarkEnd w:id="262"/>
    </w:p>
    <w:p w14:paraId="70FDB088" w14:textId="77777777" w:rsidR="00012EF9" w:rsidRDefault="00012EF9" w:rsidP="00012EF9"/>
    <w:p w14:paraId="4F6A43E5" w14:textId="77777777" w:rsidR="00012EF9" w:rsidRPr="007C20FA" w:rsidRDefault="00012EF9" w:rsidP="00012EF9">
      <w:pPr>
        <w:pStyle w:val="Heading1"/>
        <w:tabs>
          <w:tab w:val="clear" w:pos="432"/>
        </w:tabs>
      </w:pPr>
      <w:bookmarkStart w:id="263" w:name="_Ref51772662"/>
      <w:bookmarkStart w:id="264" w:name="_Toc57194730"/>
      <w:bookmarkStart w:id="265" w:name="_Toc70700707"/>
      <w:r>
        <w:lastRenderedPageBreak/>
        <w:t>Revision History</w:t>
      </w:r>
      <w:bookmarkEnd w:id="263"/>
      <w:bookmarkEnd w:id="264"/>
      <w:bookmarkEnd w:id="265"/>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7"/>
        <w:gridCol w:w="107"/>
        <w:gridCol w:w="743"/>
        <w:gridCol w:w="250"/>
        <w:gridCol w:w="743"/>
        <w:gridCol w:w="4501"/>
        <w:gridCol w:w="1168"/>
        <w:gridCol w:w="250"/>
        <w:gridCol w:w="1417"/>
      </w:tblGrid>
      <w:tr w:rsidR="00012EF9" w:rsidRPr="00791DF4" w14:paraId="09BA6438" w14:textId="77777777" w:rsidTr="001A55D8">
        <w:trPr>
          <w:tblHeader/>
        </w:trPr>
        <w:tc>
          <w:tcPr>
            <w:tcW w:w="1134" w:type="dxa"/>
            <w:gridSpan w:val="2"/>
            <w:shd w:val="clear" w:color="auto" w:fill="D9D9D9" w:themeFill="background1" w:themeFillShade="D9"/>
          </w:tcPr>
          <w:p w14:paraId="3ABB9703" w14:textId="77777777" w:rsidR="00012EF9" w:rsidRPr="00791DF4" w:rsidRDefault="00012EF9" w:rsidP="001A55D8">
            <w:pPr>
              <w:pStyle w:val="Caption"/>
            </w:pPr>
            <w:r w:rsidRPr="00791DF4">
              <w:t>Revision</w:t>
            </w:r>
          </w:p>
        </w:tc>
        <w:tc>
          <w:tcPr>
            <w:tcW w:w="993" w:type="dxa"/>
            <w:gridSpan w:val="2"/>
            <w:shd w:val="clear" w:color="auto" w:fill="D9D9D9" w:themeFill="background1" w:themeFillShade="D9"/>
          </w:tcPr>
          <w:p w14:paraId="499D1A5E" w14:textId="77777777" w:rsidR="00012EF9" w:rsidRPr="00791DF4" w:rsidRDefault="00012EF9" w:rsidP="001A55D8">
            <w:pPr>
              <w:pStyle w:val="Caption"/>
            </w:pPr>
            <w:r w:rsidRPr="00791DF4">
              <w:t>Date</w:t>
            </w:r>
          </w:p>
        </w:tc>
        <w:tc>
          <w:tcPr>
            <w:tcW w:w="5244" w:type="dxa"/>
            <w:gridSpan w:val="2"/>
            <w:shd w:val="clear" w:color="auto" w:fill="D9D9D9" w:themeFill="background1" w:themeFillShade="D9"/>
          </w:tcPr>
          <w:p w14:paraId="2B095E8B" w14:textId="77777777" w:rsidR="00012EF9" w:rsidRPr="00791DF4" w:rsidRDefault="00012EF9" w:rsidP="001A55D8">
            <w:pPr>
              <w:pStyle w:val="Caption"/>
            </w:pPr>
            <w:r w:rsidRPr="00791DF4">
              <w:t>Description</w:t>
            </w:r>
          </w:p>
        </w:tc>
        <w:tc>
          <w:tcPr>
            <w:tcW w:w="1418" w:type="dxa"/>
            <w:gridSpan w:val="2"/>
            <w:shd w:val="clear" w:color="auto" w:fill="D9D9D9" w:themeFill="background1" w:themeFillShade="D9"/>
          </w:tcPr>
          <w:p w14:paraId="217CBE88" w14:textId="77777777" w:rsidR="00012EF9" w:rsidRPr="00791DF4" w:rsidRDefault="00012EF9" w:rsidP="001A55D8">
            <w:pPr>
              <w:pStyle w:val="Caption"/>
            </w:pPr>
            <w:r w:rsidRPr="00791DF4">
              <w:t>Approved by</w:t>
            </w:r>
          </w:p>
        </w:tc>
        <w:tc>
          <w:tcPr>
            <w:tcW w:w="1417" w:type="dxa"/>
            <w:shd w:val="clear" w:color="auto" w:fill="D9D9D9" w:themeFill="background1" w:themeFillShade="D9"/>
          </w:tcPr>
          <w:p w14:paraId="49A63E8C" w14:textId="77777777" w:rsidR="00012EF9" w:rsidRPr="00791DF4" w:rsidRDefault="00012EF9" w:rsidP="001A55D8">
            <w:pPr>
              <w:pStyle w:val="Caption"/>
            </w:pPr>
            <w:r w:rsidRPr="00791DF4">
              <w:t>Responsible</w:t>
            </w:r>
          </w:p>
        </w:tc>
      </w:tr>
      <w:tr w:rsidR="00012EF9" w:rsidRPr="00791DF4" w14:paraId="4948113C" w14:textId="77777777" w:rsidTr="001A55D8">
        <w:tc>
          <w:tcPr>
            <w:tcW w:w="1134" w:type="dxa"/>
            <w:gridSpan w:val="2"/>
          </w:tcPr>
          <w:p w14:paraId="4EA36646" w14:textId="0262C5CF" w:rsidR="00012EF9" w:rsidRPr="00791DF4" w:rsidRDefault="00A53398" w:rsidP="001A55D8">
            <w:pPr>
              <w:jc w:val="center"/>
              <w:rPr>
                <w:snapToGrid w:val="0"/>
              </w:rPr>
            </w:pPr>
            <w:r>
              <w:rPr>
                <w:snapToGrid w:val="0"/>
              </w:rPr>
              <w:t>1</w:t>
            </w:r>
          </w:p>
        </w:tc>
        <w:tc>
          <w:tcPr>
            <w:tcW w:w="993" w:type="dxa"/>
            <w:gridSpan w:val="2"/>
          </w:tcPr>
          <w:p w14:paraId="6D977287" w14:textId="2DDE4AF2" w:rsidR="00012EF9" w:rsidRPr="00791DF4" w:rsidRDefault="00A53398" w:rsidP="001A55D8">
            <w:pPr>
              <w:jc w:val="center"/>
              <w:rPr>
                <w:snapToGrid w:val="0"/>
              </w:rPr>
            </w:pPr>
            <w:r>
              <w:rPr>
                <w:snapToGrid w:val="0"/>
              </w:rPr>
              <w:t>31 Mar 2021</w:t>
            </w:r>
          </w:p>
        </w:tc>
        <w:tc>
          <w:tcPr>
            <w:tcW w:w="5244" w:type="dxa"/>
            <w:gridSpan w:val="2"/>
          </w:tcPr>
          <w:p w14:paraId="6611A2D8" w14:textId="77777777" w:rsidR="00012EF9" w:rsidRPr="00791DF4" w:rsidRDefault="00012EF9" w:rsidP="001A55D8">
            <w:pPr>
              <w:pStyle w:val="Header"/>
              <w:rPr>
                <w:snapToGrid w:val="0"/>
              </w:rPr>
            </w:pPr>
            <w:r w:rsidRPr="00791DF4">
              <w:rPr>
                <w:snapToGrid w:val="0"/>
              </w:rPr>
              <w:t>Initial version</w:t>
            </w:r>
          </w:p>
        </w:tc>
        <w:tc>
          <w:tcPr>
            <w:tcW w:w="1418" w:type="dxa"/>
            <w:gridSpan w:val="2"/>
          </w:tcPr>
          <w:p w14:paraId="4DA137C5" w14:textId="415A2389" w:rsidR="00012EF9" w:rsidRPr="00791DF4" w:rsidRDefault="00A53398" w:rsidP="001A55D8">
            <w:pPr>
              <w:rPr>
                <w:snapToGrid w:val="0"/>
              </w:rPr>
            </w:pPr>
            <w:r>
              <w:rPr>
                <w:snapToGrid w:val="0"/>
              </w:rPr>
              <w:t>PBRAITH1</w:t>
            </w:r>
          </w:p>
        </w:tc>
        <w:tc>
          <w:tcPr>
            <w:tcW w:w="1417" w:type="dxa"/>
          </w:tcPr>
          <w:p w14:paraId="3CE571B5" w14:textId="0F8D318B" w:rsidR="00012EF9" w:rsidRPr="00791DF4" w:rsidRDefault="00A53398" w:rsidP="001A55D8">
            <w:pPr>
              <w:rPr>
                <w:snapToGrid w:val="0"/>
              </w:rPr>
            </w:pPr>
            <w:r>
              <w:rPr>
                <w:snapToGrid w:val="0"/>
              </w:rPr>
              <w:t>CENGELB</w:t>
            </w:r>
            <w:r w:rsidR="002B6D5E">
              <w:rPr>
                <w:snapToGrid w:val="0"/>
              </w:rPr>
              <w:t>5</w:t>
            </w:r>
          </w:p>
        </w:tc>
      </w:tr>
      <w:tr w:rsidR="00012EF9" w:rsidRPr="00791DF4" w14:paraId="2F03D30B" w14:textId="77777777" w:rsidTr="001A55D8">
        <w:tc>
          <w:tcPr>
            <w:tcW w:w="1134" w:type="dxa"/>
            <w:gridSpan w:val="2"/>
          </w:tcPr>
          <w:p w14:paraId="6CC9F486" w14:textId="77777777" w:rsidR="00012EF9" w:rsidRPr="00791DF4" w:rsidRDefault="00012EF9" w:rsidP="001A55D8">
            <w:pPr>
              <w:jc w:val="center"/>
              <w:rPr>
                <w:snapToGrid w:val="0"/>
              </w:rPr>
            </w:pPr>
          </w:p>
        </w:tc>
        <w:tc>
          <w:tcPr>
            <w:tcW w:w="993" w:type="dxa"/>
            <w:gridSpan w:val="2"/>
          </w:tcPr>
          <w:p w14:paraId="1AB6AEB2" w14:textId="77777777" w:rsidR="00012EF9" w:rsidRPr="00791DF4" w:rsidRDefault="00012EF9" w:rsidP="001A55D8">
            <w:pPr>
              <w:jc w:val="center"/>
              <w:rPr>
                <w:snapToGrid w:val="0"/>
              </w:rPr>
            </w:pPr>
          </w:p>
        </w:tc>
        <w:tc>
          <w:tcPr>
            <w:tcW w:w="5244" w:type="dxa"/>
            <w:gridSpan w:val="2"/>
          </w:tcPr>
          <w:p w14:paraId="6D58996F" w14:textId="77777777" w:rsidR="00012EF9" w:rsidRPr="00791DF4" w:rsidRDefault="00012EF9" w:rsidP="001A55D8">
            <w:pPr>
              <w:pStyle w:val="Header"/>
              <w:rPr>
                <w:snapToGrid w:val="0"/>
              </w:rPr>
            </w:pPr>
          </w:p>
        </w:tc>
        <w:tc>
          <w:tcPr>
            <w:tcW w:w="1418" w:type="dxa"/>
            <w:gridSpan w:val="2"/>
          </w:tcPr>
          <w:p w14:paraId="7B032F0E" w14:textId="77777777" w:rsidR="00012EF9" w:rsidRPr="00791DF4" w:rsidRDefault="00012EF9" w:rsidP="001A55D8">
            <w:pPr>
              <w:rPr>
                <w:snapToGrid w:val="0"/>
              </w:rPr>
            </w:pPr>
          </w:p>
        </w:tc>
        <w:tc>
          <w:tcPr>
            <w:tcW w:w="1417" w:type="dxa"/>
          </w:tcPr>
          <w:p w14:paraId="4431367B" w14:textId="77777777" w:rsidR="00012EF9" w:rsidRPr="00791DF4" w:rsidRDefault="00012EF9" w:rsidP="001A55D8">
            <w:pPr>
              <w:rPr>
                <w:snapToGrid w:val="0"/>
              </w:rPr>
            </w:pPr>
          </w:p>
        </w:tc>
      </w:tr>
      <w:tr w:rsidR="00012EF9" w:rsidRPr="00791DF4" w14:paraId="0F06FB8C" w14:textId="77777777" w:rsidTr="001A55D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1027" w:type="dxa"/>
            <w:tcBorders>
              <w:top w:val="single" w:sz="4" w:space="0" w:color="auto"/>
              <w:left w:val="single" w:sz="4" w:space="0" w:color="auto"/>
              <w:bottom w:val="single" w:sz="4" w:space="0" w:color="auto"/>
              <w:right w:val="single" w:sz="4" w:space="0" w:color="auto"/>
            </w:tcBorders>
          </w:tcPr>
          <w:p w14:paraId="6A443B0F" w14:textId="77777777" w:rsidR="00012EF9" w:rsidRPr="007325EC" w:rsidRDefault="00012EF9" w:rsidP="001A55D8">
            <w:pPr>
              <w:jc w:val="center"/>
              <w:rPr>
                <w:snapToGrid w:val="0"/>
                <w:vanish/>
              </w:rPr>
            </w:pPr>
            <w:bookmarkStart w:id="266" w:name="_Toc4161892"/>
            <w:bookmarkStart w:id="267" w:name="_Toc4162044"/>
            <w:bookmarkStart w:id="268" w:name="_Toc10201377"/>
            <w:bookmarkStart w:id="269" w:name="_Toc11687280"/>
            <w:bookmarkStart w:id="270" w:name="_Toc11740880"/>
            <w:bookmarkStart w:id="271" w:name="_Toc12461805"/>
            <w:bookmarkStart w:id="272" w:name="_Toc12639640"/>
            <w:bookmarkStart w:id="273" w:name="_Toc12949038"/>
            <w:bookmarkStart w:id="274" w:name="_Toc12958641"/>
            <w:bookmarkStart w:id="275" w:name="_Toc12962784"/>
            <w:bookmarkStart w:id="276" w:name="_Toc19090935"/>
            <w:bookmarkStart w:id="277" w:name="_Toc19091031"/>
            <w:bookmarkStart w:id="278" w:name="_Toc23857962"/>
            <w:bookmarkStart w:id="279" w:name="_Toc23858173"/>
            <w:bookmarkStart w:id="280" w:name="_Toc23858268"/>
            <w:bookmarkStart w:id="281" w:name="_Toc25321835"/>
            <w:bookmarkStart w:id="282" w:name="_Toc26370926"/>
            <w:bookmarkStart w:id="283" w:name="_Toc26371672"/>
            <w:bookmarkStart w:id="284" w:name="_Toc26441122"/>
            <w:bookmarkStart w:id="285" w:name="_Toc26450484"/>
            <w:bookmarkStart w:id="286" w:name="_Toc26887530"/>
            <w:bookmarkStart w:id="287" w:name="_Toc26887624"/>
            <w:bookmarkStart w:id="288" w:name="_Toc32420652"/>
            <w:bookmarkStart w:id="289" w:name="_Toc33001423"/>
            <w:bookmarkStart w:id="290" w:name="_Toc33002751"/>
            <w:bookmarkStart w:id="291" w:name="_Toc33027729"/>
            <w:bookmarkStart w:id="292" w:name="_Toc34681989"/>
            <w:bookmarkStart w:id="293" w:name="_Toc51770234"/>
            <w:bookmarkStart w:id="294" w:name="_Toc51773285"/>
            <w:bookmarkStart w:id="295" w:name="_Toc51773823"/>
            <w:bookmarkStart w:id="296" w:name="_Toc57127306"/>
            <w:bookmarkStart w:id="297" w:name="_Toc57128820"/>
            <w:bookmarkStart w:id="298" w:name="_Toc57129037"/>
            <w:bookmarkStart w:id="299" w:name="_Toc57191997"/>
            <w:bookmarkStart w:id="300" w:name="_Toc57193691"/>
            <w:bookmarkStart w:id="301" w:name="_Toc57194116"/>
            <w:bookmarkStart w:id="302" w:name="_Toc57194731"/>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r w:rsidRPr="007325EC">
              <w:rPr>
                <w:snapToGrid w:val="0"/>
                <w:vanish/>
              </w:rPr>
              <w:t>6</w:t>
            </w:r>
          </w:p>
        </w:tc>
        <w:tc>
          <w:tcPr>
            <w:tcW w:w="850" w:type="dxa"/>
            <w:gridSpan w:val="2"/>
            <w:tcBorders>
              <w:top w:val="single" w:sz="4" w:space="0" w:color="auto"/>
              <w:left w:val="single" w:sz="4" w:space="0" w:color="auto"/>
              <w:bottom w:val="single" w:sz="4" w:space="0" w:color="auto"/>
              <w:right w:val="single" w:sz="4" w:space="0" w:color="auto"/>
            </w:tcBorders>
          </w:tcPr>
          <w:p w14:paraId="569AA117" w14:textId="77777777" w:rsidR="00012EF9" w:rsidRPr="007325EC" w:rsidRDefault="00012EF9" w:rsidP="001A55D8">
            <w:pPr>
              <w:jc w:val="center"/>
              <w:rPr>
                <w:snapToGrid w:val="0"/>
                <w:vanish/>
              </w:rPr>
            </w:pPr>
            <w:r w:rsidRPr="007325EC">
              <w:rPr>
                <w:snapToGrid w:val="0"/>
                <w:vanish/>
              </w:rPr>
              <w:t>1b</w:t>
            </w:r>
          </w:p>
        </w:tc>
        <w:tc>
          <w:tcPr>
            <w:tcW w:w="993" w:type="dxa"/>
            <w:gridSpan w:val="2"/>
            <w:tcBorders>
              <w:top w:val="single" w:sz="4" w:space="0" w:color="auto"/>
              <w:left w:val="single" w:sz="4" w:space="0" w:color="auto"/>
              <w:bottom w:val="single" w:sz="4" w:space="0" w:color="auto"/>
              <w:right w:val="single" w:sz="4" w:space="0" w:color="auto"/>
            </w:tcBorders>
          </w:tcPr>
          <w:p w14:paraId="0522C5C0" w14:textId="77777777" w:rsidR="00012EF9" w:rsidRPr="007325EC" w:rsidRDefault="00012EF9" w:rsidP="001A55D8">
            <w:pPr>
              <w:jc w:val="center"/>
              <w:rPr>
                <w:snapToGrid w:val="0"/>
                <w:vanish/>
              </w:rPr>
            </w:pPr>
            <w:r w:rsidRPr="007325EC">
              <w:rPr>
                <w:snapToGrid w:val="0"/>
                <w:vanish/>
              </w:rPr>
              <w:t>2020-2</w:t>
            </w:r>
            <w:r>
              <w:rPr>
                <w:snapToGrid w:val="0"/>
                <w:vanish/>
              </w:rPr>
              <w:t>5</w:t>
            </w:r>
            <w:r w:rsidRPr="007325EC">
              <w:rPr>
                <w:snapToGrid w:val="0"/>
                <w:vanish/>
              </w:rPr>
              <w:t>-</w:t>
            </w:r>
            <w:r>
              <w:rPr>
                <w:snapToGrid w:val="0"/>
                <w:vanish/>
              </w:rPr>
              <w:t>11</w:t>
            </w:r>
          </w:p>
        </w:tc>
        <w:tc>
          <w:tcPr>
            <w:tcW w:w="5669" w:type="dxa"/>
            <w:gridSpan w:val="2"/>
            <w:tcBorders>
              <w:top w:val="single" w:sz="4" w:space="0" w:color="auto"/>
              <w:left w:val="single" w:sz="4" w:space="0" w:color="auto"/>
              <w:bottom w:val="single" w:sz="4" w:space="0" w:color="auto"/>
              <w:right w:val="single" w:sz="4" w:space="0" w:color="auto"/>
            </w:tcBorders>
          </w:tcPr>
          <w:p w14:paraId="22091AC9" w14:textId="77777777" w:rsidR="00012EF9" w:rsidRDefault="00012EF9" w:rsidP="001A55D8">
            <w:pPr>
              <w:pStyle w:val="Header"/>
              <w:numPr>
                <w:ilvl w:val="0"/>
                <w:numId w:val="7"/>
              </w:numPr>
              <w:ind w:left="429"/>
              <w:textAlignment w:val="auto"/>
              <w:rPr>
                <w:snapToGrid w:val="0"/>
                <w:vanish/>
              </w:rPr>
            </w:pPr>
            <w:r>
              <w:rPr>
                <w:snapToGrid w:val="0"/>
                <w:vanish/>
              </w:rPr>
              <w:t>Reference to process definition in Stages added to “How to Use” section on cover sheet. User hints removed from “Document Purpose” chapter.</w:t>
            </w:r>
          </w:p>
          <w:p w14:paraId="52556829" w14:textId="77777777" w:rsidR="00012EF9" w:rsidRPr="007325EC" w:rsidRDefault="00012EF9" w:rsidP="001A55D8">
            <w:pPr>
              <w:pStyle w:val="Header"/>
              <w:numPr>
                <w:ilvl w:val="0"/>
                <w:numId w:val="7"/>
              </w:numPr>
              <w:ind w:left="429"/>
              <w:textAlignment w:val="auto"/>
              <w:rPr>
                <w:snapToGrid w:val="0"/>
                <w:vanish/>
              </w:rPr>
            </w:pPr>
            <w:r>
              <w:rPr>
                <w:snapToGrid w:val="0"/>
                <w:vanish/>
              </w:rPr>
              <w:t>RE-Wiki links mostly replaced by Stages links, links to Functional Safety Sharepoint updated</w:t>
            </w:r>
          </w:p>
        </w:tc>
        <w:tc>
          <w:tcPr>
            <w:tcW w:w="1667" w:type="dxa"/>
            <w:gridSpan w:val="2"/>
            <w:tcBorders>
              <w:top w:val="single" w:sz="4" w:space="0" w:color="auto"/>
              <w:left w:val="single" w:sz="4" w:space="0" w:color="auto"/>
              <w:bottom w:val="single" w:sz="4" w:space="0" w:color="auto"/>
              <w:right w:val="single" w:sz="4" w:space="0" w:color="auto"/>
            </w:tcBorders>
          </w:tcPr>
          <w:p w14:paraId="3189D040" w14:textId="77777777" w:rsidR="00012EF9" w:rsidRPr="007325EC" w:rsidRDefault="00012EF9" w:rsidP="001A55D8">
            <w:pPr>
              <w:rPr>
                <w:snapToGrid w:val="0"/>
                <w:vanish/>
              </w:rPr>
            </w:pPr>
            <w:r w:rsidRPr="007325EC">
              <w:rPr>
                <w:snapToGrid w:val="0"/>
                <w:vanish/>
              </w:rPr>
              <w:t>Jbaden1</w:t>
            </w:r>
          </w:p>
        </w:tc>
      </w:tr>
    </w:tbl>
    <w:p w14:paraId="19ECEA9A" w14:textId="77777777" w:rsidR="00012EF9" w:rsidRPr="007D0A79" w:rsidRDefault="00012EF9" w:rsidP="00012EF9">
      <w:pPr>
        <w:rPr>
          <w:vanish/>
        </w:rPr>
      </w:pPr>
    </w:p>
    <w:p w14:paraId="30F0C706" w14:textId="77777777" w:rsidR="00012EF9" w:rsidRDefault="00012EF9" w:rsidP="00012EF9">
      <w:pPr>
        <w:pStyle w:val="Heading1"/>
        <w:tabs>
          <w:tab w:val="clear" w:pos="432"/>
          <w:tab w:val="num" w:pos="360"/>
          <w:tab w:val="left" w:pos="1134"/>
          <w:tab w:val="left" w:pos="2268"/>
          <w:tab w:val="left" w:pos="3402"/>
          <w:tab w:val="left" w:pos="4536"/>
          <w:tab w:val="left" w:pos="5670"/>
          <w:tab w:val="left" w:pos="6804"/>
          <w:tab w:val="left" w:pos="7938"/>
          <w:tab w:val="left" w:pos="9072"/>
        </w:tabs>
        <w:overflowPunct/>
        <w:autoSpaceDE/>
        <w:autoSpaceDN/>
        <w:adjustRightInd/>
        <w:spacing w:before="320" w:after="160"/>
        <w:ind w:left="0" w:firstLine="0"/>
        <w:textAlignment w:val="auto"/>
      </w:pPr>
      <w:bookmarkStart w:id="303" w:name="_Ref51772676"/>
      <w:bookmarkStart w:id="304" w:name="_Toc57194732"/>
      <w:bookmarkStart w:id="305" w:name="_Toc70700708"/>
      <w:r>
        <w:lastRenderedPageBreak/>
        <w:t>Appendix</w:t>
      </w:r>
      <w:bookmarkEnd w:id="303"/>
      <w:bookmarkEnd w:id="304"/>
      <w:bookmarkEnd w:id="305"/>
    </w:p>
    <w:p w14:paraId="15409CE3" w14:textId="77777777" w:rsidR="00606B4B" w:rsidRDefault="00606B4B" w:rsidP="00606B4B">
      <w:pPr>
        <w:pStyle w:val="Heading2"/>
      </w:pPr>
      <w:bookmarkStart w:id="306" w:name="_Toc70700709"/>
      <w:r>
        <w:t>DSI Functional Matrix – steady state</w:t>
      </w:r>
      <w:bookmarkEnd w:id="306"/>
    </w:p>
    <w:p w14:paraId="20100A0C" w14:textId="77777777" w:rsidR="00012EF9" w:rsidRDefault="00012EF9" w:rsidP="00012EF9"/>
    <w:p w14:paraId="0310307F" w14:textId="05B9B012" w:rsidR="00EB43F7" w:rsidRDefault="00BA62C5" w:rsidP="00D56BC1">
      <w:pPr>
        <w:pStyle w:val="NoSpacing"/>
        <w:rPr>
          <w:rFonts w:ascii="Times New Roman" w:eastAsia="Times New Roman" w:hAnsi="Times New Roman" w:cs="Times New Roman"/>
          <w:szCs w:val="20"/>
        </w:rPr>
      </w:pPr>
      <w:hyperlink r:id="rId94" w:history="1">
        <w:r w:rsidR="00884DD5" w:rsidRPr="006B0858">
          <w:rPr>
            <w:rStyle w:val="Hyperlink"/>
            <w:rFonts w:ascii="Times New Roman" w:eastAsia="Times New Roman" w:hAnsi="Times New Roman" w:cs="Times New Roman"/>
            <w:szCs w:val="20"/>
          </w:rPr>
          <w:t>https://azureford.sharepoint.com/sites/Systems-And-SW-Int/Starting/Starting%20feature/1.%20Feature%20Documents/Buttonless%20start/DSI_States_V1.xlsx?d=wd35ea275432e463fb23a5e7a8e17375e</w:t>
        </w:r>
      </w:hyperlink>
    </w:p>
    <w:p w14:paraId="2D835AE4" w14:textId="77777777" w:rsidR="00884DD5" w:rsidRDefault="00884DD5" w:rsidP="00D56BC1">
      <w:pPr>
        <w:pStyle w:val="NoSpacing"/>
        <w:rPr>
          <w:rFonts w:ascii="Times New Roman" w:eastAsia="Times New Roman" w:hAnsi="Times New Roman" w:cs="Times New Roman"/>
          <w:szCs w:val="20"/>
        </w:rPr>
      </w:pPr>
    </w:p>
    <w:p w14:paraId="6D517DC3" w14:textId="77777777" w:rsidR="00EA6652" w:rsidRPr="00EA6652" w:rsidRDefault="00EA6652" w:rsidP="00EA6652">
      <w:bookmarkStart w:id="307" w:name="_Toc426532436"/>
      <w:bookmarkStart w:id="308" w:name="_Toc426532709"/>
      <w:bookmarkStart w:id="309" w:name="_Toc429735065"/>
      <w:bookmarkStart w:id="310" w:name="_Toc429736056"/>
      <w:bookmarkStart w:id="311" w:name="_Toc429740130"/>
      <w:bookmarkStart w:id="312" w:name="_Toc435105691"/>
      <w:bookmarkStart w:id="313" w:name="_Toc435447975"/>
      <w:bookmarkStart w:id="314" w:name="_Toc446338187"/>
      <w:bookmarkStart w:id="315" w:name="_Toc446338376"/>
      <w:bookmarkStart w:id="316" w:name="_Toc446338442"/>
      <w:bookmarkStart w:id="317" w:name="_Toc446338500"/>
      <w:bookmarkStart w:id="318" w:name="_Toc446401092"/>
      <w:bookmarkStart w:id="319" w:name="_Toc446401345"/>
      <w:bookmarkStart w:id="320" w:name="_Toc446401403"/>
      <w:bookmarkStart w:id="321" w:name="_Toc446403147"/>
      <w:bookmarkStart w:id="322" w:name="_Toc446420100"/>
      <w:bookmarkStart w:id="323" w:name="_Toc446420218"/>
      <w:bookmarkStart w:id="324" w:name="_Toc448921022"/>
      <w:bookmarkStart w:id="325" w:name="_Toc455758197"/>
      <w:bookmarkStart w:id="326" w:name="_Toc455943205"/>
      <w:bookmarkStart w:id="327" w:name="_Toc455943280"/>
      <w:bookmarkStart w:id="328" w:name="_Toc455943355"/>
      <w:bookmarkStart w:id="329" w:name="_Toc455987353"/>
      <w:bookmarkStart w:id="330" w:name="_Toc455987426"/>
      <w:bookmarkStart w:id="331" w:name="_Toc455989378"/>
      <w:bookmarkStart w:id="332" w:name="_Toc456007567"/>
      <w:bookmarkStart w:id="333" w:name="_Toc466873871"/>
      <w:bookmarkStart w:id="334" w:name="_Toc466874038"/>
      <w:bookmarkStart w:id="335" w:name="_Toc471214513"/>
      <w:bookmarkStart w:id="336" w:name="_Toc471216892"/>
      <w:bookmarkStart w:id="337" w:name="_Toc472080263"/>
      <w:bookmarkStart w:id="338" w:name="_Toc472492808"/>
      <w:bookmarkStart w:id="339" w:name="_Toc479868722"/>
      <w:bookmarkStart w:id="340" w:name="_Toc481143298"/>
      <w:bookmarkStart w:id="341" w:name="_Toc498522497"/>
      <w:bookmarkStart w:id="342" w:name="_Toc498523514"/>
      <w:bookmarkStart w:id="343" w:name="_Toc498524039"/>
      <w:bookmarkStart w:id="344" w:name="_Toc513649582"/>
      <w:bookmarkStart w:id="345" w:name="_Toc521186202"/>
      <w:bookmarkStart w:id="346" w:name="_Toc528759264"/>
      <w:bookmarkStart w:id="347" w:name="_Toc528768570"/>
      <w:bookmarkStart w:id="348" w:name="_Toc528770517"/>
      <w:bookmarkStart w:id="349" w:name="_Toc530745390"/>
      <w:bookmarkStart w:id="350" w:name="_Toc531340120"/>
      <w:bookmarkStart w:id="351" w:name="_Toc532390833"/>
      <w:bookmarkStart w:id="352" w:name="_Toc532391139"/>
      <w:bookmarkStart w:id="353" w:name="_Toc534967878"/>
      <w:bookmarkStart w:id="354" w:name="_Toc534967978"/>
      <w:bookmarkStart w:id="355" w:name="_Toc534968078"/>
      <w:bookmarkStart w:id="356" w:name="_Toc534968180"/>
      <w:bookmarkStart w:id="357" w:name="_Toc6307817"/>
      <w:bookmarkStart w:id="358" w:name="_Toc6307952"/>
      <w:bookmarkStart w:id="359" w:name="_Toc6466326"/>
      <w:bookmarkStart w:id="360" w:name="_Toc6466462"/>
      <w:bookmarkStart w:id="361" w:name="_Toc11650685"/>
      <w:bookmarkStart w:id="362" w:name="_Toc12531100"/>
      <w:bookmarkStart w:id="363" w:name="_Toc53408775"/>
      <w:bookmarkStart w:id="364" w:name="_Toc53408868"/>
      <w:bookmarkStart w:id="365" w:name="_Toc57283994"/>
      <w:bookmarkStart w:id="366" w:name="_Toc66802233"/>
      <w:bookmarkStart w:id="367" w:name="_Toc66885286"/>
      <w:bookmarkStart w:id="368" w:name="_Definitions"/>
      <w:bookmarkStart w:id="369" w:name="_Abbreviations"/>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p>
    <w:p w14:paraId="6A52A4F6" w14:textId="77777777" w:rsidR="009A5EBD" w:rsidRPr="00DA6CFF" w:rsidRDefault="009A5EBD" w:rsidP="00EA6652">
      <w:pPr>
        <w:spacing w:before="1440"/>
        <w:jc w:val="center"/>
        <w:rPr>
          <w:sz w:val="32"/>
        </w:rPr>
      </w:pPr>
      <w:r w:rsidRPr="00DA6CFF">
        <w:rPr>
          <w:sz w:val="32"/>
        </w:rPr>
        <w:t>Document ends here.</w:t>
      </w:r>
    </w:p>
    <w:sectPr w:rsidR="009A5EBD" w:rsidRPr="00DA6CFF" w:rsidSect="00EB5679">
      <w:headerReference w:type="default" r:id="rId95"/>
      <w:footerReference w:type="default" r:id="rId96"/>
      <w:pgSz w:w="11907" w:h="16840" w:code="9"/>
      <w:pgMar w:top="1440" w:right="862" w:bottom="1440" w:left="862" w:header="567" w:footer="737" w:gutter="0"/>
      <w:cols w:space="720"/>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24" w:author="Engelbrecht, CP (C.)" w:date="2021-04-30T10:30:00Z" w:initials="EC(">
    <w:p w14:paraId="44AFEB5B" w14:textId="1FEC843D" w:rsidR="00DF1140" w:rsidRDefault="00DF1140">
      <w:pPr>
        <w:pStyle w:val="CommentText"/>
      </w:pPr>
      <w:r>
        <w:rPr>
          <w:rStyle w:val="CommentReference"/>
        </w:rPr>
        <w:annotationRef/>
      </w:r>
      <w:r>
        <w:t xml:space="preserve">Will we have </w:t>
      </w:r>
      <w:r w:rsidR="00FB1655">
        <w:t>a vehicle powerdown timer menu option in SYNC?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4AFEB5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4AFEB5B" w16cid:durableId="24365AC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EC491B" w14:textId="77777777" w:rsidR="00BA62C5" w:rsidRDefault="00BA62C5">
      <w:r>
        <w:separator/>
      </w:r>
    </w:p>
    <w:p w14:paraId="38BD584A" w14:textId="77777777" w:rsidR="00BA62C5" w:rsidRDefault="00BA62C5"/>
    <w:p w14:paraId="52F0F3A9" w14:textId="77777777" w:rsidR="00BA62C5" w:rsidRDefault="00BA62C5"/>
  </w:endnote>
  <w:endnote w:type="continuationSeparator" w:id="0">
    <w:p w14:paraId="73FB3F29" w14:textId="77777777" w:rsidR="00BA62C5" w:rsidRDefault="00BA62C5">
      <w:r>
        <w:continuationSeparator/>
      </w:r>
    </w:p>
    <w:p w14:paraId="08B30CD2" w14:textId="77777777" w:rsidR="00BA62C5" w:rsidRDefault="00BA62C5"/>
    <w:p w14:paraId="57FF9C25" w14:textId="77777777" w:rsidR="00BA62C5" w:rsidRDefault="00BA62C5"/>
  </w:endnote>
  <w:endnote w:type="continuationNotice" w:id="1">
    <w:p w14:paraId="5EBE5C06" w14:textId="77777777" w:rsidR="00BA62C5" w:rsidRDefault="00BA62C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Arial (W1)">
    <w:altName w:val="Arial"/>
    <w:panose1 w:val="00000000000000000000"/>
    <w:charset w:val="00"/>
    <w:family w:val="swiss"/>
    <w:notTrueType/>
    <w:pitch w:val="variable"/>
    <w:sig w:usb0="00000003" w:usb1="00000000" w:usb2="00000000" w:usb3="00000000" w:csb0="00000001" w:csb1="00000000"/>
  </w:font>
  <w:font w:name="Lucida Sans">
    <w:panose1 w:val="020B0602040502020204"/>
    <w:charset w:val="00"/>
    <w:family w:val="swiss"/>
    <w:pitch w:val="variable"/>
    <w:sig w:usb0="8100AAF7" w:usb1="0000807B" w:usb2="00000008" w:usb3="00000000" w:csb0="0000009F" w:csb1="00000000"/>
  </w:font>
  <w:font w:name="Lucida Bright">
    <w:panose1 w:val="02040602050505020304"/>
    <w:charset w:val="00"/>
    <w:family w:val="roman"/>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Univers">
    <w:charset w:val="00"/>
    <w:family w:val="swiss"/>
    <w:pitch w:val="variable"/>
    <w:sig w:usb0="80000287" w:usb1="00000000" w:usb2="00000000" w:usb3="00000000" w:csb0="0000000F"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250646" w14:textId="13AFDEDB" w:rsidR="00EB43F7" w:rsidRDefault="00EB43F7" w:rsidP="002C7DF9">
    <w:pPr>
      <w:rPr>
        <w:rFonts w:cs="Arial"/>
        <w:i/>
        <w:noProof/>
        <w:sz w:val="16"/>
        <w:szCs w:val="16"/>
      </w:rPr>
    </w:pPr>
    <w:r w:rsidRPr="002C7DF9">
      <w:rPr>
        <w:rFonts w:cs="Arial"/>
        <w:i/>
        <w:sz w:val="16"/>
        <w:szCs w:val="16"/>
      </w:rPr>
      <w:t>Docume</w:t>
    </w:r>
    <w:r>
      <w:rPr>
        <w:rFonts w:cs="Arial"/>
        <w:i/>
        <w:sz w:val="16"/>
        <w:szCs w:val="16"/>
      </w:rPr>
      <w:t>nt Owner: CP Engelbrecht (cengelb5)</w:t>
    </w:r>
    <w:r>
      <w:rPr>
        <w:rFonts w:cs="Arial"/>
        <w:i/>
        <w:sz w:val="16"/>
        <w:szCs w:val="16"/>
      </w:rPr>
      <w:tab/>
    </w:r>
    <w:r>
      <w:rPr>
        <w:rFonts w:cs="Arial"/>
        <w:i/>
        <w:sz w:val="16"/>
        <w:szCs w:val="16"/>
      </w:rPr>
      <w:ptab w:relativeTo="margin" w:alignment="right" w:leader="none"/>
    </w:r>
    <w:r w:rsidRPr="002C7DF9">
      <w:rPr>
        <w:rFonts w:cs="Arial"/>
        <w:i/>
        <w:sz w:val="16"/>
        <w:szCs w:val="16"/>
      </w:rPr>
      <w:t xml:space="preserve">Document ID: </w:t>
    </w:r>
    <w:r w:rsidRPr="002C7DF9">
      <w:rPr>
        <w:rFonts w:cs="Arial"/>
        <w:i/>
        <w:sz w:val="16"/>
        <w:szCs w:val="16"/>
      </w:rPr>
      <w:fldChar w:fldCharType="begin"/>
    </w:r>
    <w:r w:rsidRPr="002C7DF9">
      <w:rPr>
        <w:rFonts w:cs="Arial"/>
        <w:i/>
        <w:sz w:val="16"/>
        <w:szCs w:val="16"/>
      </w:rPr>
      <w:instrText xml:space="preserve"> FILENAME  \* Lower  \* MERGEFORMAT </w:instrText>
    </w:r>
    <w:r w:rsidRPr="002C7DF9">
      <w:rPr>
        <w:rFonts w:cs="Arial"/>
        <w:i/>
        <w:sz w:val="16"/>
        <w:szCs w:val="16"/>
      </w:rPr>
      <w:fldChar w:fldCharType="separate"/>
    </w:r>
    <w:r>
      <w:rPr>
        <w:rFonts w:cs="Arial"/>
        <w:i/>
        <w:noProof/>
        <w:sz w:val="16"/>
        <w:szCs w:val="16"/>
      </w:rPr>
      <w:t>ffst01.10_featuredocument_sysmlreporttemplate</w:t>
    </w:r>
    <w:r w:rsidRPr="002C7DF9">
      <w:rPr>
        <w:rFonts w:cs="Arial"/>
        <w:i/>
        <w:noProof/>
        <w:sz w:val="16"/>
        <w:szCs w:val="16"/>
      </w:rPr>
      <w:fldChar w:fldCharType="end"/>
    </w:r>
  </w:p>
  <w:p w14:paraId="051360B4" w14:textId="593DB40D" w:rsidR="00EB43F7" w:rsidRPr="002C7DF9" w:rsidRDefault="00EB43F7" w:rsidP="002C7DF9">
    <w:pPr>
      <w:rPr>
        <w:rFonts w:cs="Arial"/>
        <w:i/>
        <w:sz w:val="16"/>
        <w:szCs w:val="16"/>
      </w:rPr>
    </w:pPr>
    <w:r w:rsidRPr="002C7DF9">
      <w:rPr>
        <w:rFonts w:cs="Arial"/>
        <w:i/>
        <w:sz w:val="16"/>
        <w:szCs w:val="16"/>
      </w:rPr>
      <w:t xml:space="preserve">GIS1 Item Number: </w:t>
    </w:r>
    <w:r w:rsidRPr="002C7DF9">
      <w:rPr>
        <w:rFonts w:cs="Arial"/>
        <w:i/>
        <w:sz w:val="16"/>
        <w:szCs w:val="16"/>
      </w:rPr>
      <w:fldChar w:fldCharType="begin"/>
    </w:r>
    <w:r w:rsidRPr="002C7DF9">
      <w:rPr>
        <w:rFonts w:cs="Arial"/>
        <w:i/>
        <w:sz w:val="16"/>
        <w:szCs w:val="16"/>
      </w:rPr>
      <w:instrText xml:space="preserve"> DOCPROPERTY  DocGis1ItemNumber  \* MERGEFORMAT </w:instrText>
    </w:r>
    <w:r w:rsidRPr="002C7DF9">
      <w:rPr>
        <w:rFonts w:cs="Arial"/>
        <w:i/>
        <w:sz w:val="16"/>
        <w:szCs w:val="16"/>
      </w:rPr>
      <w:fldChar w:fldCharType="separate"/>
    </w:r>
    <w:r w:rsidRPr="002C7DF9">
      <w:rPr>
        <w:rFonts w:cs="Arial"/>
        <w:i/>
        <w:sz w:val="16"/>
        <w:szCs w:val="16"/>
      </w:rPr>
      <w:t>27.60/35</w:t>
    </w:r>
    <w:r w:rsidRPr="002C7DF9">
      <w:rPr>
        <w:rFonts w:cs="Arial"/>
        <w:i/>
        <w:sz w:val="16"/>
        <w:szCs w:val="16"/>
      </w:rPr>
      <w:fldChar w:fldCharType="end"/>
    </w:r>
    <w:r w:rsidRPr="002C7DF9">
      <w:rPr>
        <w:rFonts w:cs="Arial"/>
        <w:i/>
        <w:sz w:val="16"/>
        <w:szCs w:val="16"/>
      </w:rPr>
      <w:tab/>
    </w:r>
    <w:r>
      <w:rPr>
        <w:rFonts w:cs="Arial"/>
        <w:i/>
        <w:sz w:val="16"/>
        <w:szCs w:val="16"/>
      </w:rPr>
      <w:ptab w:relativeTo="margin" w:alignment="right" w:leader="none"/>
    </w:r>
    <w:r w:rsidRPr="002C7DF9">
      <w:rPr>
        <w:rFonts w:cs="Arial"/>
        <w:i/>
        <w:sz w:val="16"/>
        <w:szCs w:val="16"/>
      </w:rPr>
      <w:t>Date Issued: 2020-10-12</w:t>
    </w:r>
  </w:p>
  <w:p w14:paraId="2B48DB02" w14:textId="5356D641" w:rsidR="00EB43F7" w:rsidRPr="004D7C06" w:rsidRDefault="00EB43F7" w:rsidP="003B412B">
    <w:pPr>
      <w:pStyle w:val="FAPfooter"/>
      <w:tabs>
        <w:tab w:val="left" w:pos="4536"/>
        <w:tab w:val="right" w:pos="9923"/>
      </w:tabs>
      <w:rPr>
        <w:rFonts w:ascii="Arial" w:hAnsi="Arial" w:cs="Arial"/>
        <w:i/>
        <w:color w:val="auto"/>
      </w:rPr>
    </w:pPr>
    <w:r w:rsidRPr="002C7DF9">
      <w:rPr>
        <w:rFonts w:ascii="Arial" w:hAnsi="Arial" w:cs="Arial"/>
        <w:i/>
        <w:color w:val="auto"/>
        <w:szCs w:val="16"/>
      </w:rPr>
      <w:t xml:space="preserve">GIS2 Classification: </w:t>
    </w:r>
    <w:r w:rsidRPr="002C7DF9">
      <w:rPr>
        <w:rFonts w:ascii="Arial" w:hAnsi="Arial" w:cs="Arial"/>
        <w:i/>
        <w:color w:val="auto"/>
        <w:szCs w:val="16"/>
      </w:rPr>
      <w:fldChar w:fldCharType="begin"/>
    </w:r>
    <w:r w:rsidRPr="002C7DF9">
      <w:rPr>
        <w:rFonts w:ascii="Arial" w:hAnsi="Arial" w:cs="Arial"/>
        <w:i/>
        <w:color w:val="auto"/>
        <w:szCs w:val="16"/>
      </w:rPr>
      <w:instrText xml:space="preserve"> DOCPROPERTY  DocGis2Classification  \* MERGEFORMAT </w:instrText>
    </w:r>
    <w:r w:rsidRPr="002C7DF9">
      <w:rPr>
        <w:rFonts w:ascii="Arial" w:hAnsi="Arial" w:cs="Arial"/>
        <w:i/>
        <w:color w:val="auto"/>
        <w:szCs w:val="16"/>
      </w:rPr>
      <w:fldChar w:fldCharType="separate"/>
    </w:r>
    <w:r w:rsidRPr="002C7DF9">
      <w:rPr>
        <w:rFonts w:ascii="Arial" w:hAnsi="Arial" w:cs="Arial"/>
        <w:i/>
        <w:color w:val="auto"/>
        <w:szCs w:val="16"/>
      </w:rPr>
      <w:t>Confidential</w:t>
    </w:r>
    <w:r w:rsidRPr="002C7DF9">
      <w:rPr>
        <w:rFonts w:ascii="Arial" w:hAnsi="Arial" w:cs="Arial"/>
        <w:i/>
        <w:color w:val="auto"/>
        <w:szCs w:val="16"/>
      </w:rPr>
      <w:fldChar w:fldCharType="end"/>
    </w:r>
    <w:r w:rsidRPr="002C7DF9">
      <w:rPr>
        <w:rFonts w:ascii="Arial" w:hAnsi="Arial" w:cs="Arial"/>
        <w:i/>
        <w:color w:val="auto"/>
        <w:szCs w:val="16"/>
      </w:rPr>
      <w:tab/>
    </w:r>
    <w:r>
      <w:rPr>
        <w:rFonts w:ascii="Arial" w:hAnsi="Arial" w:cs="Arial"/>
        <w:i/>
        <w:color w:val="auto"/>
        <w:szCs w:val="16"/>
      </w:rPr>
      <w:ptab w:relativeTo="margin" w:alignment="center" w:leader="none"/>
    </w:r>
    <w:r w:rsidRPr="002C7DF9">
      <w:rPr>
        <w:rFonts w:ascii="Arial" w:hAnsi="Arial" w:cs="Arial"/>
        <w:i/>
        <w:color w:val="auto"/>
        <w:szCs w:val="16"/>
      </w:rPr>
      <w:t xml:space="preserve">Page </w:t>
    </w:r>
    <w:r w:rsidRPr="002C7DF9">
      <w:rPr>
        <w:rFonts w:ascii="Arial" w:hAnsi="Arial" w:cs="Arial"/>
        <w:i/>
        <w:color w:val="auto"/>
        <w:szCs w:val="16"/>
        <w:lang w:val="de-DE"/>
      </w:rPr>
      <w:fldChar w:fldCharType="begin"/>
    </w:r>
    <w:r w:rsidRPr="002C7DF9">
      <w:rPr>
        <w:rFonts w:ascii="Arial" w:hAnsi="Arial" w:cs="Arial"/>
        <w:i/>
        <w:color w:val="auto"/>
        <w:szCs w:val="16"/>
      </w:rPr>
      <w:instrText xml:space="preserve"> PAGE </w:instrText>
    </w:r>
    <w:r w:rsidRPr="002C7DF9">
      <w:rPr>
        <w:rFonts w:ascii="Arial" w:hAnsi="Arial" w:cs="Arial"/>
        <w:i/>
        <w:color w:val="auto"/>
        <w:szCs w:val="16"/>
        <w:lang w:val="de-DE"/>
      </w:rPr>
      <w:fldChar w:fldCharType="separate"/>
    </w:r>
    <w:r>
      <w:rPr>
        <w:rFonts w:ascii="Arial" w:hAnsi="Arial" w:cs="Arial"/>
        <w:i/>
        <w:color w:val="auto"/>
        <w:szCs w:val="16"/>
      </w:rPr>
      <w:t>22</w:t>
    </w:r>
    <w:r w:rsidRPr="002C7DF9">
      <w:rPr>
        <w:rFonts w:ascii="Arial" w:hAnsi="Arial" w:cs="Arial"/>
        <w:i/>
        <w:color w:val="auto"/>
        <w:szCs w:val="16"/>
        <w:lang w:val="de-DE"/>
      </w:rPr>
      <w:fldChar w:fldCharType="end"/>
    </w:r>
    <w:r w:rsidRPr="002C7DF9">
      <w:rPr>
        <w:rFonts w:ascii="Arial" w:hAnsi="Arial" w:cs="Arial"/>
        <w:i/>
        <w:color w:val="auto"/>
        <w:szCs w:val="16"/>
      </w:rPr>
      <w:t xml:space="preserve"> of </w:t>
    </w:r>
    <w:r w:rsidRPr="002C7DF9">
      <w:rPr>
        <w:rFonts w:ascii="Arial" w:hAnsi="Arial" w:cs="Arial"/>
        <w:i/>
        <w:color w:val="auto"/>
        <w:szCs w:val="16"/>
        <w:lang w:val="de-DE"/>
      </w:rPr>
      <w:fldChar w:fldCharType="begin"/>
    </w:r>
    <w:r w:rsidRPr="002C7DF9">
      <w:rPr>
        <w:rFonts w:ascii="Arial" w:hAnsi="Arial" w:cs="Arial"/>
        <w:i/>
        <w:color w:val="auto"/>
        <w:szCs w:val="16"/>
      </w:rPr>
      <w:instrText xml:space="preserve"> NUMPAGES </w:instrText>
    </w:r>
    <w:r w:rsidRPr="002C7DF9">
      <w:rPr>
        <w:rFonts w:ascii="Arial" w:hAnsi="Arial" w:cs="Arial"/>
        <w:i/>
        <w:color w:val="auto"/>
        <w:szCs w:val="16"/>
        <w:lang w:val="de-DE"/>
      </w:rPr>
      <w:fldChar w:fldCharType="separate"/>
    </w:r>
    <w:r>
      <w:rPr>
        <w:rFonts w:ascii="Arial" w:hAnsi="Arial" w:cs="Arial"/>
        <w:i/>
        <w:color w:val="auto"/>
        <w:szCs w:val="16"/>
      </w:rPr>
      <w:t>65</w:t>
    </w:r>
    <w:r w:rsidRPr="002C7DF9">
      <w:rPr>
        <w:rFonts w:ascii="Arial" w:hAnsi="Arial" w:cs="Arial"/>
        <w:i/>
        <w:color w:val="auto"/>
        <w:szCs w:val="16"/>
        <w:lang w:val="de-DE"/>
      </w:rPr>
      <w:fldChar w:fldCharType="end"/>
    </w:r>
    <w:r>
      <w:rPr>
        <w:rFonts w:ascii="Arial" w:hAnsi="Arial" w:cs="Arial"/>
        <w:i/>
        <w:color w:val="auto"/>
        <w:szCs w:val="16"/>
      </w:rPr>
      <w:ptab w:relativeTo="margin" w:alignment="right" w:leader="none"/>
    </w:r>
    <w:r w:rsidRPr="002C7DF9">
      <w:rPr>
        <w:rFonts w:ascii="Arial" w:hAnsi="Arial" w:cs="Arial"/>
        <w:i/>
        <w:color w:val="auto"/>
        <w:szCs w:val="16"/>
      </w:rPr>
      <w:t>Date Revised</w:t>
    </w:r>
    <w:r>
      <w:rPr>
        <w:rFonts w:ascii="Arial" w:hAnsi="Arial" w:cs="Arial"/>
        <w:i/>
        <w:color w:val="auto"/>
      </w:rPr>
      <w:t>: 2020-10-12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941357" w14:textId="77777777" w:rsidR="00BA62C5" w:rsidRDefault="00BA62C5">
      <w:r>
        <w:separator/>
      </w:r>
    </w:p>
    <w:p w14:paraId="65B6ECE9" w14:textId="77777777" w:rsidR="00BA62C5" w:rsidRDefault="00BA62C5"/>
    <w:p w14:paraId="35AB8D99" w14:textId="77777777" w:rsidR="00BA62C5" w:rsidRDefault="00BA62C5"/>
  </w:footnote>
  <w:footnote w:type="continuationSeparator" w:id="0">
    <w:p w14:paraId="41FE5D19" w14:textId="77777777" w:rsidR="00BA62C5" w:rsidRDefault="00BA62C5">
      <w:r>
        <w:continuationSeparator/>
      </w:r>
    </w:p>
    <w:p w14:paraId="56467181" w14:textId="77777777" w:rsidR="00BA62C5" w:rsidRDefault="00BA62C5"/>
    <w:p w14:paraId="677D5181" w14:textId="77777777" w:rsidR="00BA62C5" w:rsidRDefault="00BA62C5"/>
  </w:footnote>
  <w:footnote w:type="continuationNotice" w:id="1">
    <w:p w14:paraId="7592AF62" w14:textId="77777777" w:rsidR="00BA62C5" w:rsidRDefault="00BA62C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E1480" w14:textId="77777777" w:rsidR="00EB43F7" w:rsidRPr="00FC5500" w:rsidRDefault="00EB43F7" w:rsidP="004204E5">
    <w:pPr>
      <w:ind w:left="-142"/>
      <w:jc w:val="center"/>
      <w:rPr>
        <w:rFonts w:cs="Arial"/>
        <w:b/>
        <w:sz w:val="32"/>
        <w:szCs w:val="32"/>
      </w:rPr>
    </w:pPr>
    <w:r w:rsidRPr="00FC5500">
      <w:rPr>
        <w:rFonts w:cs="Arial"/>
        <w:b/>
        <w:noProof/>
        <w:sz w:val="28"/>
        <w:szCs w:val="32"/>
      </w:rPr>
      <w:drawing>
        <wp:anchor distT="0" distB="0" distL="114300" distR="114300" simplePos="0" relativeHeight="251658240" behindDoc="1" locked="0" layoutInCell="1" allowOverlap="1" wp14:anchorId="231BF0F6" wp14:editId="01F7C4D1">
          <wp:simplePos x="0" y="0"/>
          <wp:positionH relativeFrom="column">
            <wp:align>left</wp:align>
          </wp:positionH>
          <wp:positionV relativeFrom="paragraph">
            <wp:posOffset>-33655</wp:posOffset>
          </wp:positionV>
          <wp:extent cx="1217295" cy="608965"/>
          <wp:effectExtent l="0" t="0" r="1905" b="635"/>
          <wp:wrapNone/>
          <wp:docPr id="5" name="Picture 5"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anchor>
      </w:drawing>
    </w:r>
    <w:r w:rsidRPr="00FC5500">
      <w:rPr>
        <w:rFonts w:cs="Arial"/>
        <w:b/>
        <w:sz w:val="32"/>
        <w:szCs w:val="32"/>
      </w:rPr>
      <w:fldChar w:fldCharType="begin"/>
    </w:r>
    <w:r w:rsidRPr="00FC5500">
      <w:rPr>
        <w:rFonts w:cs="Arial"/>
        <w:b/>
        <w:sz w:val="32"/>
        <w:szCs w:val="32"/>
      </w:rPr>
      <w:instrText xml:space="preserve"> DOCPROPERTY  DocType  \* MERGEFORMAT </w:instrText>
    </w:r>
    <w:r w:rsidRPr="00FC5500">
      <w:rPr>
        <w:rFonts w:cs="Arial"/>
        <w:b/>
        <w:sz w:val="32"/>
        <w:szCs w:val="32"/>
      </w:rPr>
      <w:fldChar w:fldCharType="separate"/>
    </w:r>
    <w:r>
      <w:rPr>
        <w:rFonts w:cs="Arial"/>
        <w:b/>
        <w:sz w:val="32"/>
        <w:szCs w:val="32"/>
      </w:rPr>
      <w:t>Feature Document (FD)</w:t>
    </w:r>
    <w:r w:rsidRPr="00FC5500">
      <w:rPr>
        <w:rFonts w:cs="Arial"/>
        <w:b/>
        <w:sz w:val="32"/>
        <w:szCs w:val="32"/>
      </w:rPr>
      <w:fldChar w:fldCharType="end"/>
    </w:r>
  </w:p>
  <w:p w14:paraId="47D520A8" w14:textId="77777777" w:rsidR="00EB43F7" w:rsidRPr="00FC5500" w:rsidRDefault="00EB43F7" w:rsidP="00FC5500">
    <w:pPr>
      <w:pStyle w:val="Header"/>
      <w:ind w:left="-142"/>
      <w:jc w:val="center"/>
      <w:rPr>
        <w:sz w:val="3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3791ED" w14:textId="2BA44454" w:rsidR="00EB43F7" w:rsidRDefault="00EB43F7" w:rsidP="00CC0D22">
    <w:pPr>
      <w:jc w:val="center"/>
      <w:rPr>
        <w:rFonts w:cs="Arial"/>
        <w:b/>
        <w:sz w:val="22"/>
        <w:szCs w:val="22"/>
      </w:rPr>
    </w:pPr>
    <w:r w:rsidRPr="007739B0">
      <w:rPr>
        <w:noProof/>
        <w:sz w:val="22"/>
        <w:szCs w:val="22"/>
      </w:rPr>
      <w:drawing>
        <wp:anchor distT="0" distB="0" distL="114300" distR="114300" simplePos="0" relativeHeight="251666432" behindDoc="1" locked="0" layoutInCell="1" allowOverlap="1" wp14:anchorId="1946494A" wp14:editId="38765AAD">
          <wp:simplePos x="0" y="0"/>
          <wp:positionH relativeFrom="column">
            <wp:align>left</wp:align>
          </wp:positionH>
          <wp:positionV relativeFrom="paragraph">
            <wp:posOffset>-33655</wp:posOffset>
          </wp:positionV>
          <wp:extent cx="1217295" cy="608965"/>
          <wp:effectExtent l="0" t="0" r="1905" b="635"/>
          <wp:wrapNone/>
          <wp:docPr id="2" name="Picture 2"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anchor>
      </w:drawing>
    </w:r>
    <w:r w:rsidRPr="007739B0">
      <w:rPr>
        <w:rFonts w:cs="Arial"/>
        <w:b/>
        <w:sz w:val="22"/>
        <w:szCs w:val="22"/>
      </w:rPr>
      <w:t>Feature Document</w:t>
    </w:r>
  </w:p>
  <w:p w14:paraId="5DE60B16" w14:textId="521C82F6" w:rsidR="00EB43F7" w:rsidRDefault="00EB43F7" w:rsidP="00CC0D22">
    <w:pPr>
      <w:jc w:val="center"/>
      <w:rPr>
        <w:rFonts w:cs="Arial"/>
        <w:sz w:val="28"/>
      </w:rPr>
    </w:pPr>
    <w:r>
      <w:rPr>
        <w:rFonts w:cs="Arial"/>
        <w:sz w:val="28"/>
      </w:rPr>
      <w:t>Driver Selectable Idle (DSI)</w:t>
    </w:r>
  </w:p>
  <w:p w14:paraId="5D442A99" w14:textId="77777777" w:rsidR="00EB43F7" w:rsidRPr="00F96466" w:rsidRDefault="00EB43F7" w:rsidP="00DB513B">
    <w:pPr>
      <w:pBdr>
        <w:bottom w:val="single" w:sz="4" w:space="1" w:color="auto"/>
      </w:pBdr>
      <w:rPr>
        <w:rFonts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A6AAD"/>
    <w:multiLevelType w:val="hybridMultilevel"/>
    <w:tmpl w:val="50CAC080"/>
    <w:lvl w:ilvl="0" w:tplc="138E9096">
      <w:start w:val="2017"/>
      <w:numFmt w:val="bullet"/>
      <w:lvlText w:val="-"/>
      <w:lvlJc w:val="left"/>
      <w:pPr>
        <w:ind w:left="720" w:hanging="360"/>
      </w:pPr>
      <w:rPr>
        <w:rFonts w:ascii="Arial" w:eastAsia="Times New Roman" w:hAnsi="Arial" w:cs="Arial" w:hint="default"/>
        <w:color w:val="808080" w:themeColor="text1" w:themeTint="7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3A0771"/>
    <w:multiLevelType w:val="hybridMultilevel"/>
    <w:tmpl w:val="7A6C0710"/>
    <w:lvl w:ilvl="0" w:tplc="5CA8110E">
      <w:start w:val="3"/>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AF628BC"/>
    <w:multiLevelType w:val="hybridMultilevel"/>
    <w:tmpl w:val="EF507B44"/>
    <w:lvl w:ilvl="0" w:tplc="6C0C8EA6">
      <w:start w:val="1"/>
      <w:numFmt w:val="bullet"/>
      <w:lvlText w:val=""/>
      <w:lvlJc w:val="left"/>
      <w:pPr>
        <w:ind w:left="576" w:firstLine="14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875787"/>
    <w:multiLevelType w:val="hybridMultilevel"/>
    <w:tmpl w:val="CEBEE3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030FFB"/>
    <w:multiLevelType w:val="hybridMultilevel"/>
    <w:tmpl w:val="A7BA0194"/>
    <w:lvl w:ilvl="0" w:tplc="042C829C">
      <w:start w:val="1"/>
      <w:numFmt w:val="bullet"/>
      <w:lvlText w:val=""/>
      <w:lvlJc w:val="left"/>
      <w:pPr>
        <w:ind w:left="1008" w:hanging="72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7B2440"/>
    <w:multiLevelType w:val="hybridMultilevel"/>
    <w:tmpl w:val="BB38C6B0"/>
    <w:lvl w:ilvl="0" w:tplc="FFFFFFFF">
      <w:start w:val="1"/>
      <w:numFmt w:val="bullet"/>
      <w:pStyle w:val="UnordList"/>
      <w:lvlText w:val=""/>
      <w:legacy w:legacy="1" w:legacySpace="120" w:legacyIndent="360"/>
      <w:lvlJc w:val="left"/>
      <w:pPr>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3007411"/>
    <w:multiLevelType w:val="hybridMultilevel"/>
    <w:tmpl w:val="C60C51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4F2964"/>
    <w:multiLevelType w:val="hybridMultilevel"/>
    <w:tmpl w:val="459E4FA2"/>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2A6B7434"/>
    <w:multiLevelType w:val="hybridMultilevel"/>
    <w:tmpl w:val="9BD27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A56A2F"/>
    <w:multiLevelType w:val="hybridMultilevel"/>
    <w:tmpl w:val="B1CC5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1543BB"/>
    <w:multiLevelType w:val="hybridMultilevel"/>
    <w:tmpl w:val="ABCC258A"/>
    <w:lvl w:ilvl="0" w:tplc="04090001">
      <w:start w:val="1"/>
      <w:numFmt w:val="bullet"/>
      <w:lvlText w:val=""/>
      <w:lvlJc w:val="left"/>
      <w:pPr>
        <w:tabs>
          <w:tab w:val="num" w:pos="720"/>
        </w:tabs>
        <w:ind w:left="720" w:hanging="360"/>
      </w:pPr>
      <w:rPr>
        <w:rFonts w:ascii="Symbol" w:hAnsi="Symbol" w:hint="default"/>
      </w:rPr>
    </w:lvl>
    <w:lvl w:ilvl="1" w:tplc="46268C9C">
      <w:start w:val="1"/>
      <w:numFmt w:val="bullet"/>
      <w:pStyle w:val="FormatvorlageNOTELinks125cm"/>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C793CC5"/>
    <w:multiLevelType w:val="hybridMultilevel"/>
    <w:tmpl w:val="2092CE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CEA0CAE"/>
    <w:multiLevelType w:val="singleLevel"/>
    <w:tmpl w:val="5A607A70"/>
    <w:lvl w:ilvl="0">
      <w:numFmt w:val="none"/>
      <w:pStyle w:val="UcName"/>
      <w:lvlText w:val="Use Case:"/>
      <w:lvlJc w:val="left"/>
      <w:pPr>
        <w:tabs>
          <w:tab w:val="num" w:pos="2160"/>
        </w:tabs>
        <w:ind w:left="360" w:hanging="360"/>
      </w:pPr>
      <w:rPr>
        <w:rFonts w:cs="Times New Roman"/>
        <w:b w:val="0"/>
        <w:bCs w:val="0"/>
        <w:i w:val="0"/>
        <w:iCs w:val="0"/>
        <w:caps w:val="0"/>
        <w:smallCaps w:val="0"/>
        <w:strike w:val="0"/>
        <w:dstrike w:val="0"/>
        <w:noProof w:val="0"/>
        <w:vanish w:val="0"/>
        <w:color w:val="0000FF"/>
        <w:spacing w:val="0"/>
        <w:kern w:val="0"/>
        <w:position w:val="0"/>
        <w:sz w:val="22"/>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abstractNum>
  <w:abstractNum w:abstractNumId="13" w15:restartNumberingAfterBreak="0">
    <w:nsid w:val="42F91582"/>
    <w:multiLevelType w:val="hybridMultilevel"/>
    <w:tmpl w:val="050E2474"/>
    <w:lvl w:ilvl="0" w:tplc="25BE4B32">
      <w:start w:val="6"/>
      <w:numFmt w:val="bullet"/>
      <w:lvlText w:val="-"/>
      <w:lvlJc w:val="left"/>
      <w:pPr>
        <w:ind w:left="360" w:hanging="360"/>
      </w:pPr>
      <w:rPr>
        <w:rFonts w:ascii="Arial" w:eastAsia="Times New Roman" w:hAnsi="Arial" w:cs="Aria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4" w15:restartNumberingAfterBreak="0">
    <w:nsid w:val="471C465B"/>
    <w:multiLevelType w:val="hybridMultilevel"/>
    <w:tmpl w:val="854068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7BE001F"/>
    <w:multiLevelType w:val="hybridMultilevel"/>
    <w:tmpl w:val="9528BD9E"/>
    <w:lvl w:ilvl="0" w:tplc="1924C254">
      <w:start w:val="1"/>
      <w:numFmt w:val="bullet"/>
      <w:lvlText w:val=""/>
      <w:lvlJc w:val="left"/>
      <w:pPr>
        <w:ind w:left="720"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467842"/>
    <w:multiLevelType w:val="hybridMultilevel"/>
    <w:tmpl w:val="85E89062"/>
    <w:lvl w:ilvl="0" w:tplc="04090001">
      <w:start w:val="1"/>
      <w:numFmt w:val="decimal"/>
      <w:pStyle w:val="Style2"/>
      <w:lvlText w:val="&lt;%1&gt;"/>
      <w:lvlJc w:val="left"/>
      <w:pPr>
        <w:tabs>
          <w:tab w:val="num" w:pos="720"/>
        </w:tabs>
        <w:ind w:left="0" w:firstLine="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7" w15:restartNumberingAfterBreak="0">
    <w:nsid w:val="492C4FEB"/>
    <w:multiLevelType w:val="hybridMultilevel"/>
    <w:tmpl w:val="BE241F42"/>
    <w:lvl w:ilvl="0" w:tplc="6E2298C0">
      <w:start w:val="1"/>
      <w:numFmt w:val="bullet"/>
      <w:lvlText w:val=""/>
      <w:lvlJc w:val="left"/>
      <w:pPr>
        <w:ind w:left="288" w:firstLine="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23A42CF"/>
    <w:multiLevelType w:val="hybridMultilevel"/>
    <w:tmpl w:val="2AAEC81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564769"/>
    <w:multiLevelType w:val="hybridMultilevel"/>
    <w:tmpl w:val="BB24D4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1BB1F9C"/>
    <w:multiLevelType w:val="hybridMultilevel"/>
    <w:tmpl w:val="D954EA74"/>
    <w:lvl w:ilvl="0" w:tplc="934AF57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C0307D2"/>
    <w:multiLevelType w:val="hybridMultilevel"/>
    <w:tmpl w:val="7CDC79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DC9192C"/>
    <w:multiLevelType w:val="hybridMultilevel"/>
    <w:tmpl w:val="EABCE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F6832C7"/>
    <w:multiLevelType w:val="hybridMultilevel"/>
    <w:tmpl w:val="8CC4D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2491962"/>
    <w:multiLevelType w:val="hybridMultilevel"/>
    <w:tmpl w:val="21F2B7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33D34F7"/>
    <w:multiLevelType w:val="hybridMultilevel"/>
    <w:tmpl w:val="85CEB06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5866B54"/>
    <w:multiLevelType w:val="hybridMultilevel"/>
    <w:tmpl w:val="6B46EBD6"/>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6C82699"/>
    <w:multiLevelType w:val="multilevel"/>
    <w:tmpl w:val="AC76A3CE"/>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4120"/>
        </w:tabs>
        <w:ind w:left="4120" w:hanging="576"/>
      </w:pPr>
      <w:rPr>
        <w:rFonts w:hint="default"/>
      </w:rPr>
    </w:lvl>
    <w:lvl w:ilvl="2">
      <w:start w:val="1"/>
      <w:numFmt w:val="decimal"/>
      <w:pStyle w:val="Heading3"/>
      <w:lvlText w:val="%1.%2.%3"/>
      <w:lvlJc w:val="left"/>
      <w:pPr>
        <w:tabs>
          <w:tab w:val="num" w:pos="720"/>
        </w:tabs>
        <w:ind w:left="720" w:hanging="720"/>
      </w:pPr>
      <w:rPr>
        <w:rFonts w:ascii="Arial" w:hAnsi="Arial" w:cs="Arial" w:hint="default"/>
        <w:sz w:val="24"/>
        <w:szCs w:val="24"/>
        <w:u w:val="none"/>
      </w:rPr>
    </w:lvl>
    <w:lvl w:ilvl="3">
      <w:start w:val="1"/>
      <w:numFmt w:val="decimal"/>
      <w:pStyle w:val="Heading4"/>
      <w:lvlText w:val="%1.%2.%3.%4"/>
      <w:lvlJc w:val="left"/>
      <w:pPr>
        <w:tabs>
          <w:tab w:val="num" w:pos="3064"/>
        </w:tabs>
        <w:ind w:left="1984" w:firstLine="0"/>
      </w:pPr>
      <w:rPr>
        <w:rFonts w:ascii="Arial" w:hAnsi="Arial" w:cs="Arial" w:hint="default"/>
        <w:i w:val="0"/>
        <w:u w:val="none"/>
      </w:rPr>
    </w:lvl>
    <w:lvl w:ilvl="4">
      <w:start w:val="1"/>
      <w:numFmt w:val="decimal"/>
      <w:pStyle w:val="Heading5"/>
      <w:lvlText w:val="%1.%2.%3.%4.%5"/>
      <w:lvlJc w:val="left"/>
      <w:pPr>
        <w:tabs>
          <w:tab w:val="num" w:pos="1008"/>
        </w:tabs>
        <w:ind w:left="1008" w:hanging="1008"/>
      </w:pPr>
      <w:rPr>
        <w:rFonts w:ascii="Times New Roman" w:hAnsi="Times New Roman" w:hint="default"/>
        <w:b w:val="0"/>
        <w:bCs/>
        <w:i w:val="0"/>
        <w:iCs w:val="0"/>
        <w:caps w:val="0"/>
        <w:smallCaps w:val="0"/>
        <w:strike w:val="0"/>
        <w:dstrike w:val="0"/>
        <w:color w:val="auto"/>
        <w:spacing w:val="0"/>
        <w:w w:val="100"/>
        <w:kern w:val="0"/>
        <w:position w:val="0"/>
        <w:sz w:val="24"/>
        <w:u w:val="single"/>
        <w:effect w:val="none"/>
        <w:em w:val="none"/>
      </w:rPr>
    </w:lvl>
    <w:lvl w:ilvl="5">
      <w:start w:val="1"/>
      <w:numFmt w:val="decimal"/>
      <w:pStyle w:val="Heading6"/>
      <w:lvlText w:val="%1.%2.%3.%4.%5.%6"/>
      <w:lvlJc w:val="left"/>
      <w:pPr>
        <w:tabs>
          <w:tab w:val="num" w:pos="1152"/>
        </w:tabs>
        <w:ind w:left="1152" w:hanging="1152"/>
      </w:pPr>
      <w:rPr>
        <w:rFonts w:ascii="Times New Roman" w:hAnsi="Times New Roman" w:hint="default"/>
        <w:b/>
        <w:i w:val="0"/>
        <w:color w:val="auto"/>
        <w:sz w:val="20"/>
        <w:u w:val="single"/>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8" w15:restartNumberingAfterBreak="0">
    <w:nsid w:val="773611DE"/>
    <w:multiLevelType w:val="hybridMultilevel"/>
    <w:tmpl w:val="5CC80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6"/>
  </w:num>
  <w:num w:numId="3">
    <w:abstractNumId w:val="10"/>
  </w:num>
  <w:num w:numId="4">
    <w:abstractNumId w:val="12"/>
  </w:num>
  <w:num w:numId="5">
    <w:abstractNumId w:val="27"/>
  </w:num>
  <w:num w:numId="6">
    <w:abstractNumId w:val="21"/>
  </w:num>
  <w:num w:numId="7">
    <w:abstractNumId w:val="8"/>
  </w:num>
  <w:num w:numId="8">
    <w:abstractNumId w:val="0"/>
  </w:num>
  <w:num w:numId="9">
    <w:abstractNumId w:val="27"/>
    <w:lvlOverride w:ilvl="0">
      <w:lvl w:ilvl="0">
        <w:start w:val="1"/>
        <w:numFmt w:val="decimal"/>
        <w:pStyle w:val="Heading1"/>
        <w:lvlText w:val="%1"/>
        <w:lvlJc w:val="left"/>
        <w:pPr>
          <w:tabs>
            <w:tab w:val="num" w:pos="432"/>
          </w:tabs>
          <w:ind w:left="432" w:hanging="432"/>
        </w:pPr>
        <w:rPr>
          <w:rFonts w:hint="default"/>
        </w:rPr>
      </w:lvl>
    </w:lvlOverride>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1.%2.%3"/>
        <w:lvlJc w:val="left"/>
        <w:pPr>
          <w:ind w:left="0" w:firstLine="0"/>
        </w:pPr>
        <w:rPr>
          <w:rFonts w:ascii="Arial" w:hAnsi="Arial" w:cs="Times New Roman" w:hint="default"/>
          <w:sz w:val="24"/>
          <w:szCs w:val="20"/>
          <w:u w:val="none"/>
        </w:rPr>
      </w:lvl>
    </w:lvlOverride>
    <w:lvlOverride w:ilvl="3">
      <w:lvl w:ilvl="3">
        <w:start w:val="1"/>
        <w:numFmt w:val="decimal"/>
        <w:pStyle w:val="Heading4"/>
        <w:lvlText w:val="%1.%2.%3.%4"/>
        <w:lvlJc w:val="left"/>
        <w:pPr>
          <w:ind w:left="1135" w:hanging="1135"/>
        </w:pPr>
        <w:rPr>
          <w:rFonts w:ascii="Arial" w:hAnsi="Arial" w:cs="Times New Roman" w:hint="default"/>
          <w:i w:val="0"/>
          <w:u w:val="none"/>
        </w:rPr>
      </w:lvl>
    </w:lvlOverride>
    <w:lvlOverride w:ilvl="4">
      <w:lvl w:ilvl="4">
        <w:start w:val="1"/>
        <w:numFmt w:val="decimal"/>
        <w:pStyle w:val="Heading5"/>
        <w:lvlText w:val="%1.%2.%3.%4.%5"/>
        <w:lvlJc w:val="left"/>
        <w:pPr>
          <w:ind w:left="1008" w:hanging="1008"/>
        </w:pPr>
        <w:rPr>
          <w:rFonts w:ascii="Times New Roman" w:hAnsi="Times New Roman" w:hint="default"/>
          <w:b w:val="0"/>
          <w:bCs/>
          <w:i w:val="0"/>
          <w:iCs w:val="0"/>
          <w:caps w:val="0"/>
          <w:smallCaps w:val="0"/>
          <w:strike w:val="0"/>
          <w:dstrike w:val="0"/>
          <w:color w:val="auto"/>
          <w:spacing w:val="0"/>
          <w:w w:val="100"/>
          <w:kern w:val="0"/>
          <w:position w:val="0"/>
          <w:sz w:val="20"/>
          <w:u w:val="none"/>
          <w:effect w:val="none"/>
          <w:em w:val="none"/>
        </w:rPr>
      </w:lvl>
    </w:lvlOverride>
    <w:lvlOverride w:ilvl="5">
      <w:lvl w:ilvl="5">
        <w:start w:val="1"/>
        <w:numFmt w:val="decimal"/>
        <w:pStyle w:val="Heading6"/>
        <w:lvlText w:val="%1.%2.%3.%4.%5.%6"/>
        <w:lvlJc w:val="left"/>
        <w:pPr>
          <w:ind w:left="1152" w:hanging="1152"/>
        </w:pPr>
        <w:rPr>
          <w:rFonts w:ascii="Arial" w:hAnsi="Arial" w:hint="default"/>
          <w:b w:val="0"/>
          <w:i w:val="0"/>
          <w:color w:val="auto"/>
          <w:sz w:val="20"/>
          <w:u w:val="none"/>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10">
    <w:abstractNumId w:val="24"/>
  </w:num>
  <w:num w:numId="11">
    <w:abstractNumId w:val="3"/>
  </w:num>
  <w:num w:numId="12">
    <w:abstractNumId w:val="18"/>
  </w:num>
  <w:num w:numId="13">
    <w:abstractNumId w:val="6"/>
  </w:num>
  <w:num w:numId="14">
    <w:abstractNumId w:val="25"/>
  </w:num>
  <w:num w:numId="15">
    <w:abstractNumId w:val="1"/>
  </w:num>
  <w:num w:numId="16">
    <w:abstractNumId w:val="9"/>
  </w:num>
  <w:num w:numId="17">
    <w:abstractNumId w:val="22"/>
  </w:num>
  <w:num w:numId="18">
    <w:abstractNumId w:val="15"/>
  </w:num>
  <w:num w:numId="19">
    <w:abstractNumId w:val="4"/>
  </w:num>
  <w:num w:numId="20">
    <w:abstractNumId w:val="2"/>
  </w:num>
  <w:num w:numId="21">
    <w:abstractNumId w:val="17"/>
  </w:num>
  <w:num w:numId="22">
    <w:abstractNumId w:val="28"/>
  </w:num>
  <w:num w:numId="23">
    <w:abstractNumId w:val="13"/>
  </w:num>
  <w:num w:numId="24">
    <w:abstractNumId w:val="11"/>
  </w:num>
  <w:num w:numId="25">
    <w:abstractNumId w:val="23"/>
  </w:num>
  <w:num w:numId="26">
    <w:abstractNumId w:val="19"/>
  </w:num>
  <w:num w:numId="27">
    <w:abstractNumId w:val="7"/>
  </w:num>
  <w:num w:numId="28">
    <w:abstractNumId w:val="20"/>
  </w:num>
  <w:num w:numId="29">
    <w:abstractNumId w:val="14"/>
  </w:num>
  <w:num w:numId="30">
    <w:abstractNumId w:val="26"/>
  </w:num>
  <w:numIdMacAtCleanup w:val="1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raithwaite, Paul (P.)">
    <w15:presenceInfo w15:providerId="AD" w15:userId="S::pbraith1@ford.com::d46f0c84-82b7-41a2-b6af-6919bbf86529"/>
  </w15:person>
  <w15:person w15:author="Engelbrecht, CP (C.)">
    <w15:presenceInfo w15:providerId="AD" w15:userId="S::cengelb5@ford.com::734195fa-d817-43f2-b9cc-7f621986cd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hyphenationZone w:val="425"/>
  <w:doNotHyphenateCaps/>
  <w:drawingGridHorizontalSpacing w:val="100"/>
  <w:drawingGridVerticalSpacing w:val="120"/>
  <w:displayHorizontalDrawingGridEvery w:val="2"/>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7AE3"/>
    <w:rsid w:val="00000847"/>
    <w:rsid w:val="00000D1F"/>
    <w:rsid w:val="00000D58"/>
    <w:rsid w:val="00000D93"/>
    <w:rsid w:val="000017C9"/>
    <w:rsid w:val="0000230D"/>
    <w:rsid w:val="0000315C"/>
    <w:rsid w:val="000032BB"/>
    <w:rsid w:val="00003F11"/>
    <w:rsid w:val="00004D83"/>
    <w:rsid w:val="00005A92"/>
    <w:rsid w:val="00005FC3"/>
    <w:rsid w:val="00007E89"/>
    <w:rsid w:val="000104BD"/>
    <w:rsid w:val="00010A44"/>
    <w:rsid w:val="0001147E"/>
    <w:rsid w:val="00011592"/>
    <w:rsid w:val="00011614"/>
    <w:rsid w:val="00011BFD"/>
    <w:rsid w:val="00012252"/>
    <w:rsid w:val="00012769"/>
    <w:rsid w:val="00012953"/>
    <w:rsid w:val="00012BB1"/>
    <w:rsid w:val="00012EF9"/>
    <w:rsid w:val="00013C5A"/>
    <w:rsid w:val="00014016"/>
    <w:rsid w:val="00014199"/>
    <w:rsid w:val="000141E0"/>
    <w:rsid w:val="00014948"/>
    <w:rsid w:val="00014E53"/>
    <w:rsid w:val="00015331"/>
    <w:rsid w:val="000157E2"/>
    <w:rsid w:val="000163E2"/>
    <w:rsid w:val="00016ABC"/>
    <w:rsid w:val="00017167"/>
    <w:rsid w:val="00017443"/>
    <w:rsid w:val="0001799A"/>
    <w:rsid w:val="00020476"/>
    <w:rsid w:val="00022AB0"/>
    <w:rsid w:val="00023212"/>
    <w:rsid w:val="000249DB"/>
    <w:rsid w:val="00024D27"/>
    <w:rsid w:val="000251F3"/>
    <w:rsid w:val="0002567A"/>
    <w:rsid w:val="00025AAB"/>
    <w:rsid w:val="00025DAF"/>
    <w:rsid w:val="00026128"/>
    <w:rsid w:val="000267A0"/>
    <w:rsid w:val="00026C75"/>
    <w:rsid w:val="00027267"/>
    <w:rsid w:val="000276DD"/>
    <w:rsid w:val="0002779D"/>
    <w:rsid w:val="000277AA"/>
    <w:rsid w:val="00030D0D"/>
    <w:rsid w:val="0003288D"/>
    <w:rsid w:val="00033482"/>
    <w:rsid w:val="00033D9D"/>
    <w:rsid w:val="00033EF2"/>
    <w:rsid w:val="00033F84"/>
    <w:rsid w:val="00034A29"/>
    <w:rsid w:val="00034BE4"/>
    <w:rsid w:val="00036948"/>
    <w:rsid w:val="00036D31"/>
    <w:rsid w:val="00037570"/>
    <w:rsid w:val="0003780F"/>
    <w:rsid w:val="00037930"/>
    <w:rsid w:val="00037C2E"/>
    <w:rsid w:val="00037E7D"/>
    <w:rsid w:val="00040464"/>
    <w:rsid w:val="00040A23"/>
    <w:rsid w:val="00042248"/>
    <w:rsid w:val="00042273"/>
    <w:rsid w:val="0004229D"/>
    <w:rsid w:val="00042A25"/>
    <w:rsid w:val="00042E88"/>
    <w:rsid w:val="00042FA9"/>
    <w:rsid w:val="0004342B"/>
    <w:rsid w:val="00043512"/>
    <w:rsid w:val="0004382F"/>
    <w:rsid w:val="00045382"/>
    <w:rsid w:val="0004581D"/>
    <w:rsid w:val="0004585A"/>
    <w:rsid w:val="000458AF"/>
    <w:rsid w:val="00046727"/>
    <w:rsid w:val="0004763A"/>
    <w:rsid w:val="00047820"/>
    <w:rsid w:val="0005083B"/>
    <w:rsid w:val="000508F5"/>
    <w:rsid w:val="000537DA"/>
    <w:rsid w:val="00054662"/>
    <w:rsid w:val="00054DF3"/>
    <w:rsid w:val="00055B2D"/>
    <w:rsid w:val="00055C92"/>
    <w:rsid w:val="0005681C"/>
    <w:rsid w:val="000569C4"/>
    <w:rsid w:val="00057D2A"/>
    <w:rsid w:val="00057D40"/>
    <w:rsid w:val="000608D4"/>
    <w:rsid w:val="00060BD1"/>
    <w:rsid w:val="00060FBD"/>
    <w:rsid w:val="00061059"/>
    <w:rsid w:val="000610E9"/>
    <w:rsid w:val="000613D5"/>
    <w:rsid w:val="000621D8"/>
    <w:rsid w:val="000626F1"/>
    <w:rsid w:val="000627AC"/>
    <w:rsid w:val="00062CF6"/>
    <w:rsid w:val="00062FCB"/>
    <w:rsid w:val="00063792"/>
    <w:rsid w:val="000647CA"/>
    <w:rsid w:val="00064B1C"/>
    <w:rsid w:val="0006574F"/>
    <w:rsid w:val="00065855"/>
    <w:rsid w:val="0006587C"/>
    <w:rsid w:val="000662FD"/>
    <w:rsid w:val="00066407"/>
    <w:rsid w:val="00066C54"/>
    <w:rsid w:val="00066CB4"/>
    <w:rsid w:val="00066EC9"/>
    <w:rsid w:val="000670B8"/>
    <w:rsid w:val="0007004B"/>
    <w:rsid w:val="00070AB0"/>
    <w:rsid w:val="00070BD3"/>
    <w:rsid w:val="000711DE"/>
    <w:rsid w:val="000712AC"/>
    <w:rsid w:val="00071585"/>
    <w:rsid w:val="00071894"/>
    <w:rsid w:val="00071ADB"/>
    <w:rsid w:val="00071D03"/>
    <w:rsid w:val="000720C3"/>
    <w:rsid w:val="000724C7"/>
    <w:rsid w:val="000726A1"/>
    <w:rsid w:val="00072E55"/>
    <w:rsid w:val="00072F14"/>
    <w:rsid w:val="0007468D"/>
    <w:rsid w:val="000746EE"/>
    <w:rsid w:val="0007492E"/>
    <w:rsid w:val="0007499F"/>
    <w:rsid w:val="00075343"/>
    <w:rsid w:val="00075383"/>
    <w:rsid w:val="00075552"/>
    <w:rsid w:val="00075B27"/>
    <w:rsid w:val="000762C2"/>
    <w:rsid w:val="00076352"/>
    <w:rsid w:val="0007668F"/>
    <w:rsid w:val="00076E74"/>
    <w:rsid w:val="0007751C"/>
    <w:rsid w:val="000777F3"/>
    <w:rsid w:val="000808AA"/>
    <w:rsid w:val="00080BEC"/>
    <w:rsid w:val="00082E74"/>
    <w:rsid w:val="0008379F"/>
    <w:rsid w:val="00083867"/>
    <w:rsid w:val="00083BD3"/>
    <w:rsid w:val="00084223"/>
    <w:rsid w:val="0008468A"/>
    <w:rsid w:val="00084D7A"/>
    <w:rsid w:val="00084E40"/>
    <w:rsid w:val="00085408"/>
    <w:rsid w:val="00085DBC"/>
    <w:rsid w:val="00086B39"/>
    <w:rsid w:val="00087486"/>
    <w:rsid w:val="00087C76"/>
    <w:rsid w:val="00090ADB"/>
    <w:rsid w:val="00090D79"/>
    <w:rsid w:val="00090D80"/>
    <w:rsid w:val="00090DA5"/>
    <w:rsid w:val="00091032"/>
    <w:rsid w:val="00091145"/>
    <w:rsid w:val="00091580"/>
    <w:rsid w:val="00092119"/>
    <w:rsid w:val="00092FA9"/>
    <w:rsid w:val="00093386"/>
    <w:rsid w:val="00093FCD"/>
    <w:rsid w:val="000946C3"/>
    <w:rsid w:val="000949AC"/>
    <w:rsid w:val="00094F0D"/>
    <w:rsid w:val="00095508"/>
    <w:rsid w:val="000963CD"/>
    <w:rsid w:val="000965ED"/>
    <w:rsid w:val="000970F1"/>
    <w:rsid w:val="0009740D"/>
    <w:rsid w:val="00097435"/>
    <w:rsid w:val="000977BD"/>
    <w:rsid w:val="000A0043"/>
    <w:rsid w:val="000A0113"/>
    <w:rsid w:val="000A05AC"/>
    <w:rsid w:val="000A08EA"/>
    <w:rsid w:val="000A0A1A"/>
    <w:rsid w:val="000A0B5A"/>
    <w:rsid w:val="000A0BDB"/>
    <w:rsid w:val="000A15CE"/>
    <w:rsid w:val="000A24DC"/>
    <w:rsid w:val="000A27E3"/>
    <w:rsid w:val="000A2FB6"/>
    <w:rsid w:val="000A3524"/>
    <w:rsid w:val="000A4790"/>
    <w:rsid w:val="000A4DDF"/>
    <w:rsid w:val="000A5804"/>
    <w:rsid w:val="000A698B"/>
    <w:rsid w:val="000A6E6E"/>
    <w:rsid w:val="000A753E"/>
    <w:rsid w:val="000A7D1B"/>
    <w:rsid w:val="000A7EA5"/>
    <w:rsid w:val="000B0E08"/>
    <w:rsid w:val="000B116C"/>
    <w:rsid w:val="000B12A5"/>
    <w:rsid w:val="000B16A4"/>
    <w:rsid w:val="000B178D"/>
    <w:rsid w:val="000B1E0D"/>
    <w:rsid w:val="000B20D0"/>
    <w:rsid w:val="000B2108"/>
    <w:rsid w:val="000B2438"/>
    <w:rsid w:val="000B3953"/>
    <w:rsid w:val="000B395B"/>
    <w:rsid w:val="000B39FD"/>
    <w:rsid w:val="000B3EE4"/>
    <w:rsid w:val="000B4670"/>
    <w:rsid w:val="000B49E5"/>
    <w:rsid w:val="000B4DD5"/>
    <w:rsid w:val="000B6212"/>
    <w:rsid w:val="000B658F"/>
    <w:rsid w:val="000B6E05"/>
    <w:rsid w:val="000B7188"/>
    <w:rsid w:val="000B786C"/>
    <w:rsid w:val="000B7AD0"/>
    <w:rsid w:val="000C03D0"/>
    <w:rsid w:val="000C06E1"/>
    <w:rsid w:val="000C0934"/>
    <w:rsid w:val="000C0ABD"/>
    <w:rsid w:val="000C0B77"/>
    <w:rsid w:val="000C13B7"/>
    <w:rsid w:val="000C1483"/>
    <w:rsid w:val="000C1EA6"/>
    <w:rsid w:val="000C1EE1"/>
    <w:rsid w:val="000C20E2"/>
    <w:rsid w:val="000C22EA"/>
    <w:rsid w:val="000C22EC"/>
    <w:rsid w:val="000C254A"/>
    <w:rsid w:val="000C27F8"/>
    <w:rsid w:val="000C2B87"/>
    <w:rsid w:val="000C309E"/>
    <w:rsid w:val="000C35A4"/>
    <w:rsid w:val="000C365A"/>
    <w:rsid w:val="000C375C"/>
    <w:rsid w:val="000C3C3D"/>
    <w:rsid w:val="000C412A"/>
    <w:rsid w:val="000C469D"/>
    <w:rsid w:val="000C4944"/>
    <w:rsid w:val="000C5593"/>
    <w:rsid w:val="000C6558"/>
    <w:rsid w:val="000C6EE8"/>
    <w:rsid w:val="000C76FE"/>
    <w:rsid w:val="000D0EA4"/>
    <w:rsid w:val="000D0F6A"/>
    <w:rsid w:val="000D15E6"/>
    <w:rsid w:val="000D1DCF"/>
    <w:rsid w:val="000D2694"/>
    <w:rsid w:val="000D2C74"/>
    <w:rsid w:val="000D2EC1"/>
    <w:rsid w:val="000D3E2E"/>
    <w:rsid w:val="000D48B1"/>
    <w:rsid w:val="000D4A6D"/>
    <w:rsid w:val="000D4F7F"/>
    <w:rsid w:val="000D4FEC"/>
    <w:rsid w:val="000D52D5"/>
    <w:rsid w:val="000D6315"/>
    <w:rsid w:val="000D6456"/>
    <w:rsid w:val="000D6885"/>
    <w:rsid w:val="000E0043"/>
    <w:rsid w:val="000E03B2"/>
    <w:rsid w:val="000E093C"/>
    <w:rsid w:val="000E0F4D"/>
    <w:rsid w:val="000E12F9"/>
    <w:rsid w:val="000E150D"/>
    <w:rsid w:val="000E1F8D"/>
    <w:rsid w:val="000E2608"/>
    <w:rsid w:val="000E2939"/>
    <w:rsid w:val="000E2BFA"/>
    <w:rsid w:val="000E3399"/>
    <w:rsid w:val="000E37F3"/>
    <w:rsid w:val="000E3BDF"/>
    <w:rsid w:val="000E3F7C"/>
    <w:rsid w:val="000E4CC1"/>
    <w:rsid w:val="000E4EE7"/>
    <w:rsid w:val="000E56E8"/>
    <w:rsid w:val="000E57F4"/>
    <w:rsid w:val="000E5DFA"/>
    <w:rsid w:val="000E7B42"/>
    <w:rsid w:val="000F02D8"/>
    <w:rsid w:val="000F03BE"/>
    <w:rsid w:val="000F0B10"/>
    <w:rsid w:val="000F1A00"/>
    <w:rsid w:val="000F2AEC"/>
    <w:rsid w:val="000F3582"/>
    <w:rsid w:val="000F4467"/>
    <w:rsid w:val="000F51F1"/>
    <w:rsid w:val="000F6669"/>
    <w:rsid w:val="000F690F"/>
    <w:rsid w:val="000F6C5F"/>
    <w:rsid w:val="000F71C1"/>
    <w:rsid w:val="000F7EE0"/>
    <w:rsid w:val="0010066B"/>
    <w:rsid w:val="00101948"/>
    <w:rsid w:val="0010196D"/>
    <w:rsid w:val="00101A89"/>
    <w:rsid w:val="00101CB1"/>
    <w:rsid w:val="00102729"/>
    <w:rsid w:val="00102947"/>
    <w:rsid w:val="00103094"/>
    <w:rsid w:val="00103920"/>
    <w:rsid w:val="00103D55"/>
    <w:rsid w:val="00104CA0"/>
    <w:rsid w:val="00104F8D"/>
    <w:rsid w:val="00106BD4"/>
    <w:rsid w:val="00106C17"/>
    <w:rsid w:val="00106ED4"/>
    <w:rsid w:val="00107740"/>
    <w:rsid w:val="00107D44"/>
    <w:rsid w:val="00111141"/>
    <w:rsid w:val="00111316"/>
    <w:rsid w:val="00111505"/>
    <w:rsid w:val="001115D8"/>
    <w:rsid w:val="001118B9"/>
    <w:rsid w:val="001118C1"/>
    <w:rsid w:val="001121C5"/>
    <w:rsid w:val="001128C5"/>
    <w:rsid w:val="0011368D"/>
    <w:rsid w:val="00113EFA"/>
    <w:rsid w:val="00114524"/>
    <w:rsid w:val="00114598"/>
    <w:rsid w:val="001146FF"/>
    <w:rsid w:val="00114F8A"/>
    <w:rsid w:val="001163FD"/>
    <w:rsid w:val="001171E7"/>
    <w:rsid w:val="001172BB"/>
    <w:rsid w:val="0011794C"/>
    <w:rsid w:val="001209A7"/>
    <w:rsid w:val="00120BB1"/>
    <w:rsid w:val="00121203"/>
    <w:rsid w:val="00121845"/>
    <w:rsid w:val="001225BC"/>
    <w:rsid w:val="00122743"/>
    <w:rsid w:val="00122933"/>
    <w:rsid w:val="00122AB9"/>
    <w:rsid w:val="00122E58"/>
    <w:rsid w:val="00123656"/>
    <w:rsid w:val="00124D0D"/>
    <w:rsid w:val="00125DFC"/>
    <w:rsid w:val="00125E59"/>
    <w:rsid w:val="00126081"/>
    <w:rsid w:val="00126248"/>
    <w:rsid w:val="00126B02"/>
    <w:rsid w:val="0012740B"/>
    <w:rsid w:val="00130632"/>
    <w:rsid w:val="001319B8"/>
    <w:rsid w:val="00132158"/>
    <w:rsid w:val="001329F6"/>
    <w:rsid w:val="00132B7B"/>
    <w:rsid w:val="001338FB"/>
    <w:rsid w:val="00135115"/>
    <w:rsid w:val="0013520C"/>
    <w:rsid w:val="00135B10"/>
    <w:rsid w:val="00135D70"/>
    <w:rsid w:val="00135DB5"/>
    <w:rsid w:val="00136228"/>
    <w:rsid w:val="0013656E"/>
    <w:rsid w:val="00136E97"/>
    <w:rsid w:val="00137EC0"/>
    <w:rsid w:val="001405C4"/>
    <w:rsid w:val="001417F6"/>
    <w:rsid w:val="00141E9C"/>
    <w:rsid w:val="00141F2A"/>
    <w:rsid w:val="001424E5"/>
    <w:rsid w:val="001435C8"/>
    <w:rsid w:val="001436C5"/>
    <w:rsid w:val="0014375F"/>
    <w:rsid w:val="00143B16"/>
    <w:rsid w:val="00145D0E"/>
    <w:rsid w:val="00146D01"/>
    <w:rsid w:val="00146E79"/>
    <w:rsid w:val="0014772F"/>
    <w:rsid w:val="00147BF9"/>
    <w:rsid w:val="00147ED0"/>
    <w:rsid w:val="00150F8D"/>
    <w:rsid w:val="001512C7"/>
    <w:rsid w:val="001519CE"/>
    <w:rsid w:val="00151B0F"/>
    <w:rsid w:val="0015297D"/>
    <w:rsid w:val="00152D69"/>
    <w:rsid w:val="00152FF4"/>
    <w:rsid w:val="0015359D"/>
    <w:rsid w:val="00153B49"/>
    <w:rsid w:val="00153C45"/>
    <w:rsid w:val="00154140"/>
    <w:rsid w:val="00154544"/>
    <w:rsid w:val="00154B3F"/>
    <w:rsid w:val="00155160"/>
    <w:rsid w:val="00155B6A"/>
    <w:rsid w:val="00156326"/>
    <w:rsid w:val="001565A7"/>
    <w:rsid w:val="001568B0"/>
    <w:rsid w:val="00156A24"/>
    <w:rsid w:val="00157011"/>
    <w:rsid w:val="0015774E"/>
    <w:rsid w:val="00157CD4"/>
    <w:rsid w:val="00160FCC"/>
    <w:rsid w:val="00161115"/>
    <w:rsid w:val="00161DE0"/>
    <w:rsid w:val="00161E29"/>
    <w:rsid w:val="00161F2C"/>
    <w:rsid w:val="00162394"/>
    <w:rsid w:val="001626BB"/>
    <w:rsid w:val="0016291B"/>
    <w:rsid w:val="00162B37"/>
    <w:rsid w:val="0016335F"/>
    <w:rsid w:val="00164644"/>
    <w:rsid w:val="001648C5"/>
    <w:rsid w:val="001656A2"/>
    <w:rsid w:val="00165B1D"/>
    <w:rsid w:val="00166A9A"/>
    <w:rsid w:val="00166ABB"/>
    <w:rsid w:val="0017042F"/>
    <w:rsid w:val="001704B9"/>
    <w:rsid w:val="0017067E"/>
    <w:rsid w:val="00170A79"/>
    <w:rsid w:val="00170BA8"/>
    <w:rsid w:val="00170F54"/>
    <w:rsid w:val="00171623"/>
    <w:rsid w:val="001720F9"/>
    <w:rsid w:val="001730C2"/>
    <w:rsid w:val="001732B9"/>
    <w:rsid w:val="0017367B"/>
    <w:rsid w:val="00173E0F"/>
    <w:rsid w:val="001761FE"/>
    <w:rsid w:val="0017713F"/>
    <w:rsid w:val="0017795E"/>
    <w:rsid w:val="00177A46"/>
    <w:rsid w:val="00177E86"/>
    <w:rsid w:val="001808FA"/>
    <w:rsid w:val="00180900"/>
    <w:rsid w:val="00180CEE"/>
    <w:rsid w:val="0018124C"/>
    <w:rsid w:val="0018150A"/>
    <w:rsid w:val="001821A6"/>
    <w:rsid w:val="00182E23"/>
    <w:rsid w:val="001830A7"/>
    <w:rsid w:val="0018357A"/>
    <w:rsid w:val="00183AA5"/>
    <w:rsid w:val="00183B0A"/>
    <w:rsid w:val="0018449F"/>
    <w:rsid w:val="00184575"/>
    <w:rsid w:val="001846FF"/>
    <w:rsid w:val="001848EF"/>
    <w:rsid w:val="00185015"/>
    <w:rsid w:val="00185095"/>
    <w:rsid w:val="0018532F"/>
    <w:rsid w:val="001870E4"/>
    <w:rsid w:val="00187119"/>
    <w:rsid w:val="00187252"/>
    <w:rsid w:val="00187961"/>
    <w:rsid w:val="00187F04"/>
    <w:rsid w:val="0019030E"/>
    <w:rsid w:val="00190FF2"/>
    <w:rsid w:val="0019173C"/>
    <w:rsid w:val="00191793"/>
    <w:rsid w:val="001917E0"/>
    <w:rsid w:val="00191F34"/>
    <w:rsid w:val="001931F4"/>
    <w:rsid w:val="00193CCC"/>
    <w:rsid w:val="0019434A"/>
    <w:rsid w:val="001944A6"/>
    <w:rsid w:val="00194546"/>
    <w:rsid w:val="00195910"/>
    <w:rsid w:val="001961B9"/>
    <w:rsid w:val="0019631A"/>
    <w:rsid w:val="00196344"/>
    <w:rsid w:val="00196C52"/>
    <w:rsid w:val="001970A0"/>
    <w:rsid w:val="001A0116"/>
    <w:rsid w:val="001A0BD8"/>
    <w:rsid w:val="001A1101"/>
    <w:rsid w:val="001A141E"/>
    <w:rsid w:val="001A166D"/>
    <w:rsid w:val="001A180F"/>
    <w:rsid w:val="001A25FB"/>
    <w:rsid w:val="001A292C"/>
    <w:rsid w:val="001A2E2E"/>
    <w:rsid w:val="001A3514"/>
    <w:rsid w:val="001A4048"/>
    <w:rsid w:val="001A44BD"/>
    <w:rsid w:val="001A55D8"/>
    <w:rsid w:val="001A5A71"/>
    <w:rsid w:val="001A622B"/>
    <w:rsid w:val="001A6310"/>
    <w:rsid w:val="001A66D9"/>
    <w:rsid w:val="001A72A2"/>
    <w:rsid w:val="001A7873"/>
    <w:rsid w:val="001A7A1E"/>
    <w:rsid w:val="001B002B"/>
    <w:rsid w:val="001B0180"/>
    <w:rsid w:val="001B0323"/>
    <w:rsid w:val="001B0A6A"/>
    <w:rsid w:val="001B0CB8"/>
    <w:rsid w:val="001B179D"/>
    <w:rsid w:val="001B1B7E"/>
    <w:rsid w:val="001B20C5"/>
    <w:rsid w:val="001B26E8"/>
    <w:rsid w:val="001B2A6A"/>
    <w:rsid w:val="001B2B80"/>
    <w:rsid w:val="001B319E"/>
    <w:rsid w:val="001B3548"/>
    <w:rsid w:val="001B36E9"/>
    <w:rsid w:val="001B4A1E"/>
    <w:rsid w:val="001B61A1"/>
    <w:rsid w:val="001B6238"/>
    <w:rsid w:val="001B64D2"/>
    <w:rsid w:val="001B6F78"/>
    <w:rsid w:val="001B705E"/>
    <w:rsid w:val="001C0129"/>
    <w:rsid w:val="001C0599"/>
    <w:rsid w:val="001C1C16"/>
    <w:rsid w:val="001C1ED9"/>
    <w:rsid w:val="001C1F1D"/>
    <w:rsid w:val="001C26C5"/>
    <w:rsid w:val="001C378E"/>
    <w:rsid w:val="001C3815"/>
    <w:rsid w:val="001C43D2"/>
    <w:rsid w:val="001C5217"/>
    <w:rsid w:val="001C5AF7"/>
    <w:rsid w:val="001C5D2D"/>
    <w:rsid w:val="001C5ED5"/>
    <w:rsid w:val="001C72FE"/>
    <w:rsid w:val="001C745B"/>
    <w:rsid w:val="001C750C"/>
    <w:rsid w:val="001C7CA2"/>
    <w:rsid w:val="001D0250"/>
    <w:rsid w:val="001D03A7"/>
    <w:rsid w:val="001D16E2"/>
    <w:rsid w:val="001D28C1"/>
    <w:rsid w:val="001D3CE7"/>
    <w:rsid w:val="001D4023"/>
    <w:rsid w:val="001D469E"/>
    <w:rsid w:val="001D4AE1"/>
    <w:rsid w:val="001D5245"/>
    <w:rsid w:val="001D5373"/>
    <w:rsid w:val="001D7277"/>
    <w:rsid w:val="001D7B9E"/>
    <w:rsid w:val="001E0D22"/>
    <w:rsid w:val="001E1331"/>
    <w:rsid w:val="001E14AF"/>
    <w:rsid w:val="001E2542"/>
    <w:rsid w:val="001E275F"/>
    <w:rsid w:val="001E30A2"/>
    <w:rsid w:val="001E37CE"/>
    <w:rsid w:val="001E438D"/>
    <w:rsid w:val="001E439E"/>
    <w:rsid w:val="001E47BE"/>
    <w:rsid w:val="001E4D16"/>
    <w:rsid w:val="001E5646"/>
    <w:rsid w:val="001E730E"/>
    <w:rsid w:val="001E75BC"/>
    <w:rsid w:val="001E769B"/>
    <w:rsid w:val="001F0A8B"/>
    <w:rsid w:val="001F0C7D"/>
    <w:rsid w:val="001F110B"/>
    <w:rsid w:val="001F1CFD"/>
    <w:rsid w:val="001F2983"/>
    <w:rsid w:val="001F2DC1"/>
    <w:rsid w:val="001F2E4E"/>
    <w:rsid w:val="001F2F3B"/>
    <w:rsid w:val="001F343A"/>
    <w:rsid w:val="001F3627"/>
    <w:rsid w:val="001F3994"/>
    <w:rsid w:val="001F39C6"/>
    <w:rsid w:val="001F452D"/>
    <w:rsid w:val="001F4996"/>
    <w:rsid w:val="001F559F"/>
    <w:rsid w:val="001F5962"/>
    <w:rsid w:val="001F717F"/>
    <w:rsid w:val="002003A0"/>
    <w:rsid w:val="0020079C"/>
    <w:rsid w:val="00200CF1"/>
    <w:rsid w:val="0020144A"/>
    <w:rsid w:val="00201F1B"/>
    <w:rsid w:val="002021DA"/>
    <w:rsid w:val="00202356"/>
    <w:rsid w:val="0020273E"/>
    <w:rsid w:val="00202DA3"/>
    <w:rsid w:val="0020338E"/>
    <w:rsid w:val="00203644"/>
    <w:rsid w:val="00203794"/>
    <w:rsid w:val="00203E78"/>
    <w:rsid w:val="00203F7F"/>
    <w:rsid w:val="0020415F"/>
    <w:rsid w:val="00204C82"/>
    <w:rsid w:val="00205874"/>
    <w:rsid w:val="00205EFC"/>
    <w:rsid w:val="00205F8D"/>
    <w:rsid w:val="00206BBE"/>
    <w:rsid w:val="00207209"/>
    <w:rsid w:val="0020727C"/>
    <w:rsid w:val="00207A9F"/>
    <w:rsid w:val="002100B1"/>
    <w:rsid w:val="002101EA"/>
    <w:rsid w:val="00210C13"/>
    <w:rsid w:val="00210D63"/>
    <w:rsid w:val="002111D0"/>
    <w:rsid w:val="00211F92"/>
    <w:rsid w:val="0021265E"/>
    <w:rsid w:val="00212A62"/>
    <w:rsid w:val="00213590"/>
    <w:rsid w:val="00213E13"/>
    <w:rsid w:val="00214827"/>
    <w:rsid w:val="0021498F"/>
    <w:rsid w:val="00214B15"/>
    <w:rsid w:val="0021530C"/>
    <w:rsid w:val="002159E8"/>
    <w:rsid w:val="00216013"/>
    <w:rsid w:val="0021687D"/>
    <w:rsid w:val="00216F02"/>
    <w:rsid w:val="0021703E"/>
    <w:rsid w:val="00217B5B"/>
    <w:rsid w:val="00217BB9"/>
    <w:rsid w:val="00220CBA"/>
    <w:rsid w:val="00220E2F"/>
    <w:rsid w:val="002211F0"/>
    <w:rsid w:val="0022147D"/>
    <w:rsid w:val="00221E93"/>
    <w:rsid w:val="00222932"/>
    <w:rsid w:val="00222E60"/>
    <w:rsid w:val="00223E9B"/>
    <w:rsid w:val="00223F5F"/>
    <w:rsid w:val="002241F5"/>
    <w:rsid w:val="00224B90"/>
    <w:rsid w:val="0022580E"/>
    <w:rsid w:val="00225AAB"/>
    <w:rsid w:val="00227418"/>
    <w:rsid w:val="00227BB0"/>
    <w:rsid w:val="00227C58"/>
    <w:rsid w:val="00230828"/>
    <w:rsid w:val="00230DAE"/>
    <w:rsid w:val="00231290"/>
    <w:rsid w:val="002321C0"/>
    <w:rsid w:val="0023428A"/>
    <w:rsid w:val="002348D7"/>
    <w:rsid w:val="00235061"/>
    <w:rsid w:val="00235234"/>
    <w:rsid w:val="0023577F"/>
    <w:rsid w:val="00235A1B"/>
    <w:rsid w:val="002367D1"/>
    <w:rsid w:val="00236E7F"/>
    <w:rsid w:val="00236EFB"/>
    <w:rsid w:val="0023700E"/>
    <w:rsid w:val="0023713F"/>
    <w:rsid w:val="002376AB"/>
    <w:rsid w:val="0023784D"/>
    <w:rsid w:val="00237C2E"/>
    <w:rsid w:val="002403F6"/>
    <w:rsid w:val="00240403"/>
    <w:rsid w:val="002406E6"/>
    <w:rsid w:val="002418B5"/>
    <w:rsid w:val="00241A74"/>
    <w:rsid w:val="00241EE1"/>
    <w:rsid w:val="00242866"/>
    <w:rsid w:val="00242A4D"/>
    <w:rsid w:val="00242A9B"/>
    <w:rsid w:val="00242DD7"/>
    <w:rsid w:val="00242F50"/>
    <w:rsid w:val="00243186"/>
    <w:rsid w:val="00243CBD"/>
    <w:rsid w:val="00243D84"/>
    <w:rsid w:val="00244028"/>
    <w:rsid w:val="00244994"/>
    <w:rsid w:val="002452BF"/>
    <w:rsid w:val="0024559C"/>
    <w:rsid w:val="00245C7F"/>
    <w:rsid w:val="00245F22"/>
    <w:rsid w:val="002465B8"/>
    <w:rsid w:val="00246757"/>
    <w:rsid w:val="00246C57"/>
    <w:rsid w:val="00247164"/>
    <w:rsid w:val="00250400"/>
    <w:rsid w:val="00250AF1"/>
    <w:rsid w:val="00250B48"/>
    <w:rsid w:val="00251B46"/>
    <w:rsid w:val="0025203E"/>
    <w:rsid w:val="0025205F"/>
    <w:rsid w:val="0025233C"/>
    <w:rsid w:val="002524D1"/>
    <w:rsid w:val="00253FF5"/>
    <w:rsid w:val="0025488E"/>
    <w:rsid w:val="00255BF4"/>
    <w:rsid w:val="00256375"/>
    <w:rsid w:val="00256696"/>
    <w:rsid w:val="00256697"/>
    <w:rsid w:val="002567BE"/>
    <w:rsid w:val="00256828"/>
    <w:rsid w:val="00256922"/>
    <w:rsid w:val="00256C68"/>
    <w:rsid w:val="00257284"/>
    <w:rsid w:val="002573C6"/>
    <w:rsid w:val="00260630"/>
    <w:rsid w:val="00260899"/>
    <w:rsid w:val="00260BC6"/>
    <w:rsid w:val="00260BE6"/>
    <w:rsid w:val="00261168"/>
    <w:rsid w:val="00261583"/>
    <w:rsid w:val="002617AB"/>
    <w:rsid w:val="00263C0A"/>
    <w:rsid w:val="00263C12"/>
    <w:rsid w:val="00263EBF"/>
    <w:rsid w:val="00263FB5"/>
    <w:rsid w:val="002641A6"/>
    <w:rsid w:val="002642A6"/>
    <w:rsid w:val="00264E80"/>
    <w:rsid w:val="00264E93"/>
    <w:rsid w:val="002651F0"/>
    <w:rsid w:val="00265539"/>
    <w:rsid w:val="00265565"/>
    <w:rsid w:val="0026572C"/>
    <w:rsid w:val="002657F8"/>
    <w:rsid w:val="00265EA7"/>
    <w:rsid w:val="0026616D"/>
    <w:rsid w:val="00266BC6"/>
    <w:rsid w:val="00267444"/>
    <w:rsid w:val="0026773B"/>
    <w:rsid w:val="002703F6"/>
    <w:rsid w:val="00270DA5"/>
    <w:rsid w:val="00271144"/>
    <w:rsid w:val="002712E9"/>
    <w:rsid w:val="002724B2"/>
    <w:rsid w:val="00272545"/>
    <w:rsid w:val="0027285F"/>
    <w:rsid w:val="00272C1B"/>
    <w:rsid w:val="00273703"/>
    <w:rsid w:val="00273A52"/>
    <w:rsid w:val="00273AB3"/>
    <w:rsid w:val="00273D6E"/>
    <w:rsid w:val="00273FCA"/>
    <w:rsid w:val="00274128"/>
    <w:rsid w:val="00274C8E"/>
    <w:rsid w:val="002755EC"/>
    <w:rsid w:val="00275660"/>
    <w:rsid w:val="002756C0"/>
    <w:rsid w:val="00275DB1"/>
    <w:rsid w:val="0027671B"/>
    <w:rsid w:val="002774B4"/>
    <w:rsid w:val="0027787E"/>
    <w:rsid w:val="002804D1"/>
    <w:rsid w:val="0028090A"/>
    <w:rsid w:val="00280EB2"/>
    <w:rsid w:val="00281A60"/>
    <w:rsid w:val="00282FBA"/>
    <w:rsid w:val="00283611"/>
    <w:rsid w:val="002849D7"/>
    <w:rsid w:val="00284CB5"/>
    <w:rsid w:val="00285A91"/>
    <w:rsid w:val="002861F5"/>
    <w:rsid w:val="0028699D"/>
    <w:rsid w:val="00286DB1"/>
    <w:rsid w:val="002872F4"/>
    <w:rsid w:val="00287499"/>
    <w:rsid w:val="00287998"/>
    <w:rsid w:val="00287D2F"/>
    <w:rsid w:val="00287EB7"/>
    <w:rsid w:val="0029031B"/>
    <w:rsid w:val="002905F9"/>
    <w:rsid w:val="00291311"/>
    <w:rsid w:val="0029159A"/>
    <w:rsid w:val="00292926"/>
    <w:rsid w:val="00292F89"/>
    <w:rsid w:val="00295946"/>
    <w:rsid w:val="002A06EA"/>
    <w:rsid w:val="002A15B4"/>
    <w:rsid w:val="002A15E2"/>
    <w:rsid w:val="002A1EEE"/>
    <w:rsid w:val="002A340D"/>
    <w:rsid w:val="002A4403"/>
    <w:rsid w:val="002A49AB"/>
    <w:rsid w:val="002A4E39"/>
    <w:rsid w:val="002A4FDE"/>
    <w:rsid w:val="002A55F6"/>
    <w:rsid w:val="002A56D0"/>
    <w:rsid w:val="002A5989"/>
    <w:rsid w:val="002A5C08"/>
    <w:rsid w:val="002A62AA"/>
    <w:rsid w:val="002A630B"/>
    <w:rsid w:val="002A694D"/>
    <w:rsid w:val="002A69A2"/>
    <w:rsid w:val="002A6A21"/>
    <w:rsid w:val="002A6A71"/>
    <w:rsid w:val="002A7224"/>
    <w:rsid w:val="002A7B77"/>
    <w:rsid w:val="002A7CD1"/>
    <w:rsid w:val="002A7D8C"/>
    <w:rsid w:val="002B1398"/>
    <w:rsid w:val="002B1564"/>
    <w:rsid w:val="002B1FC9"/>
    <w:rsid w:val="002B2079"/>
    <w:rsid w:val="002B2F33"/>
    <w:rsid w:val="002B35B3"/>
    <w:rsid w:val="002B5227"/>
    <w:rsid w:val="002B534C"/>
    <w:rsid w:val="002B581D"/>
    <w:rsid w:val="002B5E07"/>
    <w:rsid w:val="002B6D5E"/>
    <w:rsid w:val="002B71A9"/>
    <w:rsid w:val="002B7524"/>
    <w:rsid w:val="002B7A5F"/>
    <w:rsid w:val="002C05BB"/>
    <w:rsid w:val="002C0D66"/>
    <w:rsid w:val="002C0E56"/>
    <w:rsid w:val="002C1C51"/>
    <w:rsid w:val="002C1D22"/>
    <w:rsid w:val="002C289E"/>
    <w:rsid w:val="002C3125"/>
    <w:rsid w:val="002C3647"/>
    <w:rsid w:val="002C3BC6"/>
    <w:rsid w:val="002C406F"/>
    <w:rsid w:val="002C42A1"/>
    <w:rsid w:val="002C4C6A"/>
    <w:rsid w:val="002C58C5"/>
    <w:rsid w:val="002C63E5"/>
    <w:rsid w:val="002C6922"/>
    <w:rsid w:val="002C6E32"/>
    <w:rsid w:val="002C7AF9"/>
    <w:rsid w:val="002C7DF9"/>
    <w:rsid w:val="002C7FEB"/>
    <w:rsid w:val="002D0825"/>
    <w:rsid w:val="002D130E"/>
    <w:rsid w:val="002D1E9E"/>
    <w:rsid w:val="002D1F19"/>
    <w:rsid w:val="002D2453"/>
    <w:rsid w:val="002D3686"/>
    <w:rsid w:val="002D4CFC"/>
    <w:rsid w:val="002D4EFD"/>
    <w:rsid w:val="002D50ED"/>
    <w:rsid w:val="002D543F"/>
    <w:rsid w:val="002D5AF4"/>
    <w:rsid w:val="002D5BC9"/>
    <w:rsid w:val="002D6092"/>
    <w:rsid w:val="002D7418"/>
    <w:rsid w:val="002D79C7"/>
    <w:rsid w:val="002D7F05"/>
    <w:rsid w:val="002E08A6"/>
    <w:rsid w:val="002E0945"/>
    <w:rsid w:val="002E0CCD"/>
    <w:rsid w:val="002E16EF"/>
    <w:rsid w:val="002E34CE"/>
    <w:rsid w:val="002E42C6"/>
    <w:rsid w:val="002E5E10"/>
    <w:rsid w:val="002E5F02"/>
    <w:rsid w:val="002E6027"/>
    <w:rsid w:val="002E6363"/>
    <w:rsid w:val="002E69AA"/>
    <w:rsid w:val="002E6C3F"/>
    <w:rsid w:val="002E6FBE"/>
    <w:rsid w:val="002E7472"/>
    <w:rsid w:val="002E7D18"/>
    <w:rsid w:val="002F02E1"/>
    <w:rsid w:val="002F0466"/>
    <w:rsid w:val="002F09D7"/>
    <w:rsid w:val="002F0DBB"/>
    <w:rsid w:val="002F1183"/>
    <w:rsid w:val="002F185B"/>
    <w:rsid w:val="002F2051"/>
    <w:rsid w:val="002F22CA"/>
    <w:rsid w:val="002F2B9B"/>
    <w:rsid w:val="002F35B6"/>
    <w:rsid w:val="002F362A"/>
    <w:rsid w:val="002F41C2"/>
    <w:rsid w:val="002F439E"/>
    <w:rsid w:val="002F470F"/>
    <w:rsid w:val="002F4D77"/>
    <w:rsid w:val="002F5903"/>
    <w:rsid w:val="002F5C24"/>
    <w:rsid w:val="002F68A2"/>
    <w:rsid w:val="002F71B6"/>
    <w:rsid w:val="002F7336"/>
    <w:rsid w:val="00300474"/>
    <w:rsid w:val="00300676"/>
    <w:rsid w:val="0030091C"/>
    <w:rsid w:val="00301519"/>
    <w:rsid w:val="003020E5"/>
    <w:rsid w:val="003027B6"/>
    <w:rsid w:val="00302815"/>
    <w:rsid w:val="003031BE"/>
    <w:rsid w:val="003032D9"/>
    <w:rsid w:val="003036CD"/>
    <w:rsid w:val="00303987"/>
    <w:rsid w:val="00303B46"/>
    <w:rsid w:val="00303D58"/>
    <w:rsid w:val="00304B47"/>
    <w:rsid w:val="00304D47"/>
    <w:rsid w:val="0030537B"/>
    <w:rsid w:val="0030633D"/>
    <w:rsid w:val="003067AD"/>
    <w:rsid w:val="0030728E"/>
    <w:rsid w:val="003076BD"/>
    <w:rsid w:val="00307D2C"/>
    <w:rsid w:val="00307E34"/>
    <w:rsid w:val="00310411"/>
    <w:rsid w:val="0031079C"/>
    <w:rsid w:val="00310A2B"/>
    <w:rsid w:val="00310AA6"/>
    <w:rsid w:val="00311921"/>
    <w:rsid w:val="00311FEE"/>
    <w:rsid w:val="00312533"/>
    <w:rsid w:val="00312A73"/>
    <w:rsid w:val="00314554"/>
    <w:rsid w:val="00315F80"/>
    <w:rsid w:val="00316932"/>
    <w:rsid w:val="00316D80"/>
    <w:rsid w:val="00316EB3"/>
    <w:rsid w:val="003172BB"/>
    <w:rsid w:val="003178C0"/>
    <w:rsid w:val="003201D6"/>
    <w:rsid w:val="00320454"/>
    <w:rsid w:val="0032086B"/>
    <w:rsid w:val="0032094C"/>
    <w:rsid w:val="00320C16"/>
    <w:rsid w:val="003210D1"/>
    <w:rsid w:val="003213C9"/>
    <w:rsid w:val="00321C1E"/>
    <w:rsid w:val="00322B93"/>
    <w:rsid w:val="003230F4"/>
    <w:rsid w:val="0032337F"/>
    <w:rsid w:val="003239A3"/>
    <w:rsid w:val="00323C21"/>
    <w:rsid w:val="00323EAA"/>
    <w:rsid w:val="0032452C"/>
    <w:rsid w:val="00324608"/>
    <w:rsid w:val="00324FC4"/>
    <w:rsid w:val="003253B4"/>
    <w:rsid w:val="003258EE"/>
    <w:rsid w:val="0032648A"/>
    <w:rsid w:val="003266F9"/>
    <w:rsid w:val="00326F35"/>
    <w:rsid w:val="00327003"/>
    <w:rsid w:val="003274B2"/>
    <w:rsid w:val="0032752D"/>
    <w:rsid w:val="003279A5"/>
    <w:rsid w:val="003309C8"/>
    <w:rsid w:val="00331B5E"/>
    <w:rsid w:val="00331EE7"/>
    <w:rsid w:val="00332587"/>
    <w:rsid w:val="00332A4B"/>
    <w:rsid w:val="0033374A"/>
    <w:rsid w:val="00333B98"/>
    <w:rsid w:val="00334402"/>
    <w:rsid w:val="00334AD8"/>
    <w:rsid w:val="00335181"/>
    <w:rsid w:val="00336A93"/>
    <w:rsid w:val="00336E6D"/>
    <w:rsid w:val="003403AE"/>
    <w:rsid w:val="003408EC"/>
    <w:rsid w:val="00340F0C"/>
    <w:rsid w:val="00341CC2"/>
    <w:rsid w:val="00342158"/>
    <w:rsid w:val="00342621"/>
    <w:rsid w:val="00342E29"/>
    <w:rsid w:val="00343983"/>
    <w:rsid w:val="0034400A"/>
    <w:rsid w:val="003441D4"/>
    <w:rsid w:val="00344F18"/>
    <w:rsid w:val="003450ED"/>
    <w:rsid w:val="0034636F"/>
    <w:rsid w:val="00346503"/>
    <w:rsid w:val="003471D9"/>
    <w:rsid w:val="00347760"/>
    <w:rsid w:val="003477CB"/>
    <w:rsid w:val="00347A88"/>
    <w:rsid w:val="00350F76"/>
    <w:rsid w:val="0035112F"/>
    <w:rsid w:val="0035124E"/>
    <w:rsid w:val="0035153F"/>
    <w:rsid w:val="00351826"/>
    <w:rsid w:val="00351C85"/>
    <w:rsid w:val="00351DB7"/>
    <w:rsid w:val="0035260B"/>
    <w:rsid w:val="00352D86"/>
    <w:rsid w:val="00352F3E"/>
    <w:rsid w:val="003531D5"/>
    <w:rsid w:val="00353503"/>
    <w:rsid w:val="0035370B"/>
    <w:rsid w:val="00353758"/>
    <w:rsid w:val="00353CC7"/>
    <w:rsid w:val="0035461D"/>
    <w:rsid w:val="00354652"/>
    <w:rsid w:val="003553CE"/>
    <w:rsid w:val="00355C80"/>
    <w:rsid w:val="003562FC"/>
    <w:rsid w:val="003568F7"/>
    <w:rsid w:val="00356ACE"/>
    <w:rsid w:val="003571D0"/>
    <w:rsid w:val="00357325"/>
    <w:rsid w:val="00357384"/>
    <w:rsid w:val="00357D4B"/>
    <w:rsid w:val="003600AC"/>
    <w:rsid w:val="00360399"/>
    <w:rsid w:val="00361BC1"/>
    <w:rsid w:val="00361D40"/>
    <w:rsid w:val="00363182"/>
    <w:rsid w:val="00364280"/>
    <w:rsid w:val="0036428F"/>
    <w:rsid w:val="0036470E"/>
    <w:rsid w:val="00364C4F"/>
    <w:rsid w:val="00364F4A"/>
    <w:rsid w:val="00365E51"/>
    <w:rsid w:val="0036666A"/>
    <w:rsid w:val="0036666B"/>
    <w:rsid w:val="00366696"/>
    <w:rsid w:val="003670C9"/>
    <w:rsid w:val="00367469"/>
    <w:rsid w:val="00367AB7"/>
    <w:rsid w:val="0037035C"/>
    <w:rsid w:val="003705E9"/>
    <w:rsid w:val="00370E3B"/>
    <w:rsid w:val="0037164C"/>
    <w:rsid w:val="00371BD4"/>
    <w:rsid w:val="003720C3"/>
    <w:rsid w:val="003726C3"/>
    <w:rsid w:val="00372DAD"/>
    <w:rsid w:val="00373281"/>
    <w:rsid w:val="00373B92"/>
    <w:rsid w:val="003740C3"/>
    <w:rsid w:val="00374351"/>
    <w:rsid w:val="00374A30"/>
    <w:rsid w:val="00374C1E"/>
    <w:rsid w:val="003751D8"/>
    <w:rsid w:val="003755CE"/>
    <w:rsid w:val="003759B6"/>
    <w:rsid w:val="003766CF"/>
    <w:rsid w:val="00376985"/>
    <w:rsid w:val="00376C42"/>
    <w:rsid w:val="0037729F"/>
    <w:rsid w:val="003772DE"/>
    <w:rsid w:val="0037798E"/>
    <w:rsid w:val="00380D41"/>
    <w:rsid w:val="00381120"/>
    <w:rsid w:val="00381715"/>
    <w:rsid w:val="00381FE9"/>
    <w:rsid w:val="0038251E"/>
    <w:rsid w:val="00382D86"/>
    <w:rsid w:val="003836DE"/>
    <w:rsid w:val="00383893"/>
    <w:rsid w:val="003838E8"/>
    <w:rsid w:val="003840C0"/>
    <w:rsid w:val="00384140"/>
    <w:rsid w:val="00384727"/>
    <w:rsid w:val="00384A57"/>
    <w:rsid w:val="00385120"/>
    <w:rsid w:val="003853E1"/>
    <w:rsid w:val="00385AD7"/>
    <w:rsid w:val="003863A4"/>
    <w:rsid w:val="0038672D"/>
    <w:rsid w:val="0038681A"/>
    <w:rsid w:val="00386D1A"/>
    <w:rsid w:val="00386E0C"/>
    <w:rsid w:val="0038760F"/>
    <w:rsid w:val="00387CDD"/>
    <w:rsid w:val="00390A83"/>
    <w:rsid w:val="00391108"/>
    <w:rsid w:val="003915E4"/>
    <w:rsid w:val="00391862"/>
    <w:rsid w:val="0039310F"/>
    <w:rsid w:val="0039332A"/>
    <w:rsid w:val="00393591"/>
    <w:rsid w:val="00393D65"/>
    <w:rsid w:val="00394190"/>
    <w:rsid w:val="00394FEA"/>
    <w:rsid w:val="003950FD"/>
    <w:rsid w:val="00395993"/>
    <w:rsid w:val="00395BA3"/>
    <w:rsid w:val="00397126"/>
    <w:rsid w:val="0039713C"/>
    <w:rsid w:val="00397253"/>
    <w:rsid w:val="0039738B"/>
    <w:rsid w:val="00397F8C"/>
    <w:rsid w:val="003A1039"/>
    <w:rsid w:val="003A1067"/>
    <w:rsid w:val="003A129D"/>
    <w:rsid w:val="003A1F2F"/>
    <w:rsid w:val="003A311D"/>
    <w:rsid w:val="003A35F9"/>
    <w:rsid w:val="003A3C6D"/>
    <w:rsid w:val="003A3CDA"/>
    <w:rsid w:val="003A3E68"/>
    <w:rsid w:val="003A65BF"/>
    <w:rsid w:val="003A6846"/>
    <w:rsid w:val="003A6992"/>
    <w:rsid w:val="003A69D1"/>
    <w:rsid w:val="003A6A1A"/>
    <w:rsid w:val="003A6C3E"/>
    <w:rsid w:val="003A7EA6"/>
    <w:rsid w:val="003B08BC"/>
    <w:rsid w:val="003B0FA2"/>
    <w:rsid w:val="003B13D0"/>
    <w:rsid w:val="003B19C8"/>
    <w:rsid w:val="003B1DA9"/>
    <w:rsid w:val="003B20ED"/>
    <w:rsid w:val="003B267F"/>
    <w:rsid w:val="003B368D"/>
    <w:rsid w:val="003B412B"/>
    <w:rsid w:val="003B5BF1"/>
    <w:rsid w:val="003B5D15"/>
    <w:rsid w:val="003B6040"/>
    <w:rsid w:val="003B6326"/>
    <w:rsid w:val="003B64D4"/>
    <w:rsid w:val="003B64DC"/>
    <w:rsid w:val="003B68A9"/>
    <w:rsid w:val="003B6C6C"/>
    <w:rsid w:val="003B6EA0"/>
    <w:rsid w:val="003B7580"/>
    <w:rsid w:val="003B7795"/>
    <w:rsid w:val="003B7FFA"/>
    <w:rsid w:val="003C0C4A"/>
    <w:rsid w:val="003C0E5C"/>
    <w:rsid w:val="003C1495"/>
    <w:rsid w:val="003C1812"/>
    <w:rsid w:val="003C1D6F"/>
    <w:rsid w:val="003C1E43"/>
    <w:rsid w:val="003C2E5C"/>
    <w:rsid w:val="003C301B"/>
    <w:rsid w:val="003C3315"/>
    <w:rsid w:val="003C3CC8"/>
    <w:rsid w:val="003C41BB"/>
    <w:rsid w:val="003C45DD"/>
    <w:rsid w:val="003C4FEB"/>
    <w:rsid w:val="003C5750"/>
    <w:rsid w:val="003C77C8"/>
    <w:rsid w:val="003C787A"/>
    <w:rsid w:val="003D27F8"/>
    <w:rsid w:val="003D3502"/>
    <w:rsid w:val="003D361A"/>
    <w:rsid w:val="003D3C5E"/>
    <w:rsid w:val="003D3FB0"/>
    <w:rsid w:val="003D4541"/>
    <w:rsid w:val="003D51DB"/>
    <w:rsid w:val="003D594F"/>
    <w:rsid w:val="003D5CCA"/>
    <w:rsid w:val="003D5D69"/>
    <w:rsid w:val="003D624E"/>
    <w:rsid w:val="003D647C"/>
    <w:rsid w:val="003D64A2"/>
    <w:rsid w:val="003D6993"/>
    <w:rsid w:val="003D6E36"/>
    <w:rsid w:val="003D7AE3"/>
    <w:rsid w:val="003E01AB"/>
    <w:rsid w:val="003E0D54"/>
    <w:rsid w:val="003E0DEE"/>
    <w:rsid w:val="003E1083"/>
    <w:rsid w:val="003E1334"/>
    <w:rsid w:val="003E145E"/>
    <w:rsid w:val="003E157F"/>
    <w:rsid w:val="003E2365"/>
    <w:rsid w:val="003E27B1"/>
    <w:rsid w:val="003E2A98"/>
    <w:rsid w:val="003E39E7"/>
    <w:rsid w:val="003E420F"/>
    <w:rsid w:val="003E43BB"/>
    <w:rsid w:val="003E4A3D"/>
    <w:rsid w:val="003E5795"/>
    <w:rsid w:val="003E692E"/>
    <w:rsid w:val="003E6C87"/>
    <w:rsid w:val="003E7518"/>
    <w:rsid w:val="003E75BB"/>
    <w:rsid w:val="003F09A2"/>
    <w:rsid w:val="003F1091"/>
    <w:rsid w:val="003F1AF1"/>
    <w:rsid w:val="003F21D5"/>
    <w:rsid w:val="003F24A8"/>
    <w:rsid w:val="003F2A6C"/>
    <w:rsid w:val="003F34A8"/>
    <w:rsid w:val="003F4154"/>
    <w:rsid w:val="003F42DC"/>
    <w:rsid w:val="003F460C"/>
    <w:rsid w:val="003F47F1"/>
    <w:rsid w:val="003F496B"/>
    <w:rsid w:val="003F496D"/>
    <w:rsid w:val="003F4EA4"/>
    <w:rsid w:val="003F54D8"/>
    <w:rsid w:val="003F58BC"/>
    <w:rsid w:val="003F62A7"/>
    <w:rsid w:val="003F6C16"/>
    <w:rsid w:val="003F7043"/>
    <w:rsid w:val="003F73B7"/>
    <w:rsid w:val="003F7A0A"/>
    <w:rsid w:val="003F7B76"/>
    <w:rsid w:val="003F7EE6"/>
    <w:rsid w:val="00400186"/>
    <w:rsid w:val="00400551"/>
    <w:rsid w:val="004005C1"/>
    <w:rsid w:val="00400A48"/>
    <w:rsid w:val="00401657"/>
    <w:rsid w:val="004017A8"/>
    <w:rsid w:val="00401F48"/>
    <w:rsid w:val="00402420"/>
    <w:rsid w:val="0040271B"/>
    <w:rsid w:val="0040281C"/>
    <w:rsid w:val="00403C33"/>
    <w:rsid w:val="00403F7B"/>
    <w:rsid w:val="0040425E"/>
    <w:rsid w:val="00405AE9"/>
    <w:rsid w:val="004063FF"/>
    <w:rsid w:val="00410632"/>
    <w:rsid w:val="00410ABF"/>
    <w:rsid w:val="00410C08"/>
    <w:rsid w:val="00410FB2"/>
    <w:rsid w:val="0041138F"/>
    <w:rsid w:val="00411789"/>
    <w:rsid w:val="00412038"/>
    <w:rsid w:val="004123AF"/>
    <w:rsid w:val="00412491"/>
    <w:rsid w:val="00413472"/>
    <w:rsid w:val="004140C2"/>
    <w:rsid w:val="00414956"/>
    <w:rsid w:val="0041518D"/>
    <w:rsid w:val="00415F06"/>
    <w:rsid w:val="004172A5"/>
    <w:rsid w:val="00417731"/>
    <w:rsid w:val="00417746"/>
    <w:rsid w:val="00417FBC"/>
    <w:rsid w:val="004200A7"/>
    <w:rsid w:val="004204E5"/>
    <w:rsid w:val="004208F4"/>
    <w:rsid w:val="004209C2"/>
    <w:rsid w:val="00420D60"/>
    <w:rsid w:val="004217CC"/>
    <w:rsid w:val="00421A80"/>
    <w:rsid w:val="00421FEC"/>
    <w:rsid w:val="0042235D"/>
    <w:rsid w:val="0042293B"/>
    <w:rsid w:val="00422A40"/>
    <w:rsid w:val="0042361A"/>
    <w:rsid w:val="00423987"/>
    <w:rsid w:val="00423F4B"/>
    <w:rsid w:val="0042486B"/>
    <w:rsid w:val="00424A00"/>
    <w:rsid w:val="00424D2D"/>
    <w:rsid w:val="00425899"/>
    <w:rsid w:val="004260D0"/>
    <w:rsid w:val="00426978"/>
    <w:rsid w:val="00427017"/>
    <w:rsid w:val="004279DC"/>
    <w:rsid w:val="00427DC4"/>
    <w:rsid w:val="00430079"/>
    <w:rsid w:val="00430358"/>
    <w:rsid w:val="00431153"/>
    <w:rsid w:val="004312E2"/>
    <w:rsid w:val="004324B5"/>
    <w:rsid w:val="00432930"/>
    <w:rsid w:val="00433331"/>
    <w:rsid w:val="00434D17"/>
    <w:rsid w:val="004356EC"/>
    <w:rsid w:val="00435804"/>
    <w:rsid w:val="004365E5"/>
    <w:rsid w:val="004377AB"/>
    <w:rsid w:val="00437928"/>
    <w:rsid w:val="00437D92"/>
    <w:rsid w:val="00440154"/>
    <w:rsid w:val="004405FC"/>
    <w:rsid w:val="00441135"/>
    <w:rsid w:val="00441866"/>
    <w:rsid w:val="004428ED"/>
    <w:rsid w:val="0044390B"/>
    <w:rsid w:val="004447BA"/>
    <w:rsid w:val="00444C22"/>
    <w:rsid w:val="0044517B"/>
    <w:rsid w:val="004456B6"/>
    <w:rsid w:val="004459FA"/>
    <w:rsid w:val="00445F4C"/>
    <w:rsid w:val="004467AE"/>
    <w:rsid w:val="004502B3"/>
    <w:rsid w:val="0045108E"/>
    <w:rsid w:val="004511CC"/>
    <w:rsid w:val="004512E4"/>
    <w:rsid w:val="00451648"/>
    <w:rsid w:val="00452756"/>
    <w:rsid w:val="00452ACE"/>
    <w:rsid w:val="0045362D"/>
    <w:rsid w:val="00454268"/>
    <w:rsid w:val="004545A0"/>
    <w:rsid w:val="00456101"/>
    <w:rsid w:val="00456320"/>
    <w:rsid w:val="0045699B"/>
    <w:rsid w:val="004574B4"/>
    <w:rsid w:val="00457BEF"/>
    <w:rsid w:val="0046113F"/>
    <w:rsid w:val="00461531"/>
    <w:rsid w:val="00461A91"/>
    <w:rsid w:val="00461FF3"/>
    <w:rsid w:val="00462237"/>
    <w:rsid w:val="0046276A"/>
    <w:rsid w:val="00463D61"/>
    <w:rsid w:val="004644D0"/>
    <w:rsid w:val="004645B1"/>
    <w:rsid w:val="00464F91"/>
    <w:rsid w:val="00465418"/>
    <w:rsid w:val="00465946"/>
    <w:rsid w:val="00465A5C"/>
    <w:rsid w:val="00465C26"/>
    <w:rsid w:val="00465D97"/>
    <w:rsid w:val="00465E01"/>
    <w:rsid w:val="00466D18"/>
    <w:rsid w:val="00466DFD"/>
    <w:rsid w:val="00467068"/>
    <w:rsid w:val="00467A55"/>
    <w:rsid w:val="00467C8F"/>
    <w:rsid w:val="00470169"/>
    <w:rsid w:val="0047026F"/>
    <w:rsid w:val="00470A2C"/>
    <w:rsid w:val="00471454"/>
    <w:rsid w:val="0047181F"/>
    <w:rsid w:val="00471D37"/>
    <w:rsid w:val="00471EA0"/>
    <w:rsid w:val="00471F6A"/>
    <w:rsid w:val="00472686"/>
    <w:rsid w:val="00472868"/>
    <w:rsid w:val="004734BD"/>
    <w:rsid w:val="004736C1"/>
    <w:rsid w:val="0047377C"/>
    <w:rsid w:val="00474136"/>
    <w:rsid w:val="004744A8"/>
    <w:rsid w:val="00474D58"/>
    <w:rsid w:val="0047509D"/>
    <w:rsid w:val="004754E9"/>
    <w:rsid w:val="00475D70"/>
    <w:rsid w:val="00476C1C"/>
    <w:rsid w:val="00476E7E"/>
    <w:rsid w:val="00477B0B"/>
    <w:rsid w:val="00480145"/>
    <w:rsid w:val="00480BA6"/>
    <w:rsid w:val="00480FA6"/>
    <w:rsid w:val="00481F9E"/>
    <w:rsid w:val="004827CE"/>
    <w:rsid w:val="00482E08"/>
    <w:rsid w:val="00483BF8"/>
    <w:rsid w:val="00484966"/>
    <w:rsid w:val="0048498E"/>
    <w:rsid w:val="00484A2C"/>
    <w:rsid w:val="00484B73"/>
    <w:rsid w:val="00484DDD"/>
    <w:rsid w:val="00484EF8"/>
    <w:rsid w:val="00485DE9"/>
    <w:rsid w:val="00485FB8"/>
    <w:rsid w:val="00486EC3"/>
    <w:rsid w:val="00487062"/>
    <w:rsid w:val="00487164"/>
    <w:rsid w:val="0048761F"/>
    <w:rsid w:val="0049129C"/>
    <w:rsid w:val="004915D0"/>
    <w:rsid w:val="00491749"/>
    <w:rsid w:val="00491C1E"/>
    <w:rsid w:val="00491E1F"/>
    <w:rsid w:val="004927E3"/>
    <w:rsid w:val="00492C1B"/>
    <w:rsid w:val="00492F71"/>
    <w:rsid w:val="00493565"/>
    <w:rsid w:val="004936F5"/>
    <w:rsid w:val="00493C02"/>
    <w:rsid w:val="00493CD5"/>
    <w:rsid w:val="0049419F"/>
    <w:rsid w:val="0049427E"/>
    <w:rsid w:val="00494A44"/>
    <w:rsid w:val="00494E0F"/>
    <w:rsid w:val="00494E23"/>
    <w:rsid w:val="00495373"/>
    <w:rsid w:val="004953CC"/>
    <w:rsid w:val="00495415"/>
    <w:rsid w:val="00495DD0"/>
    <w:rsid w:val="00497150"/>
    <w:rsid w:val="004977D0"/>
    <w:rsid w:val="00497C77"/>
    <w:rsid w:val="00497FFA"/>
    <w:rsid w:val="004A00A5"/>
    <w:rsid w:val="004A0515"/>
    <w:rsid w:val="004A073D"/>
    <w:rsid w:val="004A130D"/>
    <w:rsid w:val="004A20FB"/>
    <w:rsid w:val="004A2576"/>
    <w:rsid w:val="004A3377"/>
    <w:rsid w:val="004A39EE"/>
    <w:rsid w:val="004A3BC8"/>
    <w:rsid w:val="004A42EE"/>
    <w:rsid w:val="004A52C7"/>
    <w:rsid w:val="004A5FA9"/>
    <w:rsid w:val="004A6502"/>
    <w:rsid w:val="004A6816"/>
    <w:rsid w:val="004A799E"/>
    <w:rsid w:val="004A7A84"/>
    <w:rsid w:val="004A7E6E"/>
    <w:rsid w:val="004B0DD7"/>
    <w:rsid w:val="004B15E5"/>
    <w:rsid w:val="004B1808"/>
    <w:rsid w:val="004B1816"/>
    <w:rsid w:val="004B1A69"/>
    <w:rsid w:val="004B1BBC"/>
    <w:rsid w:val="004B212D"/>
    <w:rsid w:val="004B25BC"/>
    <w:rsid w:val="004B2E8E"/>
    <w:rsid w:val="004B31CB"/>
    <w:rsid w:val="004B383D"/>
    <w:rsid w:val="004B41D0"/>
    <w:rsid w:val="004B463F"/>
    <w:rsid w:val="004B4873"/>
    <w:rsid w:val="004B4C12"/>
    <w:rsid w:val="004B4F3B"/>
    <w:rsid w:val="004B58C7"/>
    <w:rsid w:val="004B590A"/>
    <w:rsid w:val="004B5B79"/>
    <w:rsid w:val="004B5CC8"/>
    <w:rsid w:val="004B5E6B"/>
    <w:rsid w:val="004B5FAB"/>
    <w:rsid w:val="004B63B2"/>
    <w:rsid w:val="004B6449"/>
    <w:rsid w:val="004B645A"/>
    <w:rsid w:val="004B68AE"/>
    <w:rsid w:val="004B6CD7"/>
    <w:rsid w:val="004B6D73"/>
    <w:rsid w:val="004C05C2"/>
    <w:rsid w:val="004C05F1"/>
    <w:rsid w:val="004C0AD5"/>
    <w:rsid w:val="004C0E3B"/>
    <w:rsid w:val="004C0FB6"/>
    <w:rsid w:val="004C161F"/>
    <w:rsid w:val="004C167D"/>
    <w:rsid w:val="004C1C62"/>
    <w:rsid w:val="004C2F10"/>
    <w:rsid w:val="004C2FC2"/>
    <w:rsid w:val="004C30A1"/>
    <w:rsid w:val="004C3736"/>
    <w:rsid w:val="004C3877"/>
    <w:rsid w:val="004C38ED"/>
    <w:rsid w:val="004C4279"/>
    <w:rsid w:val="004C43C4"/>
    <w:rsid w:val="004C45DC"/>
    <w:rsid w:val="004C52A2"/>
    <w:rsid w:val="004C57EF"/>
    <w:rsid w:val="004C5997"/>
    <w:rsid w:val="004C5B51"/>
    <w:rsid w:val="004C5B8C"/>
    <w:rsid w:val="004C5FB1"/>
    <w:rsid w:val="004C5FC2"/>
    <w:rsid w:val="004C63EB"/>
    <w:rsid w:val="004C73C9"/>
    <w:rsid w:val="004C78B4"/>
    <w:rsid w:val="004C7C3E"/>
    <w:rsid w:val="004D009B"/>
    <w:rsid w:val="004D00C1"/>
    <w:rsid w:val="004D07B8"/>
    <w:rsid w:val="004D0BAE"/>
    <w:rsid w:val="004D0BB7"/>
    <w:rsid w:val="004D0E28"/>
    <w:rsid w:val="004D1123"/>
    <w:rsid w:val="004D2268"/>
    <w:rsid w:val="004D27ED"/>
    <w:rsid w:val="004D2F8F"/>
    <w:rsid w:val="004D2FC5"/>
    <w:rsid w:val="004D3082"/>
    <w:rsid w:val="004D33EE"/>
    <w:rsid w:val="004D3589"/>
    <w:rsid w:val="004D4C3B"/>
    <w:rsid w:val="004D548E"/>
    <w:rsid w:val="004D602D"/>
    <w:rsid w:val="004D65D4"/>
    <w:rsid w:val="004D6B90"/>
    <w:rsid w:val="004D751A"/>
    <w:rsid w:val="004D7D5B"/>
    <w:rsid w:val="004D7DC4"/>
    <w:rsid w:val="004E0857"/>
    <w:rsid w:val="004E149B"/>
    <w:rsid w:val="004E1A6D"/>
    <w:rsid w:val="004E22FA"/>
    <w:rsid w:val="004E261A"/>
    <w:rsid w:val="004E2769"/>
    <w:rsid w:val="004E28E1"/>
    <w:rsid w:val="004E312F"/>
    <w:rsid w:val="004E36C7"/>
    <w:rsid w:val="004E385D"/>
    <w:rsid w:val="004E427B"/>
    <w:rsid w:val="004E4344"/>
    <w:rsid w:val="004E54DD"/>
    <w:rsid w:val="004E5A31"/>
    <w:rsid w:val="004E60F8"/>
    <w:rsid w:val="004E63A1"/>
    <w:rsid w:val="004E653A"/>
    <w:rsid w:val="004E6545"/>
    <w:rsid w:val="004E6E4A"/>
    <w:rsid w:val="004E6FE4"/>
    <w:rsid w:val="004E71D3"/>
    <w:rsid w:val="004E7399"/>
    <w:rsid w:val="004F0A20"/>
    <w:rsid w:val="004F15BC"/>
    <w:rsid w:val="004F1719"/>
    <w:rsid w:val="004F2268"/>
    <w:rsid w:val="004F2639"/>
    <w:rsid w:val="004F29F6"/>
    <w:rsid w:val="004F2A09"/>
    <w:rsid w:val="004F2ACE"/>
    <w:rsid w:val="004F3A97"/>
    <w:rsid w:val="004F3C13"/>
    <w:rsid w:val="004F3C81"/>
    <w:rsid w:val="004F3FA8"/>
    <w:rsid w:val="004F40DC"/>
    <w:rsid w:val="004F469D"/>
    <w:rsid w:val="004F49FC"/>
    <w:rsid w:val="004F4F12"/>
    <w:rsid w:val="004F5156"/>
    <w:rsid w:val="004F5B5D"/>
    <w:rsid w:val="004F5C79"/>
    <w:rsid w:val="004F5ED4"/>
    <w:rsid w:val="004F678E"/>
    <w:rsid w:val="004F67E5"/>
    <w:rsid w:val="004F6941"/>
    <w:rsid w:val="004F6B92"/>
    <w:rsid w:val="004F74E3"/>
    <w:rsid w:val="00500044"/>
    <w:rsid w:val="00500EF7"/>
    <w:rsid w:val="005017CD"/>
    <w:rsid w:val="00502522"/>
    <w:rsid w:val="00502885"/>
    <w:rsid w:val="00502A07"/>
    <w:rsid w:val="0050386C"/>
    <w:rsid w:val="00503B91"/>
    <w:rsid w:val="00504131"/>
    <w:rsid w:val="00504274"/>
    <w:rsid w:val="00504679"/>
    <w:rsid w:val="00504724"/>
    <w:rsid w:val="00504EF0"/>
    <w:rsid w:val="00505F41"/>
    <w:rsid w:val="00510723"/>
    <w:rsid w:val="005108F7"/>
    <w:rsid w:val="00510F8C"/>
    <w:rsid w:val="005120AD"/>
    <w:rsid w:val="00512D4D"/>
    <w:rsid w:val="00513063"/>
    <w:rsid w:val="00513376"/>
    <w:rsid w:val="005134D4"/>
    <w:rsid w:val="00513854"/>
    <w:rsid w:val="00513EC5"/>
    <w:rsid w:val="00514292"/>
    <w:rsid w:val="005145CB"/>
    <w:rsid w:val="00514EE8"/>
    <w:rsid w:val="00514FB7"/>
    <w:rsid w:val="005155D0"/>
    <w:rsid w:val="00515F1A"/>
    <w:rsid w:val="005160A0"/>
    <w:rsid w:val="005168AD"/>
    <w:rsid w:val="00517631"/>
    <w:rsid w:val="00517D88"/>
    <w:rsid w:val="00520391"/>
    <w:rsid w:val="00520784"/>
    <w:rsid w:val="00520AA1"/>
    <w:rsid w:val="00520B39"/>
    <w:rsid w:val="00521E16"/>
    <w:rsid w:val="0052253B"/>
    <w:rsid w:val="00523710"/>
    <w:rsid w:val="00523745"/>
    <w:rsid w:val="00523B10"/>
    <w:rsid w:val="00523CFE"/>
    <w:rsid w:val="00524520"/>
    <w:rsid w:val="005245CA"/>
    <w:rsid w:val="005249F6"/>
    <w:rsid w:val="00525CE4"/>
    <w:rsid w:val="0052637D"/>
    <w:rsid w:val="00526E0A"/>
    <w:rsid w:val="005276D4"/>
    <w:rsid w:val="005279C7"/>
    <w:rsid w:val="00527DE6"/>
    <w:rsid w:val="005300DD"/>
    <w:rsid w:val="00530157"/>
    <w:rsid w:val="00530659"/>
    <w:rsid w:val="005317E2"/>
    <w:rsid w:val="00533842"/>
    <w:rsid w:val="00534E51"/>
    <w:rsid w:val="005356F8"/>
    <w:rsid w:val="005360A5"/>
    <w:rsid w:val="00536346"/>
    <w:rsid w:val="005366D0"/>
    <w:rsid w:val="00536EB5"/>
    <w:rsid w:val="005406E5"/>
    <w:rsid w:val="0054198B"/>
    <w:rsid w:val="005426F9"/>
    <w:rsid w:val="00542E30"/>
    <w:rsid w:val="00543069"/>
    <w:rsid w:val="005437C7"/>
    <w:rsid w:val="00543B92"/>
    <w:rsid w:val="0054429D"/>
    <w:rsid w:val="0054436F"/>
    <w:rsid w:val="00544494"/>
    <w:rsid w:val="005449D5"/>
    <w:rsid w:val="0054514A"/>
    <w:rsid w:val="0054550C"/>
    <w:rsid w:val="00545BA6"/>
    <w:rsid w:val="0054618A"/>
    <w:rsid w:val="005463C4"/>
    <w:rsid w:val="00546A6F"/>
    <w:rsid w:val="00547DA9"/>
    <w:rsid w:val="00547E46"/>
    <w:rsid w:val="005509FE"/>
    <w:rsid w:val="00550A92"/>
    <w:rsid w:val="00550C90"/>
    <w:rsid w:val="00550E76"/>
    <w:rsid w:val="00550F98"/>
    <w:rsid w:val="0055102E"/>
    <w:rsid w:val="00551097"/>
    <w:rsid w:val="005510E4"/>
    <w:rsid w:val="0055185F"/>
    <w:rsid w:val="00551B73"/>
    <w:rsid w:val="00551CA0"/>
    <w:rsid w:val="00551E39"/>
    <w:rsid w:val="0055234F"/>
    <w:rsid w:val="00552616"/>
    <w:rsid w:val="00552B0E"/>
    <w:rsid w:val="0055410C"/>
    <w:rsid w:val="005546A0"/>
    <w:rsid w:val="00554C09"/>
    <w:rsid w:val="005556A8"/>
    <w:rsid w:val="0055583B"/>
    <w:rsid w:val="00555A14"/>
    <w:rsid w:val="00555D91"/>
    <w:rsid w:val="00556273"/>
    <w:rsid w:val="00556A61"/>
    <w:rsid w:val="00556C0F"/>
    <w:rsid w:val="0055716C"/>
    <w:rsid w:val="005577DD"/>
    <w:rsid w:val="00557A01"/>
    <w:rsid w:val="005603BE"/>
    <w:rsid w:val="00560826"/>
    <w:rsid w:val="005609F9"/>
    <w:rsid w:val="00560A13"/>
    <w:rsid w:val="0056124B"/>
    <w:rsid w:val="0056124C"/>
    <w:rsid w:val="0056163C"/>
    <w:rsid w:val="00562735"/>
    <w:rsid w:val="0056287C"/>
    <w:rsid w:val="005630BC"/>
    <w:rsid w:val="00563160"/>
    <w:rsid w:val="00563D99"/>
    <w:rsid w:val="005642E6"/>
    <w:rsid w:val="005645BE"/>
    <w:rsid w:val="00564D4B"/>
    <w:rsid w:val="00564D85"/>
    <w:rsid w:val="00565061"/>
    <w:rsid w:val="005657E2"/>
    <w:rsid w:val="005665E2"/>
    <w:rsid w:val="00566609"/>
    <w:rsid w:val="00566DB3"/>
    <w:rsid w:val="00566FB1"/>
    <w:rsid w:val="005673EC"/>
    <w:rsid w:val="00567721"/>
    <w:rsid w:val="00567EE6"/>
    <w:rsid w:val="00570494"/>
    <w:rsid w:val="00570D80"/>
    <w:rsid w:val="005715F1"/>
    <w:rsid w:val="0057185A"/>
    <w:rsid w:val="005719E2"/>
    <w:rsid w:val="005723FB"/>
    <w:rsid w:val="005729AC"/>
    <w:rsid w:val="00572A49"/>
    <w:rsid w:val="00572F40"/>
    <w:rsid w:val="00573067"/>
    <w:rsid w:val="00573211"/>
    <w:rsid w:val="00573C18"/>
    <w:rsid w:val="00573CF5"/>
    <w:rsid w:val="00574D33"/>
    <w:rsid w:val="00575248"/>
    <w:rsid w:val="00575970"/>
    <w:rsid w:val="00575A38"/>
    <w:rsid w:val="00576278"/>
    <w:rsid w:val="005769F2"/>
    <w:rsid w:val="00577833"/>
    <w:rsid w:val="00577ADE"/>
    <w:rsid w:val="00577F96"/>
    <w:rsid w:val="00580A0C"/>
    <w:rsid w:val="005813B0"/>
    <w:rsid w:val="00581AF7"/>
    <w:rsid w:val="005820A8"/>
    <w:rsid w:val="00582998"/>
    <w:rsid w:val="00583265"/>
    <w:rsid w:val="005833AE"/>
    <w:rsid w:val="005843BC"/>
    <w:rsid w:val="00584519"/>
    <w:rsid w:val="00584BAF"/>
    <w:rsid w:val="00584BE7"/>
    <w:rsid w:val="0058519E"/>
    <w:rsid w:val="0058551D"/>
    <w:rsid w:val="0058580B"/>
    <w:rsid w:val="0058586F"/>
    <w:rsid w:val="00585E3A"/>
    <w:rsid w:val="00585EB6"/>
    <w:rsid w:val="00586C13"/>
    <w:rsid w:val="005875FC"/>
    <w:rsid w:val="00587B72"/>
    <w:rsid w:val="00587BDF"/>
    <w:rsid w:val="0059024B"/>
    <w:rsid w:val="0059165F"/>
    <w:rsid w:val="00592E78"/>
    <w:rsid w:val="00593BFE"/>
    <w:rsid w:val="00594FDC"/>
    <w:rsid w:val="00595366"/>
    <w:rsid w:val="005953CA"/>
    <w:rsid w:val="005958BF"/>
    <w:rsid w:val="00595C8F"/>
    <w:rsid w:val="005960F9"/>
    <w:rsid w:val="00596611"/>
    <w:rsid w:val="0059666E"/>
    <w:rsid w:val="00597B9E"/>
    <w:rsid w:val="005A0810"/>
    <w:rsid w:val="005A0C6E"/>
    <w:rsid w:val="005A1ABE"/>
    <w:rsid w:val="005A1D57"/>
    <w:rsid w:val="005A31A0"/>
    <w:rsid w:val="005A3906"/>
    <w:rsid w:val="005A3CAF"/>
    <w:rsid w:val="005A4442"/>
    <w:rsid w:val="005A470D"/>
    <w:rsid w:val="005A4A02"/>
    <w:rsid w:val="005A50ED"/>
    <w:rsid w:val="005A5482"/>
    <w:rsid w:val="005A574B"/>
    <w:rsid w:val="005A671B"/>
    <w:rsid w:val="005A6A59"/>
    <w:rsid w:val="005A6BF8"/>
    <w:rsid w:val="005A6C15"/>
    <w:rsid w:val="005A7AAA"/>
    <w:rsid w:val="005A7BE8"/>
    <w:rsid w:val="005B0251"/>
    <w:rsid w:val="005B0F67"/>
    <w:rsid w:val="005B12A4"/>
    <w:rsid w:val="005B1702"/>
    <w:rsid w:val="005B18B7"/>
    <w:rsid w:val="005B2DA7"/>
    <w:rsid w:val="005B37B4"/>
    <w:rsid w:val="005B4BCD"/>
    <w:rsid w:val="005B5A41"/>
    <w:rsid w:val="005B5EF0"/>
    <w:rsid w:val="005B6DC6"/>
    <w:rsid w:val="005B6F1E"/>
    <w:rsid w:val="005B6F7D"/>
    <w:rsid w:val="005C03F1"/>
    <w:rsid w:val="005C0736"/>
    <w:rsid w:val="005C0DCD"/>
    <w:rsid w:val="005C1163"/>
    <w:rsid w:val="005C13FC"/>
    <w:rsid w:val="005C1483"/>
    <w:rsid w:val="005C155F"/>
    <w:rsid w:val="005C171D"/>
    <w:rsid w:val="005C1BE3"/>
    <w:rsid w:val="005C1C4A"/>
    <w:rsid w:val="005C4879"/>
    <w:rsid w:val="005C4B7F"/>
    <w:rsid w:val="005C5D64"/>
    <w:rsid w:val="005C6A56"/>
    <w:rsid w:val="005C6F6B"/>
    <w:rsid w:val="005D1319"/>
    <w:rsid w:val="005D2C43"/>
    <w:rsid w:val="005D30E0"/>
    <w:rsid w:val="005D36BB"/>
    <w:rsid w:val="005D3786"/>
    <w:rsid w:val="005D405F"/>
    <w:rsid w:val="005D48F8"/>
    <w:rsid w:val="005D4E0E"/>
    <w:rsid w:val="005D50A4"/>
    <w:rsid w:val="005D5119"/>
    <w:rsid w:val="005D5973"/>
    <w:rsid w:val="005D6D61"/>
    <w:rsid w:val="005D6D9C"/>
    <w:rsid w:val="005D7471"/>
    <w:rsid w:val="005D792F"/>
    <w:rsid w:val="005D7C52"/>
    <w:rsid w:val="005E09E4"/>
    <w:rsid w:val="005E1CC8"/>
    <w:rsid w:val="005E2010"/>
    <w:rsid w:val="005E20C6"/>
    <w:rsid w:val="005E2754"/>
    <w:rsid w:val="005E38C7"/>
    <w:rsid w:val="005E4614"/>
    <w:rsid w:val="005E4C5E"/>
    <w:rsid w:val="005E4E56"/>
    <w:rsid w:val="005E57EA"/>
    <w:rsid w:val="005E5841"/>
    <w:rsid w:val="005E5AC9"/>
    <w:rsid w:val="005E5B9F"/>
    <w:rsid w:val="005E5EE8"/>
    <w:rsid w:val="005E6163"/>
    <w:rsid w:val="005E642E"/>
    <w:rsid w:val="005E6C0E"/>
    <w:rsid w:val="005E70CF"/>
    <w:rsid w:val="005E7451"/>
    <w:rsid w:val="005F0CE2"/>
    <w:rsid w:val="005F1178"/>
    <w:rsid w:val="005F1916"/>
    <w:rsid w:val="005F2648"/>
    <w:rsid w:val="005F2AC4"/>
    <w:rsid w:val="005F32BB"/>
    <w:rsid w:val="005F38DC"/>
    <w:rsid w:val="005F3B11"/>
    <w:rsid w:val="005F3DB9"/>
    <w:rsid w:val="005F4244"/>
    <w:rsid w:val="005F43D1"/>
    <w:rsid w:val="005F4652"/>
    <w:rsid w:val="005F518F"/>
    <w:rsid w:val="005F5764"/>
    <w:rsid w:val="005F6421"/>
    <w:rsid w:val="005F68F1"/>
    <w:rsid w:val="005F6CA9"/>
    <w:rsid w:val="005F6D5E"/>
    <w:rsid w:val="005F6F24"/>
    <w:rsid w:val="005F7004"/>
    <w:rsid w:val="00602F3D"/>
    <w:rsid w:val="00603165"/>
    <w:rsid w:val="00603F8A"/>
    <w:rsid w:val="00604DA1"/>
    <w:rsid w:val="006058B2"/>
    <w:rsid w:val="006058B9"/>
    <w:rsid w:val="00605AE8"/>
    <w:rsid w:val="00606049"/>
    <w:rsid w:val="006060B2"/>
    <w:rsid w:val="00606B4B"/>
    <w:rsid w:val="00606BB9"/>
    <w:rsid w:val="00607E0B"/>
    <w:rsid w:val="006104C6"/>
    <w:rsid w:val="00610F6B"/>
    <w:rsid w:val="006110B1"/>
    <w:rsid w:val="0061183F"/>
    <w:rsid w:val="00611B24"/>
    <w:rsid w:val="006122F3"/>
    <w:rsid w:val="0061256B"/>
    <w:rsid w:val="00612DD0"/>
    <w:rsid w:val="00613717"/>
    <w:rsid w:val="006158F5"/>
    <w:rsid w:val="00615F94"/>
    <w:rsid w:val="006167C3"/>
    <w:rsid w:val="0061694E"/>
    <w:rsid w:val="0061718A"/>
    <w:rsid w:val="00617670"/>
    <w:rsid w:val="00620593"/>
    <w:rsid w:val="006212D1"/>
    <w:rsid w:val="00621B27"/>
    <w:rsid w:val="00621CBF"/>
    <w:rsid w:val="00621F1D"/>
    <w:rsid w:val="006224BE"/>
    <w:rsid w:val="0062280F"/>
    <w:rsid w:val="0062287D"/>
    <w:rsid w:val="00622DAA"/>
    <w:rsid w:val="00623D24"/>
    <w:rsid w:val="00624542"/>
    <w:rsid w:val="00624BFE"/>
    <w:rsid w:val="0062574E"/>
    <w:rsid w:val="006260D4"/>
    <w:rsid w:val="00626930"/>
    <w:rsid w:val="00626DED"/>
    <w:rsid w:val="0062710E"/>
    <w:rsid w:val="0062736E"/>
    <w:rsid w:val="00627576"/>
    <w:rsid w:val="006275C7"/>
    <w:rsid w:val="00627E37"/>
    <w:rsid w:val="00630614"/>
    <w:rsid w:val="00630922"/>
    <w:rsid w:val="00630BEC"/>
    <w:rsid w:val="00631920"/>
    <w:rsid w:val="00631FBE"/>
    <w:rsid w:val="00632531"/>
    <w:rsid w:val="0063372E"/>
    <w:rsid w:val="00633ABB"/>
    <w:rsid w:val="00633C68"/>
    <w:rsid w:val="00634470"/>
    <w:rsid w:val="00634647"/>
    <w:rsid w:val="0063632C"/>
    <w:rsid w:val="00636484"/>
    <w:rsid w:val="00637206"/>
    <w:rsid w:val="00637DF4"/>
    <w:rsid w:val="00637F11"/>
    <w:rsid w:val="00637FA0"/>
    <w:rsid w:val="00640074"/>
    <w:rsid w:val="006403A3"/>
    <w:rsid w:val="0064068B"/>
    <w:rsid w:val="00640710"/>
    <w:rsid w:val="00640E63"/>
    <w:rsid w:val="00641B60"/>
    <w:rsid w:val="00642122"/>
    <w:rsid w:val="00642232"/>
    <w:rsid w:val="00642892"/>
    <w:rsid w:val="00642BAB"/>
    <w:rsid w:val="006437BB"/>
    <w:rsid w:val="0064388E"/>
    <w:rsid w:val="00643EE2"/>
    <w:rsid w:val="006453B2"/>
    <w:rsid w:val="0064561B"/>
    <w:rsid w:val="006459B8"/>
    <w:rsid w:val="00646473"/>
    <w:rsid w:val="00646636"/>
    <w:rsid w:val="00646D21"/>
    <w:rsid w:val="006470F9"/>
    <w:rsid w:val="006473F9"/>
    <w:rsid w:val="006475E6"/>
    <w:rsid w:val="00650676"/>
    <w:rsid w:val="00650965"/>
    <w:rsid w:val="00650D49"/>
    <w:rsid w:val="00651729"/>
    <w:rsid w:val="00651CC8"/>
    <w:rsid w:val="0065247F"/>
    <w:rsid w:val="00652747"/>
    <w:rsid w:val="00652E1A"/>
    <w:rsid w:val="0065331D"/>
    <w:rsid w:val="006537B5"/>
    <w:rsid w:val="00653804"/>
    <w:rsid w:val="00653AA4"/>
    <w:rsid w:val="00653F7B"/>
    <w:rsid w:val="0065445A"/>
    <w:rsid w:val="006555B5"/>
    <w:rsid w:val="0065679C"/>
    <w:rsid w:val="006568BD"/>
    <w:rsid w:val="00656A1A"/>
    <w:rsid w:val="00656A77"/>
    <w:rsid w:val="00656C1B"/>
    <w:rsid w:val="00657156"/>
    <w:rsid w:val="00657697"/>
    <w:rsid w:val="006576A8"/>
    <w:rsid w:val="0066061B"/>
    <w:rsid w:val="00660C1D"/>
    <w:rsid w:val="0066130F"/>
    <w:rsid w:val="00661481"/>
    <w:rsid w:val="00661CCB"/>
    <w:rsid w:val="006622AE"/>
    <w:rsid w:val="006626D0"/>
    <w:rsid w:val="00662DEF"/>
    <w:rsid w:val="006630C1"/>
    <w:rsid w:val="0066311C"/>
    <w:rsid w:val="00663BB2"/>
    <w:rsid w:val="00663FAD"/>
    <w:rsid w:val="0066402F"/>
    <w:rsid w:val="0066414E"/>
    <w:rsid w:val="00664632"/>
    <w:rsid w:val="00664D6B"/>
    <w:rsid w:val="00664EBA"/>
    <w:rsid w:val="006658AA"/>
    <w:rsid w:val="00666686"/>
    <w:rsid w:val="0066670E"/>
    <w:rsid w:val="00666719"/>
    <w:rsid w:val="006669BA"/>
    <w:rsid w:val="00666CC5"/>
    <w:rsid w:val="00666FB7"/>
    <w:rsid w:val="00667462"/>
    <w:rsid w:val="0066756A"/>
    <w:rsid w:val="00667EF4"/>
    <w:rsid w:val="006709BF"/>
    <w:rsid w:val="00670BEA"/>
    <w:rsid w:val="00670CE3"/>
    <w:rsid w:val="006716CF"/>
    <w:rsid w:val="00671AC7"/>
    <w:rsid w:val="0067223F"/>
    <w:rsid w:val="0067387F"/>
    <w:rsid w:val="00674105"/>
    <w:rsid w:val="00674883"/>
    <w:rsid w:val="00675038"/>
    <w:rsid w:val="0067572A"/>
    <w:rsid w:val="00676304"/>
    <w:rsid w:val="00676379"/>
    <w:rsid w:val="0067679C"/>
    <w:rsid w:val="0067695B"/>
    <w:rsid w:val="00676A72"/>
    <w:rsid w:val="00677188"/>
    <w:rsid w:val="006773FF"/>
    <w:rsid w:val="00677546"/>
    <w:rsid w:val="006777C3"/>
    <w:rsid w:val="00677B2C"/>
    <w:rsid w:val="006802B7"/>
    <w:rsid w:val="00681005"/>
    <w:rsid w:val="00681BE6"/>
    <w:rsid w:val="00682BAF"/>
    <w:rsid w:val="00682E97"/>
    <w:rsid w:val="00683675"/>
    <w:rsid w:val="006838BF"/>
    <w:rsid w:val="00683931"/>
    <w:rsid w:val="00683D8E"/>
    <w:rsid w:val="00684221"/>
    <w:rsid w:val="00684D07"/>
    <w:rsid w:val="00684E7B"/>
    <w:rsid w:val="00685B00"/>
    <w:rsid w:val="00685C0E"/>
    <w:rsid w:val="00686503"/>
    <w:rsid w:val="0068776C"/>
    <w:rsid w:val="0068784F"/>
    <w:rsid w:val="0068793F"/>
    <w:rsid w:val="006879F4"/>
    <w:rsid w:val="00687CA0"/>
    <w:rsid w:val="00690E67"/>
    <w:rsid w:val="00690FEA"/>
    <w:rsid w:val="0069138D"/>
    <w:rsid w:val="00691410"/>
    <w:rsid w:val="006921FE"/>
    <w:rsid w:val="006932EA"/>
    <w:rsid w:val="006935CC"/>
    <w:rsid w:val="00693AC1"/>
    <w:rsid w:val="00693B4B"/>
    <w:rsid w:val="00693E33"/>
    <w:rsid w:val="00693FEB"/>
    <w:rsid w:val="006952B7"/>
    <w:rsid w:val="00695583"/>
    <w:rsid w:val="006955B0"/>
    <w:rsid w:val="00696448"/>
    <w:rsid w:val="00696C9C"/>
    <w:rsid w:val="00696DD9"/>
    <w:rsid w:val="00697931"/>
    <w:rsid w:val="00697983"/>
    <w:rsid w:val="00697B08"/>
    <w:rsid w:val="00697B83"/>
    <w:rsid w:val="006A2664"/>
    <w:rsid w:val="006A2D33"/>
    <w:rsid w:val="006A30A6"/>
    <w:rsid w:val="006A34B2"/>
    <w:rsid w:val="006A3694"/>
    <w:rsid w:val="006A37B0"/>
    <w:rsid w:val="006A4574"/>
    <w:rsid w:val="006A4EE1"/>
    <w:rsid w:val="006A58DD"/>
    <w:rsid w:val="006A5BAE"/>
    <w:rsid w:val="006A5C60"/>
    <w:rsid w:val="006A5DF1"/>
    <w:rsid w:val="006A5EB1"/>
    <w:rsid w:val="006A658A"/>
    <w:rsid w:val="006B03AA"/>
    <w:rsid w:val="006B07A7"/>
    <w:rsid w:val="006B0D56"/>
    <w:rsid w:val="006B1599"/>
    <w:rsid w:val="006B1B9D"/>
    <w:rsid w:val="006B1C15"/>
    <w:rsid w:val="006B1E3A"/>
    <w:rsid w:val="006B20E0"/>
    <w:rsid w:val="006B2683"/>
    <w:rsid w:val="006B31EB"/>
    <w:rsid w:val="006B38D2"/>
    <w:rsid w:val="006B41AB"/>
    <w:rsid w:val="006B4860"/>
    <w:rsid w:val="006B4EDE"/>
    <w:rsid w:val="006B4F26"/>
    <w:rsid w:val="006B50E1"/>
    <w:rsid w:val="006B52D9"/>
    <w:rsid w:val="006B5605"/>
    <w:rsid w:val="006B5C22"/>
    <w:rsid w:val="006B6060"/>
    <w:rsid w:val="006B686A"/>
    <w:rsid w:val="006B72FB"/>
    <w:rsid w:val="006B7340"/>
    <w:rsid w:val="006C0071"/>
    <w:rsid w:val="006C0483"/>
    <w:rsid w:val="006C0963"/>
    <w:rsid w:val="006C1956"/>
    <w:rsid w:val="006C1973"/>
    <w:rsid w:val="006C314A"/>
    <w:rsid w:val="006C31AA"/>
    <w:rsid w:val="006C3625"/>
    <w:rsid w:val="006C3CDA"/>
    <w:rsid w:val="006C3D6B"/>
    <w:rsid w:val="006C3F7C"/>
    <w:rsid w:val="006C46CC"/>
    <w:rsid w:val="006C4981"/>
    <w:rsid w:val="006C4F9E"/>
    <w:rsid w:val="006C4FBC"/>
    <w:rsid w:val="006C5FCA"/>
    <w:rsid w:val="006C61A1"/>
    <w:rsid w:val="006C63DD"/>
    <w:rsid w:val="006C6416"/>
    <w:rsid w:val="006C6711"/>
    <w:rsid w:val="006C6783"/>
    <w:rsid w:val="006C6EE0"/>
    <w:rsid w:val="006C6F5A"/>
    <w:rsid w:val="006C791C"/>
    <w:rsid w:val="006C79E7"/>
    <w:rsid w:val="006D0FB8"/>
    <w:rsid w:val="006D1C07"/>
    <w:rsid w:val="006D35D2"/>
    <w:rsid w:val="006D392B"/>
    <w:rsid w:val="006D3D7E"/>
    <w:rsid w:val="006D3DE5"/>
    <w:rsid w:val="006D410E"/>
    <w:rsid w:val="006D411E"/>
    <w:rsid w:val="006D428D"/>
    <w:rsid w:val="006D5A3A"/>
    <w:rsid w:val="006D5FE5"/>
    <w:rsid w:val="006D6B70"/>
    <w:rsid w:val="006D6DA0"/>
    <w:rsid w:val="006D7233"/>
    <w:rsid w:val="006D7C4C"/>
    <w:rsid w:val="006E0ABA"/>
    <w:rsid w:val="006E0B91"/>
    <w:rsid w:val="006E0CC3"/>
    <w:rsid w:val="006E139F"/>
    <w:rsid w:val="006E1CFF"/>
    <w:rsid w:val="006E1F8C"/>
    <w:rsid w:val="006E2162"/>
    <w:rsid w:val="006E257D"/>
    <w:rsid w:val="006E266C"/>
    <w:rsid w:val="006E3F01"/>
    <w:rsid w:val="006E4413"/>
    <w:rsid w:val="006E5191"/>
    <w:rsid w:val="006E5776"/>
    <w:rsid w:val="006E5A2A"/>
    <w:rsid w:val="006E5BF3"/>
    <w:rsid w:val="006F11E8"/>
    <w:rsid w:val="006F27C1"/>
    <w:rsid w:val="006F34E7"/>
    <w:rsid w:val="006F369A"/>
    <w:rsid w:val="006F42F2"/>
    <w:rsid w:val="006F555A"/>
    <w:rsid w:val="006F642F"/>
    <w:rsid w:val="006F70D3"/>
    <w:rsid w:val="006F7653"/>
    <w:rsid w:val="006F76CE"/>
    <w:rsid w:val="006F7853"/>
    <w:rsid w:val="007007B5"/>
    <w:rsid w:val="00701193"/>
    <w:rsid w:val="0070133A"/>
    <w:rsid w:val="007013FF"/>
    <w:rsid w:val="007014D1"/>
    <w:rsid w:val="007016AE"/>
    <w:rsid w:val="00702117"/>
    <w:rsid w:val="0070365E"/>
    <w:rsid w:val="007037BB"/>
    <w:rsid w:val="00704877"/>
    <w:rsid w:val="00704B50"/>
    <w:rsid w:val="00704B83"/>
    <w:rsid w:val="00704EE4"/>
    <w:rsid w:val="00704EFC"/>
    <w:rsid w:val="00705467"/>
    <w:rsid w:val="0070553F"/>
    <w:rsid w:val="00705FE7"/>
    <w:rsid w:val="00706141"/>
    <w:rsid w:val="0070659A"/>
    <w:rsid w:val="00706F48"/>
    <w:rsid w:val="00706FCA"/>
    <w:rsid w:val="00707CDD"/>
    <w:rsid w:val="0071100D"/>
    <w:rsid w:val="0071125A"/>
    <w:rsid w:val="00711C2D"/>
    <w:rsid w:val="00713077"/>
    <w:rsid w:val="0071316E"/>
    <w:rsid w:val="00713334"/>
    <w:rsid w:val="0071376E"/>
    <w:rsid w:val="00713CAB"/>
    <w:rsid w:val="00714365"/>
    <w:rsid w:val="00714975"/>
    <w:rsid w:val="00714B6E"/>
    <w:rsid w:val="007156A8"/>
    <w:rsid w:val="007157C6"/>
    <w:rsid w:val="00715B09"/>
    <w:rsid w:val="00715EAF"/>
    <w:rsid w:val="00715F68"/>
    <w:rsid w:val="00716510"/>
    <w:rsid w:val="00716C87"/>
    <w:rsid w:val="00717914"/>
    <w:rsid w:val="0072037F"/>
    <w:rsid w:val="007207EF"/>
    <w:rsid w:val="00720CA5"/>
    <w:rsid w:val="00721745"/>
    <w:rsid w:val="00721772"/>
    <w:rsid w:val="00721A60"/>
    <w:rsid w:val="00721AF1"/>
    <w:rsid w:val="00721BD0"/>
    <w:rsid w:val="00722301"/>
    <w:rsid w:val="00722601"/>
    <w:rsid w:val="00722B93"/>
    <w:rsid w:val="00722DB4"/>
    <w:rsid w:val="00722FD5"/>
    <w:rsid w:val="00723737"/>
    <w:rsid w:val="0072382D"/>
    <w:rsid w:val="00724049"/>
    <w:rsid w:val="00724204"/>
    <w:rsid w:val="0072496E"/>
    <w:rsid w:val="00724977"/>
    <w:rsid w:val="007249CD"/>
    <w:rsid w:val="00724DD9"/>
    <w:rsid w:val="00724E90"/>
    <w:rsid w:val="00724EFB"/>
    <w:rsid w:val="00724FFF"/>
    <w:rsid w:val="0072514A"/>
    <w:rsid w:val="007253DD"/>
    <w:rsid w:val="007260B5"/>
    <w:rsid w:val="00726487"/>
    <w:rsid w:val="00727887"/>
    <w:rsid w:val="00727AEC"/>
    <w:rsid w:val="0073038C"/>
    <w:rsid w:val="00731863"/>
    <w:rsid w:val="00732999"/>
    <w:rsid w:val="00732DAC"/>
    <w:rsid w:val="0073385E"/>
    <w:rsid w:val="00733BA9"/>
    <w:rsid w:val="00733F06"/>
    <w:rsid w:val="007342A6"/>
    <w:rsid w:val="0073526B"/>
    <w:rsid w:val="00735807"/>
    <w:rsid w:val="007363BD"/>
    <w:rsid w:val="007366E6"/>
    <w:rsid w:val="00736850"/>
    <w:rsid w:val="00736D7C"/>
    <w:rsid w:val="00737A6F"/>
    <w:rsid w:val="00740AF8"/>
    <w:rsid w:val="007411E0"/>
    <w:rsid w:val="0074120F"/>
    <w:rsid w:val="0074193A"/>
    <w:rsid w:val="00741979"/>
    <w:rsid w:val="00741AA6"/>
    <w:rsid w:val="00741C72"/>
    <w:rsid w:val="00741FC0"/>
    <w:rsid w:val="0074221F"/>
    <w:rsid w:val="00742C81"/>
    <w:rsid w:val="00742DB1"/>
    <w:rsid w:val="0074361B"/>
    <w:rsid w:val="0074396C"/>
    <w:rsid w:val="007446BC"/>
    <w:rsid w:val="00744D1F"/>
    <w:rsid w:val="007460B3"/>
    <w:rsid w:val="007467DD"/>
    <w:rsid w:val="0075003D"/>
    <w:rsid w:val="0075035B"/>
    <w:rsid w:val="00750C6D"/>
    <w:rsid w:val="0075196F"/>
    <w:rsid w:val="00751B28"/>
    <w:rsid w:val="00751E16"/>
    <w:rsid w:val="00751FC1"/>
    <w:rsid w:val="00752435"/>
    <w:rsid w:val="00752AB2"/>
    <w:rsid w:val="00752BFD"/>
    <w:rsid w:val="007536B4"/>
    <w:rsid w:val="007537F1"/>
    <w:rsid w:val="007541C4"/>
    <w:rsid w:val="00754227"/>
    <w:rsid w:val="007543A6"/>
    <w:rsid w:val="00754519"/>
    <w:rsid w:val="007547F9"/>
    <w:rsid w:val="00754831"/>
    <w:rsid w:val="00754EB9"/>
    <w:rsid w:val="0075608C"/>
    <w:rsid w:val="00757440"/>
    <w:rsid w:val="007579AA"/>
    <w:rsid w:val="0076048E"/>
    <w:rsid w:val="00760C6F"/>
    <w:rsid w:val="00760CFA"/>
    <w:rsid w:val="00762011"/>
    <w:rsid w:val="0076218B"/>
    <w:rsid w:val="00762ECA"/>
    <w:rsid w:val="00762FA6"/>
    <w:rsid w:val="00764552"/>
    <w:rsid w:val="00764587"/>
    <w:rsid w:val="00765907"/>
    <w:rsid w:val="007659C8"/>
    <w:rsid w:val="00765BA5"/>
    <w:rsid w:val="0076635C"/>
    <w:rsid w:val="0076636D"/>
    <w:rsid w:val="0076674D"/>
    <w:rsid w:val="0076676B"/>
    <w:rsid w:val="00766860"/>
    <w:rsid w:val="00766CCD"/>
    <w:rsid w:val="007674A6"/>
    <w:rsid w:val="007676A2"/>
    <w:rsid w:val="00767943"/>
    <w:rsid w:val="0077040E"/>
    <w:rsid w:val="007708D5"/>
    <w:rsid w:val="00770E85"/>
    <w:rsid w:val="00771199"/>
    <w:rsid w:val="00771878"/>
    <w:rsid w:val="007725F8"/>
    <w:rsid w:val="00772E25"/>
    <w:rsid w:val="00773208"/>
    <w:rsid w:val="007739B0"/>
    <w:rsid w:val="007739E1"/>
    <w:rsid w:val="00773C6A"/>
    <w:rsid w:val="007745F8"/>
    <w:rsid w:val="00774613"/>
    <w:rsid w:val="00774790"/>
    <w:rsid w:val="00775FFC"/>
    <w:rsid w:val="007801B3"/>
    <w:rsid w:val="00781321"/>
    <w:rsid w:val="00781EB1"/>
    <w:rsid w:val="007823F9"/>
    <w:rsid w:val="00782814"/>
    <w:rsid w:val="00782C75"/>
    <w:rsid w:val="00782E95"/>
    <w:rsid w:val="007839FC"/>
    <w:rsid w:val="00783C55"/>
    <w:rsid w:val="00784255"/>
    <w:rsid w:val="0078434B"/>
    <w:rsid w:val="00784A0B"/>
    <w:rsid w:val="00784E59"/>
    <w:rsid w:val="0078550B"/>
    <w:rsid w:val="0078659F"/>
    <w:rsid w:val="00786761"/>
    <w:rsid w:val="007876C6"/>
    <w:rsid w:val="00790F59"/>
    <w:rsid w:val="00791140"/>
    <w:rsid w:val="00791679"/>
    <w:rsid w:val="00791EED"/>
    <w:rsid w:val="0079237E"/>
    <w:rsid w:val="007924B1"/>
    <w:rsid w:val="00793696"/>
    <w:rsid w:val="0079429A"/>
    <w:rsid w:val="00794976"/>
    <w:rsid w:val="00794EE9"/>
    <w:rsid w:val="007954E4"/>
    <w:rsid w:val="007956B9"/>
    <w:rsid w:val="00795F28"/>
    <w:rsid w:val="00797199"/>
    <w:rsid w:val="0079741A"/>
    <w:rsid w:val="00797705"/>
    <w:rsid w:val="00797EE6"/>
    <w:rsid w:val="007A0098"/>
    <w:rsid w:val="007A03E0"/>
    <w:rsid w:val="007A07B5"/>
    <w:rsid w:val="007A1087"/>
    <w:rsid w:val="007A1BC1"/>
    <w:rsid w:val="007A1CD5"/>
    <w:rsid w:val="007A23B0"/>
    <w:rsid w:val="007A253E"/>
    <w:rsid w:val="007A36B7"/>
    <w:rsid w:val="007A3FA3"/>
    <w:rsid w:val="007A57E0"/>
    <w:rsid w:val="007A6A17"/>
    <w:rsid w:val="007A74F3"/>
    <w:rsid w:val="007B07A0"/>
    <w:rsid w:val="007B0836"/>
    <w:rsid w:val="007B0CD0"/>
    <w:rsid w:val="007B1143"/>
    <w:rsid w:val="007B17F6"/>
    <w:rsid w:val="007B1F9C"/>
    <w:rsid w:val="007B2A83"/>
    <w:rsid w:val="007B30F0"/>
    <w:rsid w:val="007B390E"/>
    <w:rsid w:val="007B3CDD"/>
    <w:rsid w:val="007B4215"/>
    <w:rsid w:val="007B5634"/>
    <w:rsid w:val="007B63FB"/>
    <w:rsid w:val="007B64B6"/>
    <w:rsid w:val="007B6779"/>
    <w:rsid w:val="007B723B"/>
    <w:rsid w:val="007B734C"/>
    <w:rsid w:val="007C00FA"/>
    <w:rsid w:val="007C0678"/>
    <w:rsid w:val="007C10EE"/>
    <w:rsid w:val="007C120F"/>
    <w:rsid w:val="007C192E"/>
    <w:rsid w:val="007C1945"/>
    <w:rsid w:val="007C20FA"/>
    <w:rsid w:val="007C2385"/>
    <w:rsid w:val="007C2902"/>
    <w:rsid w:val="007C2A61"/>
    <w:rsid w:val="007C47B7"/>
    <w:rsid w:val="007C5296"/>
    <w:rsid w:val="007C5306"/>
    <w:rsid w:val="007C533D"/>
    <w:rsid w:val="007C56E9"/>
    <w:rsid w:val="007C5794"/>
    <w:rsid w:val="007C591E"/>
    <w:rsid w:val="007C5C7D"/>
    <w:rsid w:val="007C5CAC"/>
    <w:rsid w:val="007C6041"/>
    <w:rsid w:val="007C6504"/>
    <w:rsid w:val="007C6548"/>
    <w:rsid w:val="007C6565"/>
    <w:rsid w:val="007C6CCB"/>
    <w:rsid w:val="007C6D65"/>
    <w:rsid w:val="007C710C"/>
    <w:rsid w:val="007D0A79"/>
    <w:rsid w:val="007D102D"/>
    <w:rsid w:val="007D13B8"/>
    <w:rsid w:val="007D19FC"/>
    <w:rsid w:val="007D1C47"/>
    <w:rsid w:val="007D1D30"/>
    <w:rsid w:val="007D2147"/>
    <w:rsid w:val="007D2516"/>
    <w:rsid w:val="007D35A4"/>
    <w:rsid w:val="007D3D74"/>
    <w:rsid w:val="007D415D"/>
    <w:rsid w:val="007D4CA4"/>
    <w:rsid w:val="007D54A0"/>
    <w:rsid w:val="007D581F"/>
    <w:rsid w:val="007D6509"/>
    <w:rsid w:val="007D6A92"/>
    <w:rsid w:val="007D6B2F"/>
    <w:rsid w:val="007D6FFD"/>
    <w:rsid w:val="007D7192"/>
    <w:rsid w:val="007D773D"/>
    <w:rsid w:val="007D78C6"/>
    <w:rsid w:val="007D7A74"/>
    <w:rsid w:val="007D7C06"/>
    <w:rsid w:val="007E0B41"/>
    <w:rsid w:val="007E0B71"/>
    <w:rsid w:val="007E0C21"/>
    <w:rsid w:val="007E2103"/>
    <w:rsid w:val="007E2497"/>
    <w:rsid w:val="007E288E"/>
    <w:rsid w:val="007E2AAE"/>
    <w:rsid w:val="007E32EF"/>
    <w:rsid w:val="007E34F0"/>
    <w:rsid w:val="007E39A8"/>
    <w:rsid w:val="007E5594"/>
    <w:rsid w:val="007E62EF"/>
    <w:rsid w:val="007E6945"/>
    <w:rsid w:val="007E6F67"/>
    <w:rsid w:val="007E7354"/>
    <w:rsid w:val="007E77B3"/>
    <w:rsid w:val="007E7CF3"/>
    <w:rsid w:val="007F0532"/>
    <w:rsid w:val="007F0722"/>
    <w:rsid w:val="007F0FCD"/>
    <w:rsid w:val="007F19BD"/>
    <w:rsid w:val="007F28D5"/>
    <w:rsid w:val="007F2AE4"/>
    <w:rsid w:val="007F2AEC"/>
    <w:rsid w:val="007F2D77"/>
    <w:rsid w:val="007F2DB4"/>
    <w:rsid w:val="007F30D6"/>
    <w:rsid w:val="007F34B9"/>
    <w:rsid w:val="007F3B38"/>
    <w:rsid w:val="007F5128"/>
    <w:rsid w:val="007F5362"/>
    <w:rsid w:val="007F5AB7"/>
    <w:rsid w:val="007F5E2F"/>
    <w:rsid w:val="007F5F81"/>
    <w:rsid w:val="008010FF"/>
    <w:rsid w:val="008013AB"/>
    <w:rsid w:val="0080219D"/>
    <w:rsid w:val="008026FD"/>
    <w:rsid w:val="00802C50"/>
    <w:rsid w:val="00802F28"/>
    <w:rsid w:val="008041E6"/>
    <w:rsid w:val="00805D63"/>
    <w:rsid w:val="00805F9D"/>
    <w:rsid w:val="00806157"/>
    <w:rsid w:val="00806554"/>
    <w:rsid w:val="00807094"/>
    <w:rsid w:val="00807A81"/>
    <w:rsid w:val="00807C80"/>
    <w:rsid w:val="00807D12"/>
    <w:rsid w:val="00810A68"/>
    <w:rsid w:val="00811CBE"/>
    <w:rsid w:val="00811D4D"/>
    <w:rsid w:val="00812336"/>
    <w:rsid w:val="00812A33"/>
    <w:rsid w:val="00813E86"/>
    <w:rsid w:val="00813FFE"/>
    <w:rsid w:val="00814743"/>
    <w:rsid w:val="00814ACA"/>
    <w:rsid w:val="0081532D"/>
    <w:rsid w:val="00815357"/>
    <w:rsid w:val="0081561B"/>
    <w:rsid w:val="00816DB9"/>
    <w:rsid w:val="0081728C"/>
    <w:rsid w:val="008176A5"/>
    <w:rsid w:val="008178E4"/>
    <w:rsid w:val="00817954"/>
    <w:rsid w:val="00817E3C"/>
    <w:rsid w:val="008210F6"/>
    <w:rsid w:val="008219F0"/>
    <w:rsid w:val="00821CC9"/>
    <w:rsid w:val="008229DE"/>
    <w:rsid w:val="00822F4B"/>
    <w:rsid w:val="008231C6"/>
    <w:rsid w:val="0082361D"/>
    <w:rsid w:val="00823E47"/>
    <w:rsid w:val="00824936"/>
    <w:rsid w:val="008254F0"/>
    <w:rsid w:val="00825634"/>
    <w:rsid w:val="00825821"/>
    <w:rsid w:val="00825A8F"/>
    <w:rsid w:val="0082748D"/>
    <w:rsid w:val="00827F54"/>
    <w:rsid w:val="00831DCE"/>
    <w:rsid w:val="00832096"/>
    <w:rsid w:val="00832B8C"/>
    <w:rsid w:val="00832CC1"/>
    <w:rsid w:val="0083365F"/>
    <w:rsid w:val="008339AF"/>
    <w:rsid w:val="00833DFA"/>
    <w:rsid w:val="00834662"/>
    <w:rsid w:val="00834888"/>
    <w:rsid w:val="00834FE5"/>
    <w:rsid w:val="008351B1"/>
    <w:rsid w:val="008370B0"/>
    <w:rsid w:val="00837C3D"/>
    <w:rsid w:val="00840339"/>
    <w:rsid w:val="0084071F"/>
    <w:rsid w:val="0084091A"/>
    <w:rsid w:val="00841358"/>
    <w:rsid w:val="00841664"/>
    <w:rsid w:val="0084203D"/>
    <w:rsid w:val="00842150"/>
    <w:rsid w:val="00843230"/>
    <w:rsid w:val="00843B3E"/>
    <w:rsid w:val="00843B43"/>
    <w:rsid w:val="00843F84"/>
    <w:rsid w:val="00844210"/>
    <w:rsid w:val="0084433B"/>
    <w:rsid w:val="008448EE"/>
    <w:rsid w:val="00844D72"/>
    <w:rsid w:val="008452C9"/>
    <w:rsid w:val="008457F9"/>
    <w:rsid w:val="00845BD4"/>
    <w:rsid w:val="00845E88"/>
    <w:rsid w:val="00846315"/>
    <w:rsid w:val="0084639E"/>
    <w:rsid w:val="0084733C"/>
    <w:rsid w:val="00847423"/>
    <w:rsid w:val="00850175"/>
    <w:rsid w:val="00850EF0"/>
    <w:rsid w:val="008511F1"/>
    <w:rsid w:val="00851B4E"/>
    <w:rsid w:val="00851DB6"/>
    <w:rsid w:val="00851FA6"/>
    <w:rsid w:val="0085227A"/>
    <w:rsid w:val="008528BF"/>
    <w:rsid w:val="00853CB1"/>
    <w:rsid w:val="00853D04"/>
    <w:rsid w:val="00854695"/>
    <w:rsid w:val="008548C0"/>
    <w:rsid w:val="008548C8"/>
    <w:rsid w:val="00855800"/>
    <w:rsid w:val="00855AA5"/>
    <w:rsid w:val="00855CD6"/>
    <w:rsid w:val="00856508"/>
    <w:rsid w:val="00856AEA"/>
    <w:rsid w:val="00856BE4"/>
    <w:rsid w:val="00856CF4"/>
    <w:rsid w:val="00857403"/>
    <w:rsid w:val="00860264"/>
    <w:rsid w:val="00860D0A"/>
    <w:rsid w:val="00860D71"/>
    <w:rsid w:val="0086207F"/>
    <w:rsid w:val="0086289D"/>
    <w:rsid w:val="00862DA8"/>
    <w:rsid w:val="00863060"/>
    <w:rsid w:val="008633AC"/>
    <w:rsid w:val="008639A2"/>
    <w:rsid w:val="00864540"/>
    <w:rsid w:val="00864AB5"/>
    <w:rsid w:val="00864EF2"/>
    <w:rsid w:val="00865015"/>
    <w:rsid w:val="008659A6"/>
    <w:rsid w:val="00865A14"/>
    <w:rsid w:val="00866017"/>
    <w:rsid w:val="00866614"/>
    <w:rsid w:val="00866F74"/>
    <w:rsid w:val="00867000"/>
    <w:rsid w:val="0087007E"/>
    <w:rsid w:val="00870E7A"/>
    <w:rsid w:val="00871AE3"/>
    <w:rsid w:val="00871C5B"/>
    <w:rsid w:val="0087319E"/>
    <w:rsid w:val="008736C6"/>
    <w:rsid w:val="008741E3"/>
    <w:rsid w:val="00874314"/>
    <w:rsid w:val="0087460B"/>
    <w:rsid w:val="008749F2"/>
    <w:rsid w:val="00874C51"/>
    <w:rsid w:val="008759BF"/>
    <w:rsid w:val="00875C4E"/>
    <w:rsid w:val="00876323"/>
    <w:rsid w:val="00876E0B"/>
    <w:rsid w:val="00877464"/>
    <w:rsid w:val="00877FCB"/>
    <w:rsid w:val="008800B9"/>
    <w:rsid w:val="0088045C"/>
    <w:rsid w:val="008824BE"/>
    <w:rsid w:val="008825C6"/>
    <w:rsid w:val="0088265E"/>
    <w:rsid w:val="008827A2"/>
    <w:rsid w:val="008828C5"/>
    <w:rsid w:val="00882C5E"/>
    <w:rsid w:val="00883124"/>
    <w:rsid w:val="0088369F"/>
    <w:rsid w:val="008837E9"/>
    <w:rsid w:val="008839DB"/>
    <w:rsid w:val="00884210"/>
    <w:rsid w:val="0088497E"/>
    <w:rsid w:val="00884CCF"/>
    <w:rsid w:val="00884D81"/>
    <w:rsid w:val="00884DD5"/>
    <w:rsid w:val="00884E7B"/>
    <w:rsid w:val="00884E8C"/>
    <w:rsid w:val="00885194"/>
    <w:rsid w:val="00885682"/>
    <w:rsid w:val="00885E4A"/>
    <w:rsid w:val="00886121"/>
    <w:rsid w:val="00886938"/>
    <w:rsid w:val="00887DA9"/>
    <w:rsid w:val="00890A2E"/>
    <w:rsid w:val="00891099"/>
    <w:rsid w:val="00891BC9"/>
    <w:rsid w:val="0089289E"/>
    <w:rsid w:val="008939ED"/>
    <w:rsid w:val="00893BFD"/>
    <w:rsid w:val="00893E90"/>
    <w:rsid w:val="00894392"/>
    <w:rsid w:val="00894712"/>
    <w:rsid w:val="00894798"/>
    <w:rsid w:val="00894BB1"/>
    <w:rsid w:val="00895223"/>
    <w:rsid w:val="008963F1"/>
    <w:rsid w:val="0089649A"/>
    <w:rsid w:val="00896559"/>
    <w:rsid w:val="008970B5"/>
    <w:rsid w:val="00897532"/>
    <w:rsid w:val="008975C5"/>
    <w:rsid w:val="00897A13"/>
    <w:rsid w:val="00897F6B"/>
    <w:rsid w:val="008A0AA4"/>
    <w:rsid w:val="008A0C18"/>
    <w:rsid w:val="008A18F9"/>
    <w:rsid w:val="008A2E7D"/>
    <w:rsid w:val="008A2EFD"/>
    <w:rsid w:val="008A3B6F"/>
    <w:rsid w:val="008A3CCF"/>
    <w:rsid w:val="008A41CD"/>
    <w:rsid w:val="008A4C8A"/>
    <w:rsid w:val="008A582A"/>
    <w:rsid w:val="008A5924"/>
    <w:rsid w:val="008A615B"/>
    <w:rsid w:val="008A6204"/>
    <w:rsid w:val="008A62CC"/>
    <w:rsid w:val="008A67CD"/>
    <w:rsid w:val="008A6B23"/>
    <w:rsid w:val="008A720C"/>
    <w:rsid w:val="008A77D4"/>
    <w:rsid w:val="008A789A"/>
    <w:rsid w:val="008B0233"/>
    <w:rsid w:val="008B0E56"/>
    <w:rsid w:val="008B124B"/>
    <w:rsid w:val="008B133D"/>
    <w:rsid w:val="008B1501"/>
    <w:rsid w:val="008B1591"/>
    <w:rsid w:val="008B18E2"/>
    <w:rsid w:val="008B1DB1"/>
    <w:rsid w:val="008B21E9"/>
    <w:rsid w:val="008B2767"/>
    <w:rsid w:val="008B32F3"/>
    <w:rsid w:val="008B34E5"/>
    <w:rsid w:val="008B368E"/>
    <w:rsid w:val="008B3DA9"/>
    <w:rsid w:val="008B47FF"/>
    <w:rsid w:val="008B4ADB"/>
    <w:rsid w:val="008B50A8"/>
    <w:rsid w:val="008B52EB"/>
    <w:rsid w:val="008B57DC"/>
    <w:rsid w:val="008B5EDE"/>
    <w:rsid w:val="008B61F6"/>
    <w:rsid w:val="008B68E7"/>
    <w:rsid w:val="008B6D05"/>
    <w:rsid w:val="008B6DEF"/>
    <w:rsid w:val="008B770A"/>
    <w:rsid w:val="008B77BB"/>
    <w:rsid w:val="008C0B3A"/>
    <w:rsid w:val="008C15D1"/>
    <w:rsid w:val="008C18D8"/>
    <w:rsid w:val="008C228A"/>
    <w:rsid w:val="008C3442"/>
    <w:rsid w:val="008C49F4"/>
    <w:rsid w:val="008C4EB7"/>
    <w:rsid w:val="008C4FB2"/>
    <w:rsid w:val="008C63DE"/>
    <w:rsid w:val="008C6E16"/>
    <w:rsid w:val="008C70DE"/>
    <w:rsid w:val="008C7A2B"/>
    <w:rsid w:val="008C7DDA"/>
    <w:rsid w:val="008D0269"/>
    <w:rsid w:val="008D0909"/>
    <w:rsid w:val="008D0975"/>
    <w:rsid w:val="008D0C3F"/>
    <w:rsid w:val="008D0D5D"/>
    <w:rsid w:val="008D1B0F"/>
    <w:rsid w:val="008D1D2F"/>
    <w:rsid w:val="008D2137"/>
    <w:rsid w:val="008D2D78"/>
    <w:rsid w:val="008D32AC"/>
    <w:rsid w:val="008D34D3"/>
    <w:rsid w:val="008D3EF8"/>
    <w:rsid w:val="008D412A"/>
    <w:rsid w:val="008D44F1"/>
    <w:rsid w:val="008D4EE1"/>
    <w:rsid w:val="008D62E4"/>
    <w:rsid w:val="008D716E"/>
    <w:rsid w:val="008D7472"/>
    <w:rsid w:val="008D79E2"/>
    <w:rsid w:val="008D7FDF"/>
    <w:rsid w:val="008E012A"/>
    <w:rsid w:val="008E02BA"/>
    <w:rsid w:val="008E0390"/>
    <w:rsid w:val="008E0A77"/>
    <w:rsid w:val="008E1379"/>
    <w:rsid w:val="008E164C"/>
    <w:rsid w:val="008E25E2"/>
    <w:rsid w:val="008E314E"/>
    <w:rsid w:val="008E3433"/>
    <w:rsid w:val="008E3D7A"/>
    <w:rsid w:val="008E4DB8"/>
    <w:rsid w:val="008E556E"/>
    <w:rsid w:val="008E55B1"/>
    <w:rsid w:val="008E6283"/>
    <w:rsid w:val="008F03A1"/>
    <w:rsid w:val="008F096A"/>
    <w:rsid w:val="008F0CBF"/>
    <w:rsid w:val="008F1483"/>
    <w:rsid w:val="008F20C3"/>
    <w:rsid w:val="008F25EC"/>
    <w:rsid w:val="008F2B07"/>
    <w:rsid w:val="008F2BB0"/>
    <w:rsid w:val="008F3667"/>
    <w:rsid w:val="008F39B4"/>
    <w:rsid w:val="008F3B31"/>
    <w:rsid w:val="008F3DA5"/>
    <w:rsid w:val="008F3DDA"/>
    <w:rsid w:val="008F4DA8"/>
    <w:rsid w:val="008F569C"/>
    <w:rsid w:val="008F5898"/>
    <w:rsid w:val="008F5B67"/>
    <w:rsid w:val="008F65F8"/>
    <w:rsid w:val="008F76CC"/>
    <w:rsid w:val="008F7938"/>
    <w:rsid w:val="008F7A8D"/>
    <w:rsid w:val="008F7B30"/>
    <w:rsid w:val="008F7B83"/>
    <w:rsid w:val="008F7B98"/>
    <w:rsid w:val="00900316"/>
    <w:rsid w:val="009006E9"/>
    <w:rsid w:val="009009F3"/>
    <w:rsid w:val="00900C31"/>
    <w:rsid w:val="00900C8D"/>
    <w:rsid w:val="00900F8C"/>
    <w:rsid w:val="0090320B"/>
    <w:rsid w:val="00903D28"/>
    <w:rsid w:val="009041AC"/>
    <w:rsid w:val="0090498F"/>
    <w:rsid w:val="00904A46"/>
    <w:rsid w:val="009050D3"/>
    <w:rsid w:val="00905A90"/>
    <w:rsid w:val="00906027"/>
    <w:rsid w:val="0090667F"/>
    <w:rsid w:val="00906A37"/>
    <w:rsid w:val="00906B5C"/>
    <w:rsid w:val="00906EBF"/>
    <w:rsid w:val="00907528"/>
    <w:rsid w:val="009075E0"/>
    <w:rsid w:val="0091088D"/>
    <w:rsid w:val="009111D4"/>
    <w:rsid w:val="00911F08"/>
    <w:rsid w:val="00912E8A"/>
    <w:rsid w:val="0091325F"/>
    <w:rsid w:val="009145A3"/>
    <w:rsid w:val="00915133"/>
    <w:rsid w:val="0091572A"/>
    <w:rsid w:val="00915829"/>
    <w:rsid w:val="00915A5B"/>
    <w:rsid w:val="00915AC7"/>
    <w:rsid w:val="009177CE"/>
    <w:rsid w:val="009208F7"/>
    <w:rsid w:val="009219DB"/>
    <w:rsid w:val="009222F6"/>
    <w:rsid w:val="0092264C"/>
    <w:rsid w:val="009229EE"/>
    <w:rsid w:val="00922DFA"/>
    <w:rsid w:val="00922F43"/>
    <w:rsid w:val="0092399D"/>
    <w:rsid w:val="00924096"/>
    <w:rsid w:val="009259A3"/>
    <w:rsid w:val="00926A1D"/>
    <w:rsid w:val="009273A7"/>
    <w:rsid w:val="00927585"/>
    <w:rsid w:val="009311F6"/>
    <w:rsid w:val="00931D5E"/>
    <w:rsid w:val="00932210"/>
    <w:rsid w:val="009335FF"/>
    <w:rsid w:val="00934859"/>
    <w:rsid w:val="00934893"/>
    <w:rsid w:val="00934915"/>
    <w:rsid w:val="00934DE0"/>
    <w:rsid w:val="00935649"/>
    <w:rsid w:val="00935BB1"/>
    <w:rsid w:val="00936C82"/>
    <w:rsid w:val="009371E6"/>
    <w:rsid w:val="009374EB"/>
    <w:rsid w:val="009378A2"/>
    <w:rsid w:val="00937AA5"/>
    <w:rsid w:val="00940767"/>
    <w:rsid w:val="00940E34"/>
    <w:rsid w:val="009411D0"/>
    <w:rsid w:val="00942E16"/>
    <w:rsid w:val="00943F8C"/>
    <w:rsid w:val="00944391"/>
    <w:rsid w:val="00945B8B"/>
    <w:rsid w:val="00945BA1"/>
    <w:rsid w:val="00945E2E"/>
    <w:rsid w:val="00946396"/>
    <w:rsid w:val="0094728A"/>
    <w:rsid w:val="00950687"/>
    <w:rsid w:val="00951077"/>
    <w:rsid w:val="0095223B"/>
    <w:rsid w:val="00952646"/>
    <w:rsid w:val="009528FF"/>
    <w:rsid w:val="00953E49"/>
    <w:rsid w:val="00953F0D"/>
    <w:rsid w:val="009549F3"/>
    <w:rsid w:val="00956184"/>
    <w:rsid w:val="00956652"/>
    <w:rsid w:val="00956F67"/>
    <w:rsid w:val="009570EA"/>
    <w:rsid w:val="00957310"/>
    <w:rsid w:val="00957796"/>
    <w:rsid w:val="00960006"/>
    <w:rsid w:val="009601C0"/>
    <w:rsid w:val="0096050A"/>
    <w:rsid w:val="0096097E"/>
    <w:rsid w:val="00960C64"/>
    <w:rsid w:val="00960D4F"/>
    <w:rsid w:val="00960F11"/>
    <w:rsid w:val="009619C6"/>
    <w:rsid w:val="00961D77"/>
    <w:rsid w:val="00962019"/>
    <w:rsid w:val="0096229E"/>
    <w:rsid w:val="00963332"/>
    <w:rsid w:val="00965066"/>
    <w:rsid w:val="009653FB"/>
    <w:rsid w:val="0096541A"/>
    <w:rsid w:val="00965733"/>
    <w:rsid w:val="00966374"/>
    <w:rsid w:val="009668A4"/>
    <w:rsid w:val="00970043"/>
    <w:rsid w:val="009702E8"/>
    <w:rsid w:val="0097092C"/>
    <w:rsid w:val="0097120E"/>
    <w:rsid w:val="009715C7"/>
    <w:rsid w:val="00972511"/>
    <w:rsid w:val="00972BA0"/>
    <w:rsid w:val="0097363F"/>
    <w:rsid w:val="00973B90"/>
    <w:rsid w:val="00973D9E"/>
    <w:rsid w:val="00974CE0"/>
    <w:rsid w:val="009752DB"/>
    <w:rsid w:val="00975BDC"/>
    <w:rsid w:val="0097637E"/>
    <w:rsid w:val="009765FE"/>
    <w:rsid w:val="00977035"/>
    <w:rsid w:val="0097777D"/>
    <w:rsid w:val="00977B86"/>
    <w:rsid w:val="00980576"/>
    <w:rsid w:val="00980638"/>
    <w:rsid w:val="00980FFA"/>
    <w:rsid w:val="009812E4"/>
    <w:rsid w:val="00981330"/>
    <w:rsid w:val="009814D5"/>
    <w:rsid w:val="00981C69"/>
    <w:rsid w:val="009820F1"/>
    <w:rsid w:val="00982747"/>
    <w:rsid w:val="00982861"/>
    <w:rsid w:val="00982947"/>
    <w:rsid w:val="00983263"/>
    <w:rsid w:val="00983283"/>
    <w:rsid w:val="00983473"/>
    <w:rsid w:val="00983661"/>
    <w:rsid w:val="0098374B"/>
    <w:rsid w:val="00983B85"/>
    <w:rsid w:val="00983C81"/>
    <w:rsid w:val="00984776"/>
    <w:rsid w:val="009847A9"/>
    <w:rsid w:val="00984B4E"/>
    <w:rsid w:val="00985328"/>
    <w:rsid w:val="00986006"/>
    <w:rsid w:val="00986A98"/>
    <w:rsid w:val="00987D11"/>
    <w:rsid w:val="009900D1"/>
    <w:rsid w:val="009908B7"/>
    <w:rsid w:val="00990D7E"/>
    <w:rsid w:val="00991068"/>
    <w:rsid w:val="009918EF"/>
    <w:rsid w:val="009924D8"/>
    <w:rsid w:val="00992D39"/>
    <w:rsid w:val="009939F0"/>
    <w:rsid w:val="00993A25"/>
    <w:rsid w:val="00993D27"/>
    <w:rsid w:val="00993E18"/>
    <w:rsid w:val="009958E2"/>
    <w:rsid w:val="009958E7"/>
    <w:rsid w:val="0099603D"/>
    <w:rsid w:val="00996F9B"/>
    <w:rsid w:val="009970B1"/>
    <w:rsid w:val="00997F64"/>
    <w:rsid w:val="009A0988"/>
    <w:rsid w:val="009A0E35"/>
    <w:rsid w:val="009A1292"/>
    <w:rsid w:val="009A20AD"/>
    <w:rsid w:val="009A211C"/>
    <w:rsid w:val="009A21BF"/>
    <w:rsid w:val="009A277F"/>
    <w:rsid w:val="009A27D7"/>
    <w:rsid w:val="009A3AAD"/>
    <w:rsid w:val="009A3E6C"/>
    <w:rsid w:val="009A426D"/>
    <w:rsid w:val="009A44F3"/>
    <w:rsid w:val="009A4AF1"/>
    <w:rsid w:val="009A4BB3"/>
    <w:rsid w:val="009A4F3B"/>
    <w:rsid w:val="009A51EA"/>
    <w:rsid w:val="009A5B64"/>
    <w:rsid w:val="009A5BDD"/>
    <w:rsid w:val="009A5EBD"/>
    <w:rsid w:val="009A5ED8"/>
    <w:rsid w:val="009A5F2F"/>
    <w:rsid w:val="009A5F6D"/>
    <w:rsid w:val="009A6006"/>
    <w:rsid w:val="009A6201"/>
    <w:rsid w:val="009A65D8"/>
    <w:rsid w:val="009A6BA2"/>
    <w:rsid w:val="009A6C58"/>
    <w:rsid w:val="009A6ECA"/>
    <w:rsid w:val="009A75B4"/>
    <w:rsid w:val="009A7CBB"/>
    <w:rsid w:val="009B08C3"/>
    <w:rsid w:val="009B0958"/>
    <w:rsid w:val="009B0C34"/>
    <w:rsid w:val="009B0E4D"/>
    <w:rsid w:val="009B1D23"/>
    <w:rsid w:val="009B1E80"/>
    <w:rsid w:val="009B1FF0"/>
    <w:rsid w:val="009B212B"/>
    <w:rsid w:val="009B22D9"/>
    <w:rsid w:val="009B22DC"/>
    <w:rsid w:val="009B2304"/>
    <w:rsid w:val="009B233E"/>
    <w:rsid w:val="009B2502"/>
    <w:rsid w:val="009B285E"/>
    <w:rsid w:val="009B5204"/>
    <w:rsid w:val="009B522F"/>
    <w:rsid w:val="009B5767"/>
    <w:rsid w:val="009B5FE3"/>
    <w:rsid w:val="009B619A"/>
    <w:rsid w:val="009B67B1"/>
    <w:rsid w:val="009C03D1"/>
    <w:rsid w:val="009C067F"/>
    <w:rsid w:val="009C09BF"/>
    <w:rsid w:val="009C1C64"/>
    <w:rsid w:val="009C2384"/>
    <w:rsid w:val="009C2487"/>
    <w:rsid w:val="009C24A6"/>
    <w:rsid w:val="009C2BF3"/>
    <w:rsid w:val="009C2EBE"/>
    <w:rsid w:val="009C30D4"/>
    <w:rsid w:val="009C3C48"/>
    <w:rsid w:val="009C3F0E"/>
    <w:rsid w:val="009C4D2E"/>
    <w:rsid w:val="009C54E3"/>
    <w:rsid w:val="009C60F9"/>
    <w:rsid w:val="009C6223"/>
    <w:rsid w:val="009C6EC5"/>
    <w:rsid w:val="009C6F95"/>
    <w:rsid w:val="009C7456"/>
    <w:rsid w:val="009C76CC"/>
    <w:rsid w:val="009C7E8B"/>
    <w:rsid w:val="009D0004"/>
    <w:rsid w:val="009D127E"/>
    <w:rsid w:val="009D174A"/>
    <w:rsid w:val="009D2039"/>
    <w:rsid w:val="009D2384"/>
    <w:rsid w:val="009D2D3B"/>
    <w:rsid w:val="009D345A"/>
    <w:rsid w:val="009D3EA2"/>
    <w:rsid w:val="009D5642"/>
    <w:rsid w:val="009D6316"/>
    <w:rsid w:val="009D6433"/>
    <w:rsid w:val="009D6E77"/>
    <w:rsid w:val="009D74B5"/>
    <w:rsid w:val="009E1FFE"/>
    <w:rsid w:val="009E2295"/>
    <w:rsid w:val="009E2454"/>
    <w:rsid w:val="009E274C"/>
    <w:rsid w:val="009E3A0D"/>
    <w:rsid w:val="009E3C87"/>
    <w:rsid w:val="009E3ED8"/>
    <w:rsid w:val="009E3EFE"/>
    <w:rsid w:val="009E450C"/>
    <w:rsid w:val="009E4C92"/>
    <w:rsid w:val="009E5304"/>
    <w:rsid w:val="009E5D6D"/>
    <w:rsid w:val="009E624F"/>
    <w:rsid w:val="009E6384"/>
    <w:rsid w:val="009E69D8"/>
    <w:rsid w:val="009E7364"/>
    <w:rsid w:val="009E75F0"/>
    <w:rsid w:val="009E7780"/>
    <w:rsid w:val="009E7A0E"/>
    <w:rsid w:val="009F001E"/>
    <w:rsid w:val="009F075D"/>
    <w:rsid w:val="009F1336"/>
    <w:rsid w:val="009F1352"/>
    <w:rsid w:val="009F161E"/>
    <w:rsid w:val="009F199A"/>
    <w:rsid w:val="009F1E39"/>
    <w:rsid w:val="009F2557"/>
    <w:rsid w:val="009F2AFB"/>
    <w:rsid w:val="009F2BF5"/>
    <w:rsid w:val="009F2F8C"/>
    <w:rsid w:val="009F46F1"/>
    <w:rsid w:val="009F4B2A"/>
    <w:rsid w:val="009F4BA0"/>
    <w:rsid w:val="009F5187"/>
    <w:rsid w:val="009F5202"/>
    <w:rsid w:val="009F5B40"/>
    <w:rsid w:val="009F5DD0"/>
    <w:rsid w:val="009F608D"/>
    <w:rsid w:val="009F79F6"/>
    <w:rsid w:val="00A0083E"/>
    <w:rsid w:val="00A00C8B"/>
    <w:rsid w:val="00A01B9F"/>
    <w:rsid w:val="00A021F8"/>
    <w:rsid w:val="00A03C7E"/>
    <w:rsid w:val="00A04697"/>
    <w:rsid w:val="00A05A0B"/>
    <w:rsid w:val="00A05A1B"/>
    <w:rsid w:val="00A05D88"/>
    <w:rsid w:val="00A05DC3"/>
    <w:rsid w:val="00A06670"/>
    <w:rsid w:val="00A06ABB"/>
    <w:rsid w:val="00A07EE9"/>
    <w:rsid w:val="00A107D7"/>
    <w:rsid w:val="00A10832"/>
    <w:rsid w:val="00A10BEA"/>
    <w:rsid w:val="00A10F82"/>
    <w:rsid w:val="00A115BE"/>
    <w:rsid w:val="00A11A39"/>
    <w:rsid w:val="00A11DA5"/>
    <w:rsid w:val="00A11E10"/>
    <w:rsid w:val="00A12257"/>
    <w:rsid w:val="00A12761"/>
    <w:rsid w:val="00A12D5F"/>
    <w:rsid w:val="00A13631"/>
    <w:rsid w:val="00A138E2"/>
    <w:rsid w:val="00A14699"/>
    <w:rsid w:val="00A147AA"/>
    <w:rsid w:val="00A15BD2"/>
    <w:rsid w:val="00A161CE"/>
    <w:rsid w:val="00A16328"/>
    <w:rsid w:val="00A174CF"/>
    <w:rsid w:val="00A17842"/>
    <w:rsid w:val="00A20847"/>
    <w:rsid w:val="00A20D03"/>
    <w:rsid w:val="00A20FE2"/>
    <w:rsid w:val="00A2163D"/>
    <w:rsid w:val="00A216AF"/>
    <w:rsid w:val="00A2191A"/>
    <w:rsid w:val="00A21ABF"/>
    <w:rsid w:val="00A22B03"/>
    <w:rsid w:val="00A2373B"/>
    <w:rsid w:val="00A24B36"/>
    <w:rsid w:val="00A24CF5"/>
    <w:rsid w:val="00A24FFF"/>
    <w:rsid w:val="00A260E2"/>
    <w:rsid w:val="00A264E5"/>
    <w:rsid w:val="00A26652"/>
    <w:rsid w:val="00A2743B"/>
    <w:rsid w:val="00A27545"/>
    <w:rsid w:val="00A27665"/>
    <w:rsid w:val="00A27DCC"/>
    <w:rsid w:val="00A30467"/>
    <w:rsid w:val="00A3092D"/>
    <w:rsid w:val="00A31198"/>
    <w:rsid w:val="00A31DA0"/>
    <w:rsid w:val="00A33B79"/>
    <w:rsid w:val="00A33E7E"/>
    <w:rsid w:val="00A34062"/>
    <w:rsid w:val="00A34F6A"/>
    <w:rsid w:val="00A36715"/>
    <w:rsid w:val="00A3697C"/>
    <w:rsid w:val="00A36F64"/>
    <w:rsid w:val="00A36FDF"/>
    <w:rsid w:val="00A37301"/>
    <w:rsid w:val="00A37C09"/>
    <w:rsid w:val="00A37E88"/>
    <w:rsid w:val="00A37FBA"/>
    <w:rsid w:val="00A40F4B"/>
    <w:rsid w:val="00A41435"/>
    <w:rsid w:val="00A41AEE"/>
    <w:rsid w:val="00A41F79"/>
    <w:rsid w:val="00A42896"/>
    <w:rsid w:val="00A43298"/>
    <w:rsid w:val="00A43306"/>
    <w:rsid w:val="00A436F5"/>
    <w:rsid w:val="00A43A95"/>
    <w:rsid w:val="00A43B54"/>
    <w:rsid w:val="00A43CB9"/>
    <w:rsid w:val="00A44635"/>
    <w:rsid w:val="00A451F9"/>
    <w:rsid w:val="00A45B63"/>
    <w:rsid w:val="00A5021F"/>
    <w:rsid w:val="00A5044B"/>
    <w:rsid w:val="00A5069F"/>
    <w:rsid w:val="00A51235"/>
    <w:rsid w:val="00A5144F"/>
    <w:rsid w:val="00A52704"/>
    <w:rsid w:val="00A53398"/>
    <w:rsid w:val="00A53F4A"/>
    <w:rsid w:val="00A544B4"/>
    <w:rsid w:val="00A546A3"/>
    <w:rsid w:val="00A54DC1"/>
    <w:rsid w:val="00A55732"/>
    <w:rsid w:val="00A55E53"/>
    <w:rsid w:val="00A55E99"/>
    <w:rsid w:val="00A55E9E"/>
    <w:rsid w:val="00A56428"/>
    <w:rsid w:val="00A572CB"/>
    <w:rsid w:val="00A57B7F"/>
    <w:rsid w:val="00A605F1"/>
    <w:rsid w:val="00A60813"/>
    <w:rsid w:val="00A60AA9"/>
    <w:rsid w:val="00A61D9C"/>
    <w:rsid w:val="00A62468"/>
    <w:rsid w:val="00A62901"/>
    <w:rsid w:val="00A63342"/>
    <w:rsid w:val="00A637E9"/>
    <w:rsid w:val="00A63854"/>
    <w:rsid w:val="00A639D4"/>
    <w:rsid w:val="00A63FAC"/>
    <w:rsid w:val="00A64543"/>
    <w:rsid w:val="00A6455E"/>
    <w:rsid w:val="00A6458B"/>
    <w:rsid w:val="00A6502A"/>
    <w:rsid w:val="00A651D6"/>
    <w:rsid w:val="00A6550E"/>
    <w:rsid w:val="00A65E6A"/>
    <w:rsid w:val="00A65F6F"/>
    <w:rsid w:val="00A669B0"/>
    <w:rsid w:val="00A66B27"/>
    <w:rsid w:val="00A66CE5"/>
    <w:rsid w:val="00A701CC"/>
    <w:rsid w:val="00A701DA"/>
    <w:rsid w:val="00A704FF"/>
    <w:rsid w:val="00A7116B"/>
    <w:rsid w:val="00A715AE"/>
    <w:rsid w:val="00A71944"/>
    <w:rsid w:val="00A719B1"/>
    <w:rsid w:val="00A71CE7"/>
    <w:rsid w:val="00A72C26"/>
    <w:rsid w:val="00A73707"/>
    <w:rsid w:val="00A73AF3"/>
    <w:rsid w:val="00A73EF2"/>
    <w:rsid w:val="00A7442A"/>
    <w:rsid w:val="00A744E4"/>
    <w:rsid w:val="00A748A9"/>
    <w:rsid w:val="00A748EE"/>
    <w:rsid w:val="00A7501D"/>
    <w:rsid w:val="00A750A2"/>
    <w:rsid w:val="00A7524D"/>
    <w:rsid w:val="00A75297"/>
    <w:rsid w:val="00A75B2B"/>
    <w:rsid w:val="00A76FF6"/>
    <w:rsid w:val="00A770AE"/>
    <w:rsid w:val="00A771EF"/>
    <w:rsid w:val="00A772AF"/>
    <w:rsid w:val="00A77BCC"/>
    <w:rsid w:val="00A8009D"/>
    <w:rsid w:val="00A80953"/>
    <w:rsid w:val="00A80D8B"/>
    <w:rsid w:val="00A81449"/>
    <w:rsid w:val="00A81527"/>
    <w:rsid w:val="00A8176B"/>
    <w:rsid w:val="00A82469"/>
    <w:rsid w:val="00A82BF4"/>
    <w:rsid w:val="00A838B5"/>
    <w:rsid w:val="00A83AEF"/>
    <w:rsid w:val="00A841EB"/>
    <w:rsid w:val="00A854CE"/>
    <w:rsid w:val="00A85EEA"/>
    <w:rsid w:val="00A86818"/>
    <w:rsid w:val="00A86C20"/>
    <w:rsid w:val="00A8754B"/>
    <w:rsid w:val="00A876DF"/>
    <w:rsid w:val="00A87F2A"/>
    <w:rsid w:val="00A902B6"/>
    <w:rsid w:val="00A904F0"/>
    <w:rsid w:val="00A90D52"/>
    <w:rsid w:val="00A91EBC"/>
    <w:rsid w:val="00A91EED"/>
    <w:rsid w:val="00A92552"/>
    <w:rsid w:val="00A925A6"/>
    <w:rsid w:val="00A92E3B"/>
    <w:rsid w:val="00A93517"/>
    <w:rsid w:val="00A9398F"/>
    <w:rsid w:val="00A93F40"/>
    <w:rsid w:val="00A95A20"/>
    <w:rsid w:val="00A95E5A"/>
    <w:rsid w:val="00A961B3"/>
    <w:rsid w:val="00A96342"/>
    <w:rsid w:val="00A96C30"/>
    <w:rsid w:val="00A96C92"/>
    <w:rsid w:val="00A96F9A"/>
    <w:rsid w:val="00A974CE"/>
    <w:rsid w:val="00AA047A"/>
    <w:rsid w:val="00AA0A8B"/>
    <w:rsid w:val="00AA0D2B"/>
    <w:rsid w:val="00AA1290"/>
    <w:rsid w:val="00AA1455"/>
    <w:rsid w:val="00AA1638"/>
    <w:rsid w:val="00AA1C0F"/>
    <w:rsid w:val="00AA2846"/>
    <w:rsid w:val="00AA2CD3"/>
    <w:rsid w:val="00AA2D4A"/>
    <w:rsid w:val="00AA2E7E"/>
    <w:rsid w:val="00AA3411"/>
    <w:rsid w:val="00AA36C6"/>
    <w:rsid w:val="00AA446C"/>
    <w:rsid w:val="00AA4629"/>
    <w:rsid w:val="00AA4A86"/>
    <w:rsid w:val="00AA4EFB"/>
    <w:rsid w:val="00AA53F0"/>
    <w:rsid w:val="00AA5656"/>
    <w:rsid w:val="00AA5FCF"/>
    <w:rsid w:val="00AA664E"/>
    <w:rsid w:val="00AA6775"/>
    <w:rsid w:val="00AA7289"/>
    <w:rsid w:val="00AB2156"/>
    <w:rsid w:val="00AB2165"/>
    <w:rsid w:val="00AB2894"/>
    <w:rsid w:val="00AB30FC"/>
    <w:rsid w:val="00AB3B0B"/>
    <w:rsid w:val="00AB40F8"/>
    <w:rsid w:val="00AB4694"/>
    <w:rsid w:val="00AB54C8"/>
    <w:rsid w:val="00AB5886"/>
    <w:rsid w:val="00AB6E7C"/>
    <w:rsid w:val="00AB6ED0"/>
    <w:rsid w:val="00AC065F"/>
    <w:rsid w:val="00AC0A3F"/>
    <w:rsid w:val="00AC16A6"/>
    <w:rsid w:val="00AC189E"/>
    <w:rsid w:val="00AC1D51"/>
    <w:rsid w:val="00AC1DA0"/>
    <w:rsid w:val="00AC216B"/>
    <w:rsid w:val="00AC2AD0"/>
    <w:rsid w:val="00AC2C67"/>
    <w:rsid w:val="00AC30BF"/>
    <w:rsid w:val="00AC4501"/>
    <w:rsid w:val="00AC4594"/>
    <w:rsid w:val="00AC5000"/>
    <w:rsid w:val="00AC5770"/>
    <w:rsid w:val="00AC58F0"/>
    <w:rsid w:val="00AC5B18"/>
    <w:rsid w:val="00AC5F61"/>
    <w:rsid w:val="00AC77B9"/>
    <w:rsid w:val="00AD01E2"/>
    <w:rsid w:val="00AD0BA5"/>
    <w:rsid w:val="00AD0F95"/>
    <w:rsid w:val="00AD103F"/>
    <w:rsid w:val="00AD139C"/>
    <w:rsid w:val="00AD13BC"/>
    <w:rsid w:val="00AD196F"/>
    <w:rsid w:val="00AD1C52"/>
    <w:rsid w:val="00AD2571"/>
    <w:rsid w:val="00AD3906"/>
    <w:rsid w:val="00AD45FA"/>
    <w:rsid w:val="00AD4887"/>
    <w:rsid w:val="00AD4ECC"/>
    <w:rsid w:val="00AD4F07"/>
    <w:rsid w:val="00AD4F82"/>
    <w:rsid w:val="00AD4F8A"/>
    <w:rsid w:val="00AD5495"/>
    <w:rsid w:val="00AD54CB"/>
    <w:rsid w:val="00AD5808"/>
    <w:rsid w:val="00AD5BF1"/>
    <w:rsid w:val="00AD67F7"/>
    <w:rsid w:val="00AD6BDA"/>
    <w:rsid w:val="00AE017B"/>
    <w:rsid w:val="00AE0305"/>
    <w:rsid w:val="00AE0397"/>
    <w:rsid w:val="00AE0551"/>
    <w:rsid w:val="00AE086E"/>
    <w:rsid w:val="00AE09A1"/>
    <w:rsid w:val="00AE0ECF"/>
    <w:rsid w:val="00AE1304"/>
    <w:rsid w:val="00AE17BA"/>
    <w:rsid w:val="00AE17D6"/>
    <w:rsid w:val="00AE1C2C"/>
    <w:rsid w:val="00AE20DB"/>
    <w:rsid w:val="00AE293C"/>
    <w:rsid w:val="00AE35DC"/>
    <w:rsid w:val="00AE36DC"/>
    <w:rsid w:val="00AE3A29"/>
    <w:rsid w:val="00AE42D7"/>
    <w:rsid w:val="00AE4C32"/>
    <w:rsid w:val="00AE514F"/>
    <w:rsid w:val="00AE51D5"/>
    <w:rsid w:val="00AE52B0"/>
    <w:rsid w:val="00AE5A20"/>
    <w:rsid w:val="00AE5D1F"/>
    <w:rsid w:val="00AE6168"/>
    <w:rsid w:val="00AE668C"/>
    <w:rsid w:val="00AE6ABB"/>
    <w:rsid w:val="00AE7439"/>
    <w:rsid w:val="00AE7697"/>
    <w:rsid w:val="00AE7871"/>
    <w:rsid w:val="00AE7939"/>
    <w:rsid w:val="00AE7B33"/>
    <w:rsid w:val="00AF015A"/>
    <w:rsid w:val="00AF040C"/>
    <w:rsid w:val="00AF0690"/>
    <w:rsid w:val="00AF0A9F"/>
    <w:rsid w:val="00AF0CE3"/>
    <w:rsid w:val="00AF19EC"/>
    <w:rsid w:val="00AF1B9C"/>
    <w:rsid w:val="00AF2344"/>
    <w:rsid w:val="00AF32EE"/>
    <w:rsid w:val="00AF39BF"/>
    <w:rsid w:val="00AF3D6B"/>
    <w:rsid w:val="00AF4DEA"/>
    <w:rsid w:val="00AF525E"/>
    <w:rsid w:val="00AF5B5B"/>
    <w:rsid w:val="00AF5EDD"/>
    <w:rsid w:val="00AF6972"/>
    <w:rsid w:val="00AF6E00"/>
    <w:rsid w:val="00AF7696"/>
    <w:rsid w:val="00AF7AA6"/>
    <w:rsid w:val="00AF7AE0"/>
    <w:rsid w:val="00B00A2C"/>
    <w:rsid w:val="00B00C17"/>
    <w:rsid w:val="00B01064"/>
    <w:rsid w:val="00B01645"/>
    <w:rsid w:val="00B01B3B"/>
    <w:rsid w:val="00B01BB7"/>
    <w:rsid w:val="00B02980"/>
    <w:rsid w:val="00B03389"/>
    <w:rsid w:val="00B03479"/>
    <w:rsid w:val="00B0402C"/>
    <w:rsid w:val="00B04DB8"/>
    <w:rsid w:val="00B05150"/>
    <w:rsid w:val="00B051E5"/>
    <w:rsid w:val="00B05504"/>
    <w:rsid w:val="00B0562F"/>
    <w:rsid w:val="00B07267"/>
    <w:rsid w:val="00B072A1"/>
    <w:rsid w:val="00B076A9"/>
    <w:rsid w:val="00B07A25"/>
    <w:rsid w:val="00B07E3D"/>
    <w:rsid w:val="00B07ED4"/>
    <w:rsid w:val="00B07EDD"/>
    <w:rsid w:val="00B07F22"/>
    <w:rsid w:val="00B10035"/>
    <w:rsid w:val="00B10115"/>
    <w:rsid w:val="00B1056E"/>
    <w:rsid w:val="00B106BC"/>
    <w:rsid w:val="00B108E3"/>
    <w:rsid w:val="00B1129E"/>
    <w:rsid w:val="00B11EBA"/>
    <w:rsid w:val="00B1276A"/>
    <w:rsid w:val="00B12FF4"/>
    <w:rsid w:val="00B132DB"/>
    <w:rsid w:val="00B13658"/>
    <w:rsid w:val="00B13C45"/>
    <w:rsid w:val="00B14A33"/>
    <w:rsid w:val="00B14E96"/>
    <w:rsid w:val="00B14FF3"/>
    <w:rsid w:val="00B15076"/>
    <w:rsid w:val="00B151ED"/>
    <w:rsid w:val="00B15B4B"/>
    <w:rsid w:val="00B15B62"/>
    <w:rsid w:val="00B15C79"/>
    <w:rsid w:val="00B16199"/>
    <w:rsid w:val="00B16DFC"/>
    <w:rsid w:val="00B172FE"/>
    <w:rsid w:val="00B17487"/>
    <w:rsid w:val="00B17BF7"/>
    <w:rsid w:val="00B17FAD"/>
    <w:rsid w:val="00B20760"/>
    <w:rsid w:val="00B20BA2"/>
    <w:rsid w:val="00B21463"/>
    <w:rsid w:val="00B2260B"/>
    <w:rsid w:val="00B22854"/>
    <w:rsid w:val="00B228F0"/>
    <w:rsid w:val="00B22C25"/>
    <w:rsid w:val="00B230C5"/>
    <w:rsid w:val="00B2314B"/>
    <w:rsid w:val="00B23C24"/>
    <w:rsid w:val="00B24585"/>
    <w:rsid w:val="00B25123"/>
    <w:rsid w:val="00B2525C"/>
    <w:rsid w:val="00B26353"/>
    <w:rsid w:val="00B272F5"/>
    <w:rsid w:val="00B277FB"/>
    <w:rsid w:val="00B27AB5"/>
    <w:rsid w:val="00B27AD1"/>
    <w:rsid w:val="00B27F19"/>
    <w:rsid w:val="00B27F59"/>
    <w:rsid w:val="00B30210"/>
    <w:rsid w:val="00B30B8B"/>
    <w:rsid w:val="00B3198F"/>
    <w:rsid w:val="00B31CEC"/>
    <w:rsid w:val="00B32964"/>
    <w:rsid w:val="00B3300C"/>
    <w:rsid w:val="00B333B9"/>
    <w:rsid w:val="00B334F7"/>
    <w:rsid w:val="00B3390A"/>
    <w:rsid w:val="00B33FAC"/>
    <w:rsid w:val="00B33FE4"/>
    <w:rsid w:val="00B3499B"/>
    <w:rsid w:val="00B355DD"/>
    <w:rsid w:val="00B359BA"/>
    <w:rsid w:val="00B35B99"/>
    <w:rsid w:val="00B35BE1"/>
    <w:rsid w:val="00B35DEC"/>
    <w:rsid w:val="00B3620F"/>
    <w:rsid w:val="00B362C3"/>
    <w:rsid w:val="00B36DB4"/>
    <w:rsid w:val="00B3794B"/>
    <w:rsid w:val="00B37F48"/>
    <w:rsid w:val="00B40928"/>
    <w:rsid w:val="00B40B0A"/>
    <w:rsid w:val="00B413D5"/>
    <w:rsid w:val="00B41876"/>
    <w:rsid w:val="00B4194E"/>
    <w:rsid w:val="00B41C41"/>
    <w:rsid w:val="00B42B27"/>
    <w:rsid w:val="00B42CC4"/>
    <w:rsid w:val="00B43729"/>
    <w:rsid w:val="00B43A0E"/>
    <w:rsid w:val="00B44510"/>
    <w:rsid w:val="00B44E67"/>
    <w:rsid w:val="00B462A7"/>
    <w:rsid w:val="00B4645E"/>
    <w:rsid w:val="00B46B54"/>
    <w:rsid w:val="00B47612"/>
    <w:rsid w:val="00B476E1"/>
    <w:rsid w:val="00B47C78"/>
    <w:rsid w:val="00B47D89"/>
    <w:rsid w:val="00B503A3"/>
    <w:rsid w:val="00B509AD"/>
    <w:rsid w:val="00B50AC5"/>
    <w:rsid w:val="00B50BC5"/>
    <w:rsid w:val="00B50BE9"/>
    <w:rsid w:val="00B51087"/>
    <w:rsid w:val="00B51426"/>
    <w:rsid w:val="00B51ABA"/>
    <w:rsid w:val="00B53042"/>
    <w:rsid w:val="00B53782"/>
    <w:rsid w:val="00B54BC6"/>
    <w:rsid w:val="00B554BF"/>
    <w:rsid w:val="00B556D1"/>
    <w:rsid w:val="00B5596C"/>
    <w:rsid w:val="00B55C52"/>
    <w:rsid w:val="00B56326"/>
    <w:rsid w:val="00B563A6"/>
    <w:rsid w:val="00B5644D"/>
    <w:rsid w:val="00B568E3"/>
    <w:rsid w:val="00B60160"/>
    <w:rsid w:val="00B605A0"/>
    <w:rsid w:val="00B60AFA"/>
    <w:rsid w:val="00B60FB7"/>
    <w:rsid w:val="00B613E2"/>
    <w:rsid w:val="00B614AB"/>
    <w:rsid w:val="00B618BF"/>
    <w:rsid w:val="00B618CC"/>
    <w:rsid w:val="00B61E09"/>
    <w:rsid w:val="00B62590"/>
    <w:rsid w:val="00B62D6B"/>
    <w:rsid w:val="00B63A9E"/>
    <w:rsid w:val="00B63E1D"/>
    <w:rsid w:val="00B64DC0"/>
    <w:rsid w:val="00B6539C"/>
    <w:rsid w:val="00B65728"/>
    <w:rsid w:val="00B65A68"/>
    <w:rsid w:val="00B65C10"/>
    <w:rsid w:val="00B65C30"/>
    <w:rsid w:val="00B65FD8"/>
    <w:rsid w:val="00B666F9"/>
    <w:rsid w:val="00B7077B"/>
    <w:rsid w:val="00B70CFF"/>
    <w:rsid w:val="00B70EE5"/>
    <w:rsid w:val="00B71A8F"/>
    <w:rsid w:val="00B71D35"/>
    <w:rsid w:val="00B72664"/>
    <w:rsid w:val="00B72698"/>
    <w:rsid w:val="00B74C1E"/>
    <w:rsid w:val="00B7501C"/>
    <w:rsid w:val="00B754EF"/>
    <w:rsid w:val="00B75793"/>
    <w:rsid w:val="00B759C9"/>
    <w:rsid w:val="00B75D0A"/>
    <w:rsid w:val="00B766FC"/>
    <w:rsid w:val="00B76704"/>
    <w:rsid w:val="00B777FA"/>
    <w:rsid w:val="00B779F4"/>
    <w:rsid w:val="00B81000"/>
    <w:rsid w:val="00B81C87"/>
    <w:rsid w:val="00B8216B"/>
    <w:rsid w:val="00B82354"/>
    <w:rsid w:val="00B825A5"/>
    <w:rsid w:val="00B8294F"/>
    <w:rsid w:val="00B83840"/>
    <w:rsid w:val="00B83C32"/>
    <w:rsid w:val="00B8411E"/>
    <w:rsid w:val="00B8428D"/>
    <w:rsid w:val="00B85164"/>
    <w:rsid w:val="00B853F5"/>
    <w:rsid w:val="00B8572F"/>
    <w:rsid w:val="00B85747"/>
    <w:rsid w:val="00B87B41"/>
    <w:rsid w:val="00B9010A"/>
    <w:rsid w:val="00B90370"/>
    <w:rsid w:val="00B91301"/>
    <w:rsid w:val="00B91885"/>
    <w:rsid w:val="00B91910"/>
    <w:rsid w:val="00B91B50"/>
    <w:rsid w:val="00B91E79"/>
    <w:rsid w:val="00B920DD"/>
    <w:rsid w:val="00B924AD"/>
    <w:rsid w:val="00B9273D"/>
    <w:rsid w:val="00B928E4"/>
    <w:rsid w:val="00B928F7"/>
    <w:rsid w:val="00B929AD"/>
    <w:rsid w:val="00B9341C"/>
    <w:rsid w:val="00B93998"/>
    <w:rsid w:val="00B93FEA"/>
    <w:rsid w:val="00B940AB"/>
    <w:rsid w:val="00B94204"/>
    <w:rsid w:val="00B94676"/>
    <w:rsid w:val="00B9495A"/>
    <w:rsid w:val="00B94BC3"/>
    <w:rsid w:val="00B954F9"/>
    <w:rsid w:val="00B961EB"/>
    <w:rsid w:val="00B97786"/>
    <w:rsid w:val="00B97B5F"/>
    <w:rsid w:val="00BA0C06"/>
    <w:rsid w:val="00BA24A5"/>
    <w:rsid w:val="00BA2854"/>
    <w:rsid w:val="00BA2C9F"/>
    <w:rsid w:val="00BA3010"/>
    <w:rsid w:val="00BA342A"/>
    <w:rsid w:val="00BA38C4"/>
    <w:rsid w:val="00BA4189"/>
    <w:rsid w:val="00BA41A0"/>
    <w:rsid w:val="00BA4484"/>
    <w:rsid w:val="00BA4B08"/>
    <w:rsid w:val="00BA5BDC"/>
    <w:rsid w:val="00BA62C5"/>
    <w:rsid w:val="00BA690C"/>
    <w:rsid w:val="00BA6C91"/>
    <w:rsid w:val="00BA6D69"/>
    <w:rsid w:val="00BA6E79"/>
    <w:rsid w:val="00BA7120"/>
    <w:rsid w:val="00BA7B22"/>
    <w:rsid w:val="00BB01E8"/>
    <w:rsid w:val="00BB068B"/>
    <w:rsid w:val="00BB0EAC"/>
    <w:rsid w:val="00BB1C43"/>
    <w:rsid w:val="00BB1D66"/>
    <w:rsid w:val="00BB1E73"/>
    <w:rsid w:val="00BB22FD"/>
    <w:rsid w:val="00BB251E"/>
    <w:rsid w:val="00BB2938"/>
    <w:rsid w:val="00BB2D38"/>
    <w:rsid w:val="00BB2F2A"/>
    <w:rsid w:val="00BB502D"/>
    <w:rsid w:val="00BB56AE"/>
    <w:rsid w:val="00BB6242"/>
    <w:rsid w:val="00BB6DF7"/>
    <w:rsid w:val="00BB7161"/>
    <w:rsid w:val="00BB7AB4"/>
    <w:rsid w:val="00BC075C"/>
    <w:rsid w:val="00BC102D"/>
    <w:rsid w:val="00BC111F"/>
    <w:rsid w:val="00BC141D"/>
    <w:rsid w:val="00BC1C50"/>
    <w:rsid w:val="00BC1FE8"/>
    <w:rsid w:val="00BC203E"/>
    <w:rsid w:val="00BC24AD"/>
    <w:rsid w:val="00BC26F4"/>
    <w:rsid w:val="00BC2870"/>
    <w:rsid w:val="00BC2BD1"/>
    <w:rsid w:val="00BC2D05"/>
    <w:rsid w:val="00BC2FB1"/>
    <w:rsid w:val="00BC37CA"/>
    <w:rsid w:val="00BC3CA9"/>
    <w:rsid w:val="00BC3CF2"/>
    <w:rsid w:val="00BC4005"/>
    <w:rsid w:val="00BC5A13"/>
    <w:rsid w:val="00BC63DF"/>
    <w:rsid w:val="00BC65DF"/>
    <w:rsid w:val="00BC71C8"/>
    <w:rsid w:val="00BC7C92"/>
    <w:rsid w:val="00BC7FD1"/>
    <w:rsid w:val="00BD0046"/>
    <w:rsid w:val="00BD00F8"/>
    <w:rsid w:val="00BD1345"/>
    <w:rsid w:val="00BD1DF9"/>
    <w:rsid w:val="00BD2237"/>
    <w:rsid w:val="00BD23FF"/>
    <w:rsid w:val="00BD2D80"/>
    <w:rsid w:val="00BD3088"/>
    <w:rsid w:val="00BD4AD7"/>
    <w:rsid w:val="00BD4DC1"/>
    <w:rsid w:val="00BD5379"/>
    <w:rsid w:val="00BD55EC"/>
    <w:rsid w:val="00BD6698"/>
    <w:rsid w:val="00BD6A7D"/>
    <w:rsid w:val="00BD6CEB"/>
    <w:rsid w:val="00BD72AB"/>
    <w:rsid w:val="00BD7541"/>
    <w:rsid w:val="00BD76FF"/>
    <w:rsid w:val="00BE0D5F"/>
    <w:rsid w:val="00BE2C9F"/>
    <w:rsid w:val="00BE304E"/>
    <w:rsid w:val="00BE340A"/>
    <w:rsid w:val="00BE36D0"/>
    <w:rsid w:val="00BE430C"/>
    <w:rsid w:val="00BE4652"/>
    <w:rsid w:val="00BE490F"/>
    <w:rsid w:val="00BE49BE"/>
    <w:rsid w:val="00BE4D4E"/>
    <w:rsid w:val="00BE4EB4"/>
    <w:rsid w:val="00BE5D68"/>
    <w:rsid w:val="00BE5DD2"/>
    <w:rsid w:val="00BE6AB0"/>
    <w:rsid w:val="00BE6CBF"/>
    <w:rsid w:val="00BE7230"/>
    <w:rsid w:val="00BE7868"/>
    <w:rsid w:val="00BF0421"/>
    <w:rsid w:val="00BF05CD"/>
    <w:rsid w:val="00BF0D19"/>
    <w:rsid w:val="00BF0FF6"/>
    <w:rsid w:val="00BF191B"/>
    <w:rsid w:val="00BF1AF1"/>
    <w:rsid w:val="00BF22A8"/>
    <w:rsid w:val="00BF276A"/>
    <w:rsid w:val="00BF29AA"/>
    <w:rsid w:val="00BF2B77"/>
    <w:rsid w:val="00BF318F"/>
    <w:rsid w:val="00BF3888"/>
    <w:rsid w:val="00BF3D85"/>
    <w:rsid w:val="00BF52A6"/>
    <w:rsid w:val="00BF6EF6"/>
    <w:rsid w:val="00BF71C1"/>
    <w:rsid w:val="00C00118"/>
    <w:rsid w:val="00C00395"/>
    <w:rsid w:val="00C00E93"/>
    <w:rsid w:val="00C01191"/>
    <w:rsid w:val="00C0130D"/>
    <w:rsid w:val="00C014F5"/>
    <w:rsid w:val="00C0254C"/>
    <w:rsid w:val="00C02CA6"/>
    <w:rsid w:val="00C02E1C"/>
    <w:rsid w:val="00C035B7"/>
    <w:rsid w:val="00C03A7F"/>
    <w:rsid w:val="00C03B09"/>
    <w:rsid w:val="00C04372"/>
    <w:rsid w:val="00C0451B"/>
    <w:rsid w:val="00C04CA3"/>
    <w:rsid w:val="00C05407"/>
    <w:rsid w:val="00C05CC6"/>
    <w:rsid w:val="00C06AA5"/>
    <w:rsid w:val="00C06FD3"/>
    <w:rsid w:val="00C070D7"/>
    <w:rsid w:val="00C07120"/>
    <w:rsid w:val="00C079A5"/>
    <w:rsid w:val="00C07E81"/>
    <w:rsid w:val="00C1059C"/>
    <w:rsid w:val="00C10746"/>
    <w:rsid w:val="00C112B8"/>
    <w:rsid w:val="00C11B43"/>
    <w:rsid w:val="00C11E1B"/>
    <w:rsid w:val="00C12058"/>
    <w:rsid w:val="00C12350"/>
    <w:rsid w:val="00C12448"/>
    <w:rsid w:val="00C12705"/>
    <w:rsid w:val="00C12D32"/>
    <w:rsid w:val="00C136AC"/>
    <w:rsid w:val="00C13EF6"/>
    <w:rsid w:val="00C142CE"/>
    <w:rsid w:val="00C14CA8"/>
    <w:rsid w:val="00C14DE7"/>
    <w:rsid w:val="00C14F5F"/>
    <w:rsid w:val="00C15836"/>
    <w:rsid w:val="00C15E01"/>
    <w:rsid w:val="00C1623D"/>
    <w:rsid w:val="00C163F4"/>
    <w:rsid w:val="00C1679C"/>
    <w:rsid w:val="00C16D6C"/>
    <w:rsid w:val="00C173C1"/>
    <w:rsid w:val="00C1795C"/>
    <w:rsid w:val="00C17CE5"/>
    <w:rsid w:val="00C17FCF"/>
    <w:rsid w:val="00C20BE4"/>
    <w:rsid w:val="00C20EAB"/>
    <w:rsid w:val="00C21293"/>
    <w:rsid w:val="00C2131B"/>
    <w:rsid w:val="00C21463"/>
    <w:rsid w:val="00C21A47"/>
    <w:rsid w:val="00C21EC7"/>
    <w:rsid w:val="00C21FC6"/>
    <w:rsid w:val="00C22251"/>
    <w:rsid w:val="00C22643"/>
    <w:rsid w:val="00C23182"/>
    <w:rsid w:val="00C233D4"/>
    <w:rsid w:val="00C246F9"/>
    <w:rsid w:val="00C254A0"/>
    <w:rsid w:val="00C254A7"/>
    <w:rsid w:val="00C25713"/>
    <w:rsid w:val="00C2598E"/>
    <w:rsid w:val="00C25BC9"/>
    <w:rsid w:val="00C261CA"/>
    <w:rsid w:val="00C26337"/>
    <w:rsid w:val="00C2633B"/>
    <w:rsid w:val="00C268DC"/>
    <w:rsid w:val="00C26C17"/>
    <w:rsid w:val="00C27441"/>
    <w:rsid w:val="00C275E4"/>
    <w:rsid w:val="00C279F6"/>
    <w:rsid w:val="00C31229"/>
    <w:rsid w:val="00C3131F"/>
    <w:rsid w:val="00C33A32"/>
    <w:rsid w:val="00C34927"/>
    <w:rsid w:val="00C35116"/>
    <w:rsid w:val="00C3635F"/>
    <w:rsid w:val="00C36B08"/>
    <w:rsid w:val="00C370FF"/>
    <w:rsid w:val="00C37629"/>
    <w:rsid w:val="00C37AEC"/>
    <w:rsid w:val="00C37CC4"/>
    <w:rsid w:val="00C37F5C"/>
    <w:rsid w:val="00C40F25"/>
    <w:rsid w:val="00C414F7"/>
    <w:rsid w:val="00C42093"/>
    <w:rsid w:val="00C42147"/>
    <w:rsid w:val="00C43475"/>
    <w:rsid w:val="00C435DA"/>
    <w:rsid w:val="00C4436B"/>
    <w:rsid w:val="00C446B4"/>
    <w:rsid w:val="00C44C9F"/>
    <w:rsid w:val="00C4581C"/>
    <w:rsid w:val="00C45FF9"/>
    <w:rsid w:val="00C46485"/>
    <w:rsid w:val="00C46712"/>
    <w:rsid w:val="00C474DC"/>
    <w:rsid w:val="00C476B3"/>
    <w:rsid w:val="00C477C2"/>
    <w:rsid w:val="00C516C4"/>
    <w:rsid w:val="00C525FC"/>
    <w:rsid w:val="00C52C6F"/>
    <w:rsid w:val="00C52C94"/>
    <w:rsid w:val="00C53676"/>
    <w:rsid w:val="00C5443A"/>
    <w:rsid w:val="00C54735"/>
    <w:rsid w:val="00C550BE"/>
    <w:rsid w:val="00C56E2D"/>
    <w:rsid w:val="00C571A5"/>
    <w:rsid w:val="00C5744A"/>
    <w:rsid w:val="00C57576"/>
    <w:rsid w:val="00C57D75"/>
    <w:rsid w:val="00C605C0"/>
    <w:rsid w:val="00C613BA"/>
    <w:rsid w:val="00C62038"/>
    <w:rsid w:val="00C62283"/>
    <w:rsid w:val="00C62311"/>
    <w:rsid w:val="00C62358"/>
    <w:rsid w:val="00C62773"/>
    <w:rsid w:val="00C6303B"/>
    <w:rsid w:val="00C631C4"/>
    <w:rsid w:val="00C63830"/>
    <w:rsid w:val="00C638AB"/>
    <w:rsid w:val="00C64666"/>
    <w:rsid w:val="00C64C40"/>
    <w:rsid w:val="00C64E49"/>
    <w:rsid w:val="00C64FF1"/>
    <w:rsid w:val="00C65A4B"/>
    <w:rsid w:val="00C65E66"/>
    <w:rsid w:val="00C66666"/>
    <w:rsid w:val="00C66CE1"/>
    <w:rsid w:val="00C674D5"/>
    <w:rsid w:val="00C703C2"/>
    <w:rsid w:val="00C707B2"/>
    <w:rsid w:val="00C70955"/>
    <w:rsid w:val="00C710C3"/>
    <w:rsid w:val="00C71B88"/>
    <w:rsid w:val="00C72D20"/>
    <w:rsid w:val="00C72F80"/>
    <w:rsid w:val="00C72FB6"/>
    <w:rsid w:val="00C7363D"/>
    <w:rsid w:val="00C74D3A"/>
    <w:rsid w:val="00C75614"/>
    <w:rsid w:val="00C75AE5"/>
    <w:rsid w:val="00C75F61"/>
    <w:rsid w:val="00C760C6"/>
    <w:rsid w:val="00C7641C"/>
    <w:rsid w:val="00C7649D"/>
    <w:rsid w:val="00C77809"/>
    <w:rsid w:val="00C80702"/>
    <w:rsid w:val="00C808A1"/>
    <w:rsid w:val="00C81276"/>
    <w:rsid w:val="00C81366"/>
    <w:rsid w:val="00C81632"/>
    <w:rsid w:val="00C817B3"/>
    <w:rsid w:val="00C81BC2"/>
    <w:rsid w:val="00C81FF1"/>
    <w:rsid w:val="00C82036"/>
    <w:rsid w:val="00C832FD"/>
    <w:rsid w:val="00C83459"/>
    <w:rsid w:val="00C83522"/>
    <w:rsid w:val="00C838F6"/>
    <w:rsid w:val="00C83A5B"/>
    <w:rsid w:val="00C83D88"/>
    <w:rsid w:val="00C846D8"/>
    <w:rsid w:val="00C8517D"/>
    <w:rsid w:val="00C8567E"/>
    <w:rsid w:val="00C8633E"/>
    <w:rsid w:val="00C86E1C"/>
    <w:rsid w:val="00C871CF"/>
    <w:rsid w:val="00C8736E"/>
    <w:rsid w:val="00C8773D"/>
    <w:rsid w:val="00C877C1"/>
    <w:rsid w:val="00C878D7"/>
    <w:rsid w:val="00C9048D"/>
    <w:rsid w:val="00C908CE"/>
    <w:rsid w:val="00C91ADD"/>
    <w:rsid w:val="00C9240D"/>
    <w:rsid w:val="00C924A2"/>
    <w:rsid w:val="00C92CDB"/>
    <w:rsid w:val="00C93E29"/>
    <w:rsid w:val="00C93FEB"/>
    <w:rsid w:val="00C95A79"/>
    <w:rsid w:val="00C95AC2"/>
    <w:rsid w:val="00C95DC1"/>
    <w:rsid w:val="00C9753C"/>
    <w:rsid w:val="00C976AD"/>
    <w:rsid w:val="00C97AA2"/>
    <w:rsid w:val="00CA0E11"/>
    <w:rsid w:val="00CA1554"/>
    <w:rsid w:val="00CA1571"/>
    <w:rsid w:val="00CA21FB"/>
    <w:rsid w:val="00CA2B20"/>
    <w:rsid w:val="00CA33AB"/>
    <w:rsid w:val="00CA3423"/>
    <w:rsid w:val="00CA3AD5"/>
    <w:rsid w:val="00CA495B"/>
    <w:rsid w:val="00CA4CAB"/>
    <w:rsid w:val="00CA58A2"/>
    <w:rsid w:val="00CA5FC5"/>
    <w:rsid w:val="00CA675C"/>
    <w:rsid w:val="00CA6764"/>
    <w:rsid w:val="00CA6894"/>
    <w:rsid w:val="00CA6DF4"/>
    <w:rsid w:val="00CA73B5"/>
    <w:rsid w:val="00CA75D2"/>
    <w:rsid w:val="00CB009E"/>
    <w:rsid w:val="00CB089E"/>
    <w:rsid w:val="00CB09F2"/>
    <w:rsid w:val="00CB0E87"/>
    <w:rsid w:val="00CB10CF"/>
    <w:rsid w:val="00CB154D"/>
    <w:rsid w:val="00CB17CB"/>
    <w:rsid w:val="00CB2066"/>
    <w:rsid w:val="00CB21AC"/>
    <w:rsid w:val="00CB31B5"/>
    <w:rsid w:val="00CB33F2"/>
    <w:rsid w:val="00CB3E6F"/>
    <w:rsid w:val="00CB3F15"/>
    <w:rsid w:val="00CB45ED"/>
    <w:rsid w:val="00CB4688"/>
    <w:rsid w:val="00CB4B8B"/>
    <w:rsid w:val="00CB5539"/>
    <w:rsid w:val="00CB5AC7"/>
    <w:rsid w:val="00CB5CB1"/>
    <w:rsid w:val="00CB5CCD"/>
    <w:rsid w:val="00CB62DD"/>
    <w:rsid w:val="00CB7181"/>
    <w:rsid w:val="00CB7A31"/>
    <w:rsid w:val="00CB7A75"/>
    <w:rsid w:val="00CB7B32"/>
    <w:rsid w:val="00CC0D22"/>
    <w:rsid w:val="00CC0FA7"/>
    <w:rsid w:val="00CC1179"/>
    <w:rsid w:val="00CC1758"/>
    <w:rsid w:val="00CC175B"/>
    <w:rsid w:val="00CC21FB"/>
    <w:rsid w:val="00CC22B6"/>
    <w:rsid w:val="00CC2DEF"/>
    <w:rsid w:val="00CC3373"/>
    <w:rsid w:val="00CC3D14"/>
    <w:rsid w:val="00CC4404"/>
    <w:rsid w:val="00CC4DA9"/>
    <w:rsid w:val="00CC5B00"/>
    <w:rsid w:val="00CC5B40"/>
    <w:rsid w:val="00CC60FA"/>
    <w:rsid w:val="00CC617F"/>
    <w:rsid w:val="00CC6832"/>
    <w:rsid w:val="00CC7014"/>
    <w:rsid w:val="00CC7A26"/>
    <w:rsid w:val="00CD0574"/>
    <w:rsid w:val="00CD0A09"/>
    <w:rsid w:val="00CD12B3"/>
    <w:rsid w:val="00CD1471"/>
    <w:rsid w:val="00CD14F8"/>
    <w:rsid w:val="00CD2CDD"/>
    <w:rsid w:val="00CD2D77"/>
    <w:rsid w:val="00CD390A"/>
    <w:rsid w:val="00CD3B7B"/>
    <w:rsid w:val="00CD408D"/>
    <w:rsid w:val="00CD40A5"/>
    <w:rsid w:val="00CD44B4"/>
    <w:rsid w:val="00CD47B3"/>
    <w:rsid w:val="00CD482E"/>
    <w:rsid w:val="00CD79C0"/>
    <w:rsid w:val="00CE071F"/>
    <w:rsid w:val="00CE0746"/>
    <w:rsid w:val="00CE1573"/>
    <w:rsid w:val="00CE161B"/>
    <w:rsid w:val="00CE163F"/>
    <w:rsid w:val="00CE19D8"/>
    <w:rsid w:val="00CE3829"/>
    <w:rsid w:val="00CE3BD6"/>
    <w:rsid w:val="00CE3DE2"/>
    <w:rsid w:val="00CE41A3"/>
    <w:rsid w:val="00CE483C"/>
    <w:rsid w:val="00CE4CFD"/>
    <w:rsid w:val="00CE4FE5"/>
    <w:rsid w:val="00CE5F7B"/>
    <w:rsid w:val="00CE6650"/>
    <w:rsid w:val="00CE67A0"/>
    <w:rsid w:val="00CE68B6"/>
    <w:rsid w:val="00CE695B"/>
    <w:rsid w:val="00CE7683"/>
    <w:rsid w:val="00CF00FB"/>
    <w:rsid w:val="00CF2001"/>
    <w:rsid w:val="00CF27D2"/>
    <w:rsid w:val="00CF3034"/>
    <w:rsid w:val="00CF319E"/>
    <w:rsid w:val="00CF3669"/>
    <w:rsid w:val="00CF45D5"/>
    <w:rsid w:val="00CF53E2"/>
    <w:rsid w:val="00CF5CEF"/>
    <w:rsid w:val="00CF5F10"/>
    <w:rsid w:val="00CF60F8"/>
    <w:rsid w:val="00CF6C72"/>
    <w:rsid w:val="00CF7589"/>
    <w:rsid w:val="00CF77AF"/>
    <w:rsid w:val="00CF7BED"/>
    <w:rsid w:val="00D001A7"/>
    <w:rsid w:val="00D003AB"/>
    <w:rsid w:val="00D00458"/>
    <w:rsid w:val="00D00899"/>
    <w:rsid w:val="00D00E17"/>
    <w:rsid w:val="00D01050"/>
    <w:rsid w:val="00D01696"/>
    <w:rsid w:val="00D0182E"/>
    <w:rsid w:val="00D02009"/>
    <w:rsid w:val="00D02163"/>
    <w:rsid w:val="00D02849"/>
    <w:rsid w:val="00D0287C"/>
    <w:rsid w:val="00D034A0"/>
    <w:rsid w:val="00D037AD"/>
    <w:rsid w:val="00D04003"/>
    <w:rsid w:val="00D04A06"/>
    <w:rsid w:val="00D053E9"/>
    <w:rsid w:val="00D054F8"/>
    <w:rsid w:val="00D05D5C"/>
    <w:rsid w:val="00D06A8B"/>
    <w:rsid w:val="00D071E8"/>
    <w:rsid w:val="00D0777A"/>
    <w:rsid w:val="00D07E2D"/>
    <w:rsid w:val="00D10187"/>
    <w:rsid w:val="00D11027"/>
    <w:rsid w:val="00D11264"/>
    <w:rsid w:val="00D115B8"/>
    <w:rsid w:val="00D11B81"/>
    <w:rsid w:val="00D11DE3"/>
    <w:rsid w:val="00D12B4A"/>
    <w:rsid w:val="00D13039"/>
    <w:rsid w:val="00D1304E"/>
    <w:rsid w:val="00D14060"/>
    <w:rsid w:val="00D14264"/>
    <w:rsid w:val="00D142C1"/>
    <w:rsid w:val="00D14831"/>
    <w:rsid w:val="00D14C1D"/>
    <w:rsid w:val="00D15042"/>
    <w:rsid w:val="00D152AA"/>
    <w:rsid w:val="00D2020D"/>
    <w:rsid w:val="00D2074C"/>
    <w:rsid w:val="00D20D07"/>
    <w:rsid w:val="00D20F7F"/>
    <w:rsid w:val="00D212CB"/>
    <w:rsid w:val="00D21F02"/>
    <w:rsid w:val="00D22DCA"/>
    <w:rsid w:val="00D23162"/>
    <w:rsid w:val="00D23F87"/>
    <w:rsid w:val="00D242CA"/>
    <w:rsid w:val="00D246C1"/>
    <w:rsid w:val="00D24BA8"/>
    <w:rsid w:val="00D25B5C"/>
    <w:rsid w:val="00D264D4"/>
    <w:rsid w:val="00D268B8"/>
    <w:rsid w:val="00D2695B"/>
    <w:rsid w:val="00D2697C"/>
    <w:rsid w:val="00D26A70"/>
    <w:rsid w:val="00D26CD6"/>
    <w:rsid w:val="00D27486"/>
    <w:rsid w:val="00D27529"/>
    <w:rsid w:val="00D2784A"/>
    <w:rsid w:val="00D304A2"/>
    <w:rsid w:val="00D30C5A"/>
    <w:rsid w:val="00D314A6"/>
    <w:rsid w:val="00D3177C"/>
    <w:rsid w:val="00D322F8"/>
    <w:rsid w:val="00D328A5"/>
    <w:rsid w:val="00D32FE7"/>
    <w:rsid w:val="00D33008"/>
    <w:rsid w:val="00D33508"/>
    <w:rsid w:val="00D34058"/>
    <w:rsid w:val="00D34368"/>
    <w:rsid w:val="00D355D6"/>
    <w:rsid w:val="00D35643"/>
    <w:rsid w:val="00D35B92"/>
    <w:rsid w:val="00D363C7"/>
    <w:rsid w:val="00D36BE3"/>
    <w:rsid w:val="00D36E75"/>
    <w:rsid w:val="00D37E26"/>
    <w:rsid w:val="00D400C9"/>
    <w:rsid w:val="00D400E7"/>
    <w:rsid w:val="00D410AE"/>
    <w:rsid w:val="00D4165C"/>
    <w:rsid w:val="00D41852"/>
    <w:rsid w:val="00D427C6"/>
    <w:rsid w:val="00D42DBD"/>
    <w:rsid w:val="00D432A3"/>
    <w:rsid w:val="00D43417"/>
    <w:rsid w:val="00D43664"/>
    <w:rsid w:val="00D43D9F"/>
    <w:rsid w:val="00D440B0"/>
    <w:rsid w:val="00D441D0"/>
    <w:rsid w:val="00D44D0F"/>
    <w:rsid w:val="00D44E11"/>
    <w:rsid w:val="00D454CF"/>
    <w:rsid w:val="00D454E7"/>
    <w:rsid w:val="00D46805"/>
    <w:rsid w:val="00D46E1E"/>
    <w:rsid w:val="00D475E3"/>
    <w:rsid w:val="00D503EB"/>
    <w:rsid w:val="00D520C8"/>
    <w:rsid w:val="00D53596"/>
    <w:rsid w:val="00D541F6"/>
    <w:rsid w:val="00D54847"/>
    <w:rsid w:val="00D5492E"/>
    <w:rsid w:val="00D551E4"/>
    <w:rsid w:val="00D55D3D"/>
    <w:rsid w:val="00D5691F"/>
    <w:rsid w:val="00D56BC1"/>
    <w:rsid w:val="00D56BCF"/>
    <w:rsid w:val="00D56F72"/>
    <w:rsid w:val="00D57902"/>
    <w:rsid w:val="00D57EE8"/>
    <w:rsid w:val="00D60317"/>
    <w:rsid w:val="00D60755"/>
    <w:rsid w:val="00D61079"/>
    <w:rsid w:val="00D6110A"/>
    <w:rsid w:val="00D61271"/>
    <w:rsid w:val="00D6145D"/>
    <w:rsid w:val="00D6180C"/>
    <w:rsid w:val="00D619CF"/>
    <w:rsid w:val="00D6252D"/>
    <w:rsid w:val="00D62999"/>
    <w:rsid w:val="00D630C9"/>
    <w:rsid w:val="00D63BBF"/>
    <w:rsid w:val="00D63C09"/>
    <w:rsid w:val="00D64429"/>
    <w:rsid w:val="00D64487"/>
    <w:rsid w:val="00D64806"/>
    <w:rsid w:val="00D64A4C"/>
    <w:rsid w:val="00D65F2B"/>
    <w:rsid w:val="00D67E3A"/>
    <w:rsid w:val="00D70157"/>
    <w:rsid w:val="00D70292"/>
    <w:rsid w:val="00D70329"/>
    <w:rsid w:val="00D70594"/>
    <w:rsid w:val="00D70F91"/>
    <w:rsid w:val="00D71080"/>
    <w:rsid w:val="00D719DE"/>
    <w:rsid w:val="00D71A31"/>
    <w:rsid w:val="00D7218E"/>
    <w:rsid w:val="00D72475"/>
    <w:rsid w:val="00D72FAD"/>
    <w:rsid w:val="00D7373D"/>
    <w:rsid w:val="00D742C2"/>
    <w:rsid w:val="00D745A0"/>
    <w:rsid w:val="00D74C37"/>
    <w:rsid w:val="00D75C59"/>
    <w:rsid w:val="00D760EA"/>
    <w:rsid w:val="00D76401"/>
    <w:rsid w:val="00D7699B"/>
    <w:rsid w:val="00D770FA"/>
    <w:rsid w:val="00D7725C"/>
    <w:rsid w:val="00D776F6"/>
    <w:rsid w:val="00D77C1A"/>
    <w:rsid w:val="00D77D50"/>
    <w:rsid w:val="00D8010D"/>
    <w:rsid w:val="00D8033F"/>
    <w:rsid w:val="00D808DC"/>
    <w:rsid w:val="00D80DF3"/>
    <w:rsid w:val="00D80E89"/>
    <w:rsid w:val="00D81485"/>
    <w:rsid w:val="00D815E6"/>
    <w:rsid w:val="00D816D9"/>
    <w:rsid w:val="00D83263"/>
    <w:rsid w:val="00D83768"/>
    <w:rsid w:val="00D843D9"/>
    <w:rsid w:val="00D8448F"/>
    <w:rsid w:val="00D845B5"/>
    <w:rsid w:val="00D8483B"/>
    <w:rsid w:val="00D84864"/>
    <w:rsid w:val="00D84CEA"/>
    <w:rsid w:val="00D8538F"/>
    <w:rsid w:val="00D85E3C"/>
    <w:rsid w:val="00D86148"/>
    <w:rsid w:val="00D8698C"/>
    <w:rsid w:val="00D86DAC"/>
    <w:rsid w:val="00D87533"/>
    <w:rsid w:val="00D87FE3"/>
    <w:rsid w:val="00D911D5"/>
    <w:rsid w:val="00D913DD"/>
    <w:rsid w:val="00D918B9"/>
    <w:rsid w:val="00D918D2"/>
    <w:rsid w:val="00D91E06"/>
    <w:rsid w:val="00D93739"/>
    <w:rsid w:val="00D937D8"/>
    <w:rsid w:val="00D93838"/>
    <w:rsid w:val="00D93A28"/>
    <w:rsid w:val="00D9442F"/>
    <w:rsid w:val="00D94BD9"/>
    <w:rsid w:val="00D94EFF"/>
    <w:rsid w:val="00D94FC5"/>
    <w:rsid w:val="00D94FD5"/>
    <w:rsid w:val="00D9536A"/>
    <w:rsid w:val="00D95A79"/>
    <w:rsid w:val="00D97AA1"/>
    <w:rsid w:val="00DA1BBD"/>
    <w:rsid w:val="00DA329C"/>
    <w:rsid w:val="00DA39F2"/>
    <w:rsid w:val="00DA44B3"/>
    <w:rsid w:val="00DA4DEC"/>
    <w:rsid w:val="00DA52AC"/>
    <w:rsid w:val="00DA5958"/>
    <w:rsid w:val="00DA6A85"/>
    <w:rsid w:val="00DA6CFF"/>
    <w:rsid w:val="00DA6D98"/>
    <w:rsid w:val="00DA6DF2"/>
    <w:rsid w:val="00DA6FD9"/>
    <w:rsid w:val="00DA75EB"/>
    <w:rsid w:val="00DB0513"/>
    <w:rsid w:val="00DB184D"/>
    <w:rsid w:val="00DB1E76"/>
    <w:rsid w:val="00DB2B24"/>
    <w:rsid w:val="00DB37A1"/>
    <w:rsid w:val="00DB3DF8"/>
    <w:rsid w:val="00DB43EC"/>
    <w:rsid w:val="00DB44AB"/>
    <w:rsid w:val="00DB4A44"/>
    <w:rsid w:val="00DB513B"/>
    <w:rsid w:val="00DB57D0"/>
    <w:rsid w:val="00DB5957"/>
    <w:rsid w:val="00DB5C83"/>
    <w:rsid w:val="00DB6484"/>
    <w:rsid w:val="00DB6819"/>
    <w:rsid w:val="00DB6EAE"/>
    <w:rsid w:val="00DB7796"/>
    <w:rsid w:val="00DB7D9A"/>
    <w:rsid w:val="00DB7F7A"/>
    <w:rsid w:val="00DC08A7"/>
    <w:rsid w:val="00DC1151"/>
    <w:rsid w:val="00DC17D5"/>
    <w:rsid w:val="00DC1C3D"/>
    <w:rsid w:val="00DC1C5A"/>
    <w:rsid w:val="00DC2018"/>
    <w:rsid w:val="00DC2C70"/>
    <w:rsid w:val="00DC33DA"/>
    <w:rsid w:val="00DC357B"/>
    <w:rsid w:val="00DC3B39"/>
    <w:rsid w:val="00DC4182"/>
    <w:rsid w:val="00DC469A"/>
    <w:rsid w:val="00DC4904"/>
    <w:rsid w:val="00DC4B63"/>
    <w:rsid w:val="00DC4DCE"/>
    <w:rsid w:val="00DC4F63"/>
    <w:rsid w:val="00DC5E8E"/>
    <w:rsid w:val="00DC5FD4"/>
    <w:rsid w:val="00DC6364"/>
    <w:rsid w:val="00DC645B"/>
    <w:rsid w:val="00DC6625"/>
    <w:rsid w:val="00DC676F"/>
    <w:rsid w:val="00DC682C"/>
    <w:rsid w:val="00DC6A0D"/>
    <w:rsid w:val="00DC7654"/>
    <w:rsid w:val="00DC76C5"/>
    <w:rsid w:val="00DC7E51"/>
    <w:rsid w:val="00DD07D4"/>
    <w:rsid w:val="00DD09C6"/>
    <w:rsid w:val="00DD1637"/>
    <w:rsid w:val="00DD1CAF"/>
    <w:rsid w:val="00DD2681"/>
    <w:rsid w:val="00DD3176"/>
    <w:rsid w:val="00DD3663"/>
    <w:rsid w:val="00DD3D95"/>
    <w:rsid w:val="00DD3E47"/>
    <w:rsid w:val="00DD45E3"/>
    <w:rsid w:val="00DD4816"/>
    <w:rsid w:val="00DD48A3"/>
    <w:rsid w:val="00DD5A5E"/>
    <w:rsid w:val="00DD5C2A"/>
    <w:rsid w:val="00DD6369"/>
    <w:rsid w:val="00DD7584"/>
    <w:rsid w:val="00DD7A0E"/>
    <w:rsid w:val="00DD7BF7"/>
    <w:rsid w:val="00DE0400"/>
    <w:rsid w:val="00DE0438"/>
    <w:rsid w:val="00DE13A7"/>
    <w:rsid w:val="00DE1D12"/>
    <w:rsid w:val="00DE28BC"/>
    <w:rsid w:val="00DE2AB6"/>
    <w:rsid w:val="00DE351C"/>
    <w:rsid w:val="00DE3A42"/>
    <w:rsid w:val="00DE3AEB"/>
    <w:rsid w:val="00DE3BC8"/>
    <w:rsid w:val="00DE43BF"/>
    <w:rsid w:val="00DE4D02"/>
    <w:rsid w:val="00DE5251"/>
    <w:rsid w:val="00DE5775"/>
    <w:rsid w:val="00DE5C04"/>
    <w:rsid w:val="00DE5E08"/>
    <w:rsid w:val="00DE5FDA"/>
    <w:rsid w:val="00DE617E"/>
    <w:rsid w:val="00DE6299"/>
    <w:rsid w:val="00DE6E60"/>
    <w:rsid w:val="00DE7EB6"/>
    <w:rsid w:val="00DF0533"/>
    <w:rsid w:val="00DF1140"/>
    <w:rsid w:val="00DF1F1F"/>
    <w:rsid w:val="00DF2198"/>
    <w:rsid w:val="00DF2A09"/>
    <w:rsid w:val="00DF32D8"/>
    <w:rsid w:val="00DF341C"/>
    <w:rsid w:val="00DF3AB8"/>
    <w:rsid w:val="00DF3B2F"/>
    <w:rsid w:val="00DF3B8E"/>
    <w:rsid w:val="00DF3E2F"/>
    <w:rsid w:val="00DF428C"/>
    <w:rsid w:val="00DF45D9"/>
    <w:rsid w:val="00DF474F"/>
    <w:rsid w:val="00DF4DE5"/>
    <w:rsid w:val="00DF521A"/>
    <w:rsid w:val="00DF5B86"/>
    <w:rsid w:val="00DF67F6"/>
    <w:rsid w:val="00DF6E8F"/>
    <w:rsid w:val="00DF7217"/>
    <w:rsid w:val="00E001D6"/>
    <w:rsid w:val="00E0025B"/>
    <w:rsid w:val="00E00633"/>
    <w:rsid w:val="00E00B72"/>
    <w:rsid w:val="00E01253"/>
    <w:rsid w:val="00E0153E"/>
    <w:rsid w:val="00E01B4C"/>
    <w:rsid w:val="00E02889"/>
    <w:rsid w:val="00E030EF"/>
    <w:rsid w:val="00E035C5"/>
    <w:rsid w:val="00E0429B"/>
    <w:rsid w:val="00E049EE"/>
    <w:rsid w:val="00E04AAA"/>
    <w:rsid w:val="00E04DC7"/>
    <w:rsid w:val="00E05315"/>
    <w:rsid w:val="00E05DE8"/>
    <w:rsid w:val="00E06666"/>
    <w:rsid w:val="00E07DF9"/>
    <w:rsid w:val="00E10F8F"/>
    <w:rsid w:val="00E11189"/>
    <w:rsid w:val="00E11440"/>
    <w:rsid w:val="00E11705"/>
    <w:rsid w:val="00E11755"/>
    <w:rsid w:val="00E12096"/>
    <w:rsid w:val="00E12524"/>
    <w:rsid w:val="00E1280B"/>
    <w:rsid w:val="00E132DC"/>
    <w:rsid w:val="00E13F04"/>
    <w:rsid w:val="00E145DD"/>
    <w:rsid w:val="00E14DF5"/>
    <w:rsid w:val="00E164E8"/>
    <w:rsid w:val="00E16705"/>
    <w:rsid w:val="00E1671F"/>
    <w:rsid w:val="00E16830"/>
    <w:rsid w:val="00E17335"/>
    <w:rsid w:val="00E17930"/>
    <w:rsid w:val="00E17D80"/>
    <w:rsid w:val="00E17E2B"/>
    <w:rsid w:val="00E17FC7"/>
    <w:rsid w:val="00E200E8"/>
    <w:rsid w:val="00E20113"/>
    <w:rsid w:val="00E20A1E"/>
    <w:rsid w:val="00E21133"/>
    <w:rsid w:val="00E21BCB"/>
    <w:rsid w:val="00E2242F"/>
    <w:rsid w:val="00E237FF"/>
    <w:rsid w:val="00E239BB"/>
    <w:rsid w:val="00E23A74"/>
    <w:rsid w:val="00E2415F"/>
    <w:rsid w:val="00E2495E"/>
    <w:rsid w:val="00E24E03"/>
    <w:rsid w:val="00E253D9"/>
    <w:rsid w:val="00E254B6"/>
    <w:rsid w:val="00E256E6"/>
    <w:rsid w:val="00E2580F"/>
    <w:rsid w:val="00E25815"/>
    <w:rsid w:val="00E26E04"/>
    <w:rsid w:val="00E27C55"/>
    <w:rsid w:val="00E27EA3"/>
    <w:rsid w:val="00E3037A"/>
    <w:rsid w:val="00E303A7"/>
    <w:rsid w:val="00E30A4A"/>
    <w:rsid w:val="00E30C6C"/>
    <w:rsid w:val="00E31692"/>
    <w:rsid w:val="00E3172C"/>
    <w:rsid w:val="00E322B1"/>
    <w:rsid w:val="00E322B9"/>
    <w:rsid w:val="00E32B21"/>
    <w:rsid w:val="00E3315E"/>
    <w:rsid w:val="00E33A37"/>
    <w:rsid w:val="00E33ABD"/>
    <w:rsid w:val="00E33B01"/>
    <w:rsid w:val="00E33F4C"/>
    <w:rsid w:val="00E34D81"/>
    <w:rsid w:val="00E357C1"/>
    <w:rsid w:val="00E362DF"/>
    <w:rsid w:val="00E36498"/>
    <w:rsid w:val="00E36794"/>
    <w:rsid w:val="00E379EE"/>
    <w:rsid w:val="00E40A1C"/>
    <w:rsid w:val="00E4159B"/>
    <w:rsid w:val="00E41B1F"/>
    <w:rsid w:val="00E41D70"/>
    <w:rsid w:val="00E41FE6"/>
    <w:rsid w:val="00E425CC"/>
    <w:rsid w:val="00E429BB"/>
    <w:rsid w:val="00E42B51"/>
    <w:rsid w:val="00E43064"/>
    <w:rsid w:val="00E4313B"/>
    <w:rsid w:val="00E43F65"/>
    <w:rsid w:val="00E44843"/>
    <w:rsid w:val="00E454BD"/>
    <w:rsid w:val="00E45782"/>
    <w:rsid w:val="00E467BE"/>
    <w:rsid w:val="00E469B4"/>
    <w:rsid w:val="00E47F75"/>
    <w:rsid w:val="00E5074D"/>
    <w:rsid w:val="00E50D28"/>
    <w:rsid w:val="00E50E69"/>
    <w:rsid w:val="00E5145F"/>
    <w:rsid w:val="00E518B1"/>
    <w:rsid w:val="00E51B7C"/>
    <w:rsid w:val="00E529B8"/>
    <w:rsid w:val="00E52B4D"/>
    <w:rsid w:val="00E52DBB"/>
    <w:rsid w:val="00E53D5F"/>
    <w:rsid w:val="00E54294"/>
    <w:rsid w:val="00E5450C"/>
    <w:rsid w:val="00E54571"/>
    <w:rsid w:val="00E55446"/>
    <w:rsid w:val="00E55FA2"/>
    <w:rsid w:val="00E56426"/>
    <w:rsid w:val="00E56ABA"/>
    <w:rsid w:val="00E56E26"/>
    <w:rsid w:val="00E5744D"/>
    <w:rsid w:val="00E57551"/>
    <w:rsid w:val="00E57655"/>
    <w:rsid w:val="00E600A5"/>
    <w:rsid w:val="00E601D3"/>
    <w:rsid w:val="00E60B26"/>
    <w:rsid w:val="00E62551"/>
    <w:rsid w:val="00E628C4"/>
    <w:rsid w:val="00E631C5"/>
    <w:rsid w:val="00E635F1"/>
    <w:rsid w:val="00E637E4"/>
    <w:rsid w:val="00E64488"/>
    <w:rsid w:val="00E644C3"/>
    <w:rsid w:val="00E64597"/>
    <w:rsid w:val="00E649C5"/>
    <w:rsid w:val="00E654DC"/>
    <w:rsid w:val="00E6645D"/>
    <w:rsid w:val="00E66845"/>
    <w:rsid w:val="00E66D56"/>
    <w:rsid w:val="00E6793C"/>
    <w:rsid w:val="00E707B1"/>
    <w:rsid w:val="00E711E2"/>
    <w:rsid w:val="00E7174F"/>
    <w:rsid w:val="00E7187F"/>
    <w:rsid w:val="00E71B65"/>
    <w:rsid w:val="00E726D6"/>
    <w:rsid w:val="00E72827"/>
    <w:rsid w:val="00E72C27"/>
    <w:rsid w:val="00E73BAB"/>
    <w:rsid w:val="00E73C5F"/>
    <w:rsid w:val="00E740D3"/>
    <w:rsid w:val="00E74280"/>
    <w:rsid w:val="00E74475"/>
    <w:rsid w:val="00E7585A"/>
    <w:rsid w:val="00E76885"/>
    <w:rsid w:val="00E77213"/>
    <w:rsid w:val="00E80917"/>
    <w:rsid w:val="00E80B63"/>
    <w:rsid w:val="00E810BE"/>
    <w:rsid w:val="00E81438"/>
    <w:rsid w:val="00E814A8"/>
    <w:rsid w:val="00E82882"/>
    <w:rsid w:val="00E828A2"/>
    <w:rsid w:val="00E828FF"/>
    <w:rsid w:val="00E83565"/>
    <w:rsid w:val="00E83932"/>
    <w:rsid w:val="00E83B1E"/>
    <w:rsid w:val="00E84E67"/>
    <w:rsid w:val="00E851AE"/>
    <w:rsid w:val="00E858D5"/>
    <w:rsid w:val="00E86776"/>
    <w:rsid w:val="00E86D09"/>
    <w:rsid w:val="00E8791D"/>
    <w:rsid w:val="00E87C31"/>
    <w:rsid w:val="00E90483"/>
    <w:rsid w:val="00E90660"/>
    <w:rsid w:val="00E90FDB"/>
    <w:rsid w:val="00E91CC3"/>
    <w:rsid w:val="00E91D99"/>
    <w:rsid w:val="00E923B4"/>
    <w:rsid w:val="00E923DD"/>
    <w:rsid w:val="00E92E90"/>
    <w:rsid w:val="00E92FDD"/>
    <w:rsid w:val="00E930CB"/>
    <w:rsid w:val="00E9342C"/>
    <w:rsid w:val="00E937CA"/>
    <w:rsid w:val="00E93B5F"/>
    <w:rsid w:val="00E93E2C"/>
    <w:rsid w:val="00E94217"/>
    <w:rsid w:val="00E94A1D"/>
    <w:rsid w:val="00E9558C"/>
    <w:rsid w:val="00E9587B"/>
    <w:rsid w:val="00E96C2A"/>
    <w:rsid w:val="00EA04AA"/>
    <w:rsid w:val="00EA04E5"/>
    <w:rsid w:val="00EA09B1"/>
    <w:rsid w:val="00EA1102"/>
    <w:rsid w:val="00EA19E1"/>
    <w:rsid w:val="00EA2121"/>
    <w:rsid w:val="00EA2999"/>
    <w:rsid w:val="00EA3AD6"/>
    <w:rsid w:val="00EA4104"/>
    <w:rsid w:val="00EA4337"/>
    <w:rsid w:val="00EA4EFA"/>
    <w:rsid w:val="00EA5059"/>
    <w:rsid w:val="00EA5D7F"/>
    <w:rsid w:val="00EA6589"/>
    <w:rsid w:val="00EA6652"/>
    <w:rsid w:val="00EA694E"/>
    <w:rsid w:val="00EA756D"/>
    <w:rsid w:val="00EA75B1"/>
    <w:rsid w:val="00EB0C82"/>
    <w:rsid w:val="00EB22A2"/>
    <w:rsid w:val="00EB24D1"/>
    <w:rsid w:val="00EB27A3"/>
    <w:rsid w:val="00EB2A73"/>
    <w:rsid w:val="00EB339C"/>
    <w:rsid w:val="00EB38AF"/>
    <w:rsid w:val="00EB3B16"/>
    <w:rsid w:val="00EB41AC"/>
    <w:rsid w:val="00EB420D"/>
    <w:rsid w:val="00EB43F7"/>
    <w:rsid w:val="00EB5389"/>
    <w:rsid w:val="00EB5679"/>
    <w:rsid w:val="00EB59A4"/>
    <w:rsid w:val="00EB66DA"/>
    <w:rsid w:val="00EB673B"/>
    <w:rsid w:val="00EB6FD4"/>
    <w:rsid w:val="00EB7219"/>
    <w:rsid w:val="00EB72B4"/>
    <w:rsid w:val="00EB73EF"/>
    <w:rsid w:val="00EB74B2"/>
    <w:rsid w:val="00EB7AF4"/>
    <w:rsid w:val="00EC01D9"/>
    <w:rsid w:val="00EC0849"/>
    <w:rsid w:val="00EC0DB9"/>
    <w:rsid w:val="00EC11F9"/>
    <w:rsid w:val="00EC1ACD"/>
    <w:rsid w:val="00EC21A6"/>
    <w:rsid w:val="00EC227F"/>
    <w:rsid w:val="00EC2546"/>
    <w:rsid w:val="00EC2A51"/>
    <w:rsid w:val="00EC2CC4"/>
    <w:rsid w:val="00EC2D11"/>
    <w:rsid w:val="00EC2D66"/>
    <w:rsid w:val="00EC3802"/>
    <w:rsid w:val="00EC39D5"/>
    <w:rsid w:val="00EC4E90"/>
    <w:rsid w:val="00EC4FA6"/>
    <w:rsid w:val="00EC52EE"/>
    <w:rsid w:val="00EC54F3"/>
    <w:rsid w:val="00EC6336"/>
    <w:rsid w:val="00EC6538"/>
    <w:rsid w:val="00EC68C1"/>
    <w:rsid w:val="00EC6C03"/>
    <w:rsid w:val="00EC6E78"/>
    <w:rsid w:val="00ED0144"/>
    <w:rsid w:val="00ED0867"/>
    <w:rsid w:val="00ED1086"/>
    <w:rsid w:val="00ED1C92"/>
    <w:rsid w:val="00ED1F29"/>
    <w:rsid w:val="00ED2EA7"/>
    <w:rsid w:val="00ED32C2"/>
    <w:rsid w:val="00ED34A3"/>
    <w:rsid w:val="00ED34B4"/>
    <w:rsid w:val="00ED3635"/>
    <w:rsid w:val="00ED40A1"/>
    <w:rsid w:val="00ED4546"/>
    <w:rsid w:val="00ED54B8"/>
    <w:rsid w:val="00ED6601"/>
    <w:rsid w:val="00ED732E"/>
    <w:rsid w:val="00ED73CF"/>
    <w:rsid w:val="00EE07A0"/>
    <w:rsid w:val="00EE112F"/>
    <w:rsid w:val="00EE1DBC"/>
    <w:rsid w:val="00EE222C"/>
    <w:rsid w:val="00EE2257"/>
    <w:rsid w:val="00EE26C3"/>
    <w:rsid w:val="00EE28E1"/>
    <w:rsid w:val="00EE3791"/>
    <w:rsid w:val="00EE38E2"/>
    <w:rsid w:val="00EE478B"/>
    <w:rsid w:val="00EE49F3"/>
    <w:rsid w:val="00EE5038"/>
    <w:rsid w:val="00EE5AD4"/>
    <w:rsid w:val="00EE5F70"/>
    <w:rsid w:val="00EE64A9"/>
    <w:rsid w:val="00EE66F6"/>
    <w:rsid w:val="00EE703A"/>
    <w:rsid w:val="00EE7142"/>
    <w:rsid w:val="00EE7537"/>
    <w:rsid w:val="00EE784A"/>
    <w:rsid w:val="00EF0135"/>
    <w:rsid w:val="00EF0C1A"/>
    <w:rsid w:val="00EF0CCE"/>
    <w:rsid w:val="00EF1C82"/>
    <w:rsid w:val="00EF29ED"/>
    <w:rsid w:val="00EF2DCE"/>
    <w:rsid w:val="00EF3C4C"/>
    <w:rsid w:val="00EF3D36"/>
    <w:rsid w:val="00EF3DF1"/>
    <w:rsid w:val="00EF4151"/>
    <w:rsid w:val="00EF47C9"/>
    <w:rsid w:val="00EF497D"/>
    <w:rsid w:val="00EF5072"/>
    <w:rsid w:val="00EF571F"/>
    <w:rsid w:val="00EF57F0"/>
    <w:rsid w:val="00EF5C54"/>
    <w:rsid w:val="00EF5CBC"/>
    <w:rsid w:val="00EF67FC"/>
    <w:rsid w:val="00EF6AAD"/>
    <w:rsid w:val="00EF6D24"/>
    <w:rsid w:val="00EF701E"/>
    <w:rsid w:val="00F00C0D"/>
    <w:rsid w:val="00F00E75"/>
    <w:rsid w:val="00F01062"/>
    <w:rsid w:val="00F015F4"/>
    <w:rsid w:val="00F0166D"/>
    <w:rsid w:val="00F0263E"/>
    <w:rsid w:val="00F046BD"/>
    <w:rsid w:val="00F0506F"/>
    <w:rsid w:val="00F0530F"/>
    <w:rsid w:val="00F06128"/>
    <w:rsid w:val="00F06562"/>
    <w:rsid w:val="00F066FD"/>
    <w:rsid w:val="00F06BA9"/>
    <w:rsid w:val="00F074A3"/>
    <w:rsid w:val="00F07EE3"/>
    <w:rsid w:val="00F1095E"/>
    <w:rsid w:val="00F10BBA"/>
    <w:rsid w:val="00F11636"/>
    <w:rsid w:val="00F11859"/>
    <w:rsid w:val="00F11B46"/>
    <w:rsid w:val="00F11CC1"/>
    <w:rsid w:val="00F131DE"/>
    <w:rsid w:val="00F13438"/>
    <w:rsid w:val="00F136C2"/>
    <w:rsid w:val="00F13C21"/>
    <w:rsid w:val="00F14146"/>
    <w:rsid w:val="00F14287"/>
    <w:rsid w:val="00F14619"/>
    <w:rsid w:val="00F15BF4"/>
    <w:rsid w:val="00F15C4D"/>
    <w:rsid w:val="00F161A5"/>
    <w:rsid w:val="00F166CA"/>
    <w:rsid w:val="00F16707"/>
    <w:rsid w:val="00F16F37"/>
    <w:rsid w:val="00F17002"/>
    <w:rsid w:val="00F173E3"/>
    <w:rsid w:val="00F20569"/>
    <w:rsid w:val="00F21133"/>
    <w:rsid w:val="00F220C3"/>
    <w:rsid w:val="00F224FE"/>
    <w:rsid w:val="00F22516"/>
    <w:rsid w:val="00F23402"/>
    <w:rsid w:val="00F23781"/>
    <w:rsid w:val="00F23C56"/>
    <w:rsid w:val="00F23D43"/>
    <w:rsid w:val="00F245B8"/>
    <w:rsid w:val="00F25E60"/>
    <w:rsid w:val="00F25FA1"/>
    <w:rsid w:val="00F27346"/>
    <w:rsid w:val="00F27513"/>
    <w:rsid w:val="00F27802"/>
    <w:rsid w:val="00F27803"/>
    <w:rsid w:val="00F27D18"/>
    <w:rsid w:val="00F302AF"/>
    <w:rsid w:val="00F305E2"/>
    <w:rsid w:val="00F30AA4"/>
    <w:rsid w:val="00F3162B"/>
    <w:rsid w:val="00F31906"/>
    <w:rsid w:val="00F31A01"/>
    <w:rsid w:val="00F3297C"/>
    <w:rsid w:val="00F329AC"/>
    <w:rsid w:val="00F32F07"/>
    <w:rsid w:val="00F3302C"/>
    <w:rsid w:val="00F33940"/>
    <w:rsid w:val="00F3476E"/>
    <w:rsid w:val="00F348D5"/>
    <w:rsid w:val="00F34B58"/>
    <w:rsid w:val="00F35828"/>
    <w:rsid w:val="00F35BA2"/>
    <w:rsid w:val="00F35DBF"/>
    <w:rsid w:val="00F365CF"/>
    <w:rsid w:val="00F366EE"/>
    <w:rsid w:val="00F370A9"/>
    <w:rsid w:val="00F40267"/>
    <w:rsid w:val="00F4049B"/>
    <w:rsid w:val="00F409E2"/>
    <w:rsid w:val="00F41502"/>
    <w:rsid w:val="00F41E82"/>
    <w:rsid w:val="00F4304F"/>
    <w:rsid w:val="00F43885"/>
    <w:rsid w:val="00F43BC0"/>
    <w:rsid w:val="00F444BF"/>
    <w:rsid w:val="00F446B2"/>
    <w:rsid w:val="00F44DEF"/>
    <w:rsid w:val="00F44EB5"/>
    <w:rsid w:val="00F4504B"/>
    <w:rsid w:val="00F45587"/>
    <w:rsid w:val="00F456B2"/>
    <w:rsid w:val="00F4580F"/>
    <w:rsid w:val="00F46F71"/>
    <w:rsid w:val="00F4772A"/>
    <w:rsid w:val="00F478B7"/>
    <w:rsid w:val="00F5003B"/>
    <w:rsid w:val="00F50514"/>
    <w:rsid w:val="00F5085D"/>
    <w:rsid w:val="00F50F54"/>
    <w:rsid w:val="00F51088"/>
    <w:rsid w:val="00F5192E"/>
    <w:rsid w:val="00F51EA3"/>
    <w:rsid w:val="00F5278E"/>
    <w:rsid w:val="00F52CE4"/>
    <w:rsid w:val="00F53638"/>
    <w:rsid w:val="00F53766"/>
    <w:rsid w:val="00F54624"/>
    <w:rsid w:val="00F55B01"/>
    <w:rsid w:val="00F565D4"/>
    <w:rsid w:val="00F56BC0"/>
    <w:rsid w:val="00F56BD9"/>
    <w:rsid w:val="00F60193"/>
    <w:rsid w:val="00F60B97"/>
    <w:rsid w:val="00F6157B"/>
    <w:rsid w:val="00F617E4"/>
    <w:rsid w:val="00F6264F"/>
    <w:rsid w:val="00F62A88"/>
    <w:rsid w:val="00F6318D"/>
    <w:rsid w:val="00F63CCF"/>
    <w:rsid w:val="00F63E83"/>
    <w:rsid w:val="00F64827"/>
    <w:rsid w:val="00F64E87"/>
    <w:rsid w:val="00F6532B"/>
    <w:rsid w:val="00F655FA"/>
    <w:rsid w:val="00F660BC"/>
    <w:rsid w:val="00F66145"/>
    <w:rsid w:val="00F666B0"/>
    <w:rsid w:val="00F6678C"/>
    <w:rsid w:val="00F678A9"/>
    <w:rsid w:val="00F7024D"/>
    <w:rsid w:val="00F70529"/>
    <w:rsid w:val="00F705E4"/>
    <w:rsid w:val="00F70D52"/>
    <w:rsid w:val="00F7117B"/>
    <w:rsid w:val="00F71214"/>
    <w:rsid w:val="00F7144A"/>
    <w:rsid w:val="00F71623"/>
    <w:rsid w:val="00F71A51"/>
    <w:rsid w:val="00F71ABD"/>
    <w:rsid w:val="00F71C41"/>
    <w:rsid w:val="00F71E5D"/>
    <w:rsid w:val="00F72B51"/>
    <w:rsid w:val="00F72D08"/>
    <w:rsid w:val="00F73A18"/>
    <w:rsid w:val="00F7476B"/>
    <w:rsid w:val="00F75591"/>
    <w:rsid w:val="00F75E17"/>
    <w:rsid w:val="00F76512"/>
    <w:rsid w:val="00F76FC3"/>
    <w:rsid w:val="00F771DE"/>
    <w:rsid w:val="00F774D2"/>
    <w:rsid w:val="00F779AA"/>
    <w:rsid w:val="00F80968"/>
    <w:rsid w:val="00F80D68"/>
    <w:rsid w:val="00F810F3"/>
    <w:rsid w:val="00F8140A"/>
    <w:rsid w:val="00F818AE"/>
    <w:rsid w:val="00F82591"/>
    <w:rsid w:val="00F82E60"/>
    <w:rsid w:val="00F83718"/>
    <w:rsid w:val="00F83F5B"/>
    <w:rsid w:val="00F84AB6"/>
    <w:rsid w:val="00F85AA9"/>
    <w:rsid w:val="00F85CA7"/>
    <w:rsid w:val="00F875D3"/>
    <w:rsid w:val="00F87835"/>
    <w:rsid w:val="00F902A4"/>
    <w:rsid w:val="00F9038E"/>
    <w:rsid w:val="00F91477"/>
    <w:rsid w:val="00F91D20"/>
    <w:rsid w:val="00F92254"/>
    <w:rsid w:val="00F927B7"/>
    <w:rsid w:val="00F92E16"/>
    <w:rsid w:val="00F9381F"/>
    <w:rsid w:val="00F93A07"/>
    <w:rsid w:val="00F93C60"/>
    <w:rsid w:val="00F94535"/>
    <w:rsid w:val="00F94543"/>
    <w:rsid w:val="00F94821"/>
    <w:rsid w:val="00F95B9C"/>
    <w:rsid w:val="00F95D60"/>
    <w:rsid w:val="00F96466"/>
    <w:rsid w:val="00F968AA"/>
    <w:rsid w:val="00F97888"/>
    <w:rsid w:val="00F97BFF"/>
    <w:rsid w:val="00FA0ABF"/>
    <w:rsid w:val="00FA0C98"/>
    <w:rsid w:val="00FA0E1F"/>
    <w:rsid w:val="00FA1C89"/>
    <w:rsid w:val="00FA2205"/>
    <w:rsid w:val="00FA4E4D"/>
    <w:rsid w:val="00FA508C"/>
    <w:rsid w:val="00FA5985"/>
    <w:rsid w:val="00FA5B3B"/>
    <w:rsid w:val="00FA62B8"/>
    <w:rsid w:val="00FA66DE"/>
    <w:rsid w:val="00FA6BD0"/>
    <w:rsid w:val="00FA6D43"/>
    <w:rsid w:val="00FA7191"/>
    <w:rsid w:val="00FA71AA"/>
    <w:rsid w:val="00FB0153"/>
    <w:rsid w:val="00FB089F"/>
    <w:rsid w:val="00FB15FF"/>
    <w:rsid w:val="00FB1655"/>
    <w:rsid w:val="00FB1ED9"/>
    <w:rsid w:val="00FB217D"/>
    <w:rsid w:val="00FB2510"/>
    <w:rsid w:val="00FB2CF2"/>
    <w:rsid w:val="00FB3455"/>
    <w:rsid w:val="00FB3E65"/>
    <w:rsid w:val="00FB542A"/>
    <w:rsid w:val="00FB54FF"/>
    <w:rsid w:val="00FB5760"/>
    <w:rsid w:val="00FB5928"/>
    <w:rsid w:val="00FB6B4D"/>
    <w:rsid w:val="00FB710B"/>
    <w:rsid w:val="00FB7B3D"/>
    <w:rsid w:val="00FC00C4"/>
    <w:rsid w:val="00FC0148"/>
    <w:rsid w:val="00FC036D"/>
    <w:rsid w:val="00FC06BA"/>
    <w:rsid w:val="00FC0A2B"/>
    <w:rsid w:val="00FC2205"/>
    <w:rsid w:val="00FC2271"/>
    <w:rsid w:val="00FC332E"/>
    <w:rsid w:val="00FC390D"/>
    <w:rsid w:val="00FC4406"/>
    <w:rsid w:val="00FC44FB"/>
    <w:rsid w:val="00FC4679"/>
    <w:rsid w:val="00FC4F50"/>
    <w:rsid w:val="00FC5500"/>
    <w:rsid w:val="00FC550B"/>
    <w:rsid w:val="00FC5F13"/>
    <w:rsid w:val="00FC6C08"/>
    <w:rsid w:val="00FC6ED2"/>
    <w:rsid w:val="00FC760B"/>
    <w:rsid w:val="00FC7AB2"/>
    <w:rsid w:val="00FD05E3"/>
    <w:rsid w:val="00FD0A62"/>
    <w:rsid w:val="00FD0EB7"/>
    <w:rsid w:val="00FD11C4"/>
    <w:rsid w:val="00FD1AC3"/>
    <w:rsid w:val="00FD1C1C"/>
    <w:rsid w:val="00FD2813"/>
    <w:rsid w:val="00FD2F9C"/>
    <w:rsid w:val="00FD32F3"/>
    <w:rsid w:val="00FD347A"/>
    <w:rsid w:val="00FD35FE"/>
    <w:rsid w:val="00FD489F"/>
    <w:rsid w:val="00FD4A5D"/>
    <w:rsid w:val="00FD4CF8"/>
    <w:rsid w:val="00FD4E79"/>
    <w:rsid w:val="00FD5D73"/>
    <w:rsid w:val="00FD6210"/>
    <w:rsid w:val="00FD66EC"/>
    <w:rsid w:val="00FD6B1A"/>
    <w:rsid w:val="00FD764A"/>
    <w:rsid w:val="00FD7A9E"/>
    <w:rsid w:val="00FD7AC6"/>
    <w:rsid w:val="00FE17AD"/>
    <w:rsid w:val="00FE1810"/>
    <w:rsid w:val="00FE1A48"/>
    <w:rsid w:val="00FE1CCB"/>
    <w:rsid w:val="00FE2475"/>
    <w:rsid w:val="00FE2AC2"/>
    <w:rsid w:val="00FE351F"/>
    <w:rsid w:val="00FE404C"/>
    <w:rsid w:val="00FE40E0"/>
    <w:rsid w:val="00FE42DE"/>
    <w:rsid w:val="00FE4F4B"/>
    <w:rsid w:val="00FE50D2"/>
    <w:rsid w:val="00FE535D"/>
    <w:rsid w:val="00FE5698"/>
    <w:rsid w:val="00FE59EA"/>
    <w:rsid w:val="00FE6765"/>
    <w:rsid w:val="00FE7629"/>
    <w:rsid w:val="00FE7C19"/>
    <w:rsid w:val="00FF0369"/>
    <w:rsid w:val="00FF0738"/>
    <w:rsid w:val="00FF089D"/>
    <w:rsid w:val="00FF1537"/>
    <w:rsid w:val="00FF1819"/>
    <w:rsid w:val="00FF194A"/>
    <w:rsid w:val="00FF1CA5"/>
    <w:rsid w:val="00FF2C07"/>
    <w:rsid w:val="00FF385A"/>
    <w:rsid w:val="00FF4CDA"/>
    <w:rsid w:val="00FF4DE1"/>
    <w:rsid w:val="00FF665A"/>
    <w:rsid w:val="00FF6BA5"/>
    <w:rsid w:val="00FF72EF"/>
    <w:rsid w:val="00FF76B2"/>
    <w:rsid w:val="00FF795F"/>
    <w:rsid w:val="00FF7D0A"/>
    <w:rsid w:val="00FF7F4A"/>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6871BD5"/>
  <w15:docId w15:val="{BF8EECF5-6D71-47E2-9DF4-4B278CE412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031B"/>
    <w:pPr>
      <w:overflowPunct w:val="0"/>
      <w:autoSpaceDE w:val="0"/>
      <w:autoSpaceDN w:val="0"/>
      <w:adjustRightInd w:val="0"/>
      <w:textAlignment w:val="baseline"/>
    </w:pPr>
    <w:rPr>
      <w:rFonts w:ascii="Arial" w:hAnsi="Arial"/>
      <w:lang w:val="en-GB"/>
    </w:rPr>
  </w:style>
  <w:style w:type="paragraph" w:styleId="Heading1">
    <w:name w:val="heading 1"/>
    <w:aliases w:val="A:TIT_lv-1,F:TIT_nv-1,A:TIT_lv-11,F:TIT_nv-11,A:TIT_lv-12,F:TIT_nv-12,Requirement 1,Chapter"/>
    <w:basedOn w:val="Normal"/>
    <w:next w:val="Normal"/>
    <w:link w:val="Heading1Char"/>
    <w:qFormat/>
    <w:rsid w:val="00851B4E"/>
    <w:pPr>
      <w:keepNext/>
      <w:pageBreakBefore/>
      <w:numPr>
        <w:numId w:val="5"/>
      </w:numPr>
      <w:spacing w:before="240" w:after="60"/>
      <w:outlineLvl w:val="0"/>
    </w:pPr>
    <w:rPr>
      <w:rFonts w:cs="Arial"/>
      <w:b/>
      <w:bCs/>
      <w:caps/>
      <w:kern w:val="32"/>
      <w:sz w:val="32"/>
      <w:szCs w:val="32"/>
    </w:rPr>
  </w:style>
  <w:style w:type="paragraph" w:styleId="Heading2">
    <w:name w:val="heading 2"/>
    <w:aliases w:val="A:TIT_lv-2,F:TIT_nv-2,A:TIT_lv-21,F:TIT_nv-21,A:TIT_lv-22,F:TIT_nv-22,Requirement 2"/>
    <w:basedOn w:val="Heading1"/>
    <w:next w:val="Normal"/>
    <w:link w:val="Heading2Char"/>
    <w:qFormat/>
    <w:rsid w:val="00894712"/>
    <w:pPr>
      <w:pageBreakBefore w:val="0"/>
      <w:numPr>
        <w:ilvl w:val="1"/>
      </w:numPr>
      <w:tabs>
        <w:tab w:val="clear" w:pos="4120"/>
      </w:tabs>
      <w:ind w:left="578" w:hanging="578"/>
      <w:outlineLvl w:val="1"/>
    </w:pPr>
    <w:rPr>
      <w:bCs w:val="0"/>
      <w:iCs/>
      <w:caps w:val="0"/>
      <w:sz w:val="28"/>
      <w:szCs w:val="28"/>
    </w:rPr>
  </w:style>
  <w:style w:type="paragraph" w:styleId="Heading3">
    <w:name w:val="heading 3"/>
    <w:aliases w:val="A:TIT_lv-3,F:TIT_nv-3,Heading 3 Char1,A:TIT_lv-3 Char,F:TIT_nv-3 Char,Heading 3 Char Char,Heading 3 Char1 Char Char,Heading 3 Char Char Char Char,Heading 3 Char1 Char Char Char Char,Heading 3 Char Char Char Char Char Char"/>
    <w:basedOn w:val="Heading1"/>
    <w:next w:val="Normal"/>
    <w:link w:val="Heading3Char"/>
    <w:qFormat/>
    <w:rsid w:val="00714365"/>
    <w:pPr>
      <w:pageBreakBefore w:val="0"/>
      <w:numPr>
        <w:ilvl w:val="2"/>
      </w:numPr>
      <w:tabs>
        <w:tab w:val="clear" w:pos="720"/>
      </w:tabs>
      <w:outlineLvl w:val="2"/>
    </w:pPr>
    <w:rPr>
      <w:bCs w:val="0"/>
      <w:caps w:val="0"/>
      <w:sz w:val="24"/>
      <w:szCs w:val="26"/>
    </w:rPr>
  </w:style>
  <w:style w:type="paragraph" w:styleId="Heading4">
    <w:name w:val="heading 4"/>
    <w:aliases w:val="A:TIT_lv-4,F:TIT_nv-4,A:TIT_lv-41,F:TIT_nv-41,A:TIT_lv-42,F:TIT_nv-42"/>
    <w:basedOn w:val="Heading3"/>
    <w:next w:val="Normal"/>
    <w:link w:val="Heading4Char"/>
    <w:qFormat/>
    <w:rsid w:val="00EB2A73"/>
    <w:pPr>
      <w:numPr>
        <w:ilvl w:val="3"/>
      </w:numPr>
      <w:tabs>
        <w:tab w:val="clear" w:pos="3064"/>
      </w:tabs>
      <w:spacing w:after="120"/>
      <w:ind w:left="0"/>
      <w:outlineLvl w:val="3"/>
    </w:pPr>
    <w:rPr>
      <w:b w:val="0"/>
      <w:bCs/>
      <w:szCs w:val="28"/>
    </w:rPr>
  </w:style>
  <w:style w:type="paragraph" w:styleId="Heading5">
    <w:name w:val="heading 5"/>
    <w:aliases w:val="Heading 5 Char,Heading 5 Char1 Char,Heading 5 Char Char Char,Heading 5 Char Char1"/>
    <w:basedOn w:val="Heading4"/>
    <w:next w:val="Normal"/>
    <w:qFormat/>
    <w:rsid w:val="00EB2A73"/>
    <w:pPr>
      <w:keepNext w:val="0"/>
      <w:numPr>
        <w:ilvl w:val="4"/>
      </w:numPr>
      <w:tabs>
        <w:tab w:val="clear" w:pos="1008"/>
      </w:tabs>
      <w:ind w:left="0" w:firstLine="0"/>
      <w:outlineLvl w:val="4"/>
    </w:pPr>
    <w:rPr>
      <w:bCs w:val="0"/>
      <w:iCs/>
      <w:szCs w:val="26"/>
    </w:rPr>
  </w:style>
  <w:style w:type="paragraph" w:styleId="Heading6">
    <w:name w:val="heading 6"/>
    <w:basedOn w:val="Normal"/>
    <w:next w:val="Normal"/>
    <w:link w:val="Heading6Char"/>
    <w:qFormat/>
    <w:rsid w:val="00851B4E"/>
    <w:pPr>
      <w:numPr>
        <w:ilvl w:val="5"/>
        <w:numId w:val="5"/>
      </w:numPr>
      <w:spacing w:before="240" w:after="60"/>
      <w:outlineLvl w:val="5"/>
    </w:pPr>
    <w:rPr>
      <w:rFonts w:ascii="Times New Roman" w:hAnsi="Times New Roman"/>
      <w:b/>
      <w:bCs/>
      <w:sz w:val="22"/>
      <w:szCs w:val="22"/>
    </w:rPr>
  </w:style>
  <w:style w:type="paragraph" w:styleId="Heading7">
    <w:name w:val="heading 7"/>
    <w:basedOn w:val="Normal"/>
    <w:next w:val="Normal"/>
    <w:link w:val="Heading7Char"/>
    <w:qFormat/>
    <w:rsid w:val="00851B4E"/>
    <w:pPr>
      <w:numPr>
        <w:ilvl w:val="6"/>
        <w:numId w:val="5"/>
      </w:numPr>
      <w:spacing w:before="240" w:after="60"/>
      <w:outlineLvl w:val="6"/>
    </w:pPr>
    <w:rPr>
      <w:rFonts w:ascii="Times New Roman" w:hAnsi="Times New Roman"/>
      <w:sz w:val="24"/>
      <w:szCs w:val="24"/>
    </w:rPr>
  </w:style>
  <w:style w:type="paragraph" w:styleId="Heading8">
    <w:name w:val="heading 8"/>
    <w:basedOn w:val="Normal"/>
    <w:next w:val="Normal"/>
    <w:link w:val="Heading8Char"/>
    <w:qFormat/>
    <w:rsid w:val="00851B4E"/>
    <w:pPr>
      <w:numPr>
        <w:ilvl w:val="7"/>
        <w:numId w:val="5"/>
      </w:numPr>
      <w:spacing w:before="240" w:after="60"/>
      <w:outlineLvl w:val="7"/>
    </w:pPr>
    <w:rPr>
      <w:rFonts w:ascii="Times New Roman" w:hAnsi="Times New Roman"/>
      <w:i/>
      <w:iCs/>
      <w:sz w:val="24"/>
      <w:szCs w:val="24"/>
    </w:rPr>
  </w:style>
  <w:style w:type="paragraph" w:styleId="Heading9">
    <w:name w:val="heading 9"/>
    <w:basedOn w:val="Normal"/>
    <w:next w:val="Normal"/>
    <w:link w:val="Heading9Char"/>
    <w:qFormat/>
    <w:rsid w:val="00851B4E"/>
    <w:pPr>
      <w:numPr>
        <w:ilvl w:val="8"/>
        <w:numId w:val="5"/>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TIT_lv-1 Char,F:TIT_nv-1 Char,A:TIT_lv-11 Char,F:TIT_nv-11 Char,A:TIT_lv-12 Char,F:TIT_nv-12 Char,Requirement 1 Char,Chapter Char"/>
    <w:link w:val="Heading1"/>
    <w:rsid w:val="00D01050"/>
    <w:rPr>
      <w:rFonts w:ascii="Arial" w:hAnsi="Arial" w:cs="Arial"/>
      <w:b/>
      <w:bCs/>
      <w:caps/>
      <w:kern w:val="32"/>
      <w:sz w:val="32"/>
      <w:szCs w:val="32"/>
    </w:rPr>
  </w:style>
  <w:style w:type="character" w:customStyle="1" w:styleId="Heading2Char">
    <w:name w:val="Heading 2 Char"/>
    <w:aliases w:val="A:TIT_lv-2 Char,F:TIT_nv-2 Char,A:TIT_lv-21 Char,F:TIT_nv-21 Char,A:TIT_lv-22 Char,F:TIT_nv-22 Char,Requirement 2 Char"/>
    <w:link w:val="Heading2"/>
    <w:rsid w:val="00894712"/>
    <w:rPr>
      <w:rFonts w:ascii="Arial" w:hAnsi="Arial" w:cs="Arial"/>
      <w:b/>
      <w:iCs/>
      <w:kern w:val="32"/>
      <w:sz w:val="28"/>
      <w:szCs w:val="28"/>
    </w:rPr>
  </w:style>
  <w:style w:type="character" w:customStyle="1" w:styleId="Heading3Char">
    <w:name w:val="Heading 3 Char"/>
    <w:aliases w:val="A:TIT_lv-3 Char1,F:TIT_nv-3 Char1,Heading 3 Char1 Char,A:TIT_lv-3 Char Char,F:TIT_nv-3 Char Char,Heading 3 Char Char Char,Heading 3 Char1 Char Char Char,Heading 3 Char Char Char Char Char,Heading 3 Char1 Char Char Char Char Char"/>
    <w:basedOn w:val="DefaultParagraphFont"/>
    <w:link w:val="Heading3"/>
    <w:rsid w:val="006B31EB"/>
    <w:rPr>
      <w:rFonts w:ascii="Arial" w:hAnsi="Arial" w:cs="Arial"/>
      <w:b/>
      <w:kern w:val="32"/>
      <w:sz w:val="24"/>
      <w:szCs w:val="26"/>
    </w:rPr>
  </w:style>
  <w:style w:type="character" w:customStyle="1" w:styleId="Heading4Char">
    <w:name w:val="Heading 4 Char"/>
    <w:aliases w:val="A:TIT_lv-4 Char,F:TIT_nv-4 Char,A:TIT_lv-41 Char,F:TIT_nv-41 Char,A:TIT_lv-42 Char,F:TIT_nv-42 Char"/>
    <w:basedOn w:val="DefaultParagraphFont"/>
    <w:link w:val="Heading4"/>
    <w:rsid w:val="00EB2A73"/>
    <w:rPr>
      <w:rFonts w:ascii="Arial" w:hAnsi="Arial" w:cs="Arial"/>
      <w:bCs/>
      <w:kern w:val="32"/>
      <w:sz w:val="24"/>
      <w:szCs w:val="28"/>
    </w:rPr>
  </w:style>
  <w:style w:type="character" w:customStyle="1" w:styleId="Heading6Char">
    <w:name w:val="Heading 6 Char"/>
    <w:link w:val="Heading6"/>
    <w:rsid w:val="00D01050"/>
    <w:rPr>
      <w:b/>
      <w:bCs/>
      <w:sz w:val="22"/>
      <w:szCs w:val="22"/>
    </w:rPr>
  </w:style>
  <w:style w:type="character" w:customStyle="1" w:styleId="Heading7Char">
    <w:name w:val="Heading 7 Char"/>
    <w:link w:val="Heading7"/>
    <w:rsid w:val="00D01050"/>
    <w:rPr>
      <w:sz w:val="24"/>
      <w:szCs w:val="24"/>
    </w:rPr>
  </w:style>
  <w:style w:type="character" w:customStyle="1" w:styleId="Heading8Char">
    <w:name w:val="Heading 8 Char"/>
    <w:link w:val="Heading8"/>
    <w:rsid w:val="00D01050"/>
    <w:rPr>
      <w:i/>
      <w:iCs/>
      <w:sz w:val="24"/>
      <w:szCs w:val="24"/>
    </w:rPr>
  </w:style>
  <w:style w:type="character" w:customStyle="1" w:styleId="Heading9Char">
    <w:name w:val="Heading 9 Char"/>
    <w:link w:val="Heading9"/>
    <w:rsid w:val="00D01050"/>
    <w:rPr>
      <w:rFonts w:ascii="Arial" w:hAnsi="Arial" w:cs="Arial"/>
      <w:sz w:val="22"/>
      <w:szCs w:val="22"/>
    </w:rPr>
  </w:style>
  <w:style w:type="paragraph" w:styleId="Header">
    <w:name w:val="header"/>
    <w:aliases w:val="Kopfzeile Char1,Kopfzeile Char Char"/>
    <w:basedOn w:val="Normal"/>
    <w:link w:val="HeaderChar"/>
    <w:rsid w:val="005E09E4"/>
    <w:pPr>
      <w:tabs>
        <w:tab w:val="center" w:pos="4320"/>
        <w:tab w:val="right" w:pos="8640"/>
      </w:tabs>
    </w:pPr>
  </w:style>
  <w:style w:type="character" w:customStyle="1" w:styleId="HeaderChar">
    <w:name w:val="Header Char"/>
    <w:aliases w:val="Kopfzeile Char1 Char,Kopfzeile Char Char Char"/>
    <w:link w:val="Header"/>
    <w:rsid w:val="00D01050"/>
    <w:rPr>
      <w:rFonts w:ascii="Arial" w:hAnsi="Arial"/>
    </w:rPr>
  </w:style>
  <w:style w:type="paragraph" w:styleId="Footer">
    <w:name w:val="footer"/>
    <w:basedOn w:val="Normal"/>
    <w:link w:val="FooterChar"/>
    <w:uiPriority w:val="99"/>
    <w:rsid w:val="005E09E4"/>
    <w:pPr>
      <w:tabs>
        <w:tab w:val="center" w:pos="4320"/>
        <w:tab w:val="right" w:pos="8640"/>
      </w:tabs>
    </w:pPr>
  </w:style>
  <w:style w:type="character" w:customStyle="1" w:styleId="FooterChar">
    <w:name w:val="Footer Char"/>
    <w:link w:val="Footer"/>
    <w:uiPriority w:val="99"/>
    <w:rsid w:val="00D01050"/>
    <w:rPr>
      <w:rFonts w:ascii="Arial" w:hAnsi="Arial"/>
    </w:rPr>
  </w:style>
  <w:style w:type="paragraph" w:customStyle="1" w:styleId="FAPcell">
    <w:name w:val="FAPcell"/>
    <w:rsid w:val="005E09E4"/>
    <w:pPr>
      <w:overflowPunct w:val="0"/>
      <w:autoSpaceDE w:val="0"/>
      <w:autoSpaceDN w:val="0"/>
      <w:adjustRightInd w:val="0"/>
      <w:textAlignment w:val="baseline"/>
    </w:pPr>
    <w:rPr>
      <w:noProof/>
    </w:rPr>
  </w:style>
  <w:style w:type="paragraph" w:customStyle="1" w:styleId="FAPfooter">
    <w:name w:val="FAPfooter"/>
    <w:rsid w:val="005E09E4"/>
    <w:pPr>
      <w:overflowPunct w:val="0"/>
      <w:autoSpaceDE w:val="0"/>
      <w:autoSpaceDN w:val="0"/>
      <w:adjustRightInd w:val="0"/>
      <w:jc w:val="both"/>
      <w:textAlignment w:val="baseline"/>
    </w:pPr>
    <w:rPr>
      <w:noProof/>
      <w:color w:val="000000"/>
      <w:sz w:val="16"/>
    </w:rPr>
  </w:style>
  <w:style w:type="paragraph" w:styleId="BalloonText">
    <w:name w:val="Balloon Text"/>
    <w:basedOn w:val="Normal"/>
    <w:link w:val="BalloonTextChar"/>
    <w:rsid w:val="00C65A4B"/>
    <w:rPr>
      <w:rFonts w:ascii="Tahoma" w:hAnsi="Tahoma" w:cs="Tahoma"/>
      <w:sz w:val="16"/>
      <w:szCs w:val="16"/>
    </w:rPr>
  </w:style>
  <w:style w:type="character" w:customStyle="1" w:styleId="BalloonTextChar">
    <w:name w:val="Balloon Text Char"/>
    <w:link w:val="BalloonText"/>
    <w:rsid w:val="00D01050"/>
    <w:rPr>
      <w:rFonts w:ascii="Tahoma" w:hAnsi="Tahoma" w:cs="Tahoma"/>
      <w:sz w:val="16"/>
      <w:szCs w:val="16"/>
    </w:rPr>
  </w:style>
  <w:style w:type="paragraph" w:styleId="NormalWeb">
    <w:name w:val="Normal (Web)"/>
    <w:basedOn w:val="Normal"/>
    <w:uiPriority w:val="99"/>
    <w:rsid w:val="00341CC2"/>
    <w:pPr>
      <w:overflowPunct/>
      <w:autoSpaceDE/>
      <w:autoSpaceDN/>
      <w:adjustRightInd/>
      <w:spacing w:before="100" w:beforeAutospacing="1" w:after="100" w:afterAutospacing="1"/>
      <w:textAlignment w:val="auto"/>
    </w:pPr>
    <w:rPr>
      <w:sz w:val="24"/>
      <w:szCs w:val="24"/>
    </w:rPr>
  </w:style>
  <w:style w:type="table" w:styleId="TableGrid">
    <w:name w:val="Table Grid"/>
    <w:basedOn w:val="TableNormal"/>
    <w:uiPriority w:val="59"/>
    <w:rsid w:val="00341C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10832"/>
  </w:style>
  <w:style w:type="paragraph" w:styleId="TOC1">
    <w:name w:val="toc 1"/>
    <w:basedOn w:val="Normal"/>
    <w:next w:val="Normal"/>
    <w:autoRedefine/>
    <w:uiPriority w:val="39"/>
    <w:qFormat/>
    <w:rsid w:val="007E6945"/>
  </w:style>
  <w:style w:type="paragraph" w:styleId="TOC2">
    <w:name w:val="toc 2"/>
    <w:basedOn w:val="Normal"/>
    <w:next w:val="Normal"/>
    <w:autoRedefine/>
    <w:uiPriority w:val="39"/>
    <w:rsid w:val="00FE4F4B"/>
    <w:pPr>
      <w:tabs>
        <w:tab w:val="left" w:pos="800"/>
        <w:tab w:val="right" w:leader="dot" w:pos="10173"/>
      </w:tabs>
    </w:pPr>
  </w:style>
  <w:style w:type="paragraph" w:styleId="TOC3">
    <w:name w:val="toc 3"/>
    <w:basedOn w:val="Normal"/>
    <w:next w:val="Normal"/>
    <w:autoRedefine/>
    <w:uiPriority w:val="39"/>
    <w:rsid w:val="007E6945"/>
    <w:pPr>
      <w:ind w:left="400"/>
    </w:pPr>
  </w:style>
  <w:style w:type="paragraph" w:styleId="TOC4">
    <w:name w:val="toc 4"/>
    <w:basedOn w:val="Normal"/>
    <w:next w:val="Normal"/>
    <w:autoRedefine/>
    <w:uiPriority w:val="39"/>
    <w:rsid w:val="007E6945"/>
    <w:pPr>
      <w:ind w:left="600"/>
    </w:pPr>
  </w:style>
  <w:style w:type="paragraph" w:styleId="TOC5">
    <w:name w:val="toc 5"/>
    <w:basedOn w:val="Normal"/>
    <w:next w:val="Normal"/>
    <w:autoRedefine/>
    <w:uiPriority w:val="39"/>
    <w:rsid w:val="007E6945"/>
    <w:pPr>
      <w:ind w:left="800"/>
    </w:pPr>
  </w:style>
  <w:style w:type="character" w:styleId="Hyperlink">
    <w:name w:val="Hyperlink"/>
    <w:uiPriority w:val="99"/>
    <w:rsid w:val="007E6945"/>
    <w:rPr>
      <w:color w:val="0000FF"/>
      <w:u w:val="single"/>
    </w:rPr>
  </w:style>
  <w:style w:type="paragraph" w:styleId="Caption">
    <w:name w:val="caption"/>
    <w:aliases w:val="Figure Text,fig:#,tab:#,equ:#,Beschriftung_mk"/>
    <w:basedOn w:val="Normal"/>
    <w:next w:val="Normal"/>
    <w:link w:val="CaptionChar1"/>
    <w:uiPriority w:val="35"/>
    <w:qFormat/>
    <w:rsid w:val="009A0E35"/>
    <w:pPr>
      <w:keepNext/>
      <w:tabs>
        <w:tab w:val="left" w:pos="113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b/>
    </w:rPr>
  </w:style>
  <w:style w:type="character" w:customStyle="1" w:styleId="CaptionChar1">
    <w:name w:val="Caption Char1"/>
    <w:aliases w:val="Figure Text Char1,fig:# Char1,tab:# Char1,equ:# Char1,Beschriftung_mk Char"/>
    <w:link w:val="Caption"/>
    <w:uiPriority w:val="35"/>
    <w:rsid w:val="00D01050"/>
    <w:rPr>
      <w:rFonts w:ascii="Arial" w:hAnsi="Arial"/>
      <w:b/>
    </w:rPr>
  </w:style>
  <w:style w:type="paragraph" w:styleId="BodyText">
    <w:name w:val="Body Text"/>
    <w:basedOn w:val="Normal"/>
    <w:link w:val="BodyTextChar"/>
    <w:qFormat/>
    <w:rsid w:val="00C1059C"/>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style>
  <w:style w:type="character" w:customStyle="1" w:styleId="BodyTextChar">
    <w:name w:val="Body Text Char"/>
    <w:link w:val="BodyText"/>
    <w:rsid w:val="00D01050"/>
    <w:rPr>
      <w:rFonts w:ascii="Arial" w:hAnsi="Arial"/>
      <w:lang w:val="en-GB"/>
    </w:rPr>
  </w:style>
  <w:style w:type="paragraph" w:styleId="DocumentMap">
    <w:name w:val="Document Map"/>
    <w:basedOn w:val="Normal"/>
    <w:rsid w:val="00AF3D6B"/>
    <w:pPr>
      <w:shd w:val="clear" w:color="auto" w:fill="000080"/>
    </w:pPr>
    <w:rPr>
      <w:rFonts w:ascii="Tahoma" w:hAnsi="Tahoma" w:cs="Tahoma"/>
    </w:rPr>
  </w:style>
  <w:style w:type="paragraph" w:customStyle="1" w:styleId="TableHeader">
    <w:name w:val="Table Header"/>
    <w:basedOn w:val="Normal"/>
    <w:rsid w:val="00AF3D6B"/>
    <w:pPr>
      <w:keepNext/>
      <w:tabs>
        <w:tab w:val="left" w:pos="1134"/>
        <w:tab w:val="left" w:pos="130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rFonts w:cs="Arial"/>
      <w:b/>
      <w:bCs/>
      <w:snapToGrid w:val="0"/>
    </w:rPr>
  </w:style>
  <w:style w:type="paragraph" w:customStyle="1" w:styleId="scriptNormal">
    <w:name w:val="script Normal"/>
    <w:basedOn w:val="Normal"/>
    <w:rsid w:val="00AF3D6B"/>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cs="Arial"/>
      <w:color w:val="0000FF"/>
    </w:rPr>
  </w:style>
  <w:style w:type="paragraph" w:styleId="BodyText3">
    <w:name w:val="Body Text 3"/>
    <w:basedOn w:val="Normal"/>
    <w:rsid w:val="000C35A4"/>
    <w:pPr>
      <w:spacing w:after="120"/>
    </w:pPr>
    <w:rPr>
      <w:sz w:val="16"/>
      <w:szCs w:val="16"/>
    </w:rPr>
  </w:style>
  <w:style w:type="paragraph" w:styleId="FootnoteText">
    <w:name w:val="footnote text"/>
    <w:basedOn w:val="Normal"/>
    <w:rsid w:val="00AB40F8"/>
  </w:style>
  <w:style w:type="character" w:styleId="FootnoteReference">
    <w:name w:val="footnote reference"/>
    <w:rsid w:val="00AB40F8"/>
    <w:rPr>
      <w:vertAlign w:val="superscript"/>
    </w:rPr>
  </w:style>
  <w:style w:type="paragraph" w:customStyle="1" w:styleId="scriptHeading5">
    <w:name w:val="script Heading 5"/>
    <w:basedOn w:val="Heading5"/>
    <w:rsid w:val="000508F5"/>
    <w:pPr>
      <w:tabs>
        <w:tab w:val="num" w:pos="0"/>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cs="Times New Roman"/>
      <w:bCs/>
      <w:kern w:val="0"/>
      <w:sz w:val="20"/>
      <w:szCs w:val="20"/>
    </w:rPr>
  </w:style>
  <w:style w:type="paragraph" w:customStyle="1" w:styleId="scriptHeading3">
    <w:name w:val="script Heading 3"/>
    <w:basedOn w:val="Heading3"/>
    <w:rsid w:val="000508F5"/>
    <w:pPr>
      <w:tabs>
        <w:tab w:val="num" w:pos="284"/>
        <w:tab w:val="left" w:pos="1134"/>
        <w:tab w:val="left" w:pos="2268"/>
        <w:tab w:val="left" w:pos="3402"/>
        <w:tab w:val="left" w:pos="4536"/>
        <w:tab w:val="left" w:pos="5670"/>
        <w:tab w:val="left" w:pos="6804"/>
        <w:tab w:val="left" w:pos="7938"/>
        <w:tab w:val="left" w:pos="9072"/>
      </w:tabs>
      <w:overflowPunct/>
      <w:autoSpaceDE/>
      <w:autoSpaceDN/>
      <w:adjustRightInd/>
      <w:spacing w:after="120"/>
      <w:textAlignment w:val="auto"/>
    </w:pPr>
    <w:rPr>
      <w:rFonts w:cs="Times New Roman"/>
      <w:bCs/>
      <w:iCs/>
      <w:kern w:val="0"/>
      <w:szCs w:val="20"/>
    </w:rPr>
  </w:style>
  <w:style w:type="character" w:styleId="FollowedHyperlink">
    <w:name w:val="FollowedHyperlink"/>
    <w:uiPriority w:val="99"/>
    <w:rsid w:val="00781EB1"/>
    <w:rPr>
      <w:color w:val="606420"/>
      <w:u w:val="single"/>
    </w:rPr>
  </w:style>
  <w:style w:type="paragraph" w:customStyle="1" w:styleId="UseCaseStep">
    <w:name w:val="UseCaseStep"/>
    <w:basedOn w:val="Normal"/>
    <w:autoRedefine/>
    <w:rsid w:val="00C12058"/>
    <w:rPr>
      <w:color w:val="0000FF"/>
    </w:rPr>
  </w:style>
  <w:style w:type="paragraph" w:styleId="BodyTextIndent">
    <w:name w:val="Body Text Indent"/>
    <w:basedOn w:val="Normal"/>
    <w:link w:val="BodyTextIndentChar"/>
    <w:rsid w:val="00A11DA5"/>
    <w:pPr>
      <w:spacing w:after="120"/>
      <w:ind w:left="283"/>
    </w:pPr>
  </w:style>
  <w:style w:type="character" w:customStyle="1" w:styleId="BodyTextIndentChar">
    <w:name w:val="Body Text Indent Char"/>
    <w:link w:val="BodyTextIndent"/>
    <w:rsid w:val="00D01050"/>
    <w:rPr>
      <w:rFonts w:ascii="Arial" w:hAnsi="Arial"/>
    </w:rPr>
  </w:style>
  <w:style w:type="paragraph" w:customStyle="1" w:styleId="table">
    <w:name w:val="table"/>
    <w:rsid w:val="00CC6832"/>
    <w:pPr>
      <w:widowControl w:val="0"/>
      <w:tabs>
        <w:tab w:val="left" w:pos="0"/>
        <w:tab w:val="left" w:pos="1440"/>
        <w:tab w:val="left" w:pos="2880"/>
        <w:tab w:val="left" w:pos="4320"/>
      </w:tabs>
      <w:overflowPunct w:val="0"/>
      <w:autoSpaceDE w:val="0"/>
      <w:autoSpaceDN w:val="0"/>
      <w:adjustRightInd w:val="0"/>
      <w:spacing w:before="222" w:after="72" w:line="274" w:lineRule="atLeast"/>
      <w:jc w:val="center"/>
      <w:textAlignment w:val="baseline"/>
    </w:pPr>
    <w:rPr>
      <w:rFonts w:ascii="Times" w:hAnsi="Times"/>
      <w:b/>
      <w:sz w:val="24"/>
    </w:rPr>
  </w:style>
  <w:style w:type="character" w:styleId="Strong">
    <w:name w:val="Strong"/>
    <w:qFormat/>
    <w:rsid w:val="00003F11"/>
    <w:rPr>
      <w:b/>
      <w:bCs/>
    </w:rPr>
  </w:style>
  <w:style w:type="character" w:styleId="Emphasis">
    <w:name w:val="Emphasis"/>
    <w:qFormat/>
    <w:rsid w:val="00003F11"/>
    <w:rPr>
      <w:i/>
      <w:iCs/>
    </w:rPr>
  </w:style>
  <w:style w:type="paragraph" w:customStyle="1" w:styleId="figure">
    <w:name w:val="figure"/>
    <w:rsid w:val="002B5227"/>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styleId="BodyTextIndent2">
    <w:name w:val="Body Text Indent 2"/>
    <w:basedOn w:val="Normal"/>
    <w:link w:val="BodyTextIndent2Char"/>
    <w:rsid w:val="00EE112F"/>
    <w:pPr>
      <w:ind w:left="60"/>
    </w:pPr>
    <w:rPr>
      <w:rFonts w:ascii="Times New Roman" w:hAnsi="Times New Roman"/>
      <w:bCs/>
      <w:sz w:val="24"/>
    </w:rPr>
  </w:style>
  <w:style w:type="character" w:customStyle="1" w:styleId="BodyTextIndent2Char">
    <w:name w:val="Body Text Indent 2 Char"/>
    <w:link w:val="BodyTextIndent2"/>
    <w:rsid w:val="00D01050"/>
    <w:rPr>
      <w:bCs/>
      <w:sz w:val="24"/>
    </w:rPr>
  </w:style>
  <w:style w:type="paragraph" w:styleId="BodyTextIndent3">
    <w:name w:val="Body Text Indent 3"/>
    <w:basedOn w:val="Normal"/>
    <w:link w:val="BodyTextIndent3Char"/>
    <w:rsid w:val="00EE112F"/>
    <w:pPr>
      <w:tabs>
        <w:tab w:val="left" w:pos="-720"/>
      </w:tabs>
      <w:suppressAutoHyphens/>
      <w:overflowPunct/>
      <w:autoSpaceDE/>
      <w:autoSpaceDN/>
      <w:adjustRightInd/>
      <w:ind w:left="360"/>
      <w:jc w:val="both"/>
      <w:textAlignment w:val="auto"/>
    </w:pPr>
    <w:rPr>
      <w:sz w:val="24"/>
      <w:szCs w:val="24"/>
    </w:rPr>
  </w:style>
  <w:style w:type="character" w:customStyle="1" w:styleId="BodyTextIndent3Char">
    <w:name w:val="Body Text Indent 3 Char"/>
    <w:link w:val="BodyTextIndent3"/>
    <w:rsid w:val="00D01050"/>
    <w:rPr>
      <w:rFonts w:ascii="Arial" w:hAnsi="Arial"/>
      <w:sz w:val="24"/>
      <w:szCs w:val="24"/>
    </w:rPr>
  </w:style>
  <w:style w:type="paragraph" w:styleId="BodyText2">
    <w:name w:val="Body Text 2"/>
    <w:basedOn w:val="Normal"/>
    <w:link w:val="BodyText2Char"/>
    <w:rsid w:val="00EE112F"/>
    <w:pPr>
      <w:overflowPunct/>
      <w:autoSpaceDE/>
      <w:autoSpaceDN/>
      <w:adjustRightInd/>
      <w:textAlignment w:val="auto"/>
    </w:pPr>
    <w:rPr>
      <w:rFonts w:ascii="Times New Roman" w:hAnsi="Times New Roman"/>
      <w:b/>
      <w:bCs/>
      <w:szCs w:val="24"/>
    </w:rPr>
  </w:style>
  <w:style w:type="character" w:customStyle="1" w:styleId="BodyText2Char">
    <w:name w:val="Body Text 2 Char"/>
    <w:link w:val="BodyText2"/>
    <w:rsid w:val="00D01050"/>
    <w:rPr>
      <w:b/>
      <w:bCs/>
      <w:szCs w:val="24"/>
    </w:rPr>
  </w:style>
  <w:style w:type="paragraph" w:customStyle="1" w:styleId="xl24">
    <w:name w:val="xl2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25">
    <w:name w:val="xl2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6">
    <w:name w:val="xl2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7">
    <w:name w:val="xl2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28">
    <w:name w:val="xl2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9">
    <w:name w:val="xl29"/>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30">
    <w:name w:val="xl30"/>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1">
    <w:name w:val="xl31"/>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2">
    <w:name w:val="xl32"/>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right"/>
      <w:textAlignment w:val="auto"/>
    </w:pPr>
    <w:rPr>
      <w:rFonts w:ascii="Arial Unicode MS" w:eastAsia="Arial Unicode MS" w:hAnsi="Arial Unicode MS" w:cs="Arial Unicode MS"/>
      <w:sz w:val="24"/>
      <w:szCs w:val="24"/>
    </w:rPr>
  </w:style>
  <w:style w:type="paragraph" w:customStyle="1" w:styleId="xl33">
    <w:name w:val="xl33"/>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4">
    <w:name w:val="xl3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5">
    <w:name w:val="xl3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6">
    <w:name w:val="xl3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7">
    <w:name w:val="xl3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8">
    <w:name w:val="xl3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9">
    <w:name w:val="xl39"/>
    <w:basedOn w:val="Normal"/>
    <w:rsid w:val="00EE112F"/>
    <w:pPr>
      <w:pBdr>
        <w:bottom w:val="single" w:sz="4"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0">
    <w:name w:val="xl40"/>
    <w:basedOn w:val="Normal"/>
    <w:rsid w:val="00EE112F"/>
    <w:pPr>
      <w:pBdr>
        <w:left w:val="single" w:sz="8" w:space="0" w:color="auto"/>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1">
    <w:name w:val="xl41"/>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2">
    <w:name w:val="xl42"/>
    <w:basedOn w:val="Normal"/>
    <w:rsid w:val="00EE112F"/>
    <w:pPr>
      <w:pBdr>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3">
    <w:name w:val="xl43"/>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4">
    <w:name w:val="xl44"/>
    <w:basedOn w:val="Normal"/>
    <w:rsid w:val="00EE112F"/>
    <w:pPr>
      <w:pBdr>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5">
    <w:name w:val="xl45"/>
    <w:basedOn w:val="Normal"/>
    <w:rsid w:val="00EE112F"/>
    <w:pPr>
      <w:pBdr>
        <w:bottom w:val="single" w:sz="8" w:space="0" w:color="auto"/>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6">
    <w:name w:val="xl46"/>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7">
    <w:name w:val="xl47"/>
    <w:basedOn w:val="Normal"/>
    <w:rsid w:val="00EE112F"/>
    <w:pP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48">
    <w:name w:val="xl48"/>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9">
    <w:name w:val="xl49"/>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0">
    <w:name w:val="xl50"/>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1">
    <w:name w:val="xl51"/>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22">
    <w:name w:val="xl22"/>
    <w:basedOn w:val="Normal"/>
    <w:rsid w:val="00EE112F"/>
    <w:pPr>
      <w:pBdr>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styleId="TOC6">
    <w:name w:val="toc 6"/>
    <w:basedOn w:val="Normal"/>
    <w:next w:val="Normal"/>
    <w:autoRedefine/>
    <w:uiPriority w:val="39"/>
    <w:rsid w:val="00EE112F"/>
    <w:pPr>
      <w:overflowPunct/>
      <w:autoSpaceDE/>
      <w:autoSpaceDN/>
      <w:adjustRightInd/>
      <w:ind w:left="1000"/>
      <w:textAlignment w:val="auto"/>
    </w:pPr>
    <w:rPr>
      <w:rFonts w:ascii="Times New Roman" w:hAnsi="Times New Roman"/>
      <w:sz w:val="18"/>
      <w:szCs w:val="18"/>
    </w:rPr>
  </w:style>
  <w:style w:type="paragraph" w:styleId="TOC7">
    <w:name w:val="toc 7"/>
    <w:basedOn w:val="Normal"/>
    <w:next w:val="Normal"/>
    <w:autoRedefine/>
    <w:uiPriority w:val="39"/>
    <w:rsid w:val="00EE112F"/>
    <w:pPr>
      <w:overflowPunct/>
      <w:autoSpaceDE/>
      <w:autoSpaceDN/>
      <w:adjustRightInd/>
      <w:ind w:left="1200"/>
      <w:textAlignment w:val="auto"/>
    </w:pPr>
    <w:rPr>
      <w:rFonts w:ascii="Times New Roman" w:hAnsi="Times New Roman"/>
      <w:sz w:val="18"/>
      <w:szCs w:val="18"/>
    </w:rPr>
  </w:style>
  <w:style w:type="paragraph" w:styleId="TOC8">
    <w:name w:val="toc 8"/>
    <w:basedOn w:val="Normal"/>
    <w:next w:val="Normal"/>
    <w:autoRedefine/>
    <w:uiPriority w:val="39"/>
    <w:rsid w:val="00EE112F"/>
    <w:pPr>
      <w:overflowPunct/>
      <w:autoSpaceDE/>
      <w:autoSpaceDN/>
      <w:adjustRightInd/>
      <w:ind w:left="1400"/>
      <w:textAlignment w:val="auto"/>
    </w:pPr>
    <w:rPr>
      <w:rFonts w:ascii="Times New Roman" w:hAnsi="Times New Roman"/>
      <w:sz w:val="18"/>
      <w:szCs w:val="18"/>
    </w:rPr>
  </w:style>
  <w:style w:type="paragraph" w:styleId="TOC9">
    <w:name w:val="toc 9"/>
    <w:basedOn w:val="Normal"/>
    <w:next w:val="Normal"/>
    <w:autoRedefine/>
    <w:uiPriority w:val="39"/>
    <w:rsid w:val="00EE112F"/>
    <w:pPr>
      <w:overflowPunct/>
      <w:autoSpaceDE/>
      <w:autoSpaceDN/>
      <w:adjustRightInd/>
      <w:ind w:left="1600"/>
      <w:textAlignment w:val="auto"/>
    </w:pPr>
    <w:rPr>
      <w:rFonts w:ascii="Times New Roman" w:hAnsi="Times New Roman"/>
      <w:sz w:val="18"/>
      <w:szCs w:val="18"/>
    </w:rPr>
  </w:style>
  <w:style w:type="paragraph" w:styleId="Index1">
    <w:name w:val="index 1"/>
    <w:basedOn w:val="Normal"/>
    <w:next w:val="Normal"/>
    <w:autoRedefine/>
    <w:rsid w:val="00EE112F"/>
    <w:pPr>
      <w:overflowPunct/>
      <w:autoSpaceDE/>
      <w:autoSpaceDN/>
      <w:adjustRightInd/>
      <w:ind w:left="200" w:hanging="200"/>
      <w:textAlignment w:val="auto"/>
    </w:pPr>
    <w:rPr>
      <w:rFonts w:ascii="Times New Roman" w:hAnsi="Times New Roman"/>
    </w:rPr>
  </w:style>
  <w:style w:type="paragraph" w:styleId="Index2">
    <w:name w:val="index 2"/>
    <w:basedOn w:val="Normal"/>
    <w:next w:val="Normal"/>
    <w:autoRedefine/>
    <w:rsid w:val="00EE112F"/>
    <w:pPr>
      <w:overflowPunct/>
      <w:autoSpaceDE/>
      <w:autoSpaceDN/>
      <w:adjustRightInd/>
      <w:ind w:left="400" w:hanging="200"/>
      <w:textAlignment w:val="auto"/>
    </w:pPr>
    <w:rPr>
      <w:rFonts w:ascii="Times New Roman" w:hAnsi="Times New Roman"/>
    </w:rPr>
  </w:style>
  <w:style w:type="paragraph" w:styleId="Index3">
    <w:name w:val="index 3"/>
    <w:basedOn w:val="Normal"/>
    <w:next w:val="Normal"/>
    <w:autoRedefine/>
    <w:rsid w:val="00EE112F"/>
    <w:pPr>
      <w:overflowPunct/>
      <w:autoSpaceDE/>
      <w:autoSpaceDN/>
      <w:adjustRightInd/>
      <w:ind w:left="600" w:hanging="200"/>
      <w:textAlignment w:val="auto"/>
    </w:pPr>
    <w:rPr>
      <w:rFonts w:ascii="Times New Roman" w:hAnsi="Times New Roman"/>
    </w:rPr>
  </w:style>
  <w:style w:type="paragraph" w:styleId="Index4">
    <w:name w:val="index 4"/>
    <w:basedOn w:val="Normal"/>
    <w:next w:val="Normal"/>
    <w:autoRedefine/>
    <w:rsid w:val="00EE112F"/>
    <w:pPr>
      <w:overflowPunct/>
      <w:autoSpaceDE/>
      <w:autoSpaceDN/>
      <w:adjustRightInd/>
      <w:ind w:left="800" w:hanging="200"/>
      <w:textAlignment w:val="auto"/>
    </w:pPr>
    <w:rPr>
      <w:rFonts w:ascii="Times New Roman" w:hAnsi="Times New Roman"/>
    </w:rPr>
  </w:style>
  <w:style w:type="paragraph" w:styleId="Index5">
    <w:name w:val="index 5"/>
    <w:basedOn w:val="Normal"/>
    <w:next w:val="Normal"/>
    <w:autoRedefine/>
    <w:rsid w:val="00EE112F"/>
    <w:pPr>
      <w:overflowPunct/>
      <w:autoSpaceDE/>
      <w:autoSpaceDN/>
      <w:adjustRightInd/>
      <w:ind w:left="1000" w:hanging="200"/>
      <w:textAlignment w:val="auto"/>
    </w:pPr>
    <w:rPr>
      <w:rFonts w:ascii="Times New Roman" w:hAnsi="Times New Roman"/>
    </w:rPr>
  </w:style>
  <w:style w:type="paragraph" w:styleId="Index6">
    <w:name w:val="index 6"/>
    <w:basedOn w:val="Normal"/>
    <w:next w:val="Normal"/>
    <w:autoRedefine/>
    <w:rsid w:val="00EE112F"/>
    <w:pPr>
      <w:overflowPunct/>
      <w:autoSpaceDE/>
      <w:autoSpaceDN/>
      <w:adjustRightInd/>
      <w:ind w:left="1200" w:hanging="200"/>
      <w:textAlignment w:val="auto"/>
    </w:pPr>
    <w:rPr>
      <w:rFonts w:ascii="Times New Roman" w:hAnsi="Times New Roman"/>
    </w:rPr>
  </w:style>
  <w:style w:type="paragraph" w:styleId="Index7">
    <w:name w:val="index 7"/>
    <w:basedOn w:val="Normal"/>
    <w:next w:val="Normal"/>
    <w:autoRedefine/>
    <w:rsid w:val="00EE112F"/>
    <w:pPr>
      <w:overflowPunct/>
      <w:autoSpaceDE/>
      <w:autoSpaceDN/>
      <w:adjustRightInd/>
      <w:ind w:left="1400" w:hanging="200"/>
      <w:textAlignment w:val="auto"/>
    </w:pPr>
    <w:rPr>
      <w:rFonts w:ascii="Times New Roman" w:hAnsi="Times New Roman"/>
    </w:rPr>
  </w:style>
  <w:style w:type="paragraph" w:styleId="Index8">
    <w:name w:val="index 8"/>
    <w:basedOn w:val="Normal"/>
    <w:next w:val="Normal"/>
    <w:autoRedefine/>
    <w:rsid w:val="00EE112F"/>
    <w:pPr>
      <w:overflowPunct/>
      <w:autoSpaceDE/>
      <w:autoSpaceDN/>
      <w:adjustRightInd/>
      <w:ind w:left="1600" w:hanging="200"/>
      <w:textAlignment w:val="auto"/>
    </w:pPr>
    <w:rPr>
      <w:rFonts w:ascii="Times New Roman" w:hAnsi="Times New Roman"/>
    </w:rPr>
  </w:style>
  <w:style w:type="paragraph" w:styleId="Index9">
    <w:name w:val="index 9"/>
    <w:basedOn w:val="Normal"/>
    <w:next w:val="Normal"/>
    <w:autoRedefine/>
    <w:rsid w:val="00EE112F"/>
    <w:pPr>
      <w:overflowPunct/>
      <w:autoSpaceDE/>
      <w:autoSpaceDN/>
      <w:adjustRightInd/>
      <w:ind w:left="1800" w:hanging="200"/>
      <w:textAlignment w:val="auto"/>
    </w:pPr>
    <w:rPr>
      <w:rFonts w:ascii="Times New Roman" w:hAnsi="Times New Roman"/>
    </w:rPr>
  </w:style>
  <w:style w:type="paragraph" w:styleId="IndexHeading">
    <w:name w:val="index heading"/>
    <w:basedOn w:val="Normal"/>
    <w:next w:val="Index1"/>
    <w:rsid w:val="00EE112F"/>
    <w:pPr>
      <w:overflowPunct/>
      <w:autoSpaceDE/>
      <w:autoSpaceDN/>
      <w:adjustRightInd/>
      <w:spacing w:before="120" w:after="120"/>
      <w:textAlignment w:val="auto"/>
    </w:pPr>
    <w:rPr>
      <w:rFonts w:ascii="Times New Roman" w:hAnsi="Times New Roman"/>
      <w:b/>
      <w:bCs/>
      <w:i/>
      <w:iCs/>
    </w:rPr>
  </w:style>
  <w:style w:type="paragraph" w:styleId="HTMLPreformatted">
    <w:name w:val="HTML Preformatted"/>
    <w:basedOn w:val="Normal"/>
    <w:link w:val="HTMLPreformattedChar"/>
    <w:rsid w:val="00EE1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Arial Unicode MS" w:eastAsia="Arial Unicode MS" w:hAnsi="Arial Unicode MS"/>
      <w:color w:val="000000"/>
    </w:rPr>
  </w:style>
  <w:style w:type="character" w:customStyle="1" w:styleId="HTMLPreformattedChar">
    <w:name w:val="HTML Preformatted Char"/>
    <w:link w:val="HTMLPreformatted"/>
    <w:rsid w:val="00D01050"/>
    <w:rPr>
      <w:rFonts w:ascii="Arial Unicode MS" w:eastAsia="Arial Unicode MS" w:hAnsi="Arial Unicode MS"/>
      <w:color w:val="000000"/>
    </w:rPr>
  </w:style>
  <w:style w:type="paragraph" w:customStyle="1" w:styleId="TableCell">
    <w:name w:val="Table Cell"/>
    <w:basedOn w:val="Normal"/>
    <w:rsid w:val="00EE112F"/>
    <w:pPr>
      <w:keepLines/>
      <w:tabs>
        <w:tab w:val="left" w:pos="540"/>
      </w:tabs>
      <w:spacing w:before="20" w:after="20"/>
      <w:jc w:val="center"/>
    </w:pPr>
    <w:rPr>
      <w:rFonts w:ascii="Times New Roman" w:hAnsi="Times New Roman"/>
    </w:rPr>
  </w:style>
  <w:style w:type="paragraph" w:customStyle="1" w:styleId="Style4">
    <w:name w:val="Style4"/>
    <w:basedOn w:val="Normal"/>
    <w:autoRedefine/>
    <w:rsid w:val="00EE112F"/>
    <w:pPr>
      <w:overflowPunct/>
      <w:autoSpaceDE/>
      <w:autoSpaceDN/>
      <w:adjustRightInd/>
      <w:textAlignment w:val="auto"/>
    </w:pPr>
    <w:rPr>
      <w:rFonts w:ascii="Times New Roman" w:hAnsi="Times New Roman"/>
      <w:szCs w:val="24"/>
    </w:rPr>
  </w:style>
  <w:style w:type="paragraph" w:customStyle="1" w:styleId="label">
    <w:name w:val="label"/>
    <w:basedOn w:val="Heading6"/>
    <w:rsid w:val="00EE112F"/>
    <w:pPr>
      <w:keepNext/>
      <w:numPr>
        <w:ilvl w:val="0"/>
        <w:numId w:val="0"/>
      </w:numPr>
      <w:spacing w:before="300" w:after="100"/>
      <w:outlineLvl w:val="9"/>
    </w:pPr>
    <w:rPr>
      <w:bCs w:val="0"/>
      <w:smallCaps/>
      <w:sz w:val="24"/>
      <w:szCs w:val="20"/>
    </w:rPr>
  </w:style>
  <w:style w:type="paragraph" w:customStyle="1" w:styleId="twkpart">
    <w:name w:val="twk_part"/>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UnordList">
    <w:name w:val="Unord List"/>
    <w:basedOn w:val="Normal"/>
    <w:rsid w:val="00EE112F"/>
    <w:pPr>
      <w:numPr>
        <w:numId w:val="1"/>
      </w:numPr>
      <w:spacing w:before="120"/>
    </w:pPr>
    <w:rPr>
      <w:rFonts w:ascii="Times New Roman" w:hAnsi="Times New Roman"/>
    </w:rPr>
  </w:style>
  <w:style w:type="paragraph" w:customStyle="1" w:styleId="twkbody">
    <w:name w:val="twk_body"/>
    <w:rsid w:val="00EE112F"/>
    <w:pPr>
      <w:widowControl w:val="0"/>
      <w:tabs>
        <w:tab w:val="left" w:pos="1080"/>
        <w:tab w:val="left" w:pos="2160"/>
        <w:tab w:val="left" w:pos="3240"/>
        <w:tab w:val="left" w:pos="4320"/>
        <w:tab w:val="left" w:pos="5400"/>
      </w:tabs>
      <w:overflowPunct w:val="0"/>
      <w:autoSpaceDE w:val="0"/>
      <w:autoSpaceDN w:val="0"/>
      <w:adjustRightInd w:val="0"/>
      <w:spacing w:before="80" w:after="101" w:line="261" w:lineRule="atLeast"/>
      <w:textAlignment w:val="baseline"/>
    </w:pPr>
    <w:rPr>
      <w:rFonts w:ascii="Courier" w:hAnsi="Courier"/>
      <w:color w:val="000000"/>
    </w:rPr>
  </w:style>
  <w:style w:type="character" w:styleId="LineNumber">
    <w:name w:val="line number"/>
    <w:rsid w:val="00EE112F"/>
  </w:style>
  <w:style w:type="paragraph" w:styleId="Title">
    <w:name w:val="Title"/>
    <w:basedOn w:val="Normal"/>
    <w:next w:val="Subtitle"/>
    <w:link w:val="TitleChar"/>
    <w:qFormat/>
    <w:rsid w:val="00EE112F"/>
    <w:pPr>
      <w:spacing w:before="240" w:after="240"/>
      <w:jc w:val="center"/>
    </w:pPr>
    <w:rPr>
      <w:rFonts w:ascii="Times New Roman" w:hAnsi="Times New Roman"/>
      <w:b/>
      <w:caps/>
      <w:kern w:val="28"/>
      <w:sz w:val="36"/>
    </w:rPr>
  </w:style>
  <w:style w:type="paragraph" w:styleId="Subtitle">
    <w:name w:val="Subtitle"/>
    <w:basedOn w:val="Normal"/>
    <w:link w:val="SubtitleChar"/>
    <w:qFormat/>
    <w:rsid w:val="00EE112F"/>
    <w:pPr>
      <w:spacing w:before="120" w:after="60"/>
      <w:jc w:val="center"/>
    </w:pPr>
    <w:rPr>
      <w:i/>
      <w:sz w:val="24"/>
    </w:rPr>
  </w:style>
  <w:style w:type="character" w:customStyle="1" w:styleId="SubtitleChar">
    <w:name w:val="Subtitle Char"/>
    <w:link w:val="Subtitle"/>
    <w:rsid w:val="00D01050"/>
    <w:rPr>
      <w:rFonts w:ascii="Arial" w:hAnsi="Arial"/>
      <w:i/>
      <w:sz w:val="24"/>
    </w:rPr>
  </w:style>
  <w:style w:type="character" w:customStyle="1" w:styleId="TitleChar">
    <w:name w:val="Title Char"/>
    <w:link w:val="Title"/>
    <w:rsid w:val="00D01050"/>
    <w:rPr>
      <w:b/>
      <w:caps/>
      <w:kern w:val="28"/>
      <w:sz w:val="36"/>
    </w:rPr>
  </w:style>
  <w:style w:type="paragraph" w:customStyle="1" w:styleId="List1">
    <w:name w:val="List1"/>
    <w:basedOn w:val="Normal"/>
    <w:rsid w:val="00EE112F"/>
    <w:pPr>
      <w:ind w:left="792" w:hanging="360"/>
    </w:pPr>
    <w:rPr>
      <w:rFonts w:ascii="Times New Roman" w:hAnsi="Times New Roman"/>
    </w:rPr>
  </w:style>
  <w:style w:type="paragraph" w:customStyle="1" w:styleId="TableCell-Attrib">
    <w:name w:val="Table Cell - Attrib"/>
    <w:basedOn w:val="TableCell"/>
    <w:rsid w:val="00EE112F"/>
    <w:pPr>
      <w:tabs>
        <w:tab w:val="clear" w:pos="540"/>
        <w:tab w:val="left" w:pos="342"/>
      </w:tabs>
      <w:ind w:left="288" w:hanging="288"/>
      <w:jc w:val="left"/>
    </w:pPr>
    <w:rPr>
      <w:sz w:val="16"/>
    </w:rPr>
  </w:style>
  <w:style w:type="paragraph" w:customStyle="1" w:styleId="cover">
    <w:name w:val="cover"/>
    <w:basedOn w:val="Title"/>
    <w:rsid w:val="00EE112F"/>
  </w:style>
  <w:style w:type="paragraph" w:customStyle="1" w:styleId="FigureHead">
    <w:name w:val="Figure Head"/>
    <w:basedOn w:val="label"/>
    <w:rsid w:val="00EE112F"/>
    <w:pPr>
      <w:keepNext w:val="0"/>
      <w:jc w:val="center"/>
    </w:pPr>
    <w:rPr>
      <w:b w:val="0"/>
      <w:i/>
      <w:smallCaps w:val="0"/>
    </w:rPr>
  </w:style>
  <w:style w:type="paragraph" w:customStyle="1" w:styleId="Subject">
    <w:name w:val="Subject"/>
    <w:basedOn w:val="Header"/>
    <w:next w:val="Normal"/>
    <w:rsid w:val="00EE112F"/>
    <w:pPr>
      <w:keepNext/>
      <w:spacing w:before="240" w:after="120"/>
    </w:pPr>
    <w:rPr>
      <w:rFonts w:ascii="Times New Roman" w:hAnsi="Times New Roman"/>
      <w:b/>
      <w:caps/>
      <w:sz w:val="28"/>
    </w:rPr>
  </w:style>
  <w:style w:type="paragraph" w:customStyle="1" w:styleId="Cntrhead">
    <w:name w:val="Cntrhead"/>
    <w:basedOn w:val="Title"/>
    <w:next w:val="Normal"/>
    <w:rsid w:val="00EE112F"/>
    <w:pPr>
      <w:keepNext/>
      <w:pageBreakBefore/>
    </w:pPr>
    <w:rPr>
      <w:caps w:val="0"/>
      <w:sz w:val="32"/>
    </w:rPr>
  </w:style>
  <w:style w:type="paragraph" w:styleId="ListBullet">
    <w:name w:val="List Bullet"/>
    <w:basedOn w:val="Normal"/>
    <w:autoRedefine/>
    <w:rsid w:val="00EE112F"/>
    <w:pPr>
      <w:tabs>
        <w:tab w:val="num" w:pos="360"/>
      </w:tabs>
      <w:spacing w:before="120"/>
      <w:ind w:left="360" w:hanging="360"/>
    </w:pPr>
    <w:rPr>
      <w:rFonts w:ascii="Times New Roman" w:hAnsi="Times New Roman"/>
    </w:rPr>
  </w:style>
  <w:style w:type="paragraph" w:styleId="ListBullet2">
    <w:name w:val="List Bullet 2"/>
    <w:basedOn w:val="Normal"/>
    <w:autoRedefine/>
    <w:rsid w:val="00EE112F"/>
    <w:pPr>
      <w:tabs>
        <w:tab w:val="num" w:pos="720"/>
      </w:tabs>
      <w:spacing w:before="120"/>
      <w:ind w:left="720" w:hanging="360"/>
    </w:pPr>
    <w:rPr>
      <w:rFonts w:ascii="Times New Roman" w:hAnsi="Times New Roman"/>
    </w:rPr>
  </w:style>
  <w:style w:type="paragraph" w:styleId="ListBullet3">
    <w:name w:val="List Bullet 3"/>
    <w:basedOn w:val="Normal"/>
    <w:autoRedefine/>
    <w:rsid w:val="00EE112F"/>
    <w:pPr>
      <w:tabs>
        <w:tab w:val="num" w:pos="1080"/>
      </w:tabs>
      <w:spacing w:before="120"/>
      <w:ind w:left="1080" w:hanging="360"/>
    </w:pPr>
    <w:rPr>
      <w:rFonts w:ascii="Times New Roman" w:hAnsi="Times New Roman"/>
    </w:rPr>
  </w:style>
  <w:style w:type="paragraph" w:styleId="ListBullet4">
    <w:name w:val="List Bullet 4"/>
    <w:basedOn w:val="Normal"/>
    <w:autoRedefine/>
    <w:rsid w:val="00EE112F"/>
    <w:pPr>
      <w:tabs>
        <w:tab w:val="num" w:pos="1440"/>
      </w:tabs>
      <w:spacing w:before="120"/>
      <w:ind w:left="1440" w:hanging="360"/>
    </w:pPr>
    <w:rPr>
      <w:rFonts w:ascii="Times New Roman" w:hAnsi="Times New Roman"/>
    </w:rPr>
  </w:style>
  <w:style w:type="paragraph" w:styleId="ListBullet5">
    <w:name w:val="List Bullet 5"/>
    <w:basedOn w:val="Normal"/>
    <w:autoRedefine/>
    <w:rsid w:val="00EE112F"/>
    <w:pPr>
      <w:tabs>
        <w:tab w:val="num" w:pos="1800"/>
      </w:tabs>
      <w:spacing w:before="120"/>
      <w:ind w:left="1800" w:hanging="360"/>
    </w:pPr>
    <w:rPr>
      <w:rFonts w:ascii="Times New Roman" w:hAnsi="Times New Roman"/>
    </w:rPr>
  </w:style>
  <w:style w:type="paragraph" w:styleId="ListNumber">
    <w:name w:val="List Number"/>
    <w:basedOn w:val="Normal"/>
    <w:rsid w:val="00EE112F"/>
    <w:pPr>
      <w:tabs>
        <w:tab w:val="num" w:pos="360"/>
      </w:tabs>
      <w:spacing w:before="120"/>
      <w:ind w:left="360" w:hanging="360"/>
    </w:pPr>
    <w:rPr>
      <w:rFonts w:ascii="Times New Roman" w:hAnsi="Times New Roman"/>
    </w:rPr>
  </w:style>
  <w:style w:type="paragraph" w:styleId="ListNumber2">
    <w:name w:val="List Number 2"/>
    <w:basedOn w:val="Normal"/>
    <w:rsid w:val="00EE112F"/>
    <w:pPr>
      <w:tabs>
        <w:tab w:val="num" w:pos="720"/>
      </w:tabs>
      <w:spacing w:before="120"/>
      <w:ind w:left="720" w:hanging="360"/>
    </w:pPr>
    <w:rPr>
      <w:rFonts w:ascii="Times New Roman" w:hAnsi="Times New Roman"/>
    </w:rPr>
  </w:style>
  <w:style w:type="paragraph" w:styleId="ListNumber3">
    <w:name w:val="List Number 3"/>
    <w:basedOn w:val="Normal"/>
    <w:rsid w:val="00EE112F"/>
    <w:pPr>
      <w:tabs>
        <w:tab w:val="num" w:pos="1080"/>
      </w:tabs>
      <w:spacing w:before="120"/>
      <w:ind w:left="1080" w:hanging="360"/>
    </w:pPr>
    <w:rPr>
      <w:rFonts w:ascii="Times New Roman" w:hAnsi="Times New Roman"/>
    </w:rPr>
  </w:style>
  <w:style w:type="paragraph" w:styleId="ListNumber4">
    <w:name w:val="List Number 4"/>
    <w:basedOn w:val="Normal"/>
    <w:rsid w:val="00EE112F"/>
    <w:pPr>
      <w:tabs>
        <w:tab w:val="num" w:pos="1440"/>
      </w:tabs>
      <w:spacing w:before="120"/>
      <w:ind w:left="1440" w:hanging="360"/>
    </w:pPr>
    <w:rPr>
      <w:rFonts w:ascii="Times New Roman" w:hAnsi="Times New Roman"/>
    </w:rPr>
  </w:style>
  <w:style w:type="paragraph" w:styleId="ListNumber5">
    <w:name w:val="List Number 5"/>
    <w:basedOn w:val="Normal"/>
    <w:rsid w:val="00EE112F"/>
    <w:pPr>
      <w:tabs>
        <w:tab w:val="num" w:pos="1800"/>
      </w:tabs>
      <w:spacing w:before="120"/>
      <w:ind w:left="1800" w:hanging="360"/>
    </w:pPr>
    <w:rPr>
      <w:rFonts w:ascii="Times New Roman" w:hAnsi="Times New Roman"/>
    </w:rPr>
  </w:style>
  <w:style w:type="paragraph" w:customStyle="1" w:styleId="paraghead">
    <w:name w:val="parag:head"/>
    <w:rsid w:val="00EE112F"/>
    <w:pPr>
      <w:widowControl w:val="0"/>
      <w:tabs>
        <w:tab w:val="left" w:pos="0"/>
        <w:tab w:val="left" w:pos="1440"/>
        <w:tab w:val="left" w:pos="2880"/>
        <w:tab w:val="left" w:pos="4320"/>
      </w:tabs>
      <w:overflowPunct w:val="0"/>
      <w:autoSpaceDE w:val="0"/>
      <w:autoSpaceDN w:val="0"/>
      <w:adjustRightInd w:val="0"/>
      <w:spacing w:before="178" w:line="278" w:lineRule="atLeast"/>
      <w:textAlignment w:val="baseline"/>
    </w:pPr>
    <w:rPr>
      <w:rFonts w:ascii="Helvetica" w:hAnsi="Helvetica"/>
      <w:b/>
      <w:i/>
      <w:sz w:val="24"/>
    </w:rPr>
  </w:style>
  <w:style w:type="paragraph" w:customStyle="1" w:styleId="bullet">
    <w:name w:val="bullet"/>
    <w:rsid w:val="00EE112F"/>
    <w:pPr>
      <w:widowControl w:val="0"/>
      <w:tabs>
        <w:tab w:val="left" w:pos="720"/>
        <w:tab w:val="left" w:pos="1440"/>
        <w:tab w:val="right" w:pos="4680"/>
        <w:tab w:val="right" w:pos="5040"/>
      </w:tabs>
      <w:overflowPunct w:val="0"/>
      <w:autoSpaceDE w:val="0"/>
      <w:autoSpaceDN w:val="0"/>
      <w:adjustRightInd w:val="0"/>
      <w:spacing w:after="29" w:line="278" w:lineRule="atLeast"/>
      <w:ind w:left="720" w:right="360" w:hanging="360"/>
      <w:textAlignment w:val="baseline"/>
    </w:pPr>
    <w:rPr>
      <w:rFonts w:ascii="Times" w:hAnsi="Times"/>
      <w:sz w:val="24"/>
    </w:rPr>
  </w:style>
  <w:style w:type="paragraph" w:customStyle="1" w:styleId="paragregular">
    <w:name w:val="parag:regular"/>
    <w:rsid w:val="00EE112F"/>
    <w:pPr>
      <w:widowControl w:val="0"/>
      <w:tabs>
        <w:tab w:val="left" w:pos="0"/>
        <w:tab w:val="left" w:pos="1440"/>
        <w:tab w:val="left" w:pos="2880"/>
        <w:tab w:val="left" w:pos="4320"/>
      </w:tabs>
      <w:overflowPunct w:val="0"/>
      <w:autoSpaceDE w:val="0"/>
      <w:autoSpaceDN w:val="0"/>
      <w:adjustRightInd w:val="0"/>
      <w:spacing w:before="48" w:after="86" w:line="278" w:lineRule="atLeast"/>
      <w:jc w:val="both"/>
      <w:textAlignment w:val="baseline"/>
    </w:pPr>
    <w:rPr>
      <w:rFonts w:ascii="Times" w:hAnsi="Times"/>
      <w:color w:val="000000"/>
      <w:sz w:val="24"/>
    </w:rPr>
  </w:style>
  <w:style w:type="table" w:styleId="TableClassic2">
    <w:name w:val="Table Classic 2"/>
    <w:basedOn w:val="TableNormal"/>
    <w:rsid w:val="00A744E4"/>
    <w:pPr>
      <w:overflowPunct w:val="0"/>
      <w:autoSpaceDE w:val="0"/>
      <w:autoSpaceDN w:val="0"/>
      <w:adjustRightInd w:val="0"/>
      <w:textAlignment w:val="baseline"/>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sttcell">
    <w:name w:val="stt:cell"/>
    <w:rsid w:val="00EE112F"/>
    <w:pPr>
      <w:widowControl w:val="0"/>
      <w:tabs>
        <w:tab w:val="left" w:pos="0"/>
        <w:tab w:val="left" w:pos="720"/>
        <w:tab w:val="left" w:pos="1440"/>
        <w:tab w:val="left" w:pos="2160"/>
      </w:tabs>
      <w:overflowPunct w:val="0"/>
      <w:autoSpaceDE w:val="0"/>
      <w:autoSpaceDN w:val="0"/>
      <w:adjustRightInd w:val="0"/>
      <w:spacing w:before="51" w:after="38" w:line="267" w:lineRule="atLeast"/>
      <w:textAlignment w:val="baseline"/>
    </w:pPr>
    <w:rPr>
      <w:rFonts w:ascii="Times" w:hAnsi="Times"/>
      <w:b/>
      <w:sz w:val="24"/>
    </w:rPr>
  </w:style>
  <w:style w:type="paragraph" w:customStyle="1" w:styleId="logiccell">
    <w:name w:val="logic:cell"/>
    <w:rsid w:val="00EE112F"/>
    <w:pPr>
      <w:widowControl w:val="0"/>
      <w:tabs>
        <w:tab w:val="left" w:pos="0"/>
        <w:tab w:val="left" w:pos="720"/>
        <w:tab w:val="left" w:pos="1440"/>
        <w:tab w:val="left" w:pos="2160"/>
      </w:tabs>
      <w:overflowPunct w:val="0"/>
      <w:autoSpaceDE w:val="0"/>
      <w:autoSpaceDN w:val="0"/>
      <w:adjustRightInd w:val="0"/>
      <w:spacing w:before="145" w:after="38" w:line="133" w:lineRule="atLeast"/>
      <w:textAlignment w:val="baseline"/>
    </w:pPr>
    <w:rPr>
      <w:rFonts w:ascii="Times" w:hAnsi="Times"/>
      <w:b/>
      <w:sz w:val="12"/>
    </w:rPr>
  </w:style>
  <w:style w:type="paragraph" w:customStyle="1" w:styleId="NormalDEW98">
    <w:name w:val="Normal DEW98"/>
    <w:basedOn w:val="Normal"/>
    <w:rsid w:val="00EE112F"/>
    <w:pPr>
      <w:overflowPunct/>
      <w:autoSpaceDE/>
      <w:autoSpaceDN/>
      <w:adjustRightInd/>
      <w:textAlignment w:val="auto"/>
    </w:pPr>
    <w:rPr>
      <w:rFonts w:ascii="Times New Roman" w:hAnsi="Times New Roman"/>
      <w:szCs w:val="24"/>
    </w:rPr>
  </w:style>
  <w:style w:type="paragraph" w:customStyle="1" w:styleId="Normal10">
    <w:name w:val="Normal10"/>
    <w:basedOn w:val="Normal"/>
    <w:rsid w:val="00EE112F"/>
    <w:pPr>
      <w:overflowPunct/>
      <w:autoSpaceDE/>
      <w:autoSpaceDN/>
      <w:adjustRightInd/>
      <w:ind w:firstLine="708"/>
      <w:textAlignment w:val="auto"/>
    </w:pPr>
    <w:rPr>
      <w:szCs w:val="24"/>
    </w:rPr>
  </w:style>
  <w:style w:type="paragraph" w:customStyle="1" w:styleId="prioritycell">
    <w:name w:val="priority: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styleId="CommentText">
    <w:name w:val="annotation text"/>
    <w:basedOn w:val="Normal"/>
    <w:link w:val="CommentTextChar"/>
    <w:rsid w:val="00EE112F"/>
    <w:pPr>
      <w:overflowPunct/>
      <w:autoSpaceDE/>
      <w:autoSpaceDN/>
      <w:adjustRightInd/>
      <w:textAlignment w:val="auto"/>
    </w:pPr>
    <w:rPr>
      <w:rFonts w:ascii="Times New Roman" w:hAnsi="Times New Roman"/>
    </w:rPr>
  </w:style>
  <w:style w:type="character" w:customStyle="1" w:styleId="CommentTextChar">
    <w:name w:val="Comment Text Char"/>
    <w:link w:val="CommentText"/>
    <w:rsid w:val="00D01050"/>
  </w:style>
  <w:style w:type="paragraph" w:styleId="CommentSubject">
    <w:name w:val="annotation subject"/>
    <w:basedOn w:val="CommentText"/>
    <w:next w:val="CommentText"/>
    <w:link w:val="CommentSubjectChar"/>
    <w:rsid w:val="00EE112F"/>
    <w:rPr>
      <w:b/>
      <w:bCs/>
    </w:rPr>
  </w:style>
  <w:style w:type="character" w:customStyle="1" w:styleId="CommentSubjectChar">
    <w:name w:val="Comment Subject Char"/>
    <w:link w:val="CommentSubject"/>
    <w:rsid w:val="00D01050"/>
    <w:rPr>
      <w:b/>
      <w:bCs/>
    </w:rPr>
  </w:style>
  <w:style w:type="paragraph" w:styleId="BlockText">
    <w:name w:val="Block Text"/>
    <w:basedOn w:val="Normal"/>
    <w:qFormat/>
    <w:rsid w:val="00EE112F"/>
    <w:pPr>
      <w:tabs>
        <w:tab w:val="left" w:pos="9630"/>
      </w:tabs>
      <w:overflowPunct/>
      <w:autoSpaceDE/>
      <w:autoSpaceDN/>
      <w:adjustRightInd/>
      <w:ind w:left="720" w:right="378" w:firstLine="270"/>
      <w:textAlignment w:val="auto"/>
    </w:pPr>
    <w:rPr>
      <w:rFonts w:ascii="Arial (W1)" w:hAnsi="Arial (W1)"/>
      <w:szCs w:val="24"/>
    </w:rPr>
  </w:style>
  <w:style w:type="paragraph" w:styleId="TOAHeading">
    <w:name w:val="toa heading"/>
    <w:basedOn w:val="Normal"/>
    <w:next w:val="Normal"/>
    <w:rsid w:val="00EE112F"/>
    <w:pPr>
      <w:overflowPunct/>
      <w:autoSpaceDE/>
      <w:autoSpaceDN/>
      <w:adjustRightInd/>
      <w:spacing w:before="120"/>
      <w:textAlignment w:val="auto"/>
    </w:pPr>
    <w:rPr>
      <w:rFonts w:cs="Arial"/>
      <w:b/>
      <w:bCs/>
      <w:sz w:val="24"/>
      <w:szCs w:val="24"/>
    </w:rPr>
  </w:style>
  <w:style w:type="paragraph" w:styleId="TableofAuthorities">
    <w:name w:val="table of authorities"/>
    <w:basedOn w:val="Normal"/>
    <w:next w:val="Normal"/>
    <w:rsid w:val="00EE112F"/>
    <w:pPr>
      <w:overflowPunct/>
      <w:autoSpaceDE/>
      <w:autoSpaceDN/>
      <w:adjustRightInd/>
      <w:spacing w:before="120"/>
      <w:ind w:left="200" w:hanging="200"/>
      <w:textAlignment w:val="auto"/>
    </w:pPr>
    <w:rPr>
      <w:rFonts w:ascii="Times New Roman" w:hAnsi="Times New Roman"/>
      <w:szCs w:val="24"/>
    </w:rPr>
  </w:style>
  <w:style w:type="paragraph" w:customStyle="1" w:styleId="NormalTable">
    <w:name w:val="Normal_Table"/>
    <w:basedOn w:val="Normal"/>
    <w:next w:val="Normal"/>
    <w:rsid w:val="00EE112F"/>
    <w:pPr>
      <w:overflowPunct/>
      <w:autoSpaceDE/>
      <w:autoSpaceDN/>
      <w:adjustRightInd/>
      <w:spacing w:before="60" w:after="60"/>
      <w:textAlignment w:val="auto"/>
    </w:pPr>
    <w:rPr>
      <w:rFonts w:ascii="Times New Roman" w:hAnsi="Times New Roman"/>
    </w:rPr>
  </w:style>
  <w:style w:type="paragraph" w:styleId="TableofFigures">
    <w:name w:val="table of figures"/>
    <w:basedOn w:val="Normal"/>
    <w:next w:val="Normal"/>
    <w:uiPriority w:val="99"/>
    <w:rsid w:val="00D551E4"/>
    <w:pPr>
      <w:ind w:left="400" w:hanging="400"/>
    </w:pPr>
  </w:style>
  <w:style w:type="paragraph" w:customStyle="1" w:styleId="graphicsfigure">
    <w:name w:val="graphics:figure"/>
    <w:rsid w:val="00EE112F"/>
    <w:pPr>
      <w:widowControl w:val="0"/>
      <w:tabs>
        <w:tab w:val="left" w:pos="0"/>
        <w:tab w:val="left" w:pos="1440"/>
        <w:tab w:val="left" w:pos="2880"/>
        <w:tab w:val="left" w:pos="4320"/>
      </w:tabs>
      <w:overflowPunct w:val="0"/>
      <w:autoSpaceDE w:val="0"/>
      <w:autoSpaceDN w:val="0"/>
      <w:adjustRightInd w:val="0"/>
      <w:spacing w:after="144" w:line="278" w:lineRule="atLeast"/>
      <w:jc w:val="center"/>
      <w:textAlignment w:val="baseline"/>
    </w:pPr>
    <w:rPr>
      <w:rFonts w:ascii="Times" w:hAnsi="Times"/>
      <w:b/>
      <w:i/>
      <w:sz w:val="24"/>
    </w:rPr>
  </w:style>
  <w:style w:type="paragraph" w:customStyle="1" w:styleId="paragraphicsframe">
    <w:name w:val="para:graphicsframe"/>
    <w:rsid w:val="00EE112F"/>
    <w:pPr>
      <w:widowControl w:val="0"/>
      <w:tabs>
        <w:tab w:val="left" w:pos="0"/>
        <w:tab w:val="left" w:pos="1440"/>
        <w:tab w:val="left" w:pos="2880"/>
        <w:tab w:val="left" w:pos="4320"/>
      </w:tabs>
      <w:overflowPunct w:val="0"/>
      <w:autoSpaceDE w:val="0"/>
      <w:autoSpaceDN w:val="0"/>
      <w:adjustRightInd w:val="0"/>
      <w:spacing w:before="222" w:after="86" w:line="286" w:lineRule="atLeast"/>
      <w:jc w:val="both"/>
      <w:textAlignment w:val="baseline"/>
    </w:pPr>
    <w:rPr>
      <w:rFonts w:ascii="Times" w:hAnsi="Times"/>
      <w:sz w:val="24"/>
    </w:rPr>
  </w:style>
  <w:style w:type="paragraph" w:customStyle="1" w:styleId="twkimage">
    <w:name w:val="twk_image"/>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
    <w:name w:val="level5_last_page"/>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twkdde">
    <w:name w:val="twk_dde"/>
    <w:rsid w:val="00EE112F"/>
    <w:pPr>
      <w:keepLines/>
      <w:widowControl w:val="0"/>
      <w:tabs>
        <w:tab w:val="left" w:pos="1080"/>
        <w:tab w:val="left" w:pos="1800"/>
        <w:tab w:val="left" w:pos="2520"/>
        <w:tab w:val="left" w:pos="3240"/>
        <w:tab w:val="left" w:pos="3960"/>
        <w:tab w:val="left" w:pos="4680"/>
        <w:tab w:val="left" w:pos="5400"/>
      </w:tabs>
      <w:overflowPunct w:val="0"/>
      <w:autoSpaceDE w:val="0"/>
      <w:autoSpaceDN w:val="0"/>
      <w:adjustRightInd w:val="0"/>
      <w:spacing w:before="98" w:after="101" w:line="243" w:lineRule="atLeast"/>
      <w:ind w:left="360"/>
      <w:textAlignment w:val="baseline"/>
    </w:pPr>
    <w:rPr>
      <w:rFonts w:ascii="Times" w:hAnsi="Times"/>
    </w:rPr>
  </w:style>
  <w:style w:type="paragraph" w:customStyle="1" w:styleId="Lable1">
    <w:name w:val="Lable1"/>
    <w:rsid w:val="00EE112F"/>
    <w:pPr>
      <w:widowControl w:val="0"/>
      <w:tabs>
        <w:tab w:val="left" w:pos="0"/>
        <w:tab w:val="left" w:pos="1440"/>
        <w:tab w:val="left" w:pos="2880"/>
        <w:tab w:val="left" w:pos="4320"/>
      </w:tabs>
      <w:overflowPunct w:val="0"/>
      <w:autoSpaceDE w:val="0"/>
      <w:autoSpaceDN w:val="0"/>
      <w:adjustRightInd w:val="0"/>
      <w:spacing w:before="320" w:after="72" w:line="280" w:lineRule="atLeast"/>
      <w:jc w:val="both"/>
      <w:textAlignment w:val="baseline"/>
    </w:pPr>
    <w:rPr>
      <w:rFonts w:ascii="Times" w:hAnsi="Times"/>
      <w:sz w:val="24"/>
    </w:rPr>
  </w:style>
  <w:style w:type="paragraph" w:customStyle="1" w:styleId="para">
    <w:name w:val="para"/>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sectsubtitle">
    <w:name w:val="sect_subtitle"/>
    <w:rsid w:val="00EE112F"/>
    <w:pPr>
      <w:widowControl w:val="0"/>
      <w:tabs>
        <w:tab w:val="left" w:pos="0"/>
        <w:tab w:val="left" w:pos="1440"/>
        <w:tab w:val="left" w:pos="2880"/>
        <w:tab w:val="left" w:pos="4320"/>
      </w:tabs>
      <w:overflowPunct w:val="0"/>
      <w:autoSpaceDE w:val="0"/>
      <w:autoSpaceDN w:val="0"/>
      <w:adjustRightInd w:val="0"/>
      <w:spacing w:before="282" w:after="72" w:line="318" w:lineRule="atLeast"/>
      <w:jc w:val="both"/>
      <w:textAlignment w:val="baseline"/>
    </w:pPr>
    <w:rPr>
      <w:rFonts w:ascii="Times" w:hAnsi="Times"/>
      <w:b/>
      <w:caps/>
      <w:sz w:val="28"/>
    </w:rPr>
  </w:style>
  <w:style w:type="paragraph" w:customStyle="1" w:styleId="Timing">
    <w:name w:val="Timing"/>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figlabel">
    <w:name w:val="fig_label"/>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lastpagedook">
    <w:name w:val="last_page_dook"/>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microfooter">
    <w:name w:val="micro:foot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sz w:val="24"/>
    </w:rPr>
  </w:style>
  <w:style w:type="paragraph" w:customStyle="1" w:styleId="microheader">
    <w:name w:val="micro:head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b/>
      <w:sz w:val="24"/>
    </w:rPr>
  </w:style>
  <w:style w:type="paragraph" w:customStyle="1" w:styleId="regulationscell">
    <w:name w:val="regulations: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jc w:val="center"/>
      <w:textAlignment w:val="baseline"/>
    </w:pPr>
    <w:rPr>
      <w:rFonts w:ascii="Times" w:hAnsi="Times"/>
      <w:sz w:val="24"/>
    </w:rPr>
  </w:style>
  <w:style w:type="paragraph" w:customStyle="1" w:styleId="revhistcell">
    <w:name w:val="rev_hist: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secttitle">
    <w:name w:val="sect_title"/>
    <w:rsid w:val="00EE112F"/>
    <w:pPr>
      <w:widowControl w:val="0"/>
      <w:tabs>
        <w:tab w:val="left" w:pos="0"/>
        <w:tab w:val="left" w:pos="1440"/>
        <w:tab w:val="left" w:pos="2880"/>
        <w:tab w:val="left" w:pos="4320"/>
      </w:tabs>
      <w:overflowPunct w:val="0"/>
      <w:autoSpaceDE w:val="0"/>
      <w:autoSpaceDN w:val="0"/>
      <w:adjustRightInd w:val="0"/>
      <w:spacing w:before="34" w:line="318" w:lineRule="atLeast"/>
      <w:jc w:val="both"/>
      <w:textAlignment w:val="baseline"/>
    </w:pPr>
    <w:rPr>
      <w:rFonts w:ascii="Times" w:hAnsi="Times"/>
      <w:b/>
      <w:caps/>
      <w:sz w:val="28"/>
    </w:rPr>
  </w:style>
  <w:style w:type="paragraph" w:customStyle="1" w:styleId="tablelabel">
    <w:name w:val="table_label"/>
    <w:rsid w:val="00EE112F"/>
    <w:pPr>
      <w:widowControl w:val="0"/>
      <w:tabs>
        <w:tab w:val="left" w:pos="0"/>
        <w:tab w:val="left" w:pos="1440"/>
        <w:tab w:val="left" w:pos="2880"/>
        <w:tab w:val="left" w:pos="4320"/>
      </w:tabs>
      <w:overflowPunct w:val="0"/>
      <w:autoSpaceDE w:val="0"/>
      <w:autoSpaceDN w:val="0"/>
      <w:adjustRightInd w:val="0"/>
      <w:spacing w:before="182" w:after="72" w:line="274" w:lineRule="atLeast"/>
      <w:jc w:val="center"/>
      <w:textAlignment w:val="baseline"/>
    </w:pPr>
    <w:rPr>
      <w:rFonts w:ascii="Times" w:hAnsi="Times"/>
      <w:b/>
      <w:sz w:val="24"/>
    </w:rPr>
  </w:style>
  <w:style w:type="paragraph" w:styleId="PlainText">
    <w:name w:val="Plain Text"/>
    <w:basedOn w:val="Normal"/>
    <w:link w:val="PlainTextChar"/>
    <w:rsid w:val="00EE112F"/>
    <w:rPr>
      <w:rFonts w:ascii="Courier New" w:hAnsi="Courier New"/>
    </w:rPr>
  </w:style>
  <w:style w:type="character" w:customStyle="1" w:styleId="PlainTextChar">
    <w:name w:val="Plain Text Char"/>
    <w:link w:val="PlainText"/>
    <w:rsid w:val="00D01050"/>
    <w:rPr>
      <w:rFonts w:ascii="Courier New" w:hAnsi="Courier New"/>
    </w:rPr>
  </w:style>
  <w:style w:type="paragraph" w:customStyle="1" w:styleId="ES">
    <w:name w:val="ES"/>
    <w:basedOn w:val="Heading1"/>
    <w:next w:val="Normal"/>
    <w:rsid w:val="00EE112F"/>
    <w:pPr>
      <w:numPr>
        <w:numId w:val="0"/>
      </w:numPr>
      <w:spacing w:before="120" w:after="54" w:line="240" w:lineRule="atLeast"/>
      <w:outlineLvl w:val="9"/>
    </w:pPr>
    <w:rPr>
      <w:bCs w:val="0"/>
      <w:caps w:val="0"/>
      <w:kern w:val="0"/>
      <w:sz w:val="28"/>
      <w:szCs w:val="20"/>
    </w:rPr>
  </w:style>
  <w:style w:type="paragraph" w:customStyle="1" w:styleId="leafNormal">
    <w:name w:val="leafNormal"/>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History">
    <w:name w:val="History"/>
    <w:basedOn w:val="Normal"/>
    <w:next w:val="Normal"/>
    <w:rsid w:val="00EE112F"/>
    <w:rPr>
      <w:rFonts w:ascii="Lucida Sans" w:hAnsi="Lucida Sans"/>
      <w:sz w:val="16"/>
    </w:rPr>
  </w:style>
  <w:style w:type="paragraph" w:customStyle="1" w:styleId="rule1">
    <w:name w:val="rule:1"/>
    <w:rsid w:val="00EE112F"/>
    <w:pPr>
      <w:widowControl w:val="0"/>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overflowPunct w:val="0"/>
      <w:autoSpaceDE w:val="0"/>
      <w:autoSpaceDN w:val="0"/>
      <w:adjustRightInd w:val="0"/>
      <w:spacing w:line="255" w:lineRule="atLeast"/>
      <w:jc w:val="both"/>
      <w:textAlignment w:val="baseline"/>
    </w:pPr>
    <w:rPr>
      <w:rFonts w:ascii="Helvetica" w:hAnsi="Helvetica"/>
      <w:sz w:val="22"/>
    </w:rPr>
  </w:style>
  <w:style w:type="paragraph" w:customStyle="1" w:styleId="font5">
    <w:name w:val="font5"/>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Note">
    <w:name w:val="Note"/>
    <w:basedOn w:val="Normal"/>
    <w:next w:val="Normal"/>
    <w:rsid w:val="00EE112F"/>
    <w:rPr>
      <w:rFonts w:ascii="Lucida Bright" w:hAnsi="Lucida Bright"/>
      <w:bCs/>
      <w:color w:val="000000"/>
      <w:sz w:val="16"/>
    </w:rPr>
  </w:style>
  <w:style w:type="paragraph" w:customStyle="1" w:styleId="indentpara">
    <w:name w:val="indentpara"/>
    <w:rsid w:val="00EE112F"/>
    <w:pPr>
      <w:widowControl w:val="0"/>
      <w:tabs>
        <w:tab w:val="left" w:pos="720"/>
        <w:tab w:val="left" w:pos="2160"/>
        <w:tab w:val="left" w:pos="3600"/>
        <w:tab w:val="left" w:pos="5040"/>
      </w:tabs>
      <w:overflowPunct w:val="0"/>
      <w:autoSpaceDE w:val="0"/>
      <w:autoSpaceDN w:val="0"/>
      <w:adjustRightInd w:val="0"/>
      <w:spacing w:before="32" w:after="72" w:line="280" w:lineRule="atLeast"/>
      <w:ind w:left="720"/>
      <w:jc w:val="both"/>
      <w:textAlignment w:val="baseline"/>
    </w:pPr>
    <w:rPr>
      <w:rFonts w:ascii="Times" w:hAnsi="Times"/>
      <w:sz w:val="24"/>
    </w:rPr>
  </w:style>
  <w:style w:type="paragraph" w:customStyle="1" w:styleId="Style2">
    <w:name w:val="Style2"/>
    <w:basedOn w:val="Normal"/>
    <w:autoRedefine/>
    <w:rsid w:val="00FA1C89"/>
    <w:pPr>
      <w:numPr>
        <w:numId w:val="2"/>
      </w:numPr>
      <w:tabs>
        <w:tab w:val="clear" w:pos="720"/>
        <w:tab w:val="num" w:pos="540"/>
      </w:tabs>
      <w:overflowPunct/>
      <w:autoSpaceDE/>
      <w:autoSpaceDN/>
      <w:adjustRightInd/>
      <w:textAlignment w:val="auto"/>
    </w:pPr>
    <w:rPr>
      <w:rFonts w:ascii="Times New Roman" w:hAnsi="Times New Roman"/>
      <w:color w:val="000000"/>
    </w:rPr>
  </w:style>
  <w:style w:type="character" w:styleId="CommentReference">
    <w:name w:val="annotation reference"/>
    <w:rsid w:val="00EE112F"/>
    <w:rPr>
      <w:sz w:val="16"/>
      <w:szCs w:val="16"/>
    </w:rPr>
  </w:style>
  <w:style w:type="paragraph" w:customStyle="1" w:styleId="controlcell">
    <w:name w:val="control: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b/>
      <w:sz w:val="24"/>
    </w:rPr>
  </w:style>
  <w:style w:type="paragraph" w:customStyle="1" w:styleId="microcaption">
    <w:name w:val="micro:caption"/>
    <w:rsid w:val="00EE112F"/>
    <w:pPr>
      <w:widowControl w:val="0"/>
      <w:tabs>
        <w:tab w:val="left" w:pos="0"/>
        <w:tab w:val="left" w:pos="680"/>
        <w:tab w:val="left" w:pos="1417"/>
        <w:tab w:val="left" w:pos="2268"/>
      </w:tabs>
      <w:overflowPunct w:val="0"/>
      <w:autoSpaceDE w:val="0"/>
      <w:autoSpaceDN w:val="0"/>
      <w:adjustRightInd w:val="0"/>
      <w:spacing w:before="57" w:after="57" w:line="240" w:lineRule="atLeast"/>
      <w:jc w:val="both"/>
      <w:textAlignment w:val="baseline"/>
    </w:pPr>
    <w:rPr>
      <w:rFonts w:ascii="Times" w:hAnsi="Times"/>
    </w:rPr>
  </w:style>
  <w:style w:type="paragraph" w:customStyle="1" w:styleId="BaseText">
    <w:name w:val="BaseText"/>
    <w:basedOn w:val="Normal"/>
    <w:rsid w:val="00EE112F"/>
    <w:pPr>
      <w:spacing w:before="120"/>
    </w:pPr>
    <w:rPr>
      <w:rFonts w:ascii="Century Schoolbook" w:hAnsi="Century Schoolbook"/>
      <w:sz w:val="22"/>
    </w:rPr>
  </w:style>
  <w:style w:type="character" w:customStyle="1" w:styleId="CaptionChar">
    <w:name w:val="Caption Char"/>
    <w:aliases w:val="Figure Text Char,fig:# Char,tab:# Char,equ:# Char"/>
    <w:rsid w:val="00EE112F"/>
    <w:rPr>
      <w:b/>
      <w:bCs/>
      <w:noProof w:val="0"/>
      <w:sz w:val="24"/>
      <w:szCs w:val="24"/>
      <w:lang w:val="en-US" w:eastAsia="en-US" w:bidi="ar-SA"/>
    </w:rPr>
  </w:style>
  <w:style w:type="paragraph" w:styleId="BodyTextFirstIndent">
    <w:name w:val="Body Text First Indent"/>
    <w:basedOn w:val="BodyText"/>
    <w:link w:val="BodyTextFirstIndentChar"/>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spacing w:before="120" w:after="120"/>
      <w:ind w:firstLine="210"/>
      <w:textAlignment w:val="baseline"/>
    </w:pPr>
    <w:rPr>
      <w:lang w:val="en-US"/>
    </w:rPr>
  </w:style>
  <w:style w:type="character" w:customStyle="1" w:styleId="BodyTextFirstIndentChar">
    <w:name w:val="Body Text First Indent Char"/>
    <w:link w:val="BodyTextFirstIndent"/>
    <w:rsid w:val="00D01050"/>
    <w:rPr>
      <w:rFonts w:ascii="Arial" w:hAnsi="Arial"/>
    </w:rPr>
  </w:style>
  <w:style w:type="paragraph" w:styleId="BodyTextFirstIndent2">
    <w:name w:val="Body Text First Indent 2"/>
    <w:basedOn w:val="BodyTextIndent"/>
    <w:link w:val="BodyTextFirstIndent2Char"/>
    <w:rsid w:val="00EE112F"/>
    <w:pPr>
      <w:spacing w:before="120"/>
      <w:ind w:left="360" w:firstLine="210"/>
    </w:pPr>
    <w:rPr>
      <w:rFonts w:ascii="Times New Roman" w:hAnsi="Times New Roman"/>
    </w:rPr>
  </w:style>
  <w:style w:type="character" w:customStyle="1" w:styleId="BodyTextFirstIndent2Char">
    <w:name w:val="Body Text First Indent 2 Char"/>
    <w:basedOn w:val="BodyTextIndentChar"/>
    <w:link w:val="BodyTextFirstIndent2"/>
    <w:rsid w:val="00D01050"/>
    <w:rPr>
      <w:rFonts w:ascii="Arial" w:hAnsi="Arial"/>
    </w:rPr>
  </w:style>
  <w:style w:type="paragraph" w:styleId="Closing">
    <w:name w:val="Closing"/>
    <w:basedOn w:val="Normal"/>
    <w:link w:val="ClosingChar"/>
    <w:rsid w:val="00EE112F"/>
    <w:pPr>
      <w:spacing w:before="120"/>
      <w:ind w:left="4320"/>
    </w:pPr>
    <w:rPr>
      <w:rFonts w:ascii="Times New Roman" w:hAnsi="Times New Roman"/>
    </w:rPr>
  </w:style>
  <w:style w:type="character" w:customStyle="1" w:styleId="ClosingChar">
    <w:name w:val="Closing Char"/>
    <w:link w:val="Closing"/>
    <w:rsid w:val="00D01050"/>
  </w:style>
  <w:style w:type="paragraph" w:styleId="Date">
    <w:name w:val="Date"/>
    <w:basedOn w:val="Normal"/>
    <w:next w:val="Normal"/>
    <w:link w:val="DateChar"/>
    <w:rsid w:val="00EE112F"/>
    <w:pPr>
      <w:spacing w:before="120"/>
    </w:pPr>
    <w:rPr>
      <w:rFonts w:ascii="Times New Roman" w:hAnsi="Times New Roman"/>
    </w:rPr>
  </w:style>
  <w:style w:type="character" w:customStyle="1" w:styleId="DateChar">
    <w:name w:val="Date Char"/>
    <w:link w:val="Date"/>
    <w:rsid w:val="00D01050"/>
  </w:style>
  <w:style w:type="paragraph" w:styleId="E-mailSignature">
    <w:name w:val="E-mail Signature"/>
    <w:basedOn w:val="Normal"/>
    <w:link w:val="E-mailSignatureChar"/>
    <w:rsid w:val="00EE112F"/>
    <w:pPr>
      <w:spacing w:before="120"/>
    </w:pPr>
    <w:rPr>
      <w:rFonts w:ascii="Times New Roman" w:hAnsi="Times New Roman"/>
    </w:rPr>
  </w:style>
  <w:style w:type="character" w:customStyle="1" w:styleId="E-mailSignatureChar">
    <w:name w:val="E-mail Signature Char"/>
    <w:link w:val="E-mailSignature"/>
    <w:rsid w:val="00D01050"/>
  </w:style>
  <w:style w:type="paragraph" w:styleId="EnvelopeAddress">
    <w:name w:val="envelope address"/>
    <w:basedOn w:val="Normal"/>
    <w:rsid w:val="00EE112F"/>
    <w:pPr>
      <w:framePr w:w="7920" w:h="1980" w:hRule="exact" w:hSpace="180" w:wrap="auto" w:hAnchor="page" w:xAlign="center" w:yAlign="bottom"/>
      <w:spacing w:before="120"/>
      <w:ind w:left="2880"/>
    </w:pPr>
    <w:rPr>
      <w:rFonts w:cs="Arial"/>
      <w:sz w:val="24"/>
      <w:szCs w:val="24"/>
    </w:rPr>
  </w:style>
  <w:style w:type="paragraph" w:styleId="EnvelopeReturn">
    <w:name w:val="envelope return"/>
    <w:basedOn w:val="Normal"/>
    <w:rsid w:val="00EE112F"/>
    <w:pPr>
      <w:spacing w:before="120"/>
    </w:pPr>
    <w:rPr>
      <w:rFonts w:cs="Arial"/>
    </w:rPr>
  </w:style>
  <w:style w:type="paragraph" w:styleId="HTMLAddress">
    <w:name w:val="HTML Address"/>
    <w:basedOn w:val="Normal"/>
    <w:link w:val="HTMLAddressChar"/>
    <w:rsid w:val="00EE112F"/>
    <w:pPr>
      <w:spacing w:before="120"/>
    </w:pPr>
    <w:rPr>
      <w:rFonts w:ascii="Times New Roman" w:hAnsi="Times New Roman"/>
      <w:i/>
      <w:iCs/>
    </w:rPr>
  </w:style>
  <w:style w:type="character" w:customStyle="1" w:styleId="HTMLAddressChar">
    <w:name w:val="HTML Address Char"/>
    <w:link w:val="HTMLAddress"/>
    <w:rsid w:val="00D01050"/>
    <w:rPr>
      <w:i/>
      <w:iCs/>
    </w:rPr>
  </w:style>
  <w:style w:type="paragraph" w:styleId="List">
    <w:name w:val="List"/>
    <w:basedOn w:val="Normal"/>
    <w:rsid w:val="00EE112F"/>
    <w:pPr>
      <w:spacing w:before="120"/>
      <w:ind w:left="360" w:hanging="360"/>
    </w:pPr>
    <w:rPr>
      <w:rFonts w:ascii="Times New Roman" w:hAnsi="Times New Roman"/>
    </w:rPr>
  </w:style>
  <w:style w:type="paragraph" w:styleId="List2">
    <w:name w:val="List 2"/>
    <w:basedOn w:val="Normal"/>
    <w:rsid w:val="00EE112F"/>
    <w:pPr>
      <w:spacing w:before="120"/>
      <w:ind w:left="720" w:hanging="360"/>
    </w:pPr>
    <w:rPr>
      <w:rFonts w:ascii="Times New Roman" w:hAnsi="Times New Roman"/>
    </w:rPr>
  </w:style>
  <w:style w:type="paragraph" w:styleId="List3">
    <w:name w:val="List 3"/>
    <w:basedOn w:val="Normal"/>
    <w:rsid w:val="00EE112F"/>
    <w:pPr>
      <w:spacing w:before="120"/>
      <w:ind w:left="1080" w:hanging="360"/>
    </w:pPr>
    <w:rPr>
      <w:rFonts w:ascii="Times New Roman" w:hAnsi="Times New Roman"/>
    </w:rPr>
  </w:style>
  <w:style w:type="paragraph" w:styleId="List4">
    <w:name w:val="List 4"/>
    <w:basedOn w:val="Normal"/>
    <w:rsid w:val="00EE112F"/>
    <w:pPr>
      <w:spacing w:before="120"/>
      <w:ind w:left="1440" w:hanging="360"/>
    </w:pPr>
    <w:rPr>
      <w:rFonts w:ascii="Times New Roman" w:hAnsi="Times New Roman"/>
    </w:rPr>
  </w:style>
  <w:style w:type="paragraph" w:styleId="List5">
    <w:name w:val="List 5"/>
    <w:basedOn w:val="Normal"/>
    <w:rsid w:val="00EE112F"/>
    <w:pPr>
      <w:spacing w:before="120"/>
      <w:ind w:left="1800" w:hanging="360"/>
    </w:pPr>
    <w:rPr>
      <w:rFonts w:ascii="Times New Roman" w:hAnsi="Times New Roman"/>
    </w:rPr>
  </w:style>
  <w:style w:type="paragraph" w:styleId="ListContinue">
    <w:name w:val="List Continue"/>
    <w:basedOn w:val="Normal"/>
    <w:rsid w:val="00EE112F"/>
    <w:pPr>
      <w:spacing w:before="120" w:after="120"/>
      <w:ind w:left="360"/>
    </w:pPr>
    <w:rPr>
      <w:rFonts w:ascii="Times New Roman" w:hAnsi="Times New Roman"/>
    </w:rPr>
  </w:style>
  <w:style w:type="paragraph" w:styleId="ListContinue2">
    <w:name w:val="List Continue 2"/>
    <w:basedOn w:val="Normal"/>
    <w:rsid w:val="00EE112F"/>
    <w:pPr>
      <w:spacing w:before="120" w:after="120"/>
      <w:ind w:left="720"/>
    </w:pPr>
    <w:rPr>
      <w:rFonts w:ascii="Times New Roman" w:hAnsi="Times New Roman"/>
    </w:rPr>
  </w:style>
  <w:style w:type="paragraph" w:styleId="ListContinue3">
    <w:name w:val="List Continue 3"/>
    <w:basedOn w:val="Normal"/>
    <w:rsid w:val="00EE112F"/>
    <w:pPr>
      <w:spacing w:before="120" w:after="120"/>
      <w:ind w:left="1080"/>
    </w:pPr>
    <w:rPr>
      <w:rFonts w:ascii="Times New Roman" w:hAnsi="Times New Roman"/>
    </w:rPr>
  </w:style>
  <w:style w:type="paragraph" w:styleId="ListContinue4">
    <w:name w:val="List Continue 4"/>
    <w:basedOn w:val="Normal"/>
    <w:rsid w:val="00EE112F"/>
    <w:pPr>
      <w:spacing w:before="120" w:after="120"/>
      <w:ind w:left="1440"/>
    </w:pPr>
    <w:rPr>
      <w:rFonts w:ascii="Times New Roman" w:hAnsi="Times New Roman"/>
    </w:rPr>
  </w:style>
  <w:style w:type="paragraph" w:styleId="ListContinue5">
    <w:name w:val="List Continue 5"/>
    <w:basedOn w:val="Normal"/>
    <w:rsid w:val="00EE112F"/>
    <w:pPr>
      <w:spacing w:before="120" w:after="120"/>
      <w:ind w:left="1800"/>
    </w:pPr>
    <w:rPr>
      <w:rFonts w:ascii="Times New Roman" w:hAnsi="Times New Roman"/>
    </w:rPr>
  </w:style>
  <w:style w:type="paragraph" w:styleId="MessageHeader">
    <w:name w:val="Message Header"/>
    <w:basedOn w:val="Normal"/>
    <w:link w:val="MessageHeaderChar"/>
    <w:rsid w:val="00EE112F"/>
    <w:pPr>
      <w:pBdr>
        <w:top w:val="single" w:sz="6" w:space="1" w:color="auto"/>
        <w:left w:val="single" w:sz="6" w:space="1" w:color="auto"/>
        <w:bottom w:val="single" w:sz="6" w:space="1" w:color="auto"/>
        <w:right w:val="single" w:sz="6" w:space="1" w:color="auto"/>
      </w:pBdr>
      <w:shd w:val="pct20" w:color="auto" w:fill="auto"/>
      <w:spacing w:before="120"/>
      <w:ind w:left="1080" w:hanging="1080"/>
    </w:pPr>
    <w:rPr>
      <w:sz w:val="24"/>
      <w:szCs w:val="24"/>
    </w:rPr>
  </w:style>
  <w:style w:type="character" w:customStyle="1" w:styleId="MessageHeaderChar">
    <w:name w:val="Message Header Char"/>
    <w:link w:val="MessageHeader"/>
    <w:rsid w:val="00D01050"/>
    <w:rPr>
      <w:rFonts w:ascii="Arial" w:hAnsi="Arial"/>
      <w:sz w:val="24"/>
      <w:szCs w:val="24"/>
      <w:shd w:val="pct20" w:color="auto" w:fill="auto"/>
    </w:rPr>
  </w:style>
  <w:style w:type="paragraph" w:styleId="NormalIndent">
    <w:name w:val="Normal Indent"/>
    <w:basedOn w:val="Normal"/>
    <w:rsid w:val="00EE112F"/>
    <w:pPr>
      <w:spacing w:before="120"/>
      <w:ind w:left="720"/>
    </w:pPr>
    <w:rPr>
      <w:rFonts w:ascii="Times New Roman" w:hAnsi="Times New Roman"/>
    </w:rPr>
  </w:style>
  <w:style w:type="paragraph" w:styleId="NoteHeading">
    <w:name w:val="Note Heading"/>
    <w:basedOn w:val="Normal"/>
    <w:next w:val="Normal"/>
    <w:link w:val="NoteHeadingChar"/>
    <w:rsid w:val="00EE112F"/>
    <w:pPr>
      <w:spacing w:before="120"/>
    </w:pPr>
    <w:rPr>
      <w:rFonts w:ascii="Times New Roman" w:hAnsi="Times New Roman"/>
    </w:rPr>
  </w:style>
  <w:style w:type="character" w:customStyle="1" w:styleId="NoteHeadingChar">
    <w:name w:val="Note Heading Char"/>
    <w:link w:val="NoteHeading"/>
    <w:rsid w:val="00D01050"/>
  </w:style>
  <w:style w:type="paragraph" w:styleId="Salutation">
    <w:name w:val="Salutation"/>
    <w:basedOn w:val="Normal"/>
    <w:next w:val="Normal"/>
    <w:link w:val="SalutationChar"/>
    <w:rsid w:val="00EE112F"/>
    <w:pPr>
      <w:spacing w:before="120"/>
    </w:pPr>
    <w:rPr>
      <w:rFonts w:ascii="Times New Roman" w:hAnsi="Times New Roman"/>
    </w:rPr>
  </w:style>
  <w:style w:type="character" w:customStyle="1" w:styleId="SalutationChar">
    <w:name w:val="Salutation Char"/>
    <w:link w:val="Salutation"/>
    <w:rsid w:val="00D01050"/>
  </w:style>
  <w:style w:type="paragraph" w:styleId="Signature">
    <w:name w:val="Signature"/>
    <w:basedOn w:val="Normal"/>
    <w:link w:val="SignatureChar"/>
    <w:rsid w:val="00EE112F"/>
    <w:pPr>
      <w:spacing w:before="120"/>
      <w:ind w:left="4320"/>
    </w:pPr>
    <w:rPr>
      <w:rFonts w:ascii="Times New Roman" w:hAnsi="Times New Roman"/>
    </w:rPr>
  </w:style>
  <w:style w:type="character" w:customStyle="1" w:styleId="SignatureChar">
    <w:name w:val="Signature Char"/>
    <w:link w:val="Signature"/>
    <w:rsid w:val="00D01050"/>
  </w:style>
  <w:style w:type="paragraph" w:customStyle="1" w:styleId="tablecell0">
    <w:name w:val="tablecell"/>
    <w:basedOn w:val="Normal"/>
    <w:rsid w:val="00EE112F"/>
    <w:pPr>
      <w:overflowPunct/>
      <w:autoSpaceDE/>
      <w:autoSpaceDN/>
      <w:adjustRightInd/>
      <w:spacing w:before="100" w:beforeAutospacing="1" w:after="100" w:afterAutospacing="1"/>
      <w:textAlignment w:val="auto"/>
    </w:pPr>
    <w:rPr>
      <w:rFonts w:ascii="Times New Roman" w:hAnsi="Times New Roman"/>
      <w:sz w:val="24"/>
      <w:szCs w:val="24"/>
    </w:rPr>
  </w:style>
  <w:style w:type="paragraph" w:customStyle="1" w:styleId="TableText">
    <w:name w:val="Table Text"/>
    <w:basedOn w:val="BodyText"/>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textAlignment w:val="baseline"/>
    </w:pPr>
    <w:rPr>
      <w:sz w:val="16"/>
      <w:lang w:val="en-US"/>
    </w:rPr>
  </w:style>
  <w:style w:type="paragraph" w:customStyle="1" w:styleId="label1">
    <w:name w:val="label1"/>
    <w:basedOn w:val="Heading6"/>
    <w:rsid w:val="00EE112F"/>
    <w:pPr>
      <w:keepNext/>
      <w:numPr>
        <w:ilvl w:val="0"/>
        <w:numId w:val="0"/>
      </w:numPr>
      <w:spacing w:before="300" w:after="100"/>
      <w:outlineLvl w:val="9"/>
    </w:pPr>
    <w:rPr>
      <w:bCs w:val="0"/>
      <w:smallCaps/>
      <w:sz w:val="24"/>
      <w:szCs w:val="20"/>
    </w:rPr>
  </w:style>
  <w:style w:type="paragraph" w:customStyle="1" w:styleId="TableCell1">
    <w:name w:val="Table Cell1"/>
    <w:basedOn w:val="Normal"/>
    <w:rsid w:val="00EE112F"/>
    <w:pPr>
      <w:keepLines/>
      <w:tabs>
        <w:tab w:val="left" w:pos="540"/>
      </w:tabs>
      <w:spacing w:before="20" w:after="20"/>
      <w:jc w:val="center"/>
    </w:pPr>
    <w:rPr>
      <w:rFonts w:ascii="Times New Roman" w:hAnsi="Times New Roman"/>
    </w:rPr>
  </w:style>
  <w:style w:type="paragraph" w:customStyle="1" w:styleId="twkpart1">
    <w:name w:val="twk_part1"/>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twkimage1">
    <w:name w:val="twk_image1"/>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1">
    <w:name w:val="level5_last_page1"/>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figlabel1">
    <w:name w:val="fig_label1"/>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UnordList1">
    <w:name w:val="Unord List1"/>
    <w:basedOn w:val="Normal"/>
    <w:rsid w:val="00EE112F"/>
    <w:pPr>
      <w:spacing w:before="120"/>
      <w:ind w:left="720" w:hanging="360"/>
    </w:pPr>
    <w:rPr>
      <w:rFonts w:ascii="Times New Roman" w:hAnsi="Times New Roman"/>
    </w:rPr>
  </w:style>
  <w:style w:type="paragraph" w:customStyle="1" w:styleId="prioritycell1">
    <w:name w:val="priority:cell1"/>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list10">
    <w:name w:val="list1"/>
    <w:basedOn w:val="Normal"/>
    <w:rsid w:val="00EE112F"/>
    <w:pPr>
      <w:ind w:left="792" w:hanging="360"/>
    </w:pPr>
    <w:rPr>
      <w:rFonts w:ascii="Times New Roman" w:hAnsi="Times New Roman"/>
    </w:rPr>
  </w:style>
  <w:style w:type="paragraph" w:customStyle="1" w:styleId="TableCell-Attrib1">
    <w:name w:val="Table Cell - Attrib1"/>
    <w:basedOn w:val="TableCell"/>
    <w:rsid w:val="00EE112F"/>
    <w:pPr>
      <w:tabs>
        <w:tab w:val="clear" w:pos="540"/>
        <w:tab w:val="left" w:pos="342"/>
      </w:tabs>
      <w:ind w:left="288" w:hanging="288"/>
      <w:jc w:val="left"/>
    </w:pPr>
    <w:rPr>
      <w:sz w:val="16"/>
    </w:rPr>
  </w:style>
  <w:style w:type="paragraph" w:customStyle="1" w:styleId="cover1">
    <w:name w:val="cover1"/>
    <w:basedOn w:val="Title"/>
    <w:rsid w:val="00EE112F"/>
  </w:style>
  <w:style w:type="paragraph" w:customStyle="1" w:styleId="FigureHead1">
    <w:name w:val="Figure Head1"/>
    <w:basedOn w:val="label"/>
    <w:rsid w:val="00EE112F"/>
    <w:pPr>
      <w:keepNext w:val="0"/>
      <w:jc w:val="center"/>
    </w:pPr>
    <w:rPr>
      <w:b w:val="0"/>
      <w:i/>
      <w:smallCaps w:val="0"/>
    </w:rPr>
  </w:style>
  <w:style w:type="paragraph" w:customStyle="1" w:styleId="Subject1">
    <w:name w:val="Subject1"/>
    <w:basedOn w:val="Header"/>
    <w:next w:val="Normal"/>
    <w:rsid w:val="00EE112F"/>
    <w:pPr>
      <w:keepNext/>
      <w:spacing w:before="240" w:after="120"/>
    </w:pPr>
    <w:rPr>
      <w:rFonts w:ascii="Times New Roman" w:hAnsi="Times New Roman"/>
      <w:b/>
      <w:caps/>
      <w:sz w:val="28"/>
    </w:rPr>
  </w:style>
  <w:style w:type="paragraph" w:customStyle="1" w:styleId="Cntrhead1">
    <w:name w:val="Cntrhead1"/>
    <w:basedOn w:val="Title"/>
    <w:next w:val="Normal"/>
    <w:rsid w:val="00EE112F"/>
    <w:pPr>
      <w:keepNext/>
      <w:pageBreakBefore/>
    </w:pPr>
    <w:rPr>
      <w:caps w:val="0"/>
      <w:sz w:val="32"/>
    </w:rPr>
  </w:style>
  <w:style w:type="paragraph" w:customStyle="1" w:styleId="leafNormal1">
    <w:name w:val="leafNormal1"/>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Style1">
    <w:name w:val="Style1"/>
    <w:basedOn w:val="Heading4"/>
    <w:rsid w:val="00EE112F"/>
    <w:pPr>
      <w:numPr>
        <w:ilvl w:val="0"/>
        <w:numId w:val="0"/>
      </w:numPr>
      <w:tabs>
        <w:tab w:val="left" w:pos="-720"/>
        <w:tab w:val="left" w:pos="1100"/>
      </w:tabs>
      <w:suppressAutoHyphens/>
      <w:spacing w:before="0" w:after="0"/>
    </w:pPr>
    <w:rPr>
      <w:rFonts w:cs="Times New Roman"/>
      <w:b/>
      <w:bCs w:val="0"/>
      <w:iCs/>
      <w:kern w:val="0"/>
      <w:sz w:val="20"/>
      <w:szCs w:val="20"/>
      <w:u w:val="single"/>
      <w:lang w:val="fr-FR"/>
    </w:rPr>
  </w:style>
  <w:style w:type="paragraph" w:customStyle="1" w:styleId="TableCell2">
    <w:name w:val="Table Cell2"/>
    <w:basedOn w:val="Normal"/>
    <w:rsid w:val="00EE112F"/>
    <w:pPr>
      <w:keepLines/>
      <w:tabs>
        <w:tab w:val="left" w:pos="540"/>
      </w:tabs>
      <w:spacing w:before="20" w:after="20"/>
      <w:jc w:val="center"/>
    </w:pPr>
    <w:rPr>
      <w:rFonts w:ascii="Times New Roman" w:hAnsi="Times New Roman"/>
    </w:rPr>
  </w:style>
  <w:style w:type="paragraph" w:customStyle="1" w:styleId="UnordList2">
    <w:name w:val="Unord List2"/>
    <w:basedOn w:val="Normal"/>
    <w:rsid w:val="00EE112F"/>
    <w:pPr>
      <w:spacing w:before="120"/>
      <w:ind w:left="720" w:hanging="360"/>
    </w:pPr>
    <w:rPr>
      <w:rFonts w:ascii="Times New Roman" w:hAnsi="Times New Roman"/>
    </w:rPr>
  </w:style>
  <w:style w:type="paragraph" w:customStyle="1" w:styleId="label2">
    <w:name w:val="label2"/>
    <w:basedOn w:val="Heading6"/>
    <w:rsid w:val="00EE112F"/>
    <w:pPr>
      <w:keepNext/>
      <w:numPr>
        <w:ilvl w:val="0"/>
        <w:numId w:val="0"/>
      </w:numPr>
      <w:spacing w:before="300" w:after="100"/>
      <w:outlineLvl w:val="9"/>
    </w:pPr>
    <w:rPr>
      <w:bCs w:val="0"/>
      <w:smallCaps/>
      <w:sz w:val="24"/>
      <w:szCs w:val="20"/>
    </w:rPr>
  </w:style>
  <w:style w:type="paragraph" w:customStyle="1" w:styleId="list20">
    <w:name w:val="list2"/>
    <w:basedOn w:val="Normal"/>
    <w:rsid w:val="00EE112F"/>
    <w:pPr>
      <w:ind w:left="792" w:hanging="360"/>
    </w:pPr>
    <w:rPr>
      <w:rFonts w:ascii="Times New Roman" w:hAnsi="Times New Roman"/>
    </w:rPr>
  </w:style>
  <w:style w:type="paragraph" w:customStyle="1" w:styleId="TableCell-Attrib2">
    <w:name w:val="Table Cell - Attrib2"/>
    <w:basedOn w:val="TableCell"/>
    <w:rsid w:val="00EE112F"/>
    <w:pPr>
      <w:tabs>
        <w:tab w:val="clear" w:pos="540"/>
        <w:tab w:val="left" w:pos="342"/>
      </w:tabs>
      <w:ind w:left="288" w:hanging="288"/>
      <w:jc w:val="left"/>
    </w:pPr>
    <w:rPr>
      <w:sz w:val="16"/>
    </w:rPr>
  </w:style>
  <w:style w:type="paragraph" w:customStyle="1" w:styleId="cover2">
    <w:name w:val="cover2"/>
    <w:basedOn w:val="Title"/>
    <w:rsid w:val="00EE112F"/>
  </w:style>
  <w:style w:type="paragraph" w:customStyle="1" w:styleId="FigureHead2">
    <w:name w:val="Figure Head2"/>
    <w:basedOn w:val="label"/>
    <w:rsid w:val="00EE112F"/>
    <w:pPr>
      <w:keepNext w:val="0"/>
      <w:jc w:val="center"/>
    </w:pPr>
    <w:rPr>
      <w:b w:val="0"/>
      <w:i/>
      <w:smallCaps w:val="0"/>
    </w:rPr>
  </w:style>
  <w:style w:type="paragraph" w:customStyle="1" w:styleId="Subject2">
    <w:name w:val="Subject2"/>
    <w:basedOn w:val="Header"/>
    <w:next w:val="Normal"/>
    <w:rsid w:val="00EE112F"/>
    <w:pPr>
      <w:keepNext/>
      <w:spacing w:before="240" w:after="120"/>
    </w:pPr>
    <w:rPr>
      <w:rFonts w:ascii="Times New Roman" w:hAnsi="Times New Roman"/>
      <w:b/>
      <w:caps/>
      <w:sz w:val="28"/>
    </w:rPr>
  </w:style>
  <w:style w:type="paragraph" w:customStyle="1" w:styleId="Cntrhead2">
    <w:name w:val="Cntrhead2"/>
    <w:basedOn w:val="Title"/>
    <w:next w:val="Normal"/>
    <w:rsid w:val="00EE112F"/>
    <w:pPr>
      <w:keepNext/>
      <w:pageBreakBefore/>
    </w:pPr>
    <w:rPr>
      <w:caps w:val="0"/>
      <w:sz w:val="32"/>
    </w:rPr>
  </w:style>
  <w:style w:type="character" w:customStyle="1" w:styleId="unread1">
    <w:name w:val="unread1"/>
    <w:rsid w:val="00EE112F"/>
    <w:rPr>
      <w:color w:val="FF0000"/>
      <w:shd w:val="clear" w:color="auto" w:fill="FFFFFF"/>
    </w:rPr>
  </w:style>
  <w:style w:type="paragraph" w:customStyle="1" w:styleId="Style5">
    <w:name w:val="Style5"/>
    <w:basedOn w:val="Heading5"/>
    <w:rsid w:val="00EE112F"/>
    <w:pPr>
      <w:overflowPunct/>
      <w:autoSpaceDE/>
      <w:autoSpaceDN/>
      <w:adjustRightInd/>
      <w:spacing w:before="0" w:after="0"/>
      <w:textAlignment w:val="auto"/>
    </w:pPr>
    <w:rPr>
      <w:bCs/>
      <w:kern w:val="0"/>
      <w:sz w:val="20"/>
      <w:szCs w:val="20"/>
      <w:u w:val="single"/>
      <w:lang w:val="fr-FR"/>
    </w:rPr>
  </w:style>
  <w:style w:type="paragraph" w:customStyle="1" w:styleId="SpecText">
    <w:name w:val="Spec Text"/>
    <w:link w:val="SpecTextChar"/>
    <w:rsid w:val="00EE112F"/>
    <w:pPr>
      <w:spacing w:after="120"/>
      <w:ind w:left="1080"/>
    </w:pPr>
    <w:rPr>
      <w:rFonts w:ascii="Arial" w:hAnsi="Arial"/>
      <w:sz w:val="18"/>
    </w:rPr>
  </w:style>
  <w:style w:type="character" w:customStyle="1" w:styleId="SpecTextChar">
    <w:name w:val="Spec Text Char"/>
    <w:link w:val="SpecText"/>
    <w:rsid w:val="00EE112F"/>
    <w:rPr>
      <w:rFonts w:ascii="Arial" w:hAnsi="Arial"/>
      <w:sz w:val="18"/>
      <w:lang w:val="en-US" w:eastAsia="en-US" w:bidi="ar-SA"/>
    </w:rPr>
  </w:style>
  <w:style w:type="paragraph" w:customStyle="1" w:styleId="SpecTableTextBold">
    <w:name w:val="Spec Table Text Bold"/>
    <w:basedOn w:val="SpecText"/>
    <w:rsid w:val="00EE112F"/>
    <w:pPr>
      <w:spacing w:after="0"/>
      <w:ind w:left="0"/>
      <w:jc w:val="center"/>
    </w:pPr>
    <w:rPr>
      <w:rFonts w:ascii="Arial (W1)" w:hAnsi="Arial (W1)"/>
      <w:b/>
      <w:color w:val="000000"/>
    </w:rPr>
  </w:style>
  <w:style w:type="paragraph" w:customStyle="1" w:styleId="SpecTableText">
    <w:name w:val="Spec Table Text"/>
    <w:basedOn w:val="SpecText"/>
    <w:rsid w:val="00EE112F"/>
    <w:pPr>
      <w:spacing w:after="0"/>
      <w:ind w:left="0"/>
      <w:jc w:val="center"/>
    </w:pPr>
    <w:rPr>
      <w:rFonts w:ascii="Arial (W1)" w:hAnsi="Arial (W1)"/>
      <w:color w:val="000000"/>
    </w:rPr>
  </w:style>
  <w:style w:type="character" w:customStyle="1" w:styleId="bold">
    <w:name w:val="bold"/>
    <w:rsid w:val="00F33940"/>
  </w:style>
  <w:style w:type="paragraph" w:customStyle="1" w:styleId="FormatvorlageNOTELinks125cm">
    <w:name w:val="Formatvorlage NOTE + Links:  125 cm"/>
    <w:basedOn w:val="Normal"/>
    <w:rsid w:val="00F70D52"/>
    <w:pPr>
      <w:numPr>
        <w:ilvl w:val="1"/>
        <w:numId w:val="3"/>
      </w:numPr>
      <w:overflowPunct/>
      <w:autoSpaceDE/>
      <w:autoSpaceDN/>
      <w:adjustRightInd/>
      <w:jc w:val="both"/>
      <w:textAlignment w:val="auto"/>
    </w:pPr>
    <w:rPr>
      <w:szCs w:val="24"/>
    </w:rPr>
  </w:style>
  <w:style w:type="paragraph" w:customStyle="1" w:styleId="UcName">
    <w:name w:val="UcName"/>
    <w:basedOn w:val="Heading7"/>
    <w:next w:val="Normal"/>
    <w:rsid w:val="00CD390A"/>
    <w:pPr>
      <w:keepNext/>
      <w:numPr>
        <w:ilvl w:val="0"/>
        <w:numId w:val="4"/>
      </w:numPr>
      <w:shd w:val="pct20" w:color="auto" w:fill="FFFFFF"/>
      <w:tabs>
        <w:tab w:val="clear" w:pos="2160"/>
        <w:tab w:val="left" w:pos="1134"/>
        <w:tab w:val="left" w:pos="1985"/>
        <w:tab w:val="left" w:pos="2268"/>
        <w:tab w:val="left" w:pos="3402"/>
        <w:tab w:val="left" w:pos="4536"/>
        <w:tab w:val="left" w:pos="5670"/>
        <w:tab w:val="left" w:pos="6804"/>
        <w:tab w:val="left" w:pos="7938"/>
        <w:tab w:val="left" w:pos="9072"/>
      </w:tabs>
      <w:overflowPunct/>
      <w:autoSpaceDE/>
      <w:autoSpaceDN/>
      <w:adjustRightInd/>
      <w:spacing w:before="120" w:after="120"/>
      <w:ind w:left="1985" w:hanging="1985"/>
      <w:textAlignment w:val="auto"/>
    </w:pPr>
    <w:rPr>
      <w:rFonts w:ascii="Arial" w:hAnsi="Arial" w:cs="Arial"/>
      <w:b/>
      <w:bCs/>
      <w:sz w:val="36"/>
      <w:szCs w:val="36"/>
      <w:lang w:val="sv-SE"/>
    </w:rPr>
  </w:style>
  <w:style w:type="character" w:customStyle="1" w:styleId="StyleLatinBoldLatinItalic">
    <w:name w:val="Style (Latin) Bold (Latin) Italic"/>
    <w:rsid w:val="00CD390A"/>
    <w:rPr>
      <w:rFonts w:ascii="Arial" w:hAnsi="Arial"/>
      <w:b/>
      <w:i/>
      <w:sz w:val="20"/>
    </w:rPr>
  </w:style>
  <w:style w:type="paragraph" w:customStyle="1" w:styleId="StyleLatinBoldLatinItalicAfter025cm">
    <w:name w:val="Style (Latin) Bold (Latin) Italic After:  025 cm"/>
    <w:basedOn w:val="Normal"/>
    <w:link w:val="StyleLatinBoldLatinItalicAfter025cmChar"/>
    <w:rsid w:val="00CD390A"/>
    <w:pPr>
      <w:overflowPunct/>
      <w:autoSpaceDE/>
      <w:autoSpaceDN/>
      <w:adjustRightInd/>
      <w:ind w:right="142"/>
      <w:textAlignment w:val="auto"/>
    </w:pPr>
    <w:rPr>
      <w:rFonts w:cs="Times"/>
      <w:b/>
      <w:i/>
      <w:lang w:val="sv-SE" w:eastAsia="sv-SE"/>
    </w:rPr>
  </w:style>
  <w:style w:type="character" w:customStyle="1" w:styleId="StyleLatinBoldLatinItalicAfter025cmChar">
    <w:name w:val="Style (Latin) Bold (Latin) Italic After:  025 cm Char"/>
    <w:link w:val="StyleLatinBoldLatinItalicAfter025cm"/>
    <w:rsid w:val="00CD390A"/>
    <w:rPr>
      <w:rFonts w:ascii="Arial" w:hAnsi="Arial" w:cs="Times"/>
      <w:b/>
      <w:i/>
      <w:lang w:val="sv-SE" w:eastAsia="sv-SE"/>
    </w:rPr>
  </w:style>
  <w:style w:type="paragraph" w:customStyle="1" w:styleId="StyleRight025cm">
    <w:name w:val="Style Right:  025 cm"/>
    <w:basedOn w:val="Normal"/>
    <w:autoRedefine/>
    <w:rsid w:val="00CD390A"/>
    <w:pPr>
      <w:overflowPunct/>
      <w:autoSpaceDE/>
      <w:autoSpaceDN/>
      <w:adjustRightInd/>
      <w:ind w:right="142"/>
      <w:textAlignment w:val="auto"/>
    </w:pPr>
    <w:rPr>
      <w:lang w:val="sv-SE" w:eastAsia="sv-SE"/>
    </w:rPr>
  </w:style>
  <w:style w:type="table" w:styleId="TableList4">
    <w:name w:val="Table List 4"/>
    <w:basedOn w:val="TableNormal"/>
    <w:unhideWhenUsed/>
    <w:rsid w:val="00A81527"/>
    <w:pPr>
      <w:overflowPunct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styleId="Revision">
    <w:name w:val="Revision"/>
    <w:uiPriority w:val="99"/>
    <w:rsid w:val="001B2B80"/>
    <w:rPr>
      <w:sz w:val="22"/>
    </w:rPr>
  </w:style>
  <w:style w:type="paragraph" w:styleId="ListParagraph">
    <w:name w:val="List Paragraph"/>
    <w:basedOn w:val="Normal"/>
    <w:uiPriority w:val="34"/>
    <w:qFormat/>
    <w:rsid w:val="001B2B80"/>
    <w:pPr>
      <w:overflowPunct/>
      <w:autoSpaceDE/>
      <w:autoSpaceDN/>
      <w:adjustRightInd/>
      <w:ind w:left="720"/>
      <w:contextualSpacing/>
      <w:textAlignment w:val="auto"/>
    </w:pPr>
    <w:rPr>
      <w:rFonts w:ascii="Times New Roman" w:hAnsi="Times New Roman"/>
    </w:rPr>
  </w:style>
  <w:style w:type="table" w:styleId="TableClassic4">
    <w:name w:val="Table Classic 4"/>
    <w:basedOn w:val="TableNormal"/>
    <w:unhideWhenUsed/>
    <w:rsid w:val="001B2B80"/>
    <w:pPr>
      <w:overflowPunct w:val="0"/>
      <w:autoSpaceDE w:val="0"/>
      <w:autoSpaceDN w:val="0"/>
      <w:adjustRightInd w:val="0"/>
    </w:pPr>
    <w:tblPr>
      <w:tblBorders>
        <w:top w:val="single" w:sz="12" w:space="0" w:color="000000"/>
        <w:left w:val="single" w:sz="6" w:space="0" w:color="000000"/>
        <w:bottom w:val="single" w:sz="12" w:space="0" w:color="000000"/>
        <w:right w:val="single" w:sz="6" w:space="0" w:color="000000"/>
      </w:tblBorders>
    </w:tbl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umns3">
    <w:name w:val="Table Columns 3"/>
    <w:basedOn w:val="TableNormal"/>
    <w:rsid w:val="00805D63"/>
    <w:pPr>
      <w:overflowPunct w:val="0"/>
      <w:autoSpaceDE w:val="0"/>
      <w:autoSpaceDN w:val="0"/>
      <w:adjustRightInd w:val="0"/>
      <w:textAlignment w:val="baseline"/>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character" w:styleId="PlaceholderText">
    <w:name w:val="Placeholder Text"/>
    <w:basedOn w:val="DefaultParagraphFont"/>
    <w:uiPriority w:val="99"/>
    <w:rsid w:val="00AB2894"/>
    <w:rPr>
      <w:color w:val="808080"/>
    </w:rPr>
  </w:style>
  <w:style w:type="paragraph" w:styleId="Bibliography">
    <w:name w:val="Bibliography"/>
    <w:basedOn w:val="Normal"/>
    <w:next w:val="Normal"/>
    <w:uiPriority w:val="37"/>
    <w:rsid w:val="00960D4F"/>
  </w:style>
  <w:style w:type="character" w:styleId="SubtleEmphasis">
    <w:name w:val="Subtle Emphasis"/>
    <w:basedOn w:val="DefaultParagraphFont"/>
    <w:uiPriority w:val="19"/>
    <w:qFormat/>
    <w:rsid w:val="00E74475"/>
    <w:rPr>
      <w:i/>
      <w:iCs/>
      <w:color w:val="808080" w:themeColor="text1" w:themeTint="7F"/>
    </w:rPr>
  </w:style>
  <w:style w:type="paragraph" w:customStyle="1" w:styleId="CoverpageTitle">
    <w:name w:val="Coverpage Title"/>
    <w:basedOn w:val="Normal"/>
    <w:rsid w:val="00D808DC"/>
    <w:pPr>
      <w:spacing w:before="360" w:after="360"/>
      <w:jc w:val="center"/>
    </w:pPr>
    <w:rPr>
      <w:b/>
      <w:sz w:val="32"/>
      <w:szCs w:val="32"/>
    </w:rPr>
  </w:style>
  <w:style w:type="paragraph" w:customStyle="1" w:styleId="RERequirement">
    <w:name w:val="RE_Requirement"/>
    <w:basedOn w:val="Heading8"/>
    <w:next w:val="Normal"/>
    <w:qFormat/>
    <w:rsid w:val="004E5A31"/>
    <w:pPr>
      <w:numPr>
        <w:ilvl w:val="0"/>
        <w:numId w:val="0"/>
      </w:numPr>
      <w:pBdr>
        <w:top w:val="double" w:sz="6" w:space="1" w:color="auto"/>
        <w:bottom w:val="double" w:sz="6" w:space="1" w:color="auto"/>
      </w:pBdr>
      <w:tabs>
        <w:tab w:val="left" w:pos="-720"/>
      </w:tabs>
      <w:suppressAutoHyphens/>
      <w:overflowPunct/>
      <w:autoSpaceDE/>
      <w:autoSpaceDN/>
      <w:adjustRightInd/>
      <w:spacing w:before="0" w:after="120"/>
      <w:textAlignment w:val="auto"/>
    </w:pPr>
    <w:rPr>
      <w:rFonts w:ascii="Univers" w:hAnsi="Univers"/>
      <w:b/>
      <w:i w:val="0"/>
      <w:iCs w:val="0"/>
      <w:sz w:val="22"/>
      <w:szCs w:val="20"/>
    </w:rPr>
  </w:style>
  <w:style w:type="paragraph" w:customStyle="1" w:styleId="TableTextLeft">
    <w:name w:val="TableTextLeft"/>
    <w:basedOn w:val="Normal"/>
    <w:link w:val="TableTextLeftZchn"/>
    <w:rsid w:val="00421A80"/>
    <w:pPr>
      <w:overflowPunct/>
      <w:autoSpaceDE/>
      <w:autoSpaceDN/>
      <w:adjustRightInd/>
      <w:spacing w:before="20" w:after="20"/>
      <w:textAlignment w:val="auto"/>
    </w:pPr>
    <w:rPr>
      <w:sz w:val="16"/>
    </w:rPr>
  </w:style>
  <w:style w:type="character" w:customStyle="1" w:styleId="TableTextLeftZchn">
    <w:name w:val="TableTextLeft Zchn"/>
    <w:link w:val="TableTextLeft"/>
    <w:rsid w:val="00421A80"/>
    <w:rPr>
      <w:rFonts w:ascii="Arial" w:hAnsi="Arial"/>
      <w:sz w:val="16"/>
    </w:rPr>
  </w:style>
  <w:style w:type="paragraph" w:customStyle="1" w:styleId="TableHeaderLeft">
    <w:name w:val="TableHeaderLeft"/>
    <w:basedOn w:val="Normal"/>
    <w:rsid w:val="00421A80"/>
    <w:pPr>
      <w:overflowPunct/>
      <w:autoSpaceDE/>
      <w:autoSpaceDN/>
      <w:adjustRightInd/>
      <w:spacing w:beforeLines="20" w:before="48" w:afterLines="20" w:after="48"/>
      <w:textAlignment w:val="auto"/>
    </w:pPr>
    <w:rPr>
      <w:rFonts w:cs="Arial"/>
      <w:b/>
      <w:bCs/>
      <w:sz w:val="18"/>
      <w:szCs w:val="18"/>
      <w:lang w:eastAsia="de-DE"/>
    </w:rPr>
  </w:style>
  <w:style w:type="paragraph" w:customStyle="1" w:styleId="VelocityStatement">
    <w:name w:val="Velocity Statement"/>
    <w:basedOn w:val="Normal"/>
    <w:qFormat/>
    <w:rsid w:val="00220CBA"/>
    <w:pPr>
      <w:overflowPunct/>
      <w:autoSpaceDE/>
      <w:autoSpaceDN/>
      <w:adjustRightInd/>
      <w:ind w:left="-720" w:right="-720"/>
      <w:textAlignment w:val="auto"/>
    </w:pPr>
    <w:rPr>
      <w:rFonts w:ascii="Courier New" w:eastAsiaTheme="minorEastAsia" w:hAnsi="Courier New" w:cs="Angsana New"/>
      <w:noProof/>
      <w:sz w:val="24"/>
      <w:szCs w:val="28"/>
      <w:lang w:bidi="th-TH"/>
    </w:rPr>
  </w:style>
  <w:style w:type="paragraph" w:customStyle="1" w:styleId="Heading">
    <w:name w:val="Heading"/>
    <w:basedOn w:val="Normal"/>
    <w:link w:val="HeadingZchn"/>
    <w:rsid w:val="007B6779"/>
    <w:pPr>
      <w:spacing w:after="120"/>
      <w:jc w:val="center"/>
    </w:pPr>
    <w:rPr>
      <w:b/>
    </w:rPr>
  </w:style>
  <w:style w:type="character" w:customStyle="1" w:styleId="HeadingZchn">
    <w:name w:val="Heading Zchn"/>
    <w:link w:val="Heading"/>
    <w:rsid w:val="007B6779"/>
    <w:rPr>
      <w:rFonts w:ascii="Arial" w:hAnsi="Arial"/>
      <w:b/>
      <w:lang w:val="en-GB"/>
    </w:rPr>
  </w:style>
  <w:style w:type="paragraph" w:customStyle="1" w:styleId="Definitions">
    <w:name w:val="Definitions"/>
    <w:basedOn w:val="Normal"/>
    <w:rsid w:val="007B6779"/>
    <w:pPr>
      <w:overflowPunct/>
      <w:autoSpaceDE/>
      <w:autoSpaceDN/>
      <w:adjustRightInd/>
      <w:spacing w:after="60"/>
      <w:ind w:left="2268" w:hanging="2268"/>
      <w:jc w:val="both"/>
      <w:textAlignment w:val="auto"/>
    </w:pPr>
    <w:rPr>
      <w:szCs w:val="24"/>
    </w:rPr>
  </w:style>
  <w:style w:type="paragraph" w:styleId="TOCHeading">
    <w:name w:val="TOC Heading"/>
    <w:basedOn w:val="Heading1"/>
    <w:next w:val="Normal"/>
    <w:uiPriority w:val="39"/>
    <w:unhideWhenUsed/>
    <w:qFormat/>
    <w:rsid w:val="00FE4F4B"/>
    <w:pPr>
      <w:keepLines/>
      <w:pageBreakBefore w:val="0"/>
      <w:numPr>
        <w:numId w:val="0"/>
      </w:numPr>
      <w:overflowPunct/>
      <w:autoSpaceDE/>
      <w:autoSpaceDN/>
      <w:adjustRightInd/>
      <w:spacing w:after="0" w:line="259" w:lineRule="auto"/>
      <w:textAlignment w:val="auto"/>
      <w:outlineLvl w:val="9"/>
    </w:pPr>
    <w:rPr>
      <w:rFonts w:asciiTheme="majorHAnsi" w:eastAsiaTheme="majorEastAsia" w:hAnsiTheme="majorHAnsi" w:cstheme="majorBidi"/>
      <w:b w:val="0"/>
      <w:bCs w:val="0"/>
      <w:caps w:val="0"/>
      <w:color w:val="365F91" w:themeColor="accent1" w:themeShade="BF"/>
      <w:kern w:val="0"/>
    </w:rPr>
  </w:style>
  <w:style w:type="paragraph" w:customStyle="1" w:styleId="Acronyms1">
    <w:name w:val="Acronyms 1"/>
    <w:basedOn w:val="Normal"/>
    <w:rsid w:val="009A65D8"/>
    <w:pPr>
      <w:overflowPunct/>
      <w:autoSpaceDE/>
      <w:autoSpaceDN/>
      <w:adjustRightInd/>
      <w:spacing w:before="60" w:after="120"/>
      <w:ind w:left="2268" w:hanging="2268"/>
      <w:jc w:val="both"/>
      <w:textAlignment w:val="auto"/>
    </w:pPr>
    <w:rPr>
      <w:szCs w:val="24"/>
    </w:rPr>
  </w:style>
  <w:style w:type="paragraph" w:styleId="NoSpacing">
    <w:name w:val="No Spacing"/>
    <w:uiPriority w:val="1"/>
    <w:qFormat/>
    <w:rsid w:val="00D2695B"/>
    <w:rPr>
      <w:rFonts w:ascii="Arial" w:eastAsiaTheme="minorHAnsi" w:hAnsi="Arial" w:cstheme="minorBidi"/>
      <w:szCs w:val="22"/>
    </w:rPr>
  </w:style>
  <w:style w:type="paragraph" w:customStyle="1" w:styleId="REUseCase">
    <w:name w:val="RE_UseCase"/>
    <w:basedOn w:val="Heading8"/>
    <w:next w:val="Normal"/>
    <w:qFormat/>
    <w:rsid w:val="00842150"/>
    <w:pPr>
      <w:numPr>
        <w:ilvl w:val="0"/>
        <w:numId w:val="0"/>
      </w:numPr>
      <w:pBdr>
        <w:top w:val="double" w:sz="4" w:space="1" w:color="auto"/>
        <w:bottom w:val="double" w:sz="4" w:space="1" w:color="auto"/>
      </w:pBdr>
      <w:tabs>
        <w:tab w:val="left" w:pos="-720"/>
      </w:tabs>
      <w:suppressAutoHyphens/>
      <w:overflowPunct/>
      <w:autoSpaceDE/>
      <w:autoSpaceDN/>
      <w:adjustRightInd/>
      <w:spacing w:before="120" w:after="120"/>
      <w:textAlignment w:val="auto"/>
    </w:pPr>
    <w:rPr>
      <w:rFonts w:ascii="Univers" w:hAnsi="Univers"/>
      <w:b/>
      <w:i w:val="0"/>
      <w:iCs w:val="0"/>
      <w:sz w:val="22"/>
      <w:szCs w:val="20"/>
    </w:rPr>
  </w:style>
  <w:style w:type="paragraph" w:customStyle="1" w:styleId="REScenario">
    <w:name w:val="RE_Scenario"/>
    <w:basedOn w:val="Heading8"/>
    <w:next w:val="Normal"/>
    <w:qFormat/>
    <w:rsid w:val="003258EE"/>
    <w:pPr>
      <w:numPr>
        <w:ilvl w:val="0"/>
        <w:numId w:val="0"/>
      </w:numPr>
      <w:pBdr>
        <w:top w:val="double" w:sz="4" w:space="1" w:color="auto"/>
        <w:bottom w:val="double" w:sz="4" w:space="1" w:color="auto"/>
      </w:pBdr>
      <w:tabs>
        <w:tab w:val="left" w:pos="-720"/>
      </w:tabs>
      <w:suppressAutoHyphens/>
      <w:overflowPunct/>
      <w:autoSpaceDE/>
      <w:autoSpaceDN/>
      <w:adjustRightInd/>
      <w:spacing w:before="120" w:after="120"/>
      <w:textAlignment w:val="auto"/>
    </w:pPr>
    <w:rPr>
      <w:rFonts w:ascii="Univers" w:hAnsi="Univers"/>
      <w:b/>
      <w:i w:val="0"/>
      <w:iCs w:val="0"/>
      <w:sz w:val="22"/>
      <w:szCs w:val="20"/>
    </w:rPr>
  </w:style>
  <w:style w:type="character" w:styleId="UnresolvedMention">
    <w:name w:val="Unresolved Mention"/>
    <w:basedOn w:val="DefaultParagraphFont"/>
    <w:uiPriority w:val="99"/>
    <w:semiHidden/>
    <w:unhideWhenUsed/>
    <w:rsid w:val="00055B2D"/>
    <w:rPr>
      <w:color w:val="605E5C"/>
      <w:shd w:val="clear" w:color="auto" w:fill="E1DFDD"/>
    </w:rPr>
  </w:style>
  <w:style w:type="paragraph" w:customStyle="1" w:styleId="REUserHint">
    <w:name w:val="RE_UserHint"/>
    <w:basedOn w:val="Normal"/>
    <w:next w:val="Normal"/>
    <w:qFormat/>
    <w:rsid w:val="00012EF9"/>
    <w:pPr>
      <w:shd w:val="clear" w:color="auto" w:fill="D6E3BC" w:themeFill="accent3" w:themeFillTint="66"/>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943797">
      <w:bodyDiv w:val="1"/>
      <w:marLeft w:val="0"/>
      <w:marRight w:val="0"/>
      <w:marTop w:val="0"/>
      <w:marBottom w:val="0"/>
      <w:divBdr>
        <w:top w:val="none" w:sz="0" w:space="0" w:color="auto"/>
        <w:left w:val="none" w:sz="0" w:space="0" w:color="auto"/>
        <w:bottom w:val="none" w:sz="0" w:space="0" w:color="auto"/>
        <w:right w:val="none" w:sz="0" w:space="0" w:color="auto"/>
      </w:divBdr>
      <w:divsChild>
        <w:div w:id="1780833662">
          <w:marLeft w:val="590"/>
          <w:marRight w:val="0"/>
          <w:marTop w:val="77"/>
          <w:marBottom w:val="120"/>
          <w:divBdr>
            <w:top w:val="none" w:sz="0" w:space="0" w:color="auto"/>
            <w:left w:val="none" w:sz="0" w:space="0" w:color="auto"/>
            <w:bottom w:val="none" w:sz="0" w:space="0" w:color="auto"/>
            <w:right w:val="none" w:sz="0" w:space="0" w:color="auto"/>
          </w:divBdr>
        </w:div>
        <w:div w:id="1969774717">
          <w:marLeft w:val="1310"/>
          <w:marRight w:val="0"/>
          <w:marTop w:val="77"/>
          <w:marBottom w:val="120"/>
          <w:divBdr>
            <w:top w:val="none" w:sz="0" w:space="0" w:color="auto"/>
            <w:left w:val="none" w:sz="0" w:space="0" w:color="auto"/>
            <w:bottom w:val="none" w:sz="0" w:space="0" w:color="auto"/>
            <w:right w:val="none" w:sz="0" w:space="0" w:color="auto"/>
          </w:divBdr>
        </w:div>
        <w:div w:id="1018626150">
          <w:marLeft w:val="1310"/>
          <w:marRight w:val="0"/>
          <w:marTop w:val="77"/>
          <w:marBottom w:val="120"/>
          <w:divBdr>
            <w:top w:val="none" w:sz="0" w:space="0" w:color="auto"/>
            <w:left w:val="none" w:sz="0" w:space="0" w:color="auto"/>
            <w:bottom w:val="none" w:sz="0" w:space="0" w:color="auto"/>
            <w:right w:val="none" w:sz="0" w:space="0" w:color="auto"/>
          </w:divBdr>
        </w:div>
        <w:div w:id="907693318">
          <w:marLeft w:val="1310"/>
          <w:marRight w:val="0"/>
          <w:marTop w:val="77"/>
          <w:marBottom w:val="120"/>
          <w:divBdr>
            <w:top w:val="none" w:sz="0" w:space="0" w:color="auto"/>
            <w:left w:val="none" w:sz="0" w:space="0" w:color="auto"/>
            <w:bottom w:val="none" w:sz="0" w:space="0" w:color="auto"/>
            <w:right w:val="none" w:sz="0" w:space="0" w:color="auto"/>
          </w:divBdr>
        </w:div>
      </w:divsChild>
    </w:div>
    <w:div w:id="43414801">
      <w:bodyDiv w:val="1"/>
      <w:marLeft w:val="0"/>
      <w:marRight w:val="0"/>
      <w:marTop w:val="0"/>
      <w:marBottom w:val="0"/>
      <w:divBdr>
        <w:top w:val="none" w:sz="0" w:space="0" w:color="auto"/>
        <w:left w:val="none" w:sz="0" w:space="0" w:color="auto"/>
        <w:bottom w:val="none" w:sz="0" w:space="0" w:color="auto"/>
        <w:right w:val="none" w:sz="0" w:space="0" w:color="auto"/>
      </w:divBdr>
    </w:div>
    <w:div w:id="60833346">
      <w:bodyDiv w:val="1"/>
      <w:marLeft w:val="0"/>
      <w:marRight w:val="0"/>
      <w:marTop w:val="0"/>
      <w:marBottom w:val="0"/>
      <w:divBdr>
        <w:top w:val="none" w:sz="0" w:space="0" w:color="auto"/>
        <w:left w:val="none" w:sz="0" w:space="0" w:color="auto"/>
        <w:bottom w:val="none" w:sz="0" w:space="0" w:color="auto"/>
        <w:right w:val="none" w:sz="0" w:space="0" w:color="auto"/>
      </w:divBdr>
    </w:div>
    <w:div w:id="86465159">
      <w:bodyDiv w:val="1"/>
      <w:marLeft w:val="0"/>
      <w:marRight w:val="0"/>
      <w:marTop w:val="0"/>
      <w:marBottom w:val="0"/>
      <w:divBdr>
        <w:top w:val="none" w:sz="0" w:space="0" w:color="auto"/>
        <w:left w:val="none" w:sz="0" w:space="0" w:color="auto"/>
        <w:bottom w:val="none" w:sz="0" w:space="0" w:color="auto"/>
        <w:right w:val="none" w:sz="0" w:space="0" w:color="auto"/>
      </w:divBdr>
    </w:div>
    <w:div w:id="126122326">
      <w:bodyDiv w:val="1"/>
      <w:marLeft w:val="0"/>
      <w:marRight w:val="0"/>
      <w:marTop w:val="0"/>
      <w:marBottom w:val="0"/>
      <w:divBdr>
        <w:top w:val="none" w:sz="0" w:space="0" w:color="auto"/>
        <w:left w:val="none" w:sz="0" w:space="0" w:color="auto"/>
        <w:bottom w:val="none" w:sz="0" w:space="0" w:color="auto"/>
        <w:right w:val="none" w:sz="0" w:space="0" w:color="auto"/>
      </w:divBdr>
    </w:div>
    <w:div w:id="136118813">
      <w:bodyDiv w:val="1"/>
      <w:marLeft w:val="0"/>
      <w:marRight w:val="0"/>
      <w:marTop w:val="0"/>
      <w:marBottom w:val="0"/>
      <w:divBdr>
        <w:top w:val="none" w:sz="0" w:space="0" w:color="auto"/>
        <w:left w:val="none" w:sz="0" w:space="0" w:color="auto"/>
        <w:bottom w:val="none" w:sz="0" w:space="0" w:color="auto"/>
        <w:right w:val="none" w:sz="0" w:space="0" w:color="auto"/>
      </w:divBdr>
    </w:div>
    <w:div w:id="145358982">
      <w:bodyDiv w:val="1"/>
      <w:marLeft w:val="0"/>
      <w:marRight w:val="0"/>
      <w:marTop w:val="0"/>
      <w:marBottom w:val="0"/>
      <w:divBdr>
        <w:top w:val="none" w:sz="0" w:space="0" w:color="auto"/>
        <w:left w:val="none" w:sz="0" w:space="0" w:color="auto"/>
        <w:bottom w:val="none" w:sz="0" w:space="0" w:color="auto"/>
        <w:right w:val="none" w:sz="0" w:space="0" w:color="auto"/>
      </w:divBdr>
      <w:divsChild>
        <w:div w:id="626543946">
          <w:marLeft w:val="590"/>
          <w:marRight w:val="0"/>
          <w:marTop w:val="77"/>
          <w:marBottom w:val="120"/>
          <w:divBdr>
            <w:top w:val="none" w:sz="0" w:space="0" w:color="auto"/>
            <w:left w:val="none" w:sz="0" w:space="0" w:color="auto"/>
            <w:bottom w:val="none" w:sz="0" w:space="0" w:color="auto"/>
            <w:right w:val="none" w:sz="0" w:space="0" w:color="auto"/>
          </w:divBdr>
        </w:div>
        <w:div w:id="846751707">
          <w:marLeft w:val="1310"/>
          <w:marRight w:val="0"/>
          <w:marTop w:val="77"/>
          <w:marBottom w:val="120"/>
          <w:divBdr>
            <w:top w:val="none" w:sz="0" w:space="0" w:color="auto"/>
            <w:left w:val="none" w:sz="0" w:space="0" w:color="auto"/>
            <w:bottom w:val="none" w:sz="0" w:space="0" w:color="auto"/>
            <w:right w:val="none" w:sz="0" w:space="0" w:color="auto"/>
          </w:divBdr>
        </w:div>
        <w:div w:id="132604929">
          <w:marLeft w:val="2030"/>
          <w:marRight w:val="0"/>
          <w:marTop w:val="67"/>
          <w:marBottom w:val="120"/>
          <w:divBdr>
            <w:top w:val="none" w:sz="0" w:space="0" w:color="auto"/>
            <w:left w:val="none" w:sz="0" w:space="0" w:color="auto"/>
            <w:bottom w:val="none" w:sz="0" w:space="0" w:color="auto"/>
            <w:right w:val="none" w:sz="0" w:space="0" w:color="auto"/>
          </w:divBdr>
        </w:div>
        <w:div w:id="1675954108">
          <w:marLeft w:val="2030"/>
          <w:marRight w:val="0"/>
          <w:marTop w:val="67"/>
          <w:marBottom w:val="120"/>
          <w:divBdr>
            <w:top w:val="none" w:sz="0" w:space="0" w:color="auto"/>
            <w:left w:val="none" w:sz="0" w:space="0" w:color="auto"/>
            <w:bottom w:val="none" w:sz="0" w:space="0" w:color="auto"/>
            <w:right w:val="none" w:sz="0" w:space="0" w:color="auto"/>
          </w:divBdr>
        </w:div>
        <w:div w:id="511846729">
          <w:marLeft w:val="2030"/>
          <w:marRight w:val="0"/>
          <w:marTop w:val="67"/>
          <w:marBottom w:val="120"/>
          <w:divBdr>
            <w:top w:val="none" w:sz="0" w:space="0" w:color="auto"/>
            <w:left w:val="none" w:sz="0" w:space="0" w:color="auto"/>
            <w:bottom w:val="none" w:sz="0" w:space="0" w:color="auto"/>
            <w:right w:val="none" w:sz="0" w:space="0" w:color="auto"/>
          </w:divBdr>
        </w:div>
        <w:div w:id="316957861">
          <w:marLeft w:val="2030"/>
          <w:marRight w:val="0"/>
          <w:marTop w:val="67"/>
          <w:marBottom w:val="120"/>
          <w:divBdr>
            <w:top w:val="none" w:sz="0" w:space="0" w:color="auto"/>
            <w:left w:val="none" w:sz="0" w:space="0" w:color="auto"/>
            <w:bottom w:val="none" w:sz="0" w:space="0" w:color="auto"/>
            <w:right w:val="none" w:sz="0" w:space="0" w:color="auto"/>
          </w:divBdr>
        </w:div>
        <w:div w:id="458454584">
          <w:marLeft w:val="1310"/>
          <w:marRight w:val="0"/>
          <w:marTop w:val="77"/>
          <w:marBottom w:val="120"/>
          <w:divBdr>
            <w:top w:val="none" w:sz="0" w:space="0" w:color="auto"/>
            <w:left w:val="none" w:sz="0" w:space="0" w:color="auto"/>
            <w:bottom w:val="none" w:sz="0" w:space="0" w:color="auto"/>
            <w:right w:val="none" w:sz="0" w:space="0" w:color="auto"/>
          </w:divBdr>
        </w:div>
        <w:div w:id="753631227">
          <w:marLeft w:val="1310"/>
          <w:marRight w:val="0"/>
          <w:marTop w:val="77"/>
          <w:marBottom w:val="120"/>
          <w:divBdr>
            <w:top w:val="none" w:sz="0" w:space="0" w:color="auto"/>
            <w:left w:val="none" w:sz="0" w:space="0" w:color="auto"/>
            <w:bottom w:val="none" w:sz="0" w:space="0" w:color="auto"/>
            <w:right w:val="none" w:sz="0" w:space="0" w:color="auto"/>
          </w:divBdr>
        </w:div>
        <w:div w:id="334576912">
          <w:marLeft w:val="1310"/>
          <w:marRight w:val="0"/>
          <w:marTop w:val="77"/>
          <w:marBottom w:val="120"/>
          <w:divBdr>
            <w:top w:val="none" w:sz="0" w:space="0" w:color="auto"/>
            <w:left w:val="none" w:sz="0" w:space="0" w:color="auto"/>
            <w:bottom w:val="none" w:sz="0" w:space="0" w:color="auto"/>
            <w:right w:val="none" w:sz="0" w:space="0" w:color="auto"/>
          </w:divBdr>
        </w:div>
        <w:div w:id="793207732">
          <w:marLeft w:val="590"/>
          <w:marRight w:val="0"/>
          <w:marTop w:val="77"/>
          <w:marBottom w:val="120"/>
          <w:divBdr>
            <w:top w:val="none" w:sz="0" w:space="0" w:color="auto"/>
            <w:left w:val="none" w:sz="0" w:space="0" w:color="auto"/>
            <w:bottom w:val="none" w:sz="0" w:space="0" w:color="auto"/>
            <w:right w:val="none" w:sz="0" w:space="0" w:color="auto"/>
          </w:divBdr>
        </w:div>
        <w:div w:id="1701474623">
          <w:marLeft w:val="1310"/>
          <w:marRight w:val="0"/>
          <w:marTop w:val="77"/>
          <w:marBottom w:val="120"/>
          <w:divBdr>
            <w:top w:val="none" w:sz="0" w:space="0" w:color="auto"/>
            <w:left w:val="none" w:sz="0" w:space="0" w:color="auto"/>
            <w:bottom w:val="none" w:sz="0" w:space="0" w:color="auto"/>
            <w:right w:val="none" w:sz="0" w:space="0" w:color="auto"/>
          </w:divBdr>
        </w:div>
        <w:div w:id="266237120">
          <w:marLeft w:val="590"/>
          <w:marRight w:val="0"/>
          <w:marTop w:val="77"/>
          <w:marBottom w:val="120"/>
          <w:divBdr>
            <w:top w:val="none" w:sz="0" w:space="0" w:color="auto"/>
            <w:left w:val="none" w:sz="0" w:space="0" w:color="auto"/>
            <w:bottom w:val="none" w:sz="0" w:space="0" w:color="auto"/>
            <w:right w:val="none" w:sz="0" w:space="0" w:color="auto"/>
          </w:divBdr>
        </w:div>
        <w:div w:id="1862621003">
          <w:marLeft w:val="1310"/>
          <w:marRight w:val="0"/>
          <w:marTop w:val="77"/>
          <w:marBottom w:val="120"/>
          <w:divBdr>
            <w:top w:val="none" w:sz="0" w:space="0" w:color="auto"/>
            <w:left w:val="none" w:sz="0" w:space="0" w:color="auto"/>
            <w:bottom w:val="none" w:sz="0" w:space="0" w:color="auto"/>
            <w:right w:val="none" w:sz="0" w:space="0" w:color="auto"/>
          </w:divBdr>
        </w:div>
      </w:divsChild>
    </w:div>
    <w:div w:id="154954986">
      <w:bodyDiv w:val="1"/>
      <w:marLeft w:val="0"/>
      <w:marRight w:val="0"/>
      <w:marTop w:val="0"/>
      <w:marBottom w:val="0"/>
      <w:divBdr>
        <w:top w:val="none" w:sz="0" w:space="0" w:color="auto"/>
        <w:left w:val="none" w:sz="0" w:space="0" w:color="auto"/>
        <w:bottom w:val="none" w:sz="0" w:space="0" w:color="auto"/>
        <w:right w:val="none" w:sz="0" w:space="0" w:color="auto"/>
      </w:divBdr>
    </w:div>
    <w:div w:id="155876761">
      <w:bodyDiv w:val="1"/>
      <w:marLeft w:val="0"/>
      <w:marRight w:val="0"/>
      <w:marTop w:val="0"/>
      <w:marBottom w:val="0"/>
      <w:divBdr>
        <w:top w:val="none" w:sz="0" w:space="0" w:color="auto"/>
        <w:left w:val="none" w:sz="0" w:space="0" w:color="auto"/>
        <w:bottom w:val="none" w:sz="0" w:space="0" w:color="auto"/>
        <w:right w:val="none" w:sz="0" w:space="0" w:color="auto"/>
      </w:divBdr>
    </w:div>
    <w:div w:id="176771205">
      <w:bodyDiv w:val="1"/>
      <w:marLeft w:val="0"/>
      <w:marRight w:val="0"/>
      <w:marTop w:val="0"/>
      <w:marBottom w:val="0"/>
      <w:divBdr>
        <w:top w:val="none" w:sz="0" w:space="0" w:color="auto"/>
        <w:left w:val="none" w:sz="0" w:space="0" w:color="auto"/>
        <w:bottom w:val="none" w:sz="0" w:space="0" w:color="auto"/>
        <w:right w:val="none" w:sz="0" w:space="0" w:color="auto"/>
      </w:divBdr>
    </w:div>
    <w:div w:id="230117166">
      <w:bodyDiv w:val="1"/>
      <w:marLeft w:val="0"/>
      <w:marRight w:val="0"/>
      <w:marTop w:val="0"/>
      <w:marBottom w:val="0"/>
      <w:divBdr>
        <w:top w:val="none" w:sz="0" w:space="0" w:color="auto"/>
        <w:left w:val="none" w:sz="0" w:space="0" w:color="auto"/>
        <w:bottom w:val="none" w:sz="0" w:space="0" w:color="auto"/>
        <w:right w:val="none" w:sz="0" w:space="0" w:color="auto"/>
      </w:divBdr>
    </w:div>
    <w:div w:id="256716003">
      <w:bodyDiv w:val="1"/>
      <w:marLeft w:val="0"/>
      <w:marRight w:val="0"/>
      <w:marTop w:val="0"/>
      <w:marBottom w:val="0"/>
      <w:divBdr>
        <w:top w:val="none" w:sz="0" w:space="0" w:color="auto"/>
        <w:left w:val="none" w:sz="0" w:space="0" w:color="auto"/>
        <w:bottom w:val="none" w:sz="0" w:space="0" w:color="auto"/>
        <w:right w:val="none" w:sz="0" w:space="0" w:color="auto"/>
      </w:divBdr>
    </w:div>
    <w:div w:id="299455513">
      <w:bodyDiv w:val="1"/>
      <w:marLeft w:val="0"/>
      <w:marRight w:val="0"/>
      <w:marTop w:val="0"/>
      <w:marBottom w:val="0"/>
      <w:divBdr>
        <w:top w:val="none" w:sz="0" w:space="0" w:color="auto"/>
        <w:left w:val="none" w:sz="0" w:space="0" w:color="auto"/>
        <w:bottom w:val="none" w:sz="0" w:space="0" w:color="auto"/>
        <w:right w:val="none" w:sz="0" w:space="0" w:color="auto"/>
      </w:divBdr>
    </w:div>
    <w:div w:id="331877739">
      <w:bodyDiv w:val="1"/>
      <w:marLeft w:val="0"/>
      <w:marRight w:val="0"/>
      <w:marTop w:val="0"/>
      <w:marBottom w:val="0"/>
      <w:divBdr>
        <w:top w:val="none" w:sz="0" w:space="0" w:color="auto"/>
        <w:left w:val="none" w:sz="0" w:space="0" w:color="auto"/>
        <w:bottom w:val="none" w:sz="0" w:space="0" w:color="auto"/>
        <w:right w:val="none" w:sz="0" w:space="0" w:color="auto"/>
      </w:divBdr>
    </w:div>
    <w:div w:id="342442086">
      <w:bodyDiv w:val="1"/>
      <w:marLeft w:val="0"/>
      <w:marRight w:val="0"/>
      <w:marTop w:val="0"/>
      <w:marBottom w:val="0"/>
      <w:divBdr>
        <w:top w:val="none" w:sz="0" w:space="0" w:color="auto"/>
        <w:left w:val="none" w:sz="0" w:space="0" w:color="auto"/>
        <w:bottom w:val="none" w:sz="0" w:space="0" w:color="auto"/>
        <w:right w:val="none" w:sz="0" w:space="0" w:color="auto"/>
      </w:divBdr>
    </w:div>
    <w:div w:id="355891742">
      <w:bodyDiv w:val="1"/>
      <w:marLeft w:val="0"/>
      <w:marRight w:val="0"/>
      <w:marTop w:val="0"/>
      <w:marBottom w:val="0"/>
      <w:divBdr>
        <w:top w:val="none" w:sz="0" w:space="0" w:color="auto"/>
        <w:left w:val="none" w:sz="0" w:space="0" w:color="auto"/>
        <w:bottom w:val="none" w:sz="0" w:space="0" w:color="auto"/>
        <w:right w:val="none" w:sz="0" w:space="0" w:color="auto"/>
      </w:divBdr>
    </w:div>
    <w:div w:id="372392743">
      <w:bodyDiv w:val="1"/>
      <w:marLeft w:val="0"/>
      <w:marRight w:val="0"/>
      <w:marTop w:val="0"/>
      <w:marBottom w:val="0"/>
      <w:divBdr>
        <w:top w:val="none" w:sz="0" w:space="0" w:color="auto"/>
        <w:left w:val="none" w:sz="0" w:space="0" w:color="auto"/>
        <w:bottom w:val="none" w:sz="0" w:space="0" w:color="auto"/>
        <w:right w:val="none" w:sz="0" w:space="0" w:color="auto"/>
      </w:divBdr>
    </w:div>
    <w:div w:id="373189901">
      <w:bodyDiv w:val="1"/>
      <w:marLeft w:val="0"/>
      <w:marRight w:val="0"/>
      <w:marTop w:val="0"/>
      <w:marBottom w:val="0"/>
      <w:divBdr>
        <w:top w:val="none" w:sz="0" w:space="0" w:color="auto"/>
        <w:left w:val="none" w:sz="0" w:space="0" w:color="auto"/>
        <w:bottom w:val="none" w:sz="0" w:space="0" w:color="auto"/>
        <w:right w:val="none" w:sz="0" w:space="0" w:color="auto"/>
      </w:divBdr>
      <w:divsChild>
        <w:div w:id="26103584">
          <w:marLeft w:val="0"/>
          <w:marRight w:val="0"/>
          <w:marTop w:val="0"/>
          <w:marBottom w:val="0"/>
          <w:divBdr>
            <w:top w:val="none" w:sz="0" w:space="0" w:color="auto"/>
            <w:left w:val="none" w:sz="0" w:space="0" w:color="auto"/>
            <w:bottom w:val="none" w:sz="0" w:space="0" w:color="auto"/>
            <w:right w:val="none" w:sz="0" w:space="0" w:color="auto"/>
          </w:divBdr>
        </w:div>
        <w:div w:id="83693331">
          <w:marLeft w:val="0"/>
          <w:marRight w:val="0"/>
          <w:marTop w:val="0"/>
          <w:marBottom w:val="0"/>
          <w:divBdr>
            <w:top w:val="none" w:sz="0" w:space="0" w:color="auto"/>
            <w:left w:val="none" w:sz="0" w:space="0" w:color="auto"/>
            <w:bottom w:val="none" w:sz="0" w:space="0" w:color="auto"/>
            <w:right w:val="none" w:sz="0" w:space="0" w:color="auto"/>
          </w:divBdr>
        </w:div>
        <w:div w:id="202599414">
          <w:marLeft w:val="0"/>
          <w:marRight w:val="0"/>
          <w:marTop w:val="0"/>
          <w:marBottom w:val="0"/>
          <w:divBdr>
            <w:top w:val="none" w:sz="0" w:space="0" w:color="auto"/>
            <w:left w:val="none" w:sz="0" w:space="0" w:color="auto"/>
            <w:bottom w:val="none" w:sz="0" w:space="0" w:color="auto"/>
            <w:right w:val="none" w:sz="0" w:space="0" w:color="auto"/>
          </w:divBdr>
        </w:div>
        <w:div w:id="211311496">
          <w:marLeft w:val="0"/>
          <w:marRight w:val="0"/>
          <w:marTop w:val="0"/>
          <w:marBottom w:val="0"/>
          <w:divBdr>
            <w:top w:val="none" w:sz="0" w:space="0" w:color="auto"/>
            <w:left w:val="none" w:sz="0" w:space="0" w:color="auto"/>
            <w:bottom w:val="none" w:sz="0" w:space="0" w:color="auto"/>
            <w:right w:val="none" w:sz="0" w:space="0" w:color="auto"/>
          </w:divBdr>
        </w:div>
        <w:div w:id="216622635">
          <w:marLeft w:val="0"/>
          <w:marRight w:val="0"/>
          <w:marTop w:val="0"/>
          <w:marBottom w:val="0"/>
          <w:divBdr>
            <w:top w:val="none" w:sz="0" w:space="0" w:color="auto"/>
            <w:left w:val="none" w:sz="0" w:space="0" w:color="auto"/>
            <w:bottom w:val="none" w:sz="0" w:space="0" w:color="auto"/>
            <w:right w:val="none" w:sz="0" w:space="0" w:color="auto"/>
          </w:divBdr>
        </w:div>
        <w:div w:id="283467818">
          <w:marLeft w:val="0"/>
          <w:marRight w:val="0"/>
          <w:marTop w:val="0"/>
          <w:marBottom w:val="0"/>
          <w:divBdr>
            <w:top w:val="none" w:sz="0" w:space="0" w:color="auto"/>
            <w:left w:val="none" w:sz="0" w:space="0" w:color="auto"/>
            <w:bottom w:val="none" w:sz="0" w:space="0" w:color="auto"/>
            <w:right w:val="none" w:sz="0" w:space="0" w:color="auto"/>
          </w:divBdr>
        </w:div>
        <w:div w:id="291448835">
          <w:marLeft w:val="0"/>
          <w:marRight w:val="0"/>
          <w:marTop w:val="0"/>
          <w:marBottom w:val="0"/>
          <w:divBdr>
            <w:top w:val="none" w:sz="0" w:space="0" w:color="auto"/>
            <w:left w:val="none" w:sz="0" w:space="0" w:color="auto"/>
            <w:bottom w:val="none" w:sz="0" w:space="0" w:color="auto"/>
            <w:right w:val="none" w:sz="0" w:space="0" w:color="auto"/>
          </w:divBdr>
        </w:div>
        <w:div w:id="334502297">
          <w:marLeft w:val="0"/>
          <w:marRight w:val="0"/>
          <w:marTop w:val="0"/>
          <w:marBottom w:val="0"/>
          <w:divBdr>
            <w:top w:val="none" w:sz="0" w:space="0" w:color="auto"/>
            <w:left w:val="none" w:sz="0" w:space="0" w:color="auto"/>
            <w:bottom w:val="none" w:sz="0" w:space="0" w:color="auto"/>
            <w:right w:val="none" w:sz="0" w:space="0" w:color="auto"/>
          </w:divBdr>
        </w:div>
        <w:div w:id="354236673">
          <w:marLeft w:val="0"/>
          <w:marRight w:val="0"/>
          <w:marTop w:val="0"/>
          <w:marBottom w:val="0"/>
          <w:divBdr>
            <w:top w:val="none" w:sz="0" w:space="0" w:color="auto"/>
            <w:left w:val="none" w:sz="0" w:space="0" w:color="auto"/>
            <w:bottom w:val="none" w:sz="0" w:space="0" w:color="auto"/>
            <w:right w:val="none" w:sz="0" w:space="0" w:color="auto"/>
          </w:divBdr>
        </w:div>
        <w:div w:id="381098116">
          <w:marLeft w:val="0"/>
          <w:marRight w:val="0"/>
          <w:marTop w:val="0"/>
          <w:marBottom w:val="0"/>
          <w:divBdr>
            <w:top w:val="none" w:sz="0" w:space="0" w:color="auto"/>
            <w:left w:val="none" w:sz="0" w:space="0" w:color="auto"/>
            <w:bottom w:val="none" w:sz="0" w:space="0" w:color="auto"/>
            <w:right w:val="none" w:sz="0" w:space="0" w:color="auto"/>
          </w:divBdr>
        </w:div>
        <w:div w:id="425813413">
          <w:marLeft w:val="0"/>
          <w:marRight w:val="0"/>
          <w:marTop w:val="0"/>
          <w:marBottom w:val="0"/>
          <w:divBdr>
            <w:top w:val="none" w:sz="0" w:space="0" w:color="auto"/>
            <w:left w:val="none" w:sz="0" w:space="0" w:color="auto"/>
            <w:bottom w:val="none" w:sz="0" w:space="0" w:color="auto"/>
            <w:right w:val="none" w:sz="0" w:space="0" w:color="auto"/>
          </w:divBdr>
        </w:div>
        <w:div w:id="448672003">
          <w:marLeft w:val="0"/>
          <w:marRight w:val="0"/>
          <w:marTop w:val="0"/>
          <w:marBottom w:val="0"/>
          <w:divBdr>
            <w:top w:val="none" w:sz="0" w:space="0" w:color="auto"/>
            <w:left w:val="none" w:sz="0" w:space="0" w:color="auto"/>
            <w:bottom w:val="none" w:sz="0" w:space="0" w:color="auto"/>
            <w:right w:val="none" w:sz="0" w:space="0" w:color="auto"/>
          </w:divBdr>
        </w:div>
        <w:div w:id="553809342">
          <w:marLeft w:val="0"/>
          <w:marRight w:val="0"/>
          <w:marTop w:val="0"/>
          <w:marBottom w:val="0"/>
          <w:divBdr>
            <w:top w:val="none" w:sz="0" w:space="0" w:color="auto"/>
            <w:left w:val="none" w:sz="0" w:space="0" w:color="auto"/>
            <w:bottom w:val="none" w:sz="0" w:space="0" w:color="auto"/>
            <w:right w:val="none" w:sz="0" w:space="0" w:color="auto"/>
          </w:divBdr>
        </w:div>
        <w:div w:id="569927984">
          <w:marLeft w:val="0"/>
          <w:marRight w:val="0"/>
          <w:marTop w:val="0"/>
          <w:marBottom w:val="0"/>
          <w:divBdr>
            <w:top w:val="none" w:sz="0" w:space="0" w:color="auto"/>
            <w:left w:val="none" w:sz="0" w:space="0" w:color="auto"/>
            <w:bottom w:val="none" w:sz="0" w:space="0" w:color="auto"/>
            <w:right w:val="none" w:sz="0" w:space="0" w:color="auto"/>
          </w:divBdr>
        </w:div>
        <w:div w:id="583346999">
          <w:marLeft w:val="0"/>
          <w:marRight w:val="0"/>
          <w:marTop w:val="0"/>
          <w:marBottom w:val="0"/>
          <w:divBdr>
            <w:top w:val="none" w:sz="0" w:space="0" w:color="auto"/>
            <w:left w:val="none" w:sz="0" w:space="0" w:color="auto"/>
            <w:bottom w:val="none" w:sz="0" w:space="0" w:color="auto"/>
            <w:right w:val="none" w:sz="0" w:space="0" w:color="auto"/>
          </w:divBdr>
        </w:div>
        <w:div w:id="589197019">
          <w:marLeft w:val="0"/>
          <w:marRight w:val="0"/>
          <w:marTop w:val="0"/>
          <w:marBottom w:val="0"/>
          <w:divBdr>
            <w:top w:val="none" w:sz="0" w:space="0" w:color="auto"/>
            <w:left w:val="none" w:sz="0" w:space="0" w:color="auto"/>
            <w:bottom w:val="none" w:sz="0" w:space="0" w:color="auto"/>
            <w:right w:val="none" w:sz="0" w:space="0" w:color="auto"/>
          </w:divBdr>
        </w:div>
        <w:div w:id="604774720">
          <w:marLeft w:val="0"/>
          <w:marRight w:val="0"/>
          <w:marTop w:val="0"/>
          <w:marBottom w:val="0"/>
          <w:divBdr>
            <w:top w:val="none" w:sz="0" w:space="0" w:color="auto"/>
            <w:left w:val="none" w:sz="0" w:space="0" w:color="auto"/>
            <w:bottom w:val="none" w:sz="0" w:space="0" w:color="auto"/>
            <w:right w:val="none" w:sz="0" w:space="0" w:color="auto"/>
          </w:divBdr>
        </w:div>
        <w:div w:id="633100867">
          <w:marLeft w:val="0"/>
          <w:marRight w:val="0"/>
          <w:marTop w:val="0"/>
          <w:marBottom w:val="0"/>
          <w:divBdr>
            <w:top w:val="none" w:sz="0" w:space="0" w:color="auto"/>
            <w:left w:val="none" w:sz="0" w:space="0" w:color="auto"/>
            <w:bottom w:val="none" w:sz="0" w:space="0" w:color="auto"/>
            <w:right w:val="none" w:sz="0" w:space="0" w:color="auto"/>
          </w:divBdr>
        </w:div>
        <w:div w:id="658195890">
          <w:marLeft w:val="0"/>
          <w:marRight w:val="0"/>
          <w:marTop w:val="0"/>
          <w:marBottom w:val="0"/>
          <w:divBdr>
            <w:top w:val="none" w:sz="0" w:space="0" w:color="auto"/>
            <w:left w:val="none" w:sz="0" w:space="0" w:color="auto"/>
            <w:bottom w:val="none" w:sz="0" w:space="0" w:color="auto"/>
            <w:right w:val="none" w:sz="0" w:space="0" w:color="auto"/>
          </w:divBdr>
        </w:div>
        <w:div w:id="712537281">
          <w:marLeft w:val="0"/>
          <w:marRight w:val="0"/>
          <w:marTop w:val="0"/>
          <w:marBottom w:val="0"/>
          <w:divBdr>
            <w:top w:val="none" w:sz="0" w:space="0" w:color="auto"/>
            <w:left w:val="none" w:sz="0" w:space="0" w:color="auto"/>
            <w:bottom w:val="none" w:sz="0" w:space="0" w:color="auto"/>
            <w:right w:val="none" w:sz="0" w:space="0" w:color="auto"/>
          </w:divBdr>
        </w:div>
        <w:div w:id="784467263">
          <w:marLeft w:val="0"/>
          <w:marRight w:val="0"/>
          <w:marTop w:val="0"/>
          <w:marBottom w:val="0"/>
          <w:divBdr>
            <w:top w:val="none" w:sz="0" w:space="0" w:color="auto"/>
            <w:left w:val="none" w:sz="0" w:space="0" w:color="auto"/>
            <w:bottom w:val="none" w:sz="0" w:space="0" w:color="auto"/>
            <w:right w:val="none" w:sz="0" w:space="0" w:color="auto"/>
          </w:divBdr>
        </w:div>
        <w:div w:id="793209695">
          <w:marLeft w:val="0"/>
          <w:marRight w:val="0"/>
          <w:marTop w:val="0"/>
          <w:marBottom w:val="0"/>
          <w:divBdr>
            <w:top w:val="none" w:sz="0" w:space="0" w:color="auto"/>
            <w:left w:val="none" w:sz="0" w:space="0" w:color="auto"/>
            <w:bottom w:val="none" w:sz="0" w:space="0" w:color="auto"/>
            <w:right w:val="none" w:sz="0" w:space="0" w:color="auto"/>
          </w:divBdr>
        </w:div>
        <w:div w:id="809908257">
          <w:marLeft w:val="0"/>
          <w:marRight w:val="0"/>
          <w:marTop w:val="0"/>
          <w:marBottom w:val="0"/>
          <w:divBdr>
            <w:top w:val="none" w:sz="0" w:space="0" w:color="auto"/>
            <w:left w:val="none" w:sz="0" w:space="0" w:color="auto"/>
            <w:bottom w:val="none" w:sz="0" w:space="0" w:color="auto"/>
            <w:right w:val="none" w:sz="0" w:space="0" w:color="auto"/>
          </w:divBdr>
        </w:div>
        <w:div w:id="858588782">
          <w:marLeft w:val="0"/>
          <w:marRight w:val="0"/>
          <w:marTop w:val="0"/>
          <w:marBottom w:val="0"/>
          <w:divBdr>
            <w:top w:val="none" w:sz="0" w:space="0" w:color="auto"/>
            <w:left w:val="none" w:sz="0" w:space="0" w:color="auto"/>
            <w:bottom w:val="none" w:sz="0" w:space="0" w:color="auto"/>
            <w:right w:val="none" w:sz="0" w:space="0" w:color="auto"/>
          </w:divBdr>
        </w:div>
        <w:div w:id="906888657">
          <w:marLeft w:val="0"/>
          <w:marRight w:val="0"/>
          <w:marTop w:val="0"/>
          <w:marBottom w:val="0"/>
          <w:divBdr>
            <w:top w:val="none" w:sz="0" w:space="0" w:color="auto"/>
            <w:left w:val="none" w:sz="0" w:space="0" w:color="auto"/>
            <w:bottom w:val="none" w:sz="0" w:space="0" w:color="auto"/>
            <w:right w:val="none" w:sz="0" w:space="0" w:color="auto"/>
          </w:divBdr>
        </w:div>
        <w:div w:id="990599073">
          <w:marLeft w:val="0"/>
          <w:marRight w:val="0"/>
          <w:marTop w:val="0"/>
          <w:marBottom w:val="0"/>
          <w:divBdr>
            <w:top w:val="none" w:sz="0" w:space="0" w:color="auto"/>
            <w:left w:val="none" w:sz="0" w:space="0" w:color="auto"/>
            <w:bottom w:val="none" w:sz="0" w:space="0" w:color="auto"/>
            <w:right w:val="none" w:sz="0" w:space="0" w:color="auto"/>
          </w:divBdr>
        </w:div>
        <w:div w:id="1059284906">
          <w:marLeft w:val="0"/>
          <w:marRight w:val="0"/>
          <w:marTop w:val="0"/>
          <w:marBottom w:val="0"/>
          <w:divBdr>
            <w:top w:val="none" w:sz="0" w:space="0" w:color="auto"/>
            <w:left w:val="none" w:sz="0" w:space="0" w:color="auto"/>
            <w:bottom w:val="none" w:sz="0" w:space="0" w:color="auto"/>
            <w:right w:val="none" w:sz="0" w:space="0" w:color="auto"/>
          </w:divBdr>
        </w:div>
        <w:div w:id="1109812388">
          <w:marLeft w:val="0"/>
          <w:marRight w:val="0"/>
          <w:marTop w:val="0"/>
          <w:marBottom w:val="0"/>
          <w:divBdr>
            <w:top w:val="none" w:sz="0" w:space="0" w:color="auto"/>
            <w:left w:val="none" w:sz="0" w:space="0" w:color="auto"/>
            <w:bottom w:val="none" w:sz="0" w:space="0" w:color="auto"/>
            <w:right w:val="none" w:sz="0" w:space="0" w:color="auto"/>
          </w:divBdr>
        </w:div>
        <w:div w:id="1232934153">
          <w:marLeft w:val="0"/>
          <w:marRight w:val="0"/>
          <w:marTop w:val="0"/>
          <w:marBottom w:val="0"/>
          <w:divBdr>
            <w:top w:val="none" w:sz="0" w:space="0" w:color="auto"/>
            <w:left w:val="none" w:sz="0" w:space="0" w:color="auto"/>
            <w:bottom w:val="none" w:sz="0" w:space="0" w:color="auto"/>
            <w:right w:val="none" w:sz="0" w:space="0" w:color="auto"/>
          </w:divBdr>
        </w:div>
        <w:div w:id="1274249134">
          <w:marLeft w:val="0"/>
          <w:marRight w:val="0"/>
          <w:marTop w:val="0"/>
          <w:marBottom w:val="0"/>
          <w:divBdr>
            <w:top w:val="none" w:sz="0" w:space="0" w:color="auto"/>
            <w:left w:val="none" w:sz="0" w:space="0" w:color="auto"/>
            <w:bottom w:val="none" w:sz="0" w:space="0" w:color="auto"/>
            <w:right w:val="none" w:sz="0" w:space="0" w:color="auto"/>
          </w:divBdr>
        </w:div>
        <w:div w:id="1285190463">
          <w:marLeft w:val="0"/>
          <w:marRight w:val="0"/>
          <w:marTop w:val="0"/>
          <w:marBottom w:val="0"/>
          <w:divBdr>
            <w:top w:val="none" w:sz="0" w:space="0" w:color="auto"/>
            <w:left w:val="none" w:sz="0" w:space="0" w:color="auto"/>
            <w:bottom w:val="none" w:sz="0" w:space="0" w:color="auto"/>
            <w:right w:val="none" w:sz="0" w:space="0" w:color="auto"/>
          </w:divBdr>
        </w:div>
        <w:div w:id="1288245674">
          <w:marLeft w:val="0"/>
          <w:marRight w:val="0"/>
          <w:marTop w:val="0"/>
          <w:marBottom w:val="0"/>
          <w:divBdr>
            <w:top w:val="none" w:sz="0" w:space="0" w:color="auto"/>
            <w:left w:val="none" w:sz="0" w:space="0" w:color="auto"/>
            <w:bottom w:val="none" w:sz="0" w:space="0" w:color="auto"/>
            <w:right w:val="none" w:sz="0" w:space="0" w:color="auto"/>
          </w:divBdr>
        </w:div>
        <w:div w:id="1310789249">
          <w:marLeft w:val="0"/>
          <w:marRight w:val="0"/>
          <w:marTop w:val="0"/>
          <w:marBottom w:val="0"/>
          <w:divBdr>
            <w:top w:val="none" w:sz="0" w:space="0" w:color="auto"/>
            <w:left w:val="none" w:sz="0" w:space="0" w:color="auto"/>
            <w:bottom w:val="none" w:sz="0" w:space="0" w:color="auto"/>
            <w:right w:val="none" w:sz="0" w:space="0" w:color="auto"/>
          </w:divBdr>
        </w:div>
        <w:div w:id="1312322670">
          <w:marLeft w:val="0"/>
          <w:marRight w:val="0"/>
          <w:marTop w:val="0"/>
          <w:marBottom w:val="0"/>
          <w:divBdr>
            <w:top w:val="none" w:sz="0" w:space="0" w:color="auto"/>
            <w:left w:val="none" w:sz="0" w:space="0" w:color="auto"/>
            <w:bottom w:val="none" w:sz="0" w:space="0" w:color="auto"/>
            <w:right w:val="none" w:sz="0" w:space="0" w:color="auto"/>
          </w:divBdr>
        </w:div>
        <w:div w:id="1323117284">
          <w:marLeft w:val="0"/>
          <w:marRight w:val="0"/>
          <w:marTop w:val="0"/>
          <w:marBottom w:val="0"/>
          <w:divBdr>
            <w:top w:val="none" w:sz="0" w:space="0" w:color="auto"/>
            <w:left w:val="none" w:sz="0" w:space="0" w:color="auto"/>
            <w:bottom w:val="none" w:sz="0" w:space="0" w:color="auto"/>
            <w:right w:val="none" w:sz="0" w:space="0" w:color="auto"/>
          </w:divBdr>
        </w:div>
        <w:div w:id="1435979310">
          <w:marLeft w:val="0"/>
          <w:marRight w:val="0"/>
          <w:marTop w:val="0"/>
          <w:marBottom w:val="0"/>
          <w:divBdr>
            <w:top w:val="none" w:sz="0" w:space="0" w:color="auto"/>
            <w:left w:val="none" w:sz="0" w:space="0" w:color="auto"/>
            <w:bottom w:val="none" w:sz="0" w:space="0" w:color="auto"/>
            <w:right w:val="none" w:sz="0" w:space="0" w:color="auto"/>
          </w:divBdr>
        </w:div>
        <w:div w:id="1509558626">
          <w:marLeft w:val="0"/>
          <w:marRight w:val="0"/>
          <w:marTop w:val="0"/>
          <w:marBottom w:val="0"/>
          <w:divBdr>
            <w:top w:val="none" w:sz="0" w:space="0" w:color="auto"/>
            <w:left w:val="none" w:sz="0" w:space="0" w:color="auto"/>
            <w:bottom w:val="none" w:sz="0" w:space="0" w:color="auto"/>
            <w:right w:val="none" w:sz="0" w:space="0" w:color="auto"/>
          </w:divBdr>
        </w:div>
        <w:div w:id="1539312611">
          <w:marLeft w:val="0"/>
          <w:marRight w:val="0"/>
          <w:marTop w:val="0"/>
          <w:marBottom w:val="0"/>
          <w:divBdr>
            <w:top w:val="none" w:sz="0" w:space="0" w:color="auto"/>
            <w:left w:val="none" w:sz="0" w:space="0" w:color="auto"/>
            <w:bottom w:val="none" w:sz="0" w:space="0" w:color="auto"/>
            <w:right w:val="none" w:sz="0" w:space="0" w:color="auto"/>
          </w:divBdr>
        </w:div>
        <w:div w:id="1539584951">
          <w:marLeft w:val="0"/>
          <w:marRight w:val="0"/>
          <w:marTop w:val="0"/>
          <w:marBottom w:val="0"/>
          <w:divBdr>
            <w:top w:val="none" w:sz="0" w:space="0" w:color="auto"/>
            <w:left w:val="none" w:sz="0" w:space="0" w:color="auto"/>
            <w:bottom w:val="none" w:sz="0" w:space="0" w:color="auto"/>
            <w:right w:val="none" w:sz="0" w:space="0" w:color="auto"/>
          </w:divBdr>
        </w:div>
        <w:div w:id="1539779942">
          <w:marLeft w:val="0"/>
          <w:marRight w:val="0"/>
          <w:marTop w:val="0"/>
          <w:marBottom w:val="0"/>
          <w:divBdr>
            <w:top w:val="none" w:sz="0" w:space="0" w:color="auto"/>
            <w:left w:val="none" w:sz="0" w:space="0" w:color="auto"/>
            <w:bottom w:val="none" w:sz="0" w:space="0" w:color="auto"/>
            <w:right w:val="none" w:sz="0" w:space="0" w:color="auto"/>
          </w:divBdr>
        </w:div>
        <w:div w:id="1567451599">
          <w:marLeft w:val="0"/>
          <w:marRight w:val="0"/>
          <w:marTop w:val="0"/>
          <w:marBottom w:val="0"/>
          <w:divBdr>
            <w:top w:val="none" w:sz="0" w:space="0" w:color="auto"/>
            <w:left w:val="none" w:sz="0" w:space="0" w:color="auto"/>
            <w:bottom w:val="none" w:sz="0" w:space="0" w:color="auto"/>
            <w:right w:val="none" w:sz="0" w:space="0" w:color="auto"/>
          </w:divBdr>
        </w:div>
        <w:div w:id="1578131003">
          <w:marLeft w:val="0"/>
          <w:marRight w:val="0"/>
          <w:marTop w:val="0"/>
          <w:marBottom w:val="0"/>
          <w:divBdr>
            <w:top w:val="none" w:sz="0" w:space="0" w:color="auto"/>
            <w:left w:val="none" w:sz="0" w:space="0" w:color="auto"/>
            <w:bottom w:val="none" w:sz="0" w:space="0" w:color="auto"/>
            <w:right w:val="none" w:sz="0" w:space="0" w:color="auto"/>
          </w:divBdr>
        </w:div>
        <w:div w:id="1637837480">
          <w:marLeft w:val="0"/>
          <w:marRight w:val="0"/>
          <w:marTop w:val="0"/>
          <w:marBottom w:val="0"/>
          <w:divBdr>
            <w:top w:val="none" w:sz="0" w:space="0" w:color="auto"/>
            <w:left w:val="none" w:sz="0" w:space="0" w:color="auto"/>
            <w:bottom w:val="none" w:sz="0" w:space="0" w:color="auto"/>
            <w:right w:val="none" w:sz="0" w:space="0" w:color="auto"/>
          </w:divBdr>
        </w:div>
        <w:div w:id="1641499982">
          <w:marLeft w:val="0"/>
          <w:marRight w:val="0"/>
          <w:marTop w:val="0"/>
          <w:marBottom w:val="0"/>
          <w:divBdr>
            <w:top w:val="none" w:sz="0" w:space="0" w:color="auto"/>
            <w:left w:val="none" w:sz="0" w:space="0" w:color="auto"/>
            <w:bottom w:val="none" w:sz="0" w:space="0" w:color="auto"/>
            <w:right w:val="none" w:sz="0" w:space="0" w:color="auto"/>
          </w:divBdr>
        </w:div>
        <w:div w:id="1650859028">
          <w:marLeft w:val="0"/>
          <w:marRight w:val="0"/>
          <w:marTop w:val="0"/>
          <w:marBottom w:val="0"/>
          <w:divBdr>
            <w:top w:val="none" w:sz="0" w:space="0" w:color="auto"/>
            <w:left w:val="none" w:sz="0" w:space="0" w:color="auto"/>
            <w:bottom w:val="none" w:sz="0" w:space="0" w:color="auto"/>
            <w:right w:val="none" w:sz="0" w:space="0" w:color="auto"/>
          </w:divBdr>
        </w:div>
        <w:div w:id="1677926523">
          <w:marLeft w:val="0"/>
          <w:marRight w:val="0"/>
          <w:marTop w:val="0"/>
          <w:marBottom w:val="0"/>
          <w:divBdr>
            <w:top w:val="none" w:sz="0" w:space="0" w:color="auto"/>
            <w:left w:val="none" w:sz="0" w:space="0" w:color="auto"/>
            <w:bottom w:val="none" w:sz="0" w:space="0" w:color="auto"/>
            <w:right w:val="none" w:sz="0" w:space="0" w:color="auto"/>
          </w:divBdr>
        </w:div>
        <w:div w:id="1687563190">
          <w:marLeft w:val="0"/>
          <w:marRight w:val="0"/>
          <w:marTop w:val="0"/>
          <w:marBottom w:val="0"/>
          <w:divBdr>
            <w:top w:val="none" w:sz="0" w:space="0" w:color="auto"/>
            <w:left w:val="none" w:sz="0" w:space="0" w:color="auto"/>
            <w:bottom w:val="none" w:sz="0" w:space="0" w:color="auto"/>
            <w:right w:val="none" w:sz="0" w:space="0" w:color="auto"/>
          </w:divBdr>
        </w:div>
        <w:div w:id="1831628736">
          <w:marLeft w:val="0"/>
          <w:marRight w:val="0"/>
          <w:marTop w:val="0"/>
          <w:marBottom w:val="0"/>
          <w:divBdr>
            <w:top w:val="none" w:sz="0" w:space="0" w:color="auto"/>
            <w:left w:val="none" w:sz="0" w:space="0" w:color="auto"/>
            <w:bottom w:val="none" w:sz="0" w:space="0" w:color="auto"/>
            <w:right w:val="none" w:sz="0" w:space="0" w:color="auto"/>
          </w:divBdr>
        </w:div>
        <w:div w:id="1839268172">
          <w:marLeft w:val="0"/>
          <w:marRight w:val="0"/>
          <w:marTop w:val="0"/>
          <w:marBottom w:val="0"/>
          <w:divBdr>
            <w:top w:val="none" w:sz="0" w:space="0" w:color="auto"/>
            <w:left w:val="none" w:sz="0" w:space="0" w:color="auto"/>
            <w:bottom w:val="none" w:sz="0" w:space="0" w:color="auto"/>
            <w:right w:val="none" w:sz="0" w:space="0" w:color="auto"/>
          </w:divBdr>
        </w:div>
        <w:div w:id="1842232707">
          <w:marLeft w:val="0"/>
          <w:marRight w:val="0"/>
          <w:marTop w:val="0"/>
          <w:marBottom w:val="0"/>
          <w:divBdr>
            <w:top w:val="none" w:sz="0" w:space="0" w:color="auto"/>
            <w:left w:val="none" w:sz="0" w:space="0" w:color="auto"/>
            <w:bottom w:val="none" w:sz="0" w:space="0" w:color="auto"/>
            <w:right w:val="none" w:sz="0" w:space="0" w:color="auto"/>
          </w:divBdr>
        </w:div>
        <w:div w:id="1842423823">
          <w:marLeft w:val="0"/>
          <w:marRight w:val="0"/>
          <w:marTop w:val="0"/>
          <w:marBottom w:val="0"/>
          <w:divBdr>
            <w:top w:val="none" w:sz="0" w:space="0" w:color="auto"/>
            <w:left w:val="none" w:sz="0" w:space="0" w:color="auto"/>
            <w:bottom w:val="none" w:sz="0" w:space="0" w:color="auto"/>
            <w:right w:val="none" w:sz="0" w:space="0" w:color="auto"/>
          </w:divBdr>
        </w:div>
        <w:div w:id="1862040712">
          <w:marLeft w:val="0"/>
          <w:marRight w:val="0"/>
          <w:marTop w:val="0"/>
          <w:marBottom w:val="0"/>
          <w:divBdr>
            <w:top w:val="none" w:sz="0" w:space="0" w:color="auto"/>
            <w:left w:val="none" w:sz="0" w:space="0" w:color="auto"/>
            <w:bottom w:val="none" w:sz="0" w:space="0" w:color="auto"/>
            <w:right w:val="none" w:sz="0" w:space="0" w:color="auto"/>
          </w:divBdr>
        </w:div>
        <w:div w:id="1902207409">
          <w:marLeft w:val="0"/>
          <w:marRight w:val="0"/>
          <w:marTop w:val="0"/>
          <w:marBottom w:val="0"/>
          <w:divBdr>
            <w:top w:val="none" w:sz="0" w:space="0" w:color="auto"/>
            <w:left w:val="none" w:sz="0" w:space="0" w:color="auto"/>
            <w:bottom w:val="none" w:sz="0" w:space="0" w:color="auto"/>
            <w:right w:val="none" w:sz="0" w:space="0" w:color="auto"/>
          </w:divBdr>
        </w:div>
        <w:div w:id="1910381956">
          <w:marLeft w:val="0"/>
          <w:marRight w:val="0"/>
          <w:marTop w:val="0"/>
          <w:marBottom w:val="0"/>
          <w:divBdr>
            <w:top w:val="none" w:sz="0" w:space="0" w:color="auto"/>
            <w:left w:val="none" w:sz="0" w:space="0" w:color="auto"/>
            <w:bottom w:val="none" w:sz="0" w:space="0" w:color="auto"/>
            <w:right w:val="none" w:sz="0" w:space="0" w:color="auto"/>
          </w:divBdr>
        </w:div>
        <w:div w:id="1928030829">
          <w:marLeft w:val="0"/>
          <w:marRight w:val="0"/>
          <w:marTop w:val="0"/>
          <w:marBottom w:val="0"/>
          <w:divBdr>
            <w:top w:val="none" w:sz="0" w:space="0" w:color="auto"/>
            <w:left w:val="none" w:sz="0" w:space="0" w:color="auto"/>
            <w:bottom w:val="none" w:sz="0" w:space="0" w:color="auto"/>
            <w:right w:val="none" w:sz="0" w:space="0" w:color="auto"/>
          </w:divBdr>
        </w:div>
        <w:div w:id="1944191569">
          <w:marLeft w:val="0"/>
          <w:marRight w:val="0"/>
          <w:marTop w:val="0"/>
          <w:marBottom w:val="0"/>
          <w:divBdr>
            <w:top w:val="none" w:sz="0" w:space="0" w:color="auto"/>
            <w:left w:val="none" w:sz="0" w:space="0" w:color="auto"/>
            <w:bottom w:val="none" w:sz="0" w:space="0" w:color="auto"/>
            <w:right w:val="none" w:sz="0" w:space="0" w:color="auto"/>
          </w:divBdr>
        </w:div>
        <w:div w:id="2016807931">
          <w:marLeft w:val="0"/>
          <w:marRight w:val="0"/>
          <w:marTop w:val="0"/>
          <w:marBottom w:val="0"/>
          <w:divBdr>
            <w:top w:val="none" w:sz="0" w:space="0" w:color="auto"/>
            <w:left w:val="none" w:sz="0" w:space="0" w:color="auto"/>
            <w:bottom w:val="none" w:sz="0" w:space="0" w:color="auto"/>
            <w:right w:val="none" w:sz="0" w:space="0" w:color="auto"/>
          </w:divBdr>
        </w:div>
        <w:div w:id="2026011177">
          <w:marLeft w:val="0"/>
          <w:marRight w:val="0"/>
          <w:marTop w:val="0"/>
          <w:marBottom w:val="0"/>
          <w:divBdr>
            <w:top w:val="none" w:sz="0" w:space="0" w:color="auto"/>
            <w:left w:val="none" w:sz="0" w:space="0" w:color="auto"/>
            <w:bottom w:val="none" w:sz="0" w:space="0" w:color="auto"/>
            <w:right w:val="none" w:sz="0" w:space="0" w:color="auto"/>
          </w:divBdr>
        </w:div>
        <w:div w:id="2066053816">
          <w:marLeft w:val="0"/>
          <w:marRight w:val="0"/>
          <w:marTop w:val="0"/>
          <w:marBottom w:val="0"/>
          <w:divBdr>
            <w:top w:val="none" w:sz="0" w:space="0" w:color="auto"/>
            <w:left w:val="none" w:sz="0" w:space="0" w:color="auto"/>
            <w:bottom w:val="none" w:sz="0" w:space="0" w:color="auto"/>
            <w:right w:val="none" w:sz="0" w:space="0" w:color="auto"/>
          </w:divBdr>
        </w:div>
        <w:div w:id="2080400801">
          <w:marLeft w:val="0"/>
          <w:marRight w:val="0"/>
          <w:marTop w:val="0"/>
          <w:marBottom w:val="0"/>
          <w:divBdr>
            <w:top w:val="none" w:sz="0" w:space="0" w:color="auto"/>
            <w:left w:val="none" w:sz="0" w:space="0" w:color="auto"/>
            <w:bottom w:val="none" w:sz="0" w:space="0" w:color="auto"/>
            <w:right w:val="none" w:sz="0" w:space="0" w:color="auto"/>
          </w:divBdr>
        </w:div>
      </w:divsChild>
    </w:div>
    <w:div w:id="374278331">
      <w:bodyDiv w:val="1"/>
      <w:marLeft w:val="0"/>
      <w:marRight w:val="0"/>
      <w:marTop w:val="0"/>
      <w:marBottom w:val="0"/>
      <w:divBdr>
        <w:top w:val="none" w:sz="0" w:space="0" w:color="auto"/>
        <w:left w:val="none" w:sz="0" w:space="0" w:color="auto"/>
        <w:bottom w:val="none" w:sz="0" w:space="0" w:color="auto"/>
        <w:right w:val="none" w:sz="0" w:space="0" w:color="auto"/>
      </w:divBdr>
    </w:div>
    <w:div w:id="399639076">
      <w:bodyDiv w:val="1"/>
      <w:marLeft w:val="0"/>
      <w:marRight w:val="0"/>
      <w:marTop w:val="0"/>
      <w:marBottom w:val="0"/>
      <w:divBdr>
        <w:top w:val="none" w:sz="0" w:space="0" w:color="auto"/>
        <w:left w:val="none" w:sz="0" w:space="0" w:color="auto"/>
        <w:bottom w:val="none" w:sz="0" w:space="0" w:color="auto"/>
        <w:right w:val="none" w:sz="0" w:space="0" w:color="auto"/>
      </w:divBdr>
    </w:div>
    <w:div w:id="414860025">
      <w:bodyDiv w:val="1"/>
      <w:marLeft w:val="0"/>
      <w:marRight w:val="0"/>
      <w:marTop w:val="0"/>
      <w:marBottom w:val="0"/>
      <w:divBdr>
        <w:top w:val="none" w:sz="0" w:space="0" w:color="auto"/>
        <w:left w:val="none" w:sz="0" w:space="0" w:color="auto"/>
        <w:bottom w:val="none" w:sz="0" w:space="0" w:color="auto"/>
        <w:right w:val="none" w:sz="0" w:space="0" w:color="auto"/>
      </w:divBdr>
    </w:div>
    <w:div w:id="419329828">
      <w:bodyDiv w:val="1"/>
      <w:marLeft w:val="0"/>
      <w:marRight w:val="0"/>
      <w:marTop w:val="0"/>
      <w:marBottom w:val="0"/>
      <w:divBdr>
        <w:top w:val="none" w:sz="0" w:space="0" w:color="auto"/>
        <w:left w:val="none" w:sz="0" w:space="0" w:color="auto"/>
        <w:bottom w:val="none" w:sz="0" w:space="0" w:color="auto"/>
        <w:right w:val="none" w:sz="0" w:space="0" w:color="auto"/>
      </w:divBdr>
    </w:div>
    <w:div w:id="468594772">
      <w:bodyDiv w:val="1"/>
      <w:marLeft w:val="0"/>
      <w:marRight w:val="0"/>
      <w:marTop w:val="0"/>
      <w:marBottom w:val="0"/>
      <w:divBdr>
        <w:top w:val="none" w:sz="0" w:space="0" w:color="auto"/>
        <w:left w:val="none" w:sz="0" w:space="0" w:color="auto"/>
        <w:bottom w:val="none" w:sz="0" w:space="0" w:color="auto"/>
        <w:right w:val="none" w:sz="0" w:space="0" w:color="auto"/>
      </w:divBdr>
    </w:div>
    <w:div w:id="483669266">
      <w:bodyDiv w:val="1"/>
      <w:marLeft w:val="0"/>
      <w:marRight w:val="0"/>
      <w:marTop w:val="0"/>
      <w:marBottom w:val="0"/>
      <w:divBdr>
        <w:top w:val="none" w:sz="0" w:space="0" w:color="auto"/>
        <w:left w:val="none" w:sz="0" w:space="0" w:color="auto"/>
        <w:bottom w:val="none" w:sz="0" w:space="0" w:color="auto"/>
        <w:right w:val="none" w:sz="0" w:space="0" w:color="auto"/>
      </w:divBdr>
    </w:div>
    <w:div w:id="491485170">
      <w:bodyDiv w:val="1"/>
      <w:marLeft w:val="0"/>
      <w:marRight w:val="0"/>
      <w:marTop w:val="0"/>
      <w:marBottom w:val="0"/>
      <w:divBdr>
        <w:top w:val="none" w:sz="0" w:space="0" w:color="auto"/>
        <w:left w:val="none" w:sz="0" w:space="0" w:color="auto"/>
        <w:bottom w:val="none" w:sz="0" w:space="0" w:color="auto"/>
        <w:right w:val="none" w:sz="0" w:space="0" w:color="auto"/>
      </w:divBdr>
    </w:div>
    <w:div w:id="514537881">
      <w:bodyDiv w:val="1"/>
      <w:marLeft w:val="0"/>
      <w:marRight w:val="0"/>
      <w:marTop w:val="0"/>
      <w:marBottom w:val="0"/>
      <w:divBdr>
        <w:top w:val="none" w:sz="0" w:space="0" w:color="auto"/>
        <w:left w:val="none" w:sz="0" w:space="0" w:color="auto"/>
        <w:bottom w:val="none" w:sz="0" w:space="0" w:color="auto"/>
        <w:right w:val="none" w:sz="0" w:space="0" w:color="auto"/>
      </w:divBdr>
    </w:div>
    <w:div w:id="569849104">
      <w:bodyDiv w:val="1"/>
      <w:marLeft w:val="0"/>
      <w:marRight w:val="0"/>
      <w:marTop w:val="0"/>
      <w:marBottom w:val="0"/>
      <w:divBdr>
        <w:top w:val="none" w:sz="0" w:space="0" w:color="auto"/>
        <w:left w:val="none" w:sz="0" w:space="0" w:color="auto"/>
        <w:bottom w:val="none" w:sz="0" w:space="0" w:color="auto"/>
        <w:right w:val="none" w:sz="0" w:space="0" w:color="auto"/>
      </w:divBdr>
      <w:divsChild>
        <w:div w:id="1400711316">
          <w:marLeft w:val="590"/>
          <w:marRight w:val="0"/>
          <w:marTop w:val="77"/>
          <w:marBottom w:val="120"/>
          <w:divBdr>
            <w:top w:val="none" w:sz="0" w:space="0" w:color="auto"/>
            <w:left w:val="none" w:sz="0" w:space="0" w:color="auto"/>
            <w:bottom w:val="none" w:sz="0" w:space="0" w:color="auto"/>
            <w:right w:val="none" w:sz="0" w:space="0" w:color="auto"/>
          </w:divBdr>
        </w:div>
        <w:div w:id="1495608237">
          <w:marLeft w:val="1310"/>
          <w:marRight w:val="0"/>
          <w:marTop w:val="77"/>
          <w:marBottom w:val="120"/>
          <w:divBdr>
            <w:top w:val="none" w:sz="0" w:space="0" w:color="auto"/>
            <w:left w:val="none" w:sz="0" w:space="0" w:color="auto"/>
            <w:bottom w:val="none" w:sz="0" w:space="0" w:color="auto"/>
            <w:right w:val="none" w:sz="0" w:space="0" w:color="auto"/>
          </w:divBdr>
        </w:div>
        <w:div w:id="2035841334">
          <w:marLeft w:val="2030"/>
          <w:marRight w:val="0"/>
          <w:marTop w:val="67"/>
          <w:marBottom w:val="120"/>
          <w:divBdr>
            <w:top w:val="none" w:sz="0" w:space="0" w:color="auto"/>
            <w:left w:val="none" w:sz="0" w:space="0" w:color="auto"/>
            <w:bottom w:val="none" w:sz="0" w:space="0" w:color="auto"/>
            <w:right w:val="none" w:sz="0" w:space="0" w:color="auto"/>
          </w:divBdr>
        </w:div>
        <w:div w:id="999234828">
          <w:marLeft w:val="2030"/>
          <w:marRight w:val="0"/>
          <w:marTop w:val="67"/>
          <w:marBottom w:val="120"/>
          <w:divBdr>
            <w:top w:val="none" w:sz="0" w:space="0" w:color="auto"/>
            <w:left w:val="none" w:sz="0" w:space="0" w:color="auto"/>
            <w:bottom w:val="none" w:sz="0" w:space="0" w:color="auto"/>
            <w:right w:val="none" w:sz="0" w:space="0" w:color="auto"/>
          </w:divBdr>
        </w:div>
        <w:div w:id="859395962">
          <w:marLeft w:val="2030"/>
          <w:marRight w:val="0"/>
          <w:marTop w:val="67"/>
          <w:marBottom w:val="120"/>
          <w:divBdr>
            <w:top w:val="none" w:sz="0" w:space="0" w:color="auto"/>
            <w:left w:val="none" w:sz="0" w:space="0" w:color="auto"/>
            <w:bottom w:val="none" w:sz="0" w:space="0" w:color="auto"/>
            <w:right w:val="none" w:sz="0" w:space="0" w:color="auto"/>
          </w:divBdr>
        </w:div>
        <w:div w:id="1997565276">
          <w:marLeft w:val="2030"/>
          <w:marRight w:val="0"/>
          <w:marTop w:val="67"/>
          <w:marBottom w:val="120"/>
          <w:divBdr>
            <w:top w:val="none" w:sz="0" w:space="0" w:color="auto"/>
            <w:left w:val="none" w:sz="0" w:space="0" w:color="auto"/>
            <w:bottom w:val="none" w:sz="0" w:space="0" w:color="auto"/>
            <w:right w:val="none" w:sz="0" w:space="0" w:color="auto"/>
          </w:divBdr>
        </w:div>
        <w:div w:id="852767665">
          <w:marLeft w:val="1310"/>
          <w:marRight w:val="0"/>
          <w:marTop w:val="77"/>
          <w:marBottom w:val="120"/>
          <w:divBdr>
            <w:top w:val="none" w:sz="0" w:space="0" w:color="auto"/>
            <w:left w:val="none" w:sz="0" w:space="0" w:color="auto"/>
            <w:bottom w:val="none" w:sz="0" w:space="0" w:color="auto"/>
            <w:right w:val="none" w:sz="0" w:space="0" w:color="auto"/>
          </w:divBdr>
        </w:div>
        <w:div w:id="1406686232">
          <w:marLeft w:val="1310"/>
          <w:marRight w:val="0"/>
          <w:marTop w:val="77"/>
          <w:marBottom w:val="120"/>
          <w:divBdr>
            <w:top w:val="none" w:sz="0" w:space="0" w:color="auto"/>
            <w:left w:val="none" w:sz="0" w:space="0" w:color="auto"/>
            <w:bottom w:val="none" w:sz="0" w:space="0" w:color="auto"/>
            <w:right w:val="none" w:sz="0" w:space="0" w:color="auto"/>
          </w:divBdr>
        </w:div>
        <w:div w:id="1929733871">
          <w:marLeft w:val="1310"/>
          <w:marRight w:val="0"/>
          <w:marTop w:val="77"/>
          <w:marBottom w:val="120"/>
          <w:divBdr>
            <w:top w:val="none" w:sz="0" w:space="0" w:color="auto"/>
            <w:left w:val="none" w:sz="0" w:space="0" w:color="auto"/>
            <w:bottom w:val="none" w:sz="0" w:space="0" w:color="auto"/>
            <w:right w:val="none" w:sz="0" w:space="0" w:color="auto"/>
          </w:divBdr>
        </w:div>
        <w:div w:id="1457479548">
          <w:marLeft w:val="590"/>
          <w:marRight w:val="0"/>
          <w:marTop w:val="77"/>
          <w:marBottom w:val="120"/>
          <w:divBdr>
            <w:top w:val="none" w:sz="0" w:space="0" w:color="auto"/>
            <w:left w:val="none" w:sz="0" w:space="0" w:color="auto"/>
            <w:bottom w:val="none" w:sz="0" w:space="0" w:color="auto"/>
            <w:right w:val="none" w:sz="0" w:space="0" w:color="auto"/>
          </w:divBdr>
        </w:div>
        <w:div w:id="1077902505">
          <w:marLeft w:val="1310"/>
          <w:marRight w:val="0"/>
          <w:marTop w:val="77"/>
          <w:marBottom w:val="120"/>
          <w:divBdr>
            <w:top w:val="none" w:sz="0" w:space="0" w:color="auto"/>
            <w:left w:val="none" w:sz="0" w:space="0" w:color="auto"/>
            <w:bottom w:val="none" w:sz="0" w:space="0" w:color="auto"/>
            <w:right w:val="none" w:sz="0" w:space="0" w:color="auto"/>
          </w:divBdr>
        </w:div>
        <w:div w:id="1069425049">
          <w:marLeft w:val="590"/>
          <w:marRight w:val="0"/>
          <w:marTop w:val="77"/>
          <w:marBottom w:val="120"/>
          <w:divBdr>
            <w:top w:val="none" w:sz="0" w:space="0" w:color="auto"/>
            <w:left w:val="none" w:sz="0" w:space="0" w:color="auto"/>
            <w:bottom w:val="none" w:sz="0" w:space="0" w:color="auto"/>
            <w:right w:val="none" w:sz="0" w:space="0" w:color="auto"/>
          </w:divBdr>
        </w:div>
        <w:div w:id="867526030">
          <w:marLeft w:val="1310"/>
          <w:marRight w:val="0"/>
          <w:marTop w:val="77"/>
          <w:marBottom w:val="120"/>
          <w:divBdr>
            <w:top w:val="none" w:sz="0" w:space="0" w:color="auto"/>
            <w:left w:val="none" w:sz="0" w:space="0" w:color="auto"/>
            <w:bottom w:val="none" w:sz="0" w:space="0" w:color="auto"/>
            <w:right w:val="none" w:sz="0" w:space="0" w:color="auto"/>
          </w:divBdr>
        </w:div>
      </w:divsChild>
    </w:div>
    <w:div w:id="572741538">
      <w:bodyDiv w:val="1"/>
      <w:marLeft w:val="0"/>
      <w:marRight w:val="0"/>
      <w:marTop w:val="0"/>
      <w:marBottom w:val="0"/>
      <w:divBdr>
        <w:top w:val="none" w:sz="0" w:space="0" w:color="auto"/>
        <w:left w:val="none" w:sz="0" w:space="0" w:color="auto"/>
        <w:bottom w:val="none" w:sz="0" w:space="0" w:color="auto"/>
        <w:right w:val="none" w:sz="0" w:space="0" w:color="auto"/>
      </w:divBdr>
    </w:div>
    <w:div w:id="622227850">
      <w:bodyDiv w:val="1"/>
      <w:marLeft w:val="0"/>
      <w:marRight w:val="0"/>
      <w:marTop w:val="0"/>
      <w:marBottom w:val="0"/>
      <w:divBdr>
        <w:top w:val="none" w:sz="0" w:space="0" w:color="auto"/>
        <w:left w:val="none" w:sz="0" w:space="0" w:color="auto"/>
        <w:bottom w:val="none" w:sz="0" w:space="0" w:color="auto"/>
        <w:right w:val="none" w:sz="0" w:space="0" w:color="auto"/>
      </w:divBdr>
    </w:div>
    <w:div w:id="639766213">
      <w:bodyDiv w:val="1"/>
      <w:marLeft w:val="0"/>
      <w:marRight w:val="0"/>
      <w:marTop w:val="0"/>
      <w:marBottom w:val="0"/>
      <w:divBdr>
        <w:top w:val="none" w:sz="0" w:space="0" w:color="auto"/>
        <w:left w:val="none" w:sz="0" w:space="0" w:color="auto"/>
        <w:bottom w:val="none" w:sz="0" w:space="0" w:color="auto"/>
        <w:right w:val="none" w:sz="0" w:space="0" w:color="auto"/>
      </w:divBdr>
    </w:div>
    <w:div w:id="656419418">
      <w:bodyDiv w:val="1"/>
      <w:marLeft w:val="0"/>
      <w:marRight w:val="0"/>
      <w:marTop w:val="0"/>
      <w:marBottom w:val="0"/>
      <w:divBdr>
        <w:top w:val="none" w:sz="0" w:space="0" w:color="auto"/>
        <w:left w:val="none" w:sz="0" w:space="0" w:color="auto"/>
        <w:bottom w:val="none" w:sz="0" w:space="0" w:color="auto"/>
        <w:right w:val="none" w:sz="0" w:space="0" w:color="auto"/>
      </w:divBdr>
    </w:div>
    <w:div w:id="684402133">
      <w:bodyDiv w:val="1"/>
      <w:marLeft w:val="0"/>
      <w:marRight w:val="0"/>
      <w:marTop w:val="0"/>
      <w:marBottom w:val="0"/>
      <w:divBdr>
        <w:top w:val="none" w:sz="0" w:space="0" w:color="auto"/>
        <w:left w:val="none" w:sz="0" w:space="0" w:color="auto"/>
        <w:bottom w:val="none" w:sz="0" w:space="0" w:color="auto"/>
        <w:right w:val="none" w:sz="0" w:space="0" w:color="auto"/>
      </w:divBdr>
    </w:div>
    <w:div w:id="708530780">
      <w:bodyDiv w:val="1"/>
      <w:marLeft w:val="0"/>
      <w:marRight w:val="0"/>
      <w:marTop w:val="0"/>
      <w:marBottom w:val="0"/>
      <w:divBdr>
        <w:top w:val="none" w:sz="0" w:space="0" w:color="auto"/>
        <w:left w:val="none" w:sz="0" w:space="0" w:color="auto"/>
        <w:bottom w:val="none" w:sz="0" w:space="0" w:color="auto"/>
        <w:right w:val="none" w:sz="0" w:space="0" w:color="auto"/>
      </w:divBdr>
    </w:div>
    <w:div w:id="770854006">
      <w:bodyDiv w:val="1"/>
      <w:marLeft w:val="0"/>
      <w:marRight w:val="0"/>
      <w:marTop w:val="0"/>
      <w:marBottom w:val="0"/>
      <w:divBdr>
        <w:top w:val="none" w:sz="0" w:space="0" w:color="auto"/>
        <w:left w:val="none" w:sz="0" w:space="0" w:color="auto"/>
        <w:bottom w:val="none" w:sz="0" w:space="0" w:color="auto"/>
        <w:right w:val="none" w:sz="0" w:space="0" w:color="auto"/>
      </w:divBdr>
      <w:divsChild>
        <w:div w:id="1819344944">
          <w:marLeft w:val="590"/>
          <w:marRight w:val="0"/>
          <w:marTop w:val="77"/>
          <w:marBottom w:val="120"/>
          <w:divBdr>
            <w:top w:val="none" w:sz="0" w:space="0" w:color="auto"/>
            <w:left w:val="none" w:sz="0" w:space="0" w:color="auto"/>
            <w:bottom w:val="none" w:sz="0" w:space="0" w:color="auto"/>
            <w:right w:val="none" w:sz="0" w:space="0" w:color="auto"/>
          </w:divBdr>
        </w:div>
        <w:div w:id="1349721784">
          <w:marLeft w:val="1310"/>
          <w:marRight w:val="0"/>
          <w:marTop w:val="60"/>
          <w:marBottom w:val="60"/>
          <w:divBdr>
            <w:top w:val="none" w:sz="0" w:space="0" w:color="auto"/>
            <w:left w:val="none" w:sz="0" w:space="0" w:color="auto"/>
            <w:bottom w:val="none" w:sz="0" w:space="0" w:color="auto"/>
            <w:right w:val="none" w:sz="0" w:space="0" w:color="auto"/>
          </w:divBdr>
        </w:div>
        <w:div w:id="92626985">
          <w:marLeft w:val="1310"/>
          <w:marRight w:val="0"/>
          <w:marTop w:val="60"/>
          <w:marBottom w:val="60"/>
          <w:divBdr>
            <w:top w:val="none" w:sz="0" w:space="0" w:color="auto"/>
            <w:left w:val="none" w:sz="0" w:space="0" w:color="auto"/>
            <w:bottom w:val="none" w:sz="0" w:space="0" w:color="auto"/>
            <w:right w:val="none" w:sz="0" w:space="0" w:color="auto"/>
          </w:divBdr>
        </w:div>
        <w:div w:id="89397522">
          <w:marLeft w:val="1310"/>
          <w:marRight w:val="0"/>
          <w:marTop w:val="60"/>
          <w:marBottom w:val="60"/>
          <w:divBdr>
            <w:top w:val="none" w:sz="0" w:space="0" w:color="auto"/>
            <w:left w:val="none" w:sz="0" w:space="0" w:color="auto"/>
            <w:bottom w:val="none" w:sz="0" w:space="0" w:color="auto"/>
            <w:right w:val="none" w:sz="0" w:space="0" w:color="auto"/>
          </w:divBdr>
        </w:div>
        <w:div w:id="1812165492">
          <w:marLeft w:val="1310"/>
          <w:marRight w:val="0"/>
          <w:marTop w:val="60"/>
          <w:marBottom w:val="60"/>
          <w:divBdr>
            <w:top w:val="none" w:sz="0" w:space="0" w:color="auto"/>
            <w:left w:val="none" w:sz="0" w:space="0" w:color="auto"/>
            <w:bottom w:val="none" w:sz="0" w:space="0" w:color="auto"/>
            <w:right w:val="none" w:sz="0" w:space="0" w:color="auto"/>
          </w:divBdr>
        </w:div>
        <w:div w:id="1440249237">
          <w:marLeft w:val="1310"/>
          <w:marRight w:val="0"/>
          <w:marTop w:val="60"/>
          <w:marBottom w:val="60"/>
          <w:divBdr>
            <w:top w:val="none" w:sz="0" w:space="0" w:color="auto"/>
            <w:left w:val="none" w:sz="0" w:space="0" w:color="auto"/>
            <w:bottom w:val="none" w:sz="0" w:space="0" w:color="auto"/>
            <w:right w:val="none" w:sz="0" w:space="0" w:color="auto"/>
          </w:divBdr>
        </w:div>
        <w:div w:id="421335618">
          <w:marLeft w:val="590"/>
          <w:marRight w:val="0"/>
          <w:marTop w:val="60"/>
          <w:marBottom w:val="60"/>
          <w:divBdr>
            <w:top w:val="none" w:sz="0" w:space="0" w:color="auto"/>
            <w:left w:val="none" w:sz="0" w:space="0" w:color="auto"/>
            <w:bottom w:val="none" w:sz="0" w:space="0" w:color="auto"/>
            <w:right w:val="none" w:sz="0" w:space="0" w:color="auto"/>
          </w:divBdr>
        </w:div>
        <w:div w:id="2026638457">
          <w:marLeft w:val="1310"/>
          <w:marRight w:val="0"/>
          <w:marTop w:val="60"/>
          <w:marBottom w:val="60"/>
          <w:divBdr>
            <w:top w:val="none" w:sz="0" w:space="0" w:color="auto"/>
            <w:left w:val="none" w:sz="0" w:space="0" w:color="auto"/>
            <w:bottom w:val="none" w:sz="0" w:space="0" w:color="auto"/>
            <w:right w:val="none" w:sz="0" w:space="0" w:color="auto"/>
          </w:divBdr>
        </w:div>
        <w:div w:id="1677683352">
          <w:marLeft w:val="1310"/>
          <w:marRight w:val="0"/>
          <w:marTop w:val="60"/>
          <w:marBottom w:val="60"/>
          <w:divBdr>
            <w:top w:val="none" w:sz="0" w:space="0" w:color="auto"/>
            <w:left w:val="none" w:sz="0" w:space="0" w:color="auto"/>
            <w:bottom w:val="none" w:sz="0" w:space="0" w:color="auto"/>
            <w:right w:val="none" w:sz="0" w:space="0" w:color="auto"/>
          </w:divBdr>
        </w:div>
        <w:div w:id="1309750822">
          <w:marLeft w:val="1310"/>
          <w:marRight w:val="0"/>
          <w:marTop w:val="60"/>
          <w:marBottom w:val="60"/>
          <w:divBdr>
            <w:top w:val="none" w:sz="0" w:space="0" w:color="auto"/>
            <w:left w:val="none" w:sz="0" w:space="0" w:color="auto"/>
            <w:bottom w:val="none" w:sz="0" w:space="0" w:color="auto"/>
            <w:right w:val="none" w:sz="0" w:space="0" w:color="auto"/>
          </w:divBdr>
        </w:div>
        <w:div w:id="246815491">
          <w:marLeft w:val="1310"/>
          <w:marRight w:val="0"/>
          <w:marTop w:val="60"/>
          <w:marBottom w:val="60"/>
          <w:divBdr>
            <w:top w:val="none" w:sz="0" w:space="0" w:color="auto"/>
            <w:left w:val="none" w:sz="0" w:space="0" w:color="auto"/>
            <w:bottom w:val="none" w:sz="0" w:space="0" w:color="auto"/>
            <w:right w:val="none" w:sz="0" w:space="0" w:color="auto"/>
          </w:divBdr>
        </w:div>
        <w:div w:id="580607143">
          <w:marLeft w:val="1310"/>
          <w:marRight w:val="0"/>
          <w:marTop w:val="60"/>
          <w:marBottom w:val="60"/>
          <w:divBdr>
            <w:top w:val="none" w:sz="0" w:space="0" w:color="auto"/>
            <w:left w:val="none" w:sz="0" w:space="0" w:color="auto"/>
            <w:bottom w:val="none" w:sz="0" w:space="0" w:color="auto"/>
            <w:right w:val="none" w:sz="0" w:space="0" w:color="auto"/>
          </w:divBdr>
        </w:div>
        <w:div w:id="912813835">
          <w:marLeft w:val="590"/>
          <w:marRight w:val="0"/>
          <w:marTop w:val="60"/>
          <w:marBottom w:val="60"/>
          <w:divBdr>
            <w:top w:val="none" w:sz="0" w:space="0" w:color="auto"/>
            <w:left w:val="none" w:sz="0" w:space="0" w:color="auto"/>
            <w:bottom w:val="none" w:sz="0" w:space="0" w:color="auto"/>
            <w:right w:val="none" w:sz="0" w:space="0" w:color="auto"/>
          </w:divBdr>
        </w:div>
        <w:div w:id="1189367311">
          <w:marLeft w:val="1310"/>
          <w:marRight w:val="0"/>
          <w:marTop w:val="60"/>
          <w:marBottom w:val="60"/>
          <w:divBdr>
            <w:top w:val="none" w:sz="0" w:space="0" w:color="auto"/>
            <w:left w:val="none" w:sz="0" w:space="0" w:color="auto"/>
            <w:bottom w:val="none" w:sz="0" w:space="0" w:color="auto"/>
            <w:right w:val="none" w:sz="0" w:space="0" w:color="auto"/>
          </w:divBdr>
        </w:div>
        <w:div w:id="1169907477">
          <w:marLeft w:val="1310"/>
          <w:marRight w:val="0"/>
          <w:marTop w:val="60"/>
          <w:marBottom w:val="60"/>
          <w:divBdr>
            <w:top w:val="none" w:sz="0" w:space="0" w:color="auto"/>
            <w:left w:val="none" w:sz="0" w:space="0" w:color="auto"/>
            <w:bottom w:val="none" w:sz="0" w:space="0" w:color="auto"/>
            <w:right w:val="none" w:sz="0" w:space="0" w:color="auto"/>
          </w:divBdr>
        </w:div>
        <w:div w:id="838929166">
          <w:marLeft w:val="1310"/>
          <w:marRight w:val="0"/>
          <w:marTop w:val="60"/>
          <w:marBottom w:val="60"/>
          <w:divBdr>
            <w:top w:val="none" w:sz="0" w:space="0" w:color="auto"/>
            <w:left w:val="none" w:sz="0" w:space="0" w:color="auto"/>
            <w:bottom w:val="none" w:sz="0" w:space="0" w:color="auto"/>
            <w:right w:val="none" w:sz="0" w:space="0" w:color="auto"/>
          </w:divBdr>
        </w:div>
      </w:divsChild>
    </w:div>
    <w:div w:id="779178882">
      <w:bodyDiv w:val="1"/>
      <w:marLeft w:val="0"/>
      <w:marRight w:val="0"/>
      <w:marTop w:val="0"/>
      <w:marBottom w:val="0"/>
      <w:divBdr>
        <w:top w:val="none" w:sz="0" w:space="0" w:color="auto"/>
        <w:left w:val="none" w:sz="0" w:space="0" w:color="auto"/>
        <w:bottom w:val="none" w:sz="0" w:space="0" w:color="auto"/>
        <w:right w:val="none" w:sz="0" w:space="0" w:color="auto"/>
      </w:divBdr>
      <w:divsChild>
        <w:div w:id="2053573947">
          <w:marLeft w:val="1310"/>
          <w:marRight w:val="0"/>
          <w:marTop w:val="77"/>
          <w:marBottom w:val="120"/>
          <w:divBdr>
            <w:top w:val="none" w:sz="0" w:space="0" w:color="auto"/>
            <w:left w:val="none" w:sz="0" w:space="0" w:color="auto"/>
            <w:bottom w:val="none" w:sz="0" w:space="0" w:color="auto"/>
            <w:right w:val="none" w:sz="0" w:space="0" w:color="auto"/>
          </w:divBdr>
        </w:div>
      </w:divsChild>
    </w:div>
    <w:div w:id="796147310">
      <w:bodyDiv w:val="1"/>
      <w:marLeft w:val="0"/>
      <w:marRight w:val="0"/>
      <w:marTop w:val="0"/>
      <w:marBottom w:val="0"/>
      <w:divBdr>
        <w:top w:val="none" w:sz="0" w:space="0" w:color="auto"/>
        <w:left w:val="none" w:sz="0" w:space="0" w:color="auto"/>
        <w:bottom w:val="none" w:sz="0" w:space="0" w:color="auto"/>
        <w:right w:val="none" w:sz="0" w:space="0" w:color="auto"/>
      </w:divBdr>
    </w:div>
    <w:div w:id="798841443">
      <w:bodyDiv w:val="1"/>
      <w:marLeft w:val="0"/>
      <w:marRight w:val="0"/>
      <w:marTop w:val="0"/>
      <w:marBottom w:val="0"/>
      <w:divBdr>
        <w:top w:val="none" w:sz="0" w:space="0" w:color="auto"/>
        <w:left w:val="none" w:sz="0" w:space="0" w:color="auto"/>
        <w:bottom w:val="none" w:sz="0" w:space="0" w:color="auto"/>
        <w:right w:val="none" w:sz="0" w:space="0" w:color="auto"/>
      </w:divBdr>
    </w:div>
    <w:div w:id="803931407">
      <w:bodyDiv w:val="1"/>
      <w:marLeft w:val="0"/>
      <w:marRight w:val="0"/>
      <w:marTop w:val="0"/>
      <w:marBottom w:val="0"/>
      <w:divBdr>
        <w:top w:val="none" w:sz="0" w:space="0" w:color="auto"/>
        <w:left w:val="none" w:sz="0" w:space="0" w:color="auto"/>
        <w:bottom w:val="none" w:sz="0" w:space="0" w:color="auto"/>
        <w:right w:val="none" w:sz="0" w:space="0" w:color="auto"/>
      </w:divBdr>
      <w:divsChild>
        <w:div w:id="320738673">
          <w:marLeft w:val="1310"/>
          <w:marRight w:val="0"/>
          <w:marTop w:val="77"/>
          <w:marBottom w:val="120"/>
          <w:divBdr>
            <w:top w:val="none" w:sz="0" w:space="0" w:color="auto"/>
            <w:left w:val="none" w:sz="0" w:space="0" w:color="auto"/>
            <w:bottom w:val="none" w:sz="0" w:space="0" w:color="auto"/>
            <w:right w:val="none" w:sz="0" w:space="0" w:color="auto"/>
          </w:divBdr>
        </w:div>
      </w:divsChild>
    </w:div>
    <w:div w:id="810051921">
      <w:bodyDiv w:val="1"/>
      <w:marLeft w:val="0"/>
      <w:marRight w:val="0"/>
      <w:marTop w:val="0"/>
      <w:marBottom w:val="0"/>
      <w:divBdr>
        <w:top w:val="none" w:sz="0" w:space="0" w:color="auto"/>
        <w:left w:val="none" w:sz="0" w:space="0" w:color="auto"/>
        <w:bottom w:val="none" w:sz="0" w:space="0" w:color="auto"/>
        <w:right w:val="none" w:sz="0" w:space="0" w:color="auto"/>
      </w:divBdr>
    </w:div>
    <w:div w:id="816721207">
      <w:bodyDiv w:val="1"/>
      <w:marLeft w:val="0"/>
      <w:marRight w:val="0"/>
      <w:marTop w:val="0"/>
      <w:marBottom w:val="0"/>
      <w:divBdr>
        <w:top w:val="none" w:sz="0" w:space="0" w:color="auto"/>
        <w:left w:val="none" w:sz="0" w:space="0" w:color="auto"/>
        <w:bottom w:val="none" w:sz="0" w:space="0" w:color="auto"/>
        <w:right w:val="none" w:sz="0" w:space="0" w:color="auto"/>
      </w:divBdr>
      <w:divsChild>
        <w:div w:id="230699793">
          <w:marLeft w:val="0"/>
          <w:marRight w:val="0"/>
          <w:marTop w:val="0"/>
          <w:marBottom w:val="0"/>
          <w:divBdr>
            <w:top w:val="none" w:sz="0" w:space="0" w:color="auto"/>
            <w:left w:val="none" w:sz="0" w:space="0" w:color="auto"/>
            <w:bottom w:val="none" w:sz="0" w:space="0" w:color="auto"/>
            <w:right w:val="none" w:sz="0" w:space="0" w:color="auto"/>
          </w:divBdr>
          <w:divsChild>
            <w:div w:id="358624763">
              <w:marLeft w:val="0"/>
              <w:marRight w:val="0"/>
              <w:marTop w:val="0"/>
              <w:marBottom w:val="0"/>
              <w:divBdr>
                <w:top w:val="none" w:sz="0" w:space="0" w:color="auto"/>
                <w:left w:val="none" w:sz="0" w:space="0" w:color="auto"/>
                <w:bottom w:val="none" w:sz="0" w:space="0" w:color="auto"/>
                <w:right w:val="none" w:sz="0" w:space="0" w:color="auto"/>
              </w:divBdr>
              <w:divsChild>
                <w:div w:id="179169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0119069">
      <w:bodyDiv w:val="1"/>
      <w:marLeft w:val="0"/>
      <w:marRight w:val="0"/>
      <w:marTop w:val="0"/>
      <w:marBottom w:val="0"/>
      <w:divBdr>
        <w:top w:val="none" w:sz="0" w:space="0" w:color="auto"/>
        <w:left w:val="none" w:sz="0" w:space="0" w:color="auto"/>
        <w:bottom w:val="none" w:sz="0" w:space="0" w:color="auto"/>
        <w:right w:val="none" w:sz="0" w:space="0" w:color="auto"/>
      </w:divBdr>
    </w:div>
    <w:div w:id="852720057">
      <w:bodyDiv w:val="1"/>
      <w:marLeft w:val="0"/>
      <w:marRight w:val="0"/>
      <w:marTop w:val="0"/>
      <w:marBottom w:val="0"/>
      <w:divBdr>
        <w:top w:val="none" w:sz="0" w:space="0" w:color="auto"/>
        <w:left w:val="none" w:sz="0" w:space="0" w:color="auto"/>
        <w:bottom w:val="none" w:sz="0" w:space="0" w:color="auto"/>
        <w:right w:val="none" w:sz="0" w:space="0" w:color="auto"/>
      </w:divBdr>
    </w:div>
    <w:div w:id="853492609">
      <w:bodyDiv w:val="1"/>
      <w:marLeft w:val="0"/>
      <w:marRight w:val="0"/>
      <w:marTop w:val="0"/>
      <w:marBottom w:val="0"/>
      <w:divBdr>
        <w:top w:val="none" w:sz="0" w:space="0" w:color="auto"/>
        <w:left w:val="none" w:sz="0" w:space="0" w:color="auto"/>
        <w:bottom w:val="none" w:sz="0" w:space="0" w:color="auto"/>
        <w:right w:val="none" w:sz="0" w:space="0" w:color="auto"/>
      </w:divBdr>
    </w:div>
    <w:div w:id="918101580">
      <w:bodyDiv w:val="1"/>
      <w:marLeft w:val="0"/>
      <w:marRight w:val="0"/>
      <w:marTop w:val="0"/>
      <w:marBottom w:val="0"/>
      <w:divBdr>
        <w:top w:val="none" w:sz="0" w:space="0" w:color="auto"/>
        <w:left w:val="none" w:sz="0" w:space="0" w:color="auto"/>
        <w:bottom w:val="none" w:sz="0" w:space="0" w:color="auto"/>
        <w:right w:val="none" w:sz="0" w:space="0" w:color="auto"/>
      </w:divBdr>
      <w:divsChild>
        <w:div w:id="950356891">
          <w:marLeft w:val="590"/>
          <w:marRight w:val="0"/>
          <w:marTop w:val="77"/>
          <w:marBottom w:val="120"/>
          <w:divBdr>
            <w:top w:val="none" w:sz="0" w:space="0" w:color="auto"/>
            <w:left w:val="none" w:sz="0" w:space="0" w:color="auto"/>
            <w:bottom w:val="none" w:sz="0" w:space="0" w:color="auto"/>
            <w:right w:val="none" w:sz="0" w:space="0" w:color="auto"/>
          </w:divBdr>
        </w:div>
        <w:div w:id="27612142">
          <w:marLeft w:val="1310"/>
          <w:marRight w:val="0"/>
          <w:marTop w:val="77"/>
          <w:marBottom w:val="120"/>
          <w:divBdr>
            <w:top w:val="none" w:sz="0" w:space="0" w:color="auto"/>
            <w:left w:val="none" w:sz="0" w:space="0" w:color="auto"/>
            <w:bottom w:val="none" w:sz="0" w:space="0" w:color="auto"/>
            <w:right w:val="none" w:sz="0" w:space="0" w:color="auto"/>
          </w:divBdr>
        </w:div>
        <w:div w:id="819224453">
          <w:marLeft w:val="2030"/>
          <w:marRight w:val="0"/>
          <w:marTop w:val="67"/>
          <w:marBottom w:val="120"/>
          <w:divBdr>
            <w:top w:val="none" w:sz="0" w:space="0" w:color="auto"/>
            <w:left w:val="none" w:sz="0" w:space="0" w:color="auto"/>
            <w:bottom w:val="none" w:sz="0" w:space="0" w:color="auto"/>
            <w:right w:val="none" w:sz="0" w:space="0" w:color="auto"/>
          </w:divBdr>
        </w:div>
        <w:div w:id="500779268">
          <w:marLeft w:val="2030"/>
          <w:marRight w:val="0"/>
          <w:marTop w:val="67"/>
          <w:marBottom w:val="120"/>
          <w:divBdr>
            <w:top w:val="none" w:sz="0" w:space="0" w:color="auto"/>
            <w:left w:val="none" w:sz="0" w:space="0" w:color="auto"/>
            <w:bottom w:val="none" w:sz="0" w:space="0" w:color="auto"/>
            <w:right w:val="none" w:sz="0" w:space="0" w:color="auto"/>
          </w:divBdr>
        </w:div>
        <w:div w:id="231433580">
          <w:marLeft w:val="2030"/>
          <w:marRight w:val="0"/>
          <w:marTop w:val="67"/>
          <w:marBottom w:val="120"/>
          <w:divBdr>
            <w:top w:val="none" w:sz="0" w:space="0" w:color="auto"/>
            <w:left w:val="none" w:sz="0" w:space="0" w:color="auto"/>
            <w:bottom w:val="none" w:sz="0" w:space="0" w:color="auto"/>
            <w:right w:val="none" w:sz="0" w:space="0" w:color="auto"/>
          </w:divBdr>
        </w:div>
        <w:div w:id="496652478">
          <w:marLeft w:val="2030"/>
          <w:marRight w:val="0"/>
          <w:marTop w:val="67"/>
          <w:marBottom w:val="120"/>
          <w:divBdr>
            <w:top w:val="none" w:sz="0" w:space="0" w:color="auto"/>
            <w:left w:val="none" w:sz="0" w:space="0" w:color="auto"/>
            <w:bottom w:val="none" w:sz="0" w:space="0" w:color="auto"/>
            <w:right w:val="none" w:sz="0" w:space="0" w:color="auto"/>
          </w:divBdr>
        </w:div>
        <w:div w:id="1724717859">
          <w:marLeft w:val="1310"/>
          <w:marRight w:val="0"/>
          <w:marTop w:val="77"/>
          <w:marBottom w:val="120"/>
          <w:divBdr>
            <w:top w:val="none" w:sz="0" w:space="0" w:color="auto"/>
            <w:left w:val="none" w:sz="0" w:space="0" w:color="auto"/>
            <w:bottom w:val="none" w:sz="0" w:space="0" w:color="auto"/>
            <w:right w:val="none" w:sz="0" w:space="0" w:color="auto"/>
          </w:divBdr>
        </w:div>
        <w:div w:id="270169538">
          <w:marLeft w:val="1310"/>
          <w:marRight w:val="0"/>
          <w:marTop w:val="77"/>
          <w:marBottom w:val="120"/>
          <w:divBdr>
            <w:top w:val="none" w:sz="0" w:space="0" w:color="auto"/>
            <w:left w:val="none" w:sz="0" w:space="0" w:color="auto"/>
            <w:bottom w:val="none" w:sz="0" w:space="0" w:color="auto"/>
            <w:right w:val="none" w:sz="0" w:space="0" w:color="auto"/>
          </w:divBdr>
        </w:div>
        <w:div w:id="441143872">
          <w:marLeft w:val="1310"/>
          <w:marRight w:val="0"/>
          <w:marTop w:val="77"/>
          <w:marBottom w:val="120"/>
          <w:divBdr>
            <w:top w:val="none" w:sz="0" w:space="0" w:color="auto"/>
            <w:left w:val="none" w:sz="0" w:space="0" w:color="auto"/>
            <w:bottom w:val="none" w:sz="0" w:space="0" w:color="auto"/>
            <w:right w:val="none" w:sz="0" w:space="0" w:color="auto"/>
          </w:divBdr>
        </w:div>
        <w:div w:id="797718741">
          <w:marLeft w:val="590"/>
          <w:marRight w:val="0"/>
          <w:marTop w:val="77"/>
          <w:marBottom w:val="120"/>
          <w:divBdr>
            <w:top w:val="none" w:sz="0" w:space="0" w:color="auto"/>
            <w:left w:val="none" w:sz="0" w:space="0" w:color="auto"/>
            <w:bottom w:val="none" w:sz="0" w:space="0" w:color="auto"/>
            <w:right w:val="none" w:sz="0" w:space="0" w:color="auto"/>
          </w:divBdr>
        </w:div>
        <w:div w:id="718287215">
          <w:marLeft w:val="1310"/>
          <w:marRight w:val="0"/>
          <w:marTop w:val="77"/>
          <w:marBottom w:val="120"/>
          <w:divBdr>
            <w:top w:val="none" w:sz="0" w:space="0" w:color="auto"/>
            <w:left w:val="none" w:sz="0" w:space="0" w:color="auto"/>
            <w:bottom w:val="none" w:sz="0" w:space="0" w:color="auto"/>
            <w:right w:val="none" w:sz="0" w:space="0" w:color="auto"/>
          </w:divBdr>
        </w:div>
        <w:div w:id="831681689">
          <w:marLeft w:val="590"/>
          <w:marRight w:val="0"/>
          <w:marTop w:val="77"/>
          <w:marBottom w:val="120"/>
          <w:divBdr>
            <w:top w:val="none" w:sz="0" w:space="0" w:color="auto"/>
            <w:left w:val="none" w:sz="0" w:space="0" w:color="auto"/>
            <w:bottom w:val="none" w:sz="0" w:space="0" w:color="auto"/>
            <w:right w:val="none" w:sz="0" w:space="0" w:color="auto"/>
          </w:divBdr>
        </w:div>
      </w:divsChild>
    </w:div>
    <w:div w:id="935289085">
      <w:bodyDiv w:val="1"/>
      <w:marLeft w:val="0"/>
      <w:marRight w:val="0"/>
      <w:marTop w:val="0"/>
      <w:marBottom w:val="0"/>
      <w:divBdr>
        <w:top w:val="none" w:sz="0" w:space="0" w:color="auto"/>
        <w:left w:val="none" w:sz="0" w:space="0" w:color="auto"/>
        <w:bottom w:val="none" w:sz="0" w:space="0" w:color="auto"/>
        <w:right w:val="none" w:sz="0" w:space="0" w:color="auto"/>
      </w:divBdr>
      <w:divsChild>
        <w:div w:id="805857322">
          <w:marLeft w:val="590"/>
          <w:marRight w:val="0"/>
          <w:marTop w:val="77"/>
          <w:marBottom w:val="120"/>
          <w:divBdr>
            <w:top w:val="none" w:sz="0" w:space="0" w:color="auto"/>
            <w:left w:val="none" w:sz="0" w:space="0" w:color="auto"/>
            <w:bottom w:val="none" w:sz="0" w:space="0" w:color="auto"/>
            <w:right w:val="none" w:sz="0" w:space="0" w:color="auto"/>
          </w:divBdr>
        </w:div>
        <w:div w:id="159197791">
          <w:marLeft w:val="1310"/>
          <w:marRight w:val="0"/>
          <w:marTop w:val="77"/>
          <w:marBottom w:val="120"/>
          <w:divBdr>
            <w:top w:val="none" w:sz="0" w:space="0" w:color="auto"/>
            <w:left w:val="none" w:sz="0" w:space="0" w:color="auto"/>
            <w:bottom w:val="none" w:sz="0" w:space="0" w:color="auto"/>
            <w:right w:val="none" w:sz="0" w:space="0" w:color="auto"/>
          </w:divBdr>
        </w:div>
        <w:div w:id="1025253688">
          <w:marLeft w:val="2030"/>
          <w:marRight w:val="0"/>
          <w:marTop w:val="67"/>
          <w:marBottom w:val="120"/>
          <w:divBdr>
            <w:top w:val="none" w:sz="0" w:space="0" w:color="auto"/>
            <w:left w:val="none" w:sz="0" w:space="0" w:color="auto"/>
            <w:bottom w:val="none" w:sz="0" w:space="0" w:color="auto"/>
            <w:right w:val="none" w:sz="0" w:space="0" w:color="auto"/>
          </w:divBdr>
        </w:div>
        <w:div w:id="1602640282">
          <w:marLeft w:val="2030"/>
          <w:marRight w:val="0"/>
          <w:marTop w:val="67"/>
          <w:marBottom w:val="120"/>
          <w:divBdr>
            <w:top w:val="none" w:sz="0" w:space="0" w:color="auto"/>
            <w:left w:val="none" w:sz="0" w:space="0" w:color="auto"/>
            <w:bottom w:val="none" w:sz="0" w:space="0" w:color="auto"/>
            <w:right w:val="none" w:sz="0" w:space="0" w:color="auto"/>
          </w:divBdr>
        </w:div>
        <w:div w:id="540752447">
          <w:marLeft w:val="2030"/>
          <w:marRight w:val="0"/>
          <w:marTop w:val="67"/>
          <w:marBottom w:val="120"/>
          <w:divBdr>
            <w:top w:val="none" w:sz="0" w:space="0" w:color="auto"/>
            <w:left w:val="none" w:sz="0" w:space="0" w:color="auto"/>
            <w:bottom w:val="none" w:sz="0" w:space="0" w:color="auto"/>
            <w:right w:val="none" w:sz="0" w:space="0" w:color="auto"/>
          </w:divBdr>
        </w:div>
        <w:div w:id="553859187">
          <w:marLeft w:val="2030"/>
          <w:marRight w:val="0"/>
          <w:marTop w:val="67"/>
          <w:marBottom w:val="120"/>
          <w:divBdr>
            <w:top w:val="none" w:sz="0" w:space="0" w:color="auto"/>
            <w:left w:val="none" w:sz="0" w:space="0" w:color="auto"/>
            <w:bottom w:val="none" w:sz="0" w:space="0" w:color="auto"/>
            <w:right w:val="none" w:sz="0" w:space="0" w:color="auto"/>
          </w:divBdr>
        </w:div>
        <w:div w:id="760374200">
          <w:marLeft w:val="1310"/>
          <w:marRight w:val="0"/>
          <w:marTop w:val="77"/>
          <w:marBottom w:val="120"/>
          <w:divBdr>
            <w:top w:val="none" w:sz="0" w:space="0" w:color="auto"/>
            <w:left w:val="none" w:sz="0" w:space="0" w:color="auto"/>
            <w:bottom w:val="none" w:sz="0" w:space="0" w:color="auto"/>
            <w:right w:val="none" w:sz="0" w:space="0" w:color="auto"/>
          </w:divBdr>
        </w:div>
        <w:div w:id="1348630466">
          <w:marLeft w:val="1310"/>
          <w:marRight w:val="0"/>
          <w:marTop w:val="77"/>
          <w:marBottom w:val="120"/>
          <w:divBdr>
            <w:top w:val="none" w:sz="0" w:space="0" w:color="auto"/>
            <w:left w:val="none" w:sz="0" w:space="0" w:color="auto"/>
            <w:bottom w:val="none" w:sz="0" w:space="0" w:color="auto"/>
            <w:right w:val="none" w:sz="0" w:space="0" w:color="auto"/>
          </w:divBdr>
        </w:div>
        <w:div w:id="483161083">
          <w:marLeft w:val="1310"/>
          <w:marRight w:val="0"/>
          <w:marTop w:val="77"/>
          <w:marBottom w:val="120"/>
          <w:divBdr>
            <w:top w:val="none" w:sz="0" w:space="0" w:color="auto"/>
            <w:left w:val="none" w:sz="0" w:space="0" w:color="auto"/>
            <w:bottom w:val="none" w:sz="0" w:space="0" w:color="auto"/>
            <w:right w:val="none" w:sz="0" w:space="0" w:color="auto"/>
          </w:divBdr>
        </w:div>
        <w:div w:id="1495145624">
          <w:marLeft w:val="590"/>
          <w:marRight w:val="0"/>
          <w:marTop w:val="77"/>
          <w:marBottom w:val="120"/>
          <w:divBdr>
            <w:top w:val="none" w:sz="0" w:space="0" w:color="auto"/>
            <w:left w:val="none" w:sz="0" w:space="0" w:color="auto"/>
            <w:bottom w:val="none" w:sz="0" w:space="0" w:color="auto"/>
            <w:right w:val="none" w:sz="0" w:space="0" w:color="auto"/>
          </w:divBdr>
        </w:div>
        <w:div w:id="1290404779">
          <w:marLeft w:val="1310"/>
          <w:marRight w:val="0"/>
          <w:marTop w:val="77"/>
          <w:marBottom w:val="120"/>
          <w:divBdr>
            <w:top w:val="none" w:sz="0" w:space="0" w:color="auto"/>
            <w:left w:val="none" w:sz="0" w:space="0" w:color="auto"/>
            <w:bottom w:val="none" w:sz="0" w:space="0" w:color="auto"/>
            <w:right w:val="none" w:sz="0" w:space="0" w:color="auto"/>
          </w:divBdr>
        </w:div>
        <w:div w:id="1448623632">
          <w:marLeft w:val="590"/>
          <w:marRight w:val="0"/>
          <w:marTop w:val="77"/>
          <w:marBottom w:val="120"/>
          <w:divBdr>
            <w:top w:val="none" w:sz="0" w:space="0" w:color="auto"/>
            <w:left w:val="none" w:sz="0" w:space="0" w:color="auto"/>
            <w:bottom w:val="none" w:sz="0" w:space="0" w:color="auto"/>
            <w:right w:val="none" w:sz="0" w:space="0" w:color="auto"/>
          </w:divBdr>
        </w:div>
        <w:div w:id="1245988683">
          <w:marLeft w:val="1310"/>
          <w:marRight w:val="0"/>
          <w:marTop w:val="77"/>
          <w:marBottom w:val="120"/>
          <w:divBdr>
            <w:top w:val="none" w:sz="0" w:space="0" w:color="auto"/>
            <w:left w:val="none" w:sz="0" w:space="0" w:color="auto"/>
            <w:bottom w:val="none" w:sz="0" w:space="0" w:color="auto"/>
            <w:right w:val="none" w:sz="0" w:space="0" w:color="auto"/>
          </w:divBdr>
        </w:div>
      </w:divsChild>
    </w:div>
    <w:div w:id="951862987">
      <w:bodyDiv w:val="1"/>
      <w:marLeft w:val="0"/>
      <w:marRight w:val="0"/>
      <w:marTop w:val="0"/>
      <w:marBottom w:val="0"/>
      <w:divBdr>
        <w:top w:val="none" w:sz="0" w:space="0" w:color="auto"/>
        <w:left w:val="none" w:sz="0" w:space="0" w:color="auto"/>
        <w:bottom w:val="none" w:sz="0" w:space="0" w:color="auto"/>
        <w:right w:val="none" w:sz="0" w:space="0" w:color="auto"/>
      </w:divBdr>
      <w:divsChild>
        <w:div w:id="106582907">
          <w:marLeft w:val="1310"/>
          <w:marRight w:val="0"/>
          <w:marTop w:val="77"/>
          <w:marBottom w:val="120"/>
          <w:divBdr>
            <w:top w:val="none" w:sz="0" w:space="0" w:color="auto"/>
            <w:left w:val="none" w:sz="0" w:space="0" w:color="auto"/>
            <w:bottom w:val="none" w:sz="0" w:space="0" w:color="auto"/>
            <w:right w:val="none" w:sz="0" w:space="0" w:color="auto"/>
          </w:divBdr>
        </w:div>
      </w:divsChild>
    </w:div>
    <w:div w:id="953367065">
      <w:bodyDiv w:val="1"/>
      <w:marLeft w:val="0"/>
      <w:marRight w:val="0"/>
      <w:marTop w:val="0"/>
      <w:marBottom w:val="0"/>
      <w:divBdr>
        <w:top w:val="none" w:sz="0" w:space="0" w:color="auto"/>
        <w:left w:val="none" w:sz="0" w:space="0" w:color="auto"/>
        <w:bottom w:val="none" w:sz="0" w:space="0" w:color="auto"/>
        <w:right w:val="none" w:sz="0" w:space="0" w:color="auto"/>
      </w:divBdr>
    </w:div>
    <w:div w:id="964504652">
      <w:bodyDiv w:val="1"/>
      <w:marLeft w:val="0"/>
      <w:marRight w:val="0"/>
      <w:marTop w:val="0"/>
      <w:marBottom w:val="0"/>
      <w:divBdr>
        <w:top w:val="none" w:sz="0" w:space="0" w:color="auto"/>
        <w:left w:val="none" w:sz="0" w:space="0" w:color="auto"/>
        <w:bottom w:val="none" w:sz="0" w:space="0" w:color="auto"/>
        <w:right w:val="none" w:sz="0" w:space="0" w:color="auto"/>
      </w:divBdr>
    </w:div>
    <w:div w:id="964971056">
      <w:bodyDiv w:val="1"/>
      <w:marLeft w:val="0"/>
      <w:marRight w:val="0"/>
      <w:marTop w:val="0"/>
      <w:marBottom w:val="0"/>
      <w:divBdr>
        <w:top w:val="none" w:sz="0" w:space="0" w:color="auto"/>
        <w:left w:val="none" w:sz="0" w:space="0" w:color="auto"/>
        <w:bottom w:val="none" w:sz="0" w:space="0" w:color="auto"/>
        <w:right w:val="none" w:sz="0" w:space="0" w:color="auto"/>
      </w:divBdr>
    </w:div>
    <w:div w:id="965045252">
      <w:bodyDiv w:val="1"/>
      <w:marLeft w:val="0"/>
      <w:marRight w:val="0"/>
      <w:marTop w:val="0"/>
      <w:marBottom w:val="0"/>
      <w:divBdr>
        <w:top w:val="none" w:sz="0" w:space="0" w:color="auto"/>
        <w:left w:val="none" w:sz="0" w:space="0" w:color="auto"/>
        <w:bottom w:val="none" w:sz="0" w:space="0" w:color="auto"/>
        <w:right w:val="none" w:sz="0" w:space="0" w:color="auto"/>
      </w:divBdr>
    </w:div>
    <w:div w:id="984579558">
      <w:bodyDiv w:val="1"/>
      <w:marLeft w:val="0"/>
      <w:marRight w:val="0"/>
      <w:marTop w:val="0"/>
      <w:marBottom w:val="0"/>
      <w:divBdr>
        <w:top w:val="none" w:sz="0" w:space="0" w:color="auto"/>
        <w:left w:val="none" w:sz="0" w:space="0" w:color="auto"/>
        <w:bottom w:val="none" w:sz="0" w:space="0" w:color="auto"/>
        <w:right w:val="none" w:sz="0" w:space="0" w:color="auto"/>
      </w:divBdr>
      <w:divsChild>
        <w:div w:id="385639589">
          <w:marLeft w:val="590"/>
          <w:marRight w:val="0"/>
          <w:marTop w:val="77"/>
          <w:marBottom w:val="120"/>
          <w:divBdr>
            <w:top w:val="none" w:sz="0" w:space="0" w:color="auto"/>
            <w:left w:val="none" w:sz="0" w:space="0" w:color="auto"/>
            <w:bottom w:val="none" w:sz="0" w:space="0" w:color="auto"/>
            <w:right w:val="none" w:sz="0" w:space="0" w:color="auto"/>
          </w:divBdr>
        </w:div>
        <w:div w:id="311257492">
          <w:marLeft w:val="1310"/>
          <w:marRight w:val="0"/>
          <w:marTop w:val="77"/>
          <w:marBottom w:val="120"/>
          <w:divBdr>
            <w:top w:val="none" w:sz="0" w:space="0" w:color="auto"/>
            <w:left w:val="none" w:sz="0" w:space="0" w:color="auto"/>
            <w:bottom w:val="none" w:sz="0" w:space="0" w:color="auto"/>
            <w:right w:val="none" w:sz="0" w:space="0" w:color="auto"/>
          </w:divBdr>
        </w:div>
        <w:div w:id="1313872884">
          <w:marLeft w:val="2030"/>
          <w:marRight w:val="0"/>
          <w:marTop w:val="67"/>
          <w:marBottom w:val="120"/>
          <w:divBdr>
            <w:top w:val="none" w:sz="0" w:space="0" w:color="auto"/>
            <w:left w:val="none" w:sz="0" w:space="0" w:color="auto"/>
            <w:bottom w:val="none" w:sz="0" w:space="0" w:color="auto"/>
            <w:right w:val="none" w:sz="0" w:space="0" w:color="auto"/>
          </w:divBdr>
        </w:div>
        <w:div w:id="593247858">
          <w:marLeft w:val="2030"/>
          <w:marRight w:val="0"/>
          <w:marTop w:val="67"/>
          <w:marBottom w:val="120"/>
          <w:divBdr>
            <w:top w:val="none" w:sz="0" w:space="0" w:color="auto"/>
            <w:left w:val="none" w:sz="0" w:space="0" w:color="auto"/>
            <w:bottom w:val="none" w:sz="0" w:space="0" w:color="auto"/>
            <w:right w:val="none" w:sz="0" w:space="0" w:color="auto"/>
          </w:divBdr>
        </w:div>
        <w:div w:id="293682330">
          <w:marLeft w:val="2030"/>
          <w:marRight w:val="0"/>
          <w:marTop w:val="67"/>
          <w:marBottom w:val="120"/>
          <w:divBdr>
            <w:top w:val="none" w:sz="0" w:space="0" w:color="auto"/>
            <w:left w:val="none" w:sz="0" w:space="0" w:color="auto"/>
            <w:bottom w:val="none" w:sz="0" w:space="0" w:color="auto"/>
            <w:right w:val="none" w:sz="0" w:space="0" w:color="auto"/>
          </w:divBdr>
        </w:div>
        <w:div w:id="1168012347">
          <w:marLeft w:val="2030"/>
          <w:marRight w:val="0"/>
          <w:marTop w:val="67"/>
          <w:marBottom w:val="120"/>
          <w:divBdr>
            <w:top w:val="none" w:sz="0" w:space="0" w:color="auto"/>
            <w:left w:val="none" w:sz="0" w:space="0" w:color="auto"/>
            <w:bottom w:val="none" w:sz="0" w:space="0" w:color="auto"/>
            <w:right w:val="none" w:sz="0" w:space="0" w:color="auto"/>
          </w:divBdr>
        </w:div>
        <w:div w:id="349188863">
          <w:marLeft w:val="1310"/>
          <w:marRight w:val="0"/>
          <w:marTop w:val="77"/>
          <w:marBottom w:val="120"/>
          <w:divBdr>
            <w:top w:val="none" w:sz="0" w:space="0" w:color="auto"/>
            <w:left w:val="none" w:sz="0" w:space="0" w:color="auto"/>
            <w:bottom w:val="none" w:sz="0" w:space="0" w:color="auto"/>
            <w:right w:val="none" w:sz="0" w:space="0" w:color="auto"/>
          </w:divBdr>
        </w:div>
        <w:div w:id="108864643">
          <w:marLeft w:val="1310"/>
          <w:marRight w:val="0"/>
          <w:marTop w:val="77"/>
          <w:marBottom w:val="120"/>
          <w:divBdr>
            <w:top w:val="none" w:sz="0" w:space="0" w:color="auto"/>
            <w:left w:val="none" w:sz="0" w:space="0" w:color="auto"/>
            <w:bottom w:val="none" w:sz="0" w:space="0" w:color="auto"/>
            <w:right w:val="none" w:sz="0" w:space="0" w:color="auto"/>
          </w:divBdr>
        </w:div>
        <w:div w:id="1057240229">
          <w:marLeft w:val="1310"/>
          <w:marRight w:val="0"/>
          <w:marTop w:val="77"/>
          <w:marBottom w:val="120"/>
          <w:divBdr>
            <w:top w:val="none" w:sz="0" w:space="0" w:color="auto"/>
            <w:left w:val="none" w:sz="0" w:space="0" w:color="auto"/>
            <w:bottom w:val="none" w:sz="0" w:space="0" w:color="auto"/>
            <w:right w:val="none" w:sz="0" w:space="0" w:color="auto"/>
          </w:divBdr>
        </w:div>
        <w:div w:id="1224675509">
          <w:marLeft w:val="590"/>
          <w:marRight w:val="0"/>
          <w:marTop w:val="77"/>
          <w:marBottom w:val="120"/>
          <w:divBdr>
            <w:top w:val="none" w:sz="0" w:space="0" w:color="auto"/>
            <w:left w:val="none" w:sz="0" w:space="0" w:color="auto"/>
            <w:bottom w:val="none" w:sz="0" w:space="0" w:color="auto"/>
            <w:right w:val="none" w:sz="0" w:space="0" w:color="auto"/>
          </w:divBdr>
        </w:div>
        <w:div w:id="1880703590">
          <w:marLeft w:val="1310"/>
          <w:marRight w:val="0"/>
          <w:marTop w:val="77"/>
          <w:marBottom w:val="120"/>
          <w:divBdr>
            <w:top w:val="none" w:sz="0" w:space="0" w:color="auto"/>
            <w:left w:val="none" w:sz="0" w:space="0" w:color="auto"/>
            <w:bottom w:val="none" w:sz="0" w:space="0" w:color="auto"/>
            <w:right w:val="none" w:sz="0" w:space="0" w:color="auto"/>
          </w:divBdr>
        </w:div>
        <w:div w:id="770511678">
          <w:marLeft w:val="590"/>
          <w:marRight w:val="0"/>
          <w:marTop w:val="77"/>
          <w:marBottom w:val="120"/>
          <w:divBdr>
            <w:top w:val="none" w:sz="0" w:space="0" w:color="auto"/>
            <w:left w:val="none" w:sz="0" w:space="0" w:color="auto"/>
            <w:bottom w:val="none" w:sz="0" w:space="0" w:color="auto"/>
            <w:right w:val="none" w:sz="0" w:space="0" w:color="auto"/>
          </w:divBdr>
        </w:div>
        <w:div w:id="472139929">
          <w:marLeft w:val="1310"/>
          <w:marRight w:val="0"/>
          <w:marTop w:val="77"/>
          <w:marBottom w:val="120"/>
          <w:divBdr>
            <w:top w:val="none" w:sz="0" w:space="0" w:color="auto"/>
            <w:left w:val="none" w:sz="0" w:space="0" w:color="auto"/>
            <w:bottom w:val="none" w:sz="0" w:space="0" w:color="auto"/>
            <w:right w:val="none" w:sz="0" w:space="0" w:color="auto"/>
          </w:divBdr>
        </w:div>
      </w:divsChild>
    </w:div>
    <w:div w:id="1006445856">
      <w:bodyDiv w:val="1"/>
      <w:marLeft w:val="0"/>
      <w:marRight w:val="0"/>
      <w:marTop w:val="0"/>
      <w:marBottom w:val="0"/>
      <w:divBdr>
        <w:top w:val="none" w:sz="0" w:space="0" w:color="auto"/>
        <w:left w:val="none" w:sz="0" w:space="0" w:color="auto"/>
        <w:bottom w:val="none" w:sz="0" w:space="0" w:color="auto"/>
        <w:right w:val="none" w:sz="0" w:space="0" w:color="auto"/>
      </w:divBdr>
    </w:div>
    <w:div w:id="1008291854">
      <w:bodyDiv w:val="1"/>
      <w:marLeft w:val="0"/>
      <w:marRight w:val="0"/>
      <w:marTop w:val="0"/>
      <w:marBottom w:val="0"/>
      <w:divBdr>
        <w:top w:val="none" w:sz="0" w:space="0" w:color="auto"/>
        <w:left w:val="none" w:sz="0" w:space="0" w:color="auto"/>
        <w:bottom w:val="none" w:sz="0" w:space="0" w:color="auto"/>
        <w:right w:val="none" w:sz="0" w:space="0" w:color="auto"/>
      </w:divBdr>
      <w:divsChild>
        <w:div w:id="1229998108">
          <w:marLeft w:val="590"/>
          <w:marRight w:val="0"/>
          <w:marTop w:val="77"/>
          <w:marBottom w:val="120"/>
          <w:divBdr>
            <w:top w:val="none" w:sz="0" w:space="0" w:color="auto"/>
            <w:left w:val="none" w:sz="0" w:space="0" w:color="auto"/>
            <w:bottom w:val="none" w:sz="0" w:space="0" w:color="auto"/>
            <w:right w:val="none" w:sz="0" w:space="0" w:color="auto"/>
          </w:divBdr>
        </w:div>
        <w:div w:id="391925764">
          <w:marLeft w:val="1310"/>
          <w:marRight w:val="0"/>
          <w:marTop w:val="77"/>
          <w:marBottom w:val="120"/>
          <w:divBdr>
            <w:top w:val="none" w:sz="0" w:space="0" w:color="auto"/>
            <w:left w:val="none" w:sz="0" w:space="0" w:color="auto"/>
            <w:bottom w:val="none" w:sz="0" w:space="0" w:color="auto"/>
            <w:right w:val="none" w:sz="0" w:space="0" w:color="auto"/>
          </w:divBdr>
        </w:div>
        <w:div w:id="1198203207">
          <w:marLeft w:val="2030"/>
          <w:marRight w:val="0"/>
          <w:marTop w:val="67"/>
          <w:marBottom w:val="120"/>
          <w:divBdr>
            <w:top w:val="none" w:sz="0" w:space="0" w:color="auto"/>
            <w:left w:val="none" w:sz="0" w:space="0" w:color="auto"/>
            <w:bottom w:val="none" w:sz="0" w:space="0" w:color="auto"/>
            <w:right w:val="none" w:sz="0" w:space="0" w:color="auto"/>
          </w:divBdr>
        </w:div>
        <w:div w:id="1997495116">
          <w:marLeft w:val="2030"/>
          <w:marRight w:val="0"/>
          <w:marTop w:val="67"/>
          <w:marBottom w:val="120"/>
          <w:divBdr>
            <w:top w:val="none" w:sz="0" w:space="0" w:color="auto"/>
            <w:left w:val="none" w:sz="0" w:space="0" w:color="auto"/>
            <w:bottom w:val="none" w:sz="0" w:space="0" w:color="auto"/>
            <w:right w:val="none" w:sz="0" w:space="0" w:color="auto"/>
          </w:divBdr>
        </w:div>
        <w:div w:id="557863106">
          <w:marLeft w:val="2030"/>
          <w:marRight w:val="0"/>
          <w:marTop w:val="67"/>
          <w:marBottom w:val="120"/>
          <w:divBdr>
            <w:top w:val="none" w:sz="0" w:space="0" w:color="auto"/>
            <w:left w:val="none" w:sz="0" w:space="0" w:color="auto"/>
            <w:bottom w:val="none" w:sz="0" w:space="0" w:color="auto"/>
            <w:right w:val="none" w:sz="0" w:space="0" w:color="auto"/>
          </w:divBdr>
        </w:div>
        <w:div w:id="1064254972">
          <w:marLeft w:val="2030"/>
          <w:marRight w:val="0"/>
          <w:marTop w:val="67"/>
          <w:marBottom w:val="120"/>
          <w:divBdr>
            <w:top w:val="none" w:sz="0" w:space="0" w:color="auto"/>
            <w:left w:val="none" w:sz="0" w:space="0" w:color="auto"/>
            <w:bottom w:val="none" w:sz="0" w:space="0" w:color="auto"/>
            <w:right w:val="none" w:sz="0" w:space="0" w:color="auto"/>
          </w:divBdr>
        </w:div>
        <w:div w:id="827670487">
          <w:marLeft w:val="1310"/>
          <w:marRight w:val="0"/>
          <w:marTop w:val="77"/>
          <w:marBottom w:val="120"/>
          <w:divBdr>
            <w:top w:val="none" w:sz="0" w:space="0" w:color="auto"/>
            <w:left w:val="none" w:sz="0" w:space="0" w:color="auto"/>
            <w:bottom w:val="none" w:sz="0" w:space="0" w:color="auto"/>
            <w:right w:val="none" w:sz="0" w:space="0" w:color="auto"/>
          </w:divBdr>
        </w:div>
        <w:div w:id="1579559744">
          <w:marLeft w:val="1310"/>
          <w:marRight w:val="0"/>
          <w:marTop w:val="77"/>
          <w:marBottom w:val="120"/>
          <w:divBdr>
            <w:top w:val="none" w:sz="0" w:space="0" w:color="auto"/>
            <w:left w:val="none" w:sz="0" w:space="0" w:color="auto"/>
            <w:bottom w:val="none" w:sz="0" w:space="0" w:color="auto"/>
            <w:right w:val="none" w:sz="0" w:space="0" w:color="auto"/>
          </w:divBdr>
        </w:div>
        <w:div w:id="1832283706">
          <w:marLeft w:val="1310"/>
          <w:marRight w:val="0"/>
          <w:marTop w:val="77"/>
          <w:marBottom w:val="120"/>
          <w:divBdr>
            <w:top w:val="none" w:sz="0" w:space="0" w:color="auto"/>
            <w:left w:val="none" w:sz="0" w:space="0" w:color="auto"/>
            <w:bottom w:val="none" w:sz="0" w:space="0" w:color="auto"/>
            <w:right w:val="none" w:sz="0" w:space="0" w:color="auto"/>
          </w:divBdr>
        </w:div>
        <w:div w:id="37242775">
          <w:marLeft w:val="590"/>
          <w:marRight w:val="0"/>
          <w:marTop w:val="77"/>
          <w:marBottom w:val="120"/>
          <w:divBdr>
            <w:top w:val="none" w:sz="0" w:space="0" w:color="auto"/>
            <w:left w:val="none" w:sz="0" w:space="0" w:color="auto"/>
            <w:bottom w:val="none" w:sz="0" w:space="0" w:color="auto"/>
            <w:right w:val="none" w:sz="0" w:space="0" w:color="auto"/>
          </w:divBdr>
        </w:div>
        <w:div w:id="1691490092">
          <w:marLeft w:val="1310"/>
          <w:marRight w:val="0"/>
          <w:marTop w:val="77"/>
          <w:marBottom w:val="120"/>
          <w:divBdr>
            <w:top w:val="none" w:sz="0" w:space="0" w:color="auto"/>
            <w:left w:val="none" w:sz="0" w:space="0" w:color="auto"/>
            <w:bottom w:val="none" w:sz="0" w:space="0" w:color="auto"/>
            <w:right w:val="none" w:sz="0" w:space="0" w:color="auto"/>
          </w:divBdr>
        </w:div>
        <w:div w:id="1196039346">
          <w:marLeft w:val="590"/>
          <w:marRight w:val="0"/>
          <w:marTop w:val="77"/>
          <w:marBottom w:val="120"/>
          <w:divBdr>
            <w:top w:val="none" w:sz="0" w:space="0" w:color="auto"/>
            <w:left w:val="none" w:sz="0" w:space="0" w:color="auto"/>
            <w:bottom w:val="none" w:sz="0" w:space="0" w:color="auto"/>
            <w:right w:val="none" w:sz="0" w:space="0" w:color="auto"/>
          </w:divBdr>
        </w:div>
        <w:div w:id="1752695923">
          <w:marLeft w:val="1310"/>
          <w:marRight w:val="0"/>
          <w:marTop w:val="77"/>
          <w:marBottom w:val="120"/>
          <w:divBdr>
            <w:top w:val="none" w:sz="0" w:space="0" w:color="auto"/>
            <w:left w:val="none" w:sz="0" w:space="0" w:color="auto"/>
            <w:bottom w:val="none" w:sz="0" w:space="0" w:color="auto"/>
            <w:right w:val="none" w:sz="0" w:space="0" w:color="auto"/>
          </w:divBdr>
        </w:div>
      </w:divsChild>
    </w:div>
    <w:div w:id="1101728069">
      <w:bodyDiv w:val="1"/>
      <w:marLeft w:val="0"/>
      <w:marRight w:val="0"/>
      <w:marTop w:val="0"/>
      <w:marBottom w:val="0"/>
      <w:divBdr>
        <w:top w:val="none" w:sz="0" w:space="0" w:color="auto"/>
        <w:left w:val="none" w:sz="0" w:space="0" w:color="auto"/>
        <w:bottom w:val="none" w:sz="0" w:space="0" w:color="auto"/>
        <w:right w:val="none" w:sz="0" w:space="0" w:color="auto"/>
      </w:divBdr>
      <w:divsChild>
        <w:div w:id="1696075151">
          <w:marLeft w:val="590"/>
          <w:marRight w:val="0"/>
          <w:marTop w:val="77"/>
          <w:marBottom w:val="120"/>
          <w:divBdr>
            <w:top w:val="none" w:sz="0" w:space="0" w:color="auto"/>
            <w:left w:val="none" w:sz="0" w:space="0" w:color="auto"/>
            <w:bottom w:val="none" w:sz="0" w:space="0" w:color="auto"/>
            <w:right w:val="none" w:sz="0" w:space="0" w:color="auto"/>
          </w:divBdr>
        </w:div>
        <w:div w:id="992368295">
          <w:marLeft w:val="1310"/>
          <w:marRight w:val="0"/>
          <w:marTop w:val="77"/>
          <w:marBottom w:val="120"/>
          <w:divBdr>
            <w:top w:val="none" w:sz="0" w:space="0" w:color="auto"/>
            <w:left w:val="none" w:sz="0" w:space="0" w:color="auto"/>
            <w:bottom w:val="none" w:sz="0" w:space="0" w:color="auto"/>
            <w:right w:val="none" w:sz="0" w:space="0" w:color="auto"/>
          </w:divBdr>
        </w:div>
        <w:div w:id="644167212">
          <w:marLeft w:val="2030"/>
          <w:marRight w:val="0"/>
          <w:marTop w:val="67"/>
          <w:marBottom w:val="120"/>
          <w:divBdr>
            <w:top w:val="none" w:sz="0" w:space="0" w:color="auto"/>
            <w:left w:val="none" w:sz="0" w:space="0" w:color="auto"/>
            <w:bottom w:val="none" w:sz="0" w:space="0" w:color="auto"/>
            <w:right w:val="none" w:sz="0" w:space="0" w:color="auto"/>
          </w:divBdr>
        </w:div>
        <w:div w:id="1596283861">
          <w:marLeft w:val="2030"/>
          <w:marRight w:val="0"/>
          <w:marTop w:val="67"/>
          <w:marBottom w:val="120"/>
          <w:divBdr>
            <w:top w:val="none" w:sz="0" w:space="0" w:color="auto"/>
            <w:left w:val="none" w:sz="0" w:space="0" w:color="auto"/>
            <w:bottom w:val="none" w:sz="0" w:space="0" w:color="auto"/>
            <w:right w:val="none" w:sz="0" w:space="0" w:color="auto"/>
          </w:divBdr>
        </w:div>
        <w:div w:id="1797092312">
          <w:marLeft w:val="2030"/>
          <w:marRight w:val="0"/>
          <w:marTop w:val="67"/>
          <w:marBottom w:val="120"/>
          <w:divBdr>
            <w:top w:val="none" w:sz="0" w:space="0" w:color="auto"/>
            <w:left w:val="none" w:sz="0" w:space="0" w:color="auto"/>
            <w:bottom w:val="none" w:sz="0" w:space="0" w:color="auto"/>
            <w:right w:val="none" w:sz="0" w:space="0" w:color="auto"/>
          </w:divBdr>
        </w:div>
        <w:div w:id="759445797">
          <w:marLeft w:val="2030"/>
          <w:marRight w:val="0"/>
          <w:marTop w:val="67"/>
          <w:marBottom w:val="120"/>
          <w:divBdr>
            <w:top w:val="none" w:sz="0" w:space="0" w:color="auto"/>
            <w:left w:val="none" w:sz="0" w:space="0" w:color="auto"/>
            <w:bottom w:val="none" w:sz="0" w:space="0" w:color="auto"/>
            <w:right w:val="none" w:sz="0" w:space="0" w:color="auto"/>
          </w:divBdr>
        </w:div>
        <w:div w:id="1913192710">
          <w:marLeft w:val="1310"/>
          <w:marRight w:val="0"/>
          <w:marTop w:val="77"/>
          <w:marBottom w:val="120"/>
          <w:divBdr>
            <w:top w:val="none" w:sz="0" w:space="0" w:color="auto"/>
            <w:left w:val="none" w:sz="0" w:space="0" w:color="auto"/>
            <w:bottom w:val="none" w:sz="0" w:space="0" w:color="auto"/>
            <w:right w:val="none" w:sz="0" w:space="0" w:color="auto"/>
          </w:divBdr>
        </w:div>
        <w:div w:id="165899273">
          <w:marLeft w:val="1310"/>
          <w:marRight w:val="0"/>
          <w:marTop w:val="77"/>
          <w:marBottom w:val="120"/>
          <w:divBdr>
            <w:top w:val="none" w:sz="0" w:space="0" w:color="auto"/>
            <w:left w:val="none" w:sz="0" w:space="0" w:color="auto"/>
            <w:bottom w:val="none" w:sz="0" w:space="0" w:color="auto"/>
            <w:right w:val="none" w:sz="0" w:space="0" w:color="auto"/>
          </w:divBdr>
        </w:div>
        <w:div w:id="234753168">
          <w:marLeft w:val="1310"/>
          <w:marRight w:val="0"/>
          <w:marTop w:val="77"/>
          <w:marBottom w:val="120"/>
          <w:divBdr>
            <w:top w:val="none" w:sz="0" w:space="0" w:color="auto"/>
            <w:left w:val="none" w:sz="0" w:space="0" w:color="auto"/>
            <w:bottom w:val="none" w:sz="0" w:space="0" w:color="auto"/>
            <w:right w:val="none" w:sz="0" w:space="0" w:color="auto"/>
          </w:divBdr>
        </w:div>
        <w:div w:id="303392225">
          <w:marLeft w:val="590"/>
          <w:marRight w:val="0"/>
          <w:marTop w:val="77"/>
          <w:marBottom w:val="120"/>
          <w:divBdr>
            <w:top w:val="none" w:sz="0" w:space="0" w:color="auto"/>
            <w:left w:val="none" w:sz="0" w:space="0" w:color="auto"/>
            <w:bottom w:val="none" w:sz="0" w:space="0" w:color="auto"/>
            <w:right w:val="none" w:sz="0" w:space="0" w:color="auto"/>
          </w:divBdr>
        </w:div>
        <w:div w:id="2047216462">
          <w:marLeft w:val="1310"/>
          <w:marRight w:val="0"/>
          <w:marTop w:val="77"/>
          <w:marBottom w:val="120"/>
          <w:divBdr>
            <w:top w:val="none" w:sz="0" w:space="0" w:color="auto"/>
            <w:left w:val="none" w:sz="0" w:space="0" w:color="auto"/>
            <w:bottom w:val="none" w:sz="0" w:space="0" w:color="auto"/>
            <w:right w:val="none" w:sz="0" w:space="0" w:color="auto"/>
          </w:divBdr>
        </w:div>
        <w:div w:id="266158567">
          <w:marLeft w:val="590"/>
          <w:marRight w:val="0"/>
          <w:marTop w:val="77"/>
          <w:marBottom w:val="120"/>
          <w:divBdr>
            <w:top w:val="none" w:sz="0" w:space="0" w:color="auto"/>
            <w:left w:val="none" w:sz="0" w:space="0" w:color="auto"/>
            <w:bottom w:val="none" w:sz="0" w:space="0" w:color="auto"/>
            <w:right w:val="none" w:sz="0" w:space="0" w:color="auto"/>
          </w:divBdr>
        </w:div>
        <w:div w:id="1781071990">
          <w:marLeft w:val="1310"/>
          <w:marRight w:val="0"/>
          <w:marTop w:val="77"/>
          <w:marBottom w:val="120"/>
          <w:divBdr>
            <w:top w:val="none" w:sz="0" w:space="0" w:color="auto"/>
            <w:left w:val="none" w:sz="0" w:space="0" w:color="auto"/>
            <w:bottom w:val="none" w:sz="0" w:space="0" w:color="auto"/>
            <w:right w:val="none" w:sz="0" w:space="0" w:color="auto"/>
          </w:divBdr>
        </w:div>
      </w:divsChild>
    </w:div>
    <w:div w:id="1157501703">
      <w:bodyDiv w:val="1"/>
      <w:marLeft w:val="0"/>
      <w:marRight w:val="0"/>
      <w:marTop w:val="0"/>
      <w:marBottom w:val="0"/>
      <w:divBdr>
        <w:top w:val="none" w:sz="0" w:space="0" w:color="auto"/>
        <w:left w:val="none" w:sz="0" w:space="0" w:color="auto"/>
        <w:bottom w:val="none" w:sz="0" w:space="0" w:color="auto"/>
        <w:right w:val="none" w:sz="0" w:space="0" w:color="auto"/>
      </w:divBdr>
    </w:div>
    <w:div w:id="1209803361">
      <w:bodyDiv w:val="1"/>
      <w:marLeft w:val="0"/>
      <w:marRight w:val="0"/>
      <w:marTop w:val="0"/>
      <w:marBottom w:val="0"/>
      <w:divBdr>
        <w:top w:val="none" w:sz="0" w:space="0" w:color="auto"/>
        <w:left w:val="none" w:sz="0" w:space="0" w:color="auto"/>
        <w:bottom w:val="none" w:sz="0" w:space="0" w:color="auto"/>
        <w:right w:val="none" w:sz="0" w:space="0" w:color="auto"/>
      </w:divBdr>
    </w:div>
    <w:div w:id="1241019408">
      <w:bodyDiv w:val="1"/>
      <w:marLeft w:val="0"/>
      <w:marRight w:val="0"/>
      <w:marTop w:val="0"/>
      <w:marBottom w:val="0"/>
      <w:divBdr>
        <w:top w:val="none" w:sz="0" w:space="0" w:color="auto"/>
        <w:left w:val="none" w:sz="0" w:space="0" w:color="auto"/>
        <w:bottom w:val="none" w:sz="0" w:space="0" w:color="auto"/>
        <w:right w:val="none" w:sz="0" w:space="0" w:color="auto"/>
      </w:divBdr>
    </w:div>
    <w:div w:id="1260286584">
      <w:bodyDiv w:val="1"/>
      <w:marLeft w:val="0"/>
      <w:marRight w:val="0"/>
      <w:marTop w:val="0"/>
      <w:marBottom w:val="0"/>
      <w:divBdr>
        <w:top w:val="none" w:sz="0" w:space="0" w:color="auto"/>
        <w:left w:val="none" w:sz="0" w:space="0" w:color="auto"/>
        <w:bottom w:val="none" w:sz="0" w:space="0" w:color="auto"/>
        <w:right w:val="none" w:sz="0" w:space="0" w:color="auto"/>
      </w:divBdr>
      <w:divsChild>
        <w:div w:id="840580492">
          <w:marLeft w:val="590"/>
          <w:marRight w:val="0"/>
          <w:marTop w:val="77"/>
          <w:marBottom w:val="120"/>
          <w:divBdr>
            <w:top w:val="none" w:sz="0" w:space="0" w:color="auto"/>
            <w:left w:val="none" w:sz="0" w:space="0" w:color="auto"/>
            <w:bottom w:val="none" w:sz="0" w:space="0" w:color="auto"/>
            <w:right w:val="none" w:sz="0" w:space="0" w:color="auto"/>
          </w:divBdr>
        </w:div>
        <w:div w:id="1522165352">
          <w:marLeft w:val="1310"/>
          <w:marRight w:val="0"/>
          <w:marTop w:val="77"/>
          <w:marBottom w:val="120"/>
          <w:divBdr>
            <w:top w:val="none" w:sz="0" w:space="0" w:color="auto"/>
            <w:left w:val="none" w:sz="0" w:space="0" w:color="auto"/>
            <w:bottom w:val="none" w:sz="0" w:space="0" w:color="auto"/>
            <w:right w:val="none" w:sz="0" w:space="0" w:color="auto"/>
          </w:divBdr>
        </w:div>
        <w:div w:id="1800369547">
          <w:marLeft w:val="2030"/>
          <w:marRight w:val="0"/>
          <w:marTop w:val="67"/>
          <w:marBottom w:val="120"/>
          <w:divBdr>
            <w:top w:val="none" w:sz="0" w:space="0" w:color="auto"/>
            <w:left w:val="none" w:sz="0" w:space="0" w:color="auto"/>
            <w:bottom w:val="none" w:sz="0" w:space="0" w:color="auto"/>
            <w:right w:val="none" w:sz="0" w:space="0" w:color="auto"/>
          </w:divBdr>
        </w:div>
        <w:div w:id="1582985111">
          <w:marLeft w:val="2030"/>
          <w:marRight w:val="0"/>
          <w:marTop w:val="67"/>
          <w:marBottom w:val="120"/>
          <w:divBdr>
            <w:top w:val="none" w:sz="0" w:space="0" w:color="auto"/>
            <w:left w:val="none" w:sz="0" w:space="0" w:color="auto"/>
            <w:bottom w:val="none" w:sz="0" w:space="0" w:color="auto"/>
            <w:right w:val="none" w:sz="0" w:space="0" w:color="auto"/>
          </w:divBdr>
        </w:div>
        <w:div w:id="1684701043">
          <w:marLeft w:val="2030"/>
          <w:marRight w:val="0"/>
          <w:marTop w:val="67"/>
          <w:marBottom w:val="120"/>
          <w:divBdr>
            <w:top w:val="none" w:sz="0" w:space="0" w:color="auto"/>
            <w:left w:val="none" w:sz="0" w:space="0" w:color="auto"/>
            <w:bottom w:val="none" w:sz="0" w:space="0" w:color="auto"/>
            <w:right w:val="none" w:sz="0" w:space="0" w:color="auto"/>
          </w:divBdr>
        </w:div>
        <w:div w:id="1820731446">
          <w:marLeft w:val="2030"/>
          <w:marRight w:val="0"/>
          <w:marTop w:val="67"/>
          <w:marBottom w:val="120"/>
          <w:divBdr>
            <w:top w:val="none" w:sz="0" w:space="0" w:color="auto"/>
            <w:left w:val="none" w:sz="0" w:space="0" w:color="auto"/>
            <w:bottom w:val="none" w:sz="0" w:space="0" w:color="auto"/>
            <w:right w:val="none" w:sz="0" w:space="0" w:color="auto"/>
          </w:divBdr>
        </w:div>
        <w:div w:id="1243566010">
          <w:marLeft w:val="1310"/>
          <w:marRight w:val="0"/>
          <w:marTop w:val="77"/>
          <w:marBottom w:val="120"/>
          <w:divBdr>
            <w:top w:val="none" w:sz="0" w:space="0" w:color="auto"/>
            <w:left w:val="none" w:sz="0" w:space="0" w:color="auto"/>
            <w:bottom w:val="none" w:sz="0" w:space="0" w:color="auto"/>
            <w:right w:val="none" w:sz="0" w:space="0" w:color="auto"/>
          </w:divBdr>
        </w:div>
        <w:div w:id="231701674">
          <w:marLeft w:val="1310"/>
          <w:marRight w:val="0"/>
          <w:marTop w:val="77"/>
          <w:marBottom w:val="120"/>
          <w:divBdr>
            <w:top w:val="none" w:sz="0" w:space="0" w:color="auto"/>
            <w:left w:val="none" w:sz="0" w:space="0" w:color="auto"/>
            <w:bottom w:val="none" w:sz="0" w:space="0" w:color="auto"/>
            <w:right w:val="none" w:sz="0" w:space="0" w:color="auto"/>
          </w:divBdr>
        </w:div>
        <w:div w:id="533227080">
          <w:marLeft w:val="1310"/>
          <w:marRight w:val="0"/>
          <w:marTop w:val="77"/>
          <w:marBottom w:val="120"/>
          <w:divBdr>
            <w:top w:val="none" w:sz="0" w:space="0" w:color="auto"/>
            <w:left w:val="none" w:sz="0" w:space="0" w:color="auto"/>
            <w:bottom w:val="none" w:sz="0" w:space="0" w:color="auto"/>
            <w:right w:val="none" w:sz="0" w:space="0" w:color="auto"/>
          </w:divBdr>
        </w:div>
        <w:div w:id="1774013567">
          <w:marLeft w:val="590"/>
          <w:marRight w:val="0"/>
          <w:marTop w:val="77"/>
          <w:marBottom w:val="120"/>
          <w:divBdr>
            <w:top w:val="none" w:sz="0" w:space="0" w:color="auto"/>
            <w:left w:val="none" w:sz="0" w:space="0" w:color="auto"/>
            <w:bottom w:val="none" w:sz="0" w:space="0" w:color="auto"/>
            <w:right w:val="none" w:sz="0" w:space="0" w:color="auto"/>
          </w:divBdr>
        </w:div>
        <w:div w:id="1292058932">
          <w:marLeft w:val="1310"/>
          <w:marRight w:val="0"/>
          <w:marTop w:val="77"/>
          <w:marBottom w:val="120"/>
          <w:divBdr>
            <w:top w:val="none" w:sz="0" w:space="0" w:color="auto"/>
            <w:left w:val="none" w:sz="0" w:space="0" w:color="auto"/>
            <w:bottom w:val="none" w:sz="0" w:space="0" w:color="auto"/>
            <w:right w:val="none" w:sz="0" w:space="0" w:color="auto"/>
          </w:divBdr>
        </w:div>
        <w:div w:id="2063867278">
          <w:marLeft w:val="590"/>
          <w:marRight w:val="0"/>
          <w:marTop w:val="77"/>
          <w:marBottom w:val="120"/>
          <w:divBdr>
            <w:top w:val="none" w:sz="0" w:space="0" w:color="auto"/>
            <w:left w:val="none" w:sz="0" w:space="0" w:color="auto"/>
            <w:bottom w:val="none" w:sz="0" w:space="0" w:color="auto"/>
            <w:right w:val="none" w:sz="0" w:space="0" w:color="auto"/>
          </w:divBdr>
        </w:div>
        <w:div w:id="1223444317">
          <w:marLeft w:val="1310"/>
          <w:marRight w:val="0"/>
          <w:marTop w:val="77"/>
          <w:marBottom w:val="120"/>
          <w:divBdr>
            <w:top w:val="none" w:sz="0" w:space="0" w:color="auto"/>
            <w:left w:val="none" w:sz="0" w:space="0" w:color="auto"/>
            <w:bottom w:val="none" w:sz="0" w:space="0" w:color="auto"/>
            <w:right w:val="none" w:sz="0" w:space="0" w:color="auto"/>
          </w:divBdr>
        </w:div>
      </w:divsChild>
    </w:div>
    <w:div w:id="1286233166">
      <w:bodyDiv w:val="1"/>
      <w:marLeft w:val="0"/>
      <w:marRight w:val="0"/>
      <w:marTop w:val="0"/>
      <w:marBottom w:val="0"/>
      <w:divBdr>
        <w:top w:val="none" w:sz="0" w:space="0" w:color="auto"/>
        <w:left w:val="none" w:sz="0" w:space="0" w:color="auto"/>
        <w:bottom w:val="none" w:sz="0" w:space="0" w:color="auto"/>
        <w:right w:val="none" w:sz="0" w:space="0" w:color="auto"/>
      </w:divBdr>
    </w:div>
    <w:div w:id="1292131041">
      <w:bodyDiv w:val="1"/>
      <w:marLeft w:val="0"/>
      <w:marRight w:val="0"/>
      <w:marTop w:val="0"/>
      <w:marBottom w:val="0"/>
      <w:divBdr>
        <w:top w:val="none" w:sz="0" w:space="0" w:color="auto"/>
        <w:left w:val="none" w:sz="0" w:space="0" w:color="auto"/>
        <w:bottom w:val="none" w:sz="0" w:space="0" w:color="auto"/>
        <w:right w:val="none" w:sz="0" w:space="0" w:color="auto"/>
      </w:divBdr>
      <w:divsChild>
        <w:div w:id="1354307004">
          <w:marLeft w:val="590"/>
          <w:marRight w:val="0"/>
          <w:marTop w:val="77"/>
          <w:marBottom w:val="120"/>
          <w:divBdr>
            <w:top w:val="none" w:sz="0" w:space="0" w:color="auto"/>
            <w:left w:val="none" w:sz="0" w:space="0" w:color="auto"/>
            <w:bottom w:val="none" w:sz="0" w:space="0" w:color="auto"/>
            <w:right w:val="none" w:sz="0" w:space="0" w:color="auto"/>
          </w:divBdr>
        </w:div>
        <w:div w:id="34307352">
          <w:marLeft w:val="1310"/>
          <w:marRight w:val="0"/>
          <w:marTop w:val="77"/>
          <w:marBottom w:val="120"/>
          <w:divBdr>
            <w:top w:val="none" w:sz="0" w:space="0" w:color="auto"/>
            <w:left w:val="none" w:sz="0" w:space="0" w:color="auto"/>
            <w:bottom w:val="none" w:sz="0" w:space="0" w:color="auto"/>
            <w:right w:val="none" w:sz="0" w:space="0" w:color="auto"/>
          </w:divBdr>
        </w:div>
        <w:div w:id="353269786">
          <w:marLeft w:val="2030"/>
          <w:marRight w:val="0"/>
          <w:marTop w:val="67"/>
          <w:marBottom w:val="120"/>
          <w:divBdr>
            <w:top w:val="none" w:sz="0" w:space="0" w:color="auto"/>
            <w:left w:val="none" w:sz="0" w:space="0" w:color="auto"/>
            <w:bottom w:val="none" w:sz="0" w:space="0" w:color="auto"/>
            <w:right w:val="none" w:sz="0" w:space="0" w:color="auto"/>
          </w:divBdr>
        </w:div>
        <w:div w:id="1315453090">
          <w:marLeft w:val="2030"/>
          <w:marRight w:val="0"/>
          <w:marTop w:val="67"/>
          <w:marBottom w:val="120"/>
          <w:divBdr>
            <w:top w:val="none" w:sz="0" w:space="0" w:color="auto"/>
            <w:left w:val="none" w:sz="0" w:space="0" w:color="auto"/>
            <w:bottom w:val="none" w:sz="0" w:space="0" w:color="auto"/>
            <w:right w:val="none" w:sz="0" w:space="0" w:color="auto"/>
          </w:divBdr>
        </w:div>
        <w:div w:id="1129979889">
          <w:marLeft w:val="2030"/>
          <w:marRight w:val="0"/>
          <w:marTop w:val="67"/>
          <w:marBottom w:val="120"/>
          <w:divBdr>
            <w:top w:val="none" w:sz="0" w:space="0" w:color="auto"/>
            <w:left w:val="none" w:sz="0" w:space="0" w:color="auto"/>
            <w:bottom w:val="none" w:sz="0" w:space="0" w:color="auto"/>
            <w:right w:val="none" w:sz="0" w:space="0" w:color="auto"/>
          </w:divBdr>
        </w:div>
        <w:div w:id="697589565">
          <w:marLeft w:val="2030"/>
          <w:marRight w:val="0"/>
          <w:marTop w:val="67"/>
          <w:marBottom w:val="120"/>
          <w:divBdr>
            <w:top w:val="none" w:sz="0" w:space="0" w:color="auto"/>
            <w:left w:val="none" w:sz="0" w:space="0" w:color="auto"/>
            <w:bottom w:val="none" w:sz="0" w:space="0" w:color="auto"/>
            <w:right w:val="none" w:sz="0" w:space="0" w:color="auto"/>
          </w:divBdr>
        </w:div>
        <w:div w:id="1827473762">
          <w:marLeft w:val="1310"/>
          <w:marRight w:val="0"/>
          <w:marTop w:val="77"/>
          <w:marBottom w:val="120"/>
          <w:divBdr>
            <w:top w:val="none" w:sz="0" w:space="0" w:color="auto"/>
            <w:left w:val="none" w:sz="0" w:space="0" w:color="auto"/>
            <w:bottom w:val="none" w:sz="0" w:space="0" w:color="auto"/>
            <w:right w:val="none" w:sz="0" w:space="0" w:color="auto"/>
          </w:divBdr>
        </w:div>
        <w:div w:id="1825049132">
          <w:marLeft w:val="1310"/>
          <w:marRight w:val="0"/>
          <w:marTop w:val="77"/>
          <w:marBottom w:val="120"/>
          <w:divBdr>
            <w:top w:val="none" w:sz="0" w:space="0" w:color="auto"/>
            <w:left w:val="none" w:sz="0" w:space="0" w:color="auto"/>
            <w:bottom w:val="none" w:sz="0" w:space="0" w:color="auto"/>
            <w:right w:val="none" w:sz="0" w:space="0" w:color="auto"/>
          </w:divBdr>
        </w:div>
        <w:div w:id="1788818530">
          <w:marLeft w:val="1310"/>
          <w:marRight w:val="0"/>
          <w:marTop w:val="77"/>
          <w:marBottom w:val="120"/>
          <w:divBdr>
            <w:top w:val="none" w:sz="0" w:space="0" w:color="auto"/>
            <w:left w:val="none" w:sz="0" w:space="0" w:color="auto"/>
            <w:bottom w:val="none" w:sz="0" w:space="0" w:color="auto"/>
            <w:right w:val="none" w:sz="0" w:space="0" w:color="auto"/>
          </w:divBdr>
        </w:div>
        <w:div w:id="1367025127">
          <w:marLeft w:val="590"/>
          <w:marRight w:val="0"/>
          <w:marTop w:val="77"/>
          <w:marBottom w:val="120"/>
          <w:divBdr>
            <w:top w:val="none" w:sz="0" w:space="0" w:color="auto"/>
            <w:left w:val="none" w:sz="0" w:space="0" w:color="auto"/>
            <w:bottom w:val="none" w:sz="0" w:space="0" w:color="auto"/>
            <w:right w:val="none" w:sz="0" w:space="0" w:color="auto"/>
          </w:divBdr>
        </w:div>
        <w:div w:id="1508792827">
          <w:marLeft w:val="1310"/>
          <w:marRight w:val="0"/>
          <w:marTop w:val="77"/>
          <w:marBottom w:val="120"/>
          <w:divBdr>
            <w:top w:val="none" w:sz="0" w:space="0" w:color="auto"/>
            <w:left w:val="none" w:sz="0" w:space="0" w:color="auto"/>
            <w:bottom w:val="none" w:sz="0" w:space="0" w:color="auto"/>
            <w:right w:val="none" w:sz="0" w:space="0" w:color="auto"/>
          </w:divBdr>
        </w:div>
        <w:div w:id="1337609692">
          <w:marLeft w:val="590"/>
          <w:marRight w:val="0"/>
          <w:marTop w:val="77"/>
          <w:marBottom w:val="120"/>
          <w:divBdr>
            <w:top w:val="none" w:sz="0" w:space="0" w:color="auto"/>
            <w:left w:val="none" w:sz="0" w:space="0" w:color="auto"/>
            <w:bottom w:val="none" w:sz="0" w:space="0" w:color="auto"/>
            <w:right w:val="none" w:sz="0" w:space="0" w:color="auto"/>
          </w:divBdr>
        </w:div>
        <w:div w:id="1077246483">
          <w:marLeft w:val="1310"/>
          <w:marRight w:val="0"/>
          <w:marTop w:val="77"/>
          <w:marBottom w:val="120"/>
          <w:divBdr>
            <w:top w:val="none" w:sz="0" w:space="0" w:color="auto"/>
            <w:left w:val="none" w:sz="0" w:space="0" w:color="auto"/>
            <w:bottom w:val="none" w:sz="0" w:space="0" w:color="auto"/>
            <w:right w:val="none" w:sz="0" w:space="0" w:color="auto"/>
          </w:divBdr>
        </w:div>
      </w:divsChild>
    </w:div>
    <w:div w:id="1293290809">
      <w:bodyDiv w:val="1"/>
      <w:marLeft w:val="0"/>
      <w:marRight w:val="0"/>
      <w:marTop w:val="0"/>
      <w:marBottom w:val="0"/>
      <w:divBdr>
        <w:top w:val="none" w:sz="0" w:space="0" w:color="auto"/>
        <w:left w:val="none" w:sz="0" w:space="0" w:color="auto"/>
        <w:bottom w:val="none" w:sz="0" w:space="0" w:color="auto"/>
        <w:right w:val="none" w:sz="0" w:space="0" w:color="auto"/>
      </w:divBdr>
    </w:div>
    <w:div w:id="1295670811">
      <w:bodyDiv w:val="1"/>
      <w:marLeft w:val="0"/>
      <w:marRight w:val="0"/>
      <w:marTop w:val="0"/>
      <w:marBottom w:val="0"/>
      <w:divBdr>
        <w:top w:val="none" w:sz="0" w:space="0" w:color="auto"/>
        <w:left w:val="none" w:sz="0" w:space="0" w:color="auto"/>
        <w:bottom w:val="none" w:sz="0" w:space="0" w:color="auto"/>
        <w:right w:val="none" w:sz="0" w:space="0" w:color="auto"/>
      </w:divBdr>
    </w:div>
    <w:div w:id="1329944051">
      <w:bodyDiv w:val="1"/>
      <w:marLeft w:val="0"/>
      <w:marRight w:val="0"/>
      <w:marTop w:val="0"/>
      <w:marBottom w:val="0"/>
      <w:divBdr>
        <w:top w:val="none" w:sz="0" w:space="0" w:color="auto"/>
        <w:left w:val="none" w:sz="0" w:space="0" w:color="auto"/>
        <w:bottom w:val="none" w:sz="0" w:space="0" w:color="auto"/>
        <w:right w:val="none" w:sz="0" w:space="0" w:color="auto"/>
      </w:divBdr>
    </w:div>
    <w:div w:id="1353143334">
      <w:bodyDiv w:val="1"/>
      <w:marLeft w:val="0"/>
      <w:marRight w:val="0"/>
      <w:marTop w:val="0"/>
      <w:marBottom w:val="0"/>
      <w:divBdr>
        <w:top w:val="none" w:sz="0" w:space="0" w:color="auto"/>
        <w:left w:val="none" w:sz="0" w:space="0" w:color="auto"/>
        <w:bottom w:val="none" w:sz="0" w:space="0" w:color="auto"/>
        <w:right w:val="none" w:sz="0" w:space="0" w:color="auto"/>
      </w:divBdr>
    </w:div>
    <w:div w:id="1358774409">
      <w:bodyDiv w:val="1"/>
      <w:marLeft w:val="0"/>
      <w:marRight w:val="0"/>
      <w:marTop w:val="0"/>
      <w:marBottom w:val="0"/>
      <w:divBdr>
        <w:top w:val="none" w:sz="0" w:space="0" w:color="auto"/>
        <w:left w:val="none" w:sz="0" w:space="0" w:color="auto"/>
        <w:bottom w:val="none" w:sz="0" w:space="0" w:color="auto"/>
        <w:right w:val="none" w:sz="0" w:space="0" w:color="auto"/>
      </w:divBdr>
    </w:div>
    <w:div w:id="1407604746">
      <w:bodyDiv w:val="1"/>
      <w:marLeft w:val="0"/>
      <w:marRight w:val="0"/>
      <w:marTop w:val="0"/>
      <w:marBottom w:val="0"/>
      <w:divBdr>
        <w:top w:val="none" w:sz="0" w:space="0" w:color="auto"/>
        <w:left w:val="none" w:sz="0" w:space="0" w:color="auto"/>
        <w:bottom w:val="none" w:sz="0" w:space="0" w:color="auto"/>
        <w:right w:val="none" w:sz="0" w:space="0" w:color="auto"/>
      </w:divBdr>
    </w:div>
    <w:div w:id="1428188519">
      <w:bodyDiv w:val="1"/>
      <w:marLeft w:val="0"/>
      <w:marRight w:val="0"/>
      <w:marTop w:val="0"/>
      <w:marBottom w:val="0"/>
      <w:divBdr>
        <w:top w:val="none" w:sz="0" w:space="0" w:color="auto"/>
        <w:left w:val="none" w:sz="0" w:space="0" w:color="auto"/>
        <w:bottom w:val="none" w:sz="0" w:space="0" w:color="auto"/>
        <w:right w:val="none" w:sz="0" w:space="0" w:color="auto"/>
      </w:divBdr>
      <w:divsChild>
        <w:div w:id="721952042">
          <w:marLeft w:val="274"/>
          <w:marRight w:val="0"/>
          <w:marTop w:val="0"/>
          <w:marBottom w:val="0"/>
          <w:divBdr>
            <w:top w:val="none" w:sz="0" w:space="0" w:color="auto"/>
            <w:left w:val="none" w:sz="0" w:space="0" w:color="auto"/>
            <w:bottom w:val="none" w:sz="0" w:space="0" w:color="auto"/>
            <w:right w:val="none" w:sz="0" w:space="0" w:color="auto"/>
          </w:divBdr>
        </w:div>
        <w:div w:id="1258833771">
          <w:marLeft w:val="274"/>
          <w:marRight w:val="0"/>
          <w:marTop w:val="0"/>
          <w:marBottom w:val="0"/>
          <w:divBdr>
            <w:top w:val="none" w:sz="0" w:space="0" w:color="auto"/>
            <w:left w:val="none" w:sz="0" w:space="0" w:color="auto"/>
            <w:bottom w:val="none" w:sz="0" w:space="0" w:color="auto"/>
            <w:right w:val="none" w:sz="0" w:space="0" w:color="auto"/>
          </w:divBdr>
        </w:div>
        <w:div w:id="1610506939">
          <w:marLeft w:val="274"/>
          <w:marRight w:val="0"/>
          <w:marTop w:val="0"/>
          <w:marBottom w:val="0"/>
          <w:divBdr>
            <w:top w:val="none" w:sz="0" w:space="0" w:color="auto"/>
            <w:left w:val="none" w:sz="0" w:space="0" w:color="auto"/>
            <w:bottom w:val="none" w:sz="0" w:space="0" w:color="auto"/>
            <w:right w:val="none" w:sz="0" w:space="0" w:color="auto"/>
          </w:divBdr>
        </w:div>
      </w:divsChild>
    </w:div>
    <w:div w:id="1452359188">
      <w:bodyDiv w:val="1"/>
      <w:marLeft w:val="0"/>
      <w:marRight w:val="0"/>
      <w:marTop w:val="0"/>
      <w:marBottom w:val="0"/>
      <w:divBdr>
        <w:top w:val="none" w:sz="0" w:space="0" w:color="auto"/>
        <w:left w:val="none" w:sz="0" w:space="0" w:color="auto"/>
        <w:bottom w:val="none" w:sz="0" w:space="0" w:color="auto"/>
        <w:right w:val="none" w:sz="0" w:space="0" w:color="auto"/>
      </w:divBdr>
    </w:div>
    <w:div w:id="1477722732">
      <w:bodyDiv w:val="1"/>
      <w:marLeft w:val="0"/>
      <w:marRight w:val="0"/>
      <w:marTop w:val="0"/>
      <w:marBottom w:val="0"/>
      <w:divBdr>
        <w:top w:val="none" w:sz="0" w:space="0" w:color="auto"/>
        <w:left w:val="none" w:sz="0" w:space="0" w:color="auto"/>
        <w:bottom w:val="none" w:sz="0" w:space="0" w:color="auto"/>
        <w:right w:val="none" w:sz="0" w:space="0" w:color="auto"/>
      </w:divBdr>
    </w:div>
    <w:div w:id="1507094649">
      <w:bodyDiv w:val="1"/>
      <w:marLeft w:val="0"/>
      <w:marRight w:val="0"/>
      <w:marTop w:val="0"/>
      <w:marBottom w:val="0"/>
      <w:divBdr>
        <w:top w:val="none" w:sz="0" w:space="0" w:color="auto"/>
        <w:left w:val="none" w:sz="0" w:space="0" w:color="auto"/>
        <w:bottom w:val="none" w:sz="0" w:space="0" w:color="auto"/>
        <w:right w:val="none" w:sz="0" w:space="0" w:color="auto"/>
      </w:divBdr>
    </w:div>
    <w:div w:id="1525628578">
      <w:bodyDiv w:val="1"/>
      <w:marLeft w:val="0"/>
      <w:marRight w:val="0"/>
      <w:marTop w:val="0"/>
      <w:marBottom w:val="0"/>
      <w:divBdr>
        <w:top w:val="none" w:sz="0" w:space="0" w:color="auto"/>
        <w:left w:val="none" w:sz="0" w:space="0" w:color="auto"/>
        <w:bottom w:val="none" w:sz="0" w:space="0" w:color="auto"/>
        <w:right w:val="none" w:sz="0" w:space="0" w:color="auto"/>
      </w:divBdr>
    </w:div>
    <w:div w:id="1567454429">
      <w:bodyDiv w:val="1"/>
      <w:marLeft w:val="0"/>
      <w:marRight w:val="0"/>
      <w:marTop w:val="0"/>
      <w:marBottom w:val="0"/>
      <w:divBdr>
        <w:top w:val="none" w:sz="0" w:space="0" w:color="auto"/>
        <w:left w:val="none" w:sz="0" w:space="0" w:color="auto"/>
        <w:bottom w:val="none" w:sz="0" w:space="0" w:color="auto"/>
        <w:right w:val="none" w:sz="0" w:space="0" w:color="auto"/>
      </w:divBdr>
    </w:div>
    <w:div w:id="1581060229">
      <w:bodyDiv w:val="1"/>
      <w:marLeft w:val="0"/>
      <w:marRight w:val="0"/>
      <w:marTop w:val="0"/>
      <w:marBottom w:val="0"/>
      <w:divBdr>
        <w:top w:val="none" w:sz="0" w:space="0" w:color="auto"/>
        <w:left w:val="none" w:sz="0" w:space="0" w:color="auto"/>
        <w:bottom w:val="none" w:sz="0" w:space="0" w:color="auto"/>
        <w:right w:val="none" w:sz="0" w:space="0" w:color="auto"/>
      </w:divBdr>
      <w:divsChild>
        <w:div w:id="894775029">
          <w:marLeft w:val="590"/>
          <w:marRight w:val="0"/>
          <w:marTop w:val="77"/>
          <w:marBottom w:val="120"/>
          <w:divBdr>
            <w:top w:val="none" w:sz="0" w:space="0" w:color="auto"/>
            <w:left w:val="none" w:sz="0" w:space="0" w:color="auto"/>
            <w:bottom w:val="none" w:sz="0" w:space="0" w:color="auto"/>
            <w:right w:val="none" w:sz="0" w:space="0" w:color="auto"/>
          </w:divBdr>
        </w:div>
        <w:div w:id="71127818">
          <w:marLeft w:val="1310"/>
          <w:marRight w:val="0"/>
          <w:marTop w:val="77"/>
          <w:marBottom w:val="120"/>
          <w:divBdr>
            <w:top w:val="none" w:sz="0" w:space="0" w:color="auto"/>
            <w:left w:val="none" w:sz="0" w:space="0" w:color="auto"/>
            <w:bottom w:val="none" w:sz="0" w:space="0" w:color="auto"/>
            <w:right w:val="none" w:sz="0" w:space="0" w:color="auto"/>
          </w:divBdr>
        </w:div>
        <w:div w:id="1421757583">
          <w:marLeft w:val="2030"/>
          <w:marRight w:val="0"/>
          <w:marTop w:val="67"/>
          <w:marBottom w:val="120"/>
          <w:divBdr>
            <w:top w:val="none" w:sz="0" w:space="0" w:color="auto"/>
            <w:left w:val="none" w:sz="0" w:space="0" w:color="auto"/>
            <w:bottom w:val="none" w:sz="0" w:space="0" w:color="auto"/>
            <w:right w:val="none" w:sz="0" w:space="0" w:color="auto"/>
          </w:divBdr>
        </w:div>
        <w:div w:id="1459451424">
          <w:marLeft w:val="2030"/>
          <w:marRight w:val="0"/>
          <w:marTop w:val="67"/>
          <w:marBottom w:val="120"/>
          <w:divBdr>
            <w:top w:val="none" w:sz="0" w:space="0" w:color="auto"/>
            <w:left w:val="none" w:sz="0" w:space="0" w:color="auto"/>
            <w:bottom w:val="none" w:sz="0" w:space="0" w:color="auto"/>
            <w:right w:val="none" w:sz="0" w:space="0" w:color="auto"/>
          </w:divBdr>
        </w:div>
        <w:div w:id="638996901">
          <w:marLeft w:val="2030"/>
          <w:marRight w:val="0"/>
          <w:marTop w:val="67"/>
          <w:marBottom w:val="120"/>
          <w:divBdr>
            <w:top w:val="none" w:sz="0" w:space="0" w:color="auto"/>
            <w:left w:val="none" w:sz="0" w:space="0" w:color="auto"/>
            <w:bottom w:val="none" w:sz="0" w:space="0" w:color="auto"/>
            <w:right w:val="none" w:sz="0" w:space="0" w:color="auto"/>
          </w:divBdr>
        </w:div>
        <w:div w:id="1693460469">
          <w:marLeft w:val="2030"/>
          <w:marRight w:val="0"/>
          <w:marTop w:val="67"/>
          <w:marBottom w:val="120"/>
          <w:divBdr>
            <w:top w:val="none" w:sz="0" w:space="0" w:color="auto"/>
            <w:left w:val="none" w:sz="0" w:space="0" w:color="auto"/>
            <w:bottom w:val="none" w:sz="0" w:space="0" w:color="auto"/>
            <w:right w:val="none" w:sz="0" w:space="0" w:color="auto"/>
          </w:divBdr>
        </w:div>
        <w:div w:id="765030566">
          <w:marLeft w:val="1310"/>
          <w:marRight w:val="0"/>
          <w:marTop w:val="77"/>
          <w:marBottom w:val="120"/>
          <w:divBdr>
            <w:top w:val="none" w:sz="0" w:space="0" w:color="auto"/>
            <w:left w:val="none" w:sz="0" w:space="0" w:color="auto"/>
            <w:bottom w:val="none" w:sz="0" w:space="0" w:color="auto"/>
            <w:right w:val="none" w:sz="0" w:space="0" w:color="auto"/>
          </w:divBdr>
        </w:div>
        <w:div w:id="1057901686">
          <w:marLeft w:val="1310"/>
          <w:marRight w:val="0"/>
          <w:marTop w:val="77"/>
          <w:marBottom w:val="120"/>
          <w:divBdr>
            <w:top w:val="none" w:sz="0" w:space="0" w:color="auto"/>
            <w:left w:val="none" w:sz="0" w:space="0" w:color="auto"/>
            <w:bottom w:val="none" w:sz="0" w:space="0" w:color="auto"/>
            <w:right w:val="none" w:sz="0" w:space="0" w:color="auto"/>
          </w:divBdr>
        </w:div>
        <w:div w:id="245964775">
          <w:marLeft w:val="1310"/>
          <w:marRight w:val="0"/>
          <w:marTop w:val="77"/>
          <w:marBottom w:val="120"/>
          <w:divBdr>
            <w:top w:val="none" w:sz="0" w:space="0" w:color="auto"/>
            <w:left w:val="none" w:sz="0" w:space="0" w:color="auto"/>
            <w:bottom w:val="none" w:sz="0" w:space="0" w:color="auto"/>
            <w:right w:val="none" w:sz="0" w:space="0" w:color="auto"/>
          </w:divBdr>
        </w:div>
        <w:div w:id="749277015">
          <w:marLeft w:val="590"/>
          <w:marRight w:val="0"/>
          <w:marTop w:val="77"/>
          <w:marBottom w:val="120"/>
          <w:divBdr>
            <w:top w:val="none" w:sz="0" w:space="0" w:color="auto"/>
            <w:left w:val="none" w:sz="0" w:space="0" w:color="auto"/>
            <w:bottom w:val="none" w:sz="0" w:space="0" w:color="auto"/>
            <w:right w:val="none" w:sz="0" w:space="0" w:color="auto"/>
          </w:divBdr>
        </w:div>
        <w:div w:id="428889354">
          <w:marLeft w:val="1310"/>
          <w:marRight w:val="0"/>
          <w:marTop w:val="77"/>
          <w:marBottom w:val="120"/>
          <w:divBdr>
            <w:top w:val="none" w:sz="0" w:space="0" w:color="auto"/>
            <w:left w:val="none" w:sz="0" w:space="0" w:color="auto"/>
            <w:bottom w:val="none" w:sz="0" w:space="0" w:color="auto"/>
            <w:right w:val="none" w:sz="0" w:space="0" w:color="auto"/>
          </w:divBdr>
        </w:div>
        <w:div w:id="1285312968">
          <w:marLeft w:val="590"/>
          <w:marRight w:val="0"/>
          <w:marTop w:val="77"/>
          <w:marBottom w:val="120"/>
          <w:divBdr>
            <w:top w:val="none" w:sz="0" w:space="0" w:color="auto"/>
            <w:left w:val="none" w:sz="0" w:space="0" w:color="auto"/>
            <w:bottom w:val="none" w:sz="0" w:space="0" w:color="auto"/>
            <w:right w:val="none" w:sz="0" w:space="0" w:color="auto"/>
          </w:divBdr>
        </w:div>
        <w:div w:id="872503378">
          <w:marLeft w:val="1310"/>
          <w:marRight w:val="0"/>
          <w:marTop w:val="77"/>
          <w:marBottom w:val="120"/>
          <w:divBdr>
            <w:top w:val="none" w:sz="0" w:space="0" w:color="auto"/>
            <w:left w:val="none" w:sz="0" w:space="0" w:color="auto"/>
            <w:bottom w:val="none" w:sz="0" w:space="0" w:color="auto"/>
            <w:right w:val="none" w:sz="0" w:space="0" w:color="auto"/>
          </w:divBdr>
        </w:div>
      </w:divsChild>
    </w:div>
    <w:div w:id="1601640692">
      <w:bodyDiv w:val="1"/>
      <w:marLeft w:val="0"/>
      <w:marRight w:val="0"/>
      <w:marTop w:val="0"/>
      <w:marBottom w:val="0"/>
      <w:divBdr>
        <w:top w:val="none" w:sz="0" w:space="0" w:color="auto"/>
        <w:left w:val="none" w:sz="0" w:space="0" w:color="auto"/>
        <w:bottom w:val="none" w:sz="0" w:space="0" w:color="auto"/>
        <w:right w:val="none" w:sz="0" w:space="0" w:color="auto"/>
      </w:divBdr>
      <w:divsChild>
        <w:div w:id="1287734957">
          <w:marLeft w:val="590"/>
          <w:marRight w:val="0"/>
          <w:marTop w:val="77"/>
          <w:marBottom w:val="120"/>
          <w:divBdr>
            <w:top w:val="none" w:sz="0" w:space="0" w:color="auto"/>
            <w:left w:val="none" w:sz="0" w:space="0" w:color="auto"/>
            <w:bottom w:val="none" w:sz="0" w:space="0" w:color="auto"/>
            <w:right w:val="none" w:sz="0" w:space="0" w:color="auto"/>
          </w:divBdr>
        </w:div>
        <w:div w:id="944655675">
          <w:marLeft w:val="1310"/>
          <w:marRight w:val="0"/>
          <w:marTop w:val="77"/>
          <w:marBottom w:val="120"/>
          <w:divBdr>
            <w:top w:val="none" w:sz="0" w:space="0" w:color="auto"/>
            <w:left w:val="none" w:sz="0" w:space="0" w:color="auto"/>
            <w:bottom w:val="none" w:sz="0" w:space="0" w:color="auto"/>
            <w:right w:val="none" w:sz="0" w:space="0" w:color="auto"/>
          </w:divBdr>
        </w:div>
        <w:div w:id="127476457">
          <w:marLeft w:val="2030"/>
          <w:marRight w:val="0"/>
          <w:marTop w:val="67"/>
          <w:marBottom w:val="120"/>
          <w:divBdr>
            <w:top w:val="none" w:sz="0" w:space="0" w:color="auto"/>
            <w:left w:val="none" w:sz="0" w:space="0" w:color="auto"/>
            <w:bottom w:val="none" w:sz="0" w:space="0" w:color="auto"/>
            <w:right w:val="none" w:sz="0" w:space="0" w:color="auto"/>
          </w:divBdr>
        </w:div>
        <w:div w:id="1641618418">
          <w:marLeft w:val="2030"/>
          <w:marRight w:val="0"/>
          <w:marTop w:val="67"/>
          <w:marBottom w:val="120"/>
          <w:divBdr>
            <w:top w:val="none" w:sz="0" w:space="0" w:color="auto"/>
            <w:left w:val="none" w:sz="0" w:space="0" w:color="auto"/>
            <w:bottom w:val="none" w:sz="0" w:space="0" w:color="auto"/>
            <w:right w:val="none" w:sz="0" w:space="0" w:color="auto"/>
          </w:divBdr>
        </w:div>
        <w:div w:id="912275807">
          <w:marLeft w:val="2030"/>
          <w:marRight w:val="0"/>
          <w:marTop w:val="67"/>
          <w:marBottom w:val="120"/>
          <w:divBdr>
            <w:top w:val="none" w:sz="0" w:space="0" w:color="auto"/>
            <w:left w:val="none" w:sz="0" w:space="0" w:color="auto"/>
            <w:bottom w:val="none" w:sz="0" w:space="0" w:color="auto"/>
            <w:right w:val="none" w:sz="0" w:space="0" w:color="auto"/>
          </w:divBdr>
        </w:div>
        <w:div w:id="457575063">
          <w:marLeft w:val="2030"/>
          <w:marRight w:val="0"/>
          <w:marTop w:val="67"/>
          <w:marBottom w:val="120"/>
          <w:divBdr>
            <w:top w:val="none" w:sz="0" w:space="0" w:color="auto"/>
            <w:left w:val="none" w:sz="0" w:space="0" w:color="auto"/>
            <w:bottom w:val="none" w:sz="0" w:space="0" w:color="auto"/>
            <w:right w:val="none" w:sz="0" w:space="0" w:color="auto"/>
          </w:divBdr>
        </w:div>
        <w:div w:id="984507689">
          <w:marLeft w:val="1310"/>
          <w:marRight w:val="0"/>
          <w:marTop w:val="77"/>
          <w:marBottom w:val="120"/>
          <w:divBdr>
            <w:top w:val="none" w:sz="0" w:space="0" w:color="auto"/>
            <w:left w:val="none" w:sz="0" w:space="0" w:color="auto"/>
            <w:bottom w:val="none" w:sz="0" w:space="0" w:color="auto"/>
            <w:right w:val="none" w:sz="0" w:space="0" w:color="auto"/>
          </w:divBdr>
        </w:div>
        <w:div w:id="2104497810">
          <w:marLeft w:val="1310"/>
          <w:marRight w:val="0"/>
          <w:marTop w:val="77"/>
          <w:marBottom w:val="120"/>
          <w:divBdr>
            <w:top w:val="none" w:sz="0" w:space="0" w:color="auto"/>
            <w:left w:val="none" w:sz="0" w:space="0" w:color="auto"/>
            <w:bottom w:val="none" w:sz="0" w:space="0" w:color="auto"/>
            <w:right w:val="none" w:sz="0" w:space="0" w:color="auto"/>
          </w:divBdr>
        </w:div>
        <w:div w:id="711272513">
          <w:marLeft w:val="1310"/>
          <w:marRight w:val="0"/>
          <w:marTop w:val="77"/>
          <w:marBottom w:val="120"/>
          <w:divBdr>
            <w:top w:val="none" w:sz="0" w:space="0" w:color="auto"/>
            <w:left w:val="none" w:sz="0" w:space="0" w:color="auto"/>
            <w:bottom w:val="none" w:sz="0" w:space="0" w:color="auto"/>
            <w:right w:val="none" w:sz="0" w:space="0" w:color="auto"/>
          </w:divBdr>
        </w:div>
        <w:div w:id="1754276621">
          <w:marLeft w:val="590"/>
          <w:marRight w:val="0"/>
          <w:marTop w:val="77"/>
          <w:marBottom w:val="120"/>
          <w:divBdr>
            <w:top w:val="none" w:sz="0" w:space="0" w:color="auto"/>
            <w:left w:val="none" w:sz="0" w:space="0" w:color="auto"/>
            <w:bottom w:val="none" w:sz="0" w:space="0" w:color="auto"/>
            <w:right w:val="none" w:sz="0" w:space="0" w:color="auto"/>
          </w:divBdr>
        </w:div>
        <w:div w:id="728960021">
          <w:marLeft w:val="1310"/>
          <w:marRight w:val="0"/>
          <w:marTop w:val="77"/>
          <w:marBottom w:val="120"/>
          <w:divBdr>
            <w:top w:val="none" w:sz="0" w:space="0" w:color="auto"/>
            <w:left w:val="none" w:sz="0" w:space="0" w:color="auto"/>
            <w:bottom w:val="none" w:sz="0" w:space="0" w:color="auto"/>
            <w:right w:val="none" w:sz="0" w:space="0" w:color="auto"/>
          </w:divBdr>
        </w:div>
        <w:div w:id="833570907">
          <w:marLeft w:val="590"/>
          <w:marRight w:val="0"/>
          <w:marTop w:val="77"/>
          <w:marBottom w:val="120"/>
          <w:divBdr>
            <w:top w:val="none" w:sz="0" w:space="0" w:color="auto"/>
            <w:left w:val="none" w:sz="0" w:space="0" w:color="auto"/>
            <w:bottom w:val="none" w:sz="0" w:space="0" w:color="auto"/>
            <w:right w:val="none" w:sz="0" w:space="0" w:color="auto"/>
          </w:divBdr>
        </w:div>
        <w:div w:id="1530993815">
          <w:marLeft w:val="1310"/>
          <w:marRight w:val="0"/>
          <w:marTop w:val="77"/>
          <w:marBottom w:val="120"/>
          <w:divBdr>
            <w:top w:val="none" w:sz="0" w:space="0" w:color="auto"/>
            <w:left w:val="none" w:sz="0" w:space="0" w:color="auto"/>
            <w:bottom w:val="none" w:sz="0" w:space="0" w:color="auto"/>
            <w:right w:val="none" w:sz="0" w:space="0" w:color="auto"/>
          </w:divBdr>
        </w:div>
      </w:divsChild>
    </w:div>
    <w:div w:id="1611887032">
      <w:bodyDiv w:val="1"/>
      <w:marLeft w:val="0"/>
      <w:marRight w:val="0"/>
      <w:marTop w:val="0"/>
      <w:marBottom w:val="0"/>
      <w:divBdr>
        <w:top w:val="none" w:sz="0" w:space="0" w:color="auto"/>
        <w:left w:val="none" w:sz="0" w:space="0" w:color="auto"/>
        <w:bottom w:val="none" w:sz="0" w:space="0" w:color="auto"/>
        <w:right w:val="none" w:sz="0" w:space="0" w:color="auto"/>
      </w:divBdr>
    </w:div>
    <w:div w:id="1623149052">
      <w:bodyDiv w:val="1"/>
      <w:marLeft w:val="0"/>
      <w:marRight w:val="0"/>
      <w:marTop w:val="0"/>
      <w:marBottom w:val="0"/>
      <w:divBdr>
        <w:top w:val="none" w:sz="0" w:space="0" w:color="auto"/>
        <w:left w:val="none" w:sz="0" w:space="0" w:color="auto"/>
        <w:bottom w:val="none" w:sz="0" w:space="0" w:color="auto"/>
        <w:right w:val="none" w:sz="0" w:space="0" w:color="auto"/>
      </w:divBdr>
    </w:div>
    <w:div w:id="1635677640">
      <w:bodyDiv w:val="1"/>
      <w:marLeft w:val="0"/>
      <w:marRight w:val="0"/>
      <w:marTop w:val="0"/>
      <w:marBottom w:val="0"/>
      <w:divBdr>
        <w:top w:val="none" w:sz="0" w:space="0" w:color="auto"/>
        <w:left w:val="none" w:sz="0" w:space="0" w:color="auto"/>
        <w:bottom w:val="none" w:sz="0" w:space="0" w:color="auto"/>
        <w:right w:val="none" w:sz="0" w:space="0" w:color="auto"/>
      </w:divBdr>
      <w:divsChild>
        <w:div w:id="1802966217">
          <w:marLeft w:val="590"/>
          <w:marRight w:val="0"/>
          <w:marTop w:val="77"/>
          <w:marBottom w:val="120"/>
          <w:divBdr>
            <w:top w:val="none" w:sz="0" w:space="0" w:color="auto"/>
            <w:left w:val="none" w:sz="0" w:space="0" w:color="auto"/>
            <w:bottom w:val="none" w:sz="0" w:space="0" w:color="auto"/>
            <w:right w:val="none" w:sz="0" w:space="0" w:color="auto"/>
          </w:divBdr>
        </w:div>
        <w:div w:id="1396515504">
          <w:marLeft w:val="1310"/>
          <w:marRight w:val="0"/>
          <w:marTop w:val="77"/>
          <w:marBottom w:val="120"/>
          <w:divBdr>
            <w:top w:val="none" w:sz="0" w:space="0" w:color="auto"/>
            <w:left w:val="none" w:sz="0" w:space="0" w:color="auto"/>
            <w:bottom w:val="none" w:sz="0" w:space="0" w:color="auto"/>
            <w:right w:val="none" w:sz="0" w:space="0" w:color="auto"/>
          </w:divBdr>
        </w:div>
        <w:div w:id="1550992135">
          <w:marLeft w:val="2030"/>
          <w:marRight w:val="0"/>
          <w:marTop w:val="67"/>
          <w:marBottom w:val="120"/>
          <w:divBdr>
            <w:top w:val="none" w:sz="0" w:space="0" w:color="auto"/>
            <w:left w:val="none" w:sz="0" w:space="0" w:color="auto"/>
            <w:bottom w:val="none" w:sz="0" w:space="0" w:color="auto"/>
            <w:right w:val="none" w:sz="0" w:space="0" w:color="auto"/>
          </w:divBdr>
        </w:div>
        <w:div w:id="21590846">
          <w:marLeft w:val="2030"/>
          <w:marRight w:val="0"/>
          <w:marTop w:val="67"/>
          <w:marBottom w:val="120"/>
          <w:divBdr>
            <w:top w:val="none" w:sz="0" w:space="0" w:color="auto"/>
            <w:left w:val="none" w:sz="0" w:space="0" w:color="auto"/>
            <w:bottom w:val="none" w:sz="0" w:space="0" w:color="auto"/>
            <w:right w:val="none" w:sz="0" w:space="0" w:color="auto"/>
          </w:divBdr>
        </w:div>
        <w:div w:id="2004891631">
          <w:marLeft w:val="2030"/>
          <w:marRight w:val="0"/>
          <w:marTop w:val="67"/>
          <w:marBottom w:val="120"/>
          <w:divBdr>
            <w:top w:val="none" w:sz="0" w:space="0" w:color="auto"/>
            <w:left w:val="none" w:sz="0" w:space="0" w:color="auto"/>
            <w:bottom w:val="none" w:sz="0" w:space="0" w:color="auto"/>
            <w:right w:val="none" w:sz="0" w:space="0" w:color="auto"/>
          </w:divBdr>
        </w:div>
        <w:div w:id="377434849">
          <w:marLeft w:val="2030"/>
          <w:marRight w:val="0"/>
          <w:marTop w:val="67"/>
          <w:marBottom w:val="120"/>
          <w:divBdr>
            <w:top w:val="none" w:sz="0" w:space="0" w:color="auto"/>
            <w:left w:val="none" w:sz="0" w:space="0" w:color="auto"/>
            <w:bottom w:val="none" w:sz="0" w:space="0" w:color="auto"/>
            <w:right w:val="none" w:sz="0" w:space="0" w:color="auto"/>
          </w:divBdr>
        </w:div>
        <w:div w:id="1265453789">
          <w:marLeft w:val="1310"/>
          <w:marRight w:val="0"/>
          <w:marTop w:val="77"/>
          <w:marBottom w:val="120"/>
          <w:divBdr>
            <w:top w:val="none" w:sz="0" w:space="0" w:color="auto"/>
            <w:left w:val="none" w:sz="0" w:space="0" w:color="auto"/>
            <w:bottom w:val="none" w:sz="0" w:space="0" w:color="auto"/>
            <w:right w:val="none" w:sz="0" w:space="0" w:color="auto"/>
          </w:divBdr>
        </w:div>
        <w:div w:id="824514756">
          <w:marLeft w:val="1310"/>
          <w:marRight w:val="0"/>
          <w:marTop w:val="77"/>
          <w:marBottom w:val="120"/>
          <w:divBdr>
            <w:top w:val="none" w:sz="0" w:space="0" w:color="auto"/>
            <w:left w:val="none" w:sz="0" w:space="0" w:color="auto"/>
            <w:bottom w:val="none" w:sz="0" w:space="0" w:color="auto"/>
            <w:right w:val="none" w:sz="0" w:space="0" w:color="auto"/>
          </w:divBdr>
        </w:div>
        <w:div w:id="2032561020">
          <w:marLeft w:val="1310"/>
          <w:marRight w:val="0"/>
          <w:marTop w:val="77"/>
          <w:marBottom w:val="120"/>
          <w:divBdr>
            <w:top w:val="none" w:sz="0" w:space="0" w:color="auto"/>
            <w:left w:val="none" w:sz="0" w:space="0" w:color="auto"/>
            <w:bottom w:val="none" w:sz="0" w:space="0" w:color="auto"/>
            <w:right w:val="none" w:sz="0" w:space="0" w:color="auto"/>
          </w:divBdr>
        </w:div>
        <w:div w:id="220210091">
          <w:marLeft w:val="590"/>
          <w:marRight w:val="0"/>
          <w:marTop w:val="77"/>
          <w:marBottom w:val="120"/>
          <w:divBdr>
            <w:top w:val="none" w:sz="0" w:space="0" w:color="auto"/>
            <w:left w:val="none" w:sz="0" w:space="0" w:color="auto"/>
            <w:bottom w:val="none" w:sz="0" w:space="0" w:color="auto"/>
            <w:right w:val="none" w:sz="0" w:space="0" w:color="auto"/>
          </w:divBdr>
        </w:div>
        <w:div w:id="221135525">
          <w:marLeft w:val="1310"/>
          <w:marRight w:val="0"/>
          <w:marTop w:val="77"/>
          <w:marBottom w:val="120"/>
          <w:divBdr>
            <w:top w:val="none" w:sz="0" w:space="0" w:color="auto"/>
            <w:left w:val="none" w:sz="0" w:space="0" w:color="auto"/>
            <w:bottom w:val="none" w:sz="0" w:space="0" w:color="auto"/>
            <w:right w:val="none" w:sz="0" w:space="0" w:color="auto"/>
          </w:divBdr>
        </w:div>
        <w:div w:id="637612709">
          <w:marLeft w:val="590"/>
          <w:marRight w:val="0"/>
          <w:marTop w:val="77"/>
          <w:marBottom w:val="120"/>
          <w:divBdr>
            <w:top w:val="none" w:sz="0" w:space="0" w:color="auto"/>
            <w:left w:val="none" w:sz="0" w:space="0" w:color="auto"/>
            <w:bottom w:val="none" w:sz="0" w:space="0" w:color="auto"/>
            <w:right w:val="none" w:sz="0" w:space="0" w:color="auto"/>
          </w:divBdr>
        </w:div>
        <w:div w:id="1566330277">
          <w:marLeft w:val="1310"/>
          <w:marRight w:val="0"/>
          <w:marTop w:val="77"/>
          <w:marBottom w:val="120"/>
          <w:divBdr>
            <w:top w:val="none" w:sz="0" w:space="0" w:color="auto"/>
            <w:left w:val="none" w:sz="0" w:space="0" w:color="auto"/>
            <w:bottom w:val="none" w:sz="0" w:space="0" w:color="auto"/>
            <w:right w:val="none" w:sz="0" w:space="0" w:color="auto"/>
          </w:divBdr>
        </w:div>
      </w:divsChild>
    </w:div>
    <w:div w:id="1637758417">
      <w:bodyDiv w:val="1"/>
      <w:marLeft w:val="0"/>
      <w:marRight w:val="0"/>
      <w:marTop w:val="0"/>
      <w:marBottom w:val="0"/>
      <w:divBdr>
        <w:top w:val="none" w:sz="0" w:space="0" w:color="auto"/>
        <w:left w:val="none" w:sz="0" w:space="0" w:color="auto"/>
        <w:bottom w:val="none" w:sz="0" w:space="0" w:color="auto"/>
        <w:right w:val="none" w:sz="0" w:space="0" w:color="auto"/>
      </w:divBdr>
      <w:divsChild>
        <w:div w:id="1793130766">
          <w:marLeft w:val="590"/>
          <w:marRight w:val="0"/>
          <w:marTop w:val="77"/>
          <w:marBottom w:val="120"/>
          <w:divBdr>
            <w:top w:val="none" w:sz="0" w:space="0" w:color="auto"/>
            <w:left w:val="none" w:sz="0" w:space="0" w:color="auto"/>
            <w:bottom w:val="none" w:sz="0" w:space="0" w:color="auto"/>
            <w:right w:val="none" w:sz="0" w:space="0" w:color="auto"/>
          </w:divBdr>
        </w:div>
        <w:div w:id="839271265">
          <w:marLeft w:val="1310"/>
          <w:marRight w:val="0"/>
          <w:marTop w:val="77"/>
          <w:marBottom w:val="120"/>
          <w:divBdr>
            <w:top w:val="none" w:sz="0" w:space="0" w:color="auto"/>
            <w:left w:val="none" w:sz="0" w:space="0" w:color="auto"/>
            <w:bottom w:val="none" w:sz="0" w:space="0" w:color="auto"/>
            <w:right w:val="none" w:sz="0" w:space="0" w:color="auto"/>
          </w:divBdr>
        </w:div>
        <w:div w:id="320274458">
          <w:marLeft w:val="2030"/>
          <w:marRight w:val="0"/>
          <w:marTop w:val="67"/>
          <w:marBottom w:val="120"/>
          <w:divBdr>
            <w:top w:val="none" w:sz="0" w:space="0" w:color="auto"/>
            <w:left w:val="none" w:sz="0" w:space="0" w:color="auto"/>
            <w:bottom w:val="none" w:sz="0" w:space="0" w:color="auto"/>
            <w:right w:val="none" w:sz="0" w:space="0" w:color="auto"/>
          </w:divBdr>
        </w:div>
        <w:div w:id="1106385047">
          <w:marLeft w:val="2030"/>
          <w:marRight w:val="0"/>
          <w:marTop w:val="67"/>
          <w:marBottom w:val="120"/>
          <w:divBdr>
            <w:top w:val="none" w:sz="0" w:space="0" w:color="auto"/>
            <w:left w:val="none" w:sz="0" w:space="0" w:color="auto"/>
            <w:bottom w:val="none" w:sz="0" w:space="0" w:color="auto"/>
            <w:right w:val="none" w:sz="0" w:space="0" w:color="auto"/>
          </w:divBdr>
        </w:div>
        <w:div w:id="815537915">
          <w:marLeft w:val="2030"/>
          <w:marRight w:val="0"/>
          <w:marTop w:val="67"/>
          <w:marBottom w:val="120"/>
          <w:divBdr>
            <w:top w:val="none" w:sz="0" w:space="0" w:color="auto"/>
            <w:left w:val="none" w:sz="0" w:space="0" w:color="auto"/>
            <w:bottom w:val="none" w:sz="0" w:space="0" w:color="auto"/>
            <w:right w:val="none" w:sz="0" w:space="0" w:color="auto"/>
          </w:divBdr>
        </w:div>
        <w:div w:id="588932968">
          <w:marLeft w:val="2030"/>
          <w:marRight w:val="0"/>
          <w:marTop w:val="67"/>
          <w:marBottom w:val="120"/>
          <w:divBdr>
            <w:top w:val="none" w:sz="0" w:space="0" w:color="auto"/>
            <w:left w:val="none" w:sz="0" w:space="0" w:color="auto"/>
            <w:bottom w:val="none" w:sz="0" w:space="0" w:color="auto"/>
            <w:right w:val="none" w:sz="0" w:space="0" w:color="auto"/>
          </w:divBdr>
        </w:div>
        <w:div w:id="860243487">
          <w:marLeft w:val="1310"/>
          <w:marRight w:val="0"/>
          <w:marTop w:val="77"/>
          <w:marBottom w:val="120"/>
          <w:divBdr>
            <w:top w:val="none" w:sz="0" w:space="0" w:color="auto"/>
            <w:left w:val="none" w:sz="0" w:space="0" w:color="auto"/>
            <w:bottom w:val="none" w:sz="0" w:space="0" w:color="auto"/>
            <w:right w:val="none" w:sz="0" w:space="0" w:color="auto"/>
          </w:divBdr>
        </w:div>
        <w:div w:id="1466047761">
          <w:marLeft w:val="1310"/>
          <w:marRight w:val="0"/>
          <w:marTop w:val="77"/>
          <w:marBottom w:val="120"/>
          <w:divBdr>
            <w:top w:val="none" w:sz="0" w:space="0" w:color="auto"/>
            <w:left w:val="none" w:sz="0" w:space="0" w:color="auto"/>
            <w:bottom w:val="none" w:sz="0" w:space="0" w:color="auto"/>
            <w:right w:val="none" w:sz="0" w:space="0" w:color="auto"/>
          </w:divBdr>
        </w:div>
        <w:div w:id="1902908577">
          <w:marLeft w:val="590"/>
          <w:marRight w:val="0"/>
          <w:marTop w:val="77"/>
          <w:marBottom w:val="120"/>
          <w:divBdr>
            <w:top w:val="none" w:sz="0" w:space="0" w:color="auto"/>
            <w:left w:val="none" w:sz="0" w:space="0" w:color="auto"/>
            <w:bottom w:val="none" w:sz="0" w:space="0" w:color="auto"/>
            <w:right w:val="none" w:sz="0" w:space="0" w:color="auto"/>
          </w:divBdr>
        </w:div>
        <w:div w:id="171577337">
          <w:marLeft w:val="1310"/>
          <w:marRight w:val="0"/>
          <w:marTop w:val="77"/>
          <w:marBottom w:val="120"/>
          <w:divBdr>
            <w:top w:val="none" w:sz="0" w:space="0" w:color="auto"/>
            <w:left w:val="none" w:sz="0" w:space="0" w:color="auto"/>
            <w:bottom w:val="none" w:sz="0" w:space="0" w:color="auto"/>
            <w:right w:val="none" w:sz="0" w:space="0" w:color="auto"/>
          </w:divBdr>
        </w:div>
        <w:div w:id="824929510">
          <w:marLeft w:val="590"/>
          <w:marRight w:val="0"/>
          <w:marTop w:val="77"/>
          <w:marBottom w:val="120"/>
          <w:divBdr>
            <w:top w:val="none" w:sz="0" w:space="0" w:color="auto"/>
            <w:left w:val="none" w:sz="0" w:space="0" w:color="auto"/>
            <w:bottom w:val="none" w:sz="0" w:space="0" w:color="auto"/>
            <w:right w:val="none" w:sz="0" w:space="0" w:color="auto"/>
          </w:divBdr>
        </w:div>
        <w:div w:id="128667996">
          <w:marLeft w:val="1310"/>
          <w:marRight w:val="0"/>
          <w:marTop w:val="77"/>
          <w:marBottom w:val="120"/>
          <w:divBdr>
            <w:top w:val="none" w:sz="0" w:space="0" w:color="auto"/>
            <w:left w:val="none" w:sz="0" w:space="0" w:color="auto"/>
            <w:bottom w:val="none" w:sz="0" w:space="0" w:color="auto"/>
            <w:right w:val="none" w:sz="0" w:space="0" w:color="auto"/>
          </w:divBdr>
        </w:div>
      </w:divsChild>
    </w:div>
    <w:div w:id="1681809459">
      <w:bodyDiv w:val="1"/>
      <w:marLeft w:val="0"/>
      <w:marRight w:val="0"/>
      <w:marTop w:val="0"/>
      <w:marBottom w:val="0"/>
      <w:divBdr>
        <w:top w:val="none" w:sz="0" w:space="0" w:color="auto"/>
        <w:left w:val="none" w:sz="0" w:space="0" w:color="auto"/>
        <w:bottom w:val="none" w:sz="0" w:space="0" w:color="auto"/>
        <w:right w:val="none" w:sz="0" w:space="0" w:color="auto"/>
      </w:divBdr>
    </w:div>
    <w:div w:id="1720083599">
      <w:bodyDiv w:val="1"/>
      <w:marLeft w:val="0"/>
      <w:marRight w:val="0"/>
      <w:marTop w:val="0"/>
      <w:marBottom w:val="0"/>
      <w:divBdr>
        <w:top w:val="none" w:sz="0" w:space="0" w:color="auto"/>
        <w:left w:val="none" w:sz="0" w:space="0" w:color="auto"/>
        <w:bottom w:val="none" w:sz="0" w:space="0" w:color="auto"/>
        <w:right w:val="none" w:sz="0" w:space="0" w:color="auto"/>
      </w:divBdr>
    </w:div>
    <w:div w:id="1726368293">
      <w:bodyDiv w:val="1"/>
      <w:marLeft w:val="0"/>
      <w:marRight w:val="0"/>
      <w:marTop w:val="0"/>
      <w:marBottom w:val="0"/>
      <w:divBdr>
        <w:top w:val="none" w:sz="0" w:space="0" w:color="auto"/>
        <w:left w:val="none" w:sz="0" w:space="0" w:color="auto"/>
        <w:bottom w:val="none" w:sz="0" w:space="0" w:color="auto"/>
        <w:right w:val="none" w:sz="0" w:space="0" w:color="auto"/>
      </w:divBdr>
    </w:div>
    <w:div w:id="1757088215">
      <w:bodyDiv w:val="1"/>
      <w:marLeft w:val="0"/>
      <w:marRight w:val="0"/>
      <w:marTop w:val="0"/>
      <w:marBottom w:val="0"/>
      <w:divBdr>
        <w:top w:val="none" w:sz="0" w:space="0" w:color="auto"/>
        <w:left w:val="none" w:sz="0" w:space="0" w:color="auto"/>
        <w:bottom w:val="none" w:sz="0" w:space="0" w:color="auto"/>
        <w:right w:val="none" w:sz="0" w:space="0" w:color="auto"/>
      </w:divBdr>
    </w:div>
    <w:div w:id="1803114634">
      <w:bodyDiv w:val="1"/>
      <w:marLeft w:val="0"/>
      <w:marRight w:val="0"/>
      <w:marTop w:val="0"/>
      <w:marBottom w:val="0"/>
      <w:divBdr>
        <w:top w:val="none" w:sz="0" w:space="0" w:color="auto"/>
        <w:left w:val="none" w:sz="0" w:space="0" w:color="auto"/>
        <w:bottom w:val="none" w:sz="0" w:space="0" w:color="auto"/>
        <w:right w:val="none" w:sz="0" w:space="0" w:color="auto"/>
      </w:divBdr>
    </w:div>
    <w:div w:id="1803226339">
      <w:bodyDiv w:val="1"/>
      <w:marLeft w:val="0"/>
      <w:marRight w:val="0"/>
      <w:marTop w:val="0"/>
      <w:marBottom w:val="0"/>
      <w:divBdr>
        <w:top w:val="none" w:sz="0" w:space="0" w:color="auto"/>
        <w:left w:val="none" w:sz="0" w:space="0" w:color="auto"/>
        <w:bottom w:val="none" w:sz="0" w:space="0" w:color="auto"/>
        <w:right w:val="none" w:sz="0" w:space="0" w:color="auto"/>
      </w:divBdr>
    </w:div>
    <w:div w:id="1807972223">
      <w:bodyDiv w:val="1"/>
      <w:marLeft w:val="0"/>
      <w:marRight w:val="0"/>
      <w:marTop w:val="0"/>
      <w:marBottom w:val="0"/>
      <w:divBdr>
        <w:top w:val="none" w:sz="0" w:space="0" w:color="auto"/>
        <w:left w:val="none" w:sz="0" w:space="0" w:color="auto"/>
        <w:bottom w:val="none" w:sz="0" w:space="0" w:color="auto"/>
        <w:right w:val="none" w:sz="0" w:space="0" w:color="auto"/>
      </w:divBdr>
    </w:div>
    <w:div w:id="1811708480">
      <w:bodyDiv w:val="1"/>
      <w:marLeft w:val="0"/>
      <w:marRight w:val="0"/>
      <w:marTop w:val="0"/>
      <w:marBottom w:val="0"/>
      <w:divBdr>
        <w:top w:val="none" w:sz="0" w:space="0" w:color="auto"/>
        <w:left w:val="none" w:sz="0" w:space="0" w:color="auto"/>
        <w:bottom w:val="none" w:sz="0" w:space="0" w:color="auto"/>
        <w:right w:val="none" w:sz="0" w:space="0" w:color="auto"/>
      </w:divBdr>
    </w:div>
    <w:div w:id="1824198083">
      <w:bodyDiv w:val="1"/>
      <w:marLeft w:val="0"/>
      <w:marRight w:val="0"/>
      <w:marTop w:val="0"/>
      <w:marBottom w:val="0"/>
      <w:divBdr>
        <w:top w:val="none" w:sz="0" w:space="0" w:color="auto"/>
        <w:left w:val="none" w:sz="0" w:space="0" w:color="auto"/>
        <w:bottom w:val="none" w:sz="0" w:space="0" w:color="auto"/>
        <w:right w:val="none" w:sz="0" w:space="0" w:color="auto"/>
      </w:divBdr>
      <w:divsChild>
        <w:div w:id="1387416844">
          <w:marLeft w:val="590"/>
          <w:marRight w:val="0"/>
          <w:marTop w:val="77"/>
          <w:marBottom w:val="120"/>
          <w:divBdr>
            <w:top w:val="none" w:sz="0" w:space="0" w:color="auto"/>
            <w:left w:val="none" w:sz="0" w:space="0" w:color="auto"/>
            <w:bottom w:val="none" w:sz="0" w:space="0" w:color="auto"/>
            <w:right w:val="none" w:sz="0" w:space="0" w:color="auto"/>
          </w:divBdr>
        </w:div>
        <w:div w:id="1069036846">
          <w:marLeft w:val="1310"/>
          <w:marRight w:val="0"/>
          <w:marTop w:val="77"/>
          <w:marBottom w:val="120"/>
          <w:divBdr>
            <w:top w:val="none" w:sz="0" w:space="0" w:color="auto"/>
            <w:left w:val="none" w:sz="0" w:space="0" w:color="auto"/>
            <w:bottom w:val="none" w:sz="0" w:space="0" w:color="auto"/>
            <w:right w:val="none" w:sz="0" w:space="0" w:color="auto"/>
          </w:divBdr>
        </w:div>
        <w:div w:id="927927099">
          <w:marLeft w:val="2030"/>
          <w:marRight w:val="0"/>
          <w:marTop w:val="67"/>
          <w:marBottom w:val="120"/>
          <w:divBdr>
            <w:top w:val="none" w:sz="0" w:space="0" w:color="auto"/>
            <w:left w:val="none" w:sz="0" w:space="0" w:color="auto"/>
            <w:bottom w:val="none" w:sz="0" w:space="0" w:color="auto"/>
            <w:right w:val="none" w:sz="0" w:space="0" w:color="auto"/>
          </w:divBdr>
        </w:div>
        <w:div w:id="75711231">
          <w:marLeft w:val="2030"/>
          <w:marRight w:val="0"/>
          <w:marTop w:val="67"/>
          <w:marBottom w:val="120"/>
          <w:divBdr>
            <w:top w:val="none" w:sz="0" w:space="0" w:color="auto"/>
            <w:left w:val="none" w:sz="0" w:space="0" w:color="auto"/>
            <w:bottom w:val="none" w:sz="0" w:space="0" w:color="auto"/>
            <w:right w:val="none" w:sz="0" w:space="0" w:color="auto"/>
          </w:divBdr>
        </w:div>
        <w:div w:id="923611326">
          <w:marLeft w:val="2030"/>
          <w:marRight w:val="0"/>
          <w:marTop w:val="67"/>
          <w:marBottom w:val="120"/>
          <w:divBdr>
            <w:top w:val="none" w:sz="0" w:space="0" w:color="auto"/>
            <w:left w:val="none" w:sz="0" w:space="0" w:color="auto"/>
            <w:bottom w:val="none" w:sz="0" w:space="0" w:color="auto"/>
            <w:right w:val="none" w:sz="0" w:space="0" w:color="auto"/>
          </w:divBdr>
        </w:div>
        <w:div w:id="1875381631">
          <w:marLeft w:val="2030"/>
          <w:marRight w:val="0"/>
          <w:marTop w:val="67"/>
          <w:marBottom w:val="120"/>
          <w:divBdr>
            <w:top w:val="none" w:sz="0" w:space="0" w:color="auto"/>
            <w:left w:val="none" w:sz="0" w:space="0" w:color="auto"/>
            <w:bottom w:val="none" w:sz="0" w:space="0" w:color="auto"/>
            <w:right w:val="none" w:sz="0" w:space="0" w:color="auto"/>
          </w:divBdr>
        </w:div>
        <w:div w:id="548031237">
          <w:marLeft w:val="1310"/>
          <w:marRight w:val="0"/>
          <w:marTop w:val="77"/>
          <w:marBottom w:val="120"/>
          <w:divBdr>
            <w:top w:val="none" w:sz="0" w:space="0" w:color="auto"/>
            <w:left w:val="none" w:sz="0" w:space="0" w:color="auto"/>
            <w:bottom w:val="none" w:sz="0" w:space="0" w:color="auto"/>
            <w:right w:val="none" w:sz="0" w:space="0" w:color="auto"/>
          </w:divBdr>
        </w:div>
        <w:div w:id="1329989310">
          <w:marLeft w:val="1310"/>
          <w:marRight w:val="0"/>
          <w:marTop w:val="77"/>
          <w:marBottom w:val="120"/>
          <w:divBdr>
            <w:top w:val="none" w:sz="0" w:space="0" w:color="auto"/>
            <w:left w:val="none" w:sz="0" w:space="0" w:color="auto"/>
            <w:bottom w:val="none" w:sz="0" w:space="0" w:color="auto"/>
            <w:right w:val="none" w:sz="0" w:space="0" w:color="auto"/>
          </w:divBdr>
        </w:div>
        <w:div w:id="34819495">
          <w:marLeft w:val="1310"/>
          <w:marRight w:val="0"/>
          <w:marTop w:val="77"/>
          <w:marBottom w:val="120"/>
          <w:divBdr>
            <w:top w:val="none" w:sz="0" w:space="0" w:color="auto"/>
            <w:left w:val="none" w:sz="0" w:space="0" w:color="auto"/>
            <w:bottom w:val="none" w:sz="0" w:space="0" w:color="auto"/>
            <w:right w:val="none" w:sz="0" w:space="0" w:color="auto"/>
          </w:divBdr>
        </w:div>
        <w:div w:id="151069430">
          <w:marLeft w:val="590"/>
          <w:marRight w:val="0"/>
          <w:marTop w:val="77"/>
          <w:marBottom w:val="120"/>
          <w:divBdr>
            <w:top w:val="none" w:sz="0" w:space="0" w:color="auto"/>
            <w:left w:val="none" w:sz="0" w:space="0" w:color="auto"/>
            <w:bottom w:val="none" w:sz="0" w:space="0" w:color="auto"/>
            <w:right w:val="none" w:sz="0" w:space="0" w:color="auto"/>
          </w:divBdr>
        </w:div>
        <w:div w:id="1626354576">
          <w:marLeft w:val="1310"/>
          <w:marRight w:val="0"/>
          <w:marTop w:val="77"/>
          <w:marBottom w:val="120"/>
          <w:divBdr>
            <w:top w:val="none" w:sz="0" w:space="0" w:color="auto"/>
            <w:left w:val="none" w:sz="0" w:space="0" w:color="auto"/>
            <w:bottom w:val="none" w:sz="0" w:space="0" w:color="auto"/>
            <w:right w:val="none" w:sz="0" w:space="0" w:color="auto"/>
          </w:divBdr>
        </w:div>
        <w:div w:id="1738088201">
          <w:marLeft w:val="590"/>
          <w:marRight w:val="0"/>
          <w:marTop w:val="77"/>
          <w:marBottom w:val="120"/>
          <w:divBdr>
            <w:top w:val="none" w:sz="0" w:space="0" w:color="auto"/>
            <w:left w:val="none" w:sz="0" w:space="0" w:color="auto"/>
            <w:bottom w:val="none" w:sz="0" w:space="0" w:color="auto"/>
            <w:right w:val="none" w:sz="0" w:space="0" w:color="auto"/>
          </w:divBdr>
        </w:div>
        <w:div w:id="1441413974">
          <w:marLeft w:val="1310"/>
          <w:marRight w:val="0"/>
          <w:marTop w:val="77"/>
          <w:marBottom w:val="120"/>
          <w:divBdr>
            <w:top w:val="none" w:sz="0" w:space="0" w:color="auto"/>
            <w:left w:val="none" w:sz="0" w:space="0" w:color="auto"/>
            <w:bottom w:val="none" w:sz="0" w:space="0" w:color="auto"/>
            <w:right w:val="none" w:sz="0" w:space="0" w:color="auto"/>
          </w:divBdr>
        </w:div>
      </w:divsChild>
    </w:div>
    <w:div w:id="1852333067">
      <w:bodyDiv w:val="1"/>
      <w:marLeft w:val="0"/>
      <w:marRight w:val="0"/>
      <w:marTop w:val="0"/>
      <w:marBottom w:val="0"/>
      <w:divBdr>
        <w:top w:val="none" w:sz="0" w:space="0" w:color="auto"/>
        <w:left w:val="none" w:sz="0" w:space="0" w:color="auto"/>
        <w:bottom w:val="none" w:sz="0" w:space="0" w:color="auto"/>
        <w:right w:val="none" w:sz="0" w:space="0" w:color="auto"/>
      </w:divBdr>
    </w:div>
    <w:div w:id="1866940449">
      <w:bodyDiv w:val="1"/>
      <w:marLeft w:val="0"/>
      <w:marRight w:val="0"/>
      <w:marTop w:val="0"/>
      <w:marBottom w:val="0"/>
      <w:divBdr>
        <w:top w:val="none" w:sz="0" w:space="0" w:color="auto"/>
        <w:left w:val="none" w:sz="0" w:space="0" w:color="auto"/>
        <w:bottom w:val="none" w:sz="0" w:space="0" w:color="auto"/>
        <w:right w:val="none" w:sz="0" w:space="0" w:color="auto"/>
      </w:divBdr>
    </w:div>
    <w:div w:id="1881361364">
      <w:bodyDiv w:val="1"/>
      <w:marLeft w:val="0"/>
      <w:marRight w:val="0"/>
      <w:marTop w:val="0"/>
      <w:marBottom w:val="0"/>
      <w:divBdr>
        <w:top w:val="none" w:sz="0" w:space="0" w:color="auto"/>
        <w:left w:val="none" w:sz="0" w:space="0" w:color="auto"/>
        <w:bottom w:val="none" w:sz="0" w:space="0" w:color="auto"/>
        <w:right w:val="none" w:sz="0" w:space="0" w:color="auto"/>
      </w:divBdr>
    </w:div>
    <w:div w:id="1905485718">
      <w:bodyDiv w:val="1"/>
      <w:marLeft w:val="0"/>
      <w:marRight w:val="0"/>
      <w:marTop w:val="0"/>
      <w:marBottom w:val="0"/>
      <w:divBdr>
        <w:top w:val="none" w:sz="0" w:space="0" w:color="auto"/>
        <w:left w:val="none" w:sz="0" w:space="0" w:color="auto"/>
        <w:bottom w:val="none" w:sz="0" w:space="0" w:color="auto"/>
        <w:right w:val="none" w:sz="0" w:space="0" w:color="auto"/>
      </w:divBdr>
      <w:divsChild>
        <w:div w:id="428087117">
          <w:marLeft w:val="1310"/>
          <w:marRight w:val="0"/>
          <w:marTop w:val="77"/>
          <w:marBottom w:val="120"/>
          <w:divBdr>
            <w:top w:val="none" w:sz="0" w:space="0" w:color="auto"/>
            <w:left w:val="none" w:sz="0" w:space="0" w:color="auto"/>
            <w:bottom w:val="none" w:sz="0" w:space="0" w:color="auto"/>
            <w:right w:val="none" w:sz="0" w:space="0" w:color="auto"/>
          </w:divBdr>
        </w:div>
      </w:divsChild>
    </w:div>
    <w:div w:id="1931890724">
      <w:bodyDiv w:val="1"/>
      <w:marLeft w:val="0"/>
      <w:marRight w:val="0"/>
      <w:marTop w:val="0"/>
      <w:marBottom w:val="0"/>
      <w:divBdr>
        <w:top w:val="none" w:sz="0" w:space="0" w:color="auto"/>
        <w:left w:val="none" w:sz="0" w:space="0" w:color="auto"/>
        <w:bottom w:val="none" w:sz="0" w:space="0" w:color="auto"/>
        <w:right w:val="none" w:sz="0" w:space="0" w:color="auto"/>
      </w:divBdr>
    </w:div>
    <w:div w:id="1959294443">
      <w:bodyDiv w:val="1"/>
      <w:marLeft w:val="0"/>
      <w:marRight w:val="0"/>
      <w:marTop w:val="0"/>
      <w:marBottom w:val="0"/>
      <w:divBdr>
        <w:top w:val="none" w:sz="0" w:space="0" w:color="auto"/>
        <w:left w:val="none" w:sz="0" w:space="0" w:color="auto"/>
        <w:bottom w:val="none" w:sz="0" w:space="0" w:color="auto"/>
        <w:right w:val="none" w:sz="0" w:space="0" w:color="auto"/>
      </w:divBdr>
    </w:div>
    <w:div w:id="1966159047">
      <w:bodyDiv w:val="1"/>
      <w:marLeft w:val="0"/>
      <w:marRight w:val="0"/>
      <w:marTop w:val="0"/>
      <w:marBottom w:val="0"/>
      <w:divBdr>
        <w:top w:val="none" w:sz="0" w:space="0" w:color="auto"/>
        <w:left w:val="none" w:sz="0" w:space="0" w:color="auto"/>
        <w:bottom w:val="none" w:sz="0" w:space="0" w:color="auto"/>
        <w:right w:val="none" w:sz="0" w:space="0" w:color="auto"/>
      </w:divBdr>
      <w:divsChild>
        <w:div w:id="1976568118">
          <w:marLeft w:val="590"/>
          <w:marRight w:val="0"/>
          <w:marTop w:val="77"/>
          <w:marBottom w:val="120"/>
          <w:divBdr>
            <w:top w:val="none" w:sz="0" w:space="0" w:color="auto"/>
            <w:left w:val="none" w:sz="0" w:space="0" w:color="auto"/>
            <w:bottom w:val="none" w:sz="0" w:space="0" w:color="auto"/>
            <w:right w:val="none" w:sz="0" w:space="0" w:color="auto"/>
          </w:divBdr>
        </w:div>
        <w:div w:id="2048869629">
          <w:marLeft w:val="1310"/>
          <w:marRight w:val="0"/>
          <w:marTop w:val="77"/>
          <w:marBottom w:val="120"/>
          <w:divBdr>
            <w:top w:val="none" w:sz="0" w:space="0" w:color="auto"/>
            <w:left w:val="none" w:sz="0" w:space="0" w:color="auto"/>
            <w:bottom w:val="none" w:sz="0" w:space="0" w:color="auto"/>
            <w:right w:val="none" w:sz="0" w:space="0" w:color="auto"/>
          </w:divBdr>
        </w:div>
        <w:div w:id="1580090775">
          <w:marLeft w:val="2030"/>
          <w:marRight w:val="0"/>
          <w:marTop w:val="67"/>
          <w:marBottom w:val="120"/>
          <w:divBdr>
            <w:top w:val="none" w:sz="0" w:space="0" w:color="auto"/>
            <w:left w:val="none" w:sz="0" w:space="0" w:color="auto"/>
            <w:bottom w:val="none" w:sz="0" w:space="0" w:color="auto"/>
            <w:right w:val="none" w:sz="0" w:space="0" w:color="auto"/>
          </w:divBdr>
        </w:div>
        <w:div w:id="580065775">
          <w:marLeft w:val="2030"/>
          <w:marRight w:val="0"/>
          <w:marTop w:val="67"/>
          <w:marBottom w:val="120"/>
          <w:divBdr>
            <w:top w:val="none" w:sz="0" w:space="0" w:color="auto"/>
            <w:left w:val="none" w:sz="0" w:space="0" w:color="auto"/>
            <w:bottom w:val="none" w:sz="0" w:space="0" w:color="auto"/>
            <w:right w:val="none" w:sz="0" w:space="0" w:color="auto"/>
          </w:divBdr>
        </w:div>
        <w:div w:id="742222627">
          <w:marLeft w:val="2030"/>
          <w:marRight w:val="0"/>
          <w:marTop w:val="67"/>
          <w:marBottom w:val="120"/>
          <w:divBdr>
            <w:top w:val="none" w:sz="0" w:space="0" w:color="auto"/>
            <w:left w:val="none" w:sz="0" w:space="0" w:color="auto"/>
            <w:bottom w:val="none" w:sz="0" w:space="0" w:color="auto"/>
            <w:right w:val="none" w:sz="0" w:space="0" w:color="auto"/>
          </w:divBdr>
        </w:div>
        <w:div w:id="778260097">
          <w:marLeft w:val="2030"/>
          <w:marRight w:val="0"/>
          <w:marTop w:val="67"/>
          <w:marBottom w:val="120"/>
          <w:divBdr>
            <w:top w:val="none" w:sz="0" w:space="0" w:color="auto"/>
            <w:left w:val="none" w:sz="0" w:space="0" w:color="auto"/>
            <w:bottom w:val="none" w:sz="0" w:space="0" w:color="auto"/>
            <w:right w:val="none" w:sz="0" w:space="0" w:color="auto"/>
          </w:divBdr>
        </w:div>
        <w:div w:id="1692487852">
          <w:marLeft w:val="1310"/>
          <w:marRight w:val="0"/>
          <w:marTop w:val="77"/>
          <w:marBottom w:val="120"/>
          <w:divBdr>
            <w:top w:val="none" w:sz="0" w:space="0" w:color="auto"/>
            <w:left w:val="none" w:sz="0" w:space="0" w:color="auto"/>
            <w:bottom w:val="none" w:sz="0" w:space="0" w:color="auto"/>
            <w:right w:val="none" w:sz="0" w:space="0" w:color="auto"/>
          </w:divBdr>
        </w:div>
        <w:div w:id="181088890">
          <w:marLeft w:val="1310"/>
          <w:marRight w:val="0"/>
          <w:marTop w:val="77"/>
          <w:marBottom w:val="120"/>
          <w:divBdr>
            <w:top w:val="none" w:sz="0" w:space="0" w:color="auto"/>
            <w:left w:val="none" w:sz="0" w:space="0" w:color="auto"/>
            <w:bottom w:val="none" w:sz="0" w:space="0" w:color="auto"/>
            <w:right w:val="none" w:sz="0" w:space="0" w:color="auto"/>
          </w:divBdr>
        </w:div>
        <w:div w:id="404449478">
          <w:marLeft w:val="590"/>
          <w:marRight w:val="0"/>
          <w:marTop w:val="77"/>
          <w:marBottom w:val="120"/>
          <w:divBdr>
            <w:top w:val="none" w:sz="0" w:space="0" w:color="auto"/>
            <w:left w:val="none" w:sz="0" w:space="0" w:color="auto"/>
            <w:bottom w:val="none" w:sz="0" w:space="0" w:color="auto"/>
            <w:right w:val="none" w:sz="0" w:space="0" w:color="auto"/>
          </w:divBdr>
        </w:div>
        <w:div w:id="1170869892">
          <w:marLeft w:val="1310"/>
          <w:marRight w:val="0"/>
          <w:marTop w:val="77"/>
          <w:marBottom w:val="120"/>
          <w:divBdr>
            <w:top w:val="none" w:sz="0" w:space="0" w:color="auto"/>
            <w:left w:val="none" w:sz="0" w:space="0" w:color="auto"/>
            <w:bottom w:val="none" w:sz="0" w:space="0" w:color="auto"/>
            <w:right w:val="none" w:sz="0" w:space="0" w:color="auto"/>
          </w:divBdr>
        </w:div>
        <w:div w:id="1460150865">
          <w:marLeft w:val="590"/>
          <w:marRight w:val="0"/>
          <w:marTop w:val="77"/>
          <w:marBottom w:val="120"/>
          <w:divBdr>
            <w:top w:val="none" w:sz="0" w:space="0" w:color="auto"/>
            <w:left w:val="none" w:sz="0" w:space="0" w:color="auto"/>
            <w:bottom w:val="none" w:sz="0" w:space="0" w:color="auto"/>
            <w:right w:val="none" w:sz="0" w:space="0" w:color="auto"/>
          </w:divBdr>
        </w:div>
        <w:div w:id="1134056000">
          <w:marLeft w:val="1310"/>
          <w:marRight w:val="0"/>
          <w:marTop w:val="77"/>
          <w:marBottom w:val="120"/>
          <w:divBdr>
            <w:top w:val="none" w:sz="0" w:space="0" w:color="auto"/>
            <w:left w:val="none" w:sz="0" w:space="0" w:color="auto"/>
            <w:bottom w:val="none" w:sz="0" w:space="0" w:color="auto"/>
            <w:right w:val="none" w:sz="0" w:space="0" w:color="auto"/>
          </w:divBdr>
        </w:div>
      </w:divsChild>
    </w:div>
    <w:div w:id="1967195697">
      <w:bodyDiv w:val="1"/>
      <w:marLeft w:val="0"/>
      <w:marRight w:val="0"/>
      <w:marTop w:val="0"/>
      <w:marBottom w:val="0"/>
      <w:divBdr>
        <w:top w:val="none" w:sz="0" w:space="0" w:color="auto"/>
        <w:left w:val="none" w:sz="0" w:space="0" w:color="auto"/>
        <w:bottom w:val="none" w:sz="0" w:space="0" w:color="auto"/>
        <w:right w:val="none" w:sz="0" w:space="0" w:color="auto"/>
      </w:divBdr>
    </w:div>
    <w:div w:id="1974943405">
      <w:bodyDiv w:val="1"/>
      <w:marLeft w:val="0"/>
      <w:marRight w:val="0"/>
      <w:marTop w:val="0"/>
      <w:marBottom w:val="0"/>
      <w:divBdr>
        <w:top w:val="none" w:sz="0" w:space="0" w:color="auto"/>
        <w:left w:val="none" w:sz="0" w:space="0" w:color="auto"/>
        <w:bottom w:val="none" w:sz="0" w:space="0" w:color="auto"/>
        <w:right w:val="none" w:sz="0" w:space="0" w:color="auto"/>
      </w:divBdr>
      <w:divsChild>
        <w:div w:id="1258295403">
          <w:marLeft w:val="590"/>
          <w:marRight w:val="0"/>
          <w:marTop w:val="77"/>
          <w:marBottom w:val="120"/>
          <w:divBdr>
            <w:top w:val="none" w:sz="0" w:space="0" w:color="auto"/>
            <w:left w:val="none" w:sz="0" w:space="0" w:color="auto"/>
            <w:bottom w:val="none" w:sz="0" w:space="0" w:color="auto"/>
            <w:right w:val="none" w:sz="0" w:space="0" w:color="auto"/>
          </w:divBdr>
        </w:div>
        <w:div w:id="1853765927">
          <w:marLeft w:val="1310"/>
          <w:marRight w:val="0"/>
          <w:marTop w:val="77"/>
          <w:marBottom w:val="120"/>
          <w:divBdr>
            <w:top w:val="none" w:sz="0" w:space="0" w:color="auto"/>
            <w:left w:val="none" w:sz="0" w:space="0" w:color="auto"/>
            <w:bottom w:val="none" w:sz="0" w:space="0" w:color="auto"/>
            <w:right w:val="none" w:sz="0" w:space="0" w:color="auto"/>
          </w:divBdr>
        </w:div>
        <w:div w:id="105078146">
          <w:marLeft w:val="2030"/>
          <w:marRight w:val="0"/>
          <w:marTop w:val="67"/>
          <w:marBottom w:val="120"/>
          <w:divBdr>
            <w:top w:val="none" w:sz="0" w:space="0" w:color="auto"/>
            <w:left w:val="none" w:sz="0" w:space="0" w:color="auto"/>
            <w:bottom w:val="none" w:sz="0" w:space="0" w:color="auto"/>
            <w:right w:val="none" w:sz="0" w:space="0" w:color="auto"/>
          </w:divBdr>
        </w:div>
        <w:div w:id="1836602278">
          <w:marLeft w:val="2030"/>
          <w:marRight w:val="0"/>
          <w:marTop w:val="67"/>
          <w:marBottom w:val="120"/>
          <w:divBdr>
            <w:top w:val="none" w:sz="0" w:space="0" w:color="auto"/>
            <w:left w:val="none" w:sz="0" w:space="0" w:color="auto"/>
            <w:bottom w:val="none" w:sz="0" w:space="0" w:color="auto"/>
            <w:right w:val="none" w:sz="0" w:space="0" w:color="auto"/>
          </w:divBdr>
        </w:div>
        <w:div w:id="947158627">
          <w:marLeft w:val="2030"/>
          <w:marRight w:val="0"/>
          <w:marTop w:val="67"/>
          <w:marBottom w:val="120"/>
          <w:divBdr>
            <w:top w:val="none" w:sz="0" w:space="0" w:color="auto"/>
            <w:left w:val="none" w:sz="0" w:space="0" w:color="auto"/>
            <w:bottom w:val="none" w:sz="0" w:space="0" w:color="auto"/>
            <w:right w:val="none" w:sz="0" w:space="0" w:color="auto"/>
          </w:divBdr>
        </w:div>
        <w:div w:id="481312324">
          <w:marLeft w:val="2030"/>
          <w:marRight w:val="0"/>
          <w:marTop w:val="67"/>
          <w:marBottom w:val="120"/>
          <w:divBdr>
            <w:top w:val="none" w:sz="0" w:space="0" w:color="auto"/>
            <w:left w:val="none" w:sz="0" w:space="0" w:color="auto"/>
            <w:bottom w:val="none" w:sz="0" w:space="0" w:color="auto"/>
            <w:right w:val="none" w:sz="0" w:space="0" w:color="auto"/>
          </w:divBdr>
        </w:div>
        <w:div w:id="945649755">
          <w:marLeft w:val="1310"/>
          <w:marRight w:val="0"/>
          <w:marTop w:val="77"/>
          <w:marBottom w:val="120"/>
          <w:divBdr>
            <w:top w:val="none" w:sz="0" w:space="0" w:color="auto"/>
            <w:left w:val="none" w:sz="0" w:space="0" w:color="auto"/>
            <w:bottom w:val="none" w:sz="0" w:space="0" w:color="auto"/>
            <w:right w:val="none" w:sz="0" w:space="0" w:color="auto"/>
          </w:divBdr>
        </w:div>
        <w:div w:id="960575106">
          <w:marLeft w:val="1310"/>
          <w:marRight w:val="0"/>
          <w:marTop w:val="77"/>
          <w:marBottom w:val="120"/>
          <w:divBdr>
            <w:top w:val="none" w:sz="0" w:space="0" w:color="auto"/>
            <w:left w:val="none" w:sz="0" w:space="0" w:color="auto"/>
            <w:bottom w:val="none" w:sz="0" w:space="0" w:color="auto"/>
            <w:right w:val="none" w:sz="0" w:space="0" w:color="auto"/>
          </w:divBdr>
        </w:div>
        <w:div w:id="777288620">
          <w:marLeft w:val="1310"/>
          <w:marRight w:val="0"/>
          <w:marTop w:val="77"/>
          <w:marBottom w:val="120"/>
          <w:divBdr>
            <w:top w:val="none" w:sz="0" w:space="0" w:color="auto"/>
            <w:left w:val="none" w:sz="0" w:space="0" w:color="auto"/>
            <w:bottom w:val="none" w:sz="0" w:space="0" w:color="auto"/>
            <w:right w:val="none" w:sz="0" w:space="0" w:color="auto"/>
          </w:divBdr>
        </w:div>
        <w:div w:id="1868639011">
          <w:marLeft w:val="590"/>
          <w:marRight w:val="0"/>
          <w:marTop w:val="77"/>
          <w:marBottom w:val="120"/>
          <w:divBdr>
            <w:top w:val="none" w:sz="0" w:space="0" w:color="auto"/>
            <w:left w:val="none" w:sz="0" w:space="0" w:color="auto"/>
            <w:bottom w:val="none" w:sz="0" w:space="0" w:color="auto"/>
            <w:right w:val="none" w:sz="0" w:space="0" w:color="auto"/>
          </w:divBdr>
        </w:div>
        <w:div w:id="153960156">
          <w:marLeft w:val="1310"/>
          <w:marRight w:val="0"/>
          <w:marTop w:val="77"/>
          <w:marBottom w:val="120"/>
          <w:divBdr>
            <w:top w:val="none" w:sz="0" w:space="0" w:color="auto"/>
            <w:left w:val="none" w:sz="0" w:space="0" w:color="auto"/>
            <w:bottom w:val="none" w:sz="0" w:space="0" w:color="auto"/>
            <w:right w:val="none" w:sz="0" w:space="0" w:color="auto"/>
          </w:divBdr>
        </w:div>
        <w:div w:id="246040905">
          <w:marLeft w:val="590"/>
          <w:marRight w:val="0"/>
          <w:marTop w:val="77"/>
          <w:marBottom w:val="120"/>
          <w:divBdr>
            <w:top w:val="none" w:sz="0" w:space="0" w:color="auto"/>
            <w:left w:val="none" w:sz="0" w:space="0" w:color="auto"/>
            <w:bottom w:val="none" w:sz="0" w:space="0" w:color="auto"/>
            <w:right w:val="none" w:sz="0" w:space="0" w:color="auto"/>
          </w:divBdr>
        </w:div>
        <w:div w:id="1860000607">
          <w:marLeft w:val="1310"/>
          <w:marRight w:val="0"/>
          <w:marTop w:val="77"/>
          <w:marBottom w:val="120"/>
          <w:divBdr>
            <w:top w:val="none" w:sz="0" w:space="0" w:color="auto"/>
            <w:left w:val="none" w:sz="0" w:space="0" w:color="auto"/>
            <w:bottom w:val="none" w:sz="0" w:space="0" w:color="auto"/>
            <w:right w:val="none" w:sz="0" w:space="0" w:color="auto"/>
          </w:divBdr>
        </w:div>
      </w:divsChild>
    </w:div>
    <w:div w:id="2007972524">
      <w:bodyDiv w:val="1"/>
      <w:marLeft w:val="0"/>
      <w:marRight w:val="0"/>
      <w:marTop w:val="0"/>
      <w:marBottom w:val="0"/>
      <w:divBdr>
        <w:top w:val="none" w:sz="0" w:space="0" w:color="auto"/>
        <w:left w:val="none" w:sz="0" w:space="0" w:color="auto"/>
        <w:bottom w:val="none" w:sz="0" w:space="0" w:color="auto"/>
        <w:right w:val="none" w:sz="0" w:space="0" w:color="auto"/>
      </w:divBdr>
    </w:div>
    <w:div w:id="2034529192">
      <w:bodyDiv w:val="1"/>
      <w:marLeft w:val="0"/>
      <w:marRight w:val="0"/>
      <w:marTop w:val="0"/>
      <w:marBottom w:val="0"/>
      <w:divBdr>
        <w:top w:val="none" w:sz="0" w:space="0" w:color="auto"/>
        <w:left w:val="none" w:sz="0" w:space="0" w:color="auto"/>
        <w:bottom w:val="none" w:sz="0" w:space="0" w:color="auto"/>
        <w:right w:val="none" w:sz="0" w:space="0" w:color="auto"/>
      </w:divBdr>
    </w:div>
    <w:div w:id="2052147948">
      <w:bodyDiv w:val="1"/>
      <w:marLeft w:val="0"/>
      <w:marRight w:val="0"/>
      <w:marTop w:val="0"/>
      <w:marBottom w:val="0"/>
      <w:divBdr>
        <w:top w:val="none" w:sz="0" w:space="0" w:color="auto"/>
        <w:left w:val="none" w:sz="0" w:space="0" w:color="auto"/>
        <w:bottom w:val="none" w:sz="0" w:space="0" w:color="auto"/>
        <w:right w:val="none" w:sz="0" w:space="0" w:color="auto"/>
      </w:divBdr>
    </w:div>
    <w:div w:id="2071880313">
      <w:bodyDiv w:val="1"/>
      <w:marLeft w:val="0"/>
      <w:marRight w:val="0"/>
      <w:marTop w:val="0"/>
      <w:marBottom w:val="0"/>
      <w:divBdr>
        <w:top w:val="none" w:sz="0" w:space="0" w:color="auto"/>
        <w:left w:val="none" w:sz="0" w:space="0" w:color="auto"/>
        <w:bottom w:val="none" w:sz="0" w:space="0" w:color="auto"/>
        <w:right w:val="none" w:sz="0" w:space="0" w:color="auto"/>
      </w:divBdr>
    </w:div>
    <w:div w:id="2097050442">
      <w:bodyDiv w:val="1"/>
      <w:marLeft w:val="0"/>
      <w:marRight w:val="0"/>
      <w:marTop w:val="0"/>
      <w:marBottom w:val="0"/>
      <w:divBdr>
        <w:top w:val="none" w:sz="0" w:space="0" w:color="auto"/>
        <w:left w:val="none" w:sz="0" w:space="0" w:color="auto"/>
        <w:bottom w:val="none" w:sz="0" w:space="0" w:color="auto"/>
        <w:right w:val="none" w:sz="0" w:space="0" w:color="auto"/>
      </w:divBdr>
      <w:divsChild>
        <w:div w:id="1150100101">
          <w:marLeft w:val="590"/>
          <w:marRight w:val="0"/>
          <w:marTop w:val="77"/>
          <w:marBottom w:val="120"/>
          <w:divBdr>
            <w:top w:val="none" w:sz="0" w:space="0" w:color="auto"/>
            <w:left w:val="none" w:sz="0" w:space="0" w:color="auto"/>
            <w:bottom w:val="none" w:sz="0" w:space="0" w:color="auto"/>
            <w:right w:val="none" w:sz="0" w:space="0" w:color="auto"/>
          </w:divBdr>
        </w:div>
        <w:div w:id="1954946262">
          <w:marLeft w:val="1310"/>
          <w:marRight w:val="0"/>
          <w:marTop w:val="77"/>
          <w:marBottom w:val="120"/>
          <w:divBdr>
            <w:top w:val="none" w:sz="0" w:space="0" w:color="auto"/>
            <w:left w:val="none" w:sz="0" w:space="0" w:color="auto"/>
            <w:bottom w:val="none" w:sz="0" w:space="0" w:color="auto"/>
            <w:right w:val="none" w:sz="0" w:space="0" w:color="auto"/>
          </w:divBdr>
        </w:div>
        <w:div w:id="688217148">
          <w:marLeft w:val="2030"/>
          <w:marRight w:val="0"/>
          <w:marTop w:val="67"/>
          <w:marBottom w:val="120"/>
          <w:divBdr>
            <w:top w:val="none" w:sz="0" w:space="0" w:color="auto"/>
            <w:left w:val="none" w:sz="0" w:space="0" w:color="auto"/>
            <w:bottom w:val="none" w:sz="0" w:space="0" w:color="auto"/>
            <w:right w:val="none" w:sz="0" w:space="0" w:color="auto"/>
          </w:divBdr>
        </w:div>
        <w:div w:id="2108456328">
          <w:marLeft w:val="2030"/>
          <w:marRight w:val="0"/>
          <w:marTop w:val="67"/>
          <w:marBottom w:val="120"/>
          <w:divBdr>
            <w:top w:val="none" w:sz="0" w:space="0" w:color="auto"/>
            <w:left w:val="none" w:sz="0" w:space="0" w:color="auto"/>
            <w:bottom w:val="none" w:sz="0" w:space="0" w:color="auto"/>
            <w:right w:val="none" w:sz="0" w:space="0" w:color="auto"/>
          </w:divBdr>
        </w:div>
        <w:div w:id="520970138">
          <w:marLeft w:val="2030"/>
          <w:marRight w:val="0"/>
          <w:marTop w:val="67"/>
          <w:marBottom w:val="120"/>
          <w:divBdr>
            <w:top w:val="none" w:sz="0" w:space="0" w:color="auto"/>
            <w:left w:val="none" w:sz="0" w:space="0" w:color="auto"/>
            <w:bottom w:val="none" w:sz="0" w:space="0" w:color="auto"/>
            <w:right w:val="none" w:sz="0" w:space="0" w:color="auto"/>
          </w:divBdr>
        </w:div>
        <w:div w:id="1322926725">
          <w:marLeft w:val="2030"/>
          <w:marRight w:val="0"/>
          <w:marTop w:val="67"/>
          <w:marBottom w:val="120"/>
          <w:divBdr>
            <w:top w:val="none" w:sz="0" w:space="0" w:color="auto"/>
            <w:left w:val="none" w:sz="0" w:space="0" w:color="auto"/>
            <w:bottom w:val="none" w:sz="0" w:space="0" w:color="auto"/>
            <w:right w:val="none" w:sz="0" w:space="0" w:color="auto"/>
          </w:divBdr>
        </w:div>
        <w:div w:id="2080402049">
          <w:marLeft w:val="1310"/>
          <w:marRight w:val="0"/>
          <w:marTop w:val="77"/>
          <w:marBottom w:val="120"/>
          <w:divBdr>
            <w:top w:val="none" w:sz="0" w:space="0" w:color="auto"/>
            <w:left w:val="none" w:sz="0" w:space="0" w:color="auto"/>
            <w:bottom w:val="none" w:sz="0" w:space="0" w:color="auto"/>
            <w:right w:val="none" w:sz="0" w:space="0" w:color="auto"/>
          </w:divBdr>
        </w:div>
        <w:div w:id="1838958395">
          <w:marLeft w:val="590"/>
          <w:marRight w:val="0"/>
          <w:marTop w:val="77"/>
          <w:marBottom w:val="120"/>
          <w:divBdr>
            <w:top w:val="none" w:sz="0" w:space="0" w:color="auto"/>
            <w:left w:val="none" w:sz="0" w:space="0" w:color="auto"/>
            <w:bottom w:val="none" w:sz="0" w:space="0" w:color="auto"/>
            <w:right w:val="none" w:sz="0" w:space="0" w:color="auto"/>
          </w:divBdr>
        </w:div>
        <w:div w:id="1304582587">
          <w:marLeft w:val="1310"/>
          <w:marRight w:val="0"/>
          <w:marTop w:val="77"/>
          <w:marBottom w:val="120"/>
          <w:divBdr>
            <w:top w:val="none" w:sz="0" w:space="0" w:color="auto"/>
            <w:left w:val="none" w:sz="0" w:space="0" w:color="auto"/>
            <w:bottom w:val="none" w:sz="0" w:space="0" w:color="auto"/>
            <w:right w:val="none" w:sz="0" w:space="0" w:color="auto"/>
          </w:divBdr>
        </w:div>
        <w:div w:id="2056929868">
          <w:marLeft w:val="590"/>
          <w:marRight w:val="0"/>
          <w:marTop w:val="77"/>
          <w:marBottom w:val="120"/>
          <w:divBdr>
            <w:top w:val="none" w:sz="0" w:space="0" w:color="auto"/>
            <w:left w:val="none" w:sz="0" w:space="0" w:color="auto"/>
            <w:bottom w:val="none" w:sz="0" w:space="0" w:color="auto"/>
            <w:right w:val="none" w:sz="0" w:space="0" w:color="auto"/>
          </w:divBdr>
        </w:div>
        <w:div w:id="99685227">
          <w:marLeft w:val="1310"/>
          <w:marRight w:val="0"/>
          <w:marTop w:val="77"/>
          <w:marBottom w:val="120"/>
          <w:divBdr>
            <w:top w:val="none" w:sz="0" w:space="0" w:color="auto"/>
            <w:left w:val="none" w:sz="0" w:space="0" w:color="auto"/>
            <w:bottom w:val="none" w:sz="0" w:space="0" w:color="auto"/>
            <w:right w:val="none" w:sz="0" w:space="0" w:color="auto"/>
          </w:divBdr>
        </w:div>
      </w:divsChild>
    </w:div>
    <w:div w:id="2124574299">
      <w:bodyDiv w:val="1"/>
      <w:marLeft w:val="0"/>
      <w:marRight w:val="0"/>
      <w:marTop w:val="0"/>
      <w:marBottom w:val="0"/>
      <w:divBdr>
        <w:top w:val="none" w:sz="0" w:space="0" w:color="auto"/>
        <w:left w:val="none" w:sz="0" w:space="0" w:color="auto"/>
        <w:bottom w:val="none" w:sz="0" w:space="0" w:color="auto"/>
        <w:right w:val="none" w:sz="0" w:space="0" w:color="auto"/>
      </w:divBdr>
    </w:div>
    <w:div w:id="2125071846">
      <w:bodyDiv w:val="1"/>
      <w:marLeft w:val="0"/>
      <w:marRight w:val="0"/>
      <w:marTop w:val="0"/>
      <w:marBottom w:val="0"/>
      <w:divBdr>
        <w:top w:val="none" w:sz="0" w:space="0" w:color="auto"/>
        <w:left w:val="none" w:sz="0" w:space="0" w:color="auto"/>
        <w:bottom w:val="none" w:sz="0" w:space="0" w:color="auto"/>
        <w:right w:val="none" w:sz="0" w:space="0" w:color="auto"/>
      </w:divBdr>
    </w:div>
    <w:div w:id="2128354648">
      <w:bodyDiv w:val="1"/>
      <w:marLeft w:val="0"/>
      <w:marRight w:val="0"/>
      <w:marTop w:val="0"/>
      <w:marBottom w:val="0"/>
      <w:divBdr>
        <w:top w:val="none" w:sz="0" w:space="0" w:color="auto"/>
        <w:left w:val="none" w:sz="0" w:space="0" w:color="auto"/>
        <w:bottom w:val="none" w:sz="0" w:space="0" w:color="auto"/>
        <w:right w:val="none" w:sz="0" w:space="0" w:color="auto"/>
      </w:divBdr>
    </w:div>
    <w:div w:id="2131317342">
      <w:bodyDiv w:val="1"/>
      <w:marLeft w:val="0"/>
      <w:marRight w:val="0"/>
      <w:marTop w:val="0"/>
      <w:marBottom w:val="0"/>
      <w:divBdr>
        <w:top w:val="none" w:sz="0" w:space="0" w:color="auto"/>
        <w:left w:val="none" w:sz="0" w:space="0" w:color="auto"/>
        <w:bottom w:val="none" w:sz="0" w:space="0" w:color="auto"/>
        <w:right w:val="none" w:sz="0" w:space="0" w:color="auto"/>
      </w:divBdr>
    </w:div>
    <w:div w:id="2143233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iki.ford.com/display/RequirementsEngineering/State+Charts?src=contextnavpagetreemode" TargetMode="External"/><Relationship Id="rId21" Type="http://schemas.openxmlformats.org/officeDocument/2006/relationships/image" Target="media/image2.png"/><Relationship Id="rId34" Type="http://schemas.openxmlformats.org/officeDocument/2006/relationships/image" Target="media/image5.jpg"/><Relationship Id="rId42" Type="http://schemas.openxmlformats.org/officeDocument/2006/relationships/hyperlink" Target="http://wiki.ford.com/display/RequirementsEngineering/Requirements+Attributes" TargetMode="External"/><Relationship Id="rId47" Type="http://schemas.openxmlformats.org/officeDocument/2006/relationships/hyperlink" Target="http://wiki.ford.com/display/RequirementsEngineering/Requirements+Attributes" TargetMode="External"/><Relationship Id="rId50" Type="http://schemas.openxmlformats.org/officeDocument/2006/relationships/hyperlink" Target="http://wiki.ford.com/display/RequirementsEngineering/Requirements+Attributes" TargetMode="External"/><Relationship Id="rId55" Type="http://schemas.openxmlformats.org/officeDocument/2006/relationships/hyperlink" Target="http://wiki.ford.com/display/RequirementsEngineering/Requirements+Attributes" TargetMode="External"/><Relationship Id="rId63" Type="http://schemas.openxmlformats.org/officeDocument/2006/relationships/hyperlink" Target="http://wiki.ford.com/display/RequirementsEngineering/Requirements+Attributes" TargetMode="External"/><Relationship Id="rId68" Type="http://schemas.openxmlformats.org/officeDocument/2006/relationships/hyperlink" Target="http://wiki.ford.com/display/RequirementsEngineering/Requirements+Attributes" TargetMode="External"/><Relationship Id="rId76" Type="http://schemas.openxmlformats.org/officeDocument/2006/relationships/hyperlink" Target="http://wiki.ford.com/display/RequirementsEngineering/Requirements+Attributes" TargetMode="External"/><Relationship Id="rId84" Type="http://schemas.openxmlformats.org/officeDocument/2006/relationships/hyperlink" Target="https://azureford.sharepoint.com/sites/SystemsEngineering/SEC/sysml-teamsite/SysML%20Wiki/Activity%20Diagram%20Basics.aspx" TargetMode="External"/><Relationship Id="rId89" Type="http://schemas.openxmlformats.org/officeDocument/2006/relationships/hyperlink" Target="https://pd3.spt.ford.com/sites/GlobalFunctionalSafety/Pages/default.aspx" TargetMode="External"/><Relationship Id="rId97"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hyperlink" Target="https://pd3.spt.ford.com/sites/GlobalFunctionalSafety/Pages/default.aspx" TargetMode="External"/><Relationship Id="rId92" Type="http://schemas.openxmlformats.org/officeDocument/2006/relationships/hyperlink" Target="https://azureford.sharepoint.com/sites/GlobalFunctionalSafety/Pages/default.aspx" TargetMode="External"/><Relationship Id="rId2" Type="http://schemas.openxmlformats.org/officeDocument/2006/relationships/customXml" Target="../customXml/item2.xml"/><Relationship Id="rId16" Type="http://schemas.openxmlformats.org/officeDocument/2006/relationships/hyperlink" Target="http://wiki.ford.com/display/RequirementsEngineering/Requirements+Engineering+for+SW+Enabled+Features" TargetMode="External"/><Relationship Id="rId29" Type="http://schemas.openxmlformats.org/officeDocument/2006/relationships/comments" Target="comments.xml"/><Relationship Id="rId11" Type="http://schemas.openxmlformats.org/officeDocument/2006/relationships/header" Target="header1.xml"/><Relationship Id="rId24" Type="http://schemas.openxmlformats.org/officeDocument/2006/relationships/hyperlink" Target="http://wiki.ford.com/pages/viewpage.action?pageId=107676234&amp;src=contextnavpagetreemode" TargetMode="External"/><Relationship Id="rId32" Type="http://schemas.openxmlformats.org/officeDocument/2006/relationships/hyperlink" Target="http://wiki.ford.com/display/RequirementsEngineering/Driving+Scenarios?src=contextnavpagetreemode" TargetMode="External"/><Relationship Id="rId37" Type="http://schemas.openxmlformats.org/officeDocument/2006/relationships/hyperlink" Target="http://wiki.ford.com/display/RequirementsEngineering/Requirements+Attributes" TargetMode="External"/><Relationship Id="rId40" Type="http://schemas.openxmlformats.org/officeDocument/2006/relationships/hyperlink" Target="http://wiki.ford.com/display/RequirementsEngineering/Requirements+Attributes" TargetMode="External"/><Relationship Id="rId45" Type="http://schemas.openxmlformats.org/officeDocument/2006/relationships/hyperlink" Target="http://wiki.ford.com/display/RequirementsEngineering/Requirements+Attributes" TargetMode="External"/><Relationship Id="rId53" Type="http://schemas.openxmlformats.org/officeDocument/2006/relationships/hyperlink" Target="http://wiki.ford.com/display/RequirementsEngineering/Requirements+Attributes" TargetMode="External"/><Relationship Id="rId58" Type="http://schemas.openxmlformats.org/officeDocument/2006/relationships/hyperlink" Target="http://wiki.ford.com/display/RequirementsEngineering/Requirements+Attributes" TargetMode="External"/><Relationship Id="rId66" Type="http://schemas.openxmlformats.org/officeDocument/2006/relationships/hyperlink" Target="http://wiki.ford.com/display/RequirementsEngineering/Requirements+Attributes" TargetMode="External"/><Relationship Id="rId74" Type="http://schemas.openxmlformats.org/officeDocument/2006/relationships/hyperlink" Target="https://pd3.spt.ford.com/sites/GlobalFunctionalSafety/Pages/default.aspx" TargetMode="External"/><Relationship Id="rId79" Type="http://schemas.openxmlformats.org/officeDocument/2006/relationships/hyperlink" Target="https://pd3.spt.ford.com/sites/GlobalFunctionalSafety/Pages/default.aspx" TargetMode="External"/><Relationship Id="rId87" Type="http://schemas.openxmlformats.org/officeDocument/2006/relationships/hyperlink" Target="http://wiki.ford.com/display/RequirementsEngineering/Functional+Decomposition" TargetMode="External"/><Relationship Id="rId5" Type="http://schemas.openxmlformats.org/officeDocument/2006/relationships/numbering" Target="numbering.xml"/><Relationship Id="rId61" Type="http://schemas.openxmlformats.org/officeDocument/2006/relationships/hyperlink" Target="http://wiki.ford.com/display/RequirementsEngineering/Requirements+Attributes" TargetMode="External"/><Relationship Id="rId82" Type="http://schemas.openxmlformats.org/officeDocument/2006/relationships/hyperlink" Target="https://wiki.ford.com/pages/viewpage.action?pageId=174654231" TargetMode="External"/><Relationship Id="rId90" Type="http://schemas.openxmlformats.org/officeDocument/2006/relationships/image" Target="media/image7.emf"/><Relationship Id="rId95" Type="http://schemas.openxmlformats.org/officeDocument/2006/relationships/header" Target="header2.xml"/><Relationship Id="rId19" Type="http://schemas.openxmlformats.org/officeDocument/2006/relationships/hyperlink" Target="http://www.ieee.org/documents/ieeecitationref.pdf" TargetMode="External"/><Relationship Id="rId14" Type="http://schemas.openxmlformats.org/officeDocument/2006/relationships/hyperlink" Target="http://wiki.ford.com/display/RequirementsEngineering/Stakeholder+Analysis" TargetMode="External"/><Relationship Id="rId22" Type="http://schemas.openxmlformats.org/officeDocument/2006/relationships/hyperlink" Target="https://www.fedewb.ford.com/" TargetMode="External"/><Relationship Id="rId27" Type="http://schemas.openxmlformats.org/officeDocument/2006/relationships/image" Target="cid:image001.png@01D7305D.E35354E0" TargetMode="External"/><Relationship Id="rId30" Type="http://schemas.microsoft.com/office/2011/relationships/commentsExtended" Target="commentsExtended.xml"/><Relationship Id="rId35" Type="http://schemas.openxmlformats.org/officeDocument/2006/relationships/hyperlink" Target="http://wiki.ford.com/display/RequirementsEngineering/Decision+Table" TargetMode="External"/><Relationship Id="rId43" Type="http://schemas.openxmlformats.org/officeDocument/2006/relationships/hyperlink" Target="http://wiki.ford.com/display/RequirementsEngineering/Requirements+Attributes" TargetMode="External"/><Relationship Id="rId48" Type="http://schemas.openxmlformats.org/officeDocument/2006/relationships/hyperlink" Target="http://wiki.ford.com/display/RequirementsEngineering/Requirements+Attributes" TargetMode="External"/><Relationship Id="rId56" Type="http://schemas.openxmlformats.org/officeDocument/2006/relationships/hyperlink" Target="http://wiki.ford.com/display/RequirementsEngineering/Requirements+Attributes" TargetMode="External"/><Relationship Id="rId64" Type="http://schemas.openxmlformats.org/officeDocument/2006/relationships/hyperlink" Target="http://wiki.ford.com/display/RequirementsEngineering/Requirements+Attributes" TargetMode="External"/><Relationship Id="rId69" Type="http://schemas.openxmlformats.org/officeDocument/2006/relationships/hyperlink" Target="http://wiki.ford.com/display/RequirementsEngineering/Requirements+Attributes" TargetMode="External"/><Relationship Id="rId77" Type="http://schemas.openxmlformats.org/officeDocument/2006/relationships/hyperlink" Target="https://pd3.spt.ford.com/sites/GlobalFunctionalSafety/Pages/default.aspx" TargetMode="External"/><Relationship Id="rId8" Type="http://schemas.openxmlformats.org/officeDocument/2006/relationships/webSettings" Target="webSettings.xml"/><Relationship Id="rId51" Type="http://schemas.openxmlformats.org/officeDocument/2006/relationships/hyperlink" Target="http://wiki.ford.com/display/RequirementsEngineering/Requirements+Attributes" TargetMode="External"/><Relationship Id="rId72" Type="http://schemas.openxmlformats.org/officeDocument/2006/relationships/hyperlink" Target="http://wiki.ford.com/display/RequirementsEngineering/Default+Contacts+for+Stakeholder+Roles" TargetMode="External"/><Relationship Id="rId80" Type="http://schemas.openxmlformats.org/officeDocument/2006/relationships/hyperlink" Target="http://wiki.ford.com/display/RequirementsEngineering/Alignment+with+Cybersecurity" TargetMode="External"/><Relationship Id="rId85" Type="http://schemas.openxmlformats.org/officeDocument/2006/relationships/hyperlink" Target="http://wiki.ford.com/display/RequirementsEngineering/Functional+Decomposition" TargetMode="External"/><Relationship Id="rId93" Type="http://schemas.openxmlformats.org/officeDocument/2006/relationships/hyperlink" Target="https://bd101001.pd2.ford.com/stages/" TargetMode="External"/><Relationship Id="rId98" Type="http://schemas.microsoft.com/office/2011/relationships/people" Target="people.xml"/><Relationship Id="rId3" Type="http://schemas.openxmlformats.org/officeDocument/2006/relationships/customXml" Target="../customXml/item3.xml"/><Relationship Id="rId12" Type="http://schemas.openxmlformats.org/officeDocument/2006/relationships/hyperlink" Target="http://wiki.ford.com/display/RequirementsEngineering/Requirements+Engineering+for+SW+Enabled+Features" TargetMode="External"/><Relationship Id="rId17" Type="http://schemas.openxmlformats.org/officeDocument/2006/relationships/hyperlink" Target="http://wiki.ford.com/display/RequirementsEngineering/Specification+templates?src=contextnavpagetreemode" TargetMode="External"/><Relationship Id="rId25" Type="http://schemas.openxmlformats.org/officeDocument/2006/relationships/image" Target="media/image3.jpg"/><Relationship Id="rId33" Type="http://schemas.openxmlformats.org/officeDocument/2006/relationships/image" Target="media/image4.jpg"/><Relationship Id="rId38" Type="http://schemas.openxmlformats.org/officeDocument/2006/relationships/hyperlink" Target="http://wiki.ford.com/display/RequirementsEngineering/Requirements+Attributes" TargetMode="External"/><Relationship Id="rId46" Type="http://schemas.openxmlformats.org/officeDocument/2006/relationships/hyperlink" Target="http://wiki.ford.com/display/RequirementsEngineering/Requirements+Attributes" TargetMode="External"/><Relationship Id="rId59" Type="http://schemas.openxmlformats.org/officeDocument/2006/relationships/hyperlink" Target="http://wiki.ford.com/display/RequirementsEngineering/Requirements+Attributes" TargetMode="External"/><Relationship Id="rId67" Type="http://schemas.openxmlformats.org/officeDocument/2006/relationships/hyperlink" Target="http://wiki.ford.com/display/RequirementsEngineering/Requirements+Attributes" TargetMode="External"/><Relationship Id="rId20" Type="http://schemas.openxmlformats.org/officeDocument/2006/relationships/hyperlink" Target="http://wiki.ford.com/display/RequirementsEngineering/Glossary?src=contextnavpagetreemode" TargetMode="External"/><Relationship Id="rId41" Type="http://schemas.openxmlformats.org/officeDocument/2006/relationships/hyperlink" Target="http://wiki.ford.com/display/RequirementsEngineering/Requirements+Attributes" TargetMode="External"/><Relationship Id="rId54" Type="http://schemas.openxmlformats.org/officeDocument/2006/relationships/hyperlink" Target="http://wiki.ford.com/display/RequirementsEngineering/Requirements+Attributes" TargetMode="External"/><Relationship Id="rId62" Type="http://schemas.openxmlformats.org/officeDocument/2006/relationships/hyperlink" Target="http://wiki.ford.com/display/RequirementsEngineering/Requirements+Attributes" TargetMode="External"/><Relationship Id="rId70" Type="http://schemas.openxmlformats.org/officeDocument/2006/relationships/hyperlink" Target="http://wiki.ford.com/display/RequirementsEngineering/Requirements+Attributes" TargetMode="External"/><Relationship Id="rId75" Type="http://schemas.openxmlformats.org/officeDocument/2006/relationships/hyperlink" Target="https://pd3.spt.ford.com/sites/GlobalFunctionalSafety/Pages/default.aspx" TargetMode="External"/><Relationship Id="rId83" Type="http://schemas.openxmlformats.org/officeDocument/2006/relationships/hyperlink" Target="https://bd101001.pd2.ford.com/stages/" TargetMode="External"/><Relationship Id="rId88" Type="http://schemas.openxmlformats.org/officeDocument/2006/relationships/image" Target="media/image6.jpg"/><Relationship Id="rId91" Type="http://schemas.openxmlformats.org/officeDocument/2006/relationships/package" Target="embeddings/Microsoft_Visio_Drawing.vsdx"/><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wiki.ford.com/display/RequirementsEngineering/Specification+templates" TargetMode="External"/><Relationship Id="rId23" Type="http://schemas.openxmlformats.org/officeDocument/2006/relationships/hyperlink" Target="https://pd3.spt.ford.com/sites/GlobalFunctionalSafety/Pages/default.aspx" TargetMode="External"/><Relationship Id="rId28" Type="http://schemas.openxmlformats.org/officeDocument/2006/relationships/hyperlink" Target="http://wiki.ford.com/display/RequirementsEngineering/Use+Cases+Overview?src=contextnavpagetreemodehttp://wiki.ford.com/display/RequirementsEngineering/Use+Cases?src=contextnavpagetreemode" TargetMode="External"/><Relationship Id="rId36" Type="http://schemas.openxmlformats.org/officeDocument/2006/relationships/hyperlink" Target="http://wiki.ford.com/display/RequirementsEngineering/How+to+write+better+requirements?src=contextnavpagetreemode" TargetMode="External"/><Relationship Id="rId49" Type="http://schemas.openxmlformats.org/officeDocument/2006/relationships/hyperlink" Target="http://wiki.ford.com/display/RequirementsEngineering/Requirements+Attributes" TargetMode="External"/><Relationship Id="rId57" Type="http://schemas.openxmlformats.org/officeDocument/2006/relationships/hyperlink" Target="http://wiki.ford.com/display/RequirementsEngineering/Requirements+Attributes" TargetMode="External"/><Relationship Id="rId10" Type="http://schemas.openxmlformats.org/officeDocument/2006/relationships/endnotes" Target="endnotes.xml"/><Relationship Id="rId31" Type="http://schemas.microsoft.com/office/2016/09/relationships/commentsIds" Target="commentsIds.xml"/><Relationship Id="rId44" Type="http://schemas.openxmlformats.org/officeDocument/2006/relationships/hyperlink" Target="http://wiki.ford.com/display/RequirementsEngineering/Requirements+Attributes" TargetMode="External"/><Relationship Id="rId52" Type="http://schemas.openxmlformats.org/officeDocument/2006/relationships/hyperlink" Target="http://wiki.ford.com/display/RequirementsEngineering/Requirements+Attributes" TargetMode="External"/><Relationship Id="rId60" Type="http://schemas.openxmlformats.org/officeDocument/2006/relationships/hyperlink" Target="http://wiki.ford.com/display/RequirementsEngineering/Requirements+Attributes" TargetMode="External"/><Relationship Id="rId65" Type="http://schemas.openxmlformats.org/officeDocument/2006/relationships/hyperlink" Target="http://wiki.ford.com/display/RequirementsEngineering/Requirements+Attributes" TargetMode="External"/><Relationship Id="rId73" Type="http://schemas.openxmlformats.org/officeDocument/2006/relationships/hyperlink" Target="https://pd3.spt.ford.com/sites/GlobalFunctionalSafety/Pages/default.aspx" TargetMode="External"/><Relationship Id="rId78" Type="http://schemas.openxmlformats.org/officeDocument/2006/relationships/hyperlink" Target="http://wiki.ford.com/display/RequirementsEngineering/Requirements+Attributes" TargetMode="External"/><Relationship Id="rId81" Type="http://schemas.openxmlformats.org/officeDocument/2006/relationships/hyperlink" Target="http://wiki.ford.com/display/RequirementsEngineering/Alignment+with+Cybersecurity" TargetMode="External"/><Relationship Id="rId86" Type="http://schemas.openxmlformats.org/officeDocument/2006/relationships/hyperlink" Target="http://wiki.ford.com/display/RequirementsEngineering/Data+Flow+Diagram?src=contextnavpagetreemodehttp://wiki.ford.com/display/RequirementsEngineering/Data+Flow+Diagram?src=contextnavpagetreemode" TargetMode="External"/><Relationship Id="rId94" Type="http://schemas.openxmlformats.org/officeDocument/2006/relationships/hyperlink" Target="https://azureford.sharepoint.com/sites/Systems-And-SW-Int/Starting/Starting%20feature/1.%20Feature%20Documents/Buttonless%20start/DSI_States_V1.xlsx?d=wd35ea275432e463fb23a5e7a8e17375e" TargetMode="External"/><Relationship Id="rId9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pd3.spt.ford.com/sites/GlobalFunctionalSafety/Pages/default.aspx" TargetMode="External"/><Relationship Id="rId18" Type="http://schemas.openxmlformats.org/officeDocument/2006/relationships/hyperlink" Target="http://wiki.ford.com/display/RequirementsEngineering/Requirements+Attributes?src=contextnavpagetreemode" TargetMode="External"/><Relationship Id="rId39" Type="http://schemas.openxmlformats.org/officeDocument/2006/relationships/hyperlink" Target="http://wiki.ford.com/display/RequirementsEngineering/Requirements+Attribute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nuesch\Downloads\_FeatureDocument_Template_v6-0%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7DB9013226991408CD327A4ED73ECA5" ma:contentTypeVersion="13" ma:contentTypeDescription="Create a new document." ma:contentTypeScope="" ma:versionID="6f9631e3320c487a72cae3abcee87c0b">
  <xsd:schema xmlns:xsd="http://www.w3.org/2001/XMLSchema" xmlns:xs="http://www.w3.org/2001/XMLSchema" xmlns:p="http://schemas.microsoft.com/office/2006/metadata/properties" xmlns:ns3="74946d3c-087a-41cf-b19c-f16d891413d0" xmlns:ns4="04c56ef7-1ab0-4d08-969d-b1ad53c9cc95" targetNamespace="http://schemas.microsoft.com/office/2006/metadata/properties" ma:root="true" ma:fieldsID="b1ad4a3f62809e8a6e9e5b3040e15385" ns3:_="" ns4:_="">
    <xsd:import namespace="74946d3c-087a-41cf-b19c-f16d891413d0"/>
    <xsd:import namespace="04c56ef7-1ab0-4d08-969d-b1ad53c9cc9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946d3c-087a-41cf-b19c-f16d891413d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4c56ef7-1ab0-4d08-969d-b1ad53c9cc9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SO690Nmerical.XSL" StyleName="ISO 690 - Numerical Reference">
  <b:Source>
    <b:Tag>JörnsBook</b:Tag>
    <b:SourceType>Book</b:SourceType>
    <b:Guid>{D9762DDF-7139-48F6-82F8-5047ACB86B81}</b:Guid>
    <b:Author>
      <b:Author>
        <b:NameList>
          <b:Person>
            <b:Last>jbaden1</b:Last>
          </b:Person>
        </b:NameList>
      </b:Author>
    </b:Author>
    <b:Title>My book</b:Title>
    <b:Year>1017</b:Year>
    <b:City>Cologne</b:City>
    <b:RefOrder>1</b:RefOrder>
  </b:Source>
</b:Sources>
</file>

<file path=customXml/itemProps1.xml><?xml version="1.0" encoding="utf-8"?>
<ds:datastoreItem xmlns:ds="http://schemas.openxmlformats.org/officeDocument/2006/customXml" ds:itemID="{FE8AB028-6085-41D2-9BCF-E76C0707AFAC}">
  <ds:schemaRefs>
    <ds:schemaRef ds:uri="http://schemas.microsoft.com/sharepoint/v3/contenttype/forms"/>
  </ds:schemaRefs>
</ds:datastoreItem>
</file>

<file path=customXml/itemProps2.xml><?xml version="1.0" encoding="utf-8"?>
<ds:datastoreItem xmlns:ds="http://schemas.openxmlformats.org/officeDocument/2006/customXml" ds:itemID="{A2141E8B-CCA8-44D4-9F31-0A38291C852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B8FCD21-DC48-41C9-B5E0-CAD2ACE9E3D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946d3c-087a-41cf-b19c-f16d891413d0"/>
    <ds:schemaRef ds:uri="04c56ef7-1ab0-4d08-969d-b1ad53c9cc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AB94575-184F-43B9-96D4-1EEDF7B820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_FeatureDocument_Template_v6-0 (1)</Template>
  <TotalTime>1</TotalTime>
  <Pages>46</Pages>
  <Words>12781</Words>
  <Characters>72852</Characters>
  <Application>Microsoft Office Word</Application>
  <DocSecurity>0</DocSecurity>
  <Lines>607</Lines>
  <Paragraphs>170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Feature Document SysML Report Template</vt:lpstr>
      <vt:lpstr>Engineering Specification</vt:lpstr>
    </vt:vector>
  </TitlesOfParts>
  <Company>Ford Motor Company</Company>
  <LinksUpToDate>false</LinksUpToDate>
  <CharactersWithSpaces>85463</CharactersWithSpaces>
  <SharedDoc>false</SharedDoc>
  <HLinks>
    <vt:vector size="588" baseType="variant">
      <vt:variant>
        <vt:i4>6750231</vt:i4>
      </vt:variant>
      <vt:variant>
        <vt:i4>593</vt:i4>
      </vt:variant>
      <vt:variant>
        <vt:i4>0</vt:i4>
      </vt:variant>
      <vt:variant>
        <vt:i4>5</vt:i4>
      </vt:variant>
      <vt:variant>
        <vt:lpwstr>https://f1.ford.com/eRoom/EESE/SoftwareRelease/0_39caeb</vt:lpwstr>
      </vt:variant>
      <vt:variant>
        <vt:lpwstr/>
      </vt:variant>
      <vt:variant>
        <vt:i4>1376319</vt:i4>
      </vt:variant>
      <vt:variant>
        <vt:i4>586</vt:i4>
      </vt:variant>
      <vt:variant>
        <vt:i4>0</vt:i4>
      </vt:variant>
      <vt:variant>
        <vt:i4>5</vt:i4>
      </vt:variant>
      <vt:variant>
        <vt:lpwstr/>
      </vt:variant>
      <vt:variant>
        <vt:lpwstr>_Toc300582454</vt:lpwstr>
      </vt:variant>
      <vt:variant>
        <vt:i4>1376319</vt:i4>
      </vt:variant>
      <vt:variant>
        <vt:i4>580</vt:i4>
      </vt:variant>
      <vt:variant>
        <vt:i4>0</vt:i4>
      </vt:variant>
      <vt:variant>
        <vt:i4>5</vt:i4>
      </vt:variant>
      <vt:variant>
        <vt:lpwstr/>
      </vt:variant>
      <vt:variant>
        <vt:lpwstr>_Toc300582453</vt:lpwstr>
      </vt:variant>
      <vt:variant>
        <vt:i4>1376319</vt:i4>
      </vt:variant>
      <vt:variant>
        <vt:i4>574</vt:i4>
      </vt:variant>
      <vt:variant>
        <vt:i4>0</vt:i4>
      </vt:variant>
      <vt:variant>
        <vt:i4>5</vt:i4>
      </vt:variant>
      <vt:variant>
        <vt:lpwstr/>
      </vt:variant>
      <vt:variant>
        <vt:lpwstr>_Toc300582452</vt:lpwstr>
      </vt:variant>
      <vt:variant>
        <vt:i4>1376319</vt:i4>
      </vt:variant>
      <vt:variant>
        <vt:i4>568</vt:i4>
      </vt:variant>
      <vt:variant>
        <vt:i4>0</vt:i4>
      </vt:variant>
      <vt:variant>
        <vt:i4>5</vt:i4>
      </vt:variant>
      <vt:variant>
        <vt:lpwstr/>
      </vt:variant>
      <vt:variant>
        <vt:lpwstr>_Toc300582451</vt:lpwstr>
      </vt:variant>
      <vt:variant>
        <vt:i4>1376319</vt:i4>
      </vt:variant>
      <vt:variant>
        <vt:i4>562</vt:i4>
      </vt:variant>
      <vt:variant>
        <vt:i4>0</vt:i4>
      </vt:variant>
      <vt:variant>
        <vt:i4>5</vt:i4>
      </vt:variant>
      <vt:variant>
        <vt:lpwstr/>
      </vt:variant>
      <vt:variant>
        <vt:lpwstr>_Toc300582450</vt:lpwstr>
      </vt:variant>
      <vt:variant>
        <vt:i4>1310783</vt:i4>
      </vt:variant>
      <vt:variant>
        <vt:i4>556</vt:i4>
      </vt:variant>
      <vt:variant>
        <vt:i4>0</vt:i4>
      </vt:variant>
      <vt:variant>
        <vt:i4>5</vt:i4>
      </vt:variant>
      <vt:variant>
        <vt:lpwstr/>
      </vt:variant>
      <vt:variant>
        <vt:lpwstr>_Toc300582449</vt:lpwstr>
      </vt:variant>
      <vt:variant>
        <vt:i4>1310783</vt:i4>
      </vt:variant>
      <vt:variant>
        <vt:i4>550</vt:i4>
      </vt:variant>
      <vt:variant>
        <vt:i4>0</vt:i4>
      </vt:variant>
      <vt:variant>
        <vt:i4>5</vt:i4>
      </vt:variant>
      <vt:variant>
        <vt:lpwstr/>
      </vt:variant>
      <vt:variant>
        <vt:lpwstr>_Toc300582448</vt:lpwstr>
      </vt:variant>
      <vt:variant>
        <vt:i4>1310783</vt:i4>
      </vt:variant>
      <vt:variant>
        <vt:i4>544</vt:i4>
      </vt:variant>
      <vt:variant>
        <vt:i4>0</vt:i4>
      </vt:variant>
      <vt:variant>
        <vt:i4>5</vt:i4>
      </vt:variant>
      <vt:variant>
        <vt:lpwstr/>
      </vt:variant>
      <vt:variant>
        <vt:lpwstr>_Toc300582447</vt:lpwstr>
      </vt:variant>
      <vt:variant>
        <vt:i4>1310783</vt:i4>
      </vt:variant>
      <vt:variant>
        <vt:i4>538</vt:i4>
      </vt:variant>
      <vt:variant>
        <vt:i4>0</vt:i4>
      </vt:variant>
      <vt:variant>
        <vt:i4>5</vt:i4>
      </vt:variant>
      <vt:variant>
        <vt:lpwstr/>
      </vt:variant>
      <vt:variant>
        <vt:lpwstr>_Toc300582446</vt:lpwstr>
      </vt:variant>
      <vt:variant>
        <vt:i4>1310783</vt:i4>
      </vt:variant>
      <vt:variant>
        <vt:i4>532</vt:i4>
      </vt:variant>
      <vt:variant>
        <vt:i4>0</vt:i4>
      </vt:variant>
      <vt:variant>
        <vt:i4>5</vt:i4>
      </vt:variant>
      <vt:variant>
        <vt:lpwstr/>
      </vt:variant>
      <vt:variant>
        <vt:lpwstr>_Toc300582445</vt:lpwstr>
      </vt:variant>
      <vt:variant>
        <vt:i4>1310783</vt:i4>
      </vt:variant>
      <vt:variant>
        <vt:i4>526</vt:i4>
      </vt:variant>
      <vt:variant>
        <vt:i4>0</vt:i4>
      </vt:variant>
      <vt:variant>
        <vt:i4>5</vt:i4>
      </vt:variant>
      <vt:variant>
        <vt:lpwstr/>
      </vt:variant>
      <vt:variant>
        <vt:lpwstr>_Toc300582444</vt:lpwstr>
      </vt:variant>
      <vt:variant>
        <vt:i4>1310783</vt:i4>
      </vt:variant>
      <vt:variant>
        <vt:i4>520</vt:i4>
      </vt:variant>
      <vt:variant>
        <vt:i4>0</vt:i4>
      </vt:variant>
      <vt:variant>
        <vt:i4>5</vt:i4>
      </vt:variant>
      <vt:variant>
        <vt:lpwstr/>
      </vt:variant>
      <vt:variant>
        <vt:lpwstr>_Toc300582443</vt:lpwstr>
      </vt:variant>
      <vt:variant>
        <vt:i4>1310783</vt:i4>
      </vt:variant>
      <vt:variant>
        <vt:i4>514</vt:i4>
      </vt:variant>
      <vt:variant>
        <vt:i4>0</vt:i4>
      </vt:variant>
      <vt:variant>
        <vt:i4>5</vt:i4>
      </vt:variant>
      <vt:variant>
        <vt:lpwstr/>
      </vt:variant>
      <vt:variant>
        <vt:lpwstr>_Toc300582442</vt:lpwstr>
      </vt:variant>
      <vt:variant>
        <vt:i4>1310783</vt:i4>
      </vt:variant>
      <vt:variant>
        <vt:i4>508</vt:i4>
      </vt:variant>
      <vt:variant>
        <vt:i4>0</vt:i4>
      </vt:variant>
      <vt:variant>
        <vt:i4>5</vt:i4>
      </vt:variant>
      <vt:variant>
        <vt:lpwstr/>
      </vt:variant>
      <vt:variant>
        <vt:lpwstr>_Toc300582441</vt:lpwstr>
      </vt:variant>
      <vt:variant>
        <vt:i4>1310783</vt:i4>
      </vt:variant>
      <vt:variant>
        <vt:i4>502</vt:i4>
      </vt:variant>
      <vt:variant>
        <vt:i4>0</vt:i4>
      </vt:variant>
      <vt:variant>
        <vt:i4>5</vt:i4>
      </vt:variant>
      <vt:variant>
        <vt:lpwstr/>
      </vt:variant>
      <vt:variant>
        <vt:lpwstr>_Toc300582440</vt:lpwstr>
      </vt:variant>
      <vt:variant>
        <vt:i4>1245247</vt:i4>
      </vt:variant>
      <vt:variant>
        <vt:i4>496</vt:i4>
      </vt:variant>
      <vt:variant>
        <vt:i4>0</vt:i4>
      </vt:variant>
      <vt:variant>
        <vt:i4>5</vt:i4>
      </vt:variant>
      <vt:variant>
        <vt:lpwstr/>
      </vt:variant>
      <vt:variant>
        <vt:lpwstr>_Toc300582439</vt:lpwstr>
      </vt:variant>
      <vt:variant>
        <vt:i4>1245247</vt:i4>
      </vt:variant>
      <vt:variant>
        <vt:i4>490</vt:i4>
      </vt:variant>
      <vt:variant>
        <vt:i4>0</vt:i4>
      </vt:variant>
      <vt:variant>
        <vt:i4>5</vt:i4>
      </vt:variant>
      <vt:variant>
        <vt:lpwstr/>
      </vt:variant>
      <vt:variant>
        <vt:lpwstr>_Toc300582438</vt:lpwstr>
      </vt:variant>
      <vt:variant>
        <vt:i4>1245247</vt:i4>
      </vt:variant>
      <vt:variant>
        <vt:i4>484</vt:i4>
      </vt:variant>
      <vt:variant>
        <vt:i4>0</vt:i4>
      </vt:variant>
      <vt:variant>
        <vt:i4>5</vt:i4>
      </vt:variant>
      <vt:variant>
        <vt:lpwstr/>
      </vt:variant>
      <vt:variant>
        <vt:lpwstr>_Toc300582437</vt:lpwstr>
      </vt:variant>
      <vt:variant>
        <vt:i4>1245247</vt:i4>
      </vt:variant>
      <vt:variant>
        <vt:i4>478</vt:i4>
      </vt:variant>
      <vt:variant>
        <vt:i4>0</vt:i4>
      </vt:variant>
      <vt:variant>
        <vt:i4>5</vt:i4>
      </vt:variant>
      <vt:variant>
        <vt:lpwstr/>
      </vt:variant>
      <vt:variant>
        <vt:lpwstr>_Toc300582436</vt:lpwstr>
      </vt:variant>
      <vt:variant>
        <vt:i4>1245247</vt:i4>
      </vt:variant>
      <vt:variant>
        <vt:i4>472</vt:i4>
      </vt:variant>
      <vt:variant>
        <vt:i4>0</vt:i4>
      </vt:variant>
      <vt:variant>
        <vt:i4>5</vt:i4>
      </vt:variant>
      <vt:variant>
        <vt:lpwstr/>
      </vt:variant>
      <vt:variant>
        <vt:lpwstr>_Toc300582435</vt:lpwstr>
      </vt:variant>
      <vt:variant>
        <vt:i4>1245247</vt:i4>
      </vt:variant>
      <vt:variant>
        <vt:i4>466</vt:i4>
      </vt:variant>
      <vt:variant>
        <vt:i4>0</vt:i4>
      </vt:variant>
      <vt:variant>
        <vt:i4>5</vt:i4>
      </vt:variant>
      <vt:variant>
        <vt:lpwstr/>
      </vt:variant>
      <vt:variant>
        <vt:lpwstr>_Toc300582434</vt:lpwstr>
      </vt:variant>
      <vt:variant>
        <vt:i4>1245247</vt:i4>
      </vt:variant>
      <vt:variant>
        <vt:i4>460</vt:i4>
      </vt:variant>
      <vt:variant>
        <vt:i4>0</vt:i4>
      </vt:variant>
      <vt:variant>
        <vt:i4>5</vt:i4>
      </vt:variant>
      <vt:variant>
        <vt:lpwstr/>
      </vt:variant>
      <vt:variant>
        <vt:lpwstr>_Toc300582433</vt:lpwstr>
      </vt:variant>
      <vt:variant>
        <vt:i4>1245247</vt:i4>
      </vt:variant>
      <vt:variant>
        <vt:i4>454</vt:i4>
      </vt:variant>
      <vt:variant>
        <vt:i4>0</vt:i4>
      </vt:variant>
      <vt:variant>
        <vt:i4>5</vt:i4>
      </vt:variant>
      <vt:variant>
        <vt:lpwstr/>
      </vt:variant>
      <vt:variant>
        <vt:lpwstr>_Toc300582432</vt:lpwstr>
      </vt:variant>
      <vt:variant>
        <vt:i4>1245247</vt:i4>
      </vt:variant>
      <vt:variant>
        <vt:i4>448</vt:i4>
      </vt:variant>
      <vt:variant>
        <vt:i4>0</vt:i4>
      </vt:variant>
      <vt:variant>
        <vt:i4>5</vt:i4>
      </vt:variant>
      <vt:variant>
        <vt:lpwstr/>
      </vt:variant>
      <vt:variant>
        <vt:lpwstr>_Toc300582431</vt:lpwstr>
      </vt:variant>
      <vt:variant>
        <vt:i4>1245247</vt:i4>
      </vt:variant>
      <vt:variant>
        <vt:i4>442</vt:i4>
      </vt:variant>
      <vt:variant>
        <vt:i4>0</vt:i4>
      </vt:variant>
      <vt:variant>
        <vt:i4>5</vt:i4>
      </vt:variant>
      <vt:variant>
        <vt:lpwstr/>
      </vt:variant>
      <vt:variant>
        <vt:lpwstr>_Toc300582430</vt:lpwstr>
      </vt:variant>
      <vt:variant>
        <vt:i4>1179711</vt:i4>
      </vt:variant>
      <vt:variant>
        <vt:i4>436</vt:i4>
      </vt:variant>
      <vt:variant>
        <vt:i4>0</vt:i4>
      </vt:variant>
      <vt:variant>
        <vt:i4>5</vt:i4>
      </vt:variant>
      <vt:variant>
        <vt:lpwstr/>
      </vt:variant>
      <vt:variant>
        <vt:lpwstr>_Toc300582429</vt:lpwstr>
      </vt:variant>
      <vt:variant>
        <vt:i4>1179711</vt:i4>
      </vt:variant>
      <vt:variant>
        <vt:i4>430</vt:i4>
      </vt:variant>
      <vt:variant>
        <vt:i4>0</vt:i4>
      </vt:variant>
      <vt:variant>
        <vt:i4>5</vt:i4>
      </vt:variant>
      <vt:variant>
        <vt:lpwstr/>
      </vt:variant>
      <vt:variant>
        <vt:lpwstr>_Toc300582428</vt:lpwstr>
      </vt:variant>
      <vt:variant>
        <vt:i4>1179711</vt:i4>
      </vt:variant>
      <vt:variant>
        <vt:i4>424</vt:i4>
      </vt:variant>
      <vt:variant>
        <vt:i4>0</vt:i4>
      </vt:variant>
      <vt:variant>
        <vt:i4>5</vt:i4>
      </vt:variant>
      <vt:variant>
        <vt:lpwstr/>
      </vt:variant>
      <vt:variant>
        <vt:lpwstr>_Toc300582427</vt:lpwstr>
      </vt:variant>
      <vt:variant>
        <vt:i4>1179711</vt:i4>
      </vt:variant>
      <vt:variant>
        <vt:i4>418</vt:i4>
      </vt:variant>
      <vt:variant>
        <vt:i4>0</vt:i4>
      </vt:variant>
      <vt:variant>
        <vt:i4>5</vt:i4>
      </vt:variant>
      <vt:variant>
        <vt:lpwstr/>
      </vt:variant>
      <vt:variant>
        <vt:lpwstr>_Toc300582426</vt:lpwstr>
      </vt:variant>
      <vt:variant>
        <vt:i4>1179711</vt:i4>
      </vt:variant>
      <vt:variant>
        <vt:i4>412</vt:i4>
      </vt:variant>
      <vt:variant>
        <vt:i4>0</vt:i4>
      </vt:variant>
      <vt:variant>
        <vt:i4>5</vt:i4>
      </vt:variant>
      <vt:variant>
        <vt:lpwstr/>
      </vt:variant>
      <vt:variant>
        <vt:lpwstr>_Toc300582425</vt:lpwstr>
      </vt:variant>
      <vt:variant>
        <vt:i4>1179711</vt:i4>
      </vt:variant>
      <vt:variant>
        <vt:i4>406</vt:i4>
      </vt:variant>
      <vt:variant>
        <vt:i4>0</vt:i4>
      </vt:variant>
      <vt:variant>
        <vt:i4>5</vt:i4>
      </vt:variant>
      <vt:variant>
        <vt:lpwstr/>
      </vt:variant>
      <vt:variant>
        <vt:lpwstr>_Toc300582424</vt:lpwstr>
      </vt:variant>
      <vt:variant>
        <vt:i4>1179711</vt:i4>
      </vt:variant>
      <vt:variant>
        <vt:i4>400</vt:i4>
      </vt:variant>
      <vt:variant>
        <vt:i4>0</vt:i4>
      </vt:variant>
      <vt:variant>
        <vt:i4>5</vt:i4>
      </vt:variant>
      <vt:variant>
        <vt:lpwstr/>
      </vt:variant>
      <vt:variant>
        <vt:lpwstr>_Toc300582423</vt:lpwstr>
      </vt:variant>
      <vt:variant>
        <vt:i4>1179711</vt:i4>
      </vt:variant>
      <vt:variant>
        <vt:i4>394</vt:i4>
      </vt:variant>
      <vt:variant>
        <vt:i4>0</vt:i4>
      </vt:variant>
      <vt:variant>
        <vt:i4>5</vt:i4>
      </vt:variant>
      <vt:variant>
        <vt:lpwstr/>
      </vt:variant>
      <vt:variant>
        <vt:lpwstr>_Toc300582422</vt:lpwstr>
      </vt:variant>
      <vt:variant>
        <vt:i4>1179711</vt:i4>
      </vt:variant>
      <vt:variant>
        <vt:i4>388</vt:i4>
      </vt:variant>
      <vt:variant>
        <vt:i4>0</vt:i4>
      </vt:variant>
      <vt:variant>
        <vt:i4>5</vt:i4>
      </vt:variant>
      <vt:variant>
        <vt:lpwstr/>
      </vt:variant>
      <vt:variant>
        <vt:lpwstr>_Toc300582421</vt:lpwstr>
      </vt:variant>
      <vt:variant>
        <vt:i4>1179711</vt:i4>
      </vt:variant>
      <vt:variant>
        <vt:i4>382</vt:i4>
      </vt:variant>
      <vt:variant>
        <vt:i4>0</vt:i4>
      </vt:variant>
      <vt:variant>
        <vt:i4>5</vt:i4>
      </vt:variant>
      <vt:variant>
        <vt:lpwstr/>
      </vt:variant>
      <vt:variant>
        <vt:lpwstr>_Toc300582420</vt:lpwstr>
      </vt:variant>
      <vt:variant>
        <vt:i4>1114175</vt:i4>
      </vt:variant>
      <vt:variant>
        <vt:i4>376</vt:i4>
      </vt:variant>
      <vt:variant>
        <vt:i4>0</vt:i4>
      </vt:variant>
      <vt:variant>
        <vt:i4>5</vt:i4>
      </vt:variant>
      <vt:variant>
        <vt:lpwstr/>
      </vt:variant>
      <vt:variant>
        <vt:lpwstr>_Toc300582419</vt:lpwstr>
      </vt:variant>
      <vt:variant>
        <vt:i4>1114175</vt:i4>
      </vt:variant>
      <vt:variant>
        <vt:i4>370</vt:i4>
      </vt:variant>
      <vt:variant>
        <vt:i4>0</vt:i4>
      </vt:variant>
      <vt:variant>
        <vt:i4>5</vt:i4>
      </vt:variant>
      <vt:variant>
        <vt:lpwstr/>
      </vt:variant>
      <vt:variant>
        <vt:lpwstr>_Toc300582418</vt:lpwstr>
      </vt:variant>
      <vt:variant>
        <vt:i4>1114175</vt:i4>
      </vt:variant>
      <vt:variant>
        <vt:i4>364</vt:i4>
      </vt:variant>
      <vt:variant>
        <vt:i4>0</vt:i4>
      </vt:variant>
      <vt:variant>
        <vt:i4>5</vt:i4>
      </vt:variant>
      <vt:variant>
        <vt:lpwstr/>
      </vt:variant>
      <vt:variant>
        <vt:lpwstr>_Toc300582417</vt:lpwstr>
      </vt:variant>
      <vt:variant>
        <vt:i4>1114175</vt:i4>
      </vt:variant>
      <vt:variant>
        <vt:i4>358</vt:i4>
      </vt:variant>
      <vt:variant>
        <vt:i4>0</vt:i4>
      </vt:variant>
      <vt:variant>
        <vt:i4>5</vt:i4>
      </vt:variant>
      <vt:variant>
        <vt:lpwstr/>
      </vt:variant>
      <vt:variant>
        <vt:lpwstr>_Toc300582416</vt:lpwstr>
      </vt:variant>
      <vt:variant>
        <vt:i4>1114175</vt:i4>
      </vt:variant>
      <vt:variant>
        <vt:i4>352</vt:i4>
      </vt:variant>
      <vt:variant>
        <vt:i4>0</vt:i4>
      </vt:variant>
      <vt:variant>
        <vt:i4>5</vt:i4>
      </vt:variant>
      <vt:variant>
        <vt:lpwstr/>
      </vt:variant>
      <vt:variant>
        <vt:lpwstr>_Toc300582415</vt:lpwstr>
      </vt:variant>
      <vt:variant>
        <vt:i4>1114175</vt:i4>
      </vt:variant>
      <vt:variant>
        <vt:i4>346</vt:i4>
      </vt:variant>
      <vt:variant>
        <vt:i4>0</vt:i4>
      </vt:variant>
      <vt:variant>
        <vt:i4>5</vt:i4>
      </vt:variant>
      <vt:variant>
        <vt:lpwstr/>
      </vt:variant>
      <vt:variant>
        <vt:lpwstr>_Toc300582414</vt:lpwstr>
      </vt:variant>
      <vt:variant>
        <vt:i4>1114175</vt:i4>
      </vt:variant>
      <vt:variant>
        <vt:i4>340</vt:i4>
      </vt:variant>
      <vt:variant>
        <vt:i4>0</vt:i4>
      </vt:variant>
      <vt:variant>
        <vt:i4>5</vt:i4>
      </vt:variant>
      <vt:variant>
        <vt:lpwstr/>
      </vt:variant>
      <vt:variant>
        <vt:lpwstr>_Toc300582413</vt:lpwstr>
      </vt:variant>
      <vt:variant>
        <vt:i4>1114175</vt:i4>
      </vt:variant>
      <vt:variant>
        <vt:i4>334</vt:i4>
      </vt:variant>
      <vt:variant>
        <vt:i4>0</vt:i4>
      </vt:variant>
      <vt:variant>
        <vt:i4>5</vt:i4>
      </vt:variant>
      <vt:variant>
        <vt:lpwstr/>
      </vt:variant>
      <vt:variant>
        <vt:lpwstr>_Toc300582412</vt:lpwstr>
      </vt:variant>
      <vt:variant>
        <vt:i4>1114175</vt:i4>
      </vt:variant>
      <vt:variant>
        <vt:i4>328</vt:i4>
      </vt:variant>
      <vt:variant>
        <vt:i4>0</vt:i4>
      </vt:variant>
      <vt:variant>
        <vt:i4>5</vt:i4>
      </vt:variant>
      <vt:variant>
        <vt:lpwstr/>
      </vt:variant>
      <vt:variant>
        <vt:lpwstr>_Toc300582411</vt:lpwstr>
      </vt:variant>
      <vt:variant>
        <vt:i4>1114175</vt:i4>
      </vt:variant>
      <vt:variant>
        <vt:i4>322</vt:i4>
      </vt:variant>
      <vt:variant>
        <vt:i4>0</vt:i4>
      </vt:variant>
      <vt:variant>
        <vt:i4>5</vt:i4>
      </vt:variant>
      <vt:variant>
        <vt:lpwstr/>
      </vt:variant>
      <vt:variant>
        <vt:lpwstr>_Toc300582410</vt:lpwstr>
      </vt:variant>
      <vt:variant>
        <vt:i4>1048639</vt:i4>
      </vt:variant>
      <vt:variant>
        <vt:i4>316</vt:i4>
      </vt:variant>
      <vt:variant>
        <vt:i4>0</vt:i4>
      </vt:variant>
      <vt:variant>
        <vt:i4>5</vt:i4>
      </vt:variant>
      <vt:variant>
        <vt:lpwstr/>
      </vt:variant>
      <vt:variant>
        <vt:lpwstr>_Toc300582409</vt:lpwstr>
      </vt:variant>
      <vt:variant>
        <vt:i4>1048639</vt:i4>
      </vt:variant>
      <vt:variant>
        <vt:i4>310</vt:i4>
      </vt:variant>
      <vt:variant>
        <vt:i4>0</vt:i4>
      </vt:variant>
      <vt:variant>
        <vt:i4>5</vt:i4>
      </vt:variant>
      <vt:variant>
        <vt:lpwstr/>
      </vt:variant>
      <vt:variant>
        <vt:lpwstr>_Toc300582408</vt:lpwstr>
      </vt:variant>
      <vt:variant>
        <vt:i4>1048639</vt:i4>
      </vt:variant>
      <vt:variant>
        <vt:i4>304</vt:i4>
      </vt:variant>
      <vt:variant>
        <vt:i4>0</vt:i4>
      </vt:variant>
      <vt:variant>
        <vt:i4>5</vt:i4>
      </vt:variant>
      <vt:variant>
        <vt:lpwstr/>
      </vt:variant>
      <vt:variant>
        <vt:lpwstr>_Toc300582407</vt:lpwstr>
      </vt:variant>
      <vt:variant>
        <vt:i4>1048639</vt:i4>
      </vt:variant>
      <vt:variant>
        <vt:i4>298</vt:i4>
      </vt:variant>
      <vt:variant>
        <vt:i4>0</vt:i4>
      </vt:variant>
      <vt:variant>
        <vt:i4>5</vt:i4>
      </vt:variant>
      <vt:variant>
        <vt:lpwstr/>
      </vt:variant>
      <vt:variant>
        <vt:lpwstr>_Toc300582406</vt:lpwstr>
      </vt:variant>
      <vt:variant>
        <vt:i4>1048639</vt:i4>
      </vt:variant>
      <vt:variant>
        <vt:i4>292</vt:i4>
      </vt:variant>
      <vt:variant>
        <vt:i4>0</vt:i4>
      </vt:variant>
      <vt:variant>
        <vt:i4>5</vt:i4>
      </vt:variant>
      <vt:variant>
        <vt:lpwstr/>
      </vt:variant>
      <vt:variant>
        <vt:lpwstr>_Toc300582405</vt:lpwstr>
      </vt:variant>
      <vt:variant>
        <vt:i4>1048639</vt:i4>
      </vt:variant>
      <vt:variant>
        <vt:i4>286</vt:i4>
      </vt:variant>
      <vt:variant>
        <vt:i4>0</vt:i4>
      </vt:variant>
      <vt:variant>
        <vt:i4>5</vt:i4>
      </vt:variant>
      <vt:variant>
        <vt:lpwstr/>
      </vt:variant>
      <vt:variant>
        <vt:lpwstr>_Toc300582404</vt:lpwstr>
      </vt:variant>
      <vt:variant>
        <vt:i4>1048639</vt:i4>
      </vt:variant>
      <vt:variant>
        <vt:i4>280</vt:i4>
      </vt:variant>
      <vt:variant>
        <vt:i4>0</vt:i4>
      </vt:variant>
      <vt:variant>
        <vt:i4>5</vt:i4>
      </vt:variant>
      <vt:variant>
        <vt:lpwstr/>
      </vt:variant>
      <vt:variant>
        <vt:lpwstr>_Toc300582403</vt:lpwstr>
      </vt:variant>
      <vt:variant>
        <vt:i4>1048639</vt:i4>
      </vt:variant>
      <vt:variant>
        <vt:i4>274</vt:i4>
      </vt:variant>
      <vt:variant>
        <vt:i4>0</vt:i4>
      </vt:variant>
      <vt:variant>
        <vt:i4>5</vt:i4>
      </vt:variant>
      <vt:variant>
        <vt:lpwstr/>
      </vt:variant>
      <vt:variant>
        <vt:lpwstr>_Toc300582402</vt:lpwstr>
      </vt:variant>
      <vt:variant>
        <vt:i4>1048639</vt:i4>
      </vt:variant>
      <vt:variant>
        <vt:i4>268</vt:i4>
      </vt:variant>
      <vt:variant>
        <vt:i4>0</vt:i4>
      </vt:variant>
      <vt:variant>
        <vt:i4>5</vt:i4>
      </vt:variant>
      <vt:variant>
        <vt:lpwstr/>
      </vt:variant>
      <vt:variant>
        <vt:lpwstr>_Toc300582401</vt:lpwstr>
      </vt:variant>
      <vt:variant>
        <vt:i4>1048639</vt:i4>
      </vt:variant>
      <vt:variant>
        <vt:i4>262</vt:i4>
      </vt:variant>
      <vt:variant>
        <vt:i4>0</vt:i4>
      </vt:variant>
      <vt:variant>
        <vt:i4>5</vt:i4>
      </vt:variant>
      <vt:variant>
        <vt:lpwstr/>
      </vt:variant>
      <vt:variant>
        <vt:lpwstr>_Toc300582400</vt:lpwstr>
      </vt:variant>
      <vt:variant>
        <vt:i4>1638456</vt:i4>
      </vt:variant>
      <vt:variant>
        <vt:i4>256</vt:i4>
      </vt:variant>
      <vt:variant>
        <vt:i4>0</vt:i4>
      </vt:variant>
      <vt:variant>
        <vt:i4>5</vt:i4>
      </vt:variant>
      <vt:variant>
        <vt:lpwstr/>
      </vt:variant>
      <vt:variant>
        <vt:lpwstr>_Toc300582399</vt:lpwstr>
      </vt:variant>
      <vt:variant>
        <vt:i4>1638456</vt:i4>
      </vt:variant>
      <vt:variant>
        <vt:i4>250</vt:i4>
      </vt:variant>
      <vt:variant>
        <vt:i4>0</vt:i4>
      </vt:variant>
      <vt:variant>
        <vt:i4>5</vt:i4>
      </vt:variant>
      <vt:variant>
        <vt:lpwstr/>
      </vt:variant>
      <vt:variant>
        <vt:lpwstr>_Toc300582398</vt:lpwstr>
      </vt:variant>
      <vt:variant>
        <vt:i4>1638456</vt:i4>
      </vt:variant>
      <vt:variant>
        <vt:i4>244</vt:i4>
      </vt:variant>
      <vt:variant>
        <vt:i4>0</vt:i4>
      </vt:variant>
      <vt:variant>
        <vt:i4>5</vt:i4>
      </vt:variant>
      <vt:variant>
        <vt:lpwstr/>
      </vt:variant>
      <vt:variant>
        <vt:lpwstr>_Toc300582397</vt:lpwstr>
      </vt:variant>
      <vt:variant>
        <vt:i4>1638456</vt:i4>
      </vt:variant>
      <vt:variant>
        <vt:i4>238</vt:i4>
      </vt:variant>
      <vt:variant>
        <vt:i4>0</vt:i4>
      </vt:variant>
      <vt:variant>
        <vt:i4>5</vt:i4>
      </vt:variant>
      <vt:variant>
        <vt:lpwstr/>
      </vt:variant>
      <vt:variant>
        <vt:lpwstr>_Toc300582396</vt:lpwstr>
      </vt:variant>
      <vt:variant>
        <vt:i4>1638456</vt:i4>
      </vt:variant>
      <vt:variant>
        <vt:i4>232</vt:i4>
      </vt:variant>
      <vt:variant>
        <vt:i4>0</vt:i4>
      </vt:variant>
      <vt:variant>
        <vt:i4>5</vt:i4>
      </vt:variant>
      <vt:variant>
        <vt:lpwstr/>
      </vt:variant>
      <vt:variant>
        <vt:lpwstr>_Toc300582395</vt:lpwstr>
      </vt:variant>
      <vt:variant>
        <vt:i4>1638456</vt:i4>
      </vt:variant>
      <vt:variant>
        <vt:i4>226</vt:i4>
      </vt:variant>
      <vt:variant>
        <vt:i4>0</vt:i4>
      </vt:variant>
      <vt:variant>
        <vt:i4>5</vt:i4>
      </vt:variant>
      <vt:variant>
        <vt:lpwstr/>
      </vt:variant>
      <vt:variant>
        <vt:lpwstr>_Toc300582394</vt:lpwstr>
      </vt:variant>
      <vt:variant>
        <vt:i4>1638456</vt:i4>
      </vt:variant>
      <vt:variant>
        <vt:i4>220</vt:i4>
      </vt:variant>
      <vt:variant>
        <vt:i4>0</vt:i4>
      </vt:variant>
      <vt:variant>
        <vt:i4>5</vt:i4>
      </vt:variant>
      <vt:variant>
        <vt:lpwstr/>
      </vt:variant>
      <vt:variant>
        <vt:lpwstr>_Toc300582393</vt:lpwstr>
      </vt:variant>
      <vt:variant>
        <vt:i4>1638456</vt:i4>
      </vt:variant>
      <vt:variant>
        <vt:i4>214</vt:i4>
      </vt:variant>
      <vt:variant>
        <vt:i4>0</vt:i4>
      </vt:variant>
      <vt:variant>
        <vt:i4>5</vt:i4>
      </vt:variant>
      <vt:variant>
        <vt:lpwstr/>
      </vt:variant>
      <vt:variant>
        <vt:lpwstr>_Toc300582392</vt:lpwstr>
      </vt:variant>
      <vt:variant>
        <vt:i4>1638456</vt:i4>
      </vt:variant>
      <vt:variant>
        <vt:i4>208</vt:i4>
      </vt:variant>
      <vt:variant>
        <vt:i4>0</vt:i4>
      </vt:variant>
      <vt:variant>
        <vt:i4>5</vt:i4>
      </vt:variant>
      <vt:variant>
        <vt:lpwstr/>
      </vt:variant>
      <vt:variant>
        <vt:lpwstr>_Toc300582391</vt:lpwstr>
      </vt:variant>
      <vt:variant>
        <vt:i4>1638456</vt:i4>
      </vt:variant>
      <vt:variant>
        <vt:i4>202</vt:i4>
      </vt:variant>
      <vt:variant>
        <vt:i4>0</vt:i4>
      </vt:variant>
      <vt:variant>
        <vt:i4>5</vt:i4>
      </vt:variant>
      <vt:variant>
        <vt:lpwstr/>
      </vt:variant>
      <vt:variant>
        <vt:lpwstr>_Toc300582390</vt:lpwstr>
      </vt:variant>
      <vt:variant>
        <vt:i4>1572920</vt:i4>
      </vt:variant>
      <vt:variant>
        <vt:i4>196</vt:i4>
      </vt:variant>
      <vt:variant>
        <vt:i4>0</vt:i4>
      </vt:variant>
      <vt:variant>
        <vt:i4>5</vt:i4>
      </vt:variant>
      <vt:variant>
        <vt:lpwstr/>
      </vt:variant>
      <vt:variant>
        <vt:lpwstr>_Toc300582389</vt:lpwstr>
      </vt:variant>
      <vt:variant>
        <vt:i4>1572920</vt:i4>
      </vt:variant>
      <vt:variant>
        <vt:i4>190</vt:i4>
      </vt:variant>
      <vt:variant>
        <vt:i4>0</vt:i4>
      </vt:variant>
      <vt:variant>
        <vt:i4>5</vt:i4>
      </vt:variant>
      <vt:variant>
        <vt:lpwstr/>
      </vt:variant>
      <vt:variant>
        <vt:lpwstr>_Toc300582388</vt:lpwstr>
      </vt:variant>
      <vt:variant>
        <vt:i4>1572920</vt:i4>
      </vt:variant>
      <vt:variant>
        <vt:i4>184</vt:i4>
      </vt:variant>
      <vt:variant>
        <vt:i4>0</vt:i4>
      </vt:variant>
      <vt:variant>
        <vt:i4>5</vt:i4>
      </vt:variant>
      <vt:variant>
        <vt:lpwstr/>
      </vt:variant>
      <vt:variant>
        <vt:lpwstr>_Toc300582387</vt:lpwstr>
      </vt:variant>
      <vt:variant>
        <vt:i4>1572920</vt:i4>
      </vt:variant>
      <vt:variant>
        <vt:i4>178</vt:i4>
      </vt:variant>
      <vt:variant>
        <vt:i4>0</vt:i4>
      </vt:variant>
      <vt:variant>
        <vt:i4>5</vt:i4>
      </vt:variant>
      <vt:variant>
        <vt:lpwstr/>
      </vt:variant>
      <vt:variant>
        <vt:lpwstr>_Toc300582386</vt:lpwstr>
      </vt:variant>
      <vt:variant>
        <vt:i4>1572920</vt:i4>
      </vt:variant>
      <vt:variant>
        <vt:i4>172</vt:i4>
      </vt:variant>
      <vt:variant>
        <vt:i4>0</vt:i4>
      </vt:variant>
      <vt:variant>
        <vt:i4>5</vt:i4>
      </vt:variant>
      <vt:variant>
        <vt:lpwstr/>
      </vt:variant>
      <vt:variant>
        <vt:lpwstr>_Toc300582385</vt:lpwstr>
      </vt:variant>
      <vt:variant>
        <vt:i4>1572920</vt:i4>
      </vt:variant>
      <vt:variant>
        <vt:i4>166</vt:i4>
      </vt:variant>
      <vt:variant>
        <vt:i4>0</vt:i4>
      </vt:variant>
      <vt:variant>
        <vt:i4>5</vt:i4>
      </vt:variant>
      <vt:variant>
        <vt:lpwstr/>
      </vt:variant>
      <vt:variant>
        <vt:lpwstr>_Toc300582384</vt:lpwstr>
      </vt:variant>
      <vt:variant>
        <vt:i4>1572920</vt:i4>
      </vt:variant>
      <vt:variant>
        <vt:i4>160</vt:i4>
      </vt:variant>
      <vt:variant>
        <vt:i4>0</vt:i4>
      </vt:variant>
      <vt:variant>
        <vt:i4>5</vt:i4>
      </vt:variant>
      <vt:variant>
        <vt:lpwstr/>
      </vt:variant>
      <vt:variant>
        <vt:lpwstr>_Toc300582383</vt:lpwstr>
      </vt:variant>
      <vt:variant>
        <vt:i4>1572920</vt:i4>
      </vt:variant>
      <vt:variant>
        <vt:i4>154</vt:i4>
      </vt:variant>
      <vt:variant>
        <vt:i4>0</vt:i4>
      </vt:variant>
      <vt:variant>
        <vt:i4>5</vt:i4>
      </vt:variant>
      <vt:variant>
        <vt:lpwstr/>
      </vt:variant>
      <vt:variant>
        <vt:lpwstr>_Toc300582382</vt:lpwstr>
      </vt:variant>
      <vt:variant>
        <vt:i4>1572920</vt:i4>
      </vt:variant>
      <vt:variant>
        <vt:i4>148</vt:i4>
      </vt:variant>
      <vt:variant>
        <vt:i4>0</vt:i4>
      </vt:variant>
      <vt:variant>
        <vt:i4>5</vt:i4>
      </vt:variant>
      <vt:variant>
        <vt:lpwstr/>
      </vt:variant>
      <vt:variant>
        <vt:lpwstr>_Toc300582381</vt:lpwstr>
      </vt:variant>
      <vt:variant>
        <vt:i4>1572920</vt:i4>
      </vt:variant>
      <vt:variant>
        <vt:i4>142</vt:i4>
      </vt:variant>
      <vt:variant>
        <vt:i4>0</vt:i4>
      </vt:variant>
      <vt:variant>
        <vt:i4>5</vt:i4>
      </vt:variant>
      <vt:variant>
        <vt:lpwstr/>
      </vt:variant>
      <vt:variant>
        <vt:lpwstr>_Toc300582380</vt:lpwstr>
      </vt:variant>
      <vt:variant>
        <vt:i4>1507384</vt:i4>
      </vt:variant>
      <vt:variant>
        <vt:i4>136</vt:i4>
      </vt:variant>
      <vt:variant>
        <vt:i4>0</vt:i4>
      </vt:variant>
      <vt:variant>
        <vt:i4>5</vt:i4>
      </vt:variant>
      <vt:variant>
        <vt:lpwstr/>
      </vt:variant>
      <vt:variant>
        <vt:lpwstr>_Toc300582379</vt:lpwstr>
      </vt:variant>
      <vt:variant>
        <vt:i4>1507384</vt:i4>
      </vt:variant>
      <vt:variant>
        <vt:i4>130</vt:i4>
      </vt:variant>
      <vt:variant>
        <vt:i4>0</vt:i4>
      </vt:variant>
      <vt:variant>
        <vt:i4>5</vt:i4>
      </vt:variant>
      <vt:variant>
        <vt:lpwstr/>
      </vt:variant>
      <vt:variant>
        <vt:lpwstr>_Toc300582378</vt:lpwstr>
      </vt:variant>
      <vt:variant>
        <vt:i4>1507384</vt:i4>
      </vt:variant>
      <vt:variant>
        <vt:i4>124</vt:i4>
      </vt:variant>
      <vt:variant>
        <vt:i4>0</vt:i4>
      </vt:variant>
      <vt:variant>
        <vt:i4>5</vt:i4>
      </vt:variant>
      <vt:variant>
        <vt:lpwstr/>
      </vt:variant>
      <vt:variant>
        <vt:lpwstr>_Toc300582377</vt:lpwstr>
      </vt:variant>
      <vt:variant>
        <vt:i4>1507384</vt:i4>
      </vt:variant>
      <vt:variant>
        <vt:i4>118</vt:i4>
      </vt:variant>
      <vt:variant>
        <vt:i4>0</vt:i4>
      </vt:variant>
      <vt:variant>
        <vt:i4>5</vt:i4>
      </vt:variant>
      <vt:variant>
        <vt:lpwstr/>
      </vt:variant>
      <vt:variant>
        <vt:lpwstr>_Toc300582376</vt:lpwstr>
      </vt:variant>
      <vt:variant>
        <vt:i4>1507384</vt:i4>
      </vt:variant>
      <vt:variant>
        <vt:i4>112</vt:i4>
      </vt:variant>
      <vt:variant>
        <vt:i4>0</vt:i4>
      </vt:variant>
      <vt:variant>
        <vt:i4>5</vt:i4>
      </vt:variant>
      <vt:variant>
        <vt:lpwstr/>
      </vt:variant>
      <vt:variant>
        <vt:lpwstr>_Toc300582375</vt:lpwstr>
      </vt:variant>
      <vt:variant>
        <vt:i4>1507384</vt:i4>
      </vt:variant>
      <vt:variant>
        <vt:i4>106</vt:i4>
      </vt:variant>
      <vt:variant>
        <vt:i4>0</vt:i4>
      </vt:variant>
      <vt:variant>
        <vt:i4>5</vt:i4>
      </vt:variant>
      <vt:variant>
        <vt:lpwstr/>
      </vt:variant>
      <vt:variant>
        <vt:lpwstr>_Toc300582374</vt:lpwstr>
      </vt:variant>
      <vt:variant>
        <vt:i4>1507384</vt:i4>
      </vt:variant>
      <vt:variant>
        <vt:i4>100</vt:i4>
      </vt:variant>
      <vt:variant>
        <vt:i4>0</vt:i4>
      </vt:variant>
      <vt:variant>
        <vt:i4>5</vt:i4>
      </vt:variant>
      <vt:variant>
        <vt:lpwstr/>
      </vt:variant>
      <vt:variant>
        <vt:lpwstr>_Toc300582373</vt:lpwstr>
      </vt:variant>
      <vt:variant>
        <vt:i4>1507384</vt:i4>
      </vt:variant>
      <vt:variant>
        <vt:i4>94</vt:i4>
      </vt:variant>
      <vt:variant>
        <vt:i4>0</vt:i4>
      </vt:variant>
      <vt:variant>
        <vt:i4>5</vt:i4>
      </vt:variant>
      <vt:variant>
        <vt:lpwstr/>
      </vt:variant>
      <vt:variant>
        <vt:lpwstr>_Toc300582372</vt:lpwstr>
      </vt:variant>
      <vt:variant>
        <vt:i4>1507384</vt:i4>
      </vt:variant>
      <vt:variant>
        <vt:i4>88</vt:i4>
      </vt:variant>
      <vt:variant>
        <vt:i4>0</vt:i4>
      </vt:variant>
      <vt:variant>
        <vt:i4>5</vt:i4>
      </vt:variant>
      <vt:variant>
        <vt:lpwstr/>
      </vt:variant>
      <vt:variant>
        <vt:lpwstr>_Toc300582371</vt:lpwstr>
      </vt:variant>
      <vt:variant>
        <vt:i4>1507384</vt:i4>
      </vt:variant>
      <vt:variant>
        <vt:i4>82</vt:i4>
      </vt:variant>
      <vt:variant>
        <vt:i4>0</vt:i4>
      </vt:variant>
      <vt:variant>
        <vt:i4>5</vt:i4>
      </vt:variant>
      <vt:variant>
        <vt:lpwstr/>
      </vt:variant>
      <vt:variant>
        <vt:lpwstr>_Toc300582370</vt:lpwstr>
      </vt:variant>
      <vt:variant>
        <vt:i4>1441848</vt:i4>
      </vt:variant>
      <vt:variant>
        <vt:i4>76</vt:i4>
      </vt:variant>
      <vt:variant>
        <vt:i4>0</vt:i4>
      </vt:variant>
      <vt:variant>
        <vt:i4>5</vt:i4>
      </vt:variant>
      <vt:variant>
        <vt:lpwstr/>
      </vt:variant>
      <vt:variant>
        <vt:lpwstr>_Toc300582369</vt:lpwstr>
      </vt:variant>
      <vt:variant>
        <vt:i4>1441848</vt:i4>
      </vt:variant>
      <vt:variant>
        <vt:i4>70</vt:i4>
      </vt:variant>
      <vt:variant>
        <vt:i4>0</vt:i4>
      </vt:variant>
      <vt:variant>
        <vt:i4>5</vt:i4>
      </vt:variant>
      <vt:variant>
        <vt:lpwstr/>
      </vt:variant>
      <vt:variant>
        <vt:lpwstr>_Toc300582368</vt:lpwstr>
      </vt:variant>
      <vt:variant>
        <vt:i4>1441848</vt:i4>
      </vt:variant>
      <vt:variant>
        <vt:i4>64</vt:i4>
      </vt:variant>
      <vt:variant>
        <vt:i4>0</vt:i4>
      </vt:variant>
      <vt:variant>
        <vt:i4>5</vt:i4>
      </vt:variant>
      <vt:variant>
        <vt:lpwstr/>
      </vt:variant>
      <vt:variant>
        <vt:lpwstr>_Toc300582367</vt:lpwstr>
      </vt:variant>
      <vt:variant>
        <vt:i4>1441848</vt:i4>
      </vt:variant>
      <vt:variant>
        <vt:i4>58</vt:i4>
      </vt:variant>
      <vt:variant>
        <vt:i4>0</vt:i4>
      </vt:variant>
      <vt:variant>
        <vt:i4>5</vt:i4>
      </vt:variant>
      <vt:variant>
        <vt:lpwstr/>
      </vt:variant>
      <vt:variant>
        <vt:lpwstr>_Toc300582366</vt:lpwstr>
      </vt:variant>
      <vt:variant>
        <vt:i4>1441848</vt:i4>
      </vt:variant>
      <vt:variant>
        <vt:i4>52</vt:i4>
      </vt:variant>
      <vt:variant>
        <vt:i4>0</vt:i4>
      </vt:variant>
      <vt:variant>
        <vt:i4>5</vt:i4>
      </vt:variant>
      <vt:variant>
        <vt:lpwstr/>
      </vt:variant>
      <vt:variant>
        <vt:lpwstr>_Toc300582365</vt:lpwstr>
      </vt:variant>
      <vt:variant>
        <vt:i4>1441848</vt:i4>
      </vt:variant>
      <vt:variant>
        <vt:i4>46</vt:i4>
      </vt:variant>
      <vt:variant>
        <vt:i4>0</vt:i4>
      </vt:variant>
      <vt:variant>
        <vt:i4>5</vt:i4>
      </vt:variant>
      <vt:variant>
        <vt:lpwstr/>
      </vt:variant>
      <vt:variant>
        <vt:lpwstr>_Toc300582364</vt:lpwstr>
      </vt:variant>
      <vt:variant>
        <vt:i4>1441848</vt:i4>
      </vt:variant>
      <vt:variant>
        <vt:i4>40</vt:i4>
      </vt:variant>
      <vt:variant>
        <vt:i4>0</vt:i4>
      </vt:variant>
      <vt:variant>
        <vt:i4>5</vt:i4>
      </vt:variant>
      <vt:variant>
        <vt:lpwstr/>
      </vt:variant>
      <vt:variant>
        <vt:lpwstr>_Toc300582363</vt:lpwstr>
      </vt:variant>
      <vt:variant>
        <vt:i4>1441848</vt:i4>
      </vt:variant>
      <vt:variant>
        <vt:i4>34</vt:i4>
      </vt:variant>
      <vt:variant>
        <vt:i4>0</vt:i4>
      </vt:variant>
      <vt:variant>
        <vt:i4>5</vt:i4>
      </vt:variant>
      <vt:variant>
        <vt:lpwstr/>
      </vt:variant>
      <vt:variant>
        <vt:lpwstr>_Toc300582362</vt:lpwstr>
      </vt:variant>
      <vt:variant>
        <vt:i4>1441848</vt:i4>
      </vt:variant>
      <vt:variant>
        <vt:i4>28</vt:i4>
      </vt:variant>
      <vt:variant>
        <vt:i4>0</vt:i4>
      </vt:variant>
      <vt:variant>
        <vt:i4>5</vt:i4>
      </vt:variant>
      <vt:variant>
        <vt:lpwstr/>
      </vt:variant>
      <vt:variant>
        <vt:lpwstr>_Toc300582361</vt:lpwstr>
      </vt:variant>
      <vt:variant>
        <vt:i4>1441848</vt:i4>
      </vt:variant>
      <vt:variant>
        <vt:i4>22</vt:i4>
      </vt:variant>
      <vt:variant>
        <vt:i4>0</vt:i4>
      </vt:variant>
      <vt:variant>
        <vt:i4>5</vt:i4>
      </vt:variant>
      <vt:variant>
        <vt:lpwstr/>
      </vt:variant>
      <vt:variant>
        <vt:lpwstr>_Toc300582360</vt:lpwstr>
      </vt:variant>
      <vt:variant>
        <vt:i4>1376312</vt:i4>
      </vt:variant>
      <vt:variant>
        <vt:i4>16</vt:i4>
      </vt:variant>
      <vt:variant>
        <vt:i4>0</vt:i4>
      </vt:variant>
      <vt:variant>
        <vt:i4>5</vt:i4>
      </vt:variant>
      <vt:variant>
        <vt:lpwstr/>
      </vt:variant>
      <vt:variant>
        <vt:lpwstr>_Toc300582359</vt:lpwstr>
      </vt:variant>
      <vt:variant>
        <vt:i4>1376312</vt:i4>
      </vt:variant>
      <vt:variant>
        <vt:i4>10</vt:i4>
      </vt:variant>
      <vt:variant>
        <vt:i4>0</vt:i4>
      </vt:variant>
      <vt:variant>
        <vt:i4>5</vt:i4>
      </vt:variant>
      <vt:variant>
        <vt:lpwstr/>
      </vt:variant>
      <vt:variant>
        <vt:lpwstr>_Toc300582358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Feature Document SysML Report Template</dc:title>
  <dc:creator>Nuesch, Sandro</dc:creator>
  <cp:keywords>SysML Report Template</cp:keywords>
  <cp:lastModifiedBy>Li, Qiyang (Q.)</cp:lastModifiedBy>
  <cp:revision>2</cp:revision>
  <cp:lastPrinted>2006-07-11T12:32:00Z</cp:lastPrinted>
  <dcterms:created xsi:type="dcterms:W3CDTF">2021-05-27T07:31:00Z</dcterms:created>
  <dcterms:modified xsi:type="dcterms:W3CDTF">2021-05-27T07:31:00Z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ID">
    <vt:lpwstr>1</vt:lpwstr>
  </property>
  <property fmtid="{D5CDD505-2E9C-101B-9397-08002B2CF9AE}" pid="3" name="idDigits">
    <vt:lpwstr>5</vt:lpwstr>
  </property>
  <property fmtid="{D5CDD505-2E9C-101B-9397-08002B2CF9AE}" pid="4" name="LatestRequirementID">
    <vt:i4>0</vt:i4>
  </property>
  <property fmtid="{D5CDD505-2E9C-101B-9397-08002B2CF9AE}" pid="5" name="LatestUseCaseID">
    <vt:i4>0</vt:i4>
  </property>
  <property fmtid="{D5CDD505-2E9C-101B-9397-08002B2CF9AE}" pid="6" name="LatestScenarioID">
    <vt:i4>0</vt:i4>
  </property>
  <property fmtid="{D5CDD505-2E9C-101B-9397-08002B2CF9AE}" pid="7" name="LevelPrefix">
    <vt:lpwstr>F</vt:lpwstr>
  </property>
  <property fmtid="{D5CDD505-2E9C-101B-9397-08002B2CF9AE}" pid="8" name="TemplateVersion">
    <vt:lpwstr>6</vt:lpwstr>
  </property>
  <property fmtid="{D5CDD505-2E9C-101B-9397-08002B2CF9AE}" pid="9" name="TemplateRevision">
    <vt:lpwstr>0</vt:lpwstr>
  </property>
  <property fmtid="{D5CDD505-2E9C-101B-9397-08002B2CF9AE}" pid="10" name="LatestLogSignalID">
    <vt:i4>0</vt:i4>
  </property>
  <property fmtid="{D5CDD505-2E9C-101B-9397-08002B2CF9AE}" pid="11" name="LatestLogParameterID">
    <vt:lpwstr>0</vt:lpwstr>
  </property>
  <property fmtid="{D5CDD505-2E9C-101B-9397-08002B2CF9AE}" pid="12" name="LatestTechSignalID">
    <vt:lpwstr>0</vt:lpwstr>
  </property>
  <property fmtid="{D5CDD505-2E9C-101B-9397-08002B2CF9AE}" pid="13" name="LatestTechParameterID">
    <vt:lpwstr>0</vt:lpwstr>
  </property>
  <property fmtid="{D5CDD505-2E9C-101B-9397-08002B2CF9AE}" pid="14" name="LatestDataTypeID">
    <vt:lpwstr>0</vt:lpwstr>
  </property>
  <property fmtid="{D5CDD505-2E9C-101B-9397-08002B2CF9AE}" pid="15" name="ReqScope">
    <vt:lpwstr>MyFeature</vt:lpwstr>
  </property>
  <property fmtid="{D5CDD505-2E9C-101B-9397-08002B2CF9AE}" pid="16" name="DocOwner">
    <vt:lpwstr>MyName</vt:lpwstr>
  </property>
  <property fmtid="{D5CDD505-2E9C-101B-9397-08002B2CF9AE}" pid="17" name="DocClassification">
    <vt:lpwstr>Confidential</vt:lpwstr>
  </property>
  <property fmtid="{D5CDD505-2E9C-101B-9397-08002B2CF9AE}" pid="18" name="DocVersion">
    <vt:lpwstr>--</vt:lpwstr>
  </property>
  <property fmtid="{D5CDD505-2E9C-101B-9397-08002B2CF9AE}" pid="19" name="DocRevision">
    <vt:lpwstr>A</vt:lpwstr>
  </property>
  <property fmtid="{D5CDD505-2E9C-101B-9397-08002B2CF9AE}" pid="20" name="ProductName">
    <vt:lpwstr>MyFeature</vt:lpwstr>
  </property>
  <property fmtid="{D5CDD505-2E9C-101B-9397-08002B2CF9AE}" pid="21" name="ProductId">
    <vt:lpwstr>MyFeatureId</vt:lpwstr>
  </property>
  <property fmtid="{D5CDD505-2E9C-101B-9397-08002B2CF9AE}" pid="22" name="DocRevisionDate">
    <vt:lpwstr>yyyy-mm-dd</vt:lpwstr>
  </property>
  <property fmtid="{D5CDD505-2E9C-101B-9397-08002B2CF9AE}" pid="23" name="DocIssueDate">
    <vt:lpwstr>yyyy-mm-dd</vt:lpwstr>
  </property>
  <property fmtid="{D5CDD505-2E9C-101B-9397-08002B2CF9AE}" pid="24" name="DocId">
    <vt:lpwstr>---</vt:lpwstr>
  </property>
  <property fmtid="{D5CDD505-2E9C-101B-9397-08002B2CF9AE}" pid="25" name="DocType">
    <vt:lpwstr>Feature Document (FD)</vt:lpwstr>
  </property>
  <property fmtid="{D5CDD505-2E9C-101B-9397-08002B2CF9AE}" pid="26" name="DocStatus">
    <vt:lpwstr>Draft</vt:lpwstr>
  </property>
  <property fmtid="{D5CDD505-2E9C-101B-9397-08002B2CF9AE}" pid="27" name="DocGis1ItemNumber">
    <vt:lpwstr>27.60/35</vt:lpwstr>
  </property>
  <property fmtid="{D5CDD505-2E9C-101B-9397-08002B2CF9AE}" pid="28" name="DocGis2Classification">
    <vt:lpwstr>Confidential</vt:lpwstr>
  </property>
  <property fmtid="{D5CDD505-2E9C-101B-9397-08002B2CF9AE}" pid="29" name="ContentTypeId">
    <vt:lpwstr>0x01010067DB9013226991408CD327A4ED73ECA5</vt:lpwstr>
  </property>
  <property fmtid="{D5CDD505-2E9C-101B-9397-08002B2CF9AE}" pid="30" name="ReqShortName">
    <vt:lpwstr>FS</vt:lpwstr>
  </property>
  <property fmtid="{D5CDD505-2E9C-101B-9397-08002B2CF9AE}" pid="31" name="HighestReqNr">
    <vt:lpwstr>2</vt:lpwstr>
  </property>
  <property fmtid="{D5CDD505-2E9C-101B-9397-08002B2CF9AE}" pid="32" name="ReqPrefix">
    <vt:lpwstr>UNDEFINED</vt:lpwstr>
  </property>
</Properties>
</file>