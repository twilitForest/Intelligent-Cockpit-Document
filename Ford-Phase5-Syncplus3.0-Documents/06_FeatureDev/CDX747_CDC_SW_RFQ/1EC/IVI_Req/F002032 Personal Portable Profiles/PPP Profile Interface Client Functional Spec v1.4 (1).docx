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41E8F42" w14:textId="77777777" w:rsidR="001F2144" w:rsidRPr="00785BFA" w:rsidRDefault="001F2144" w:rsidP="001F2144">
            <w:pPr>
              <w:pStyle w:val="CoverpageTitle"/>
              <w:spacing w:before="0" w:after="0"/>
              <w:rPr>
                <w:sz w:val="20"/>
                <w:szCs w:val="20"/>
              </w:rPr>
            </w:pPr>
            <w:r>
              <w:rPr>
                <w:sz w:val="20"/>
                <w:szCs w:val="20"/>
              </w:rPr>
              <w:t>Function Group Spec</w:t>
            </w:r>
          </w:p>
          <w:p w14:paraId="636AA92C" w14:textId="77777777" w:rsidR="001F2144" w:rsidRDefault="001F2144" w:rsidP="001F2144">
            <w:pPr>
              <w:pStyle w:val="CoverpageTitle"/>
              <w:spacing w:before="0" w:after="0"/>
            </w:pPr>
            <w:r w:rsidRPr="00785BFA">
              <w:t>Profile Interface Client - FnG</w:t>
            </w:r>
          </w:p>
          <w:p w14:paraId="11439909" w14:textId="6E8E1178" w:rsidR="001F2144" w:rsidRPr="001F2144" w:rsidRDefault="00EC5DD8" w:rsidP="001F2144">
            <w:pPr>
              <w:pStyle w:val="CoverpageTitle"/>
              <w:spacing w:before="0" w:after="0"/>
              <w:rPr>
                <w:sz w:val="20"/>
                <w:szCs w:val="20"/>
              </w:rPr>
            </w:pPr>
            <w:r>
              <w:rPr>
                <w:sz w:val="20"/>
                <w:szCs w:val="20"/>
              </w:rPr>
              <w:t>&lt;&lt;</w:t>
            </w:r>
            <w:r w:rsidR="001F2144">
              <w:rPr>
                <w:sz w:val="20"/>
                <w:szCs w:val="20"/>
              </w:rPr>
              <w:t>Logical</w:t>
            </w:r>
            <w:r>
              <w:rPr>
                <w:sz w:val="20"/>
                <w:szCs w:val="20"/>
              </w:rPr>
              <w:t>&gt;&gt;</w:t>
            </w:r>
            <w:r w:rsidR="001F2144">
              <w:rPr>
                <w:sz w:val="20"/>
                <w:szCs w:val="20"/>
              </w:rPr>
              <w:t xml:space="preserve"> (Allocated)</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4ACF5944"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71070">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0A91CED3"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5962D05D" w:rsidR="00C25AAA" w:rsidRPr="009C2BF3" w:rsidRDefault="00FF3040" w:rsidP="0065498A">
            <w:pPr>
              <w:jc w:val="center"/>
              <w:rPr>
                <w:b/>
              </w:rPr>
            </w:pPr>
            <w:r>
              <w:rPr>
                <w:rFonts w:cs="Arial"/>
              </w:rPr>
              <w:t>VDOC089825</w:t>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1EE97505" w:rsidR="0070003A" w:rsidRPr="00171053" w:rsidRDefault="00AB7756" w:rsidP="0065498A">
            <w:pPr>
              <w:jc w:val="center"/>
              <w:rPr>
                <w:rFonts w:cs="Arial"/>
                <w:b/>
              </w:rPr>
            </w:pPr>
            <w:hyperlink r:id="rId11" w:history="1">
              <w:r w:rsidR="00FF3040">
                <w:rPr>
                  <w:rStyle w:val="Hyperlink"/>
                  <w:rFonts w:cs="Arial"/>
                </w:rPr>
                <w:t>VSEM Link</w:t>
              </w:r>
            </w:hyperlink>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236D8421" w:rsidR="00C25AAA" w:rsidRPr="00171053" w:rsidRDefault="001C46D7" w:rsidP="00E21A20">
            <w:pPr>
              <w:jc w:val="center"/>
              <w:rPr>
                <w:rFonts w:cs="Arial"/>
                <w:b/>
              </w:rPr>
            </w:pPr>
            <w:r>
              <w:rPr>
                <w:rFonts w:cs="Arial"/>
                <w:b/>
              </w:rPr>
              <w:t>Justin Bauer, Walter Stephens</w:t>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6FA4D301" w:rsidR="00C25AAA" w:rsidRPr="00171053" w:rsidRDefault="00B072E1" w:rsidP="0065498A">
            <w:pPr>
              <w:jc w:val="center"/>
              <w:rPr>
                <w:rFonts w:cs="Arial"/>
                <w:b/>
              </w:rPr>
            </w:pPr>
            <w:r>
              <w:rPr>
                <w:rFonts w:cs="Arial"/>
                <w:b/>
              </w:rPr>
              <w:t>1.</w:t>
            </w:r>
            <w:r w:rsidR="00CE402D">
              <w:rPr>
                <w:rFonts w:cs="Arial"/>
                <w:b/>
              </w:rPr>
              <w:t>4</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2C6CFE68" w:rsidR="00C25AAA" w:rsidRPr="00171053" w:rsidRDefault="00C515DB" w:rsidP="0065498A">
            <w:pPr>
              <w:jc w:val="center"/>
              <w:rPr>
                <w:rFonts w:cs="Arial"/>
                <w:b/>
              </w:rPr>
            </w:pPr>
            <w:r>
              <w:rPr>
                <w:rFonts w:cs="Arial"/>
                <w:b/>
              </w:rPr>
              <w:t>RELEASED</w:t>
            </w:r>
            <w:del w:id="0" w:author="Bauer, Justin (J.)" w:date="2021-11-03T11:55:00Z">
              <w:r w:rsidR="00CE402D" w:rsidDel="00C515DB">
                <w:rPr>
                  <w:rFonts w:cs="Arial"/>
                  <w:b/>
                </w:rPr>
                <w:delText>DRAFT</w:delText>
              </w:r>
            </w:del>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77777777" w:rsidR="0065498A" w:rsidRDefault="0065498A" w:rsidP="0065498A">
            <w:pPr>
              <w:jc w:val="center"/>
              <w:rPr>
                <w:b/>
              </w:rPr>
            </w:pPr>
            <w:r>
              <w:rPr>
                <w:b/>
              </w:rPr>
              <w:t>2021-03-10</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6C66AA40" w:rsidR="0065498A" w:rsidRDefault="0065498A" w:rsidP="0065498A">
            <w:pPr>
              <w:jc w:val="center"/>
              <w:rPr>
                <w:b/>
              </w:rPr>
            </w:pPr>
            <w:r>
              <w:rPr>
                <w:b/>
              </w:rPr>
              <w:t>2021-</w:t>
            </w:r>
            <w:r w:rsidR="00F61CF8">
              <w:rPr>
                <w:b/>
              </w:rPr>
              <w:t>1</w:t>
            </w:r>
            <w:r w:rsidR="00C515DB">
              <w:rPr>
                <w:b/>
              </w:rPr>
              <w:t>1-03</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3E5EDA0D"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71070" w:rsidRPr="00171070">
              <w:rPr>
                <w:rFonts w:cs="Arial"/>
                <w:b/>
                <w:bCs/>
              </w:rPr>
              <w:t>27.60</w:t>
            </w:r>
            <w:r w:rsidR="00171070"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483B4037"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71070"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65498A">
        <w:trPr>
          <w:trHeight w:val="20"/>
        </w:trPr>
        <w:tc>
          <w:tcPr>
            <w:tcW w:w="211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2"/>
          <w:footerReference w:type="default" r:id="rId13"/>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9" w:name="_Toc6466529"/>
      <w:bookmarkStart w:id="10" w:name="_Toc521186137"/>
      <w:bookmarkStart w:id="11" w:name="_Toc498356804"/>
      <w:r>
        <w:lastRenderedPageBreak/>
        <w:t>Disclaimer</w:t>
      </w:r>
      <w:bookmarkEnd w:id="9"/>
      <w:bookmarkEnd w:id="10"/>
      <w:bookmarkEnd w:id="11"/>
    </w:p>
    <w:p w14:paraId="68F0B13F" w14:textId="77777777" w:rsidR="007841D0" w:rsidRDefault="007841D0" w:rsidP="007841D0"/>
    <w:p w14:paraId="74CCA2AA" w14:textId="72CBA0D6"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12" w:name="_Toc213483403"/>
      <w:bookmarkStart w:id="13" w:name="_Toc6466530"/>
      <w:commentRangeStart w:id="14"/>
      <w:r w:rsidRPr="005222D9">
        <w:lastRenderedPageBreak/>
        <w:t>Content</w:t>
      </w:r>
      <w:bookmarkEnd w:id="12"/>
      <w:r w:rsidR="007841D0">
        <w:t>s</w:t>
      </w:r>
      <w:commentRangeEnd w:id="14"/>
      <w:r w:rsidR="00922518">
        <w:rPr>
          <w:rStyle w:val="CommentReference"/>
          <w:rFonts w:ascii="Times New Roman" w:hAnsi="Times New Roman" w:cs="Times New Roman"/>
          <w:b w:val="0"/>
          <w:bCs w:val="0"/>
          <w:caps w:val="0"/>
          <w:kern w:val="0"/>
          <w:szCs w:val="20"/>
        </w:rPr>
        <w:commentReference w:id="14"/>
      </w:r>
      <w:bookmarkEnd w:id="13"/>
    </w:p>
    <w:p w14:paraId="057CEB88" w14:textId="77777777" w:rsidR="003D1C3C" w:rsidRPr="003D1C3C" w:rsidRDefault="003D1C3C" w:rsidP="003D1C3C"/>
    <w:p w14:paraId="53731C4F" w14:textId="16C22F64" w:rsidR="0017107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07" w:history="1"/>
      <w:r w:rsidR="00171070" w:rsidRPr="000F4440">
        <w:rPr>
          <w:rStyle w:val="Hyperlink"/>
          <w:noProof/>
        </w:rPr>
        <w:t>1.1.1</w:t>
      </w:r>
      <w:r w:rsidR="00171070">
        <w:rPr>
          <w:rFonts w:asciiTheme="minorHAnsi" w:eastAsiaTheme="minorEastAsia" w:hAnsiTheme="minorHAnsi" w:cstheme="minorBidi"/>
          <w:noProof/>
          <w:sz w:val="22"/>
          <w:szCs w:val="22"/>
        </w:rPr>
        <w:tab/>
      </w:r>
      <w:r w:rsidR="00171070" w:rsidRPr="000F4440">
        <w:rPr>
          <w:rStyle w:val="Hyperlink"/>
          <w:noProof/>
        </w:rPr>
        <w:t xml:space="preserve">Decomposition of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r>
      <w:r w:rsidR="00171070">
        <w:rPr>
          <w:noProof/>
          <w:webHidden/>
        </w:rPr>
        <w:fldChar w:fldCharType="separate"/>
      </w:r>
      <w:r w:rsidR="00171070">
        <w:rPr>
          <w:noProof/>
          <w:webHidden/>
        </w:rPr>
        <w:t>4</w:t>
      </w:r>
      <w:r w:rsidR="00171070">
        <w:rPr>
          <w:noProof/>
          <w:webHidden/>
        </w:rPr>
        <w:fldChar w:fldCharType="end"/>
      </w:r>
    </w:p>
    <w:p w14:paraId="78D4CC7C" w14:textId="56DEE0D0" w:rsidR="00171070" w:rsidRDefault="00AB7756">
      <w:pPr>
        <w:pStyle w:val="TOC1"/>
        <w:tabs>
          <w:tab w:val="right" w:leader="dot" w:pos="10173"/>
        </w:tabs>
        <w:rPr>
          <w:rFonts w:asciiTheme="minorHAnsi" w:eastAsiaTheme="minorEastAsia" w:hAnsiTheme="minorHAnsi" w:cstheme="minorBidi"/>
          <w:noProof/>
          <w:sz w:val="22"/>
          <w:szCs w:val="22"/>
        </w:rPr>
      </w:pPr>
      <w:hyperlink w:anchor="_Toc6466529" w:history="1"/>
      <w:r w:rsidR="00171070" w:rsidRPr="000F4440">
        <w:rPr>
          <w:rStyle w:val="Hyperlink"/>
          <w:noProof/>
        </w:rPr>
        <w:t>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r>
      <w:r w:rsidR="00171070">
        <w:rPr>
          <w:noProof/>
          <w:webHidden/>
        </w:rPr>
        <w:fldChar w:fldCharType="separate"/>
      </w:r>
      <w:r w:rsidR="00171070">
        <w:rPr>
          <w:noProof/>
          <w:webHidden/>
        </w:rPr>
        <w:t>16</w:t>
      </w:r>
      <w:r w:rsidR="00171070">
        <w:rPr>
          <w:noProof/>
          <w:webHidden/>
        </w:rPr>
        <w:fldChar w:fldCharType="end"/>
      </w:r>
    </w:p>
    <w:p w14:paraId="16B5BCCA" w14:textId="01BEA6C4" w:rsidR="00171070" w:rsidRDefault="00AB7756">
      <w:pPr>
        <w:pStyle w:val="TOC1"/>
        <w:tabs>
          <w:tab w:val="right" w:leader="dot" w:pos="10173"/>
        </w:tabs>
        <w:rPr>
          <w:rFonts w:asciiTheme="minorHAnsi" w:eastAsiaTheme="minorEastAsia" w:hAnsiTheme="minorHAnsi" w:cstheme="minorBidi"/>
          <w:noProof/>
          <w:sz w:val="22"/>
          <w:szCs w:val="22"/>
        </w:rPr>
      </w:pPr>
      <w:hyperlink w:anchor="_Toc6466530" w:history="1"/>
      <w:r w:rsidR="00171070" w:rsidRPr="000F4440">
        <w:rPr>
          <w:rStyle w:val="Hyperlink"/>
          <w:noProof/>
        </w:rPr>
        <w:t>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r>
      <w:r w:rsidR="00171070">
        <w:rPr>
          <w:noProof/>
          <w:webHidden/>
        </w:rPr>
        <w:fldChar w:fldCharType="separate"/>
      </w:r>
      <w:r w:rsidR="00171070">
        <w:rPr>
          <w:noProof/>
          <w:webHidden/>
        </w:rPr>
        <w:t>17</w:t>
      </w:r>
      <w:r w:rsidR="00171070">
        <w:rPr>
          <w:noProof/>
          <w:webHidden/>
        </w:rPr>
        <w:fldChar w:fldCharType="end"/>
      </w:r>
    </w:p>
    <w:p w14:paraId="55186214" w14:textId="6E212278" w:rsidR="00171070" w:rsidRDefault="00AB7756">
      <w:pPr>
        <w:pStyle w:val="TOC1"/>
        <w:tabs>
          <w:tab w:val="left" w:pos="400"/>
          <w:tab w:val="right" w:leader="dot" w:pos="10173"/>
        </w:tabs>
        <w:rPr>
          <w:rFonts w:asciiTheme="minorHAnsi" w:eastAsiaTheme="minorEastAsia" w:hAnsiTheme="minorHAnsi" w:cstheme="minorBidi"/>
          <w:noProof/>
          <w:sz w:val="22"/>
          <w:szCs w:val="22"/>
        </w:rPr>
      </w:pPr>
      <w:hyperlink w:anchor="_Toc6466531" w:history="1"/>
      <w:r w:rsidR="00171070" w:rsidRPr="000F4440">
        <w:rPr>
          <w:rStyle w:val="Hyperlink"/>
          <w:noProof/>
        </w:rPr>
        <w:t>2</w:t>
      </w:r>
      <w:r w:rsidR="00171070">
        <w:rPr>
          <w:rFonts w:asciiTheme="minorHAnsi" w:eastAsiaTheme="minorEastAsia" w:hAnsiTheme="minorHAnsi" w:cstheme="minorBidi"/>
          <w:noProof/>
          <w:sz w:val="22"/>
          <w:szCs w:val="22"/>
        </w:rPr>
        <w:tab/>
      </w:r>
      <w:r w:rsidR="00171070" w:rsidRPr="000F4440">
        <w:rPr>
          <w:rStyle w:val="Hyperlink"/>
          <w:noProof/>
        </w:rPr>
        <w:t>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23778B29" w14:textId="272D6439" w:rsidR="00171070" w:rsidRDefault="00AB7756">
      <w:pPr>
        <w:pStyle w:val="TOC2"/>
        <w:tabs>
          <w:tab w:val="left" w:pos="800"/>
          <w:tab w:val="right" w:leader="dot" w:pos="10173"/>
        </w:tabs>
        <w:rPr>
          <w:rFonts w:asciiTheme="minorHAnsi" w:eastAsiaTheme="minorEastAsia" w:hAnsiTheme="minorHAnsi" w:cstheme="minorBidi"/>
          <w:noProof/>
          <w:sz w:val="22"/>
          <w:szCs w:val="22"/>
        </w:rPr>
      </w:pPr>
      <w:hyperlink w:anchor="_Toc6466532" w:history="1"/>
      <w:r w:rsidR="00171070" w:rsidRPr="000F4440">
        <w:rPr>
          <w:rStyle w:val="Hyperlink"/>
          <w:noProof/>
        </w:rPr>
        <w:t>2.1</w:t>
      </w:r>
      <w:r w:rsidR="00171070">
        <w:rPr>
          <w:rFonts w:asciiTheme="minorHAnsi" w:eastAsiaTheme="minorEastAsia" w:hAnsiTheme="minorHAnsi" w:cstheme="minorBidi"/>
          <w:noProof/>
          <w:sz w:val="22"/>
          <w:szCs w:val="22"/>
        </w:rPr>
        <w:tab/>
      </w:r>
      <w:r w:rsidR="00171070" w:rsidRPr="000F4440">
        <w:rPr>
          <w:rStyle w:val="Hyperlink"/>
          <w:noProof/>
        </w:rPr>
        <w:t>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3C225AF8" w14:textId="1DBBCA2B" w:rsidR="00171070" w:rsidRDefault="00AB7756">
      <w:pPr>
        <w:pStyle w:val="TOC2"/>
        <w:tabs>
          <w:tab w:val="left" w:pos="800"/>
          <w:tab w:val="right" w:leader="dot" w:pos="10173"/>
        </w:tabs>
        <w:rPr>
          <w:rFonts w:asciiTheme="minorHAnsi" w:eastAsiaTheme="minorEastAsia" w:hAnsiTheme="minorHAnsi" w:cstheme="minorBidi"/>
          <w:noProof/>
          <w:sz w:val="22"/>
          <w:szCs w:val="22"/>
        </w:rPr>
      </w:pPr>
      <w:hyperlink w:anchor="_Toc6466533" w:history="1"/>
      <w:r w:rsidR="00171070" w:rsidRPr="000F4440">
        <w:rPr>
          <w:rStyle w:val="Hyperlink"/>
          <w:noProof/>
        </w:rPr>
        <w:t>2.2</w:t>
      </w:r>
      <w:r w:rsidR="00171070">
        <w:rPr>
          <w:rFonts w:asciiTheme="minorHAnsi" w:eastAsiaTheme="minorEastAsia" w:hAnsiTheme="minorHAnsi" w:cstheme="minorBidi"/>
          <w:noProof/>
          <w:sz w:val="22"/>
          <w:szCs w:val="22"/>
        </w:rPr>
        <w:tab/>
      </w:r>
      <w:r w:rsidR="00171070" w:rsidRPr="000F4440">
        <w:rPr>
          <w:rStyle w:val="Hyperlink"/>
          <w:noProof/>
        </w:rPr>
        <w:t>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0D08A2FB" w14:textId="7F55926F" w:rsidR="00171070" w:rsidRDefault="00AB7756">
      <w:pPr>
        <w:pStyle w:val="TOC2"/>
        <w:tabs>
          <w:tab w:val="left" w:pos="800"/>
          <w:tab w:val="right" w:leader="dot" w:pos="10173"/>
        </w:tabs>
        <w:rPr>
          <w:rFonts w:asciiTheme="minorHAnsi" w:eastAsiaTheme="minorEastAsia" w:hAnsiTheme="minorHAnsi" w:cstheme="minorBidi"/>
          <w:noProof/>
          <w:sz w:val="22"/>
          <w:szCs w:val="22"/>
        </w:rPr>
      </w:pPr>
      <w:hyperlink w:anchor="_Toc6466534" w:history="1"/>
      <w:r w:rsidR="00171070" w:rsidRPr="000F4440">
        <w:rPr>
          <w:rStyle w:val="Hyperlink"/>
          <w:noProof/>
        </w:rPr>
        <w:t>2.3</w:t>
      </w:r>
      <w:r w:rsidR="00171070">
        <w:rPr>
          <w:rFonts w:asciiTheme="minorHAnsi" w:eastAsiaTheme="minorEastAsia" w:hAnsiTheme="minorHAnsi" w:cstheme="minorBidi"/>
          <w:noProof/>
          <w:sz w:val="22"/>
          <w:szCs w:val="22"/>
        </w:rPr>
        <w:tab/>
      </w:r>
      <w:r w:rsidR="00171070" w:rsidRPr="000F4440">
        <w:rPr>
          <w:rStyle w:val="Hyperlink"/>
          <w:noProof/>
        </w:rPr>
        <w:t>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F612438" w14:textId="4167859F"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35" w:history="1"/>
      <w:r w:rsidR="00171070" w:rsidRPr="000F4440">
        <w:rPr>
          <w:rStyle w:val="Hyperlink"/>
          <w:noProof/>
        </w:rPr>
        <w:t>2.3.1</w:t>
      </w:r>
      <w:r w:rsidR="00171070">
        <w:rPr>
          <w:rFonts w:asciiTheme="minorHAnsi" w:eastAsiaTheme="minorEastAsia" w:hAnsiTheme="minorHAnsi" w:cstheme="minorBidi"/>
          <w:noProof/>
          <w:sz w:val="22"/>
          <w:szCs w:val="22"/>
        </w:rPr>
        <w:tab/>
      </w:r>
      <w:r w:rsidR="00171070" w:rsidRPr="000F4440">
        <w:rPr>
          <w:rStyle w:val="Hyperlink"/>
          <w:noProof/>
        </w:rPr>
        <w:t>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6CB73230" w14:textId="7C94DBA6" w:rsidR="00171070" w:rsidRDefault="00AB7756">
      <w:pPr>
        <w:pStyle w:val="TOC2"/>
        <w:tabs>
          <w:tab w:val="left" w:pos="800"/>
          <w:tab w:val="right" w:leader="dot" w:pos="10173"/>
        </w:tabs>
        <w:rPr>
          <w:rFonts w:asciiTheme="minorHAnsi" w:eastAsiaTheme="minorEastAsia" w:hAnsiTheme="minorHAnsi" w:cstheme="minorBidi"/>
          <w:noProof/>
          <w:sz w:val="22"/>
          <w:szCs w:val="22"/>
        </w:rPr>
      </w:pPr>
      <w:hyperlink w:anchor="_Toc6466536" w:history="1"/>
      <w:r w:rsidR="00171070" w:rsidRPr="000F4440">
        <w:rPr>
          <w:rStyle w:val="Hyperlink"/>
          <w:noProof/>
        </w:rPr>
        <w:t>2.4</w:t>
      </w:r>
      <w:r w:rsidR="00171070">
        <w:rPr>
          <w:rFonts w:asciiTheme="minorHAnsi" w:eastAsiaTheme="minorEastAsia" w:hAnsiTheme="minorHAnsi" w:cstheme="minorBidi"/>
          <w:noProof/>
          <w:sz w:val="22"/>
          <w:szCs w:val="22"/>
        </w:rPr>
        <w:tab/>
      </w:r>
      <w:r w:rsidR="00171070" w:rsidRPr="000F4440">
        <w:rPr>
          <w:rStyle w:val="Hyperlink"/>
          <w:noProof/>
        </w:rPr>
        <w:t>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0D3DF8" w14:textId="1F202F90"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37" w:history="1"/>
      <w:r w:rsidR="00171070" w:rsidRPr="000F4440">
        <w:rPr>
          <w:rStyle w:val="Hyperlink"/>
          <w:noProof/>
        </w:rPr>
        <w:t>2.4.1</w:t>
      </w:r>
      <w:r w:rsidR="00171070">
        <w:rPr>
          <w:rFonts w:asciiTheme="minorHAnsi" w:eastAsiaTheme="minorEastAsia" w:hAnsiTheme="minorHAnsi" w:cstheme="minorBidi"/>
          <w:noProof/>
          <w:sz w:val="22"/>
          <w:szCs w:val="22"/>
        </w:rPr>
        <w:tab/>
      </w:r>
      <w:r w:rsidR="00171070" w:rsidRPr="000F4440">
        <w:rPr>
          <w:rStyle w:val="Hyperlink"/>
          <w:noProof/>
        </w:rPr>
        <w:t>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560F2789" w14:textId="7FEF025D"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38" w:history="1"/>
      <w:r w:rsidR="00171070" w:rsidRPr="000F4440">
        <w:rPr>
          <w:rStyle w:val="Hyperlink"/>
          <w:noProof/>
        </w:rPr>
        <w:t>2.4.2</w:t>
      </w:r>
      <w:r w:rsidR="00171070">
        <w:rPr>
          <w:rFonts w:asciiTheme="minorHAnsi" w:eastAsiaTheme="minorEastAsia" w:hAnsiTheme="minorHAnsi" w:cstheme="minorBidi"/>
          <w:noProof/>
          <w:sz w:val="22"/>
          <w:szCs w:val="22"/>
        </w:rPr>
        <w:tab/>
      </w:r>
      <w:r w:rsidR="00171070" w:rsidRPr="000F4440">
        <w:rPr>
          <w:rStyle w:val="Hyperlink"/>
          <w:noProof/>
        </w:rPr>
        <w:t>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E6CA7CF" w14:textId="3FEA694D" w:rsidR="00171070" w:rsidRDefault="00AB7756">
      <w:pPr>
        <w:pStyle w:val="TOC2"/>
        <w:tabs>
          <w:tab w:val="left" w:pos="800"/>
          <w:tab w:val="right" w:leader="dot" w:pos="10173"/>
        </w:tabs>
        <w:rPr>
          <w:rFonts w:asciiTheme="minorHAnsi" w:eastAsiaTheme="minorEastAsia" w:hAnsiTheme="minorHAnsi" w:cstheme="minorBidi"/>
          <w:noProof/>
          <w:sz w:val="22"/>
          <w:szCs w:val="22"/>
        </w:rPr>
      </w:pPr>
      <w:hyperlink w:anchor="_Toc6466539" w:history="1"/>
      <w:r w:rsidR="00171070" w:rsidRPr="000F4440">
        <w:rPr>
          <w:rStyle w:val="Hyperlink"/>
          <w:noProof/>
        </w:rPr>
        <w:t>2.5</w:t>
      </w:r>
      <w:r w:rsidR="00171070">
        <w:rPr>
          <w:rFonts w:asciiTheme="minorHAnsi" w:eastAsiaTheme="minorEastAsia" w:hAnsiTheme="minorHAnsi" w:cstheme="minorBidi"/>
          <w:noProof/>
          <w:sz w:val="22"/>
          <w:szCs w:val="22"/>
        </w:rPr>
        <w:tab/>
      </w:r>
      <w:r w:rsidR="00171070" w:rsidRPr="000F4440">
        <w:rPr>
          <w:rStyle w:val="Hyperlink"/>
          <w:noProof/>
        </w:rPr>
        <w:t>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496E7F66" w14:textId="768CAB49"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40" w:history="1"/>
      <w:r w:rsidR="00171070" w:rsidRPr="000F4440">
        <w:rPr>
          <w:rStyle w:val="Hyperlink"/>
          <w:noProof/>
          <w:lang w:val="en-GB"/>
        </w:rPr>
        <w:t>2.5.1</w:t>
      </w:r>
      <w:r w:rsidR="00171070">
        <w:rPr>
          <w:rFonts w:asciiTheme="minorHAnsi" w:eastAsiaTheme="minorEastAsia" w:hAnsiTheme="minorHAnsi" w:cstheme="minorBidi"/>
          <w:noProof/>
          <w:sz w:val="22"/>
          <w:szCs w:val="22"/>
        </w:rPr>
        <w:tab/>
      </w:r>
      <w:r w:rsidR="00171070" w:rsidRPr="000F4440">
        <w:rPr>
          <w:rStyle w:val="Hyperlink"/>
          <w:noProof/>
          <w:lang w:val="en-GB"/>
        </w:rPr>
        <w:t>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2F1A45AC" w14:textId="7B7EECEA" w:rsidR="00171070" w:rsidRDefault="00AB7756">
      <w:pPr>
        <w:pStyle w:val="TOC1"/>
        <w:tabs>
          <w:tab w:val="left" w:pos="400"/>
          <w:tab w:val="right" w:leader="dot" w:pos="10173"/>
        </w:tabs>
        <w:rPr>
          <w:rFonts w:asciiTheme="minorHAnsi" w:eastAsiaTheme="minorEastAsia" w:hAnsiTheme="minorHAnsi" w:cstheme="minorBidi"/>
          <w:noProof/>
          <w:sz w:val="22"/>
          <w:szCs w:val="22"/>
        </w:rPr>
      </w:pPr>
      <w:hyperlink w:anchor="_Toc6466541" w:history="1"/>
      <w:r w:rsidR="00171070" w:rsidRPr="000F4440">
        <w:rPr>
          <w:rStyle w:val="Hyperlink"/>
          <w:noProof/>
        </w:rPr>
        <w:t>3</w:t>
      </w:r>
      <w:r w:rsidR="00171070">
        <w:rPr>
          <w:rFonts w:asciiTheme="minorHAnsi" w:eastAsiaTheme="minorEastAsia" w:hAnsiTheme="minorHAnsi" w:cstheme="minorBidi"/>
          <w:noProof/>
          <w:sz w:val="22"/>
          <w:szCs w:val="22"/>
        </w:rPr>
        <w:tab/>
      </w:r>
      <w:r w:rsidR="00171070" w:rsidRPr="000F4440">
        <w:rPr>
          <w:rStyle w:val="Hyperlink"/>
          <w:noProof/>
        </w:rPr>
        <w:t>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r>
      <w:r w:rsidR="00171070">
        <w:rPr>
          <w:noProof/>
          <w:webHidden/>
        </w:rPr>
        <w:fldChar w:fldCharType="separate"/>
      </w:r>
      <w:r w:rsidR="00171070">
        <w:rPr>
          <w:noProof/>
          <w:webHidden/>
        </w:rPr>
        <w:t>21</w:t>
      </w:r>
      <w:r w:rsidR="00171070">
        <w:rPr>
          <w:noProof/>
          <w:webHidden/>
        </w:rPr>
        <w:fldChar w:fldCharType="end"/>
      </w:r>
    </w:p>
    <w:p w14:paraId="1DEF9441" w14:textId="1729417C" w:rsidR="00171070" w:rsidRDefault="00AB7756">
      <w:pPr>
        <w:pStyle w:val="TOC1"/>
        <w:tabs>
          <w:tab w:val="left" w:pos="400"/>
          <w:tab w:val="right" w:leader="dot" w:pos="10173"/>
        </w:tabs>
        <w:rPr>
          <w:rFonts w:asciiTheme="minorHAnsi" w:eastAsiaTheme="minorEastAsia" w:hAnsiTheme="minorHAnsi" w:cstheme="minorBidi"/>
          <w:noProof/>
          <w:sz w:val="22"/>
          <w:szCs w:val="22"/>
        </w:rPr>
      </w:pPr>
      <w:hyperlink w:anchor="_Toc6466542" w:history="1"/>
      <w:r w:rsidR="00171070" w:rsidRPr="000F4440">
        <w:rPr>
          <w:rStyle w:val="Hyperlink"/>
          <w:noProof/>
        </w:rPr>
        <w:t>4</w:t>
      </w:r>
      <w:r w:rsidR="00171070">
        <w:rPr>
          <w:rFonts w:asciiTheme="minorHAnsi" w:eastAsiaTheme="minorEastAsia" w:hAnsiTheme="minorHAnsi" w:cstheme="minorBidi"/>
          <w:noProof/>
          <w:sz w:val="22"/>
          <w:szCs w:val="22"/>
        </w:rPr>
        <w:tab/>
      </w:r>
      <w:r w:rsidR="00171070" w:rsidRPr="000F4440">
        <w:rPr>
          <w:rStyle w:val="Hyperlink"/>
          <w:noProof/>
        </w:rPr>
        <w:t>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0B174102" w14:textId="4CEDD3EE" w:rsidR="00171070" w:rsidRDefault="00AB7756">
      <w:pPr>
        <w:pStyle w:val="TOC2"/>
        <w:tabs>
          <w:tab w:val="left" w:pos="800"/>
          <w:tab w:val="right" w:leader="dot" w:pos="10173"/>
        </w:tabs>
        <w:rPr>
          <w:rFonts w:asciiTheme="minorHAnsi" w:eastAsiaTheme="minorEastAsia" w:hAnsiTheme="minorHAnsi" w:cstheme="minorBidi"/>
          <w:noProof/>
          <w:sz w:val="22"/>
          <w:szCs w:val="22"/>
        </w:rPr>
      </w:pPr>
      <w:hyperlink w:anchor="_Toc6466543" w:history="1"/>
      <w:r w:rsidR="00171070" w:rsidRPr="000F4440">
        <w:rPr>
          <w:rStyle w:val="Hyperlink"/>
          <w:noProof/>
        </w:rPr>
        <w:t>4.1</w:t>
      </w:r>
      <w:r w:rsidR="00171070">
        <w:rPr>
          <w:rFonts w:asciiTheme="minorHAnsi" w:eastAsiaTheme="minorEastAsia" w:hAnsiTheme="minorHAnsi" w:cstheme="minorBidi"/>
          <w:noProof/>
          <w:sz w:val="22"/>
          <w:szCs w:val="22"/>
        </w:rPr>
        <w:tab/>
      </w:r>
      <w:r w:rsidR="00171070" w:rsidRPr="000F4440">
        <w:rPr>
          <w:rStyle w:val="Hyperlink"/>
          <w:noProof/>
        </w:rPr>
        <w:t>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6259078" w14:textId="224FC874" w:rsidR="00171070" w:rsidRDefault="00AB7756">
      <w:pPr>
        <w:pStyle w:val="TOC2"/>
        <w:tabs>
          <w:tab w:val="left" w:pos="800"/>
          <w:tab w:val="right" w:leader="dot" w:pos="10173"/>
        </w:tabs>
        <w:rPr>
          <w:rFonts w:asciiTheme="minorHAnsi" w:eastAsiaTheme="minorEastAsia" w:hAnsiTheme="minorHAnsi" w:cstheme="minorBidi"/>
          <w:noProof/>
          <w:sz w:val="22"/>
          <w:szCs w:val="22"/>
        </w:rPr>
      </w:pPr>
      <w:hyperlink w:anchor="_Toc6466544" w:history="1"/>
      <w:r w:rsidR="00171070" w:rsidRPr="000F4440">
        <w:rPr>
          <w:rStyle w:val="Hyperlink"/>
          <w:noProof/>
        </w:rPr>
        <w:t>4.2</w:t>
      </w:r>
      <w:r w:rsidR="00171070">
        <w:rPr>
          <w:rFonts w:asciiTheme="minorHAnsi" w:eastAsiaTheme="minorEastAsia" w:hAnsiTheme="minorHAnsi" w:cstheme="minorBidi"/>
          <w:noProof/>
          <w:sz w:val="22"/>
          <w:szCs w:val="22"/>
        </w:rPr>
        <w:tab/>
      </w:r>
      <w:r w:rsidR="00171070" w:rsidRPr="000F4440">
        <w:rPr>
          <w:rStyle w:val="Hyperlink"/>
          <w:noProof/>
        </w:rPr>
        <w:t>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3A23FB8C" w14:textId="3ECEC3A7" w:rsidR="00171070" w:rsidRDefault="00AB7756">
      <w:pPr>
        <w:pStyle w:val="TOC2"/>
        <w:tabs>
          <w:tab w:val="left" w:pos="800"/>
          <w:tab w:val="right" w:leader="dot" w:pos="10173"/>
        </w:tabs>
        <w:rPr>
          <w:rFonts w:asciiTheme="minorHAnsi" w:eastAsiaTheme="minorEastAsia" w:hAnsiTheme="minorHAnsi" w:cstheme="minorBidi"/>
          <w:noProof/>
          <w:sz w:val="22"/>
          <w:szCs w:val="22"/>
        </w:rPr>
      </w:pPr>
      <w:hyperlink w:anchor="_Toc6466545" w:history="1"/>
      <w:r w:rsidR="00171070" w:rsidRPr="000F4440">
        <w:rPr>
          <w:rStyle w:val="Hyperlink"/>
          <w:noProof/>
        </w:rPr>
        <w:t>4.3</w:t>
      </w:r>
      <w:r w:rsidR="00171070">
        <w:rPr>
          <w:rFonts w:asciiTheme="minorHAnsi" w:eastAsiaTheme="minorEastAsia" w:hAnsiTheme="minorHAnsi" w:cstheme="minorBidi"/>
          <w:noProof/>
          <w:sz w:val="22"/>
          <w:szCs w:val="22"/>
        </w:rPr>
        <w:tab/>
      </w:r>
      <w:r w:rsidR="00171070" w:rsidRPr="000F4440">
        <w:rPr>
          <w:rStyle w:val="Hyperlink"/>
          <w:noProof/>
        </w:rPr>
        <w:t>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1760D4B" w14:textId="29F6CB4F" w:rsidR="00171070" w:rsidRDefault="00AB7756">
      <w:pPr>
        <w:pStyle w:val="TOC1"/>
        <w:tabs>
          <w:tab w:val="left" w:pos="400"/>
          <w:tab w:val="right" w:leader="dot" w:pos="10173"/>
        </w:tabs>
        <w:rPr>
          <w:rFonts w:asciiTheme="minorHAnsi" w:eastAsiaTheme="minorEastAsia" w:hAnsiTheme="minorHAnsi" w:cstheme="minorBidi"/>
          <w:noProof/>
          <w:sz w:val="22"/>
          <w:szCs w:val="22"/>
        </w:rPr>
      </w:pPr>
      <w:hyperlink w:anchor="_Toc6466546" w:history="1"/>
      <w:r w:rsidR="00171070" w:rsidRPr="000F4440">
        <w:rPr>
          <w:rStyle w:val="Hyperlink"/>
          <w:noProof/>
        </w:rPr>
        <w:t>5</w:t>
      </w:r>
      <w:r w:rsidR="00171070">
        <w:rPr>
          <w:rFonts w:asciiTheme="minorHAnsi" w:eastAsiaTheme="minorEastAsia" w:hAnsiTheme="minorHAnsi" w:cstheme="minorBidi"/>
          <w:noProof/>
          <w:sz w:val="22"/>
          <w:szCs w:val="22"/>
        </w:rPr>
        <w:tab/>
      </w:r>
      <w:r w:rsidR="00171070" w:rsidRPr="000F4440">
        <w:rPr>
          <w:rStyle w:val="Hyperlink"/>
          <w:noProof/>
        </w:rPr>
        <w:t>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8E8AB24" w14:textId="2683FC35" w:rsidR="00171070" w:rsidRDefault="00AB7756">
      <w:pPr>
        <w:pStyle w:val="TOC2"/>
        <w:tabs>
          <w:tab w:val="left" w:pos="800"/>
          <w:tab w:val="right" w:leader="dot" w:pos="10173"/>
        </w:tabs>
        <w:rPr>
          <w:rFonts w:asciiTheme="minorHAnsi" w:eastAsiaTheme="minorEastAsia" w:hAnsiTheme="minorHAnsi" w:cstheme="minorBidi"/>
          <w:noProof/>
          <w:sz w:val="22"/>
          <w:szCs w:val="22"/>
        </w:rPr>
      </w:pPr>
      <w:hyperlink w:anchor="_Toc6466547" w:history="1"/>
      <w:r w:rsidR="00171070" w:rsidRPr="000F4440">
        <w:rPr>
          <w:rStyle w:val="Hyperlink"/>
          <w:noProof/>
        </w:rPr>
        <w:t>5.1</w:t>
      </w:r>
      <w:r w:rsidR="00171070">
        <w:rPr>
          <w:rFonts w:asciiTheme="minorHAnsi" w:eastAsiaTheme="minorEastAsia" w:hAnsiTheme="minorHAnsi" w:cstheme="minorBidi"/>
          <w:noProof/>
          <w:sz w:val="22"/>
          <w:szCs w:val="22"/>
        </w:rPr>
        <w:tab/>
      </w:r>
      <w:r w:rsidR="00171070" w:rsidRPr="000F4440">
        <w:rPr>
          <w:rStyle w:val="Hyperlink"/>
          <w:noProof/>
        </w:rPr>
        <w:t xml:space="preserve">  </w:t>
      </w:r>
      <w:bookmarkStart w:id="15" w:name="_d41d8cd98f00b204e9800998ecf8427e"/>
      <w:bookmarkEnd w:id="15"/>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10FA8D6D" w14:textId="753A694C"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48" w:history="1"/>
      <w:r w:rsidR="00171070" w:rsidRPr="000F4440">
        <w:rPr>
          <w:rStyle w:val="Hyperlink"/>
          <w:noProof/>
        </w:rPr>
        <w:t>5.1.1</w:t>
      </w:r>
      <w:r w:rsidR="00171070">
        <w:rPr>
          <w:rFonts w:asciiTheme="minorHAnsi" w:eastAsiaTheme="minorEastAsia" w:hAnsiTheme="minorHAnsi" w:cstheme="minorBidi"/>
          <w:noProof/>
          <w:sz w:val="22"/>
          <w:szCs w:val="22"/>
        </w:rPr>
        <w:tab/>
      </w:r>
      <w:r w:rsidR="00171070" w:rsidRPr="000F4440">
        <w:rPr>
          <w:rStyle w:val="Hyperlink"/>
          <w:noProof/>
        </w:rPr>
        <w:t>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710401F" w14:textId="21B9DEE7"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49" w:history="1"/>
      <w:r w:rsidR="00171070" w:rsidRPr="000F4440">
        <w:rPr>
          <w:rStyle w:val="Hyperlink"/>
          <w:noProof/>
        </w:rPr>
        <w:t>5.1.2</w:t>
      </w:r>
      <w:r w:rsidR="00171070">
        <w:rPr>
          <w:rFonts w:asciiTheme="minorHAnsi" w:eastAsiaTheme="minorEastAsia" w:hAnsiTheme="minorHAnsi" w:cstheme="minorBidi"/>
          <w:noProof/>
          <w:sz w:val="22"/>
          <w:szCs w:val="22"/>
        </w:rPr>
        <w:tab/>
      </w:r>
      <w:r w:rsidR="00171070" w:rsidRPr="000F4440">
        <w:rPr>
          <w:rStyle w:val="Hyperlink"/>
          <w:noProof/>
        </w:rPr>
        <w:t>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4578E7F0" w14:textId="39AB0D7D"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50" w:history="1"/>
      <w:r w:rsidR="00171070" w:rsidRPr="000F4440">
        <w:rPr>
          <w:rStyle w:val="Hyperlink"/>
          <w:noProof/>
        </w:rPr>
        <w:t>5.1.3</w:t>
      </w:r>
      <w:r w:rsidR="00171070">
        <w:rPr>
          <w:rFonts w:asciiTheme="minorHAnsi" w:eastAsiaTheme="minorEastAsia" w:hAnsiTheme="minorHAnsi" w:cstheme="minorBidi"/>
          <w:noProof/>
          <w:sz w:val="22"/>
          <w:szCs w:val="22"/>
        </w:rPr>
        <w:tab/>
      </w:r>
      <w:r w:rsidR="00171070" w:rsidRPr="000F4440">
        <w:rPr>
          <w:rStyle w:val="Hyperlink"/>
          <w:noProof/>
        </w:rPr>
        <w:t>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4A66B3A2" w14:textId="340519D4"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51" w:history="1"/>
      <w:r w:rsidR="00171070" w:rsidRPr="000F4440">
        <w:rPr>
          <w:rStyle w:val="Hyperlink"/>
          <w:noProof/>
        </w:rPr>
        <w:t>5.1.4</w:t>
      </w:r>
      <w:r w:rsidR="00171070">
        <w:rPr>
          <w:rFonts w:asciiTheme="minorHAnsi" w:eastAsiaTheme="minorEastAsia" w:hAnsiTheme="minorHAnsi" w:cstheme="minorBidi"/>
          <w:noProof/>
          <w:sz w:val="22"/>
          <w:szCs w:val="22"/>
        </w:rPr>
        <w:tab/>
      </w:r>
      <w:r w:rsidR="00171070" w:rsidRPr="000F4440">
        <w:rPr>
          <w:rStyle w:val="Hyperlink"/>
          <w:noProof/>
        </w:rPr>
        <w:t>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610638B3" w14:textId="32A30F7A"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52" w:history="1"/>
      <w:r w:rsidR="00171070" w:rsidRPr="000F4440">
        <w:rPr>
          <w:rStyle w:val="Hyperlink"/>
          <w:noProof/>
        </w:rPr>
        <w:t>5.1.5</w:t>
      </w:r>
      <w:r w:rsidR="00171070">
        <w:rPr>
          <w:rFonts w:asciiTheme="minorHAnsi" w:eastAsiaTheme="minorEastAsia" w:hAnsiTheme="minorHAnsi" w:cstheme="minorBidi"/>
          <w:noProof/>
          <w:sz w:val="22"/>
          <w:szCs w:val="22"/>
        </w:rPr>
        <w:tab/>
      </w:r>
      <w:r w:rsidR="00171070" w:rsidRPr="000F4440">
        <w:rPr>
          <w:rStyle w:val="Hyperlink"/>
          <w:noProof/>
        </w:rPr>
        <w:t>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46BA059E" w14:textId="7D0BAC59" w:rsidR="00171070" w:rsidRDefault="00AB7756">
      <w:pPr>
        <w:pStyle w:val="TOC1"/>
        <w:tabs>
          <w:tab w:val="left" w:pos="400"/>
          <w:tab w:val="right" w:leader="dot" w:pos="10173"/>
        </w:tabs>
        <w:rPr>
          <w:rFonts w:asciiTheme="minorHAnsi" w:eastAsiaTheme="minorEastAsia" w:hAnsiTheme="minorHAnsi" w:cstheme="minorBidi"/>
          <w:noProof/>
          <w:sz w:val="22"/>
          <w:szCs w:val="22"/>
        </w:rPr>
      </w:pPr>
      <w:hyperlink w:anchor="_Toc6466553" w:history="1"/>
      <w:r w:rsidR="00171070" w:rsidRPr="000F4440">
        <w:rPr>
          <w:rStyle w:val="Hyperlink"/>
          <w:noProof/>
          <w:lang w:val="en-GB"/>
        </w:rPr>
        <w:t>6</w:t>
      </w:r>
      <w:r w:rsidR="00171070">
        <w:rPr>
          <w:rFonts w:asciiTheme="minorHAnsi" w:eastAsiaTheme="minorEastAsia" w:hAnsiTheme="minorHAnsi" w:cstheme="minorBidi"/>
          <w:noProof/>
          <w:sz w:val="22"/>
          <w:szCs w:val="22"/>
        </w:rPr>
        <w:tab/>
      </w:r>
      <w:r w:rsidR="00171070" w:rsidRPr="000F4440">
        <w:rPr>
          <w:rStyle w:val="Hyperlink"/>
          <w:noProof/>
          <w:lang w:val="en-GB"/>
        </w:rPr>
        <w:t>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69764906" w14:textId="72C3D564" w:rsidR="00171070" w:rsidRDefault="00AB7756">
      <w:pPr>
        <w:pStyle w:val="TOC1"/>
        <w:tabs>
          <w:tab w:val="left" w:pos="400"/>
          <w:tab w:val="right" w:leader="dot" w:pos="10173"/>
        </w:tabs>
        <w:rPr>
          <w:rFonts w:asciiTheme="minorHAnsi" w:eastAsiaTheme="minorEastAsia" w:hAnsiTheme="minorHAnsi" w:cstheme="minorBidi"/>
          <w:noProof/>
          <w:sz w:val="22"/>
          <w:szCs w:val="22"/>
        </w:rPr>
      </w:pPr>
      <w:hyperlink w:anchor="_Toc6466554" w:history="1"/>
      <w:r w:rsidR="00171070" w:rsidRPr="000F4440">
        <w:rPr>
          <w:rStyle w:val="Hyperlink"/>
          <w:noProof/>
          <w:lang w:val="en-GB"/>
        </w:rPr>
        <w:t>7</w:t>
      </w:r>
      <w:r w:rsidR="00171070">
        <w:rPr>
          <w:rFonts w:asciiTheme="minorHAnsi" w:eastAsiaTheme="minorEastAsia" w:hAnsiTheme="minorHAnsi" w:cstheme="minorBidi"/>
          <w:noProof/>
          <w:sz w:val="22"/>
          <w:szCs w:val="22"/>
        </w:rPr>
        <w:tab/>
      </w:r>
      <w:r w:rsidR="00171070" w:rsidRPr="000F4440">
        <w:rPr>
          <w:rStyle w:val="Hyperlink"/>
          <w:noProof/>
          <w:lang w:val="en-GB"/>
        </w:rPr>
        <w:t>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r>
      <w:r w:rsidR="00171070">
        <w:rPr>
          <w:noProof/>
          <w:webHidden/>
        </w:rPr>
        <w:fldChar w:fldCharType="separate"/>
      </w:r>
      <w:r w:rsidR="00171070">
        <w:rPr>
          <w:noProof/>
          <w:webHidden/>
        </w:rPr>
        <w:t>33</w:t>
      </w:r>
      <w:r w:rsidR="00171070">
        <w:rPr>
          <w:noProof/>
          <w:webHidden/>
        </w:rPr>
        <w:fldChar w:fldCharType="end"/>
      </w:r>
    </w:p>
    <w:p w14:paraId="79DC6815" w14:textId="7A9BF78F" w:rsidR="00171070" w:rsidRDefault="00AB7756">
      <w:pPr>
        <w:pStyle w:val="TOC1"/>
        <w:tabs>
          <w:tab w:val="left" w:pos="400"/>
          <w:tab w:val="right" w:leader="dot" w:pos="10173"/>
        </w:tabs>
        <w:rPr>
          <w:rFonts w:asciiTheme="minorHAnsi" w:eastAsiaTheme="minorEastAsia" w:hAnsiTheme="minorHAnsi" w:cstheme="minorBidi"/>
          <w:noProof/>
          <w:sz w:val="22"/>
          <w:szCs w:val="22"/>
        </w:rPr>
      </w:pPr>
      <w:hyperlink w:anchor="_Toc6466556" w:history="1"/>
      <w:r w:rsidR="00171070" w:rsidRPr="000F4440">
        <w:rPr>
          <w:rStyle w:val="Hyperlink"/>
          <w:noProof/>
          <w:lang w:val="en-GB"/>
        </w:rPr>
        <w:t>8</w:t>
      </w:r>
      <w:r w:rsidR="00171070">
        <w:rPr>
          <w:rFonts w:asciiTheme="minorHAnsi" w:eastAsiaTheme="minorEastAsia" w:hAnsiTheme="minorHAnsi" w:cstheme="minorBidi"/>
          <w:noProof/>
          <w:sz w:val="22"/>
          <w:szCs w:val="22"/>
        </w:rPr>
        <w:tab/>
      </w:r>
      <w:r w:rsidR="00171070" w:rsidRPr="000F4440">
        <w:rPr>
          <w:rStyle w:val="Hyperlink"/>
          <w:noProof/>
          <w:lang w:val="en-GB"/>
        </w:rPr>
        <w:t>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1791E5F7" w14:textId="20618190" w:rsidR="00171070" w:rsidRDefault="00AB7756">
      <w:pPr>
        <w:pStyle w:val="TOC2"/>
        <w:tabs>
          <w:tab w:val="left" w:pos="800"/>
          <w:tab w:val="right" w:leader="dot" w:pos="10173"/>
        </w:tabs>
        <w:rPr>
          <w:rFonts w:asciiTheme="minorHAnsi" w:eastAsiaTheme="minorEastAsia" w:hAnsiTheme="minorHAnsi" w:cstheme="minorBidi"/>
          <w:noProof/>
          <w:sz w:val="22"/>
          <w:szCs w:val="22"/>
        </w:rPr>
      </w:pPr>
      <w:hyperlink w:anchor="_Toc6466557" w:history="1"/>
      <w:r w:rsidR="00171070" w:rsidRPr="000F4440">
        <w:rPr>
          <w:rStyle w:val="Hyperlink"/>
          <w:noProof/>
          <w:lang w:val="en-GB"/>
        </w:rPr>
        <w:t>8.1</w:t>
      </w:r>
      <w:r w:rsidR="00171070">
        <w:rPr>
          <w:rFonts w:asciiTheme="minorHAnsi" w:eastAsiaTheme="minorEastAsia" w:hAnsiTheme="minorHAnsi" w:cstheme="minorBidi"/>
          <w:noProof/>
          <w:sz w:val="22"/>
          <w:szCs w:val="22"/>
        </w:rPr>
        <w:tab/>
      </w:r>
      <w:r w:rsidR="00171070" w:rsidRPr="000F4440">
        <w:rPr>
          <w:rStyle w:val="Hyperlink"/>
          <w:noProof/>
          <w:lang w:val="en-GB"/>
        </w:rPr>
        <w:t>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33003C7" w14:textId="761345D9"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58" w:history="1"/>
      <w:r w:rsidR="00171070" w:rsidRPr="000F4440">
        <w:rPr>
          <w:rStyle w:val="Hyperlink"/>
          <w:noProof/>
          <w:lang w:val="en-GB"/>
        </w:rPr>
        <w:t>8.1.1</w:t>
      </w:r>
      <w:r w:rsidR="00171070">
        <w:rPr>
          <w:rFonts w:asciiTheme="minorHAnsi" w:eastAsiaTheme="minorEastAsia" w:hAnsiTheme="minorHAnsi" w:cstheme="minorBidi"/>
          <w:noProof/>
          <w:sz w:val="22"/>
          <w:szCs w:val="22"/>
        </w:rPr>
        <w:tab/>
      </w:r>
      <w:r w:rsidR="00171070" w:rsidRPr="000F4440">
        <w:rPr>
          <w:rStyle w:val="Hyperlink"/>
          <w:noProof/>
          <w:lang w:val="en-GB"/>
        </w:rPr>
        <w:t>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40DDB55" w14:textId="33EB419A"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59" w:history="1"/>
      <w:r w:rsidR="00171070" w:rsidRPr="000F4440">
        <w:rPr>
          <w:rStyle w:val="Hyperlink"/>
          <w:noProof/>
          <w:lang w:val="en-GB"/>
        </w:rPr>
        <w:t>8.1.2</w:t>
      </w:r>
      <w:r w:rsidR="00171070">
        <w:rPr>
          <w:rFonts w:asciiTheme="minorHAnsi" w:eastAsiaTheme="minorEastAsia" w:hAnsiTheme="minorHAnsi" w:cstheme="minorBidi"/>
          <w:noProof/>
          <w:sz w:val="22"/>
          <w:szCs w:val="22"/>
        </w:rPr>
        <w:tab/>
      </w:r>
      <w:r w:rsidR="00171070" w:rsidRPr="000F4440">
        <w:rPr>
          <w:rStyle w:val="Hyperlink"/>
          <w:noProof/>
          <w:lang w:val="en-GB"/>
        </w:rPr>
        <w:t>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2A43740" w14:textId="00E68C66"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60" w:history="1"/>
      <w:r w:rsidR="00171070" w:rsidRPr="000F4440">
        <w:rPr>
          <w:rStyle w:val="Hyperlink"/>
          <w:noProof/>
          <w:lang w:val="en-GB"/>
        </w:rPr>
        <w:t>8.1.3</w:t>
      </w:r>
      <w:r w:rsidR="00171070">
        <w:rPr>
          <w:rFonts w:asciiTheme="minorHAnsi" w:eastAsiaTheme="minorEastAsia" w:hAnsiTheme="minorHAnsi" w:cstheme="minorBidi"/>
          <w:noProof/>
          <w:sz w:val="22"/>
          <w:szCs w:val="22"/>
        </w:rPr>
        <w:tab/>
      </w:r>
      <w:r w:rsidR="00171070" w:rsidRPr="000F4440">
        <w:rPr>
          <w:rStyle w:val="Hyperlink"/>
          <w:noProof/>
          <w:lang w:val="en-GB"/>
        </w:rPr>
        <w:t>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00E87755" w14:textId="7660D48E" w:rsidR="00171070" w:rsidRDefault="00AB7756">
      <w:pPr>
        <w:pStyle w:val="TOC2"/>
        <w:tabs>
          <w:tab w:val="left" w:pos="800"/>
          <w:tab w:val="right" w:leader="dot" w:pos="10173"/>
        </w:tabs>
        <w:rPr>
          <w:rFonts w:asciiTheme="minorHAnsi" w:eastAsiaTheme="minorEastAsia" w:hAnsiTheme="minorHAnsi" w:cstheme="minorBidi"/>
          <w:noProof/>
          <w:sz w:val="22"/>
          <w:szCs w:val="22"/>
        </w:rPr>
      </w:pPr>
      <w:hyperlink w:anchor="_Toc6466561" w:history="1"/>
      <w:r w:rsidR="00171070" w:rsidRPr="000F4440">
        <w:rPr>
          <w:rStyle w:val="Hyperlink"/>
          <w:noProof/>
        </w:rPr>
        <w:t>8.2</w:t>
      </w:r>
      <w:r w:rsidR="00171070">
        <w:rPr>
          <w:rFonts w:asciiTheme="minorHAnsi" w:eastAsiaTheme="minorEastAsia" w:hAnsiTheme="minorHAnsi" w:cstheme="minorBidi"/>
          <w:noProof/>
          <w:sz w:val="22"/>
          <w:szCs w:val="22"/>
        </w:rPr>
        <w:tab/>
      </w:r>
      <w:r w:rsidR="00171070" w:rsidRPr="000F4440">
        <w:rPr>
          <w:rStyle w:val="Hyperlink"/>
          <w:noProof/>
        </w:rPr>
        <w:t>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136ACA0" w14:textId="586D009B"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62" w:history="1"/>
      <w:r w:rsidR="00171070" w:rsidRPr="000F4440">
        <w:rPr>
          <w:rStyle w:val="Hyperlink"/>
          <w:noProof/>
        </w:rPr>
        <w:t>8.2.1</w:t>
      </w:r>
      <w:r w:rsidR="00171070">
        <w:rPr>
          <w:rFonts w:asciiTheme="minorHAnsi" w:eastAsiaTheme="minorEastAsia" w:hAnsiTheme="minorHAnsi" w:cstheme="minorBidi"/>
          <w:noProof/>
          <w:sz w:val="22"/>
          <w:szCs w:val="22"/>
        </w:rPr>
        <w:tab/>
      </w:r>
      <w:r w:rsidR="00171070" w:rsidRPr="000F4440">
        <w:rPr>
          <w:rStyle w:val="Hyperlink"/>
          <w:noProof/>
        </w:rPr>
        <w:t>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9897188" w14:textId="44A8E6D5" w:rsidR="00171070" w:rsidRDefault="00AB7756">
      <w:pPr>
        <w:pStyle w:val="TOC3"/>
        <w:tabs>
          <w:tab w:val="left" w:pos="1200"/>
          <w:tab w:val="right" w:leader="dot" w:pos="10173"/>
        </w:tabs>
        <w:rPr>
          <w:rFonts w:asciiTheme="minorHAnsi" w:eastAsiaTheme="minorEastAsia" w:hAnsiTheme="minorHAnsi" w:cstheme="minorBidi"/>
          <w:noProof/>
          <w:sz w:val="22"/>
          <w:szCs w:val="22"/>
        </w:rPr>
      </w:pPr>
      <w:hyperlink w:anchor="_Toc6466563" w:history="1"/>
      <w:r w:rsidR="00171070" w:rsidRPr="000F4440">
        <w:rPr>
          <w:rStyle w:val="Hyperlink"/>
          <w:noProof/>
        </w:rPr>
        <w:t>8.2.2</w:t>
      </w:r>
      <w:r w:rsidR="00171070">
        <w:rPr>
          <w:rFonts w:asciiTheme="minorHAnsi" w:eastAsiaTheme="minorEastAsia" w:hAnsiTheme="minorHAnsi" w:cstheme="minorBidi"/>
          <w:noProof/>
          <w:sz w:val="22"/>
          <w:szCs w:val="22"/>
        </w:rPr>
        <w:tab/>
      </w:r>
      <w:r w:rsidR="00171070" w:rsidRPr="000F4440">
        <w:rPr>
          <w:rStyle w:val="Hyperlink"/>
          <w:noProof/>
        </w:rPr>
        <w:t>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D3A5872" w14:textId="1344DA30" w:rsidR="003A3CDA" w:rsidRDefault="00E56FFE" w:rsidP="00A02420">
      <w:r>
        <w:fldChar w:fldCharType="end"/>
      </w:r>
    </w:p>
    <w:p w14:paraId="125FD69F" w14:textId="77777777" w:rsidR="007A0C37" w:rsidRDefault="007A0C37" w:rsidP="007A0C37">
      <w:pPr>
        <w:rPr>
          <w:b/>
          <w:sz w:val="32"/>
        </w:rPr>
      </w:pPr>
      <w:r>
        <w:rPr>
          <w:b/>
          <w:sz w:val="32"/>
        </w:rPr>
        <w:t>List of Figures</w:t>
      </w:r>
    </w:p>
    <w:p w14:paraId="2ABB932A" w14:textId="3F2449F5" w:rsidR="0017107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Figure 1 Activity diagram “</w:t>
      </w:r>
      <w:r w:rsidR="00171070" w:rsidRPr="0041425D">
        <w:rPr>
          <w:rStyle w:val="Hyperlink"/>
          <w:rFonts w:cs="Arial"/>
          <w:bCs/>
          <w:noProof/>
        </w:rPr>
        <w:t>”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79097DEF" w14:textId="3234968A" w:rsidR="00171070" w:rsidRDefault="00AB7756">
      <w:pPr>
        <w:pStyle w:val="TableofFigures"/>
        <w:tabs>
          <w:tab w:val="right" w:leader="dot" w:pos="10173"/>
        </w:tabs>
        <w:rPr>
          <w:rFonts w:asciiTheme="minorHAnsi" w:eastAsiaTheme="minorEastAsia" w:hAnsiTheme="minorHAnsi" w:cstheme="minorBidi"/>
          <w:noProof/>
          <w:sz w:val="22"/>
          <w:szCs w:val="22"/>
        </w:rPr>
      </w:pPr>
      <w:hyperlink w:anchor="_Toc6466565" w:history="1"/>
      <w:r w:rsidR="00171070" w:rsidRPr="0041425D">
        <w:rPr>
          <w:rStyle w:val="Hyperlink"/>
          <w:noProof/>
        </w:rPr>
        <w:t>Figure 2: Activity Diagram of   “” calling   “”</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7C312531" w14:textId="10FDD7E1" w:rsidR="00171070" w:rsidRDefault="00AB7756">
      <w:pPr>
        <w:pStyle w:val="TableofFigures"/>
        <w:tabs>
          <w:tab w:val="right" w:leader="dot" w:pos="10173"/>
        </w:tabs>
        <w:rPr>
          <w:rFonts w:asciiTheme="minorHAnsi" w:eastAsiaTheme="minorEastAsia" w:hAnsiTheme="minorHAnsi" w:cstheme="minorBid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5A976E0F" w14:textId="260BB8C1"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567D247C" w14:textId="42C50197" w:rsidR="0017107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Table 1: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r>
      <w:r w:rsidR="00171070">
        <w:rPr>
          <w:noProof/>
          <w:webHidden/>
        </w:rPr>
        <w:fldChar w:fldCharType="separate"/>
      </w:r>
      <w:r w:rsidR="00171070">
        <w:rPr>
          <w:noProof/>
          <w:webHidden/>
        </w:rPr>
        <w:t>5</w:t>
      </w:r>
      <w:r w:rsidR="00171070">
        <w:rPr>
          <w:noProof/>
          <w:webHidden/>
        </w:rPr>
        <w:fldChar w:fldCharType="end"/>
      </w:r>
    </w:p>
    <w:p w14:paraId="19ED9EC3" w14:textId="41ADA830" w:rsidR="00171070" w:rsidRDefault="00AB7756">
      <w:pPr>
        <w:pStyle w:val="TableofFigures"/>
        <w:tabs>
          <w:tab w:val="right" w:leader="dot" w:pos="10173"/>
        </w:tabs>
        <w:rPr>
          <w:rFonts w:asciiTheme="minorHAnsi" w:eastAsiaTheme="minorEastAsia" w:hAnsiTheme="minorHAnsi" w:cstheme="minorBidi"/>
          <w:noProof/>
          <w:sz w:val="22"/>
          <w:szCs w:val="22"/>
        </w:rPr>
      </w:pPr>
      <w:hyperlink w:anchor="_Toc6466568" w:history="1"/>
      <w:r w:rsidR="00171070" w:rsidRPr="00991B18">
        <w:rPr>
          <w:rStyle w:val="Hyperlink"/>
          <w:noProof/>
          <w:lang w:val="x-none" w:eastAsia="x-none"/>
        </w:rPr>
        <w:t>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F06007" w14:textId="0EBD4E68" w:rsidR="00171070" w:rsidRDefault="00AB7756">
      <w:pPr>
        <w:pStyle w:val="TableofFigures"/>
        <w:tabs>
          <w:tab w:val="right" w:leader="dot" w:pos="10173"/>
        </w:tabs>
        <w:rPr>
          <w:rFonts w:asciiTheme="minorHAnsi" w:eastAsiaTheme="minorEastAsia" w:hAnsiTheme="minorHAnsi" w:cstheme="minorBidi"/>
          <w:noProof/>
          <w:sz w:val="22"/>
          <w:szCs w:val="22"/>
        </w:rPr>
      </w:pPr>
      <w:hyperlink w:anchor="_Toc6466569" w:history="1"/>
      <w:r w:rsidR="00171070" w:rsidRPr="00991B18">
        <w:rPr>
          <w:rStyle w:val="Hyperlink"/>
          <w:noProof/>
        </w:rPr>
        <w:t>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5FA0C76E" w14:textId="66A30A75" w:rsidR="00171070" w:rsidRDefault="00AB7756">
      <w:pPr>
        <w:pStyle w:val="TableofFigures"/>
        <w:tabs>
          <w:tab w:val="right" w:leader="dot" w:pos="10173"/>
        </w:tabs>
        <w:rPr>
          <w:rFonts w:asciiTheme="minorHAnsi" w:eastAsiaTheme="minorEastAsia" w:hAnsiTheme="minorHAnsi" w:cstheme="minorBidi"/>
          <w:noProof/>
          <w:sz w:val="22"/>
          <w:szCs w:val="22"/>
        </w:rPr>
      </w:pPr>
      <w:hyperlink w:anchor="_Toc6466570" w:history="1"/>
      <w:r w:rsidR="00171070" w:rsidRPr="00991B18">
        <w:rPr>
          <w:rStyle w:val="Hyperlink"/>
          <w:noProof/>
        </w:rPr>
        <w:t>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360FAD77" w14:textId="3BADCD61" w:rsidR="00171070" w:rsidRDefault="00AB7756">
      <w:pPr>
        <w:pStyle w:val="TableofFigures"/>
        <w:tabs>
          <w:tab w:val="right" w:leader="dot" w:pos="10173"/>
        </w:tabs>
        <w:rPr>
          <w:rFonts w:asciiTheme="minorHAnsi" w:eastAsiaTheme="minorEastAsia" w:hAnsiTheme="minorHAnsi" w:cstheme="minorBid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27E744B" w14:textId="1106E1E5" w:rsidR="00171070" w:rsidRDefault="00AB7756">
      <w:pPr>
        <w:pStyle w:val="TableofFigures"/>
        <w:tabs>
          <w:tab w:val="right" w:leader="dot" w:pos="10173"/>
        </w:tabs>
        <w:rPr>
          <w:rFonts w:asciiTheme="minorHAnsi" w:eastAsiaTheme="minorEastAsia" w:hAnsiTheme="minorHAnsi" w:cstheme="minorBidi"/>
          <w:noProof/>
          <w:sz w:val="22"/>
          <w:szCs w:val="22"/>
        </w:rPr>
      </w:pPr>
      <w:hyperlink w:anchor="_Toc6466572" w:history="1"/>
      <w:r w:rsidR="00171070" w:rsidRPr="00991B18">
        <w:rPr>
          <w:rStyle w:val="Hyperlink"/>
          <w:noProof/>
        </w:rPr>
        <w:t>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8400E5B" w14:textId="326AA60F" w:rsidR="00171070" w:rsidRDefault="00AB7756">
      <w:pPr>
        <w:pStyle w:val="TableofFigures"/>
        <w:tabs>
          <w:tab w:val="right" w:leader="dot" w:pos="10173"/>
        </w:tabs>
        <w:rPr>
          <w:rFonts w:asciiTheme="minorHAnsi" w:eastAsiaTheme="minorEastAsia" w:hAnsiTheme="minorHAnsi" w:cstheme="minorBid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6C7379DF" w14:textId="46837FE0" w:rsidR="00171070" w:rsidRDefault="00AB7756">
      <w:pPr>
        <w:pStyle w:val="TableofFigures"/>
        <w:tabs>
          <w:tab w:val="right" w:leader="dot" w:pos="10173"/>
        </w:tabs>
        <w:rPr>
          <w:rFonts w:asciiTheme="minorHAnsi" w:eastAsiaTheme="minorEastAsia" w:hAnsiTheme="minorHAnsi" w:cstheme="minorBid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25173E6C" w14:textId="4E71C4D1" w:rsidR="00171070" w:rsidRDefault="00AB7756">
      <w:pPr>
        <w:pStyle w:val="TableofFigures"/>
        <w:tabs>
          <w:tab w:val="right" w:leader="dot" w:pos="10173"/>
        </w:tabs>
        <w:rPr>
          <w:rFonts w:asciiTheme="minorHAnsi" w:eastAsiaTheme="minorEastAsia" w:hAnsiTheme="minorHAnsi" w:cstheme="minorBidi"/>
          <w:noProof/>
          <w:sz w:val="22"/>
          <w:szCs w:val="22"/>
        </w:rPr>
      </w:pPr>
      <w:hyperlink w:anchor="_Toc6466575" w:history="1"/>
      <w:r w:rsidR="00171070" w:rsidRPr="00991B18">
        <w:rPr>
          <w:rStyle w:val="Hyperlink"/>
          <w:noProof/>
        </w:rPr>
        <w:t>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7C289FB" w14:textId="2EA251BD" w:rsidR="00171070" w:rsidRDefault="00AB7756">
      <w:pPr>
        <w:pStyle w:val="TableofFigures"/>
        <w:tabs>
          <w:tab w:val="right" w:leader="dot" w:pos="10173"/>
        </w:tabs>
        <w:rPr>
          <w:rFonts w:asciiTheme="minorHAnsi" w:eastAsiaTheme="minorEastAsia" w:hAnsiTheme="minorHAnsi" w:cstheme="minorBidi"/>
          <w:noProof/>
          <w:sz w:val="22"/>
          <w:szCs w:val="22"/>
        </w:rPr>
      </w:pPr>
      <w:hyperlink w:anchor="_Toc6466576" w:history="1"/>
      <w:r w:rsidR="00171070" w:rsidRPr="00991B18">
        <w:rPr>
          <w:rStyle w:val="Hyperlink"/>
          <w:noProof/>
        </w:rPr>
        <w:t>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52032819" w14:textId="7EBA91ED"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16" w:name="_What_is_the"/>
      <w:bookmarkStart w:id="17" w:name="_Purpose"/>
      <w:bookmarkStart w:id="18" w:name="_Toc6466531"/>
      <w:bookmarkEnd w:id="16"/>
      <w:bookmarkEnd w:id="17"/>
      <w:r>
        <w:lastRenderedPageBreak/>
        <w:t>Introduction</w:t>
      </w:r>
      <w:bookmarkEnd w:id="18"/>
    </w:p>
    <w:p w14:paraId="76B5DBD2" w14:textId="77777777" w:rsidR="00A82627" w:rsidRPr="00185AC3" w:rsidRDefault="00212B41" w:rsidP="00A82627">
      <w:pPr>
        <w:pStyle w:val="Heading2"/>
      </w:pPr>
      <w:bookmarkStart w:id="19" w:name="_Toc6466532"/>
      <w:bookmarkStart w:id="20" w:name="_Toc420397661"/>
      <w:bookmarkStart w:id="21" w:name="_Toc215652128"/>
      <w:r>
        <w:t xml:space="preserve">Document </w:t>
      </w:r>
      <w:r w:rsidR="00A82627">
        <w:t>Purpose</w:t>
      </w:r>
      <w:bookmarkEnd w:id="19"/>
      <w:bookmarkEnd w:id="20"/>
      <w:bookmarkEnd w:id="21"/>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7"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22" w:name="_Scope"/>
      <w:bookmarkStart w:id="23" w:name="_Toc6466533"/>
      <w:bookmarkEnd w:id="22"/>
      <w:r>
        <w:t xml:space="preserve">Document </w:t>
      </w:r>
      <w:r w:rsidR="00A82627" w:rsidRPr="004E4B94">
        <w:t>Scope</w:t>
      </w:r>
      <w:bookmarkEnd w:id="23"/>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8"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CE402D" w:rsidRPr="00C54EF2" w14:paraId="74DA29CC" w14:textId="77777777" w:rsidTr="005E6FE1">
        <w:tc>
          <w:tcPr>
            <w:tcW w:w="1435" w:type="dxa"/>
            <w:shd w:val="clear" w:color="auto" w:fill="D9D9D9" w:themeFill="background1" w:themeFillShade="D9"/>
          </w:tcPr>
          <w:p w14:paraId="6E24677B" w14:textId="77777777" w:rsidR="00CE402D" w:rsidRPr="004E7B74" w:rsidRDefault="00CE402D" w:rsidP="005E6FE1">
            <w:pPr>
              <w:pStyle w:val="scriptNormal"/>
              <w:rPr>
                <w:b/>
                <w:color w:val="auto"/>
              </w:rPr>
            </w:pPr>
            <w:bookmarkStart w:id="24" w:name="_Toc6466568"/>
            <w:r>
              <w:rPr>
                <w:b/>
                <w:color w:val="auto"/>
              </w:rPr>
              <w:t>Function ID</w:t>
            </w:r>
          </w:p>
        </w:tc>
        <w:tc>
          <w:tcPr>
            <w:tcW w:w="3240" w:type="dxa"/>
            <w:shd w:val="clear" w:color="auto" w:fill="D9D9D9" w:themeFill="background1" w:themeFillShade="D9"/>
          </w:tcPr>
          <w:p w14:paraId="05A2C642" w14:textId="77777777" w:rsidR="00CE402D" w:rsidRPr="004E7B74" w:rsidRDefault="00CE402D" w:rsidP="005E6FE1">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509C8D18" w14:textId="77777777" w:rsidR="00CE402D" w:rsidRPr="004E7B74" w:rsidRDefault="00CE402D" w:rsidP="005E6FE1">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0DDB7A0" w14:textId="77777777" w:rsidR="00CE402D" w:rsidRPr="00C54EF2" w:rsidRDefault="00CE402D" w:rsidP="005E6FE1">
            <w:pPr>
              <w:pStyle w:val="scriptNormal"/>
              <w:rPr>
                <w:b/>
                <w:color w:val="auto"/>
              </w:rPr>
            </w:pPr>
            <w:r w:rsidRPr="00C54EF2">
              <w:rPr>
                <w:b/>
                <w:color w:val="auto"/>
              </w:rPr>
              <w:t>ASIL</w:t>
            </w:r>
          </w:p>
        </w:tc>
      </w:tr>
      <w:tr w:rsidR="00CE402D" w14:paraId="6F13DC86" w14:textId="77777777" w:rsidTr="005E6FE1">
        <w:tc>
          <w:tcPr>
            <w:tcW w:w="1435" w:type="dxa"/>
          </w:tcPr>
          <w:p w14:paraId="70826B8C" w14:textId="77777777" w:rsidR="00CE402D" w:rsidRDefault="00CE402D" w:rsidP="005E6FE1"/>
        </w:tc>
        <w:tc>
          <w:tcPr>
            <w:tcW w:w="3240" w:type="dxa"/>
          </w:tcPr>
          <w:p w14:paraId="5664BE30" w14:textId="77777777" w:rsidR="00CE402D" w:rsidRDefault="00CE402D" w:rsidP="005E6FE1">
            <w:pPr>
              <w:pStyle w:val="scriptNormal"/>
              <w:rPr>
                <w:color w:val="auto"/>
              </w:rPr>
            </w:pPr>
            <w:r>
              <w:rPr>
                <w:noProof/>
              </w:rPr>
              <w:drawing>
                <wp:inline distT="0" distB="0" distL="0" distR="0" wp14:anchorId="31F46BDC" wp14:editId="08DAB184">
                  <wp:extent cx="152400" cy="152400"/>
                  <wp:effectExtent l="0" t="0" r="0" b="0"/>
                  <wp:docPr id="25"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3abf22c8928207d5e5ba21e18458ef9a" w:history="1">
              <w:r>
                <w:rPr>
                  <w:rStyle w:val="Hyperlink"/>
                  <w:color w:val="auto"/>
                </w:rPr>
                <w:t>Delete Passenger Profile Data</w:t>
              </w:r>
            </w:hyperlink>
            <w:r>
              <w:rPr>
                <w:color w:val="auto"/>
              </w:rPr>
              <w:t xml:space="preserve"> &lt;&lt;Subsystem Function&gt;&gt;</w:t>
            </w:r>
          </w:p>
        </w:tc>
        <w:tc>
          <w:tcPr>
            <w:tcW w:w="4770" w:type="dxa"/>
          </w:tcPr>
          <w:p w14:paraId="71E119AA" w14:textId="77777777" w:rsidR="00CE402D" w:rsidRDefault="00CE402D" w:rsidP="005E6FE1">
            <w:pPr>
              <w:pStyle w:val="scriptNormal"/>
              <w:rPr>
                <w:color w:val="auto"/>
              </w:rPr>
            </w:pPr>
            <w:r>
              <w:rPr>
                <w:color w:val="auto"/>
              </w:rPr>
              <w:t>This function deletes all passenger profile header information from the Profile Interface Client (Name, Avatar, etc.) and sends a request to the Profile Management Server to delete the profile from storage.</w:t>
            </w:r>
          </w:p>
        </w:tc>
        <w:tc>
          <w:tcPr>
            <w:tcW w:w="792" w:type="dxa"/>
          </w:tcPr>
          <w:p w14:paraId="63A293FA" w14:textId="77777777" w:rsidR="00CE402D" w:rsidRDefault="00CE402D" w:rsidP="005E6FE1"/>
        </w:tc>
      </w:tr>
      <w:tr w:rsidR="00CE402D" w14:paraId="167C4ED7" w14:textId="77777777" w:rsidTr="005E6FE1">
        <w:tc>
          <w:tcPr>
            <w:tcW w:w="1435" w:type="dxa"/>
          </w:tcPr>
          <w:p w14:paraId="67FFE070" w14:textId="77777777" w:rsidR="00CE402D" w:rsidRDefault="00CE402D" w:rsidP="005E6FE1"/>
        </w:tc>
        <w:tc>
          <w:tcPr>
            <w:tcW w:w="3240" w:type="dxa"/>
          </w:tcPr>
          <w:p w14:paraId="5E5207EB" w14:textId="77777777" w:rsidR="00CE402D" w:rsidRDefault="00CE402D" w:rsidP="005E6FE1">
            <w:pPr>
              <w:pStyle w:val="scriptNormal"/>
              <w:rPr>
                <w:color w:val="auto"/>
              </w:rPr>
            </w:pPr>
            <w:r>
              <w:rPr>
                <w:noProof/>
              </w:rPr>
              <w:drawing>
                <wp:inline distT="0" distB="0" distL="0" distR="0" wp14:anchorId="48D8B938" wp14:editId="3D466FE3">
                  <wp:extent cx="152400" cy="152400"/>
                  <wp:effectExtent l="0" t="0" r="0" b="0"/>
                  <wp:docPr id="27"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54d08d18a50889d5f1e2fdb5ba2ba3af" w:history="1">
              <w:r>
                <w:rPr>
                  <w:rStyle w:val="Hyperlink"/>
                  <w:color w:val="auto"/>
                </w:rPr>
                <w:t>Send Passenger Recall Request</w:t>
              </w:r>
            </w:hyperlink>
            <w:r>
              <w:rPr>
                <w:color w:val="auto"/>
              </w:rPr>
              <w:t xml:space="preserve"> &lt;&lt;Subsystem Function&gt;&gt;</w:t>
            </w:r>
          </w:p>
        </w:tc>
        <w:tc>
          <w:tcPr>
            <w:tcW w:w="4770" w:type="dxa"/>
          </w:tcPr>
          <w:p w14:paraId="0C06BD68" w14:textId="77777777" w:rsidR="00CE402D" w:rsidRDefault="00CE402D" w:rsidP="005E6FE1">
            <w:pPr>
              <w:pStyle w:val="scriptNormal"/>
              <w:rPr>
                <w:color w:val="auto"/>
              </w:rPr>
            </w:pPr>
            <w:r>
              <w:rPr>
                <w:color w:val="auto"/>
              </w:rPr>
              <w:t>Profile Interface Client requests the Profile Management Server to initial a passenger profile recall.</w:t>
            </w:r>
          </w:p>
        </w:tc>
        <w:tc>
          <w:tcPr>
            <w:tcW w:w="792" w:type="dxa"/>
          </w:tcPr>
          <w:p w14:paraId="799CFBFF" w14:textId="77777777" w:rsidR="00CE402D" w:rsidRDefault="00CE402D" w:rsidP="005E6FE1"/>
        </w:tc>
      </w:tr>
      <w:tr w:rsidR="00CE402D" w14:paraId="05CFE4C6" w14:textId="77777777" w:rsidTr="005E6FE1">
        <w:tc>
          <w:tcPr>
            <w:tcW w:w="1435" w:type="dxa"/>
          </w:tcPr>
          <w:p w14:paraId="39E9427B" w14:textId="77777777" w:rsidR="00CE402D" w:rsidRDefault="00CE402D" w:rsidP="005E6FE1"/>
        </w:tc>
        <w:tc>
          <w:tcPr>
            <w:tcW w:w="3240" w:type="dxa"/>
          </w:tcPr>
          <w:p w14:paraId="44A84140" w14:textId="77777777" w:rsidR="00CE402D" w:rsidRDefault="00CE402D" w:rsidP="005E6FE1">
            <w:pPr>
              <w:pStyle w:val="scriptNormal"/>
              <w:rPr>
                <w:color w:val="auto"/>
              </w:rPr>
            </w:pPr>
            <w:r>
              <w:rPr>
                <w:noProof/>
              </w:rPr>
              <w:drawing>
                <wp:inline distT="0" distB="0" distL="0" distR="0" wp14:anchorId="523F2970" wp14:editId="5C257C96">
                  <wp:extent cx="152400" cy="152400"/>
                  <wp:effectExtent l="0" t="0" r="0" b="0"/>
                  <wp:docPr id="31"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825185ff9b4ba1464f09588a11716a16" w:history="1">
              <w:r>
                <w:rPr>
                  <w:rStyle w:val="Hyperlink"/>
                  <w:color w:val="auto"/>
                </w:rPr>
                <w:t>Update and Store Wizard Settings</w:t>
              </w:r>
            </w:hyperlink>
            <w:r>
              <w:rPr>
                <w:color w:val="auto"/>
              </w:rPr>
              <w:t xml:space="preserve"> &lt;&lt;Subsystem Function&gt;&gt;</w:t>
            </w:r>
          </w:p>
        </w:tc>
        <w:tc>
          <w:tcPr>
            <w:tcW w:w="4770" w:type="dxa"/>
          </w:tcPr>
          <w:p w14:paraId="05DC028E" w14:textId="77777777" w:rsidR="00CE402D" w:rsidRDefault="00CE402D" w:rsidP="005E6FE1"/>
        </w:tc>
        <w:tc>
          <w:tcPr>
            <w:tcW w:w="792" w:type="dxa"/>
          </w:tcPr>
          <w:p w14:paraId="645AADF1" w14:textId="77777777" w:rsidR="00CE402D" w:rsidRDefault="00CE402D" w:rsidP="005E6FE1"/>
        </w:tc>
      </w:tr>
      <w:tr w:rsidR="00CE402D" w14:paraId="50686822" w14:textId="77777777" w:rsidTr="005E6FE1">
        <w:tc>
          <w:tcPr>
            <w:tcW w:w="1435" w:type="dxa"/>
          </w:tcPr>
          <w:p w14:paraId="13883AD4" w14:textId="77777777" w:rsidR="00CE402D" w:rsidRDefault="00CE402D" w:rsidP="005E6FE1"/>
        </w:tc>
        <w:tc>
          <w:tcPr>
            <w:tcW w:w="3240" w:type="dxa"/>
          </w:tcPr>
          <w:p w14:paraId="6C4581A6" w14:textId="77777777" w:rsidR="00CE402D" w:rsidRDefault="00CE402D" w:rsidP="005E6FE1">
            <w:pPr>
              <w:pStyle w:val="scriptNormal"/>
              <w:rPr>
                <w:color w:val="auto"/>
              </w:rPr>
            </w:pPr>
            <w:r>
              <w:rPr>
                <w:noProof/>
              </w:rPr>
              <w:drawing>
                <wp:inline distT="0" distB="0" distL="0" distR="0" wp14:anchorId="25296A99" wp14:editId="40EB3CD5">
                  <wp:extent cx="152400" cy="152400"/>
                  <wp:effectExtent l="0" t="0" r="0" b="0"/>
                  <wp:docPr id="33"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991d5e72a973cef6b299668648263c6c" w:history="1">
              <w:r>
                <w:rPr>
                  <w:rStyle w:val="Hyperlink"/>
                  <w:color w:val="auto"/>
                </w:rPr>
                <w:t>Display Passenger Setup Wizard Flow</w:t>
              </w:r>
            </w:hyperlink>
            <w:r>
              <w:rPr>
                <w:color w:val="auto"/>
              </w:rPr>
              <w:t xml:space="preserve"> &lt;&lt;Subsystem Function&gt;&gt;</w:t>
            </w:r>
          </w:p>
        </w:tc>
        <w:tc>
          <w:tcPr>
            <w:tcW w:w="4770" w:type="dxa"/>
          </w:tcPr>
          <w:p w14:paraId="418BA4B5" w14:textId="77777777" w:rsidR="00CE402D" w:rsidRDefault="00CE402D" w:rsidP="005E6FE1">
            <w:pPr>
              <w:pStyle w:val="scriptNormal"/>
              <w:rPr>
                <w:color w:val="auto"/>
              </w:rPr>
            </w:pPr>
            <w:r>
              <w:rPr>
                <w:color w:val="auto"/>
              </w:rPr>
              <w:t>HMI function that navigates the user through a Passenger Profile Creation Setup Wizard.</w:t>
            </w:r>
          </w:p>
        </w:tc>
        <w:tc>
          <w:tcPr>
            <w:tcW w:w="792" w:type="dxa"/>
          </w:tcPr>
          <w:p w14:paraId="253A80B5" w14:textId="77777777" w:rsidR="00CE402D" w:rsidRDefault="00CE402D" w:rsidP="005E6FE1"/>
        </w:tc>
      </w:tr>
      <w:tr w:rsidR="00CE402D" w14:paraId="5FA02164" w14:textId="77777777" w:rsidTr="005E6FE1">
        <w:tc>
          <w:tcPr>
            <w:tcW w:w="1435" w:type="dxa"/>
          </w:tcPr>
          <w:p w14:paraId="506FCC06" w14:textId="77777777" w:rsidR="00CE402D" w:rsidRDefault="00CE402D" w:rsidP="005E6FE1"/>
        </w:tc>
        <w:tc>
          <w:tcPr>
            <w:tcW w:w="3240" w:type="dxa"/>
          </w:tcPr>
          <w:p w14:paraId="6BF2DCB1" w14:textId="77777777" w:rsidR="00CE402D" w:rsidRDefault="00CE402D" w:rsidP="005E6FE1">
            <w:pPr>
              <w:pStyle w:val="scriptNormal"/>
              <w:rPr>
                <w:color w:val="auto"/>
              </w:rPr>
            </w:pPr>
            <w:r>
              <w:rPr>
                <w:noProof/>
              </w:rPr>
              <w:drawing>
                <wp:inline distT="0" distB="0" distL="0" distR="0" wp14:anchorId="1B899BA3" wp14:editId="0924710B">
                  <wp:extent cx="152400" cy="152400"/>
                  <wp:effectExtent l="0" t="0" r="0" b="0"/>
                  <wp:docPr id="35"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37201aa1b3525f512cfc89677e7a73da" w:history="1">
              <w:r>
                <w:rPr>
                  <w:rStyle w:val="Hyperlink"/>
                  <w:color w:val="auto"/>
                </w:rPr>
                <w:t>Display Passenger Profile Creation Prompt</w:t>
              </w:r>
            </w:hyperlink>
            <w:r>
              <w:rPr>
                <w:color w:val="auto"/>
              </w:rPr>
              <w:t xml:space="preserve"> &lt;&lt;Subsystem Function&gt;&gt;</w:t>
            </w:r>
          </w:p>
        </w:tc>
        <w:tc>
          <w:tcPr>
            <w:tcW w:w="4770" w:type="dxa"/>
          </w:tcPr>
          <w:p w14:paraId="5F095C53" w14:textId="77777777" w:rsidR="00CE402D" w:rsidRDefault="00CE402D" w:rsidP="005E6FE1">
            <w:pPr>
              <w:pStyle w:val="scriptNormal"/>
              <w:rPr>
                <w:color w:val="auto"/>
              </w:rPr>
            </w:pPr>
            <w:r>
              <w:rPr>
                <w:color w:val="auto"/>
              </w:rPr>
              <w:t>HMI function to display a Passenger Profile Creation Prompt when there are no Passenger Profiles created.</w:t>
            </w:r>
          </w:p>
        </w:tc>
        <w:tc>
          <w:tcPr>
            <w:tcW w:w="792" w:type="dxa"/>
          </w:tcPr>
          <w:p w14:paraId="0527B6E5" w14:textId="77777777" w:rsidR="00CE402D" w:rsidRDefault="00CE402D" w:rsidP="005E6FE1"/>
        </w:tc>
      </w:tr>
      <w:tr w:rsidR="00CE402D" w14:paraId="2A812FE8" w14:textId="77777777" w:rsidTr="005E6FE1">
        <w:tc>
          <w:tcPr>
            <w:tcW w:w="1435" w:type="dxa"/>
          </w:tcPr>
          <w:p w14:paraId="1D2DEDFE" w14:textId="77777777" w:rsidR="00CE402D" w:rsidRDefault="00CE402D" w:rsidP="005E6FE1"/>
        </w:tc>
        <w:tc>
          <w:tcPr>
            <w:tcW w:w="3240" w:type="dxa"/>
          </w:tcPr>
          <w:p w14:paraId="060FFC00" w14:textId="77777777" w:rsidR="00CE402D" w:rsidRDefault="00CE402D" w:rsidP="005E6FE1">
            <w:pPr>
              <w:pStyle w:val="scriptNormal"/>
              <w:rPr>
                <w:color w:val="auto"/>
              </w:rPr>
            </w:pPr>
            <w:r>
              <w:rPr>
                <w:noProof/>
              </w:rPr>
              <w:drawing>
                <wp:inline distT="0" distB="0" distL="0" distR="0" wp14:anchorId="561168A5" wp14:editId="74E85DE0">
                  <wp:extent cx="152400" cy="152400"/>
                  <wp:effectExtent l="0" t="0" r="0" b="0"/>
                  <wp:docPr id="37"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6024600b50e31984ed27e3f2450c9b1f" w:history="1">
              <w:r>
                <w:rPr>
                  <w:rStyle w:val="Hyperlink"/>
                  <w:color w:val="auto"/>
                </w:rPr>
                <w:t>Request New Profile Creation</w:t>
              </w:r>
            </w:hyperlink>
            <w:r>
              <w:rPr>
                <w:color w:val="auto"/>
              </w:rPr>
              <w:t xml:space="preserve"> &lt;&lt;Subsystem Function&gt;&gt;</w:t>
            </w:r>
          </w:p>
        </w:tc>
        <w:tc>
          <w:tcPr>
            <w:tcW w:w="4770" w:type="dxa"/>
          </w:tcPr>
          <w:p w14:paraId="2E432D7F" w14:textId="77777777" w:rsidR="00CE402D" w:rsidRDefault="00CE402D" w:rsidP="005E6FE1"/>
        </w:tc>
        <w:tc>
          <w:tcPr>
            <w:tcW w:w="792" w:type="dxa"/>
          </w:tcPr>
          <w:p w14:paraId="62351C07" w14:textId="77777777" w:rsidR="00CE402D" w:rsidRDefault="00CE402D" w:rsidP="005E6FE1"/>
        </w:tc>
      </w:tr>
      <w:tr w:rsidR="00CE402D" w14:paraId="4E58EADE" w14:textId="77777777" w:rsidTr="005E6FE1">
        <w:tc>
          <w:tcPr>
            <w:tcW w:w="1435" w:type="dxa"/>
          </w:tcPr>
          <w:p w14:paraId="39179852" w14:textId="77777777" w:rsidR="00CE402D" w:rsidRDefault="00CE402D" w:rsidP="005E6FE1"/>
        </w:tc>
        <w:tc>
          <w:tcPr>
            <w:tcW w:w="3240" w:type="dxa"/>
          </w:tcPr>
          <w:p w14:paraId="593B4EBD" w14:textId="77777777" w:rsidR="00CE402D" w:rsidRDefault="00CE402D" w:rsidP="005E6FE1">
            <w:pPr>
              <w:pStyle w:val="scriptNormal"/>
              <w:rPr>
                <w:color w:val="auto"/>
              </w:rPr>
            </w:pPr>
            <w:r>
              <w:rPr>
                <w:noProof/>
              </w:rPr>
              <w:drawing>
                <wp:inline distT="0" distB="0" distL="0" distR="0" wp14:anchorId="116655B6" wp14:editId="1DF2D9FF">
                  <wp:extent cx="152400" cy="152400"/>
                  <wp:effectExtent l="0" t="0" r="0" b="0"/>
                  <wp:docPr id="39"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7908cb9567e123bd6030305c54832059" w:history="1">
              <w:r>
                <w:rPr>
                  <w:rStyle w:val="Hyperlink"/>
                  <w:color w:val="auto"/>
                </w:rPr>
                <w:t>Send Passenger Store Command</w:t>
              </w:r>
            </w:hyperlink>
            <w:r>
              <w:rPr>
                <w:color w:val="auto"/>
              </w:rPr>
              <w:t xml:space="preserve"> &lt;&lt;Subsystem Function&gt;&gt;</w:t>
            </w:r>
          </w:p>
        </w:tc>
        <w:tc>
          <w:tcPr>
            <w:tcW w:w="4770" w:type="dxa"/>
          </w:tcPr>
          <w:p w14:paraId="53489767" w14:textId="77777777" w:rsidR="00CE402D" w:rsidRDefault="00CE402D" w:rsidP="005E6FE1">
            <w:pPr>
              <w:pStyle w:val="scriptNormal"/>
              <w:rPr>
                <w:color w:val="auto"/>
              </w:rPr>
            </w:pPr>
            <w:r>
              <w:rPr>
                <w:color w:val="auto"/>
              </w:rPr>
              <w:t>Function that requests the Passenger Classic Memory system to store the current seat position to the requested PersIndex.</w:t>
            </w:r>
          </w:p>
        </w:tc>
        <w:tc>
          <w:tcPr>
            <w:tcW w:w="792" w:type="dxa"/>
          </w:tcPr>
          <w:p w14:paraId="22E53618" w14:textId="77777777" w:rsidR="00CE402D" w:rsidRDefault="00CE402D" w:rsidP="005E6FE1"/>
        </w:tc>
      </w:tr>
      <w:tr w:rsidR="00CE402D" w14:paraId="1D3DD774" w14:textId="77777777" w:rsidTr="005E6FE1">
        <w:tc>
          <w:tcPr>
            <w:tcW w:w="1435" w:type="dxa"/>
          </w:tcPr>
          <w:p w14:paraId="443730AC" w14:textId="77777777" w:rsidR="00CE402D" w:rsidRDefault="00CE402D" w:rsidP="005E6FE1"/>
        </w:tc>
        <w:tc>
          <w:tcPr>
            <w:tcW w:w="3240" w:type="dxa"/>
          </w:tcPr>
          <w:p w14:paraId="14531127" w14:textId="77777777" w:rsidR="00CE402D" w:rsidRDefault="00CE402D" w:rsidP="005E6FE1">
            <w:pPr>
              <w:pStyle w:val="scriptNormal"/>
              <w:rPr>
                <w:color w:val="auto"/>
              </w:rPr>
            </w:pPr>
            <w:r>
              <w:rPr>
                <w:noProof/>
              </w:rPr>
              <w:drawing>
                <wp:inline distT="0" distB="0" distL="0" distR="0" wp14:anchorId="08A1CBEE" wp14:editId="42191718">
                  <wp:extent cx="152400" cy="152400"/>
                  <wp:effectExtent l="0" t="0" r="0" b="0"/>
                  <wp:docPr id="41"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b61daaa9db0ee1d9ceff6aa03743dec0" w:history="1">
              <w:r>
                <w:rPr>
                  <w:rStyle w:val="Hyperlink"/>
                  <w:color w:val="auto"/>
                </w:rPr>
                <w:t>Read PPP Configuration Status</w:t>
              </w:r>
            </w:hyperlink>
            <w:r>
              <w:rPr>
                <w:color w:val="auto"/>
              </w:rPr>
              <w:t xml:space="preserve"> &lt;&lt;Subsystem Function&gt;&gt;</w:t>
            </w:r>
          </w:p>
        </w:tc>
        <w:tc>
          <w:tcPr>
            <w:tcW w:w="4770" w:type="dxa"/>
          </w:tcPr>
          <w:p w14:paraId="51C5B067" w14:textId="77777777" w:rsidR="00CE402D" w:rsidRDefault="00CE402D" w:rsidP="005E6FE1">
            <w:pPr>
              <w:pStyle w:val="scriptNormal"/>
              <w:rPr>
                <w:color w:val="auto"/>
              </w:rPr>
            </w:pPr>
            <w:r>
              <w:rPr>
                <w:color w:val="auto"/>
              </w:rPr>
              <w:t>Upon receiving configuration request, this function updates the configuration value to turn the feature ON or OFF based on the data from the received request.</w:t>
            </w:r>
          </w:p>
        </w:tc>
        <w:tc>
          <w:tcPr>
            <w:tcW w:w="792" w:type="dxa"/>
          </w:tcPr>
          <w:p w14:paraId="280D31D7" w14:textId="77777777" w:rsidR="00CE402D" w:rsidRDefault="00CE402D" w:rsidP="005E6FE1"/>
        </w:tc>
      </w:tr>
      <w:tr w:rsidR="00CE402D" w14:paraId="11E6F067" w14:textId="77777777" w:rsidTr="005E6FE1">
        <w:tc>
          <w:tcPr>
            <w:tcW w:w="1435" w:type="dxa"/>
          </w:tcPr>
          <w:p w14:paraId="687F4884" w14:textId="77777777" w:rsidR="00CE402D" w:rsidRDefault="00CE402D" w:rsidP="005E6FE1"/>
        </w:tc>
        <w:tc>
          <w:tcPr>
            <w:tcW w:w="3240" w:type="dxa"/>
          </w:tcPr>
          <w:p w14:paraId="760DE5D0" w14:textId="77777777" w:rsidR="00CE402D" w:rsidRDefault="00CE402D" w:rsidP="005E6FE1">
            <w:pPr>
              <w:pStyle w:val="scriptNormal"/>
              <w:rPr>
                <w:color w:val="auto"/>
              </w:rPr>
            </w:pPr>
            <w:r>
              <w:rPr>
                <w:noProof/>
              </w:rPr>
              <w:drawing>
                <wp:inline distT="0" distB="0" distL="0" distR="0" wp14:anchorId="5797BEF2" wp14:editId="738531D6">
                  <wp:extent cx="152400" cy="152400"/>
                  <wp:effectExtent l="0" t="0" r="0" b="0"/>
                  <wp:docPr id="43"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da832c40370739cc631dde0c96f4c52e" w:history="1">
              <w:r>
                <w:rPr>
                  <w:rStyle w:val="Hyperlink"/>
                  <w:color w:val="auto"/>
                </w:rPr>
                <w:t>Display Passenger Profile Creation Status</w:t>
              </w:r>
            </w:hyperlink>
            <w:r>
              <w:rPr>
                <w:color w:val="auto"/>
              </w:rPr>
              <w:t xml:space="preserve"> &lt;&lt;Subsystem Function&gt;&gt;</w:t>
            </w:r>
          </w:p>
        </w:tc>
        <w:tc>
          <w:tcPr>
            <w:tcW w:w="4770" w:type="dxa"/>
          </w:tcPr>
          <w:p w14:paraId="0E36520E" w14:textId="77777777" w:rsidR="00CE402D" w:rsidRDefault="00CE402D" w:rsidP="005E6FE1">
            <w:pPr>
              <w:pStyle w:val="scriptNormal"/>
              <w:rPr>
                <w:color w:val="auto"/>
              </w:rPr>
            </w:pPr>
            <w:r>
              <w:rPr>
                <w:color w:val="auto"/>
              </w:rPr>
              <w:t>HMI function that displays the status of a new Passenger Profile Creation.</w:t>
            </w:r>
          </w:p>
        </w:tc>
        <w:tc>
          <w:tcPr>
            <w:tcW w:w="792" w:type="dxa"/>
          </w:tcPr>
          <w:p w14:paraId="54F68F5E" w14:textId="77777777" w:rsidR="00CE402D" w:rsidRDefault="00CE402D" w:rsidP="005E6FE1"/>
        </w:tc>
      </w:tr>
      <w:tr w:rsidR="00CE402D" w14:paraId="2344AD7B" w14:textId="77777777" w:rsidTr="005E6FE1">
        <w:tc>
          <w:tcPr>
            <w:tcW w:w="1435" w:type="dxa"/>
          </w:tcPr>
          <w:p w14:paraId="63A15E6E" w14:textId="77777777" w:rsidR="00CE402D" w:rsidRDefault="00CE402D" w:rsidP="005E6FE1"/>
        </w:tc>
        <w:tc>
          <w:tcPr>
            <w:tcW w:w="3240" w:type="dxa"/>
          </w:tcPr>
          <w:p w14:paraId="40B098F3" w14:textId="77777777" w:rsidR="00CE402D" w:rsidRDefault="00CE402D" w:rsidP="005E6FE1">
            <w:pPr>
              <w:pStyle w:val="scriptNormal"/>
              <w:rPr>
                <w:color w:val="auto"/>
              </w:rPr>
            </w:pPr>
            <w:r>
              <w:rPr>
                <w:noProof/>
              </w:rPr>
              <w:drawing>
                <wp:inline distT="0" distB="0" distL="0" distR="0" wp14:anchorId="57D5DC79" wp14:editId="4277E001">
                  <wp:extent cx="152400" cy="152400"/>
                  <wp:effectExtent l="0" t="0" r="0" b="0"/>
                  <wp:docPr id="45"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c335f9694aa0855f7c84b5abcc913d49" w:history="1">
              <w:r>
                <w:rPr>
                  <w:rStyle w:val="Hyperlink"/>
                  <w:color w:val="auto"/>
                </w:rPr>
                <w:t>Display Passenger Edit Profile Menu</w:t>
              </w:r>
            </w:hyperlink>
            <w:r>
              <w:rPr>
                <w:color w:val="auto"/>
              </w:rPr>
              <w:t xml:space="preserve"> &lt;&lt;Subsystem Function&gt;&gt;</w:t>
            </w:r>
          </w:p>
        </w:tc>
        <w:tc>
          <w:tcPr>
            <w:tcW w:w="4770" w:type="dxa"/>
          </w:tcPr>
          <w:p w14:paraId="51E866D6" w14:textId="77777777" w:rsidR="00CE402D" w:rsidRDefault="00CE402D" w:rsidP="005E6FE1">
            <w:pPr>
              <w:pStyle w:val="scriptNormal"/>
              <w:rPr>
                <w:color w:val="auto"/>
              </w:rPr>
            </w:pPr>
            <w:r>
              <w:rPr>
                <w:color w:val="auto"/>
              </w:rPr>
              <w:t>HMI function to display some Passenger Profile settings that can be edited by the user.</w:t>
            </w:r>
          </w:p>
        </w:tc>
        <w:tc>
          <w:tcPr>
            <w:tcW w:w="792" w:type="dxa"/>
          </w:tcPr>
          <w:p w14:paraId="5BBE014C" w14:textId="77777777" w:rsidR="00CE402D" w:rsidRDefault="00CE402D" w:rsidP="005E6FE1"/>
        </w:tc>
      </w:tr>
      <w:tr w:rsidR="00CE402D" w14:paraId="67EBC7B4" w14:textId="77777777" w:rsidTr="005E6FE1">
        <w:tc>
          <w:tcPr>
            <w:tcW w:w="1435" w:type="dxa"/>
          </w:tcPr>
          <w:p w14:paraId="1CC01E9A" w14:textId="77777777" w:rsidR="00CE402D" w:rsidRDefault="00CE402D" w:rsidP="005E6FE1"/>
        </w:tc>
        <w:tc>
          <w:tcPr>
            <w:tcW w:w="3240" w:type="dxa"/>
          </w:tcPr>
          <w:p w14:paraId="1162C866" w14:textId="77777777" w:rsidR="00CE402D" w:rsidRDefault="00CE402D" w:rsidP="005E6FE1">
            <w:pPr>
              <w:pStyle w:val="scriptNormal"/>
              <w:rPr>
                <w:color w:val="auto"/>
              </w:rPr>
            </w:pPr>
            <w:r>
              <w:rPr>
                <w:noProof/>
              </w:rPr>
              <w:drawing>
                <wp:inline distT="0" distB="0" distL="0" distR="0" wp14:anchorId="0BD95C3C" wp14:editId="2CB4236B">
                  <wp:extent cx="152400" cy="152400"/>
                  <wp:effectExtent l="0" t="0" r="0" b="0"/>
                  <wp:docPr id="47"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a252f849cb97bc1a86e859955ffbc810" w:history="1">
              <w:r>
                <w:rPr>
                  <w:rStyle w:val="Hyperlink"/>
                  <w:color w:val="auto"/>
                </w:rPr>
                <w:t>Display Option to Create Passenger Profile</w:t>
              </w:r>
            </w:hyperlink>
            <w:r>
              <w:rPr>
                <w:color w:val="auto"/>
              </w:rPr>
              <w:t xml:space="preserve"> &lt;&lt;Subsystem Function&gt;&gt;</w:t>
            </w:r>
          </w:p>
        </w:tc>
        <w:tc>
          <w:tcPr>
            <w:tcW w:w="4770" w:type="dxa"/>
          </w:tcPr>
          <w:p w14:paraId="15AEAB5A" w14:textId="77777777" w:rsidR="00CE402D" w:rsidRDefault="00CE402D" w:rsidP="005E6FE1">
            <w:pPr>
              <w:pStyle w:val="scriptNormal"/>
              <w:rPr>
                <w:color w:val="auto"/>
              </w:rPr>
            </w:pPr>
            <w:r>
              <w:rPr>
                <w:color w:val="auto"/>
              </w:rPr>
              <w:t xml:space="preserve">HMI function that displays when a Passenger Profile can be created. </w:t>
            </w:r>
          </w:p>
        </w:tc>
        <w:tc>
          <w:tcPr>
            <w:tcW w:w="792" w:type="dxa"/>
          </w:tcPr>
          <w:p w14:paraId="68F05B4F" w14:textId="77777777" w:rsidR="00CE402D" w:rsidRDefault="00CE402D" w:rsidP="005E6FE1"/>
        </w:tc>
      </w:tr>
      <w:tr w:rsidR="00CE402D" w14:paraId="409C1C91" w14:textId="77777777" w:rsidTr="005E6FE1">
        <w:tc>
          <w:tcPr>
            <w:tcW w:w="1435" w:type="dxa"/>
          </w:tcPr>
          <w:p w14:paraId="5B5934B5" w14:textId="77777777" w:rsidR="00CE402D" w:rsidRDefault="00CE402D" w:rsidP="005E6FE1"/>
        </w:tc>
        <w:tc>
          <w:tcPr>
            <w:tcW w:w="3240" w:type="dxa"/>
          </w:tcPr>
          <w:p w14:paraId="0847E850" w14:textId="77777777" w:rsidR="00CE402D" w:rsidRDefault="00CE402D" w:rsidP="005E6FE1">
            <w:pPr>
              <w:pStyle w:val="scriptNormal"/>
              <w:rPr>
                <w:color w:val="auto"/>
              </w:rPr>
            </w:pPr>
            <w:r>
              <w:rPr>
                <w:noProof/>
              </w:rPr>
              <w:drawing>
                <wp:inline distT="0" distB="0" distL="0" distR="0" wp14:anchorId="15BF8D80" wp14:editId="70A421DE">
                  <wp:extent cx="152400" cy="152400"/>
                  <wp:effectExtent l="0" t="0" r="0" b="0"/>
                  <wp:docPr id="49"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1faf5171db2722d668a04980af2d2357" w:history="1">
              <w:r>
                <w:rPr>
                  <w:rStyle w:val="Hyperlink"/>
                  <w:color w:val="auto"/>
                </w:rPr>
                <w:t>Display active front passenger profile</w:t>
              </w:r>
            </w:hyperlink>
            <w:r>
              <w:rPr>
                <w:color w:val="auto"/>
              </w:rPr>
              <w:t xml:space="preserve"> &lt;&lt;Subsystem Function&gt;&gt;</w:t>
            </w:r>
          </w:p>
        </w:tc>
        <w:tc>
          <w:tcPr>
            <w:tcW w:w="4770" w:type="dxa"/>
          </w:tcPr>
          <w:p w14:paraId="49A7EF66" w14:textId="77777777" w:rsidR="00CE402D" w:rsidRDefault="00CE402D" w:rsidP="005E6FE1">
            <w:pPr>
              <w:pStyle w:val="scriptNormal"/>
              <w:rPr>
                <w:color w:val="auto"/>
              </w:rPr>
            </w:pPr>
            <w:r>
              <w:rPr>
                <w:color w:val="auto"/>
              </w:rPr>
              <w:t>HMI function that displays to the user the active Front Passenger Profile.</w:t>
            </w:r>
          </w:p>
        </w:tc>
        <w:tc>
          <w:tcPr>
            <w:tcW w:w="792" w:type="dxa"/>
          </w:tcPr>
          <w:p w14:paraId="4A97E795" w14:textId="77777777" w:rsidR="00CE402D" w:rsidRDefault="00CE402D" w:rsidP="005E6FE1"/>
        </w:tc>
      </w:tr>
      <w:tr w:rsidR="00CE402D" w14:paraId="53F1BE1B" w14:textId="77777777" w:rsidTr="005E6FE1">
        <w:tc>
          <w:tcPr>
            <w:tcW w:w="1435" w:type="dxa"/>
          </w:tcPr>
          <w:p w14:paraId="4000AD8F" w14:textId="77777777" w:rsidR="00CE402D" w:rsidRDefault="00CE402D" w:rsidP="005E6FE1"/>
        </w:tc>
        <w:tc>
          <w:tcPr>
            <w:tcW w:w="3240" w:type="dxa"/>
          </w:tcPr>
          <w:p w14:paraId="750F1A57" w14:textId="77777777" w:rsidR="00CE402D" w:rsidRDefault="00CE402D" w:rsidP="005E6FE1">
            <w:pPr>
              <w:pStyle w:val="scriptNormal"/>
              <w:rPr>
                <w:color w:val="auto"/>
              </w:rPr>
            </w:pPr>
            <w:r>
              <w:rPr>
                <w:noProof/>
              </w:rPr>
              <w:drawing>
                <wp:inline distT="0" distB="0" distL="0" distR="0" wp14:anchorId="63B42E98" wp14:editId="126C5B42">
                  <wp:extent cx="152400" cy="152400"/>
                  <wp:effectExtent l="0" t="0" r="0" b="0"/>
                  <wp:docPr id="51"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6c6afbcf9fc13600386efe2ac9031dc3" w:history="1">
              <w:r>
                <w:rPr>
                  <w:rStyle w:val="Hyperlink"/>
                  <w:color w:val="auto"/>
                </w:rPr>
                <w:t>Display Passenger Profiles Menu</w:t>
              </w:r>
            </w:hyperlink>
            <w:r>
              <w:rPr>
                <w:color w:val="auto"/>
              </w:rPr>
              <w:t xml:space="preserve"> &lt;&lt;Subsystem Function&gt;&gt;</w:t>
            </w:r>
          </w:p>
        </w:tc>
        <w:tc>
          <w:tcPr>
            <w:tcW w:w="4770" w:type="dxa"/>
          </w:tcPr>
          <w:p w14:paraId="5F72822D" w14:textId="77777777" w:rsidR="00CE402D" w:rsidRDefault="00CE402D" w:rsidP="005E6FE1">
            <w:pPr>
              <w:pStyle w:val="scriptNormal"/>
              <w:rPr>
                <w:color w:val="auto"/>
              </w:rPr>
            </w:pPr>
            <w:r>
              <w:rPr>
                <w:color w:val="auto"/>
              </w:rPr>
              <w:t>HMI function that displays all available Passenger Profiles.</w:t>
            </w:r>
          </w:p>
        </w:tc>
        <w:tc>
          <w:tcPr>
            <w:tcW w:w="792" w:type="dxa"/>
          </w:tcPr>
          <w:p w14:paraId="46F8DAE1" w14:textId="77777777" w:rsidR="00CE402D" w:rsidRDefault="00CE402D" w:rsidP="005E6FE1"/>
        </w:tc>
      </w:tr>
      <w:tr w:rsidR="00CE402D" w:rsidDel="0096374C" w14:paraId="7D3DA0D9" w14:textId="121A1852" w:rsidTr="005E6FE1">
        <w:trPr>
          <w:del w:id="25" w:author="Bauer, Justin (J.)" w:date="2021-11-03T11:44:00Z"/>
        </w:trPr>
        <w:tc>
          <w:tcPr>
            <w:tcW w:w="1435" w:type="dxa"/>
          </w:tcPr>
          <w:p w14:paraId="7C16FFE0" w14:textId="07868C1D" w:rsidR="00CE402D" w:rsidDel="0096374C" w:rsidRDefault="00CE402D" w:rsidP="005E6FE1">
            <w:pPr>
              <w:rPr>
                <w:del w:id="26" w:author="Bauer, Justin (J.)" w:date="2021-11-03T11:44:00Z"/>
              </w:rPr>
            </w:pPr>
          </w:p>
        </w:tc>
        <w:tc>
          <w:tcPr>
            <w:tcW w:w="3240" w:type="dxa"/>
          </w:tcPr>
          <w:p w14:paraId="19632E10" w14:textId="02251AA5" w:rsidR="00CE402D" w:rsidDel="0096374C" w:rsidRDefault="00CE402D" w:rsidP="005E6FE1">
            <w:pPr>
              <w:pStyle w:val="scriptNormal"/>
              <w:rPr>
                <w:del w:id="27" w:author="Bauer, Justin (J.)" w:date="2021-11-03T11:44:00Z"/>
                <w:color w:val="auto"/>
              </w:rPr>
            </w:pPr>
            <w:del w:id="28" w:author="Bauer, Justin (J.)" w:date="2021-11-03T11:44:00Z">
              <w:r w:rsidDel="0096374C">
                <w:rPr>
                  <w:noProof/>
                </w:rPr>
                <w:drawing>
                  <wp:inline distT="0" distB="0" distL="0" distR="0" wp14:anchorId="61F5A4E1" wp14:editId="27C32488">
                    <wp:extent cx="152400" cy="152400"/>
                    <wp:effectExtent l="0" t="0" r="0" b="0"/>
                    <wp:docPr id="53"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62874125.jpg"/>
                            <pic:cNvPicPr/>
                          </pic:nvPicPr>
                          <pic:blipFill>
                            <a:blip r:embed="rId19" cstate="print"/>
                            <a:stretch>
                              <a:fillRect/>
                            </a:stretch>
                          </pic:blipFill>
                          <pic:spPr>
                            <a:xfrm>
                              <a:off x="0" y="0"/>
                              <a:ext cx="152400" cy="152400"/>
                            </a:xfrm>
                            <a:prstGeom prst="rect">
                              <a:avLst/>
                            </a:prstGeom>
                          </pic:spPr>
                        </pic:pic>
                      </a:graphicData>
                    </a:graphic>
                  </wp:inline>
                </w:drawing>
              </w:r>
              <w:r w:rsidDel="0096374C">
                <w:rPr>
                  <w:color w:val="auto"/>
                </w:rPr>
                <w:delText xml:space="preserve">  </w:delText>
              </w:r>
              <w:r w:rsidR="00C739D1" w:rsidDel="0096374C">
                <w:fldChar w:fldCharType="begin"/>
              </w:r>
              <w:r w:rsidR="00C739D1" w:rsidDel="0096374C">
                <w:delInstrText xml:space="preserve"> HYPERLINK \l "_8651b9c8e84e3fa9b859273e14cbfc08" </w:delInstrText>
              </w:r>
              <w:r w:rsidR="00C739D1" w:rsidDel="0096374C">
                <w:fldChar w:fldCharType="separate"/>
              </w:r>
              <w:r w:rsidDel="0096374C">
                <w:rPr>
                  <w:rStyle w:val="Hyperlink"/>
                  <w:color w:val="auto"/>
                </w:rPr>
                <w:delText>Link Primary Passenger</w:delText>
              </w:r>
              <w:r w:rsidR="00C739D1" w:rsidDel="0096374C">
                <w:rPr>
                  <w:rStyle w:val="Hyperlink"/>
                  <w:color w:val="auto"/>
                </w:rPr>
                <w:fldChar w:fldCharType="end"/>
              </w:r>
              <w:r w:rsidDel="0096374C">
                <w:rPr>
                  <w:color w:val="auto"/>
                </w:rPr>
                <w:delText xml:space="preserve"> &lt;&lt;Subsystem Function&gt;&gt;</w:delText>
              </w:r>
            </w:del>
          </w:p>
        </w:tc>
        <w:tc>
          <w:tcPr>
            <w:tcW w:w="4770" w:type="dxa"/>
          </w:tcPr>
          <w:p w14:paraId="0CEACEB1" w14:textId="647BECD4" w:rsidR="00CE402D" w:rsidDel="0096374C" w:rsidRDefault="00CE402D" w:rsidP="005E6FE1">
            <w:pPr>
              <w:rPr>
                <w:del w:id="29" w:author="Bauer, Justin (J.)" w:date="2021-11-03T11:44:00Z"/>
              </w:rPr>
            </w:pPr>
          </w:p>
        </w:tc>
        <w:tc>
          <w:tcPr>
            <w:tcW w:w="792" w:type="dxa"/>
          </w:tcPr>
          <w:p w14:paraId="27081C97" w14:textId="01396666" w:rsidR="00CE402D" w:rsidDel="0096374C" w:rsidRDefault="00CE402D" w:rsidP="005E6FE1">
            <w:pPr>
              <w:rPr>
                <w:del w:id="30" w:author="Bauer, Justin (J.)" w:date="2021-11-03T11:44:00Z"/>
              </w:rPr>
            </w:pPr>
          </w:p>
        </w:tc>
      </w:tr>
      <w:tr w:rsidR="00CE402D" w14:paraId="05B35CD6" w14:textId="77777777" w:rsidTr="005E6FE1">
        <w:tc>
          <w:tcPr>
            <w:tcW w:w="1435" w:type="dxa"/>
          </w:tcPr>
          <w:p w14:paraId="4050966C" w14:textId="77777777" w:rsidR="00CE402D" w:rsidRPr="00C54EF2" w:rsidRDefault="00CE402D" w:rsidP="005E6FE1">
            <w:pPr>
              <w:pStyle w:val="scriptNormal"/>
              <w:rPr>
                <w:color w:val="auto"/>
              </w:rPr>
            </w:pPr>
            <w:r>
              <w:rPr>
                <w:color w:val="auto"/>
              </w:rPr>
              <w:lastRenderedPageBreak/>
              <w:t>Fn012420/A</w:t>
            </w:r>
          </w:p>
        </w:tc>
        <w:tc>
          <w:tcPr>
            <w:tcW w:w="3240" w:type="dxa"/>
          </w:tcPr>
          <w:p w14:paraId="6EA79528" w14:textId="77777777" w:rsidR="00CE402D" w:rsidRDefault="00CE402D" w:rsidP="005E6FE1">
            <w:pPr>
              <w:pStyle w:val="scriptNormal"/>
              <w:rPr>
                <w:color w:val="auto"/>
              </w:rPr>
            </w:pPr>
            <w:r>
              <w:rPr>
                <w:noProof/>
              </w:rPr>
              <w:drawing>
                <wp:inline distT="0" distB="0" distL="0" distR="0" wp14:anchorId="045D3241" wp14:editId="065D879D">
                  <wp:extent cx="152400" cy="152400"/>
                  <wp:effectExtent l="0" t="0" r="0" b="0"/>
                  <wp:docPr id="55"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52726291ab8a4b9294fc74664f6dd4af" w:history="1">
              <w:r>
                <w:rPr>
                  <w:rStyle w:val="Hyperlink"/>
                  <w:color w:val="auto"/>
                </w:rPr>
                <w:t>Lockout Profile for Download</w:t>
              </w:r>
            </w:hyperlink>
            <w:r>
              <w:rPr>
                <w:color w:val="auto"/>
              </w:rPr>
              <w:t xml:space="preserve"> &lt;&lt;Subsystem Function&gt;&gt;</w:t>
            </w:r>
          </w:p>
        </w:tc>
        <w:tc>
          <w:tcPr>
            <w:tcW w:w="4770" w:type="dxa"/>
          </w:tcPr>
          <w:p w14:paraId="2E121D43" w14:textId="77777777" w:rsidR="00CE402D" w:rsidRDefault="00CE402D" w:rsidP="005E6FE1">
            <w:pPr>
              <w:pStyle w:val="scriptNormal"/>
              <w:rPr>
                <w:color w:val="auto"/>
              </w:rPr>
            </w:pPr>
            <w:r>
              <w:rPr>
                <w:color w:val="auto"/>
              </w:rPr>
              <w:t>This function is allocated to the Profile Interface Client and provides an HMI graphic that locks out the HMI screen so that the customer cannot make any changes while the PPP feature is applying settings.</w:t>
            </w:r>
          </w:p>
        </w:tc>
        <w:tc>
          <w:tcPr>
            <w:tcW w:w="792" w:type="dxa"/>
          </w:tcPr>
          <w:p w14:paraId="07F96564" w14:textId="77777777" w:rsidR="00CE402D" w:rsidRDefault="00CE402D" w:rsidP="005E6FE1"/>
        </w:tc>
      </w:tr>
      <w:tr w:rsidR="00CE402D" w14:paraId="7C5C01AC" w14:textId="77777777" w:rsidTr="005E6FE1">
        <w:tc>
          <w:tcPr>
            <w:tcW w:w="1435" w:type="dxa"/>
          </w:tcPr>
          <w:p w14:paraId="4CFD375D" w14:textId="77777777" w:rsidR="00CE402D" w:rsidRPr="00C54EF2" w:rsidRDefault="00CE402D" w:rsidP="005E6FE1">
            <w:pPr>
              <w:pStyle w:val="scriptNormal"/>
              <w:rPr>
                <w:color w:val="auto"/>
              </w:rPr>
            </w:pPr>
            <w:r>
              <w:rPr>
                <w:color w:val="auto"/>
              </w:rPr>
              <w:t>Fn012441/A</w:t>
            </w:r>
          </w:p>
        </w:tc>
        <w:tc>
          <w:tcPr>
            <w:tcW w:w="3240" w:type="dxa"/>
          </w:tcPr>
          <w:p w14:paraId="2941B86A" w14:textId="77777777" w:rsidR="00CE402D" w:rsidRDefault="00CE402D" w:rsidP="005E6FE1">
            <w:pPr>
              <w:pStyle w:val="scriptNormal"/>
              <w:rPr>
                <w:color w:val="auto"/>
              </w:rPr>
            </w:pPr>
            <w:r>
              <w:rPr>
                <w:noProof/>
              </w:rPr>
              <w:drawing>
                <wp:inline distT="0" distB="0" distL="0" distR="0" wp14:anchorId="4D2834A7" wp14:editId="1A78C15D">
                  <wp:extent cx="152400" cy="152400"/>
                  <wp:effectExtent l="0" t="0" r="0" b="0"/>
                  <wp:docPr id="57"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cfb07f31f990f861a990de4c0d6413bb" w:history="1">
              <w:r>
                <w:rPr>
                  <w:rStyle w:val="Hyperlink"/>
                  <w:color w:val="auto"/>
                </w:rPr>
                <w:t>Display Login Method</w:t>
              </w:r>
            </w:hyperlink>
            <w:r>
              <w:rPr>
                <w:color w:val="auto"/>
              </w:rPr>
              <w:t xml:space="preserve"> &lt;&lt;Subsystem Function&gt;&gt;</w:t>
            </w:r>
          </w:p>
        </w:tc>
        <w:tc>
          <w:tcPr>
            <w:tcW w:w="4770" w:type="dxa"/>
          </w:tcPr>
          <w:p w14:paraId="594C74E0" w14:textId="77777777" w:rsidR="00CE402D" w:rsidRDefault="00CE402D" w:rsidP="005E6FE1">
            <w:pPr>
              <w:pStyle w:val="scriptNormal"/>
              <w:rPr>
                <w:color w:val="auto"/>
              </w:rPr>
            </w:pPr>
            <w:r>
              <w:rPr>
                <w:color w:val="auto"/>
              </w:rPr>
              <w:t>This is an HMI function that is displayed to collect user credentials from the user. The credentials are used to authenticate a user in order to link their profile to their FordPass account and import their profile settings.</w:t>
            </w:r>
          </w:p>
        </w:tc>
        <w:tc>
          <w:tcPr>
            <w:tcW w:w="792" w:type="dxa"/>
          </w:tcPr>
          <w:p w14:paraId="652CA252" w14:textId="77777777" w:rsidR="00CE402D" w:rsidRDefault="00CE402D" w:rsidP="005E6FE1"/>
        </w:tc>
      </w:tr>
      <w:tr w:rsidR="00CE402D" w14:paraId="050E860C" w14:textId="77777777" w:rsidTr="005E6FE1">
        <w:tc>
          <w:tcPr>
            <w:tcW w:w="1435" w:type="dxa"/>
          </w:tcPr>
          <w:p w14:paraId="70B9142D" w14:textId="77777777" w:rsidR="00CE402D" w:rsidRPr="00C54EF2" w:rsidRDefault="00CE402D" w:rsidP="005E6FE1">
            <w:pPr>
              <w:pStyle w:val="scriptNormal"/>
              <w:rPr>
                <w:color w:val="auto"/>
              </w:rPr>
            </w:pPr>
            <w:r>
              <w:rPr>
                <w:color w:val="auto"/>
              </w:rPr>
              <w:t>Fn012452/A</w:t>
            </w:r>
          </w:p>
        </w:tc>
        <w:tc>
          <w:tcPr>
            <w:tcW w:w="3240" w:type="dxa"/>
          </w:tcPr>
          <w:p w14:paraId="0747E362" w14:textId="77777777" w:rsidR="00CE402D" w:rsidRDefault="00CE402D" w:rsidP="005E6FE1">
            <w:pPr>
              <w:pStyle w:val="scriptNormal"/>
              <w:rPr>
                <w:color w:val="auto"/>
              </w:rPr>
            </w:pPr>
            <w:r>
              <w:rPr>
                <w:noProof/>
              </w:rPr>
              <w:drawing>
                <wp:inline distT="0" distB="0" distL="0" distR="0" wp14:anchorId="259EC655" wp14:editId="572B7189">
                  <wp:extent cx="152400" cy="152400"/>
                  <wp:effectExtent l="0" t="0" r="0" b="0"/>
                  <wp:docPr id="59"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e630cf1ae58520120c0b2ec207e02faf" w:history="1">
              <w:r>
                <w:rPr>
                  <w:rStyle w:val="Hyperlink"/>
                  <w:color w:val="auto"/>
                </w:rPr>
                <w:t>Primary Authentication</w:t>
              </w:r>
            </w:hyperlink>
            <w:r>
              <w:rPr>
                <w:color w:val="auto"/>
              </w:rPr>
              <w:t xml:space="preserve"> &lt;&lt;Subsystem Function&gt;&gt;</w:t>
            </w:r>
          </w:p>
        </w:tc>
        <w:tc>
          <w:tcPr>
            <w:tcW w:w="4770" w:type="dxa"/>
          </w:tcPr>
          <w:p w14:paraId="6BEAE2C4" w14:textId="77777777" w:rsidR="00CE402D" w:rsidRDefault="00CE402D" w:rsidP="005E6FE1">
            <w:pPr>
              <w:pStyle w:val="scriptNormal"/>
              <w:rPr>
                <w:color w:val="auto"/>
              </w:rPr>
            </w:pPr>
            <w:r>
              <w:rPr>
                <w:color w:val="auto"/>
              </w:rPr>
              <w:t>This is an HMI function that allows the user to setup their primary authentication method for their profile.</w:t>
            </w:r>
          </w:p>
        </w:tc>
        <w:tc>
          <w:tcPr>
            <w:tcW w:w="792" w:type="dxa"/>
          </w:tcPr>
          <w:p w14:paraId="2D0A73F0" w14:textId="77777777" w:rsidR="00CE402D" w:rsidRDefault="00CE402D" w:rsidP="005E6FE1"/>
        </w:tc>
      </w:tr>
      <w:tr w:rsidR="00CE402D" w14:paraId="7F671DF0" w14:textId="77777777" w:rsidTr="005E6FE1">
        <w:tc>
          <w:tcPr>
            <w:tcW w:w="1435" w:type="dxa"/>
          </w:tcPr>
          <w:p w14:paraId="19393541" w14:textId="77777777" w:rsidR="00CE402D" w:rsidRPr="00C54EF2" w:rsidRDefault="00CE402D" w:rsidP="005E6FE1">
            <w:pPr>
              <w:pStyle w:val="scriptNormal"/>
              <w:rPr>
                <w:color w:val="auto"/>
              </w:rPr>
            </w:pPr>
            <w:r>
              <w:rPr>
                <w:color w:val="auto"/>
              </w:rPr>
              <w:t>Fn012454/A</w:t>
            </w:r>
          </w:p>
        </w:tc>
        <w:tc>
          <w:tcPr>
            <w:tcW w:w="3240" w:type="dxa"/>
          </w:tcPr>
          <w:p w14:paraId="42BCCF9C" w14:textId="77777777" w:rsidR="00CE402D" w:rsidRDefault="00CE402D" w:rsidP="005E6FE1">
            <w:pPr>
              <w:pStyle w:val="scriptNormal"/>
              <w:rPr>
                <w:color w:val="auto"/>
              </w:rPr>
            </w:pPr>
            <w:r>
              <w:rPr>
                <w:noProof/>
              </w:rPr>
              <w:drawing>
                <wp:inline distT="0" distB="0" distL="0" distR="0" wp14:anchorId="38AF79A0" wp14:editId="3ED9B555">
                  <wp:extent cx="152400" cy="152400"/>
                  <wp:effectExtent l="0" t="0" r="0" b="0"/>
                  <wp:docPr id="61"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9b200d57eaa2a2acf994dc822263f831" w:history="1">
              <w:r>
                <w:rPr>
                  <w:rStyle w:val="Hyperlink"/>
                  <w:color w:val="auto"/>
                </w:rPr>
                <w:t>Unlink Ford Account</w:t>
              </w:r>
            </w:hyperlink>
            <w:r>
              <w:rPr>
                <w:color w:val="auto"/>
              </w:rPr>
              <w:t xml:space="preserve"> &lt;&lt;Subsystem Function&gt;&gt;</w:t>
            </w:r>
          </w:p>
        </w:tc>
        <w:tc>
          <w:tcPr>
            <w:tcW w:w="4770" w:type="dxa"/>
          </w:tcPr>
          <w:p w14:paraId="60757B12" w14:textId="77777777" w:rsidR="00CE402D" w:rsidRDefault="00CE402D" w:rsidP="005E6FE1">
            <w:pPr>
              <w:pStyle w:val="scriptNormal"/>
              <w:rPr>
                <w:color w:val="auto"/>
              </w:rPr>
            </w:pPr>
            <w:r>
              <w:rPr>
                <w:color w:val="auto"/>
              </w:rPr>
              <w:t>HMI function that provides the capability for the user to link their FP account to any pre-existing vehicle profiles.</w:t>
            </w:r>
          </w:p>
        </w:tc>
        <w:tc>
          <w:tcPr>
            <w:tcW w:w="792" w:type="dxa"/>
          </w:tcPr>
          <w:p w14:paraId="15FF54DB" w14:textId="77777777" w:rsidR="00CE402D" w:rsidRDefault="00CE402D" w:rsidP="005E6FE1"/>
        </w:tc>
      </w:tr>
    </w:tbl>
    <w:p w14:paraId="61ECFB03" w14:textId="03B58143" w:rsidR="00A82627" w:rsidRPr="00DB75EE" w:rsidRDefault="00A82627" w:rsidP="00AD02BF">
      <w:pPr>
        <w:pStyle w:val="Caption"/>
        <w:rPr>
          <w:rStyle w:val="CaptionChar2"/>
          <w:b/>
        </w:rPr>
      </w:pPr>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71070">
        <w:rPr>
          <w:rStyle w:val="CaptionChar2"/>
          <w:b/>
          <w:noProof/>
        </w:rPr>
        <w:t>2</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24"/>
    </w:p>
    <w:p w14:paraId="5B668020" w14:textId="77777777" w:rsidR="00A82627" w:rsidRPr="00185AC3" w:rsidRDefault="00212B41" w:rsidP="00A82627">
      <w:pPr>
        <w:pStyle w:val="Heading2"/>
      </w:pPr>
      <w:bookmarkStart w:id="31" w:name="_Toc6466534"/>
      <w:bookmarkStart w:id="32" w:name="_Toc420397662"/>
      <w:r>
        <w:t xml:space="preserve">Document </w:t>
      </w:r>
      <w:r w:rsidR="00A82627">
        <w:t>Audience</w:t>
      </w:r>
      <w:bookmarkEnd w:id="31"/>
      <w:bookmarkEnd w:id="32"/>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2CB5AAB" w14:textId="77777777" w:rsidR="00A82627" w:rsidRDefault="00A82627" w:rsidP="00A82627">
      <w:pPr>
        <w:pStyle w:val="Heading3"/>
      </w:pPr>
      <w:bookmarkStart w:id="33" w:name="_Toc6466535"/>
      <w:bookmarkStart w:id="34" w:name="_Toc420397663"/>
      <w:r>
        <w:t>Stakeholder List</w:t>
      </w:r>
      <w:bookmarkEnd w:id="33"/>
      <w:bookmarkEnd w:id="34"/>
    </w:p>
    <w:p w14:paraId="3E621B1A" w14:textId="7805BBE0" w:rsidR="00A82627" w:rsidRDefault="00A82627" w:rsidP="00A82627">
      <w:r>
        <w:t xml:space="preserve">For the latest list of the feature stakeholder and their roles &amp; responsibilities refer to </w:t>
      </w:r>
      <w:hyperlink r:id="rId20" w:history="1">
        <w:r w:rsidR="00B46C6A">
          <w:rPr>
            <w:rStyle w:val="Hyperlink"/>
          </w:rPr>
          <w:t>PPP Stakeholder List</w:t>
        </w:r>
      </w:hyperlink>
    </w:p>
    <w:p w14:paraId="54B68B23" w14:textId="652C9917" w:rsidR="00797407" w:rsidRPr="00347A88" w:rsidRDefault="00797407"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21" w:history="1">
        <w:r w:rsidR="00DA7312" w:rsidRPr="000F5F82">
          <w:rPr>
            <w:rStyle w:val="SubtleEmphasis"/>
            <w:color w:val="0000FF"/>
          </w:rPr>
          <w:t>Ford RE Wiki – Stakeholder List</w:t>
        </w:r>
      </w:hyperlink>
      <w:r w:rsidRPr="00347A88">
        <w:rPr>
          <w:rStyle w:val="SubtleEmphasis"/>
        </w:rPr>
        <w:t xml:space="preserve"> on how to create a stakeholder list.</w:t>
      </w:r>
      <w:r w:rsidR="00F02AB4" w:rsidRPr="00F02AB4">
        <w:t xml:space="preserve"> </w:t>
      </w:r>
      <w:r w:rsidR="00F02AB4">
        <w:rPr>
          <w:rStyle w:val="SubtleEmphasis"/>
        </w:rPr>
        <w:t>The stakeholder list should be stored in VSEM in the pseudo folder “General Data Artifacts” of the corresponding function.</w:t>
      </w:r>
    </w:p>
    <w:p w14:paraId="7A049D9F" w14:textId="77777777" w:rsidR="00A82627" w:rsidRDefault="00A82627" w:rsidP="00A82627">
      <w:pPr>
        <w:pStyle w:val="Heading2"/>
      </w:pPr>
      <w:bookmarkStart w:id="35" w:name="_Toc6466536"/>
      <w:bookmarkStart w:id="36" w:name="_Toc420397664"/>
      <w:bookmarkStart w:id="37" w:name="_Toc215652130"/>
      <w:r>
        <w:t>Document Organization</w:t>
      </w:r>
      <w:bookmarkEnd w:id="35"/>
      <w:bookmarkEnd w:id="36"/>
      <w:bookmarkEnd w:id="37"/>
    </w:p>
    <w:p w14:paraId="1E1FC9C9" w14:textId="77777777" w:rsidR="00A82627" w:rsidRDefault="00A82627" w:rsidP="0061324D">
      <w:pPr>
        <w:pStyle w:val="Heading3"/>
        <w:numPr>
          <w:ilvl w:val="2"/>
          <w:numId w:val="6"/>
        </w:numPr>
      </w:pPr>
      <w:bookmarkStart w:id="38" w:name="_Toc6466537"/>
      <w:bookmarkStart w:id="39" w:name="_Toc420397665"/>
      <w:r>
        <w:t>Document Context</w:t>
      </w:r>
      <w:bookmarkEnd w:id="38"/>
      <w:bookmarkEnd w:id="39"/>
    </w:p>
    <w:p w14:paraId="448CE296" w14:textId="62C1E47C" w:rsidR="00A82627" w:rsidRDefault="00A82627" w:rsidP="00A82627">
      <w:pPr>
        <w:pStyle w:val="BlockText"/>
      </w:pPr>
      <w:r>
        <w:t xml:space="preserve">Refer to the </w:t>
      </w:r>
      <w:hyperlink r:id="rId22" w:history="1">
        <w:r w:rsidR="00324F38" w:rsidRPr="007312EA">
          <w:rPr>
            <w:rStyle w:val="Hyperlink"/>
          </w:rPr>
          <w:t>Specification Structure page</w:t>
        </w:r>
      </w:hyperlink>
      <w:r>
        <w:t xml:space="preserve"> in the </w:t>
      </w:r>
      <w:hyperlink r:id="rId23"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40" w:name="_Toc420397666"/>
      <w:bookmarkStart w:id="41" w:name="_Toc6466538"/>
      <w:r>
        <w:t>Document Structure</w:t>
      </w:r>
      <w:bookmarkEnd w:id="40"/>
      <w:bookmarkEnd w:id="41"/>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2FD003FF"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471F5E76"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1DA19C82" w14:textId="77777777" w:rsidR="00A82627" w:rsidRDefault="00212B41" w:rsidP="000957DE">
      <w:pPr>
        <w:pStyle w:val="Heading2"/>
      </w:pPr>
      <w:bookmarkStart w:id="42" w:name="_Toc6466539"/>
      <w:bookmarkStart w:id="43" w:name="_Toc420397673"/>
      <w:r>
        <w:lastRenderedPageBreak/>
        <w:t>Document Conventions</w:t>
      </w:r>
      <w:bookmarkEnd w:id="42"/>
      <w:bookmarkEnd w:id="43"/>
    </w:p>
    <w:p w14:paraId="5BFDEDCF" w14:textId="77777777" w:rsidR="00A82627" w:rsidRDefault="00A82627" w:rsidP="0071426C">
      <w:pPr>
        <w:pStyle w:val="Heading3"/>
        <w:rPr>
          <w:lang w:val="en-GB"/>
        </w:rPr>
      </w:pPr>
      <w:bookmarkStart w:id="44" w:name="_Ref402369865"/>
      <w:bookmarkStart w:id="45" w:name="_Toc396825968"/>
      <w:bookmarkStart w:id="46" w:name="_Toc388364620"/>
      <w:bookmarkStart w:id="47" w:name="_Toc6466540"/>
      <w:bookmarkStart w:id="48" w:name="_Toc420397674"/>
      <w:r>
        <w:rPr>
          <w:lang w:val="en-GB"/>
        </w:rPr>
        <w:t>Requirements Templates</w:t>
      </w:r>
      <w:bookmarkEnd w:id="44"/>
      <w:bookmarkEnd w:id="45"/>
      <w:bookmarkEnd w:id="46"/>
      <w:bookmarkEnd w:id="47"/>
      <w:bookmarkEnd w:id="48"/>
    </w:p>
    <w:p w14:paraId="3798FC16" w14:textId="4367552B" w:rsidR="007E0C44" w:rsidRDefault="007E0C44" w:rsidP="007E0C44">
      <w:pPr>
        <w:pStyle w:val="BodyText"/>
      </w:pPr>
      <w:bookmarkStart w:id="49"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4"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49"/>
    </w:p>
    <w:p w14:paraId="689E8FC9" w14:textId="77777777" w:rsidR="00A82627" w:rsidRDefault="00A82627" w:rsidP="00A82627">
      <w:pPr>
        <w:pStyle w:val="Heading4"/>
        <w:ind w:left="1135" w:hanging="1135"/>
        <w:rPr>
          <w:lang w:val="en-GB"/>
        </w:rPr>
      </w:pPr>
      <w:bookmarkStart w:id="50" w:name="_Toc420397676"/>
      <w:r>
        <w:rPr>
          <w:lang w:val="en-GB"/>
        </w:rPr>
        <w:t>Requirements Attributes</w:t>
      </w:r>
      <w:bookmarkEnd w:id="50"/>
    </w:p>
    <w:p w14:paraId="25FEF035" w14:textId="6E3B3094"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5"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51" w:name="_ASSUMPTIONS_AND_DEPENDENCIES"/>
      <w:bookmarkStart w:id="52" w:name="_Toc6466541"/>
      <w:bookmarkStart w:id="53" w:name="_Ref294993966"/>
      <w:bookmarkStart w:id="54" w:name="_Ref217349907"/>
      <w:bookmarkStart w:id="55" w:name="_Toc211245034"/>
      <w:bookmarkEnd w:id="51"/>
      <w:r>
        <w:lastRenderedPageBreak/>
        <w:t>Function Group Description</w:t>
      </w:r>
      <w:bookmarkEnd w:id="52"/>
    </w:p>
    <w:p w14:paraId="3209E2A9"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40492CB6"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R="0085374D" w:rsidRDefault="0085374D" w:rsidP="009C62E5"/>
    <w:p w14:paraId="07A16CBB" w14:textId="74784375" w:rsidR="00282278" w:rsidRDefault="00282278" w:rsidP="009C62E5">
      <w:r>
        <w:t xml:space="preserve">This Function Group consists of all functions </w:t>
      </w:r>
      <w:r w:rsidR="001965D9">
        <w:t>allocated to</w:t>
      </w:r>
      <w:r w:rsidR="00B32EDC">
        <w:t xml:space="preserve"> </w:t>
      </w:r>
      <w:r>
        <w:rPr>
          <w:noProof/>
        </w:rPr>
        <w:drawing>
          <wp:inline distT="0" distB="0" distL="0" distR="0" wp14:anchorId="754A128A" wp14:editId="35B64107">
            <wp:extent cx="152400" cy="152400"/>
            <wp:effectExtent l="0" t="0" r="0" b="0"/>
            <wp:docPr id="2"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43646936.jpg"/>
                    <pic:cNvPicPr/>
                  </pic:nvPicPr>
                  <pic:blipFill>
                    <a:blip r:embed="rId26" cstate="print"/>
                    <a:stretch>
                      <a:fillRect/>
                    </a:stretch>
                  </pic:blipFill>
                  <pic:spPr>
                    <a:xfrm>
                      <a:off x="0" y="0"/>
                      <a:ext cx="152400" cy="152400"/>
                    </a:xfrm>
                    <a:prstGeom prst="rect">
                      <a:avLst/>
                    </a:prstGeom>
                  </pic:spPr>
                </pic:pic>
              </a:graphicData>
            </a:graphic>
          </wp:inline>
        </w:drawing>
      </w:r>
      <w:r w:rsidR="00B32EDC">
        <w:t xml:space="preserve"> </w:t>
      </w:r>
      <w:r w:rsidR="001965D9">
        <w:t xml:space="preserve"> </w:t>
      </w:r>
      <w:r w:rsidR="001965D9" w:rsidRPr="00582DE4">
        <w:rPr>
          <w:b/>
        </w:rPr>
        <w:t>Profile Interface Client - FnG</w:t>
      </w:r>
      <w:r w:rsidR="001965D9" w:rsidRPr="001965D9">
        <w:t xml:space="preserve"> </w:t>
      </w:r>
      <w:r w:rsidR="00604AF5">
        <w:t>&lt;&lt;Logical&gt;&gt;</w:t>
      </w:r>
      <w:r w:rsidR="008F251F">
        <w:t xml:space="preserve"> including all functions in their corresponding call trees</w:t>
      </w:r>
      <w:r w:rsidR="001965D9">
        <w:t>.</w:t>
      </w:r>
    </w:p>
    <w:p w14:paraId="57BA1171" w14:textId="25B6ECF2" w:rsidR="001965D9" w:rsidRDefault="001965D9" w:rsidP="009C62E5"/>
    <w:p w14:paraId="24C7FDDE" w14:textId="77777777" w:rsidR="001965D9" w:rsidRDefault="001965D9" w:rsidP="001965D9">
      <w:r>
        <w:t>Description of Profile Interface Client - FnG:</w:t>
      </w:r>
    </w:p>
    <w:p w14:paraId="300401E1" w14:textId="217F3A2E" w:rsidR="001965D9" w:rsidRDefault="001965D9" w:rsidP="001965D9">
      <w:r>
        <w:t xml:space="preserve">The Profile Interface Client is the subsystem that interfaces with the customer inside of the host vehicle. Any functionality that requires a display or an interaction with the customer isl be provided through this subsystem. The Profile Interface Client is also in charge of alerting the customer if there are any errors within the system. </w:t>
      </w:r>
    </w:p>
    <w:p w14:paraId="28E7B760" w14:textId="2783A0D5" w:rsidR="00F81BE7" w:rsidRDefault="00F81BE7" w:rsidP="001965D9"/>
    <w:p w14:paraId="7FBDC2F9" w14:textId="59E628E6" w:rsidR="00F81BE7" w:rsidRDefault="00F81BE7" w:rsidP="001965D9"/>
    <w:p w14:paraId="6DBBEBAC" w14:textId="2A6D47FC" w:rsidR="00F81BE7" w:rsidRDefault="0096374C" w:rsidP="001965D9">
      <w:ins w:id="56" w:author="Bauer, Justin (J.)" w:date="2021-11-03T11:46:00Z">
        <w:r>
          <w:rPr>
            <w:noProof/>
          </w:rPr>
          <w:drawing>
            <wp:inline distT="0" distB="0" distL="0" distR="0" wp14:anchorId="3D6F5D39" wp14:editId="2E00426F">
              <wp:extent cx="6466205" cy="32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66205" cy="3224530"/>
                      </a:xfrm>
                      <a:prstGeom prst="rect">
                        <a:avLst/>
                      </a:prstGeom>
                    </pic:spPr>
                  </pic:pic>
                </a:graphicData>
              </a:graphic>
            </wp:inline>
          </w:drawing>
        </w:r>
      </w:ins>
      <w:commentRangeStart w:id="57"/>
      <w:del w:id="58" w:author="Bauer, Justin (J.)" w:date="2021-11-03T11:46:00Z">
        <w:r w:rsidR="00F81BE7" w:rsidDel="0096374C">
          <w:rPr>
            <w:noProof/>
          </w:rPr>
          <w:drawing>
            <wp:inline distT="0" distB="0" distL="0" distR="0" wp14:anchorId="5672A1E6" wp14:editId="4426AD3F">
              <wp:extent cx="6466205" cy="3462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6205" cy="3462020"/>
                      </a:xfrm>
                      <a:prstGeom prst="rect">
                        <a:avLst/>
                      </a:prstGeom>
                    </pic:spPr>
                  </pic:pic>
                </a:graphicData>
              </a:graphic>
            </wp:inline>
          </w:drawing>
        </w:r>
      </w:del>
      <w:commentRangeEnd w:id="57"/>
      <w:r w:rsidR="007A5211">
        <w:rPr>
          <w:rStyle w:val="CommentReference"/>
          <w:rFonts w:ascii="Times New Roman" w:hAnsi="Times New Roman"/>
        </w:rPr>
        <w:commentReference w:id="57"/>
      </w:r>
    </w:p>
    <w:p w14:paraId="59857251" w14:textId="77777777" w:rsidR="00AA09AF" w:rsidRPr="00356018" w:rsidRDefault="00CE78E8" w:rsidP="00BC3FDB">
      <w:pPr>
        <w:pStyle w:val="Heading1"/>
      </w:pPr>
      <w:bookmarkStart w:id="59" w:name="_Toc6466542"/>
      <w:r>
        <w:lastRenderedPageBreak/>
        <w:t>Functional</w:t>
      </w:r>
      <w:r w:rsidR="00AA09AF" w:rsidRPr="00356018">
        <w:t xml:space="preserve"> </w:t>
      </w:r>
      <w:bookmarkEnd w:id="53"/>
      <w:bookmarkEnd w:id="54"/>
      <w:bookmarkEnd w:id="55"/>
      <w:r w:rsidR="00745866">
        <w:t>Architecture</w:t>
      </w:r>
      <w:bookmarkEnd w:id="59"/>
    </w:p>
    <w:p w14:paraId="6F7F8336"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14:paraId="09D99D24" w14:textId="7777777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7C6E1E8E" w14:textId="206AAFD7"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30"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171070">
        <w:rPr>
          <w:rStyle w:val="SubtleEmphasis"/>
        </w:rPr>
        <w:t>5</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171070" w:rsidRPr="00171070">
        <w:rPr>
          <w:rStyle w:val="SubtleEmphasis"/>
        </w:rPr>
        <w:t>Function Specifications</w:t>
      </w:r>
      <w:r w:rsidR="008E0F40">
        <w:rPr>
          <w:rStyle w:val="SubtleEmphasis"/>
        </w:rPr>
        <w:fldChar w:fldCharType="end"/>
      </w:r>
      <w:r w:rsidR="008E0F40" w:rsidRPr="00EF78FE">
        <w:rPr>
          <w:rStyle w:val="SubtleEmphasis"/>
        </w:rPr>
        <w:t>”.</w:t>
      </w:r>
    </w:p>
    <w:p w14:paraId="27971B6F" w14:textId="77777777" w:rsidR="008E0F40" w:rsidRDefault="008E0F40" w:rsidP="0061324D">
      <w:pPr>
        <w:pStyle w:val="Heading2"/>
        <w:numPr>
          <w:ilvl w:val="1"/>
          <w:numId w:val="4"/>
        </w:numPr>
      </w:pPr>
      <w:bookmarkStart w:id="60" w:name="_Toc6466543"/>
      <w:r>
        <w:t>Description</w:t>
      </w:r>
      <w:bookmarkEnd w:id="60"/>
    </w:p>
    <w:p w14:paraId="6B042FE3" w14:textId="37E87E22"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SysML </w:t>
      </w:r>
      <w:r w:rsidR="004618B3">
        <w:rPr>
          <w:rStyle w:val="SubtleEmphasis"/>
        </w:rPr>
        <w:t>Internal Block</w:t>
      </w:r>
      <w:r w:rsidRPr="00347A88">
        <w:rPr>
          <w:rStyle w:val="SubtleEmphasis"/>
        </w:rPr>
        <w:t xml:space="preserve"> diagrams or </w:t>
      </w:r>
      <w:hyperlink r:id="rId31" w:history="1">
        <w:r w:rsidRPr="00347A88">
          <w:rPr>
            <w:rStyle w:val="SubtleEmphasis"/>
          </w:rPr>
          <w:t>Data Flow Diagrams</w:t>
        </w:r>
      </w:hyperlink>
      <w:r w:rsidRPr="00347A88">
        <w:rPr>
          <w:rStyle w:val="SubtleEmphasis"/>
        </w:rPr>
        <w:t xml:space="preserve"> could be used to depict such a Functional Architecture.</w:t>
      </w:r>
    </w:p>
    <w:p w14:paraId="1AAE0B02" w14:textId="25587585" w:rsidR="008E0F40" w:rsidRPr="00347A88" w:rsidRDefault="008E0F40" w:rsidP="007D0044">
      <w:pPr>
        <w:shd w:val="clear" w:color="auto" w:fill="D6E3BC" w:themeFill="accent3" w:themeFillTint="66"/>
        <w:rPr>
          <w:rStyle w:val="SubtleEmphasis"/>
        </w:rPr>
      </w:pPr>
      <w:r w:rsidRPr="008E0F40">
        <w:rPr>
          <w:rStyle w:val="SubtleEmphasis"/>
          <w:b/>
        </w:rPr>
        <w:t>#Link:</w:t>
      </w:r>
      <w:r w:rsidRPr="00347A88">
        <w:rPr>
          <w:rStyle w:val="SubtleEmphasis"/>
        </w:rPr>
        <w:t xml:space="preserve"> </w:t>
      </w:r>
      <w:hyperlink r:id="rId32" w:history="1">
        <w:r w:rsidRPr="005D37D3">
          <w:rPr>
            <w:rStyle w:val="Hyperlink"/>
            <w:i/>
          </w:rPr>
          <w:t xml:space="preserve">SysML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33" w:history="1">
        <w:r w:rsidRPr="005D37D3">
          <w:rPr>
            <w:rStyle w:val="Hyperlink"/>
            <w:i/>
            <w:iCs/>
          </w:rPr>
          <w:t>RE Wiki - Data Flow Diagrams</w:t>
        </w:r>
      </w:hyperlink>
    </w:p>
    <w:p w14:paraId="21E902CD" w14:textId="77777777" w:rsidR="008E0F40" w:rsidRPr="004F7A82" w:rsidRDefault="008E0F40" w:rsidP="008E0F40"/>
    <w:p w14:paraId="68E1211C" w14:textId="77777777" w:rsidR="00AD7649" w:rsidRDefault="00AD7649" w:rsidP="00BC3FDB">
      <w:pPr>
        <w:pStyle w:val="Heading2"/>
      </w:pPr>
      <w:bookmarkStart w:id="61" w:name="_Toc6466544"/>
      <w:bookmarkStart w:id="62" w:name="_Toc211245036"/>
      <w:commentRangeStart w:id="63"/>
      <w:r>
        <w:t>Function List</w:t>
      </w:r>
      <w:bookmarkEnd w:id="61"/>
      <w:bookmarkEnd w:id="62"/>
      <w:commentRangeEnd w:id="63"/>
      <w:r w:rsidR="007A5211">
        <w:rPr>
          <w:rStyle w:val="CommentReference"/>
          <w:rFonts w:ascii="Times New Roman" w:hAnsi="Times New Roman" w:cs="Times New Roman"/>
          <w:b w:val="0"/>
          <w:iCs w:val="0"/>
          <w:kern w:val="0"/>
          <w:szCs w:val="20"/>
        </w:rPr>
        <w:commentReference w:id="63"/>
      </w:r>
    </w:p>
    <w:p w14:paraId="3708911D" w14:textId="77777777" w:rsidR="00513842" w:rsidRPr="00D76DB2" w:rsidRDefault="0051384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F81BE7" w:rsidRPr="00C54EF2" w14:paraId="13AC2235" w14:textId="77777777" w:rsidTr="005E6FE1">
        <w:tc>
          <w:tcPr>
            <w:tcW w:w="1435" w:type="dxa"/>
            <w:shd w:val="clear" w:color="auto" w:fill="D9D9D9" w:themeFill="background1" w:themeFillShade="D9"/>
          </w:tcPr>
          <w:p w14:paraId="37CD6A8A" w14:textId="77777777" w:rsidR="00F81BE7" w:rsidRPr="004E7B74" w:rsidRDefault="00F81BE7" w:rsidP="005E6FE1">
            <w:pPr>
              <w:pStyle w:val="scriptNormal"/>
              <w:rPr>
                <w:b/>
                <w:color w:val="auto"/>
              </w:rPr>
            </w:pPr>
            <w:bookmarkStart w:id="64" w:name="_FUNCTION_VIEW"/>
            <w:bookmarkStart w:id="65" w:name="_QUALITY_REQUIREMENTS"/>
            <w:bookmarkStart w:id="66" w:name="_Toc478193541"/>
            <w:bookmarkStart w:id="67" w:name="_Toc478193547"/>
            <w:bookmarkStart w:id="68" w:name="_PHYSICAL_COMPONENTS_VIEW"/>
            <w:bookmarkStart w:id="69" w:name="_Toc6466569"/>
            <w:bookmarkStart w:id="70" w:name="_Toc6466545"/>
            <w:bookmarkEnd w:id="64"/>
            <w:bookmarkEnd w:id="65"/>
            <w:bookmarkEnd w:id="66"/>
            <w:bookmarkEnd w:id="67"/>
            <w:bookmarkEnd w:id="68"/>
            <w:r>
              <w:rPr>
                <w:b/>
                <w:color w:val="auto"/>
              </w:rPr>
              <w:t>Function ID</w:t>
            </w:r>
          </w:p>
        </w:tc>
        <w:tc>
          <w:tcPr>
            <w:tcW w:w="3240" w:type="dxa"/>
            <w:shd w:val="clear" w:color="auto" w:fill="D9D9D9" w:themeFill="background1" w:themeFillShade="D9"/>
          </w:tcPr>
          <w:p w14:paraId="5E7D1489" w14:textId="77777777" w:rsidR="00F81BE7" w:rsidRPr="004E7B74" w:rsidRDefault="00F81BE7" w:rsidP="005E6FE1">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7F89B4E4" w14:textId="77777777" w:rsidR="00F81BE7" w:rsidRPr="004E7B74" w:rsidRDefault="00F81BE7" w:rsidP="005E6FE1">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60ED88F6" w14:textId="77777777" w:rsidR="00F81BE7" w:rsidRPr="00C54EF2" w:rsidRDefault="00F81BE7" w:rsidP="005E6FE1">
            <w:pPr>
              <w:pStyle w:val="scriptNormal"/>
              <w:rPr>
                <w:b/>
                <w:color w:val="auto"/>
              </w:rPr>
            </w:pPr>
            <w:r w:rsidRPr="00C54EF2">
              <w:rPr>
                <w:b/>
                <w:color w:val="auto"/>
              </w:rPr>
              <w:t>ASIL</w:t>
            </w:r>
          </w:p>
        </w:tc>
      </w:tr>
      <w:tr w:rsidR="00F81BE7" w14:paraId="75A03953" w14:textId="77777777" w:rsidTr="005E6FE1">
        <w:tc>
          <w:tcPr>
            <w:tcW w:w="1435" w:type="dxa"/>
          </w:tcPr>
          <w:p w14:paraId="4DA900C1" w14:textId="77777777" w:rsidR="00F81BE7" w:rsidRDefault="00F81BE7" w:rsidP="005E6FE1"/>
        </w:tc>
        <w:tc>
          <w:tcPr>
            <w:tcW w:w="3240" w:type="dxa"/>
          </w:tcPr>
          <w:p w14:paraId="678EBA1D" w14:textId="77777777" w:rsidR="00F81BE7" w:rsidRDefault="00F81BE7" w:rsidP="005E6FE1">
            <w:pPr>
              <w:pStyle w:val="scriptNormal"/>
              <w:rPr>
                <w:color w:val="auto"/>
              </w:rPr>
            </w:pPr>
            <w:r>
              <w:rPr>
                <w:noProof/>
              </w:rPr>
              <w:drawing>
                <wp:inline distT="0" distB="0" distL="0" distR="0" wp14:anchorId="78DFAF5B" wp14:editId="3857373C">
                  <wp:extent cx="152400" cy="152400"/>
                  <wp:effectExtent l="0" t="0" r="0" b="0"/>
                  <wp:docPr id="4"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3abf22c8928207d5e5ba21e18458ef9a" w:history="1">
              <w:r>
                <w:rPr>
                  <w:rStyle w:val="Hyperlink"/>
                  <w:color w:val="auto"/>
                </w:rPr>
                <w:t>Delete Passenger Profile Data</w:t>
              </w:r>
            </w:hyperlink>
            <w:r>
              <w:rPr>
                <w:color w:val="auto"/>
              </w:rPr>
              <w:t xml:space="preserve"> &lt;&lt;Subsystem Function&gt;&gt;</w:t>
            </w:r>
          </w:p>
        </w:tc>
        <w:tc>
          <w:tcPr>
            <w:tcW w:w="4770" w:type="dxa"/>
          </w:tcPr>
          <w:p w14:paraId="6986C7BE" w14:textId="77777777" w:rsidR="00F81BE7" w:rsidRDefault="00F81BE7" w:rsidP="005E6FE1">
            <w:pPr>
              <w:pStyle w:val="scriptNormal"/>
              <w:rPr>
                <w:color w:val="auto"/>
              </w:rPr>
            </w:pPr>
            <w:r>
              <w:rPr>
                <w:color w:val="auto"/>
              </w:rPr>
              <w:t>This function deletes all passenger profile header information from the Profile Interface Client (Name, Avatar, etc.) and sends a request to the Profile Management Server to delete the profile from storage.</w:t>
            </w:r>
          </w:p>
        </w:tc>
        <w:tc>
          <w:tcPr>
            <w:tcW w:w="792" w:type="dxa"/>
          </w:tcPr>
          <w:p w14:paraId="72A9C2B9" w14:textId="77777777" w:rsidR="00F81BE7" w:rsidRDefault="00F81BE7" w:rsidP="005E6FE1"/>
        </w:tc>
      </w:tr>
      <w:tr w:rsidR="00F81BE7" w14:paraId="6AE74DD5" w14:textId="77777777" w:rsidTr="005E6FE1">
        <w:tc>
          <w:tcPr>
            <w:tcW w:w="1435" w:type="dxa"/>
          </w:tcPr>
          <w:p w14:paraId="1EC42AC0" w14:textId="77777777" w:rsidR="00F81BE7" w:rsidRDefault="00F81BE7" w:rsidP="005E6FE1"/>
        </w:tc>
        <w:tc>
          <w:tcPr>
            <w:tcW w:w="3240" w:type="dxa"/>
          </w:tcPr>
          <w:p w14:paraId="66A8DC7E" w14:textId="77777777" w:rsidR="00F81BE7" w:rsidRDefault="00F81BE7" w:rsidP="005E6FE1">
            <w:pPr>
              <w:pStyle w:val="scriptNormal"/>
              <w:rPr>
                <w:color w:val="auto"/>
              </w:rPr>
            </w:pPr>
            <w:r>
              <w:rPr>
                <w:noProof/>
              </w:rPr>
              <w:drawing>
                <wp:inline distT="0" distB="0" distL="0" distR="0" wp14:anchorId="04EED856" wp14:editId="59EDFF0F">
                  <wp:extent cx="152400" cy="152400"/>
                  <wp:effectExtent l="0" t="0" r="0" b="0"/>
                  <wp:docPr id="6"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54d08d18a50889d5f1e2fdb5ba2ba3af" w:history="1">
              <w:r>
                <w:rPr>
                  <w:rStyle w:val="Hyperlink"/>
                  <w:color w:val="auto"/>
                </w:rPr>
                <w:t>Send Passenger Recall Request</w:t>
              </w:r>
            </w:hyperlink>
            <w:r>
              <w:rPr>
                <w:color w:val="auto"/>
              </w:rPr>
              <w:t xml:space="preserve"> &lt;&lt;Subsystem Function&gt;&gt;</w:t>
            </w:r>
          </w:p>
        </w:tc>
        <w:tc>
          <w:tcPr>
            <w:tcW w:w="4770" w:type="dxa"/>
          </w:tcPr>
          <w:p w14:paraId="771FB852" w14:textId="77777777" w:rsidR="00F81BE7" w:rsidRDefault="00F81BE7" w:rsidP="005E6FE1">
            <w:pPr>
              <w:pStyle w:val="scriptNormal"/>
              <w:rPr>
                <w:color w:val="auto"/>
              </w:rPr>
            </w:pPr>
            <w:r>
              <w:rPr>
                <w:color w:val="auto"/>
              </w:rPr>
              <w:t>Profile Interface Client requests the Profile Management Server to initial a passenger profile recall.</w:t>
            </w:r>
          </w:p>
        </w:tc>
        <w:tc>
          <w:tcPr>
            <w:tcW w:w="792" w:type="dxa"/>
          </w:tcPr>
          <w:p w14:paraId="16EF06DF" w14:textId="77777777" w:rsidR="00F81BE7" w:rsidRDefault="00F81BE7" w:rsidP="005E6FE1"/>
        </w:tc>
      </w:tr>
      <w:tr w:rsidR="00F81BE7" w14:paraId="02D0450C" w14:textId="77777777" w:rsidTr="005E6FE1">
        <w:tc>
          <w:tcPr>
            <w:tcW w:w="1435" w:type="dxa"/>
          </w:tcPr>
          <w:p w14:paraId="46A1E6C1" w14:textId="77777777" w:rsidR="00F81BE7" w:rsidRDefault="00F81BE7" w:rsidP="005E6FE1"/>
        </w:tc>
        <w:tc>
          <w:tcPr>
            <w:tcW w:w="3240" w:type="dxa"/>
          </w:tcPr>
          <w:p w14:paraId="4C1E560D" w14:textId="77777777" w:rsidR="00F81BE7" w:rsidRDefault="00F81BE7" w:rsidP="005E6FE1">
            <w:pPr>
              <w:pStyle w:val="scriptNormal"/>
              <w:rPr>
                <w:color w:val="auto"/>
              </w:rPr>
            </w:pPr>
            <w:r>
              <w:rPr>
                <w:noProof/>
              </w:rPr>
              <w:drawing>
                <wp:inline distT="0" distB="0" distL="0" distR="0" wp14:anchorId="1A5EB58C" wp14:editId="3E678032">
                  <wp:extent cx="152400" cy="152400"/>
                  <wp:effectExtent l="0" t="0" r="0" b="0"/>
                  <wp:docPr id="9"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825185ff9b4ba1464f09588a11716a16" w:history="1">
              <w:r>
                <w:rPr>
                  <w:rStyle w:val="Hyperlink"/>
                  <w:color w:val="auto"/>
                </w:rPr>
                <w:t>Update and Store Wizard Settings</w:t>
              </w:r>
            </w:hyperlink>
            <w:r>
              <w:rPr>
                <w:color w:val="auto"/>
              </w:rPr>
              <w:t xml:space="preserve"> &lt;&lt;Subsystem Function&gt;&gt;</w:t>
            </w:r>
          </w:p>
        </w:tc>
        <w:tc>
          <w:tcPr>
            <w:tcW w:w="4770" w:type="dxa"/>
          </w:tcPr>
          <w:p w14:paraId="42D805B1" w14:textId="77777777" w:rsidR="00F81BE7" w:rsidRDefault="00F81BE7" w:rsidP="005E6FE1"/>
        </w:tc>
        <w:tc>
          <w:tcPr>
            <w:tcW w:w="792" w:type="dxa"/>
          </w:tcPr>
          <w:p w14:paraId="745F3063" w14:textId="77777777" w:rsidR="00F81BE7" w:rsidRDefault="00F81BE7" w:rsidP="005E6FE1"/>
        </w:tc>
      </w:tr>
      <w:tr w:rsidR="00F81BE7" w14:paraId="7A98C26C" w14:textId="77777777" w:rsidTr="005E6FE1">
        <w:tc>
          <w:tcPr>
            <w:tcW w:w="1435" w:type="dxa"/>
          </w:tcPr>
          <w:p w14:paraId="0AF5933D" w14:textId="77777777" w:rsidR="00F81BE7" w:rsidRDefault="00F81BE7" w:rsidP="005E6FE1"/>
        </w:tc>
        <w:tc>
          <w:tcPr>
            <w:tcW w:w="3240" w:type="dxa"/>
          </w:tcPr>
          <w:p w14:paraId="0A1E2F48" w14:textId="77777777" w:rsidR="00F81BE7" w:rsidRDefault="00F81BE7" w:rsidP="005E6FE1">
            <w:pPr>
              <w:pStyle w:val="scriptNormal"/>
              <w:rPr>
                <w:color w:val="auto"/>
              </w:rPr>
            </w:pPr>
            <w:r>
              <w:rPr>
                <w:noProof/>
              </w:rPr>
              <w:drawing>
                <wp:inline distT="0" distB="0" distL="0" distR="0" wp14:anchorId="23ADCAD1" wp14:editId="5D4A86CC">
                  <wp:extent cx="152400" cy="152400"/>
                  <wp:effectExtent l="0" t="0" r="0" b="0"/>
                  <wp:docPr id="11"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991d5e72a973cef6b299668648263c6c" w:history="1">
              <w:r>
                <w:rPr>
                  <w:rStyle w:val="Hyperlink"/>
                  <w:color w:val="auto"/>
                </w:rPr>
                <w:t>Display Passenger Setup Wizard Flow</w:t>
              </w:r>
            </w:hyperlink>
            <w:r>
              <w:rPr>
                <w:color w:val="auto"/>
              </w:rPr>
              <w:t xml:space="preserve"> &lt;&lt;Subsystem Function&gt;&gt;</w:t>
            </w:r>
          </w:p>
        </w:tc>
        <w:tc>
          <w:tcPr>
            <w:tcW w:w="4770" w:type="dxa"/>
          </w:tcPr>
          <w:p w14:paraId="43089664" w14:textId="77777777" w:rsidR="00F81BE7" w:rsidRDefault="00F81BE7" w:rsidP="005E6FE1">
            <w:pPr>
              <w:pStyle w:val="scriptNormal"/>
              <w:rPr>
                <w:color w:val="auto"/>
              </w:rPr>
            </w:pPr>
            <w:r>
              <w:rPr>
                <w:color w:val="auto"/>
              </w:rPr>
              <w:t>HMI function that navigates the user through a Passenger Profile Creation Setup Wizard.</w:t>
            </w:r>
          </w:p>
        </w:tc>
        <w:tc>
          <w:tcPr>
            <w:tcW w:w="792" w:type="dxa"/>
          </w:tcPr>
          <w:p w14:paraId="3B7E6295" w14:textId="77777777" w:rsidR="00F81BE7" w:rsidRDefault="00F81BE7" w:rsidP="005E6FE1"/>
        </w:tc>
      </w:tr>
      <w:tr w:rsidR="00F81BE7" w14:paraId="04A7DE87" w14:textId="77777777" w:rsidTr="005E6FE1">
        <w:tc>
          <w:tcPr>
            <w:tcW w:w="1435" w:type="dxa"/>
          </w:tcPr>
          <w:p w14:paraId="51679056" w14:textId="77777777" w:rsidR="00F81BE7" w:rsidRDefault="00F81BE7" w:rsidP="005E6FE1"/>
        </w:tc>
        <w:tc>
          <w:tcPr>
            <w:tcW w:w="3240" w:type="dxa"/>
          </w:tcPr>
          <w:p w14:paraId="0D190AB0" w14:textId="77777777" w:rsidR="00F81BE7" w:rsidRDefault="00F81BE7" w:rsidP="005E6FE1">
            <w:pPr>
              <w:pStyle w:val="scriptNormal"/>
              <w:rPr>
                <w:color w:val="auto"/>
              </w:rPr>
            </w:pPr>
            <w:r>
              <w:rPr>
                <w:noProof/>
              </w:rPr>
              <w:drawing>
                <wp:inline distT="0" distB="0" distL="0" distR="0" wp14:anchorId="0F2215E8" wp14:editId="29AF17EF">
                  <wp:extent cx="152400" cy="152400"/>
                  <wp:effectExtent l="0" t="0" r="0" b="0"/>
                  <wp:docPr id="13"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37201aa1b3525f512cfc89677e7a73da" w:history="1">
              <w:r>
                <w:rPr>
                  <w:rStyle w:val="Hyperlink"/>
                  <w:color w:val="auto"/>
                </w:rPr>
                <w:t>Display Passenger Profile Creation Prompt</w:t>
              </w:r>
            </w:hyperlink>
            <w:r>
              <w:rPr>
                <w:color w:val="auto"/>
              </w:rPr>
              <w:t xml:space="preserve"> &lt;&lt;Subsystem Function&gt;&gt;</w:t>
            </w:r>
          </w:p>
        </w:tc>
        <w:tc>
          <w:tcPr>
            <w:tcW w:w="4770" w:type="dxa"/>
          </w:tcPr>
          <w:p w14:paraId="14BBB471" w14:textId="77777777" w:rsidR="00F81BE7" w:rsidRDefault="00F81BE7" w:rsidP="005E6FE1">
            <w:pPr>
              <w:pStyle w:val="scriptNormal"/>
              <w:rPr>
                <w:color w:val="auto"/>
              </w:rPr>
            </w:pPr>
            <w:r>
              <w:rPr>
                <w:color w:val="auto"/>
              </w:rPr>
              <w:t>HMI function to display a Passenger Profile Creation Prompt when there are no Passenger Profiles created.</w:t>
            </w:r>
          </w:p>
        </w:tc>
        <w:tc>
          <w:tcPr>
            <w:tcW w:w="792" w:type="dxa"/>
          </w:tcPr>
          <w:p w14:paraId="000616DD" w14:textId="77777777" w:rsidR="00F81BE7" w:rsidRDefault="00F81BE7" w:rsidP="005E6FE1"/>
        </w:tc>
      </w:tr>
      <w:tr w:rsidR="00F81BE7" w14:paraId="37087BA8" w14:textId="77777777" w:rsidTr="005E6FE1">
        <w:tc>
          <w:tcPr>
            <w:tcW w:w="1435" w:type="dxa"/>
          </w:tcPr>
          <w:p w14:paraId="37108409" w14:textId="77777777" w:rsidR="00F81BE7" w:rsidRDefault="00F81BE7" w:rsidP="005E6FE1"/>
        </w:tc>
        <w:tc>
          <w:tcPr>
            <w:tcW w:w="3240" w:type="dxa"/>
          </w:tcPr>
          <w:p w14:paraId="0FA62E19" w14:textId="77777777" w:rsidR="00F81BE7" w:rsidRDefault="00F81BE7" w:rsidP="005E6FE1">
            <w:pPr>
              <w:pStyle w:val="scriptNormal"/>
              <w:rPr>
                <w:color w:val="auto"/>
              </w:rPr>
            </w:pPr>
            <w:r>
              <w:rPr>
                <w:noProof/>
              </w:rPr>
              <w:drawing>
                <wp:inline distT="0" distB="0" distL="0" distR="0" wp14:anchorId="3D35FD92" wp14:editId="5B4DAA65">
                  <wp:extent cx="152400" cy="152400"/>
                  <wp:effectExtent l="0" t="0" r="0" b="0"/>
                  <wp:docPr id="15"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6024600b50e31984ed27e3f2450c9b1f" w:history="1">
              <w:r>
                <w:rPr>
                  <w:rStyle w:val="Hyperlink"/>
                  <w:color w:val="auto"/>
                </w:rPr>
                <w:t>Request New Profile Creation</w:t>
              </w:r>
            </w:hyperlink>
            <w:r>
              <w:rPr>
                <w:color w:val="auto"/>
              </w:rPr>
              <w:t xml:space="preserve"> &lt;&lt;Subsystem Function&gt;&gt;</w:t>
            </w:r>
          </w:p>
        </w:tc>
        <w:tc>
          <w:tcPr>
            <w:tcW w:w="4770" w:type="dxa"/>
          </w:tcPr>
          <w:p w14:paraId="75433AC3" w14:textId="77777777" w:rsidR="00F81BE7" w:rsidRDefault="00F81BE7" w:rsidP="005E6FE1"/>
        </w:tc>
        <w:tc>
          <w:tcPr>
            <w:tcW w:w="792" w:type="dxa"/>
          </w:tcPr>
          <w:p w14:paraId="2F324832" w14:textId="77777777" w:rsidR="00F81BE7" w:rsidRDefault="00F81BE7" w:rsidP="005E6FE1"/>
        </w:tc>
      </w:tr>
      <w:tr w:rsidR="00F81BE7" w14:paraId="68BE095B" w14:textId="77777777" w:rsidTr="005E6FE1">
        <w:tc>
          <w:tcPr>
            <w:tcW w:w="1435" w:type="dxa"/>
          </w:tcPr>
          <w:p w14:paraId="5B7CBF89" w14:textId="77777777" w:rsidR="00F81BE7" w:rsidRDefault="00F81BE7" w:rsidP="005E6FE1"/>
        </w:tc>
        <w:tc>
          <w:tcPr>
            <w:tcW w:w="3240" w:type="dxa"/>
          </w:tcPr>
          <w:p w14:paraId="5BCCCD00" w14:textId="77777777" w:rsidR="00F81BE7" w:rsidRDefault="00F81BE7" w:rsidP="005E6FE1">
            <w:pPr>
              <w:pStyle w:val="scriptNormal"/>
              <w:rPr>
                <w:color w:val="auto"/>
              </w:rPr>
            </w:pPr>
            <w:r>
              <w:rPr>
                <w:noProof/>
              </w:rPr>
              <w:drawing>
                <wp:inline distT="0" distB="0" distL="0" distR="0" wp14:anchorId="4D8ED529" wp14:editId="7B945205">
                  <wp:extent cx="152400" cy="152400"/>
                  <wp:effectExtent l="0" t="0" r="0" b="0"/>
                  <wp:docPr id="17"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7908cb9567e123bd6030305c54832059" w:history="1">
              <w:r>
                <w:rPr>
                  <w:rStyle w:val="Hyperlink"/>
                  <w:color w:val="auto"/>
                </w:rPr>
                <w:t>Send Passenger Store Command</w:t>
              </w:r>
            </w:hyperlink>
            <w:r>
              <w:rPr>
                <w:color w:val="auto"/>
              </w:rPr>
              <w:t xml:space="preserve"> &lt;&lt;Subsystem Function&gt;&gt;</w:t>
            </w:r>
          </w:p>
        </w:tc>
        <w:tc>
          <w:tcPr>
            <w:tcW w:w="4770" w:type="dxa"/>
          </w:tcPr>
          <w:p w14:paraId="5AE157DC" w14:textId="77777777" w:rsidR="00F81BE7" w:rsidRDefault="00F81BE7" w:rsidP="005E6FE1">
            <w:pPr>
              <w:pStyle w:val="scriptNormal"/>
              <w:rPr>
                <w:color w:val="auto"/>
              </w:rPr>
            </w:pPr>
            <w:r>
              <w:rPr>
                <w:color w:val="auto"/>
              </w:rPr>
              <w:t>Function that requests the Passenger Classic Memory system to store the current seat position to the requested PersIndex.</w:t>
            </w:r>
          </w:p>
        </w:tc>
        <w:tc>
          <w:tcPr>
            <w:tcW w:w="792" w:type="dxa"/>
          </w:tcPr>
          <w:p w14:paraId="11F46B1E" w14:textId="77777777" w:rsidR="00F81BE7" w:rsidRDefault="00F81BE7" w:rsidP="005E6FE1"/>
        </w:tc>
      </w:tr>
      <w:tr w:rsidR="00F81BE7" w14:paraId="569693E4" w14:textId="77777777" w:rsidTr="005E6FE1">
        <w:tc>
          <w:tcPr>
            <w:tcW w:w="1435" w:type="dxa"/>
          </w:tcPr>
          <w:p w14:paraId="5D79CF62" w14:textId="77777777" w:rsidR="00F81BE7" w:rsidRDefault="00F81BE7" w:rsidP="005E6FE1"/>
        </w:tc>
        <w:tc>
          <w:tcPr>
            <w:tcW w:w="3240" w:type="dxa"/>
          </w:tcPr>
          <w:p w14:paraId="2515CEF3" w14:textId="77777777" w:rsidR="00F81BE7" w:rsidRDefault="00F81BE7" w:rsidP="005E6FE1">
            <w:pPr>
              <w:pStyle w:val="scriptNormal"/>
              <w:rPr>
                <w:color w:val="auto"/>
              </w:rPr>
            </w:pPr>
            <w:r>
              <w:rPr>
                <w:noProof/>
              </w:rPr>
              <w:drawing>
                <wp:inline distT="0" distB="0" distL="0" distR="0" wp14:anchorId="041B78A4" wp14:editId="2CEFD191">
                  <wp:extent cx="152400" cy="152400"/>
                  <wp:effectExtent l="0" t="0" r="0" b="0"/>
                  <wp:docPr id="19"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b61daaa9db0ee1d9ceff6aa03743dec0" w:history="1">
              <w:r>
                <w:rPr>
                  <w:rStyle w:val="Hyperlink"/>
                  <w:color w:val="auto"/>
                </w:rPr>
                <w:t>Read PPP Configuration Status</w:t>
              </w:r>
            </w:hyperlink>
            <w:r>
              <w:rPr>
                <w:color w:val="auto"/>
              </w:rPr>
              <w:t xml:space="preserve"> &lt;&lt;Subsystem Function&gt;&gt;</w:t>
            </w:r>
          </w:p>
        </w:tc>
        <w:tc>
          <w:tcPr>
            <w:tcW w:w="4770" w:type="dxa"/>
          </w:tcPr>
          <w:p w14:paraId="50B10CC7" w14:textId="77777777" w:rsidR="00F81BE7" w:rsidRDefault="00F81BE7" w:rsidP="005E6FE1">
            <w:pPr>
              <w:pStyle w:val="scriptNormal"/>
              <w:rPr>
                <w:color w:val="auto"/>
              </w:rPr>
            </w:pPr>
            <w:r>
              <w:rPr>
                <w:color w:val="auto"/>
              </w:rPr>
              <w:t>Upon receiving configuration request, this function updates the configuration value to turn the feature ON or OFF based on the data from the received request.</w:t>
            </w:r>
          </w:p>
        </w:tc>
        <w:tc>
          <w:tcPr>
            <w:tcW w:w="792" w:type="dxa"/>
          </w:tcPr>
          <w:p w14:paraId="33441997" w14:textId="77777777" w:rsidR="00F81BE7" w:rsidRDefault="00F81BE7" w:rsidP="005E6FE1"/>
        </w:tc>
      </w:tr>
      <w:tr w:rsidR="00F81BE7" w14:paraId="4BA0578E" w14:textId="77777777" w:rsidTr="005E6FE1">
        <w:tc>
          <w:tcPr>
            <w:tcW w:w="1435" w:type="dxa"/>
          </w:tcPr>
          <w:p w14:paraId="69B46A17" w14:textId="77777777" w:rsidR="00F81BE7" w:rsidRDefault="00F81BE7" w:rsidP="005E6FE1"/>
        </w:tc>
        <w:tc>
          <w:tcPr>
            <w:tcW w:w="3240" w:type="dxa"/>
          </w:tcPr>
          <w:p w14:paraId="4956F382" w14:textId="77777777" w:rsidR="00F81BE7" w:rsidRDefault="00F81BE7" w:rsidP="005E6FE1">
            <w:pPr>
              <w:pStyle w:val="scriptNormal"/>
              <w:rPr>
                <w:color w:val="auto"/>
              </w:rPr>
            </w:pPr>
            <w:r>
              <w:rPr>
                <w:noProof/>
              </w:rPr>
              <w:drawing>
                <wp:inline distT="0" distB="0" distL="0" distR="0" wp14:anchorId="0747850A" wp14:editId="5DC7908C">
                  <wp:extent cx="152400" cy="152400"/>
                  <wp:effectExtent l="0" t="0" r="0" b="0"/>
                  <wp:docPr id="22"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da832c40370739cc631dde0c96f4c52e" w:history="1">
              <w:r>
                <w:rPr>
                  <w:rStyle w:val="Hyperlink"/>
                  <w:color w:val="auto"/>
                </w:rPr>
                <w:t>Display Passenger Profile Creation Status</w:t>
              </w:r>
            </w:hyperlink>
            <w:r>
              <w:rPr>
                <w:color w:val="auto"/>
              </w:rPr>
              <w:t xml:space="preserve"> &lt;&lt;Subsystem Function&gt;&gt;</w:t>
            </w:r>
          </w:p>
        </w:tc>
        <w:tc>
          <w:tcPr>
            <w:tcW w:w="4770" w:type="dxa"/>
          </w:tcPr>
          <w:p w14:paraId="27C8A56F" w14:textId="77777777" w:rsidR="00F81BE7" w:rsidRDefault="00F81BE7" w:rsidP="005E6FE1">
            <w:pPr>
              <w:pStyle w:val="scriptNormal"/>
              <w:rPr>
                <w:color w:val="auto"/>
              </w:rPr>
            </w:pPr>
            <w:r>
              <w:rPr>
                <w:color w:val="auto"/>
              </w:rPr>
              <w:t>HMI function that displays the status of a new Passenger Profile Creation.</w:t>
            </w:r>
          </w:p>
        </w:tc>
        <w:tc>
          <w:tcPr>
            <w:tcW w:w="792" w:type="dxa"/>
          </w:tcPr>
          <w:p w14:paraId="577F59AE" w14:textId="77777777" w:rsidR="00F81BE7" w:rsidRDefault="00F81BE7" w:rsidP="005E6FE1"/>
        </w:tc>
      </w:tr>
      <w:tr w:rsidR="00F81BE7" w14:paraId="6DB5A930" w14:textId="77777777" w:rsidTr="005E6FE1">
        <w:tc>
          <w:tcPr>
            <w:tcW w:w="1435" w:type="dxa"/>
          </w:tcPr>
          <w:p w14:paraId="614BB947" w14:textId="77777777" w:rsidR="00F81BE7" w:rsidRDefault="00F81BE7" w:rsidP="005E6FE1"/>
        </w:tc>
        <w:tc>
          <w:tcPr>
            <w:tcW w:w="3240" w:type="dxa"/>
          </w:tcPr>
          <w:p w14:paraId="310FB8B4" w14:textId="77777777" w:rsidR="00F81BE7" w:rsidRDefault="00F81BE7" w:rsidP="005E6FE1">
            <w:pPr>
              <w:pStyle w:val="scriptNormal"/>
              <w:rPr>
                <w:color w:val="auto"/>
              </w:rPr>
            </w:pPr>
            <w:r>
              <w:rPr>
                <w:noProof/>
              </w:rPr>
              <w:drawing>
                <wp:inline distT="0" distB="0" distL="0" distR="0" wp14:anchorId="4C012260" wp14:editId="62909CB5">
                  <wp:extent cx="152400" cy="152400"/>
                  <wp:effectExtent l="0" t="0" r="0" b="0"/>
                  <wp:docPr id="24"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c335f9694aa0855f7c84b5abcc913d49" w:history="1">
              <w:r>
                <w:rPr>
                  <w:rStyle w:val="Hyperlink"/>
                  <w:color w:val="auto"/>
                </w:rPr>
                <w:t>Display Passenger Edit Profile Menu</w:t>
              </w:r>
            </w:hyperlink>
            <w:r>
              <w:rPr>
                <w:color w:val="auto"/>
              </w:rPr>
              <w:t xml:space="preserve"> &lt;&lt;Subsystem Function&gt;&gt;</w:t>
            </w:r>
          </w:p>
        </w:tc>
        <w:tc>
          <w:tcPr>
            <w:tcW w:w="4770" w:type="dxa"/>
          </w:tcPr>
          <w:p w14:paraId="432D980C" w14:textId="77777777" w:rsidR="00F81BE7" w:rsidRDefault="00F81BE7" w:rsidP="005E6FE1">
            <w:pPr>
              <w:pStyle w:val="scriptNormal"/>
              <w:rPr>
                <w:color w:val="auto"/>
              </w:rPr>
            </w:pPr>
            <w:r>
              <w:rPr>
                <w:color w:val="auto"/>
              </w:rPr>
              <w:t>HMI function to display some Passenger Profile settings that can be edited by the user.</w:t>
            </w:r>
          </w:p>
        </w:tc>
        <w:tc>
          <w:tcPr>
            <w:tcW w:w="792" w:type="dxa"/>
          </w:tcPr>
          <w:p w14:paraId="472EE936" w14:textId="77777777" w:rsidR="00F81BE7" w:rsidRDefault="00F81BE7" w:rsidP="005E6FE1"/>
        </w:tc>
      </w:tr>
      <w:tr w:rsidR="00F81BE7" w14:paraId="639FEBD2" w14:textId="77777777" w:rsidTr="005E6FE1">
        <w:tc>
          <w:tcPr>
            <w:tcW w:w="1435" w:type="dxa"/>
          </w:tcPr>
          <w:p w14:paraId="6D2877D8" w14:textId="77777777" w:rsidR="00F81BE7" w:rsidRDefault="00F81BE7" w:rsidP="005E6FE1"/>
        </w:tc>
        <w:tc>
          <w:tcPr>
            <w:tcW w:w="3240" w:type="dxa"/>
          </w:tcPr>
          <w:p w14:paraId="448A7867" w14:textId="77777777" w:rsidR="00F81BE7" w:rsidRDefault="00F81BE7" w:rsidP="005E6FE1">
            <w:pPr>
              <w:pStyle w:val="scriptNormal"/>
              <w:rPr>
                <w:color w:val="auto"/>
              </w:rPr>
            </w:pPr>
            <w:r>
              <w:rPr>
                <w:noProof/>
              </w:rPr>
              <w:drawing>
                <wp:inline distT="0" distB="0" distL="0" distR="0" wp14:anchorId="60D8B1CE" wp14:editId="742A14CF">
                  <wp:extent cx="152400" cy="152400"/>
                  <wp:effectExtent l="0" t="0" r="0" b="0"/>
                  <wp:docPr id="26"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a252f849cb97bc1a86e859955ffbc810" w:history="1">
              <w:r>
                <w:rPr>
                  <w:rStyle w:val="Hyperlink"/>
                  <w:color w:val="auto"/>
                </w:rPr>
                <w:t>Display Option to Create Passenger Profile</w:t>
              </w:r>
            </w:hyperlink>
            <w:r>
              <w:rPr>
                <w:color w:val="auto"/>
              </w:rPr>
              <w:t xml:space="preserve"> &lt;&lt;Subsystem Function&gt;&gt;</w:t>
            </w:r>
          </w:p>
        </w:tc>
        <w:tc>
          <w:tcPr>
            <w:tcW w:w="4770" w:type="dxa"/>
          </w:tcPr>
          <w:p w14:paraId="0F39E6A8" w14:textId="77777777" w:rsidR="00F81BE7" w:rsidRDefault="00F81BE7" w:rsidP="005E6FE1">
            <w:pPr>
              <w:pStyle w:val="scriptNormal"/>
              <w:rPr>
                <w:color w:val="auto"/>
              </w:rPr>
            </w:pPr>
            <w:r>
              <w:rPr>
                <w:color w:val="auto"/>
              </w:rPr>
              <w:t xml:space="preserve">HMI function that displays when a Passenger Profile can be created. </w:t>
            </w:r>
          </w:p>
        </w:tc>
        <w:tc>
          <w:tcPr>
            <w:tcW w:w="792" w:type="dxa"/>
          </w:tcPr>
          <w:p w14:paraId="3B526956" w14:textId="77777777" w:rsidR="00F81BE7" w:rsidRDefault="00F81BE7" w:rsidP="005E6FE1"/>
        </w:tc>
      </w:tr>
      <w:tr w:rsidR="00F81BE7" w14:paraId="459BA849" w14:textId="77777777" w:rsidTr="005E6FE1">
        <w:tc>
          <w:tcPr>
            <w:tcW w:w="1435" w:type="dxa"/>
          </w:tcPr>
          <w:p w14:paraId="0926C07E" w14:textId="77777777" w:rsidR="00F81BE7" w:rsidRDefault="00F81BE7" w:rsidP="005E6FE1"/>
        </w:tc>
        <w:tc>
          <w:tcPr>
            <w:tcW w:w="3240" w:type="dxa"/>
          </w:tcPr>
          <w:p w14:paraId="2EB35626" w14:textId="77777777" w:rsidR="00F81BE7" w:rsidRDefault="00F81BE7" w:rsidP="005E6FE1">
            <w:pPr>
              <w:pStyle w:val="scriptNormal"/>
              <w:rPr>
                <w:color w:val="auto"/>
              </w:rPr>
            </w:pPr>
            <w:r>
              <w:rPr>
                <w:noProof/>
              </w:rPr>
              <w:drawing>
                <wp:inline distT="0" distB="0" distL="0" distR="0" wp14:anchorId="0D6D3566" wp14:editId="31A6489F">
                  <wp:extent cx="152400" cy="152400"/>
                  <wp:effectExtent l="0" t="0" r="0" b="0"/>
                  <wp:docPr id="28"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1faf5171db2722d668a04980af2d2357" w:history="1">
              <w:r>
                <w:rPr>
                  <w:rStyle w:val="Hyperlink"/>
                  <w:color w:val="auto"/>
                </w:rPr>
                <w:t>Display active front passenger profile</w:t>
              </w:r>
            </w:hyperlink>
            <w:r>
              <w:rPr>
                <w:color w:val="auto"/>
              </w:rPr>
              <w:t xml:space="preserve"> &lt;&lt;Subsystem Function&gt;&gt;</w:t>
            </w:r>
          </w:p>
        </w:tc>
        <w:tc>
          <w:tcPr>
            <w:tcW w:w="4770" w:type="dxa"/>
          </w:tcPr>
          <w:p w14:paraId="30FCC85F" w14:textId="77777777" w:rsidR="00F81BE7" w:rsidRDefault="00F81BE7" w:rsidP="005E6FE1">
            <w:pPr>
              <w:pStyle w:val="scriptNormal"/>
              <w:rPr>
                <w:color w:val="auto"/>
              </w:rPr>
            </w:pPr>
            <w:r>
              <w:rPr>
                <w:color w:val="auto"/>
              </w:rPr>
              <w:t>HMI function that displays to the user the active Front Passenger Profile.</w:t>
            </w:r>
          </w:p>
        </w:tc>
        <w:tc>
          <w:tcPr>
            <w:tcW w:w="792" w:type="dxa"/>
          </w:tcPr>
          <w:p w14:paraId="6C9FB2CF" w14:textId="77777777" w:rsidR="00F81BE7" w:rsidRDefault="00F81BE7" w:rsidP="005E6FE1"/>
        </w:tc>
      </w:tr>
      <w:tr w:rsidR="00F81BE7" w14:paraId="00E8FB2F" w14:textId="77777777" w:rsidTr="005E6FE1">
        <w:tc>
          <w:tcPr>
            <w:tcW w:w="1435" w:type="dxa"/>
          </w:tcPr>
          <w:p w14:paraId="7F93C05F" w14:textId="77777777" w:rsidR="00F81BE7" w:rsidRDefault="00F81BE7" w:rsidP="005E6FE1"/>
        </w:tc>
        <w:tc>
          <w:tcPr>
            <w:tcW w:w="3240" w:type="dxa"/>
          </w:tcPr>
          <w:p w14:paraId="62480421" w14:textId="77777777" w:rsidR="00F81BE7" w:rsidRDefault="00F81BE7" w:rsidP="005E6FE1">
            <w:pPr>
              <w:pStyle w:val="scriptNormal"/>
              <w:rPr>
                <w:color w:val="auto"/>
              </w:rPr>
            </w:pPr>
            <w:r>
              <w:rPr>
                <w:noProof/>
              </w:rPr>
              <w:drawing>
                <wp:inline distT="0" distB="0" distL="0" distR="0" wp14:anchorId="533CC8F0" wp14:editId="5DF57C79">
                  <wp:extent cx="152400" cy="152400"/>
                  <wp:effectExtent l="0" t="0" r="0" b="0"/>
                  <wp:docPr id="30"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62874125.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6c6afbcf9fc13600386efe2ac9031dc3" w:history="1">
              <w:r>
                <w:rPr>
                  <w:rStyle w:val="Hyperlink"/>
                  <w:color w:val="auto"/>
                </w:rPr>
                <w:t>Display Passenger Profiles Menu</w:t>
              </w:r>
            </w:hyperlink>
            <w:r>
              <w:rPr>
                <w:color w:val="auto"/>
              </w:rPr>
              <w:t xml:space="preserve"> &lt;&lt;Subsystem Function&gt;&gt;</w:t>
            </w:r>
          </w:p>
        </w:tc>
        <w:tc>
          <w:tcPr>
            <w:tcW w:w="4770" w:type="dxa"/>
          </w:tcPr>
          <w:p w14:paraId="7FD35D7F" w14:textId="77777777" w:rsidR="00F81BE7" w:rsidRDefault="00F81BE7" w:rsidP="005E6FE1">
            <w:pPr>
              <w:pStyle w:val="scriptNormal"/>
              <w:rPr>
                <w:color w:val="auto"/>
              </w:rPr>
            </w:pPr>
            <w:r>
              <w:rPr>
                <w:color w:val="auto"/>
              </w:rPr>
              <w:t>HMI function that displays all available Passenger Profiles.</w:t>
            </w:r>
          </w:p>
        </w:tc>
        <w:tc>
          <w:tcPr>
            <w:tcW w:w="792" w:type="dxa"/>
          </w:tcPr>
          <w:p w14:paraId="6AB6C679" w14:textId="77777777" w:rsidR="00F81BE7" w:rsidRDefault="00F81BE7" w:rsidP="005E6FE1"/>
        </w:tc>
      </w:tr>
      <w:tr w:rsidR="00F81BE7" w:rsidDel="0020506C" w14:paraId="2A57D6B8" w14:textId="0D185158" w:rsidTr="005E6FE1">
        <w:trPr>
          <w:del w:id="71" w:author="Bauer, Justin (J.)" w:date="2021-11-03T11:46:00Z"/>
        </w:trPr>
        <w:tc>
          <w:tcPr>
            <w:tcW w:w="1435" w:type="dxa"/>
          </w:tcPr>
          <w:p w14:paraId="04F8EAC8" w14:textId="07F75272" w:rsidR="00F81BE7" w:rsidDel="0020506C" w:rsidRDefault="00F81BE7" w:rsidP="005E6FE1">
            <w:pPr>
              <w:rPr>
                <w:del w:id="72" w:author="Bauer, Justin (J.)" w:date="2021-11-03T11:46:00Z"/>
              </w:rPr>
            </w:pPr>
          </w:p>
        </w:tc>
        <w:tc>
          <w:tcPr>
            <w:tcW w:w="3240" w:type="dxa"/>
          </w:tcPr>
          <w:p w14:paraId="5C53B0AE" w14:textId="25522F7B" w:rsidR="00F81BE7" w:rsidDel="0020506C" w:rsidRDefault="00F81BE7" w:rsidP="005E6FE1">
            <w:pPr>
              <w:pStyle w:val="scriptNormal"/>
              <w:rPr>
                <w:del w:id="73" w:author="Bauer, Justin (J.)" w:date="2021-11-03T11:46:00Z"/>
                <w:color w:val="auto"/>
              </w:rPr>
            </w:pPr>
            <w:del w:id="74" w:author="Bauer, Justin (J.)" w:date="2021-11-03T11:46:00Z">
              <w:r w:rsidDel="0020506C">
                <w:rPr>
                  <w:noProof/>
                </w:rPr>
                <w:drawing>
                  <wp:inline distT="0" distB="0" distL="0" distR="0" wp14:anchorId="2DB50D44" wp14:editId="15CAC558">
                    <wp:extent cx="152400" cy="152400"/>
                    <wp:effectExtent l="0" t="0" r="0" b="0"/>
                    <wp:docPr id="32"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62874125.jpg"/>
                            <pic:cNvPicPr/>
                          </pic:nvPicPr>
                          <pic:blipFill>
                            <a:blip r:embed="rId19" cstate="print"/>
                            <a:stretch>
                              <a:fillRect/>
                            </a:stretch>
                          </pic:blipFill>
                          <pic:spPr>
                            <a:xfrm>
                              <a:off x="0" y="0"/>
                              <a:ext cx="152400" cy="152400"/>
                            </a:xfrm>
                            <a:prstGeom prst="rect">
                              <a:avLst/>
                            </a:prstGeom>
                          </pic:spPr>
                        </pic:pic>
                      </a:graphicData>
                    </a:graphic>
                  </wp:inline>
                </w:drawing>
              </w:r>
              <w:r w:rsidDel="0020506C">
                <w:rPr>
                  <w:color w:val="auto"/>
                </w:rPr>
                <w:delText xml:space="preserve">  </w:delText>
              </w:r>
              <w:r w:rsidR="00C739D1" w:rsidDel="0020506C">
                <w:fldChar w:fldCharType="begin"/>
              </w:r>
              <w:r w:rsidR="00C739D1" w:rsidDel="0020506C">
                <w:delInstrText xml:space="preserve"> HYPERLINK \l "_8651b9c8e84e3fa9b859273e14cbfc08" </w:delInstrText>
              </w:r>
              <w:r w:rsidR="00C739D1" w:rsidDel="0020506C">
                <w:fldChar w:fldCharType="separate"/>
              </w:r>
              <w:r w:rsidDel="0020506C">
                <w:rPr>
                  <w:rStyle w:val="Hyperlink"/>
                  <w:color w:val="auto"/>
                </w:rPr>
                <w:delText>Link Primary Passenger</w:delText>
              </w:r>
              <w:r w:rsidR="00C739D1" w:rsidDel="0020506C">
                <w:rPr>
                  <w:rStyle w:val="Hyperlink"/>
                  <w:color w:val="auto"/>
                </w:rPr>
                <w:fldChar w:fldCharType="end"/>
              </w:r>
              <w:r w:rsidDel="0020506C">
                <w:rPr>
                  <w:color w:val="auto"/>
                </w:rPr>
                <w:delText xml:space="preserve"> &lt;&lt;Subsystem Function&gt;&gt;</w:delText>
              </w:r>
            </w:del>
          </w:p>
        </w:tc>
        <w:tc>
          <w:tcPr>
            <w:tcW w:w="4770" w:type="dxa"/>
          </w:tcPr>
          <w:p w14:paraId="11ADE720" w14:textId="5CF4456B" w:rsidR="00F81BE7" w:rsidDel="0020506C" w:rsidRDefault="00F81BE7" w:rsidP="005E6FE1">
            <w:pPr>
              <w:rPr>
                <w:del w:id="75" w:author="Bauer, Justin (J.)" w:date="2021-11-03T11:46:00Z"/>
              </w:rPr>
            </w:pPr>
          </w:p>
        </w:tc>
        <w:tc>
          <w:tcPr>
            <w:tcW w:w="792" w:type="dxa"/>
          </w:tcPr>
          <w:p w14:paraId="57887E08" w14:textId="2217FB81" w:rsidR="00F81BE7" w:rsidDel="0020506C" w:rsidRDefault="00F81BE7" w:rsidP="005E6FE1">
            <w:pPr>
              <w:rPr>
                <w:del w:id="76" w:author="Bauer, Justin (J.)" w:date="2021-11-03T11:46:00Z"/>
              </w:rPr>
            </w:pPr>
          </w:p>
        </w:tc>
      </w:tr>
      <w:tr w:rsidR="00F81BE7" w14:paraId="496C2DDF" w14:textId="77777777" w:rsidTr="005E6FE1">
        <w:tc>
          <w:tcPr>
            <w:tcW w:w="1435" w:type="dxa"/>
          </w:tcPr>
          <w:p w14:paraId="06D51435" w14:textId="77777777" w:rsidR="00F81BE7" w:rsidRPr="00C54EF2" w:rsidRDefault="00F81BE7" w:rsidP="005E6FE1">
            <w:pPr>
              <w:pStyle w:val="scriptNormal"/>
              <w:rPr>
                <w:color w:val="auto"/>
              </w:rPr>
            </w:pPr>
            <w:r>
              <w:rPr>
                <w:color w:val="auto"/>
              </w:rPr>
              <w:t>Fn012420/A</w:t>
            </w:r>
          </w:p>
        </w:tc>
        <w:tc>
          <w:tcPr>
            <w:tcW w:w="3240" w:type="dxa"/>
          </w:tcPr>
          <w:p w14:paraId="3774F40B" w14:textId="77777777" w:rsidR="00F81BE7" w:rsidRDefault="00F81BE7" w:rsidP="005E6FE1">
            <w:pPr>
              <w:pStyle w:val="scriptNormal"/>
              <w:rPr>
                <w:color w:val="auto"/>
              </w:rPr>
            </w:pPr>
            <w:r>
              <w:rPr>
                <w:noProof/>
              </w:rPr>
              <w:drawing>
                <wp:inline distT="0" distB="0" distL="0" distR="0" wp14:anchorId="1F017A11" wp14:editId="16B4A164">
                  <wp:extent cx="152400" cy="152400"/>
                  <wp:effectExtent l="0" t="0" r="0" b="0"/>
                  <wp:docPr id="34"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52726291ab8a4b9294fc74664f6dd4af" w:history="1">
              <w:r>
                <w:rPr>
                  <w:rStyle w:val="Hyperlink"/>
                  <w:color w:val="auto"/>
                </w:rPr>
                <w:t>Lockout Profile for Download</w:t>
              </w:r>
            </w:hyperlink>
            <w:r>
              <w:rPr>
                <w:color w:val="auto"/>
              </w:rPr>
              <w:t xml:space="preserve"> &lt;&lt;Subsystem Function&gt;&gt;</w:t>
            </w:r>
          </w:p>
        </w:tc>
        <w:tc>
          <w:tcPr>
            <w:tcW w:w="4770" w:type="dxa"/>
          </w:tcPr>
          <w:p w14:paraId="1CC32C14" w14:textId="77777777" w:rsidR="00F81BE7" w:rsidRDefault="00F81BE7" w:rsidP="005E6FE1">
            <w:pPr>
              <w:pStyle w:val="scriptNormal"/>
              <w:rPr>
                <w:color w:val="auto"/>
              </w:rPr>
            </w:pPr>
            <w:r>
              <w:rPr>
                <w:color w:val="auto"/>
              </w:rPr>
              <w:t>This function is allocated to the Profile Interface Client and provides an HMI graphic that locks out the HMI screen so that the customer cannot make any changes while the PPP feature is applying settings.</w:t>
            </w:r>
          </w:p>
        </w:tc>
        <w:tc>
          <w:tcPr>
            <w:tcW w:w="792" w:type="dxa"/>
          </w:tcPr>
          <w:p w14:paraId="067ECC31" w14:textId="77777777" w:rsidR="00F81BE7" w:rsidRDefault="00F81BE7" w:rsidP="005E6FE1"/>
        </w:tc>
      </w:tr>
      <w:tr w:rsidR="00F81BE7" w14:paraId="5FBD7580" w14:textId="77777777" w:rsidTr="005E6FE1">
        <w:tc>
          <w:tcPr>
            <w:tcW w:w="1435" w:type="dxa"/>
          </w:tcPr>
          <w:p w14:paraId="56289515" w14:textId="77777777" w:rsidR="00F81BE7" w:rsidRPr="00C54EF2" w:rsidRDefault="00F81BE7" w:rsidP="005E6FE1">
            <w:pPr>
              <w:pStyle w:val="scriptNormal"/>
              <w:rPr>
                <w:color w:val="auto"/>
              </w:rPr>
            </w:pPr>
            <w:r>
              <w:rPr>
                <w:color w:val="auto"/>
              </w:rPr>
              <w:t>Fn012441/A</w:t>
            </w:r>
          </w:p>
        </w:tc>
        <w:tc>
          <w:tcPr>
            <w:tcW w:w="3240" w:type="dxa"/>
          </w:tcPr>
          <w:p w14:paraId="6DEC34FF" w14:textId="77777777" w:rsidR="00F81BE7" w:rsidRDefault="00F81BE7" w:rsidP="005E6FE1">
            <w:pPr>
              <w:pStyle w:val="scriptNormal"/>
              <w:rPr>
                <w:color w:val="auto"/>
              </w:rPr>
            </w:pPr>
            <w:r>
              <w:rPr>
                <w:noProof/>
              </w:rPr>
              <w:drawing>
                <wp:inline distT="0" distB="0" distL="0" distR="0" wp14:anchorId="2AA02A2F" wp14:editId="5D7F1108">
                  <wp:extent cx="152400" cy="152400"/>
                  <wp:effectExtent l="0" t="0" r="0" b="0"/>
                  <wp:docPr id="36"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cfb07f31f990f861a990de4c0d6413bb" w:history="1">
              <w:r>
                <w:rPr>
                  <w:rStyle w:val="Hyperlink"/>
                  <w:color w:val="auto"/>
                </w:rPr>
                <w:t>Display Login Method</w:t>
              </w:r>
            </w:hyperlink>
            <w:r>
              <w:rPr>
                <w:color w:val="auto"/>
              </w:rPr>
              <w:t xml:space="preserve"> &lt;&lt;Subsystem Function&gt;&gt;</w:t>
            </w:r>
          </w:p>
        </w:tc>
        <w:tc>
          <w:tcPr>
            <w:tcW w:w="4770" w:type="dxa"/>
          </w:tcPr>
          <w:p w14:paraId="19BA09D5" w14:textId="77777777" w:rsidR="00F81BE7" w:rsidRDefault="00F81BE7" w:rsidP="005E6FE1">
            <w:pPr>
              <w:pStyle w:val="scriptNormal"/>
              <w:rPr>
                <w:color w:val="auto"/>
              </w:rPr>
            </w:pPr>
            <w:r>
              <w:rPr>
                <w:color w:val="auto"/>
              </w:rPr>
              <w:t>This is an HMI function that is displayed to collect user credentials from the user. The credentials are used to authenticate a user in order to link their profile to their FordPass account and import their profile settings.</w:t>
            </w:r>
          </w:p>
        </w:tc>
        <w:tc>
          <w:tcPr>
            <w:tcW w:w="792" w:type="dxa"/>
          </w:tcPr>
          <w:p w14:paraId="1117F923" w14:textId="77777777" w:rsidR="00F81BE7" w:rsidRDefault="00F81BE7" w:rsidP="005E6FE1"/>
        </w:tc>
      </w:tr>
      <w:tr w:rsidR="00F81BE7" w14:paraId="3388DCDF" w14:textId="77777777" w:rsidTr="005E6FE1">
        <w:tc>
          <w:tcPr>
            <w:tcW w:w="1435" w:type="dxa"/>
          </w:tcPr>
          <w:p w14:paraId="02519BC7" w14:textId="77777777" w:rsidR="00F81BE7" w:rsidRPr="00C54EF2" w:rsidRDefault="00F81BE7" w:rsidP="005E6FE1">
            <w:pPr>
              <w:pStyle w:val="scriptNormal"/>
              <w:rPr>
                <w:color w:val="auto"/>
              </w:rPr>
            </w:pPr>
            <w:r>
              <w:rPr>
                <w:color w:val="auto"/>
              </w:rPr>
              <w:t>Fn012452/A</w:t>
            </w:r>
          </w:p>
        </w:tc>
        <w:tc>
          <w:tcPr>
            <w:tcW w:w="3240" w:type="dxa"/>
          </w:tcPr>
          <w:p w14:paraId="0FD1C077" w14:textId="77777777" w:rsidR="00F81BE7" w:rsidRDefault="00F81BE7" w:rsidP="005E6FE1">
            <w:pPr>
              <w:pStyle w:val="scriptNormal"/>
              <w:rPr>
                <w:color w:val="auto"/>
              </w:rPr>
            </w:pPr>
            <w:r>
              <w:rPr>
                <w:noProof/>
              </w:rPr>
              <w:drawing>
                <wp:inline distT="0" distB="0" distL="0" distR="0" wp14:anchorId="6EBD5671" wp14:editId="70AA1486">
                  <wp:extent cx="152400" cy="152400"/>
                  <wp:effectExtent l="0" t="0" r="0" b="0"/>
                  <wp:docPr id="38"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e630cf1ae58520120c0b2ec207e02faf" w:history="1">
              <w:r>
                <w:rPr>
                  <w:rStyle w:val="Hyperlink"/>
                  <w:color w:val="auto"/>
                </w:rPr>
                <w:t>Primary Authentication</w:t>
              </w:r>
            </w:hyperlink>
            <w:r>
              <w:rPr>
                <w:color w:val="auto"/>
              </w:rPr>
              <w:t xml:space="preserve"> &lt;&lt;Subsystem Function&gt;&gt;</w:t>
            </w:r>
          </w:p>
        </w:tc>
        <w:tc>
          <w:tcPr>
            <w:tcW w:w="4770" w:type="dxa"/>
          </w:tcPr>
          <w:p w14:paraId="7CD15E49" w14:textId="77777777" w:rsidR="00F81BE7" w:rsidRDefault="00F81BE7" w:rsidP="005E6FE1">
            <w:pPr>
              <w:pStyle w:val="scriptNormal"/>
              <w:rPr>
                <w:color w:val="auto"/>
              </w:rPr>
            </w:pPr>
            <w:r>
              <w:rPr>
                <w:color w:val="auto"/>
              </w:rPr>
              <w:t>This is an HMI function that allows the user to setup their primary authentication method for their profile.</w:t>
            </w:r>
          </w:p>
        </w:tc>
        <w:tc>
          <w:tcPr>
            <w:tcW w:w="792" w:type="dxa"/>
          </w:tcPr>
          <w:p w14:paraId="071B0B30" w14:textId="77777777" w:rsidR="00F81BE7" w:rsidRDefault="00F81BE7" w:rsidP="005E6FE1"/>
        </w:tc>
      </w:tr>
      <w:tr w:rsidR="00F81BE7" w14:paraId="57FBFB2C" w14:textId="77777777" w:rsidTr="005E6FE1">
        <w:tc>
          <w:tcPr>
            <w:tcW w:w="1435" w:type="dxa"/>
          </w:tcPr>
          <w:p w14:paraId="248E25D7" w14:textId="77777777" w:rsidR="00F81BE7" w:rsidRPr="00C54EF2" w:rsidRDefault="00F81BE7" w:rsidP="005E6FE1">
            <w:pPr>
              <w:pStyle w:val="scriptNormal"/>
              <w:rPr>
                <w:color w:val="auto"/>
              </w:rPr>
            </w:pPr>
            <w:r>
              <w:rPr>
                <w:color w:val="auto"/>
              </w:rPr>
              <w:t>Fn012454/A</w:t>
            </w:r>
          </w:p>
        </w:tc>
        <w:tc>
          <w:tcPr>
            <w:tcW w:w="3240" w:type="dxa"/>
          </w:tcPr>
          <w:p w14:paraId="7C4E5FE0" w14:textId="77777777" w:rsidR="00F81BE7" w:rsidRDefault="00F81BE7" w:rsidP="005E6FE1">
            <w:pPr>
              <w:pStyle w:val="scriptNormal"/>
              <w:rPr>
                <w:color w:val="auto"/>
              </w:rPr>
            </w:pPr>
            <w:r>
              <w:rPr>
                <w:noProof/>
              </w:rPr>
              <w:drawing>
                <wp:inline distT="0" distB="0" distL="0" distR="0" wp14:anchorId="47E2530A" wp14:editId="509871EF">
                  <wp:extent cx="152400" cy="152400"/>
                  <wp:effectExtent l="0" t="0" r="0" b="0"/>
                  <wp:docPr id="40"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4432404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9b200d57eaa2a2acf994dc822263f831" w:history="1">
              <w:r>
                <w:rPr>
                  <w:rStyle w:val="Hyperlink"/>
                  <w:color w:val="auto"/>
                </w:rPr>
                <w:t>Unlink Ford Account</w:t>
              </w:r>
            </w:hyperlink>
            <w:r>
              <w:rPr>
                <w:color w:val="auto"/>
              </w:rPr>
              <w:t xml:space="preserve"> &lt;&lt;Subsystem Function&gt;&gt;</w:t>
            </w:r>
          </w:p>
        </w:tc>
        <w:tc>
          <w:tcPr>
            <w:tcW w:w="4770" w:type="dxa"/>
          </w:tcPr>
          <w:p w14:paraId="65C10C1C" w14:textId="77777777" w:rsidR="00F81BE7" w:rsidRDefault="00F81BE7" w:rsidP="005E6FE1">
            <w:pPr>
              <w:pStyle w:val="scriptNormal"/>
              <w:rPr>
                <w:color w:val="auto"/>
              </w:rPr>
            </w:pPr>
            <w:r>
              <w:rPr>
                <w:color w:val="auto"/>
              </w:rPr>
              <w:t>HMI function that provides the capability for the user to link their FP account to any pre-existing vehicle profiles.</w:t>
            </w:r>
          </w:p>
        </w:tc>
        <w:tc>
          <w:tcPr>
            <w:tcW w:w="792" w:type="dxa"/>
          </w:tcPr>
          <w:p w14:paraId="39FA7234" w14:textId="77777777" w:rsidR="00F81BE7" w:rsidRDefault="00F81BE7" w:rsidP="005E6FE1"/>
        </w:tc>
      </w:tr>
    </w:tbl>
    <w:p w14:paraId="08A8FF4E" w14:textId="77777777" w:rsidR="00F61CF8" w:rsidRDefault="00F61CF8" w:rsidP="00F61CF8">
      <w:pPr>
        <w:pStyle w:val="Caption"/>
      </w:pPr>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List of Logical Functions</w:t>
      </w:r>
      <w:bookmarkEnd w:id="69"/>
    </w:p>
    <w:p w14:paraId="07F36C41" w14:textId="77777777" w:rsidR="007073F4" w:rsidRDefault="007073F4" w:rsidP="007073F4">
      <w:pPr>
        <w:pStyle w:val="Heading2"/>
      </w:pPr>
      <w:r>
        <w:t>Signal List</w:t>
      </w:r>
      <w:bookmarkEnd w:id="70"/>
    </w:p>
    <w:p w14:paraId="208CBF00" w14:textId="77777777" w:rsidR="00F65424" w:rsidRDefault="00F65424" w:rsidP="00400BE3"/>
    <w:p w14:paraId="52881E1E" w14:textId="7E0BD5B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7B130A7E" w14:textId="77777777" w:rsidR="00F81BE7" w:rsidRDefault="00F81BE7" w:rsidP="00F81BE7">
      <w:pPr>
        <w:pStyle w:val="Heading1"/>
        <w:numPr>
          <w:ilvl w:val="0"/>
          <w:numId w:val="4"/>
        </w:numPr>
      </w:pPr>
      <w:bookmarkStart w:id="77" w:name="_Function_A"/>
      <w:bookmarkStart w:id="78" w:name="_PCL_User_Request"/>
      <w:bookmarkStart w:id="79" w:name="_PCL_Control"/>
      <w:bookmarkStart w:id="80" w:name="_Power_Locks_Arbitrator_1"/>
      <w:bookmarkStart w:id="81" w:name="_Power_Locks_Output"/>
      <w:bookmarkStart w:id="82" w:name="_PCL_State_Indicator"/>
      <w:bookmarkStart w:id="83" w:name="_RR_Door_Latch"/>
      <w:bookmarkStart w:id="84" w:name="_RL_Door_Latch"/>
      <w:bookmarkStart w:id="85" w:name="_DTC_Manager"/>
      <w:bookmarkStart w:id="86" w:name="_Function_B"/>
      <w:bookmarkStart w:id="87" w:name="_Message_Center"/>
      <w:bookmarkStart w:id="88" w:name="_Toc6466546"/>
      <w:bookmarkStart w:id="89" w:name="_Ref521185107"/>
      <w:bookmarkStart w:id="90" w:name="_Toc6466553"/>
      <w:bookmarkEnd w:id="77"/>
      <w:bookmarkEnd w:id="78"/>
      <w:bookmarkEnd w:id="79"/>
      <w:bookmarkEnd w:id="80"/>
      <w:bookmarkEnd w:id="81"/>
      <w:bookmarkEnd w:id="82"/>
      <w:bookmarkEnd w:id="83"/>
      <w:bookmarkEnd w:id="84"/>
      <w:bookmarkEnd w:id="85"/>
      <w:bookmarkEnd w:id="86"/>
      <w:bookmarkEnd w:id="87"/>
      <w:r>
        <w:lastRenderedPageBreak/>
        <w:t>Function Specifications</w:t>
      </w:r>
      <w:bookmarkEnd w:id="88"/>
      <w:bookmarkEnd w:id="89"/>
    </w:p>
    <w:p w14:paraId="2486737E" w14:textId="77777777" w:rsidR="00F81BE7" w:rsidRDefault="00F81BE7" w:rsidP="00F81BE7">
      <w:pPr>
        <w:pStyle w:val="Heading2"/>
        <w:numPr>
          <w:ilvl w:val="1"/>
          <w:numId w:val="4"/>
        </w:numPr>
      </w:pPr>
      <w:r>
        <w:rPr>
          <w:noProof/>
        </w:rPr>
        <w:drawing>
          <wp:inline distT="0" distB="0" distL="0" distR="0" wp14:anchorId="76B58F43" wp14:editId="2E45FD65">
            <wp:extent cx="152400" cy="152400"/>
            <wp:effectExtent l="0" t="0" r="0" b="0"/>
            <wp:docPr id="42"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62874125.jpg"/>
                    <pic:cNvPicPr/>
                  </pic:nvPicPr>
                  <pic:blipFill>
                    <a:blip r:embed="rId19" cstate="print"/>
                    <a:stretch>
                      <a:fillRect/>
                    </a:stretch>
                  </pic:blipFill>
                  <pic:spPr>
                    <a:xfrm>
                      <a:off x="0" y="0"/>
                      <a:ext cx="152400" cy="152400"/>
                    </a:xfrm>
                    <a:prstGeom prst="rect">
                      <a:avLst/>
                    </a:prstGeom>
                  </pic:spPr>
                </pic:pic>
              </a:graphicData>
            </a:graphic>
          </wp:inline>
        </w:drawing>
      </w:r>
      <w:bookmarkStart w:id="91" w:name="_Toc153182176"/>
      <w:bookmarkStart w:id="92" w:name="_Toc152743161"/>
      <w:bookmarkStart w:id="93" w:name="_Toc273517494"/>
      <w:bookmarkStart w:id="94" w:name="_Toc152665350"/>
      <w:bookmarkStart w:id="95" w:name="_Toc157239608"/>
      <w:bookmarkStart w:id="96" w:name="_Toc152475008"/>
      <w:bookmarkStart w:id="97" w:name="_Toc156712169"/>
      <w:bookmarkStart w:id="98" w:name="_Toc151542239"/>
      <w:bookmarkStart w:id="99" w:name="_Toc156379465"/>
      <w:bookmarkStart w:id="100" w:name="_Toc147810600"/>
      <w:bookmarkStart w:id="101" w:name="_Toc156293228"/>
      <w:bookmarkStart w:id="102" w:name="_Toc147810526"/>
      <w:bookmarkStart w:id="103" w:name="_Toc156293079"/>
      <w:bookmarkStart w:id="104" w:name="_Toc156292312"/>
      <w:bookmarkStart w:id="105" w:name="_Toc153267791"/>
      <w:bookmarkStart w:id="106" w:name="_Toc153183126"/>
      <w:r w:rsidRPr="00661D74">
        <w:t xml:space="preserve">  </w:t>
      </w:r>
      <w:bookmarkStart w:id="107" w:name="_3abf22c8928207d5e5ba21e18458ef9a"/>
      <w:r>
        <w:t>Delete Passenger Profile Data</w:t>
      </w:r>
      <w:bookmarkEnd w:id="107"/>
    </w:p>
    <w:p w14:paraId="55097C05" w14:textId="77777777" w:rsidR="00F81BE7" w:rsidRDefault="00F81BE7" w:rsidP="00F81BE7">
      <w:pPr>
        <w:pStyle w:val="Heading3"/>
        <w:numPr>
          <w:ilvl w:val="2"/>
          <w:numId w:val="4"/>
        </w:numPr>
      </w:pPr>
      <w:bookmarkStart w:id="108" w:name="_Toc6466548"/>
      <w:r>
        <w:t>Function Overview</w:t>
      </w:r>
      <w:bookmarkEnd w:id="108"/>
    </w:p>
    <w:p w14:paraId="67E79E16" w14:textId="77777777" w:rsidR="00F81BE7" w:rsidRDefault="00F81BE7" w:rsidP="00F81BE7">
      <w:pPr>
        <w:pStyle w:val="Heading4"/>
        <w:numPr>
          <w:ilvl w:val="3"/>
          <w:numId w:val="4"/>
        </w:numPr>
      </w:pPr>
      <w:r>
        <w:t>Description</w:t>
      </w:r>
    </w:p>
    <w:p w14:paraId="3BA89CC4" w14:textId="77777777" w:rsidR="00F81BE7" w:rsidRDefault="00F81BE7" w:rsidP="00F81BE7">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4E92DED3" w14:textId="77777777" w:rsidR="00F81BE7" w:rsidRDefault="00F81BE7" w:rsidP="00F81BE7">
      <w:pPr>
        <w:contextualSpacing/>
      </w:pPr>
    </w:p>
    <w:p w14:paraId="737B1366" w14:textId="77777777" w:rsidR="00F81BE7" w:rsidRDefault="00F81BE7" w:rsidP="00F81BE7">
      <w:pPr>
        <w:contextualSpacing/>
      </w:pPr>
      <w:r>
        <w:t>Function is allocated to:</w:t>
      </w:r>
    </w:p>
    <w:p w14:paraId="53A42C96" w14:textId="77777777" w:rsidR="00F81BE7" w:rsidRDefault="00F81BE7" w:rsidP="00F81BE7">
      <w:pPr>
        <w:pStyle w:val="ListParagraph"/>
        <w:numPr>
          <w:ilvl w:val="0"/>
          <w:numId w:val="13"/>
        </w:numPr>
        <w:contextualSpacing/>
      </w:pPr>
      <w:r>
        <w:rPr>
          <w:noProof/>
        </w:rPr>
        <w:drawing>
          <wp:inline distT="0" distB="0" distL="0" distR="0" wp14:anchorId="4E16CF80" wp14:editId="5C234A19">
            <wp:extent cx="152400" cy="152400"/>
            <wp:effectExtent l="0" t="0" r="0" b="0"/>
            <wp:docPr id="44" name="Picture 1716959969.jpg" descr="1716959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716959969.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Front Passenger Profiles &lt;&lt;Feature&gt;&gt;</w:t>
      </w:r>
    </w:p>
    <w:p w14:paraId="5C4F4C22" w14:textId="77777777" w:rsidR="00F81BE7" w:rsidRDefault="00F81BE7" w:rsidP="00F81BE7">
      <w:pPr>
        <w:pStyle w:val="ListParagraph"/>
        <w:numPr>
          <w:ilvl w:val="0"/>
          <w:numId w:val="13"/>
        </w:numPr>
        <w:contextualSpacing/>
      </w:pPr>
      <w:r>
        <w:rPr>
          <w:noProof/>
        </w:rPr>
        <w:drawing>
          <wp:inline distT="0" distB="0" distL="0" distR="0" wp14:anchorId="50DE90CD" wp14:editId="0565DBA6">
            <wp:extent cx="152400" cy="152400"/>
            <wp:effectExtent l="0" t="0" r="0" b="0"/>
            <wp:docPr id="46" name="Picture 1069245878.jpg" descr="1069245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06924587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6928A5CA" w14:textId="77777777" w:rsidR="00F81BE7" w:rsidRDefault="00F81BE7" w:rsidP="00F81BE7">
      <w:pPr>
        <w:contextualSpacing/>
      </w:pPr>
    </w:p>
    <w:p w14:paraId="576D36BC" w14:textId="77777777" w:rsidR="00F81BE7" w:rsidRDefault="00F81BE7" w:rsidP="00F81BE7">
      <w:pPr>
        <w:contextualSpacing/>
      </w:pPr>
      <w:r w:rsidRPr="00A554C4">
        <w:t>This function deletes all passenger profile header information from the Profile Interface Client (Name, Avatar, etc.) and sends a request to the Profile Management Server to delete the profile from storage.</w:t>
      </w:r>
    </w:p>
    <w:p w14:paraId="13D9A9E9" w14:textId="77777777" w:rsidR="00F81BE7" w:rsidRDefault="00F81BE7" w:rsidP="00F81BE7">
      <w:pPr>
        <w:pStyle w:val="Heading4"/>
        <w:numPr>
          <w:ilvl w:val="3"/>
          <w:numId w:val="4"/>
        </w:numPr>
      </w:pPr>
      <w:r>
        <w:t>Variants</w:t>
      </w:r>
    </w:p>
    <w:p w14:paraId="2057FA6E" w14:textId="77777777" w:rsidR="00F81BE7" w:rsidRDefault="00F81BE7" w:rsidP="00F81BE7">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A2F1CEF" w14:textId="77777777" w:rsidR="00F81BE7" w:rsidRDefault="00F81BE7" w:rsidP="00F81BE7">
      <w:pPr>
        <w:shd w:val="clear" w:color="auto" w:fill="D6E3BC" w:themeFill="accent3" w:themeFillTint="66"/>
        <w:rPr>
          <w:rStyle w:val="SubtleEmphasis"/>
        </w:rPr>
      </w:pPr>
      <w:r>
        <w:rPr>
          <w:rStyle w:val="SubtleEmphasis"/>
          <w:b/>
        </w:rPr>
        <w:t>#Hint:</w:t>
      </w:r>
      <w:r>
        <w:rPr>
          <w:rStyle w:val="SubtleEmphasis"/>
        </w:rPr>
        <w:t xml:space="preserve"> If different variants of the same function are specified in this section, list those variants in the table below. </w:t>
      </w:r>
    </w:p>
    <w:p w14:paraId="2C75E7E6" w14:textId="77777777" w:rsidR="00F81BE7" w:rsidRDefault="00F81BE7" w:rsidP="00F81BE7">
      <w:pPr>
        <w:shd w:val="clear" w:color="auto" w:fill="D6E3BC" w:themeFill="accent3" w:themeFillTint="66"/>
        <w:rPr>
          <w:rStyle w:val="SubtleEmphasis"/>
        </w:rPr>
      </w:pPr>
      <w:r>
        <w:rPr>
          <w:rStyle w:val="SubtleEmphasis"/>
        </w:rPr>
        <w:t xml:space="preserve">Variants on Function level could be driven technology or feature content. Example: There could be a “Low Content” and a “High Content” variant of some exterior lighting function. The Low Content variant applies for Conventional Headlight technology, the High Content variant applies for LED and Xenon technology. In this case we call the different technologies the Variant Options (for the time being you could think of them as Logical Parameters) which the Variant depends on. The optional column “Variant condition” allows to express the dependency of a Variant based on Variant Options/Logical Parameters. </w:t>
      </w:r>
    </w:p>
    <w:p w14:paraId="424E2BAF" w14:textId="77777777" w:rsidR="00F81BE7" w:rsidRDefault="00F81BE7" w:rsidP="00F81BE7">
      <w:pPr>
        <w:shd w:val="clear" w:color="auto" w:fill="D6E3BC" w:themeFill="accent3" w:themeFillTint="66"/>
        <w:rPr>
          <w:rStyle w:val="SubtleEmphasis"/>
        </w:rPr>
      </w:pPr>
    </w:p>
    <w:p w14:paraId="4BEEBD34" w14:textId="77777777" w:rsidR="00F81BE7" w:rsidRDefault="00F81BE7" w:rsidP="00F81BE7">
      <w:pPr>
        <w:shd w:val="clear" w:color="auto" w:fill="D6E3BC" w:themeFill="accent3" w:themeFillTint="66"/>
        <w:rPr>
          <w:rStyle w:val="SubtleEmphasis"/>
        </w:rPr>
      </w:pPr>
      <w:r>
        <w:rPr>
          <w:rStyle w:val="SubtleEmphasis"/>
        </w:rPr>
        <w:t>If requirements/signals are not applicable for all variants/variant options, those requirements should state explicitly, which function variant/variant option they apply to.</w:t>
      </w:r>
    </w:p>
    <w:p w14:paraId="20DD4B8F" w14:textId="77777777" w:rsidR="00F81BE7" w:rsidRDefault="00F81BE7" w:rsidP="00F81BE7">
      <w:pPr>
        <w:shd w:val="clear" w:color="auto" w:fill="D6E3BC" w:themeFill="accent3" w:themeFillTint="66"/>
        <w:rPr>
          <w:rStyle w:val="SubtleEmphasis"/>
        </w:rPr>
      </w:pPr>
      <w:r w:rsidRPr="003C3D56">
        <w:rPr>
          <w:rStyle w:val="SubtleEmphasis"/>
          <w:b/>
        </w:rPr>
        <w:t>#Link:</w:t>
      </w:r>
      <w:r>
        <w:rPr>
          <w:rStyle w:val="SubtleEmphasis"/>
        </w:rPr>
        <w:t xml:space="preserve"> </w:t>
      </w:r>
      <w:hyperlink r:id="rId35" w:history="1">
        <w:r w:rsidRPr="00DD553E">
          <w:rPr>
            <w:rStyle w:val="Hyperlink"/>
          </w:rPr>
          <w:t>RE Wiki – Variant Management</w:t>
        </w:r>
      </w:hyperlink>
      <w:r>
        <w:rPr>
          <w:rStyle w:val="SubtleEmphasis"/>
        </w:rPr>
        <w:t>.</w:t>
      </w:r>
    </w:p>
    <w:p w14:paraId="64A8745B" w14:textId="77777777" w:rsidR="00F81BE7" w:rsidRDefault="00F81BE7" w:rsidP="00F81BE7"/>
    <w:p w14:paraId="2D84A4DF"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54B5C25F" w14:textId="77777777" w:rsidR="00F81BE7" w:rsidRDefault="00F81BE7" w:rsidP="00F81BE7">
      <w:pPr>
        <w:pStyle w:val="Heading4"/>
        <w:numPr>
          <w:ilvl w:val="3"/>
          <w:numId w:val="4"/>
        </w:numPr>
      </w:pPr>
      <w:r>
        <w:t>Input Requirements</w:t>
      </w:r>
    </w:p>
    <w:p w14:paraId="5BEE9BAA" w14:textId="77777777" w:rsidR="00F81BE7" w:rsidRDefault="00F81BE7" w:rsidP="00F81BE7">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BD6AAD6" w14:textId="77777777" w:rsidR="00F81BE7" w:rsidRDefault="00F81BE7" w:rsidP="00F81BE7">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taken into account, beyond what is specified </w:t>
      </w:r>
      <w:r>
        <w:rPr>
          <w:rStyle w:val="SubtleEmphasis"/>
        </w:rPr>
        <w:t>in the corresponding</w:t>
      </w:r>
      <w:r w:rsidRPr="007E0C44">
        <w:rPr>
          <w:rStyle w:val="SubtleEmphasis"/>
        </w:rPr>
        <w:t xml:space="preserve"> </w:t>
      </w:r>
      <w:r>
        <w:rPr>
          <w:rStyle w:val="SubtleEmphasis"/>
        </w:rPr>
        <w:t>F</w:t>
      </w:r>
      <w:r w:rsidRPr="007E0C44">
        <w:rPr>
          <w:rStyle w:val="SubtleEmphasis"/>
        </w:rPr>
        <w:t xml:space="preserve">eature </w:t>
      </w:r>
      <w:r>
        <w:rPr>
          <w:rStyle w:val="SubtleEmphasis"/>
        </w:rPr>
        <w:t>Documents</w:t>
      </w:r>
      <w:r w:rsidRPr="007E0C44">
        <w:rPr>
          <w:rStyle w:val="SubtleEmphasis"/>
        </w:rPr>
        <w:t>.</w:t>
      </w:r>
    </w:p>
    <w:p w14:paraId="2564CB08" w14:textId="77777777" w:rsidR="00F81BE7" w:rsidRDefault="00F81BE7" w:rsidP="00F81BE7"/>
    <w:p w14:paraId="26CDABFA"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3B4B66E5" w14:textId="77777777" w:rsidR="00F81BE7" w:rsidRDefault="00F81BE7" w:rsidP="00F81BE7">
      <w:pPr>
        <w:pStyle w:val="Heading4"/>
        <w:numPr>
          <w:ilvl w:val="3"/>
          <w:numId w:val="4"/>
        </w:numPr>
      </w:pPr>
      <w:r>
        <w:t>Assumptions</w:t>
      </w:r>
    </w:p>
    <w:p w14:paraId="56B72732" w14:textId="77777777" w:rsidR="00F81BE7" w:rsidRDefault="00F81BE7" w:rsidP="00F81BE7">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4B67985B" w14:textId="77777777" w:rsidR="00F81BE7" w:rsidRDefault="00F81BE7" w:rsidP="00F81BE7">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604CCA2D" w14:textId="77777777" w:rsidR="00F81BE7" w:rsidRDefault="00F81BE7" w:rsidP="00F81BE7"/>
    <w:p w14:paraId="7CF5087F"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5F53DC68" w14:textId="77777777" w:rsidR="00F81BE7" w:rsidRDefault="00F81BE7" w:rsidP="00F81BE7"/>
    <w:p w14:paraId="2F3B6DC1" w14:textId="77777777" w:rsidR="00F81BE7" w:rsidRDefault="00F81BE7" w:rsidP="00F81BE7">
      <w:pPr>
        <w:pStyle w:val="Heading4"/>
        <w:numPr>
          <w:ilvl w:val="3"/>
          <w:numId w:val="4"/>
        </w:numPr>
      </w:pPr>
      <w:bookmarkStart w:id="109" w:name="_Toc420397667"/>
      <w:bookmarkStart w:id="110" w:name="_Toc216841808"/>
      <w:bookmarkStart w:id="111" w:name="_Toc211245114"/>
      <w:r>
        <w:t>References</w:t>
      </w:r>
      <w:bookmarkEnd w:id="109"/>
    </w:p>
    <w:p w14:paraId="15EE5524" w14:textId="77777777" w:rsidR="00F81BE7" w:rsidRPr="00454CBE" w:rsidRDefault="00F81BE7" w:rsidP="00F81BE7">
      <w:pPr>
        <w:pStyle w:val="Heading5"/>
        <w:numPr>
          <w:ilvl w:val="4"/>
          <w:numId w:val="4"/>
        </w:numPr>
      </w:pPr>
      <w:bookmarkStart w:id="112" w:name="_Toc420397668"/>
      <w:bookmarkStart w:id="113" w:name="_Toc216853727"/>
      <w:r w:rsidRPr="00454CBE">
        <w:t xml:space="preserve">Ford </w:t>
      </w:r>
      <w:r>
        <w:t>D</w:t>
      </w:r>
      <w:r w:rsidRPr="00454CBE">
        <w:t>ocuments</w:t>
      </w:r>
      <w:bookmarkEnd w:id="112"/>
      <w:bookmarkEnd w:id="113"/>
    </w:p>
    <w:p w14:paraId="7344F940"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381B0EC7"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69BF4172" w14:textId="77777777" w:rsidTr="005E6FE1">
        <w:trPr>
          <w:cantSplit/>
          <w:tblHeader/>
        </w:trPr>
        <w:tc>
          <w:tcPr>
            <w:tcW w:w="1418" w:type="dxa"/>
            <w:shd w:val="clear" w:color="auto" w:fill="E0E0E0"/>
          </w:tcPr>
          <w:p w14:paraId="0112ABF5"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445B8A4E"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06D5A3F0"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4CFEE5B5"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73C3BA2F" w14:textId="77777777" w:rsidTr="005E6FE1">
        <w:trPr>
          <w:cantSplit/>
          <w:tblHeader/>
        </w:trPr>
        <w:tc>
          <w:tcPr>
            <w:tcW w:w="1418" w:type="dxa"/>
            <w:shd w:val="clear" w:color="auto" w:fill="FFFFFF" w:themeFill="background1"/>
          </w:tcPr>
          <w:p w14:paraId="693E9372" w14:textId="77777777" w:rsidR="00F81BE7" w:rsidRPr="005E40CF" w:rsidRDefault="00F81BE7" w:rsidP="005E6FE1">
            <w:pPr>
              <w:rPr>
                <w:rFonts w:ascii="Helvetica" w:hAnsi="Helvetica" w:cs="Helvetica"/>
              </w:rPr>
            </w:pPr>
          </w:p>
        </w:tc>
        <w:tc>
          <w:tcPr>
            <w:tcW w:w="6237" w:type="dxa"/>
            <w:shd w:val="clear" w:color="auto" w:fill="FFFFFF" w:themeFill="background1"/>
          </w:tcPr>
          <w:p w14:paraId="20AB5EDF" w14:textId="77777777" w:rsidR="00F81BE7" w:rsidRPr="005E40CF" w:rsidRDefault="00F81BE7" w:rsidP="005E6FE1">
            <w:pPr>
              <w:rPr>
                <w:rFonts w:ascii="Helvetica" w:hAnsi="Helvetica" w:cs="Helvetica"/>
              </w:rPr>
            </w:pPr>
          </w:p>
        </w:tc>
        <w:tc>
          <w:tcPr>
            <w:tcW w:w="1418" w:type="dxa"/>
            <w:shd w:val="clear" w:color="auto" w:fill="FFFFFF" w:themeFill="background1"/>
          </w:tcPr>
          <w:p w14:paraId="69635E69" w14:textId="77777777" w:rsidR="00F81BE7" w:rsidRPr="005E40CF" w:rsidRDefault="00F81BE7" w:rsidP="005E6FE1">
            <w:pPr>
              <w:rPr>
                <w:rFonts w:ascii="Helvetica" w:hAnsi="Helvetica" w:cs="Helvetica"/>
              </w:rPr>
            </w:pPr>
          </w:p>
        </w:tc>
        <w:tc>
          <w:tcPr>
            <w:tcW w:w="1418" w:type="dxa"/>
            <w:shd w:val="clear" w:color="auto" w:fill="FFFFFF" w:themeFill="background1"/>
          </w:tcPr>
          <w:p w14:paraId="2429D456" w14:textId="77777777" w:rsidR="00F81BE7" w:rsidRPr="005E40CF" w:rsidRDefault="00F81BE7" w:rsidP="005E6FE1">
            <w:pPr>
              <w:rPr>
                <w:rFonts w:ascii="Helvetica" w:hAnsi="Helvetica" w:cs="Helvetica"/>
              </w:rPr>
            </w:pPr>
          </w:p>
        </w:tc>
      </w:tr>
    </w:tbl>
    <w:p w14:paraId="36CAA033" w14:textId="77777777" w:rsidR="00F81BE7" w:rsidRPr="00360B1D" w:rsidRDefault="00F81BE7" w:rsidP="00F81BE7">
      <w:pPr>
        <w:pStyle w:val="Caption"/>
        <w:rPr>
          <w:i/>
          <w:color w:val="7F7F7F" w:themeColor="text1" w:themeTint="80"/>
        </w:rPr>
      </w:pPr>
      <w:bookmarkStart w:id="114" w:name="_Toc468095642"/>
      <w:bookmarkStart w:id="115" w:name="_Toc6466571"/>
      <w:bookmarkStart w:id="116" w:name="_Toc529191299"/>
      <w:r w:rsidRPr="00360B1D">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bookmarkEnd w:id="114"/>
      <w:r>
        <w:t xml:space="preserve"> </w:t>
      </w:r>
      <w:r w:rsidRPr="006D2E3B">
        <w:rPr>
          <w:b w:val="0"/>
          <w:i/>
          <w:color w:val="A6A6A6" w:themeColor="background1" w:themeShade="A6"/>
        </w:rPr>
        <w:t>(not specified in model)</w:t>
      </w:r>
      <w:bookmarkEnd w:id="115"/>
      <w:bookmarkEnd w:id="116"/>
    </w:p>
    <w:p w14:paraId="16709993" w14:textId="77777777" w:rsidR="00F81BE7" w:rsidRPr="00FB7B3D" w:rsidRDefault="00F81BE7" w:rsidP="00F81BE7">
      <w:pPr>
        <w:pStyle w:val="Heading5"/>
        <w:numPr>
          <w:ilvl w:val="4"/>
          <w:numId w:val="4"/>
        </w:numPr>
      </w:pPr>
      <w:bookmarkStart w:id="117" w:name="_Toc420397669"/>
      <w:bookmarkStart w:id="118" w:name="_Toc216853729"/>
      <w:bookmarkStart w:id="119" w:name="_Toc215652136"/>
      <w:r w:rsidRPr="00454CBE">
        <w:t>External</w:t>
      </w:r>
      <w:r>
        <w:t xml:space="preserve"> Documents and P</w:t>
      </w:r>
      <w:r w:rsidRPr="00FB7B3D">
        <w:t>ublications</w:t>
      </w:r>
      <w:bookmarkEnd w:id="110"/>
      <w:bookmarkEnd w:id="111"/>
      <w:bookmarkEnd w:id="117"/>
      <w:bookmarkEnd w:id="118"/>
      <w:bookmarkEnd w:id="119"/>
    </w:p>
    <w:p w14:paraId="78C05618" w14:textId="77777777" w:rsidR="00F81BE7" w:rsidRDefault="00F81BE7" w:rsidP="00F81BE7">
      <w:pPr>
        <w:pStyle w:val="BodyText"/>
        <w:ind w:right="142"/>
        <w:jc w:val="both"/>
        <w:rPr>
          <w:rFonts w:cs="Arial"/>
          <w:lang w:val="en-US"/>
        </w:rPr>
      </w:pPr>
      <w:bookmarkStart w:id="120"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5B3D1AE" w14:textId="77777777" w:rsidR="00F81BE7" w:rsidRPr="00347A88" w:rsidRDefault="00F81BE7" w:rsidP="00F81BE7">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6" w:history="1">
        <w:r w:rsidRPr="00316F4E">
          <w:rPr>
            <w:rStyle w:val="SubtleEmphasis"/>
            <w:color w:val="0000FF"/>
          </w:rPr>
          <w:t>IEEE Citation Reference</w:t>
        </w:r>
      </w:hyperlink>
      <w:r w:rsidRPr="00347A88">
        <w:rPr>
          <w:rStyle w:val="SubtleEmphasis"/>
        </w:rPr>
        <w:t xml:space="preserve"> on how to format a reference.</w:t>
      </w:r>
      <w:bookmarkEnd w:id="120"/>
    </w:p>
    <w:p w14:paraId="5E7FB688"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4A7125BE" w14:textId="77777777" w:rsidTr="005E6FE1">
        <w:trPr>
          <w:cantSplit/>
          <w:tblHeader/>
        </w:trPr>
        <w:tc>
          <w:tcPr>
            <w:tcW w:w="1418" w:type="dxa"/>
            <w:shd w:val="clear" w:color="auto" w:fill="E0E0E0"/>
          </w:tcPr>
          <w:p w14:paraId="648A73B1"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2E8549E8"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07CF1A4E" w14:textId="77777777" w:rsidTr="005E6FE1">
        <w:trPr>
          <w:cantSplit/>
          <w:tblHeader/>
        </w:trPr>
        <w:tc>
          <w:tcPr>
            <w:tcW w:w="1418" w:type="dxa"/>
            <w:shd w:val="clear" w:color="auto" w:fill="FFFFFF" w:themeFill="background1"/>
          </w:tcPr>
          <w:p w14:paraId="71C1C968" w14:textId="77777777" w:rsidR="00F81BE7" w:rsidRPr="005E40CF" w:rsidRDefault="00F81BE7" w:rsidP="005E6FE1">
            <w:pPr>
              <w:rPr>
                <w:rFonts w:ascii="Helvetica" w:hAnsi="Helvetica" w:cs="Helvetica"/>
              </w:rPr>
            </w:pPr>
          </w:p>
        </w:tc>
        <w:tc>
          <w:tcPr>
            <w:tcW w:w="9072" w:type="dxa"/>
            <w:shd w:val="clear" w:color="auto" w:fill="FFFFFF" w:themeFill="background1"/>
          </w:tcPr>
          <w:p w14:paraId="32587D63" w14:textId="77777777" w:rsidR="00F81BE7" w:rsidRPr="005E40CF" w:rsidRDefault="00F81BE7" w:rsidP="005E6FE1">
            <w:pPr>
              <w:rPr>
                <w:rFonts w:ascii="Helvetica" w:hAnsi="Helvetica" w:cs="Helvetica"/>
              </w:rPr>
            </w:pPr>
          </w:p>
        </w:tc>
      </w:tr>
    </w:tbl>
    <w:p w14:paraId="2F30E5EC" w14:textId="77777777" w:rsidR="00F81BE7" w:rsidRDefault="00F81BE7" w:rsidP="00F81BE7">
      <w:pPr>
        <w:pStyle w:val="Caption"/>
        <w:rPr>
          <w:b w:val="0"/>
          <w:i/>
          <w:color w:val="7F7F7F" w:themeColor="text1" w:themeTint="80"/>
        </w:rPr>
      </w:pPr>
      <w:bookmarkStart w:id="121" w:name="_Toc468095643"/>
      <w:bookmarkStart w:id="122" w:name="_Toc529191301"/>
      <w:bookmarkStart w:id="123" w:name="_Toc6466573"/>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External documents and publications</w:t>
      </w:r>
      <w:bookmarkEnd w:id="121"/>
      <w:r w:rsidRPr="00DB1AC1">
        <w:t xml:space="preserve"> </w:t>
      </w:r>
      <w:r w:rsidRPr="006D2E3B">
        <w:rPr>
          <w:b w:val="0"/>
          <w:i/>
          <w:color w:val="A6A6A6" w:themeColor="background1" w:themeShade="A6"/>
        </w:rPr>
        <w:t>(not specified in model)</w:t>
      </w:r>
      <w:bookmarkEnd w:id="122"/>
      <w:bookmarkEnd w:id="123"/>
    </w:p>
    <w:p w14:paraId="01F1626F" w14:textId="77777777" w:rsidR="00F81BE7" w:rsidRDefault="00F81BE7" w:rsidP="00F81BE7">
      <w:pPr>
        <w:pStyle w:val="Heading4"/>
        <w:numPr>
          <w:ilvl w:val="3"/>
          <w:numId w:val="4"/>
        </w:numPr>
      </w:pPr>
      <w:r>
        <w:t>Glossary</w:t>
      </w:r>
    </w:p>
    <w:p w14:paraId="2459EBAE"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28B34443" w14:textId="77777777" w:rsidR="00F81BE7" w:rsidRDefault="00F81BE7" w:rsidP="00F81BE7">
      <w:pPr>
        <w:pStyle w:val="Heading3"/>
        <w:numPr>
          <w:ilvl w:val="2"/>
          <w:numId w:val="4"/>
        </w:numPr>
      </w:pPr>
      <w:bookmarkStart w:id="124" w:name="_Toc6466549"/>
      <w:r>
        <w:t>Function Scope</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24"/>
    </w:p>
    <w:p w14:paraId="004E84DA" w14:textId="77777777" w:rsidR="00F81BE7" w:rsidRPr="00A43B48" w:rsidRDefault="00F81BE7" w:rsidP="00F81BE7">
      <w:pPr>
        <w:contextualSpacing/>
      </w:pPr>
    </w:p>
    <w:p w14:paraId="5F4B4FBF" w14:textId="77777777" w:rsidR="00F81BE7" w:rsidRDefault="00F81BE7" w:rsidP="00F81BE7">
      <w:pPr>
        <w:contextualSpacing/>
      </w:pPr>
      <w:r>
        <w:t xml:space="preserve">The </w:t>
      </w:r>
      <w:r>
        <w:rPr>
          <w:noProof/>
        </w:rPr>
        <w:drawing>
          <wp:inline distT="0" distB="0" distL="0" distR="0" wp14:anchorId="2FA8143F" wp14:editId="5E1D7D6A">
            <wp:extent cx="152400" cy="152400"/>
            <wp:effectExtent l="0" t="0" r="0" b="0"/>
            <wp:docPr id="48"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062874125.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Delete Passenger Profile Data</w:t>
      </w:r>
      <w:r>
        <w:rPr>
          <w:b/>
        </w:rPr>
        <w:t>”</w:t>
      </w:r>
      <w:r>
        <w:t xml:space="preserve"> function is called by the following functions:</w:t>
      </w:r>
    </w:p>
    <w:p w14:paraId="673F4733" w14:textId="77777777" w:rsidR="00F81BE7" w:rsidRPr="00953D23" w:rsidRDefault="00F81BE7" w:rsidP="00F81BE7">
      <w:pPr>
        <w:pStyle w:val="ListParagraph"/>
        <w:numPr>
          <w:ilvl w:val="0"/>
          <w:numId w:val="12"/>
        </w:numPr>
        <w:contextualSpacing/>
      </w:pPr>
      <w:r>
        <w:rPr>
          <w:noProof/>
        </w:rPr>
        <w:drawing>
          <wp:inline distT="0" distB="0" distL="0" distR="0" wp14:anchorId="2C61451E" wp14:editId="2AA5622C">
            <wp:extent cx="152400" cy="152400"/>
            <wp:effectExtent l="0" t="0" r="0" b="0"/>
            <wp:docPr id="5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fc7225b97cbc40faa33aebe5ecce09af" w:history="1">
        <w:r>
          <w:rPr>
            <w:rStyle w:val="Hyperlink"/>
          </w:rPr>
          <w:t>Delete Passenger Profile</w:t>
        </w:r>
      </w:hyperlink>
      <w:r>
        <w:t>”</w:t>
      </w:r>
    </w:p>
    <w:p w14:paraId="019B5E93" w14:textId="77777777" w:rsidR="00F81BE7" w:rsidRPr="00393C96" w:rsidRDefault="00F81BE7" w:rsidP="00F81BE7">
      <w:pPr>
        <w:contextualSpacing/>
      </w:pPr>
    </w:p>
    <w:p w14:paraId="4087E839" w14:textId="77777777" w:rsidR="00F81BE7" w:rsidRDefault="00F81BE7" w:rsidP="00F81BE7"/>
    <w:p w14:paraId="38E49CBD" w14:textId="77777777" w:rsidR="00F81BE7" w:rsidRDefault="00F81BE7" w:rsidP="00F81BE7">
      <w:pPr>
        <w:jc w:val="center"/>
      </w:pPr>
      <w:r>
        <w:rPr>
          <w:noProof/>
        </w:rPr>
        <w:drawing>
          <wp:inline distT="0" distB="0" distL="0" distR="0" wp14:anchorId="25B3F665" wp14:editId="04005451">
            <wp:extent cx="6466205" cy="3756301"/>
            <wp:effectExtent l="0" t="0" r="0" b="0"/>
            <wp:docPr id="52" name="Picture 1669810517.jpg" descr="166981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669810517.jpg"/>
                    <pic:cNvPicPr/>
                  </pic:nvPicPr>
                  <pic:blipFill>
                    <a:blip r:embed="rId38" cstate="print"/>
                    <a:stretch>
                      <a:fillRect/>
                    </a:stretch>
                  </pic:blipFill>
                  <pic:spPr>
                    <a:xfrm>
                      <a:off x="0" y="0"/>
                      <a:ext cx="6466205" cy="3756301"/>
                    </a:xfrm>
                    <a:prstGeom prst="rect">
                      <a:avLst/>
                    </a:prstGeom>
                  </pic:spPr>
                </pic:pic>
              </a:graphicData>
            </a:graphic>
          </wp:inline>
        </w:drawing>
      </w:r>
    </w:p>
    <w:p w14:paraId="355DCF49" w14:textId="77777777" w:rsidR="00F81BE7" w:rsidRPr="00294100" w:rsidRDefault="00F81BE7" w:rsidP="00F81BE7">
      <w:pPr>
        <w:pStyle w:val="Caption"/>
      </w:pPr>
      <w:bookmarkStart w:id="125" w:name="_Toc6466565"/>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1BAF4FD1" wp14:editId="2F95B4BB">
            <wp:extent cx="152400" cy="152400"/>
            <wp:effectExtent l="0" t="0" r="0" b="0"/>
            <wp:docPr id="54"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Delete Passenger Profile</w:t>
      </w:r>
      <w:r>
        <w:t>”</w:t>
      </w:r>
      <w:r w:rsidRPr="00294100">
        <w:t xml:space="preserve"> calling </w:t>
      </w:r>
      <w:r>
        <w:rPr>
          <w:noProof/>
        </w:rPr>
        <w:drawing>
          <wp:inline distT="0" distB="0" distL="0" distR="0" wp14:anchorId="1D433F6E" wp14:editId="37E51C1A">
            <wp:extent cx="152400" cy="152400"/>
            <wp:effectExtent l="0" t="0" r="0" b="0"/>
            <wp:docPr id="56"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62874125.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Delete Passenger Profile Data</w:t>
      </w:r>
      <w:r>
        <w:t>”</w:t>
      </w:r>
      <w:bookmarkEnd w:id="125"/>
    </w:p>
    <w:p w14:paraId="6AE5E814" w14:textId="77777777" w:rsidR="00F81BE7" w:rsidRDefault="00F81BE7" w:rsidP="00F81BE7">
      <w:pPr>
        <w:contextualSpacing/>
      </w:pPr>
    </w:p>
    <w:p w14:paraId="110528D3" w14:textId="77777777" w:rsidR="00F81BE7" w:rsidRDefault="00F81BE7" w:rsidP="00F81BE7">
      <w:pPr>
        <w:pStyle w:val="Heading3"/>
        <w:numPr>
          <w:ilvl w:val="2"/>
          <w:numId w:val="4"/>
        </w:numPr>
      </w:pPr>
      <w:bookmarkStart w:id="126" w:name="_Goal_G4:_Have"/>
      <w:bookmarkStart w:id="127" w:name="_Toc6466550"/>
      <w:bookmarkEnd w:id="126"/>
      <w:r>
        <w:t>Function Interfaces</w:t>
      </w:r>
      <w:bookmarkEnd w:id="127"/>
    </w:p>
    <w:p w14:paraId="0DFBED50" w14:textId="77777777" w:rsidR="00F81BE7" w:rsidRPr="00347A88" w:rsidRDefault="00F81BE7" w:rsidP="00F81BE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9" w:history="1">
        <w:r w:rsidRPr="005E2008">
          <w:rPr>
            <w:rStyle w:val="Hyperlink"/>
          </w:rPr>
          <w:t xml:space="preserve">RE Wiki – Adding a </w:t>
        </w:r>
        <w:r>
          <w:rPr>
            <w:rStyle w:val="Hyperlink"/>
          </w:rPr>
          <w:t>Logical Signal or Parameter</w:t>
        </w:r>
      </w:hyperlink>
    </w:p>
    <w:p w14:paraId="14CBD48E" w14:textId="77777777" w:rsidR="00F81BE7" w:rsidRDefault="00F81BE7" w:rsidP="00F81BE7">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F81BE7" w:rsidRPr="00E54DEA" w14:paraId="6D2C091A" w14:textId="77777777" w:rsidTr="005E6FE1">
        <w:trPr>
          <w:trHeight w:val="260"/>
        </w:trPr>
        <w:tc>
          <w:tcPr>
            <w:tcW w:w="2695" w:type="dxa"/>
            <w:shd w:val="clear" w:color="auto" w:fill="D9D9D9" w:themeFill="background1" w:themeFillShade="D9"/>
            <w:noWrap/>
            <w:hideMark/>
          </w:tcPr>
          <w:p w14:paraId="6AA611CB"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0057A28" w14:textId="77777777" w:rsidR="00F81BE7"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4E596DAD" w14:textId="77777777" w:rsidTr="005E6FE1">
        <w:trPr>
          <w:trHeight w:val="410"/>
        </w:trPr>
        <w:tc>
          <w:tcPr>
            <w:tcW w:w="2695" w:type="dxa"/>
            <w:noWrap/>
          </w:tcPr>
          <w:p w14:paraId="4D66099B" w14:textId="77777777" w:rsidR="00F81BE7" w:rsidRDefault="00F81BE7" w:rsidP="005E6FE1">
            <w:pPr>
              <w:contextualSpacing/>
              <w:rPr>
                <w:rFonts w:cs="Arial"/>
              </w:rPr>
            </w:pPr>
            <w:r w:rsidRPr="00275823">
              <w:rPr>
                <w:rFonts w:cs="Arial"/>
              </w:rPr>
              <w:t>input</w:t>
            </w:r>
          </w:p>
          <w:p w14:paraId="5E8B5AF2" w14:textId="77777777" w:rsidR="00F81BE7" w:rsidRDefault="00F81BE7" w:rsidP="005E6FE1">
            <w:pPr>
              <w:contextualSpacing/>
              <w:rPr>
                <w:rFonts w:cs="Arial"/>
              </w:rPr>
            </w:pPr>
            <w:r>
              <w:rPr>
                <w:rFonts w:cs="Arial"/>
              </w:rPr>
              <w:t>Type:</w:t>
            </w:r>
          </w:p>
          <w:p w14:paraId="232CD560" w14:textId="77777777" w:rsidR="00F81BE7" w:rsidRDefault="00F81BE7" w:rsidP="005E6FE1">
            <w:pPr>
              <w:contextualSpacing/>
              <w:rPr>
                <w:rFonts w:cs="Arial"/>
              </w:rPr>
            </w:pPr>
            <w:r w:rsidRPr="0029472F">
              <w:rPr>
                <w:rFonts w:cs="Arial"/>
                <w:color w:val="808080" w:themeColor="background1" w:themeShade="80"/>
              </w:rPr>
              <w:t xml:space="preserve"> </w:t>
            </w:r>
            <w:r>
              <w:rPr>
                <w:noProof/>
              </w:rPr>
              <w:drawing>
                <wp:inline distT="0" distB="0" distL="0" distR="0" wp14:anchorId="6B73F3AD" wp14:editId="5A5812B5">
                  <wp:extent cx="152400" cy="152400"/>
                  <wp:effectExtent l="0" t="0" r="0" b="0"/>
                  <wp:docPr id="58" name="Picture 686277085.jpg" descr="686277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86277085.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548e16210b0c49219f3e9ef30846c0c" w:history="1">
              <w:r>
                <w:rPr>
                  <w:rStyle w:val="Hyperlink"/>
                  <w:rFonts w:cs="Arial"/>
                </w:rPr>
                <w:t>DeleteProfile_Rsp</w:t>
              </w:r>
            </w:hyperlink>
          </w:p>
        </w:tc>
        <w:tc>
          <w:tcPr>
            <w:tcW w:w="7506" w:type="dxa"/>
          </w:tcPr>
          <w:p w14:paraId="0A028717" w14:textId="77777777" w:rsidR="00F81BE7" w:rsidRDefault="00F81BE7" w:rsidP="005E6FE1">
            <w:pPr>
              <w:rPr>
                <w:rFonts w:cs="Arial"/>
              </w:rPr>
            </w:pPr>
            <w:r>
              <w:rPr>
                <w:rFonts w:cs="Arial"/>
              </w:rPr>
              <w:t>Signal Description:</w:t>
            </w:r>
          </w:p>
          <w:p w14:paraId="1E052E36" w14:textId="77777777" w:rsidR="00F81BE7" w:rsidRDefault="00F81BE7" w:rsidP="005E6FE1">
            <w:pPr>
              <w:rPr>
                <w:rFonts w:cs="Arial"/>
              </w:rPr>
            </w:pPr>
            <w:r w:rsidRPr="00275823">
              <w:rPr>
                <w:rFonts w:cs="Arial"/>
              </w:rPr>
              <w:t>Profile Management Server response to the DeleteProfile_Rq. Indicates Success or Failure.</w:t>
            </w:r>
          </w:p>
          <w:p w14:paraId="47CA9194" w14:textId="77777777" w:rsidR="00F81BE7" w:rsidRDefault="00F81BE7" w:rsidP="005E6FE1">
            <w:pPr>
              <w:rPr>
                <w:rFonts w:cs="Arial"/>
              </w:rPr>
            </w:pPr>
          </w:p>
          <w:p w14:paraId="413FAAF0" w14:textId="77777777" w:rsidR="00F81BE7" w:rsidRPr="0046598F" w:rsidRDefault="00F81BE7" w:rsidP="005E6FE1">
            <w:pPr>
              <w:rPr>
                <w:rFonts w:cs="Arial"/>
                <w:color w:val="000000"/>
              </w:rPr>
            </w:pPr>
            <w:r>
              <w:rPr>
                <w:rFonts w:cs="Arial"/>
                <w:color w:val="000000"/>
              </w:rPr>
              <w:t>Received from:</w:t>
            </w:r>
          </w:p>
          <w:p w14:paraId="428DA0AA" w14:textId="77777777" w:rsidR="00F81BE7" w:rsidRPr="00C8319B" w:rsidRDefault="00F81BE7" w:rsidP="005E6FE1">
            <w:pPr>
              <w:pStyle w:val="ListParagraph"/>
              <w:numPr>
                <w:ilvl w:val="0"/>
                <w:numId w:val="12"/>
              </w:numPr>
              <w:rPr>
                <w:rFonts w:cs="Arial"/>
              </w:rPr>
            </w:pPr>
            <w:r>
              <w:rPr>
                <w:noProof/>
              </w:rPr>
              <w:drawing>
                <wp:inline distT="0" distB="0" distL="0" distR="0" wp14:anchorId="7FD28217" wp14:editId="49D5B27A">
                  <wp:extent cx="152400" cy="152400"/>
                  <wp:effectExtent l="0" t="0" r="0" b="0"/>
                  <wp:docPr id="60"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44324041.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49f4cd9465ac13212db66eb49140078" w:history="1">
              <w:r>
                <w:rPr>
                  <w:rStyle w:val="Hyperlink"/>
                  <w:rFonts w:cs="Arial"/>
                </w:rPr>
                <w:t>Delete Profile From Storage</w:t>
              </w:r>
            </w:hyperlink>
          </w:p>
        </w:tc>
      </w:tr>
    </w:tbl>
    <w:p w14:paraId="57D17078" w14:textId="77777777" w:rsidR="00F81BE7" w:rsidRDefault="00F81BE7" w:rsidP="00F81BE7">
      <w:pPr>
        <w:pStyle w:val="Heading4"/>
        <w:numPr>
          <w:ilvl w:val="3"/>
          <w:numId w:val="4"/>
        </w:numPr>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F81BE7" w:rsidRPr="00E54DEA" w14:paraId="20DBC776" w14:textId="77777777" w:rsidTr="005E6FE1">
        <w:trPr>
          <w:trHeight w:val="260"/>
        </w:trPr>
        <w:tc>
          <w:tcPr>
            <w:tcW w:w="2689" w:type="dxa"/>
            <w:shd w:val="clear" w:color="auto" w:fill="D9D9D9" w:themeFill="background1" w:themeFillShade="D9"/>
            <w:noWrap/>
            <w:hideMark/>
          </w:tcPr>
          <w:p w14:paraId="18D497A5"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ECA4592" w14:textId="77777777" w:rsidR="00F81BE7" w:rsidRPr="00E54DEA"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03A79C66" w14:textId="77777777" w:rsidTr="005E6FE1">
        <w:trPr>
          <w:trHeight w:val="410"/>
        </w:trPr>
        <w:tc>
          <w:tcPr>
            <w:tcW w:w="2689" w:type="dxa"/>
            <w:noWrap/>
          </w:tcPr>
          <w:p w14:paraId="2A7FB00B" w14:textId="77777777" w:rsidR="00F81BE7" w:rsidRDefault="00F81BE7" w:rsidP="005E6FE1">
            <w:pPr>
              <w:contextualSpacing/>
              <w:rPr>
                <w:rFonts w:cs="Arial"/>
              </w:rPr>
            </w:pPr>
            <w:r>
              <w:rPr>
                <w:rFonts w:cs="Arial"/>
              </w:rPr>
              <w:t>output</w:t>
            </w:r>
          </w:p>
          <w:p w14:paraId="7F9155FB" w14:textId="77777777" w:rsidR="00F81BE7" w:rsidRDefault="00F81BE7" w:rsidP="005E6FE1">
            <w:pPr>
              <w:contextualSpacing/>
              <w:rPr>
                <w:rFonts w:cs="Arial"/>
              </w:rPr>
            </w:pPr>
            <w:r>
              <w:rPr>
                <w:rFonts w:cs="Arial"/>
              </w:rPr>
              <w:t>Type:</w:t>
            </w:r>
          </w:p>
          <w:p w14:paraId="059C8309" w14:textId="77777777" w:rsidR="00F81BE7" w:rsidRDefault="00F81BE7" w:rsidP="005E6FE1">
            <w:pPr>
              <w:contextualSpacing/>
              <w:rPr>
                <w:rFonts w:cs="Arial"/>
              </w:rPr>
            </w:pPr>
            <w:r>
              <w:rPr>
                <w:noProof/>
              </w:rPr>
              <w:drawing>
                <wp:inline distT="0" distB="0" distL="0" distR="0" wp14:anchorId="262CD18E" wp14:editId="20700942">
                  <wp:extent cx="152400" cy="152400"/>
                  <wp:effectExtent l="0" t="0" r="0" b="0"/>
                  <wp:docPr id="62" name="Picture 686277085.jpg" descr="686277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86277085.jpg"/>
                          <pic:cNvPicPr/>
                        </pic:nvPicPr>
                        <pic:blipFill>
                          <a:blip r:embed="rId40" cstate="print"/>
                          <a:stretch>
                            <a:fillRect/>
                          </a:stretch>
                        </pic:blipFill>
                        <pic:spPr>
                          <a:xfrm>
                            <a:off x="0" y="0"/>
                            <a:ext cx="152400" cy="152400"/>
                          </a:xfrm>
                          <a:prstGeom prst="rect">
                            <a:avLst/>
                          </a:prstGeom>
                        </pic:spPr>
                      </pic:pic>
                    </a:graphicData>
                  </a:graphic>
                </wp:inline>
              </w:drawing>
            </w:r>
            <w:r>
              <w:rPr>
                <w:rFonts w:cs="Arial"/>
              </w:rPr>
              <w:t xml:space="preserve"> </w:t>
            </w:r>
            <w:hyperlink w:anchor="_ea067edbbcfe61a890003880af53c4cd" w:history="1">
              <w:r>
                <w:rPr>
                  <w:rStyle w:val="Hyperlink"/>
                  <w:rFonts w:cs="Arial"/>
                </w:rPr>
                <w:t>DeleteProfile_Rq</w:t>
              </w:r>
            </w:hyperlink>
          </w:p>
        </w:tc>
        <w:tc>
          <w:tcPr>
            <w:tcW w:w="7512" w:type="dxa"/>
            <w:noWrap/>
          </w:tcPr>
          <w:p w14:paraId="605BA5B1" w14:textId="77777777" w:rsidR="00F81BE7" w:rsidRDefault="00F81BE7" w:rsidP="005E6FE1">
            <w:pPr>
              <w:rPr>
                <w:rFonts w:cs="Arial"/>
              </w:rPr>
            </w:pPr>
            <w:r>
              <w:rPr>
                <w:rFonts w:cs="Arial"/>
              </w:rPr>
              <w:t>Signal Description:</w:t>
            </w:r>
          </w:p>
          <w:p w14:paraId="36F064B2" w14:textId="77777777" w:rsidR="00F81BE7" w:rsidRDefault="00F81BE7" w:rsidP="005E6FE1">
            <w:pPr>
              <w:rPr>
                <w:rFonts w:cs="Arial"/>
              </w:rPr>
            </w:pPr>
            <w:r>
              <w:rPr>
                <w:rFonts w:cs="Arial"/>
              </w:rPr>
              <w:t>A command to the Profile Management Server to delete a specific profile.</w:t>
            </w:r>
          </w:p>
          <w:p w14:paraId="3F53E1FF" w14:textId="77777777" w:rsidR="00F81BE7" w:rsidRDefault="00F81BE7" w:rsidP="005E6FE1">
            <w:pPr>
              <w:rPr>
                <w:rFonts w:cs="Arial"/>
              </w:rPr>
            </w:pPr>
          </w:p>
          <w:p w14:paraId="1011CB9B" w14:textId="77777777" w:rsidR="00F81BE7" w:rsidRPr="00275823" w:rsidRDefault="00F81BE7" w:rsidP="005E6FE1">
            <w:pPr>
              <w:rPr>
                <w:rFonts w:cs="Arial"/>
                <w:color w:val="000000"/>
              </w:rPr>
            </w:pPr>
            <w:r>
              <w:rPr>
                <w:rFonts w:cs="Arial"/>
                <w:color w:val="000000"/>
              </w:rPr>
              <w:t>Sent to:</w:t>
            </w:r>
          </w:p>
          <w:p w14:paraId="15BCB63A" w14:textId="77777777" w:rsidR="00F81BE7" w:rsidRPr="0046598F" w:rsidRDefault="00F81BE7" w:rsidP="005E6FE1">
            <w:pPr>
              <w:pStyle w:val="ListParagraph"/>
              <w:numPr>
                <w:ilvl w:val="0"/>
                <w:numId w:val="12"/>
              </w:numPr>
              <w:rPr>
                <w:rFonts w:cs="Arial"/>
                <w:color w:val="000000"/>
              </w:rPr>
            </w:pPr>
            <w:r>
              <w:rPr>
                <w:noProof/>
              </w:rPr>
              <w:drawing>
                <wp:inline distT="0" distB="0" distL="0" distR="0" wp14:anchorId="051FE632" wp14:editId="33CECF00">
                  <wp:extent cx="152400" cy="152400"/>
                  <wp:effectExtent l="0" t="0" r="0" b="0"/>
                  <wp:docPr id="64"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44324041.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49f4cd9465ac13212db66eb49140078" w:history="1">
              <w:r>
                <w:rPr>
                  <w:rStyle w:val="Hyperlink"/>
                  <w:rFonts w:cs="Arial"/>
                  <w:color w:val="000000"/>
                </w:rPr>
                <w:t>Delete Profile From Storage</w:t>
              </w:r>
            </w:hyperlink>
          </w:p>
        </w:tc>
      </w:tr>
    </w:tbl>
    <w:p w14:paraId="5027B9EA" w14:textId="77777777" w:rsidR="00F81BE7" w:rsidRDefault="00F81BE7" w:rsidP="00F81BE7">
      <w:pPr>
        <w:pStyle w:val="Heading4"/>
        <w:numPr>
          <w:ilvl w:val="3"/>
          <w:numId w:val="4"/>
        </w:numPr>
      </w:pPr>
      <w:r>
        <w:t>Logical</w:t>
      </w:r>
      <w:r w:rsidRPr="00F15706">
        <w:t xml:space="preserve"> Parameters</w:t>
      </w:r>
    </w:p>
    <w:p w14:paraId="1F141D14" w14:textId="77777777" w:rsidR="00F81BE7" w:rsidRPr="007B3137" w:rsidRDefault="00F81BE7" w:rsidP="00F81BE7">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61AC3E4A" w14:textId="77777777" w:rsidR="00F81BE7" w:rsidRDefault="00F81BE7" w:rsidP="00F81BE7"/>
    <w:p w14:paraId="27DE754D" w14:textId="77777777" w:rsidR="00F81BE7" w:rsidRDefault="00F81BE7" w:rsidP="00F81BE7">
      <w:r w:rsidRPr="005067FC">
        <w:rPr>
          <w:i/>
          <w:color w:val="A6A6A6" w:themeColor="background1" w:themeShade="A6"/>
        </w:rPr>
        <w:t>Not supported by MagicDraw report generation.</w:t>
      </w:r>
    </w:p>
    <w:p w14:paraId="1C46CB57" w14:textId="77777777" w:rsidR="00F81BE7" w:rsidRDefault="00F81BE7" w:rsidP="00F81BE7">
      <w:pPr>
        <w:pStyle w:val="Heading3"/>
        <w:numPr>
          <w:ilvl w:val="2"/>
          <w:numId w:val="4"/>
        </w:numPr>
      </w:pPr>
      <w:bookmarkStart w:id="128" w:name="_Toc6466551"/>
      <w:r>
        <w:t>Function Modeling</w:t>
      </w:r>
      <w:bookmarkEnd w:id="128"/>
    </w:p>
    <w:p w14:paraId="62F37D34" w14:textId="77777777" w:rsidR="00F81BE7" w:rsidRPr="00C31FB7" w:rsidRDefault="00F81BE7" w:rsidP="00F81BE7">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3217215D" w14:textId="77777777" w:rsidR="00F81BE7" w:rsidRDefault="00F81BE7" w:rsidP="00F81BE7">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Typical modeling artifacts in this section are State Machines, Activity Diagrams / Flow Charts, Decision Tables, and possibly Sequence Diagrams, which can all be used as techniques to analyze the function requirements.</w:t>
      </w:r>
    </w:p>
    <w:p w14:paraId="3C67AEB9" w14:textId="77777777" w:rsidR="00F81BE7" w:rsidRPr="00C37F5C" w:rsidRDefault="00F81BE7" w:rsidP="00F81BE7">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1" w:history="1">
        <w:r w:rsidRPr="00EF5443">
          <w:rPr>
            <w:rStyle w:val="SubtleEmphasis"/>
            <w:color w:val="0000FF"/>
          </w:rPr>
          <w:t>RE Wiki – Analyze / Model Requirements</w:t>
        </w:r>
      </w:hyperlink>
    </w:p>
    <w:p w14:paraId="70A6C30D" w14:textId="77777777" w:rsidR="00F81BE7" w:rsidRPr="00C75AE5" w:rsidRDefault="00F81BE7" w:rsidP="00F81BE7"/>
    <w:p w14:paraId="4895AD61" w14:textId="77777777" w:rsidR="00F81BE7" w:rsidRDefault="00F81BE7" w:rsidP="00F81BE7">
      <w:pPr>
        <w:pStyle w:val="Heading4"/>
        <w:numPr>
          <w:ilvl w:val="3"/>
          <w:numId w:val="4"/>
        </w:numPr>
      </w:pPr>
      <w:r>
        <w:t>Use Cases</w:t>
      </w:r>
    </w:p>
    <w:p w14:paraId="31292C32" w14:textId="77777777" w:rsidR="00F81BE7" w:rsidRPr="00C31FB7" w:rsidRDefault="00F81BE7" w:rsidP="00F81BE7">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1391385C" w14:textId="77777777" w:rsidR="00F81BE7" w:rsidRDefault="00F81BE7" w:rsidP="00F81BE7">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 but refine Use Case descriptions down to function level. In general, the RE approach encourages the use of Use Cases on Feature Level but not on Function Level. Activity Diagrams are a more suitable way to express the same on Function Level.</w:t>
      </w:r>
    </w:p>
    <w:p w14:paraId="452BCBC2" w14:textId="77777777" w:rsidR="00F81BE7" w:rsidRDefault="00F81BE7" w:rsidP="00F81BE7">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3C349D01" w14:textId="77777777" w:rsidR="00F81BE7" w:rsidRDefault="00F81BE7" w:rsidP="00F81BE7"/>
    <w:p w14:paraId="49780CCC"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1D8FDB5B" w14:textId="77777777" w:rsidR="00F81BE7" w:rsidRDefault="00F81BE7" w:rsidP="00F81BE7">
      <w:pPr>
        <w:pStyle w:val="Heading4"/>
        <w:numPr>
          <w:ilvl w:val="3"/>
          <w:numId w:val="4"/>
        </w:numPr>
      </w:pPr>
      <w:r>
        <w:t>State Charts / Activity Diagrams / Sequence Diagrams / Decision Tables</w:t>
      </w:r>
    </w:p>
    <w:p w14:paraId="32DF0574" w14:textId="77777777" w:rsidR="00F81BE7" w:rsidRPr="00C31FB7" w:rsidRDefault="00F81BE7" w:rsidP="00F81BE7">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30E1135A" w14:textId="77777777" w:rsidR="00F81BE7" w:rsidRDefault="00F81BE7" w:rsidP="00F81BE7">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 (refer to sample diagrams below):</w:t>
      </w:r>
    </w:p>
    <w:p w14:paraId="45B01FDD" w14:textId="77777777" w:rsidR="00F81BE7" w:rsidRDefault="00F81BE7" w:rsidP="00F81BE7">
      <w:pPr>
        <w:shd w:val="clear" w:color="auto" w:fill="D6E3BC" w:themeFill="accent3" w:themeFillTint="66"/>
        <w:ind w:firstLine="720"/>
        <w:rPr>
          <w:rStyle w:val="SubtleEmphasis"/>
        </w:rPr>
      </w:pPr>
      <w:r>
        <w:rPr>
          <w:rStyle w:val="SubtleEmphasis"/>
        </w:rPr>
        <w:t>State Machines, Activity Diagrams / Flow Charts, or Decision Tables</w:t>
      </w:r>
    </w:p>
    <w:p w14:paraId="10C335A8" w14:textId="77777777" w:rsidR="00F81BE7" w:rsidRDefault="00F81BE7" w:rsidP="00F81BE7">
      <w:pPr>
        <w:shd w:val="clear" w:color="auto" w:fill="D6E3BC" w:themeFill="accent3" w:themeFillTint="66"/>
        <w:rPr>
          <w:rStyle w:val="SubtleEmphasis"/>
        </w:rPr>
      </w:pPr>
      <w:r>
        <w:rPr>
          <w:rStyle w:val="SubtleEmphasis"/>
        </w:rPr>
        <w:t>Optionally, Sequence Diagrams might help to analyze the interaction between Functions.</w:t>
      </w:r>
    </w:p>
    <w:p w14:paraId="2BEE35BD" w14:textId="77777777" w:rsidR="00F81BE7" w:rsidRPr="00C37F5C" w:rsidRDefault="00F81BE7" w:rsidP="00F81BE7">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2" w:history="1">
        <w:r w:rsidRPr="00EF5443">
          <w:rPr>
            <w:rStyle w:val="SubtleEmphasis"/>
            <w:color w:val="0000FF"/>
          </w:rPr>
          <w:t>RE Wiki – Analyze / Model Requirements</w:t>
        </w:r>
      </w:hyperlink>
    </w:p>
    <w:p w14:paraId="6C9066FA" w14:textId="77777777" w:rsidR="00F81BE7" w:rsidRDefault="00F81BE7" w:rsidP="00F81BE7">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3"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7ACB846C" w14:textId="77777777" w:rsidR="00F81BE7" w:rsidRDefault="00F81BE7" w:rsidP="00F81BE7">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4" w:history="1">
        <w:r w:rsidRPr="00EF5443">
          <w:rPr>
            <w:rStyle w:val="SubtleEmphasis"/>
            <w:color w:val="0000FF"/>
          </w:rPr>
          <w:t>RE Wiki – Activity Diagram</w:t>
        </w:r>
      </w:hyperlink>
      <w:r>
        <w:rPr>
          <w:rStyle w:val="SubtleEmphasis"/>
          <w:color w:val="0000FF"/>
        </w:rPr>
        <w:t xml:space="preserve">, </w:t>
      </w:r>
      <w:hyperlink r:id="rId45" w:history="1">
        <w:r w:rsidRPr="001134B9">
          <w:rPr>
            <w:rStyle w:val="Hyperlink"/>
          </w:rPr>
          <w:t>SysML User Group – Activity Diagram Basics</w:t>
        </w:r>
      </w:hyperlink>
    </w:p>
    <w:p w14:paraId="6CA409F5" w14:textId="77777777" w:rsidR="00F81BE7" w:rsidRPr="00EF5443" w:rsidRDefault="00F81BE7" w:rsidP="00F81BE7">
      <w:pPr>
        <w:shd w:val="clear" w:color="auto" w:fill="D6E3BC" w:themeFill="accent3" w:themeFillTint="66"/>
        <w:ind w:firstLine="720"/>
        <w:rPr>
          <w:rStyle w:val="SubtleEmphasis"/>
          <w:rFonts w:cs="Arial"/>
        </w:rPr>
      </w:pPr>
      <w:r>
        <w:rPr>
          <w:rStyle w:val="SubtleEmphasis"/>
          <w:rFonts w:cs="Arial"/>
        </w:rPr>
        <w:t xml:space="preserve">Sequence Diagrams: </w:t>
      </w:r>
      <w:hyperlink r:id="rId46" w:history="1">
        <w:r w:rsidRPr="00EF5443">
          <w:rPr>
            <w:rStyle w:val="SubtleEmphasis"/>
            <w:color w:val="0000FF"/>
          </w:rPr>
          <w:t>RE Wiki – Sequence Chart</w:t>
        </w:r>
      </w:hyperlink>
      <w:r>
        <w:rPr>
          <w:rStyle w:val="SubtleEmphasis"/>
          <w:color w:val="0000FF"/>
        </w:rPr>
        <w:t xml:space="preserve">, </w:t>
      </w:r>
      <w:hyperlink r:id="rId47" w:history="1">
        <w:r w:rsidRPr="001134B9">
          <w:rPr>
            <w:rStyle w:val="Hyperlink"/>
          </w:rPr>
          <w:t>SysML User Group – Sequence Diagram Basics</w:t>
        </w:r>
      </w:hyperlink>
    </w:p>
    <w:p w14:paraId="6C1EFD67" w14:textId="77777777" w:rsidR="00F81BE7" w:rsidRDefault="00F81BE7" w:rsidP="00F81BE7"/>
    <w:p w14:paraId="7BEC4CEE"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335031AF" w14:textId="77777777" w:rsidR="00F81BE7" w:rsidRDefault="00F81BE7" w:rsidP="00F81BE7">
      <w:pPr>
        <w:pStyle w:val="Heading3"/>
        <w:numPr>
          <w:ilvl w:val="2"/>
          <w:numId w:val="4"/>
        </w:numPr>
      </w:pPr>
      <w:bookmarkStart w:id="129" w:name="_Toc6466552"/>
      <w:r>
        <w:t>Function Requirements</w:t>
      </w:r>
      <w:bookmarkEnd w:id="129"/>
    </w:p>
    <w:p w14:paraId="268EDDB8" w14:textId="77777777" w:rsidR="00F81BE7" w:rsidRDefault="00F81BE7" w:rsidP="00F81BE7">
      <w:pPr>
        <w:shd w:val="clear" w:color="auto" w:fill="D6E3BC" w:themeFill="accent3" w:themeFillTint="66"/>
        <w:rPr>
          <w:rStyle w:val="Hyperlink"/>
          <w:i/>
          <w:iCs/>
        </w:rPr>
      </w:pPr>
      <w:r w:rsidRPr="00347A88">
        <w:rPr>
          <w:rStyle w:val="SubtleEmphasis"/>
        </w:rPr>
        <w:t xml:space="preserve">#Link: </w:t>
      </w:r>
      <w:hyperlink r:id="rId48" w:history="1">
        <w:r w:rsidRPr="00954A43">
          <w:rPr>
            <w:rStyle w:val="Hyperlink"/>
            <w:i/>
            <w:iCs/>
          </w:rPr>
          <w:t>RE Wiki – How to write good requirements</w:t>
        </w:r>
      </w:hyperlink>
    </w:p>
    <w:p w14:paraId="51DC98D6" w14:textId="77777777" w:rsidR="00F81BE7" w:rsidRDefault="00F81BE7" w:rsidP="00F81BE7">
      <w:pPr>
        <w:pStyle w:val="Heading4"/>
        <w:numPr>
          <w:ilvl w:val="3"/>
          <w:numId w:val="4"/>
        </w:numPr>
      </w:pPr>
      <w:bookmarkStart w:id="130" w:name="_Toc417661290"/>
      <w:r>
        <w:t>Functional Requirements</w:t>
      </w:r>
      <w:bookmarkEnd w:id="130"/>
    </w:p>
    <w:p w14:paraId="16E01E0A" w14:textId="77777777" w:rsidR="00F81BE7" w:rsidRDefault="00F81BE7" w:rsidP="00F81BE7">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2EED265F" w14:textId="77777777" w:rsidR="00F81BE7" w:rsidRDefault="00F81BE7" w:rsidP="00F81BE7">
      <w:pPr>
        <w:pStyle w:val="Heading5"/>
        <w:numPr>
          <w:ilvl w:val="4"/>
          <w:numId w:val="4"/>
        </w:numPr>
      </w:pPr>
      <w:bookmarkStart w:id="131" w:name="_Toc417661292"/>
      <w:r>
        <w:lastRenderedPageBreak/>
        <w:t>Normal Operation</w:t>
      </w:r>
      <w:bookmarkEnd w:id="131"/>
    </w:p>
    <w:p w14:paraId="5AE5E1F4" w14:textId="77777777" w:rsidR="00F81BE7" w:rsidRDefault="00F81BE7" w:rsidP="00F81BE7"/>
    <w:p w14:paraId="401A2682" w14:textId="5AC9794D" w:rsidR="00F81BE7" w:rsidRPr="0017445F" w:rsidRDefault="00F81BE7" w:rsidP="00F81BE7">
      <w:pPr>
        <w:pStyle w:val="RERequirement"/>
        <w:shd w:val="clear" w:color="auto" w:fill="F2F2F2" w:themeFill="background1" w:themeFillShade="F2"/>
      </w:pPr>
      <w:bookmarkStart w:id="132" w:name="_68ca2b38b1bd176134debda1153d2c5e"/>
      <w:bookmarkEnd w:id="132"/>
      <w:r>
        <w:t xml:space="preserve"> </w:t>
      </w:r>
      <w:ins w:id="133" w:author="Justin" w:date="2021-10-29T08:40:00Z">
        <w:r w:rsidR="00B37EF2">
          <w:t xml:space="preserve">REQ-462305/A </w:t>
        </w:r>
      </w:ins>
      <w:r>
        <w:t>Request to delete Passenger Profile data from storage</w:t>
      </w:r>
    </w:p>
    <w:p w14:paraId="46440D09" w14:textId="30FAE9D3" w:rsidR="00F81BE7" w:rsidRDefault="00F81BE7" w:rsidP="00F81BE7">
      <w:pPr>
        <w:rPr>
          <w:ins w:id="134" w:author="Bauer, Justin (J.)" w:date="2021-10-27T16:06:00Z"/>
          <w:rFonts w:cs="Arial"/>
        </w:rPr>
      </w:pPr>
      <w:r>
        <w:rPr>
          <w:rFonts w:cs="Arial"/>
        </w:rPr>
        <w:t>When a Passenger Profile is requested to be deleted, the Profile Interface Client shall send</w:t>
      </w:r>
      <w:ins w:id="135" w:author="Bauer, Justin (J.)" w:date="2021-10-27T16:05:00Z">
        <w:r w:rsidR="0054258D">
          <w:rPr>
            <w:rFonts w:cs="Arial"/>
          </w:rPr>
          <w:t xml:space="preserve"> DeleteProfile_Rq</w:t>
        </w:r>
      </w:ins>
      <w:ins w:id="136" w:author="Bauer, Justin (J.)" w:date="2021-10-27T16:06:00Z">
        <w:r w:rsidR="0054258D">
          <w:rPr>
            <w:rFonts w:cs="Arial"/>
          </w:rPr>
          <w:t xml:space="preserve"> with the below fields</w:t>
        </w:r>
      </w:ins>
      <w:r>
        <w:rPr>
          <w:rFonts w:cs="Arial"/>
        </w:rPr>
        <w:t xml:space="preserve"> </w:t>
      </w:r>
      <w:del w:id="137" w:author="Bauer, Justin (J.)" w:date="2021-10-27T16:06:00Z">
        <w:r w:rsidDel="0054258D">
          <w:rPr>
            <w:rFonts w:cs="Arial"/>
          </w:rPr>
          <w:delText xml:space="preserve">a request </w:delText>
        </w:r>
      </w:del>
      <w:r>
        <w:rPr>
          <w:rFonts w:cs="Arial"/>
        </w:rPr>
        <w:t>to the Profile Management Server to delete all associated Passenger Profile data from storage.</w:t>
      </w:r>
    </w:p>
    <w:p w14:paraId="06753E59" w14:textId="218B1538" w:rsidR="0054258D" w:rsidRDefault="0054258D" w:rsidP="0054258D">
      <w:pPr>
        <w:pStyle w:val="ListParagraph"/>
        <w:numPr>
          <w:ilvl w:val="0"/>
          <w:numId w:val="23"/>
        </w:numPr>
        <w:rPr>
          <w:ins w:id="138" w:author="Bauer, Justin (J.)" w:date="2021-10-27T16:07:00Z"/>
          <w:rFonts w:cs="Arial"/>
        </w:rPr>
      </w:pPr>
      <w:ins w:id="139" w:author="Bauer, Justin (J.)" w:date="2021-10-27T16:07:00Z">
        <w:r>
          <w:rPr>
            <w:rFonts w:cs="Arial"/>
          </w:rPr>
          <w:t>Profile_Type = Passenger</w:t>
        </w:r>
      </w:ins>
    </w:p>
    <w:p w14:paraId="6FB9C481" w14:textId="4C048446" w:rsidR="0054258D" w:rsidRPr="0054258D" w:rsidRDefault="0054258D">
      <w:pPr>
        <w:pStyle w:val="ListParagraph"/>
        <w:numPr>
          <w:ilvl w:val="0"/>
          <w:numId w:val="23"/>
        </w:numPr>
        <w:rPr>
          <w:rFonts w:cs="Arial"/>
        </w:rPr>
        <w:pPrChange w:id="140" w:author="Bauer, Justin (J.)" w:date="2021-10-27T16:06:00Z">
          <w:pPr/>
        </w:pPrChange>
      </w:pPr>
      <w:ins w:id="141" w:author="Bauer, Justin (J.)" w:date="2021-10-27T16:07:00Z">
        <w:r>
          <w:rPr>
            <w:rFonts w:cs="Arial"/>
          </w:rPr>
          <w:t>PersIndex = PROFILE_1 – PROFILE_10</w:t>
        </w:r>
      </w:ins>
    </w:p>
    <w:p w14:paraId="3BB4FADF"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5A461751"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09065E"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4EF8977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F97017"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4E113F" w14:textId="77777777" w:rsidR="00F81BE7" w:rsidRDefault="00F81BE7" w:rsidP="005E6FE1"/>
        </w:tc>
      </w:tr>
      <w:tr w:rsidR="00F81BE7" w:rsidRPr="00FD127C" w14:paraId="498A221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D8B57C"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B7216C" w14:textId="77777777" w:rsidR="00F81BE7" w:rsidRDefault="00F81BE7" w:rsidP="005E6FE1"/>
        </w:tc>
      </w:tr>
      <w:tr w:rsidR="00F81BE7" w:rsidRPr="00FD127C" w14:paraId="51C45DC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AE835"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BB0BE6" w14:textId="77777777" w:rsidR="00F81BE7" w:rsidRDefault="00F81BE7" w:rsidP="005E6FE1"/>
        </w:tc>
      </w:tr>
      <w:tr w:rsidR="00F81BE7" w:rsidRPr="00FD127C" w14:paraId="0E19D96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F8D5C"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F0759"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F99DCC"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278B5A" w14:textId="77777777" w:rsidR="00F81BE7" w:rsidRDefault="00F81BE7" w:rsidP="005E6FE1"/>
        </w:tc>
      </w:tr>
      <w:tr w:rsidR="00F81BE7" w:rsidRPr="00FD127C" w14:paraId="04FAD7F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B733B8"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47DCC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ECB9D1"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A181BC" w14:textId="77777777" w:rsidR="00F81BE7" w:rsidRDefault="00F81BE7" w:rsidP="005E6FE1"/>
        </w:tc>
      </w:tr>
      <w:tr w:rsidR="00F81BE7" w:rsidRPr="00FD127C" w14:paraId="2E4946F0"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C3AA8"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A318A5"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F55512"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D795F"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5DF37"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41398B" w14:textId="77777777" w:rsidR="00F81BE7" w:rsidRDefault="00F81BE7" w:rsidP="005E6FE1"/>
        </w:tc>
      </w:tr>
      <w:tr w:rsidR="00F81BE7" w:rsidRPr="00FD127C" w14:paraId="46D7290F"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333CEE" w14:textId="77777777" w:rsidR="00F81BE7" w:rsidRPr="00FD127C" w:rsidRDefault="00AB7756" w:rsidP="005E6FE1">
            <w:pPr>
              <w:rPr>
                <w:rFonts w:cs="Arial"/>
                <w:bCs/>
                <w:color w:val="808080" w:themeColor="background1" w:themeShade="80"/>
                <w:sz w:val="16"/>
                <w:szCs w:val="14"/>
              </w:rPr>
            </w:pPr>
            <w:hyperlink r:id="rId49"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B544D6"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1E9F6F"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74F0615" w14:textId="77777777" w:rsidR="00F81BE7" w:rsidRDefault="00F81BE7" w:rsidP="00F81BE7"/>
    <w:p w14:paraId="3DA9211B" w14:textId="6AFE2111" w:rsidR="00F81BE7" w:rsidRPr="0017445F" w:rsidRDefault="00F81BE7" w:rsidP="00F81BE7">
      <w:pPr>
        <w:pStyle w:val="RERequirement"/>
        <w:shd w:val="clear" w:color="auto" w:fill="F2F2F2" w:themeFill="background1" w:themeFillShade="F2"/>
      </w:pPr>
      <w:bookmarkStart w:id="142" w:name="_d5d89f4a234122a500569d934a242af2"/>
      <w:bookmarkEnd w:id="142"/>
      <w:r>
        <w:t xml:space="preserve"> </w:t>
      </w:r>
      <w:ins w:id="143" w:author="Justin" w:date="2021-10-29T08:43:00Z">
        <w:r w:rsidR="00B37EF2">
          <w:t xml:space="preserve">REQ-462304/A </w:t>
        </w:r>
      </w:ins>
      <w:r>
        <w:t>Delete Passenger Profile Data</w:t>
      </w:r>
    </w:p>
    <w:p w14:paraId="1C67DB9B" w14:textId="77777777" w:rsidR="00F81BE7" w:rsidRDefault="00F81BE7" w:rsidP="00F81BE7">
      <w:pPr>
        <w:rPr>
          <w:rFonts w:cs="Arial"/>
        </w:rPr>
      </w:pPr>
      <w:r>
        <w:rPr>
          <w:rFonts w:cs="Arial"/>
        </w:rPr>
        <w:t>When a Passenger Profile is requested to be deleted and the Profile Interface Client receives confirmation that the Passenger Profile data has been deleted from the Profile Management Server, the Profile Interface Client shall delete any profile data and remove the deleted profile from the Passenger Profile menu.</w:t>
      </w:r>
    </w:p>
    <w:p w14:paraId="57609822"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6E12E5C8"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B92D7D"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30C15BC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060D89"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421F8F" w14:textId="77777777" w:rsidR="00F81BE7" w:rsidRDefault="00F81BE7" w:rsidP="005E6FE1"/>
        </w:tc>
      </w:tr>
      <w:tr w:rsidR="00F81BE7" w:rsidRPr="00FD127C" w14:paraId="46F8526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EBEA25"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24E07" w14:textId="77777777" w:rsidR="00F81BE7" w:rsidRDefault="00F81BE7" w:rsidP="005E6FE1"/>
        </w:tc>
      </w:tr>
      <w:tr w:rsidR="00F81BE7" w:rsidRPr="00FD127C" w14:paraId="4E9D152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E6741"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4BEBAC" w14:textId="77777777" w:rsidR="00F81BE7" w:rsidRDefault="00F81BE7" w:rsidP="005E6FE1"/>
        </w:tc>
      </w:tr>
      <w:tr w:rsidR="00F81BE7" w:rsidRPr="00FD127C" w14:paraId="43AEB91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05F56"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669F7"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6C0F28"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8E570F" w14:textId="77777777" w:rsidR="00F81BE7" w:rsidRDefault="00F81BE7" w:rsidP="005E6FE1"/>
        </w:tc>
      </w:tr>
      <w:tr w:rsidR="00F81BE7" w:rsidRPr="00FD127C" w14:paraId="405BEF8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FF4448"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EB35F9"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829E07"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F51CBA" w14:textId="77777777" w:rsidR="00F81BE7" w:rsidRDefault="00F81BE7" w:rsidP="005E6FE1"/>
        </w:tc>
      </w:tr>
      <w:tr w:rsidR="00F81BE7" w:rsidRPr="00FD127C" w14:paraId="0E3316F3"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00CD82"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D8C84D"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8DDCD"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B20BA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756A52"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7C9A29" w14:textId="77777777" w:rsidR="00F81BE7" w:rsidRDefault="00F81BE7" w:rsidP="005E6FE1"/>
        </w:tc>
      </w:tr>
      <w:tr w:rsidR="00F81BE7" w:rsidRPr="00FD127C" w14:paraId="03FFDA94"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042C16" w14:textId="77777777" w:rsidR="00F81BE7" w:rsidRPr="00FD127C" w:rsidRDefault="00AB7756" w:rsidP="005E6FE1">
            <w:pPr>
              <w:rPr>
                <w:rFonts w:cs="Arial"/>
                <w:bCs/>
                <w:color w:val="808080" w:themeColor="background1" w:themeShade="80"/>
                <w:sz w:val="16"/>
                <w:szCs w:val="14"/>
              </w:rPr>
            </w:pPr>
            <w:hyperlink r:id="rId50"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1C3098"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810093"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97104B5" w14:textId="77777777" w:rsidR="00F81BE7" w:rsidRDefault="00F81BE7" w:rsidP="00F81BE7"/>
    <w:p w14:paraId="4FCE5C49" w14:textId="77777777" w:rsidR="00F81BE7" w:rsidRDefault="00F81BE7" w:rsidP="00F81BE7">
      <w:pPr>
        <w:pStyle w:val="Heading5"/>
        <w:numPr>
          <w:ilvl w:val="4"/>
          <w:numId w:val="4"/>
        </w:numPr>
      </w:pPr>
      <w:bookmarkStart w:id="144" w:name="_Toc417661294"/>
      <w:r>
        <w:t>Error Handling</w:t>
      </w:r>
      <w:bookmarkEnd w:id="144"/>
    </w:p>
    <w:p w14:paraId="3AB72FC4" w14:textId="77777777" w:rsidR="00F81BE7" w:rsidRPr="00400BE3" w:rsidRDefault="00F81BE7" w:rsidP="00F81BE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FMEA counter measures </w:t>
      </w:r>
      <w:r>
        <w:rPr>
          <w:i/>
          <w:color w:val="808080" w:themeColor="background1" w:themeShade="80"/>
        </w:rPr>
        <w:t>could be considered as</w:t>
      </w:r>
      <w:r w:rsidRPr="00400BE3">
        <w:rPr>
          <w:i/>
          <w:color w:val="808080" w:themeColor="background1" w:themeShade="80"/>
        </w:rPr>
        <w:t xml:space="preserve"> requirements in this chapter</w:t>
      </w:r>
    </w:p>
    <w:p w14:paraId="20B0447A" w14:textId="77777777" w:rsidR="00F81BE7" w:rsidRDefault="00F81BE7" w:rsidP="00F81BE7"/>
    <w:p w14:paraId="253FC0BB" w14:textId="77777777" w:rsidR="00F81BE7" w:rsidRDefault="00F81BE7" w:rsidP="00F81BE7">
      <w:pPr>
        <w:rPr>
          <w:color w:val="A6A6A6" w:themeColor="background1" w:themeShade="A6"/>
        </w:rPr>
      </w:pPr>
      <w:r>
        <w:rPr>
          <w:color w:val="A6A6A6" w:themeColor="background1" w:themeShade="A6"/>
        </w:rPr>
        <w:t>No Error Handling Requirements specified.</w:t>
      </w:r>
    </w:p>
    <w:p w14:paraId="19D1998E" w14:textId="77777777" w:rsidR="00F81BE7" w:rsidRDefault="00F81BE7" w:rsidP="00F81BE7">
      <w:pPr>
        <w:pStyle w:val="Heading4"/>
        <w:numPr>
          <w:ilvl w:val="3"/>
          <w:numId w:val="4"/>
        </w:numPr>
      </w:pPr>
      <w:r>
        <w:t>Non-Functional Requirements</w:t>
      </w:r>
    </w:p>
    <w:p w14:paraId="18FCAB57" w14:textId="77777777" w:rsidR="00F81BE7" w:rsidRPr="00400BE3" w:rsidRDefault="00F81BE7" w:rsidP="00F81BE7">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3045D869" w14:textId="77777777" w:rsidR="00F81BE7" w:rsidRDefault="00F81BE7" w:rsidP="00F81BE7"/>
    <w:p w14:paraId="028C09A4" w14:textId="77777777" w:rsidR="00F81BE7" w:rsidRDefault="00F81BE7" w:rsidP="00F81BE7">
      <w:pPr>
        <w:rPr>
          <w:color w:val="A6A6A6" w:themeColor="background1" w:themeShade="A6"/>
        </w:rPr>
      </w:pPr>
      <w:r>
        <w:rPr>
          <w:color w:val="A6A6A6" w:themeColor="background1" w:themeShade="A6"/>
        </w:rPr>
        <w:t>No Non-Functional Requirements specified.</w:t>
      </w:r>
    </w:p>
    <w:p w14:paraId="515A95B8" w14:textId="77777777" w:rsidR="00F81BE7" w:rsidRDefault="00F81BE7" w:rsidP="00F81BE7">
      <w:pPr>
        <w:pStyle w:val="Heading4"/>
        <w:numPr>
          <w:ilvl w:val="3"/>
          <w:numId w:val="4"/>
        </w:numPr>
      </w:pPr>
      <w:r>
        <w:t>Functional Safety Requirements</w:t>
      </w:r>
    </w:p>
    <w:p w14:paraId="1B2E9614" w14:textId="77777777" w:rsidR="00F81BE7" w:rsidRPr="00347A88" w:rsidRDefault="00F81BE7" w:rsidP="00F81BE7">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5404CC3" w14:textId="77777777" w:rsidR="00F81BE7" w:rsidRDefault="00F81BE7" w:rsidP="00F81BE7">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6ECDCA53" w14:textId="77777777" w:rsidR="00F81BE7" w:rsidRDefault="00F81BE7" w:rsidP="00F81BE7">
      <w:pPr>
        <w:shd w:val="clear" w:color="auto" w:fill="D6E3BC" w:themeFill="accent3" w:themeFillTint="66"/>
        <w:rPr>
          <w:rStyle w:val="SubtleEmphasis"/>
        </w:rPr>
      </w:pPr>
      <w:r w:rsidRPr="008A4C8A">
        <w:rPr>
          <w:rStyle w:val="SubtleEmphasis"/>
          <w:b/>
        </w:rPr>
        <w:t>#Link:</w:t>
      </w:r>
      <w:r>
        <w:tab/>
      </w:r>
      <w:hyperlink r:id="rId51" w:history="1">
        <w:r w:rsidRPr="008A4C8A">
          <w:rPr>
            <w:rStyle w:val="Hyperlink"/>
          </w:rPr>
          <w:t>Functional Safety Sharepoint</w:t>
        </w:r>
      </w:hyperlink>
      <w:r>
        <w:rPr>
          <w:rStyle w:val="SubtleEmphasis"/>
        </w:rPr>
        <w:t xml:space="preserve"> – Functional Safety Concept</w:t>
      </w:r>
    </w:p>
    <w:p w14:paraId="67D7CB29" w14:textId="77777777" w:rsidR="00F81BE7" w:rsidRPr="00FC44FB" w:rsidRDefault="00F81BE7" w:rsidP="00F81BE7">
      <w:pPr>
        <w:shd w:val="clear" w:color="auto" w:fill="D6E3BC" w:themeFill="accent3" w:themeFillTint="66"/>
        <w:rPr>
          <w:rStyle w:val="SubtleEmphasis"/>
          <w:i w:val="0"/>
          <w:iCs w:val="0"/>
        </w:rPr>
      </w:pPr>
      <w:r>
        <w:tab/>
      </w:r>
      <w:hyperlink r:id="rId52" w:history="1">
        <w:r w:rsidRPr="0097120E">
          <w:rPr>
            <w:rStyle w:val="Hyperlink"/>
          </w:rPr>
          <w:t>RE Wiki - Requirements Attributes</w:t>
        </w:r>
      </w:hyperlink>
    </w:p>
    <w:p w14:paraId="5C99CB38" w14:textId="77777777" w:rsidR="00F81BE7" w:rsidRDefault="00F81BE7" w:rsidP="00F81BE7">
      <w:pPr>
        <w:rPr>
          <w:highlight w:val="yellow"/>
        </w:rPr>
      </w:pPr>
    </w:p>
    <w:p w14:paraId="13160FB1"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5064C5CD" w14:textId="77777777" w:rsidR="00F81BE7" w:rsidRDefault="00F81BE7" w:rsidP="00F81BE7">
      <w:pPr>
        <w:pStyle w:val="Heading5"/>
        <w:numPr>
          <w:ilvl w:val="4"/>
          <w:numId w:val="4"/>
        </w:numPr>
      </w:pPr>
      <w:r>
        <w:t>ASIL Decomposition of Functional Safety Requirements</w:t>
      </w:r>
    </w:p>
    <w:p w14:paraId="450534C5" w14:textId="77777777" w:rsidR="00F81BE7" w:rsidRPr="00347A88" w:rsidRDefault="00F81BE7" w:rsidP="00F81BE7">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73C64799" w14:textId="77777777" w:rsidR="00F81BE7" w:rsidRDefault="00F81BE7" w:rsidP="00F81BE7">
      <w:pPr>
        <w:shd w:val="clear" w:color="auto" w:fill="D6E3BC" w:themeFill="accent3" w:themeFillTint="66"/>
        <w:rPr>
          <w:i/>
          <w:color w:val="808080" w:themeColor="background1" w:themeShade="80"/>
        </w:rPr>
      </w:pPr>
      <w:r w:rsidRPr="00F15BD1">
        <w:rPr>
          <w:b/>
          <w:i/>
          <w:color w:val="808080" w:themeColor="background1" w:themeShade="80"/>
          <w:lang w:val="en-GB"/>
        </w:rPr>
        <w:lastRenderedPageBreak/>
        <w:t>#Hint:</w:t>
      </w:r>
      <w:r>
        <w:rPr>
          <w:i/>
          <w:color w:val="808080" w:themeColor="background1" w:themeShade="80"/>
          <w:lang w:val="en-GB"/>
        </w:rPr>
        <w:t xml:space="preserve"> </w:t>
      </w:r>
      <w:r>
        <w:rPr>
          <w:i/>
          <w:color w:val="808080" w:themeColor="background1" w:themeShade="80"/>
        </w:rPr>
        <w:t xml:space="preserve"> Sometimes an ASIL decomposition of Functional Safety Requirements is required. The decomposed FSRs should be listed beneath each ASIL Decomposition table below and referenced inside the table by ID and Title</w:t>
      </w:r>
    </w:p>
    <w:p w14:paraId="18B5B737" w14:textId="77777777" w:rsidR="00F81BE7" w:rsidRPr="00F64303" w:rsidRDefault="00F81BE7" w:rsidP="00F81BE7">
      <w:pPr>
        <w:shd w:val="clear" w:color="auto" w:fill="D6E3BC" w:themeFill="accent3" w:themeFillTint="66"/>
        <w:rPr>
          <w:rStyle w:val="SubtleEmphasis"/>
        </w:rPr>
      </w:pPr>
      <w:r w:rsidRPr="008A4C8A">
        <w:rPr>
          <w:rStyle w:val="SubtleEmphasis"/>
          <w:b/>
        </w:rPr>
        <w:t>#Link:</w:t>
      </w:r>
      <w:r>
        <w:tab/>
      </w:r>
      <w:hyperlink r:id="rId53" w:history="1">
        <w:r w:rsidRPr="008A4C8A">
          <w:rPr>
            <w:rStyle w:val="Hyperlink"/>
          </w:rPr>
          <w:t>Functional Safety Sharepoint</w:t>
        </w:r>
      </w:hyperlink>
      <w:r>
        <w:rPr>
          <w:rStyle w:val="SubtleEmphasis"/>
        </w:rPr>
        <w:t xml:space="preserve"> – Functional Safety Concept</w:t>
      </w:r>
    </w:p>
    <w:p w14:paraId="0E426B8F" w14:textId="77777777" w:rsidR="00F81BE7" w:rsidRDefault="00F81BE7" w:rsidP="00F81BE7">
      <w:pPr>
        <w:pStyle w:val="NoSpacing"/>
      </w:pPr>
    </w:p>
    <w:p w14:paraId="252517BB" w14:textId="77777777" w:rsidR="00F81BE7" w:rsidRDefault="00F81BE7" w:rsidP="00F81BE7">
      <w:pPr>
        <w:pStyle w:val="NoSpacing"/>
      </w:pPr>
    </w:p>
    <w:p w14:paraId="1B0C1F0D"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3B0FFF74" w14:textId="77777777" w:rsidR="00F81BE7" w:rsidRDefault="00F81BE7" w:rsidP="00F81BE7">
      <w:pPr>
        <w:pStyle w:val="Heading4"/>
        <w:numPr>
          <w:ilvl w:val="3"/>
          <w:numId w:val="4"/>
        </w:numPr>
      </w:pPr>
      <w:bookmarkStart w:id="145" w:name="_PCL_Status_Monitor"/>
      <w:bookmarkStart w:id="146" w:name="_Power_Locks_Arbitrator"/>
      <w:bookmarkStart w:id="147" w:name="_PCL_Latch_Status"/>
      <w:bookmarkStart w:id="148" w:name="_Child_Lock_State"/>
      <w:bookmarkEnd w:id="145"/>
      <w:bookmarkEnd w:id="146"/>
      <w:bookmarkEnd w:id="147"/>
      <w:bookmarkEnd w:id="148"/>
      <w:r>
        <w:t>Other Requirements</w:t>
      </w:r>
    </w:p>
    <w:p w14:paraId="6FC7D4C9" w14:textId="77777777" w:rsidR="00F81BE7" w:rsidRDefault="00F81BE7" w:rsidP="00F81BE7">
      <w:pPr>
        <w:pStyle w:val="Heading5"/>
        <w:numPr>
          <w:ilvl w:val="4"/>
          <w:numId w:val="4"/>
        </w:numPr>
      </w:pPr>
      <w:r>
        <w:t>Design Requirements</w:t>
      </w:r>
    </w:p>
    <w:p w14:paraId="603B2671" w14:textId="77777777" w:rsidR="00F81BE7" w:rsidRDefault="00F81BE7" w:rsidP="00F81BE7">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583EADF7" w14:textId="77777777" w:rsidR="00F81BE7" w:rsidRDefault="00F81BE7" w:rsidP="00F81BE7"/>
    <w:p w14:paraId="77A4D2AA" w14:textId="77777777" w:rsidR="00F81BE7" w:rsidRDefault="00F81BE7" w:rsidP="00F81BE7">
      <w:pPr>
        <w:rPr>
          <w:color w:val="A6A6A6" w:themeColor="background1" w:themeShade="A6"/>
        </w:rPr>
      </w:pPr>
      <w:r>
        <w:rPr>
          <w:color w:val="A6A6A6" w:themeColor="background1" w:themeShade="A6"/>
        </w:rPr>
        <w:t>No Design Requirements specified.</w:t>
      </w:r>
    </w:p>
    <w:p w14:paraId="0932C038" w14:textId="77777777" w:rsidR="00F81BE7" w:rsidRDefault="00F81BE7" w:rsidP="00F81BE7">
      <w:pPr>
        <w:pStyle w:val="Heading2"/>
        <w:numPr>
          <w:ilvl w:val="1"/>
          <w:numId w:val="4"/>
        </w:numPr>
      </w:pPr>
      <w:r>
        <w:rPr>
          <w:noProof/>
        </w:rPr>
        <w:drawing>
          <wp:inline distT="0" distB="0" distL="0" distR="0" wp14:anchorId="1FE80DBE" wp14:editId="2463E43A">
            <wp:extent cx="152400" cy="152400"/>
            <wp:effectExtent l="0" t="0" r="0" b="0"/>
            <wp:docPr id="66"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062874125.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49" w:name="_1faf5171db2722d668a04980af2d2357"/>
      <w:r>
        <w:t>Display active front passenger profile</w:t>
      </w:r>
      <w:bookmarkEnd w:id="149"/>
    </w:p>
    <w:p w14:paraId="7B04CC94" w14:textId="77777777" w:rsidR="00F81BE7" w:rsidRDefault="00F81BE7" w:rsidP="00F81BE7">
      <w:pPr>
        <w:pStyle w:val="Heading3"/>
        <w:numPr>
          <w:ilvl w:val="2"/>
          <w:numId w:val="4"/>
        </w:numPr>
      </w:pPr>
      <w:r>
        <w:t>Function Overview</w:t>
      </w:r>
    </w:p>
    <w:p w14:paraId="0229385D" w14:textId="77777777" w:rsidR="00F81BE7" w:rsidRDefault="00F81BE7" w:rsidP="00F81BE7">
      <w:pPr>
        <w:pStyle w:val="Heading4"/>
        <w:numPr>
          <w:ilvl w:val="3"/>
          <w:numId w:val="4"/>
        </w:numPr>
      </w:pPr>
      <w:r>
        <w:t>Description</w:t>
      </w:r>
    </w:p>
    <w:p w14:paraId="0263FF29" w14:textId="77777777" w:rsidR="00F81BE7" w:rsidRDefault="00F81BE7" w:rsidP="00F81BE7">
      <w:pPr>
        <w:contextualSpacing/>
      </w:pPr>
    </w:p>
    <w:p w14:paraId="5140844A" w14:textId="77777777" w:rsidR="00F81BE7" w:rsidRDefault="00F81BE7" w:rsidP="00F81BE7">
      <w:pPr>
        <w:contextualSpacing/>
      </w:pPr>
      <w:r>
        <w:t>Function is allocated to:</w:t>
      </w:r>
    </w:p>
    <w:p w14:paraId="331FE4CB" w14:textId="77777777" w:rsidR="00F81BE7" w:rsidRDefault="00F81BE7" w:rsidP="00F81BE7">
      <w:pPr>
        <w:pStyle w:val="ListParagraph"/>
        <w:numPr>
          <w:ilvl w:val="0"/>
          <w:numId w:val="13"/>
        </w:numPr>
        <w:contextualSpacing/>
      </w:pPr>
      <w:r>
        <w:rPr>
          <w:noProof/>
        </w:rPr>
        <w:drawing>
          <wp:inline distT="0" distB="0" distL="0" distR="0" wp14:anchorId="2737535F" wp14:editId="1086363C">
            <wp:extent cx="152400" cy="152400"/>
            <wp:effectExtent l="0" t="0" r="0" b="0"/>
            <wp:docPr id="68" name="Picture 1716959969.jpg" descr="1716959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716959969.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Front Passenger Profiles &lt;&lt;Feature&gt;&gt;</w:t>
      </w:r>
    </w:p>
    <w:p w14:paraId="699910BE" w14:textId="77777777" w:rsidR="00F81BE7" w:rsidRDefault="00F81BE7" w:rsidP="00F81BE7">
      <w:pPr>
        <w:pStyle w:val="ListParagraph"/>
        <w:numPr>
          <w:ilvl w:val="0"/>
          <w:numId w:val="13"/>
        </w:numPr>
        <w:contextualSpacing/>
      </w:pPr>
      <w:r>
        <w:rPr>
          <w:noProof/>
        </w:rPr>
        <w:drawing>
          <wp:inline distT="0" distB="0" distL="0" distR="0" wp14:anchorId="07DB63A8" wp14:editId="068ADEEE">
            <wp:extent cx="152400" cy="152400"/>
            <wp:effectExtent l="0" t="0" r="0" b="0"/>
            <wp:docPr id="70" name="Picture 1069245878.jpg" descr="1069245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06924587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3024306D" w14:textId="77777777" w:rsidR="00F81BE7" w:rsidRDefault="00F81BE7" w:rsidP="00F81BE7">
      <w:pPr>
        <w:contextualSpacing/>
      </w:pPr>
    </w:p>
    <w:p w14:paraId="7762928C" w14:textId="77777777" w:rsidR="00F81BE7" w:rsidRDefault="00F81BE7" w:rsidP="00F81BE7">
      <w:pPr>
        <w:contextualSpacing/>
      </w:pPr>
      <w:r w:rsidRPr="00A554C4">
        <w:t>HMI function that displays to the user the active Front Passenger Profile.</w:t>
      </w:r>
    </w:p>
    <w:p w14:paraId="1B9CF39B" w14:textId="77777777" w:rsidR="00F81BE7" w:rsidRDefault="00F81BE7" w:rsidP="00F81BE7">
      <w:pPr>
        <w:pStyle w:val="Heading4"/>
        <w:numPr>
          <w:ilvl w:val="3"/>
          <w:numId w:val="4"/>
        </w:numPr>
      </w:pPr>
      <w:r>
        <w:t>Variants</w:t>
      </w:r>
    </w:p>
    <w:p w14:paraId="6F3A46C4" w14:textId="77777777" w:rsidR="00F81BE7" w:rsidRDefault="00F81BE7" w:rsidP="00F81BE7"/>
    <w:p w14:paraId="29B9B5A8"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547AA999" w14:textId="77777777" w:rsidR="00F81BE7" w:rsidRDefault="00F81BE7" w:rsidP="00F81BE7">
      <w:pPr>
        <w:pStyle w:val="Heading4"/>
        <w:numPr>
          <w:ilvl w:val="3"/>
          <w:numId w:val="4"/>
        </w:numPr>
      </w:pPr>
      <w:r>
        <w:t>Input Requirements</w:t>
      </w:r>
    </w:p>
    <w:p w14:paraId="00C93BEF" w14:textId="77777777" w:rsidR="00F81BE7" w:rsidRDefault="00F81BE7" w:rsidP="00F81BE7"/>
    <w:p w14:paraId="430D0223"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6517C90A" w14:textId="77777777" w:rsidR="00F81BE7" w:rsidRDefault="00F81BE7" w:rsidP="00F81BE7">
      <w:pPr>
        <w:pStyle w:val="Heading4"/>
        <w:numPr>
          <w:ilvl w:val="3"/>
          <w:numId w:val="4"/>
        </w:numPr>
      </w:pPr>
      <w:r>
        <w:t>Assumptions</w:t>
      </w:r>
    </w:p>
    <w:p w14:paraId="5C885F25" w14:textId="77777777" w:rsidR="00F81BE7" w:rsidRDefault="00F81BE7" w:rsidP="00F81BE7"/>
    <w:p w14:paraId="76B6F876"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6466C7E4" w14:textId="77777777" w:rsidR="00F81BE7" w:rsidRDefault="00F81BE7" w:rsidP="00F81BE7"/>
    <w:p w14:paraId="560F6DF0" w14:textId="77777777" w:rsidR="00F81BE7" w:rsidRDefault="00F81BE7" w:rsidP="00F81BE7">
      <w:pPr>
        <w:pStyle w:val="Heading4"/>
        <w:numPr>
          <w:ilvl w:val="3"/>
          <w:numId w:val="4"/>
        </w:numPr>
      </w:pPr>
      <w:r>
        <w:t>References</w:t>
      </w:r>
    </w:p>
    <w:p w14:paraId="28F9708C" w14:textId="77777777" w:rsidR="00F81BE7" w:rsidRPr="00454CBE" w:rsidRDefault="00F81BE7" w:rsidP="00F81BE7">
      <w:pPr>
        <w:pStyle w:val="Heading5"/>
        <w:numPr>
          <w:ilvl w:val="4"/>
          <w:numId w:val="4"/>
        </w:numPr>
      </w:pPr>
      <w:r w:rsidRPr="00454CBE">
        <w:t xml:space="preserve">Ford </w:t>
      </w:r>
      <w:r>
        <w:t>D</w:t>
      </w:r>
      <w:r w:rsidRPr="00454CBE">
        <w:t>ocuments</w:t>
      </w:r>
    </w:p>
    <w:p w14:paraId="045F74F8"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5D16F3DB"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52F1CD4A" w14:textId="77777777" w:rsidTr="005E6FE1">
        <w:trPr>
          <w:cantSplit/>
          <w:tblHeader/>
        </w:trPr>
        <w:tc>
          <w:tcPr>
            <w:tcW w:w="1418" w:type="dxa"/>
            <w:shd w:val="clear" w:color="auto" w:fill="E0E0E0"/>
          </w:tcPr>
          <w:p w14:paraId="54960760"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1AA5E085"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68A2FE58"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5004605E"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288BE599" w14:textId="77777777" w:rsidTr="005E6FE1">
        <w:trPr>
          <w:cantSplit/>
          <w:tblHeader/>
        </w:trPr>
        <w:tc>
          <w:tcPr>
            <w:tcW w:w="1418" w:type="dxa"/>
            <w:shd w:val="clear" w:color="auto" w:fill="FFFFFF" w:themeFill="background1"/>
          </w:tcPr>
          <w:p w14:paraId="215D733D" w14:textId="77777777" w:rsidR="00F81BE7" w:rsidRPr="005E40CF" w:rsidRDefault="00F81BE7" w:rsidP="005E6FE1">
            <w:pPr>
              <w:rPr>
                <w:rFonts w:ascii="Helvetica" w:hAnsi="Helvetica" w:cs="Helvetica"/>
              </w:rPr>
            </w:pPr>
          </w:p>
        </w:tc>
        <w:tc>
          <w:tcPr>
            <w:tcW w:w="6237" w:type="dxa"/>
            <w:shd w:val="clear" w:color="auto" w:fill="FFFFFF" w:themeFill="background1"/>
          </w:tcPr>
          <w:p w14:paraId="191ABF75" w14:textId="77777777" w:rsidR="00F81BE7" w:rsidRPr="005E40CF" w:rsidRDefault="00F81BE7" w:rsidP="005E6FE1">
            <w:pPr>
              <w:rPr>
                <w:rFonts w:ascii="Helvetica" w:hAnsi="Helvetica" w:cs="Helvetica"/>
              </w:rPr>
            </w:pPr>
          </w:p>
        </w:tc>
        <w:tc>
          <w:tcPr>
            <w:tcW w:w="1418" w:type="dxa"/>
            <w:shd w:val="clear" w:color="auto" w:fill="FFFFFF" w:themeFill="background1"/>
          </w:tcPr>
          <w:p w14:paraId="322FAC3E" w14:textId="77777777" w:rsidR="00F81BE7" w:rsidRPr="005E40CF" w:rsidRDefault="00F81BE7" w:rsidP="005E6FE1">
            <w:pPr>
              <w:rPr>
                <w:rFonts w:ascii="Helvetica" w:hAnsi="Helvetica" w:cs="Helvetica"/>
              </w:rPr>
            </w:pPr>
          </w:p>
        </w:tc>
        <w:tc>
          <w:tcPr>
            <w:tcW w:w="1418" w:type="dxa"/>
            <w:shd w:val="clear" w:color="auto" w:fill="FFFFFF" w:themeFill="background1"/>
          </w:tcPr>
          <w:p w14:paraId="69EF9DF6" w14:textId="77777777" w:rsidR="00F81BE7" w:rsidRPr="005E40CF" w:rsidRDefault="00F81BE7" w:rsidP="005E6FE1">
            <w:pPr>
              <w:rPr>
                <w:rFonts w:ascii="Helvetica" w:hAnsi="Helvetica" w:cs="Helvetica"/>
              </w:rPr>
            </w:pPr>
          </w:p>
        </w:tc>
      </w:tr>
    </w:tbl>
    <w:p w14:paraId="19F3E265"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C40FEEE"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2480B9D1"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9655A18"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34C83D41" w14:textId="77777777" w:rsidTr="005E6FE1">
        <w:trPr>
          <w:cantSplit/>
          <w:tblHeader/>
        </w:trPr>
        <w:tc>
          <w:tcPr>
            <w:tcW w:w="1418" w:type="dxa"/>
            <w:shd w:val="clear" w:color="auto" w:fill="E0E0E0"/>
          </w:tcPr>
          <w:p w14:paraId="403E3C63"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2E9F6A92"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1796C503" w14:textId="77777777" w:rsidTr="005E6FE1">
        <w:trPr>
          <w:cantSplit/>
          <w:tblHeader/>
        </w:trPr>
        <w:tc>
          <w:tcPr>
            <w:tcW w:w="1418" w:type="dxa"/>
            <w:shd w:val="clear" w:color="auto" w:fill="FFFFFF" w:themeFill="background1"/>
          </w:tcPr>
          <w:p w14:paraId="00E2B4C5" w14:textId="77777777" w:rsidR="00F81BE7" w:rsidRPr="005E40CF" w:rsidRDefault="00F81BE7" w:rsidP="005E6FE1">
            <w:pPr>
              <w:rPr>
                <w:rFonts w:ascii="Helvetica" w:hAnsi="Helvetica" w:cs="Helvetica"/>
              </w:rPr>
            </w:pPr>
          </w:p>
        </w:tc>
        <w:tc>
          <w:tcPr>
            <w:tcW w:w="9072" w:type="dxa"/>
            <w:shd w:val="clear" w:color="auto" w:fill="FFFFFF" w:themeFill="background1"/>
          </w:tcPr>
          <w:p w14:paraId="143D87FE" w14:textId="77777777" w:rsidR="00F81BE7" w:rsidRPr="005E40CF" w:rsidRDefault="00F81BE7" w:rsidP="005E6FE1">
            <w:pPr>
              <w:rPr>
                <w:rFonts w:ascii="Helvetica" w:hAnsi="Helvetica" w:cs="Helvetica"/>
              </w:rPr>
            </w:pPr>
          </w:p>
        </w:tc>
      </w:tr>
    </w:tbl>
    <w:p w14:paraId="0E10C9BD" w14:textId="77777777" w:rsidR="00F81BE7" w:rsidRDefault="00F81BE7" w:rsidP="00F81BE7">
      <w:pPr>
        <w:pStyle w:val="Caption"/>
        <w:rPr>
          <w:b w:val="0"/>
          <w:i/>
          <w:color w:val="7F7F7F" w:themeColor="text1" w:themeTint="80"/>
        </w:rPr>
      </w:pPr>
      <w:r w:rsidRPr="00DB1AC1">
        <w:lastRenderedPageBreak/>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51817FD" w14:textId="77777777" w:rsidR="00F81BE7" w:rsidRDefault="00F81BE7" w:rsidP="00F81BE7">
      <w:pPr>
        <w:pStyle w:val="Heading4"/>
        <w:numPr>
          <w:ilvl w:val="3"/>
          <w:numId w:val="4"/>
        </w:numPr>
      </w:pPr>
      <w:r>
        <w:t>Glossary</w:t>
      </w:r>
    </w:p>
    <w:p w14:paraId="785D0934"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2437129B" w14:textId="77777777" w:rsidR="00F81BE7" w:rsidRDefault="00F81BE7" w:rsidP="00F81BE7">
      <w:pPr>
        <w:pStyle w:val="Heading3"/>
        <w:numPr>
          <w:ilvl w:val="2"/>
          <w:numId w:val="4"/>
        </w:numPr>
      </w:pPr>
      <w:r>
        <w:t>Function Scope</w:t>
      </w:r>
    </w:p>
    <w:p w14:paraId="6FD1862B" w14:textId="77777777" w:rsidR="00F81BE7" w:rsidRPr="00A43B48" w:rsidRDefault="00F81BE7" w:rsidP="00F81BE7">
      <w:pPr>
        <w:contextualSpacing/>
      </w:pPr>
    </w:p>
    <w:p w14:paraId="541512DC" w14:textId="77777777" w:rsidR="00F81BE7" w:rsidRDefault="00F81BE7" w:rsidP="00F81BE7">
      <w:pPr>
        <w:contextualSpacing/>
      </w:pPr>
      <w:r>
        <w:t xml:space="preserve">The </w:t>
      </w:r>
      <w:r>
        <w:rPr>
          <w:noProof/>
        </w:rPr>
        <w:drawing>
          <wp:inline distT="0" distB="0" distL="0" distR="0" wp14:anchorId="1896FB19" wp14:editId="732BAF1E">
            <wp:extent cx="152400" cy="152400"/>
            <wp:effectExtent l="0" t="0" r="0" b="0"/>
            <wp:docPr id="72"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062874125.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active front passenger profile</w:t>
      </w:r>
      <w:r>
        <w:rPr>
          <w:b/>
        </w:rPr>
        <w:t>”</w:t>
      </w:r>
      <w:r>
        <w:t xml:space="preserve"> function is called by the following functions:</w:t>
      </w:r>
    </w:p>
    <w:p w14:paraId="478169D9" w14:textId="77777777" w:rsidR="00F81BE7" w:rsidRPr="00953D23" w:rsidRDefault="00F81BE7" w:rsidP="00F81BE7">
      <w:pPr>
        <w:pStyle w:val="ListParagraph"/>
        <w:numPr>
          <w:ilvl w:val="0"/>
          <w:numId w:val="12"/>
        </w:numPr>
        <w:contextualSpacing/>
      </w:pPr>
      <w:r>
        <w:rPr>
          <w:noProof/>
        </w:rPr>
        <w:drawing>
          <wp:inline distT="0" distB="0" distL="0" distR="0" wp14:anchorId="6DEA0536" wp14:editId="45D6D770">
            <wp:extent cx="152400" cy="152400"/>
            <wp:effectExtent l="0" t="0" r="0" b="0"/>
            <wp:docPr id="74"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4c5be100a16753b9a872486bcccd633c" w:history="1">
        <w:r>
          <w:rPr>
            <w:rStyle w:val="Hyperlink"/>
          </w:rPr>
          <w:t>Recall Passenger Profile</w:t>
        </w:r>
      </w:hyperlink>
      <w:r>
        <w:t>”</w:t>
      </w:r>
    </w:p>
    <w:p w14:paraId="4AC68133" w14:textId="77777777" w:rsidR="00F81BE7" w:rsidRPr="00953D23" w:rsidRDefault="00F81BE7" w:rsidP="00F81BE7">
      <w:pPr>
        <w:pStyle w:val="ListParagraph"/>
        <w:numPr>
          <w:ilvl w:val="0"/>
          <w:numId w:val="12"/>
        </w:numPr>
        <w:contextualSpacing/>
      </w:pPr>
      <w:r>
        <w:rPr>
          <w:noProof/>
        </w:rPr>
        <w:drawing>
          <wp:inline distT="0" distB="0" distL="0" distR="0" wp14:anchorId="5E13B00A" wp14:editId="34554CFF">
            <wp:extent cx="152400" cy="152400"/>
            <wp:effectExtent l="0" t="0" r="0" b="0"/>
            <wp:docPr id="76"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65f9588327cc74a0792292213218363" w:history="1">
        <w:r>
          <w:rPr>
            <w:rStyle w:val="Hyperlink"/>
          </w:rPr>
          <w:t>Reload Passenger Seat Position</w:t>
        </w:r>
      </w:hyperlink>
      <w:r>
        <w:t>”</w:t>
      </w:r>
    </w:p>
    <w:p w14:paraId="3C57536D" w14:textId="77777777" w:rsidR="00F81BE7" w:rsidRPr="00393C96" w:rsidRDefault="00F81BE7" w:rsidP="00F81BE7">
      <w:pPr>
        <w:contextualSpacing/>
      </w:pPr>
    </w:p>
    <w:p w14:paraId="7D284487" w14:textId="77777777" w:rsidR="00F81BE7" w:rsidRDefault="00F81BE7" w:rsidP="00F81BE7"/>
    <w:p w14:paraId="0CD9D746" w14:textId="588BD1EC" w:rsidR="00F81BE7" w:rsidRDefault="00F81BE7" w:rsidP="00F81BE7">
      <w:pPr>
        <w:jc w:val="center"/>
      </w:pPr>
      <w:del w:id="150" w:author="Justin" w:date="2021-10-29T08:45:00Z">
        <w:r w:rsidDel="00B37EF2">
          <w:rPr>
            <w:noProof/>
          </w:rPr>
          <w:drawing>
            <wp:inline distT="0" distB="0" distL="0" distR="0" wp14:anchorId="4777928D" wp14:editId="3C6DBA2B">
              <wp:extent cx="6466205" cy="3235137"/>
              <wp:effectExtent l="0" t="0" r="0" b="0"/>
              <wp:docPr id="78" name="Picture 298331124.jpg" descr="29833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98331124.jpg"/>
                      <pic:cNvPicPr/>
                    </pic:nvPicPr>
                    <pic:blipFill>
                      <a:blip r:embed="rId54" cstate="print"/>
                      <a:stretch>
                        <a:fillRect/>
                      </a:stretch>
                    </pic:blipFill>
                    <pic:spPr>
                      <a:xfrm>
                        <a:off x="0" y="0"/>
                        <a:ext cx="6466205" cy="3235137"/>
                      </a:xfrm>
                      <a:prstGeom prst="rect">
                        <a:avLst/>
                      </a:prstGeom>
                    </pic:spPr>
                  </pic:pic>
                </a:graphicData>
              </a:graphic>
            </wp:inline>
          </w:drawing>
        </w:r>
      </w:del>
      <w:ins w:id="151" w:author="Justin" w:date="2021-10-29T08:45:00Z">
        <w:r w:rsidR="00B37EF2">
          <w:rPr>
            <w:noProof/>
          </w:rPr>
          <w:drawing>
            <wp:inline distT="0" distB="0" distL="0" distR="0" wp14:anchorId="07011D76" wp14:editId="3E8B1A8A">
              <wp:extent cx="6466205" cy="3234690"/>
              <wp:effectExtent l="0" t="0" r="0" b="3810"/>
              <wp:docPr id="113" name="Picture 298331124.jpg" descr="29833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98331124.jpg"/>
                      <pic:cNvPicPr/>
                    </pic:nvPicPr>
                    <pic:blipFill>
                      <a:blip r:embed="rId55" cstate="print"/>
                      <a:stretch>
                        <a:fillRect/>
                      </a:stretch>
                    </pic:blipFill>
                    <pic:spPr>
                      <a:xfrm>
                        <a:off x="0" y="0"/>
                        <a:ext cx="6466205" cy="3234690"/>
                      </a:xfrm>
                      <a:prstGeom prst="rect">
                        <a:avLst/>
                      </a:prstGeom>
                    </pic:spPr>
                  </pic:pic>
                </a:graphicData>
              </a:graphic>
            </wp:inline>
          </w:drawing>
        </w:r>
      </w:ins>
    </w:p>
    <w:p w14:paraId="1C243F05"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52FBEC7E" wp14:editId="25AC83D4">
            <wp:extent cx="152400" cy="152400"/>
            <wp:effectExtent l="0" t="0" r="0" b="0"/>
            <wp:docPr id="8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Recall Passenger Profile</w:t>
      </w:r>
      <w:r>
        <w:t>”</w:t>
      </w:r>
      <w:r w:rsidRPr="00294100">
        <w:t xml:space="preserve"> calling </w:t>
      </w:r>
      <w:r>
        <w:rPr>
          <w:noProof/>
        </w:rPr>
        <w:drawing>
          <wp:inline distT="0" distB="0" distL="0" distR="0" wp14:anchorId="664A1EA0" wp14:editId="4485CC52">
            <wp:extent cx="152400" cy="152400"/>
            <wp:effectExtent l="0" t="0" r="0" b="0"/>
            <wp:docPr id="82"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62874125.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active front passenger profile</w:t>
      </w:r>
      <w:r>
        <w:t>”</w:t>
      </w:r>
    </w:p>
    <w:p w14:paraId="35926B33" w14:textId="77777777" w:rsidR="00F81BE7" w:rsidRDefault="00F81BE7" w:rsidP="00F81BE7">
      <w:pPr>
        <w:contextualSpacing/>
      </w:pPr>
    </w:p>
    <w:p w14:paraId="4D2748D6" w14:textId="77777777" w:rsidR="00F81BE7" w:rsidRDefault="00F81BE7" w:rsidP="00F81BE7"/>
    <w:p w14:paraId="77221441" w14:textId="77777777" w:rsidR="00F81BE7" w:rsidRDefault="00F81BE7" w:rsidP="00F81BE7">
      <w:pPr>
        <w:jc w:val="center"/>
      </w:pPr>
      <w:r>
        <w:rPr>
          <w:noProof/>
        </w:rPr>
        <w:lastRenderedPageBreak/>
        <w:drawing>
          <wp:inline distT="0" distB="0" distL="0" distR="0" wp14:anchorId="5BFC4AB7" wp14:editId="78CB4204">
            <wp:extent cx="6466205" cy="3299084"/>
            <wp:effectExtent l="0" t="0" r="0" b="0"/>
            <wp:docPr id="84" name="Picture 416836161.jpg" descr="416836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16836161.jpg"/>
                    <pic:cNvPicPr/>
                  </pic:nvPicPr>
                  <pic:blipFill>
                    <a:blip r:embed="rId56" cstate="print"/>
                    <a:stretch>
                      <a:fillRect/>
                    </a:stretch>
                  </pic:blipFill>
                  <pic:spPr>
                    <a:xfrm>
                      <a:off x="0" y="0"/>
                      <a:ext cx="6466205" cy="3299084"/>
                    </a:xfrm>
                    <a:prstGeom prst="rect">
                      <a:avLst/>
                    </a:prstGeom>
                  </pic:spPr>
                </pic:pic>
              </a:graphicData>
            </a:graphic>
          </wp:inline>
        </w:drawing>
      </w:r>
    </w:p>
    <w:p w14:paraId="716FEBA2"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28B0971B" wp14:editId="19A19FD5">
            <wp:extent cx="152400" cy="152400"/>
            <wp:effectExtent l="0" t="0" r="0" b="0"/>
            <wp:docPr id="86"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Reload Passenger Seat Position</w:t>
      </w:r>
      <w:r>
        <w:t>”</w:t>
      </w:r>
      <w:r w:rsidRPr="00294100">
        <w:t xml:space="preserve"> calling </w:t>
      </w:r>
      <w:r>
        <w:rPr>
          <w:noProof/>
        </w:rPr>
        <w:drawing>
          <wp:inline distT="0" distB="0" distL="0" distR="0" wp14:anchorId="687D6A9E" wp14:editId="2E70311A">
            <wp:extent cx="152400" cy="152400"/>
            <wp:effectExtent l="0" t="0" r="0" b="0"/>
            <wp:docPr id="88"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062874125.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active front passenger profile</w:t>
      </w:r>
      <w:r>
        <w:t>”</w:t>
      </w:r>
    </w:p>
    <w:p w14:paraId="6DAFA6F3" w14:textId="77777777" w:rsidR="00F81BE7" w:rsidRDefault="00F81BE7" w:rsidP="00F81BE7">
      <w:pPr>
        <w:contextualSpacing/>
      </w:pPr>
    </w:p>
    <w:p w14:paraId="06A4B749" w14:textId="77777777" w:rsidR="00F81BE7" w:rsidRDefault="00F81BE7" w:rsidP="00F81BE7">
      <w:pPr>
        <w:pStyle w:val="Heading3"/>
        <w:numPr>
          <w:ilvl w:val="2"/>
          <w:numId w:val="4"/>
        </w:numPr>
      </w:pPr>
      <w:r>
        <w:t>Function Interfaces</w:t>
      </w:r>
    </w:p>
    <w:p w14:paraId="78181A7F" w14:textId="77777777" w:rsidR="00F81BE7" w:rsidRDefault="00F81BE7" w:rsidP="00F81BE7">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F81BE7" w:rsidRPr="00E54DEA" w14:paraId="412D0228" w14:textId="77777777" w:rsidTr="005E6FE1">
        <w:trPr>
          <w:trHeight w:val="260"/>
        </w:trPr>
        <w:tc>
          <w:tcPr>
            <w:tcW w:w="2695" w:type="dxa"/>
            <w:shd w:val="clear" w:color="auto" w:fill="D9D9D9" w:themeFill="background1" w:themeFillShade="D9"/>
            <w:noWrap/>
            <w:hideMark/>
          </w:tcPr>
          <w:p w14:paraId="4FBD7611"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26754CD" w14:textId="77777777" w:rsidR="00F81BE7"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0E600C1B" w14:textId="77777777" w:rsidTr="005E6FE1">
        <w:trPr>
          <w:trHeight w:val="410"/>
        </w:trPr>
        <w:tc>
          <w:tcPr>
            <w:tcW w:w="2695" w:type="dxa"/>
            <w:noWrap/>
          </w:tcPr>
          <w:p w14:paraId="76B88F85" w14:textId="77777777" w:rsidR="00F81BE7" w:rsidRDefault="00F81BE7" w:rsidP="005E6FE1">
            <w:pPr>
              <w:contextualSpacing/>
              <w:rPr>
                <w:rFonts w:cs="Arial"/>
              </w:rPr>
            </w:pPr>
            <w:r w:rsidRPr="00275823">
              <w:rPr>
                <w:rFonts w:cs="Arial"/>
              </w:rPr>
              <w:t>input</w:t>
            </w:r>
          </w:p>
          <w:p w14:paraId="2166DD1A" w14:textId="77777777" w:rsidR="00F81BE7" w:rsidRDefault="00F81BE7" w:rsidP="005E6FE1">
            <w:pPr>
              <w:contextualSpacing/>
              <w:rPr>
                <w:rFonts w:cs="Arial"/>
              </w:rPr>
            </w:pPr>
            <w:r>
              <w:rPr>
                <w:rFonts w:cs="Arial"/>
              </w:rPr>
              <w:t>Type:</w:t>
            </w:r>
          </w:p>
          <w:p w14:paraId="023CE49F" w14:textId="77777777" w:rsidR="00F81BE7" w:rsidRDefault="00F81BE7" w:rsidP="005E6FE1">
            <w:pPr>
              <w:contextualSpacing/>
              <w:rPr>
                <w:rFonts w:cs="Arial"/>
              </w:rPr>
            </w:pPr>
            <w:r w:rsidRPr="0029472F">
              <w:rPr>
                <w:rFonts w:cs="Arial"/>
                <w:color w:val="808080" w:themeColor="background1" w:themeShade="80"/>
              </w:rPr>
              <w:t xml:space="preserve"> </w:t>
            </w:r>
            <w:r>
              <w:rPr>
                <w:noProof/>
              </w:rPr>
              <w:drawing>
                <wp:inline distT="0" distB="0" distL="0" distR="0" wp14:anchorId="21187608" wp14:editId="4274E49A">
                  <wp:extent cx="152400" cy="152400"/>
                  <wp:effectExtent l="0" t="0" r="0" b="0"/>
                  <wp:docPr id="90" name="Picture 686277085.jpg" descr="686277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686277085.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9a983731a5045ffc020f39cdb28a1d9" w:history="1">
              <w:r>
                <w:rPr>
                  <w:rStyle w:val="Hyperlink"/>
                  <w:rFonts w:cs="Arial"/>
                </w:rPr>
                <w:t>PsngrProfileActive_St</w:t>
              </w:r>
            </w:hyperlink>
          </w:p>
        </w:tc>
        <w:tc>
          <w:tcPr>
            <w:tcW w:w="7506" w:type="dxa"/>
          </w:tcPr>
          <w:p w14:paraId="751B67BF" w14:textId="77777777" w:rsidR="00F81BE7" w:rsidRDefault="00F81BE7" w:rsidP="005E6FE1">
            <w:pPr>
              <w:rPr>
                <w:rFonts w:cs="Arial"/>
              </w:rPr>
            </w:pPr>
            <w:r>
              <w:rPr>
                <w:rFonts w:cs="Arial"/>
              </w:rPr>
              <w:t>Signal Description:</w:t>
            </w:r>
          </w:p>
          <w:p w14:paraId="37680F3D" w14:textId="77777777" w:rsidR="00F81BE7" w:rsidRPr="00766A7E" w:rsidRDefault="00F81BE7" w:rsidP="005E6FE1">
            <w:pPr>
              <w:rPr>
                <w:rFonts w:cs="Arial"/>
              </w:rPr>
            </w:pPr>
            <w:r>
              <w:rPr>
                <w:rFonts w:cs="Arial"/>
              </w:rPr>
              <w:t>Status indicating the active passenger profile</w:t>
            </w:r>
          </w:p>
          <w:p w14:paraId="2E1D6383" w14:textId="77777777" w:rsidR="00F81BE7" w:rsidRDefault="00F81BE7" w:rsidP="005E6FE1">
            <w:pPr>
              <w:rPr>
                <w:rFonts w:cs="Arial"/>
                <w:color w:val="000000"/>
              </w:rPr>
            </w:pPr>
          </w:p>
          <w:p w14:paraId="387F75F4" w14:textId="77777777" w:rsidR="00F81BE7" w:rsidRPr="0046598F" w:rsidRDefault="00F81BE7" w:rsidP="005E6FE1">
            <w:pPr>
              <w:rPr>
                <w:rFonts w:cs="Arial"/>
                <w:color w:val="000000"/>
              </w:rPr>
            </w:pPr>
            <w:r>
              <w:rPr>
                <w:rFonts w:cs="Arial"/>
                <w:color w:val="000000"/>
              </w:rPr>
              <w:t>Received from:</w:t>
            </w:r>
          </w:p>
          <w:p w14:paraId="0CDCD18F" w14:textId="77777777" w:rsidR="00F81BE7" w:rsidRPr="00C8319B" w:rsidRDefault="00F81BE7" w:rsidP="005E6FE1">
            <w:pPr>
              <w:pStyle w:val="ListParagraph"/>
              <w:numPr>
                <w:ilvl w:val="0"/>
                <w:numId w:val="12"/>
              </w:numPr>
              <w:rPr>
                <w:rFonts w:cs="Arial"/>
              </w:rPr>
            </w:pPr>
            <w:r>
              <w:rPr>
                <w:noProof/>
              </w:rPr>
              <w:drawing>
                <wp:inline distT="0" distB="0" distL="0" distR="0" wp14:anchorId="1972BDAA" wp14:editId="61E2F4CD">
                  <wp:extent cx="152400" cy="152400"/>
                  <wp:effectExtent l="0" t="0" r="0" b="0"/>
                  <wp:docPr id="92" name="Picture 2133516449.jpg" descr="2133516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133516449.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ee2ff0e2b776783d4c5a5f79072dca1" w:history="1">
              <w:r>
                <w:rPr>
                  <w:rStyle w:val="Hyperlink"/>
                  <w:rFonts w:cs="Arial"/>
                </w:rPr>
                <w:t>Send Passenger Profile Activation</w:t>
              </w:r>
            </w:hyperlink>
          </w:p>
        </w:tc>
      </w:tr>
    </w:tbl>
    <w:p w14:paraId="15BD2148" w14:textId="77777777" w:rsidR="00F81BE7" w:rsidRDefault="00F81BE7" w:rsidP="00F81BE7">
      <w:pPr>
        <w:pStyle w:val="Heading4"/>
        <w:numPr>
          <w:ilvl w:val="3"/>
          <w:numId w:val="4"/>
        </w:numPr>
      </w:pPr>
      <w:r>
        <w:t>Logical Outputs</w:t>
      </w:r>
    </w:p>
    <w:p w14:paraId="13B286D9" w14:textId="77777777" w:rsidR="00F81BE7" w:rsidRDefault="00F81BE7" w:rsidP="00F81BE7">
      <w:pPr>
        <w:contextualSpacing/>
      </w:pPr>
    </w:p>
    <w:p w14:paraId="42EBF572" w14:textId="77777777" w:rsidR="00F81BE7" w:rsidRPr="00FF5F72" w:rsidRDefault="00F81BE7" w:rsidP="00F81BE7">
      <w:pPr>
        <w:contextualSpacing/>
        <w:rPr>
          <w:color w:val="A6A6A6" w:themeColor="background1" w:themeShade="A6"/>
        </w:rPr>
      </w:pPr>
      <w:r w:rsidRPr="00FF5F72">
        <w:rPr>
          <w:color w:val="A6A6A6" w:themeColor="background1" w:themeShade="A6"/>
        </w:rPr>
        <w:t>No Logical Outputs specified.</w:t>
      </w:r>
    </w:p>
    <w:p w14:paraId="7133DC3F" w14:textId="77777777" w:rsidR="00F81BE7" w:rsidRDefault="00F81BE7" w:rsidP="00F81BE7">
      <w:pPr>
        <w:pStyle w:val="Heading4"/>
        <w:numPr>
          <w:ilvl w:val="3"/>
          <w:numId w:val="4"/>
        </w:numPr>
      </w:pPr>
      <w:r>
        <w:t>Logical</w:t>
      </w:r>
      <w:r w:rsidRPr="00F15706">
        <w:t xml:space="preserve"> Parameters</w:t>
      </w:r>
    </w:p>
    <w:p w14:paraId="6D9541D0" w14:textId="77777777" w:rsidR="00F81BE7" w:rsidRDefault="00F81BE7" w:rsidP="00F81BE7"/>
    <w:p w14:paraId="120ABC2E" w14:textId="77777777" w:rsidR="00F81BE7" w:rsidRDefault="00F81BE7" w:rsidP="00F81BE7">
      <w:r w:rsidRPr="005067FC">
        <w:rPr>
          <w:i/>
          <w:color w:val="A6A6A6" w:themeColor="background1" w:themeShade="A6"/>
        </w:rPr>
        <w:t>Not supported by MagicDraw report generation.</w:t>
      </w:r>
    </w:p>
    <w:p w14:paraId="40E1EEAD" w14:textId="77777777" w:rsidR="00F81BE7" w:rsidRDefault="00F81BE7" w:rsidP="00F81BE7">
      <w:pPr>
        <w:pStyle w:val="Heading3"/>
        <w:numPr>
          <w:ilvl w:val="2"/>
          <w:numId w:val="4"/>
        </w:numPr>
      </w:pPr>
      <w:r>
        <w:t>Function Modeling</w:t>
      </w:r>
    </w:p>
    <w:p w14:paraId="368E4501" w14:textId="77777777" w:rsidR="00F81BE7" w:rsidRPr="00C75AE5" w:rsidRDefault="00F81BE7" w:rsidP="00F81BE7"/>
    <w:p w14:paraId="0AFA0F42" w14:textId="77777777" w:rsidR="00F81BE7" w:rsidRDefault="00F81BE7" w:rsidP="00F81BE7">
      <w:pPr>
        <w:pStyle w:val="Heading4"/>
        <w:numPr>
          <w:ilvl w:val="3"/>
          <w:numId w:val="4"/>
        </w:numPr>
      </w:pPr>
      <w:r>
        <w:t>Use Cases</w:t>
      </w:r>
    </w:p>
    <w:p w14:paraId="36280CED" w14:textId="77777777" w:rsidR="00F81BE7" w:rsidRDefault="00F81BE7" w:rsidP="00F81BE7"/>
    <w:p w14:paraId="3984B18C"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329C0C58" w14:textId="77777777" w:rsidR="00F81BE7" w:rsidRDefault="00F81BE7" w:rsidP="00F81BE7">
      <w:pPr>
        <w:pStyle w:val="Heading4"/>
        <w:numPr>
          <w:ilvl w:val="3"/>
          <w:numId w:val="4"/>
        </w:numPr>
      </w:pPr>
      <w:r>
        <w:t>State Charts / Activity Diagrams / Sequence Diagrams / Decision Tables</w:t>
      </w:r>
    </w:p>
    <w:p w14:paraId="2792668F" w14:textId="77777777" w:rsidR="00F81BE7" w:rsidRDefault="00F81BE7" w:rsidP="00F81BE7"/>
    <w:p w14:paraId="36754694"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4C21724F" w14:textId="77777777" w:rsidR="00F81BE7" w:rsidRDefault="00F81BE7" w:rsidP="00F81BE7">
      <w:pPr>
        <w:pStyle w:val="Heading3"/>
        <w:numPr>
          <w:ilvl w:val="2"/>
          <w:numId w:val="4"/>
        </w:numPr>
      </w:pPr>
      <w:r>
        <w:lastRenderedPageBreak/>
        <w:t>Function Requirements</w:t>
      </w:r>
    </w:p>
    <w:p w14:paraId="3A2B12AC" w14:textId="77777777" w:rsidR="00F81BE7" w:rsidRDefault="00F81BE7" w:rsidP="00F81BE7">
      <w:pPr>
        <w:pStyle w:val="Heading4"/>
        <w:numPr>
          <w:ilvl w:val="3"/>
          <w:numId w:val="4"/>
        </w:numPr>
      </w:pPr>
      <w:r>
        <w:t>Functional Requirements</w:t>
      </w:r>
    </w:p>
    <w:p w14:paraId="21781F63" w14:textId="77777777" w:rsidR="00F81BE7" w:rsidRDefault="00F81BE7" w:rsidP="00F81BE7">
      <w:pPr>
        <w:pStyle w:val="Heading5"/>
        <w:numPr>
          <w:ilvl w:val="4"/>
          <w:numId w:val="4"/>
        </w:numPr>
      </w:pPr>
      <w:r>
        <w:t>Normal Operation</w:t>
      </w:r>
    </w:p>
    <w:p w14:paraId="1858D6B5" w14:textId="77777777" w:rsidR="00F81BE7" w:rsidRDefault="00F81BE7" w:rsidP="00F81BE7"/>
    <w:p w14:paraId="2331AB02" w14:textId="6E42BA4D" w:rsidR="00F81BE7" w:rsidRPr="0017445F" w:rsidRDefault="00F81BE7" w:rsidP="00F81BE7">
      <w:pPr>
        <w:pStyle w:val="RERequirement"/>
        <w:shd w:val="clear" w:color="auto" w:fill="F2F2F2" w:themeFill="background1" w:themeFillShade="F2"/>
      </w:pPr>
      <w:bookmarkStart w:id="152" w:name="_607a6ab64791947878bf659677b7d3f6"/>
      <w:bookmarkEnd w:id="152"/>
      <w:r>
        <w:t xml:space="preserve"> </w:t>
      </w:r>
      <w:ins w:id="153" w:author="Justin" w:date="2021-10-29T08:45:00Z">
        <w:r w:rsidR="00B37EF2">
          <w:t xml:space="preserve">REQ-462307/A </w:t>
        </w:r>
      </w:ins>
      <w:r>
        <w:t>Displaying the active front Passenger Profile after recall</w:t>
      </w:r>
    </w:p>
    <w:p w14:paraId="437A299E" w14:textId="77777777" w:rsidR="00F81BE7" w:rsidRDefault="00F81BE7" w:rsidP="00F81BE7">
      <w:pPr>
        <w:rPr>
          <w:rFonts w:cs="Arial"/>
        </w:rPr>
      </w:pPr>
      <w:r>
        <w:rPr>
          <w:rFonts w:cs="Arial"/>
        </w:rPr>
        <w:t>After a front Passenger Profile Recall event has successfully completed (PsngrProfileActive_St = recalled profile), the Profile Interface Client shall immediately display an indicator of the active front Passenger Profile.</w:t>
      </w:r>
    </w:p>
    <w:p w14:paraId="409B6D96"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023C03CE"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C7EF82"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7662C0C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AA471"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35C25" w14:textId="77777777" w:rsidR="00F81BE7" w:rsidRDefault="00F81BE7" w:rsidP="005E6FE1"/>
        </w:tc>
      </w:tr>
      <w:tr w:rsidR="00F81BE7" w:rsidRPr="00FD127C" w14:paraId="6264652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8B2548"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2069D" w14:textId="77777777" w:rsidR="00F81BE7" w:rsidRDefault="00F81BE7" w:rsidP="005E6FE1"/>
        </w:tc>
      </w:tr>
      <w:tr w:rsidR="00F81BE7" w:rsidRPr="00FD127C" w14:paraId="6758850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8E115"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FB5A6" w14:textId="77777777" w:rsidR="00F81BE7" w:rsidRDefault="00F81BE7" w:rsidP="005E6FE1"/>
        </w:tc>
      </w:tr>
      <w:tr w:rsidR="00F81BE7" w:rsidRPr="00FD127C" w14:paraId="7195A1E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F47B0B"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1277E"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F4E616"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2BC79C" w14:textId="77777777" w:rsidR="00F81BE7" w:rsidRDefault="00F81BE7" w:rsidP="005E6FE1"/>
        </w:tc>
      </w:tr>
      <w:tr w:rsidR="00F81BE7" w:rsidRPr="00FD127C" w14:paraId="14D1CFC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13366"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CD9C1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EA9FA9"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FBE6CC" w14:textId="77777777" w:rsidR="00F81BE7" w:rsidRDefault="00F81BE7" w:rsidP="005E6FE1"/>
        </w:tc>
      </w:tr>
      <w:tr w:rsidR="00F81BE7" w:rsidRPr="00FD127C" w14:paraId="6D3B05CC"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C59C3"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AC6A39"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740B7C"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E97AC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17D8F8"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EB702C" w14:textId="77777777" w:rsidR="00F81BE7" w:rsidRDefault="00F81BE7" w:rsidP="005E6FE1"/>
        </w:tc>
      </w:tr>
      <w:tr w:rsidR="00F81BE7" w:rsidRPr="00FD127C" w14:paraId="551C2CF5"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5A5DB2" w14:textId="77777777" w:rsidR="00F81BE7" w:rsidRPr="00FD127C" w:rsidRDefault="00AB7756" w:rsidP="005E6FE1">
            <w:pPr>
              <w:rPr>
                <w:rFonts w:cs="Arial"/>
                <w:bCs/>
                <w:color w:val="808080" w:themeColor="background1" w:themeShade="80"/>
                <w:sz w:val="16"/>
                <w:szCs w:val="14"/>
              </w:rPr>
            </w:pPr>
            <w:hyperlink r:id="rId57"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C92F70"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2D90E4"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F59157" w14:textId="77777777" w:rsidR="00F81BE7" w:rsidRDefault="00F81BE7" w:rsidP="00F81BE7"/>
    <w:p w14:paraId="4BD58461" w14:textId="7B49BED6" w:rsidR="00F81BE7" w:rsidRPr="0017445F" w:rsidRDefault="00F81BE7" w:rsidP="00F81BE7">
      <w:pPr>
        <w:pStyle w:val="RERequirement"/>
        <w:shd w:val="clear" w:color="auto" w:fill="F2F2F2" w:themeFill="background1" w:themeFillShade="F2"/>
      </w:pPr>
      <w:bookmarkStart w:id="154" w:name="_65337af0373a2f8bead7b38862df99df"/>
      <w:bookmarkEnd w:id="154"/>
      <w:r>
        <w:t xml:space="preserve"> </w:t>
      </w:r>
      <w:ins w:id="155" w:author="Justin" w:date="2021-10-29T08:45:00Z">
        <w:r w:rsidR="00B37EF2">
          <w:t xml:space="preserve">REQ-462306/A </w:t>
        </w:r>
      </w:ins>
      <w:r>
        <w:t>Displaying the active front Passenger Profile</w:t>
      </w:r>
    </w:p>
    <w:p w14:paraId="59446BE8" w14:textId="77777777" w:rsidR="00F81BE7" w:rsidRDefault="00F81BE7" w:rsidP="00F81BE7">
      <w:pPr>
        <w:rPr>
          <w:rFonts w:cs="Arial"/>
        </w:rPr>
      </w:pPr>
      <w:r>
        <w:rPr>
          <w:rFonts w:cs="Arial"/>
        </w:rPr>
        <w:t xml:space="preserve">The Profile Interface Client shall have a method of identifying which Passenger Profile is the currently active profile. </w:t>
      </w:r>
    </w:p>
    <w:p w14:paraId="30EC87FC"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42E5A75C"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9AD2E"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1CB9481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5252C1"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3DAA41" w14:textId="77777777" w:rsidR="00F81BE7" w:rsidRDefault="00F81BE7" w:rsidP="005E6FE1"/>
        </w:tc>
      </w:tr>
      <w:tr w:rsidR="00F81BE7" w:rsidRPr="00FD127C" w14:paraId="6121EBD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0EA6D2"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27651" w14:textId="77777777" w:rsidR="00F81BE7" w:rsidRDefault="00F81BE7" w:rsidP="005E6FE1"/>
        </w:tc>
      </w:tr>
      <w:tr w:rsidR="00F81BE7" w:rsidRPr="00FD127C" w14:paraId="7110E0E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0D4CB"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0531A" w14:textId="77777777" w:rsidR="00F81BE7" w:rsidRDefault="00F81BE7" w:rsidP="005E6FE1"/>
        </w:tc>
      </w:tr>
      <w:tr w:rsidR="00F81BE7" w:rsidRPr="00FD127C" w14:paraId="2B9291B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905981"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C6793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24F42C"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B7F083" w14:textId="77777777" w:rsidR="00F81BE7" w:rsidRDefault="00F81BE7" w:rsidP="005E6FE1"/>
        </w:tc>
      </w:tr>
      <w:tr w:rsidR="00F81BE7" w:rsidRPr="00FD127C" w14:paraId="160BE40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ED78FE"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7873F"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1C4B59"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837427" w14:textId="77777777" w:rsidR="00F81BE7" w:rsidRDefault="00F81BE7" w:rsidP="005E6FE1"/>
        </w:tc>
      </w:tr>
      <w:tr w:rsidR="00F81BE7" w:rsidRPr="00FD127C" w14:paraId="7766AA30"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376436"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0C6800"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FE8F8E"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D6265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896C5C"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0EEB54" w14:textId="77777777" w:rsidR="00F81BE7" w:rsidRDefault="00F81BE7" w:rsidP="005E6FE1"/>
        </w:tc>
      </w:tr>
      <w:tr w:rsidR="00F81BE7" w:rsidRPr="00FD127C" w14:paraId="1E7CC1C1"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9BE7E0" w14:textId="77777777" w:rsidR="00F81BE7" w:rsidRPr="00FD127C" w:rsidRDefault="00AB7756" w:rsidP="005E6FE1">
            <w:pPr>
              <w:rPr>
                <w:rFonts w:cs="Arial"/>
                <w:bCs/>
                <w:color w:val="808080" w:themeColor="background1" w:themeShade="80"/>
                <w:sz w:val="16"/>
                <w:szCs w:val="14"/>
              </w:rPr>
            </w:pPr>
            <w:hyperlink r:id="rId58"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1B60B4"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59BB8C"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21BF10" w14:textId="77777777" w:rsidR="00F81BE7" w:rsidRDefault="00F81BE7" w:rsidP="00F81BE7"/>
    <w:p w14:paraId="30AB9A43" w14:textId="77777777" w:rsidR="00F81BE7" w:rsidRDefault="00F81BE7" w:rsidP="00F81BE7">
      <w:pPr>
        <w:pStyle w:val="Heading5"/>
        <w:numPr>
          <w:ilvl w:val="4"/>
          <w:numId w:val="4"/>
        </w:numPr>
      </w:pPr>
      <w:r>
        <w:t>Error Handling</w:t>
      </w:r>
    </w:p>
    <w:p w14:paraId="4249C0D3" w14:textId="77777777" w:rsidR="00F81BE7" w:rsidRDefault="00F81BE7" w:rsidP="00F81BE7"/>
    <w:p w14:paraId="2277393E" w14:textId="602F63E3" w:rsidR="00F81BE7" w:rsidRPr="0017445F" w:rsidRDefault="00F81BE7" w:rsidP="00F81BE7">
      <w:pPr>
        <w:pStyle w:val="RERequirement"/>
        <w:shd w:val="clear" w:color="auto" w:fill="F2F2F2" w:themeFill="background1" w:themeFillShade="F2"/>
      </w:pPr>
      <w:bookmarkStart w:id="156" w:name="_ef2ba0c83d8ee3570d66f5fd760d48a1"/>
      <w:bookmarkEnd w:id="156"/>
      <w:r>
        <w:t xml:space="preserve"> </w:t>
      </w:r>
      <w:ins w:id="157" w:author="Justin" w:date="2021-10-29T08:45:00Z">
        <w:r w:rsidR="00B37EF2">
          <w:t xml:space="preserve">REQ-462308/A </w:t>
        </w:r>
      </w:ins>
      <w:r>
        <w:t>Failure in recalling a new Passenger Profile</w:t>
      </w:r>
    </w:p>
    <w:p w14:paraId="52DBCA27" w14:textId="77777777" w:rsidR="00F81BE7" w:rsidRDefault="00F81BE7" w:rsidP="00F81BE7">
      <w:pPr>
        <w:rPr>
          <w:rFonts w:cs="Arial"/>
        </w:rPr>
      </w:pPr>
      <w:r>
        <w:rPr>
          <w:rFonts w:cs="Arial"/>
        </w:rPr>
        <w:t>If there is a failure when recalling a new front Passenger Profile, the Profile Interface Client shall display the last active Passenger Profile as the currently active Passenger Profile.</w:t>
      </w:r>
    </w:p>
    <w:p w14:paraId="54E710B6"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1C6C8942"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78E817"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53C372F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DA66B9"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A36E17" w14:textId="77777777" w:rsidR="00F81BE7" w:rsidRDefault="00F81BE7" w:rsidP="005E6FE1"/>
        </w:tc>
      </w:tr>
      <w:tr w:rsidR="00F81BE7" w:rsidRPr="00FD127C" w14:paraId="2B875E5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1E95CC"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576B3" w14:textId="77777777" w:rsidR="00F81BE7" w:rsidRDefault="00F81BE7" w:rsidP="005E6FE1"/>
        </w:tc>
      </w:tr>
      <w:tr w:rsidR="00F81BE7" w:rsidRPr="00FD127C" w14:paraId="4A38497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3BC525"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6C820" w14:textId="77777777" w:rsidR="00F81BE7" w:rsidRDefault="00F81BE7" w:rsidP="005E6FE1"/>
        </w:tc>
      </w:tr>
      <w:tr w:rsidR="00F81BE7" w:rsidRPr="00FD127C" w14:paraId="2E40C62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85DC2"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1C665"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8518B0"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10E57E" w14:textId="77777777" w:rsidR="00F81BE7" w:rsidRDefault="00F81BE7" w:rsidP="005E6FE1"/>
        </w:tc>
      </w:tr>
      <w:tr w:rsidR="00F81BE7" w:rsidRPr="00FD127C" w14:paraId="78043B5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FF770E"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870B3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C6CAA6"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591194" w14:textId="77777777" w:rsidR="00F81BE7" w:rsidRDefault="00F81BE7" w:rsidP="005E6FE1"/>
        </w:tc>
      </w:tr>
      <w:tr w:rsidR="00F81BE7" w:rsidRPr="00FD127C" w14:paraId="02871E34"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65A457"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5E83BC"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F08CE0"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9557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300215"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CCA948" w14:textId="77777777" w:rsidR="00F81BE7" w:rsidRDefault="00F81BE7" w:rsidP="005E6FE1"/>
        </w:tc>
      </w:tr>
      <w:tr w:rsidR="00F81BE7" w:rsidRPr="00FD127C" w14:paraId="6A6A6E02"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9E6BDD" w14:textId="77777777" w:rsidR="00F81BE7" w:rsidRPr="00FD127C" w:rsidRDefault="00AB7756" w:rsidP="005E6FE1">
            <w:pPr>
              <w:rPr>
                <w:rFonts w:cs="Arial"/>
                <w:bCs/>
                <w:color w:val="808080" w:themeColor="background1" w:themeShade="80"/>
                <w:sz w:val="16"/>
                <w:szCs w:val="14"/>
              </w:rPr>
            </w:pPr>
            <w:hyperlink r:id="rId59"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9CAEE4"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EE34BF"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0B2EC7" w14:textId="77777777" w:rsidR="00F81BE7" w:rsidRDefault="00F81BE7" w:rsidP="00F81BE7"/>
    <w:p w14:paraId="180E38ED" w14:textId="77777777" w:rsidR="00F81BE7" w:rsidRDefault="00F81BE7" w:rsidP="00F81BE7">
      <w:pPr>
        <w:pStyle w:val="Heading4"/>
        <w:numPr>
          <w:ilvl w:val="3"/>
          <w:numId w:val="4"/>
        </w:numPr>
      </w:pPr>
      <w:r>
        <w:t>Non-Functional Requirements</w:t>
      </w:r>
    </w:p>
    <w:p w14:paraId="74AA8B26" w14:textId="77777777" w:rsidR="00F81BE7" w:rsidRDefault="00F81BE7" w:rsidP="00F81BE7"/>
    <w:p w14:paraId="4DA933B4" w14:textId="77777777" w:rsidR="00F81BE7" w:rsidRDefault="00F81BE7" w:rsidP="00F81BE7">
      <w:pPr>
        <w:rPr>
          <w:color w:val="A6A6A6" w:themeColor="background1" w:themeShade="A6"/>
        </w:rPr>
      </w:pPr>
      <w:r>
        <w:rPr>
          <w:color w:val="A6A6A6" w:themeColor="background1" w:themeShade="A6"/>
        </w:rPr>
        <w:t>No Non-Functional Requirements specified.</w:t>
      </w:r>
    </w:p>
    <w:p w14:paraId="6F3166D1" w14:textId="77777777" w:rsidR="00F81BE7" w:rsidRDefault="00F81BE7" w:rsidP="00F81BE7">
      <w:pPr>
        <w:pStyle w:val="Heading4"/>
        <w:numPr>
          <w:ilvl w:val="3"/>
          <w:numId w:val="4"/>
        </w:numPr>
      </w:pPr>
      <w:r>
        <w:t>Functional Safety Requirements</w:t>
      </w:r>
    </w:p>
    <w:p w14:paraId="55424561" w14:textId="77777777" w:rsidR="00F81BE7" w:rsidRDefault="00F81BE7" w:rsidP="00F81BE7">
      <w:pPr>
        <w:rPr>
          <w:highlight w:val="yellow"/>
        </w:rPr>
      </w:pPr>
    </w:p>
    <w:p w14:paraId="6A6C71FA"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5D5D788F" w14:textId="77777777" w:rsidR="00F81BE7" w:rsidRDefault="00F81BE7" w:rsidP="00F81BE7">
      <w:pPr>
        <w:pStyle w:val="Heading5"/>
        <w:numPr>
          <w:ilvl w:val="4"/>
          <w:numId w:val="4"/>
        </w:numPr>
      </w:pPr>
      <w:r>
        <w:lastRenderedPageBreak/>
        <w:t>ASIL Decomposition of Functional Safety Requirements</w:t>
      </w:r>
    </w:p>
    <w:p w14:paraId="65E6DFA3" w14:textId="77777777" w:rsidR="00F81BE7" w:rsidRDefault="00F81BE7" w:rsidP="00F81BE7">
      <w:pPr>
        <w:pStyle w:val="NoSpacing"/>
      </w:pPr>
    </w:p>
    <w:p w14:paraId="651E5A50" w14:textId="77777777" w:rsidR="00F81BE7" w:rsidRDefault="00F81BE7" w:rsidP="00F81BE7">
      <w:pPr>
        <w:pStyle w:val="NoSpacing"/>
      </w:pPr>
    </w:p>
    <w:p w14:paraId="587B90B1"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176ACA25" w14:textId="77777777" w:rsidR="00F81BE7" w:rsidRDefault="00F81BE7" w:rsidP="00F81BE7">
      <w:pPr>
        <w:pStyle w:val="Heading4"/>
        <w:numPr>
          <w:ilvl w:val="3"/>
          <w:numId w:val="4"/>
        </w:numPr>
      </w:pPr>
      <w:r>
        <w:t>Other Requirements</w:t>
      </w:r>
    </w:p>
    <w:p w14:paraId="76D999DF" w14:textId="77777777" w:rsidR="00F81BE7" w:rsidRDefault="00F81BE7" w:rsidP="00F81BE7">
      <w:pPr>
        <w:pStyle w:val="Heading5"/>
        <w:numPr>
          <w:ilvl w:val="4"/>
          <w:numId w:val="4"/>
        </w:numPr>
      </w:pPr>
      <w:r>
        <w:t>Design Requirements</w:t>
      </w:r>
    </w:p>
    <w:p w14:paraId="14F0F534" w14:textId="77777777" w:rsidR="00F81BE7" w:rsidRDefault="00F81BE7" w:rsidP="00F81BE7"/>
    <w:p w14:paraId="7AFB82A9" w14:textId="77777777" w:rsidR="00F81BE7" w:rsidRDefault="00F81BE7" w:rsidP="00F81BE7">
      <w:pPr>
        <w:rPr>
          <w:color w:val="A6A6A6" w:themeColor="background1" w:themeShade="A6"/>
        </w:rPr>
      </w:pPr>
      <w:r>
        <w:rPr>
          <w:color w:val="A6A6A6" w:themeColor="background1" w:themeShade="A6"/>
        </w:rPr>
        <w:t>No Design Requirements specified.</w:t>
      </w:r>
    </w:p>
    <w:p w14:paraId="1DD08522" w14:textId="77777777" w:rsidR="00F81BE7" w:rsidRDefault="00F81BE7" w:rsidP="00F81BE7">
      <w:pPr>
        <w:pStyle w:val="Heading2"/>
        <w:numPr>
          <w:ilvl w:val="1"/>
          <w:numId w:val="4"/>
        </w:numPr>
      </w:pPr>
      <w:r>
        <w:rPr>
          <w:noProof/>
        </w:rPr>
        <w:drawing>
          <wp:inline distT="0" distB="0" distL="0" distR="0" wp14:anchorId="5AD658B4" wp14:editId="6C15D15F">
            <wp:extent cx="152400" cy="152400"/>
            <wp:effectExtent l="0" t="0" r="0" b="0"/>
            <wp:docPr id="94"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744324041.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58" w:name="_cfb07f31f990f861a990de4c0d6413bb"/>
      <w:r>
        <w:t>Display Login Method</w:t>
      </w:r>
      <w:bookmarkEnd w:id="158"/>
    </w:p>
    <w:p w14:paraId="63902704" w14:textId="77777777" w:rsidR="00F81BE7" w:rsidRDefault="00F81BE7" w:rsidP="00F81BE7">
      <w:pPr>
        <w:pStyle w:val="Heading3"/>
        <w:numPr>
          <w:ilvl w:val="2"/>
          <w:numId w:val="4"/>
        </w:numPr>
      </w:pPr>
      <w:r>
        <w:t>Function Overview</w:t>
      </w:r>
    </w:p>
    <w:p w14:paraId="2C35B11A" w14:textId="77777777" w:rsidR="00F81BE7" w:rsidRDefault="00F81BE7" w:rsidP="00F81BE7">
      <w:pPr>
        <w:pStyle w:val="Heading4"/>
        <w:numPr>
          <w:ilvl w:val="3"/>
          <w:numId w:val="4"/>
        </w:numPr>
      </w:pPr>
      <w:r>
        <w:t>Description</w:t>
      </w:r>
    </w:p>
    <w:p w14:paraId="22D7F476" w14:textId="77777777" w:rsidR="00F81BE7" w:rsidRDefault="00F81BE7" w:rsidP="00F81BE7">
      <w:pPr>
        <w:contextualSpacing/>
      </w:pPr>
    </w:p>
    <w:p w14:paraId="51CA0751" w14:textId="77777777" w:rsidR="00F81BE7" w:rsidRDefault="00F81BE7" w:rsidP="00F81BE7">
      <w:pPr>
        <w:contextualSpacing/>
      </w:pPr>
      <w:r>
        <w:t>Function is allocated to:</w:t>
      </w:r>
    </w:p>
    <w:p w14:paraId="4E878DF5" w14:textId="77777777" w:rsidR="00F81BE7" w:rsidRDefault="00F81BE7" w:rsidP="00F81BE7">
      <w:pPr>
        <w:pStyle w:val="ListParagraph"/>
        <w:numPr>
          <w:ilvl w:val="0"/>
          <w:numId w:val="13"/>
        </w:numPr>
        <w:contextualSpacing/>
      </w:pPr>
      <w:r>
        <w:rPr>
          <w:noProof/>
        </w:rPr>
        <w:drawing>
          <wp:inline distT="0" distB="0" distL="0" distR="0" wp14:anchorId="1C0E1D81" wp14:editId="648E983B">
            <wp:extent cx="152400" cy="152400"/>
            <wp:effectExtent l="0" t="0" r="0" b="0"/>
            <wp:docPr id="96" name="Picture -1546686851.jpg" descr="-1546686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546686851.jpg"/>
                    <pic:cNvPicPr/>
                  </pic:nvPicPr>
                  <pic:blipFill>
                    <a:blip r:embed="rId60" cstate="print"/>
                    <a:stretch>
                      <a:fillRect/>
                    </a:stretch>
                  </pic:blipFill>
                  <pic:spPr>
                    <a:xfrm>
                      <a:off x="0" y="0"/>
                      <a:ext cx="152400" cy="152400"/>
                    </a:xfrm>
                    <a:prstGeom prst="rect">
                      <a:avLst/>
                    </a:prstGeom>
                  </pic:spPr>
                </pic:pic>
              </a:graphicData>
            </a:graphic>
          </wp:inline>
        </w:drawing>
      </w:r>
      <w:r>
        <w:t xml:space="preserve">  Display Login Method - APIM &lt;&lt;Logical&gt;&gt;</w:t>
      </w:r>
    </w:p>
    <w:p w14:paraId="415DE08C" w14:textId="77777777" w:rsidR="00F81BE7" w:rsidRDefault="00F81BE7" w:rsidP="00F81BE7">
      <w:pPr>
        <w:pStyle w:val="ListParagraph"/>
        <w:numPr>
          <w:ilvl w:val="0"/>
          <w:numId w:val="13"/>
        </w:numPr>
        <w:contextualSpacing/>
      </w:pPr>
      <w:r>
        <w:rPr>
          <w:noProof/>
        </w:rPr>
        <w:drawing>
          <wp:inline distT="0" distB="0" distL="0" distR="0" wp14:anchorId="4D72FC61" wp14:editId="4F48F31F">
            <wp:extent cx="152400" cy="152400"/>
            <wp:effectExtent l="0" t="0" r="0" b="0"/>
            <wp:docPr id="98" name="Picture 1069245878.jpg" descr="1069245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06924587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497C2DF4" w14:textId="77777777" w:rsidR="00F81BE7" w:rsidRDefault="00F81BE7" w:rsidP="00F81BE7">
      <w:pPr>
        <w:contextualSpacing/>
      </w:pPr>
    </w:p>
    <w:p w14:paraId="3BFBD457" w14:textId="77777777" w:rsidR="00F81BE7" w:rsidRDefault="00F81BE7" w:rsidP="00F81BE7">
      <w:pPr>
        <w:contextualSpacing/>
      </w:pPr>
      <w:r w:rsidRPr="00A554C4">
        <w:t>This is an HMI function that is displayed to collect user credentials from the user. The credentials are used to authenticate a user in order to link their profile to their FordPass account and import their profile settings.</w:t>
      </w:r>
    </w:p>
    <w:p w14:paraId="470DDA42" w14:textId="77777777" w:rsidR="00F81BE7" w:rsidRDefault="00F81BE7" w:rsidP="00F81BE7">
      <w:pPr>
        <w:pStyle w:val="Heading4"/>
        <w:numPr>
          <w:ilvl w:val="3"/>
          <w:numId w:val="4"/>
        </w:numPr>
      </w:pPr>
      <w:r>
        <w:t>Variants</w:t>
      </w:r>
    </w:p>
    <w:p w14:paraId="797AE8D8" w14:textId="77777777" w:rsidR="00F81BE7" w:rsidRDefault="00F81BE7" w:rsidP="00F81BE7"/>
    <w:p w14:paraId="7B43A29F"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6CC2AD36" w14:textId="77777777" w:rsidR="00F81BE7" w:rsidRDefault="00F81BE7" w:rsidP="00F81BE7">
      <w:pPr>
        <w:pStyle w:val="Heading4"/>
        <w:numPr>
          <w:ilvl w:val="3"/>
          <w:numId w:val="4"/>
        </w:numPr>
      </w:pPr>
      <w:r>
        <w:t>Input Requirements</w:t>
      </w:r>
    </w:p>
    <w:p w14:paraId="037BEFC6" w14:textId="77777777" w:rsidR="00F81BE7" w:rsidRDefault="00F81BE7" w:rsidP="00F81BE7"/>
    <w:p w14:paraId="44AA3BD9"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51C6C128" w14:textId="77777777" w:rsidR="00F81BE7" w:rsidRDefault="00F81BE7" w:rsidP="00F81BE7">
      <w:pPr>
        <w:pStyle w:val="Heading4"/>
        <w:numPr>
          <w:ilvl w:val="3"/>
          <w:numId w:val="4"/>
        </w:numPr>
      </w:pPr>
      <w:r>
        <w:t>Assumptions</w:t>
      </w:r>
    </w:p>
    <w:p w14:paraId="50ED06C1" w14:textId="77777777" w:rsidR="00F81BE7" w:rsidRDefault="00F81BE7" w:rsidP="00F81BE7"/>
    <w:p w14:paraId="3028F12E"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2DB94E19" w14:textId="77777777" w:rsidR="00F81BE7" w:rsidRDefault="00F81BE7" w:rsidP="00F81BE7"/>
    <w:p w14:paraId="38F5ED80" w14:textId="77777777" w:rsidR="00F81BE7" w:rsidRDefault="00F81BE7" w:rsidP="00F81BE7">
      <w:pPr>
        <w:pStyle w:val="Heading4"/>
        <w:numPr>
          <w:ilvl w:val="3"/>
          <w:numId w:val="4"/>
        </w:numPr>
      </w:pPr>
      <w:r>
        <w:t>References</w:t>
      </w:r>
    </w:p>
    <w:p w14:paraId="4DA507DD" w14:textId="77777777" w:rsidR="00F81BE7" w:rsidRPr="00454CBE" w:rsidRDefault="00F81BE7" w:rsidP="00F81BE7">
      <w:pPr>
        <w:pStyle w:val="Heading5"/>
        <w:numPr>
          <w:ilvl w:val="4"/>
          <w:numId w:val="4"/>
        </w:numPr>
      </w:pPr>
      <w:r w:rsidRPr="00454CBE">
        <w:t xml:space="preserve">Ford </w:t>
      </w:r>
      <w:r>
        <w:t>D</w:t>
      </w:r>
      <w:r w:rsidRPr="00454CBE">
        <w:t>ocuments</w:t>
      </w:r>
    </w:p>
    <w:p w14:paraId="4F2B843F"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537D525B"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177418B1" w14:textId="77777777" w:rsidTr="005E6FE1">
        <w:trPr>
          <w:cantSplit/>
          <w:tblHeader/>
        </w:trPr>
        <w:tc>
          <w:tcPr>
            <w:tcW w:w="1418" w:type="dxa"/>
            <w:shd w:val="clear" w:color="auto" w:fill="E0E0E0"/>
          </w:tcPr>
          <w:p w14:paraId="09CD555D"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25507E45"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1C08DA5C"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1AADC53B"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5089AABC" w14:textId="77777777" w:rsidTr="005E6FE1">
        <w:trPr>
          <w:cantSplit/>
          <w:tblHeader/>
        </w:trPr>
        <w:tc>
          <w:tcPr>
            <w:tcW w:w="1418" w:type="dxa"/>
            <w:shd w:val="clear" w:color="auto" w:fill="FFFFFF" w:themeFill="background1"/>
          </w:tcPr>
          <w:p w14:paraId="5BE3F0E0" w14:textId="77777777" w:rsidR="00F81BE7" w:rsidRPr="005E40CF" w:rsidRDefault="00F81BE7" w:rsidP="005E6FE1">
            <w:pPr>
              <w:rPr>
                <w:rFonts w:ascii="Helvetica" w:hAnsi="Helvetica" w:cs="Helvetica"/>
              </w:rPr>
            </w:pPr>
          </w:p>
        </w:tc>
        <w:tc>
          <w:tcPr>
            <w:tcW w:w="6237" w:type="dxa"/>
            <w:shd w:val="clear" w:color="auto" w:fill="FFFFFF" w:themeFill="background1"/>
          </w:tcPr>
          <w:p w14:paraId="529CB284" w14:textId="77777777" w:rsidR="00F81BE7" w:rsidRPr="005E40CF" w:rsidRDefault="00F81BE7" w:rsidP="005E6FE1">
            <w:pPr>
              <w:rPr>
                <w:rFonts w:ascii="Helvetica" w:hAnsi="Helvetica" w:cs="Helvetica"/>
              </w:rPr>
            </w:pPr>
          </w:p>
        </w:tc>
        <w:tc>
          <w:tcPr>
            <w:tcW w:w="1418" w:type="dxa"/>
            <w:shd w:val="clear" w:color="auto" w:fill="FFFFFF" w:themeFill="background1"/>
          </w:tcPr>
          <w:p w14:paraId="6079566E" w14:textId="77777777" w:rsidR="00F81BE7" w:rsidRPr="005E40CF" w:rsidRDefault="00F81BE7" w:rsidP="005E6FE1">
            <w:pPr>
              <w:rPr>
                <w:rFonts w:ascii="Helvetica" w:hAnsi="Helvetica" w:cs="Helvetica"/>
              </w:rPr>
            </w:pPr>
          </w:p>
        </w:tc>
        <w:tc>
          <w:tcPr>
            <w:tcW w:w="1418" w:type="dxa"/>
            <w:shd w:val="clear" w:color="auto" w:fill="FFFFFF" w:themeFill="background1"/>
          </w:tcPr>
          <w:p w14:paraId="29F5AA0E" w14:textId="77777777" w:rsidR="00F81BE7" w:rsidRPr="005E40CF" w:rsidRDefault="00F81BE7" w:rsidP="005E6FE1">
            <w:pPr>
              <w:rPr>
                <w:rFonts w:ascii="Helvetica" w:hAnsi="Helvetica" w:cs="Helvetica"/>
              </w:rPr>
            </w:pPr>
          </w:p>
        </w:tc>
      </w:tr>
    </w:tbl>
    <w:p w14:paraId="4C67CB5B"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4F152D3"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790350A6"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0F39F502"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6D83B432" w14:textId="77777777" w:rsidTr="005E6FE1">
        <w:trPr>
          <w:cantSplit/>
          <w:tblHeader/>
        </w:trPr>
        <w:tc>
          <w:tcPr>
            <w:tcW w:w="1418" w:type="dxa"/>
            <w:shd w:val="clear" w:color="auto" w:fill="E0E0E0"/>
          </w:tcPr>
          <w:p w14:paraId="3D78F537"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64640E41"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68B27130" w14:textId="77777777" w:rsidTr="005E6FE1">
        <w:trPr>
          <w:cantSplit/>
          <w:tblHeader/>
        </w:trPr>
        <w:tc>
          <w:tcPr>
            <w:tcW w:w="1418" w:type="dxa"/>
            <w:shd w:val="clear" w:color="auto" w:fill="FFFFFF" w:themeFill="background1"/>
          </w:tcPr>
          <w:p w14:paraId="70A4C12C" w14:textId="77777777" w:rsidR="00F81BE7" w:rsidRPr="005E40CF" w:rsidRDefault="00F81BE7" w:rsidP="005E6FE1">
            <w:pPr>
              <w:rPr>
                <w:rFonts w:ascii="Helvetica" w:hAnsi="Helvetica" w:cs="Helvetica"/>
              </w:rPr>
            </w:pPr>
          </w:p>
        </w:tc>
        <w:tc>
          <w:tcPr>
            <w:tcW w:w="9072" w:type="dxa"/>
            <w:shd w:val="clear" w:color="auto" w:fill="FFFFFF" w:themeFill="background1"/>
          </w:tcPr>
          <w:p w14:paraId="7B939B1C" w14:textId="77777777" w:rsidR="00F81BE7" w:rsidRPr="005E40CF" w:rsidRDefault="00F81BE7" w:rsidP="005E6FE1">
            <w:pPr>
              <w:rPr>
                <w:rFonts w:ascii="Helvetica" w:hAnsi="Helvetica" w:cs="Helvetica"/>
              </w:rPr>
            </w:pPr>
          </w:p>
        </w:tc>
      </w:tr>
    </w:tbl>
    <w:p w14:paraId="20AD2D8F" w14:textId="77777777" w:rsidR="00F81BE7" w:rsidRDefault="00F81BE7" w:rsidP="00F81BE7">
      <w:pPr>
        <w:pStyle w:val="Caption"/>
        <w:rPr>
          <w:b w:val="0"/>
          <w:i/>
          <w:color w:val="7F7F7F" w:themeColor="text1" w:themeTint="80"/>
        </w:rPr>
      </w:pPr>
      <w:r w:rsidRPr="00DB1AC1">
        <w:lastRenderedPageBreak/>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EB988BD" w14:textId="77777777" w:rsidR="00F81BE7" w:rsidRDefault="00F81BE7" w:rsidP="00F81BE7">
      <w:pPr>
        <w:pStyle w:val="Heading4"/>
        <w:numPr>
          <w:ilvl w:val="3"/>
          <w:numId w:val="4"/>
        </w:numPr>
      </w:pPr>
      <w:r>
        <w:t>Glossary</w:t>
      </w:r>
    </w:p>
    <w:p w14:paraId="1EBF8092"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33B42693" w14:textId="77777777" w:rsidR="00F81BE7" w:rsidRDefault="00F81BE7" w:rsidP="00F81BE7">
      <w:pPr>
        <w:pStyle w:val="Heading3"/>
        <w:numPr>
          <w:ilvl w:val="2"/>
          <w:numId w:val="4"/>
        </w:numPr>
      </w:pPr>
      <w:r>
        <w:t>Function Scope</w:t>
      </w:r>
    </w:p>
    <w:p w14:paraId="21389E76" w14:textId="77777777" w:rsidR="00F81BE7" w:rsidRPr="00A43B48" w:rsidRDefault="00F81BE7" w:rsidP="00F81BE7">
      <w:pPr>
        <w:contextualSpacing/>
      </w:pPr>
    </w:p>
    <w:p w14:paraId="1423CC2B" w14:textId="77777777" w:rsidR="00F81BE7" w:rsidRDefault="00F81BE7" w:rsidP="00F81BE7">
      <w:pPr>
        <w:contextualSpacing/>
      </w:pPr>
      <w:r>
        <w:t xml:space="preserve">The </w:t>
      </w:r>
      <w:r>
        <w:rPr>
          <w:noProof/>
        </w:rPr>
        <w:drawing>
          <wp:inline distT="0" distB="0" distL="0" distR="0" wp14:anchorId="3CA3DCF4" wp14:editId="75605DAB">
            <wp:extent cx="152400" cy="152400"/>
            <wp:effectExtent l="0" t="0" r="0" b="0"/>
            <wp:docPr id="100"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744324041.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Login Method</w:t>
      </w:r>
      <w:r>
        <w:rPr>
          <w:b/>
        </w:rPr>
        <w:t>”</w:t>
      </w:r>
      <w:r>
        <w:t xml:space="preserve"> function is called by the following functions:</w:t>
      </w:r>
    </w:p>
    <w:p w14:paraId="3C5C430C" w14:textId="77777777" w:rsidR="00F81BE7" w:rsidRPr="00953D23" w:rsidRDefault="00F81BE7" w:rsidP="00F81BE7">
      <w:pPr>
        <w:pStyle w:val="ListParagraph"/>
        <w:numPr>
          <w:ilvl w:val="0"/>
          <w:numId w:val="12"/>
        </w:numPr>
        <w:contextualSpacing/>
      </w:pPr>
      <w:r>
        <w:rPr>
          <w:noProof/>
        </w:rPr>
        <w:drawing>
          <wp:inline distT="0" distB="0" distL="0" distR="0" wp14:anchorId="0CF671F2" wp14:editId="657DF819">
            <wp:extent cx="152400" cy="152400"/>
            <wp:effectExtent l="0" t="0" r="0" b="0"/>
            <wp:docPr id="102"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3A84EA64" w14:textId="77777777" w:rsidR="00F81BE7" w:rsidRPr="00953D23" w:rsidRDefault="00F81BE7" w:rsidP="00F81BE7">
      <w:pPr>
        <w:pStyle w:val="ListParagraph"/>
        <w:numPr>
          <w:ilvl w:val="0"/>
          <w:numId w:val="12"/>
        </w:numPr>
        <w:contextualSpacing/>
      </w:pPr>
      <w:r>
        <w:rPr>
          <w:noProof/>
        </w:rPr>
        <w:drawing>
          <wp:inline distT="0" distB="0" distL="0" distR="0" wp14:anchorId="2CA3D736" wp14:editId="2483FD53">
            <wp:extent cx="152400" cy="152400"/>
            <wp:effectExtent l="0" t="0" r="0" b="0"/>
            <wp:docPr id="104"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b41eb465d9315ee196e5167f41f4c3b4" w:history="1">
        <w:r>
          <w:rPr>
            <w:rStyle w:val="Hyperlink"/>
          </w:rPr>
          <w:t>2 Link Pre-existing Vehicle Profile w/ FP account</w:t>
        </w:r>
      </w:hyperlink>
      <w:r>
        <w:t>”</w:t>
      </w:r>
    </w:p>
    <w:p w14:paraId="1820DFAA" w14:textId="77777777" w:rsidR="00F81BE7" w:rsidRPr="00393C96" w:rsidRDefault="00F81BE7" w:rsidP="00F81BE7">
      <w:pPr>
        <w:contextualSpacing/>
      </w:pPr>
    </w:p>
    <w:p w14:paraId="40312E5C" w14:textId="77777777" w:rsidR="00F81BE7" w:rsidRDefault="00F81BE7" w:rsidP="00F81BE7"/>
    <w:p w14:paraId="39CC62B4" w14:textId="77777777" w:rsidR="00F81BE7" w:rsidRDefault="00F81BE7" w:rsidP="00F81BE7">
      <w:pPr>
        <w:jc w:val="center"/>
      </w:pPr>
      <w:r>
        <w:rPr>
          <w:noProof/>
        </w:rPr>
        <w:drawing>
          <wp:inline distT="0" distB="0" distL="0" distR="0" wp14:anchorId="769A104C" wp14:editId="0F7027D4">
            <wp:extent cx="6466205" cy="4392602"/>
            <wp:effectExtent l="0" t="0" r="0" b="0"/>
            <wp:docPr id="108"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40233015.jpg"/>
                    <pic:cNvPicPr/>
                  </pic:nvPicPr>
                  <pic:blipFill>
                    <a:blip r:embed="rId61" cstate="print"/>
                    <a:stretch>
                      <a:fillRect/>
                    </a:stretch>
                  </pic:blipFill>
                  <pic:spPr>
                    <a:xfrm>
                      <a:off x="0" y="0"/>
                      <a:ext cx="6466205" cy="4392602"/>
                    </a:xfrm>
                    <a:prstGeom prst="rect">
                      <a:avLst/>
                    </a:prstGeom>
                  </pic:spPr>
                </pic:pic>
              </a:graphicData>
            </a:graphic>
          </wp:inline>
        </w:drawing>
      </w:r>
    </w:p>
    <w:p w14:paraId="70F360B7"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5CB49900" wp14:editId="175E7C8E">
            <wp:extent cx="152400" cy="152400"/>
            <wp:effectExtent l="0" t="0" r="0" b="0"/>
            <wp:docPr id="11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1EDD081D" wp14:editId="208D00AD">
            <wp:extent cx="152400" cy="152400"/>
            <wp:effectExtent l="0" t="0" r="0" b="0"/>
            <wp:docPr id="112"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744324041.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Login Method</w:t>
      </w:r>
      <w:r>
        <w:t>”</w:t>
      </w:r>
    </w:p>
    <w:p w14:paraId="43D237B4" w14:textId="77777777" w:rsidR="00F81BE7" w:rsidRDefault="00F81BE7" w:rsidP="00F81BE7">
      <w:pPr>
        <w:contextualSpacing/>
      </w:pPr>
    </w:p>
    <w:p w14:paraId="72AFCB88" w14:textId="77777777" w:rsidR="00F81BE7" w:rsidRDefault="00F81BE7" w:rsidP="00F81BE7"/>
    <w:p w14:paraId="5D2003C2" w14:textId="77777777" w:rsidR="00F81BE7" w:rsidRDefault="00F81BE7" w:rsidP="00F81BE7">
      <w:pPr>
        <w:jc w:val="center"/>
      </w:pPr>
      <w:r>
        <w:rPr>
          <w:noProof/>
        </w:rPr>
        <w:lastRenderedPageBreak/>
        <w:drawing>
          <wp:inline distT="0" distB="0" distL="0" distR="0" wp14:anchorId="5C5FB2E7" wp14:editId="5E5F41C0">
            <wp:extent cx="6466205" cy="3299196"/>
            <wp:effectExtent l="0" t="0" r="0" b="0"/>
            <wp:docPr id="114"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901089794.jpg"/>
                    <pic:cNvPicPr/>
                  </pic:nvPicPr>
                  <pic:blipFill>
                    <a:blip r:embed="rId62" cstate="print"/>
                    <a:stretch>
                      <a:fillRect/>
                    </a:stretch>
                  </pic:blipFill>
                  <pic:spPr>
                    <a:xfrm>
                      <a:off x="0" y="0"/>
                      <a:ext cx="6466205" cy="3299196"/>
                    </a:xfrm>
                    <a:prstGeom prst="rect">
                      <a:avLst/>
                    </a:prstGeom>
                  </pic:spPr>
                </pic:pic>
              </a:graphicData>
            </a:graphic>
          </wp:inline>
        </w:drawing>
      </w:r>
    </w:p>
    <w:p w14:paraId="303D2449"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076A49EE" wp14:editId="13A2E783">
            <wp:extent cx="152400" cy="152400"/>
            <wp:effectExtent l="0" t="0" r="0" b="0"/>
            <wp:docPr id="116"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2 Link Pre-existing Vehicle Profile w/ FP account</w:t>
      </w:r>
      <w:r>
        <w:t>”</w:t>
      </w:r>
      <w:r w:rsidRPr="00294100">
        <w:t xml:space="preserve"> calling </w:t>
      </w:r>
      <w:r>
        <w:rPr>
          <w:noProof/>
        </w:rPr>
        <w:drawing>
          <wp:inline distT="0" distB="0" distL="0" distR="0" wp14:anchorId="6B983AF8" wp14:editId="4A1B26A4">
            <wp:extent cx="152400" cy="152400"/>
            <wp:effectExtent l="0" t="0" r="0" b="0"/>
            <wp:docPr id="118"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744324041.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Login Method</w:t>
      </w:r>
      <w:r>
        <w:t>”</w:t>
      </w:r>
    </w:p>
    <w:p w14:paraId="34A5D332" w14:textId="77777777" w:rsidR="00F81BE7" w:rsidRDefault="00F81BE7" w:rsidP="00F81BE7">
      <w:pPr>
        <w:contextualSpacing/>
      </w:pPr>
    </w:p>
    <w:p w14:paraId="58A3F45D" w14:textId="77777777" w:rsidR="00F81BE7" w:rsidRDefault="00F81BE7" w:rsidP="00F81BE7"/>
    <w:p w14:paraId="24E26D67" w14:textId="77777777" w:rsidR="00F81BE7" w:rsidRDefault="00F81BE7" w:rsidP="00F81BE7">
      <w:pPr>
        <w:contextualSpacing/>
      </w:pPr>
    </w:p>
    <w:p w14:paraId="1D8BC530" w14:textId="77777777" w:rsidR="00F81BE7" w:rsidRDefault="00F81BE7" w:rsidP="00F81BE7">
      <w:pPr>
        <w:pStyle w:val="Heading3"/>
        <w:numPr>
          <w:ilvl w:val="2"/>
          <w:numId w:val="4"/>
        </w:numPr>
      </w:pPr>
      <w:r>
        <w:t>Function Interfaces</w:t>
      </w:r>
    </w:p>
    <w:p w14:paraId="161881D4" w14:textId="77777777" w:rsidR="00F81BE7" w:rsidRDefault="00F81BE7" w:rsidP="00F81BE7">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F81BE7" w:rsidRPr="00E54DEA" w14:paraId="150A296A" w14:textId="77777777" w:rsidTr="005E6FE1">
        <w:trPr>
          <w:trHeight w:val="260"/>
        </w:trPr>
        <w:tc>
          <w:tcPr>
            <w:tcW w:w="2695" w:type="dxa"/>
            <w:shd w:val="clear" w:color="auto" w:fill="D9D9D9" w:themeFill="background1" w:themeFillShade="D9"/>
            <w:noWrap/>
            <w:hideMark/>
          </w:tcPr>
          <w:p w14:paraId="45396F1E"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768A837" w14:textId="77777777" w:rsidR="00F81BE7"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466D0DDD" w14:textId="77777777" w:rsidTr="005E6FE1">
        <w:trPr>
          <w:trHeight w:val="410"/>
        </w:trPr>
        <w:tc>
          <w:tcPr>
            <w:tcW w:w="2695" w:type="dxa"/>
            <w:noWrap/>
          </w:tcPr>
          <w:p w14:paraId="41E37C68" w14:textId="77777777" w:rsidR="00F81BE7" w:rsidRDefault="00F81BE7" w:rsidP="005E6FE1">
            <w:pPr>
              <w:contextualSpacing/>
              <w:rPr>
                <w:rFonts w:cs="Arial"/>
              </w:rPr>
            </w:pPr>
            <w:r w:rsidRPr="00275823">
              <w:rPr>
                <w:rFonts w:cs="Arial"/>
              </w:rPr>
              <w:t>input1</w:t>
            </w:r>
          </w:p>
          <w:p w14:paraId="4F2884C3" w14:textId="77777777" w:rsidR="00F81BE7" w:rsidRDefault="00F81BE7" w:rsidP="005E6FE1">
            <w:pPr>
              <w:contextualSpacing/>
              <w:rPr>
                <w:rFonts w:cs="Arial"/>
              </w:rPr>
            </w:pPr>
            <w:r>
              <w:rPr>
                <w:rFonts w:cs="Arial"/>
              </w:rPr>
              <w:t>Type:</w:t>
            </w:r>
          </w:p>
          <w:p w14:paraId="607A04A7" w14:textId="77777777" w:rsidR="00F81BE7" w:rsidRDefault="00F81BE7" w:rsidP="005E6FE1">
            <w:pPr>
              <w:contextualSpacing/>
              <w:rPr>
                <w:rFonts w:cs="Arial"/>
              </w:rPr>
            </w:pPr>
            <w:r w:rsidRPr="0029472F">
              <w:rPr>
                <w:rFonts w:cs="Arial"/>
                <w:color w:val="808080" w:themeColor="background1" w:themeShade="80"/>
              </w:rPr>
              <w:t xml:space="preserve"> </w:t>
            </w:r>
            <w:r>
              <w:rPr>
                <w:noProof/>
              </w:rPr>
              <w:drawing>
                <wp:inline distT="0" distB="0" distL="0" distR="0" wp14:anchorId="0EA646CF" wp14:editId="1BF735E3">
                  <wp:extent cx="152400" cy="152400"/>
                  <wp:effectExtent l="0" t="0" r="0" b="0"/>
                  <wp:docPr id="126" name="Picture 686277085.jpg" descr="686277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686277085.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8f81d9d48a39a0a33595bd8d3a4f2da" w:history="1">
              <w:r>
                <w:rPr>
                  <w:rStyle w:val="Hyperlink"/>
                  <w:rFonts w:cs="Arial"/>
                </w:rPr>
                <w:t>UserCredentials_USER INPUT</w:t>
              </w:r>
            </w:hyperlink>
          </w:p>
        </w:tc>
        <w:tc>
          <w:tcPr>
            <w:tcW w:w="7506" w:type="dxa"/>
          </w:tcPr>
          <w:p w14:paraId="44117660" w14:textId="77777777" w:rsidR="00F81BE7" w:rsidRDefault="00F81BE7" w:rsidP="005E6FE1">
            <w:pPr>
              <w:rPr>
                <w:rFonts w:cs="Arial"/>
              </w:rPr>
            </w:pPr>
            <w:r>
              <w:rPr>
                <w:rFonts w:cs="Arial"/>
              </w:rPr>
              <w:t>Signal Description:</w:t>
            </w:r>
          </w:p>
          <w:p w14:paraId="6CF71671" w14:textId="77777777" w:rsidR="00F81BE7" w:rsidRDefault="00F81BE7" w:rsidP="005E6FE1">
            <w:pPr>
              <w:rPr>
                <w:rFonts w:cs="Arial"/>
              </w:rPr>
            </w:pPr>
            <w:r w:rsidRPr="00275823">
              <w:rPr>
                <w:rFonts w:cs="Arial"/>
              </w:rPr>
              <w:t>USER INPUT - provides Profile Interface Client with account credentials.</w:t>
            </w:r>
          </w:p>
          <w:p w14:paraId="5E24D786" w14:textId="77777777" w:rsidR="00F81BE7" w:rsidRDefault="00F81BE7" w:rsidP="005E6FE1">
            <w:pPr>
              <w:rPr>
                <w:rFonts w:cs="Arial"/>
              </w:rPr>
            </w:pPr>
          </w:p>
        </w:tc>
      </w:tr>
      <w:tr w:rsidR="00F81BE7" w:rsidRPr="003F473D" w14:paraId="184C05EF" w14:textId="77777777" w:rsidTr="005E6FE1">
        <w:trPr>
          <w:trHeight w:val="410"/>
        </w:trPr>
        <w:tc>
          <w:tcPr>
            <w:tcW w:w="2695" w:type="dxa"/>
            <w:noWrap/>
          </w:tcPr>
          <w:p w14:paraId="60B9BD7C" w14:textId="77777777" w:rsidR="00F81BE7" w:rsidRDefault="00F81BE7" w:rsidP="005E6FE1">
            <w:pPr>
              <w:contextualSpacing/>
              <w:rPr>
                <w:rFonts w:cs="Arial"/>
              </w:rPr>
            </w:pPr>
            <w:r w:rsidRPr="00275823">
              <w:rPr>
                <w:rFonts w:cs="Arial"/>
              </w:rPr>
              <w:t>input2</w:t>
            </w:r>
          </w:p>
          <w:p w14:paraId="50A734F5" w14:textId="77777777" w:rsidR="00F81BE7" w:rsidRDefault="00F81BE7" w:rsidP="005E6FE1">
            <w:pPr>
              <w:contextualSpacing/>
              <w:rPr>
                <w:rFonts w:cs="Arial"/>
              </w:rPr>
            </w:pPr>
            <w:r>
              <w:rPr>
                <w:rFonts w:cs="Arial"/>
              </w:rPr>
              <w:t>Type:</w:t>
            </w:r>
          </w:p>
          <w:p w14:paraId="39A77EF5" w14:textId="77777777" w:rsidR="00F81BE7" w:rsidRDefault="00F81BE7" w:rsidP="005E6FE1">
            <w:pPr>
              <w:contextualSpacing/>
              <w:rPr>
                <w:rFonts w:cs="Arial"/>
              </w:rPr>
            </w:pPr>
            <w:r w:rsidRPr="0029472F">
              <w:rPr>
                <w:rFonts w:cs="Arial"/>
                <w:color w:val="808080" w:themeColor="background1" w:themeShade="80"/>
              </w:rPr>
              <w:t xml:space="preserve"> </w:t>
            </w:r>
            <w:r>
              <w:rPr>
                <w:noProof/>
              </w:rPr>
              <w:drawing>
                <wp:inline distT="0" distB="0" distL="0" distR="0" wp14:anchorId="75DB1243" wp14:editId="70589B82">
                  <wp:extent cx="152400" cy="152400"/>
                  <wp:effectExtent l="0" t="0" r="0" b="0"/>
                  <wp:docPr id="128" name="Picture 686277085.jpg" descr="686277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686277085.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0831c7a418e61818c4675d369527b00" w:history="1">
              <w:r>
                <w:rPr>
                  <w:rStyle w:val="Hyperlink"/>
                  <w:rFonts w:cs="Arial"/>
                </w:rPr>
                <w:t>pppProfileID_Res</w:t>
              </w:r>
            </w:hyperlink>
          </w:p>
        </w:tc>
        <w:tc>
          <w:tcPr>
            <w:tcW w:w="7506" w:type="dxa"/>
          </w:tcPr>
          <w:p w14:paraId="69BE62AE" w14:textId="77777777" w:rsidR="00F81BE7" w:rsidRDefault="00F81BE7" w:rsidP="005E6FE1">
            <w:pPr>
              <w:rPr>
                <w:rFonts w:cs="Arial"/>
              </w:rPr>
            </w:pPr>
            <w:r>
              <w:rPr>
                <w:rFonts w:cs="Arial"/>
              </w:rPr>
              <w:t>Signal Description:</w:t>
            </w:r>
          </w:p>
          <w:p w14:paraId="47DC99B5" w14:textId="77777777" w:rsidR="00F81BE7" w:rsidRDefault="00F81BE7" w:rsidP="005E6FE1">
            <w:pPr>
              <w:rPr>
                <w:rFonts w:cs="Arial"/>
              </w:rPr>
            </w:pPr>
            <w:r w:rsidRPr="00275823">
              <w:rPr>
                <w:rFonts w:cs="Arial"/>
              </w:rPr>
              <w:t>Response to pppProfileID_Rq indicating if the Profile ID is new or already in use.</w:t>
            </w:r>
          </w:p>
          <w:p w14:paraId="75018F30" w14:textId="77777777" w:rsidR="00F81BE7" w:rsidRDefault="00F81BE7" w:rsidP="005E6FE1">
            <w:pPr>
              <w:rPr>
                <w:rFonts w:cs="Arial"/>
              </w:rPr>
            </w:pPr>
          </w:p>
          <w:p w14:paraId="57DF2DDB" w14:textId="77777777" w:rsidR="00F81BE7" w:rsidRPr="0046598F" w:rsidRDefault="00F81BE7" w:rsidP="005E6FE1">
            <w:pPr>
              <w:rPr>
                <w:rFonts w:cs="Arial"/>
                <w:color w:val="000000"/>
              </w:rPr>
            </w:pPr>
            <w:r>
              <w:rPr>
                <w:rFonts w:cs="Arial"/>
                <w:color w:val="000000"/>
              </w:rPr>
              <w:t>Received from:</w:t>
            </w:r>
          </w:p>
          <w:p w14:paraId="27EF097F" w14:textId="77777777" w:rsidR="00F81BE7" w:rsidRPr="00C8319B" w:rsidRDefault="00F81BE7" w:rsidP="005E6FE1">
            <w:pPr>
              <w:pStyle w:val="ListParagraph"/>
              <w:numPr>
                <w:ilvl w:val="0"/>
                <w:numId w:val="12"/>
              </w:numPr>
              <w:rPr>
                <w:rFonts w:cs="Arial"/>
              </w:rPr>
            </w:pPr>
            <w:r>
              <w:rPr>
                <w:noProof/>
              </w:rPr>
              <w:drawing>
                <wp:inline distT="0" distB="0" distL="0" distR="0" wp14:anchorId="1252BE25" wp14:editId="0B5544EC">
                  <wp:extent cx="152400" cy="152400"/>
                  <wp:effectExtent l="0" t="0" r="0" b="0"/>
                  <wp:docPr id="130"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744324041.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4c23adc5f89f658c55f5d1289f10572" w:history="1">
              <w:r>
                <w:rPr>
                  <w:rStyle w:val="Hyperlink"/>
                  <w:rFonts w:cs="Arial"/>
                </w:rPr>
                <w:t>Send DownloadProfile_Query</w:t>
              </w:r>
            </w:hyperlink>
          </w:p>
        </w:tc>
      </w:tr>
      <w:tr w:rsidR="00F81BE7" w:rsidRPr="003F473D" w14:paraId="1F9A8E1C" w14:textId="77777777" w:rsidTr="005E6FE1">
        <w:trPr>
          <w:trHeight w:val="410"/>
        </w:trPr>
        <w:tc>
          <w:tcPr>
            <w:tcW w:w="2695" w:type="dxa"/>
            <w:noWrap/>
          </w:tcPr>
          <w:p w14:paraId="378C6F87" w14:textId="77777777" w:rsidR="00F81BE7" w:rsidRDefault="00F81BE7" w:rsidP="005E6FE1">
            <w:pPr>
              <w:contextualSpacing/>
              <w:rPr>
                <w:rFonts w:cs="Arial"/>
              </w:rPr>
            </w:pPr>
            <w:r w:rsidRPr="00275823">
              <w:rPr>
                <w:rFonts w:cs="Arial"/>
              </w:rPr>
              <w:t>input</w:t>
            </w:r>
          </w:p>
          <w:p w14:paraId="219F4F62" w14:textId="77777777" w:rsidR="00F81BE7" w:rsidRDefault="00F81BE7" w:rsidP="005E6FE1">
            <w:pPr>
              <w:contextualSpacing/>
              <w:rPr>
                <w:rFonts w:cs="Arial"/>
              </w:rPr>
            </w:pPr>
            <w:r>
              <w:rPr>
                <w:rFonts w:cs="Arial"/>
              </w:rPr>
              <w:t>Type:</w:t>
            </w:r>
          </w:p>
          <w:p w14:paraId="77B5250F" w14:textId="77777777" w:rsidR="00F81BE7" w:rsidRDefault="00F81BE7" w:rsidP="005E6FE1">
            <w:pPr>
              <w:contextualSpacing/>
              <w:rPr>
                <w:rFonts w:cs="Arial"/>
              </w:rPr>
            </w:pPr>
            <w:r w:rsidRPr="0029472F">
              <w:rPr>
                <w:rFonts w:cs="Arial"/>
                <w:color w:val="808080" w:themeColor="background1" w:themeShade="80"/>
              </w:rPr>
              <w:t xml:space="preserve"> </w:t>
            </w:r>
            <w:r>
              <w:rPr>
                <w:noProof/>
              </w:rPr>
              <w:drawing>
                <wp:inline distT="0" distB="0" distL="0" distR="0" wp14:anchorId="6141BD0B" wp14:editId="31FE2863">
                  <wp:extent cx="152400" cy="152400"/>
                  <wp:effectExtent l="0" t="0" r="0" b="0"/>
                  <wp:docPr id="132" name="Picture 686277085.jpg" descr="686277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86277085.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684ba34ea1c64017b2a7661ecf97f31" w:history="1">
              <w:r>
                <w:rPr>
                  <w:rStyle w:val="Hyperlink"/>
                  <w:rFonts w:cs="Arial"/>
                </w:rPr>
                <w:t>Authentication_Status</w:t>
              </w:r>
            </w:hyperlink>
          </w:p>
        </w:tc>
        <w:tc>
          <w:tcPr>
            <w:tcW w:w="7506" w:type="dxa"/>
          </w:tcPr>
          <w:p w14:paraId="7B5BB512" w14:textId="77777777" w:rsidR="00F81BE7" w:rsidRDefault="00F81BE7" w:rsidP="005E6FE1">
            <w:pPr>
              <w:rPr>
                <w:rFonts w:cs="Arial"/>
              </w:rPr>
            </w:pPr>
            <w:r>
              <w:rPr>
                <w:rFonts w:cs="Arial"/>
              </w:rPr>
              <w:t>Signal Description:</w:t>
            </w:r>
          </w:p>
          <w:p w14:paraId="083E60DD" w14:textId="77777777" w:rsidR="00F81BE7" w:rsidRDefault="00F81BE7" w:rsidP="005E6FE1">
            <w:pPr>
              <w:rPr>
                <w:rFonts w:cs="Arial"/>
              </w:rPr>
            </w:pPr>
            <w:r w:rsidRPr="00275823">
              <w:rPr>
                <w:rFonts w:cs="Arial"/>
              </w:rPr>
              <w:t>A success or failure response for the Authentication_Cmd. The response tells the vehicle if the provided credentials are authenticated or not</w:t>
            </w:r>
            <w:r>
              <w:rPr>
                <w:rFonts w:cs="Arial"/>
              </w:rPr>
              <w:t xml:space="preserve"> and provides a ProfileID.</w:t>
            </w:r>
          </w:p>
          <w:p w14:paraId="5C16B25C" w14:textId="77777777" w:rsidR="00F81BE7" w:rsidRDefault="00F81BE7" w:rsidP="005E6FE1">
            <w:pPr>
              <w:rPr>
                <w:rFonts w:cs="Arial"/>
              </w:rPr>
            </w:pPr>
          </w:p>
          <w:p w14:paraId="6DC55679" w14:textId="77777777" w:rsidR="00F81BE7" w:rsidRPr="0046598F" w:rsidRDefault="00F81BE7" w:rsidP="005E6FE1">
            <w:pPr>
              <w:rPr>
                <w:rFonts w:cs="Arial"/>
                <w:color w:val="000000"/>
              </w:rPr>
            </w:pPr>
            <w:r>
              <w:rPr>
                <w:rFonts w:cs="Arial"/>
                <w:color w:val="000000"/>
              </w:rPr>
              <w:t>Received from:</w:t>
            </w:r>
          </w:p>
          <w:p w14:paraId="4693651B" w14:textId="77777777" w:rsidR="00F81BE7" w:rsidRPr="00C8319B" w:rsidRDefault="00F81BE7" w:rsidP="005E6FE1">
            <w:pPr>
              <w:pStyle w:val="ListParagraph"/>
              <w:numPr>
                <w:ilvl w:val="0"/>
                <w:numId w:val="12"/>
              </w:numPr>
              <w:rPr>
                <w:rFonts w:cs="Arial"/>
              </w:rPr>
            </w:pPr>
            <w:r>
              <w:rPr>
                <w:noProof/>
              </w:rPr>
              <w:drawing>
                <wp:inline distT="0" distB="0" distL="0" distR="0" wp14:anchorId="7E602C30" wp14:editId="4A8C1F8E">
                  <wp:extent cx="152400" cy="152400"/>
                  <wp:effectExtent l="0" t="0" r="0" b="0"/>
                  <wp:docPr id="134"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744324041.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fee38793af136b93692fcc431a0a58b" w:history="1">
              <w:r>
                <w:rPr>
                  <w:rStyle w:val="Hyperlink"/>
                  <w:rFonts w:cs="Arial"/>
                </w:rPr>
                <w:t>Authenticate User to FordPass Account</w:t>
              </w:r>
            </w:hyperlink>
          </w:p>
        </w:tc>
      </w:tr>
    </w:tbl>
    <w:p w14:paraId="074A7EB9" w14:textId="77777777" w:rsidR="00F81BE7" w:rsidRDefault="00F81BE7" w:rsidP="00F81BE7">
      <w:pPr>
        <w:pStyle w:val="Heading4"/>
        <w:numPr>
          <w:ilvl w:val="3"/>
          <w:numId w:val="4"/>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F81BE7" w:rsidRPr="00E54DEA" w14:paraId="64462E27" w14:textId="77777777" w:rsidTr="005E6FE1">
        <w:trPr>
          <w:trHeight w:val="260"/>
        </w:trPr>
        <w:tc>
          <w:tcPr>
            <w:tcW w:w="2689" w:type="dxa"/>
            <w:shd w:val="clear" w:color="auto" w:fill="D9D9D9" w:themeFill="background1" w:themeFillShade="D9"/>
            <w:noWrap/>
            <w:hideMark/>
          </w:tcPr>
          <w:p w14:paraId="4FEC3BAC"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4BA25BA" w14:textId="77777777" w:rsidR="00F81BE7" w:rsidRPr="00E54DEA"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4BD51205" w14:textId="77777777" w:rsidTr="005E6FE1">
        <w:trPr>
          <w:trHeight w:val="410"/>
        </w:trPr>
        <w:tc>
          <w:tcPr>
            <w:tcW w:w="2689" w:type="dxa"/>
            <w:noWrap/>
          </w:tcPr>
          <w:p w14:paraId="73658959" w14:textId="77777777" w:rsidR="00F81BE7" w:rsidRDefault="00F81BE7" w:rsidP="005E6FE1">
            <w:pPr>
              <w:contextualSpacing/>
              <w:rPr>
                <w:rFonts w:cs="Arial"/>
              </w:rPr>
            </w:pPr>
            <w:r>
              <w:rPr>
                <w:rFonts w:cs="Arial"/>
              </w:rPr>
              <w:t>output</w:t>
            </w:r>
          </w:p>
          <w:p w14:paraId="19530CDA" w14:textId="77777777" w:rsidR="00F81BE7" w:rsidRDefault="00F81BE7" w:rsidP="005E6FE1">
            <w:pPr>
              <w:contextualSpacing/>
              <w:rPr>
                <w:rFonts w:cs="Arial"/>
              </w:rPr>
            </w:pPr>
            <w:r>
              <w:rPr>
                <w:rFonts w:cs="Arial"/>
              </w:rPr>
              <w:t>Type:</w:t>
            </w:r>
          </w:p>
          <w:p w14:paraId="2220C1DE" w14:textId="77777777" w:rsidR="00F81BE7" w:rsidRDefault="00F81BE7" w:rsidP="005E6FE1">
            <w:pPr>
              <w:contextualSpacing/>
              <w:rPr>
                <w:rFonts w:cs="Arial"/>
              </w:rPr>
            </w:pPr>
            <w:r>
              <w:rPr>
                <w:noProof/>
              </w:rPr>
              <w:drawing>
                <wp:inline distT="0" distB="0" distL="0" distR="0" wp14:anchorId="7CA356A3" wp14:editId="213F9311">
                  <wp:extent cx="152400" cy="152400"/>
                  <wp:effectExtent l="0" t="0" r="0" b="0"/>
                  <wp:docPr id="136" name="Picture 686277085.jpg" descr="686277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86277085.jpg"/>
                          <pic:cNvPicPr/>
                        </pic:nvPicPr>
                        <pic:blipFill>
                          <a:blip r:embed="rId40" cstate="print"/>
                          <a:stretch>
                            <a:fillRect/>
                          </a:stretch>
                        </pic:blipFill>
                        <pic:spPr>
                          <a:xfrm>
                            <a:off x="0" y="0"/>
                            <a:ext cx="152400" cy="152400"/>
                          </a:xfrm>
                          <a:prstGeom prst="rect">
                            <a:avLst/>
                          </a:prstGeom>
                        </pic:spPr>
                      </pic:pic>
                    </a:graphicData>
                  </a:graphic>
                </wp:inline>
              </w:drawing>
            </w:r>
            <w:r>
              <w:rPr>
                <w:rFonts w:cs="Arial"/>
              </w:rPr>
              <w:t xml:space="preserve"> </w:t>
            </w:r>
            <w:hyperlink w:anchor="_41e33b95c373f364ef656f176de88082" w:history="1">
              <w:r>
                <w:rPr>
                  <w:rStyle w:val="Hyperlink"/>
                  <w:rFonts w:cs="Arial"/>
                </w:rPr>
                <w:t>Authentication_Alert</w:t>
              </w:r>
            </w:hyperlink>
          </w:p>
        </w:tc>
        <w:tc>
          <w:tcPr>
            <w:tcW w:w="7512" w:type="dxa"/>
            <w:noWrap/>
          </w:tcPr>
          <w:p w14:paraId="5DBA1DBD" w14:textId="77777777" w:rsidR="00F81BE7" w:rsidRDefault="00F81BE7" w:rsidP="005E6FE1">
            <w:pPr>
              <w:rPr>
                <w:rFonts w:cs="Arial"/>
              </w:rPr>
            </w:pPr>
            <w:r>
              <w:rPr>
                <w:rFonts w:cs="Arial"/>
              </w:rPr>
              <w:t>Signal Description:</w:t>
            </w:r>
          </w:p>
          <w:p w14:paraId="4813CF6D" w14:textId="77777777" w:rsidR="00F81BE7" w:rsidRDefault="00F81BE7" w:rsidP="005E6FE1">
            <w:pPr>
              <w:rPr>
                <w:rFonts w:cs="Arial"/>
              </w:rPr>
            </w:pPr>
            <w:r>
              <w:rPr>
                <w:rFonts w:cs="Arial"/>
              </w:rPr>
              <w:t xml:space="preserve">Profile credentials sent to the cloud to be authenticated. </w:t>
            </w:r>
          </w:p>
          <w:p w14:paraId="3B09546D" w14:textId="77777777" w:rsidR="00F81BE7" w:rsidRDefault="00F81BE7" w:rsidP="005E6FE1">
            <w:pPr>
              <w:rPr>
                <w:rFonts w:cs="Arial"/>
              </w:rPr>
            </w:pPr>
          </w:p>
          <w:p w14:paraId="6FF8AC8A" w14:textId="77777777" w:rsidR="00F81BE7" w:rsidRPr="00275823" w:rsidRDefault="00F81BE7" w:rsidP="005E6FE1">
            <w:pPr>
              <w:rPr>
                <w:rFonts w:cs="Arial"/>
                <w:color w:val="000000"/>
              </w:rPr>
            </w:pPr>
            <w:r>
              <w:rPr>
                <w:rFonts w:cs="Arial"/>
                <w:color w:val="000000"/>
              </w:rPr>
              <w:t>Sent to:</w:t>
            </w:r>
          </w:p>
          <w:p w14:paraId="32002D42" w14:textId="77777777" w:rsidR="00F81BE7" w:rsidRPr="0046598F" w:rsidRDefault="00F81BE7" w:rsidP="005E6FE1">
            <w:pPr>
              <w:pStyle w:val="ListParagraph"/>
              <w:numPr>
                <w:ilvl w:val="0"/>
                <w:numId w:val="12"/>
              </w:numPr>
              <w:rPr>
                <w:rFonts w:cs="Arial"/>
                <w:color w:val="000000"/>
              </w:rPr>
            </w:pPr>
            <w:r>
              <w:rPr>
                <w:noProof/>
              </w:rPr>
              <w:drawing>
                <wp:inline distT="0" distB="0" distL="0" distR="0" wp14:anchorId="1EF9C3BA" wp14:editId="6ED67429">
                  <wp:extent cx="152400" cy="152400"/>
                  <wp:effectExtent l="0" t="0" r="0" b="0"/>
                  <wp:docPr id="138"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44324041.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fee38793af136b93692fcc431a0a58b" w:history="1">
              <w:r>
                <w:rPr>
                  <w:rStyle w:val="Hyperlink"/>
                  <w:rFonts w:cs="Arial"/>
                  <w:color w:val="000000"/>
                </w:rPr>
                <w:t>Authenticate User to FordPass Account</w:t>
              </w:r>
            </w:hyperlink>
          </w:p>
        </w:tc>
      </w:tr>
      <w:tr w:rsidR="00F81BE7" w:rsidRPr="003F473D" w14:paraId="6B1712C7" w14:textId="77777777" w:rsidTr="005E6FE1">
        <w:trPr>
          <w:trHeight w:val="410"/>
        </w:trPr>
        <w:tc>
          <w:tcPr>
            <w:tcW w:w="2689" w:type="dxa"/>
            <w:noWrap/>
          </w:tcPr>
          <w:p w14:paraId="482129E0" w14:textId="77777777" w:rsidR="00F81BE7" w:rsidRDefault="00F81BE7" w:rsidP="005E6FE1">
            <w:pPr>
              <w:contextualSpacing/>
              <w:rPr>
                <w:rFonts w:cs="Arial"/>
              </w:rPr>
            </w:pPr>
            <w:r>
              <w:rPr>
                <w:rFonts w:cs="Arial"/>
              </w:rPr>
              <w:lastRenderedPageBreak/>
              <w:t>output1</w:t>
            </w:r>
          </w:p>
          <w:p w14:paraId="3B504AF8" w14:textId="77777777" w:rsidR="00F81BE7" w:rsidRDefault="00F81BE7" w:rsidP="005E6FE1">
            <w:pPr>
              <w:contextualSpacing/>
              <w:rPr>
                <w:rFonts w:cs="Arial"/>
              </w:rPr>
            </w:pPr>
            <w:r>
              <w:rPr>
                <w:rFonts w:cs="Arial"/>
              </w:rPr>
              <w:t>Type:</w:t>
            </w:r>
          </w:p>
          <w:p w14:paraId="1258E8B5" w14:textId="77777777" w:rsidR="00F81BE7" w:rsidRDefault="00F81BE7" w:rsidP="005E6FE1">
            <w:pPr>
              <w:contextualSpacing/>
              <w:rPr>
                <w:rFonts w:cs="Arial"/>
              </w:rPr>
            </w:pPr>
            <w:r>
              <w:rPr>
                <w:noProof/>
              </w:rPr>
              <w:drawing>
                <wp:inline distT="0" distB="0" distL="0" distR="0" wp14:anchorId="34332E93" wp14:editId="2A8E839D">
                  <wp:extent cx="152400" cy="152400"/>
                  <wp:effectExtent l="0" t="0" r="0" b="0"/>
                  <wp:docPr id="140" name="Picture 686277085.jpg" descr="686277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686277085.jpg"/>
                          <pic:cNvPicPr/>
                        </pic:nvPicPr>
                        <pic:blipFill>
                          <a:blip r:embed="rId40" cstate="print"/>
                          <a:stretch>
                            <a:fillRect/>
                          </a:stretch>
                        </pic:blipFill>
                        <pic:spPr>
                          <a:xfrm>
                            <a:off x="0" y="0"/>
                            <a:ext cx="152400" cy="152400"/>
                          </a:xfrm>
                          <a:prstGeom prst="rect">
                            <a:avLst/>
                          </a:prstGeom>
                        </pic:spPr>
                      </pic:pic>
                    </a:graphicData>
                  </a:graphic>
                </wp:inline>
              </w:drawing>
            </w:r>
            <w:r>
              <w:rPr>
                <w:rFonts w:cs="Arial"/>
              </w:rPr>
              <w:t xml:space="preserve"> </w:t>
            </w:r>
            <w:hyperlink w:anchor="_a467c50249ae9a57c4651d53614b44af" w:history="1">
              <w:r>
                <w:rPr>
                  <w:rStyle w:val="Hyperlink"/>
                  <w:rFonts w:cs="Arial"/>
                </w:rPr>
                <w:t>pppProfileID_Rq</w:t>
              </w:r>
            </w:hyperlink>
          </w:p>
        </w:tc>
        <w:tc>
          <w:tcPr>
            <w:tcW w:w="7512" w:type="dxa"/>
            <w:noWrap/>
          </w:tcPr>
          <w:p w14:paraId="77E42EB5" w14:textId="77777777" w:rsidR="00F81BE7" w:rsidRDefault="00F81BE7" w:rsidP="005E6FE1">
            <w:pPr>
              <w:rPr>
                <w:rFonts w:cs="Arial"/>
              </w:rPr>
            </w:pPr>
            <w:r>
              <w:rPr>
                <w:rFonts w:cs="Arial"/>
              </w:rPr>
              <w:t>Signal Description:</w:t>
            </w:r>
          </w:p>
          <w:p w14:paraId="07E0D67C" w14:textId="77777777" w:rsidR="00F81BE7" w:rsidRDefault="00F81BE7" w:rsidP="005E6FE1">
            <w:pPr>
              <w:rPr>
                <w:rFonts w:cs="Arial"/>
              </w:rPr>
            </w:pPr>
            <w:r>
              <w:rPr>
                <w:rFonts w:cs="Arial"/>
              </w:rPr>
              <w:t>Profile ID passed to the Profile Management Server after Ford Account Login.</w:t>
            </w:r>
          </w:p>
          <w:p w14:paraId="579108EB" w14:textId="77777777" w:rsidR="00F81BE7" w:rsidRDefault="00F81BE7" w:rsidP="005E6FE1">
            <w:pPr>
              <w:rPr>
                <w:rFonts w:cs="Arial"/>
              </w:rPr>
            </w:pPr>
          </w:p>
          <w:p w14:paraId="72101036" w14:textId="77777777" w:rsidR="00F81BE7" w:rsidRPr="00275823" w:rsidRDefault="00F81BE7" w:rsidP="005E6FE1">
            <w:pPr>
              <w:rPr>
                <w:rFonts w:cs="Arial"/>
                <w:color w:val="000000"/>
              </w:rPr>
            </w:pPr>
            <w:r>
              <w:rPr>
                <w:rFonts w:cs="Arial"/>
                <w:color w:val="000000"/>
              </w:rPr>
              <w:t>Sent to:</w:t>
            </w:r>
          </w:p>
          <w:p w14:paraId="6D4AD695" w14:textId="77777777" w:rsidR="00F81BE7" w:rsidRPr="0046598F" w:rsidRDefault="00F81BE7" w:rsidP="005E6FE1">
            <w:pPr>
              <w:pStyle w:val="ListParagraph"/>
              <w:numPr>
                <w:ilvl w:val="0"/>
                <w:numId w:val="12"/>
              </w:numPr>
              <w:rPr>
                <w:rFonts w:cs="Arial"/>
                <w:color w:val="000000"/>
              </w:rPr>
            </w:pPr>
            <w:r>
              <w:rPr>
                <w:noProof/>
              </w:rPr>
              <w:drawing>
                <wp:inline distT="0" distB="0" distL="0" distR="0" wp14:anchorId="385BD914" wp14:editId="36A3B333">
                  <wp:extent cx="152400" cy="152400"/>
                  <wp:effectExtent l="0" t="0" r="0" b="0"/>
                  <wp:docPr id="142"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744324041.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4c23adc5f89f658c55f5d1289f10572" w:history="1">
              <w:r>
                <w:rPr>
                  <w:rStyle w:val="Hyperlink"/>
                  <w:rFonts w:cs="Arial"/>
                  <w:color w:val="000000"/>
                </w:rPr>
                <w:t>Send DownloadProfile_Query</w:t>
              </w:r>
            </w:hyperlink>
          </w:p>
        </w:tc>
      </w:tr>
    </w:tbl>
    <w:p w14:paraId="6F3857D9" w14:textId="77777777" w:rsidR="00F81BE7" w:rsidRDefault="00F81BE7" w:rsidP="00F81BE7">
      <w:pPr>
        <w:pStyle w:val="Heading4"/>
        <w:numPr>
          <w:ilvl w:val="3"/>
          <w:numId w:val="4"/>
        </w:numPr>
      </w:pPr>
      <w:r>
        <w:t>Logical</w:t>
      </w:r>
      <w:r w:rsidRPr="00F15706">
        <w:t xml:space="preserve"> Parameters</w:t>
      </w:r>
    </w:p>
    <w:p w14:paraId="5F8F0DE6" w14:textId="77777777" w:rsidR="00F81BE7" w:rsidRDefault="00F81BE7" w:rsidP="00F81BE7"/>
    <w:p w14:paraId="0E152A51" w14:textId="77777777" w:rsidR="00F81BE7" w:rsidRDefault="00F81BE7" w:rsidP="00F81BE7">
      <w:r w:rsidRPr="005067FC">
        <w:rPr>
          <w:i/>
          <w:color w:val="A6A6A6" w:themeColor="background1" w:themeShade="A6"/>
        </w:rPr>
        <w:t>Not supported by MagicDraw report generation.</w:t>
      </w:r>
    </w:p>
    <w:p w14:paraId="5D051F45" w14:textId="77777777" w:rsidR="00F81BE7" w:rsidRDefault="00F81BE7" w:rsidP="00F81BE7">
      <w:pPr>
        <w:pStyle w:val="Heading3"/>
        <w:numPr>
          <w:ilvl w:val="2"/>
          <w:numId w:val="4"/>
        </w:numPr>
      </w:pPr>
      <w:r>
        <w:t>Function Modeling</w:t>
      </w:r>
    </w:p>
    <w:p w14:paraId="288D7C99" w14:textId="77777777" w:rsidR="00F81BE7" w:rsidRPr="00C75AE5" w:rsidRDefault="00F81BE7" w:rsidP="00F81BE7"/>
    <w:p w14:paraId="56F1CDF3" w14:textId="77777777" w:rsidR="00F81BE7" w:rsidRDefault="00F81BE7" w:rsidP="00F81BE7">
      <w:pPr>
        <w:pStyle w:val="Heading4"/>
        <w:numPr>
          <w:ilvl w:val="3"/>
          <w:numId w:val="4"/>
        </w:numPr>
      </w:pPr>
      <w:r>
        <w:t>Use Cases</w:t>
      </w:r>
    </w:p>
    <w:p w14:paraId="1576D15A" w14:textId="77777777" w:rsidR="00F81BE7" w:rsidRDefault="00F81BE7" w:rsidP="00F81BE7"/>
    <w:p w14:paraId="0A4A16A8"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5753DDE8" w14:textId="77777777" w:rsidR="00F81BE7" w:rsidRDefault="00F81BE7" w:rsidP="00F81BE7">
      <w:pPr>
        <w:pStyle w:val="Heading4"/>
        <w:numPr>
          <w:ilvl w:val="3"/>
          <w:numId w:val="4"/>
        </w:numPr>
      </w:pPr>
      <w:r>
        <w:t>State Charts / Activity Diagrams / Sequence Diagrams / Decision Tables</w:t>
      </w:r>
    </w:p>
    <w:p w14:paraId="4774F3EF" w14:textId="77777777" w:rsidR="00F81BE7" w:rsidRDefault="00F81BE7" w:rsidP="00F81BE7"/>
    <w:p w14:paraId="6CBEEBD1" w14:textId="77777777" w:rsidR="00F81BE7" w:rsidRDefault="00F81BE7" w:rsidP="00F81BE7">
      <w:pPr>
        <w:contextualSpacing/>
        <w:jc w:val="center"/>
      </w:pPr>
      <w:r>
        <w:rPr>
          <w:noProof/>
        </w:rPr>
        <w:lastRenderedPageBreak/>
        <w:drawing>
          <wp:inline distT="0" distB="0" distL="0" distR="0" wp14:anchorId="411E8AB0" wp14:editId="4BBB4FA3">
            <wp:extent cx="6466205" cy="7476919"/>
            <wp:effectExtent l="0" t="0" r="0" b="0"/>
            <wp:docPr id="144" name="Picture -1374591722.jpg" descr="-1374591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374591722.jpg"/>
                    <pic:cNvPicPr/>
                  </pic:nvPicPr>
                  <pic:blipFill>
                    <a:blip r:embed="rId63" cstate="print"/>
                    <a:stretch>
                      <a:fillRect/>
                    </a:stretch>
                  </pic:blipFill>
                  <pic:spPr>
                    <a:xfrm>
                      <a:off x="0" y="0"/>
                      <a:ext cx="6466205" cy="7476919"/>
                    </a:xfrm>
                    <a:prstGeom prst="rect">
                      <a:avLst/>
                    </a:prstGeom>
                  </pic:spPr>
                </pic:pic>
              </a:graphicData>
            </a:graphic>
          </wp:inline>
        </w:drawing>
      </w:r>
    </w:p>
    <w:p w14:paraId="7369A284" w14:textId="77777777" w:rsidR="00F81BE7" w:rsidRPr="00294100" w:rsidRDefault="00F81BE7" w:rsidP="00F81BE7">
      <w:pPr>
        <w:pStyle w:val="Caption"/>
      </w:pPr>
      <w:bookmarkStart w:id="159" w:name="_Toc515373318"/>
      <w:bookmarkStart w:id="160" w:name="_Toc6466566"/>
      <w:r w:rsidRPr="00BD03E8">
        <w:t xml:space="preserve">Figure </w:t>
      </w:r>
      <w:r w:rsidR="00AB7756">
        <w:fldChar w:fldCharType="begin"/>
      </w:r>
      <w:r w:rsidR="00AB7756">
        <w:instrText xml:space="preserve"> SEQ Figure \* ARABIC </w:instrText>
      </w:r>
      <w:r w:rsidR="00AB7756">
        <w:fldChar w:fldCharType="separate"/>
      </w:r>
      <w:r>
        <w:rPr>
          <w:noProof/>
        </w:rPr>
        <w:t>3</w:t>
      </w:r>
      <w:r w:rsidR="00AB7756">
        <w:rPr>
          <w:noProof/>
        </w:rPr>
        <w:fldChar w:fldCharType="end"/>
      </w:r>
      <w:r w:rsidRPr="00BD03E8">
        <w:t>:</w:t>
      </w:r>
      <w:bookmarkEnd w:id="159"/>
      <w:r>
        <w:t xml:space="preserve"> </w:t>
      </w:r>
      <w:r w:rsidRPr="00294100">
        <w:t>Display Login Method</w:t>
      </w:r>
      <w:bookmarkEnd w:id="160"/>
    </w:p>
    <w:p w14:paraId="368C89E1" w14:textId="77777777" w:rsidR="00F81BE7" w:rsidRPr="000A30CD" w:rsidRDefault="00F81BE7" w:rsidP="00F81BE7"/>
    <w:p w14:paraId="4892542E" w14:textId="77777777" w:rsidR="00F81BE7" w:rsidRPr="00834E12" w:rsidRDefault="00F81BE7" w:rsidP="00F81BE7"/>
    <w:p w14:paraId="30B44194" w14:textId="77777777" w:rsidR="00F81BE7" w:rsidRDefault="00F81BE7" w:rsidP="00F81BE7">
      <w:pPr>
        <w:pStyle w:val="Heading3"/>
        <w:numPr>
          <w:ilvl w:val="2"/>
          <w:numId w:val="4"/>
        </w:numPr>
      </w:pPr>
      <w:r>
        <w:lastRenderedPageBreak/>
        <w:t>Function Requirements</w:t>
      </w:r>
    </w:p>
    <w:p w14:paraId="0E448E94" w14:textId="77777777" w:rsidR="00F81BE7" w:rsidRDefault="00F81BE7" w:rsidP="00F81BE7">
      <w:pPr>
        <w:pStyle w:val="Heading4"/>
        <w:numPr>
          <w:ilvl w:val="3"/>
          <w:numId w:val="4"/>
        </w:numPr>
      </w:pPr>
      <w:r>
        <w:t>Functional Requirements</w:t>
      </w:r>
    </w:p>
    <w:p w14:paraId="771E8600" w14:textId="77777777" w:rsidR="00F81BE7" w:rsidRDefault="00F81BE7" w:rsidP="00F81BE7">
      <w:pPr>
        <w:pStyle w:val="Heading5"/>
        <w:numPr>
          <w:ilvl w:val="4"/>
          <w:numId w:val="4"/>
        </w:numPr>
      </w:pPr>
      <w:r>
        <w:t>Normal Operation</w:t>
      </w:r>
    </w:p>
    <w:p w14:paraId="69079DB7" w14:textId="77777777" w:rsidR="00F81BE7" w:rsidRDefault="00F81BE7" w:rsidP="00F81BE7"/>
    <w:p w14:paraId="643A6F16" w14:textId="77777777" w:rsidR="00F81BE7" w:rsidRPr="0017445F" w:rsidRDefault="00F81BE7" w:rsidP="00F81BE7">
      <w:pPr>
        <w:pStyle w:val="RERequirement"/>
        <w:shd w:val="clear" w:color="auto" w:fill="F2F2F2" w:themeFill="background1" w:themeFillShade="F2"/>
      </w:pPr>
      <w:bookmarkStart w:id="161" w:name="_b802c4031249b3954a479c95dd0a6327"/>
      <w:r>
        <w:t>REQ-405766/A</w:t>
      </w:r>
      <w:bookmarkEnd w:id="161"/>
      <w:r>
        <w:t xml:space="preserve"> Login Method Options</w:t>
      </w:r>
    </w:p>
    <w:p w14:paraId="30C497A1" w14:textId="77777777" w:rsidR="00F81BE7" w:rsidRDefault="00F81BE7" w:rsidP="00F81BE7">
      <w:pPr>
        <w:rPr>
          <w:rFonts w:cs="Arial"/>
        </w:rPr>
      </w:pPr>
      <w:r>
        <w:rPr>
          <w:rFonts w:cs="Arial"/>
        </w:rPr>
        <w:t>The Profile Interface Client shall provide a method for the user to login (credentials, QR code, etc) to their Ford Account in the vehicle during the following scenarios:</w:t>
      </w:r>
    </w:p>
    <w:p w14:paraId="00F9BFE7" w14:textId="77777777" w:rsidR="00F81BE7" w:rsidRDefault="00F81BE7" w:rsidP="00F81BE7">
      <w:pPr>
        <w:rPr>
          <w:rFonts w:cs="Arial"/>
        </w:rPr>
      </w:pPr>
      <w:r>
        <w:rPr>
          <w:rFonts w:cs="Arial"/>
        </w:rPr>
        <w:t>- Profile Creation</w:t>
      </w:r>
    </w:p>
    <w:p w14:paraId="0843AE2E" w14:textId="77777777" w:rsidR="00F81BE7" w:rsidRDefault="00F81BE7" w:rsidP="00F81BE7">
      <w:pPr>
        <w:rPr>
          <w:rFonts w:cs="Arial"/>
        </w:rPr>
      </w:pPr>
      <w:r>
        <w:rPr>
          <w:rFonts w:cs="Arial"/>
        </w:rPr>
        <w:t>- Editing and associated Account</w:t>
      </w:r>
    </w:p>
    <w:p w14:paraId="277DC31A"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3FA8E4E4"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B277C1"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REQ-405766/A</w:t>
            </w:r>
          </w:p>
        </w:tc>
      </w:tr>
      <w:tr w:rsidR="00F81BE7" w:rsidRPr="00FD127C" w14:paraId="43301C7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61E2BF"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44885D" w14:textId="77777777" w:rsidR="00F81BE7" w:rsidRDefault="00F81BE7" w:rsidP="005E6FE1"/>
        </w:tc>
      </w:tr>
      <w:tr w:rsidR="00F81BE7" w:rsidRPr="00FD127C" w14:paraId="11B2DA8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C1FD45"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DFE55" w14:textId="77777777" w:rsidR="00F81BE7" w:rsidRDefault="00F81BE7" w:rsidP="005E6FE1"/>
        </w:tc>
      </w:tr>
      <w:tr w:rsidR="00F81BE7" w:rsidRPr="00FD127C" w14:paraId="171E355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76F445"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85B284" w14:textId="77777777" w:rsidR="00F81BE7" w:rsidRDefault="00F81BE7" w:rsidP="005E6FE1"/>
        </w:tc>
      </w:tr>
      <w:tr w:rsidR="00F81BE7" w:rsidRPr="00FD127C" w14:paraId="297B35E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02336"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3D710"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DE51D0"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F55999" w14:textId="77777777" w:rsidR="00F81BE7" w:rsidRDefault="00F81BE7" w:rsidP="005E6FE1"/>
        </w:tc>
      </w:tr>
      <w:tr w:rsidR="00F81BE7" w:rsidRPr="00FD127C" w14:paraId="00B3DB1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F80EF"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23C80"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27AEBA"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66E033" w14:textId="77777777" w:rsidR="00F81BE7" w:rsidRDefault="00F81BE7" w:rsidP="005E6FE1"/>
        </w:tc>
      </w:tr>
      <w:tr w:rsidR="00F81BE7" w:rsidRPr="00FD127C" w14:paraId="69FC69A2"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E81384"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41577D"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64603"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78E36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B8485F"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BD4493" w14:textId="77777777" w:rsidR="00F81BE7" w:rsidRDefault="00F81BE7" w:rsidP="005E6FE1"/>
        </w:tc>
      </w:tr>
      <w:tr w:rsidR="00F81BE7" w:rsidRPr="00FD127C" w14:paraId="4CAC778F"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6D4877" w14:textId="77777777" w:rsidR="00F81BE7" w:rsidRPr="00FD127C" w:rsidRDefault="00AB7756" w:rsidP="005E6FE1">
            <w:pPr>
              <w:rPr>
                <w:rFonts w:cs="Arial"/>
                <w:bCs/>
                <w:color w:val="808080" w:themeColor="background1" w:themeShade="80"/>
                <w:sz w:val="16"/>
                <w:szCs w:val="14"/>
              </w:rPr>
            </w:pPr>
            <w:hyperlink r:id="rId64"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81C430"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503FCE"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F738BDC" w14:textId="77777777" w:rsidR="00F81BE7" w:rsidRDefault="00F81BE7" w:rsidP="00F81BE7"/>
    <w:p w14:paraId="5EC92168" w14:textId="77777777" w:rsidR="00F81BE7" w:rsidRPr="0017445F" w:rsidRDefault="00F81BE7" w:rsidP="00F81BE7">
      <w:pPr>
        <w:pStyle w:val="RERequirement"/>
        <w:shd w:val="clear" w:color="auto" w:fill="F2F2F2" w:themeFill="background1" w:themeFillShade="F2"/>
      </w:pPr>
      <w:bookmarkStart w:id="162" w:name="_a2ef0079f11ec7b938fcc3985d50dc28"/>
      <w:r>
        <w:t>REQ-405769/A</w:t>
      </w:r>
      <w:bookmarkEnd w:id="162"/>
      <w:r>
        <w:t xml:space="preserve"> Maximum login attempts reached</w:t>
      </w:r>
    </w:p>
    <w:p w14:paraId="65136C3E" w14:textId="77777777" w:rsidR="00F81BE7" w:rsidRDefault="00F81BE7" w:rsidP="00F81BE7">
      <w:pPr>
        <w:rPr>
          <w:rFonts w:cs="Arial"/>
        </w:rPr>
      </w:pPr>
      <w:r>
        <w:rPr>
          <w:rFonts w:cs="Arial"/>
        </w:rPr>
        <w:t>When the maximum (max = 5) attempts to login to a Ford Account has been reached, the Profile Interface Client shall display an error message and exit the Ford Account Login Screen.</w:t>
      </w:r>
    </w:p>
    <w:p w14:paraId="352C8215"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66FA01B1"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872744"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REQ-405769/A</w:t>
            </w:r>
          </w:p>
        </w:tc>
      </w:tr>
      <w:tr w:rsidR="00F81BE7" w:rsidRPr="00FD127C" w14:paraId="0E2D130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1FC0AA"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EF9AB" w14:textId="77777777" w:rsidR="00F81BE7" w:rsidRDefault="00F81BE7" w:rsidP="005E6FE1"/>
        </w:tc>
      </w:tr>
      <w:tr w:rsidR="00F81BE7" w:rsidRPr="00FD127C" w14:paraId="66E2C81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3EC6D5"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5EBF6E" w14:textId="77777777" w:rsidR="00F81BE7" w:rsidRDefault="00F81BE7" w:rsidP="005E6FE1"/>
        </w:tc>
      </w:tr>
      <w:tr w:rsidR="00F81BE7" w:rsidRPr="00FD127C" w14:paraId="750852D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2C7D7"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594066" w14:textId="77777777" w:rsidR="00F81BE7" w:rsidRDefault="00F81BE7" w:rsidP="005E6FE1"/>
        </w:tc>
      </w:tr>
      <w:tr w:rsidR="00F81BE7" w:rsidRPr="00FD127C" w14:paraId="35EF80C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5F988A"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BBF1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E06AF"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A325D7" w14:textId="77777777" w:rsidR="00F81BE7" w:rsidRDefault="00F81BE7" w:rsidP="005E6FE1"/>
        </w:tc>
      </w:tr>
      <w:tr w:rsidR="00F81BE7" w:rsidRPr="00FD127C" w14:paraId="6F2B32A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BF356"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23080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F8C472"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952EA4" w14:textId="77777777" w:rsidR="00F81BE7" w:rsidRDefault="00F81BE7" w:rsidP="005E6FE1"/>
        </w:tc>
      </w:tr>
      <w:tr w:rsidR="00F81BE7" w:rsidRPr="00FD127C" w14:paraId="6EBC7C7A"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2174A"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8452C3"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7FDBA"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D77D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6BB147"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7CA46B" w14:textId="77777777" w:rsidR="00F81BE7" w:rsidRDefault="00F81BE7" w:rsidP="005E6FE1"/>
        </w:tc>
      </w:tr>
      <w:tr w:rsidR="00F81BE7" w:rsidRPr="00FD127C" w14:paraId="0A5BA497"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004BD5" w14:textId="77777777" w:rsidR="00F81BE7" w:rsidRPr="00FD127C" w:rsidRDefault="00AB7756" w:rsidP="005E6FE1">
            <w:pPr>
              <w:rPr>
                <w:rFonts w:cs="Arial"/>
                <w:bCs/>
                <w:color w:val="808080" w:themeColor="background1" w:themeShade="80"/>
                <w:sz w:val="16"/>
                <w:szCs w:val="14"/>
              </w:rPr>
            </w:pPr>
            <w:hyperlink r:id="rId65"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69F96E"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2BCA4"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C5F37E" w14:textId="77777777" w:rsidR="00F81BE7" w:rsidRDefault="00F81BE7" w:rsidP="00F81BE7"/>
    <w:p w14:paraId="5D1B2348" w14:textId="77777777" w:rsidR="00F81BE7" w:rsidRPr="0017445F" w:rsidRDefault="00F81BE7" w:rsidP="00F81BE7">
      <w:pPr>
        <w:pStyle w:val="RERequirement"/>
        <w:shd w:val="clear" w:color="auto" w:fill="F2F2F2" w:themeFill="background1" w:themeFillShade="F2"/>
      </w:pPr>
      <w:bookmarkStart w:id="163" w:name="_138649cec35ad2dcc33d87a47cc0738d"/>
      <w:r>
        <w:t>REQ-460539/A</w:t>
      </w:r>
      <w:bookmarkEnd w:id="163"/>
      <w:r>
        <w:t xml:space="preserve"> Receiving Authentication_Status = SUCCESS</w:t>
      </w:r>
    </w:p>
    <w:p w14:paraId="75255A65" w14:textId="77777777" w:rsidR="00F81BE7" w:rsidRDefault="00F81BE7" w:rsidP="00F81BE7">
      <w:pPr>
        <w:rPr>
          <w:rFonts w:cs="Arial"/>
        </w:rPr>
      </w:pPr>
      <w:r>
        <w:rPr>
          <w:rFonts w:cs="Arial"/>
        </w:rPr>
        <w:t>When the Profile Interface Client receives Authentication_Status = SUCCESS and a valid ProfileID after sending Authentication_Alert during Ford Account Login, the Profile Interface Client shall send pppProfileID_Rq to the Profile Management Server containing the ProfileID received from the Authentication_Status.</w:t>
      </w:r>
    </w:p>
    <w:p w14:paraId="3509BB58"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28CF78B4"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64F31D"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REQ-460539/A</w:t>
            </w:r>
          </w:p>
        </w:tc>
      </w:tr>
      <w:tr w:rsidR="00F81BE7" w:rsidRPr="00FD127C" w14:paraId="257EC8A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564AB6"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7D003C" w14:textId="77777777" w:rsidR="00F81BE7" w:rsidRDefault="00F81BE7" w:rsidP="005E6FE1"/>
        </w:tc>
      </w:tr>
      <w:tr w:rsidR="00F81BE7" w:rsidRPr="00FD127C" w14:paraId="75D9213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E473C1"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978B8" w14:textId="77777777" w:rsidR="00F81BE7" w:rsidRDefault="00F81BE7" w:rsidP="005E6FE1"/>
        </w:tc>
      </w:tr>
      <w:tr w:rsidR="00F81BE7" w:rsidRPr="00FD127C" w14:paraId="27E6482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DCADFA"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0B05B2" w14:textId="77777777" w:rsidR="00F81BE7" w:rsidRDefault="00F81BE7" w:rsidP="005E6FE1"/>
        </w:tc>
      </w:tr>
      <w:tr w:rsidR="00F81BE7" w:rsidRPr="00FD127C" w14:paraId="36A81F9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6A7C0C"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5B29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407F8E"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6A2F5E" w14:textId="77777777" w:rsidR="00F81BE7" w:rsidRDefault="00F81BE7" w:rsidP="005E6FE1"/>
        </w:tc>
      </w:tr>
      <w:tr w:rsidR="00F81BE7" w:rsidRPr="00FD127C" w14:paraId="14ECDC6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D1842D"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8B0C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31A012"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D6C914" w14:textId="77777777" w:rsidR="00F81BE7" w:rsidRDefault="00F81BE7" w:rsidP="005E6FE1"/>
        </w:tc>
      </w:tr>
      <w:tr w:rsidR="00F81BE7" w:rsidRPr="00FD127C" w14:paraId="4F4C81AB"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F6674"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9A5B96"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87577"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F265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EE4505"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DACF38" w14:textId="77777777" w:rsidR="00F81BE7" w:rsidRDefault="00F81BE7" w:rsidP="005E6FE1"/>
        </w:tc>
      </w:tr>
      <w:tr w:rsidR="00F81BE7" w:rsidRPr="00FD127C" w14:paraId="7A2C0473"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174D5F" w14:textId="77777777" w:rsidR="00F81BE7" w:rsidRPr="00FD127C" w:rsidRDefault="00AB7756" w:rsidP="005E6FE1">
            <w:pPr>
              <w:rPr>
                <w:rFonts w:cs="Arial"/>
                <w:bCs/>
                <w:color w:val="808080" w:themeColor="background1" w:themeShade="80"/>
                <w:sz w:val="16"/>
                <w:szCs w:val="14"/>
              </w:rPr>
            </w:pPr>
            <w:hyperlink r:id="rId66"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FFFD98"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B08004"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B3984E" w14:textId="77777777" w:rsidR="00F81BE7" w:rsidRDefault="00F81BE7" w:rsidP="00F81BE7"/>
    <w:p w14:paraId="55E6AACC" w14:textId="77777777" w:rsidR="00F81BE7" w:rsidRPr="0017445F" w:rsidRDefault="00F81BE7" w:rsidP="00F81BE7">
      <w:pPr>
        <w:pStyle w:val="RERequirement"/>
        <w:shd w:val="clear" w:color="auto" w:fill="F2F2F2" w:themeFill="background1" w:themeFillShade="F2"/>
      </w:pPr>
      <w:bookmarkStart w:id="164" w:name="_68929a9934595a7e2aa21cc6fdcbe7e6"/>
      <w:r>
        <w:t>REQ-460543/A</w:t>
      </w:r>
      <w:bookmarkEnd w:id="164"/>
      <w:r>
        <w:t xml:space="preserve"> pppProfileID_Res = Already In Use</w:t>
      </w:r>
    </w:p>
    <w:p w14:paraId="0D33325F" w14:textId="77777777" w:rsidR="00F81BE7" w:rsidRDefault="00F81BE7" w:rsidP="00F81BE7">
      <w:pPr>
        <w:rPr>
          <w:rFonts w:cs="Arial"/>
        </w:rPr>
      </w:pPr>
      <w:r>
        <w:rPr>
          <w:rFonts w:cs="Arial"/>
        </w:rPr>
        <w:t>If the Profile Interface Client receives pppProfileID_Res = Already In Use after sending pppProfileID_Rq, then the Profile Interface Client shall notify the user and prompt user to recall profile associated with the ProfileID.</w:t>
      </w:r>
    </w:p>
    <w:p w14:paraId="00202D53"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19F27550"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776F37"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REQ-460543/A</w:t>
            </w:r>
          </w:p>
        </w:tc>
      </w:tr>
      <w:tr w:rsidR="00F81BE7" w:rsidRPr="00FD127C" w14:paraId="0F4512F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8B4852"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2257D" w14:textId="77777777" w:rsidR="00F81BE7" w:rsidRDefault="00F81BE7" w:rsidP="005E6FE1"/>
        </w:tc>
      </w:tr>
      <w:tr w:rsidR="00F81BE7" w:rsidRPr="00FD127C" w14:paraId="66D59D5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F640EF"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260689" w14:textId="77777777" w:rsidR="00F81BE7" w:rsidRDefault="00F81BE7" w:rsidP="005E6FE1"/>
        </w:tc>
      </w:tr>
      <w:tr w:rsidR="00F81BE7" w:rsidRPr="00FD127C" w14:paraId="1639128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012DD4" w14:textId="77777777" w:rsidR="00F81BE7" w:rsidRPr="00FD127C" w:rsidRDefault="00F81BE7" w:rsidP="005E6FE1">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47EC17" w14:textId="77777777" w:rsidR="00F81BE7" w:rsidRDefault="00F81BE7" w:rsidP="005E6FE1"/>
        </w:tc>
      </w:tr>
      <w:tr w:rsidR="00F81BE7" w:rsidRPr="00FD127C" w14:paraId="1D4F142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88E5FE"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EBFB0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0AB08F"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243698" w14:textId="77777777" w:rsidR="00F81BE7" w:rsidRDefault="00F81BE7" w:rsidP="005E6FE1"/>
        </w:tc>
      </w:tr>
      <w:tr w:rsidR="00F81BE7" w:rsidRPr="00FD127C" w14:paraId="5056988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C3DE39"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11F4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8AAAB6"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C3C482" w14:textId="77777777" w:rsidR="00F81BE7" w:rsidRDefault="00F81BE7" w:rsidP="005E6FE1"/>
        </w:tc>
      </w:tr>
      <w:tr w:rsidR="00F81BE7" w:rsidRPr="00FD127C" w14:paraId="4887911D"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54849"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52CD92"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52497"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9AAC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9A03D8"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921DA1" w14:textId="77777777" w:rsidR="00F81BE7" w:rsidRDefault="00F81BE7" w:rsidP="005E6FE1"/>
        </w:tc>
      </w:tr>
      <w:tr w:rsidR="00F81BE7" w:rsidRPr="00FD127C" w14:paraId="14E81E2D"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D6E765" w14:textId="77777777" w:rsidR="00F81BE7" w:rsidRPr="00FD127C" w:rsidRDefault="00AB7756" w:rsidP="005E6FE1">
            <w:pPr>
              <w:rPr>
                <w:rFonts w:cs="Arial"/>
                <w:bCs/>
                <w:color w:val="808080" w:themeColor="background1" w:themeShade="80"/>
                <w:sz w:val="16"/>
                <w:szCs w:val="14"/>
              </w:rPr>
            </w:pPr>
            <w:hyperlink r:id="rId67"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77C9B6"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82118D"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DA508F" w14:textId="77777777" w:rsidR="00F81BE7" w:rsidRDefault="00F81BE7" w:rsidP="00F81BE7"/>
    <w:p w14:paraId="7D5137DE" w14:textId="77777777" w:rsidR="00F81BE7" w:rsidRDefault="00F81BE7" w:rsidP="00F81BE7">
      <w:pPr>
        <w:pStyle w:val="Heading5"/>
        <w:numPr>
          <w:ilvl w:val="4"/>
          <w:numId w:val="4"/>
        </w:numPr>
      </w:pPr>
      <w:r>
        <w:t>Error Handling</w:t>
      </w:r>
    </w:p>
    <w:p w14:paraId="2FD92926" w14:textId="77777777" w:rsidR="00F81BE7" w:rsidRDefault="00F81BE7" w:rsidP="00F81BE7"/>
    <w:p w14:paraId="390C670E" w14:textId="77777777" w:rsidR="00F81BE7" w:rsidRPr="0017445F" w:rsidRDefault="00F81BE7" w:rsidP="00F81BE7">
      <w:pPr>
        <w:pStyle w:val="RERequirement"/>
        <w:shd w:val="clear" w:color="auto" w:fill="F2F2F2" w:themeFill="background1" w:themeFillShade="F2"/>
      </w:pPr>
      <w:bookmarkStart w:id="165" w:name="_4c5a3f2df32d86751b2c16ef847ede06"/>
      <w:r>
        <w:t>REQ-405768/A</w:t>
      </w:r>
      <w:bookmarkEnd w:id="165"/>
      <w:r>
        <w:t xml:space="preserve"> Receiving Authentication_Status = FAIL</w:t>
      </w:r>
    </w:p>
    <w:p w14:paraId="2BDA4C2B" w14:textId="77777777" w:rsidR="00F81BE7" w:rsidRDefault="00F81BE7" w:rsidP="00F81BE7">
      <w:pPr>
        <w:rPr>
          <w:rFonts w:cs="Arial"/>
        </w:rPr>
      </w:pPr>
      <w:r>
        <w:rPr>
          <w:rFonts w:cs="Arial"/>
        </w:rPr>
        <w:t>When the Profile Interface Client receives Authentication_Status = FAILED after sending Authentication_Alert during Ford Account login, the Profile Interface Client shall display a failed login attempt message and prompt the user to retry if max retries have not been reached.</w:t>
      </w:r>
    </w:p>
    <w:p w14:paraId="70A8DD6B"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4382F92C"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433CDF"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REQ-405768/A</w:t>
            </w:r>
          </w:p>
        </w:tc>
      </w:tr>
      <w:tr w:rsidR="00F81BE7" w:rsidRPr="00FD127C" w14:paraId="1661DFC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9DF5BD"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90496" w14:textId="77777777" w:rsidR="00F81BE7" w:rsidRDefault="00F81BE7" w:rsidP="005E6FE1"/>
        </w:tc>
      </w:tr>
      <w:tr w:rsidR="00F81BE7" w:rsidRPr="00FD127C" w14:paraId="4CF59CB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D2EE12"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041065" w14:textId="77777777" w:rsidR="00F81BE7" w:rsidRDefault="00F81BE7" w:rsidP="005E6FE1"/>
        </w:tc>
      </w:tr>
      <w:tr w:rsidR="00F81BE7" w:rsidRPr="00FD127C" w14:paraId="1AAC98E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8A6198"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EA56A" w14:textId="77777777" w:rsidR="00F81BE7" w:rsidRDefault="00F81BE7" w:rsidP="005E6FE1"/>
        </w:tc>
      </w:tr>
      <w:tr w:rsidR="00F81BE7" w:rsidRPr="00FD127C" w14:paraId="14F672F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2444F"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B3709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39EFC"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26F79E" w14:textId="77777777" w:rsidR="00F81BE7" w:rsidRDefault="00F81BE7" w:rsidP="005E6FE1"/>
        </w:tc>
      </w:tr>
      <w:tr w:rsidR="00F81BE7" w:rsidRPr="00FD127C" w14:paraId="7AB8CC0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A45BD8"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64549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0D3C7A"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D6138C" w14:textId="77777777" w:rsidR="00F81BE7" w:rsidRDefault="00F81BE7" w:rsidP="005E6FE1"/>
        </w:tc>
      </w:tr>
      <w:tr w:rsidR="00F81BE7" w:rsidRPr="00FD127C" w14:paraId="4B237B37"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83782"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F63F96"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20A4C"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81F74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F82766"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0C4E45" w14:textId="77777777" w:rsidR="00F81BE7" w:rsidRDefault="00F81BE7" w:rsidP="005E6FE1"/>
        </w:tc>
      </w:tr>
      <w:tr w:rsidR="00F81BE7" w:rsidRPr="00FD127C" w14:paraId="4A998C8A"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3AD821" w14:textId="77777777" w:rsidR="00F81BE7" w:rsidRPr="00FD127C" w:rsidRDefault="00AB7756" w:rsidP="005E6FE1">
            <w:pPr>
              <w:rPr>
                <w:rFonts w:cs="Arial"/>
                <w:bCs/>
                <w:color w:val="808080" w:themeColor="background1" w:themeShade="80"/>
                <w:sz w:val="16"/>
                <w:szCs w:val="14"/>
              </w:rPr>
            </w:pPr>
            <w:hyperlink r:id="rId68"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823A17"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FB3E81"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FB17461" w14:textId="77777777" w:rsidR="00F81BE7" w:rsidRDefault="00F81BE7" w:rsidP="00F81BE7"/>
    <w:p w14:paraId="55CA9CCE" w14:textId="77777777" w:rsidR="00F81BE7" w:rsidRPr="0017445F" w:rsidRDefault="00F81BE7" w:rsidP="00F81BE7">
      <w:pPr>
        <w:pStyle w:val="RERequirement"/>
        <w:shd w:val="clear" w:color="auto" w:fill="F2F2F2" w:themeFill="background1" w:themeFillShade="F2"/>
      </w:pPr>
      <w:bookmarkStart w:id="166" w:name="_1aff0f5131b624bd09914bbdea028678"/>
      <w:r>
        <w:t>REQ-460542/A</w:t>
      </w:r>
      <w:bookmarkEnd w:id="166"/>
      <w:r>
        <w:t xml:space="preserve"> Ford Account Login Timeout</w:t>
      </w:r>
    </w:p>
    <w:p w14:paraId="58EE7682" w14:textId="77777777" w:rsidR="00F81BE7" w:rsidRDefault="00F81BE7" w:rsidP="00F81BE7">
      <w:pPr>
        <w:rPr>
          <w:rFonts w:cs="Arial"/>
        </w:rPr>
      </w:pPr>
      <w:r>
        <w:rPr>
          <w:rFonts w:cs="Arial"/>
        </w:rPr>
        <w:t>After sending Authentication_Alert, the Profile Interface Client shall wait for up to 10s for Authentication_Status response. If no response is received within that time, the Profile Interface Client shall consider the attempt a Failure and prompt the user to retry if maximum retries have not yet been reached.</w:t>
      </w:r>
    </w:p>
    <w:p w14:paraId="4F4533BD"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7905EB3C"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DEC3AF"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REQ-460542/A</w:t>
            </w:r>
          </w:p>
        </w:tc>
      </w:tr>
      <w:tr w:rsidR="00F81BE7" w:rsidRPr="00FD127C" w14:paraId="2415F1D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1E54C1"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668F8" w14:textId="77777777" w:rsidR="00F81BE7" w:rsidRDefault="00F81BE7" w:rsidP="005E6FE1"/>
        </w:tc>
      </w:tr>
      <w:tr w:rsidR="00F81BE7" w:rsidRPr="00FD127C" w14:paraId="4F06DFC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EBE021"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024B13" w14:textId="77777777" w:rsidR="00F81BE7" w:rsidRDefault="00F81BE7" w:rsidP="005E6FE1"/>
        </w:tc>
      </w:tr>
      <w:tr w:rsidR="00F81BE7" w:rsidRPr="00FD127C" w14:paraId="5E3B33A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2F6BC"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805B4C" w14:textId="77777777" w:rsidR="00F81BE7" w:rsidRDefault="00F81BE7" w:rsidP="005E6FE1"/>
        </w:tc>
      </w:tr>
      <w:tr w:rsidR="00F81BE7" w:rsidRPr="00FD127C" w14:paraId="3357AD7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393442"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6905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2CDEBC"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98672" w14:textId="77777777" w:rsidR="00F81BE7" w:rsidRDefault="00F81BE7" w:rsidP="005E6FE1"/>
        </w:tc>
      </w:tr>
      <w:tr w:rsidR="00F81BE7" w:rsidRPr="00FD127C" w14:paraId="366AB9F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57C5A"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A05A4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B4C1AB"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768F78" w14:textId="77777777" w:rsidR="00F81BE7" w:rsidRDefault="00F81BE7" w:rsidP="005E6FE1"/>
        </w:tc>
      </w:tr>
      <w:tr w:rsidR="00F81BE7" w:rsidRPr="00FD127C" w14:paraId="2F87D1A2"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6D54F5"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610A20"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CE66A2"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443C2E"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C576B1"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67572A" w14:textId="77777777" w:rsidR="00F81BE7" w:rsidRDefault="00F81BE7" w:rsidP="005E6FE1"/>
        </w:tc>
      </w:tr>
      <w:tr w:rsidR="00F81BE7" w:rsidRPr="00FD127C" w14:paraId="06635EBC"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81F292" w14:textId="77777777" w:rsidR="00F81BE7" w:rsidRPr="00FD127C" w:rsidRDefault="00AB7756" w:rsidP="005E6FE1">
            <w:pPr>
              <w:rPr>
                <w:rFonts w:cs="Arial"/>
                <w:bCs/>
                <w:color w:val="808080" w:themeColor="background1" w:themeShade="80"/>
                <w:sz w:val="16"/>
                <w:szCs w:val="14"/>
              </w:rPr>
            </w:pPr>
            <w:hyperlink r:id="rId69"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437FC9"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8A3D6D"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36077F" w14:textId="77777777" w:rsidR="00F81BE7" w:rsidRDefault="00F81BE7" w:rsidP="00F81BE7"/>
    <w:p w14:paraId="0CCA6BA1" w14:textId="77777777" w:rsidR="00F81BE7" w:rsidRDefault="00F81BE7" w:rsidP="00F81BE7">
      <w:pPr>
        <w:pStyle w:val="Heading4"/>
        <w:numPr>
          <w:ilvl w:val="3"/>
          <w:numId w:val="4"/>
        </w:numPr>
      </w:pPr>
      <w:r>
        <w:t>Non-Functional Requirements</w:t>
      </w:r>
    </w:p>
    <w:p w14:paraId="4C8FC6D2" w14:textId="77777777" w:rsidR="00F81BE7" w:rsidRDefault="00F81BE7" w:rsidP="00F81BE7"/>
    <w:p w14:paraId="42CB3D22" w14:textId="77777777" w:rsidR="00F81BE7" w:rsidRPr="0017445F" w:rsidRDefault="00F81BE7" w:rsidP="00F81BE7">
      <w:pPr>
        <w:pStyle w:val="RERequirement"/>
        <w:shd w:val="clear" w:color="auto" w:fill="F2F2F2" w:themeFill="background1" w:themeFillShade="F2"/>
      </w:pPr>
      <w:bookmarkStart w:id="167" w:name="_7c871f3b98fd3aa2c005a1e2654e9661"/>
      <w:r>
        <w:t>REQ-460538/A</w:t>
      </w:r>
      <w:bookmarkEnd w:id="167"/>
      <w:r>
        <w:t xml:space="preserve"> Duration to display login screen</w:t>
      </w:r>
    </w:p>
    <w:p w14:paraId="09F508D6" w14:textId="77777777" w:rsidR="00F81BE7" w:rsidRDefault="00F81BE7" w:rsidP="00F81BE7">
      <w:pPr>
        <w:rPr>
          <w:rFonts w:cs="Arial"/>
        </w:rPr>
      </w:pPr>
      <w:r>
        <w:rPr>
          <w:rFonts w:cs="Arial"/>
        </w:rPr>
        <w:t>The Profile Interface Client shall display the login screen until one of the following events occur:</w:t>
      </w:r>
    </w:p>
    <w:p w14:paraId="1860B829" w14:textId="77777777" w:rsidR="00F81BE7" w:rsidRDefault="00F81BE7" w:rsidP="00F81BE7">
      <w:pPr>
        <w:rPr>
          <w:rFonts w:cs="Arial"/>
        </w:rPr>
      </w:pPr>
    </w:p>
    <w:p w14:paraId="5185BC22" w14:textId="77777777" w:rsidR="00F81BE7" w:rsidRDefault="00F81BE7" w:rsidP="00F81BE7">
      <w:pPr>
        <w:rPr>
          <w:rFonts w:cs="Arial"/>
        </w:rPr>
      </w:pPr>
      <w:r>
        <w:rPr>
          <w:rFonts w:cs="Arial"/>
        </w:rPr>
        <w:t>- User selects "skip" option</w:t>
      </w:r>
    </w:p>
    <w:p w14:paraId="128F49E2" w14:textId="77777777" w:rsidR="00F81BE7" w:rsidRDefault="00F81BE7" w:rsidP="00F81BE7">
      <w:pPr>
        <w:rPr>
          <w:rFonts w:cs="Arial"/>
        </w:rPr>
      </w:pPr>
      <w:r>
        <w:rPr>
          <w:rFonts w:cs="Arial"/>
        </w:rPr>
        <w:t>- User enters and submits username and password</w:t>
      </w:r>
    </w:p>
    <w:p w14:paraId="1E121B4D" w14:textId="77777777" w:rsidR="00F81BE7" w:rsidRDefault="00F81BE7" w:rsidP="00F81BE7">
      <w:pPr>
        <w:rPr>
          <w:rFonts w:cs="Arial"/>
        </w:rPr>
      </w:pPr>
      <w:r>
        <w:rPr>
          <w:rFonts w:cs="Arial"/>
        </w:rPr>
        <w:t>- Alternative login method (QR code) successfully used</w:t>
      </w:r>
    </w:p>
    <w:p w14:paraId="37AE154A" w14:textId="77777777" w:rsidR="00F81BE7" w:rsidRDefault="00F81BE7" w:rsidP="00F81BE7">
      <w:pPr>
        <w:rPr>
          <w:rFonts w:cs="Arial"/>
        </w:rPr>
      </w:pPr>
      <w:r>
        <w:rPr>
          <w:rFonts w:cs="Arial"/>
        </w:rPr>
        <w:t>- Login retry reaches error retry count limit</w:t>
      </w:r>
    </w:p>
    <w:p w14:paraId="2C739A31" w14:textId="77777777" w:rsidR="00F81BE7" w:rsidRDefault="00F81BE7" w:rsidP="00F81BE7">
      <w:pPr>
        <w:rPr>
          <w:rFonts w:cs="Arial"/>
        </w:rPr>
      </w:pPr>
      <w:r>
        <w:rPr>
          <w:rFonts w:cs="Arial"/>
        </w:rPr>
        <w:t>- Vehicle no longer in park</w:t>
      </w:r>
    </w:p>
    <w:p w14:paraId="69EF0943"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3A720320"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4349C7"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REQ-460538/A</w:t>
            </w:r>
          </w:p>
        </w:tc>
      </w:tr>
      <w:tr w:rsidR="00F81BE7" w:rsidRPr="00FD127C" w14:paraId="5EC864C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EEC66E"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3F41B3" w14:textId="77777777" w:rsidR="00F81BE7" w:rsidRDefault="00F81BE7" w:rsidP="005E6FE1"/>
        </w:tc>
      </w:tr>
      <w:tr w:rsidR="00F81BE7" w:rsidRPr="00FD127C" w14:paraId="13CA95B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CE8CE4"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FF0ED" w14:textId="77777777" w:rsidR="00F81BE7" w:rsidRDefault="00F81BE7" w:rsidP="005E6FE1"/>
        </w:tc>
      </w:tr>
      <w:tr w:rsidR="00F81BE7" w:rsidRPr="00FD127C" w14:paraId="0BD6166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DEF468"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332F1" w14:textId="77777777" w:rsidR="00F81BE7" w:rsidRDefault="00F81BE7" w:rsidP="005E6FE1"/>
        </w:tc>
      </w:tr>
      <w:tr w:rsidR="00F81BE7" w:rsidRPr="00FD127C" w14:paraId="165DE35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53E03"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8CA7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0BF4C0"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B92218" w14:textId="77777777" w:rsidR="00F81BE7" w:rsidRDefault="00F81BE7" w:rsidP="005E6FE1"/>
        </w:tc>
      </w:tr>
      <w:tr w:rsidR="00F81BE7" w:rsidRPr="00FD127C" w14:paraId="460CE3F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7344F"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E7AE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4E3009"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95989F" w14:textId="77777777" w:rsidR="00F81BE7" w:rsidRDefault="00F81BE7" w:rsidP="005E6FE1"/>
        </w:tc>
      </w:tr>
      <w:tr w:rsidR="00F81BE7" w:rsidRPr="00FD127C" w14:paraId="7AAE57E1"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91D976"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506B32"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2D2338"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D152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1246AD"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2E20D4" w14:textId="77777777" w:rsidR="00F81BE7" w:rsidRDefault="00F81BE7" w:rsidP="005E6FE1"/>
        </w:tc>
      </w:tr>
      <w:tr w:rsidR="00F81BE7" w:rsidRPr="00FD127C" w14:paraId="4C2B73D4"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6E3E1D" w14:textId="77777777" w:rsidR="00F81BE7" w:rsidRPr="00FD127C" w:rsidRDefault="00AB7756" w:rsidP="005E6FE1">
            <w:pPr>
              <w:rPr>
                <w:rFonts w:cs="Arial"/>
                <w:bCs/>
                <w:color w:val="808080" w:themeColor="background1" w:themeShade="80"/>
                <w:sz w:val="16"/>
                <w:szCs w:val="14"/>
              </w:rPr>
            </w:pPr>
            <w:hyperlink r:id="rId70"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519D40"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0A7B5D"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A076C13" w14:textId="77777777" w:rsidR="00F81BE7" w:rsidRDefault="00F81BE7" w:rsidP="00F81BE7"/>
    <w:p w14:paraId="49C9E97F" w14:textId="77777777" w:rsidR="00F81BE7" w:rsidRDefault="00F81BE7" w:rsidP="00F81BE7">
      <w:pPr>
        <w:pStyle w:val="Heading4"/>
        <w:numPr>
          <w:ilvl w:val="3"/>
          <w:numId w:val="4"/>
        </w:numPr>
      </w:pPr>
      <w:r>
        <w:t>Functional Safety Requirements</w:t>
      </w:r>
    </w:p>
    <w:p w14:paraId="620F89BF" w14:textId="77777777" w:rsidR="00F81BE7" w:rsidRDefault="00F81BE7" w:rsidP="00F81BE7">
      <w:pPr>
        <w:rPr>
          <w:highlight w:val="yellow"/>
        </w:rPr>
      </w:pPr>
    </w:p>
    <w:p w14:paraId="092451B6"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515F671E" w14:textId="77777777" w:rsidR="00F81BE7" w:rsidRDefault="00F81BE7" w:rsidP="00F81BE7">
      <w:pPr>
        <w:pStyle w:val="Heading5"/>
        <w:numPr>
          <w:ilvl w:val="4"/>
          <w:numId w:val="4"/>
        </w:numPr>
      </w:pPr>
      <w:r>
        <w:t>ASIL Decomposition of Functional Safety Requirements</w:t>
      </w:r>
    </w:p>
    <w:p w14:paraId="5403C5FC" w14:textId="77777777" w:rsidR="00F81BE7" w:rsidRDefault="00F81BE7" w:rsidP="00F81BE7">
      <w:pPr>
        <w:pStyle w:val="NoSpacing"/>
      </w:pPr>
    </w:p>
    <w:p w14:paraId="2FCF3774" w14:textId="77777777" w:rsidR="00F81BE7" w:rsidRDefault="00F81BE7" w:rsidP="00F81BE7">
      <w:pPr>
        <w:pStyle w:val="NoSpacing"/>
      </w:pPr>
    </w:p>
    <w:p w14:paraId="3B8F2DFD"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7EE41C5F" w14:textId="77777777" w:rsidR="00F81BE7" w:rsidRDefault="00F81BE7" w:rsidP="00F81BE7">
      <w:pPr>
        <w:pStyle w:val="Heading4"/>
        <w:numPr>
          <w:ilvl w:val="3"/>
          <w:numId w:val="4"/>
        </w:numPr>
      </w:pPr>
      <w:r>
        <w:t>Other Requirements</w:t>
      </w:r>
    </w:p>
    <w:p w14:paraId="10216412" w14:textId="77777777" w:rsidR="00F81BE7" w:rsidRDefault="00F81BE7" w:rsidP="00F81BE7">
      <w:pPr>
        <w:pStyle w:val="Heading5"/>
        <w:numPr>
          <w:ilvl w:val="4"/>
          <w:numId w:val="4"/>
        </w:numPr>
      </w:pPr>
      <w:r>
        <w:t>Design Requirements</w:t>
      </w:r>
    </w:p>
    <w:p w14:paraId="6C08CE3E" w14:textId="77777777" w:rsidR="00F81BE7" w:rsidRDefault="00F81BE7" w:rsidP="00F81BE7"/>
    <w:p w14:paraId="28DD1A35" w14:textId="77777777" w:rsidR="00F81BE7" w:rsidRDefault="00F81BE7" w:rsidP="00F81BE7">
      <w:pPr>
        <w:rPr>
          <w:color w:val="A6A6A6" w:themeColor="background1" w:themeShade="A6"/>
        </w:rPr>
      </w:pPr>
      <w:r>
        <w:rPr>
          <w:color w:val="A6A6A6" w:themeColor="background1" w:themeShade="A6"/>
        </w:rPr>
        <w:t>No Design Requirements specified.</w:t>
      </w:r>
    </w:p>
    <w:p w14:paraId="45433C7E" w14:textId="77777777" w:rsidR="00F81BE7" w:rsidRDefault="00F81BE7" w:rsidP="00F81BE7">
      <w:pPr>
        <w:pStyle w:val="Heading4"/>
        <w:numPr>
          <w:ilvl w:val="3"/>
          <w:numId w:val="4"/>
        </w:numPr>
      </w:pPr>
      <w:r>
        <w:t>Uncategorized Requirements</w:t>
      </w:r>
    </w:p>
    <w:p w14:paraId="3F74946D" w14:textId="77777777" w:rsidR="00F81BE7" w:rsidRDefault="00F81BE7" w:rsidP="00F81BE7"/>
    <w:p w14:paraId="766EED97" w14:textId="77777777" w:rsidR="00F81BE7" w:rsidRPr="0017445F" w:rsidRDefault="00F81BE7" w:rsidP="00F81BE7">
      <w:pPr>
        <w:pStyle w:val="RERequirement"/>
        <w:shd w:val="clear" w:color="auto" w:fill="F2F2F2" w:themeFill="background1" w:themeFillShade="F2"/>
      </w:pPr>
      <w:bookmarkStart w:id="168" w:name="_8598c730dbda51ad917906c061525b57"/>
      <w:r>
        <w:t>REQ-460540/A</w:t>
      </w:r>
      <w:bookmarkEnd w:id="168"/>
      <w:r>
        <w:t xml:space="preserve"> Provide option to skip</w:t>
      </w:r>
    </w:p>
    <w:p w14:paraId="189DAB73" w14:textId="77777777" w:rsidR="00F81BE7" w:rsidRDefault="00F81BE7" w:rsidP="00F81BE7">
      <w:pPr>
        <w:rPr>
          <w:rFonts w:cs="Arial"/>
        </w:rPr>
      </w:pPr>
      <w:r>
        <w:rPr>
          <w:rFonts w:cs="Arial"/>
        </w:rPr>
        <w:t>When the Profile Interface Client displays the Ford Account login screen, the Profile Interface Client shall provide an option for the user to skip the login.</w:t>
      </w:r>
    </w:p>
    <w:p w14:paraId="73C71C56"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15D97E82"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970CF9"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REQ-460540/A</w:t>
            </w:r>
          </w:p>
        </w:tc>
      </w:tr>
      <w:tr w:rsidR="00F81BE7" w:rsidRPr="00FD127C" w14:paraId="1DFBA60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D6F0BB"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DE15EA" w14:textId="77777777" w:rsidR="00F81BE7" w:rsidRDefault="00F81BE7" w:rsidP="005E6FE1"/>
        </w:tc>
      </w:tr>
      <w:tr w:rsidR="00F81BE7" w:rsidRPr="00FD127C" w14:paraId="603CD59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C085E"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79EB19" w14:textId="77777777" w:rsidR="00F81BE7" w:rsidRDefault="00F81BE7" w:rsidP="005E6FE1"/>
        </w:tc>
      </w:tr>
      <w:tr w:rsidR="00F81BE7" w:rsidRPr="00FD127C" w14:paraId="5BC2C28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B65A4"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70AB6" w14:textId="77777777" w:rsidR="00F81BE7" w:rsidRDefault="00F81BE7" w:rsidP="005E6FE1"/>
        </w:tc>
      </w:tr>
      <w:tr w:rsidR="00F81BE7" w:rsidRPr="00FD127C" w14:paraId="23D1881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EA4A4"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F065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D3EF02"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84F5AB" w14:textId="77777777" w:rsidR="00F81BE7" w:rsidRDefault="00F81BE7" w:rsidP="005E6FE1"/>
        </w:tc>
      </w:tr>
      <w:tr w:rsidR="00F81BE7" w:rsidRPr="00FD127C" w14:paraId="63B32F5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5E0A68"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218E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41A5E3"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85E51C" w14:textId="77777777" w:rsidR="00F81BE7" w:rsidRDefault="00F81BE7" w:rsidP="005E6FE1"/>
        </w:tc>
      </w:tr>
      <w:tr w:rsidR="00F81BE7" w:rsidRPr="00FD127C" w14:paraId="7D740303"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2D454C"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C86322"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FBFD4"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BF15D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B67DB2"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0121A2" w14:textId="77777777" w:rsidR="00F81BE7" w:rsidRDefault="00F81BE7" w:rsidP="005E6FE1"/>
        </w:tc>
      </w:tr>
      <w:tr w:rsidR="00F81BE7" w:rsidRPr="00FD127C" w14:paraId="0F9417A0"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A48F03" w14:textId="77777777" w:rsidR="00F81BE7" w:rsidRPr="00FD127C" w:rsidRDefault="00AB7756" w:rsidP="005E6FE1">
            <w:pPr>
              <w:rPr>
                <w:rFonts w:cs="Arial"/>
                <w:bCs/>
                <w:color w:val="808080" w:themeColor="background1" w:themeShade="80"/>
                <w:sz w:val="16"/>
                <w:szCs w:val="14"/>
              </w:rPr>
            </w:pPr>
            <w:hyperlink r:id="rId71"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0F48EB"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6D4F9D"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F5B0395" w14:textId="77777777" w:rsidR="00F81BE7" w:rsidRDefault="00F81BE7" w:rsidP="00F81BE7"/>
    <w:p w14:paraId="21A53649" w14:textId="77777777" w:rsidR="00F81BE7" w:rsidRPr="0017445F" w:rsidRDefault="00F81BE7" w:rsidP="00F81BE7">
      <w:pPr>
        <w:pStyle w:val="RERequirement"/>
        <w:shd w:val="clear" w:color="auto" w:fill="F2F2F2" w:themeFill="background1" w:themeFillShade="F2"/>
      </w:pPr>
      <w:bookmarkStart w:id="169" w:name="_4905a964bb4f7248bc78a5bd08a94861"/>
      <w:r>
        <w:t>REQ-460541/A</w:t>
      </w:r>
      <w:bookmarkEnd w:id="169"/>
      <w:r>
        <w:t xml:space="preserve"> DID to track method of login used</w:t>
      </w:r>
    </w:p>
    <w:p w14:paraId="5A20491D" w14:textId="77777777" w:rsidR="00F81BE7" w:rsidRDefault="00F81BE7" w:rsidP="00F81BE7">
      <w:pPr>
        <w:rPr>
          <w:rFonts w:cs="Arial"/>
        </w:rPr>
      </w:pPr>
      <w:r>
        <w:rPr>
          <w:rFonts w:cs="Arial"/>
        </w:rPr>
        <w:t xml:space="preserve">The Profile Interface Client shall create a DID that will track the method to login to the vehicle that is used by the user. </w:t>
      </w:r>
    </w:p>
    <w:p w14:paraId="23A1B906" w14:textId="77777777" w:rsidR="00F81BE7" w:rsidRDefault="00F81BE7" w:rsidP="00F81BE7">
      <w:pPr>
        <w:rPr>
          <w:rFonts w:cs="Arial"/>
        </w:rPr>
      </w:pPr>
    </w:p>
    <w:p w14:paraId="0E43ECB4" w14:textId="77777777" w:rsidR="00F81BE7" w:rsidRDefault="00F81BE7" w:rsidP="00F81BE7">
      <w:pPr>
        <w:rPr>
          <w:rFonts w:cs="Arial"/>
        </w:rPr>
      </w:pPr>
      <w:r>
        <w:rPr>
          <w:rFonts w:cs="Arial"/>
        </w:rPr>
        <w:t>- one DID to track username/password entry as a login</w:t>
      </w:r>
    </w:p>
    <w:p w14:paraId="5EDC80D8" w14:textId="77777777" w:rsidR="00F81BE7" w:rsidRDefault="00F81BE7" w:rsidP="00F81BE7">
      <w:pPr>
        <w:rPr>
          <w:rFonts w:cs="Arial"/>
        </w:rPr>
      </w:pPr>
      <w:r>
        <w:rPr>
          <w:rFonts w:cs="Arial"/>
        </w:rPr>
        <w:t>- one DID to track QR code as a login</w:t>
      </w:r>
    </w:p>
    <w:p w14:paraId="4C47B4F0"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58C6F8D2"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F52630"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REQ-460541/A</w:t>
            </w:r>
          </w:p>
        </w:tc>
      </w:tr>
      <w:tr w:rsidR="00F81BE7" w:rsidRPr="00FD127C" w14:paraId="41D3D75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447404"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23B497" w14:textId="77777777" w:rsidR="00F81BE7" w:rsidRDefault="00F81BE7" w:rsidP="005E6FE1"/>
        </w:tc>
      </w:tr>
      <w:tr w:rsidR="00F81BE7" w:rsidRPr="00FD127C" w14:paraId="46CAF14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F97102"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14758" w14:textId="77777777" w:rsidR="00F81BE7" w:rsidRDefault="00F81BE7" w:rsidP="005E6FE1"/>
        </w:tc>
      </w:tr>
      <w:tr w:rsidR="00F81BE7" w:rsidRPr="00FD127C" w14:paraId="2E4928C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729B9"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8A4DB" w14:textId="77777777" w:rsidR="00F81BE7" w:rsidRDefault="00F81BE7" w:rsidP="005E6FE1"/>
        </w:tc>
      </w:tr>
      <w:tr w:rsidR="00F81BE7" w:rsidRPr="00FD127C" w14:paraId="1671606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DE4C8"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2EB6F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2E8B5C"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A509AF" w14:textId="77777777" w:rsidR="00F81BE7" w:rsidRDefault="00F81BE7" w:rsidP="005E6FE1"/>
        </w:tc>
      </w:tr>
      <w:tr w:rsidR="00F81BE7" w:rsidRPr="00FD127C" w14:paraId="26029E2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D3E58"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D7C67"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BA4B5F"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EA27B9" w14:textId="77777777" w:rsidR="00F81BE7" w:rsidRDefault="00F81BE7" w:rsidP="005E6FE1"/>
        </w:tc>
      </w:tr>
      <w:tr w:rsidR="00F81BE7" w:rsidRPr="00FD127C" w14:paraId="4900210A"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791B20"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126AE0"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9ADB74"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E1E74E"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73600B"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38757E" w14:textId="77777777" w:rsidR="00F81BE7" w:rsidRDefault="00F81BE7" w:rsidP="005E6FE1"/>
        </w:tc>
      </w:tr>
      <w:tr w:rsidR="00F81BE7" w:rsidRPr="00FD127C" w14:paraId="64D35E15"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00544D" w14:textId="77777777" w:rsidR="00F81BE7" w:rsidRPr="00FD127C" w:rsidRDefault="00AB7756" w:rsidP="005E6FE1">
            <w:pPr>
              <w:rPr>
                <w:rFonts w:cs="Arial"/>
                <w:bCs/>
                <w:color w:val="808080" w:themeColor="background1" w:themeShade="80"/>
                <w:sz w:val="16"/>
                <w:szCs w:val="14"/>
              </w:rPr>
            </w:pPr>
            <w:hyperlink r:id="rId72"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AED562"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3CC80D"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CD30C9" w14:textId="77777777" w:rsidR="00F81BE7" w:rsidRDefault="00F81BE7" w:rsidP="00F81BE7"/>
    <w:p w14:paraId="29D54ABD" w14:textId="77777777" w:rsidR="00F81BE7" w:rsidRDefault="00F81BE7" w:rsidP="00F81BE7">
      <w:pPr>
        <w:pStyle w:val="Heading2"/>
        <w:numPr>
          <w:ilvl w:val="1"/>
          <w:numId w:val="4"/>
        </w:numPr>
      </w:pPr>
      <w:r>
        <w:rPr>
          <w:noProof/>
        </w:rPr>
        <w:lastRenderedPageBreak/>
        <w:drawing>
          <wp:inline distT="0" distB="0" distL="0" distR="0" wp14:anchorId="6BEB07EA" wp14:editId="329B84D5">
            <wp:extent cx="152400" cy="152400"/>
            <wp:effectExtent l="0" t="0" r="0" b="0"/>
            <wp:docPr id="146"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062874125.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70" w:name="_a252f849cb97bc1a86e859955ffbc810"/>
      <w:r>
        <w:t>Display Option to Create Passenger Profile</w:t>
      </w:r>
      <w:bookmarkEnd w:id="170"/>
    </w:p>
    <w:p w14:paraId="76A10594" w14:textId="77777777" w:rsidR="00F81BE7" w:rsidRDefault="00F81BE7" w:rsidP="00F81BE7">
      <w:pPr>
        <w:pStyle w:val="Heading3"/>
        <w:numPr>
          <w:ilvl w:val="2"/>
          <w:numId w:val="4"/>
        </w:numPr>
      </w:pPr>
      <w:r>
        <w:t>Function Overview</w:t>
      </w:r>
    </w:p>
    <w:p w14:paraId="1A600590" w14:textId="77777777" w:rsidR="00F81BE7" w:rsidRDefault="00F81BE7" w:rsidP="00F81BE7">
      <w:pPr>
        <w:pStyle w:val="Heading4"/>
        <w:numPr>
          <w:ilvl w:val="3"/>
          <w:numId w:val="4"/>
        </w:numPr>
      </w:pPr>
      <w:r>
        <w:t>Description</w:t>
      </w:r>
    </w:p>
    <w:p w14:paraId="70C23675" w14:textId="77777777" w:rsidR="00F81BE7" w:rsidRDefault="00F81BE7" w:rsidP="00F81BE7">
      <w:pPr>
        <w:contextualSpacing/>
      </w:pPr>
    </w:p>
    <w:p w14:paraId="65B01BD7" w14:textId="77777777" w:rsidR="00F81BE7" w:rsidRDefault="00F81BE7" w:rsidP="00F81BE7">
      <w:pPr>
        <w:contextualSpacing/>
      </w:pPr>
      <w:r>
        <w:t>Function is allocated to:</w:t>
      </w:r>
    </w:p>
    <w:p w14:paraId="3028F254" w14:textId="77777777" w:rsidR="00F81BE7" w:rsidRDefault="00F81BE7" w:rsidP="00F81BE7">
      <w:pPr>
        <w:pStyle w:val="ListParagraph"/>
        <w:numPr>
          <w:ilvl w:val="0"/>
          <w:numId w:val="13"/>
        </w:numPr>
        <w:contextualSpacing/>
      </w:pPr>
      <w:r>
        <w:rPr>
          <w:noProof/>
        </w:rPr>
        <w:drawing>
          <wp:inline distT="0" distB="0" distL="0" distR="0" wp14:anchorId="1343BDB7" wp14:editId="28D1E342">
            <wp:extent cx="152400" cy="152400"/>
            <wp:effectExtent l="0" t="0" r="0" b="0"/>
            <wp:docPr id="148" name="Picture 1716959969.jpg" descr="1716959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716959969.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Front Passenger Profiles &lt;&lt;Feature&gt;&gt;</w:t>
      </w:r>
    </w:p>
    <w:p w14:paraId="2DE55795" w14:textId="77777777" w:rsidR="00F81BE7" w:rsidRDefault="00F81BE7" w:rsidP="00F81BE7">
      <w:pPr>
        <w:pStyle w:val="ListParagraph"/>
        <w:numPr>
          <w:ilvl w:val="0"/>
          <w:numId w:val="13"/>
        </w:numPr>
        <w:contextualSpacing/>
      </w:pPr>
      <w:r>
        <w:rPr>
          <w:noProof/>
        </w:rPr>
        <w:drawing>
          <wp:inline distT="0" distB="0" distL="0" distR="0" wp14:anchorId="17082349" wp14:editId="2E3E65DC">
            <wp:extent cx="152400" cy="152400"/>
            <wp:effectExtent l="0" t="0" r="0" b="0"/>
            <wp:docPr id="150" name="Picture 1069245878.jpg" descr="1069245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06924587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525DCB84" w14:textId="77777777" w:rsidR="00F81BE7" w:rsidRDefault="00F81BE7" w:rsidP="00F81BE7">
      <w:pPr>
        <w:contextualSpacing/>
      </w:pPr>
    </w:p>
    <w:p w14:paraId="73555F5E" w14:textId="77777777" w:rsidR="00F81BE7" w:rsidRDefault="00F81BE7" w:rsidP="00F81BE7">
      <w:pPr>
        <w:contextualSpacing/>
      </w:pPr>
      <w:r w:rsidRPr="00A554C4">
        <w:t xml:space="preserve">HMI function that displays when a Passenger Profile can be created. </w:t>
      </w:r>
    </w:p>
    <w:p w14:paraId="2D387FE0" w14:textId="77777777" w:rsidR="00F81BE7" w:rsidRDefault="00F81BE7" w:rsidP="00F81BE7">
      <w:pPr>
        <w:pStyle w:val="Heading4"/>
        <w:numPr>
          <w:ilvl w:val="3"/>
          <w:numId w:val="4"/>
        </w:numPr>
      </w:pPr>
      <w:r>
        <w:t>Variants</w:t>
      </w:r>
    </w:p>
    <w:p w14:paraId="6B8E8F69" w14:textId="77777777" w:rsidR="00F81BE7" w:rsidRDefault="00F81BE7" w:rsidP="00F81BE7"/>
    <w:p w14:paraId="5720A395"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1A306F76" w14:textId="77777777" w:rsidR="00F81BE7" w:rsidRDefault="00F81BE7" w:rsidP="00F81BE7">
      <w:pPr>
        <w:pStyle w:val="Heading4"/>
        <w:numPr>
          <w:ilvl w:val="3"/>
          <w:numId w:val="4"/>
        </w:numPr>
      </w:pPr>
      <w:r>
        <w:t>Input Requirements</w:t>
      </w:r>
    </w:p>
    <w:p w14:paraId="4F30BDA9" w14:textId="77777777" w:rsidR="00F81BE7" w:rsidRDefault="00F81BE7" w:rsidP="00F81BE7"/>
    <w:p w14:paraId="1BE8D44A"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4E24D0D5" w14:textId="77777777" w:rsidR="00F81BE7" w:rsidRDefault="00F81BE7" w:rsidP="00F81BE7">
      <w:pPr>
        <w:pStyle w:val="Heading4"/>
        <w:numPr>
          <w:ilvl w:val="3"/>
          <w:numId w:val="4"/>
        </w:numPr>
      </w:pPr>
      <w:r>
        <w:t>Assumptions</w:t>
      </w:r>
    </w:p>
    <w:p w14:paraId="756C4CD3" w14:textId="77777777" w:rsidR="00F81BE7" w:rsidRDefault="00F81BE7" w:rsidP="00F81BE7"/>
    <w:p w14:paraId="56CC2580"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70C77A3C" w14:textId="77777777" w:rsidR="00F81BE7" w:rsidRDefault="00F81BE7" w:rsidP="00F81BE7"/>
    <w:p w14:paraId="2FA94EBA" w14:textId="77777777" w:rsidR="00F81BE7" w:rsidRDefault="00F81BE7" w:rsidP="00F81BE7">
      <w:pPr>
        <w:pStyle w:val="Heading4"/>
        <w:numPr>
          <w:ilvl w:val="3"/>
          <w:numId w:val="4"/>
        </w:numPr>
      </w:pPr>
      <w:r>
        <w:t>References</w:t>
      </w:r>
    </w:p>
    <w:p w14:paraId="0D3E0406" w14:textId="77777777" w:rsidR="00F81BE7" w:rsidRPr="00454CBE" w:rsidRDefault="00F81BE7" w:rsidP="00F81BE7">
      <w:pPr>
        <w:pStyle w:val="Heading5"/>
        <w:numPr>
          <w:ilvl w:val="4"/>
          <w:numId w:val="4"/>
        </w:numPr>
      </w:pPr>
      <w:r w:rsidRPr="00454CBE">
        <w:t xml:space="preserve">Ford </w:t>
      </w:r>
      <w:r>
        <w:t>D</w:t>
      </w:r>
      <w:r w:rsidRPr="00454CBE">
        <w:t>ocuments</w:t>
      </w:r>
    </w:p>
    <w:p w14:paraId="1F2D147A"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1F774BF0"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0AFFEB74" w14:textId="77777777" w:rsidTr="005E6FE1">
        <w:trPr>
          <w:cantSplit/>
          <w:tblHeader/>
        </w:trPr>
        <w:tc>
          <w:tcPr>
            <w:tcW w:w="1418" w:type="dxa"/>
            <w:shd w:val="clear" w:color="auto" w:fill="E0E0E0"/>
          </w:tcPr>
          <w:p w14:paraId="3EA8F1D5"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72524255"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58C79B6E"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7CA2C22B"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7D249B8C" w14:textId="77777777" w:rsidTr="005E6FE1">
        <w:trPr>
          <w:cantSplit/>
          <w:tblHeader/>
        </w:trPr>
        <w:tc>
          <w:tcPr>
            <w:tcW w:w="1418" w:type="dxa"/>
            <w:shd w:val="clear" w:color="auto" w:fill="FFFFFF" w:themeFill="background1"/>
          </w:tcPr>
          <w:p w14:paraId="16F87020" w14:textId="77777777" w:rsidR="00F81BE7" w:rsidRPr="005E40CF" w:rsidRDefault="00F81BE7" w:rsidP="005E6FE1">
            <w:pPr>
              <w:rPr>
                <w:rFonts w:ascii="Helvetica" w:hAnsi="Helvetica" w:cs="Helvetica"/>
              </w:rPr>
            </w:pPr>
          </w:p>
        </w:tc>
        <w:tc>
          <w:tcPr>
            <w:tcW w:w="6237" w:type="dxa"/>
            <w:shd w:val="clear" w:color="auto" w:fill="FFFFFF" w:themeFill="background1"/>
          </w:tcPr>
          <w:p w14:paraId="53F22AD4" w14:textId="77777777" w:rsidR="00F81BE7" w:rsidRPr="005E40CF" w:rsidRDefault="00F81BE7" w:rsidP="005E6FE1">
            <w:pPr>
              <w:rPr>
                <w:rFonts w:ascii="Helvetica" w:hAnsi="Helvetica" w:cs="Helvetica"/>
              </w:rPr>
            </w:pPr>
          </w:p>
        </w:tc>
        <w:tc>
          <w:tcPr>
            <w:tcW w:w="1418" w:type="dxa"/>
            <w:shd w:val="clear" w:color="auto" w:fill="FFFFFF" w:themeFill="background1"/>
          </w:tcPr>
          <w:p w14:paraId="0C61F17E" w14:textId="77777777" w:rsidR="00F81BE7" w:rsidRPr="005E40CF" w:rsidRDefault="00F81BE7" w:rsidP="005E6FE1">
            <w:pPr>
              <w:rPr>
                <w:rFonts w:ascii="Helvetica" w:hAnsi="Helvetica" w:cs="Helvetica"/>
              </w:rPr>
            </w:pPr>
          </w:p>
        </w:tc>
        <w:tc>
          <w:tcPr>
            <w:tcW w:w="1418" w:type="dxa"/>
            <w:shd w:val="clear" w:color="auto" w:fill="FFFFFF" w:themeFill="background1"/>
          </w:tcPr>
          <w:p w14:paraId="247A2686" w14:textId="77777777" w:rsidR="00F81BE7" w:rsidRPr="005E40CF" w:rsidRDefault="00F81BE7" w:rsidP="005E6FE1">
            <w:pPr>
              <w:rPr>
                <w:rFonts w:ascii="Helvetica" w:hAnsi="Helvetica" w:cs="Helvetica"/>
              </w:rPr>
            </w:pPr>
          </w:p>
        </w:tc>
      </w:tr>
    </w:tbl>
    <w:p w14:paraId="007044E5"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E0FC28E"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6DA7B8B8"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6666F3E"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7BAAA814" w14:textId="77777777" w:rsidTr="005E6FE1">
        <w:trPr>
          <w:cantSplit/>
          <w:tblHeader/>
        </w:trPr>
        <w:tc>
          <w:tcPr>
            <w:tcW w:w="1418" w:type="dxa"/>
            <w:shd w:val="clear" w:color="auto" w:fill="E0E0E0"/>
          </w:tcPr>
          <w:p w14:paraId="32C675DD"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02A47F0C"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386EE024" w14:textId="77777777" w:rsidTr="005E6FE1">
        <w:trPr>
          <w:cantSplit/>
          <w:tblHeader/>
        </w:trPr>
        <w:tc>
          <w:tcPr>
            <w:tcW w:w="1418" w:type="dxa"/>
            <w:shd w:val="clear" w:color="auto" w:fill="FFFFFF" w:themeFill="background1"/>
          </w:tcPr>
          <w:p w14:paraId="5CFEF45D" w14:textId="77777777" w:rsidR="00F81BE7" w:rsidRPr="005E40CF" w:rsidRDefault="00F81BE7" w:rsidP="005E6FE1">
            <w:pPr>
              <w:rPr>
                <w:rFonts w:ascii="Helvetica" w:hAnsi="Helvetica" w:cs="Helvetica"/>
              </w:rPr>
            </w:pPr>
          </w:p>
        </w:tc>
        <w:tc>
          <w:tcPr>
            <w:tcW w:w="9072" w:type="dxa"/>
            <w:shd w:val="clear" w:color="auto" w:fill="FFFFFF" w:themeFill="background1"/>
          </w:tcPr>
          <w:p w14:paraId="3BF17052" w14:textId="77777777" w:rsidR="00F81BE7" w:rsidRPr="005E40CF" w:rsidRDefault="00F81BE7" w:rsidP="005E6FE1">
            <w:pPr>
              <w:rPr>
                <w:rFonts w:ascii="Helvetica" w:hAnsi="Helvetica" w:cs="Helvetica"/>
              </w:rPr>
            </w:pPr>
          </w:p>
        </w:tc>
      </w:tr>
    </w:tbl>
    <w:p w14:paraId="1099A391" w14:textId="77777777" w:rsidR="00F81BE7" w:rsidRDefault="00F81BE7" w:rsidP="00F81BE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124A706" w14:textId="77777777" w:rsidR="00F81BE7" w:rsidRDefault="00F81BE7" w:rsidP="00F81BE7">
      <w:pPr>
        <w:pStyle w:val="Heading4"/>
        <w:numPr>
          <w:ilvl w:val="3"/>
          <w:numId w:val="4"/>
        </w:numPr>
      </w:pPr>
      <w:r>
        <w:t>Glossary</w:t>
      </w:r>
    </w:p>
    <w:p w14:paraId="2628779C"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79815AD5" w14:textId="77777777" w:rsidR="00F81BE7" w:rsidRDefault="00F81BE7" w:rsidP="00F81BE7">
      <w:pPr>
        <w:pStyle w:val="Heading3"/>
        <w:numPr>
          <w:ilvl w:val="2"/>
          <w:numId w:val="4"/>
        </w:numPr>
      </w:pPr>
      <w:r>
        <w:t>Function Scope</w:t>
      </w:r>
    </w:p>
    <w:p w14:paraId="7286A24D" w14:textId="77777777" w:rsidR="00F81BE7" w:rsidRPr="00A43B48" w:rsidRDefault="00F81BE7" w:rsidP="00F81BE7">
      <w:pPr>
        <w:contextualSpacing/>
      </w:pPr>
    </w:p>
    <w:p w14:paraId="320D46CE" w14:textId="77777777" w:rsidR="00F81BE7" w:rsidRDefault="00F81BE7" w:rsidP="00F81BE7">
      <w:pPr>
        <w:contextualSpacing/>
      </w:pPr>
      <w:r>
        <w:t xml:space="preserve">The </w:t>
      </w:r>
      <w:r>
        <w:rPr>
          <w:noProof/>
        </w:rPr>
        <w:drawing>
          <wp:inline distT="0" distB="0" distL="0" distR="0" wp14:anchorId="2AD6878F" wp14:editId="031B3C3D">
            <wp:extent cx="152400" cy="152400"/>
            <wp:effectExtent l="0" t="0" r="0" b="0"/>
            <wp:docPr id="152"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062874125.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Option to Create Passenger Profile</w:t>
      </w:r>
      <w:r>
        <w:rPr>
          <w:b/>
        </w:rPr>
        <w:t>”</w:t>
      </w:r>
      <w:r>
        <w:t xml:space="preserve"> function is called by the following functions:</w:t>
      </w:r>
    </w:p>
    <w:p w14:paraId="426216CA" w14:textId="77777777" w:rsidR="00F81BE7" w:rsidRPr="00953D23" w:rsidRDefault="00F81BE7" w:rsidP="00F81BE7">
      <w:pPr>
        <w:pStyle w:val="ListParagraph"/>
        <w:numPr>
          <w:ilvl w:val="0"/>
          <w:numId w:val="12"/>
        </w:numPr>
        <w:contextualSpacing/>
      </w:pPr>
      <w:r>
        <w:rPr>
          <w:noProof/>
        </w:rPr>
        <w:drawing>
          <wp:inline distT="0" distB="0" distL="0" distR="0" wp14:anchorId="46E2A7FB" wp14:editId="00532E64">
            <wp:extent cx="152400" cy="152400"/>
            <wp:effectExtent l="0" t="0" r="0" b="0"/>
            <wp:docPr id="154"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28b4a081df77d3761101513add9179c" w:history="1">
        <w:r>
          <w:rPr>
            <w:rStyle w:val="Hyperlink"/>
          </w:rPr>
          <w:t>Create Passenger Profile via HMI - First Entry</w:t>
        </w:r>
      </w:hyperlink>
      <w:r>
        <w:t>”</w:t>
      </w:r>
    </w:p>
    <w:p w14:paraId="481127F0" w14:textId="77777777" w:rsidR="00F81BE7" w:rsidRPr="00393C96" w:rsidRDefault="00F81BE7" w:rsidP="00F81BE7">
      <w:pPr>
        <w:contextualSpacing/>
      </w:pPr>
    </w:p>
    <w:p w14:paraId="5535F2E2" w14:textId="77777777" w:rsidR="00F81BE7" w:rsidRDefault="00F81BE7" w:rsidP="00F81BE7"/>
    <w:p w14:paraId="11B3B9FF" w14:textId="5880691F" w:rsidR="00F81BE7" w:rsidRDefault="00F81BE7" w:rsidP="00F81BE7">
      <w:pPr>
        <w:jc w:val="center"/>
      </w:pPr>
      <w:del w:id="171" w:author="Justin" w:date="2021-10-29T08:47:00Z">
        <w:r w:rsidDel="00B37EF2">
          <w:rPr>
            <w:noProof/>
          </w:rPr>
          <w:lastRenderedPageBreak/>
          <w:drawing>
            <wp:inline distT="0" distB="0" distL="0" distR="0" wp14:anchorId="12277385" wp14:editId="63C6B0FB">
              <wp:extent cx="6466205" cy="6907763"/>
              <wp:effectExtent l="0" t="0" r="0" b="0"/>
              <wp:docPr id="156"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851462149.jpg"/>
                      <pic:cNvPicPr/>
                    </pic:nvPicPr>
                    <pic:blipFill>
                      <a:blip r:embed="rId73" cstate="print"/>
                      <a:stretch>
                        <a:fillRect/>
                      </a:stretch>
                    </pic:blipFill>
                    <pic:spPr>
                      <a:xfrm>
                        <a:off x="0" y="0"/>
                        <a:ext cx="6466205" cy="6907763"/>
                      </a:xfrm>
                      <a:prstGeom prst="rect">
                        <a:avLst/>
                      </a:prstGeom>
                    </pic:spPr>
                  </pic:pic>
                </a:graphicData>
              </a:graphic>
            </wp:inline>
          </w:drawing>
        </w:r>
      </w:del>
      <w:ins w:id="172" w:author="Justin" w:date="2021-10-29T08:47:00Z">
        <w:r w:rsidR="00B37EF2">
          <w:rPr>
            <w:noProof/>
          </w:rPr>
          <w:drawing>
            <wp:inline distT="0" distB="0" distL="0" distR="0" wp14:anchorId="514D9F3B" wp14:editId="68F3AC17">
              <wp:extent cx="6466205" cy="6373495"/>
              <wp:effectExtent l="0" t="0" r="0" b="8255"/>
              <wp:docPr id="115"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851462149.jpg"/>
                      <pic:cNvPicPr/>
                    </pic:nvPicPr>
                    <pic:blipFill>
                      <a:blip r:embed="rId74" cstate="print"/>
                      <a:stretch>
                        <a:fillRect/>
                      </a:stretch>
                    </pic:blipFill>
                    <pic:spPr>
                      <a:xfrm>
                        <a:off x="0" y="0"/>
                        <a:ext cx="6466205" cy="6373495"/>
                      </a:xfrm>
                      <a:prstGeom prst="rect">
                        <a:avLst/>
                      </a:prstGeom>
                    </pic:spPr>
                  </pic:pic>
                </a:graphicData>
              </a:graphic>
            </wp:inline>
          </w:drawing>
        </w:r>
      </w:ins>
    </w:p>
    <w:p w14:paraId="36F322B6"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7BF451F9" wp14:editId="66F9ACEE">
            <wp:extent cx="152400" cy="152400"/>
            <wp:effectExtent l="0" t="0" r="0" b="0"/>
            <wp:docPr id="158"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Create Passenger Profile via HMI - First Entry</w:t>
      </w:r>
      <w:r>
        <w:t>”</w:t>
      </w:r>
      <w:r w:rsidRPr="00294100">
        <w:t xml:space="preserve"> calling </w:t>
      </w:r>
      <w:r>
        <w:rPr>
          <w:noProof/>
        </w:rPr>
        <w:drawing>
          <wp:inline distT="0" distB="0" distL="0" distR="0" wp14:anchorId="136C1309" wp14:editId="3422FB50">
            <wp:extent cx="152400" cy="152400"/>
            <wp:effectExtent l="0" t="0" r="0" b="0"/>
            <wp:docPr id="160" name="Picture 2133516449.jpg" descr="2133516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133516449.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Option to Create Passenger Profile</w:t>
      </w:r>
      <w:r>
        <w:t>”</w:t>
      </w:r>
    </w:p>
    <w:p w14:paraId="28876700" w14:textId="77777777" w:rsidR="00F81BE7" w:rsidRDefault="00F81BE7" w:rsidP="00F81BE7">
      <w:pPr>
        <w:contextualSpacing/>
      </w:pPr>
    </w:p>
    <w:p w14:paraId="6D873E65" w14:textId="77777777" w:rsidR="00F81BE7" w:rsidRDefault="00F81BE7" w:rsidP="00F81BE7">
      <w:pPr>
        <w:pStyle w:val="Heading3"/>
        <w:numPr>
          <w:ilvl w:val="2"/>
          <w:numId w:val="4"/>
        </w:numPr>
      </w:pPr>
      <w:r>
        <w:t>Function Interfaces</w:t>
      </w:r>
    </w:p>
    <w:p w14:paraId="787188E5" w14:textId="77777777" w:rsidR="00F81BE7" w:rsidRDefault="00F81BE7" w:rsidP="00F81BE7">
      <w:pPr>
        <w:pStyle w:val="Heading4"/>
        <w:numPr>
          <w:ilvl w:val="3"/>
          <w:numId w:val="4"/>
        </w:numPr>
      </w:pPr>
      <w:r w:rsidRPr="00F15706">
        <w:t>Logical Inputs</w:t>
      </w:r>
    </w:p>
    <w:p w14:paraId="369DC216" w14:textId="77777777" w:rsidR="00F81BE7" w:rsidRDefault="00F81BE7" w:rsidP="00F81BE7">
      <w:pPr>
        <w:contextualSpacing/>
      </w:pPr>
    </w:p>
    <w:p w14:paraId="5D2B9A6F" w14:textId="77777777" w:rsidR="00F81BE7" w:rsidRDefault="00F81BE7" w:rsidP="00F81BE7">
      <w:pPr>
        <w:contextualSpacing/>
      </w:pPr>
      <w:r w:rsidRPr="00FF5F72">
        <w:rPr>
          <w:color w:val="A6A6A6" w:themeColor="background1" w:themeShade="A6"/>
        </w:rPr>
        <w:t>No Logical Inputs specified.</w:t>
      </w:r>
    </w:p>
    <w:p w14:paraId="6CD0895C" w14:textId="77777777" w:rsidR="00F81BE7" w:rsidRDefault="00F81BE7" w:rsidP="00F81BE7">
      <w:pPr>
        <w:pStyle w:val="Heading4"/>
        <w:numPr>
          <w:ilvl w:val="3"/>
          <w:numId w:val="4"/>
        </w:numPr>
      </w:pPr>
      <w:r>
        <w:t>Logical Outputs</w:t>
      </w:r>
    </w:p>
    <w:p w14:paraId="173283FD" w14:textId="77777777" w:rsidR="00F81BE7" w:rsidRDefault="00F81BE7" w:rsidP="00F81BE7">
      <w:pPr>
        <w:contextualSpacing/>
      </w:pPr>
    </w:p>
    <w:p w14:paraId="07FE343D" w14:textId="77777777" w:rsidR="00F81BE7" w:rsidRPr="00FF5F72" w:rsidRDefault="00F81BE7" w:rsidP="00F81BE7">
      <w:pPr>
        <w:contextualSpacing/>
        <w:rPr>
          <w:color w:val="A6A6A6" w:themeColor="background1" w:themeShade="A6"/>
        </w:rPr>
      </w:pPr>
      <w:r w:rsidRPr="00FF5F72">
        <w:rPr>
          <w:color w:val="A6A6A6" w:themeColor="background1" w:themeShade="A6"/>
        </w:rPr>
        <w:t>No Logical Outputs specified.</w:t>
      </w:r>
    </w:p>
    <w:p w14:paraId="3E26CBE5" w14:textId="77777777" w:rsidR="00F81BE7" w:rsidRDefault="00F81BE7" w:rsidP="00F81BE7">
      <w:pPr>
        <w:pStyle w:val="Heading4"/>
        <w:numPr>
          <w:ilvl w:val="3"/>
          <w:numId w:val="4"/>
        </w:numPr>
      </w:pPr>
      <w:r>
        <w:lastRenderedPageBreak/>
        <w:t>Logical</w:t>
      </w:r>
      <w:r w:rsidRPr="00F15706">
        <w:t xml:space="preserve"> Parameters</w:t>
      </w:r>
    </w:p>
    <w:p w14:paraId="7168F1D2" w14:textId="77777777" w:rsidR="00F81BE7" w:rsidRDefault="00F81BE7" w:rsidP="00F81BE7"/>
    <w:p w14:paraId="6211F920" w14:textId="77777777" w:rsidR="00F81BE7" w:rsidRDefault="00F81BE7" w:rsidP="00F81BE7">
      <w:r w:rsidRPr="005067FC">
        <w:rPr>
          <w:i/>
          <w:color w:val="A6A6A6" w:themeColor="background1" w:themeShade="A6"/>
        </w:rPr>
        <w:t>Not supported by MagicDraw report generation.</w:t>
      </w:r>
    </w:p>
    <w:p w14:paraId="668F39EF" w14:textId="77777777" w:rsidR="00F81BE7" w:rsidRDefault="00F81BE7" w:rsidP="00F81BE7">
      <w:pPr>
        <w:pStyle w:val="Heading3"/>
        <w:numPr>
          <w:ilvl w:val="2"/>
          <w:numId w:val="4"/>
        </w:numPr>
      </w:pPr>
      <w:r>
        <w:t>Function Modeling</w:t>
      </w:r>
    </w:p>
    <w:p w14:paraId="1FAE6296" w14:textId="77777777" w:rsidR="00F81BE7" w:rsidRPr="00C75AE5" w:rsidRDefault="00F81BE7" w:rsidP="00F81BE7"/>
    <w:p w14:paraId="0008E964" w14:textId="77777777" w:rsidR="00F81BE7" w:rsidRDefault="00F81BE7" w:rsidP="00F81BE7">
      <w:pPr>
        <w:pStyle w:val="Heading4"/>
        <w:numPr>
          <w:ilvl w:val="3"/>
          <w:numId w:val="4"/>
        </w:numPr>
      </w:pPr>
      <w:r>
        <w:t>Use Cases</w:t>
      </w:r>
    </w:p>
    <w:p w14:paraId="70EE4D15" w14:textId="77777777" w:rsidR="00F81BE7" w:rsidRDefault="00F81BE7" w:rsidP="00F81BE7"/>
    <w:p w14:paraId="011021D5"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62EEAB96" w14:textId="77777777" w:rsidR="00F81BE7" w:rsidRDefault="00F81BE7" w:rsidP="00F81BE7">
      <w:pPr>
        <w:pStyle w:val="Heading4"/>
        <w:numPr>
          <w:ilvl w:val="3"/>
          <w:numId w:val="4"/>
        </w:numPr>
      </w:pPr>
      <w:r>
        <w:t>State Charts / Activity Diagrams / Sequence Diagrams / Decision Tables</w:t>
      </w:r>
    </w:p>
    <w:p w14:paraId="79399712" w14:textId="77777777" w:rsidR="00F81BE7" w:rsidRDefault="00F81BE7" w:rsidP="00F81BE7"/>
    <w:p w14:paraId="31658354"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1E6BF5AD" w14:textId="77777777" w:rsidR="00F81BE7" w:rsidRDefault="00F81BE7" w:rsidP="00F81BE7">
      <w:pPr>
        <w:pStyle w:val="Heading3"/>
        <w:numPr>
          <w:ilvl w:val="2"/>
          <w:numId w:val="4"/>
        </w:numPr>
      </w:pPr>
      <w:r>
        <w:t>Function Requirements</w:t>
      </w:r>
    </w:p>
    <w:p w14:paraId="2EBC9E41" w14:textId="77777777" w:rsidR="00F81BE7" w:rsidRDefault="00F81BE7" w:rsidP="00F81BE7">
      <w:pPr>
        <w:pStyle w:val="Heading4"/>
        <w:numPr>
          <w:ilvl w:val="3"/>
          <w:numId w:val="4"/>
        </w:numPr>
      </w:pPr>
      <w:r>
        <w:t>Functional Requirements</w:t>
      </w:r>
    </w:p>
    <w:p w14:paraId="150FE421" w14:textId="77777777" w:rsidR="00F81BE7" w:rsidRDefault="00F81BE7" w:rsidP="00F81BE7">
      <w:pPr>
        <w:pStyle w:val="Heading5"/>
        <w:numPr>
          <w:ilvl w:val="4"/>
          <w:numId w:val="4"/>
        </w:numPr>
      </w:pPr>
      <w:r>
        <w:t>Normal Operation</w:t>
      </w:r>
    </w:p>
    <w:p w14:paraId="1DAF8887" w14:textId="77777777" w:rsidR="00F81BE7" w:rsidRDefault="00F81BE7" w:rsidP="00F81BE7"/>
    <w:p w14:paraId="721561E8" w14:textId="64774EC1" w:rsidR="00F81BE7" w:rsidRPr="0017445F" w:rsidRDefault="00F81BE7" w:rsidP="00F81BE7">
      <w:pPr>
        <w:pStyle w:val="RERequirement"/>
        <w:shd w:val="clear" w:color="auto" w:fill="F2F2F2" w:themeFill="background1" w:themeFillShade="F2"/>
      </w:pPr>
      <w:bookmarkStart w:id="173" w:name="_18e86e6622376a2b324f609c2e476ab5"/>
      <w:bookmarkEnd w:id="173"/>
      <w:r>
        <w:t xml:space="preserve"> </w:t>
      </w:r>
      <w:ins w:id="174" w:author="Justin" w:date="2021-10-29T08:48:00Z">
        <w:r w:rsidR="00B37EF2">
          <w:t xml:space="preserve">REQ-462310/A </w:t>
        </w:r>
      </w:ins>
      <w:r>
        <w:t>Create passenger profile menu option - maximum profiles reached</w:t>
      </w:r>
    </w:p>
    <w:p w14:paraId="3959EA55" w14:textId="77777777" w:rsidR="00F81BE7" w:rsidRDefault="00F81BE7" w:rsidP="00F81BE7">
      <w:pPr>
        <w:rPr>
          <w:rFonts w:cs="Arial"/>
        </w:rPr>
      </w:pPr>
      <w:r>
        <w:rPr>
          <w:rFonts w:cs="Arial"/>
        </w:rPr>
        <w:t>When the user accesses the passenger profile menu and the maximum amount of passenger profiles has been reached, the Profile Interface Client shall disable the option to create a new passenger profile.</w:t>
      </w:r>
    </w:p>
    <w:p w14:paraId="497F8BD4"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30BC2826"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2432C3"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7CFE837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5D1452"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E15173" w14:textId="77777777" w:rsidR="00F81BE7" w:rsidRDefault="00F81BE7" w:rsidP="005E6FE1"/>
        </w:tc>
      </w:tr>
      <w:tr w:rsidR="00F81BE7" w:rsidRPr="00FD127C" w14:paraId="51B58AC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0557A6"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04DCD" w14:textId="77777777" w:rsidR="00F81BE7" w:rsidRDefault="00F81BE7" w:rsidP="005E6FE1"/>
        </w:tc>
      </w:tr>
      <w:tr w:rsidR="00F81BE7" w:rsidRPr="00FD127C" w14:paraId="3F6942B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A2EA4"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FC1975" w14:textId="77777777" w:rsidR="00F81BE7" w:rsidRDefault="00F81BE7" w:rsidP="005E6FE1"/>
        </w:tc>
      </w:tr>
      <w:tr w:rsidR="00F81BE7" w:rsidRPr="00FD127C" w14:paraId="678CC76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32576E"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0F0B9"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2FDA45"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D58CF1" w14:textId="77777777" w:rsidR="00F81BE7" w:rsidRDefault="00F81BE7" w:rsidP="005E6FE1"/>
        </w:tc>
      </w:tr>
      <w:tr w:rsidR="00F81BE7" w:rsidRPr="00FD127C" w14:paraId="7807478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A89B2"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112BE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CD5C1C"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53844D" w14:textId="77777777" w:rsidR="00F81BE7" w:rsidRDefault="00F81BE7" w:rsidP="005E6FE1"/>
        </w:tc>
      </w:tr>
      <w:tr w:rsidR="00F81BE7" w:rsidRPr="00FD127C" w14:paraId="56C0400F"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0D44C"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ED4CFD"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F5689"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78A5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A29A14"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FD9168" w14:textId="77777777" w:rsidR="00F81BE7" w:rsidRDefault="00F81BE7" w:rsidP="005E6FE1"/>
        </w:tc>
      </w:tr>
      <w:tr w:rsidR="00F81BE7" w:rsidRPr="00FD127C" w14:paraId="493D931E"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667444" w14:textId="77777777" w:rsidR="00F81BE7" w:rsidRPr="00FD127C" w:rsidRDefault="00AB7756" w:rsidP="005E6FE1">
            <w:pPr>
              <w:rPr>
                <w:rFonts w:cs="Arial"/>
                <w:bCs/>
                <w:color w:val="808080" w:themeColor="background1" w:themeShade="80"/>
                <w:sz w:val="16"/>
                <w:szCs w:val="14"/>
              </w:rPr>
            </w:pPr>
            <w:hyperlink r:id="rId75"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870EFE"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57329D"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A41B6D2" w14:textId="77777777" w:rsidR="00F81BE7" w:rsidRDefault="00F81BE7" w:rsidP="00F81BE7"/>
    <w:p w14:paraId="260F76B9" w14:textId="28BCC850" w:rsidR="00F81BE7" w:rsidRPr="0017445F" w:rsidRDefault="00F81BE7" w:rsidP="00F81BE7">
      <w:pPr>
        <w:pStyle w:val="RERequirement"/>
        <w:shd w:val="clear" w:color="auto" w:fill="F2F2F2" w:themeFill="background1" w:themeFillShade="F2"/>
      </w:pPr>
      <w:bookmarkStart w:id="175" w:name="_2e095d608b12c9a275f195b029b70501"/>
      <w:bookmarkEnd w:id="175"/>
      <w:r>
        <w:t xml:space="preserve"> </w:t>
      </w:r>
      <w:ins w:id="176" w:author="Justin" w:date="2021-10-29T08:48:00Z">
        <w:r w:rsidR="00B37EF2">
          <w:t xml:space="preserve">REQ-462311/A </w:t>
        </w:r>
      </w:ins>
      <w:r>
        <w:t>Passenger Profile - Maximum Profiles</w:t>
      </w:r>
    </w:p>
    <w:p w14:paraId="3A4A6848" w14:textId="03319400" w:rsidR="00F81BE7" w:rsidRDefault="00F81BE7" w:rsidP="00F81BE7">
      <w:pPr>
        <w:rPr>
          <w:ins w:id="177" w:author="Bauer, Justin (J.)" w:date="2021-10-27T16:13:00Z"/>
          <w:rFonts w:cs="Arial"/>
        </w:rPr>
      </w:pPr>
      <w:r>
        <w:rPr>
          <w:rFonts w:cs="Arial"/>
        </w:rPr>
        <w:t xml:space="preserve">The Profile Interface Client shall </w:t>
      </w:r>
      <w:ins w:id="178" w:author="Bauer, Justin (J.)" w:date="2021-10-27T16:15:00Z">
        <w:r w:rsidR="00A358C5">
          <w:rPr>
            <w:rFonts w:cs="Arial"/>
          </w:rPr>
          <w:t xml:space="preserve">define a configurable parameter called </w:t>
        </w:r>
      </w:ins>
      <w:del w:id="179" w:author="Bauer, Justin (J.)" w:date="2021-10-27T16:15:00Z">
        <w:r w:rsidDel="00A358C5">
          <w:rPr>
            <w:rFonts w:cs="Arial"/>
          </w:rPr>
          <w:delText>allow up to</w:delText>
        </w:r>
      </w:del>
      <w:r>
        <w:rPr>
          <w:rFonts w:cs="Arial"/>
        </w:rPr>
        <w:t xml:space="preserve"> MaxPsngrProfile_Count</w:t>
      </w:r>
      <w:ins w:id="180" w:author="Bauer, Justin (J.)" w:date="2021-10-27T16:15:00Z">
        <w:r w:rsidR="00A358C5">
          <w:rPr>
            <w:rFonts w:cs="Arial"/>
          </w:rPr>
          <w:t>, which defines the amount of passenger</w:t>
        </w:r>
      </w:ins>
      <w:r>
        <w:rPr>
          <w:rFonts w:cs="Arial"/>
        </w:rPr>
        <w:t xml:space="preserve"> profiles</w:t>
      </w:r>
      <w:ins w:id="181" w:author="Bauer, Justin (J.)" w:date="2021-10-27T16:16:00Z">
        <w:r w:rsidR="00A358C5">
          <w:rPr>
            <w:rFonts w:cs="Arial"/>
          </w:rPr>
          <w:t xml:space="preserve"> that can</w:t>
        </w:r>
      </w:ins>
      <w:del w:id="182" w:author="Bauer, Justin (J.)" w:date="2021-10-27T16:16:00Z">
        <w:r w:rsidDel="00A358C5">
          <w:rPr>
            <w:rFonts w:cs="Arial"/>
          </w:rPr>
          <w:delText xml:space="preserve"> to</w:delText>
        </w:r>
      </w:del>
      <w:r>
        <w:rPr>
          <w:rFonts w:cs="Arial"/>
        </w:rPr>
        <w:t xml:space="preserve"> be created.</w:t>
      </w:r>
      <w:del w:id="183" w:author="Bauer, Justin (J.)" w:date="2021-10-27T16:13:00Z">
        <w:r w:rsidDel="00A358C5">
          <w:rPr>
            <w:rFonts w:cs="Arial"/>
          </w:rPr>
          <w:delText xml:space="preserve"> (Insert table below)</w:delText>
        </w:r>
      </w:del>
    </w:p>
    <w:p w14:paraId="2892AF8E" w14:textId="1E65933C" w:rsidR="00A358C5" w:rsidRDefault="00A358C5" w:rsidP="00F81BE7">
      <w:pPr>
        <w:rPr>
          <w:ins w:id="184" w:author="Bauer, Justin (J.)" w:date="2021-10-27T16:13:00Z"/>
          <w:rFonts w:cs="Arial"/>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857"/>
        <w:gridCol w:w="810"/>
        <w:gridCol w:w="853"/>
        <w:gridCol w:w="900"/>
      </w:tblGrid>
      <w:tr w:rsidR="00A358C5" w14:paraId="7222B379" w14:textId="77777777" w:rsidTr="00C739D1">
        <w:trPr>
          <w:jc w:val="center"/>
          <w:ins w:id="185" w:author="Bauer, Justin (J.)" w:date="2021-10-27T16:14:00Z"/>
        </w:trPr>
        <w:tc>
          <w:tcPr>
            <w:tcW w:w="2066" w:type="dxa"/>
            <w:tcBorders>
              <w:top w:val="single" w:sz="4" w:space="0" w:color="auto"/>
              <w:left w:val="single" w:sz="4" w:space="0" w:color="auto"/>
              <w:bottom w:val="single" w:sz="4" w:space="0" w:color="auto"/>
              <w:right w:val="single" w:sz="4" w:space="0" w:color="auto"/>
            </w:tcBorders>
            <w:hideMark/>
          </w:tcPr>
          <w:p w14:paraId="4FCFB44D" w14:textId="77777777" w:rsidR="00A358C5" w:rsidRDefault="00A358C5" w:rsidP="00C739D1">
            <w:pPr>
              <w:spacing w:line="276" w:lineRule="auto"/>
              <w:jc w:val="center"/>
              <w:rPr>
                <w:ins w:id="186" w:author="Bauer, Justin (J.)" w:date="2021-10-27T16:14:00Z"/>
                <w:rFonts w:ascii="Univers" w:hAnsi="Univers" w:cs="Arial"/>
                <w:b/>
                <w:sz w:val="14"/>
                <w:szCs w:val="14"/>
              </w:rPr>
            </w:pPr>
            <w:ins w:id="187" w:author="Bauer, Justin (J.)" w:date="2021-10-27T16:14:00Z">
              <w:r>
                <w:rPr>
                  <w:rFonts w:cs="Arial"/>
                  <w:b/>
                  <w:sz w:val="14"/>
                  <w:szCs w:val="14"/>
                </w:rPr>
                <w:t>Name</w:t>
              </w:r>
            </w:ins>
          </w:p>
        </w:tc>
        <w:tc>
          <w:tcPr>
            <w:tcW w:w="5442" w:type="dxa"/>
            <w:tcBorders>
              <w:top w:val="single" w:sz="4" w:space="0" w:color="auto"/>
              <w:left w:val="single" w:sz="4" w:space="0" w:color="auto"/>
              <w:bottom w:val="single" w:sz="4" w:space="0" w:color="auto"/>
              <w:right w:val="single" w:sz="4" w:space="0" w:color="auto"/>
            </w:tcBorders>
            <w:hideMark/>
          </w:tcPr>
          <w:p w14:paraId="6E44CC01" w14:textId="77777777" w:rsidR="00A358C5" w:rsidRDefault="00A358C5" w:rsidP="00C739D1">
            <w:pPr>
              <w:spacing w:line="276" w:lineRule="auto"/>
              <w:jc w:val="center"/>
              <w:rPr>
                <w:ins w:id="188" w:author="Bauer, Justin (J.)" w:date="2021-10-27T16:14:00Z"/>
                <w:rFonts w:ascii="Univers" w:hAnsi="Univers" w:cs="Arial"/>
                <w:b/>
                <w:sz w:val="14"/>
                <w:szCs w:val="14"/>
              </w:rPr>
            </w:pPr>
            <w:ins w:id="189" w:author="Bauer, Justin (J.)" w:date="2021-10-27T16:14:00Z">
              <w:r>
                <w:rPr>
                  <w:rFonts w:cs="Arial"/>
                  <w:b/>
                  <w:sz w:val="14"/>
                  <w:szCs w:val="14"/>
                </w:rPr>
                <w:t>Description</w:t>
              </w:r>
            </w:ins>
          </w:p>
        </w:tc>
        <w:tc>
          <w:tcPr>
            <w:tcW w:w="857" w:type="dxa"/>
            <w:tcBorders>
              <w:top w:val="single" w:sz="4" w:space="0" w:color="auto"/>
              <w:left w:val="single" w:sz="4" w:space="0" w:color="auto"/>
              <w:bottom w:val="single" w:sz="4" w:space="0" w:color="auto"/>
              <w:right w:val="single" w:sz="4" w:space="0" w:color="auto"/>
            </w:tcBorders>
            <w:hideMark/>
          </w:tcPr>
          <w:p w14:paraId="605340FE" w14:textId="77777777" w:rsidR="00A358C5" w:rsidRDefault="00A358C5" w:rsidP="00C739D1">
            <w:pPr>
              <w:spacing w:line="276" w:lineRule="auto"/>
              <w:jc w:val="center"/>
              <w:rPr>
                <w:ins w:id="190" w:author="Bauer, Justin (J.)" w:date="2021-10-27T16:14:00Z"/>
                <w:rFonts w:ascii="Univers" w:hAnsi="Univers" w:cs="Arial"/>
                <w:b/>
                <w:sz w:val="14"/>
                <w:szCs w:val="14"/>
              </w:rPr>
            </w:pPr>
            <w:ins w:id="191" w:author="Bauer, Justin (J.)" w:date="2021-10-27T16:14:00Z">
              <w:r>
                <w:rPr>
                  <w:rFonts w:cs="Arial"/>
                  <w:b/>
                  <w:sz w:val="14"/>
                  <w:szCs w:val="14"/>
                </w:rPr>
                <w:t>Units</w:t>
              </w:r>
            </w:ins>
          </w:p>
        </w:tc>
        <w:tc>
          <w:tcPr>
            <w:tcW w:w="810" w:type="dxa"/>
            <w:tcBorders>
              <w:top w:val="single" w:sz="4" w:space="0" w:color="auto"/>
              <w:left w:val="single" w:sz="4" w:space="0" w:color="auto"/>
              <w:bottom w:val="single" w:sz="4" w:space="0" w:color="auto"/>
              <w:right w:val="single" w:sz="4" w:space="0" w:color="auto"/>
            </w:tcBorders>
            <w:hideMark/>
          </w:tcPr>
          <w:p w14:paraId="74F12936" w14:textId="77777777" w:rsidR="00A358C5" w:rsidRDefault="00A358C5" w:rsidP="00C739D1">
            <w:pPr>
              <w:spacing w:line="276" w:lineRule="auto"/>
              <w:jc w:val="center"/>
              <w:rPr>
                <w:ins w:id="192" w:author="Bauer, Justin (J.)" w:date="2021-10-27T16:14:00Z"/>
                <w:rFonts w:ascii="Univers" w:hAnsi="Univers" w:cs="Arial"/>
                <w:b/>
                <w:sz w:val="14"/>
                <w:szCs w:val="14"/>
              </w:rPr>
            </w:pPr>
            <w:ins w:id="193" w:author="Bauer, Justin (J.)" w:date="2021-10-27T16:14:00Z">
              <w:r>
                <w:rPr>
                  <w:rFonts w:cs="Arial"/>
                  <w:b/>
                  <w:sz w:val="14"/>
                  <w:szCs w:val="14"/>
                </w:rPr>
                <w:t>Range</w:t>
              </w:r>
            </w:ins>
          </w:p>
        </w:tc>
        <w:tc>
          <w:tcPr>
            <w:tcW w:w="853" w:type="dxa"/>
            <w:tcBorders>
              <w:top w:val="single" w:sz="4" w:space="0" w:color="auto"/>
              <w:left w:val="single" w:sz="4" w:space="0" w:color="auto"/>
              <w:bottom w:val="single" w:sz="4" w:space="0" w:color="auto"/>
              <w:right w:val="single" w:sz="4" w:space="0" w:color="auto"/>
            </w:tcBorders>
            <w:hideMark/>
          </w:tcPr>
          <w:p w14:paraId="62C6EDC2" w14:textId="77777777" w:rsidR="00A358C5" w:rsidRDefault="00A358C5" w:rsidP="00C739D1">
            <w:pPr>
              <w:spacing w:line="276" w:lineRule="auto"/>
              <w:jc w:val="center"/>
              <w:rPr>
                <w:ins w:id="194" w:author="Bauer, Justin (J.)" w:date="2021-10-27T16:14:00Z"/>
                <w:rFonts w:ascii="Univers" w:hAnsi="Univers" w:cs="Arial"/>
                <w:b/>
                <w:sz w:val="14"/>
                <w:szCs w:val="14"/>
              </w:rPr>
            </w:pPr>
            <w:ins w:id="195" w:author="Bauer, Justin (J.)" w:date="2021-10-27T16:14:00Z">
              <w:r>
                <w:rPr>
                  <w:rFonts w:cs="Arial"/>
                  <w:b/>
                  <w:sz w:val="14"/>
                  <w:szCs w:val="14"/>
                </w:rPr>
                <w:t>Resolution</w:t>
              </w:r>
            </w:ins>
          </w:p>
        </w:tc>
        <w:tc>
          <w:tcPr>
            <w:tcW w:w="900" w:type="dxa"/>
            <w:tcBorders>
              <w:top w:val="single" w:sz="4" w:space="0" w:color="auto"/>
              <w:left w:val="single" w:sz="4" w:space="0" w:color="auto"/>
              <w:bottom w:val="single" w:sz="4" w:space="0" w:color="auto"/>
              <w:right w:val="single" w:sz="4" w:space="0" w:color="auto"/>
            </w:tcBorders>
            <w:hideMark/>
          </w:tcPr>
          <w:p w14:paraId="049C101C" w14:textId="77777777" w:rsidR="00A358C5" w:rsidRDefault="00A358C5" w:rsidP="00C739D1">
            <w:pPr>
              <w:spacing w:line="276" w:lineRule="auto"/>
              <w:jc w:val="center"/>
              <w:rPr>
                <w:ins w:id="196" w:author="Bauer, Justin (J.)" w:date="2021-10-27T16:14:00Z"/>
                <w:rFonts w:ascii="Univers" w:hAnsi="Univers" w:cs="Arial"/>
                <w:b/>
                <w:sz w:val="14"/>
                <w:szCs w:val="14"/>
              </w:rPr>
            </w:pPr>
            <w:ins w:id="197" w:author="Bauer, Justin (J.)" w:date="2021-10-27T16:14:00Z">
              <w:r>
                <w:rPr>
                  <w:rFonts w:cs="Arial"/>
                  <w:b/>
                  <w:sz w:val="14"/>
                  <w:szCs w:val="14"/>
                </w:rPr>
                <w:t>Default</w:t>
              </w:r>
            </w:ins>
          </w:p>
        </w:tc>
      </w:tr>
      <w:tr w:rsidR="00A358C5" w14:paraId="4EB47ED2" w14:textId="77777777" w:rsidTr="00C739D1">
        <w:trPr>
          <w:trHeight w:val="557"/>
          <w:jc w:val="center"/>
          <w:ins w:id="198" w:author="Bauer, Justin (J.)" w:date="2021-10-27T16:14:00Z"/>
        </w:trPr>
        <w:tc>
          <w:tcPr>
            <w:tcW w:w="2066" w:type="dxa"/>
            <w:tcBorders>
              <w:top w:val="single" w:sz="4" w:space="0" w:color="auto"/>
              <w:left w:val="single" w:sz="4" w:space="0" w:color="auto"/>
              <w:bottom w:val="single" w:sz="4" w:space="0" w:color="auto"/>
              <w:right w:val="single" w:sz="4" w:space="0" w:color="auto"/>
            </w:tcBorders>
            <w:hideMark/>
          </w:tcPr>
          <w:p w14:paraId="384C16BA" w14:textId="3F31D678" w:rsidR="00A358C5" w:rsidRPr="00DF054A" w:rsidRDefault="00A358C5" w:rsidP="00C739D1">
            <w:pPr>
              <w:spacing w:line="276" w:lineRule="auto"/>
              <w:rPr>
                <w:ins w:id="199" w:author="Bauer, Justin (J.)" w:date="2021-10-27T16:14:00Z"/>
                <w:rFonts w:ascii="Univers" w:hAnsi="Univers" w:cs="Arial"/>
                <w:sz w:val="14"/>
                <w:szCs w:val="14"/>
              </w:rPr>
            </w:pPr>
            <w:ins w:id="200" w:author="Bauer, Justin (J.)" w:date="2021-10-27T16:14:00Z">
              <w:r>
                <w:rPr>
                  <w:rFonts w:cs="Arial"/>
                  <w:sz w:val="14"/>
                  <w:szCs w:val="14"/>
                </w:rPr>
                <w:t>MaxPsngrProfile_Count</w:t>
              </w:r>
            </w:ins>
          </w:p>
        </w:tc>
        <w:tc>
          <w:tcPr>
            <w:tcW w:w="5442" w:type="dxa"/>
            <w:tcBorders>
              <w:top w:val="single" w:sz="4" w:space="0" w:color="auto"/>
              <w:left w:val="single" w:sz="4" w:space="0" w:color="auto"/>
              <w:bottom w:val="single" w:sz="4" w:space="0" w:color="auto"/>
              <w:right w:val="single" w:sz="4" w:space="0" w:color="auto"/>
            </w:tcBorders>
            <w:hideMark/>
          </w:tcPr>
          <w:p w14:paraId="5A10BB74" w14:textId="62690A10" w:rsidR="00A358C5" w:rsidRDefault="00A358C5" w:rsidP="00C739D1">
            <w:pPr>
              <w:rPr>
                <w:ins w:id="201" w:author="Bauer, Justin (J.)" w:date="2021-10-27T16:14:00Z"/>
                <w:rFonts w:cs="Arial"/>
              </w:rPr>
            </w:pPr>
            <w:ins w:id="202" w:author="Bauer, Justin (J.)" w:date="2021-10-27T16:14:00Z">
              <w:r>
                <w:rPr>
                  <w:rFonts w:cs="Arial"/>
                </w:rPr>
                <w:t>Maximum number of passenger profiles that can be created on a vehicle.</w:t>
              </w:r>
            </w:ins>
          </w:p>
          <w:p w14:paraId="4EF441D5" w14:textId="77777777" w:rsidR="00A358C5" w:rsidRDefault="00A358C5" w:rsidP="00C739D1">
            <w:pPr>
              <w:rPr>
                <w:ins w:id="203" w:author="Bauer, Justin (J.)" w:date="2021-10-27T16:14:00Z"/>
                <w:rFonts w:cs="Arial"/>
              </w:rPr>
            </w:pPr>
          </w:p>
          <w:p w14:paraId="0B8E696A" w14:textId="77777777" w:rsidR="00A358C5" w:rsidRPr="008D50FB" w:rsidRDefault="00A358C5" w:rsidP="00C739D1">
            <w:pPr>
              <w:rPr>
                <w:ins w:id="204" w:author="Bauer, Justin (J.)" w:date="2021-10-27T16:14:00Z"/>
                <w:rFonts w:cs="Arial"/>
              </w:rPr>
            </w:pPr>
            <w:ins w:id="205" w:author="Bauer, Justin (J.)" w:date="2021-10-27T16:14:00Z">
              <w:r>
                <w:rPr>
                  <w:rFonts w:cs="Arial"/>
                </w:rPr>
                <w:t xml:space="preserve">Note: </w:t>
              </w:r>
              <w:r w:rsidRPr="001A79BF">
                <w:rPr>
                  <w:rFonts w:cs="Arial"/>
                </w:rPr>
                <w:t>Use the default value</w:t>
              </w:r>
            </w:ins>
          </w:p>
          <w:p w14:paraId="716EC399" w14:textId="77777777" w:rsidR="00A358C5" w:rsidRDefault="00A358C5" w:rsidP="00C739D1">
            <w:pPr>
              <w:spacing w:line="276" w:lineRule="auto"/>
              <w:rPr>
                <w:ins w:id="206" w:author="Bauer, Justin (J.)" w:date="2021-10-27T16:14:00Z"/>
                <w:rFonts w:ascii="Univers" w:hAnsi="Univers" w:cs="Arial"/>
                <w:sz w:val="14"/>
                <w:szCs w:val="14"/>
              </w:rPr>
            </w:pPr>
          </w:p>
        </w:tc>
        <w:tc>
          <w:tcPr>
            <w:tcW w:w="857" w:type="dxa"/>
            <w:tcBorders>
              <w:top w:val="single" w:sz="4" w:space="0" w:color="auto"/>
              <w:left w:val="single" w:sz="4" w:space="0" w:color="auto"/>
              <w:bottom w:val="single" w:sz="4" w:space="0" w:color="auto"/>
              <w:right w:val="single" w:sz="4" w:space="0" w:color="auto"/>
            </w:tcBorders>
            <w:hideMark/>
          </w:tcPr>
          <w:p w14:paraId="4152B859" w14:textId="6122A104" w:rsidR="00A358C5" w:rsidRDefault="00A358C5" w:rsidP="00C739D1">
            <w:pPr>
              <w:spacing w:line="276" w:lineRule="auto"/>
              <w:jc w:val="center"/>
              <w:rPr>
                <w:ins w:id="207" w:author="Bauer, Justin (J.)" w:date="2021-10-27T16:14:00Z"/>
                <w:rFonts w:ascii="Univers" w:hAnsi="Univers" w:cs="Arial"/>
                <w:sz w:val="14"/>
                <w:szCs w:val="14"/>
              </w:rPr>
            </w:pPr>
            <w:ins w:id="208" w:author="Bauer, Justin (J.)" w:date="2021-10-27T16:14:00Z">
              <w:r>
                <w:rPr>
                  <w:rFonts w:cs="Arial"/>
                  <w:sz w:val="14"/>
                  <w:szCs w:val="14"/>
                </w:rPr>
                <w:t>-</w:t>
              </w:r>
            </w:ins>
          </w:p>
        </w:tc>
        <w:tc>
          <w:tcPr>
            <w:tcW w:w="810" w:type="dxa"/>
            <w:tcBorders>
              <w:top w:val="single" w:sz="4" w:space="0" w:color="auto"/>
              <w:left w:val="single" w:sz="4" w:space="0" w:color="auto"/>
              <w:bottom w:val="single" w:sz="4" w:space="0" w:color="auto"/>
              <w:right w:val="single" w:sz="4" w:space="0" w:color="auto"/>
            </w:tcBorders>
            <w:hideMark/>
          </w:tcPr>
          <w:p w14:paraId="1D76FA3D" w14:textId="751CC994" w:rsidR="00A358C5" w:rsidRDefault="00A358C5" w:rsidP="00C739D1">
            <w:pPr>
              <w:spacing w:line="276" w:lineRule="auto"/>
              <w:jc w:val="center"/>
              <w:rPr>
                <w:ins w:id="209" w:author="Bauer, Justin (J.)" w:date="2021-10-27T16:14:00Z"/>
                <w:rFonts w:ascii="Univers" w:hAnsi="Univers" w:cs="Arial"/>
                <w:sz w:val="14"/>
                <w:szCs w:val="14"/>
              </w:rPr>
            </w:pPr>
            <w:ins w:id="210" w:author="Bauer, Justin (J.)" w:date="2021-10-27T16:14:00Z">
              <w:r>
                <w:rPr>
                  <w:rFonts w:ascii="Univers" w:hAnsi="Univers" w:cs="Arial"/>
                  <w:sz w:val="14"/>
                  <w:szCs w:val="14"/>
                </w:rPr>
                <w:t>0-10</w:t>
              </w:r>
            </w:ins>
          </w:p>
        </w:tc>
        <w:tc>
          <w:tcPr>
            <w:tcW w:w="853" w:type="dxa"/>
            <w:tcBorders>
              <w:top w:val="single" w:sz="4" w:space="0" w:color="auto"/>
              <w:left w:val="single" w:sz="4" w:space="0" w:color="auto"/>
              <w:bottom w:val="single" w:sz="4" w:space="0" w:color="auto"/>
              <w:right w:val="single" w:sz="4" w:space="0" w:color="auto"/>
            </w:tcBorders>
            <w:hideMark/>
          </w:tcPr>
          <w:p w14:paraId="786AA9B5" w14:textId="594D355C" w:rsidR="00A358C5" w:rsidRDefault="00A358C5" w:rsidP="00C739D1">
            <w:pPr>
              <w:spacing w:line="276" w:lineRule="auto"/>
              <w:jc w:val="center"/>
              <w:rPr>
                <w:ins w:id="211" w:author="Bauer, Justin (J.)" w:date="2021-10-27T16:14:00Z"/>
                <w:rFonts w:ascii="Univers" w:hAnsi="Univers" w:cs="Arial"/>
                <w:sz w:val="14"/>
                <w:szCs w:val="14"/>
              </w:rPr>
            </w:pPr>
            <w:ins w:id="212" w:author="Bauer, Justin (J.)" w:date="2021-10-27T16:15:00Z">
              <w:r>
                <w:rPr>
                  <w:rFonts w:cs="Arial"/>
                  <w:sz w:val="14"/>
                  <w:szCs w:val="14"/>
                </w:rPr>
                <w:t>1</w:t>
              </w:r>
            </w:ins>
          </w:p>
        </w:tc>
        <w:tc>
          <w:tcPr>
            <w:tcW w:w="900" w:type="dxa"/>
            <w:tcBorders>
              <w:top w:val="single" w:sz="4" w:space="0" w:color="auto"/>
              <w:left w:val="single" w:sz="4" w:space="0" w:color="auto"/>
              <w:bottom w:val="single" w:sz="4" w:space="0" w:color="auto"/>
              <w:right w:val="single" w:sz="4" w:space="0" w:color="auto"/>
            </w:tcBorders>
            <w:hideMark/>
          </w:tcPr>
          <w:p w14:paraId="2EFD83C2" w14:textId="635D2666" w:rsidR="00A358C5" w:rsidRDefault="00A358C5" w:rsidP="00C739D1">
            <w:pPr>
              <w:spacing w:line="276" w:lineRule="auto"/>
              <w:jc w:val="center"/>
              <w:rPr>
                <w:ins w:id="213" w:author="Bauer, Justin (J.)" w:date="2021-10-27T16:14:00Z"/>
                <w:rFonts w:ascii="Univers" w:hAnsi="Univers" w:cs="Arial"/>
                <w:sz w:val="14"/>
                <w:szCs w:val="14"/>
              </w:rPr>
            </w:pPr>
            <w:ins w:id="214" w:author="Bauer, Justin (J.)" w:date="2021-10-27T16:15:00Z">
              <w:r>
                <w:rPr>
                  <w:rFonts w:cs="Arial"/>
                  <w:sz w:val="14"/>
                  <w:szCs w:val="14"/>
                </w:rPr>
                <w:t>10</w:t>
              </w:r>
            </w:ins>
          </w:p>
        </w:tc>
      </w:tr>
    </w:tbl>
    <w:p w14:paraId="39CE2490" w14:textId="6D0C61DA" w:rsidR="00A358C5" w:rsidRDefault="00A358C5" w:rsidP="00F81BE7">
      <w:pPr>
        <w:rPr>
          <w:rFonts w:cs="Arial"/>
        </w:rPr>
      </w:pPr>
    </w:p>
    <w:p w14:paraId="538F5A29"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5CF6291C"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82C617"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63B2005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93FF52"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6D90F" w14:textId="77777777" w:rsidR="00F81BE7" w:rsidRDefault="00F81BE7" w:rsidP="005E6FE1"/>
        </w:tc>
      </w:tr>
      <w:tr w:rsidR="00F81BE7" w:rsidRPr="00FD127C" w14:paraId="44A633E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C41F63"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4F6A1" w14:textId="77777777" w:rsidR="00F81BE7" w:rsidRDefault="00F81BE7" w:rsidP="005E6FE1"/>
        </w:tc>
      </w:tr>
      <w:tr w:rsidR="00F81BE7" w:rsidRPr="00FD127C" w14:paraId="1CCA52B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25F0A"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4E3F7" w14:textId="77777777" w:rsidR="00F81BE7" w:rsidRDefault="00F81BE7" w:rsidP="005E6FE1"/>
        </w:tc>
      </w:tr>
      <w:tr w:rsidR="00F81BE7" w:rsidRPr="00FD127C" w14:paraId="1609CF6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359F2"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E663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151D62"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150FBE" w14:textId="77777777" w:rsidR="00F81BE7" w:rsidRDefault="00F81BE7" w:rsidP="005E6FE1"/>
        </w:tc>
      </w:tr>
      <w:tr w:rsidR="00F81BE7" w:rsidRPr="00FD127C" w14:paraId="02E959E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6590B0"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6C584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825E73"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6E3B65" w14:textId="77777777" w:rsidR="00F81BE7" w:rsidRDefault="00F81BE7" w:rsidP="005E6FE1"/>
        </w:tc>
      </w:tr>
      <w:tr w:rsidR="00F81BE7" w:rsidRPr="00FD127C" w14:paraId="36C380EA"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2B9078"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522E5B"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90C9C"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F59550"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6DF354"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1CD27A" w14:textId="77777777" w:rsidR="00F81BE7" w:rsidRDefault="00F81BE7" w:rsidP="005E6FE1"/>
        </w:tc>
      </w:tr>
      <w:tr w:rsidR="00F81BE7" w:rsidRPr="00FD127C" w14:paraId="140D2476"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356EBF" w14:textId="77777777" w:rsidR="00F81BE7" w:rsidRPr="00FD127C" w:rsidRDefault="00AB7756" w:rsidP="005E6FE1">
            <w:pPr>
              <w:rPr>
                <w:rFonts w:cs="Arial"/>
                <w:bCs/>
                <w:color w:val="808080" w:themeColor="background1" w:themeShade="80"/>
                <w:sz w:val="16"/>
                <w:szCs w:val="14"/>
              </w:rPr>
            </w:pPr>
            <w:hyperlink r:id="rId76"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E651C7"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DC2891"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3C77EA" w14:textId="77777777" w:rsidR="00F81BE7" w:rsidRDefault="00F81BE7" w:rsidP="00F81BE7"/>
    <w:p w14:paraId="45D13CED" w14:textId="6B566602" w:rsidR="00F81BE7" w:rsidRPr="0017445F" w:rsidRDefault="00F81BE7" w:rsidP="00F81BE7">
      <w:pPr>
        <w:pStyle w:val="RERequirement"/>
        <w:shd w:val="clear" w:color="auto" w:fill="F2F2F2" w:themeFill="background1" w:themeFillShade="F2"/>
      </w:pPr>
      <w:bookmarkStart w:id="215" w:name="_c7a61890d6e0a957e8050669e652beea"/>
      <w:bookmarkEnd w:id="215"/>
      <w:r>
        <w:lastRenderedPageBreak/>
        <w:t xml:space="preserve"> </w:t>
      </w:r>
      <w:ins w:id="216" w:author="Justin" w:date="2021-10-29T08:49:00Z">
        <w:r w:rsidR="00B37EF2">
          <w:t xml:space="preserve">REQ-462309/A </w:t>
        </w:r>
      </w:ins>
      <w:r>
        <w:t>Create passenger profile menu option</w:t>
      </w:r>
    </w:p>
    <w:p w14:paraId="071B1FAD" w14:textId="77777777" w:rsidR="00F81BE7" w:rsidRDefault="00F81BE7" w:rsidP="00F81BE7">
      <w:pPr>
        <w:rPr>
          <w:rFonts w:cs="Arial"/>
        </w:rPr>
      </w:pPr>
      <w:r>
        <w:rPr>
          <w:rFonts w:cs="Arial"/>
        </w:rPr>
        <w:t>When the user accesses the passenger profile menu and the maximum amount of passenger profiles has not been reached, the Profile Interface Client shall display an option to create a new passenger profile.</w:t>
      </w:r>
    </w:p>
    <w:p w14:paraId="369ADF94"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3F71A182"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7FFF4A"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0968B56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4DDA29"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B719E2" w14:textId="77777777" w:rsidR="00F81BE7" w:rsidRDefault="00F81BE7" w:rsidP="005E6FE1"/>
        </w:tc>
      </w:tr>
      <w:tr w:rsidR="00F81BE7" w:rsidRPr="00FD127C" w14:paraId="105E24A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0473D6"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C816D" w14:textId="77777777" w:rsidR="00F81BE7" w:rsidRDefault="00F81BE7" w:rsidP="005E6FE1"/>
        </w:tc>
      </w:tr>
      <w:tr w:rsidR="00F81BE7" w:rsidRPr="00FD127C" w14:paraId="27E0FF1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B06CBE"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85B3D" w14:textId="77777777" w:rsidR="00F81BE7" w:rsidRDefault="00F81BE7" w:rsidP="005E6FE1"/>
        </w:tc>
      </w:tr>
      <w:tr w:rsidR="00F81BE7" w:rsidRPr="00FD127C" w14:paraId="383ACB4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A5E2B9"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F7D235"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4836F6"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7150F0" w14:textId="77777777" w:rsidR="00F81BE7" w:rsidRDefault="00F81BE7" w:rsidP="005E6FE1"/>
        </w:tc>
      </w:tr>
      <w:tr w:rsidR="00F81BE7" w:rsidRPr="00FD127C" w14:paraId="5F09A1B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600B8"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A67215"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733DEE"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1BDD68" w14:textId="77777777" w:rsidR="00F81BE7" w:rsidRDefault="00F81BE7" w:rsidP="005E6FE1"/>
        </w:tc>
      </w:tr>
      <w:tr w:rsidR="00F81BE7" w:rsidRPr="00FD127C" w14:paraId="061AED43"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CE503"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3A692D"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1A8F4"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1B8F07"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4AD915"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76D6CA" w14:textId="77777777" w:rsidR="00F81BE7" w:rsidRDefault="00F81BE7" w:rsidP="005E6FE1"/>
        </w:tc>
      </w:tr>
      <w:tr w:rsidR="00F81BE7" w:rsidRPr="00FD127C" w14:paraId="1158E234"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0CC9B4" w14:textId="77777777" w:rsidR="00F81BE7" w:rsidRPr="00FD127C" w:rsidRDefault="00AB7756" w:rsidP="005E6FE1">
            <w:pPr>
              <w:rPr>
                <w:rFonts w:cs="Arial"/>
                <w:bCs/>
                <w:color w:val="808080" w:themeColor="background1" w:themeShade="80"/>
                <w:sz w:val="16"/>
                <w:szCs w:val="14"/>
              </w:rPr>
            </w:pPr>
            <w:hyperlink r:id="rId77"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A2D83B"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4E211B"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EA8CC1" w14:textId="77777777" w:rsidR="00F81BE7" w:rsidRDefault="00F81BE7" w:rsidP="00F81BE7"/>
    <w:p w14:paraId="562693DD" w14:textId="77777777" w:rsidR="00F81BE7" w:rsidRDefault="00F81BE7" w:rsidP="00F81BE7">
      <w:pPr>
        <w:pStyle w:val="Heading5"/>
        <w:numPr>
          <w:ilvl w:val="4"/>
          <w:numId w:val="4"/>
        </w:numPr>
      </w:pPr>
      <w:r>
        <w:t>Error Handling</w:t>
      </w:r>
    </w:p>
    <w:p w14:paraId="210377A1" w14:textId="77777777" w:rsidR="00F81BE7" w:rsidRDefault="00F81BE7" w:rsidP="00F81BE7"/>
    <w:p w14:paraId="1D111602" w14:textId="77777777" w:rsidR="00F81BE7" w:rsidRDefault="00F81BE7" w:rsidP="00F81BE7">
      <w:pPr>
        <w:rPr>
          <w:color w:val="A6A6A6" w:themeColor="background1" w:themeShade="A6"/>
        </w:rPr>
      </w:pPr>
      <w:r>
        <w:rPr>
          <w:color w:val="A6A6A6" w:themeColor="background1" w:themeShade="A6"/>
        </w:rPr>
        <w:t>No Error Handling Requirements specified.</w:t>
      </w:r>
    </w:p>
    <w:p w14:paraId="33861F3F" w14:textId="77777777" w:rsidR="00F81BE7" w:rsidRDefault="00F81BE7" w:rsidP="00F81BE7">
      <w:pPr>
        <w:pStyle w:val="Heading4"/>
        <w:numPr>
          <w:ilvl w:val="3"/>
          <w:numId w:val="4"/>
        </w:numPr>
      </w:pPr>
      <w:r>
        <w:t>Non-Functional Requirements</w:t>
      </w:r>
    </w:p>
    <w:p w14:paraId="3B698988" w14:textId="77777777" w:rsidR="00F81BE7" w:rsidRDefault="00F81BE7" w:rsidP="00F81BE7"/>
    <w:p w14:paraId="5ACDF17C" w14:textId="77777777" w:rsidR="00F81BE7" w:rsidRDefault="00F81BE7" w:rsidP="00F81BE7">
      <w:pPr>
        <w:rPr>
          <w:color w:val="A6A6A6" w:themeColor="background1" w:themeShade="A6"/>
        </w:rPr>
      </w:pPr>
      <w:r>
        <w:rPr>
          <w:color w:val="A6A6A6" w:themeColor="background1" w:themeShade="A6"/>
        </w:rPr>
        <w:t>No Non-Functional Requirements specified.</w:t>
      </w:r>
    </w:p>
    <w:p w14:paraId="29B5FC0A" w14:textId="77777777" w:rsidR="00F81BE7" w:rsidRDefault="00F81BE7" w:rsidP="00F81BE7">
      <w:pPr>
        <w:pStyle w:val="Heading4"/>
        <w:numPr>
          <w:ilvl w:val="3"/>
          <w:numId w:val="4"/>
        </w:numPr>
      </w:pPr>
      <w:r>
        <w:t>Functional Safety Requirements</w:t>
      </w:r>
    </w:p>
    <w:p w14:paraId="4592C4E1" w14:textId="77777777" w:rsidR="00F81BE7" w:rsidRDefault="00F81BE7" w:rsidP="00F81BE7">
      <w:pPr>
        <w:rPr>
          <w:highlight w:val="yellow"/>
        </w:rPr>
      </w:pPr>
    </w:p>
    <w:p w14:paraId="2A97BCE3"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1A361F71" w14:textId="77777777" w:rsidR="00F81BE7" w:rsidRDefault="00F81BE7" w:rsidP="00F81BE7">
      <w:pPr>
        <w:pStyle w:val="Heading5"/>
        <w:numPr>
          <w:ilvl w:val="4"/>
          <w:numId w:val="4"/>
        </w:numPr>
      </w:pPr>
      <w:r>
        <w:t>ASIL Decomposition of Functional Safety Requirements</w:t>
      </w:r>
    </w:p>
    <w:p w14:paraId="2960F6C3" w14:textId="77777777" w:rsidR="00F81BE7" w:rsidRDefault="00F81BE7" w:rsidP="00F81BE7">
      <w:pPr>
        <w:pStyle w:val="NoSpacing"/>
      </w:pPr>
    </w:p>
    <w:p w14:paraId="07E75FF9" w14:textId="77777777" w:rsidR="00F81BE7" w:rsidRDefault="00F81BE7" w:rsidP="00F81BE7">
      <w:pPr>
        <w:pStyle w:val="NoSpacing"/>
      </w:pPr>
    </w:p>
    <w:p w14:paraId="525991B9"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51383DDF" w14:textId="77777777" w:rsidR="00F81BE7" w:rsidRDefault="00F81BE7" w:rsidP="00F81BE7">
      <w:pPr>
        <w:pStyle w:val="Heading4"/>
        <w:numPr>
          <w:ilvl w:val="3"/>
          <w:numId w:val="4"/>
        </w:numPr>
      </w:pPr>
      <w:r>
        <w:t>Other Requirements</w:t>
      </w:r>
    </w:p>
    <w:p w14:paraId="75AA81C7" w14:textId="77777777" w:rsidR="00F81BE7" w:rsidRDefault="00F81BE7" w:rsidP="00F81BE7">
      <w:pPr>
        <w:pStyle w:val="Heading5"/>
        <w:numPr>
          <w:ilvl w:val="4"/>
          <w:numId w:val="4"/>
        </w:numPr>
      </w:pPr>
      <w:r>
        <w:t>Design Requirements</w:t>
      </w:r>
    </w:p>
    <w:p w14:paraId="2941B378" w14:textId="77777777" w:rsidR="00F81BE7" w:rsidRDefault="00F81BE7" w:rsidP="00F81BE7"/>
    <w:p w14:paraId="588EC5F4" w14:textId="77777777" w:rsidR="00F81BE7" w:rsidRDefault="00F81BE7" w:rsidP="00F81BE7">
      <w:pPr>
        <w:rPr>
          <w:color w:val="A6A6A6" w:themeColor="background1" w:themeShade="A6"/>
        </w:rPr>
      </w:pPr>
      <w:r>
        <w:rPr>
          <w:color w:val="A6A6A6" w:themeColor="background1" w:themeShade="A6"/>
        </w:rPr>
        <w:t>No Design Requirements specified.</w:t>
      </w:r>
    </w:p>
    <w:p w14:paraId="784D06CA" w14:textId="0EB58AE9" w:rsidR="00F81BE7" w:rsidDel="00590794" w:rsidRDefault="00F81BE7" w:rsidP="00F81BE7">
      <w:pPr>
        <w:pStyle w:val="Heading2"/>
        <w:numPr>
          <w:ilvl w:val="1"/>
          <w:numId w:val="4"/>
        </w:numPr>
        <w:rPr>
          <w:del w:id="217" w:author="Justin" w:date="2021-10-29T08:51:00Z"/>
        </w:rPr>
      </w:pPr>
      <w:del w:id="218" w:author="Justin" w:date="2021-10-29T08:51:00Z">
        <w:r w:rsidDel="00590794">
          <w:rPr>
            <w:noProof/>
          </w:rPr>
          <w:drawing>
            <wp:inline distT="0" distB="0" distL="0" distR="0" wp14:anchorId="3D100AFF" wp14:editId="2B82B7CC">
              <wp:extent cx="152400" cy="152400"/>
              <wp:effectExtent l="0" t="0" r="0" b="0"/>
              <wp:docPr id="162" name="Picture 2133516449.jpg" descr="2133516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133516449.jpg"/>
                      <pic:cNvPicPr/>
                    </pic:nvPicPr>
                    <pic:blipFill>
                      <a:blip r:embed="rId19" cstate="print"/>
                      <a:stretch>
                        <a:fillRect/>
                      </a:stretch>
                    </pic:blipFill>
                    <pic:spPr>
                      <a:xfrm>
                        <a:off x="0" y="0"/>
                        <a:ext cx="152400" cy="152400"/>
                      </a:xfrm>
                      <a:prstGeom prst="rect">
                        <a:avLst/>
                      </a:prstGeom>
                    </pic:spPr>
                  </pic:pic>
                </a:graphicData>
              </a:graphic>
            </wp:inline>
          </w:drawing>
        </w:r>
        <w:r w:rsidRPr="00661D74" w:rsidDel="00590794">
          <w:delText xml:space="preserve">  </w:delText>
        </w:r>
        <w:bookmarkStart w:id="219" w:name="_c335f9694aa0855f7c84b5abcc913d49"/>
        <w:r w:rsidDel="00590794">
          <w:delText>Display Passenger Edit Profile Menu</w:delText>
        </w:r>
        <w:bookmarkEnd w:id="219"/>
      </w:del>
    </w:p>
    <w:p w14:paraId="3E0A7BD4" w14:textId="6CB23C8F" w:rsidR="00F81BE7" w:rsidDel="00590794" w:rsidRDefault="00F81BE7" w:rsidP="00F81BE7">
      <w:pPr>
        <w:pStyle w:val="Heading3"/>
        <w:numPr>
          <w:ilvl w:val="2"/>
          <w:numId w:val="4"/>
        </w:numPr>
        <w:rPr>
          <w:del w:id="220" w:author="Justin" w:date="2021-10-29T08:51:00Z"/>
        </w:rPr>
      </w:pPr>
      <w:del w:id="221" w:author="Justin" w:date="2021-10-29T08:51:00Z">
        <w:r w:rsidDel="00590794">
          <w:delText>Function Overview</w:delText>
        </w:r>
      </w:del>
    </w:p>
    <w:p w14:paraId="333D4504" w14:textId="419684FC" w:rsidR="00F81BE7" w:rsidDel="00590794" w:rsidRDefault="00F81BE7" w:rsidP="00F81BE7">
      <w:pPr>
        <w:pStyle w:val="Heading4"/>
        <w:numPr>
          <w:ilvl w:val="3"/>
          <w:numId w:val="4"/>
        </w:numPr>
        <w:rPr>
          <w:del w:id="222" w:author="Justin" w:date="2021-10-29T08:51:00Z"/>
        </w:rPr>
      </w:pPr>
      <w:del w:id="223" w:author="Justin" w:date="2021-10-29T08:51:00Z">
        <w:r w:rsidDel="00590794">
          <w:delText>Description</w:delText>
        </w:r>
      </w:del>
    </w:p>
    <w:p w14:paraId="508D6B7D" w14:textId="4678A0E5" w:rsidR="00F81BE7" w:rsidDel="00590794" w:rsidRDefault="00F81BE7" w:rsidP="00F81BE7">
      <w:pPr>
        <w:contextualSpacing/>
        <w:rPr>
          <w:del w:id="224" w:author="Justin" w:date="2021-10-29T08:51:00Z"/>
        </w:rPr>
      </w:pPr>
    </w:p>
    <w:p w14:paraId="5C618DB9" w14:textId="40A169F9" w:rsidR="00F81BE7" w:rsidDel="00590794" w:rsidRDefault="00F81BE7" w:rsidP="00F81BE7">
      <w:pPr>
        <w:contextualSpacing/>
        <w:rPr>
          <w:del w:id="225" w:author="Justin" w:date="2021-10-29T08:51:00Z"/>
        </w:rPr>
      </w:pPr>
      <w:del w:id="226" w:author="Justin" w:date="2021-10-29T08:51:00Z">
        <w:r w:rsidDel="00590794">
          <w:delText>Function is allocated to:</w:delText>
        </w:r>
      </w:del>
    </w:p>
    <w:p w14:paraId="2586E0F4" w14:textId="008E504D" w:rsidR="00F81BE7" w:rsidDel="00590794" w:rsidRDefault="00F81BE7" w:rsidP="00F81BE7">
      <w:pPr>
        <w:pStyle w:val="ListParagraph"/>
        <w:numPr>
          <w:ilvl w:val="0"/>
          <w:numId w:val="13"/>
        </w:numPr>
        <w:contextualSpacing/>
        <w:rPr>
          <w:del w:id="227" w:author="Justin" w:date="2021-10-29T08:51:00Z"/>
        </w:rPr>
      </w:pPr>
      <w:del w:id="228" w:author="Justin" w:date="2021-10-29T08:51:00Z">
        <w:r w:rsidDel="00590794">
          <w:rPr>
            <w:noProof/>
          </w:rPr>
          <w:drawing>
            <wp:inline distT="0" distB="0" distL="0" distR="0" wp14:anchorId="50D1DACF" wp14:editId="1DC41EE7">
              <wp:extent cx="152400" cy="152400"/>
              <wp:effectExtent l="0" t="0" r="0" b="0"/>
              <wp:docPr id="164" name="Picture 1716959969.jpg" descr="1716959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716959969.jpg"/>
                      <pic:cNvPicPr/>
                    </pic:nvPicPr>
                    <pic:blipFill>
                      <a:blip r:embed="rId34" cstate="print"/>
                      <a:stretch>
                        <a:fillRect/>
                      </a:stretch>
                    </pic:blipFill>
                    <pic:spPr>
                      <a:xfrm>
                        <a:off x="0" y="0"/>
                        <a:ext cx="152400" cy="152400"/>
                      </a:xfrm>
                      <a:prstGeom prst="rect">
                        <a:avLst/>
                      </a:prstGeom>
                    </pic:spPr>
                  </pic:pic>
                </a:graphicData>
              </a:graphic>
            </wp:inline>
          </w:drawing>
        </w:r>
        <w:r w:rsidDel="00590794">
          <w:delText xml:space="preserve">  Front Passenger Profiles &lt;&lt;Feature&gt;&gt;</w:delText>
        </w:r>
      </w:del>
    </w:p>
    <w:p w14:paraId="4270B5F3" w14:textId="06A90B42" w:rsidR="00F81BE7" w:rsidDel="00590794" w:rsidRDefault="00F81BE7" w:rsidP="00F81BE7">
      <w:pPr>
        <w:pStyle w:val="ListParagraph"/>
        <w:numPr>
          <w:ilvl w:val="0"/>
          <w:numId w:val="13"/>
        </w:numPr>
        <w:contextualSpacing/>
        <w:rPr>
          <w:del w:id="229" w:author="Justin" w:date="2021-10-29T08:51:00Z"/>
        </w:rPr>
      </w:pPr>
      <w:del w:id="230" w:author="Justin" w:date="2021-10-29T08:51:00Z">
        <w:r w:rsidDel="00590794">
          <w:rPr>
            <w:noProof/>
          </w:rPr>
          <w:drawing>
            <wp:inline distT="0" distB="0" distL="0" distR="0" wp14:anchorId="07E24662" wp14:editId="0EB2D580">
              <wp:extent cx="152400" cy="152400"/>
              <wp:effectExtent l="0" t="0" r="0" b="0"/>
              <wp:docPr id="166" name="Picture 1681028754.jpg" descr="168102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81028754.jpg"/>
                      <pic:cNvPicPr/>
                    </pic:nvPicPr>
                    <pic:blipFill>
                      <a:blip r:embed="rId26" cstate="print"/>
                      <a:stretch>
                        <a:fillRect/>
                      </a:stretch>
                    </pic:blipFill>
                    <pic:spPr>
                      <a:xfrm>
                        <a:off x="0" y="0"/>
                        <a:ext cx="152400" cy="152400"/>
                      </a:xfrm>
                      <a:prstGeom prst="rect">
                        <a:avLst/>
                      </a:prstGeom>
                    </pic:spPr>
                  </pic:pic>
                </a:graphicData>
              </a:graphic>
            </wp:inline>
          </w:drawing>
        </w:r>
        <w:r w:rsidDel="00590794">
          <w:delText xml:space="preserve">  Profile Interface Client - FnG &lt;&lt;Logical&gt;&gt;</w:delText>
        </w:r>
      </w:del>
    </w:p>
    <w:p w14:paraId="790105CA" w14:textId="1E21946E" w:rsidR="00F81BE7" w:rsidDel="00590794" w:rsidRDefault="00F81BE7" w:rsidP="00F81BE7">
      <w:pPr>
        <w:contextualSpacing/>
        <w:rPr>
          <w:del w:id="231" w:author="Justin" w:date="2021-10-29T08:51:00Z"/>
        </w:rPr>
      </w:pPr>
    </w:p>
    <w:p w14:paraId="37480068" w14:textId="42EF5664" w:rsidR="00F81BE7" w:rsidDel="00590794" w:rsidRDefault="00F81BE7" w:rsidP="00F81BE7">
      <w:pPr>
        <w:contextualSpacing/>
        <w:rPr>
          <w:del w:id="232" w:author="Justin" w:date="2021-10-29T08:51:00Z"/>
        </w:rPr>
      </w:pPr>
      <w:del w:id="233" w:author="Justin" w:date="2021-10-29T08:51:00Z">
        <w:r w:rsidRPr="00A554C4" w:rsidDel="00590794">
          <w:delText>HMI function to display some Passenger Profile settings that can be edited by the user.</w:delText>
        </w:r>
      </w:del>
    </w:p>
    <w:p w14:paraId="60447085" w14:textId="01005FED" w:rsidR="00F81BE7" w:rsidDel="00590794" w:rsidRDefault="00F81BE7" w:rsidP="00F81BE7">
      <w:pPr>
        <w:pStyle w:val="Heading4"/>
        <w:numPr>
          <w:ilvl w:val="3"/>
          <w:numId w:val="4"/>
        </w:numPr>
        <w:rPr>
          <w:del w:id="234" w:author="Justin" w:date="2021-10-29T08:51:00Z"/>
        </w:rPr>
      </w:pPr>
      <w:del w:id="235" w:author="Justin" w:date="2021-10-29T08:51:00Z">
        <w:r w:rsidDel="00590794">
          <w:delText>Variants</w:delText>
        </w:r>
      </w:del>
    </w:p>
    <w:p w14:paraId="3C9D76E2" w14:textId="066CB57B" w:rsidR="00F81BE7" w:rsidDel="00590794" w:rsidRDefault="00F81BE7" w:rsidP="00F81BE7">
      <w:pPr>
        <w:rPr>
          <w:del w:id="236" w:author="Justin" w:date="2021-10-29T08:51:00Z"/>
        </w:rPr>
      </w:pPr>
    </w:p>
    <w:p w14:paraId="7FE68A66" w14:textId="34AC78D8" w:rsidR="00F81BE7" w:rsidRPr="005067FC" w:rsidDel="00590794" w:rsidRDefault="00F81BE7" w:rsidP="00F81BE7">
      <w:pPr>
        <w:rPr>
          <w:del w:id="237" w:author="Justin" w:date="2021-10-29T08:51:00Z"/>
          <w:i/>
          <w:color w:val="A6A6A6" w:themeColor="background1" w:themeShade="A6"/>
        </w:rPr>
      </w:pPr>
      <w:del w:id="238" w:author="Justin" w:date="2021-10-29T08:51:00Z">
        <w:r w:rsidRPr="005067FC" w:rsidDel="00590794">
          <w:rPr>
            <w:i/>
            <w:color w:val="A6A6A6" w:themeColor="background1" w:themeShade="A6"/>
          </w:rPr>
          <w:delText>Not supported by MagicDraw report generation.</w:delText>
        </w:r>
      </w:del>
    </w:p>
    <w:p w14:paraId="4A586423" w14:textId="69BE2E06" w:rsidR="00F81BE7" w:rsidDel="00590794" w:rsidRDefault="00F81BE7" w:rsidP="00F81BE7">
      <w:pPr>
        <w:pStyle w:val="Heading4"/>
        <w:numPr>
          <w:ilvl w:val="3"/>
          <w:numId w:val="4"/>
        </w:numPr>
        <w:rPr>
          <w:del w:id="239" w:author="Justin" w:date="2021-10-29T08:51:00Z"/>
        </w:rPr>
      </w:pPr>
      <w:del w:id="240" w:author="Justin" w:date="2021-10-29T08:51:00Z">
        <w:r w:rsidDel="00590794">
          <w:delText>Input Requirements</w:delText>
        </w:r>
      </w:del>
    </w:p>
    <w:p w14:paraId="3C0680EF" w14:textId="3FF88528" w:rsidR="00F81BE7" w:rsidDel="00590794" w:rsidRDefault="00F81BE7" w:rsidP="00F81BE7">
      <w:pPr>
        <w:rPr>
          <w:del w:id="241" w:author="Justin" w:date="2021-10-29T08:51:00Z"/>
        </w:rPr>
      </w:pPr>
    </w:p>
    <w:p w14:paraId="608D3214" w14:textId="295575B7" w:rsidR="00F81BE7" w:rsidRPr="005067FC" w:rsidDel="00590794" w:rsidRDefault="00F81BE7" w:rsidP="00F81BE7">
      <w:pPr>
        <w:rPr>
          <w:del w:id="242" w:author="Justin" w:date="2021-10-29T08:51:00Z"/>
          <w:i/>
          <w:color w:val="A6A6A6" w:themeColor="background1" w:themeShade="A6"/>
        </w:rPr>
      </w:pPr>
      <w:del w:id="243" w:author="Justin" w:date="2021-10-29T08:51:00Z">
        <w:r w:rsidRPr="005067FC" w:rsidDel="00590794">
          <w:rPr>
            <w:i/>
            <w:color w:val="A6A6A6" w:themeColor="background1" w:themeShade="A6"/>
          </w:rPr>
          <w:delText>Not supported by MagicDraw report generation.</w:delText>
        </w:r>
      </w:del>
    </w:p>
    <w:p w14:paraId="23C720A1" w14:textId="47B29C51" w:rsidR="00F81BE7" w:rsidDel="00590794" w:rsidRDefault="00F81BE7" w:rsidP="00F81BE7">
      <w:pPr>
        <w:pStyle w:val="Heading4"/>
        <w:numPr>
          <w:ilvl w:val="3"/>
          <w:numId w:val="4"/>
        </w:numPr>
        <w:rPr>
          <w:del w:id="244" w:author="Justin" w:date="2021-10-29T08:51:00Z"/>
        </w:rPr>
      </w:pPr>
      <w:del w:id="245" w:author="Justin" w:date="2021-10-29T08:51:00Z">
        <w:r w:rsidDel="00590794">
          <w:delText>Assumptions</w:delText>
        </w:r>
      </w:del>
    </w:p>
    <w:p w14:paraId="293B8187" w14:textId="2A23AEBC" w:rsidR="00F81BE7" w:rsidDel="00590794" w:rsidRDefault="00F81BE7" w:rsidP="00F81BE7">
      <w:pPr>
        <w:rPr>
          <w:del w:id="246" w:author="Justin" w:date="2021-10-29T08:51:00Z"/>
        </w:rPr>
      </w:pPr>
    </w:p>
    <w:p w14:paraId="6AE4E4FE" w14:textId="4F9BD948" w:rsidR="00F81BE7" w:rsidRPr="00FF5F72" w:rsidDel="00590794" w:rsidRDefault="00F81BE7" w:rsidP="00F81BE7">
      <w:pPr>
        <w:rPr>
          <w:del w:id="247" w:author="Justin" w:date="2021-10-29T08:51:00Z"/>
          <w:color w:val="A6A6A6" w:themeColor="background1" w:themeShade="A6"/>
        </w:rPr>
      </w:pPr>
      <w:del w:id="248" w:author="Justin" w:date="2021-10-29T08:51:00Z">
        <w:r w:rsidRPr="00FF5F72" w:rsidDel="00590794">
          <w:rPr>
            <w:color w:val="A6A6A6" w:themeColor="background1" w:themeShade="A6"/>
          </w:rPr>
          <w:delText>No assumptions specified for this function.</w:delText>
        </w:r>
      </w:del>
    </w:p>
    <w:p w14:paraId="6A31D304" w14:textId="28EB88BB" w:rsidR="00F81BE7" w:rsidDel="00590794" w:rsidRDefault="00F81BE7" w:rsidP="00F81BE7">
      <w:pPr>
        <w:rPr>
          <w:del w:id="249" w:author="Justin" w:date="2021-10-29T08:51:00Z"/>
        </w:rPr>
      </w:pPr>
    </w:p>
    <w:p w14:paraId="14792C47" w14:textId="060EAD22" w:rsidR="00F81BE7" w:rsidDel="00590794" w:rsidRDefault="00F81BE7" w:rsidP="00F81BE7">
      <w:pPr>
        <w:pStyle w:val="Heading4"/>
        <w:numPr>
          <w:ilvl w:val="3"/>
          <w:numId w:val="4"/>
        </w:numPr>
        <w:rPr>
          <w:del w:id="250" w:author="Justin" w:date="2021-10-29T08:51:00Z"/>
        </w:rPr>
      </w:pPr>
      <w:del w:id="251" w:author="Justin" w:date="2021-10-29T08:51:00Z">
        <w:r w:rsidDel="00590794">
          <w:delText>References</w:delText>
        </w:r>
      </w:del>
    </w:p>
    <w:p w14:paraId="07A461E2" w14:textId="07F3B988" w:rsidR="00F81BE7" w:rsidRPr="00454CBE" w:rsidDel="00590794" w:rsidRDefault="00F81BE7" w:rsidP="00F81BE7">
      <w:pPr>
        <w:pStyle w:val="Heading5"/>
        <w:numPr>
          <w:ilvl w:val="4"/>
          <w:numId w:val="4"/>
        </w:numPr>
        <w:rPr>
          <w:del w:id="252" w:author="Justin" w:date="2021-10-29T08:51:00Z"/>
        </w:rPr>
      </w:pPr>
      <w:del w:id="253" w:author="Justin" w:date="2021-10-29T08:51:00Z">
        <w:r w:rsidRPr="00454CBE" w:rsidDel="00590794">
          <w:delText xml:space="preserve">Ford </w:delText>
        </w:r>
        <w:r w:rsidDel="00590794">
          <w:delText>D</w:delText>
        </w:r>
        <w:r w:rsidRPr="00454CBE" w:rsidDel="00590794">
          <w:delText>ocuments</w:delText>
        </w:r>
      </w:del>
    </w:p>
    <w:p w14:paraId="484BD685" w14:textId="540DCEDB" w:rsidR="00F81BE7" w:rsidDel="00590794" w:rsidRDefault="00F81BE7" w:rsidP="00F81BE7">
      <w:pPr>
        <w:pStyle w:val="BodyText"/>
        <w:ind w:right="142"/>
        <w:jc w:val="both"/>
        <w:rPr>
          <w:del w:id="254" w:author="Justin" w:date="2021-10-29T08:51:00Z"/>
          <w:rFonts w:cs="Arial"/>
        </w:rPr>
      </w:pPr>
      <w:del w:id="255" w:author="Justin" w:date="2021-10-29T08:51:00Z">
        <w:r w:rsidDel="00590794">
          <w:rPr>
            <w:rFonts w:cs="Arial"/>
          </w:rPr>
          <w:delText>List here all Ford internal documents, which are directly related to the feature.</w:delText>
        </w:r>
      </w:del>
    </w:p>
    <w:p w14:paraId="207187BB" w14:textId="30C596AE" w:rsidR="00F81BE7" w:rsidDel="00590794" w:rsidRDefault="00F81BE7" w:rsidP="00F81BE7">
      <w:pPr>
        <w:pStyle w:val="BodyText"/>
        <w:ind w:right="142"/>
        <w:jc w:val="both"/>
        <w:rPr>
          <w:del w:id="256" w:author="Justin" w:date="2021-10-29T08:51:00Z"/>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rsidDel="00590794" w14:paraId="0C8E0513" w14:textId="6CA14190" w:rsidTr="005E6FE1">
        <w:trPr>
          <w:cantSplit/>
          <w:tblHeader/>
          <w:del w:id="257" w:author="Justin" w:date="2021-10-29T08:51:00Z"/>
        </w:trPr>
        <w:tc>
          <w:tcPr>
            <w:tcW w:w="1418" w:type="dxa"/>
            <w:shd w:val="clear" w:color="auto" w:fill="E0E0E0"/>
          </w:tcPr>
          <w:p w14:paraId="3E70DB7D" w14:textId="525EB91F" w:rsidR="00F81BE7" w:rsidRPr="007C20FA" w:rsidDel="00590794" w:rsidRDefault="00F81BE7" w:rsidP="005E6FE1">
            <w:pPr>
              <w:rPr>
                <w:del w:id="258" w:author="Justin" w:date="2021-10-29T08:51:00Z"/>
                <w:rFonts w:ascii="Helvetica" w:hAnsi="Helvetica" w:cs="Helvetica"/>
                <w:b/>
              </w:rPr>
            </w:pPr>
            <w:del w:id="259" w:author="Justin" w:date="2021-10-29T08:51:00Z">
              <w:r w:rsidRPr="007C20FA" w:rsidDel="00590794">
                <w:rPr>
                  <w:rFonts w:ascii="Helvetica" w:hAnsi="Helvetica" w:cs="Helvetica"/>
                  <w:b/>
                </w:rPr>
                <w:delText>Reference</w:delText>
              </w:r>
            </w:del>
          </w:p>
        </w:tc>
        <w:tc>
          <w:tcPr>
            <w:tcW w:w="6237" w:type="dxa"/>
            <w:shd w:val="clear" w:color="auto" w:fill="E0E0E0"/>
          </w:tcPr>
          <w:p w14:paraId="0AA119FD" w14:textId="2B6DD8CA" w:rsidR="00F81BE7" w:rsidRPr="007C20FA" w:rsidDel="00590794" w:rsidRDefault="00F81BE7" w:rsidP="005E6FE1">
            <w:pPr>
              <w:rPr>
                <w:del w:id="260" w:author="Justin" w:date="2021-10-29T08:51:00Z"/>
                <w:rFonts w:ascii="Helvetica" w:hAnsi="Helvetica" w:cs="Helvetica"/>
                <w:b/>
              </w:rPr>
            </w:pPr>
            <w:del w:id="261" w:author="Justin" w:date="2021-10-29T08:51:00Z">
              <w:r w:rsidRPr="007C20FA" w:rsidDel="00590794">
                <w:rPr>
                  <w:rFonts w:ascii="Helvetica" w:hAnsi="Helvetica" w:cs="Helvetica"/>
                  <w:b/>
                </w:rPr>
                <w:delText>Title</w:delText>
              </w:r>
            </w:del>
          </w:p>
        </w:tc>
        <w:tc>
          <w:tcPr>
            <w:tcW w:w="1418" w:type="dxa"/>
            <w:shd w:val="clear" w:color="auto" w:fill="E0E0E0"/>
          </w:tcPr>
          <w:p w14:paraId="616EAEA3" w14:textId="3A60B3C2" w:rsidR="00F81BE7" w:rsidRPr="007C20FA" w:rsidDel="00590794" w:rsidRDefault="00F81BE7" w:rsidP="005E6FE1">
            <w:pPr>
              <w:rPr>
                <w:del w:id="262" w:author="Justin" w:date="2021-10-29T08:51:00Z"/>
                <w:rFonts w:ascii="Helvetica" w:hAnsi="Helvetica" w:cs="Helvetica"/>
                <w:b/>
              </w:rPr>
            </w:pPr>
            <w:del w:id="263" w:author="Justin" w:date="2021-10-29T08:51:00Z">
              <w:r w:rsidRPr="007C20FA" w:rsidDel="00590794">
                <w:rPr>
                  <w:rFonts w:ascii="Helvetica" w:hAnsi="Helvetica" w:cs="Helvetica"/>
                  <w:b/>
                </w:rPr>
                <w:delText>Doc. ID</w:delText>
              </w:r>
            </w:del>
          </w:p>
        </w:tc>
        <w:tc>
          <w:tcPr>
            <w:tcW w:w="1418" w:type="dxa"/>
            <w:shd w:val="clear" w:color="auto" w:fill="E0E0E0"/>
          </w:tcPr>
          <w:p w14:paraId="6E2E981A" w14:textId="79527D63" w:rsidR="00F81BE7" w:rsidRPr="007C20FA" w:rsidDel="00590794" w:rsidRDefault="00F81BE7" w:rsidP="005E6FE1">
            <w:pPr>
              <w:rPr>
                <w:del w:id="264" w:author="Justin" w:date="2021-10-29T08:51:00Z"/>
                <w:rFonts w:ascii="Helvetica" w:hAnsi="Helvetica" w:cs="Helvetica"/>
                <w:b/>
              </w:rPr>
            </w:pPr>
            <w:del w:id="265" w:author="Justin" w:date="2021-10-29T08:51:00Z">
              <w:r w:rsidRPr="007C20FA" w:rsidDel="00590794">
                <w:rPr>
                  <w:rFonts w:ascii="Helvetica" w:hAnsi="Helvetica" w:cs="Helvetica"/>
                  <w:b/>
                </w:rPr>
                <w:delText>Revision</w:delText>
              </w:r>
            </w:del>
          </w:p>
        </w:tc>
      </w:tr>
      <w:tr w:rsidR="00F81BE7" w:rsidRPr="007C20FA" w:rsidDel="00590794" w14:paraId="6B226DBD" w14:textId="4BB13479" w:rsidTr="005E6FE1">
        <w:trPr>
          <w:cantSplit/>
          <w:tblHeader/>
          <w:del w:id="266" w:author="Justin" w:date="2021-10-29T08:51:00Z"/>
        </w:trPr>
        <w:tc>
          <w:tcPr>
            <w:tcW w:w="1418" w:type="dxa"/>
            <w:shd w:val="clear" w:color="auto" w:fill="FFFFFF" w:themeFill="background1"/>
          </w:tcPr>
          <w:p w14:paraId="3F656578" w14:textId="015D223C" w:rsidR="00F81BE7" w:rsidRPr="005E40CF" w:rsidDel="00590794" w:rsidRDefault="00F81BE7" w:rsidP="005E6FE1">
            <w:pPr>
              <w:rPr>
                <w:del w:id="267" w:author="Justin" w:date="2021-10-29T08:51:00Z"/>
                <w:rFonts w:ascii="Helvetica" w:hAnsi="Helvetica" w:cs="Helvetica"/>
              </w:rPr>
            </w:pPr>
          </w:p>
        </w:tc>
        <w:tc>
          <w:tcPr>
            <w:tcW w:w="6237" w:type="dxa"/>
            <w:shd w:val="clear" w:color="auto" w:fill="FFFFFF" w:themeFill="background1"/>
          </w:tcPr>
          <w:p w14:paraId="2FF295F2" w14:textId="6CF70114" w:rsidR="00F81BE7" w:rsidRPr="005E40CF" w:rsidDel="00590794" w:rsidRDefault="00F81BE7" w:rsidP="005E6FE1">
            <w:pPr>
              <w:rPr>
                <w:del w:id="268" w:author="Justin" w:date="2021-10-29T08:51:00Z"/>
                <w:rFonts w:ascii="Helvetica" w:hAnsi="Helvetica" w:cs="Helvetica"/>
              </w:rPr>
            </w:pPr>
          </w:p>
        </w:tc>
        <w:tc>
          <w:tcPr>
            <w:tcW w:w="1418" w:type="dxa"/>
            <w:shd w:val="clear" w:color="auto" w:fill="FFFFFF" w:themeFill="background1"/>
          </w:tcPr>
          <w:p w14:paraId="086F273B" w14:textId="5AF15FB1" w:rsidR="00F81BE7" w:rsidRPr="005E40CF" w:rsidDel="00590794" w:rsidRDefault="00F81BE7" w:rsidP="005E6FE1">
            <w:pPr>
              <w:rPr>
                <w:del w:id="269" w:author="Justin" w:date="2021-10-29T08:51:00Z"/>
                <w:rFonts w:ascii="Helvetica" w:hAnsi="Helvetica" w:cs="Helvetica"/>
              </w:rPr>
            </w:pPr>
          </w:p>
        </w:tc>
        <w:tc>
          <w:tcPr>
            <w:tcW w:w="1418" w:type="dxa"/>
            <w:shd w:val="clear" w:color="auto" w:fill="FFFFFF" w:themeFill="background1"/>
          </w:tcPr>
          <w:p w14:paraId="2B40AC65" w14:textId="78F0DF3E" w:rsidR="00F81BE7" w:rsidRPr="005E40CF" w:rsidDel="00590794" w:rsidRDefault="00F81BE7" w:rsidP="005E6FE1">
            <w:pPr>
              <w:rPr>
                <w:del w:id="270" w:author="Justin" w:date="2021-10-29T08:51:00Z"/>
                <w:rFonts w:ascii="Helvetica" w:hAnsi="Helvetica" w:cs="Helvetica"/>
              </w:rPr>
            </w:pPr>
          </w:p>
        </w:tc>
      </w:tr>
    </w:tbl>
    <w:p w14:paraId="22D8DDB4" w14:textId="054BC86B" w:rsidR="00F81BE7" w:rsidRPr="00360B1D" w:rsidDel="00590794" w:rsidRDefault="00F81BE7" w:rsidP="00F81BE7">
      <w:pPr>
        <w:pStyle w:val="Caption"/>
        <w:rPr>
          <w:del w:id="271" w:author="Justin" w:date="2021-10-29T08:51:00Z"/>
          <w:i/>
          <w:color w:val="7F7F7F" w:themeColor="text1" w:themeTint="80"/>
        </w:rPr>
      </w:pPr>
      <w:del w:id="272" w:author="Justin" w:date="2021-10-29T08:51:00Z">
        <w:r w:rsidRPr="00360B1D" w:rsidDel="00590794">
          <w:delText xml:space="preserve">Table </w:delText>
        </w:r>
        <w:r w:rsidDel="00590794">
          <w:rPr>
            <w:noProof/>
          </w:rPr>
          <w:fldChar w:fldCharType="begin"/>
        </w:r>
        <w:r w:rsidDel="00590794">
          <w:rPr>
            <w:noProof/>
          </w:rPr>
          <w:delInstrText xml:space="preserve"> SEQ Table \* ARABIC </w:delInstrText>
        </w:r>
        <w:r w:rsidDel="00590794">
          <w:rPr>
            <w:noProof/>
          </w:rPr>
          <w:fldChar w:fldCharType="separate"/>
        </w:r>
        <w:r w:rsidDel="00590794">
          <w:rPr>
            <w:noProof/>
          </w:rPr>
          <w:delText>5</w:delText>
        </w:r>
        <w:r w:rsidDel="00590794">
          <w:rPr>
            <w:noProof/>
          </w:rPr>
          <w:fldChar w:fldCharType="end"/>
        </w:r>
        <w:r w:rsidRPr="00360B1D" w:rsidDel="00590794">
          <w:delText>: Ford internal Documents</w:delText>
        </w:r>
        <w:r w:rsidDel="00590794">
          <w:delText xml:space="preserve"> </w:delText>
        </w:r>
        <w:r w:rsidRPr="006D2E3B" w:rsidDel="00590794">
          <w:rPr>
            <w:b w:val="0"/>
            <w:i/>
            <w:color w:val="A6A6A6" w:themeColor="background1" w:themeShade="A6"/>
          </w:rPr>
          <w:delText>(not specified in model)</w:delText>
        </w:r>
      </w:del>
    </w:p>
    <w:p w14:paraId="74BE078C" w14:textId="65D747DD" w:rsidR="00F81BE7" w:rsidRPr="00FB7B3D" w:rsidDel="00590794" w:rsidRDefault="00F81BE7" w:rsidP="00F81BE7">
      <w:pPr>
        <w:pStyle w:val="Heading5"/>
        <w:numPr>
          <w:ilvl w:val="4"/>
          <w:numId w:val="4"/>
        </w:numPr>
        <w:rPr>
          <w:del w:id="273" w:author="Justin" w:date="2021-10-29T08:51:00Z"/>
        </w:rPr>
      </w:pPr>
      <w:del w:id="274" w:author="Justin" w:date="2021-10-29T08:51:00Z">
        <w:r w:rsidRPr="00454CBE" w:rsidDel="00590794">
          <w:delText>External</w:delText>
        </w:r>
        <w:r w:rsidDel="00590794">
          <w:delText xml:space="preserve"> Documents and P</w:delText>
        </w:r>
        <w:r w:rsidRPr="00FB7B3D" w:rsidDel="00590794">
          <w:delText>ublications</w:delText>
        </w:r>
      </w:del>
    </w:p>
    <w:p w14:paraId="393478CD" w14:textId="702EF1B9" w:rsidR="00F81BE7" w:rsidDel="00590794" w:rsidRDefault="00F81BE7" w:rsidP="00F81BE7">
      <w:pPr>
        <w:pStyle w:val="BodyText"/>
        <w:ind w:right="142"/>
        <w:jc w:val="both"/>
        <w:rPr>
          <w:del w:id="275" w:author="Justin" w:date="2021-10-29T08:51:00Z"/>
          <w:rFonts w:cs="Arial"/>
          <w:lang w:val="en-US"/>
        </w:rPr>
      </w:pPr>
      <w:del w:id="276" w:author="Justin" w:date="2021-10-29T08:51:00Z">
        <w:r w:rsidRPr="007C20FA" w:rsidDel="00590794">
          <w:rPr>
            <w:rFonts w:cs="Arial"/>
            <w:lang w:val="en-US"/>
          </w:rPr>
          <w:delText>The list of external docum</w:delText>
        </w:r>
        <w:r w:rsidDel="00590794">
          <w:rPr>
            <w:rFonts w:cs="Arial"/>
            <w:lang w:val="en-US"/>
          </w:rPr>
          <w:delText>ents c</w:delText>
        </w:r>
        <w:r w:rsidRPr="007C20FA" w:rsidDel="00590794">
          <w:rPr>
            <w:rFonts w:cs="Arial"/>
            <w:lang w:val="en-US"/>
          </w:rPr>
          <w:delText xml:space="preserve">ould include </w:delText>
        </w:r>
        <w:r w:rsidDel="00590794">
          <w:rPr>
            <w:rFonts w:cs="Arial"/>
            <w:lang w:val="en-US"/>
          </w:rPr>
          <w:delText>books, reports and online sources.</w:delText>
        </w:r>
      </w:del>
    </w:p>
    <w:p w14:paraId="2D0B1C87" w14:textId="53FC4822" w:rsidR="00F81BE7" w:rsidDel="00590794" w:rsidRDefault="00F81BE7" w:rsidP="00F81BE7">
      <w:pPr>
        <w:rPr>
          <w:del w:id="277" w:author="Justin" w:date="2021-10-29T08:51:00Z"/>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rsidDel="00590794" w14:paraId="3189E9DB" w14:textId="38E201DE" w:rsidTr="005E6FE1">
        <w:trPr>
          <w:cantSplit/>
          <w:tblHeader/>
          <w:del w:id="278" w:author="Justin" w:date="2021-10-29T08:51:00Z"/>
        </w:trPr>
        <w:tc>
          <w:tcPr>
            <w:tcW w:w="1418" w:type="dxa"/>
            <w:shd w:val="clear" w:color="auto" w:fill="E0E0E0"/>
          </w:tcPr>
          <w:p w14:paraId="1E522888" w14:textId="04939D8C" w:rsidR="00F81BE7" w:rsidRPr="007C20FA" w:rsidDel="00590794" w:rsidRDefault="00F81BE7" w:rsidP="005E6FE1">
            <w:pPr>
              <w:rPr>
                <w:del w:id="279" w:author="Justin" w:date="2021-10-29T08:51:00Z"/>
                <w:rFonts w:ascii="Helvetica" w:hAnsi="Helvetica" w:cs="Helvetica"/>
                <w:b/>
              </w:rPr>
            </w:pPr>
            <w:del w:id="280" w:author="Justin" w:date="2021-10-29T08:51:00Z">
              <w:r w:rsidRPr="007C20FA" w:rsidDel="00590794">
                <w:rPr>
                  <w:rFonts w:ascii="Helvetica" w:hAnsi="Helvetica" w:cs="Helvetica"/>
                  <w:b/>
                </w:rPr>
                <w:delText>Reference</w:delText>
              </w:r>
            </w:del>
          </w:p>
        </w:tc>
        <w:tc>
          <w:tcPr>
            <w:tcW w:w="9072" w:type="dxa"/>
            <w:shd w:val="clear" w:color="auto" w:fill="E0E0E0"/>
          </w:tcPr>
          <w:p w14:paraId="50E9B9CE" w14:textId="746DF1CB" w:rsidR="00F81BE7" w:rsidRPr="007C20FA" w:rsidDel="00590794" w:rsidRDefault="00F81BE7" w:rsidP="005E6FE1">
            <w:pPr>
              <w:rPr>
                <w:del w:id="281" w:author="Justin" w:date="2021-10-29T08:51:00Z"/>
                <w:rFonts w:ascii="Helvetica" w:hAnsi="Helvetica" w:cs="Helvetica"/>
                <w:b/>
              </w:rPr>
            </w:pPr>
            <w:del w:id="282" w:author="Justin" w:date="2021-10-29T08:51:00Z">
              <w:r w:rsidDel="00590794">
                <w:rPr>
                  <w:rFonts w:ascii="Helvetica" w:hAnsi="Helvetica" w:cs="Helvetica"/>
                  <w:b/>
                </w:rPr>
                <w:delText>Document / Publication</w:delText>
              </w:r>
            </w:del>
          </w:p>
        </w:tc>
      </w:tr>
      <w:tr w:rsidR="00F81BE7" w:rsidRPr="007C20FA" w:rsidDel="00590794" w14:paraId="68F10DA3" w14:textId="76640C41" w:rsidTr="005E6FE1">
        <w:trPr>
          <w:cantSplit/>
          <w:tblHeader/>
          <w:del w:id="283" w:author="Justin" w:date="2021-10-29T08:51:00Z"/>
        </w:trPr>
        <w:tc>
          <w:tcPr>
            <w:tcW w:w="1418" w:type="dxa"/>
            <w:shd w:val="clear" w:color="auto" w:fill="FFFFFF" w:themeFill="background1"/>
          </w:tcPr>
          <w:p w14:paraId="12DD3E1E" w14:textId="516E64B5" w:rsidR="00F81BE7" w:rsidRPr="005E40CF" w:rsidDel="00590794" w:rsidRDefault="00F81BE7" w:rsidP="005E6FE1">
            <w:pPr>
              <w:rPr>
                <w:del w:id="284" w:author="Justin" w:date="2021-10-29T08:51:00Z"/>
                <w:rFonts w:ascii="Helvetica" w:hAnsi="Helvetica" w:cs="Helvetica"/>
              </w:rPr>
            </w:pPr>
          </w:p>
        </w:tc>
        <w:tc>
          <w:tcPr>
            <w:tcW w:w="9072" w:type="dxa"/>
            <w:shd w:val="clear" w:color="auto" w:fill="FFFFFF" w:themeFill="background1"/>
          </w:tcPr>
          <w:p w14:paraId="4CA4CA48" w14:textId="131A6366" w:rsidR="00F81BE7" w:rsidRPr="005E40CF" w:rsidDel="00590794" w:rsidRDefault="00F81BE7" w:rsidP="005E6FE1">
            <w:pPr>
              <w:rPr>
                <w:del w:id="285" w:author="Justin" w:date="2021-10-29T08:51:00Z"/>
                <w:rFonts w:ascii="Helvetica" w:hAnsi="Helvetica" w:cs="Helvetica"/>
              </w:rPr>
            </w:pPr>
          </w:p>
        </w:tc>
      </w:tr>
    </w:tbl>
    <w:p w14:paraId="02A50C1F" w14:textId="7213BA53" w:rsidR="00F81BE7" w:rsidDel="00590794" w:rsidRDefault="00F81BE7" w:rsidP="00F81BE7">
      <w:pPr>
        <w:pStyle w:val="Caption"/>
        <w:rPr>
          <w:del w:id="286" w:author="Justin" w:date="2021-10-29T08:51:00Z"/>
          <w:b w:val="0"/>
          <w:i/>
          <w:color w:val="7F7F7F" w:themeColor="text1" w:themeTint="80"/>
        </w:rPr>
      </w:pPr>
      <w:del w:id="287" w:author="Justin" w:date="2021-10-29T08:51:00Z">
        <w:r w:rsidRPr="00DB1AC1" w:rsidDel="00590794">
          <w:delText xml:space="preserve">Table </w:delText>
        </w:r>
        <w:r w:rsidDel="00590794">
          <w:rPr>
            <w:noProof/>
          </w:rPr>
          <w:fldChar w:fldCharType="begin"/>
        </w:r>
        <w:r w:rsidDel="00590794">
          <w:rPr>
            <w:noProof/>
          </w:rPr>
          <w:delInstrText xml:space="preserve"> SEQ Table \* ARABIC </w:delInstrText>
        </w:r>
        <w:r w:rsidDel="00590794">
          <w:rPr>
            <w:noProof/>
          </w:rPr>
          <w:fldChar w:fldCharType="separate"/>
        </w:r>
        <w:r w:rsidDel="00590794">
          <w:rPr>
            <w:noProof/>
          </w:rPr>
          <w:delText>7</w:delText>
        </w:r>
        <w:r w:rsidDel="00590794">
          <w:rPr>
            <w:noProof/>
          </w:rPr>
          <w:fldChar w:fldCharType="end"/>
        </w:r>
        <w:r w:rsidRPr="00DB1AC1" w:rsidDel="00590794">
          <w:delText xml:space="preserve">: External documents and publications </w:delText>
        </w:r>
        <w:r w:rsidRPr="006D2E3B" w:rsidDel="00590794">
          <w:rPr>
            <w:b w:val="0"/>
            <w:i/>
            <w:color w:val="A6A6A6" w:themeColor="background1" w:themeShade="A6"/>
          </w:rPr>
          <w:delText>(not specified in model)</w:delText>
        </w:r>
      </w:del>
    </w:p>
    <w:p w14:paraId="10CEB5F1" w14:textId="212BF5CB" w:rsidR="00F81BE7" w:rsidDel="00590794" w:rsidRDefault="00F81BE7" w:rsidP="00F81BE7">
      <w:pPr>
        <w:pStyle w:val="Heading4"/>
        <w:numPr>
          <w:ilvl w:val="3"/>
          <w:numId w:val="4"/>
        </w:numPr>
        <w:rPr>
          <w:del w:id="288" w:author="Justin" w:date="2021-10-29T08:51:00Z"/>
        </w:rPr>
      </w:pPr>
      <w:del w:id="289" w:author="Justin" w:date="2021-10-29T08:51:00Z">
        <w:r w:rsidDel="00590794">
          <w:delText>Glossary</w:delText>
        </w:r>
      </w:del>
    </w:p>
    <w:p w14:paraId="65268643" w14:textId="662C8F1A" w:rsidR="00F81BE7" w:rsidDel="00590794" w:rsidRDefault="00F81BE7" w:rsidP="00F81BE7">
      <w:pPr>
        <w:rPr>
          <w:del w:id="290" w:author="Justin" w:date="2021-10-29T08:51:00Z"/>
        </w:rPr>
      </w:pPr>
      <w:del w:id="291" w:author="Justin" w:date="2021-10-29T08:51:00Z">
        <w:r w:rsidDel="00590794">
          <w:delText xml:space="preserve">See </w:delText>
        </w:r>
        <w:r w:rsidDel="00590794">
          <w:fldChar w:fldCharType="begin"/>
        </w:r>
        <w:r w:rsidDel="00590794">
          <w:delInstrText xml:space="preserve"> REF _Ref2766978 \h </w:delInstrText>
        </w:r>
        <w:r w:rsidDel="00590794">
          <w:fldChar w:fldCharType="separate"/>
        </w:r>
        <w:r w:rsidDel="00590794">
          <w:rPr>
            <w:lang w:val="en-GB"/>
          </w:rPr>
          <w:delText>Appendix</w:delText>
        </w:r>
        <w:r w:rsidDel="00590794">
          <w:fldChar w:fldCharType="end"/>
        </w:r>
        <w:r w:rsidDel="00590794">
          <w:delText xml:space="preserve"> for Definitions and Abbreviations.</w:delText>
        </w:r>
      </w:del>
    </w:p>
    <w:p w14:paraId="11F9B386" w14:textId="3D38BF21" w:rsidR="00F81BE7" w:rsidDel="00590794" w:rsidRDefault="00F81BE7" w:rsidP="00F81BE7">
      <w:pPr>
        <w:pStyle w:val="Heading3"/>
        <w:numPr>
          <w:ilvl w:val="2"/>
          <w:numId w:val="4"/>
        </w:numPr>
        <w:rPr>
          <w:del w:id="292" w:author="Justin" w:date="2021-10-29T08:51:00Z"/>
        </w:rPr>
      </w:pPr>
      <w:del w:id="293" w:author="Justin" w:date="2021-10-29T08:51:00Z">
        <w:r w:rsidDel="00590794">
          <w:delText>Function Scope</w:delText>
        </w:r>
      </w:del>
    </w:p>
    <w:p w14:paraId="3368E6D5" w14:textId="45093426" w:rsidR="00F81BE7" w:rsidRPr="00A43B48" w:rsidDel="00590794" w:rsidRDefault="00F81BE7" w:rsidP="00F81BE7">
      <w:pPr>
        <w:contextualSpacing/>
        <w:rPr>
          <w:del w:id="294" w:author="Justin" w:date="2021-10-29T08:51:00Z"/>
        </w:rPr>
      </w:pPr>
    </w:p>
    <w:p w14:paraId="5A6C5A56" w14:textId="6F829CB9" w:rsidR="00F81BE7" w:rsidDel="00590794" w:rsidRDefault="00F81BE7" w:rsidP="00F81BE7">
      <w:pPr>
        <w:contextualSpacing/>
        <w:rPr>
          <w:del w:id="295" w:author="Justin" w:date="2021-10-29T08:51:00Z"/>
        </w:rPr>
      </w:pPr>
      <w:del w:id="296" w:author="Justin" w:date="2021-10-29T08:51:00Z">
        <w:r w:rsidDel="00590794">
          <w:delText xml:space="preserve">The </w:delText>
        </w:r>
        <w:r w:rsidDel="00590794">
          <w:rPr>
            <w:noProof/>
          </w:rPr>
          <w:drawing>
            <wp:inline distT="0" distB="0" distL="0" distR="0" wp14:anchorId="7DB5564E" wp14:editId="30BCE121">
              <wp:extent cx="152400" cy="152400"/>
              <wp:effectExtent l="0" t="0" r="0" b="0"/>
              <wp:docPr id="168" name="Picture 2133516449.jpg" descr="2133516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2133516449.jpg"/>
                      <pic:cNvPicPr/>
                    </pic:nvPicPr>
                    <pic:blipFill>
                      <a:blip r:embed="rId19" cstate="print"/>
                      <a:stretch>
                        <a:fillRect/>
                      </a:stretch>
                    </pic:blipFill>
                    <pic:spPr>
                      <a:xfrm>
                        <a:off x="0" y="0"/>
                        <a:ext cx="152400" cy="152400"/>
                      </a:xfrm>
                      <a:prstGeom prst="rect">
                        <a:avLst/>
                      </a:prstGeom>
                    </pic:spPr>
                  </pic:pic>
                </a:graphicData>
              </a:graphic>
            </wp:inline>
          </w:drawing>
        </w:r>
        <w:r w:rsidRPr="00FF0EE5" w:rsidDel="00590794">
          <w:rPr>
            <w:b/>
          </w:rPr>
          <w:delText xml:space="preserve"> </w:delText>
        </w:r>
        <w:r w:rsidDel="00590794">
          <w:rPr>
            <w:b/>
          </w:rPr>
          <w:delText>–</w:delText>
        </w:r>
        <w:r w:rsidRPr="00FF0EE5" w:rsidDel="00590794">
          <w:rPr>
            <w:b/>
          </w:rPr>
          <w:delText xml:space="preserve"> </w:delText>
        </w:r>
        <w:r w:rsidDel="00590794">
          <w:rPr>
            <w:b/>
          </w:rPr>
          <w:delText>“</w:delText>
        </w:r>
        <w:r w:rsidRPr="00FF0EE5" w:rsidDel="00590794">
          <w:rPr>
            <w:b/>
          </w:rPr>
          <w:delText>Display Passenger Edit Profile Menu</w:delText>
        </w:r>
        <w:r w:rsidDel="00590794">
          <w:rPr>
            <w:b/>
          </w:rPr>
          <w:delText>”</w:delText>
        </w:r>
        <w:r w:rsidDel="00590794">
          <w:delText xml:space="preserve"> function is called by the following functions:</w:delText>
        </w:r>
      </w:del>
    </w:p>
    <w:p w14:paraId="09D270BC" w14:textId="0A8C2228" w:rsidR="00F81BE7" w:rsidRPr="00953D23" w:rsidDel="00590794" w:rsidRDefault="00F81BE7" w:rsidP="00F81BE7">
      <w:pPr>
        <w:pStyle w:val="ListParagraph"/>
        <w:numPr>
          <w:ilvl w:val="0"/>
          <w:numId w:val="12"/>
        </w:numPr>
        <w:contextualSpacing/>
        <w:rPr>
          <w:del w:id="297" w:author="Justin" w:date="2021-10-29T08:51:00Z"/>
        </w:rPr>
      </w:pPr>
      <w:del w:id="298" w:author="Justin" w:date="2021-10-29T08:51:00Z">
        <w:r w:rsidDel="00590794">
          <w:rPr>
            <w:noProof/>
          </w:rPr>
          <w:drawing>
            <wp:inline distT="0" distB="0" distL="0" distR="0" wp14:anchorId="59156CF4" wp14:editId="2601AECC">
              <wp:extent cx="152400" cy="152400"/>
              <wp:effectExtent l="0" t="0" r="0" b="0"/>
              <wp:docPr id="17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rsidDel="00590794">
          <w:delText xml:space="preserve"> </w:delText>
        </w:r>
        <w:r w:rsidDel="00590794">
          <w:delText>–</w:delText>
        </w:r>
        <w:r w:rsidRPr="00953D23" w:rsidDel="00590794">
          <w:delText xml:space="preserve"> </w:delText>
        </w:r>
        <w:r w:rsidDel="00590794">
          <w:delText>“</w:delText>
        </w:r>
        <w:r w:rsidR="005E6FE1" w:rsidDel="00590794">
          <w:fldChar w:fldCharType="begin"/>
        </w:r>
        <w:r w:rsidR="005E6FE1" w:rsidDel="00590794">
          <w:delInstrText xml:space="preserve"> HYPERLINK \l "_a4ba0b62970898261d72dd41d81eeef8" </w:delInstrText>
        </w:r>
        <w:r w:rsidR="005E6FE1" w:rsidDel="00590794">
          <w:fldChar w:fldCharType="separate"/>
        </w:r>
        <w:r w:rsidDel="00590794">
          <w:rPr>
            <w:rStyle w:val="Hyperlink"/>
          </w:rPr>
          <w:delText>Edit Front Passenger Name/Avatar</w:delText>
        </w:r>
        <w:r w:rsidR="005E6FE1" w:rsidDel="00590794">
          <w:rPr>
            <w:rStyle w:val="Hyperlink"/>
          </w:rPr>
          <w:fldChar w:fldCharType="end"/>
        </w:r>
        <w:r w:rsidDel="00590794">
          <w:delText>”</w:delText>
        </w:r>
      </w:del>
    </w:p>
    <w:p w14:paraId="693B8774" w14:textId="3D0714D9" w:rsidR="00F81BE7" w:rsidRPr="00393C96" w:rsidDel="00590794" w:rsidRDefault="00F81BE7" w:rsidP="00F81BE7">
      <w:pPr>
        <w:contextualSpacing/>
        <w:rPr>
          <w:del w:id="299" w:author="Justin" w:date="2021-10-29T08:51:00Z"/>
        </w:rPr>
      </w:pPr>
    </w:p>
    <w:p w14:paraId="2BC85EF5" w14:textId="53B7AB23" w:rsidR="00F81BE7" w:rsidDel="00590794" w:rsidRDefault="00F81BE7" w:rsidP="00F81BE7">
      <w:pPr>
        <w:rPr>
          <w:del w:id="300" w:author="Justin" w:date="2021-10-29T08:51:00Z"/>
        </w:rPr>
      </w:pPr>
    </w:p>
    <w:p w14:paraId="40EFB379" w14:textId="74727C7E" w:rsidR="00F81BE7" w:rsidDel="00590794" w:rsidRDefault="00F81BE7" w:rsidP="00F81BE7">
      <w:pPr>
        <w:jc w:val="center"/>
        <w:rPr>
          <w:del w:id="301" w:author="Justin" w:date="2021-10-29T08:51:00Z"/>
        </w:rPr>
      </w:pPr>
      <w:del w:id="302" w:author="Justin" w:date="2021-10-29T08:51:00Z">
        <w:r w:rsidDel="00590794">
          <w:rPr>
            <w:noProof/>
          </w:rPr>
          <w:drawing>
            <wp:inline distT="0" distB="0" distL="0" distR="0" wp14:anchorId="299BA001" wp14:editId="5255FC50">
              <wp:extent cx="6466205" cy="4967938"/>
              <wp:effectExtent l="0" t="0" r="0" b="0"/>
              <wp:docPr id="172" name="Picture 1586366674.jpg" descr="1586366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586366674.jpg"/>
                      <pic:cNvPicPr/>
                    </pic:nvPicPr>
                    <pic:blipFill>
                      <a:blip r:embed="rId78" cstate="print"/>
                      <a:stretch>
                        <a:fillRect/>
                      </a:stretch>
                    </pic:blipFill>
                    <pic:spPr>
                      <a:xfrm>
                        <a:off x="0" y="0"/>
                        <a:ext cx="6466205" cy="4967938"/>
                      </a:xfrm>
                      <a:prstGeom prst="rect">
                        <a:avLst/>
                      </a:prstGeom>
                    </pic:spPr>
                  </pic:pic>
                </a:graphicData>
              </a:graphic>
            </wp:inline>
          </w:drawing>
        </w:r>
      </w:del>
    </w:p>
    <w:p w14:paraId="46C4F3F6" w14:textId="2868DB86" w:rsidR="00F81BE7" w:rsidRPr="00294100" w:rsidDel="00590794" w:rsidRDefault="00F81BE7" w:rsidP="00F81BE7">
      <w:pPr>
        <w:pStyle w:val="Caption"/>
        <w:rPr>
          <w:del w:id="303" w:author="Justin" w:date="2021-10-29T08:51:00Z"/>
        </w:rPr>
      </w:pPr>
      <w:del w:id="304" w:author="Justin" w:date="2021-10-29T08:51:00Z">
        <w:r w:rsidRPr="00294100" w:rsidDel="00590794">
          <w:delText xml:space="preserve">Figure </w:delText>
        </w:r>
        <w:r w:rsidDel="00590794">
          <w:fldChar w:fldCharType="begin"/>
        </w:r>
        <w:r w:rsidDel="00590794">
          <w:delInstrText xml:space="preserve"> SEQ Figure \* ARABIC </w:delInstrText>
        </w:r>
        <w:r w:rsidDel="00590794">
          <w:fldChar w:fldCharType="separate"/>
        </w:r>
        <w:r w:rsidDel="00590794">
          <w:rPr>
            <w:noProof/>
          </w:rPr>
          <w:delText>2</w:delText>
        </w:r>
        <w:r w:rsidDel="00590794">
          <w:rPr>
            <w:noProof/>
          </w:rPr>
          <w:fldChar w:fldCharType="end"/>
        </w:r>
        <w:r w:rsidRPr="00294100" w:rsidDel="00590794">
          <w:delText xml:space="preserve">: Activity Diagram of </w:delText>
        </w:r>
        <w:r w:rsidDel="00590794">
          <w:rPr>
            <w:noProof/>
          </w:rPr>
          <w:drawing>
            <wp:inline distT="0" distB="0" distL="0" distR="0" wp14:anchorId="47BD5A82" wp14:editId="46461813">
              <wp:extent cx="152400" cy="152400"/>
              <wp:effectExtent l="0" t="0" r="0" b="0"/>
              <wp:docPr id="174"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rsidDel="00590794">
          <w:delText xml:space="preserve">  </w:delText>
        </w:r>
        <w:r w:rsidDel="00590794">
          <w:delText>“</w:delText>
        </w:r>
        <w:r w:rsidRPr="00294100" w:rsidDel="00590794">
          <w:delText>Edit Front Passenger Name/Avatar</w:delText>
        </w:r>
        <w:r w:rsidDel="00590794">
          <w:delText>”</w:delText>
        </w:r>
        <w:r w:rsidRPr="00294100" w:rsidDel="00590794">
          <w:delText xml:space="preserve"> calling </w:delText>
        </w:r>
        <w:r w:rsidDel="00590794">
          <w:rPr>
            <w:noProof/>
          </w:rPr>
          <w:drawing>
            <wp:inline distT="0" distB="0" distL="0" distR="0" wp14:anchorId="0A166B7F" wp14:editId="19268B68">
              <wp:extent cx="152400" cy="152400"/>
              <wp:effectExtent l="0" t="0" r="0" b="0"/>
              <wp:docPr id="176" name="Picture 2133516449.jpg" descr="2133516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2133516449.jpg"/>
                      <pic:cNvPicPr/>
                    </pic:nvPicPr>
                    <pic:blipFill>
                      <a:blip r:embed="rId19" cstate="print"/>
                      <a:stretch>
                        <a:fillRect/>
                      </a:stretch>
                    </pic:blipFill>
                    <pic:spPr>
                      <a:xfrm>
                        <a:off x="0" y="0"/>
                        <a:ext cx="152400" cy="152400"/>
                      </a:xfrm>
                      <a:prstGeom prst="rect">
                        <a:avLst/>
                      </a:prstGeom>
                    </pic:spPr>
                  </pic:pic>
                </a:graphicData>
              </a:graphic>
            </wp:inline>
          </w:drawing>
        </w:r>
        <w:r w:rsidRPr="00294100" w:rsidDel="00590794">
          <w:delText xml:space="preserve">  </w:delText>
        </w:r>
        <w:r w:rsidDel="00590794">
          <w:delText>“</w:delText>
        </w:r>
        <w:r w:rsidRPr="00294100" w:rsidDel="00590794">
          <w:delText>Display Passenger Edit Profile Menu</w:delText>
        </w:r>
        <w:r w:rsidDel="00590794">
          <w:delText>”</w:delText>
        </w:r>
      </w:del>
    </w:p>
    <w:p w14:paraId="0CCFF764" w14:textId="59BA5BE0" w:rsidR="00F81BE7" w:rsidDel="00590794" w:rsidRDefault="00F81BE7" w:rsidP="00F81BE7">
      <w:pPr>
        <w:contextualSpacing/>
        <w:rPr>
          <w:del w:id="305" w:author="Justin" w:date="2021-10-29T08:51:00Z"/>
        </w:rPr>
      </w:pPr>
    </w:p>
    <w:p w14:paraId="215274B2" w14:textId="4DA79264" w:rsidR="00F81BE7" w:rsidDel="00590794" w:rsidRDefault="00F81BE7" w:rsidP="00F81BE7">
      <w:pPr>
        <w:pStyle w:val="Heading3"/>
        <w:numPr>
          <w:ilvl w:val="2"/>
          <w:numId w:val="4"/>
        </w:numPr>
        <w:rPr>
          <w:del w:id="306" w:author="Justin" w:date="2021-10-29T08:51:00Z"/>
        </w:rPr>
      </w:pPr>
      <w:del w:id="307" w:author="Justin" w:date="2021-10-29T08:51:00Z">
        <w:r w:rsidDel="00590794">
          <w:delText>Function Interfaces</w:delText>
        </w:r>
      </w:del>
    </w:p>
    <w:p w14:paraId="7353A16F" w14:textId="7D3A7C23" w:rsidR="00F81BE7" w:rsidDel="00590794" w:rsidRDefault="00F81BE7" w:rsidP="00F81BE7">
      <w:pPr>
        <w:pStyle w:val="Heading4"/>
        <w:numPr>
          <w:ilvl w:val="3"/>
          <w:numId w:val="4"/>
        </w:numPr>
        <w:rPr>
          <w:del w:id="308" w:author="Justin" w:date="2021-10-29T08:51:00Z"/>
        </w:rPr>
      </w:pPr>
      <w:del w:id="309" w:author="Justin" w:date="2021-10-29T08:51:00Z">
        <w:r w:rsidRPr="00F15706" w:rsidDel="00590794">
          <w:delText>Logical Inputs</w:delText>
        </w:r>
      </w:del>
    </w:p>
    <w:p w14:paraId="6A65182E" w14:textId="47B954E2" w:rsidR="00F81BE7" w:rsidDel="00590794" w:rsidRDefault="00F81BE7" w:rsidP="00F81BE7">
      <w:pPr>
        <w:contextualSpacing/>
        <w:rPr>
          <w:del w:id="310" w:author="Justin" w:date="2021-10-29T08:51:00Z"/>
        </w:rPr>
      </w:pPr>
    </w:p>
    <w:p w14:paraId="435D9C77" w14:textId="3989E1D8" w:rsidR="00F81BE7" w:rsidDel="00590794" w:rsidRDefault="00F81BE7" w:rsidP="00F81BE7">
      <w:pPr>
        <w:contextualSpacing/>
        <w:rPr>
          <w:del w:id="311" w:author="Justin" w:date="2021-10-29T08:51:00Z"/>
        </w:rPr>
      </w:pPr>
      <w:del w:id="312" w:author="Justin" w:date="2021-10-29T08:51:00Z">
        <w:r w:rsidRPr="00FF5F72" w:rsidDel="00590794">
          <w:rPr>
            <w:color w:val="A6A6A6" w:themeColor="background1" w:themeShade="A6"/>
          </w:rPr>
          <w:delText>No Logical Inputs specified.</w:delText>
        </w:r>
      </w:del>
    </w:p>
    <w:p w14:paraId="79484F74" w14:textId="082EE9A2" w:rsidR="00F81BE7" w:rsidDel="00590794" w:rsidRDefault="00F81BE7" w:rsidP="00F81BE7">
      <w:pPr>
        <w:pStyle w:val="Heading4"/>
        <w:numPr>
          <w:ilvl w:val="3"/>
          <w:numId w:val="4"/>
        </w:numPr>
        <w:rPr>
          <w:del w:id="313" w:author="Justin" w:date="2021-10-29T08:51:00Z"/>
        </w:rPr>
      </w:pPr>
      <w:del w:id="314" w:author="Justin" w:date="2021-10-29T08:51:00Z">
        <w:r w:rsidDel="00590794">
          <w:delText>Logical Outputs</w:delText>
        </w:r>
      </w:del>
    </w:p>
    <w:p w14:paraId="661D0741" w14:textId="0AC5A720" w:rsidR="00F81BE7" w:rsidDel="00590794" w:rsidRDefault="00F81BE7" w:rsidP="00F81BE7">
      <w:pPr>
        <w:contextualSpacing/>
        <w:rPr>
          <w:del w:id="315" w:author="Justin" w:date="2021-10-29T08:51:00Z"/>
        </w:rPr>
      </w:pPr>
    </w:p>
    <w:p w14:paraId="02AC3B08" w14:textId="01E6AE76" w:rsidR="00F81BE7" w:rsidRPr="00FF5F72" w:rsidDel="00590794" w:rsidRDefault="00F81BE7" w:rsidP="00F81BE7">
      <w:pPr>
        <w:contextualSpacing/>
        <w:rPr>
          <w:del w:id="316" w:author="Justin" w:date="2021-10-29T08:51:00Z"/>
          <w:color w:val="A6A6A6" w:themeColor="background1" w:themeShade="A6"/>
        </w:rPr>
      </w:pPr>
      <w:del w:id="317" w:author="Justin" w:date="2021-10-29T08:51:00Z">
        <w:r w:rsidRPr="00FF5F72" w:rsidDel="00590794">
          <w:rPr>
            <w:color w:val="A6A6A6" w:themeColor="background1" w:themeShade="A6"/>
          </w:rPr>
          <w:delText>No Logical Outputs specified.</w:delText>
        </w:r>
      </w:del>
    </w:p>
    <w:p w14:paraId="24616365" w14:textId="7FF56B08" w:rsidR="00F81BE7" w:rsidDel="00590794" w:rsidRDefault="00F81BE7" w:rsidP="00F81BE7">
      <w:pPr>
        <w:pStyle w:val="Heading4"/>
        <w:numPr>
          <w:ilvl w:val="3"/>
          <w:numId w:val="4"/>
        </w:numPr>
        <w:rPr>
          <w:del w:id="318" w:author="Justin" w:date="2021-10-29T08:51:00Z"/>
        </w:rPr>
      </w:pPr>
      <w:del w:id="319" w:author="Justin" w:date="2021-10-29T08:51:00Z">
        <w:r w:rsidDel="00590794">
          <w:delText>Logical</w:delText>
        </w:r>
        <w:r w:rsidRPr="00F15706" w:rsidDel="00590794">
          <w:delText xml:space="preserve"> Parameters</w:delText>
        </w:r>
      </w:del>
    </w:p>
    <w:p w14:paraId="472EEA17" w14:textId="051803D7" w:rsidR="00F81BE7" w:rsidDel="00590794" w:rsidRDefault="00F81BE7" w:rsidP="00F81BE7">
      <w:pPr>
        <w:rPr>
          <w:del w:id="320" w:author="Justin" w:date="2021-10-29T08:51:00Z"/>
        </w:rPr>
      </w:pPr>
    </w:p>
    <w:p w14:paraId="6DD76160" w14:textId="1A9BF47F" w:rsidR="00F81BE7" w:rsidDel="00590794" w:rsidRDefault="00F81BE7" w:rsidP="00F81BE7">
      <w:pPr>
        <w:rPr>
          <w:del w:id="321" w:author="Justin" w:date="2021-10-29T08:51:00Z"/>
        </w:rPr>
      </w:pPr>
      <w:del w:id="322" w:author="Justin" w:date="2021-10-29T08:51:00Z">
        <w:r w:rsidRPr="005067FC" w:rsidDel="00590794">
          <w:rPr>
            <w:i/>
            <w:color w:val="A6A6A6" w:themeColor="background1" w:themeShade="A6"/>
          </w:rPr>
          <w:delText>Not supported by MagicDraw report generation.</w:delText>
        </w:r>
      </w:del>
    </w:p>
    <w:p w14:paraId="7ABF84BA" w14:textId="40069011" w:rsidR="00F81BE7" w:rsidDel="00590794" w:rsidRDefault="00F81BE7" w:rsidP="00F81BE7">
      <w:pPr>
        <w:pStyle w:val="Heading3"/>
        <w:numPr>
          <w:ilvl w:val="2"/>
          <w:numId w:val="4"/>
        </w:numPr>
        <w:rPr>
          <w:del w:id="323" w:author="Justin" w:date="2021-10-29T08:51:00Z"/>
        </w:rPr>
      </w:pPr>
      <w:del w:id="324" w:author="Justin" w:date="2021-10-29T08:51:00Z">
        <w:r w:rsidDel="00590794">
          <w:delText>Function Modeling</w:delText>
        </w:r>
      </w:del>
    </w:p>
    <w:p w14:paraId="2053C04B" w14:textId="56D1C24D" w:rsidR="00F81BE7" w:rsidRPr="00C75AE5" w:rsidDel="00590794" w:rsidRDefault="00F81BE7" w:rsidP="00F81BE7">
      <w:pPr>
        <w:rPr>
          <w:del w:id="325" w:author="Justin" w:date="2021-10-29T08:51:00Z"/>
        </w:rPr>
      </w:pPr>
    </w:p>
    <w:p w14:paraId="4804C64D" w14:textId="59F54015" w:rsidR="00F81BE7" w:rsidDel="00590794" w:rsidRDefault="00F81BE7" w:rsidP="00F81BE7">
      <w:pPr>
        <w:pStyle w:val="Heading4"/>
        <w:numPr>
          <w:ilvl w:val="3"/>
          <w:numId w:val="4"/>
        </w:numPr>
        <w:rPr>
          <w:del w:id="326" w:author="Justin" w:date="2021-10-29T08:51:00Z"/>
        </w:rPr>
      </w:pPr>
      <w:del w:id="327" w:author="Justin" w:date="2021-10-29T08:51:00Z">
        <w:r w:rsidDel="00590794">
          <w:delText>Use Cases</w:delText>
        </w:r>
      </w:del>
    </w:p>
    <w:p w14:paraId="7A3855A1" w14:textId="30A84AEF" w:rsidR="00F81BE7" w:rsidDel="00590794" w:rsidRDefault="00F81BE7" w:rsidP="00F81BE7">
      <w:pPr>
        <w:rPr>
          <w:del w:id="328" w:author="Justin" w:date="2021-10-29T08:51:00Z"/>
        </w:rPr>
      </w:pPr>
    </w:p>
    <w:p w14:paraId="5E3A03A3" w14:textId="239027F8" w:rsidR="00F81BE7" w:rsidRPr="005067FC" w:rsidDel="00590794" w:rsidRDefault="00F81BE7" w:rsidP="00F81BE7">
      <w:pPr>
        <w:rPr>
          <w:del w:id="329" w:author="Justin" w:date="2021-10-29T08:51:00Z"/>
          <w:i/>
          <w:color w:val="A6A6A6" w:themeColor="background1" w:themeShade="A6"/>
        </w:rPr>
      </w:pPr>
      <w:del w:id="330" w:author="Justin" w:date="2021-10-29T08:51:00Z">
        <w:r w:rsidRPr="005067FC" w:rsidDel="00590794">
          <w:rPr>
            <w:i/>
            <w:color w:val="A6A6A6" w:themeColor="background1" w:themeShade="A6"/>
          </w:rPr>
          <w:delText>Not supported by MagicDraw report generation.</w:delText>
        </w:r>
      </w:del>
    </w:p>
    <w:p w14:paraId="72AA71AF" w14:textId="489192AC" w:rsidR="00F81BE7" w:rsidDel="00590794" w:rsidRDefault="00F81BE7" w:rsidP="00F81BE7">
      <w:pPr>
        <w:pStyle w:val="Heading4"/>
        <w:numPr>
          <w:ilvl w:val="3"/>
          <w:numId w:val="4"/>
        </w:numPr>
        <w:rPr>
          <w:del w:id="331" w:author="Justin" w:date="2021-10-29T08:51:00Z"/>
        </w:rPr>
      </w:pPr>
      <w:del w:id="332" w:author="Justin" w:date="2021-10-29T08:51:00Z">
        <w:r w:rsidDel="00590794">
          <w:delText>State Charts / Activity Diagrams / Sequence Diagrams / Decision Tables</w:delText>
        </w:r>
      </w:del>
    </w:p>
    <w:p w14:paraId="0FD82EE1" w14:textId="13B4A35C" w:rsidR="00F81BE7" w:rsidDel="00590794" w:rsidRDefault="00F81BE7" w:rsidP="00F81BE7">
      <w:pPr>
        <w:rPr>
          <w:del w:id="333" w:author="Justin" w:date="2021-10-29T08:51:00Z"/>
        </w:rPr>
      </w:pPr>
    </w:p>
    <w:p w14:paraId="738B1B38" w14:textId="4D760BBA" w:rsidR="00F81BE7" w:rsidDel="00590794" w:rsidRDefault="00F81BE7" w:rsidP="00F81BE7">
      <w:pPr>
        <w:contextualSpacing/>
        <w:jc w:val="center"/>
        <w:rPr>
          <w:del w:id="334" w:author="Justin" w:date="2021-10-29T08:51:00Z"/>
        </w:rPr>
      </w:pPr>
      <w:del w:id="335" w:author="Justin" w:date="2021-10-29T08:51:00Z">
        <w:r w:rsidDel="00590794">
          <w:rPr>
            <w:noProof/>
          </w:rPr>
          <w:drawing>
            <wp:inline distT="0" distB="0" distL="0" distR="0" wp14:anchorId="76BEC4F5" wp14:editId="0F96E358">
              <wp:extent cx="5676900" cy="5410200"/>
              <wp:effectExtent l="0" t="0" r="0" b="0"/>
              <wp:docPr id="178" name="Picture -1925399810.jpg" descr="-1925399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925399810.jpg"/>
                      <pic:cNvPicPr/>
                    </pic:nvPicPr>
                    <pic:blipFill>
                      <a:blip r:embed="rId79" cstate="print"/>
                      <a:stretch>
                        <a:fillRect/>
                      </a:stretch>
                    </pic:blipFill>
                    <pic:spPr>
                      <a:xfrm>
                        <a:off x="0" y="0"/>
                        <a:ext cx="5676900" cy="5410200"/>
                      </a:xfrm>
                      <a:prstGeom prst="rect">
                        <a:avLst/>
                      </a:prstGeom>
                    </pic:spPr>
                  </pic:pic>
                </a:graphicData>
              </a:graphic>
            </wp:inline>
          </w:drawing>
        </w:r>
      </w:del>
    </w:p>
    <w:p w14:paraId="3AA01700" w14:textId="30314082" w:rsidR="00F81BE7" w:rsidRPr="00294100" w:rsidDel="00590794" w:rsidRDefault="00F81BE7" w:rsidP="00F81BE7">
      <w:pPr>
        <w:pStyle w:val="Caption"/>
        <w:rPr>
          <w:del w:id="336" w:author="Justin" w:date="2021-10-29T08:51:00Z"/>
        </w:rPr>
      </w:pPr>
      <w:del w:id="337" w:author="Justin" w:date="2021-10-29T08:51:00Z">
        <w:r w:rsidRPr="00BD03E8" w:rsidDel="00590794">
          <w:delText xml:space="preserve">Figure </w:delText>
        </w:r>
        <w:r w:rsidDel="00590794">
          <w:fldChar w:fldCharType="begin"/>
        </w:r>
        <w:r w:rsidDel="00590794">
          <w:delInstrText xml:space="preserve"> SEQ Figure \* ARABIC </w:delInstrText>
        </w:r>
        <w:r w:rsidDel="00590794">
          <w:fldChar w:fldCharType="separate"/>
        </w:r>
        <w:r w:rsidDel="00590794">
          <w:rPr>
            <w:noProof/>
          </w:rPr>
          <w:delText>3</w:delText>
        </w:r>
        <w:r w:rsidDel="00590794">
          <w:rPr>
            <w:noProof/>
          </w:rPr>
          <w:fldChar w:fldCharType="end"/>
        </w:r>
        <w:r w:rsidRPr="00BD03E8" w:rsidDel="00590794">
          <w:delText>:</w:delText>
        </w:r>
        <w:r w:rsidDel="00590794">
          <w:delText xml:space="preserve"> </w:delText>
        </w:r>
        <w:r w:rsidRPr="00294100" w:rsidDel="00590794">
          <w:delText>Display Passenger Edit Profile Menu</w:delText>
        </w:r>
      </w:del>
    </w:p>
    <w:p w14:paraId="2A9F24F5" w14:textId="6C8487BA" w:rsidR="00F81BE7" w:rsidRPr="000A30CD" w:rsidDel="00590794" w:rsidRDefault="00F81BE7" w:rsidP="00F81BE7">
      <w:pPr>
        <w:rPr>
          <w:del w:id="338" w:author="Justin" w:date="2021-10-29T08:51:00Z"/>
        </w:rPr>
      </w:pPr>
    </w:p>
    <w:p w14:paraId="36598932" w14:textId="3357D5DE" w:rsidR="00F81BE7" w:rsidRPr="00834E12" w:rsidDel="00590794" w:rsidRDefault="00F81BE7" w:rsidP="00F81BE7">
      <w:pPr>
        <w:rPr>
          <w:del w:id="339" w:author="Justin" w:date="2021-10-29T08:51:00Z"/>
        </w:rPr>
      </w:pPr>
    </w:p>
    <w:p w14:paraId="23F113DD" w14:textId="672CA8D6" w:rsidR="00F81BE7" w:rsidDel="00590794" w:rsidRDefault="00F81BE7" w:rsidP="00F81BE7">
      <w:pPr>
        <w:pStyle w:val="Heading3"/>
        <w:numPr>
          <w:ilvl w:val="2"/>
          <w:numId w:val="4"/>
        </w:numPr>
        <w:rPr>
          <w:del w:id="340" w:author="Justin" w:date="2021-10-29T08:51:00Z"/>
        </w:rPr>
      </w:pPr>
      <w:del w:id="341" w:author="Justin" w:date="2021-10-29T08:51:00Z">
        <w:r w:rsidDel="00590794">
          <w:delText>Function Requirements</w:delText>
        </w:r>
      </w:del>
    </w:p>
    <w:p w14:paraId="7293D0CF" w14:textId="7D05EC65" w:rsidR="00F81BE7" w:rsidDel="00590794" w:rsidRDefault="00F81BE7" w:rsidP="00F81BE7">
      <w:pPr>
        <w:pStyle w:val="Heading4"/>
        <w:numPr>
          <w:ilvl w:val="3"/>
          <w:numId w:val="4"/>
        </w:numPr>
        <w:rPr>
          <w:del w:id="342" w:author="Justin" w:date="2021-10-29T08:51:00Z"/>
        </w:rPr>
      </w:pPr>
      <w:del w:id="343" w:author="Justin" w:date="2021-10-29T08:51:00Z">
        <w:r w:rsidDel="00590794">
          <w:delText>Functional Requirements</w:delText>
        </w:r>
      </w:del>
    </w:p>
    <w:p w14:paraId="2BBE9900" w14:textId="3B6A6A90" w:rsidR="00F81BE7" w:rsidDel="00590794" w:rsidRDefault="00F81BE7" w:rsidP="00F81BE7">
      <w:pPr>
        <w:pStyle w:val="Heading5"/>
        <w:numPr>
          <w:ilvl w:val="4"/>
          <w:numId w:val="4"/>
        </w:numPr>
        <w:rPr>
          <w:del w:id="344" w:author="Justin" w:date="2021-10-29T08:51:00Z"/>
        </w:rPr>
      </w:pPr>
      <w:del w:id="345" w:author="Justin" w:date="2021-10-29T08:51:00Z">
        <w:r w:rsidDel="00590794">
          <w:delText>Normal Operation</w:delText>
        </w:r>
      </w:del>
    </w:p>
    <w:p w14:paraId="4A005BF5" w14:textId="7C86F3F8" w:rsidR="00F81BE7" w:rsidDel="00590794" w:rsidRDefault="00F81BE7" w:rsidP="00F81BE7">
      <w:pPr>
        <w:rPr>
          <w:del w:id="346" w:author="Justin" w:date="2021-10-29T08:51:00Z"/>
        </w:rPr>
      </w:pPr>
    </w:p>
    <w:p w14:paraId="0AD4A05F" w14:textId="1CCA3E93" w:rsidR="00F81BE7" w:rsidRPr="0017445F" w:rsidDel="00590794" w:rsidRDefault="00F81BE7" w:rsidP="00F81BE7">
      <w:pPr>
        <w:pStyle w:val="RERequirement"/>
        <w:shd w:val="clear" w:color="auto" w:fill="F2F2F2" w:themeFill="background1" w:themeFillShade="F2"/>
        <w:rPr>
          <w:del w:id="347" w:author="Justin" w:date="2021-10-29T08:51:00Z"/>
        </w:rPr>
      </w:pPr>
      <w:bookmarkStart w:id="348" w:name="_7a3359561b2d540265897a6d2763397a"/>
      <w:bookmarkEnd w:id="348"/>
      <w:del w:id="349" w:author="Justin" w:date="2021-10-29T08:51:00Z">
        <w:r w:rsidDel="00590794">
          <w:delText xml:space="preserve"> Exiting the Passenger Edit Profile Screen</w:delText>
        </w:r>
      </w:del>
    </w:p>
    <w:p w14:paraId="1A19123D" w14:textId="5C264B4D" w:rsidR="00F81BE7" w:rsidDel="00590794" w:rsidRDefault="00F81BE7" w:rsidP="00F81BE7">
      <w:pPr>
        <w:rPr>
          <w:del w:id="350" w:author="Justin" w:date="2021-10-29T08:51:00Z"/>
          <w:rFonts w:cs="Arial"/>
        </w:rPr>
      </w:pPr>
      <w:del w:id="351" w:author="Justin" w:date="2021-10-29T08:51:00Z">
        <w:r w:rsidDel="00590794">
          <w:rPr>
            <w:rFonts w:cs="Arial"/>
          </w:rPr>
          <w:delText>When the user selects to Exit the Passenger Profile Edit screen, the Profile Interface Client shall return to the Passenger Profile menu.</w:delText>
        </w:r>
      </w:del>
    </w:p>
    <w:p w14:paraId="4EDD6AB4" w14:textId="44239F97" w:rsidR="00F81BE7" w:rsidRPr="00C66B68" w:rsidDel="00590794" w:rsidRDefault="00F81BE7" w:rsidP="00F81BE7">
      <w:pPr>
        <w:rPr>
          <w:del w:id="352" w:author="Justin" w:date="2021-10-29T08:5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590794" w14:paraId="59A099A0" w14:textId="65B070F1" w:rsidTr="005E6FE1">
        <w:trPr>
          <w:del w:id="353" w:author="Justin" w:date="2021-10-29T08:51: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534C3E" w14:textId="285F28E4" w:rsidR="00F81BE7" w:rsidRPr="00FD127C" w:rsidDel="00590794" w:rsidRDefault="00F81BE7" w:rsidP="005E6FE1">
            <w:pPr>
              <w:rPr>
                <w:del w:id="354" w:author="Justin" w:date="2021-10-29T08:51:00Z"/>
                <w:rFonts w:eastAsiaTheme="minorHAnsi" w:cs="Arial"/>
                <w:bCs/>
                <w:color w:val="808080" w:themeColor="background1" w:themeShade="80"/>
                <w:sz w:val="16"/>
                <w:szCs w:val="14"/>
              </w:rPr>
            </w:pPr>
            <w:del w:id="355" w:author="Justin" w:date="2021-10-29T08:51:00Z">
              <w:r w:rsidRPr="00FD127C" w:rsidDel="00590794">
                <w:rPr>
                  <w:rFonts w:cs="Arial"/>
                  <w:bCs/>
                  <w:color w:val="808080" w:themeColor="background1" w:themeShade="80"/>
                  <w:sz w:val="16"/>
                  <w:szCs w:val="14"/>
                </w:rPr>
                <w:delText xml:space="preserve">Requirement ID: </w:delText>
              </w:r>
            </w:del>
          </w:p>
        </w:tc>
      </w:tr>
      <w:tr w:rsidR="00F81BE7" w:rsidRPr="00FD127C" w:rsidDel="00590794" w14:paraId="6C22AC96" w14:textId="0C78ACEE" w:rsidTr="005E6FE1">
        <w:trPr>
          <w:del w:id="356"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26453" w14:textId="6E1D3296" w:rsidR="00F81BE7" w:rsidRPr="00FD127C" w:rsidDel="00590794" w:rsidRDefault="00F81BE7" w:rsidP="005E6FE1">
            <w:pPr>
              <w:rPr>
                <w:del w:id="357" w:author="Justin" w:date="2021-10-29T08:51:00Z"/>
                <w:rFonts w:eastAsiaTheme="minorHAnsi" w:cs="Arial"/>
                <w:b/>
                <w:bCs/>
                <w:sz w:val="16"/>
                <w:szCs w:val="14"/>
              </w:rPr>
            </w:pPr>
            <w:del w:id="358" w:author="Justin" w:date="2021-10-29T08:51:00Z">
              <w:r w:rsidRPr="00FD127C" w:rsidDel="00590794">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F656D" w14:textId="712AA7EA" w:rsidR="00F81BE7" w:rsidDel="00590794" w:rsidRDefault="00F81BE7" w:rsidP="005E6FE1">
            <w:pPr>
              <w:rPr>
                <w:del w:id="359" w:author="Justin" w:date="2021-10-29T08:51:00Z"/>
              </w:rPr>
            </w:pPr>
          </w:p>
        </w:tc>
      </w:tr>
      <w:tr w:rsidR="00F81BE7" w:rsidRPr="00FD127C" w:rsidDel="00590794" w14:paraId="1C8F4F09" w14:textId="4F8061B6" w:rsidTr="005E6FE1">
        <w:trPr>
          <w:del w:id="360"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43DF5A" w14:textId="5DC4AF72" w:rsidR="00F81BE7" w:rsidRPr="00FD127C" w:rsidDel="00590794" w:rsidRDefault="00F81BE7" w:rsidP="005E6FE1">
            <w:pPr>
              <w:rPr>
                <w:del w:id="361" w:author="Justin" w:date="2021-10-29T08:51:00Z"/>
                <w:rFonts w:eastAsiaTheme="minorHAnsi" w:cs="Arial"/>
                <w:b/>
                <w:bCs/>
                <w:sz w:val="16"/>
                <w:szCs w:val="14"/>
              </w:rPr>
            </w:pPr>
            <w:del w:id="362" w:author="Justin" w:date="2021-10-29T08:51:00Z">
              <w:r w:rsidRPr="00FD127C" w:rsidDel="00590794">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DC46A8" w14:textId="5D8B992E" w:rsidR="00F81BE7" w:rsidDel="00590794" w:rsidRDefault="00F81BE7" w:rsidP="005E6FE1">
            <w:pPr>
              <w:rPr>
                <w:del w:id="363" w:author="Justin" w:date="2021-10-29T08:51:00Z"/>
              </w:rPr>
            </w:pPr>
          </w:p>
        </w:tc>
      </w:tr>
      <w:tr w:rsidR="00F81BE7" w:rsidRPr="00FD127C" w:rsidDel="00590794" w14:paraId="3E8B858F" w14:textId="7E95408D" w:rsidTr="005E6FE1">
        <w:trPr>
          <w:del w:id="364"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D7C1FE" w14:textId="00746CEC" w:rsidR="00F81BE7" w:rsidRPr="00FD127C" w:rsidDel="00590794" w:rsidRDefault="00F81BE7" w:rsidP="005E6FE1">
            <w:pPr>
              <w:rPr>
                <w:del w:id="365" w:author="Justin" w:date="2021-10-29T08:51:00Z"/>
                <w:rFonts w:cs="Arial"/>
                <w:sz w:val="16"/>
                <w:szCs w:val="14"/>
              </w:rPr>
            </w:pPr>
            <w:del w:id="366" w:author="Justin" w:date="2021-10-29T08:51:00Z">
              <w:r w:rsidRPr="00FD127C" w:rsidDel="00590794">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3A102E" w14:textId="0D833BAE" w:rsidR="00F81BE7" w:rsidDel="00590794" w:rsidRDefault="00F81BE7" w:rsidP="005E6FE1">
            <w:pPr>
              <w:rPr>
                <w:del w:id="367" w:author="Justin" w:date="2021-10-29T08:51:00Z"/>
              </w:rPr>
            </w:pPr>
          </w:p>
        </w:tc>
      </w:tr>
      <w:tr w:rsidR="00F81BE7" w:rsidRPr="00FD127C" w:rsidDel="00590794" w14:paraId="02251CC5" w14:textId="0D2A72C4" w:rsidTr="005E6FE1">
        <w:trPr>
          <w:del w:id="368"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8F986B" w14:textId="5789DA78" w:rsidR="00F81BE7" w:rsidRPr="00FD127C" w:rsidDel="00590794" w:rsidRDefault="00F81BE7" w:rsidP="005E6FE1">
            <w:pPr>
              <w:rPr>
                <w:del w:id="369" w:author="Justin" w:date="2021-10-29T08:51:00Z"/>
                <w:rFonts w:cs="Arial"/>
                <w:b/>
                <w:bCs/>
                <w:sz w:val="16"/>
                <w:szCs w:val="14"/>
              </w:rPr>
            </w:pPr>
            <w:del w:id="370" w:author="Justin" w:date="2021-10-29T08:51:00Z">
              <w:r w:rsidRPr="00FD127C" w:rsidDel="00590794">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6EFB3" w14:textId="5E8F0376" w:rsidR="00F81BE7" w:rsidDel="00590794" w:rsidRDefault="00F81BE7" w:rsidP="005E6FE1">
            <w:pPr>
              <w:rPr>
                <w:del w:id="371"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B69406" w14:textId="0EDB69D3" w:rsidR="00F81BE7" w:rsidRPr="00FD127C" w:rsidDel="00590794" w:rsidRDefault="00F81BE7" w:rsidP="005E6FE1">
            <w:pPr>
              <w:ind w:left="139"/>
              <w:rPr>
                <w:del w:id="372" w:author="Justin" w:date="2021-10-29T08:51:00Z"/>
                <w:rFonts w:cs="Arial"/>
                <w:b/>
                <w:bCs/>
                <w:sz w:val="16"/>
                <w:szCs w:val="14"/>
              </w:rPr>
            </w:pPr>
            <w:del w:id="373" w:author="Justin" w:date="2021-10-29T08:51:00Z">
              <w:r w:rsidRPr="00FD127C" w:rsidDel="00590794">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597689" w14:textId="12777E06" w:rsidR="00F81BE7" w:rsidDel="00590794" w:rsidRDefault="00F81BE7" w:rsidP="005E6FE1">
            <w:pPr>
              <w:rPr>
                <w:del w:id="374" w:author="Justin" w:date="2021-10-29T08:51:00Z"/>
              </w:rPr>
            </w:pPr>
          </w:p>
        </w:tc>
      </w:tr>
      <w:tr w:rsidR="00F81BE7" w:rsidRPr="00FD127C" w:rsidDel="00590794" w14:paraId="4947DD5D" w14:textId="5AFB4AD7" w:rsidTr="005E6FE1">
        <w:trPr>
          <w:del w:id="375"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D717A" w14:textId="33383D97" w:rsidR="00F81BE7" w:rsidRPr="00FD127C" w:rsidDel="00590794" w:rsidRDefault="00F81BE7" w:rsidP="005E6FE1">
            <w:pPr>
              <w:rPr>
                <w:del w:id="376" w:author="Justin" w:date="2021-10-29T08:51:00Z"/>
                <w:rFonts w:cs="Arial"/>
                <w:b/>
                <w:bCs/>
                <w:sz w:val="16"/>
                <w:szCs w:val="14"/>
              </w:rPr>
            </w:pPr>
            <w:del w:id="377" w:author="Justin" w:date="2021-10-29T08:51:00Z">
              <w:r w:rsidRPr="00FD127C" w:rsidDel="00590794">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875334" w14:textId="0F9F8607" w:rsidR="00F81BE7" w:rsidDel="00590794" w:rsidRDefault="00F81BE7" w:rsidP="005E6FE1">
            <w:pPr>
              <w:rPr>
                <w:del w:id="378"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8FC25D" w14:textId="7CE8B0ED" w:rsidR="00F81BE7" w:rsidRPr="00FD127C" w:rsidDel="00590794" w:rsidRDefault="00F81BE7" w:rsidP="005E6FE1">
            <w:pPr>
              <w:ind w:left="139"/>
              <w:rPr>
                <w:del w:id="379" w:author="Justin" w:date="2021-10-29T08:51:00Z"/>
                <w:rFonts w:cs="Arial"/>
                <w:b/>
                <w:bCs/>
                <w:sz w:val="16"/>
                <w:szCs w:val="16"/>
              </w:rPr>
            </w:pPr>
            <w:del w:id="380" w:author="Justin" w:date="2021-10-29T08:51:00Z">
              <w:r w:rsidRPr="00FD127C" w:rsidDel="00590794">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2046C6" w14:textId="05D86DDC" w:rsidR="00F81BE7" w:rsidDel="00590794" w:rsidRDefault="00F81BE7" w:rsidP="005E6FE1">
            <w:pPr>
              <w:rPr>
                <w:del w:id="381" w:author="Justin" w:date="2021-10-29T08:51:00Z"/>
              </w:rPr>
            </w:pPr>
          </w:p>
        </w:tc>
      </w:tr>
      <w:tr w:rsidR="00F81BE7" w:rsidRPr="00FD127C" w:rsidDel="00590794" w14:paraId="588E4FC2" w14:textId="2C7EBE20" w:rsidTr="005E6FE1">
        <w:trPr>
          <w:trHeight w:val="133"/>
          <w:del w:id="382"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0424E8" w14:textId="585E218E" w:rsidR="00F81BE7" w:rsidRPr="00FD127C" w:rsidDel="00590794" w:rsidRDefault="00F81BE7" w:rsidP="005E6FE1">
            <w:pPr>
              <w:rPr>
                <w:del w:id="383" w:author="Justin" w:date="2021-10-29T08:51:00Z"/>
                <w:rFonts w:eastAsiaTheme="minorHAnsi" w:cs="Arial"/>
                <w:b/>
                <w:bCs/>
                <w:sz w:val="16"/>
                <w:szCs w:val="14"/>
              </w:rPr>
            </w:pPr>
            <w:del w:id="384" w:author="Justin" w:date="2021-10-29T08:51:00Z">
              <w:r w:rsidRPr="00FD127C" w:rsidDel="00590794">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08B63D" w14:textId="2E3A331B" w:rsidR="00F81BE7" w:rsidDel="00590794" w:rsidRDefault="00F81BE7" w:rsidP="005E6FE1">
            <w:pPr>
              <w:rPr>
                <w:del w:id="385" w:author="Justin" w:date="2021-10-29T08:5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439D2" w14:textId="422A1347" w:rsidR="00F81BE7" w:rsidRPr="00FD127C" w:rsidDel="00590794" w:rsidRDefault="00F81BE7" w:rsidP="005E6FE1">
            <w:pPr>
              <w:rPr>
                <w:del w:id="386" w:author="Justin" w:date="2021-10-29T08:51:00Z"/>
                <w:rFonts w:cs="Arial"/>
                <w:b/>
                <w:bCs/>
                <w:sz w:val="16"/>
                <w:szCs w:val="14"/>
              </w:rPr>
            </w:pPr>
            <w:del w:id="387" w:author="Justin" w:date="2021-10-29T08:51:00Z">
              <w:r w:rsidRPr="00FD127C" w:rsidDel="00590794">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B0A46" w14:textId="633273B1" w:rsidR="00F81BE7" w:rsidDel="00590794" w:rsidRDefault="00F81BE7" w:rsidP="005E6FE1">
            <w:pPr>
              <w:rPr>
                <w:del w:id="388"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76093B" w14:textId="40D84E18" w:rsidR="00F81BE7" w:rsidRPr="00FD127C" w:rsidDel="00590794" w:rsidRDefault="00F81BE7" w:rsidP="005E6FE1">
            <w:pPr>
              <w:ind w:left="128"/>
              <w:rPr>
                <w:del w:id="389" w:author="Justin" w:date="2021-10-29T08:51:00Z"/>
                <w:rFonts w:cs="Arial"/>
                <w:b/>
                <w:bCs/>
                <w:sz w:val="16"/>
                <w:szCs w:val="14"/>
              </w:rPr>
            </w:pPr>
            <w:del w:id="390" w:author="Justin" w:date="2021-10-29T08:51:00Z">
              <w:r w:rsidRPr="00FD127C" w:rsidDel="00590794">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4CE232" w14:textId="4538BB85" w:rsidR="00F81BE7" w:rsidDel="00590794" w:rsidRDefault="00F81BE7" w:rsidP="005E6FE1">
            <w:pPr>
              <w:rPr>
                <w:del w:id="391" w:author="Justin" w:date="2021-10-29T08:51:00Z"/>
              </w:rPr>
            </w:pPr>
          </w:p>
        </w:tc>
      </w:tr>
      <w:tr w:rsidR="00F81BE7" w:rsidRPr="00FD127C" w:rsidDel="00590794" w14:paraId="3FFD50E2" w14:textId="7D2396FF" w:rsidTr="005E6FE1">
        <w:trPr>
          <w:del w:id="392" w:author="Justin" w:date="2021-10-29T08:5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696BD23" w14:textId="5B8C5D89" w:rsidR="00F81BE7" w:rsidRPr="00FD127C" w:rsidDel="00590794" w:rsidRDefault="005E6FE1" w:rsidP="005E6FE1">
            <w:pPr>
              <w:rPr>
                <w:del w:id="393" w:author="Justin" w:date="2021-10-29T08:51:00Z"/>
                <w:rFonts w:cs="Arial"/>
                <w:bCs/>
                <w:color w:val="808080" w:themeColor="background1" w:themeShade="80"/>
                <w:sz w:val="16"/>
                <w:szCs w:val="14"/>
              </w:rPr>
            </w:pPr>
            <w:del w:id="394" w:author="Justin" w:date="2021-10-29T08:51:00Z">
              <w:r w:rsidDel="00590794">
                <w:fldChar w:fldCharType="begin"/>
              </w:r>
              <w:r w:rsidDel="00590794">
                <w:delInstrText xml:space="preserve"> HYPERLINK "http://wiki.ford.com/display/RequirementsEngineering/Requirements+Attributes" </w:delInstrText>
              </w:r>
              <w:r w:rsidDel="00590794">
                <w:fldChar w:fldCharType="separate"/>
              </w:r>
              <w:r w:rsidR="00F81BE7" w:rsidRPr="00FD127C" w:rsidDel="00590794">
                <w:rPr>
                  <w:rStyle w:val="Hyperlink"/>
                  <w:rFonts w:cs="Arial"/>
                  <w:bCs/>
                  <w:sz w:val="16"/>
                  <w:szCs w:val="14"/>
                </w:rPr>
                <w:delText>Req. Template</w:delText>
              </w:r>
              <w:r w:rsidDel="00590794">
                <w:rPr>
                  <w:rStyle w:val="Hyperlink"/>
                  <w:rFonts w:cs="Arial"/>
                  <w:bCs/>
                  <w:sz w:val="16"/>
                  <w:szCs w:val="14"/>
                </w:rPr>
                <w:fldChar w:fldCharType="end"/>
              </w:r>
              <w:r w:rsidR="00F81BE7" w:rsidRPr="00FD127C" w:rsidDel="00590794">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E2C4A0" w14:textId="399667DE" w:rsidR="00F81BE7" w:rsidRPr="00FD127C" w:rsidDel="00590794" w:rsidRDefault="00F81BE7" w:rsidP="005E6FE1">
            <w:pPr>
              <w:rPr>
                <w:del w:id="395" w:author="Justin" w:date="2021-10-29T08:51:00Z"/>
                <w:rFonts w:cs="Arial"/>
                <w:bCs/>
                <w:color w:val="808080" w:themeColor="background1" w:themeShade="80"/>
                <w:sz w:val="16"/>
                <w:szCs w:val="14"/>
              </w:rPr>
            </w:pPr>
            <w:del w:id="396" w:author="Justin" w:date="2021-10-29T08:51:00Z">
              <w:r w:rsidRPr="00FD127C" w:rsidDel="00590794">
                <w:rPr>
                  <w:rFonts w:cs="Arial"/>
                  <w:bCs/>
                  <w:color w:val="808080" w:themeColor="background1" w:themeShade="80"/>
                  <w:sz w:val="16"/>
                  <w:szCs w:val="14"/>
                </w:rPr>
                <w:fldChar w:fldCharType="begin"/>
              </w:r>
              <w:r w:rsidRPr="00FD127C" w:rsidDel="00590794">
                <w:rPr>
                  <w:rFonts w:cs="Arial"/>
                  <w:bCs/>
                  <w:color w:val="808080" w:themeColor="background1" w:themeShade="80"/>
                  <w:sz w:val="16"/>
                  <w:szCs w:val="14"/>
                </w:rPr>
                <w:delInstrText xml:space="preserve"> DOCPROPERTY  TemplateVersion  \* MERGEFORMAT </w:delInstrText>
              </w:r>
              <w:r w:rsidRPr="00FD127C" w:rsidDel="00590794">
                <w:rPr>
                  <w:rFonts w:cs="Arial"/>
                  <w:bCs/>
                  <w:color w:val="808080" w:themeColor="background1" w:themeShade="80"/>
                  <w:sz w:val="16"/>
                  <w:szCs w:val="14"/>
                </w:rPr>
                <w:fldChar w:fldCharType="separate"/>
              </w:r>
              <w:r w:rsidDel="00590794">
                <w:rPr>
                  <w:rFonts w:cs="Arial"/>
                  <w:bCs/>
                  <w:color w:val="808080" w:themeColor="background1" w:themeShade="80"/>
                  <w:sz w:val="16"/>
                  <w:szCs w:val="14"/>
                </w:rPr>
                <w:delText>6</w:delText>
              </w:r>
              <w:r w:rsidRPr="00FD127C" w:rsidDel="00590794">
                <w:rPr>
                  <w:rFonts w:cs="Arial"/>
                  <w:bCs/>
                  <w:color w:val="808080" w:themeColor="background1" w:themeShade="80"/>
                  <w:sz w:val="16"/>
                  <w:szCs w:val="14"/>
                </w:rPr>
                <w:fldChar w:fldCharType="end"/>
              </w:r>
              <w:r w:rsidRPr="00FD127C" w:rsidDel="00590794">
                <w:rPr>
                  <w:rFonts w:cs="Arial"/>
                  <w:bCs/>
                  <w:color w:val="808080" w:themeColor="background1" w:themeShade="80"/>
                  <w:sz w:val="16"/>
                  <w:szCs w:val="14"/>
                </w:rPr>
                <w:delText>.</w:delText>
              </w:r>
              <w:r w:rsidRPr="00FD127C" w:rsidDel="00590794">
                <w:rPr>
                  <w:rFonts w:cs="Arial"/>
                  <w:bCs/>
                  <w:color w:val="808080" w:themeColor="background1" w:themeShade="80"/>
                  <w:sz w:val="16"/>
                  <w:szCs w:val="14"/>
                </w:rPr>
                <w:fldChar w:fldCharType="begin"/>
              </w:r>
              <w:r w:rsidRPr="00FD127C" w:rsidDel="00590794">
                <w:rPr>
                  <w:rFonts w:cs="Arial"/>
                  <w:bCs/>
                  <w:color w:val="808080" w:themeColor="background1" w:themeShade="80"/>
                  <w:sz w:val="16"/>
                  <w:szCs w:val="14"/>
                </w:rPr>
                <w:delInstrText xml:space="preserve"> DOCPROPERTY  TemplateRevision  \* MERGEFORMAT </w:delInstrText>
              </w:r>
              <w:r w:rsidRPr="00FD127C" w:rsidDel="00590794">
                <w:rPr>
                  <w:rFonts w:cs="Arial"/>
                  <w:bCs/>
                  <w:color w:val="808080" w:themeColor="background1" w:themeShade="80"/>
                  <w:sz w:val="16"/>
                  <w:szCs w:val="14"/>
                </w:rPr>
                <w:fldChar w:fldCharType="separate"/>
              </w:r>
              <w:r w:rsidDel="00590794">
                <w:rPr>
                  <w:rFonts w:cs="Arial"/>
                  <w:bCs/>
                  <w:color w:val="808080" w:themeColor="background1" w:themeShade="80"/>
                  <w:sz w:val="16"/>
                  <w:szCs w:val="14"/>
                </w:rPr>
                <w:delText>0</w:delText>
              </w:r>
              <w:r w:rsidRPr="00FD127C" w:rsidDel="00590794">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9E10F4" w14:textId="6CA47B85" w:rsidR="00F81BE7" w:rsidRPr="00FD127C" w:rsidDel="00590794" w:rsidRDefault="00F81BE7" w:rsidP="005E6FE1">
            <w:pPr>
              <w:jc w:val="right"/>
              <w:rPr>
                <w:del w:id="397" w:author="Justin" w:date="2021-10-29T08:51:00Z"/>
                <w:rFonts w:cs="Arial"/>
                <w:bCs/>
                <w:color w:val="808080" w:themeColor="background1" w:themeShade="80"/>
                <w:sz w:val="16"/>
                <w:szCs w:val="14"/>
              </w:rPr>
            </w:pPr>
            <w:del w:id="398" w:author="Justin" w:date="2021-10-29T08:51:00Z">
              <w:r w:rsidRPr="00FD127C" w:rsidDel="00590794">
                <w:rPr>
                  <w:rFonts w:cs="Arial"/>
                  <w:bCs/>
                  <w:color w:val="808080" w:themeColor="background1" w:themeShade="80"/>
                  <w:sz w:val="16"/>
                  <w:szCs w:val="14"/>
                </w:rPr>
                <w:delText>End of Requirement</w:delText>
              </w:r>
            </w:del>
          </w:p>
        </w:tc>
      </w:tr>
    </w:tbl>
    <w:p w14:paraId="7414CBD6" w14:textId="5964B43D" w:rsidR="00F81BE7" w:rsidDel="00590794" w:rsidRDefault="00F81BE7" w:rsidP="00F81BE7">
      <w:pPr>
        <w:rPr>
          <w:del w:id="399" w:author="Justin" w:date="2021-10-29T08:51:00Z"/>
        </w:rPr>
      </w:pPr>
    </w:p>
    <w:p w14:paraId="5CDCB37F" w14:textId="0CA1D56E" w:rsidR="00F81BE7" w:rsidRPr="0017445F" w:rsidDel="00590794" w:rsidRDefault="00F81BE7" w:rsidP="00F81BE7">
      <w:pPr>
        <w:pStyle w:val="RERequirement"/>
        <w:shd w:val="clear" w:color="auto" w:fill="F2F2F2" w:themeFill="background1" w:themeFillShade="F2"/>
        <w:rPr>
          <w:del w:id="400" w:author="Justin" w:date="2021-10-29T08:51:00Z"/>
        </w:rPr>
      </w:pPr>
      <w:bookmarkStart w:id="401" w:name="_a6ec6f1b83e5e13c3549cff3b16a435d"/>
      <w:bookmarkEnd w:id="401"/>
      <w:del w:id="402" w:author="Justin" w:date="2021-10-29T08:51:00Z">
        <w:r w:rsidDel="00590794">
          <w:delText xml:space="preserve"> Display during Passenger Avatar edit</w:delText>
        </w:r>
      </w:del>
    </w:p>
    <w:p w14:paraId="19DEF890" w14:textId="1CF4087A" w:rsidR="00F81BE7" w:rsidDel="00590794" w:rsidRDefault="00F81BE7" w:rsidP="00F81BE7">
      <w:pPr>
        <w:rPr>
          <w:del w:id="403" w:author="Justin" w:date="2021-10-29T08:51:00Z"/>
          <w:rFonts w:cs="Arial"/>
        </w:rPr>
      </w:pPr>
      <w:del w:id="404" w:author="Justin" w:date="2021-10-29T08:51:00Z">
        <w:r w:rsidDel="00590794">
          <w:rPr>
            <w:rFonts w:cs="Arial"/>
          </w:rPr>
          <w:delText>When the user selects to edit their Passenger Profile Avater, the Profile Interface Client shall display the Passenger Avatar screen with the option to select a different Avatar.</w:delText>
        </w:r>
      </w:del>
    </w:p>
    <w:p w14:paraId="19F27598" w14:textId="58F6042A" w:rsidR="00F81BE7" w:rsidRPr="00C66B68" w:rsidDel="00590794" w:rsidRDefault="00F81BE7" w:rsidP="00F81BE7">
      <w:pPr>
        <w:rPr>
          <w:del w:id="405" w:author="Justin" w:date="2021-10-29T08:5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590794" w14:paraId="699A42A8" w14:textId="5EA8AB85" w:rsidTr="005E6FE1">
        <w:trPr>
          <w:del w:id="406" w:author="Justin" w:date="2021-10-29T08:51: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96146D" w14:textId="0EDD6642" w:rsidR="00F81BE7" w:rsidRPr="00FD127C" w:rsidDel="00590794" w:rsidRDefault="00F81BE7" w:rsidP="005E6FE1">
            <w:pPr>
              <w:rPr>
                <w:del w:id="407" w:author="Justin" w:date="2021-10-29T08:51:00Z"/>
                <w:rFonts w:eastAsiaTheme="minorHAnsi" w:cs="Arial"/>
                <w:bCs/>
                <w:color w:val="808080" w:themeColor="background1" w:themeShade="80"/>
                <w:sz w:val="16"/>
                <w:szCs w:val="14"/>
              </w:rPr>
            </w:pPr>
            <w:del w:id="408" w:author="Justin" w:date="2021-10-29T08:51:00Z">
              <w:r w:rsidRPr="00FD127C" w:rsidDel="00590794">
                <w:rPr>
                  <w:rFonts w:cs="Arial"/>
                  <w:bCs/>
                  <w:color w:val="808080" w:themeColor="background1" w:themeShade="80"/>
                  <w:sz w:val="16"/>
                  <w:szCs w:val="14"/>
                </w:rPr>
                <w:delText xml:space="preserve">Requirement ID: </w:delText>
              </w:r>
            </w:del>
          </w:p>
        </w:tc>
      </w:tr>
      <w:tr w:rsidR="00F81BE7" w:rsidRPr="00FD127C" w:rsidDel="00590794" w14:paraId="12A108CA" w14:textId="23F9334B" w:rsidTr="005E6FE1">
        <w:trPr>
          <w:del w:id="409"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FC158D" w14:textId="44389A19" w:rsidR="00F81BE7" w:rsidRPr="00FD127C" w:rsidDel="00590794" w:rsidRDefault="00F81BE7" w:rsidP="005E6FE1">
            <w:pPr>
              <w:rPr>
                <w:del w:id="410" w:author="Justin" w:date="2021-10-29T08:51:00Z"/>
                <w:rFonts w:eastAsiaTheme="minorHAnsi" w:cs="Arial"/>
                <w:b/>
                <w:bCs/>
                <w:sz w:val="16"/>
                <w:szCs w:val="14"/>
              </w:rPr>
            </w:pPr>
            <w:del w:id="411" w:author="Justin" w:date="2021-10-29T08:51:00Z">
              <w:r w:rsidRPr="00FD127C" w:rsidDel="00590794">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D398FE" w14:textId="4A7C774A" w:rsidR="00F81BE7" w:rsidDel="00590794" w:rsidRDefault="00F81BE7" w:rsidP="005E6FE1">
            <w:pPr>
              <w:rPr>
                <w:del w:id="412" w:author="Justin" w:date="2021-10-29T08:51:00Z"/>
              </w:rPr>
            </w:pPr>
          </w:p>
        </w:tc>
      </w:tr>
      <w:tr w:rsidR="00F81BE7" w:rsidRPr="00FD127C" w:rsidDel="00590794" w14:paraId="351EA9A2" w14:textId="086D6801" w:rsidTr="005E6FE1">
        <w:trPr>
          <w:del w:id="413"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DAEFEB" w14:textId="478E3D16" w:rsidR="00F81BE7" w:rsidRPr="00FD127C" w:rsidDel="00590794" w:rsidRDefault="00F81BE7" w:rsidP="005E6FE1">
            <w:pPr>
              <w:rPr>
                <w:del w:id="414" w:author="Justin" w:date="2021-10-29T08:51:00Z"/>
                <w:rFonts w:eastAsiaTheme="minorHAnsi" w:cs="Arial"/>
                <w:b/>
                <w:bCs/>
                <w:sz w:val="16"/>
                <w:szCs w:val="14"/>
              </w:rPr>
            </w:pPr>
            <w:del w:id="415" w:author="Justin" w:date="2021-10-29T08:51:00Z">
              <w:r w:rsidRPr="00FD127C" w:rsidDel="00590794">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32EF99" w14:textId="36CA42B2" w:rsidR="00F81BE7" w:rsidDel="00590794" w:rsidRDefault="00F81BE7" w:rsidP="005E6FE1">
            <w:pPr>
              <w:rPr>
                <w:del w:id="416" w:author="Justin" w:date="2021-10-29T08:51:00Z"/>
              </w:rPr>
            </w:pPr>
          </w:p>
        </w:tc>
      </w:tr>
      <w:tr w:rsidR="00F81BE7" w:rsidRPr="00FD127C" w:rsidDel="00590794" w14:paraId="3CF238DF" w14:textId="019B055B" w:rsidTr="005E6FE1">
        <w:trPr>
          <w:del w:id="417"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5E78A6" w14:textId="54FB6CE9" w:rsidR="00F81BE7" w:rsidRPr="00FD127C" w:rsidDel="00590794" w:rsidRDefault="00F81BE7" w:rsidP="005E6FE1">
            <w:pPr>
              <w:rPr>
                <w:del w:id="418" w:author="Justin" w:date="2021-10-29T08:51:00Z"/>
                <w:rFonts w:cs="Arial"/>
                <w:sz w:val="16"/>
                <w:szCs w:val="14"/>
              </w:rPr>
            </w:pPr>
            <w:del w:id="419" w:author="Justin" w:date="2021-10-29T08:51:00Z">
              <w:r w:rsidRPr="00FD127C" w:rsidDel="00590794">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77F79" w14:textId="4C8E13D1" w:rsidR="00F81BE7" w:rsidDel="00590794" w:rsidRDefault="00F81BE7" w:rsidP="005E6FE1">
            <w:pPr>
              <w:rPr>
                <w:del w:id="420" w:author="Justin" w:date="2021-10-29T08:51:00Z"/>
              </w:rPr>
            </w:pPr>
          </w:p>
        </w:tc>
      </w:tr>
      <w:tr w:rsidR="00F81BE7" w:rsidRPr="00FD127C" w:rsidDel="00590794" w14:paraId="3DCB3B4E" w14:textId="5B94957D" w:rsidTr="005E6FE1">
        <w:trPr>
          <w:del w:id="421"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C9CC7" w14:textId="4E70F256" w:rsidR="00F81BE7" w:rsidRPr="00FD127C" w:rsidDel="00590794" w:rsidRDefault="00F81BE7" w:rsidP="005E6FE1">
            <w:pPr>
              <w:rPr>
                <w:del w:id="422" w:author="Justin" w:date="2021-10-29T08:51:00Z"/>
                <w:rFonts w:cs="Arial"/>
                <w:b/>
                <w:bCs/>
                <w:sz w:val="16"/>
                <w:szCs w:val="14"/>
              </w:rPr>
            </w:pPr>
            <w:del w:id="423" w:author="Justin" w:date="2021-10-29T08:51:00Z">
              <w:r w:rsidRPr="00FD127C" w:rsidDel="00590794">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9748FF" w14:textId="5E0DB0A2" w:rsidR="00F81BE7" w:rsidDel="00590794" w:rsidRDefault="00F81BE7" w:rsidP="005E6FE1">
            <w:pPr>
              <w:rPr>
                <w:del w:id="424"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D83C26" w14:textId="40A56A5B" w:rsidR="00F81BE7" w:rsidRPr="00FD127C" w:rsidDel="00590794" w:rsidRDefault="00F81BE7" w:rsidP="005E6FE1">
            <w:pPr>
              <w:ind w:left="139"/>
              <w:rPr>
                <w:del w:id="425" w:author="Justin" w:date="2021-10-29T08:51:00Z"/>
                <w:rFonts w:cs="Arial"/>
                <w:b/>
                <w:bCs/>
                <w:sz w:val="16"/>
                <w:szCs w:val="14"/>
              </w:rPr>
            </w:pPr>
            <w:del w:id="426" w:author="Justin" w:date="2021-10-29T08:51:00Z">
              <w:r w:rsidRPr="00FD127C" w:rsidDel="00590794">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884BA8" w14:textId="24EE0DCF" w:rsidR="00F81BE7" w:rsidDel="00590794" w:rsidRDefault="00F81BE7" w:rsidP="005E6FE1">
            <w:pPr>
              <w:rPr>
                <w:del w:id="427" w:author="Justin" w:date="2021-10-29T08:51:00Z"/>
              </w:rPr>
            </w:pPr>
          </w:p>
        </w:tc>
      </w:tr>
      <w:tr w:rsidR="00F81BE7" w:rsidRPr="00FD127C" w:rsidDel="00590794" w14:paraId="161A8EA6" w14:textId="68E3EC7C" w:rsidTr="005E6FE1">
        <w:trPr>
          <w:del w:id="428"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AEFFEB" w14:textId="6DDB3E71" w:rsidR="00F81BE7" w:rsidRPr="00FD127C" w:rsidDel="00590794" w:rsidRDefault="00F81BE7" w:rsidP="005E6FE1">
            <w:pPr>
              <w:rPr>
                <w:del w:id="429" w:author="Justin" w:date="2021-10-29T08:51:00Z"/>
                <w:rFonts w:cs="Arial"/>
                <w:b/>
                <w:bCs/>
                <w:sz w:val="16"/>
                <w:szCs w:val="14"/>
              </w:rPr>
            </w:pPr>
            <w:del w:id="430" w:author="Justin" w:date="2021-10-29T08:51:00Z">
              <w:r w:rsidRPr="00FD127C" w:rsidDel="00590794">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9CB962" w14:textId="0EF75CFB" w:rsidR="00F81BE7" w:rsidDel="00590794" w:rsidRDefault="00F81BE7" w:rsidP="005E6FE1">
            <w:pPr>
              <w:rPr>
                <w:del w:id="431"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80A45E" w14:textId="77147534" w:rsidR="00F81BE7" w:rsidRPr="00FD127C" w:rsidDel="00590794" w:rsidRDefault="00F81BE7" w:rsidP="005E6FE1">
            <w:pPr>
              <w:ind w:left="139"/>
              <w:rPr>
                <w:del w:id="432" w:author="Justin" w:date="2021-10-29T08:51:00Z"/>
                <w:rFonts w:cs="Arial"/>
                <w:b/>
                <w:bCs/>
                <w:sz w:val="16"/>
                <w:szCs w:val="16"/>
              </w:rPr>
            </w:pPr>
            <w:del w:id="433" w:author="Justin" w:date="2021-10-29T08:51:00Z">
              <w:r w:rsidRPr="00FD127C" w:rsidDel="00590794">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2E73BA" w14:textId="66E13610" w:rsidR="00F81BE7" w:rsidDel="00590794" w:rsidRDefault="00F81BE7" w:rsidP="005E6FE1">
            <w:pPr>
              <w:rPr>
                <w:del w:id="434" w:author="Justin" w:date="2021-10-29T08:51:00Z"/>
              </w:rPr>
            </w:pPr>
          </w:p>
        </w:tc>
      </w:tr>
      <w:tr w:rsidR="00F81BE7" w:rsidRPr="00FD127C" w:rsidDel="00590794" w14:paraId="197814E4" w14:textId="320A3D59" w:rsidTr="005E6FE1">
        <w:trPr>
          <w:trHeight w:val="133"/>
          <w:del w:id="435"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DF353F" w14:textId="5870C658" w:rsidR="00F81BE7" w:rsidRPr="00FD127C" w:rsidDel="00590794" w:rsidRDefault="00F81BE7" w:rsidP="005E6FE1">
            <w:pPr>
              <w:rPr>
                <w:del w:id="436" w:author="Justin" w:date="2021-10-29T08:51:00Z"/>
                <w:rFonts w:eastAsiaTheme="minorHAnsi" w:cs="Arial"/>
                <w:b/>
                <w:bCs/>
                <w:sz w:val="16"/>
                <w:szCs w:val="14"/>
              </w:rPr>
            </w:pPr>
            <w:del w:id="437" w:author="Justin" w:date="2021-10-29T08:51:00Z">
              <w:r w:rsidRPr="00FD127C" w:rsidDel="00590794">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0A7B8A" w14:textId="79761002" w:rsidR="00F81BE7" w:rsidDel="00590794" w:rsidRDefault="00F81BE7" w:rsidP="005E6FE1">
            <w:pPr>
              <w:rPr>
                <w:del w:id="438" w:author="Justin" w:date="2021-10-29T08:5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24C2E" w14:textId="5CB08C29" w:rsidR="00F81BE7" w:rsidRPr="00FD127C" w:rsidDel="00590794" w:rsidRDefault="00F81BE7" w:rsidP="005E6FE1">
            <w:pPr>
              <w:rPr>
                <w:del w:id="439" w:author="Justin" w:date="2021-10-29T08:51:00Z"/>
                <w:rFonts w:cs="Arial"/>
                <w:b/>
                <w:bCs/>
                <w:sz w:val="16"/>
                <w:szCs w:val="14"/>
              </w:rPr>
            </w:pPr>
            <w:del w:id="440" w:author="Justin" w:date="2021-10-29T08:51:00Z">
              <w:r w:rsidRPr="00FD127C" w:rsidDel="00590794">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13BAE" w14:textId="7BFDDC01" w:rsidR="00F81BE7" w:rsidDel="00590794" w:rsidRDefault="00F81BE7" w:rsidP="005E6FE1">
            <w:pPr>
              <w:rPr>
                <w:del w:id="441"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7B5A2C" w14:textId="4B931EB3" w:rsidR="00F81BE7" w:rsidRPr="00FD127C" w:rsidDel="00590794" w:rsidRDefault="00F81BE7" w:rsidP="005E6FE1">
            <w:pPr>
              <w:ind w:left="128"/>
              <w:rPr>
                <w:del w:id="442" w:author="Justin" w:date="2021-10-29T08:51:00Z"/>
                <w:rFonts w:cs="Arial"/>
                <w:b/>
                <w:bCs/>
                <w:sz w:val="16"/>
                <w:szCs w:val="14"/>
              </w:rPr>
            </w:pPr>
            <w:del w:id="443" w:author="Justin" w:date="2021-10-29T08:51:00Z">
              <w:r w:rsidRPr="00FD127C" w:rsidDel="00590794">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3F53A0" w14:textId="660D9496" w:rsidR="00F81BE7" w:rsidDel="00590794" w:rsidRDefault="00F81BE7" w:rsidP="005E6FE1">
            <w:pPr>
              <w:rPr>
                <w:del w:id="444" w:author="Justin" w:date="2021-10-29T08:51:00Z"/>
              </w:rPr>
            </w:pPr>
          </w:p>
        </w:tc>
      </w:tr>
      <w:tr w:rsidR="00F81BE7" w:rsidRPr="00FD127C" w:rsidDel="00590794" w14:paraId="2C50F93A" w14:textId="151E92CA" w:rsidTr="005E6FE1">
        <w:trPr>
          <w:del w:id="445" w:author="Justin" w:date="2021-10-29T08:5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C63ABB" w14:textId="32062E65" w:rsidR="00F81BE7" w:rsidRPr="00FD127C" w:rsidDel="00590794" w:rsidRDefault="005E6FE1" w:rsidP="005E6FE1">
            <w:pPr>
              <w:rPr>
                <w:del w:id="446" w:author="Justin" w:date="2021-10-29T08:51:00Z"/>
                <w:rFonts w:cs="Arial"/>
                <w:bCs/>
                <w:color w:val="808080" w:themeColor="background1" w:themeShade="80"/>
                <w:sz w:val="16"/>
                <w:szCs w:val="14"/>
              </w:rPr>
            </w:pPr>
            <w:del w:id="447" w:author="Justin" w:date="2021-10-29T08:51:00Z">
              <w:r w:rsidDel="00590794">
                <w:fldChar w:fldCharType="begin"/>
              </w:r>
              <w:r w:rsidDel="00590794">
                <w:delInstrText xml:space="preserve"> HYPERLINK "http://wiki.ford.com/display/RequirementsEngineering/Requirements+Attributes" </w:delInstrText>
              </w:r>
              <w:r w:rsidDel="00590794">
                <w:fldChar w:fldCharType="separate"/>
              </w:r>
              <w:r w:rsidR="00F81BE7" w:rsidRPr="00FD127C" w:rsidDel="00590794">
                <w:rPr>
                  <w:rStyle w:val="Hyperlink"/>
                  <w:rFonts w:cs="Arial"/>
                  <w:bCs/>
                  <w:sz w:val="16"/>
                  <w:szCs w:val="14"/>
                </w:rPr>
                <w:delText>Req. Template</w:delText>
              </w:r>
              <w:r w:rsidDel="00590794">
                <w:rPr>
                  <w:rStyle w:val="Hyperlink"/>
                  <w:rFonts w:cs="Arial"/>
                  <w:bCs/>
                  <w:sz w:val="16"/>
                  <w:szCs w:val="14"/>
                </w:rPr>
                <w:fldChar w:fldCharType="end"/>
              </w:r>
              <w:r w:rsidR="00F81BE7" w:rsidRPr="00FD127C" w:rsidDel="00590794">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C7F1DA" w14:textId="07824833" w:rsidR="00F81BE7" w:rsidRPr="00FD127C" w:rsidDel="00590794" w:rsidRDefault="00F81BE7" w:rsidP="005E6FE1">
            <w:pPr>
              <w:rPr>
                <w:del w:id="448" w:author="Justin" w:date="2021-10-29T08:51:00Z"/>
                <w:rFonts w:cs="Arial"/>
                <w:bCs/>
                <w:color w:val="808080" w:themeColor="background1" w:themeShade="80"/>
                <w:sz w:val="16"/>
                <w:szCs w:val="14"/>
              </w:rPr>
            </w:pPr>
            <w:del w:id="449" w:author="Justin" w:date="2021-10-29T08:51:00Z">
              <w:r w:rsidRPr="00FD127C" w:rsidDel="00590794">
                <w:rPr>
                  <w:rFonts w:cs="Arial"/>
                  <w:bCs/>
                  <w:color w:val="808080" w:themeColor="background1" w:themeShade="80"/>
                  <w:sz w:val="16"/>
                  <w:szCs w:val="14"/>
                </w:rPr>
                <w:fldChar w:fldCharType="begin"/>
              </w:r>
              <w:r w:rsidRPr="00FD127C" w:rsidDel="00590794">
                <w:rPr>
                  <w:rFonts w:cs="Arial"/>
                  <w:bCs/>
                  <w:color w:val="808080" w:themeColor="background1" w:themeShade="80"/>
                  <w:sz w:val="16"/>
                  <w:szCs w:val="14"/>
                </w:rPr>
                <w:delInstrText xml:space="preserve"> DOCPROPERTY  TemplateVersion  \* MERGEFORMAT </w:delInstrText>
              </w:r>
              <w:r w:rsidRPr="00FD127C" w:rsidDel="00590794">
                <w:rPr>
                  <w:rFonts w:cs="Arial"/>
                  <w:bCs/>
                  <w:color w:val="808080" w:themeColor="background1" w:themeShade="80"/>
                  <w:sz w:val="16"/>
                  <w:szCs w:val="14"/>
                </w:rPr>
                <w:fldChar w:fldCharType="separate"/>
              </w:r>
              <w:r w:rsidDel="00590794">
                <w:rPr>
                  <w:rFonts w:cs="Arial"/>
                  <w:bCs/>
                  <w:color w:val="808080" w:themeColor="background1" w:themeShade="80"/>
                  <w:sz w:val="16"/>
                  <w:szCs w:val="14"/>
                </w:rPr>
                <w:delText>6</w:delText>
              </w:r>
              <w:r w:rsidRPr="00FD127C" w:rsidDel="00590794">
                <w:rPr>
                  <w:rFonts w:cs="Arial"/>
                  <w:bCs/>
                  <w:color w:val="808080" w:themeColor="background1" w:themeShade="80"/>
                  <w:sz w:val="16"/>
                  <w:szCs w:val="14"/>
                </w:rPr>
                <w:fldChar w:fldCharType="end"/>
              </w:r>
              <w:r w:rsidRPr="00FD127C" w:rsidDel="00590794">
                <w:rPr>
                  <w:rFonts w:cs="Arial"/>
                  <w:bCs/>
                  <w:color w:val="808080" w:themeColor="background1" w:themeShade="80"/>
                  <w:sz w:val="16"/>
                  <w:szCs w:val="14"/>
                </w:rPr>
                <w:delText>.</w:delText>
              </w:r>
              <w:r w:rsidRPr="00FD127C" w:rsidDel="00590794">
                <w:rPr>
                  <w:rFonts w:cs="Arial"/>
                  <w:bCs/>
                  <w:color w:val="808080" w:themeColor="background1" w:themeShade="80"/>
                  <w:sz w:val="16"/>
                  <w:szCs w:val="14"/>
                </w:rPr>
                <w:fldChar w:fldCharType="begin"/>
              </w:r>
              <w:r w:rsidRPr="00FD127C" w:rsidDel="00590794">
                <w:rPr>
                  <w:rFonts w:cs="Arial"/>
                  <w:bCs/>
                  <w:color w:val="808080" w:themeColor="background1" w:themeShade="80"/>
                  <w:sz w:val="16"/>
                  <w:szCs w:val="14"/>
                </w:rPr>
                <w:delInstrText xml:space="preserve"> DOCPROPERTY  TemplateRevision  \* MERGEFORMAT </w:delInstrText>
              </w:r>
              <w:r w:rsidRPr="00FD127C" w:rsidDel="00590794">
                <w:rPr>
                  <w:rFonts w:cs="Arial"/>
                  <w:bCs/>
                  <w:color w:val="808080" w:themeColor="background1" w:themeShade="80"/>
                  <w:sz w:val="16"/>
                  <w:szCs w:val="14"/>
                </w:rPr>
                <w:fldChar w:fldCharType="separate"/>
              </w:r>
              <w:r w:rsidDel="00590794">
                <w:rPr>
                  <w:rFonts w:cs="Arial"/>
                  <w:bCs/>
                  <w:color w:val="808080" w:themeColor="background1" w:themeShade="80"/>
                  <w:sz w:val="16"/>
                  <w:szCs w:val="14"/>
                </w:rPr>
                <w:delText>0</w:delText>
              </w:r>
              <w:r w:rsidRPr="00FD127C" w:rsidDel="00590794">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95EA78" w14:textId="43C26EB9" w:rsidR="00F81BE7" w:rsidRPr="00FD127C" w:rsidDel="00590794" w:rsidRDefault="00F81BE7" w:rsidP="005E6FE1">
            <w:pPr>
              <w:jc w:val="right"/>
              <w:rPr>
                <w:del w:id="450" w:author="Justin" w:date="2021-10-29T08:51:00Z"/>
                <w:rFonts w:cs="Arial"/>
                <w:bCs/>
                <w:color w:val="808080" w:themeColor="background1" w:themeShade="80"/>
                <w:sz w:val="16"/>
                <w:szCs w:val="14"/>
              </w:rPr>
            </w:pPr>
            <w:del w:id="451" w:author="Justin" w:date="2021-10-29T08:51:00Z">
              <w:r w:rsidRPr="00FD127C" w:rsidDel="00590794">
                <w:rPr>
                  <w:rFonts w:cs="Arial"/>
                  <w:bCs/>
                  <w:color w:val="808080" w:themeColor="background1" w:themeShade="80"/>
                  <w:sz w:val="16"/>
                  <w:szCs w:val="14"/>
                </w:rPr>
                <w:delText>End of Requirement</w:delText>
              </w:r>
            </w:del>
          </w:p>
        </w:tc>
      </w:tr>
    </w:tbl>
    <w:p w14:paraId="3975F4AC" w14:textId="50F21238" w:rsidR="00F81BE7" w:rsidDel="00590794" w:rsidRDefault="00F81BE7" w:rsidP="00F81BE7">
      <w:pPr>
        <w:rPr>
          <w:del w:id="452" w:author="Justin" w:date="2021-10-29T08:51:00Z"/>
        </w:rPr>
      </w:pPr>
    </w:p>
    <w:p w14:paraId="7D3832B6" w14:textId="4C7C0332" w:rsidR="00F81BE7" w:rsidRPr="0017445F" w:rsidDel="00590794" w:rsidRDefault="00F81BE7" w:rsidP="00F81BE7">
      <w:pPr>
        <w:pStyle w:val="RERequirement"/>
        <w:shd w:val="clear" w:color="auto" w:fill="F2F2F2" w:themeFill="background1" w:themeFillShade="F2"/>
        <w:rPr>
          <w:del w:id="453" w:author="Justin" w:date="2021-10-29T08:51:00Z"/>
        </w:rPr>
      </w:pPr>
      <w:bookmarkStart w:id="454" w:name="_664b75299bc524c1d8e2198468d286aa"/>
      <w:bookmarkEnd w:id="454"/>
      <w:del w:id="455" w:author="Justin" w:date="2021-10-29T08:51:00Z">
        <w:r w:rsidDel="00590794">
          <w:delText xml:space="preserve"> Exiting Passenger Avatar screen during profile edit</w:delText>
        </w:r>
      </w:del>
    </w:p>
    <w:p w14:paraId="6FFE7437" w14:textId="2B7A9248" w:rsidR="00F81BE7" w:rsidDel="00590794" w:rsidRDefault="00F81BE7" w:rsidP="00F81BE7">
      <w:pPr>
        <w:rPr>
          <w:del w:id="456" w:author="Justin" w:date="2021-10-29T08:51:00Z"/>
          <w:rFonts w:cs="Arial"/>
        </w:rPr>
      </w:pPr>
      <w:del w:id="457" w:author="Justin" w:date="2021-10-29T08:51:00Z">
        <w:r w:rsidDel="00590794">
          <w:rPr>
            <w:rFonts w:cs="Arial"/>
          </w:rPr>
          <w:delText>When the user selects to exit the Passenger Avatar screen when editing their profile, the Profile Interface Client shall return to the Passenger Profile Edit screen.</w:delText>
        </w:r>
      </w:del>
    </w:p>
    <w:p w14:paraId="0FBD44D0" w14:textId="184A8FCD" w:rsidR="00F81BE7" w:rsidRPr="00C66B68" w:rsidDel="00590794" w:rsidRDefault="00F81BE7" w:rsidP="00F81BE7">
      <w:pPr>
        <w:rPr>
          <w:del w:id="458" w:author="Justin" w:date="2021-10-29T08:5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590794" w14:paraId="53451182" w14:textId="539C9804" w:rsidTr="005E6FE1">
        <w:trPr>
          <w:del w:id="459" w:author="Justin" w:date="2021-10-29T08:51: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05A984" w14:textId="3E54BB27" w:rsidR="00F81BE7" w:rsidRPr="00FD127C" w:rsidDel="00590794" w:rsidRDefault="00F81BE7" w:rsidP="005E6FE1">
            <w:pPr>
              <w:rPr>
                <w:del w:id="460" w:author="Justin" w:date="2021-10-29T08:51:00Z"/>
                <w:rFonts w:eastAsiaTheme="minorHAnsi" w:cs="Arial"/>
                <w:bCs/>
                <w:color w:val="808080" w:themeColor="background1" w:themeShade="80"/>
                <w:sz w:val="16"/>
                <w:szCs w:val="14"/>
              </w:rPr>
            </w:pPr>
            <w:del w:id="461" w:author="Justin" w:date="2021-10-29T08:51:00Z">
              <w:r w:rsidRPr="00FD127C" w:rsidDel="00590794">
                <w:rPr>
                  <w:rFonts w:cs="Arial"/>
                  <w:bCs/>
                  <w:color w:val="808080" w:themeColor="background1" w:themeShade="80"/>
                  <w:sz w:val="16"/>
                  <w:szCs w:val="14"/>
                </w:rPr>
                <w:delText xml:space="preserve">Requirement ID: </w:delText>
              </w:r>
            </w:del>
          </w:p>
        </w:tc>
      </w:tr>
      <w:tr w:rsidR="00F81BE7" w:rsidRPr="00FD127C" w:rsidDel="00590794" w14:paraId="35539658" w14:textId="1DD69B0E" w:rsidTr="005E6FE1">
        <w:trPr>
          <w:del w:id="462"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BD7914" w14:textId="1829CE91" w:rsidR="00F81BE7" w:rsidRPr="00FD127C" w:rsidDel="00590794" w:rsidRDefault="00F81BE7" w:rsidP="005E6FE1">
            <w:pPr>
              <w:rPr>
                <w:del w:id="463" w:author="Justin" w:date="2021-10-29T08:51:00Z"/>
                <w:rFonts w:eastAsiaTheme="minorHAnsi" w:cs="Arial"/>
                <w:b/>
                <w:bCs/>
                <w:sz w:val="16"/>
                <w:szCs w:val="14"/>
              </w:rPr>
            </w:pPr>
            <w:del w:id="464" w:author="Justin" w:date="2021-10-29T08:51:00Z">
              <w:r w:rsidRPr="00FD127C" w:rsidDel="00590794">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DAA75E" w14:textId="16E6584F" w:rsidR="00F81BE7" w:rsidDel="00590794" w:rsidRDefault="00F81BE7" w:rsidP="005E6FE1">
            <w:pPr>
              <w:rPr>
                <w:del w:id="465" w:author="Justin" w:date="2021-10-29T08:51:00Z"/>
              </w:rPr>
            </w:pPr>
          </w:p>
        </w:tc>
      </w:tr>
      <w:tr w:rsidR="00F81BE7" w:rsidRPr="00FD127C" w:rsidDel="00590794" w14:paraId="7FF07DF7" w14:textId="778BFEF1" w:rsidTr="005E6FE1">
        <w:trPr>
          <w:del w:id="466"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BB7599" w14:textId="25404EE8" w:rsidR="00F81BE7" w:rsidRPr="00FD127C" w:rsidDel="00590794" w:rsidRDefault="00F81BE7" w:rsidP="005E6FE1">
            <w:pPr>
              <w:rPr>
                <w:del w:id="467" w:author="Justin" w:date="2021-10-29T08:51:00Z"/>
                <w:rFonts w:eastAsiaTheme="minorHAnsi" w:cs="Arial"/>
                <w:b/>
                <w:bCs/>
                <w:sz w:val="16"/>
                <w:szCs w:val="14"/>
              </w:rPr>
            </w:pPr>
            <w:del w:id="468" w:author="Justin" w:date="2021-10-29T08:51:00Z">
              <w:r w:rsidRPr="00FD127C" w:rsidDel="00590794">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B614C" w14:textId="2F1FF1CD" w:rsidR="00F81BE7" w:rsidDel="00590794" w:rsidRDefault="00F81BE7" w:rsidP="005E6FE1">
            <w:pPr>
              <w:rPr>
                <w:del w:id="469" w:author="Justin" w:date="2021-10-29T08:51:00Z"/>
              </w:rPr>
            </w:pPr>
          </w:p>
        </w:tc>
      </w:tr>
      <w:tr w:rsidR="00F81BE7" w:rsidRPr="00FD127C" w:rsidDel="00590794" w14:paraId="21581140" w14:textId="59747389" w:rsidTr="005E6FE1">
        <w:trPr>
          <w:del w:id="470"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1D795F" w14:textId="7BD48211" w:rsidR="00F81BE7" w:rsidRPr="00FD127C" w:rsidDel="00590794" w:rsidRDefault="00F81BE7" w:rsidP="005E6FE1">
            <w:pPr>
              <w:rPr>
                <w:del w:id="471" w:author="Justin" w:date="2021-10-29T08:51:00Z"/>
                <w:rFonts w:cs="Arial"/>
                <w:sz w:val="16"/>
                <w:szCs w:val="14"/>
              </w:rPr>
            </w:pPr>
            <w:del w:id="472" w:author="Justin" w:date="2021-10-29T08:51:00Z">
              <w:r w:rsidRPr="00FD127C" w:rsidDel="00590794">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6091B" w14:textId="228EC050" w:rsidR="00F81BE7" w:rsidDel="00590794" w:rsidRDefault="00F81BE7" w:rsidP="005E6FE1">
            <w:pPr>
              <w:rPr>
                <w:del w:id="473" w:author="Justin" w:date="2021-10-29T08:51:00Z"/>
              </w:rPr>
            </w:pPr>
          </w:p>
        </w:tc>
      </w:tr>
      <w:tr w:rsidR="00F81BE7" w:rsidRPr="00FD127C" w:rsidDel="00590794" w14:paraId="3EB6BF67" w14:textId="38AB03A7" w:rsidTr="005E6FE1">
        <w:trPr>
          <w:del w:id="474"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9A7FD1" w14:textId="6D4D56D9" w:rsidR="00F81BE7" w:rsidRPr="00FD127C" w:rsidDel="00590794" w:rsidRDefault="00F81BE7" w:rsidP="005E6FE1">
            <w:pPr>
              <w:rPr>
                <w:del w:id="475" w:author="Justin" w:date="2021-10-29T08:51:00Z"/>
                <w:rFonts w:cs="Arial"/>
                <w:b/>
                <w:bCs/>
                <w:sz w:val="16"/>
                <w:szCs w:val="14"/>
              </w:rPr>
            </w:pPr>
            <w:del w:id="476" w:author="Justin" w:date="2021-10-29T08:51:00Z">
              <w:r w:rsidRPr="00FD127C" w:rsidDel="00590794">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65E47" w14:textId="4B09C668" w:rsidR="00F81BE7" w:rsidDel="00590794" w:rsidRDefault="00F81BE7" w:rsidP="005E6FE1">
            <w:pPr>
              <w:rPr>
                <w:del w:id="477"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FB8C1A" w14:textId="0893F106" w:rsidR="00F81BE7" w:rsidRPr="00FD127C" w:rsidDel="00590794" w:rsidRDefault="00F81BE7" w:rsidP="005E6FE1">
            <w:pPr>
              <w:ind w:left="139"/>
              <w:rPr>
                <w:del w:id="478" w:author="Justin" w:date="2021-10-29T08:51:00Z"/>
                <w:rFonts w:cs="Arial"/>
                <w:b/>
                <w:bCs/>
                <w:sz w:val="16"/>
                <w:szCs w:val="14"/>
              </w:rPr>
            </w:pPr>
            <w:del w:id="479" w:author="Justin" w:date="2021-10-29T08:51:00Z">
              <w:r w:rsidRPr="00FD127C" w:rsidDel="00590794">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3AB822" w14:textId="2E922BE7" w:rsidR="00F81BE7" w:rsidDel="00590794" w:rsidRDefault="00F81BE7" w:rsidP="005E6FE1">
            <w:pPr>
              <w:rPr>
                <w:del w:id="480" w:author="Justin" w:date="2021-10-29T08:51:00Z"/>
              </w:rPr>
            </w:pPr>
          </w:p>
        </w:tc>
      </w:tr>
      <w:tr w:rsidR="00F81BE7" w:rsidRPr="00FD127C" w:rsidDel="00590794" w14:paraId="4DD97DEA" w14:textId="7A61A9ED" w:rsidTr="005E6FE1">
        <w:trPr>
          <w:del w:id="481"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99E19" w14:textId="10912B14" w:rsidR="00F81BE7" w:rsidRPr="00FD127C" w:rsidDel="00590794" w:rsidRDefault="00F81BE7" w:rsidP="005E6FE1">
            <w:pPr>
              <w:rPr>
                <w:del w:id="482" w:author="Justin" w:date="2021-10-29T08:51:00Z"/>
                <w:rFonts w:cs="Arial"/>
                <w:b/>
                <w:bCs/>
                <w:sz w:val="16"/>
                <w:szCs w:val="14"/>
              </w:rPr>
            </w:pPr>
            <w:del w:id="483" w:author="Justin" w:date="2021-10-29T08:51:00Z">
              <w:r w:rsidRPr="00FD127C" w:rsidDel="00590794">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92EA17" w14:textId="2C2E59AF" w:rsidR="00F81BE7" w:rsidDel="00590794" w:rsidRDefault="00F81BE7" w:rsidP="005E6FE1">
            <w:pPr>
              <w:rPr>
                <w:del w:id="484"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2B595B" w14:textId="1475D977" w:rsidR="00F81BE7" w:rsidRPr="00FD127C" w:rsidDel="00590794" w:rsidRDefault="00F81BE7" w:rsidP="005E6FE1">
            <w:pPr>
              <w:ind w:left="139"/>
              <w:rPr>
                <w:del w:id="485" w:author="Justin" w:date="2021-10-29T08:51:00Z"/>
                <w:rFonts w:cs="Arial"/>
                <w:b/>
                <w:bCs/>
                <w:sz w:val="16"/>
                <w:szCs w:val="16"/>
              </w:rPr>
            </w:pPr>
            <w:del w:id="486" w:author="Justin" w:date="2021-10-29T08:51:00Z">
              <w:r w:rsidRPr="00FD127C" w:rsidDel="00590794">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0FF292" w14:textId="082479CF" w:rsidR="00F81BE7" w:rsidDel="00590794" w:rsidRDefault="00F81BE7" w:rsidP="005E6FE1">
            <w:pPr>
              <w:rPr>
                <w:del w:id="487" w:author="Justin" w:date="2021-10-29T08:51:00Z"/>
              </w:rPr>
            </w:pPr>
          </w:p>
        </w:tc>
      </w:tr>
      <w:tr w:rsidR="00F81BE7" w:rsidRPr="00FD127C" w:rsidDel="00590794" w14:paraId="685AA297" w14:textId="5E6BBBBD" w:rsidTr="005E6FE1">
        <w:trPr>
          <w:trHeight w:val="133"/>
          <w:del w:id="488"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C060A9" w14:textId="7510F42B" w:rsidR="00F81BE7" w:rsidRPr="00FD127C" w:rsidDel="00590794" w:rsidRDefault="00F81BE7" w:rsidP="005E6FE1">
            <w:pPr>
              <w:rPr>
                <w:del w:id="489" w:author="Justin" w:date="2021-10-29T08:51:00Z"/>
                <w:rFonts w:eastAsiaTheme="minorHAnsi" w:cs="Arial"/>
                <w:b/>
                <w:bCs/>
                <w:sz w:val="16"/>
                <w:szCs w:val="14"/>
              </w:rPr>
            </w:pPr>
            <w:del w:id="490" w:author="Justin" w:date="2021-10-29T08:51:00Z">
              <w:r w:rsidRPr="00FD127C" w:rsidDel="00590794">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490764" w14:textId="26741DD8" w:rsidR="00F81BE7" w:rsidDel="00590794" w:rsidRDefault="00F81BE7" w:rsidP="005E6FE1">
            <w:pPr>
              <w:rPr>
                <w:del w:id="491" w:author="Justin" w:date="2021-10-29T08:5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AD528F" w14:textId="39F77896" w:rsidR="00F81BE7" w:rsidRPr="00FD127C" w:rsidDel="00590794" w:rsidRDefault="00F81BE7" w:rsidP="005E6FE1">
            <w:pPr>
              <w:rPr>
                <w:del w:id="492" w:author="Justin" w:date="2021-10-29T08:51:00Z"/>
                <w:rFonts w:cs="Arial"/>
                <w:b/>
                <w:bCs/>
                <w:sz w:val="16"/>
                <w:szCs w:val="14"/>
              </w:rPr>
            </w:pPr>
            <w:del w:id="493" w:author="Justin" w:date="2021-10-29T08:51:00Z">
              <w:r w:rsidRPr="00FD127C" w:rsidDel="00590794">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4F982" w14:textId="65D9DA32" w:rsidR="00F81BE7" w:rsidDel="00590794" w:rsidRDefault="00F81BE7" w:rsidP="005E6FE1">
            <w:pPr>
              <w:rPr>
                <w:del w:id="494"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24EDF4" w14:textId="6F44C312" w:rsidR="00F81BE7" w:rsidRPr="00FD127C" w:rsidDel="00590794" w:rsidRDefault="00F81BE7" w:rsidP="005E6FE1">
            <w:pPr>
              <w:ind w:left="128"/>
              <w:rPr>
                <w:del w:id="495" w:author="Justin" w:date="2021-10-29T08:51:00Z"/>
                <w:rFonts w:cs="Arial"/>
                <w:b/>
                <w:bCs/>
                <w:sz w:val="16"/>
                <w:szCs w:val="14"/>
              </w:rPr>
            </w:pPr>
            <w:del w:id="496" w:author="Justin" w:date="2021-10-29T08:51:00Z">
              <w:r w:rsidRPr="00FD127C" w:rsidDel="00590794">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C9A20E" w14:textId="3BFC7044" w:rsidR="00F81BE7" w:rsidDel="00590794" w:rsidRDefault="00F81BE7" w:rsidP="005E6FE1">
            <w:pPr>
              <w:rPr>
                <w:del w:id="497" w:author="Justin" w:date="2021-10-29T08:51:00Z"/>
              </w:rPr>
            </w:pPr>
          </w:p>
        </w:tc>
      </w:tr>
      <w:tr w:rsidR="00F81BE7" w:rsidRPr="00FD127C" w:rsidDel="00590794" w14:paraId="060DA3C8" w14:textId="0E443309" w:rsidTr="005E6FE1">
        <w:trPr>
          <w:del w:id="498" w:author="Justin" w:date="2021-10-29T08:5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1C5AD6" w14:textId="6A549A7A" w:rsidR="00F81BE7" w:rsidRPr="00FD127C" w:rsidDel="00590794" w:rsidRDefault="005E6FE1" w:rsidP="005E6FE1">
            <w:pPr>
              <w:rPr>
                <w:del w:id="499" w:author="Justin" w:date="2021-10-29T08:51:00Z"/>
                <w:rFonts w:cs="Arial"/>
                <w:bCs/>
                <w:color w:val="808080" w:themeColor="background1" w:themeShade="80"/>
                <w:sz w:val="16"/>
                <w:szCs w:val="14"/>
              </w:rPr>
            </w:pPr>
            <w:del w:id="500" w:author="Justin" w:date="2021-10-29T08:51:00Z">
              <w:r w:rsidDel="00590794">
                <w:fldChar w:fldCharType="begin"/>
              </w:r>
              <w:r w:rsidDel="00590794">
                <w:delInstrText xml:space="preserve"> HYPERLINK "http://wiki.ford.com/display/RequirementsEngineering/Requirements+Attributes" </w:delInstrText>
              </w:r>
              <w:r w:rsidDel="00590794">
                <w:fldChar w:fldCharType="separate"/>
              </w:r>
              <w:r w:rsidR="00F81BE7" w:rsidRPr="00FD127C" w:rsidDel="00590794">
                <w:rPr>
                  <w:rStyle w:val="Hyperlink"/>
                  <w:rFonts w:cs="Arial"/>
                  <w:bCs/>
                  <w:sz w:val="16"/>
                  <w:szCs w:val="14"/>
                </w:rPr>
                <w:delText>Req. Template</w:delText>
              </w:r>
              <w:r w:rsidDel="00590794">
                <w:rPr>
                  <w:rStyle w:val="Hyperlink"/>
                  <w:rFonts w:cs="Arial"/>
                  <w:bCs/>
                  <w:sz w:val="16"/>
                  <w:szCs w:val="14"/>
                </w:rPr>
                <w:fldChar w:fldCharType="end"/>
              </w:r>
              <w:r w:rsidR="00F81BE7" w:rsidRPr="00FD127C" w:rsidDel="00590794">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D5B7BA" w14:textId="58CA2412" w:rsidR="00F81BE7" w:rsidRPr="00FD127C" w:rsidDel="00590794" w:rsidRDefault="00F81BE7" w:rsidP="005E6FE1">
            <w:pPr>
              <w:rPr>
                <w:del w:id="501" w:author="Justin" w:date="2021-10-29T08:51:00Z"/>
                <w:rFonts w:cs="Arial"/>
                <w:bCs/>
                <w:color w:val="808080" w:themeColor="background1" w:themeShade="80"/>
                <w:sz w:val="16"/>
                <w:szCs w:val="14"/>
              </w:rPr>
            </w:pPr>
            <w:del w:id="502" w:author="Justin" w:date="2021-10-29T08:51:00Z">
              <w:r w:rsidRPr="00FD127C" w:rsidDel="00590794">
                <w:rPr>
                  <w:rFonts w:cs="Arial"/>
                  <w:bCs/>
                  <w:color w:val="808080" w:themeColor="background1" w:themeShade="80"/>
                  <w:sz w:val="16"/>
                  <w:szCs w:val="14"/>
                </w:rPr>
                <w:fldChar w:fldCharType="begin"/>
              </w:r>
              <w:r w:rsidRPr="00FD127C" w:rsidDel="00590794">
                <w:rPr>
                  <w:rFonts w:cs="Arial"/>
                  <w:bCs/>
                  <w:color w:val="808080" w:themeColor="background1" w:themeShade="80"/>
                  <w:sz w:val="16"/>
                  <w:szCs w:val="14"/>
                </w:rPr>
                <w:delInstrText xml:space="preserve"> DOCPROPERTY  TemplateVersion  \* MERGEFORMAT </w:delInstrText>
              </w:r>
              <w:r w:rsidRPr="00FD127C" w:rsidDel="00590794">
                <w:rPr>
                  <w:rFonts w:cs="Arial"/>
                  <w:bCs/>
                  <w:color w:val="808080" w:themeColor="background1" w:themeShade="80"/>
                  <w:sz w:val="16"/>
                  <w:szCs w:val="14"/>
                </w:rPr>
                <w:fldChar w:fldCharType="separate"/>
              </w:r>
              <w:r w:rsidDel="00590794">
                <w:rPr>
                  <w:rFonts w:cs="Arial"/>
                  <w:bCs/>
                  <w:color w:val="808080" w:themeColor="background1" w:themeShade="80"/>
                  <w:sz w:val="16"/>
                  <w:szCs w:val="14"/>
                </w:rPr>
                <w:delText>6</w:delText>
              </w:r>
              <w:r w:rsidRPr="00FD127C" w:rsidDel="00590794">
                <w:rPr>
                  <w:rFonts w:cs="Arial"/>
                  <w:bCs/>
                  <w:color w:val="808080" w:themeColor="background1" w:themeShade="80"/>
                  <w:sz w:val="16"/>
                  <w:szCs w:val="14"/>
                </w:rPr>
                <w:fldChar w:fldCharType="end"/>
              </w:r>
              <w:r w:rsidRPr="00FD127C" w:rsidDel="00590794">
                <w:rPr>
                  <w:rFonts w:cs="Arial"/>
                  <w:bCs/>
                  <w:color w:val="808080" w:themeColor="background1" w:themeShade="80"/>
                  <w:sz w:val="16"/>
                  <w:szCs w:val="14"/>
                </w:rPr>
                <w:delText>.</w:delText>
              </w:r>
              <w:r w:rsidRPr="00FD127C" w:rsidDel="00590794">
                <w:rPr>
                  <w:rFonts w:cs="Arial"/>
                  <w:bCs/>
                  <w:color w:val="808080" w:themeColor="background1" w:themeShade="80"/>
                  <w:sz w:val="16"/>
                  <w:szCs w:val="14"/>
                </w:rPr>
                <w:fldChar w:fldCharType="begin"/>
              </w:r>
              <w:r w:rsidRPr="00FD127C" w:rsidDel="00590794">
                <w:rPr>
                  <w:rFonts w:cs="Arial"/>
                  <w:bCs/>
                  <w:color w:val="808080" w:themeColor="background1" w:themeShade="80"/>
                  <w:sz w:val="16"/>
                  <w:szCs w:val="14"/>
                </w:rPr>
                <w:delInstrText xml:space="preserve"> DOCPROPERTY  TemplateRevision  \* MERGEFORMAT </w:delInstrText>
              </w:r>
              <w:r w:rsidRPr="00FD127C" w:rsidDel="00590794">
                <w:rPr>
                  <w:rFonts w:cs="Arial"/>
                  <w:bCs/>
                  <w:color w:val="808080" w:themeColor="background1" w:themeShade="80"/>
                  <w:sz w:val="16"/>
                  <w:szCs w:val="14"/>
                </w:rPr>
                <w:fldChar w:fldCharType="separate"/>
              </w:r>
              <w:r w:rsidDel="00590794">
                <w:rPr>
                  <w:rFonts w:cs="Arial"/>
                  <w:bCs/>
                  <w:color w:val="808080" w:themeColor="background1" w:themeShade="80"/>
                  <w:sz w:val="16"/>
                  <w:szCs w:val="14"/>
                </w:rPr>
                <w:delText>0</w:delText>
              </w:r>
              <w:r w:rsidRPr="00FD127C" w:rsidDel="00590794">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F661AB" w14:textId="12096A6B" w:rsidR="00F81BE7" w:rsidRPr="00FD127C" w:rsidDel="00590794" w:rsidRDefault="00F81BE7" w:rsidP="005E6FE1">
            <w:pPr>
              <w:jc w:val="right"/>
              <w:rPr>
                <w:del w:id="503" w:author="Justin" w:date="2021-10-29T08:51:00Z"/>
                <w:rFonts w:cs="Arial"/>
                <w:bCs/>
                <w:color w:val="808080" w:themeColor="background1" w:themeShade="80"/>
                <w:sz w:val="16"/>
                <w:szCs w:val="14"/>
              </w:rPr>
            </w:pPr>
            <w:del w:id="504" w:author="Justin" w:date="2021-10-29T08:51:00Z">
              <w:r w:rsidRPr="00FD127C" w:rsidDel="00590794">
                <w:rPr>
                  <w:rFonts w:cs="Arial"/>
                  <w:bCs/>
                  <w:color w:val="808080" w:themeColor="background1" w:themeShade="80"/>
                  <w:sz w:val="16"/>
                  <w:szCs w:val="14"/>
                </w:rPr>
                <w:delText>End of Requirement</w:delText>
              </w:r>
            </w:del>
          </w:p>
        </w:tc>
      </w:tr>
    </w:tbl>
    <w:p w14:paraId="5450EE25" w14:textId="6966A188" w:rsidR="00F81BE7" w:rsidDel="00590794" w:rsidRDefault="00F81BE7" w:rsidP="00F81BE7">
      <w:pPr>
        <w:rPr>
          <w:del w:id="505" w:author="Justin" w:date="2021-10-29T08:51:00Z"/>
        </w:rPr>
      </w:pPr>
    </w:p>
    <w:p w14:paraId="3FCCEE03" w14:textId="0B8FACB9" w:rsidR="00F81BE7" w:rsidRPr="0017445F" w:rsidDel="00590794" w:rsidRDefault="00F81BE7" w:rsidP="00F81BE7">
      <w:pPr>
        <w:pStyle w:val="RERequirement"/>
        <w:shd w:val="clear" w:color="auto" w:fill="F2F2F2" w:themeFill="background1" w:themeFillShade="F2"/>
        <w:rPr>
          <w:del w:id="506" w:author="Justin" w:date="2021-10-29T08:51:00Z"/>
        </w:rPr>
      </w:pPr>
      <w:bookmarkStart w:id="507" w:name="_4d75f87923c95fd1d209df43062d9bd8"/>
      <w:bookmarkEnd w:id="507"/>
      <w:del w:id="508" w:author="Justin" w:date="2021-10-29T08:51:00Z">
        <w:r w:rsidDel="00590794">
          <w:delText xml:space="preserve"> Exiting Passenger Username screen during profile edit</w:delText>
        </w:r>
      </w:del>
    </w:p>
    <w:p w14:paraId="33D3CA7F" w14:textId="3C07C278" w:rsidR="00F81BE7" w:rsidDel="00590794" w:rsidRDefault="00F81BE7" w:rsidP="00F81BE7">
      <w:pPr>
        <w:rPr>
          <w:del w:id="509" w:author="Justin" w:date="2021-10-29T08:51:00Z"/>
          <w:rFonts w:cs="Arial"/>
        </w:rPr>
      </w:pPr>
      <w:del w:id="510" w:author="Justin" w:date="2021-10-29T08:51:00Z">
        <w:r w:rsidDel="00590794">
          <w:rPr>
            <w:rFonts w:cs="Arial"/>
          </w:rPr>
          <w:delText>When the user selects to exit the Passenger Username screen when editing their profile, the Profile Interface Client shall return to the Passenger Profile Edit screen.</w:delText>
        </w:r>
      </w:del>
    </w:p>
    <w:p w14:paraId="5F0C4912" w14:textId="10BC46AB" w:rsidR="00F81BE7" w:rsidRPr="00C66B68" w:rsidDel="00590794" w:rsidRDefault="00F81BE7" w:rsidP="00F81BE7">
      <w:pPr>
        <w:rPr>
          <w:del w:id="511" w:author="Justin" w:date="2021-10-29T08:5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590794" w14:paraId="68DF9EBA" w14:textId="7285D90B" w:rsidTr="005E6FE1">
        <w:trPr>
          <w:del w:id="512" w:author="Justin" w:date="2021-10-29T08:51: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5C16B2" w14:textId="08F678D3" w:rsidR="00F81BE7" w:rsidRPr="00FD127C" w:rsidDel="00590794" w:rsidRDefault="00F81BE7" w:rsidP="005E6FE1">
            <w:pPr>
              <w:rPr>
                <w:del w:id="513" w:author="Justin" w:date="2021-10-29T08:51:00Z"/>
                <w:rFonts w:eastAsiaTheme="minorHAnsi" w:cs="Arial"/>
                <w:bCs/>
                <w:color w:val="808080" w:themeColor="background1" w:themeShade="80"/>
                <w:sz w:val="16"/>
                <w:szCs w:val="14"/>
              </w:rPr>
            </w:pPr>
            <w:del w:id="514" w:author="Justin" w:date="2021-10-29T08:51:00Z">
              <w:r w:rsidRPr="00FD127C" w:rsidDel="00590794">
                <w:rPr>
                  <w:rFonts w:cs="Arial"/>
                  <w:bCs/>
                  <w:color w:val="808080" w:themeColor="background1" w:themeShade="80"/>
                  <w:sz w:val="16"/>
                  <w:szCs w:val="14"/>
                </w:rPr>
                <w:delText xml:space="preserve">Requirement ID: </w:delText>
              </w:r>
            </w:del>
          </w:p>
        </w:tc>
      </w:tr>
      <w:tr w:rsidR="00F81BE7" w:rsidRPr="00FD127C" w:rsidDel="00590794" w14:paraId="34FEAAFB" w14:textId="62C8BE4A" w:rsidTr="005E6FE1">
        <w:trPr>
          <w:del w:id="515"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D92D58" w14:textId="3BBC6EDD" w:rsidR="00F81BE7" w:rsidRPr="00FD127C" w:rsidDel="00590794" w:rsidRDefault="00F81BE7" w:rsidP="005E6FE1">
            <w:pPr>
              <w:rPr>
                <w:del w:id="516" w:author="Justin" w:date="2021-10-29T08:51:00Z"/>
                <w:rFonts w:eastAsiaTheme="minorHAnsi" w:cs="Arial"/>
                <w:b/>
                <w:bCs/>
                <w:sz w:val="16"/>
                <w:szCs w:val="14"/>
              </w:rPr>
            </w:pPr>
            <w:del w:id="517" w:author="Justin" w:date="2021-10-29T08:51:00Z">
              <w:r w:rsidRPr="00FD127C" w:rsidDel="00590794">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AD78C3" w14:textId="46F5E7C1" w:rsidR="00F81BE7" w:rsidDel="00590794" w:rsidRDefault="00F81BE7" w:rsidP="005E6FE1">
            <w:pPr>
              <w:rPr>
                <w:del w:id="518" w:author="Justin" w:date="2021-10-29T08:51:00Z"/>
              </w:rPr>
            </w:pPr>
          </w:p>
        </w:tc>
      </w:tr>
      <w:tr w:rsidR="00F81BE7" w:rsidRPr="00FD127C" w:rsidDel="00590794" w14:paraId="3719C1CF" w14:textId="19B4B196" w:rsidTr="005E6FE1">
        <w:trPr>
          <w:del w:id="519"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2265E" w14:textId="070D40FE" w:rsidR="00F81BE7" w:rsidRPr="00FD127C" w:rsidDel="00590794" w:rsidRDefault="00F81BE7" w:rsidP="005E6FE1">
            <w:pPr>
              <w:rPr>
                <w:del w:id="520" w:author="Justin" w:date="2021-10-29T08:51:00Z"/>
                <w:rFonts w:eastAsiaTheme="minorHAnsi" w:cs="Arial"/>
                <w:b/>
                <w:bCs/>
                <w:sz w:val="16"/>
                <w:szCs w:val="14"/>
              </w:rPr>
            </w:pPr>
            <w:del w:id="521" w:author="Justin" w:date="2021-10-29T08:51:00Z">
              <w:r w:rsidRPr="00FD127C" w:rsidDel="00590794">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6AD0D" w14:textId="22831476" w:rsidR="00F81BE7" w:rsidDel="00590794" w:rsidRDefault="00F81BE7" w:rsidP="005E6FE1">
            <w:pPr>
              <w:rPr>
                <w:del w:id="522" w:author="Justin" w:date="2021-10-29T08:51:00Z"/>
              </w:rPr>
            </w:pPr>
          </w:p>
        </w:tc>
      </w:tr>
      <w:tr w:rsidR="00F81BE7" w:rsidRPr="00FD127C" w:rsidDel="00590794" w14:paraId="04181402" w14:textId="64FBB5E4" w:rsidTr="005E6FE1">
        <w:trPr>
          <w:del w:id="523"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2D063A" w14:textId="54642B91" w:rsidR="00F81BE7" w:rsidRPr="00FD127C" w:rsidDel="00590794" w:rsidRDefault="00F81BE7" w:rsidP="005E6FE1">
            <w:pPr>
              <w:rPr>
                <w:del w:id="524" w:author="Justin" w:date="2021-10-29T08:51:00Z"/>
                <w:rFonts w:cs="Arial"/>
                <w:sz w:val="16"/>
                <w:szCs w:val="14"/>
              </w:rPr>
            </w:pPr>
            <w:del w:id="525" w:author="Justin" w:date="2021-10-29T08:51:00Z">
              <w:r w:rsidRPr="00FD127C" w:rsidDel="00590794">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54CBB7" w14:textId="21E839BC" w:rsidR="00F81BE7" w:rsidDel="00590794" w:rsidRDefault="00F81BE7" w:rsidP="005E6FE1">
            <w:pPr>
              <w:rPr>
                <w:del w:id="526" w:author="Justin" w:date="2021-10-29T08:51:00Z"/>
              </w:rPr>
            </w:pPr>
          </w:p>
        </w:tc>
      </w:tr>
      <w:tr w:rsidR="00F81BE7" w:rsidRPr="00FD127C" w:rsidDel="00590794" w14:paraId="298853A8" w14:textId="65D3758D" w:rsidTr="005E6FE1">
        <w:trPr>
          <w:del w:id="527"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4531D" w14:textId="1F7F5E03" w:rsidR="00F81BE7" w:rsidRPr="00FD127C" w:rsidDel="00590794" w:rsidRDefault="00F81BE7" w:rsidP="005E6FE1">
            <w:pPr>
              <w:rPr>
                <w:del w:id="528" w:author="Justin" w:date="2021-10-29T08:51:00Z"/>
                <w:rFonts w:cs="Arial"/>
                <w:b/>
                <w:bCs/>
                <w:sz w:val="16"/>
                <w:szCs w:val="14"/>
              </w:rPr>
            </w:pPr>
            <w:del w:id="529" w:author="Justin" w:date="2021-10-29T08:51:00Z">
              <w:r w:rsidRPr="00FD127C" w:rsidDel="00590794">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556D4" w14:textId="74464D16" w:rsidR="00F81BE7" w:rsidDel="00590794" w:rsidRDefault="00F81BE7" w:rsidP="005E6FE1">
            <w:pPr>
              <w:rPr>
                <w:del w:id="530"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D0CDF1" w14:textId="00A99D09" w:rsidR="00F81BE7" w:rsidRPr="00FD127C" w:rsidDel="00590794" w:rsidRDefault="00F81BE7" w:rsidP="005E6FE1">
            <w:pPr>
              <w:ind w:left="139"/>
              <w:rPr>
                <w:del w:id="531" w:author="Justin" w:date="2021-10-29T08:51:00Z"/>
                <w:rFonts w:cs="Arial"/>
                <w:b/>
                <w:bCs/>
                <w:sz w:val="16"/>
                <w:szCs w:val="14"/>
              </w:rPr>
            </w:pPr>
            <w:del w:id="532" w:author="Justin" w:date="2021-10-29T08:51:00Z">
              <w:r w:rsidRPr="00FD127C" w:rsidDel="00590794">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7988F8" w14:textId="05FA13BA" w:rsidR="00F81BE7" w:rsidDel="00590794" w:rsidRDefault="00F81BE7" w:rsidP="005E6FE1">
            <w:pPr>
              <w:rPr>
                <w:del w:id="533" w:author="Justin" w:date="2021-10-29T08:51:00Z"/>
              </w:rPr>
            </w:pPr>
          </w:p>
        </w:tc>
      </w:tr>
      <w:tr w:rsidR="00F81BE7" w:rsidRPr="00FD127C" w:rsidDel="00590794" w14:paraId="58372178" w14:textId="23C714FC" w:rsidTr="005E6FE1">
        <w:trPr>
          <w:del w:id="534"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FE2B65" w14:textId="5E267909" w:rsidR="00F81BE7" w:rsidRPr="00FD127C" w:rsidDel="00590794" w:rsidRDefault="00F81BE7" w:rsidP="005E6FE1">
            <w:pPr>
              <w:rPr>
                <w:del w:id="535" w:author="Justin" w:date="2021-10-29T08:51:00Z"/>
                <w:rFonts w:cs="Arial"/>
                <w:b/>
                <w:bCs/>
                <w:sz w:val="16"/>
                <w:szCs w:val="14"/>
              </w:rPr>
            </w:pPr>
            <w:del w:id="536" w:author="Justin" w:date="2021-10-29T08:51:00Z">
              <w:r w:rsidRPr="00FD127C" w:rsidDel="00590794">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D3B9F3" w14:textId="04FE2F4E" w:rsidR="00F81BE7" w:rsidDel="00590794" w:rsidRDefault="00F81BE7" w:rsidP="005E6FE1">
            <w:pPr>
              <w:rPr>
                <w:del w:id="537"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918DA6" w14:textId="384A6C5D" w:rsidR="00F81BE7" w:rsidRPr="00FD127C" w:rsidDel="00590794" w:rsidRDefault="00F81BE7" w:rsidP="005E6FE1">
            <w:pPr>
              <w:ind w:left="139"/>
              <w:rPr>
                <w:del w:id="538" w:author="Justin" w:date="2021-10-29T08:51:00Z"/>
                <w:rFonts w:cs="Arial"/>
                <w:b/>
                <w:bCs/>
                <w:sz w:val="16"/>
                <w:szCs w:val="16"/>
              </w:rPr>
            </w:pPr>
            <w:del w:id="539" w:author="Justin" w:date="2021-10-29T08:51:00Z">
              <w:r w:rsidRPr="00FD127C" w:rsidDel="00590794">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F3E222" w14:textId="1A2BF79D" w:rsidR="00F81BE7" w:rsidDel="00590794" w:rsidRDefault="00F81BE7" w:rsidP="005E6FE1">
            <w:pPr>
              <w:rPr>
                <w:del w:id="540" w:author="Justin" w:date="2021-10-29T08:51:00Z"/>
              </w:rPr>
            </w:pPr>
          </w:p>
        </w:tc>
      </w:tr>
      <w:tr w:rsidR="00F81BE7" w:rsidRPr="00FD127C" w:rsidDel="00590794" w14:paraId="4A1B2296" w14:textId="6B020851" w:rsidTr="005E6FE1">
        <w:trPr>
          <w:trHeight w:val="133"/>
          <w:del w:id="541"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BE0BE" w14:textId="778FC1CE" w:rsidR="00F81BE7" w:rsidRPr="00FD127C" w:rsidDel="00590794" w:rsidRDefault="00F81BE7" w:rsidP="005E6FE1">
            <w:pPr>
              <w:rPr>
                <w:del w:id="542" w:author="Justin" w:date="2021-10-29T08:51:00Z"/>
                <w:rFonts w:eastAsiaTheme="minorHAnsi" w:cs="Arial"/>
                <w:b/>
                <w:bCs/>
                <w:sz w:val="16"/>
                <w:szCs w:val="14"/>
              </w:rPr>
            </w:pPr>
            <w:del w:id="543" w:author="Justin" w:date="2021-10-29T08:51:00Z">
              <w:r w:rsidRPr="00FD127C" w:rsidDel="00590794">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B9C54C" w14:textId="610AF452" w:rsidR="00F81BE7" w:rsidDel="00590794" w:rsidRDefault="00F81BE7" w:rsidP="005E6FE1">
            <w:pPr>
              <w:rPr>
                <w:del w:id="544" w:author="Justin" w:date="2021-10-29T08:5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D2BA25" w14:textId="02A937FE" w:rsidR="00F81BE7" w:rsidRPr="00FD127C" w:rsidDel="00590794" w:rsidRDefault="00F81BE7" w:rsidP="005E6FE1">
            <w:pPr>
              <w:rPr>
                <w:del w:id="545" w:author="Justin" w:date="2021-10-29T08:51:00Z"/>
                <w:rFonts w:cs="Arial"/>
                <w:b/>
                <w:bCs/>
                <w:sz w:val="16"/>
                <w:szCs w:val="14"/>
              </w:rPr>
            </w:pPr>
            <w:del w:id="546" w:author="Justin" w:date="2021-10-29T08:51:00Z">
              <w:r w:rsidRPr="00FD127C" w:rsidDel="00590794">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BE67F" w14:textId="30D5B310" w:rsidR="00F81BE7" w:rsidDel="00590794" w:rsidRDefault="00F81BE7" w:rsidP="005E6FE1">
            <w:pPr>
              <w:rPr>
                <w:del w:id="547"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0673CD" w14:textId="59D2A1AF" w:rsidR="00F81BE7" w:rsidRPr="00FD127C" w:rsidDel="00590794" w:rsidRDefault="00F81BE7" w:rsidP="005E6FE1">
            <w:pPr>
              <w:ind w:left="128"/>
              <w:rPr>
                <w:del w:id="548" w:author="Justin" w:date="2021-10-29T08:51:00Z"/>
                <w:rFonts w:cs="Arial"/>
                <w:b/>
                <w:bCs/>
                <w:sz w:val="16"/>
                <w:szCs w:val="14"/>
              </w:rPr>
            </w:pPr>
            <w:del w:id="549" w:author="Justin" w:date="2021-10-29T08:51:00Z">
              <w:r w:rsidRPr="00FD127C" w:rsidDel="00590794">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9534E5" w14:textId="00918E05" w:rsidR="00F81BE7" w:rsidDel="00590794" w:rsidRDefault="00F81BE7" w:rsidP="005E6FE1">
            <w:pPr>
              <w:rPr>
                <w:del w:id="550" w:author="Justin" w:date="2021-10-29T08:51:00Z"/>
              </w:rPr>
            </w:pPr>
          </w:p>
        </w:tc>
      </w:tr>
      <w:tr w:rsidR="00F81BE7" w:rsidRPr="00FD127C" w:rsidDel="00590794" w14:paraId="665B9EC3" w14:textId="354F7FC8" w:rsidTr="005E6FE1">
        <w:trPr>
          <w:del w:id="551" w:author="Justin" w:date="2021-10-29T08:5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0AC15E" w14:textId="7097D00E" w:rsidR="00F81BE7" w:rsidRPr="00FD127C" w:rsidDel="00590794" w:rsidRDefault="005E6FE1" w:rsidP="005E6FE1">
            <w:pPr>
              <w:rPr>
                <w:del w:id="552" w:author="Justin" w:date="2021-10-29T08:51:00Z"/>
                <w:rFonts w:cs="Arial"/>
                <w:bCs/>
                <w:color w:val="808080" w:themeColor="background1" w:themeShade="80"/>
                <w:sz w:val="16"/>
                <w:szCs w:val="14"/>
              </w:rPr>
            </w:pPr>
            <w:del w:id="553" w:author="Justin" w:date="2021-10-29T08:51:00Z">
              <w:r w:rsidDel="00590794">
                <w:fldChar w:fldCharType="begin"/>
              </w:r>
              <w:r w:rsidDel="00590794">
                <w:delInstrText xml:space="preserve"> HYPERLINK "http://wiki.ford.com/display/RequirementsEngineering/Requirements+Attributes" </w:delInstrText>
              </w:r>
              <w:r w:rsidDel="00590794">
                <w:fldChar w:fldCharType="separate"/>
              </w:r>
              <w:r w:rsidR="00F81BE7" w:rsidRPr="00FD127C" w:rsidDel="00590794">
                <w:rPr>
                  <w:rStyle w:val="Hyperlink"/>
                  <w:rFonts w:cs="Arial"/>
                  <w:bCs/>
                  <w:sz w:val="16"/>
                  <w:szCs w:val="14"/>
                </w:rPr>
                <w:delText>Req. Template</w:delText>
              </w:r>
              <w:r w:rsidDel="00590794">
                <w:rPr>
                  <w:rStyle w:val="Hyperlink"/>
                  <w:rFonts w:cs="Arial"/>
                  <w:bCs/>
                  <w:sz w:val="16"/>
                  <w:szCs w:val="14"/>
                </w:rPr>
                <w:fldChar w:fldCharType="end"/>
              </w:r>
              <w:r w:rsidR="00F81BE7" w:rsidRPr="00FD127C" w:rsidDel="00590794">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A8E3B4" w14:textId="68013230" w:rsidR="00F81BE7" w:rsidRPr="00FD127C" w:rsidDel="00590794" w:rsidRDefault="00F81BE7" w:rsidP="005E6FE1">
            <w:pPr>
              <w:rPr>
                <w:del w:id="554" w:author="Justin" w:date="2021-10-29T08:51:00Z"/>
                <w:rFonts w:cs="Arial"/>
                <w:bCs/>
                <w:color w:val="808080" w:themeColor="background1" w:themeShade="80"/>
                <w:sz w:val="16"/>
                <w:szCs w:val="14"/>
              </w:rPr>
            </w:pPr>
            <w:del w:id="555" w:author="Justin" w:date="2021-10-29T08:51:00Z">
              <w:r w:rsidRPr="00FD127C" w:rsidDel="00590794">
                <w:rPr>
                  <w:rFonts w:cs="Arial"/>
                  <w:bCs/>
                  <w:color w:val="808080" w:themeColor="background1" w:themeShade="80"/>
                  <w:sz w:val="16"/>
                  <w:szCs w:val="14"/>
                </w:rPr>
                <w:fldChar w:fldCharType="begin"/>
              </w:r>
              <w:r w:rsidRPr="00FD127C" w:rsidDel="00590794">
                <w:rPr>
                  <w:rFonts w:cs="Arial"/>
                  <w:bCs/>
                  <w:color w:val="808080" w:themeColor="background1" w:themeShade="80"/>
                  <w:sz w:val="16"/>
                  <w:szCs w:val="14"/>
                </w:rPr>
                <w:delInstrText xml:space="preserve"> DOCPROPERTY  TemplateVersion  \* MERGEFORMAT </w:delInstrText>
              </w:r>
              <w:r w:rsidRPr="00FD127C" w:rsidDel="00590794">
                <w:rPr>
                  <w:rFonts w:cs="Arial"/>
                  <w:bCs/>
                  <w:color w:val="808080" w:themeColor="background1" w:themeShade="80"/>
                  <w:sz w:val="16"/>
                  <w:szCs w:val="14"/>
                </w:rPr>
                <w:fldChar w:fldCharType="separate"/>
              </w:r>
              <w:r w:rsidDel="00590794">
                <w:rPr>
                  <w:rFonts w:cs="Arial"/>
                  <w:bCs/>
                  <w:color w:val="808080" w:themeColor="background1" w:themeShade="80"/>
                  <w:sz w:val="16"/>
                  <w:szCs w:val="14"/>
                </w:rPr>
                <w:delText>6</w:delText>
              </w:r>
              <w:r w:rsidRPr="00FD127C" w:rsidDel="00590794">
                <w:rPr>
                  <w:rFonts w:cs="Arial"/>
                  <w:bCs/>
                  <w:color w:val="808080" w:themeColor="background1" w:themeShade="80"/>
                  <w:sz w:val="16"/>
                  <w:szCs w:val="14"/>
                </w:rPr>
                <w:fldChar w:fldCharType="end"/>
              </w:r>
              <w:r w:rsidRPr="00FD127C" w:rsidDel="00590794">
                <w:rPr>
                  <w:rFonts w:cs="Arial"/>
                  <w:bCs/>
                  <w:color w:val="808080" w:themeColor="background1" w:themeShade="80"/>
                  <w:sz w:val="16"/>
                  <w:szCs w:val="14"/>
                </w:rPr>
                <w:delText>.</w:delText>
              </w:r>
              <w:r w:rsidRPr="00FD127C" w:rsidDel="00590794">
                <w:rPr>
                  <w:rFonts w:cs="Arial"/>
                  <w:bCs/>
                  <w:color w:val="808080" w:themeColor="background1" w:themeShade="80"/>
                  <w:sz w:val="16"/>
                  <w:szCs w:val="14"/>
                </w:rPr>
                <w:fldChar w:fldCharType="begin"/>
              </w:r>
              <w:r w:rsidRPr="00FD127C" w:rsidDel="00590794">
                <w:rPr>
                  <w:rFonts w:cs="Arial"/>
                  <w:bCs/>
                  <w:color w:val="808080" w:themeColor="background1" w:themeShade="80"/>
                  <w:sz w:val="16"/>
                  <w:szCs w:val="14"/>
                </w:rPr>
                <w:delInstrText xml:space="preserve"> DOCPROPERTY  TemplateRevision  \* MERGEFORMAT </w:delInstrText>
              </w:r>
              <w:r w:rsidRPr="00FD127C" w:rsidDel="00590794">
                <w:rPr>
                  <w:rFonts w:cs="Arial"/>
                  <w:bCs/>
                  <w:color w:val="808080" w:themeColor="background1" w:themeShade="80"/>
                  <w:sz w:val="16"/>
                  <w:szCs w:val="14"/>
                </w:rPr>
                <w:fldChar w:fldCharType="separate"/>
              </w:r>
              <w:r w:rsidDel="00590794">
                <w:rPr>
                  <w:rFonts w:cs="Arial"/>
                  <w:bCs/>
                  <w:color w:val="808080" w:themeColor="background1" w:themeShade="80"/>
                  <w:sz w:val="16"/>
                  <w:szCs w:val="14"/>
                </w:rPr>
                <w:delText>0</w:delText>
              </w:r>
              <w:r w:rsidRPr="00FD127C" w:rsidDel="00590794">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343ED7" w14:textId="4596628C" w:rsidR="00F81BE7" w:rsidRPr="00FD127C" w:rsidDel="00590794" w:rsidRDefault="00F81BE7" w:rsidP="005E6FE1">
            <w:pPr>
              <w:jc w:val="right"/>
              <w:rPr>
                <w:del w:id="556" w:author="Justin" w:date="2021-10-29T08:51:00Z"/>
                <w:rFonts w:cs="Arial"/>
                <w:bCs/>
                <w:color w:val="808080" w:themeColor="background1" w:themeShade="80"/>
                <w:sz w:val="16"/>
                <w:szCs w:val="14"/>
              </w:rPr>
            </w:pPr>
            <w:del w:id="557" w:author="Justin" w:date="2021-10-29T08:51:00Z">
              <w:r w:rsidRPr="00FD127C" w:rsidDel="00590794">
                <w:rPr>
                  <w:rFonts w:cs="Arial"/>
                  <w:bCs/>
                  <w:color w:val="808080" w:themeColor="background1" w:themeShade="80"/>
                  <w:sz w:val="16"/>
                  <w:szCs w:val="14"/>
                </w:rPr>
                <w:delText>End of Requirement</w:delText>
              </w:r>
            </w:del>
          </w:p>
        </w:tc>
      </w:tr>
    </w:tbl>
    <w:p w14:paraId="63E684D1" w14:textId="45E5FD36" w:rsidR="00F81BE7" w:rsidDel="00590794" w:rsidRDefault="00F81BE7" w:rsidP="00F81BE7">
      <w:pPr>
        <w:rPr>
          <w:del w:id="558" w:author="Justin" w:date="2021-10-29T08:51:00Z"/>
        </w:rPr>
      </w:pPr>
    </w:p>
    <w:p w14:paraId="1D8227EF" w14:textId="7AD783F6" w:rsidR="00F81BE7" w:rsidRPr="0017445F" w:rsidDel="00590794" w:rsidRDefault="00F81BE7" w:rsidP="00F81BE7">
      <w:pPr>
        <w:pStyle w:val="RERequirement"/>
        <w:shd w:val="clear" w:color="auto" w:fill="F2F2F2" w:themeFill="background1" w:themeFillShade="F2"/>
        <w:rPr>
          <w:del w:id="559" w:author="Justin" w:date="2021-10-29T08:51:00Z"/>
        </w:rPr>
      </w:pPr>
      <w:bookmarkStart w:id="560" w:name="_c84340d43b38f063021aa38e1b09fdf6"/>
      <w:bookmarkEnd w:id="560"/>
      <w:del w:id="561" w:author="Justin" w:date="2021-10-29T08:51:00Z">
        <w:r w:rsidDel="00590794">
          <w:delText xml:space="preserve"> Display during Passenger username edit</w:delText>
        </w:r>
      </w:del>
    </w:p>
    <w:p w14:paraId="2542C5C8" w14:textId="1CCE2DA5" w:rsidR="00F81BE7" w:rsidDel="00590794" w:rsidRDefault="00F81BE7" w:rsidP="00F81BE7">
      <w:pPr>
        <w:rPr>
          <w:del w:id="562" w:author="Justin" w:date="2021-10-29T08:51:00Z"/>
          <w:rFonts w:cs="Arial"/>
        </w:rPr>
      </w:pPr>
      <w:del w:id="563" w:author="Justin" w:date="2021-10-29T08:51:00Z">
        <w:r w:rsidDel="00590794">
          <w:rPr>
            <w:rFonts w:cs="Arial"/>
          </w:rPr>
          <w:delText>When the user selects to edit their profile username, the Profile Interface Client shall display the Passenger Username screen with the option to edit the username.</w:delText>
        </w:r>
      </w:del>
    </w:p>
    <w:p w14:paraId="0DAA47DA" w14:textId="2CB9C811" w:rsidR="00F81BE7" w:rsidRPr="00C66B68" w:rsidDel="00590794" w:rsidRDefault="00F81BE7" w:rsidP="00F81BE7">
      <w:pPr>
        <w:rPr>
          <w:del w:id="564" w:author="Justin" w:date="2021-10-29T08:5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590794" w14:paraId="1F53CCF0" w14:textId="2F91983A" w:rsidTr="005E6FE1">
        <w:trPr>
          <w:del w:id="565" w:author="Justin" w:date="2021-10-29T08:51: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932087" w14:textId="36106F7B" w:rsidR="00F81BE7" w:rsidRPr="00FD127C" w:rsidDel="00590794" w:rsidRDefault="00F81BE7" w:rsidP="005E6FE1">
            <w:pPr>
              <w:rPr>
                <w:del w:id="566" w:author="Justin" w:date="2021-10-29T08:51:00Z"/>
                <w:rFonts w:eastAsiaTheme="minorHAnsi" w:cs="Arial"/>
                <w:bCs/>
                <w:color w:val="808080" w:themeColor="background1" w:themeShade="80"/>
                <w:sz w:val="16"/>
                <w:szCs w:val="14"/>
              </w:rPr>
            </w:pPr>
            <w:del w:id="567" w:author="Justin" w:date="2021-10-29T08:51:00Z">
              <w:r w:rsidRPr="00FD127C" w:rsidDel="00590794">
                <w:rPr>
                  <w:rFonts w:cs="Arial"/>
                  <w:bCs/>
                  <w:color w:val="808080" w:themeColor="background1" w:themeShade="80"/>
                  <w:sz w:val="16"/>
                  <w:szCs w:val="14"/>
                </w:rPr>
                <w:delText xml:space="preserve">Requirement ID: </w:delText>
              </w:r>
            </w:del>
          </w:p>
        </w:tc>
      </w:tr>
      <w:tr w:rsidR="00F81BE7" w:rsidRPr="00FD127C" w:rsidDel="00590794" w14:paraId="2916E541" w14:textId="2BE50CBC" w:rsidTr="005E6FE1">
        <w:trPr>
          <w:del w:id="568"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E9CA42" w14:textId="61D963E5" w:rsidR="00F81BE7" w:rsidRPr="00FD127C" w:rsidDel="00590794" w:rsidRDefault="00F81BE7" w:rsidP="005E6FE1">
            <w:pPr>
              <w:rPr>
                <w:del w:id="569" w:author="Justin" w:date="2021-10-29T08:51:00Z"/>
                <w:rFonts w:eastAsiaTheme="minorHAnsi" w:cs="Arial"/>
                <w:b/>
                <w:bCs/>
                <w:sz w:val="16"/>
                <w:szCs w:val="14"/>
              </w:rPr>
            </w:pPr>
            <w:del w:id="570" w:author="Justin" w:date="2021-10-29T08:51:00Z">
              <w:r w:rsidRPr="00FD127C" w:rsidDel="00590794">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013338" w14:textId="6BDA2C5E" w:rsidR="00F81BE7" w:rsidDel="00590794" w:rsidRDefault="00F81BE7" w:rsidP="005E6FE1">
            <w:pPr>
              <w:rPr>
                <w:del w:id="571" w:author="Justin" w:date="2021-10-29T08:51:00Z"/>
              </w:rPr>
            </w:pPr>
          </w:p>
        </w:tc>
      </w:tr>
      <w:tr w:rsidR="00F81BE7" w:rsidRPr="00FD127C" w:rsidDel="00590794" w14:paraId="2AFEE461" w14:textId="17DB6781" w:rsidTr="005E6FE1">
        <w:trPr>
          <w:del w:id="572"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65B664" w14:textId="0FC161BE" w:rsidR="00F81BE7" w:rsidRPr="00FD127C" w:rsidDel="00590794" w:rsidRDefault="00F81BE7" w:rsidP="005E6FE1">
            <w:pPr>
              <w:rPr>
                <w:del w:id="573" w:author="Justin" w:date="2021-10-29T08:51:00Z"/>
                <w:rFonts w:eastAsiaTheme="minorHAnsi" w:cs="Arial"/>
                <w:b/>
                <w:bCs/>
                <w:sz w:val="16"/>
                <w:szCs w:val="14"/>
              </w:rPr>
            </w:pPr>
            <w:del w:id="574" w:author="Justin" w:date="2021-10-29T08:51:00Z">
              <w:r w:rsidRPr="00FD127C" w:rsidDel="00590794">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131AFB" w14:textId="08CF6827" w:rsidR="00F81BE7" w:rsidDel="00590794" w:rsidRDefault="00F81BE7" w:rsidP="005E6FE1">
            <w:pPr>
              <w:rPr>
                <w:del w:id="575" w:author="Justin" w:date="2021-10-29T08:51:00Z"/>
              </w:rPr>
            </w:pPr>
          </w:p>
        </w:tc>
      </w:tr>
      <w:tr w:rsidR="00F81BE7" w:rsidRPr="00FD127C" w:rsidDel="00590794" w14:paraId="5EAB0C25" w14:textId="74A9EC30" w:rsidTr="005E6FE1">
        <w:trPr>
          <w:del w:id="576"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C24DF" w14:textId="45C8A773" w:rsidR="00F81BE7" w:rsidRPr="00FD127C" w:rsidDel="00590794" w:rsidRDefault="00F81BE7" w:rsidP="005E6FE1">
            <w:pPr>
              <w:rPr>
                <w:del w:id="577" w:author="Justin" w:date="2021-10-29T08:51:00Z"/>
                <w:rFonts w:cs="Arial"/>
                <w:sz w:val="16"/>
                <w:szCs w:val="14"/>
              </w:rPr>
            </w:pPr>
            <w:del w:id="578" w:author="Justin" w:date="2021-10-29T08:51:00Z">
              <w:r w:rsidRPr="00FD127C" w:rsidDel="00590794">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6F4B5E" w14:textId="3DCCCB8E" w:rsidR="00F81BE7" w:rsidDel="00590794" w:rsidRDefault="00F81BE7" w:rsidP="005E6FE1">
            <w:pPr>
              <w:rPr>
                <w:del w:id="579" w:author="Justin" w:date="2021-10-29T08:51:00Z"/>
              </w:rPr>
            </w:pPr>
          </w:p>
        </w:tc>
      </w:tr>
      <w:tr w:rsidR="00F81BE7" w:rsidRPr="00FD127C" w:rsidDel="00590794" w14:paraId="638EB9BB" w14:textId="42EAF312" w:rsidTr="005E6FE1">
        <w:trPr>
          <w:del w:id="580"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FDCDB7" w14:textId="0D682C5E" w:rsidR="00F81BE7" w:rsidRPr="00FD127C" w:rsidDel="00590794" w:rsidRDefault="00F81BE7" w:rsidP="005E6FE1">
            <w:pPr>
              <w:rPr>
                <w:del w:id="581" w:author="Justin" w:date="2021-10-29T08:51:00Z"/>
                <w:rFonts w:cs="Arial"/>
                <w:b/>
                <w:bCs/>
                <w:sz w:val="16"/>
                <w:szCs w:val="14"/>
              </w:rPr>
            </w:pPr>
            <w:del w:id="582" w:author="Justin" w:date="2021-10-29T08:51:00Z">
              <w:r w:rsidRPr="00FD127C" w:rsidDel="00590794">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9E35C" w14:textId="707AD56E" w:rsidR="00F81BE7" w:rsidDel="00590794" w:rsidRDefault="00F81BE7" w:rsidP="005E6FE1">
            <w:pPr>
              <w:rPr>
                <w:del w:id="583"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242042" w14:textId="408A1E81" w:rsidR="00F81BE7" w:rsidRPr="00FD127C" w:rsidDel="00590794" w:rsidRDefault="00F81BE7" w:rsidP="005E6FE1">
            <w:pPr>
              <w:ind w:left="139"/>
              <w:rPr>
                <w:del w:id="584" w:author="Justin" w:date="2021-10-29T08:51:00Z"/>
                <w:rFonts w:cs="Arial"/>
                <w:b/>
                <w:bCs/>
                <w:sz w:val="16"/>
                <w:szCs w:val="14"/>
              </w:rPr>
            </w:pPr>
            <w:del w:id="585" w:author="Justin" w:date="2021-10-29T08:51:00Z">
              <w:r w:rsidRPr="00FD127C" w:rsidDel="00590794">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F643AA" w14:textId="0DC11262" w:rsidR="00F81BE7" w:rsidDel="00590794" w:rsidRDefault="00F81BE7" w:rsidP="005E6FE1">
            <w:pPr>
              <w:rPr>
                <w:del w:id="586" w:author="Justin" w:date="2021-10-29T08:51:00Z"/>
              </w:rPr>
            </w:pPr>
          </w:p>
        </w:tc>
      </w:tr>
      <w:tr w:rsidR="00F81BE7" w:rsidRPr="00FD127C" w:rsidDel="00590794" w14:paraId="29AD75A4" w14:textId="0944D5E6" w:rsidTr="005E6FE1">
        <w:trPr>
          <w:del w:id="587"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82721" w14:textId="0D3D8CD5" w:rsidR="00F81BE7" w:rsidRPr="00FD127C" w:rsidDel="00590794" w:rsidRDefault="00F81BE7" w:rsidP="005E6FE1">
            <w:pPr>
              <w:rPr>
                <w:del w:id="588" w:author="Justin" w:date="2021-10-29T08:51:00Z"/>
                <w:rFonts w:cs="Arial"/>
                <w:b/>
                <w:bCs/>
                <w:sz w:val="16"/>
                <w:szCs w:val="14"/>
              </w:rPr>
            </w:pPr>
            <w:del w:id="589" w:author="Justin" w:date="2021-10-29T08:51:00Z">
              <w:r w:rsidRPr="00FD127C" w:rsidDel="00590794">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201EB" w14:textId="0D508D37" w:rsidR="00F81BE7" w:rsidDel="00590794" w:rsidRDefault="00F81BE7" w:rsidP="005E6FE1">
            <w:pPr>
              <w:rPr>
                <w:del w:id="590"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9061A0" w14:textId="2E810909" w:rsidR="00F81BE7" w:rsidRPr="00FD127C" w:rsidDel="00590794" w:rsidRDefault="00F81BE7" w:rsidP="005E6FE1">
            <w:pPr>
              <w:ind w:left="139"/>
              <w:rPr>
                <w:del w:id="591" w:author="Justin" w:date="2021-10-29T08:51:00Z"/>
                <w:rFonts w:cs="Arial"/>
                <w:b/>
                <w:bCs/>
                <w:sz w:val="16"/>
                <w:szCs w:val="16"/>
              </w:rPr>
            </w:pPr>
            <w:del w:id="592" w:author="Justin" w:date="2021-10-29T08:51:00Z">
              <w:r w:rsidRPr="00FD127C" w:rsidDel="00590794">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FDF505" w14:textId="27447B8F" w:rsidR="00F81BE7" w:rsidDel="00590794" w:rsidRDefault="00F81BE7" w:rsidP="005E6FE1">
            <w:pPr>
              <w:rPr>
                <w:del w:id="593" w:author="Justin" w:date="2021-10-29T08:51:00Z"/>
              </w:rPr>
            </w:pPr>
          </w:p>
        </w:tc>
      </w:tr>
      <w:tr w:rsidR="00F81BE7" w:rsidRPr="00FD127C" w:rsidDel="00590794" w14:paraId="2EEA665E" w14:textId="5377702A" w:rsidTr="005E6FE1">
        <w:trPr>
          <w:trHeight w:val="133"/>
          <w:del w:id="594"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6F096" w14:textId="7F23DD79" w:rsidR="00F81BE7" w:rsidRPr="00FD127C" w:rsidDel="00590794" w:rsidRDefault="00F81BE7" w:rsidP="005E6FE1">
            <w:pPr>
              <w:rPr>
                <w:del w:id="595" w:author="Justin" w:date="2021-10-29T08:51:00Z"/>
                <w:rFonts w:eastAsiaTheme="minorHAnsi" w:cs="Arial"/>
                <w:b/>
                <w:bCs/>
                <w:sz w:val="16"/>
                <w:szCs w:val="14"/>
              </w:rPr>
            </w:pPr>
            <w:del w:id="596" w:author="Justin" w:date="2021-10-29T08:51:00Z">
              <w:r w:rsidRPr="00FD127C" w:rsidDel="00590794">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C8B84C" w14:textId="1DF45489" w:rsidR="00F81BE7" w:rsidDel="00590794" w:rsidRDefault="00F81BE7" w:rsidP="005E6FE1">
            <w:pPr>
              <w:rPr>
                <w:del w:id="597" w:author="Justin" w:date="2021-10-29T08:5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52F8FA" w14:textId="7762E9F4" w:rsidR="00F81BE7" w:rsidRPr="00FD127C" w:rsidDel="00590794" w:rsidRDefault="00F81BE7" w:rsidP="005E6FE1">
            <w:pPr>
              <w:rPr>
                <w:del w:id="598" w:author="Justin" w:date="2021-10-29T08:51:00Z"/>
                <w:rFonts w:cs="Arial"/>
                <w:b/>
                <w:bCs/>
                <w:sz w:val="16"/>
                <w:szCs w:val="14"/>
              </w:rPr>
            </w:pPr>
            <w:del w:id="599" w:author="Justin" w:date="2021-10-29T08:51:00Z">
              <w:r w:rsidRPr="00FD127C" w:rsidDel="00590794">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265F98" w14:textId="28B6280F" w:rsidR="00F81BE7" w:rsidDel="00590794" w:rsidRDefault="00F81BE7" w:rsidP="005E6FE1">
            <w:pPr>
              <w:rPr>
                <w:del w:id="600"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E1CB7" w14:textId="74340F74" w:rsidR="00F81BE7" w:rsidRPr="00FD127C" w:rsidDel="00590794" w:rsidRDefault="00F81BE7" w:rsidP="005E6FE1">
            <w:pPr>
              <w:ind w:left="128"/>
              <w:rPr>
                <w:del w:id="601" w:author="Justin" w:date="2021-10-29T08:51:00Z"/>
                <w:rFonts w:cs="Arial"/>
                <w:b/>
                <w:bCs/>
                <w:sz w:val="16"/>
                <w:szCs w:val="14"/>
              </w:rPr>
            </w:pPr>
            <w:del w:id="602" w:author="Justin" w:date="2021-10-29T08:51:00Z">
              <w:r w:rsidRPr="00FD127C" w:rsidDel="00590794">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1071CC" w14:textId="0C41CD8E" w:rsidR="00F81BE7" w:rsidDel="00590794" w:rsidRDefault="00F81BE7" w:rsidP="005E6FE1">
            <w:pPr>
              <w:rPr>
                <w:del w:id="603" w:author="Justin" w:date="2021-10-29T08:51:00Z"/>
              </w:rPr>
            </w:pPr>
          </w:p>
        </w:tc>
      </w:tr>
      <w:tr w:rsidR="00F81BE7" w:rsidRPr="00FD127C" w:rsidDel="00590794" w14:paraId="387D0E85" w14:textId="74903830" w:rsidTr="005E6FE1">
        <w:trPr>
          <w:del w:id="604" w:author="Justin" w:date="2021-10-29T08:5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65F405" w14:textId="685E82B7" w:rsidR="00F81BE7" w:rsidRPr="00FD127C" w:rsidDel="00590794" w:rsidRDefault="005E6FE1" w:rsidP="005E6FE1">
            <w:pPr>
              <w:rPr>
                <w:del w:id="605" w:author="Justin" w:date="2021-10-29T08:51:00Z"/>
                <w:rFonts w:cs="Arial"/>
                <w:bCs/>
                <w:color w:val="808080" w:themeColor="background1" w:themeShade="80"/>
                <w:sz w:val="16"/>
                <w:szCs w:val="14"/>
              </w:rPr>
            </w:pPr>
            <w:del w:id="606" w:author="Justin" w:date="2021-10-29T08:51:00Z">
              <w:r w:rsidDel="00590794">
                <w:fldChar w:fldCharType="begin"/>
              </w:r>
              <w:r w:rsidDel="00590794">
                <w:delInstrText xml:space="preserve"> HYPERLINK "http://wiki.ford.com/display/RequirementsEngineering/Requirements+Attributes" </w:delInstrText>
              </w:r>
              <w:r w:rsidDel="00590794">
                <w:fldChar w:fldCharType="separate"/>
              </w:r>
              <w:r w:rsidR="00F81BE7" w:rsidRPr="00FD127C" w:rsidDel="00590794">
                <w:rPr>
                  <w:rStyle w:val="Hyperlink"/>
                  <w:rFonts w:cs="Arial"/>
                  <w:bCs/>
                  <w:sz w:val="16"/>
                  <w:szCs w:val="14"/>
                </w:rPr>
                <w:delText>Req. Template</w:delText>
              </w:r>
              <w:r w:rsidDel="00590794">
                <w:rPr>
                  <w:rStyle w:val="Hyperlink"/>
                  <w:rFonts w:cs="Arial"/>
                  <w:bCs/>
                  <w:sz w:val="16"/>
                  <w:szCs w:val="14"/>
                </w:rPr>
                <w:fldChar w:fldCharType="end"/>
              </w:r>
              <w:r w:rsidR="00F81BE7" w:rsidRPr="00FD127C" w:rsidDel="00590794">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4F55C8" w14:textId="502A536B" w:rsidR="00F81BE7" w:rsidRPr="00FD127C" w:rsidDel="00590794" w:rsidRDefault="00F81BE7" w:rsidP="005E6FE1">
            <w:pPr>
              <w:rPr>
                <w:del w:id="607" w:author="Justin" w:date="2021-10-29T08:51:00Z"/>
                <w:rFonts w:cs="Arial"/>
                <w:bCs/>
                <w:color w:val="808080" w:themeColor="background1" w:themeShade="80"/>
                <w:sz w:val="16"/>
                <w:szCs w:val="14"/>
              </w:rPr>
            </w:pPr>
            <w:del w:id="608" w:author="Justin" w:date="2021-10-29T08:51:00Z">
              <w:r w:rsidRPr="00FD127C" w:rsidDel="00590794">
                <w:rPr>
                  <w:rFonts w:cs="Arial"/>
                  <w:bCs/>
                  <w:color w:val="808080" w:themeColor="background1" w:themeShade="80"/>
                  <w:sz w:val="16"/>
                  <w:szCs w:val="14"/>
                </w:rPr>
                <w:fldChar w:fldCharType="begin"/>
              </w:r>
              <w:r w:rsidRPr="00FD127C" w:rsidDel="00590794">
                <w:rPr>
                  <w:rFonts w:cs="Arial"/>
                  <w:bCs/>
                  <w:color w:val="808080" w:themeColor="background1" w:themeShade="80"/>
                  <w:sz w:val="16"/>
                  <w:szCs w:val="14"/>
                </w:rPr>
                <w:delInstrText xml:space="preserve"> DOCPROPERTY  TemplateVersion  \* MERGEFORMAT </w:delInstrText>
              </w:r>
              <w:r w:rsidRPr="00FD127C" w:rsidDel="00590794">
                <w:rPr>
                  <w:rFonts w:cs="Arial"/>
                  <w:bCs/>
                  <w:color w:val="808080" w:themeColor="background1" w:themeShade="80"/>
                  <w:sz w:val="16"/>
                  <w:szCs w:val="14"/>
                </w:rPr>
                <w:fldChar w:fldCharType="separate"/>
              </w:r>
              <w:r w:rsidDel="00590794">
                <w:rPr>
                  <w:rFonts w:cs="Arial"/>
                  <w:bCs/>
                  <w:color w:val="808080" w:themeColor="background1" w:themeShade="80"/>
                  <w:sz w:val="16"/>
                  <w:szCs w:val="14"/>
                </w:rPr>
                <w:delText>6</w:delText>
              </w:r>
              <w:r w:rsidRPr="00FD127C" w:rsidDel="00590794">
                <w:rPr>
                  <w:rFonts w:cs="Arial"/>
                  <w:bCs/>
                  <w:color w:val="808080" w:themeColor="background1" w:themeShade="80"/>
                  <w:sz w:val="16"/>
                  <w:szCs w:val="14"/>
                </w:rPr>
                <w:fldChar w:fldCharType="end"/>
              </w:r>
              <w:r w:rsidRPr="00FD127C" w:rsidDel="00590794">
                <w:rPr>
                  <w:rFonts w:cs="Arial"/>
                  <w:bCs/>
                  <w:color w:val="808080" w:themeColor="background1" w:themeShade="80"/>
                  <w:sz w:val="16"/>
                  <w:szCs w:val="14"/>
                </w:rPr>
                <w:delText>.</w:delText>
              </w:r>
              <w:r w:rsidRPr="00FD127C" w:rsidDel="00590794">
                <w:rPr>
                  <w:rFonts w:cs="Arial"/>
                  <w:bCs/>
                  <w:color w:val="808080" w:themeColor="background1" w:themeShade="80"/>
                  <w:sz w:val="16"/>
                  <w:szCs w:val="14"/>
                </w:rPr>
                <w:fldChar w:fldCharType="begin"/>
              </w:r>
              <w:r w:rsidRPr="00FD127C" w:rsidDel="00590794">
                <w:rPr>
                  <w:rFonts w:cs="Arial"/>
                  <w:bCs/>
                  <w:color w:val="808080" w:themeColor="background1" w:themeShade="80"/>
                  <w:sz w:val="16"/>
                  <w:szCs w:val="14"/>
                </w:rPr>
                <w:delInstrText xml:space="preserve"> DOCPROPERTY  TemplateRevision  \* MERGEFORMAT </w:delInstrText>
              </w:r>
              <w:r w:rsidRPr="00FD127C" w:rsidDel="00590794">
                <w:rPr>
                  <w:rFonts w:cs="Arial"/>
                  <w:bCs/>
                  <w:color w:val="808080" w:themeColor="background1" w:themeShade="80"/>
                  <w:sz w:val="16"/>
                  <w:szCs w:val="14"/>
                </w:rPr>
                <w:fldChar w:fldCharType="separate"/>
              </w:r>
              <w:r w:rsidDel="00590794">
                <w:rPr>
                  <w:rFonts w:cs="Arial"/>
                  <w:bCs/>
                  <w:color w:val="808080" w:themeColor="background1" w:themeShade="80"/>
                  <w:sz w:val="16"/>
                  <w:szCs w:val="14"/>
                </w:rPr>
                <w:delText>0</w:delText>
              </w:r>
              <w:r w:rsidRPr="00FD127C" w:rsidDel="00590794">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9ABE22" w14:textId="5A1F0F06" w:rsidR="00F81BE7" w:rsidRPr="00FD127C" w:rsidDel="00590794" w:rsidRDefault="00F81BE7" w:rsidP="005E6FE1">
            <w:pPr>
              <w:jc w:val="right"/>
              <w:rPr>
                <w:del w:id="609" w:author="Justin" w:date="2021-10-29T08:51:00Z"/>
                <w:rFonts w:cs="Arial"/>
                <w:bCs/>
                <w:color w:val="808080" w:themeColor="background1" w:themeShade="80"/>
                <w:sz w:val="16"/>
                <w:szCs w:val="14"/>
              </w:rPr>
            </w:pPr>
            <w:del w:id="610" w:author="Justin" w:date="2021-10-29T08:51:00Z">
              <w:r w:rsidRPr="00FD127C" w:rsidDel="00590794">
                <w:rPr>
                  <w:rFonts w:cs="Arial"/>
                  <w:bCs/>
                  <w:color w:val="808080" w:themeColor="background1" w:themeShade="80"/>
                  <w:sz w:val="16"/>
                  <w:szCs w:val="14"/>
                </w:rPr>
                <w:delText>End of Requirement</w:delText>
              </w:r>
            </w:del>
          </w:p>
        </w:tc>
      </w:tr>
    </w:tbl>
    <w:p w14:paraId="2999F176" w14:textId="35FDC8D7" w:rsidR="00B37EF2" w:rsidDel="00590794" w:rsidRDefault="00B37EF2" w:rsidP="00F81BE7">
      <w:pPr>
        <w:rPr>
          <w:del w:id="611" w:author="Justin" w:date="2021-10-29T08:51:00Z"/>
        </w:rPr>
      </w:pPr>
    </w:p>
    <w:p w14:paraId="72B5DBC3" w14:textId="24F77F77" w:rsidR="00F81BE7" w:rsidDel="00590794" w:rsidRDefault="00F81BE7" w:rsidP="00F81BE7">
      <w:pPr>
        <w:pStyle w:val="Heading5"/>
        <w:numPr>
          <w:ilvl w:val="4"/>
          <w:numId w:val="4"/>
        </w:numPr>
        <w:rPr>
          <w:del w:id="612" w:author="Justin" w:date="2021-10-29T08:51:00Z"/>
        </w:rPr>
      </w:pPr>
      <w:del w:id="613" w:author="Justin" w:date="2021-10-29T08:51:00Z">
        <w:r w:rsidDel="00590794">
          <w:delText>Error Handling</w:delText>
        </w:r>
      </w:del>
    </w:p>
    <w:p w14:paraId="45BCB8FB" w14:textId="45E1C87B" w:rsidR="00F81BE7" w:rsidDel="00590794" w:rsidRDefault="00F81BE7" w:rsidP="00F81BE7">
      <w:pPr>
        <w:rPr>
          <w:del w:id="614" w:author="Justin" w:date="2021-10-29T08:51:00Z"/>
        </w:rPr>
      </w:pPr>
    </w:p>
    <w:p w14:paraId="741159CF" w14:textId="5E72D500" w:rsidR="00F81BE7" w:rsidDel="00590794" w:rsidRDefault="00F81BE7" w:rsidP="00F81BE7">
      <w:pPr>
        <w:rPr>
          <w:del w:id="615" w:author="Justin" w:date="2021-10-29T08:51:00Z"/>
          <w:color w:val="A6A6A6" w:themeColor="background1" w:themeShade="A6"/>
        </w:rPr>
      </w:pPr>
      <w:del w:id="616" w:author="Justin" w:date="2021-10-29T08:51:00Z">
        <w:r w:rsidDel="00590794">
          <w:rPr>
            <w:color w:val="A6A6A6" w:themeColor="background1" w:themeShade="A6"/>
          </w:rPr>
          <w:delText>No Error Handling Requirements specified.</w:delText>
        </w:r>
      </w:del>
    </w:p>
    <w:p w14:paraId="58AF583A" w14:textId="340A752A" w:rsidR="00F81BE7" w:rsidDel="00590794" w:rsidRDefault="00F81BE7" w:rsidP="00F81BE7">
      <w:pPr>
        <w:pStyle w:val="Heading4"/>
        <w:numPr>
          <w:ilvl w:val="3"/>
          <w:numId w:val="4"/>
        </w:numPr>
        <w:rPr>
          <w:del w:id="617" w:author="Justin" w:date="2021-10-29T08:51:00Z"/>
        </w:rPr>
      </w:pPr>
      <w:del w:id="618" w:author="Justin" w:date="2021-10-29T08:51:00Z">
        <w:r w:rsidDel="00590794">
          <w:delText>Non-Functional Requirements</w:delText>
        </w:r>
      </w:del>
    </w:p>
    <w:p w14:paraId="59D896FD" w14:textId="103DAC18" w:rsidR="00F81BE7" w:rsidDel="00590794" w:rsidRDefault="00F81BE7" w:rsidP="00F81BE7">
      <w:pPr>
        <w:rPr>
          <w:del w:id="619" w:author="Justin" w:date="2021-10-29T08:51:00Z"/>
        </w:rPr>
      </w:pPr>
    </w:p>
    <w:p w14:paraId="652553A8" w14:textId="798482C1" w:rsidR="00F81BE7" w:rsidDel="00590794" w:rsidRDefault="00F81BE7" w:rsidP="00F81BE7">
      <w:pPr>
        <w:rPr>
          <w:del w:id="620" w:author="Justin" w:date="2021-10-29T08:51:00Z"/>
          <w:color w:val="A6A6A6" w:themeColor="background1" w:themeShade="A6"/>
        </w:rPr>
      </w:pPr>
      <w:del w:id="621" w:author="Justin" w:date="2021-10-29T08:51:00Z">
        <w:r w:rsidDel="00590794">
          <w:rPr>
            <w:color w:val="A6A6A6" w:themeColor="background1" w:themeShade="A6"/>
          </w:rPr>
          <w:delText>No Non-Functional Requirements specified.</w:delText>
        </w:r>
      </w:del>
    </w:p>
    <w:p w14:paraId="64073583" w14:textId="6A6045A0" w:rsidR="00F81BE7" w:rsidDel="00590794" w:rsidRDefault="00F81BE7" w:rsidP="00F81BE7">
      <w:pPr>
        <w:pStyle w:val="Heading4"/>
        <w:numPr>
          <w:ilvl w:val="3"/>
          <w:numId w:val="4"/>
        </w:numPr>
        <w:rPr>
          <w:del w:id="622" w:author="Justin" w:date="2021-10-29T08:51:00Z"/>
        </w:rPr>
      </w:pPr>
      <w:del w:id="623" w:author="Justin" w:date="2021-10-29T08:51:00Z">
        <w:r w:rsidDel="00590794">
          <w:delText>Functional Safety Requirements</w:delText>
        </w:r>
      </w:del>
    </w:p>
    <w:p w14:paraId="039CC87F" w14:textId="0A5BFEBE" w:rsidR="00F81BE7" w:rsidDel="00590794" w:rsidRDefault="00F81BE7" w:rsidP="00F81BE7">
      <w:pPr>
        <w:rPr>
          <w:del w:id="624" w:author="Justin" w:date="2021-10-29T08:51:00Z"/>
          <w:highlight w:val="yellow"/>
        </w:rPr>
      </w:pPr>
    </w:p>
    <w:p w14:paraId="30C464D0" w14:textId="38FB0449" w:rsidR="00F81BE7" w:rsidDel="00590794" w:rsidRDefault="00F81BE7" w:rsidP="00F81BE7">
      <w:pPr>
        <w:rPr>
          <w:del w:id="625" w:author="Justin" w:date="2021-10-29T08:51:00Z"/>
          <w:color w:val="A6A6A6" w:themeColor="background1" w:themeShade="A6"/>
        </w:rPr>
      </w:pPr>
      <w:del w:id="626" w:author="Justin" w:date="2021-10-29T08:51:00Z">
        <w:r w:rsidDel="00590794">
          <w:rPr>
            <w:color w:val="A6A6A6" w:themeColor="background1" w:themeShade="A6"/>
          </w:rPr>
          <w:delText>No Functional Safety Requirements specified.</w:delText>
        </w:r>
      </w:del>
    </w:p>
    <w:p w14:paraId="795C4DA2" w14:textId="050A4981" w:rsidR="00F81BE7" w:rsidDel="00590794" w:rsidRDefault="00F81BE7" w:rsidP="00F81BE7">
      <w:pPr>
        <w:pStyle w:val="Heading5"/>
        <w:numPr>
          <w:ilvl w:val="4"/>
          <w:numId w:val="4"/>
        </w:numPr>
        <w:rPr>
          <w:del w:id="627" w:author="Justin" w:date="2021-10-29T08:51:00Z"/>
        </w:rPr>
      </w:pPr>
      <w:del w:id="628" w:author="Justin" w:date="2021-10-29T08:51:00Z">
        <w:r w:rsidDel="00590794">
          <w:delText>ASIL Decomposition of Functional Safety Requirements</w:delText>
        </w:r>
      </w:del>
    </w:p>
    <w:p w14:paraId="651B4A64" w14:textId="76B28C36" w:rsidR="00F81BE7" w:rsidDel="00590794" w:rsidRDefault="00F81BE7" w:rsidP="00F81BE7">
      <w:pPr>
        <w:pStyle w:val="NoSpacing"/>
        <w:rPr>
          <w:del w:id="629" w:author="Justin" w:date="2021-10-29T08:51:00Z"/>
        </w:rPr>
      </w:pPr>
    </w:p>
    <w:p w14:paraId="6301D8FC" w14:textId="3AB9F638" w:rsidR="00F81BE7" w:rsidDel="00590794" w:rsidRDefault="00F81BE7" w:rsidP="00F81BE7">
      <w:pPr>
        <w:pStyle w:val="NoSpacing"/>
        <w:rPr>
          <w:del w:id="630" w:author="Justin" w:date="2021-10-29T08:51:00Z"/>
        </w:rPr>
      </w:pPr>
    </w:p>
    <w:p w14:paraId="58EE22A6" w14:textId="07552322" w:rsidR="00F81BE7" w:rsidDel="00590794" w:rsidRDefault="00F81BE7" w:rsidP="00F81BE7">
      <w:pPr>
        <w:pStyle w:val="NoSpacing"/>
        <w:rPr>
          <w:del w:id="631" w:author="Justin" w:date="2021-10-29T08:51:00Z"/>
          <w:color w:val="A6A6A6" w:themeColor="background1" w:themeShade="A6"/>
        </w:rPr>
      </w:pPr>
      <w:del w:id="632" w:author="Justin" w:date="2021-10-29T08:51:00Z">
        <w:r w:rsidDel="00590794">
          <w:rPr>
            <w:color w:val="A6A6A6" w:themeColor="background1" w:themeShade="A6"/>
          </w:rPr>
          <w:delText>No Functional Safety Requirements with ASIL Decompositions specified.</w:delText>
        </w:r>
      </w:del>
    </w:p>
    <w:p w14:paraId="42B411BF" w14:textId="4DE51727" w:rsidR="00F81BE7" w:rsidDel="00590794" w:rsidRDefault="00F81BE7" w:rsidP="00F81BE7">
      <w:pPr>
        <w:pStyle w:val="Heading4"/>
        <w:numPr>
          <w:ilvl w:val="3"/>
          <w:numId w:val="4"/>
        </w:numPr>
        <w:rPr>
          <w:del w:id="633" w:author="Justin" w:date="2021-10-29T08:51:00Z"/>
        </w:rPr>
      </w:pPr>
      <w:del w:id="634" w:author="Justin" w:date="2021-10-29T08:51:00Z">
        <w:r w:rsidDel="00590794">
          <w:delText>Other Requirements</w:delText>
        </w:r>
      </w:del>
    </w:p>
    <w:p w14:paraId="1119A541" w14:textId="2D2EBF9B" w:rsidR="00F81BE7" w:rsidDel="00590794" w:rsidRDefault="00F81BE7" w:rsidP="00F81BE7">
      <w:pPr>
        <w:pStyle w:val="Heading5"/>
        <w:numPr>
          <w:ilvl w:val="4"/>
          <w:numId w:val="4"/>
        </w:numPr>
        <w:rPr>
          <w:del w:id="635" w:author="Justin" w:date="2021-10-29T08:51:00Z"/>
        </w:rPr>
      </w:pPr>
      <w:del w:id="636" w:author="Justin" w:date="2021-10-29T08:51:00Z">
        <w:r w:rsidDel="00590794">
          <w:delText>Design Requirements</w:delText>
        </w:r>
      </w:del>
    </w:p>
    <w:p w14:paraId="1FE5726D" w14:textId="75795953" w:rsidR="00F81BE7" w:rsidDel="00590794" w:rsidRDefault="00F81BE7" w:rsidP="00F81BE7">
      <w:pPr>
        <w:rPr>
          <w:del w:id="637" w:author="Justin" w:date="2021-10-29T08:51:00Z"/>
        </w:rPr>
      </w:pPr>
    </w:p>
    <w:p w14:paraId="406381D6" w14:textId="710B8739" w:rsidR="00F81BE7" w:rsidDel="00590794" w:rsidRDefault="00F81BE7" w:rsidP="00F81BE7">
      <w:pPr>
        <w:rPr>
          <w:del w:id="638" w:author="Justin" w:date="2021-10-29T08:51:00Z"/>
          <w:color w:val="A6A6A6" w:themeColor="background1" w:themeShade="A6"/>
        </w:rPr>
      </w:pPr>
      <w:del w:id="639" w:author="Justin" w:date="2021-10-29T08:51:00Z">
        <w:r w:rsidDel="00590794">
          <w:rPr>
            <w:color w:val="A6A6A6" w:themeColor="background1" w:themeShade="A6"/>
          </w:rPr>
          <w:delText>No Design Requirements specified.</w:delText>
        </w:r>
      </w:del>
    </w:p>
    <w:p w14:paraId="4478B819" w14:textId="21200A03" w:rsidR="00F81BE7" w:rsidDel="00590794" w:rsidRDefault="00F81BE7" w:rsidP="00F81BE7">
      <w:pPr>
        <w:pStyle w:val="Heading4"/>
        <w:numPr>
          <w:ilvl w:val="3"/>
          <w:numId w:val="4"/>
        </w:numPr>
        <w:rPr>
          <w:del w:id="640" w:author="Justin" w:date="2021-10-29T08:51:00Z"/>
        </w:rPr>
      </w:pPr>
      <w:del w:id="641" w:author="Justin" w:date="2021-10-29T08:51:00Z">
        <w:r w:rsidDel="00590794">
          <w:delText>Uncategorized Requirements</w:delText>
        </w:r>
      </w:del>
    </w:p>
    <w:p w14:paraId="663B6A40" w14:textId="652CE629" w:rsidR="00F81BE7" w:rsidDel="00590794" w:rsidRDefault="00F81BE7" w:rsidP="00F81BE7">
      <w:pPr>
        <w:rPr>
          <w:del w:id="642" w:author="Justin" w:date="2021-10-29T08:51:00Z"/>
        </w:rPr>
      </w:pPr>
    </w:p>
    <w:p w14:paraId="10680AEB" w14:textId="3619C477" w:rsidR="00F81BE7" w:rsidRPr="0017445F" w:rsidDel="00590794" w:rsidRDefault="00F81BE7" w:rsidP="00F81BE7">
      <w:pPr>
        <w:pStyle w:val="RERequirement"/>
        <w:shd w:val="clear" w:color="auto" w:fill="F2F2F2" w:themeFill="background1" w:themeFillShade="F2"/>
        <w:rPr>
          <w:del w:id="643" w:author="Justin" w:date="2021-10-29T08:51:00Z"/>
        </w:rPr>
      </w:pPr>
      <w:bookmarkStart w:id="644" w:name="_b4910a970aa89947f5e7ddb68dee9cb4"/>
      <w:bookmarkEnd w:id="644"/>
      <w:del w:id="645" w:author="Justin" w:date="2021-10-29T08:51:00Z">
        <w:r w:rsidDel="00590794">
          <w:delText xml:space="preserve"> Passenger Profile Edit Screen Content</w:delText>
        </w:r>
      </w:del>
    </w:p>
    <w:p w14:paraId="0277A1E8" w14:textId="3FDBB2AD" w:rsidR="00F81BE7" w:rsidDel="00590794" w:rsidRDefault="00F81BE7" w:rsidP="00F81BE7">
      <w:pPr>
        <w:rPr>
          <w:del w:id="646" w:author="Justin" w:date="2021-10-29T08:51:00Z"/>
          <w:rFonts w:cs="Arial"/>
        </w:rPr>
      </w:pPr>
      <w:del w:id="647" w:author="Justin" w:date="2021-10-29T08:51:00Z">
        <w:r w:rsidDel="00590794">
          <w:rPr>
            <w:rFonts w:cs="Arial"/>
          </w:rPr>
          <w:delText>The Profile Interface Client shall display options for the following content when the user is editing a Passenger Profile:</w:delText>
        </w:r>
      </w:del>
    </w:p>
    <w:p w14:paraId="428AEE2A" w14:textId="5CF46855" w:rsidR="00F81BE7" w:rsidDel="00590794" w:rsidRDefault="00F81BE7" w:rsidP="00F81BE7">
      <w:pPr>
        <w:rPr>
          <w:del w:id="648" w:author="Justin" w:date="2021-10-29T08:51:00Z"/>
          <w:rFonts w:cs="Arial"/>
        </w:rPr>
      </w:pPr>
      <w:del w:id="649" w:author="Justin" w:date="2021-10-29T08:51:00Z">
        <w:r w:rsidDel="00590794">
          <w:rPr>
            <w:rFonts w:cs="Arial"/>
          </w:rPr>
          <w:delText>- Edit Username</w:delText>
        </w:r>
      </w:del>
    </w:p>
    <w:p w14:paraId="66DF9388" w14:textId="47B2A47E" w:rsidR="00F81BE7" w:rsidDel="00590794" w:rsidRDefault="00F81BE7" w:rsidP="00F81BE7">
      <w:pPr>
        <w:rPr>
          <w:del w:id="650" w:author="Justin" w:date="2021-10-29T08:51:00Z"/>
          <w:rFonts w:cs="Arial"/>
        </w:rPr>
      </w:pPr>
      <w:del w:id="651" w:author="Justin" w:date="2021-10-29T08:51:00Z">
        <w:r w:rsidDel="00590794">
          <w:rPr>
            <w:rFonts w:cs="Arial"/>
          </w:rPr>
          <w:delText>- Edit Avatar</w:delText>
        </w:r>
      </w:del>
    </w:p>
    <w:p w14:paraId="2A2BA3D2" w14:textId="3819F0CF" w:rsidR="00F81BE7" w:rsidDel="00590794" w:rsidRDefault="00F81BE7" w:rsidP="00F81BE7">
      <w:pPr>
        <w:rPr>
          <w:del w:id="652" w:author="Justin" w:date="2021-10-29T08:51:00Z"/>
          <w:rFonts w:cs="Arial"/>
        </w:rPr>
      </w:pPr>
      <w:del w:id="653" w:author="Justin" w:date="2021-10-29T08:51:00Z">
        <w:r w:rsidDel="00590794">
          <w:rPr>
            <w:rFonts w:cs="Arial"/>
          </w:rPr>
          <w:delText>- Edit AutoSave Toggle</w:delText>
        </w:r>
      </w:del>
    </w:p>
    <w:p w14:paraId="673879D7" w14:textId="6F59759F" w:rsidR="00F81BE7" w:rsidDel="00590794" w:rsidRDefault="00F81BE7" w:rsidP="00F81BE7">
      <w:pPr>
        <w:rPr>
          <w:del w:id="654" w:author="Justin" w:date="2021-10-29T08:51:00Z"/>
          <w:rFonts w:cs="Arial"/>
        </w:rPr>
      </w:pPr>
      <w:del w:id="655" w:author="Justin" w:date="2021-10-29T08:51:00Z">
        <w:r w:rsidDel="00590794">
          <w:rPr>
            <w:rFonts w:cs="Arial"/>
          </w:rPr>
          <w:delText>- Exit Edit Screen button</w:delText>
        </w:r>
      </w:del>
    </w:p>
    <w:p w14:paraId="7CA7230A" w14:textId="560251E4" w:rsidR="00F81BE7" w:rsidRPr="00C66B68" w:rsidDel="00590794" w:rsidRDefault="00F81BE7" w:rsidP="00F81BE7">
      <w:pPr>
        <w:rPr>
          <w:del w:id="656" w:author="Justin" w:date="2021-10-29T08:5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590794" w14:paraId="76CCC7F4" w14:textId="4782D7E4" w:rsidTr="005E6FE1">
        <w:trPr>
          <w:del w:id="657" w:author="Justin" w:date="2021-10-29T08:51: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83317" w14:textId="246B6809" w:rsidR="00F81BE7" w:rsidRPr="00FD127C" w:rsidDel="00590794" w:rsidRDefault="00F81BE7" w:rsidP="005E6FE1">
            <w:pPr>
              <w:rPr>
                <w:del w:id="658" w:author="Justin" w:date="2021-10-29T08:51:00Z"/>
                <w:rFonts w:eastAsiaTheme="minorHAnsi" w:cs="Arial"/>
                <w:bCs/>
                <w:color w:val="808080" w:themeColor="background1" w:themeShade="80"/>
                <w:sz w:val="16"/>
                <w:szCs w:val="14"/>
              </w:rPr>
            </w:pPr>
            <w:del w:id="659" w:author="Justin" w:date="2021-10-29T08:51:00Z">
              <w:r w:rsidRPr="00FD127C" w:rsidDel="00590794">
                <w:rPr>
                  <w:rFonts w:cs="Arial"/>
                  <w:bCs/>
                  <w:color w:val="808080" w:themeColor="background1" w:themeShade="80"/>
                  <w:sz w:val="16"/>
                  <w:szCs w:val="14"/>
                </w:rPr>
                <w:delText xml:space="preserve">Requirement ID: </w:delText>
              </w:r>
            </w:del>
          </w:p>
        </w:tc>
      </w:tr>
      <w:tr w:rsidR="00F81BE7" w:rsidRPr="00FD127C" w:rsidDel="00590794" w14:paraId="28AB6D2A" w14:textId="1B8038A2" w:rsidTr="005E6FE1">
        <w:trPr>
          <w:del w:id="660"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1FCA3D" w14:textId="1FACF940" w:rsidR="00F81BE7" w:rsidRPr="00FD127C" w:rsidDel="00590794" w:rsidRDefault="00F81BE7" w:rsidP="005E6FE1">
            <w:pPr>
              <w:rPr>
                <w:del w:id="661" w:author="Justin" w:date="2021-10-29T08:51:00Z"/>
                <w:rFonts w:eastAsiaTheme="minorHAnsi" w:cs="Arial"/>
                <w:b/>
                <w:bCs/>
                <w:sz w:val="16"/>
                <w:szCs w:val="14"/>
              </w:rPr>
            </w:pPr>
            <w:del w:id="662" w:author="Justin" w:date="2021-10-29T08:51:00Z">
              <w:r w:rsidRPr="00FD127C" w:rsidDel="00590794">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E3D88" w14:textId="49E2C3D9" w:rsidR="00F81BE7" w:rsidDel="00590794" w:rsidRDefault="00F81BE7" w:rsidP="005E6FE1">
            <w:pPr>
              <w:rPr>
                <w:del w:id="663" w:author="Justin" w:date="2021-10-29T08:51:00Z"/>
              </w:rPr>
            </w:pPr>
          </w:p>
        </w:tc>
      </w:tr>
      <w:tr w:rsidR="00F81BE7" w:rsidRPr="00FD127C" w:rsidDel="00590794" w14:paraId="243DB0F6" w14:textId="5077C21D" w:rsidTr="005E6FE1">
        <w:trPr>
          <w:del w:id="664"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87A72B" w14:textId="4FCA3CEA" w:rsidR="00F81BE7" w:rsidRPr="00FD127C" w:rsidDel="00590794" w:rsidRDefault="00F81BE7" w:rsidP="005E6FE1">
            <w:pPr>
              <w:rPr>
                <w:del w:id="665" w:author="Justin" w:date="2021-10-29T08:51:00Z"/>
                <w:rFonts w:eastAsiaTheme="minorHAnsi" w:cs="Arial"/>
                <w:b/>
                <w:bCs/>
                <w:sz w:val="16"/>
                <w:szCs w:val="14"/>
              </w:rPr>
            </w:pPr>
            <w:del w:id="666" w:author="Justin" w:date="2021-10-29T08:51:00Z">
              <w:r w:rsidRPr="00FD127C" w:rsidDel="00590794">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4FE55" w14:textId="1C8FB74D" w:rsidR="00F81BE7" w:rsidDel="00590794" w:rsidRDefault="00F81BE7" w:rsidP="005E6FE1">
            <w:pPr>
              <w:rPr>
                <w:del w:id="667" w:author="Justin" w:date="2021-10-29T08:51:00Z"/>
              </w:rPr>
            </w:pPr>
          </w:p>
        </w:tc>
      </w:tr>
      <w:tr w:rsidR="00F81BE7" w:rsidRPr="00FD127C" w:rsidDel="00590794" w14:paraId="656354DA" w14:textId="6434B02F" w:rsidTr="005E6FE1">
        <w:trPr>
          <w:del w:id="668"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BA9C0A" w14:textId="5549A210" w:rsidR="00F81BE7" w:rsidRPr="00FD127C" w:rsidDel="00590794" w:rsidRDefault="00F81BE7" w:rsidP="005E6FE1">
            <w:pPr>
              <w:rPr>
                <w:del w:id="669" w:author="Justin" w:date="2021-10-29T08:51:00Z"/>
                <w:rFonts w:cs="Arial"/>
                <w:sz w:val="16"/>
                <w:szCs w:val="14"/>
              </w:rPr>
            </w:pPr>
            <w:del w:id="670" w:author="Justin" w:date="2021-10-29T08:51:00Z">
              <w:r w:rsidRPr="00FD127C" w:rsidDel="00590794">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012132" w14:textId="04DB1802" w:rsidR="00F81BE7" w:rsidDel="00590794" w:rsidRDefault="00F81BE7" w:rsidP="005E6FE1">
            <w:pPr>
              <w:rPr>
                <w:del w:id="671" w:author="Justin" w:date="2021-10-29T08:51:00Z"/>
              </w:rPr>
            </w:pPr>
          </w:p>
        </w:tc>
      </w:tr>
      <w:tr w:rsidR="00F81BE7" w:rsidRPr="00FD127C" w:rsidDel="00590794" w14:paraId="239FDD1F" w14:textId="658E0F0C" w:rsidTr="005E6FE1">
        <w:trPr>
          <w:del w:id="672"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B194C" w14:textId="4A954F67" w:rsidR="00F81BE7" w:rsidRPr="00FD127C" w:rsidDel="00590794" w:rsidRDefault="00F81BE7" w:rsidP="005E6FE1">
            <w:pPr>
              <w:rPr>
                <w:del w:id="673" w:author="Justin" w:date="2021-10-29T08:51:00Z"/>
                <w:rFonts w:cs="Arial"/>
                <w:b/>
                <w:bCs/>
                <w:sz w:val="16"/>
                <w:szCs w:val="14"/>
              </w:rPr>
            </w:pPr>
            <w:del w:id="674" w:author="Justin" w:date="2021-10-29T08:51:00Z">
              <w:r w:rsidRPr="00FD127C" w:rsidDel="00590794">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C633E0" w14:textId="5D13EEEB" w:rsidR="00F81BE7" w:rsidDel="00590794" w:rsidRDefault="00F81BE7" w:rsidP="005E6FE1">
            <w:pPr>
              <w:rPr>
                <w:del w:id="675"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C10C38" w14:textId="7E0AB627" w:rsidR="00F81BE7" w:rsidRPr="00FD127C" w:rsidDel="00590794" w:rsidRDefault="00F81BE7" w:rsidP="005E6FE1">
            <w:pPr>
              <w:ind w:left="139"/>
              <w:rPr>
                <w:del w:id="676" w:author="Justin" w:date="2021-10-29T08:51:00Z"/>
                <w:rFonts w:cs="Arial"/>
                <w:b/>
                <w:bCs/>
                <w:sz w:val="16"/>
                <w:szCs w:val="14"/>
              </w:rPr>
            </w:pPr>
            <w:del w:id="677" w:author="Justin" w:date="2021-10-29T08:51:00Z">
              <w:r w:rsidRPr="00FD127C" w:rsidDel="00590794">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FE6CC8" w14:textId="7BFAF4CB" w:rsidR="00F81BE7" w:rsidDel="00590794" w:rsidRDefault="00F81BE7" w:rsidP="005E6FE1">
            <w:pPr>
              <w:rPr>
                <w:del w:id="678" w:author="Justin" w:date="2021-10-29T08:51:00Z"/>
              </w:rPr>
            </w:pPr>
          </w:p>
        </w:tc>
      </w:tr>
      <w:tr w:rsidR="00F81BE7" w:rsidRPr="00FD127C" w:rsidDel="00590794" w14:paraId="5F90576E" w14:textId="63A86E9E" w:rsidTr="005E6FE1">
        <w:trPr>
          <w:del w:id="679"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F2B089" w14:textId="6E2862D9" w:rsidR="00F81BE7" w:rsidRPr="00FD127C" w:rsidDel="00590794" w:rsidRDefault="00F81BE7" w:rsidP="005E6FE1">
            <w:pPr>
              <w:rPr>
                <w:del w:id="680" w:author="Justin" w:date="2021-10-29T08:51:00Z"/>
                <w:rFonts w:cs="Arial"/>
                <w:b/>
                <w:bCs/>
                <w:sz w:val="16"/>
                <w:szCs w:val="14"/>
              </w:rPr>
            </w:pPr>
            <w:del w:id="681" w:author="Justin" w:date="2021-10-29T08:51:00Z">
              <w:r w:rsidRPr="00FD127C" w:rsidDel="00590794">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B57CA" w14:textId="1E650ACE" w:rsidR="00F81BE7" w:rsidDel="00590794" w:rsidRDefault="00F81BE7" w:rsidP="005E6FE1">
            <w:pPr>
              <w:rPr>
                <w:del w:id="682"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13C4A4" w14:textId="6199C155" w:rsidR="00F81BE7" w:rsidRPr="00FD127C" w:rsidDel="00590794" w:rsidRDefault="00F81BE7" w:rsidP="005E6FE1">
            <w:pPr>
              <w:ind w:left="139"/>
              <w:rPr>
                <w:del w:id="683" w:author="Justin" w:date="2021-10-29T08:51:00Z"/>
                <w:rFonts w:cs="Arial"/>
                <w:b/>
                <w:bCs/>
                <w:sz w:val="16"/>
                <w:szCs w:val="16"/>
              </w:rPr>
            </w:pPr>
            <w:del w:id="684" w:author="Justin" w:date="2021-10-29T08:51:00Z">
              <w:r w:rsidRPr="00FD127C" w:rsidDel="00590794">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6B7C67" w14:textId="629AB1EB" w:rsidR="00F81BE7" w:rsidDel="00590794" w:rsidRDefault="00F81BE7" w:rsidP="005E6FE1">
            <w:pPr>
              <w:rPr>
                <w:del w:id="685" w:author="Justin" w:date="2021-10-29T08:51:00Z"/>
              </w:rPr>
            </w:pPr>
          </w:p>
        </w:tc>
      </w:tr>
      <w:tr w:rsidR="00F81BE7" w:rsidRPr="00FD127C" w:rsidDel="00590794" w14:paraId="6EE00075" w14:textId="0F659F18" w:rsidTr="005E6FE1">
        <w:trPr>
          <w:trHeight w:val="133"/>
          <w:del w:id="686"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6F2E6" w14:textId="111AF955" w:rsidR="00F81BE7" w:rsidRPr="00FD127C" w:rsidDel="00590794" w:rsidRDefault="00F81BE7" w:rsidP="005E6FE1">
            <w:pPr>
              <w:rPr>
                <w:del w:id="687" w:author="Justin" w:date="2021-10-29T08:51:00Z"/>
                <w:rFonts w:eastAsiaTheme="minorHAnsi" w:cs="Arial"/>
                <w:b/>
                <w:bCs/>
                <w:sz w:val="16"/>
                <w:szCs w:val="14"/>
              </w:rPr>
            </w:pPr>
            <w:del w:id="688" w:author="Justin" w:date="2021-10-29T08:51:00Z">
              <w:r w:rsidRPr="00FD127C" w:rsidDel="00590794">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1513686" w14:textId="52DBDF0F" w:rsidR="00F81BE7" w:rsidDel="00590794" w:rsidRDefault="00F81BE7" w:rsidP="005E6FE1">
            <w:pPr>
              <w:rPr>
                <w:del w:id="689" w:author="Justin" w:date="2021-10-29T08:5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A58BC5" w14:textId="739A1181" w:rsidR="00F81BE7" w:rsidRPr="00FD127C" w:rsidDel="00590794" w:rsidRDefault="00F81BE7" w:rsidP="005E6FE1">
            <w:pPr>
              <w:rPr>
                <w:del w:id="690" w:author="Justin" w:date="2021-10-29T08:51:00Z"/>
                <w:rFonts w:cs="Arial"/>
                <w:b/>
                <w:bCs/>
                <w:sz w:val="16"/>
                <w:szCs w:val="14"/>
              </w:rPr>
            </w:pPr>
            <w:del w:id="691" w:author="Justin" w:date="2021-10-29T08:51:00Z">
              <w:r w:rsidRPr="00FD127C" w:rsidDel="00590794">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FDD47" w14:textId="789E7D58" w:rsidR="00F81BE7" w:rsidDel="00590794" w:rsidRDefault="00F81BE7" w:rsidP="005E6FE1">
            <w:pPr>
              <w:rPr>
                <w:del w:id="692"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08EF65" w14:textId="4CAA2A2F" w:rsidR="00F81BE7" w:rsidRPr="00FD127C" w:rsidDel="00590794" w:rsidRDefault="00F81BE7" w:rsidP="005E6FE1">
            <w:pPr>
              <w:ind w:left="128"/>
              <w:rPr>
                <w:del w:id="693" w:author="Justin" w:date="2021-10-29T08:51:00Z"/>
                <w:rFonts w:cs="Arial"/>
                <w:b/>
                <w:bCs/>
                <w:sz w:val="16"/>
                <w:szCs w:val="14"/>
              </w:rPr>
            </w:pPr>
            <w:del w:id="694" w:author="Justin" w:date="2021-10-29T08:51:00Z">
              <w:r w:rsidRPr="00FD127C" w:rsidDel="00590794">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D4C03F" w14:textId="3721311B" w:rsidR="00F81BE7" w:rsidDel="00590794" w:rsidRDefault="00F81BE7" w:rsidP="005E6FE1">
            <w:pPr>
              <w:rPr>
                <w:del w:id="695" w:author="Justin" w:date="2021-10-29T08:51:00Z"/>
              </w:rPr>
            </w:pPr>
          </w:p>
        </w:tc>
      </w:tr>
      <w:tr w:rsidR="00F81BE7" w:rsidRPr="00FD127C" w:rsidDel="00590794" w14:paraId="50010EE3" w14:textId="66308D2F" w:rsidTr="005E6FE1">
        <w:trPr>
          <w:del w:id="696" w:author="Justin" w:date="2021-10-29T08:5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7E84F6" w14:textId="616DC217" w:rsidR="00F81BE7" w:rsidRPr="00FD127C" w:rsidDel="00590794" w:rsidRDefault="005E6FE1" w:rsidP="005E6FE1">
            <w:pPr>
              <w:rPr>
                <w:del w:id="697" w:author="Justin" w:date="2021-10-29T08:51:00Z"/>
                <w:rFonts w:cs="Arial"/>
                <w:bCs/>
                <w:color w:val="808080" w:themeColor="background1" w:themeShade="80"/>
                <w:sz w:val="16"/>
                <w:szCs w:val="14"/>
              </w:rPr>
            </w:pPr>
            <w:del w:id="698" w:author="Justin" w:date="2021-10-29T08:51:00Z">
              <w:r w:rsidDel="00590794">
                <w:fldChar w:fldCharType="begin"/>
              </w:r>
              <w:r w:rsidDel="00590794">
                <w:delInstrText xml:space="preserve"> HYPERLINK "http://wiki.ford.com/display/RequirementsEngineering/Requirements+Attributes" </w:delInstrText>
              </w:r>
              <w:r w:rsidDel="00590794">
                <w:fldChar w:fldCharType="separate"/>
              </w:r>
              <w:r w:rsidR="00F81BE7" w:rsidRPr="00FD127C" w:rsidDel="00590794">
                <w:rPr>
                  <w:rStyle w:val="Hyperlink"/>
                  <w:rFonts w:cs="Arial"/>
                  <w:bCs/>
                  <w:sz w:val="16"/>
                  <w:szCs w:val="14"/>
                </w:rPr>
                <w:delText>Req. Template</w:delText>
              </w:r>
              <w:r w:rsidDel="00590794">
                <w:rPr>
                  <w:rStyle w:val="Hyperlink"/>
                  <w:rFonts w:cs="Arial"/>
                  <w:bCs/>
                  <w:sz w:val="16"/>
                  <w:szCs w:val="14"/>
                </w:rPr>
                <w:fldChar w:fldCharType="end"/>
              </w:r>
              <w:r w:rsidR="00F81BE7" w:rsidRPr="00FD127C" w:rsidDel="00590794">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BF9FF7" w14:textId="614CD89D" w:rsidR="00F81BE7" w:rsidRPr="00FD127C" w:rsidDel="00590794" w:rsidRDefault="00F81BE7" w:rsidP="005E6FE1">
            <w:pPr>
              <w:rPr>
                <w:del w:id="699" w:author="Justin" w:date="2021-10-29T08:51:00Z"/>
                <w:rFonts w:cs="Arial"/>
                <w:bCs/>
                <w:color w:val="808080" w:themeColor="background1" w:themeShade="80"/>
                <w:sz w:val="16"/>
                <w:szCs w:val="14"/>
              </w:rPr>
            </w:pPr>
            <w:del w:id="700" w:author="Justin" w:date="2021-10-29T08:51:00Z">
              <w:r w:rsidRPr="00FD127C" w:rsidDel="00590794">
                <w:rPr>
                  <w:rFonts w:cs="Arial"/>
                  <w:bCs/>
                  <w:color w:val="808080" w:themeColor="background1" w:themeShade="80"/>
                  <w:sz w:val="16"/>
                  <w:szCs w:val="14"/>
                </w:rPr>
                <w:fldChar w:fldCharType="begin"/>
              </w:r>
              <w:r w:rsidRPr="00FD127C" w:rsidDel="00590794">
                <w:rPr>
                  <w:rFonts w:cs="Arial"/>
                  <w:bCs/>
                  <w:color w:val="808080" w:themeColor="background1" w:themeShade="80"/>
                  <w:sz w:val="16"/>
                  <w:szCs w:val="14"/>
                </w:rPr>
                <w:delInstrText xml:space="preserve"> DOCPROPERTY  TemplateVersion  \* MERGEFORMAT </w:delInstrText>
              </w:r>
              <w:r w:rsidRPr="00FD127C" w:rsidDel="00590794">
                <w:rPr>
                  <w:rFonts w:cs="Arial"/>
                  <w:bCs/>
                  <w:color w:val="808080" w:themeColor="background1" w:themeShade="80"/>
                  <w:sz w:val="16"/>
                  <w:szCs w:val="14"/>
                </w:rPr>
                <w:fldChar w:fldCharType="separate"/>
              </w:r>
              <w:r w:rsidDel="00590794">
                <w:rPr>
                  <w:rFonts w:cs="Arial"/>
                  <w:bCs/>
                  <w:color w:val="808080" w:themeColor="background1" w:themeShade="80"/>
                  <w:sz w:val="16"/>
                  <w:szCs w:val="14"/>
                </w:rPr>
                <w:delText>6</w:delText>
              </w:r>
              <w:r w:rsidRPr="00FD127C" w:rsidDel="00590794">
                <w:rPr>
                  <w:rFonts w:cs="Arial"/>
                  <w:bCs/>
                  <w:color w:val="808080" w:themeColor="background1" w:themeShade="80"/>
                  <w:sz w:val="16"/>
                  <w:szCs w:val="14"/>
                </w:rPr>
                <w:fldChar w:fldCharType="end"/>
              </w:r>
              <w:r w:rsidRPr="00FD127C" w:rsidDel="00590794">
                <w:rPr>
                  <w:rFonts w:cs="Arial"/>
                  <w:bCs/>
                  <w:color w:val="808080" w:themeColor="background1" w:themeShade="80"/>
                  <w:sz w:val="16"/>
                  <w:szCs w:val="14"/>
                </w:rPr>
                <w:delText>.</w:delText>
              </w:r>
              <w:r w:rsidRPr="00FD127C" w:rsidDel="00590794">
                <w:rPr>
                  <w:rFonts w:cs="Arial"/>
                  <w:bCs/>
                  <w:color w:val="808080" w:themeColor="background1" w:themeShade="80"/>
                  <w:sz w:val="16"/>
                  <w:szCs w:val="14"/>
                </w:rPr>
                <w:fldChar w:fldCharType="begin"/>
              </w:r>
              <w:r w:rsidRPr="00FD127C" w:rsidDel="00590794">
                <w:rPr>
                  <w:rFonts w:cs="Arial"/>
                  <w:bCs/>
                  <w:color w:val="808080" w:themeColor="background1" w:themeShade="80"/>
                  <w:sz w:val="16"/>
                  <w:szCs w:val="14"/>
                </w:rPr>
                <w:delInstrText xml:space="preserve"> DOCPROPERTY  TemplateRevision  \* MERGEFORMAT </w:delInstrText>
              </w:r>
              <w:r w:rsidRPr="00FD127C" w:rsidDel="00590794">
                <w:rPr>
                  <w:rFonts w:cs="Arial"/>
                  <w:bCs/>
                  <w:color w:val="808080" w:themeColor="background1" w:themeShade="80"/>
                  <w:sz w:val="16"/>
                  <w:szCs w:val="14"/>
                </w:rPr>
                <w:fldChar w:fldCharType="separate"/>
              </w:r>
              <w:r w:rsidDel="00590794">
                <w:rPr>
                  <w:rFonts w:cs="Arial"/>
                  <w:bCs/>
                  <w:color w:val="808080" w:themeColor="background1" w:themeShade="80"/>
                  <w:sz w:val="16"/>
                  <w:szCs w:val="14"/>
                </w:rPr>
                <w:delText>0</w:delText>
              </w:r>
              <w:r w:rsidRPr="00FD127C" w:rsidDel="00590794">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68B553" w14:textId="26675B91" w:rsidR="00F81BE7" w:rsidRPr="00FD127C" w:rsidDel="00590794" w:rsidRDefault="00F81BE7" w:rsidP="005E6FE1">
            <w:pPr>
              <w:jc w:val="right"/>
              <w:rPr>
                <w:del w:id="701" w:author="Justin" w:date="2021-10-29T08:51:00Z"/>
                <w:rFonts w:cs="Arial"/>
                <w:bCs/>
                <w:color w:val="808080" w:themeColor="background1" w:themeShade="80"/>
                <w:sz w:val="16"/>
                <w:szCs w:val="14"/>
              </w:rPr>
            </w:pPr>
            <w:del w:id="702" w:author="Justin" w:date="2021-10-29T08:51:00Z">
              <w:r w:rsidRPr="00FD127C" w:rsidDel="00590794">
                <w:rPr>
                  <w:rFonts w:cs="Arial"/>
                  <w:bCs/>
                  <w:color w:val="808080" w:themeColor="background1" w:themeShade="80"/>
                  <w:sz w:val="16"/>
                  <w:szCs w:val="14"/>
                </w:rPr>
                <w:delText>End of Requirement</w:delText>
              </w:r>
            </w:del>
          </w:p>
        </w:tc>
      </w:tr>
    </w:tbl>
    <w:p w14:paraId="53A4FD38" w14:textId="0686A145" w:rsidR="00F81BE7" w:rsidDel="00590794" w:rsidRDefault="00F81BE7" w:rsidP="00F81BE7">
      <w:pPr>
        <w:rPr>
          <w:del w:id="703" w:author="Justin" w:date="2021-10-29T08:51:00Z"/>
        </w:rPr>
      </w:pPr>
    </w:p>
    <w:p w14:paraId="7B93369D" w14:textId="77777777" w:rsidR="00F81BE7" w:rsidRDefault="00F81BE7" w:rsidP="00F81BE7">
      <w:pPr>
        <w:pStyle w:val="Heading2"/>
        <w:numPr>
          <w:ilvl w:val="1"/>
          <w:numId w:val="4"/>
        </w:numPr>
      </w:pPr>
      <w:r>
        <w:rPr>
          <w:noProof/>
        </w:rPr>
        <w:drawing>
          <wp:inline distT="0" distB="0" distL="0" distR="0" wp14:anchorId="2A9C4FA8" wp14:editId="49A8ABB5">
            <wp:extent cx="152400" cy="152400"/>
            <wp:effectExtent l="0" t="0" r="0" b="0"/>
            <wp:docPr id="18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704" w:name="_37201aa1b3525f512cfc89677e7a73da"/>
      <w:r>
        <w:t>Display Passenger Profile Creation Prompt</w:t>
      </w:r>
      <w:bookmarkEnd w:id="704"/>
    </w:p>
    <w:p w14:paraId="59A32D1B" w14:textId="77777777" w:rsidR="00F81BE7" w:rsidRDefault="00F81BE7" w:rsidP="00F81BE7">
      <w:pPr>
        <w:pStyle w:val="Heading3"/>
        <w:numPr>
          <w:ilvl w:val="2"/>
          <w:numId w:val="4"/>
        </w:numPr>
      </w:pPr>
      <w:r>
        <w:t>Function Overview</w:t>
      </w:r>
    </w:p>
    <w:p w14:paraId="64063940" w14:textId="77777777" w:rsidR="00F81BE7" w:rsidRDefault="00F81BE7" w:rsidP="00F81BE7">
      <w:pPr>
        <w:pStyle w:val="Heading4"/>
        <w:numPr>
          <w:ilvl w:val="3"/>
          <w:numId w:val="4"/>
        </w:numPr>
      </w:pPr>
      <w:r>
        <w:t>Description</w:t>
      </w:r>
    </w:p>
    <w:p w14:paraId="5DCF4149" w14:textId="77777777" w:rsidR="00F81BE7" w:rsidRDefault="00F81BE7" w:rsidP="00F81BE7">
      <w:pPr>
        <w:contextualSpacing/>
      </w:pPr>
    </w:p>
    <w:p w14:paraId="73088314" w14:textId="77777777" w:rsidR="00F81BE7" w:rsidRDefault="00F81BE7" w:rsidP="00F81BE7">
      <w:pPr>
        <w:contextualSpacing/>
      </w:pPr>
      <w:r>
        <w:t>Function is allocated to:</w:t>
      </w:r>
    </w:p>
    <w:p w14:paraId="2899963F" w14:textId="77777777" w:rsidR="00F81BE7" w:rsidRDefault="00F81BE7" w:rsidP="00F81BE7">
      <w:pPr>
        <w:pStyle w:val="ListParagraph"/>
        <w:numPr>
          <w:ilvl w:val="0"/>
          <w:numId w:val="13"/>
        </w:numPr>
        <w:contextualSpacing/>
      </w:pPr>
      <w:r>
        <w:rPr>
          <w:noProof/>
        </w:rPr>
        <w:drawing>
          <wp:inline distT="0" distB="0" distL="0" distR="0" wp14:anchorId="66D02A20" wp14:editId="5AECF2A1">
            <wp:extent cx="152400" cy="152400"/>
            <wp:effectExtent l="0" t="0" r="0" b="0"/>
            <wp:docPr id="182" name="Picture 1716959969.jpg" descr="1716959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16959969.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Front Passenger Profiles &lt;&lt;Feature&gt;&gt;</w:t>
      </w:r>
    </w:p>
    <w:p w14:paraId="2725ABA8" w14:textId="77777777" w:rsidR="00F81BE7" w:rsidRDefault="00F81BE7" w:rsidP="00F81BE7">
      <w:pPr>
        <w:pStyle w:val="ListParagraph"/>
        <w:numPr>
          <w:ilvl w:val="0"/>
          <w:numId w:val="13"/>
        </w:numPr>
        <w:contextualSpacing/>
      </w:pPr>
      <w:r>
        <w:rPr>
          <w:noProof/>
        </w:rPr>
        <w:drawing>
          <wp:inline distT="0" distB="0" distL="0" distR="0" wp14:anchorId="4F24DEA2" wp14:editId="547DC604">
            <wp:extent cx="152400" cy="152400"/>
            <wp:effectExtent l="0" t="0" r="0" b="0"/>
            <wp:docPr id="184"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6B370B6B" w14:textId="77777777" w:rsidR="00F81BE7" w:rsidRDefault="00F81BE7" w:rsidP="00F81BE7">
      <w:pPr>
        <w:contextualSpacing/>
      </w:pPr>
    </w:p>
    <w:p w14:paraId="39BDFB56" w14:textId="77777777" w:rsidR="00F81BE7" w:rsidRDefault="00F81BE7" w:rsidP="00F81BE7">
      <w:pPr>
        <w:contextualSpacing/>
      </w:pPr>
      <w:r w:rsidRPr="00A554C4">
        <w:t>HMI function to display a Passenger Profile Creation Prompt when there are no Passenger Profiles created.</w:t>
      </w:r>
    </w:p>
    <w:p w14:paraId="485FE8A2" w14:textId="77777777" w:rsidR="00F81BE7" w:rsidRDefault="00F81BE7" w:rsidP="00F81BE7">
      <w:pPr>
        <w:pStyle w:val="Heading4"/>
        <w:numPr>
          <w:ilvl w:val="3"/>
          <w:numId w:val="4"/>
        </w:numPr>
      </w:pPr>
      <w:r>
        <w:t>Variants</w:t>
      </w:r>
    </w:p>
    <w:p w14:paraId="226C7940" w14:textId="77777777" w:rsidR="00F81BE7" w:rsidRDefault="00F81BE7" w:rsidP="00F81BE7"/>
    <w:p w14:paraId="36746364"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2A15D6AF" w14:textId="77777777" w:rsidR="00F81BE7" w:rsidRDefault="00F81BE7" w:rsidP="00F81BE7">
      <w:pPr>
        <w:pStyle w:val="Heading4"/>
        <w:numPr>
          <w:ilvl w:val="3"/>
          <w:numId w:val="4"/>
        </w:numPr>
      </w:pPr>
      <w:r>
        <w:t>Input Requirements</w:t>
      </w:r>
    </w:p>
    <w:p w14:paraId="22D9CBDF" w14:textId="77777777" w:rsidR="00F81BE7" w:rsidRDefault="00F81BE7" w:rsidP="00F81BE7"/>
    <w:p w14:paraId="186EEAC1" w14:textId="77777777" w:rsidR="00F81BE7" w:rsidRPr="005067FC" w:rsidRDefault="00F81BE7" w:rsidP="00F81BE7">
      <w:pPr>
        <w:rPr>
          <w:i/>
          <w:color w:val="A6A6A6" w:themeColor="background1" w:themeShade="A6"/>
        </w:rPr>
      </w:pPr>
      <w:r w:rsidRPr="005067FC">
        <w:rPr>
          <w:i/>
          <w:color w:val="A6A6A6" w:themeColor="background1" w:themeShade="A6"/>
        </w:rPr>
        <w:lastRenderedPageBreak/>
        <w:t>Not supported by MagicDraw report generation.</w:t>
      </w:r>
    </w:p>
    <w:p w14:paraId="72309F30" w14:textId="77777777" w:rsidR="00F81BE7" w:rsidRDefault="00F81BE7" w:rsidP="00F81BE7">
      <w:pPr>
        <w:pStyle w:val="Heading4"/>
        <w:numPr>
          <w:ilvl w:val="3"/>
          <w:numId w:val="4"/>
        </w:numPr>
      </w:pPr>
      <w:r>
        <w:t>Assumptions</w:t>
      </w:r>
    </w:p>
    <w:p w14:paraId="4E57F3AA" w14:textId="77777777" w:rsidR="00F81BE7" w:rsidRDefault="00F81BE7" w:rsidP="00F81BE7"/>
    <w:p w14:paraId="1F2BAB15"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694F14CD" w14:textId="77777777" w:rsidR="00F81BE7" w:rsidRDefault="00F81BE7" w:rsidP="00F81BE7"/>
    <w:p w14:paraId="19DDE3F4" w14:textId="77777777" w:rsidR="00F81BE7" w:rsidRDefault="00F81BE7" w:rsidP="00F81BE7">
      <w:pPr>
        <w:pStyle w:val="Heading4"/>
        <w:numPr>
          <w:ilvl w:val="3"/>
          <w:numId w:val="4"/>
        </w:numPr>
      </w:pPr>
      <w:r>
        <w:t>References</w:t>
      </w:r>
    </w:p>
    <w:p w14:paraId="707EB532" w14:textId="77777777" w:rsidR="00F81BE7" w:rsidRPr="00454CBE" w:rsidRDefault="00F81BE7" w:rsidP="00F81BE7">
      <w:pPr>
        <w:pStyle w:val="Heading5"/>
        <w:numPr>
          <w:ilvl w:val="4"/>
          <w:numId w:val="4"/>
        </w:numPr>
      </w:pPr>
      <w:r w:rsidRPr="00454CBE">
        <w:t xml:space="preserve">Ford </w:t>
      </w:r>
      <w:r>
        <w:t>D</w:t>
      </w:r>
      <w:r w:rsidRPr="00454CBE">
        <w:t>ocuments</w:t>
      </w:r>
    </w:p>
    <w:p w14:paraId="47FA29C9"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6321F024"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2BA3AEDA" w14:textId="77777777" w:rsidTr="005E6FE1">
        <w:trPr>
          <w:cantSplit/>
          <w:tblHeader/>
        </w:trPr>
        <w:tc>
          <w:tcPr>
            <w:tcW w:w="1418" w:type="dxa"/>
            <w:shd w:val="clear" w:color="auto" w:fill="E0E0E0"/>
          </w:tcPr>
          <w:p w14:paraId="2806730A"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1A7817EF"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0C3AE260"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4A0B3958"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06AFF393" w14:textId="77777777" w:rsidTr="005E6FE1">
        <w:trPr>
          <w:cantSplit/>
          <w:tblHeader/>
        </w:trPr>
        <w:tc>
          <w:tcPr>
            <w:tcW w:w="1418" w:type="dxa"/>
            <w:shd w:val="clear" w:color="auto" w:fill="FFFFFF" w:themeFill="background1"/>
          </w:tcPr>
          <w:p w14:paraId="4177986B" w14:textId="77777777" w:rsidR="00F81BE7" w:rsidRPr="005E40CF" w:rsidRDefault="00F81BE7" w:rsidP="005E6FE1">
            <w:pPr>
              <w:rPr>
                <w:rFonts w:ascii="Helvetica" w:hAnsi="Helvetica" w:cs="Helvetica"/>
              </w:rPr>
            </w:pPr>
          </w:p>
        </w:tc>
        <w:tc>
          <w:tcPr>
            <w:tcW w:w="6237" w:type="dxa"/>
            <w:shd w:val="clear" w:color="auto" w:fill="FFFFFF" w:themeFill="background1"/>
          </w:tcPr>
          <w:p w14:paraId="241F15B1" w14:textId="77777777" w:rsidR="00F81BE7" w:rsidRPr="005E40CF" w:rsidRDefault="00F81BE7" w:rsidP="005E6FE1">
            <w:pPr>
              <w:rPr>
                <w:rFonts w:ascii="Helvetica" w:hAnsi="Helvetica" w:cs="Helvetica"/>
              </w:rPr>
            </w:pPr>
          </w:p>
        </w:tc>
        <w:tc>
          <w:tcPr>
            <w:tcW w:w="1418" w:type="dxa"/>
            <w:shd w:val="clear" w:color="auto" w:fill="FFFFFF" w:themeFill="background1"/>
          </w:tcPr>
          <w:p w14:paraId="578FF274" w14:textId="77777777" w:rsidR="00F81BE7" w:rsidRPr="005E40CF" w:rsidRDefault="00F81BE7" w:rsidP="005E6FE1">
            <w:pPr>
              <w:rPr>
                <w:rFonts w:ascii="Helvetica" w:hAnsi="Helvetica" w:cs="Helvetica"/>
              </w:rPr>
            </w:pPr>
          </w:p>
        </w:tc>
        <w:tc>
          <w:tcPr>
            <w:tcW w:w="1418" w:type="dxa"/>
            <w:shd w:val="clear" w:color="auto" w:fill="FFFFFF" w:themeFill="background1"/>
          </w:tcPr>
          <w:p w14:paraId="48552D19" w14:textId="77777777" w:rsidR="00F81BE7" w:rsidRPr="005E40CF" w:rsidRDefault="00F81BE7" w:rsidP="005E6FE1">
            <w:pPr>
              <w:rPr>
                <w:rFonts w:ascii="Helvetica" w:hAnsi="Helvetica" w:cs="Helvetica"/>
              </w:rPr>
            </w:pPr>
          </w:p>
        </w:tc>
      </w:tr>
    </w:tbl>
    <w:p w14:paraId="271FF990"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0B5D4C5"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2AB039AC"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5A1467D"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675FB612" w14:textId="77777777" w:rsidTr="005E6FE1">
        <w:trPr>
          <w:cantSplit/>
          <w:tblHeader/>
        </w:trPr>
        <w:tc>
          <w:tcPr>
            <w:tcW w:w="1418" w:type="dxa"/>
            <w:shd w:val="clear" w:color="auto" w:fill="E0E0E0"/>
          </w:tcPr>
          <w:p w14:paraId="5719FC6E"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1AF5EBB1"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53FA2EC5" w14:textId="77777777" w:rsidTr="005E6FE1">
        <w:trPr>
          <w:cantSplit/>
          <w:tblHeader/>
        </w:trPr>
        <w:tc>
          <w:tcPr>
            <w:tcW w:w="1418" w:type="dxa"/>
            <w:shd w:val="clear" w:color="auto" w:fill="FFFFFF" w:themeFill="background1"/>
          </w:tcPr>
          <w:p w14:paraId="5DD8C966" w14:textId="77777777" w:rsidR="00F81BE7" w:rsidRPr="005E40CF" w:rsidRDefault="00F81BE7" w:rsidP="005E6FE1">
            <w:pPr>
              <w:rPr>
                <w:rFonts w:ascii="Helvetica" w:hAnsi="Helvetica" w:cs="Helvetica"/>
              </w:rPr>
            </w:pPr>
          </w:p>
        </w:tc>
        <w:tc>
          <w:tcPr>
            <w:tcW w:w="9072" w:type="dxa"/>
            <w:shd w:val="clear" w:color="auto" w:fill="FFFFFF" w:themeFill="background1"/>
          </w:tcPr>
          <w:p w14:paraId="60B3275E" w14:textId="77777777" w:rsidR="00F81BE7" w:rsidRPr="005E40CF" w:rsidRDefault="00F81BE7" w:rsidP="005E6FE1">
            <w:pPr>
              <w:rPr>
                <w:rFonts w:ascii="Helvetica" w:hAnsi="Helvetica" w:cs="Helvetica"/>
              </w:rPr>
            </w:pPr>
          </w:p>
        </w:tc>
      </w:tr>
    </w:tbl>
    <w:p w14:paraId="3FE10B71" w14:textId="77777777" w:rsidR="00F81BE7" w:rsidRDefault="00F81BE7" w:rsidP="00F81BE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780B9A7" w14:textId="77777777" w:rsidR="00F81BE7" w:rsidRDefault="00F81BE7" w:rsidP="00F81BE7">
      <w:pPr>
        <w:pStyle w:val="Heading4"/>
        <w:numPr>
          <w:ilvl w:val="3"/>
          <w:numId w:val="4"/>
        </w:numPr>
      </w:pPr>
      <w:r>
        <w:t>Glossary</w:t>
      </w:r>
    </w:p>
    <w:p w14:paraId="605F2012"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3C5E3BAA" w14:textId="77777777" w:rsidR="00F81BE7" w:rsidRDefault="00F81BE7" w:rsidP="00F81BE7">
      <w:pPr>
        <w:pStyle w:val="Heading3"/>
        <w:numPr>
          <w:ilvl w:val="2"/>
          <w:numId w:val="4"/>
        </w:numPr>
      </w:pPr>
      <w:r>
        <w:t>Function Scope</w:t>
      </w:r>
    </w:p>
    <w:p w14:paraId="0623BC88" w14:textId="77777777" w:rsidR="00F81BE7" w:rsidRPr="00A43B48" w:rsidRDefault="00F81BE7" w:rsidP="00F81BE7">
      <w:pPr>
        <w:contextualSpacing/>
      </w:pPr>
    </w:p>
    <w:p w14:paraId="240463BB" w14:textId="77777777" w:rsidR="00F81BE7" w:rsidRDefault="00F81BE7" w:rsidP="00F81BE7">
      <w:pPr>
        <w:contextualSpacing/>
      </w:pPr>
      <w:r>
        <w:t xml:space="preserve">The </w:t>
      </w:r>
      <w:r>
        <w:rPr>
          <w:noProof/>
        </w:rPr>
        <w:drawing>
          <wp:inline distT="0" distB="0" distL="0" distR="0" wp14:anchorId="78226722" wp14:editId="5ADB81D4">
            <wp:extent cx="152400" cy="152400"/>
            <wp:effectExtent l="0" t="0" r="0" b="0"/>
            <wp:docPr id="186"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Passenger Profile Creation Prompt</w:t>
      </w:r>
      <w:r>
        <w:rPr>
          <w:b/>
        </w:rPr>
        <w:t>”</w:t>
      </w:r>
      <w:r>
        <w:t xml:space="preserve"> function is called by the following functions:</w:t>
      </w:r>
    </w:p>
    <w:p w14:paraId="5772CADC" w14:textId="77777777" w:rsidR="00F81BE7" w:rsidRPr="00953D23" w:rsidRDefault="00F81BE7" w:rsidP="00F81BE7">
      <w:pPr>
        <w:pStyle w:val="ListParagraph"/>
        <w:numPr>
          <w:ilvl w:val="0"/>
          <w:numId w:val="12"/>
        </w:numPr>
        <w:contextualSpacing/>
      </w:pPr>
      <w:r>
        <w:rPr>
          <w:noProof/>
        </w:rPr>
        <w:drawing>
          <wp:inline distT="0" distB="0" distL="0" distR="0" wp14:anchorId="3210933C" wp14:editId="40ED29E2">
            <wp:extent cx="152400" cy="152400"/>
            <wp:effectExtent l="0" t="0" r="0" b="0"/>
            <wp:docPr id="188"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28b4a081df77d3761101513add9179c" w:history="1">
        <w:r>
          <w:rPr>
            <w:rStyle w:val="Hyperlink"/>
          </w:rPr>
          <w:t>Create Passenger Profile via HMI - First Entry</w:t>
        </w:r>
      </w:hyperlink>
      <w:r>
        <w:t>”</w:t>
      </w:r>
    </w:p>
    <w:p w14:paraId="69DD302A" w14:textId="77777777" w:rsidR="00F81BE7" w:rsidRPr="00393C96" w:rsidRDefault="00F81BE7" w:rsidP="00F81BE7">
      <w:pPr>
        <w:contextualSpacing/>
      </w:pPr>
    </w:p>
    <w:p w14:paraId="658D97B8" w14:textId="77777777" w:rsidR="00F81BE7" w:rsidRDefault="00F81BE7" w:rsidP="00F81BE7"/>
    <w:p w14:paraId="04024D3B" w14:textId="49309787" w:rsidR="00F81BE7" w:rsidRDefault="00F81BE7" w:rsidP="00F81BE7">
      <w:pPr>
        <w:jc w:val="center"/>
      </w:pPr>
      <w:del w:id="705" w:author="Bauer, Justin (J.)" w:date="2021-10-29T10:38:00Z">
        <w:r w:rsidDel="004E27BD">
          <w:rPr>
            <w:noProof/>
          </w:rPr>
          <w:lastRenderedPageBreak/>
          <w:drawing>
            <wp:inline distT="0" distB="0" distL="0" distR="0" wp14:anchorId="656C88B5" wp14:editId="54512CCD">
              <wp:extent cx="6466205" cy="6907763"/>
              <wp:effectExtent l="0" t="0" r="0" b="0"/>
              <wp:docPr id="190"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851462149.jpg"/>
                      <pic:cNvPicPr/>
                    </pic:nvPicPr>
                    <pic:blipFill>
                      <a:blip r:embed="rId73" cstate="print"/>
                      <a:stretch>
                        <a:fillRect/>
                      </a:stretch>
                    </pic:blipFill>
                    <pic:spPr>
                      <a:xfrm>
                        <a:off x="0" y="0"/>
                        <a:ext cx="6466205" cy="6907763"/>
                      </a:xfrm>
                      <a:prstGeom prst="rect">
                        <a:avLst/>
                      </a:prstGeom>
                    </pic:spPr>
                  </pic:pic>
                </a:graphicData>
              </a:graphic>
            </wp:inline>
          </w:drawing>
        </w:r>
      </w:del>
      <w:ins w:id="706" w:author="Bauer, Justin (J.)" w:date="2021-10-29T10:38:00Z">
        <w:r w:rsidR="004E27BD">
          <w:rPr>
            <w:noProof/>
          </w:rPr>
          <w:drawing>
            <wp:inline distT="0" distB="0" distL="0" distR="0" wp14:anchorId="6831F4D3" wp14:editId="73FFA663">
              <wp:extent cx="6466205" cy="6373495"/>
              <wp:effectExtent l="0" t="0" r="0" b="8255"/>
              <wp:docPr id="117"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851462149.jpg"/>
                      <pic:cNvPicPr/>
                    </pic:nvPicPr>
                    <pic:blipFill>
                      <a:blip r:embed="rId74" cstate="print"/>
                      <a:stretch>
                        <a:fillRect/>
                      </a:stretch>
                    </pic:blipFill>
                    <pic:spPr>
                      <a:xfrm>
                        <a:off x="0" y="0"/>
                        <a:ext cx="6466205" cy="6373495"/>
                      </a:xfrm>
                      <a:prstGeom prst="rect">
                        <a:avLst/>
                      </a:prstGeom>
                    </pic:spPr>
                  </pic:pic>
                </a:graphicData>
              </a:graphic>
            </wp:inline>
          </w:drawing>
        </w:r>
      </w:ins>
    </w:p>
    <w:p w14:paraId="67598CAD"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2685049F" wp14:editId="580EFD8F">
            <wp:extent cx="152400" cy="152400"/>
            <wp:effectExtent l="0" t="0" r="0" b="0"/>
            <wp:docPr id="192"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Create Passenger Profile via HMI - First Entry</w:t>
      </w:r>
      <w:r>
        <w:t>”</w:t>
      </w:r>
      <w:r w:rsidRPr="00294100">
        <w:t xml:space="preserve"> calling </w:t>
      </w:r>
      <w:r>
        <w:rPr>
          <w:noProof/>
        </w:rPr>
        <w:drawing>
          <wp:inline distT="0" distB="0" distL="0" distR="0" wp14:anchorId="522240D2" wp14:editId="071DAB62">
            <wp:extent cx="152400" cy="152400"/>
            <wp:effectExtent l="0" t="0" r="0" b="0"/>
            <wp:docPr id="194"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Passenger Profile Creation Prompt</w:t>
      </w:r>
      <w:r>
        <w:t>”</w:t>
      </w:r>
    </w:p>
    <w:p w14:paraId="7176A42F" w14:textId="77777777" w:rsidR="00F81BE7" w:rsidRDefault="00F81BE7" w:rsidP="00F81BE7">
      <w:pPr>
        <w:contextualSpacing/>
      </w:pPr>
    </w:p>
    <w:p w14:paraId="6F858905" w14:textId="77777777" w:rsidR="00F81BE7" w:rsidRDefault="00F81BE7" w:rsidP="00F81BE7">
      <w:pPr>
        <w:pStyle w:val="Heading3"/>
        <w:numPr>
          <w:ilvl w:val="2"/>
          <w:numId w:val="4"/>
        </w:numPr>
      </w:pPr>
      <w:r>
        <w:t>Function Interfaces</w:t>
      </w:r>
    </w:p>
    <w:p w14:paraId="70E67F06" w14:textId="77777777" w:rsidR="00F81BE7" w:rsidRDefault="00F81BE7" w:rsidP="00F81BE7">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F81BE7" w:rsidRPr="00E54DEA" w14:paraId="6828F63C" w14:textId="77777777" w:rsidTr="005E6FE1">
        <w:trPr>
          <w:trHeight w:val="260"/>
        </w:trPr>
        <w:tc>
          <w:tcPr>
            <w:tcW w:w="2695" w:type="dxa"/>
            <w:shd w:val="clear" w:color="auto" w:fill="D9D9D9" w:themeFill="background1" w:themeFillShade="D9"/>
            <w:noWrap/>
            <w:hideMark/>
          </w:tcPr>
          <w:p w14:paraId="55A3ECE9"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CC4777F" w14:textId="77777777" w:rsidR="00F81BE7"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16915B5A" w14:textId="77777777" w:rsidTr="005E6FE1">
        <w:trPr>
          <w:trHeight w:val="410"/>
        </w:trPr>
        <w:tc>
          <w:tcPr>
            <w:tcW w:w="2695" w:type="dxa"/>
            <w:noWrap/>
          </w:tcPr>
          <w:p w14:paraId="067B575C" w14:textId="77777777" w:rsidR="00F81BE7" w:rsidRDefault="00F81BE7" w:rsidP="005E6FE1">
            <w:pPr>
              <w:contextualSpacing/>
              <w:rPr>
                <w:rFonts w:cs="Arial"/>
              </w:rPr>
            </w:pPr>
            <w:r w:rsidRPr="00275823">
              <w:rPr>
                <w:rFonts w:cs="Arial"/>
              </w:rPr>
              <w:t>input</w:t>
            </w:r>
          </w:p>
          <w:p w14:paraId="44D305B1" w14:textId="77777777" w:rsidR="00F81BE7" w:rsidRDefault="00F81BE7" w:rsidP="005E6FE1">
            <w:pPr>
              <w:contextualSpacing/>
              <w:rPr>
                <w:rFonts w:cs="Arial"/>
              </w:rPr>
            </w:pPr>
            <w:r>
              <w:rPr>
                <w:rFonts w:cs="Arial"/>
              </w:rPr>
              <w:t>Type:</w:t>
            </w:r>
          </w:p>
          <w:p w14:paraId="6E8E23A6" w14:textId="77777777" w:rsidR="00F81BE7" w:rsidRDefault="00F81BE7" w:rsidP="005E6FE1">
            <w:pPr>
              <w:contextualSpacing/>
              <w:rPr>
                <w:rFonts w:cs="Arial"/>
              </w:rPr>
            </w:pPr>
            <w:r w:rsidRPr="0029472F">
              <w:rPr>
                <w:rFonts w:cs="Arial"/>
                <w:color w:val="808080" w:themeColor="background1" w:themeShade="80"/>
              </w:rPr>
              <w:t xml:space="preserve"> </w:t>
            </w:r>
            <w:r>
              <w:rPr>
                <w:noProof/>
              </w:rPr>
              <w:drawing>
                <wp:inline distT="0" distB="0" distL="0" distR="0" wp14:anchorId="18448214" wp14:editId="173F0AF1">
                  <wp:extent cx="152400" cy="152400"/>
                  <wp:effectExtent l="0" t="0" r="0" b="0"/>
                  <wp:docPr id="196" name="Picture -678216178.jpg" descr="-678216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678216178.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04bc21bca075541808214080fa2db1ab" w:history="1">
              <w:r>
                <w:rPr>
                  <w:rStyle w:val="Hyperlink"/>
                  <w:rFonts w:cs="Arial"/>
                </w:rPr>
                <w:t>PsngrProfilePrompt_Rq</w:t>
              </w:r>
            </w:hyperlink>
          </w:p>
        </w:tc>
        <w:tc>
          <w:tcPr>
            <w:tcW w:w="7506" w:type="dxa"/>
          </w:tcPr>
          <w:p w14:paraId="5DFA9B07" w14:textId="77777777" w:rsidR="00F81BE7" w:rsidRDefault="00F81BE7" w:rsidP="005E6FE1">
            <w:pPr>
              <w:rPr>
                <w:rFonts w:cs="Arial"/>
              </w:rPr>
            </w:pPr>
            <w:r>
              <w:rPr>
                <w:rFonts w:cs="Arial"/>
              </w:rPr>
              <w:t>Signal Description:</w:t>
            </w:r>
          </w:p>
          <w:p w14:paraId="721A41F8" w14:textId="77777777" w:rsidR="00F81BE7" w:rsidRDefault="00F81BE7" w:rsidP="005E6FE1">
            <w:pPr>
              <w:rPr>
                <w:rFonts w:cs="Arial"/>
              </w:rPr>
            </w:pPr>
            <w:r w:rsidRPr="00275823">
              <w:rPr>
                <w:rFonts w:cs="Arial"/>
              </w:rPr>
              <w:t>This signal relays a request from the Profile Management Server to the Profile Interface Client to display a Passenger Profile Creation Prompt.</w:t>
            </w:r>
          </w:p>
          <w:p w14:paraId="7461AC8B" w14:textId="77777777" w:rsidR="00F81BE7" w:rsidRDefault="00F81BE7" w:rsidP="005E6FE1">
            <w:pPr>
              <w:rPr>
                <w:rFonts w:cs="Arial"/>
              </w:rPr>
            </w:pPr>
          </w:p>
          <w:p w14:paraId="62254E99" w14:textId="77777777" w:rsidR="00F81BE7" w:rsidRPr="0046598F" w:rsidRDefault="00F81BE7" w:rsidP="005E6FE1">
            <w:pPr>
              <w:rPr>
                <w:rFonts w:cs="Arial"/>
                <w:color w:val="000000"/>
              </w:rPr>
            </w:pPr>
            <w:r>
              <w:rPr>
                <w:rFonts w:cs="Arial"/>
                <w:color w:val="000000"/>
              </w:rPr>
              <w:t>Received from:</w:t>
            </w:r>
          </w:p>
          <w:p w14:paraId="4C453865" w14:textId="77777777" w:rsidR="00F81BE7" w:rsidRPr="00C8319B" w:rsidRDefault="00F81BE7" w:rsidP="005E6FE1">
            <w:pPr>
              <w:pStyle w:val="ListParagraph"/>
              <w:numPr>
                <w:ilvl w:val="0"/>
                <w:numId w:val="12"/>
              </w:numPr>
              <w:rPr>
                <w:rFonts w:cs="Arial"/>
              </w:rPr>
            </w:pPr>
            <w:r>
              <w:rPr>
                <w:noProof/>
              </w:rPr>
              <w:drawing>
                <wp:inline distT="0" distB="0" distL="0" distR="0" wp14:anchorId="68937293" wp14:editId="7B9F65FD">
                  <wp:extent cx="152400" cy="152400"/>
                  <wp:effectExtent l="0" t="0" r="0" b="0"/>
                  <wp:docPr id="19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e56c9fc7b763fff5f1d65de56db458b" w:history="1">
              <w:r>
                <w:rPr>
                  <w:rStyle w:val="Hyperlink"/>
                  <w:rFonts w:cs="Arial"/>
                </w:rPr>
                <w:t>Request Passenger Profile Creation Prompt</w:t>
              </w:r>
            </w:hyperlink>
          </w:p>
        </w:tc>
      </w:tr>
    </w:tbl>
    <w:p w14:paraId="616A4B4F" w14:textId="77777777" w:rsidR="00F81BE7" w:rsidRDefault="00F81BE7" w:rsidP="00F81BE7">
      <w:pPr>
        <w:pStyle w:val="Heading4"/>
        <w:numPr>
          <w:ilvl w:val="3"/>
          <w:numId w:val="4"/>
        </w:numPr>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F81BE7" w:rsidRPr="00E54DEA" w14:paraId="7629984E" w14:textId="77777777" w:rsidTr="005E6FE1">
        <w:trPr>
          <w:trHeight w:val="260"/>
        </w:trPr>
        <w:tc>
          <w:tcPr>
            <w:tcW w:w="2689" w:type="dxa"/>
            <w:shd w:val="clear" w:color="auto" w:fill="D9D9D9" w:themeFill="background1" w:themeFillShade="D9"/>
            <w:noWrap/>
            <w:hideMark/>
          </w:tcPr>
          <w:p w14:paraId="45D7F7B5"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946A4B6" w14:textId="77777777" w:rsidR="00F81BE7" w:rsidRPr="00E54DEA"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7ED99CCC" w14:textId="77777777" w:rsidTr="005E6FE1">
        <w:trPr>
          <w:trHeight w:val="410"/>
        </w:trPr>
        <w:tc>
          <w:tcPr>
            <w:tcW w:w="2689" w:type="dxa"/>
            <w:noWrap/>
          </w:tcPr>
          <w:p w14:paraId="34C4DF66" w14:textId="77777777" w:rsidR="00F81BE7" w:rsidRDefault="00F81BE7" w:rsidP="005E6FE1">
            <w:pPr>
              <w:contextualSpacing/>
              <w:rPr>
                <w:rFonts w:cs="Arial"/>
              </w:rPr>
            </w:pPr>
            <w:r>
              <w:rPr>
                <w:rFonts w:cs="Arial"/>
              </w:rPr>
              <w:t>output</w:t>
            </w:r>
          </w:p>
          <w:p w14:paraId="7FBB17A7" w14:textId="77777777" w:rsidR="00F81BE7" w:rsidRDefault="00F81BE7" w:rsidP="005E6FE1">
            <w:pPr>
              <w:contextualSpacing/>
              <w:rPr>
                <w:rFonts w:cs="Arial"/>
              </w:rPr>
            </w:pPr>
            <w:r>
              <w:rPr>
                <w:rFonts w:cs="Arial"/>
              </w:rPr>
              <w:t>Type:</w:t>
            </w:r>
          </w:p>
          <w:p w14:paraId="47876C6F" w14:textId="77777777" w:rsidR="00F81BE7" w:rsidRDefault="00F81BE7" w:rsidP="005E6FE1">
            <w:pPr>
              <w:contextualSpacing/>
              <w:rPr>
                <w:rFonts w:cs="Arial"/>
              </w:rPr>
            </w:pPr>
            <w:r>
              <w:rPr>
                <w:noProof/>
              </w:rPr>
              <w:drawing>
                <wp:inline distT="0" distB="0" distL="0" distR="0" wp14:anchorId="2D188D07" wp14:editId="21E71199">
                  <wp:extent cx="152400" cy="152400"/>
                  <wp:effectExtent l="0" t="0" r="0" b="0"/>
                  <wp:docPr id="200" name="Picture -678216178.jpg" descr="-678216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678216178.jpg"/>
                          <pic:cNvPicPr/>
                        </pic:nvPicPr>
                        <pic:blipFill>
                          <a:blip r:embed="rId40" cstate="print"/>
                          <a:stretch>
                            <a:fillRect/>
                          </a:stretch>
                        </pic:blipFill>
                        <pic:spPr>
                          <a:xfrm>
                            <a:off x="0" y="0"/>
                            <a:ext cx="152400" cy="152400"/>
                          </a:xfrm>
                          <a:prstGeom prst="rect">
                            <a:avLst/>
                          </a:prstGeom>
                        </pic:spPr>
                      </pic:pic>
                    </a:graphicData>
                  </a:graphic>
                </wp:inline>
              </w:drawing>
            </w:r>
            <w:r>
              <w:rPr>
                <w:rFonts w:cs="Arial"/>
              </w:rPr>
              <w:t xml:space="preserve"> </w:t>
            </w:r>
            <w:hyperlink w:anchor="_1737ecda64327b2dcda5f0682a3a48c9" w:history="1">
              <w:r>
                <w:rPr>
                  <w:rStyle w:val="Hyperlink"/>
                  <w:rFonts w:cs="Arial"/>
                </w:rPr>
                <w:t>PsngrProfilePrompt_St</w:t>
              </w:r>
            </w:hyperlink>
          </w:p>
        </w:tc>
        <w:tc>
          <w:tcPr>
            <w:tcW w:w="7512" w:type="dxa"/>
            <w:noWrap/>
          </w:tcPr>
          <w:p w14:paraId="3157C773" w14:textId="77777777" w:rsidR="00F81BE7" w:rsidRDefault="00F81BE7" w:rsidP="005E6FE1">
            <w:pPr>
              <w:rPr>
                <w:rFonts w:cs="Arial"/>
                <w:color w:val="000000"/>
              </w:rPr>
            </w:pPr>
            <w:r>
              <w:rPr>
                <w:rFonts w:cs="Arial"/>
                <w:color w:val="000000"/>
              </w:rPr>
              <w:t>Signal Description:</w:t>
            </w:r>
          </w:p>
          <w:p w14:paraId="0F8B5A8D" w14:textId="77777777" w:rsidR="00F81BE7" w:rsidRPr="00766A7E" w:rsidRDefault="00F81BE7" w:rsidP="005E6FE1">
            <w:pPr>
              <w:rPr>
                <w:rFonts w:cs="Arial"/>
              </w:rPr>
            </w:pPr>
            <w:r>
              <w:rPr>
                <w:rFonts w:cs="Arial"/>
              </w:rPr>
              <w:t>Status relayed to Profile Management Server based on user input.</w:t>
            </w:r>
          </w:p>
          <w:p w14:paraId="701D898B" w14:textId="77777777" w:rsidR="00F81BE7" w:rsidRDefault="00F81BE7" w:rsidP="005E6FE1">
            <w:pPr>
              <w:rPr>
                <w:rFonts w:cs="Arial"/>
                <w:color w:val="000000"/>
              </w:rPr>
            </w:pPr>
          </w:p>
          <w:p w14:paraId="38328DC9" w14:textId="77777777" w:rsidR="00F81BE7" w:rsidRPr="00275823" w:rsidRDefault="00F81BE7" w:rsidP="005E6FE1">
            <w:pPr>
              <w:rPr>
                <w:rFonts w:cs="Arial"/>
                <w:color w:val="000000"/>
              </w:rPr>
            </w:pPr>
            <w:r>
              <w:rPr>
                <w:rFonts w:cs="Arial"/>
                <w:color w:val="000000"/>
              </w:rPr>
              <w:t>Sent to:</w:t>
            </w:r>
          </w:p>
          <w:p w14:paraId="06762E44" w14:textId="77777777" w:rsidR="00F81BE7" w:rsidRPr="0046598F" w:rsidRDefault="00F81BE7" w:rsidP="005E6FE1">
            <w:pPr>
              <w:pStyle w:val="ListParagraph"/>
              <w:numPr>
                <w:ilvl w:val="0"/>
                <w:numId w:val="12"/>
              </w:numPr>
              <w:rPr>
                <w:rFonts w:cs="Arial"/>
                <w:color w:val="000000"/>
              </w:rPr>
            </w:pPr>
            <w:r>
              <w:rPr>
                <w:noProof/>
              </w:rPr>
              <w:drawing>
                <wp:inline distT="0" distB="0" distL="0" distR="0" wp14:anchorId="389ADC12" wp14:editId="27F96EF0">
                  <wp:extent cx="152400" cy="152400"/>
                  <wp:effectExtent l="0" t="0" r="0" b="0"/>
                  <wp:docPr id="202"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e56c9fc7b763fff5f1d65de56db458b" w:history="1">
              <w:r>
                <w:rPr>
                  <w:rStyle w:val="Hyperlink"/>
                  <w:rFonts w:cs="Arial"/>
                  <w:color w:val="000000"/>
                </w:rPr>
                <w:t>Request Passenger Profile Creation Prompt</w:t>
              </w:r>
            </w:hyperlink>
          </w:p>
        </w:tc>
      </w:tr>
    </w:tbl>
    <w:p w14:paraId="7D6143DA" w14:textId="77777777" w:rsidR="00F81BE7" w:rsidRDefault="00F81BE7" w:rsidP="00F81BE7">
      <w:pPr>
        <w:pStyle w:val="Heading4"/>
        <w:numPr>
          <w:ilvl w:val="3"/>
          <w:numId w:val="4"/>
        </w:numPr>
      </w:pPr>
      <w:r>
        <w:t>Logical</w:t>
      </w:r>
      <w:r w:rsidRPr="00F15706">
        <w:t xml:space="preserve"> Parameters</w:t>
      </w:r>
    </w:p>
    <w:p w14:paraId="17750B3E" w14:textId="77777777" w:rsidR="00F81BE7" w:rsidRDefault="00F81BE7" w:rsidP="00F81BE7"/>
    <w:p w14:paraId="003D058C" w14:textId="77777777" w:rsidR="00F81BE7" w:rsidRDefault="00F81BE7" w:rsidP="00F81BE7">
      <w:r w:rsidRPr="005067FC">
        <w:rPr>
          <w:i/>
          <w:color w:val="A6A6A6" w:themeColor="background1" w:themeShade="A6"/>
        </w:rPr>
        <w:t>Not supported by MagicDraw report generation.</w:t>
      </w:r>
    </w:p>
    <w:p w14:paraId="400A6BEE" w14:textId="77777777" w:rsidR="00F81BE7" w:rsidRDefault="00F81BE7" w:rsidP="00F81BE7">
      <w:pPr>
        <w:pStyle w:val="Heading3"/>
        <w:numPr>
          <w:ilvl w:val="2"/>
          <w:numId w:val="4"/>
        </w:numPr>
      </w:pPr>
      <w:r>
        <w:t>Function Modeling</w:t>
      </w:r>
    </w:p>
    <w:p w14:paraId="6ADB5969" w14:textId="77777777" w:rsidR="00F81BE7" w:rsidRPr="00C75AE5" w:rsidRDefault="00F81BE7" w:rsidP="00F81BE7"/>
    <w:p w14:paraId="7C01F219" w14:textId="77777777" w:rsidR="00F81BE7" w:rsidRDefault="00F81BE7" w:rsidP="00F81BE7">
      <w:pPr>
        <w:pStyle w:val="Heading4"/>
        <w:numPr>
          <w:ilvl w:val="3"/>
          <w:numId w:val="4"/>
        </w:numPr>
      </w:pPr>
      <w:r>
        <w:t>Use Cases</w:t>
      </w:r>
    </w:p>
    <w:p w14:paraId="71B1AB14" w14:textId="77777777" w:rsidR="00F81BE7" w:rsidRDefault="00F81BE7" w:rsidP="00F81BE7"/>
    <w:p w14:paraId="47FD242A"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55612983" w14:textId="77777777" w:rsidR="00F81BE7" w:rsidRDefault="00F81BE7" w:rsidP="00F81BE7">
      <w:pPr>
        <w:pStyle w:val="Heading4"/>
        <w:numPr>
          <w:ilvl w:val="3"/>
          <w:numId w:val="4"/>
        </w:numPr>
      </w:pPr>
      <w:r>
        <w:t>State Charts / Activity Diagrams / Sequence Diagrams / Decision Tables</w:t>
      </w:r>
    </w:p>
    <w:p w14:paraId="0B8260A8" w14:textId="77777777" w:rsidR="00F81BE7" w:rsidRDefault="00F81BE7" w:rsidP="00F81BE7"/>
    <w:p w14:paraId="23C2CD3F"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0348B6EB" w14:textId="77777777" w:rsidR="00F81BE7" w:rsidRDefault="00F81BE7" w:rsidP="00F81BE7">
      <w:pPr>
        <w:pStyle w:val="Heading3"/>
        <w:numPr>
          <w:ilvl w:val="2"/>
          <w:numId w:val="4"/>
        </w:numPr>
      </w:pPr>
      <w:r>
        <w:t>Function Requirements</w:t>
      </w:r>
    </w:p>
    <w:p w14:paraId="179DFE5C" w14:textId="77777777" w:rsidR="00F81BE7" w:rsidRDefault="00F81BE7" w:rsidP="00F81BE7">
      <w:pPr>
        <w:pStyle w:val="Heading4"/>
        <w:numPr>
          <w:ilvl w:val="3"/>
          <w:numId w:val="4"/>
        </w:numPr>
      </w:pPr>
      <w:r>
        <w:t>Functional Requirements</w:t>
      </w:r>
    </w:p>
    <w:p w14:paraId="2333D09D" w14:textId="77777777" w:rsidR="00F81BE7" w:rsidRDefault="00F81BE7" w:rsidP="00F81BE7">
      <w:pPr>
        <w:pStyle w:val="Heading5"/>
        <w:numPr>
          <w:ilvl w:val="4"/>
          <w:numId w:val="4"/>
        </w:numPr>
      </w:pPr>
      <w:r>
        <w:t>Normal Operation</w:t>
      </w:r>
    </w:p>
    <w:p w14:paraId="15D6E291" w14:textId="77777777" w:rsidR="00F81BE7" w:rsidRDefault="00F81BE7" w:rsidP="00F81BE7"/>
    <w:p w14:paraId="6FBE8BBF" w14:textId="433BAE6C" w:rsidR="00F81BE7" w:rsidRPr="0017445F" w:rsidRDefault="004E27BD" w:rsidP="00F81BE7">
      <w:pPr>
        <w:pStyle w:val="RERequirement"/>
        <w:shd w:val="clear" w:color="auto" w:fill="F2F2F2" w:themeFill="background1" w:themeFillShade="F2"/>
      </w:pPr>
      <w:bookmarkStart w:id="707" w:name="_d8e798a6e3b5512ab88f33d311c2fe62"/>
      <w:bookmarkEnd w:id="707"/>
      <w:ins w:id="708" w:author="Bauer, Justin (J.)" w:date="2021-10-29T10:39:00Z">
        <w:r>
          <w:t>REQ-462318/A</w:t>
        </w:r>
      </w:ins>
      <w:r w:rsidR="00F81BE7">
        <w:t xml:space="preserve"> Passenger Profile creation prompt</w:t>
      </w:r>
    </w:p>
    <w:p w14:paraId="7C040BA1" w14:textId="77777777" w:rsidR="00F81BE7" w:rsidRDefault="00F81BE7" w:rsidP="00F81BE7">
      <w:pPr>
        <w:rPr>
          <w:rFonts w:cs="Arial"/>
        </w:rPr>
      </w:pPr>
      <w:r>
        <w:rPr>
          <w:rFonts w:cs="Arial"/>
        </w:rPr>
        <w:t>When the Profile Interface Client receives the PsngProfilePrompt_Rq, the Profile Interface Client shall display a prompt with the following selectable options:</w:t>
      </w:r>
    </w:p>
    <w:p w14:paraId="423F1966" w14:textId="77777777" w:rsidR="00F81BE7" w:rsidRDefault="00F81BE7" w:rsidP="00F81BE7">
      <w:pPr>
        <w:rPr>
          <w:rFonts w:cs="Arial"/>
        </w:rPr>
      </w:pPr>
      <w:r>
        <w:rPr>
          <w:rFonts w:cs="Arial"/>
        </w:rPr>
        <w:t>- Yes</w:t>
      </w:r>
    </w:p>
    <w:p w14:paraId="09BE25EA" w14:textId="77777777" w:rsidR="00F81BE7" w:rsidRDefault="00F81BE7" w:rsidP="00F81BE7">
      <w:pPr>
        <w:rPr>
          <w:rFonts w:cs="Arial"/>
        </w:rPr>
      </w:pPr>
      <w:r>
        <w:rPr>
          <w:rFonts w:cs="Arial"/>
        </w:rPr>
        <w:t>- No</w:t>
      </w:r>
    </w:p>
    <w:p w14:paraId="5EC13CE6" w14:textId="77777777" w:rsidR="00F81BE7" w:rsidRDefault="00F81BE7" w:rsidP="00F81BE7">
      <w:pPr>
        <w:rPr>
          <w:rFonts w:cs="Arial"/>
        </w:rPr>
      </w:pPr>
      <w:r>
        <w:rPr>
          <w:rFonts w:cs="Arial"/>
        </w:rPr>
        <w:t>- Do not show again</w:t>
      </w:r>
    </w:p>
    <w:p w14:paraId="364A3AEB"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4D732B18"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C30A68"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1A9850A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492676"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5688A" w14:textId="77777777" w:rsidR="00F81BE7" w:rsidRDefault="00F81BE7" w:rsidP="005E6FE1"/>
        </w:tc>
      </w:tr>
      <w:tr w:rsidR="00F81BE7" w:rsidRPr="00FD127C" w14:paraId="0D8B254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5AB3F7"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B6E566" w14:textId="77777777" w:rsidR="00F81BE7" w:rsidRDefault="00F81BE7" w:rsidP="005E6FE1"/>
        </w:tc>
      </w:tr>
      <w:tr w:rsidR="00F81BE7" w:rsidRPr="00FD127C" w14:paraId="51C4E8F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25A4E"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F34AE" w14:textId="77777777" w:rsidR="00F81BE7" w:rsidRDefault="00F81BE7" w:rsidP="005E6FE1"/>
        </w:tc>
      </w:tr>
      <w:tr w:rsidR="00F81BE7" w:rsidRPr="00FD127C" w14:paraId="429EF7C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29A84B"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29FBF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B33D52"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443480" w14:textId="77777777" w:rsidR="00F81BE7" w:rsidRDefault="00F81BE7" w:rsidP="005E6FE1"/>
        </w:tc>
      </w:tr>
      <w:tr w:rsidR="00F81BE7" w:rsidRPr="00FD127C" w14:paraId="3F4CA23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95637D"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6A17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3CC053"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AAFA2E" w14:textId="77777777" w:rsidR="00F81BE7" w:rsidRDefault="00F81BE7" w:rsidP="005E6FE1"/>
        </w:tc>
      </w:tr>
      <w:tr w:rsidR="00F81BE7" w:rsidRPr="00FD127C" w14:paraId="4067CD58"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8A45F"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C6C2C7"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B2649"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877C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C76B59"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6E2AAB" w14:textId="77777777" w:rsidR="00F81BE7" w:rsidRDefault="00F81BE7" w:rsidP="005E6FE1"/>
        </w:tc>
      </w:tr>
      <w:tr w:rsidR="00F81BE7" w:rsidRPr="00FD127C" w14:paraId="00743A6C"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3D801C" w14:textId="77777777" w:rsidR="00F81BE7" w:rsidRPr="00FD127C" w:rsidRDefault="00AB7756" w:rsidP="005E6FE1">
            <w:pPr>
              <w:rPr>
                <w:rFonts w:cs="Arial"/>
                <w:bCs/>
                <w:color w:val="808080" w:themeColor="background1" w:themeShade="80"/>
                <w:sz w:val="16"/>
                <w:szCs w:val="14"/>
              </w:rPr>
            </w:pPr>
            <w:hyperlink r:id="rId80"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689586"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3D3057"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5F1F949" w14:textId="77777777" w:rsidR="00F81BE7" w:rsidRDefault="00F81BE7" w:rsidP="00F81BE7"/>
    <w:p w14:paraId="2EF52AE6" w14:textId="2D13E0C3" w:rsidR="00F81BE7" w:rsidRPr="0017445F" w:rsidRDefault="00F81BE7" w:rsidP="00F81BE7">
      <w:pPr>
        <w:pStyle w:val="RERequirement"/>
        <w:shd w:val="clear" w:color="auto" w:fill="F2F2F2" w:themeFill="background1" w:themeFillShade="F2"/>
      </w:pPr>
      <w:bookmarkStart w:id="709" w:name="_3f24b743fd1d26e42e5799fee1bf18b2"/>
      <w:bookmarkEnd w:id="709"/>
      <w:r>
        <w:t xml:space="preserve"> </w:t>
      </w:r>
      <w:ins w:id="710" w:author="Bauer, Justin (J.)" w:date="2021-10-29T10:40:00Z">
        <w:r w:rsidR="004E27BD">
          <w:t xml:space="preserve">REQ-462321/A </w:t>
        </w:r>
      </w:ins>
      <w:r>
        <w:t>Responding to the PsngrProfilePrompt_Rq</w:t>
      </w:r>
    </w:p>
    <w:p w14:paraId="0E7B87EA" w14:textId="77777777" w:rsidR="00F81BE7" w:rsidRDefault="00F81BE7" w:rsidP="00F81BE7">
      <w:pPr>
        <w:rPr>
          <w:rFonts w:cs="Arial"/>
        </w:rPr>
      </w:pPr>
      <w:r>
        <w:rPr>
          <w:rFonts w:cs="Arial"/>
        </w:rPr>
        <w:t>When the user interacts with the Passenger Profile Creation Prompt, the Profile Interface Client shall send PsngrProfilePrompt_St to the Profile Management Server relaying the user input.</w:t>
      </w:r>
    </w:p>
    <w:p w14:paraId="3419D734"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641F9BF8"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61AC66"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310D062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AF6DE9"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183DF1" w14:textId="77777777" w:rsidR="00F81BE7" w:rsidRDefault="00F81BE7" w:rsidP="005E6FE1"/>
        </w:tc>
      </w:tr>
      <w:tr w:rsidR="00F81BE7" w:rsidRPr="00FD127C" w14:paraId="6CD3569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B25B43"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409A8" w14:textId="77777777" w:rsidR="00F81BE7" w:rsidRDefault="00F81BE7" w:rsidP="005E6FE1"/>
        </w:tc>
      </w:tr>
      <w:tr w:rsidR="00F81BE7" w:rsidRPr="00FD127C" w14:paraId="5E049BD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AD8932"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74E867" w14:textId="77777777" w:rsidR="00F81BE7" w:rsidRDefault="00F81BE7" w:rsidP="005E6FE1"/>
        </w:tc>
      </w:tr>
      <w:tr w:rsidR="00F81BE7" w:rsidRPr="00FD127C" w14:paraId="009D50F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DAC76A"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211E9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9ECAFD"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DE20CE" w14:textId="77777777" w:rsidR="00F81BE7" w:rsidRDefault="00F81BE7" w:rsidP="005E6FE1"/>
        </w:tc>
      </w:tr>
      <w:tr w:rsidR="00F81BE7" w:rsidRPr="00FD127C" w14:paraId="2CCFAC0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7A3D7"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54AF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69E599"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99E413" w14:textId="77777777" w:rsidR="00F81BE7" w:rsidRDefault="00F81BE7" w:rsidP="005E6FE1"/>
        </w:tc>
      </w:tr>
      <w:tr w:rsidR="00F81BE7" w:rsidRPr="00FD127C" w14:paraId="3B0BCA50"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070865" w14:textId="77777777" w:rsidR="00F81BE7" w:rsidRPr="00FD127C" w:rsidRDefault="00F81BE7" w:rsidP="005E6FE1">
            <w:pPr>
              <w:rPr>
                <w:rFonts w:eastAsiaTheme="minorHAnsi" w:cs="Arial"/>
                <w:b/>
                <w:bCs/>
                <w:sz w:val="16"/>
                <w:szCs w:val="14"/>
              </w:rPr>
            </w:pPr>
            <w:r w:rsidRPr="00FD127C">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D9D698"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0A5F22"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F073F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9EAC8B"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4E1F18" w14:textId="77777777" w:rsidR="00F81BE7" w:rsidRDefault="00F81BE7" w:rsidP="005E6FE1"/>
        </w:tc>
      </w:tr>
      <w:tr w:rsidR="00F81BE7" w:rsidRPr="00FD127C" w14:paraId="18591AA9"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E5D3CCC" w14:textId="77777777" w:rsidR="00F81BE7" w:rsidRPr="00FD127C" w:rsidRDefault="00AB7756" w:rsidP="005E6FE1">
            <w:pPr>
              <w:rPr>
                <w:rFonts w:cs="Arial"/>
                <w:bCs/>
                <w:color w:val="808080" w:themeColor="background1" w:themeShade="80"/>
                <w:sz w:val="16"/>
                <w:szCs w:val="14"/>
              </w:rPr>
            </w:pPr>
            <w:hyperlink r:id="rId81"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F240DD"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AF4790"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60737A" w14:textId="77777777" w:rsidR="00F81BE7" w:rsidRDefault="00F81BE7" w:rsidP="00F81BE7"/>
    <w:p w14:paraId="683ADDFE" w14:textId="78EFAA82" w:rsidR="00F81BE7" w:rsidRPr="0017445F" w:rsidRDefault="004E27BD" w:rsidP="00F81BE7">
      <w:pPr>
        <w:pStyle w:val="RERequirement"/>
        <w:shd w:val="clear" w:color="auto" w:fill="F2F2F2" w:themeFill="background1" w:themeFillShade="F2"/>
      </w:pPr>
      <w:bookmarkStart w:id="711" w:name="_c36202636493de9167771aabaf856b3b"/>
      <w:bookmarkEnd w:id="711"/>
      <w:ins w:id="712" w:author="Bauer, Justin (J.)" w:date="2021-10-29T10:40:00Z">
        <w:r>
          <w:t>REQ-462320/A</w:t>
        </w:r>
      </w:ins>
      <w:r w:rsidR="00F81BE7">
        <w:t xml:space="preserve"> Entering passenger profile creation via prompt</w:t>
      </w:r>
    </w:p>
    <w:p w14:paraId="35634ED6" w14:textId="77777777" w:rsidR="00F81BE7" w:rsidRDefault="00F81BE7" w:rsidP="00F81BE7">
      <w:pPr>
        <w:rPr>
          <w:rFonts w:cs="Arial"/>
        </w:rPr>
      </w:pPr>
      <w:r>
        <w:rPr>
          <w:rFonts w:cs="Arial"/>
        </w:rPr>
        <w:t>When the user selects "Yes" on the passenger profile creation prompt, the Profile Interface Client shall enter the passenger profile creation flow.</w:t>
      </w:r>
    </w:p>
    <w:p w14:paraId="3DD4415B"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223ECE31"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DC2331"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0A194F3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78FAE7"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3E463C" w14:textId="77777777" w:rsidR="00F81BE7" w:rsidRDefault="00F81BE7" w:rsidP="005E6FE1"/>
        </w:tc>
      </w:tr>
      <w:tr w:rsidR="00F81BE7" w:rsidRPr="00FD127C" w14:paraId="769409B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013F56"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E782DC" w14:textId="77777777" w:rsidR="00F81BE7" w:rsidRDefault="00F81BE7" w:rsidP="005E6FE1"/>
        </w:tc>
      </w:tr>
      <w:tr w:rsidR="00F81BE7" w:rsidRPr="00FD127C" w14:paraId="4CF138C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466D01"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09502" w14:textId="77777777" w:rsidR="00F81BE7" w:rsidRDefault="00F81BE7" w:rsidP="005E6FE1"/>
        </w:tc>
      </w:tr>
      <w:tr w:rsidR="00F81BE7" w:rsidRPr="00FD127C" w14:paraId="082635A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1D10D3"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B4E4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96317D"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F55763" w14:textId="77777777" w:rsidR="00F81BE7" w:rsidRDefault="00F81BE7" w:rsidP="005E6FE1"/>
        </w:tc>
      </w:tr>
      <w:tr w:rsidR="00F81BE7" w:rsidRPr="00FD127C" w14:paraId="6D1CCA1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E5F6FA"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0B97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174872"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4304D1" w14:textId="77777777" w:rsidR="00F81BE7" w:rsidRDefault="00F81BE7" w:rsidP="005E6FE1"/>
        </w:tc>
      </w:tr>
      <w:tr w:rsidR="00F81BE7" w:rsidRPr="00FD127C" w14:paraId="48DC2DD6"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820ACF"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E56611"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95CDC"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BC5717"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65C7E1"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B1B0E5" w14:textId="77777777" w:rsidR="00F81BE7" w:rsidRDefault="00F81BE7" w:rsidP="005E6FE1"/>
        </w:tc>
      </w:tr>
      <w:tr w:rsidR="00F81BE7" w:rsidRPr="00FD127C" w14:paraId="56326254"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D75344" w14:textId="77777777" w:rsidR="00F81BE7" w:rsidRPr="00FD127C" w:rsidRDefault="00AB7756" w:rsidP="005E6FE1">
            <w:pPr>
              <w:rPr>
                <w:rFonts w:cs="Arial"/>
                <w:bCs/>
                <w:color w:val="808080" w:themeColor="background1" w:themeShade="80"/>
                <w:sz w:val="16"/>
                <w:szCs w:val="14"/>
              </w:rPr>
            </w:pPr>
            <w:hyperlink r:id="rId82"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A24073"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F796E"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5F3039C" w14:textId="77777777" w:rsidR="00F81BE7" w:rsidRDefault="00F81BE7" w:rsidP="00F81BE7"/>
    <w:p w14:paraId="36DE625F" w14:textId="504BCA45" w:rsidR="00F81BE7" w:rsidRPr="0017445F" w:rsidRDefault="004E27BD" w:rsidP="00F81BE7">
      <w:pPr>
        <w:pStyle w:val="RERequirement"/>
        <w:shd w:val="clear" w:color="auto" w:fill="F2F2F2" w:themeFill="background1" w:themeFillShade="F2"/>
      </w:pPr>
      <w:bookmarkStart w:id="713" w:name="_a4a364e6e38c2567e1a5ac042fddbf2a"/>
      <w:bookmarkEnd w:id="713"/>
      <w:ins w:id="714" w:author="Bauer, Justin (J.)" w:date="2021-10-29T10:40:00Z">
        <w:r>
          <w:t>REQ-462322/A</w:t>
        </w:r>
      </w:ins>
      <w:r w:rsidR="00F81BE7">
        <w:t xml:space="preserve"> Passenger Profile Creation Prompt time exceeds timeout limit</w:t>
      </w:r>
    </w:p>
    <w:p w14:paraId="0C70A32B" w14:textId="77777777" w:rsidR="00F81BE7" w:rsidRDefault="00F81BE7" w:rsidP="00F81BE7">
      <w:pPr>
        <w:rPr>
          <w:rFonts w:cs="Arial"/>
        </w:rPr>
      </w:pPr>
      <w:r>
        <w:rPr>
          <w:rFonts w:cs="Arial"/>
        </w:rPr>
        <w:t>If the Passenger Profile Creation Prompt exceeds T_PsngrProfilePrompt, the Profile Interface Client shall remove the prompt from the display and send PsngrProfilePrompt_St = NO to the Profile Management Server.</w:t>
      </w:r>
    </w:p>
    <w:p w14:paraId="58305521"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6BDDD9AB"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3EA8C8"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2A9E25B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F46D3B"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0F50DF" w14:textId="77777777" w:rsidR="00F81BE7" w:rsidRDefault="00F81BE7" w:rsidP="005E6FE1"/>
        </w:tc>
      </w:tr>
      <w:tr w:rsidR="00F81BE7" w:rsidRPr="00FD127C" w14:paraId="6ABC245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19F237"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DF0CF" w14:textId="77777777" w:rsidR="00F81BE7" w:rsidRDefault="00F81BE7" w:rsidP="005E6FE1"/>
        </w:tc>
      </w:tr>
      <w:tr w:rsidR="00F81BE7" w:rsidRPr="00FD127C" w14:paraId="5D80506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CA1F93"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A36AD" w14:textId="77777777" w:rsidR="00F81BE7" w:rsidRDefault="00F81BE7" w:rsidP="005E6FE1"/>
        </w:tc>
      </w:tr>
      <w:tr w:rsidR="00F81BE7" w:rsidRPr="00FD127C" w14:paraId="3289984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9888A9"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BF72B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9FCC17"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655564" w14:textId="77777777" w:rsidR="00F81BE7" w:rsidRDefault="00F81BE7" w:rsidP="005E6FE1"/>
        </w:tc>
      </w:tr>
      <w:tr w:rsidR="00F81BE7" w:rsidRPr="00FD127C" w14:paraId="2F046E5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A47393"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2B1AF"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9753E7"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7A89C7" w14:textId="77777777" w:rsidR="00F81BE7" w:rsidRDefault="00F81BE7" w:rsidP="005E6FE1"/>
        </w:tc>
      </w:tr>
      <w:tr w:rsidR="00F81BE7" w:rsidRPr="00FD127C" w14:paraId="3DF2F50A"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A9BCF"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082C9E"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A469C4"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7A38CE"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E1FDF2"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D7EED9" w14:textId="77777777" w:rsidR="00F81BE7" w:rsidRDefault="00F81BE7" w:rsidP="005E6FE1"/>
        </w:tc>
      </w:tr>
      <w:tr w:rsidR="00F81BE7" w:rsidRPr="00FD127C" w14:paraId="255CE2BB"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AF645D" w14:textId="77777777" w:rsidR="00F81BE7" w:rsidRPr="00FD127C" w:rsidRDefault="00AB7756" w:rsidP="005E6FE1">
            <w:pPr>
              <w:rPr>
                <w:rFonts w:cs="Arial"/>
                <w:bCs/>
                <w:color w:val="808080" w:themeColor="background1" w:themeShade="80"/>
                <w:sz w:val="16"/>
                <w:szCs w:val="14"/>
              </w:rPr>
            </w:pPr>
            <w:hyperlink r:id="rId83"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AA148E"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E38473"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72E730" w14:textId="77777777" w:rsidR="00F81BE7" w:rsidRDefault="00F81BE7" w:rsidP="00F81BE7"/>
    <w:p w14:paraId="0E1C12AD" w14:textId="77777777" w:rsidR="00F81BE7" w:rsidRDefault="00F81BE7" w:rsidP="00F81BE7">
      <w:pPr>
        <w:pStyle w:val="Heading5"/>
        <w:numPr>
          <w:ilvl w:val="4"/>
          <w:numId w:val="4"/>
        </w:numPr>
      </w:pPr>
      <w:r>
        <w:t>Error Handling</w:t>
      </w:r>
    </w:p>
    <w:p w14:paraId="66054299" w14:textId="77777777" w:rsidR="00F81BE7" w:rsidRDefault="00F81BE7" w:rsidP="00F81BE7"/>
    <w:p w14:paraId="72D8D9EB" w14:textId="77777777" w:rsidR="00F81BE7" w:rsidRDefault="00F81BE7" w:rsidP="00F81BE7">
      <w:pPr>
        <w:rPr>
          <w:color w:val="A6A6A6" w:themeColor="background1" w:themeShade="A6"/>
        </w:rPr>
      </w:pPr>
      <w:r>
        <w:rPr>
          <w:color w:val="A6A6A6" w:themeColor="background1" w:themeShade="A6"/>
        </w:rPr>
        <w:t>No Error Handling Requirements specified.</w:t>
      </w:r>
    </w:p>
    <w:p w14:paraId="042D139F" w14:textId="77777777" w:rsidR="00F81BE7" w:rsidRDefault="00F81BE7" w:rsidP="00F81BE7">
      <w:pPr>
        <w:pStyle w:val="Heading4"/>
        <w:numPr>
          <w:ilvl w:val="3"/>
          <w:numId w:val="4"/>
        </w:numPr>
      </w:pPr>
      <w:r>
        <w:t>Non-Functional Requirements</w:t>
      </w:r>
    </w:p>
    <w:p w14:paraId="505668FE" w14:textId="77777777" w:rsidR="00F81BE7" w:rsidRDefault="00F81BE7" w:rsidP="00F81BE7"/>
    <w:p w14:paraId="1E06B4E3" w14:textId="4B46E306" w:rsidR="00F81BE7" w:rsidRPr="0017445F" w:rsidRDefault="004E27BD" w:rsidP="00F81BE7">
      <w:pPr>
        <w:pStyle w:val="RERequirement"/>
        <w:shd w:val="clear" w:color="auto" w:fill="F2F2F2" w:themeFill="background1" w:themeFillShade="F2"/>
      </w:pPr>
      <w:bookmarkStart w:id="715" w:name="_c4ea4a107e0e3ad4aea5a622064e5df6"/>
      <w:bookmarkEnd w:id="715"/>
      <w:ins w:id="716" w:author="Bauer, Justin (J.)" w:date="2021-10-29T10:40:00Z">
        <w:r>
          <w:t>REQ-462319/A</w:t>
        </w:r>
      </w:ins>
      <w:r w:rsidR="00F81BE7">
        <w:t xml:space="preserve"> Passenger Profile creation prompt timeout limit</w:t>
      </w:r>
    </w:p>
    <w:p w14:paraId="02562F6D" w14:textId="77777777" w:rsidR="00F81BE7" w:rsidRDefault="00F81BE7" w:rsidP="00F81BE7">
      <w:pPr>
        <w:rPr>
          <w:rFonts w:cs="Arial"/>
        </w:rPr>
      </w:pPr>
      <w:r>
        <w:rPr>
          <w:rFonts w:cs="Arial"/>
        </w:rPr>
        <w:t xml:space="preserve">The Profile Interface Client shall display the passenger profile creation prompt for a maximum of T_PsngrProfilePrompt (Default = 8 seconds). </w:t>
      </w:r>
    </w:p>
    <w:p w14:paraId="3F661C99" w14:textId="77777777" w:rsidR="00F81BE7" w:rsidRDefault="00F81BE7" w:rsidP="00F81BE7">
      <w:pPr>
        <w:rPr>
          <w:rFonts w:cs="Arial"/>
        </w:rPr>
      </w:pPr>
    </w:p>
    <w:p w14:paraId="4B63F5AC"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7B4C49AF"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D49B07"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5DF09D5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B3BF3A"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BBE943" w14:textId="77777777" w:rsidR="00F81BE7" w:rsidRDefault="00F81BE7" w:rsidP="005E6FE1"/>
        </w:tc>
      </w:tr>
      <w:tr w:rsidR="00F81BE7" w:rsidRPr="00FD127C" w14:paraId="4726203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D0B897"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67C94" w14:textId="77777777" w:rsidR="00F81BE7" w:rsidRDefault="00F81BE7" w:rsidP="005E6FE1"/>
        </w:tc>
      </w:tr>
      <w:tr w:rsidR="00F81BE7" w:rsidRPr="00FD127C" w14:paraId="101257B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DDD42"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0DDE34" w14:textId="77777777" w:rsidR="00F81BE7" w:rsidRDefault="00F81BE7" w:rsidP="005E6FE1"/>
        </w:tc>
      </w:tr>
      <w:tr w:rsidR="00F81BE7" w:rsidRPr="00FD127C" w14:paraId="6061AEF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B033C"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7D7C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9DFC56"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E61934" w14:textId="77777777" w:rsidR="00F81BE7" w:rsidRDefault="00F81BE7" w:rsidP="005E6FE1"/>
        </w:tc>
      </w:tr>
      <w:tr w:rsidR="00F81BE7" w:rsidRPr="00FD127C" w14:paraId="5ACE989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811F3B"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97DF7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63D70F"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3E083C" w14:textId="77777777" w:rsidR="00F81BE7" w:rsidRDefault="00F81BE7" w:rsidP="005E6FE1"/>
        </w:tc>
      </w:tr>
      <w:tr w:rsidR="00F81BE7" w:rsidRPr="00FD127C" w14:paraId="7B2EF2A4"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10544"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F3D9D3"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81825"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C3088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2AFFA7"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9E68FF" w14:textId="77777777" w:rsidR="00F81BE7" w:rsidRDefault="00F81BE7" w:rsidP="005E6FE1"/>
        </w:tc>
      </w:tr>
      <w:tr w:rsidR="00F81BE7" w:rsidRPr="00FD127C" w14:paraId="6299981D"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1F7CE1" w14:textId="77777777" w:rsidR="00F81BE7" w:rsidRPr="00FD127C" w:rsidRDefault="00AB7756" w:rsidP="005E6FE1">
            <w:pPr>
              <w:rPr>
                <w:rFonts w:cs="Arial"/>
                <w:bCs/>
                <w:color w:val="808080" w:themeColor="background1" w:themeShade="80"/>
                <w:sz w:val="16"/>
                <w:szCs w:val="14"/>
              </w:rPr>
            </w:pPr>
            <w:hyperlink r:id="rId84"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06B4F4"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58E016"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96D6E92" w14:textId="77777777" w:rsidR="00F81BE7" w:rsidRDefault="00F81BE7" w:rsidP="00F81BE7"/>
    <w:p w14:paraId="3637AF4E" w14:textId="77777777" w:rsidR="00F81BE7" w:rsidRDefault="00F81BE7" w:rsidP="00F81BE7">
      <w:pPr>
        <w:pStyle w:val="Heading4"/>
        <w:numPr>
          <w:ilvl w:val="3"/>
          <w:numId w:val="4"/>
        </w:numPr>
      </w:pPr>
      <w:r>
        <w:t>Functional Safety Requirements</w:t>
      </w:r>
    </w:p>
    <w:p w14:paraId="114D1C21" w14:textId="77777777" w:rsidR="00F81BE7" w:rsidRDefault="00F81BE7" w:rsidP="00F81BE7">
      <w:pPr>
        <w:rPr>
          <w:highlight w:val="yellow"/>
        </w:rPr>
      </w:pPr>
    </w:p>
    <w:p w14:paraId="563CDAD4"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77A3E3BC" w14:textId="77777777" w:rsidR="00F81BE7" w:rsidRDefault="00F81BE7" w:rsidP="00F81BE7">
      <w:pPr>
        <w:pStyle w:val="Heading5"/>
        <w:numPr>
          <w:ilvl w:val="4"/>
          <w:numId w:val="4"/>
        </w:numPr>
      </w:pPr>
      <w:r>
        <w:lastRenderedPageBreak/>
        <w:t>ASIL Decomposition of Functional Safety Requirements</w:t>
      </w:r>
    </w:p>
    <w:p w14:paraId="656492A3" w14:textId="77777777" w:rsidR="00F81BE7" w:rsidRDefault="00F81BE7" w:rsidP="00F81BE7">
      <w:pPr>
        <w:pStyle w:val="NoSpacing"/>
      </w:pPr>
    </w:p>
    <w:p w14:paraId="5E5A746B" w14:textId="77777777" w:rsidR="00F81BE7" w:rsidRDefault="00F81BE7" w:rsidP="00F81BE7">
      <w:pPr>
        <w:pStyle w:val="NoSpacing"/>
      </w:pPr>
    </w:p>
    <w:p w14:paraId="4F311AB7"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29DAC343" w14:textId="77777777" w:rsidR="00F81BE7" w:rsidRDefault="00F81BE7" w:rsidP="00F81BE7">
      <w:pPr>
        <w:pStyle w:val="Heading4"/>
        <w:numPr>
          <w:ilvl w:val="3"/>
          <w:numId w:val="4"/>
        </w:numPr>
      </w:pPr>
      <w:r>
        <w:t>Other Requirements</w:t>
      </w:r>
    </w:p>
    <w:p w14:paraId="4881A094" w14:textId="77777777" w:rsidR="00F81BE7" w:rsidRDefault="00F81BE7" w:rsidP="00F81BE7">
      <w:pPr>
        <w:pStyle w:val="Heading5"/>
        <w:numPr>
          <w:ilvl w:val="4"/>
          <w:numId w:val="4"/>
        </w:numPr>
      </w:pPr>
      <w:r>
        <w:t>Design Requirements</w:t>
      </w:r>
    </w:p>
    <w:p w14:paraId="2FFA334B" w14:textId="77777777" w:rsidR="00F81BE7" w:rsidRDefault="00F81BE7" w:rsidP="00F81BE7"/>
    <w:p w14:paraId="2C8EA2CF" w14:textId="77777777" w:rsidR="00F81BE7" w:rsidRDefault="00F81BE7" w:rsidP="00F81BE7">
      <w:pPr>
        <w:rPr>
          <w:color w:val="A6A6A6" w:themeColor="background1" w:themeShade="A6"/>
        </w:rPr>
      </w:pPr>
      <w:r>
        <w:rPr>
          <w:color w:val="A6A6A6" w:themeColor="background1" w:themeShade="A6"/>
        </w:rPr>
        <w:t>No Design Requirements specified.</w:t>
      </w:r>
    </w:p>
    <w:p w14:paraId="77089B83" w14:textId="77777777" w:rsidR="00F81BE7" w:rsidRDefault="00F81BE7" w:rsidP="00F81BE7">
      <w:pPr>
        <w:pStyle w:val="Heading2"/>
        <w:numPr>
          <w:ilvl w:val="1"/>
          <w:numId w:val="4"/>
        </w:numPr>
      </w:pPr>
      <w:r>
        <w:rPr>
          <w:noProof/>
        </w:rPr>
        <w:drawing>
          <wp:inline distT="0" distB="0" distL="0" distR="0" wp14:anchorId="2721C335" wp14:editId="554A8FCF">
            <wp:extent cx="152400" cy="152400"/>
            <wp:effectExtent l="0" t="0" r="0" b="0"/>
            <wp:docPr id="204"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717" w:name="_da832c40370739cc631dde0c96f4c52e"/>
      <w:r>
        <w:t>Display Passenger Profile Creation Status</w:t>
      </w:r>
      <w:bookmarkEnd w:id="717"/>
    </w:p>
    <w:p w14:paraId="2042F943" w14:textId="77777777" w:rsidR="00F81BE7" w:rsidRDefault="00F81BE7" w:rsidP="00F81BE7">
      <w:pPr>
        <w:pStyle w:val="Heading3"/>
        <w:numPr>
          <w:ilvl w:val="2"/>
          <w:numId w:val="4"/>
        </w:numPr>
      </w:pPr>
      <w:r>
        <w:t>Function Overview</w:t>
      </w:r>
    </w:p>
    <w:p w14:paraId="44613ECE" w14:textId="77777777" w:rsidR="00F81BE7" w:rsidRDefault="00F81BE7" w:rsidP="00F81BE7">
      <w:pPr>
        <w:pStyle w:val="Heading4"/>
        <w:numPr>
          <w:ilvl w:val="3"/>
          <w:numId w:val="4"/>
        </w:numPr>
      </w:pPr>
      <w:r>
        <w:t>Description</w:t>
      </w:r>
    </w:p>
    <w:p w14:paraId="61B338E7" w14:textId="77777777" w:rsidR="00F81BE7" w:rsidRDefault="00F81BE7" w:rsidP="00F81BE7">
      <w:pPr>
        <w:contextualSpacing/>
      </w:pPr>
    </w:p>
    <w:p w14:paraId="339AEE7B" w14:textId="77777777" w:rsidR="00F81BE7" w:rsidRDefault="00F81BE7" w:rsidP="00F81BE7">
      <w:pPr>
        <w:contextualSpacing/>
      </w:pPr>
      <w:r>
        <w:t>Function is allocated to:</w:t>
      </w:r>
    </w:p>
    <w:p w14:paraId="59BBA220" w14:textId="77777777" w:rsidR="00F81BE7" w:rsidRDefault="00F81BE7" w:rsidP="00F81BE7">
      <w:pPr>
        <w:pStyle w:val="ListParagraph"/>
        <w:numPr>
          <w:ilvl w:val="0"/>
          <w:numId w:val="13"/>
        </w:numPr>
        <w:contextualSpacing/>
      </w:pPr>
      <w:r>
        <w:rPr>
          <w:noProof/>
        </w:rPr>
        <w:drawing>
          <wp:inline distT="0" distB="0" distL="0" distR="0" wp14:anchorId="287BE3F3" wp14:editId="33E49C66">
            <wp:extent cx="152400" cy="152400"/>
            <wp:effectExtent l="0" t="0" r="0" b="0"/>
            <wp:docPr id="206" name="Picture 1716959969.jpg" descr="1716959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716959969.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Front Passenger Profiles &lt;&lt;Feature&gt;&gt;</w:t>
      </w:r>
    </w:p>
    <w:p w14:paraId="0E477D5F" w14:textId="77777777" w:rsidR="00F81BE7" w:rsidRDefault="00F81BE7" w:rsidP="00F81BE7">
      <w:pPr>
        <w:pStyle w:val="ListParagraph"/>
        <w:numPr>
          <w:ilvl w:val="0"/>
          <w:numId w:val="13"/>
        </w:numPr>
        <w:contextualSpacing/>
      </w:pPr>
      <w:r>
        <w:rPr>
          <w:noProof/>
        </w:rPr>
        <w:drawing>
          <wp:inline distT="0" distB="0" distL="0" distR="0" wp14:anchorId="6450B498" wp14:editId="072D0643">
            <wp:extent cx="152400" cy="152400"/>
            <wp:effectExtent l="0" t="0" r="0" b="0"/>
            <wp:docPr id="208"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67A14D85" w14:textId="77777777" w:rsidR="00F81BE7" w:rsidRDefault="00F81BE7" w:rsidP="00F81BE7">
      <w:pPr>
        <w:contextualSpacing/>
      </w:pPr>
    </w:p>
    <w:p w14:paraId="3227E75F" w14:textId="77777777" w:rsidR="00F81BE7" w:rsidRDefault="00F81BE7" w:rsidP="00F81BE7">
      <w:pPr>
        <w:contextualSpacing/>
      </w:pPr>
      <w:r w:rsidRPr="00A554C4">
        <w:t>HMI function that displays the status of a new Passenger Profile Creation.</w:t>
      </w:r>
    </w:p>
    <w:p w14:paraId="3FE3EB3F" w14:textId="77777777" w:rsidR="00F81BE7" w:rsidRDefault="00F81BE7" w:rsidP="00F81BE7">
      <w:pPr>
        <w:pStyle w:val="Heading4"/>
        <w:numPr>
          <w:ilvl w:val="3"/>
          <w:numId w:val="4"/>
        </w:numPr>
      </w:pPr>
      <w:r>
        <w:t>Variants</w:t>
      </w:r>
    </w:p>
    <w:p w14:paraId="25C4B185" w14:textId="77777777" w:rsidR="00F81BE7" w:rsidRDefault="00F81BE7" w:rsidP="00F81BE7"/>
    <w:p w14:paraId="05DB08CC"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3EED268B" w14:textId="77777777" w:rsidR="00F81BE7" w:rsidRDefault="00F81BE7" w:rsidP="00F81BE7">
      <w:pPr>
        <w:pStyle w:val="Heading4"/>
        <w:numPr>
          <w:ilvl w:val="3"/>
          <w:numId w:val="4"/>
        </w:numPr>
      </w:pPr>
      <w:r>
        <w:t>Input Requirements</w:t>
      </w:r>
    </w:p>
    <w:p w14:paraId="2AEC7153" w14:textId="77777777" w:rsidR="00F81BE7" w:rsidRDefault="00F81BE7" w:rsidP="00F81BE7"/>
    <w:p w14:paraId="4BC433ED"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4108DC78" w14:textId="77777777" w:rsidR="00F81BE7" w:rsidRDefault="00F81BE7" w:rsidP="00F81BE7">
      <w:pPr>
        <w:pStyle w:val="Heading4"/>
        <w:numPr>
          <w:ilvl w:val="3"/>
          <w:numId w:val="4"/>
        </w:numPr>
      </w:pPr>
      <w:r>
        <w:t>Assumptions</w:t>
      </w:r>
    </w:p>
    <w:p w14:paraId="0BFECB7A" w14:textId="77777777" w:rsidR="00F81BE7" w:rsidRDefault="00F81BE7" w:rsidP="00F81BE7"/>
    <w:p w14:paraId="48D0BFAB"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0B55CD61" w14:textId="77777777" w:rsidR="00F81BE7" w:rsidRDefault="00F81BE7" w:rsidP="00F81BE7"/>
    <w:p w14:paraId="75B4B5F0" w14:textId="77777777" w:rsidR="00F81BE7" w:rsidRDefault="00F81BE7" w:rsidP="00F81BE7">
      <w:pPr>
        <w:pStyle w:val="Heading4"/>
        <w:numPr>
          <w:ilvl w:val="3"/>
          <w:numId w:val="4"/>
        </w:numPr>
      </w:pPr>
      <w:r>
        <w:t>References</w:t>
      </w:r>
    </w:p>
    <w:p w14:paraId="30B49EC4" w14:textId="77777777" w:rsidR="00F81BE7" w:rsidRPr="00454CBE" w:rsidRDefault="00F81BE7" w:rsidP="00F81BE7">
      <w:pPr>
        <w:pStyle w:val="Heading5"/>
        <w:numPr>
          <w:ilvl w:val="4"/>
          <w:numId w:val="4"/>
        </w:numPr>
      </w:pPr>
      <w:r w:rsidRPr="00454CBE">
        <w:t xml:space="preserve">Ford </w:t>
      </w:r>
      <w:r>
        <w:t>D</w:t>
      </w:r>
      <w:r w:rsidRPr="00454CBE">
        <w:t>ocuments</w:t>
      </w:r>
    </w:p>
    <w:p w14:paraId="1C3B924F"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346890A8"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07CDE611" w14:textId="77777777" w:rsidTr="005E6FE1">
        <w:trPr>
          <w:cantSplit/>
          <w:tblHeader/>
        </w:trPr>
        <w:tc>
          <w:tcPr>
            <w:tcW w:w="1418" w:type="dxa"/>
            <w:shd w:val="clear" w:color="auto" w:fill="E0E0E0"/>
          </w:tcPr>
          <w:p w14:paraId="2A823A19"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60FBAC58"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320F8EF3"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19EBD819"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15341D17" w14:textId="77777777" w:rsidTr="005E6FE1">
        <w:trPr>
          <w:cantSplit/>
          <w:tblHeader/>
        </w:trPr>
        <w:tc>
          <w:tcPr>
            <w:tcW w:w="1418" w:type="dxa"/>
            <w:shd w:val="clear" w:color="auto" w:fill="FFFFFF" w:themeFill="background1"/>
          </w:tcPr>
          <w:p w14:paraId="00FFC963" w14:textId="77777777" w:rsidR="00F81BE7" w:rsidRPr="005E40CF" w:rsidRDefault="00F81BE7" w:rsidP="005E6FE1">
            <w:pPr>
              <w:rPr>
                <w:rFonts w:ascii="Helvetica" w:hAnsi="Helvetica" w:cs="Helvetica"/>
              </w:rPr>
            </w:pPr>
          </w:p>
        </w:tc>
        <w:tc>
          <w:tcPr>
            <w:tcW w:w="6237" w:type="dxa"/>
            <w:shd w:val="clear" w:color="auto" w:fill="FFFFFF" w:themeFill="background1"/>
          </w:tcPr>
          <w:p w14:paraId="6FDD78B5" w14:textId="77777777" w:rsidR="00F81BE7" w:rsidRPr="005E40CF" w:rsidRDefault="00F81BE7" w:rsidP="005E6FE1">
            <w:pPr>
              <w:rPr>
                <w:rFonts w:ascii="Helvetica" w:hAnsi="Helvetica" w:cs="Helvetica"/>
              </w:rPr>
            </w:pPr>
          </w:p>
        </w:tc>
        <w:tc>
          <w:tcPr>
            <w:tcW w:w="1418" w:type="dxa"/>
            <w:shd w:val="clear" w:color="auto" w:fill="FFFFFF" w:themeFill="background1"/>
          </w:tcPr>
          <w:p w14:paraId="1E6CBC3B" w14:textId="77777777" w:rsidR="00F81BE7" w:rsidRPr="005E40CF" w:rsidRDefault="00F81BE7" w:rsidP="005E6FE1">
            <w:pPr>
              <w:rPr>
                <w:rFonts w:ascii="Helvetica" w:hAnsi="Helvetica" w:cs="Helvetica"/>
              </w:rPr>
            </w:pPr>
          </w:p>
        </w:tc>
        <w:tc>
          <w:tcPr>
            <w:tcW w:w="1418" w:type="dxa"/>
            <w:shd w:val="clear" w:color="auto" w:fill="FFFFFF" w:themeFill="background1"/>
          </w:tcPr>
          <w:p w14:paraId="4C7DE7D8" w14:textId="77777777" w:rsidR="00F81BE7" w:rsidRPr="005E40CF" w:rsidRDefault="00F81BE7" w:rsidP="005E6FE1">
            <w:pPr>
              <w:rPr>
                <w:rFonts w:ascii="Helvetica" w:hAnsi="Helvetica" w:cs="Helvetica"/>
              </w:rPr>
            </w:pPr>
          </w:p>
        </w:tc>
      </w:tr>
    </w:tbl>
    <w:p w14:paraId="0B4CCA1C"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BF243FB"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3826A350"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D541791"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26876345" w14:textId="77777777" w:rsidTr="005E6FE1">
        <w:trPr>
          <w:cantSplit/>
          <w:tblHeader/>
        </w:trPr>
        <w:tc>
          <w:tcPr>
            <w:tcW w:w="1418" w:type="dxa"/>
            <w:shd w:val="clear" w:color="auto" w:fill="E0E0E0"/>
          </w:tcPr>
          <w:p w14:paraId="5E18F7E8"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7EEB5E23"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3512519F" w14:textId="77777777" w:rsidTr="005E6FE1">
        <w:trPr>
          <w:cantSplit/>
          <w:tblHeader/>
        </w:trPr>
        <w:tc>
          <w:tcPr>
            <w:tcW w:w="1418" w:type="dxa"/>
            <w:shd w:val="clear" w:color="auto" w:fill="FFFFFF" w:themeFill="background1"/>
          </w:tcPr>
          <w:p w14:paraId="32F81FF7" w14:textId="77777777" w:rsidR="00F81BE7" w:rsidRPr="005E40CF" w:rsidRDefault="00F81BE7" w:rsidP="005E6FE1">
            <w:pPr>
              <w:rPr>
                <w:rFonts w:ascii="Helvetica" w:hAnsi="Helvetica" w:cs="Helvetica"/>
              </w:rPr>
            </w:pPr>
          </w:p>
        </w:tc>
        <w:tc>
          <w:tcPr>
            <w:tcW w:w="9072" w:type="dxa"/>
            <w:shd w:val="clear" w:color="auto" w:fill="FFFFFF" w:themeFill="background1"/>
          </w:tcPr>
          <w:p w14:paraId="73EF0EA9" w14:textId="77777777" w:rsidR="00F81BE7" w:rsidRPr="005E40CF" w:rsidRDefault="00F81BE7" w:rsidP="005E6FE1">
            <w:pPr>
              <w:rPr>
                <w:rFonts w:ascii="Helvetica" w:hAnsi="Helvetica" w:cs="Helvetica"/>
              </w:rPr>
            </w:pPr>
          </w:p>
        </w:tc>
      </w:tr>
    </w:tbl>
    <w:p w14:paraId="1AD20DB7" w14:textId="77777777" w:rsidR="00F81BE7" w:rsidRDefault="00F81BE7" w:rsidP="00F81BE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764EDDD" w14:textId="77777777" w:rsidR="00F81BE7" w:rsidRDefault="00F81BE7" w:rsidP="00F81BE7">
      <w:pPr>
        <w:pStyle w:val="Heading4"/>
        <w:numPr>
          <w:ilvl w:val="3"/>
          <w:numId w:val="4"/>
        </w:numPr>
      </w:pPr>
      <w:r>
        <w:t>Glossary</w:t>
      </w:r>
    </w:p>
    <w:p w14:paraId="4605FC98"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6EB82DBB" w14:textId="77777777" w:rsidR="00F81BE7" w:rsidRDefault="00F81BE7" w:rsidP="00F81BE7">
      <w:pPr>
        <w:pStyle w:val="Heading3"/>
        <w:numPr>
          <w:ilvl w:val="2"/>
          <w:numId w:val="4"/>
        </w:numPr>
      </w:pPr>
      <w:r>
        <w:lastRenderedPageBreak/>
        <w:t>Function Scope</w:t>
      </w:r>
    </w:p>
    <w:p w14:paraId="2ABF48F5" w14:textId="77777777" w:rsidR="00F81BE7" w:rsidRPr="00A43B48" w:rsidRDefault="00F81BE7" w:rsidP="00F81BE7">
      <w:pPr>
        <w:contextualSpacing/>
      </w:pPr>
    </w:p>
    <w:p w14:paraId="075EB9BF" w14:textId="77777777" w:rsidR="00F81BE7" w:rsidRDefault="00F81BE7" w:rsidP="00F81BE7">
      <w:pPr>
        <w:contextualSpacing/>
      </w:pPr>
      <w:r>
        <w:t xml:space="preserve">The </w:t>
      </w:r>
      <w:r>
        <w:rPr>
          <w:noProof/>
        </w:rPr>
        <w:drawing>
          <wp:inline distT="0" distB="0" distL="0" distR="0" wp14:anchorId="6555E00D" wp14:editId="2A8136E7">
            <wp:extent cx="152400" cy="152400"/>
            <wp:effectExtent l="0" t="0" r="0" b="0"/>
            <wp:docPr id="21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Passenger Profile Creation Status</w:t>
      </w:r>
      <w:r>
        <w:rPr>
          <w:b/>
        </w:rPr>
        <w:t>”</w:t>
      </w:r>
      <w:r>
        <w:t xml:space="preserve"> function is called by the following functions:</w:t>
      </w:r>
    </w:p>
    <w:p w14:paraId="58088696" w14:textId="77777777" w:rsidR="00F81BE7" w:rsidRPr="00953D23" w:rsidRDefault="00F81BE7" w:rsidP="00F81BE7">
      <w:pPr>
        <w:pStyle w:val="ListParagraph"/>
        <w:numPr>
          <w:ilvl w:val="0"/>
          <w:numId w:val="12"/>
        </w:numPr>
        <w:contextualSpacing/>
      </w:pPr>
      <w:r>
        <w:rPr>
          <w:noProof/>
        </w:rPr>
        <w:drawing>
          <wp:inline distT="0" distB="0" distL="0" distR="0" wp14:anchorId="3A241023" wp14:editId="148BEEDA">
            <wp:extent cx="152400" cy="152400"/>
            <wp:effectExtent l="0" t="0" r="0" b="0"/>
            <wp:docPr id="212"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28b4a081df77d3761101513add9179c" w:history="1">
        <w:r>
          <w:rPr>
            <w:rStyle w:val="Hyperlink"/>
          </w:rPr>
          <w:t>Create Passenger Profile via HMI - First Entry</w:t>
        </w:r>
      </w:hyperlink>
      <w:r>
        <w:t>”</w:t>
      </w:r>
    </w:p>
    <w:p w14:paraId="5A201D27" w14:textId="77777777" w:rsidR="00F81BE7" w:rsidRPr="00393C96" w:rsidRDefault="00F81BE7" w:rsidP="00F81BE7">
      <w:pPr>
        <w:contextualSpacing/>
      </w:pPr>
    </w:p>
    <w:p w14:paraId="1D0B5A41" w14:textId="77777777" w:rsidR="00F81BE7" w:rsidRDefault="00F81BE7" w:rsidP="00F81BE7"/>
    <w:p w14:paraId="57923778" w14:textId="19E13C61" w:rsidR="00F81BE7" w:rsidRDefault="00F81BE7" w:rsidP="00F81BE7">
      <w:pPr>
        <w:jc w:val="center"/>
      </w:pPr>
      <w:del w:id="718" w:author="Bauer, Justin (J.)" w:date="2021-10-29T10:40:00Z">
        <w:r w:rsidDel="004E27BD">
          <w:rPr>
            <w:noProof/>
          </w:rPr>
          <w:drawing>
            <wp:inline distT="0" distB="0" distL="0" distR="0" wp14:anchorId="5756D665" wp14:editId="5752ADC5">
              <wp:extent cx="6466205" cy="6907763"/>
              <wp:effectExtent l="0" t="0" r="0" b="0"/>
              <wp:docPr id="214"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851462149.jpg"/>
                      <pic:cNvPicPr/>
                    </pic:nvPicPr>
                    <pic:blipFill>
                      <a:blip r:embed="rId73" cstate="print"/>
                      <a:stretch>
                        <a:fillRect/>
                      </a:stretch>
                    </pic:blipFill>
                    <pic:spPr>
                      <a:xfrm>
                        <a:off x="0" y="0"/>
                        <a:ext cx="6466205" cy="6907763"/>
                      </a:xfrm>
                      <a:prstGeom prst="rect">
                        <a:avLst/>
                      </a:prstGeom>
                    </pic:spPr>
                  </pic:pic>
                </a:graphicData>
              </a:graphic>
            </wp:inline>
          </w:drawing>
        </w:r>
      </w:del>
      <w:ins w:id="719" w:author="Bauer, Justin (J.)" w:date="2021-10-29T10:40:00Z">
        <w:r w:rsidR="004E27BD">
          <w:rPr>
            <w:noProof/>
          </w:rPr>
          <w:drawing>
            <wp:inline distT="0" distB="0" distL="0" distR="0" wp14:anchorId="70D61899" wp14:editId="241E999F">
              <wp:extent cx="6466205" cy="6373495"/>
              <wp:effectExtent l="0" t="0" r="0" b="8255"/>
              <wp:docPr id="119"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851462149.jpg"/>
                      <pic:cNvPicPr/>
                    </pic:nvPicPr>
                    <pic:blipFill>
                      <a:blip r:embed="rId74" cstate="print"/>
                      <a:stretch>
                        <a:fillRect/>
                      </a:stretch>
                    </pic:blipFill>
                    <pic:spPr>
                      <a:xfrm>
                        <a:off x="0" y="0"/>
                        <a:ext cx="6466205" cy="6373495"/>
                      </a:xfrm>
                      <a:prstGeom prst="rect">
                        <a:avLst/>
                      </a:prstGeom>
                    </pic:spPr>
                  </pic:pic>
                </a:graphicData>
              </a:graphic>
            </wp:inline>
          </w:drawing>
        </w:r>
      </w:ins>
    </w:p>
    <w:p w14:paraId="1F66D7DA"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74AC0767" wp14:editId="06A4F7A1">
            <wp:extent cx="152400" cy="152400"/>
            <wp:effectExtent l="0" t="0" r="0" b="0"/>
            <wp:docPr id="216"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Create Passenger Profile via HMI - First Entry</w:t>
      </w:r>
      <w:r>
        <w:t>”</w:t>
      </w:r>
      <w:r w:rsidRPr="00294100">
        <w:t xml:space="preserve"> calling </w:t>
      </w:r>
      <w:r>
        <w:rPr>
          <w:noProof/>
        </w:rPr>
        <w:drawing>
          <wp:inline distT="0" distB="0" distL="0" distR="0" wp14:anchorId="01BC7CB0" wp14:editId="37080AF5">
            <wp:extent cx="152400" cy="152400"/>
            <wp:effectExtent l="0" t="0" r="0" b="0"/>
            <wp:docPr id="21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Passenger Profile Creation Status</w:t>
      </w:r>
      <w:r>
        <w:t>”</w:t>
      </w:r>
    </w:p>
    <w:p w14:paraId="47739731" w14:textId="77777777" w:rsidR="00F81BE7" w:rsidRDefault="00F81BE7" w:rsidP="00F81BE7">
      <w:pPr>
        <w:contextualSpacing/>
      </w:pPr>
    </w:p>
    <w:p w14:paraId="387C1A34" w14:textId="77777777" w:rsidR="00F81BE7" w:rsidRDefault="00F81BE7" w:rsidP="00F81BE7">
      <w:pPr>
        <w:pStyle w:val="Heading3"/>
        <w:numPr>
          <w:ilvl w:val="2"/>
          <w:numId w:val="4"/>
        </w:numPr>
      </w:pPr>
      <w:r>
        <w:t>Function Interfaces</w:t>
      </w:r>
    </w:p>
    <w:p w14:paraId="0C0609D8" w14:textId="77777777" w:rsidR="00F81BE7" w:rsidRDefault="00F81BE7" w:rsidP="00F81BE7">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4E27BD" w:rsidRPr="00E54DEA" w14:paraId="1CE8E261" w14:textId="77777777" w:rsidTr="005E6FE1">
        <w:trPr>
          <w:trHeight w:val="260"/>
        </w:trPr>
        <w:tc>
          <w:tcPr>
            <w:tcW w:w="2695" w:type="dxa"/>
            <w:shd w:val="clear" w:color="auto" w:fill="D9D9D9" w:themeFill="background1" w:themeFillShade="D9"/>
            <w:noWrap/>
            <w:hideMark/>
          </w:tcPr>
          <w:p w14:paraId="5EB46BD9" w14:textId="1F9633FE" w:rsidR="004E27BD" w:rsidRPr="00E54DEA" w:rsidRDefault="004E27BD" w:rsidP="004E27BD">
            <w:pPr>
              <w:overflowPunct/>
              <w:autoSpaceDE/>
              <w:autoSpaceDN/>
              <w:adjustRightInd/>
              <w:textAlignment w:val="auto"/>
              <w:rPr>
                <w:rFonts w:cs="Arial"/>
                <w:b/>
                <w:bCs/>
                <w:color w:val="000000"/>
              </w:rPr>
            </w:pPr>
            <w:ins w:id="720" w:author="Bauer, Justin (J.)" w:date="2021-10-29T10:41:00Z">
              <w:r w:rsidRPr="00E54DEA">
                <w:rPr>
                  <w:rFonts w:cs="Arial"/>
                  <w:b/>
                  <w:bCs/>
                  <w:color w:val="000000"/>
                </w:rPr>
                <w:t>Signal Name</w:t>
              </w:r>
            </w:ins>
            <w:del w:id="721" w:author="Bauer, Justin (J.)" w:date="2021-10-29T10:41:00Z">
              <w:r w:rsidRPr="00E54DEA" w:rsidDel="007D56B1">
                <w:rPr>
                  <w:rFonts w:cs="Arial"/>
                  <w:b/>
                  <w:bCs/>
                  <w:color w:val="000000"/>
                </w:rPr>
                <w:delText>Signal Name</w:delText>
              </w:r>
            </w:del>
          </w:p>
        </w:tc>
        <w:tc>
          <w:tcPr>
            <w:tcW w:w="7506" w:type="dxa"/>
            <w:shd w:val="clear" w:color="auto" w:fill="D9D9D9" w:themeFill="background1" w:themeFillShade="D9"/>
          </w:tcPr>
          <w:p w14:paraId="4A9A4F81" w14:textId="44DC2581" w:rsidR="004E27BD" w:rsidRDefault="004E27BD" w:rsidP="004E27BD">
            <w:pPr>
              <w:overflowPunct/>
              <w:autoSpaceDE/>
              <w:autoSpaceDN/>
              <w:adjustRightInd/>
              <w:textAlignment w:val="auto"/>
              <w:rPr>
                <w:rFonts w:cs="Arial"/>
                <w:b/>
                <w:bCs/>
                <w:color w:val="000000"/>
              </w:rPr>
            </w:pPr>
            <w:ins w:id="722" w:author="Bauer, Justin (J.)" w:date="2021-10-29T10:41:00Z">
              <w:r>
                <w:rPr>
                  <w:rFonts w:cs="Arial"/>
                  <w:b/>
                  <w:bCs/>
                  <w:color w:val="000000"/>
                </w:rPr>
                <w:t>Description</w:t>
              </w:r>
            </w:ins>
            <w:del w:id="723" w:author="Bauer, Justin (J.)" w:date="2021-10-29T10:41:00Z">
              <w:r w:rsidDel="007D56B1">
                <w:rPr>
                  <w:rFonts w:cs="Arial"/>
                  <w:b/>
                  <w:bCs/>
                  <w:color w:val="000000"/>
                </w:rPr>
                <w:delText>Description</w:delText>
              </w:r>
            </w:del>
          </w:p>
        </w:tc>
      </w:tr>
      <w:tr w:rsidR="004E27BD" w:rsidRPr="003F473D" w14:paraId="624D99D8" w14:textId="77777777" w:rsidTr="005E6FE1">
        <w:trPr>
          <w:trHeight w:val="410"/>
        </w:trPr>
        <w:tc>
          <w:tcPr>
            <w:tcW w:w="2695" w:type="dxa"/>
            <w:noWrap/>
          </w:tcPr>
          <w:p w14:paraId="512D92E7" w14:textId="77777777" w:rsidR="004E27BD" w:rsidRDefault="004E27BD" w:rsidP="004E27BD">
            <w:pPr>
              <w:contextualSpacing/>
              <w:rPr>
                <w:ins w:id="724" w:author="Bauer, Justin (J.)" w:date="2021-10-29T10:41:00Z"/>
                <w:rFonts w:cs="Arial"/>
              </w:rPr>
            </w:pPr>
            <w:ins w:id="725" w:author="Bauer, Justin (J.)" w:date="2021-10-29T10:41:00Z">
              <w:r w:rsidRPr="00275823">
                <w:rPr>
                  <w:rFonts w:cs="Arial"/>
                </w:rPr>
                <w:lastRenderedPageBreak/>
                <w:t>input</w:t>
              </w:r>
            </w:ins>
          </w:p>
          <w:p w14:paraId="5C699144" w14:textId="77777777" w:rsidR="004E27BD" w:rsidRDefault="004E27BD" w:rsidP="004E27BD">
            <w:pPr>
              <w:contextualSpacing/>
              <w:rPr>
                <w:ins w:id="726" w:author="Bauer, Justin (J.)" w:date="2021-10-29T10:41:00Z"/>
                <w:rFonts w:cs="Arial"/>
              </w:rPr>
            </w:pPr>
            <w:ins w:id="727" w:author="Bauer, Justin (J.)" w:date="2021-10-29T10:41:00Z">
              <w:r>
                <w:rPr>
                  <w:rFonts w:cs="Arial"/>
                </w:rPr>
                <w:t>Type:</w:t>
              </w:r>
            </w:ins>
          </w:p>
          <w:p w14:paraId="2D4166E6" w14:textId="58F6C660" w:rsidR="004E27BD" w:rsidDel="007D56B1" w:rsidRDefault="004E27BD" w:rsidP="004E27BD">
            <w:pPr>
              <w:contextualSpacing/>
              <w:rPr>
                <w:del w:id="728" w:author="Bauer, Justin (J.)" w:date="2021-10-29T10:41:00Z"/>
                <w:rFonts w:cs="Arial"/>
              </w:rPr>
            </w:pPr>
            <w:ins w:id="729" w:author="Bauer, Justin (J.)" w:date="2021-10-29T10:41:00Z">
              <w:r w:rsidRPr="0029472F">
                <w:rPr>
                  <w:rFonts w:cs="Arial"/>
                  <w:color w:val="808080" w:themeColor="background1" w:themeShade="80"/>
                </w:rPr>
                <w:t xml:space="preserve"> </w:t>
              </w:r>
              <w:r>
                <w:rPr>
                  <w:noProof/>
                </w:rPr>
                <w:drawing>
                  <wp:inline distT="0" distB="0" distL="0" distR="0" wp14:anchorId="0E254791" wp14:editId="47372E5D">
                    <wp:extent cx="152400" cy="152400"/>
                    <wp:effectExtent l="0" t="0" r="0" b="0"/>
                    <wp:docPr id="120" name="Picture -14943659.jpg" descr="-14943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4943659.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r>
                <w:fldChar w:fldCharType="begin"/>
              </w:r>
              <w:r>
                <w:instrText xml:space="preserve"> HYPERLINK \l "_1878cb4ae50cf116abc48b657972cb86" </w:instrText>
              </w:r>
              <w:r>
                <w:fldChar w:fldCharType="separate"/>
              </w:r>
              <w:proofErr w:type="spellStart"/>
              <w:r>
                <w:rPr>
                  <w:rStyle w:val="Hyperlink"/>
                  <w:rFonts w:cs="Arial"/>
                </w:rPr>
                <w:t>pppStoreProfileData_Res</w:t>
              </w:r>
              <w:proofErr w:type="spellEnd"/>
              <w:r>
                <w:rPr>
                  <w:rStyle w:val="Hyperlink"/>
                  <w:rFonts w:cs="Arial"/>
                </w:rPr>
                <w:fldChar w:fldCharType="end"/>
              </w:r>
            </w:ins>
            <w:del w:id="730" w:author="Bauer, Justin (J.)" w:date="2021-10-29T10:41:00Z">
              <w:r w:rsidRPr="00275823" w:rsidDel="007D56B1">
                <w:rPr>
                  <w:rFonts w:cs="Arial"/>
                </w:rPr>
                <w:delText>input</w:delText>
              </w:r>
            </w:del>
          </w:p>
          <w:p w14:paraId="41156038" w14:textId="4B3B686C" w:rsidR="004E27BD" w:rsidDel="007D56B1" w:rsidRDefault="004E27BD" w:rsidP="004E27BD">
            <w:pPr>
              <w:contextualSpacing/>
              <w:rPr>
                <w:del w:id="731" w:author="Bauer, Justin (J.)" w:date="2021-10-29T10:41:00Z"/>
                <w:rFonts w:cs="Arial"/>
              </w:rPr>
            </w:pPr>
            <w:del w:id="732" w:author="Bauer, Justin (J.)" w:date="2021-10-29T10:41:00Z">
              <w:r w:rsidDel="007D56B1">
                <w:rPr>
                  <w:rFonts w:cs="Arial"/>
                </w:rPr>
                <w:delText>Type:</w:delText>
              </w:r>
            </w:del>
          </w:p>
          <w:p w14:paraId="6C1915F0" w14:textId="4BE9534D" w:rsidR="004E27BD" w:rsidRDefault="004E27BD" w:rsidP="004E27BD">
            <w:pPr>
              <w:contextualSpacing/>
              <w:rPr>
                <w:rFonts w:cs="Arial"/>
              </w:rPr>
            </w:pPr>
            <w:del w:id="733" w:author="Bauer, Justin (J.)" w:date="2021-10-29T10:41:00Z">
              <w:r w:rsidRPr="0029472F" w:rsidDel="007D56B1">
                <w:rPr>
                  <w:rFonts w:cs="Arial"/>
                  <w:color w:val="808080" w:themeColor="background1" w:themeShade="80"/>
                </w:rPr>
                <w:delText xml:space="preserve"> </w:delText>
              </w:r>
              <w:r w:rsidDel="007D56B1">
                <w:rPr>
                  <w:noProof/>
                </w:rPr>
                <w:drawing>
                  <wp:inline distT="0" distB="0" distL="0" distR="0" wp14:anchorId="4A993A7D" wp14:editId="7365A3F3">
                    <wp:extent cx="152400" cy="152400"/>
                    <wp:effectExtent l="0" t="0" r="0" b="0"/>
                    <wp:docPr id="220" name="Picture -678216178.jpg" descr="-678216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678216178.jpg"/>
                            <pic:cNvPicPr/>
                          </pic:nvPicPr>
                          <pic:blipFill>
                            <a:blip r:embed="rId40" cstate="print"/>
                            <a:stretch>
                              <a:fillRect/>
                            </a:stretch>
                          </pic:blipFill>
                          <pic:spPr>
                            <a:xfrm>
                              <a:off x="0" y="0"/>
                              <a:ext cx="152400" cy="152400"/>
                            </a:xfrm>
                            <a:prstGeom prst="rect">
                              <a:avLst/>
                            </a:prstGeom>
                          </pic:spPr>
                        </pic:pic>
                      </a:graphicData>
                    </a:graphic>
                  </wp:inline>
                </w:drawing>
              </w:r>
              <w:r w:rsidRPr="00275823" w:rsidDel="007D56B1">
                <w:rPr>
                  <w:rFonts w:cs="Arial"/>
                </w:rPr>
                <w:delText xml:space="preserve"> </w:delText>
              </w:r>
              <w:r w:rsidDel="007D56B1">
                <w:fldChar w:fldCharType="begin"/>
              </w:r>
              <w:r w:rsidDel="007D56B1">
                <w:delInstrText xml:space="preserve"> HYPERLINK \l "_b36936b307abd62d027434b26d7fb12a" </w:delInstrText>
              </w:r>
              <w:r w:rsidDel="007D56B1">
                <w:fldChar w:fldCharType="separate"/>
              </w:r>
              <w:r w:rsidDel="007D56B1">
                <w:rPr>
                  <w:rStyle w:val="Hyperlink"/>
                  <w:rFonts w:cs="Arial"/>
                </w:rPr>
                <w:delText>pppImportStatusBroadcast</w:delText>
              </w:r>
              <w:r w:rsidDel="007D56B1">
                <w:rPr>
                  <w:rStyle w:val="Hyperlink"/>
                  <w:rFonts w:cs="Arial"/>
                </w:rPr>
                <w:fldChar w:fldCharType="end"/>
              </w:r>
            </w:del>
          </w:p>
        </w:tc>
        <w:tc>
          <w:tcPr>
            <w:tcW w:w="7506" w:type="dxa"/>
          </w:tcPr>
          <w:p w14:paraId="330CEED6" w14:textId="77777777" w:rsidR="004E27BD" w:rsidRDefault="004E27BD" w:rsidP="004E27BD">
            <w:pPr>
              <w:rPr>
                <w:ins w:id="734" w:author="Bauer, Justin (J.)" w:date="2021-10-29T10:41:00Z"/>
                <w:rFonts w:cs="Arial"/>
              </w:rPr>
            </w:pPr>
            <w:ins w:id="735" w:author="Bauer, Justin (J.)" w:date="2021-10-29T10:41:00Z">
              <w:r>
                <w:rPr>
                  <w:rFonts w:cs="Arial"/>
                </w:rPr>
                <w:t>Signal Description:</w:t>
              </w:r>
            </w:ins>
          </w:p>
          <w:p w14:paraId="12334F01" w14:textId="77777777" w:rsidR="004E27BD" w:rsidRDefault="004E27BD" w:rsidP="004E27BD">
            <w:pPr>
              <w:rPr>
                <w:ins w:id="736" w:author="Bauer, Justin (J.)" w:date="2021-10-29T10:41:00Z"/>
                <w:rFonts w:cs="Arial"/>
              </w:rPr>
            </w:pPr>
            <w:ins w:id="737" w:author="Bauer, Justin (J.)" w:date="2021-10-29T10:41:00Z">
              <w:r w:rsidRPr="00275823">
                <w:rPr>
                  <w:rFonts w:cs="Arial"/>
                </w:rPr>
                <w:t>Response to pppStoreProfileData_Rq indicating a Success or Failure.</w:t>
              </w:r>
            </w:ins>
          </w:p>
          <w:p w14:paraId="556A82DF" w14:textId="77777777" w:rsidR="004E27BD" w:rsidRDefault="004E27BD" w:rsidP="004E27BD">
            <w:pPr>
              <w:rPr>
                <w:ins w:id="738" w:author="Bauer, Justin (J.)" w:date="2021-10-29T10:41:00Z"/>
                <w:rFonts w:cs="Arial"/>
              </w:rPr>
            </w:pPr>
          </w:p>
          <w:p w14:paraId="722B96FA" w14:textId="77777777" w:rsidR="004E27BD" w:rsidRPr="0046598F" w:rsidRDefault="004E27BD" w:rsidP="004E27BD">
            <w:pPr>
              <w:rPr>
                <w:ins w:id="739" w:author="Bauer, Justin (J.)" w:date="2021-10-29T10:41:00Z"/>
                <w:rFonts w:cs="Arial"/>
                <w:color w:val="000000"/>
              </w:rPr>
            </w:pPr>
            <w:ins w:id="740" w:author="Bauer, Justin (J.)" w:date="2021-10-29T10:41:00Z">
              <w:r>
                <w:rPr>
                  <w:rFonts w:cs="Arial"/>
                  <w:color w:val="000000"/>
                </w:rPr>
                <w:t>Received from:</w:t>
              </w:r>
            </w:ins>
          </w:p>
          <w:p w14:paraId="196B90F9" w14:textId="0D4BD93A" w:rsidR="004E27BD" w:rsidDel="007D56B1" w:rsidRDefault="004E27BD" w:rsidP="004E27BD">
            <w:pPr>
              <w:rPr>
                <w:del w:id="741" w:author="Bauer, Justin (J.)" w:date="2021-10-29T10:41:00Z"/>
                <w:rFonts w:cs="Arial"/>
              </w:rPr>
            </w:pPr>
            <w:ins w:id="742" w:author="Bauer, Justin (J.)" w:date="2021-10-29T10:41:00Z">
              <w:r>
                <w:rPr>
                  <w:noProof/>
                </w:rPr>
                <w:drawing>
                  <wp:inline distT="0" distB="0" distL="0" distR="0" wp14:anchorId="31D948D5" wp14:editId="77CBE725">
                    <wp:extent cx="152400" cy="152400"/>
                    <wp:effectExtent l="0" t="0" r="0" b="0"/>
                    <wp:docPr id="121" name="Picture -1965948643.jpg" descr="-1965948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96594864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r>
                <w:fldChar w:fldCharType="begin"/>
              </w:r>
              <w:r>
                <w:instrText xml:space="preserve"> HYPERLINK \l "_a1c13b3cc6eb11f71c1f835170b26508" </w:instrText>
              </w:r>
              <w:r>
                <w:fldChar w:fldCharType="separate"/>
              </w:r>
              <w:r>
                <w:rPr>
                  <w:rStyle w:val="Hyperlink"/>
                  <w:rFonts w:cs="Arial"/>
                </w:rPr>
                <w:t>Collect Profile Settings</w:t>
              </w:r>
              <w:r>
                <w:rPr>
                  <w:rStyle w:val="Hyperlink"/>
                  <w:rFonts w:cs="Arial"/>
                </w:rPr>
                <w:fldChar w:fldCharType="end"/>
              </w:r>
            </w:ins>
            <w:del w:id="743" w:author="Bauer, Justin (J.)" w:date="2021-10-29T10:41:00Z">
              <w:r w:rsidDel="007D56B1">
                <w:rPr>
                  <w:rFonts w:cs="Arial"/>
                </w:rPr>
                <w:delText>Signal Description:</w:delText>
              </w:r>
            </w:del>
          </w:p>
          <w:p w14:paraId="4EA572CD" w14:textId="5F70DFA8" w:rsidR="004E27BD" w:rsidDel="007D56B1" w:rsidRDefault="004E27BD" w:rsidP="004E27BD">
            <w:pPr>
              <w:rPr>
                <w:del w:id="744" w:author="Bauer, Justin (J.)" w:date="2021-10-29T10:41:00Z"/>
                <w:rFonts w:cs="Arial"/>
              </w:rPr>
            </w:pPr>
            <w:del w:id="745" w:author="Bauer, Justin (J.)" w:date="2021-10-29T10:41:00Z">
              <w:r w:rsidRPr="00275823" w:rsidDel="007D56B1">
                <w:rPr>
                  <w:rFonts w:cs="Arial"/>
                </w:rPr>
                <w:delText>A command sent to the Profile Interface Client when the Profile Management Server is actively downloading and applying profile data. Signal prompts Profile Interface Client to display a lockout screen and communicate status.</w:delText>
              </w:r>
            </w:del>
          </w:p>
          <w:p w14:paraId="3C321437" w14:textId="084116B0" w:rsidR="004E27BD" w:rsidDel="007D56B1" w:rsidRDefault="004E27BD" w:rsidP="004E27BD">
            <w:pPr>
              <w:rPr>
                <w:del w:id="746" w:author="Bauer, Justin (J.)" w:date="2021-10-29T10:41:00Z"/>
                <w:rFonts w:cs="Arial"/>
              </w:rPr>
            </w:pPr>
          </w:p>
          <w:p w14:paraId="683E517A" w14:textId="19EF37A2" w:rsidR="004E27BD" w:rsidRPr="0046598F" w:rsidDel="007D56B1" w:rsidRDefault="004E27BD" w:rsidP="004E27BD">
            <w:pPr>
              <w:rPr>
                <w:del w:id="747" w:author="Bauer, Justin (J.)" w:date="2021-10-29T10:41:00Z"/>
                <w:rFonts w:cs="Arial"/>
                <w:color w:val="000000"/>
              </w:rPr>
            </w:pPr>
            <w:del w:id="748" w:author="Bauer, Justin (J.)" w:date="2021-10-29T10:41:00Z">
              <w:r w:rsidDel="007D56B1">
                <w:rPr>
                  <w:rFonts w:cs="Arial"/>
                  <w:color w:val="000000"/>
                </w:rPr>
                <w:delText>Received from:</w:delText>
              </w:r>
            </w:del>
          </w:p>
          <w:p w14:paraId="39C8AACF" w14:textId="70637859" w:rsidR="004E27BD" w:rsidRPr="00C8319B" w:rsidRDefault="004E27BD" w:rsidP="004E27BD">
            <w:pPr>
              <w:pStyle w:val="ListParagraph"/>
              <w:numPr>
                <w:ilvl w:val="0"/>
                <w:numId w:val="12"/>
              </w:numPr>
              <w:rPr>
                <w:rFonts w:cs="Arial"/>
              </w:rPr>
            </w:pPr>
            <w:del w:id="749" w:author="Bauer, Justin (J.)" w:date="2021-10-29T10:41:00Z">
              <w:r w:rsidDel="007D56B1">
                <w:rPr>
                  <w:noProof/>
                </w:rPr>
                <w:drawing>
                  <wp:inline distT="0" distB="0" distL="0" distR="0" wp14:anchorId="1D4F999D" wp14:editId="11C4EB16">
                    <wp:extent cx="152400" cy="152400"/>
                    <wp:effectExtent l="0" t="0" r="0" b="0"/>
                    <wp:docPr id="222" name="Picture 2133516449.jpg" descr="2133516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133516449.jpg"/>
                            <pic:cNvPicPr/>
                          </pic:nvPicPr>
                          <pic:blipFill>
                            <a:blip r:embed="rId19" cstate="print"/>
                            <a:stretch>
                              <a:fillRect/>
                            </a:stretch>
                          </pic:blipFill>
                          <pic:spPr>
                            <a:xfrm>
                              <a:off x="0" y="0"/>
                              <a:ext cx="152400" cy="152400"/>
                            </a:xfrm>
                            <a:prstGeom prst="rect">
                              <a:avLst/>
                            </a:prstGeom>
                          </pic:spPr>
                        </pic:pic>
                      </a:graphicData>
                    </a:graphic>
                  </wp:inline>
                </w:drawing>
              </w:r>
              <w:r w:rsidRPr="00C8319B" w:rsidDel="007D56B1">
                <w:rPr>
                  <w:rFonts w:cs="Arial"/>
                </w:rPr>
                <w:delText xml:space="preserve">  </w:delText>
              </w:r>
              <w:r w:rsidDel="007D56B1">
                <w:fldChar w:fldCharType="begin"/>
              </w:r>
              <w:r w:rsidDel="007D56B1">
                <w:delInstrText xml:space="preserve"> HYPERLINK \l "_a1c13b3cc6eb11f71c1f835170b26508" </w:delInstrText>
              </w:r>
              <w:r w:rsidDel="007D56B1">
                <w:fldChar w:fldCharType="separate"/>
              </w:r>
              <w:r w:rsidDel="007D56B1">
                <w:rPr>
                  <w:rStyle w:val="Hyperlink"/>
                  <w:rFonts w:cs="Arial"/>
                </w:rPr>
                <w:delText>Collect Profile Settings</w:delText>
              </w:r>
              <w:r w:rsidDel="007D56B1">
                <w:rPr>
                  <w:rStyle w:val="Hyperlink"/>
                  <w:rFonts w:cs="Arial"/>
                </w:rPr>
                <w:fldChar w:fldCharType="end"/>
              </w:r>
            </w:del>
          </w:p>
        </w:tc>
      </w:tr>
    </w:tbl>
    <w:p w14:paraId="5613DAB8" w14:textId="77777777" w:rsidR="00F81BE7" w:rsidRDefault="00F81BE7" w:rsidP="00F81BE7">
      <w:pPr>
        <w:pStyle w:val="Heading4"/>
        <w:numPr>
          <w:ilvl w:val="3"/>
          <w:numId w:val="4"/>
        </w:numPr>
      </w:pPr>
      <w:r>
        <w:t>Logical Outputs</w:t>
      </w:r>
    </w:p>
    <w:p w14:paraId="52BAAA39" w14:textId="77777777" w:rsidR="00F81BE7" w:rsidRDefault="00F81BE7" w:rsidP="00F81BE7">
      <w:pPr>
        <w:contextualSpacing/>
      </w:pPr>
    </w:p>
    <w:p w14:paraId="5E211D54" w14:textId="77777777" w:rsidR="00F81BE7" w:rsidRPr="00FF5F72" w:rsidRDefault="00F81BE7" w:rsidP="00F81BE7">
      <w:pPr>
        <w:contextualSpacing/>
        <w:rPr>
          <w:color w:val="A6A6A6" w:themeColor="background1" w:themeShade="A6"/>
        </w:rPr>
      </w:pPr>
      <w:r w:rsidRPr="00FF5F72">
        <w:rPr>
          <w:color w:val="A6A6A6" w:themeColor="background1" w:themeShade="A6"/>
        </w:rPr>
        <w:t>No Logical Outputs specified.</w:t>
      </w:r>
    </w:p>
    <w:p w14:paraId="376F0A70" w14:textId="77777777" w:rsidR="00F81BE7" w:rsidRDefault="00F81BE7" w:rsidP="00F81BE7">
      <w:pPr>
        <w:pStyle w:val="Heading4"/>
        <w:numPr>
          <w:ilvl w:val="3"/>
          <w:numId w:val="4"/>
        </w:numPr>
      </w:pPr>
      <w:r>
        <w:t>Logical</w:t>
      </w:r>
      <w:r w:rsidRPr="00F15706">
        <w:t xml:space="preserve"> Parameters</w:t>
      </w:r>
    </w:p>
    <w:p w14:paraId="39F04C3F" w14:textId="77777777" w:rsidR="00F81BE7" w:rsidRDefault="00F81BE7" w:rsidP="00F81BE7"/>
    <w:p w14:paraId="52A9D365" w14:textId="77777777" w:rsidR="00F81BE7" w:rsidRDefault="00F81BE7" w:rsidP="00F81BE7">
      <w:r w:rsidRPr="005067FC">
        <w:rPr>
          <w:i/>
          <w:color w:val="A6A6A6" w:themeColor="background1" w:themeShade="A6"/>
        </w:rPr>
        <w:t>Not supported by MagicDraw report generation.</w:t>
      </w:r>
    </w:p>
    <w:p w14:paraId="581FA09B" w14:textId="77777777" w:rsidR="00F81BE7" w:rsidRDefault="00F81BE7" w:rsidP="00F81BE7">
      <w:pPr>
        <w:pStyle w:val="Heading3"/>
        <w:numPr>
          <w:ilvl w:val="2"/>
          <w:numId w:val="4"/>
        </w:numPr>
      </w:pPr>
      <w:r>
        <w:t>Function Modeling</w:t>
      </w:r>
    </w:p>
    <w:p w14:paraId="50614F1F" w14:textId="77777777" w:rsidR="00F81BE7" w:rsidRPr="00C75AE5" w:rsidRDefault="00F81BE7" w:rsidP="00F81BE7"/>
    <w:p w14:paraId="402538EB" w14:textId="77777777" w:rsidR="00F81BE7" w:rsidRDefault="00F81BE7" w:rsidP="00F81BE7">
      <w:pPr>
        <w:pStyle w:val="Heading4"/>
        <w:numPr>
          <w:ilvl w:val="3"/>
          <w:numId w:val="4"/>
        </w:numPr>
      </w:pPr>
      <w:r>
        <w:t>Use Cases</w:t>
      </w:r>
    </w:p>
    <w:p w14:paraId="6F057559" w14:textId="77777777" w:rsidR="00F81BE7" w:rsidRDefault="00F81BE7" w:rsidP="00F81BE7"/>
    <w:p w14:paraId="3F73B957"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559A088F" w14:textId="77777777" w:rsidR="00F81BE7" w:rsidRDefault="00F81BE7" w:rsidP="00F81BE7">
      <w:pPr>
        <w:pStyle w:val="Heading4"/>
        <w:numPr>
          <w:ilvl w:val="3"/>
          <w:numId w:val="4"/>
        </w:numPr>
      </w:pPr>
      <w:r>
        <w:t>State Charts / Activity Diagrams / Sequence Diagrams / Decision Tables</w:t>
      </w:r>
    </w:p>
    <w:p w14:paraId="11473A82" w14:textId="77777777" w:rsidR="00F81BE7" w:rsidRDefault="00F81BE7" w:rsidP="00F81BE7"/>
    <w:p w14:paraId="749C378F"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280C5AD8" w14:textId="77777777" w:rsidR="00F81BE7" w:rsidRDefault="00F81BE7" w:rsidP="00F81BE7">
      <w:pPr>
        <w:pStyle w:val="Heading3"/>
        <w:numPr>
          <w:ilvl w:val="2"/>
          <w:numId w:val="4"/>
        </w:numPr>
      </w:pPr>
      <w:r>
        <w:t>Function Requirements</w:t>
      </w:r>
    </w:p>
    <w:p w14:paraId="7D05C78A" w14:textId="77777777" w:rsidR="00F81BE7" w:rsidRDefault="00F81BE7" w:rsidP="00F81BE7">
      <w:pPr>
        <w:pStyle w:val="Heading4"/>
        <w:numPr>
          <w:ilvl w:val="3"/>
          <w:numId w:val="4"/>
        </w:numPr>
      </w:pPr>
      <w:r>
        <w:t>Functional Requirements</w:t>
      </w:r>
    </w:p>
    <w:p w14:paraId="61C4E660" w14:textId="77777777" w:rsidR="00F81BE7" w:rsidRDefault="00F81BE7" w:rsidP="00F81BE7">
      <w:pPr>
        <w:pStyle w:val="Heading5"/>
        <w:numPr>
          <w:ilvl w:val="4"/>
          <w:numId w:val="4"/>
        </w:numPr>
      </w:pPr>
      <w:r>
        <w:t>Normal Operation</w:t>
      </w:r>
    </w:p>
    <w:p w14:paraId="59C6EAC8" w14:textId="77777777" w:rsidR="00F81BE7" w:rsidRDefault="00F81BE7" w:rsidP="00F81BE7"/>
    <w:p w14:paraId="3F29E8CD" w14:textId="0337DD7E" w:rsidR="00F81BE7" w:rsidRPr="0017445F" w:rsidRDefault="004E27BD" w:rsidP="00F81BE7">
      <w:pPr>
        <w:pStyle w:val="RERequirement"/>
        <w:shd w:val="clear" w:color="auto" w:fill="F2F2F2" w:themeFill="background1" w:themeFillShade="F2"/>
      </w:pPr>
      <w:bookmarkStart w:id="750" w:name="_3691d8722284ae9ce6f320a82cfe7007"/>
      <w:bookmarkEnd w:id="750"/>
      <w:ins w:id="751" w:author="Bauer, Justin (J.)" w:date="2021-10-29T10:43:00Z">
        <w:r>
          <w:t>REQ-462327/A</w:t>
        </w:r>
      </w:ins>
      <w:r w:rsidR="00F81BE7">
        <w:t xml:space="preserve"> When to display Passenger Profile Complete Screen</w:t>
      </w:r>
    </w:p>
    <w:p w14:paraId="45D4DAC3" w14:textId="37A505D8" w:rsidR="00F81BE7" w:rsidRDefault="00F81BE7" w:rsidP="00F81BE7">
      <w:pPr>
        <w:rPr>
          <w:rFonts w:cs="Arial"/>
        </w:rPr>
      </w:pPr>
      <w:r>
        <w:rPr>
          <w:rFonts w:cs="Arial"/>
        </w:rPr>
        <w:t xml:space="preserve">When the Profile Interface Client receives </w:t>
      </w:r>
      <w:ins w:id="752" w:author="Bauer, Justin (J.)" w:date="2021-10-29T10:43:00Z">
        <w:r w:rsidR="004E27BD">
          <w:rPr>
            <w:rFonts w:cs="Arial"/>
          </w:rPr>
          <w:t>pppStoreProfileData_Res</w:t>
        </w:r>
      </w:ins>
      <w:del w:id="753" w:author="Bauer, Justin (J.)" w:date="2021-10-29T10:43:00Z">
        <w:r w:rsidDel="004E27BD">
          <w:rPr>
            <w:rFonts w:cs="Arial"/>
          </w:rPr>
          <w:delText>XXXX</w:delText>
        </w:r>
      </w:del>
      <w:r>
        <w:rPr>
          <w:rFonts w:cs="Arial"/>
        </w:rPr>
        <w:t xml:space="preserve"> = SUCCESS signal from the Profile Management Server indicating Passenger Profile setting collection has completed successfully, the Profile Interface Client shall display the Passenger Profile Complete screen.</w:t>
      </w:r>
    </w:p>
    <w:p w14:paraId="11D93FF6"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419DE061"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778107"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7D09DAF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B5C639"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826282" w14:textId="77777777" w:rsidR="00F81BE7" w:rsidRDefault="00F81BE7" w:rsidP="005E6FE1"/>
        </w:tc>
      </w:tr>
      <w:tr w:rsidR="00F81BE7" w:rsidRPr="00FD127C" w14:paraId="6D48F86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22D381"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8F3AD" w14:textId="77777777" w:rsidR="00F81BE7" w:rsidRDefault="00F81BE7" w:rsidP="005E6FE1"/>
        </w:tc>
      </w:tr>
      <w:tr w:rsidR="00F81BE7" w:rsidRPr="00FD127C" w14:paraId="6AB8C63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6E8F57"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DC343" w14:textId="77777777" w:rsidR="00F81BE7" w:rsidRDefault="00F81BE7" w:rsidP="005E6FE1"/>
        </w:tc>
      </w:tr>
      <w:tr w:rsidR="00F81BE7" w:rsidRPr="00FD127C" w14:paraId="4DD371D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98325F"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147E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C0E14F"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904C7F" w14:textId="77777777" w:rsidR="00F81BE7" w:rsidRDefault="00F81BE7" w:rsidP="005E6FE1"/>
        </w:tc>
      </w:tr>
      <w:tr w:rsidR="00F81BE7" w:rsidRPr="00FD127C" w14:paraId="03E0D69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C30671"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DB05E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7D40A3"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257406" w14:textId="77777777" w:rsidR="00F81BE7" w:rsidRDefault="00F81BE7" w:rsidP="005E6FE1"/>
        </w:tc>
      </w:tr>
      <w:tr w:rsidR="00F81BE7" w:rsidRPr="00FD127C" w14:paraId="654A8394"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95DCA3"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3E3B60"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788366"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5E2B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E7F162"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40116" w14:textId="77777777" w:rsidR="00F81BE7" w:rsidRDefault="00F81BE7" w:rsidP="005E6FE1"/>
        </w:tc>
      </w:tr>
      <w:tr w:rsidR="00F81BE7" w:rsidRPr="00FD127C" w14:paraId="4C381B3A"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A6B5C1" w14:textId="77777777" w:rsidR="00F81BE7" w:rsidRPr="00FD127C" w:rsidRDefault="00AB7756" w:rsidP="005E6FE1">
            <w:pPr>
              <w:rPr>
                <w:rFonts w:cs="Arial"/>
                <w:bCs/>
                <w:color w:val="808080" w:themeColor="background1" w:themeShade="80"/>
                <w:sz w:val="16"/>
                <w:szCs w:val="14"/>
              </w:rPr>
            </w:pPr>
            <w:hyperlink r:id="rId85"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97AA04"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6253DC"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F796719" w14:textId="77777777" w:rsidR="00F81BE7" w:rsidRDefault="00F81BE7" w:rsidP="00F81BE7"/>
    <w:p w14:paraId="0F74FA8F" w14:textId="1DCE05F3" w:rsidR="00F81BE7" w:rsidRPr="0017445F" w:rsidRDefault="004E27BD" w:rsidP="00F81BE7">
      <w:pPr>
        <w:pStyle w:val="RERequirement"/>
        <w:shd w:val="clear" w:color="auto" w:fill="F2F2F2" w:themeFill="background1" w:themeFillShade="F2"/>
      </w:pPr>
      <w:bookmarkStart w:id="754" w:name="_8829a6dcc73d0894e908a255403c7f92"/>
      <w:bookmarkEnd w:id="754"/>
      <w:ins w:id="755" w:author="Bauer, Justin (J.)" w:date="2021-10-29T10:43:00Z">
        <w:r>
          <w:t>REQ-462323/A</w:t>
        </w:r>
      </w:ins>
      <w:r w:rsidR="00F81BE7">
        <w:t xml:space="preserve"> When to display Compile Passenger Profile screen</w:t>
      </w:r>
    </w:p>
    <w:p w14:paraId="15BCF693" w14:textId="77777777" w:rsidR="00F81BE7" w:rsidRDefault="00F81BE7" w:rsidP="00F81BE7">
      <w:pPr>
        <w:rPr>
          <w:rFonts w:cs="Arial"/>
        </w:rPr>
      </w:pPr>
      <w:r>
        <w:rPr>
          <w:rFonts w:cs="Arial"/>
        </w:rPr>
        <w:t>After the user selects "Next" (or similar) on the Seat Configuration screen, the Profile Interface Client shall display the Compile Passenger Profile screen.</w:t>
      </w:r>
    </w:p>
    <w:p w14:paraId="0D4C28D7" w14:textId="77777777" w:rsidR="00F81BE7" w:rsidRDefault="00F81BE7" w:rsidP="00F81BE7">
      <w:pPr>
        <w:rPr>
          <w:rFonts w:cs="Arial"/>
        </w:rPr>
      </w:pPr>
    </w:p>
    <w:p w14:paraId="3DC785DD" w14:textId="17595FF9" w:rsidR="00F81BE7" w:rsidRDefault="00F81BE7" w:rsidP="00F81BE7">
      <w:pPr>
        <w:rPr>
          <w:rFonts w:cs="Arial"/>
        </w:rPr>
      </w:pPr>
      <w:r>
        <w:rPr>
          <w:rFonts w:cs="Arial"/>
        </w:rPr>
        <w:t xml:space="preserve">The Profile Interface Client shall exit the Compile Passenger Profile screen after receiving the </w:t>
      </w:r>
      <w:del w:id="756" w:author="Bauer, Justin (J.)" w:date="2021-10-29T10:42:00Z">
        <w:r w:rsidDel="004E27BD">
          <w:rPr>
            <w:rFonts w:cs="Arial"/>
          </w:rPr>
          <w:delText xml:space="preserve">XXXX </w:delText>
        </w:r>
      </w:del>
      <w:ins w:id="757" w:author="Bauer, Justin (J.)" w:date="2021-10-29T10:42:00Z">
        <w:r w:rsidR="004E27BD">
          <w:rPr>
            <w:rFonts w:cs="Arial"/>
          </w:rPr>
          <w:t>pppStoreProfile</w:t>
        </w:r>
      </w:ins>
      <w:ins w:id="758" w:author="Bauer, Justin (J.)" w:date="2021-10-29T10:43:00Z">
        <w:r w:rsidR="004E27BD">
          <w:rPr>
            <w:rFonts w:cs="Arial"/>
          </w:rPr>
          <w:t>Data_Res</w:t>
        </w:r>
      </w:ins>
      <w:ins w:id="759" w:author="Bauer, Justin (J.)" w:date="2021-10-29T10:42:00Z">
        <w:r w:rsidR="004E27BD">
          <w:rPr>
            <w:rFonts w:cs="Arial"/>
          </w:rPr>
          <w:t xml:space="preserve"> </w:t>
        </w:r>
      </w:ins>
      <w:r>
        <w:rPr>
          <w:rFonts w:cs="Arial"/>
        </w:rPr>
        <w:t>signal from the Profile Management Server indicating that passenger profile collection has completed (Success or Fail).</w:t>
      </w:r>
    </w:p>
    <w:p w14:paraId="2A674D3F"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41EA56FC"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0B3B2F"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5A66877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17E460"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A1271D" w14:textId="77777777" w:rsidR="00F81BE7" w:rsidRDefault="00F81BE7" w:rsidP="005E6FE1"/>
        </w:tc>
      </w:tr>
      <w:tr w:rsidR="00F81BE7" w:rsidRPr="00FD127C" w14:paraId="350E8A5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6874F1" w14:textId="77777777" w:rsidR="00F81BE7" w:rsidRPr="00FD127C" w:rsidRDefault="00F81BE7" w:rsidP="005E6FE1">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B13AD" w14:textId="77777777" w:rsidR="00F81BE7" w:rsidRDefault="00F81BE7" w:rsidP="005E6FE1"/>
        </w:tc>
      </w:tr>
      <w:tr w:rsidR="00F81BE7" w:rsidRPr="00FD127C" w14:paraId="2A84405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DD47A8"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29FAC" w14:textId="77777777" w:rsidR="00F81BE7" w:rsidRDefault="00F81BE7" w:rsidP="005E6FE1"/>
        </w:tc>
      </w:tr>
      <w:tr w:rsidR="00F81BE7" w:rsidRPr="00FD127C" w14:paraId="75BACF8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4D539"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94A51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8EB587"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D6E923" w14:textId="77777777" w:rsidR="00F81BE7" w:rsidRDefault="00F81BE7" w:rsidP="005E6FE1"/>
        </w:tc>
      </w:tr>
      <w:tr w:rsidR="00F81BE7" w:rsidRPr="00FD127C" w14:paraId="496D136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B8A339"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A7D47"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84CFC8"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23EDF8" w14:textId="77777777" w:rsidR="00F81BE7" w:rsidRDefault="00F81BE7" w:rsidP="005E6FE1"/>
        </w:tc>
      </w:tr>
      <w:tr w:rsidR="00F81BE7" w:rsidRPr="00FD127C" w14:paraId="2E0DCB91"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8ED5EC"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B1A7B6"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7BB707"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94D1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7EC152"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CB4473" w14:textId="77777777" w:rsidR="00F81BE7" w:rsidRDefault="00F81BE7" w:rsidP="005E6FE1"/>
        </w:tc>
      </w:tr>
      <w:tr w:rsidR="00F81BE7" w:rsidRPr="00FD127C" w14:paraId="44CA5A49"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4740B5" w14:textId="77777777" w:rsidR="00F81BE7" w:rsidRPr="00FD127C" w:rsidRDefault="00AB7756" w:rsidP="005E6FE1">
            <w:pPr>
              <w:rPr>
                <w:rFonts w:cs="Arial"/>
                <w:bCs/>
                <w:color w:val="808080" w:themeColor="background1" w:themeShade="80"/>
                <w:sz w:val="16"/>
                <w:szCs w:val="14"/>
              </w:rPr>
            </w:pPr>
            <w:hyperlink r:id="rId86"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8A4115"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EFC0F5"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F66FEC" w14:textId="77777777" w:rsidR="00F81BE7" w:rsidRDefault="00F81BE7" w:rsidP="00F81BE7"/>
    <w:p w14:paraId="06307C91" w14:textId="77777777" w:rsidR="00F81BE7" w:rsidRDefault="00F81BE7" w:rsidP="00F81BE7">
      <w:pPr>
        <w:pStyle w:val="Heading5"/>
        <w:numPr>
          <w:ilvl w:val="4"/>
          <w:numId w:val="4"/>
        </w:numPr>
      </w:pPr>
      <w:r>
        <w:t>Error Handling</w:t>
      </w:r>
    </w:p>
    <w:p w14:paraId="0D277343" w14:textId="77777777" w:rsidR="00F81BE7" w:rsidRDefault="00F81BE7" w:rsidP="00F81BE7"/>
    <w:p w14:paraId="3D7D87BD" w14:textId="289132D4" w:rsidR="00F81BE7" w:rsidRPr="0017445F" w:rsidRDefault="00F81BE7" w:rsidP="00F81BE7">
      <w:pPr>
        <w:pStyle w:val="RERequirement"/>
        <w:shd w:val="clear" w:color="auto" w:fill="F2F2F2" w:themeFill="background1" w:themeFillShade="F2"/>
      </w:pPr>
      <w:bookmarkStart w:id="760" w:name="_74c2fb613f3d9bf569eff6e2fcd7db6e"/>
      <w:bookmarkEnd w:id="760"/>
      <w:r>
        <w:t xml:space="preserve"> </w:t>
      </w:r>
      <w:ins w:id="761" w:author="Bauer, Justin (J.)" w:date="2021-10-29T10:43:00Z">
        <w:r w:rsidR="004E27BD">
          <w:t xml:space="preserve">REQ-462325/A </w:t>
        </w:r>
      </w:ins>
      <w:r>
        <w:t>Passenger Profile Creation Fail or Abort</w:t>
      </w:r>
    </w:p>
    <w:p w14:paraId="13CD328F" w14:textId="77777777" w:rsidR="00F81BE7" w:rsidRDefault="00F81BE7" w:rsidP="00F81BE7">
      <w:pPr>
        <w:rPr>
          <w:rFonts w:cs="Arial"/>
        </w:rPr>
      </w:pPr>
      <w:r>
        <w:rPr>
          <w:rFonts w:cs="Arial"/>
        </w:rPr>
        <w:t>If at any time during the Passenger Profile creation there is a failure or interruption, the Profile Interface Client shall notify the user that the process is aborted and shall provide the user the option to retry or cancel. Examples of failures and interruptions are below:</w:t>
      </w:r>
    </w:p>
    <w:p w14:paraId="421943B5" w14:textId="77777777" w:rsidR="00F81BE7" w:rsidRDefault="00F81BE7" w:rsidP="00F81BE7">
      <w:pPr>
        <w:rPr>
          <w:rFonts w:cs="Arial"/>
        </w:rPr>
      </w:pPr>
      <w:r>
        <w:rPr>
          <w:rFonts w:cs="Arial"/>
        </w:rPr>
        <w:t>- Ignition Cycle</w:t>
      </w:r>
    </w:p>
    <w:p w14:paraId="5E475397" w14:textId="77777777" w:rsidR="00F81BE7" w:rsidRDefault="00F81BE7" w:rsidP="00F81BE7">
      <w:pPr>
        <w:rPr>
          <w:rFonts w:cs="Arial"/>
        </w:rPr>
      </w:pPr>
      <w:r>
        <w:rPr>
          <w:rFonts w:cs="Arial"/>
        </w:rPr>
        <w:t>- Infotainment Reset</w:t>
      </w:r>
    </w:p>
    <w:p w14:paraId="715EA3B7" w14:textId="77777777" w:rsidR="00F81BE7" w:rsidRDefault="00F81BE7" w:rsidP="00F81BE7">
      <w:pPr>
        <w:rPr>
          <w:rFonts w:cs="Arial"/>
        </w:rPr>
      </w:pPr>
      <w:r>
        <w:rPr>
          <w:rFonts w:cs="Arial"/>
        </w:rPr>
        <w:t>- High priority notification</w:t>
      </w:r>
    </w:p>
    <w:p w14:paraId="56BB97D8" w14:textId="77777777" w:rsidR="00F81BE7" w:rsidRDefault="00F81BE7" w:rsidP="00F81BE7">
      <w:pPr>
        <w:rPr>
          <w:rFonts w:cs="Arial"/>
        </w:rPr>
      </w:pPr>
      <w:r>
        <w:rPr>
          <w:rFonts w:cs="Arial"/>
        </w:rPr>
        <w:t>- System failure collecting profile settings</w:t>
      </w:r>
    </w:p>
    <w:p w14:paraId="75BD16C0" w14:textId="77777777" w:rsidR="00F81BE7" w:rsidRDefault="00F81BE7" w:rsidP="00F81BE7">
      <w:pPr>
        <w:rPr>
          <w:rFonts w:cs="Arial"/>
        </w:rPr>
      </w:pPr>
      <w:r>
        <w:rPr>
          <w:rFonts w:cs="Arial"/>
        </w:rPr>
        <w:t>- Etc.</w:t>
      </w:r>
    </w:p>
    <w:p w14:paraId="721EC96B"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0FC7BD8C"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20FE0"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680BF25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BF6E09"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D48BA" w14:textId="77777777" w:rsidR="00F81BE7" w:rsidRDefault="00F81BE7" w:rsidP="005E6FE1"/>
        </w:tc>
      </w:tr>
      <w:tr w:rsidR="00F81BE7" w:rsidRPr="00FD127C" w14:paraId="456C787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5CED97"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13889A" w14:textId="77777777" w:rsidR="00F81BE7" w:rsidRDefault="00F81BE7" w:rsidP="005E6FE1"/>
        </w:tc>
      </w:tr>
      <w:tr w:rsidR="00F81BE7" w:rsidRPr="00FD127C" w14:paraId="6BFFFE6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56B5D0"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9D012" w14:textId="77777777" w:rsidR="00F81BE7" w:rsidRDefault="00F81BE7" w:rsidP="005E6FE1"/>
        </w:tc>
      </w:tr>
      <w:tr w:rsidR="00F81BE7" w:rsidRPr="00FD127C" w14:paraId="40114C6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FBAA4"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37FDE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150021"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B2D139" w14:textId="77777777" w:rsidR="00F81BE7" w:rsidRDefault="00F81BE7" w:rsidP="005E6FE1"/>
        </w:tc>
      </w:tr>
      <w:tr w:rsidR="00F81BE7" w:rsidRPr="00FD127C" w14:paraId="5ADF3B1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BE274"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B6557"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0B9559"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6D2989" w14:textId="77777777" w:rsidR="00F81BE7" w:rsidRDefault="00F81BE7" w:rsidP="005E6FE1"/>
        </w:tc>
      </w:tr>
      <w:tr w:rsidR="00F81BE7" w:rsidRPr="00FD127C" w14:paraId="03A77C82"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E9FFC3"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05B24E"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964BB4"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E30B7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3C7EBF"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D7320A" w14:textId="77777777" w:rsidR="00F81BE7" w:rsidRDefault="00F81BE7" w:rsidP="005E6FE1"/>
        </w:tc>
      </w:tr>
      <w:tr w:rsidR="00F81BE7" w:rsidRPr="00FD127C" w14:paraId="1D2E162B"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6036A8" w14:textId="77777777" w:rsidR="00F81BE7" w:rsidRPr="00FD127C" w:rsidRDefault="00AB7756" w:rsidP="005E6FE1">
            <w:pPr>
              <w:rPr>
                <w:rFonts w:cs="Arial"/>
                <w:bCs/>
                <w:color w:val="808080" w:themeColor="background1" w:themeShade="80"/>
                <w:sz w:val="16"/>
                <w:szCs w:val="14"/>
              </w:rPr>
            </w:pPr>
            <w:hyperlink r:id="rId87"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1DA40C"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2B321C"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1539BB" w14:textId="77777777" w:rsidR="00F81BE7" w:rsidRDefault="00F81BE7" w:rsidP="00F81BE7"/>
    <w:p w14:paraId="255460B3" w14:textId="77777777" w:rsidR="00F81BE7" w:rsidRDefault="00F81BE7" w:rsidP="00F81BE7">
      <w:pPr>
        <w:pStyle w:val="Heading4"/>
        <w:numPr>
          <w:ilvl w:val="3"/>
          <w:numId w:val="4"/>
        </w:numPr>
      </w:pPr>
      <w:r>
        <w:t>Non-Functional Requirements</w:t>
      </w:r>
    </w:p>
    <w:p w14:paraId="310E7B7C" w14:textId="77777777" w:rsidR="00F81BE7" w:rsidRDefault="00F81BE7" w:rsidP="00F81BE7"/>
    <w:p w14:paraId="13A41054" w14:textId="6461C15A" w:rsidR="00F81BE7" w:rsidRPr="0017445F" w:rsidRDefault="004E27BD" w:rsidP="00F81BE7">
      <w:pPr>
        <w:pStyle w:val="RERequirement"/>
        <w:shd w:val="clear" w:color="auto" w:fill="F2F2F2" w:themeFill="background1" w:themeFillShade="F2"/>
      </w:pPr>
      <w:bookmarkStart w:id="762" w:name="_d85a2b635187393aff0d2ce1dbf00242"/>
      <w:bookmarkEnd w:id="762"/>
      <w:ins w:id="763" w:author="Bauer, Justin (J.)" w:date="2021-10-29T10:44:00Z">
        <w:r>
          <w:t>REQ-462324/A</w:t>
        </w:r>
      </w:ins>
      <w:r w:rsidR="00F81BE7">
        <w:t xml:space="preserve"> Content of the Compile Passenger Profile screen</w:t>
      </w:r>
    </w:p>
    <w:p w14:paraId="1813168C" w14:textId="77777777" w:rsidR="00F81BE7" w:rsidRDefault="00F81BE7" w:rsidP="00F81BE7">
      <w:pPr>
        <w:rPr>
          <w:rFonts w:cs="Arial"/>
        </w:rPr>
      </w:pPr>
      <w:r>
        <w:rPr>
          <w:rFonts w:cs="Arial"/>
        </w:rPr>
        <w:t>The Profile Interface Client shall include the following while displaying the Passenger Compile Profile screen:</w:t>
      </w:r>
    </w:p>
    <w:p w14:paraId="2F54BCE5" w14:textId="77777777" w:rsidR="00F81BE7" w:rsidRDefault="00F81BE7" w:rsidP="00F81BE7">
      <w:pPr>
        <w:rPr>
          <w:rFonts w:cs="Arial"/>
        </w:rPr>
      </w:pPr>
      <w:r>
        <w:rPr>
          <w:rFonts w:cs="Arial"/>
        </w:rPr>
        <w:t>- Indicator that profile collection is in process (spinning wheel, status bar, etc.)</w:t>
      </w:r>
    </w:p>
    <w:p w14:paraId="60DF7455" w14:textId="77777777" w:rsidR="00F81BE7" w:rsidRDefault="00F81BE7" w:rsidP="00F81BE7">
      <w:pPr>
        <w:rPr>
          <w:rFonts w:cs="Arial"/>
        </w:rPr>
      </w:pPr>
      <w:r>
        <w:rPr>
          <w:rFonts w:cs="Arial"/>
        </w:rPr>
        <w:t>- Text notifying the user not to adjust and passenger profile settings while profile compiling is in process.</w:t>
      </w:r>
    </w:p>
    <w:p w14:paraId="777EC43B"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54658788"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3B0617"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1DE572A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D4AD1"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C08AB" w14:textId="77777777" w:rsidR="00F81BE7" w:rsidRDefault="00F81BE7" w:rsidP="005E6FE1"/>
        </w:tc>
      </w:tr>
      <w:tr w:rsidR="00F81BE7" w:rsidRPr="00FD127C" w14:paraId="456C329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6CEF34"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2152A5" w14:textId="77777777" w:rsidR="00F81BE7" w:rsidRDefault="00F81BE7" w:rsidP="005E6FE1"/>
        </w:tc>
      </w:tr>
      <w:tr w:rsidR="00F81BE7" w:rsidRPr="00FD127C" w14:paraId="1AB2DBB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DEDDD1"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095E3" w14:textId="77777777" w:rsidR="00F81BE7" w:rsidRDefault="00F81BE7" w:rsidP="005E6FE1"/>
        </w:tc>
      </w:tr>
      <w:tr w:rsidR="00F81BE7" w:rsidRPr="00FD127C" w14:paraId="07D573A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3C270"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71D0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D257D0"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7F831C" w14:textId="77777777" w:rsidR="00F81BE7" w:rsidRDefault="00F81BE7" w:rsidP="005E6FE1"/>
        </w:tc>
      </w:tr>
      <w:tr w:rsidR="00F81BE7" w:rsidRPr="00FD127C" w14:paraId="546EE5E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C2CD7F"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525655"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C6C283"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20E7F1" w14:textId="77777777" w:rsidR="00F81BE7" w:rsidRDefault="00F81BE7" w:rsidP="005E6FE1"/>
        </w:tc>
      </w:tr>
      <w:tr w:rsidR="00F81BE7" w:rsidRPr="00FD127C" w14:paraId="7E7E2734"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7701EC"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919241"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48116"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F8E8AE"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034431"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5BB6BC" w14:textId="77777777" w:rsidR="00F81BE7" w:rsidRDefault="00F81BE7" w:rsidP="005E6FE1"/>
        </w:tc>
      </w:tr>
      <w:tr w:rsidR="00F81BE7" w:rsidRPr="00FD127C" w14:paraId="01C2CC4C"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B2FF16" w14:textId="77777777" w:rsidR="00F81BE7" w:rsidRPr="00FD127C" w:rsidRDefault="00AB7756" w:rsidP="005E6FE1">
            <w:pPr>
              <w:rPr>
                <w:rFonts w:cs="Arial"/>
                <w:bCs/>
                <w:color w:val="808080" w:themeColor="background1" w:themeShade="80"/>
                <w:sz w:val="16"/>
                <w:szCs w:val="14"/>
              </w:rPr>
            </w:pPr>
            <w:hyperlink r:id="rId88"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F0B8F3"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F40078"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92424C7" w14:textId="77777777" w:rsidR="00F81BE7" w:rsidRDefault="00F81BE7" w:rsidP="00F81BE7"/>
    <w:p w14:paraId="6AA39D5E" w14:textId="2DF54B41" w:rsidR="00F81BE7" w:rsidRPr="0017445F" w:rsidRDefault="00F81BE7" w:rsidP="00F81BE7">
      <w:pPr>
        <w:pStyle w:val="RERequirement"/>
        <w:shd w:val="clear" w:color="auto" w:fill="F2F2F2" w:themeFill="background1" w:themeFillShade="F2"/>
      </w:pPr>
      <w:bookmarkStart w:id="764" w:name="_169d4d1fd240c2828d070a9003fca0ae"/>
      <w:bookmarkEnd w:id="764"/>
      <w:r>
        <w:t xml:space="preserve"> </w:t>
      </w:r>
      <w:ins w:id="765" w:author="Bauer, Justin (J.)" w:date="2021-10-29T10:44:00Z">
        <w:r w:rsidR="004E27BD">
          <w:t xml:space="preserve">REQ-462326/A </w:t>
        </w:r>
      </w:ins>
      <w:r>
        <w:t>Duration of Passenger Profile Complete Screen</w:t>
      </w:r>
    </w:p>
    <w:p w14:paraId="21D8FD09" w14:textId="77777777" w:rsidR="00F81BE7" w:rsidRDefault="00F81BE7" w:rsidP="00F81BE7">
      <w:pPr>
        <w:rPr>
          <w:rFonts w:cs="Arial"/>
        </w:rPr>
      </w:pPr>
      <w:r>
        <w:rPr>
          <w:rFonts w:cs="Arial"/>
        </w:rPr>
        <w:t>The Profile Interface Client shall display the Passenger Profile Complete screen until one of the following occur:</w:t>
      </w:r>
    </w:p>
    <w:p w14:paraId="1C700C9A" w14:textId="77777777" w:rsidR="00F81BE7" w:rsidRDefault="00F81BE7" w:rsidP="00F81BE7">
      <w:pPr>
        <w:rPr>
          <w:rFonts w:cs="Arial"/>
        </w:rPr>
      </w:pPr>
      <w:r>
        <w:rPr>
          <w:rFonts w:cs="Arial"/>
        </w:rPr>
        <w:t>- User selects "Finish" (or similar)</w:t>
      </w:r>
    </w:p>
    <w:p w14:paraId="11A02A9E" w14:textId="77777777" w:rsidR="00F81BE7" w:rsidRDefault="00F81BE7" w:rsidP="00F81BE7">
      <w:pPr>
        <w:rPr>
          <w:rFonts w:cs="Arial"/>
        </w:rPr>
      </w:pPr>
      <w:r>
        <w:rPr>
          <w:rFonts w:cs="Arial"/>
        </w:rPr>
        <w:t>- Screen displayed for 60 seconds</w:t>
      </w:r>
    </w:p>
    <w:p w14:paraId="488FAB7E"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489C602D"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B2CE2D"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20224C9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2714B"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612701" w14:textId="77777777" w:rsidR="00F81BE7" w:rsidRDefault="00F81BE7" w:rsidP="005E6FE1"/>
        </w:tc>
      </w:tr>
      <w:tr w:rsidR="00F81BE7" w:rsidRPr="00FD127C" w14:paraId="61AED7F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E241F5"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937CF" w14:textId="77777777" w:rsidR="00F81BE7" w:rsidRDefault="00F81BE7" w:rsidP="005E6FE1"/>
        </w:tc>
      </w:tr>
      <w:tr w:rsidR="00F81BE7" w:rsidRPr="00FD127C" w14:paraId="2AD4881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F06EE"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D98BC9" w14:textId="77777777" w:rsidR="00F81BE7" w:rsidRDefault="00F81BE7" w:rsidP="005E6FE1"/>
        </w:tc>
      </w:tr>
      <w:tr w:rsidR="00F81BE7" w:rsidRPr="00FD127C" w14:paraId="3E4B326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6C888"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F7D6E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FB6EE7"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DA3C61" w14:textId="77777777" w:rsidR="00F81BE7" w:rsidRDefault="00F81BE7" w:rsidP="005E6FE1"/>
        </w:tc>
      </w:tr>
      <w:tr w:rsidR="00F81BE7" w:rsidRPr="00FD127C" w14:paraId="44B4BA6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D85E3F" w14:textId="77777777" w:rsidR="00F81BE7" w:rsidRPr="00FD127C" w:rsidRDefault="00F81BE7" w:rsidP="005E6FE1">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A47AC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068FEA"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CBCE43" w14:textId="77777777" w:rsidR="00F81BE7" w:rsidRDefault="00F81BE7" w:rsidP="005E6FE1"/>
        </w:tc>
      </w:tr>
      <w:tr w:rsidR="00F81BE7" w:rsidRPr="00FD127C" w14:paraId="1866ABF4"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5FE7FE"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53EEAA"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7BF1C"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B565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DCE24F"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E2D734" w14:textId="77777777" w:rsidR="00F81BE7" w:rsidRDefault="00F81BE7" w:rsidP="005E6FE1"/>
        </w:tc>
      </w:tr>
      <w:tr w:rsidR="00F81BE7" w:rsidRPr="00FD127C" w14:paraId="6A5CF9F3"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DF5CC0" w14:textId="77777777" w:rsidR="00F81BE7" w:rsidRPr="00FD127C" w:rsidRDefault="00AB7756" w:rsidP="005E6FE1">
            <w:pPr>
              <w:rPr>
                <w:rFonts w:cs="Arial"/>
                <w:bCs/>
                <w:color w:val="808080" w:themeColor="background1" w:themeShade="80"/>
                <w:sz w:val="16"/>
                <w:szCs w:val="14"/>
              </w:rPr>
            </w:pPr>
            <w:hyperlink r:id="rId89"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F5F290"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675CB8"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BEDC9E7" w14:textId="77777777" w:rsidR="00F81BE7" w:rsidRDefault="00F81BE7" w:rsidP="00F81BE7"/>
    <w:p w14:paraId="3C67689A" w14:textId="77777777" w:rsidR="00F81BE7" w:rsidRDefault="00F81BE7" w:rsidP="00F81BE7">
      <w:pPr>
        <w:pStyle w:val="Heading4"/>
        <w:numPr>
          <w:ilvl w:val="3"/>
          <w:numId w:val="4"/>
        </w:numPr>
      </w:pPr>
      <w:r>
        <w:t>Functional Safety Requirements</w:t>
      </w:r>
    </w:p>
    <w:p w14:paraId="6624B2EF" w14:textId="77777777" w:rsidR="00F81BE7" w:rsidRDefault="00F81BE7" w:rsidP="00F81BE7">
      <w:pPr>
        <w:rPr>
          <w:highlight w:val="yellow"/>
        </w:rPr>
      </w:pPr>
    </w:p>
    <w:p w14:paraId="28F1769C"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525FF4D8" w14:textId="77777777" w:rsidR="00F81BE7" w:rsidRDefault="00F81BE7" w:rsidP="00F81BE7">
      <w:pPr>
        <w:pStyle w:val="Heading5"/>
        <w:numPr>
          <w:ilvl w:val="4"/>
          <w:numId w:val="4"/>
        </w:numPr>
      </w:pPr>
      <w:r>
        <w:t>ASIL Decomposition of Functional Safety Requirements</w:t>
      </w:r>
    </w:p>
    <w:p w14:paraId="4640E8D2" w14:textId="77777777" w:rsidR="00F81BE7" w:rsidRDefault="00F81BE7" w:rsidP="00F81BE7">
      <w:pPr>
        <w:pStyle w:val="NoSpacing"/>
      </w:pPr>
    </w:p>
    <w:p w14:paraId="43309EC6" w14:textId="77777777" w:rsidR="00F81BE7" w:rsidRDefault="00F81BE7" w:rsidP="00F81BE7">
      <w:pPr>
        <w:pStyle w:val="NoSpacing"/>
      </w:pPr>
    </w:p>
    <w:p w14:paraId="3B47EDA4"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51749301" w14:textId="77777777" w:rsidR="00F81BE7" w:rsidRDefault="00F81BE7" w:rsidP="00F81BE7">
      <w:pPr>
        <w:pStyle w:val="Heading4"/>
        <w:numPr>
          <w:ilvl w:val="3"/>
          <w:numId w:val="4"/>
        </w:numPr>
      </w:pPr>
      <w:r>
        <w:t>Other Requirements</w:t>
      </w:r>
    </w:p>
    <w:p w14:paraId="003872D2" w14:textId="77777777" w:rsidR="00F81BE7" w:rsidRDefault="00F81BE7" w:rsidP="00F81BE7">
      <w:pPr>
        <w:pStyle w:val="Heading5"/>
        <w:numPr>
          <w:ilvl w:val="4"/>
          <w:numId w:val="4"/>
        </w:numPr>
      </w:pPr>
      <w:r>
        <w:t>Design Requirements</w:t>
      </w:r>
    </w:p>
    <w:p w14:paraId="10999385" w14:textId="77777777" w:rsidR="00F81BE7" w:rsidRDefault="00F81BE7" w:rsidP="00F81BE7"/>
    <w:p w14:paraId="6EBD15C1" w14:textId="77777777" w:rsidR="00F81BE7" w:rsidRDefault="00F81BE7" w:rsidP="00F81BE7">
      <w:pPr>
        <w:rPr>
          <w:color w:val="A6A6A6" w:themeColor="background1" w:themeShade="A6"/>
        </w:rPr>
      </w:pPr>
      <w:r>
        <w:rPr>
          <w:color w:val="A6A6A6" w:themeColor="background1" w:themeShade="A6"/>
        </w:rPr>
        <w:t>No Design Requirements specified.</w:t>
      </w:r>
    </w:p>
    <w:p w14:paraId="66F87D69" w14:textId="77777777" w:rsidR="00F81BE7" w:rsidRDefault="00F81BE7" w:rsidP="00F81BE7">
      <w:pPr>
        <w:pStyle w:val="Heading2"/>
        <w:numPr>
          <w:ilvl w:val="1"/>
          <w:numId w:val="4"/>
        </w:numPr>
      </w:pPr>
      <w:r>
        <w:rPr>
          <w:noProof/>
        </w:rPr>
        <w:drawing>
          <wp:inline distT="0" distB="0" distL="0" distR="0" wp14:anchorId="4A7B76AB" wp14:editId="7D84697D">
            <wp:extent cx="152400" cy="152400"/>
            <wp:effectExtent l="0" t="0" r="0" b="0"/>
            <wp:docPr id="224"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766" w:name="_6c6afbcf9fc13600386efe2ac9031dc3"/>
      <w:r>
        <w:t>Display Passenger Profiles Menu</w:t>
      </w:r>
      <w:bookmarkEnd w:id="766"/>
    </w:p>
    <w:p w14:paraId="65F01190" w14:textId="77777777" w:rsidR="00F81BE7" w:rsidRDefault="00F81BE7" w:rsidP="00F81BE7">
      <w:pPr>
        <w:pStyle w:val="Heading3"/>
        <w:numPr>
          <w:ilvl w:val="2"/>
          <w:numId w:val="4"/>
        </w:numPr>
      </w:pPr>
      <w:r>
        <w:t>Function Overview</w:t>
      </w:r>
    </w:p>
    <w:p w14:paraId="45DEBB25" w14:textId="77777777" w:rsidR="00F81BE7" w:rsidRDefault="00F81BE7" w:rsidP="00F81BE7">
      <w:pPr>
        <w:pStyle w:val="Heading4"/>
        <w:numPr>
          <w:ilvl w:val="3"/>
          <w:numId w:val="4"/>
        </w:numPr>
      </w:pPr>
      <w:r>
        <w:t>Description</w:t>
      </w:r>
    </w:p>
    <w:p w14:paraId="0CBE619F" w14:textId="77777777" w:rsidR="00F81BE7" w:rsidRDefault="00F81BE7" w:rsidP="00F81BE7">
      <w:pPr>
        <w:contextualSpacing/>
      </w:pPr>
    </w:p>
    <w:p w14:paraId="7EB3C8CE" w14:textId="77777777" w:rsidR="00F81BE7" w:rsidRDefault="00F81BE7" w:rsidP="00F81BE7">
      <w:pPr>
        <w:contextualSpacing/>
      </w:pPr>
      <w:r>
        <w:t>Function is allocated to:</w:t>
      </w:r>
    </w:p>
    <w:p w14:paraId="522B81F1" w14:textId="77777777" w:rsidR="00F81BE7" w:rsidRDefault="00F81BE7" w:rsidP="00F81BE7">
      <w:pPr>
        <w:pStyle w:val="ListParagraph"/>
        <w:numPr>
          <w:ilvl w:val="0"/>
          <w:numId w:val="13"/>
        </w:numPr>
        <w:contextualSpacing/>
      </w:pPr>
      <w:r>
        <w:rPr>
          <w:noProof/>
        </w:rPr>
        <w:drawing>
          <wp:inline distT="0" distB="0" distL="0" distR="0" wp14:anchorId="5BCFEBC7" wp14:editId="52950570">
            <wp:extent cx="152400" cy="152400"/>
            <wp:effectExtent l="0" t="0" r="0" b="0"/>
            <wp:docPr id="226" name="Picture 1716959969.jpg" descr="1716959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716959969.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Front Passenger Profiles &lt;&lt;Feature&gt;&gt;</w:t>
      </w:r>
    </w:p>
    <w:p w14:paraId="6A24E52C" w14:textId="77777777" w:rsidR="00F81BE7" w:rsidRDefault="00F81BE7" w:rsidP="00F81BE7">
      <w:pPr>
        <w:pStyle w:val="ListParagraph"/>
        <w:numPr>
          <w:ilvl w:val="0"/>
          <w:numId w:val="13"/>
        </w:numPr>
        <w:contextualSpacing/>
      </w:pPr>
      <w:r>
        <w:rPr>
          <w:noProof/>
        </w:rPr>
        <w:drawing>
          <wp:inline distT="0" distB="0" distL="0" distR="0" wp14:anchorId="39FE72DA" wp14:editId="7188F4E0">
            <wp:extent cx="152400" cy="152400"/>
            <wp:effectExtent l="0" t="0" r="0" b="0"/>
            <wp:docPr id="228"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2478B508" w14:textId="77777777" w:rsidR="00F81BE7" w:rsidRDefault="00F81BE7" w:rsidP="00F81BE7">
      <w:pPr>
        <w:contextualSpacing/>
      </w:pPr>
    </w:p>
    <w:p w14:paraId="45C5CAE6" w14:textId="77777777" w:rsidR="00F81BE7" w:rsidRDefault="00F81BE7" w:rsidP="00F81BE7">
      <w:pPr>
        <w:contextualSpacing/>
      </w:pPr>
      <w:r w:rsidRPr="00A554C4">
        <w:t>HMI function that displays all available Passenger Profiles.</w:t>
      </w:r>
    </w:p>
    <w:p w14:paraId="5005AEF9" w14:textId="77777777" w:rsidR="00F81BE7" w:rsidRDefault="00F81BE7" w:rsidP="00F81BE7">
      <w:pPr>
        <w:pStyle w:val="Heading4"/>
        <w:numPr>
          <w:ilvl w:val="3"/>
          <w:numId w:val="4"/>
        </w:numPr>
      </w:pPr>
      <w:r>
        <w:t>Variants</w:t>
      </w:r>
    </w:p>
    <w:p w14:paraId="051662FF" w14:textId="77777777" w:rsidR="00F81BE7" w:rsidRDefault="00F81BE7" w:rsidP="00F81BE7"/>
    <w:p w14:paraId="46E090A0"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3019289C" w14:textId="77777777" w:rsidR="00F81BE7" w:rsidRDefault="00F81BE7" w:rsidP="00F81BE7">
      <w:pPr>
        <w:pStyle w:val="Heading4"/>
        <w:numPr>
          <w:ilvl w:val="3"/>
          <w:numId w:val="4"/>
        </w:numPr>
      </w:pPr>
      <w:r>
        <w:t>Input Requirements</w:t>
      </w:r>
    </w:p>
    <w:p w14:paraId="5037C462" w14:textId="77777777" w:rsidR="00F81BE7" w:rsidRDefault="00F81BE7" w:rsidP="00F81BE7"/>
    <w:p w14:paraId="0675CA08"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6FD453FE" w14:textId="77777777" w:rsidR="00F81BE7" w:rsidRDefault="00F81BE7" w:rsidP="00F81BE7">
      <w:pPr>
        <w:pStyle w:val="Heading4"/>
        <w:numPr>
          <w:ilvl w:val="3"/>
          <w:numId w:val="4"/>
        </w:numPr>
      </w:pPr>
      <w:r>
        <w:t>Assumptions</w:t>
      </w:r>
    </w:p>
    <w:p w14:paraId="3FA7353A" w14:textId="77777777" w:rsidR="00F81BE7" w:rsidRDefault="00F81BE7" w:rsidP="00F81BE7"/>
    <w:p w14:paraId="0CB1D8F3"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1DDCA4D1" w14:textId="77777777" w:rsidR="00F81BE7" w:rsidRDefault="00F81BE7" w:rsidP="00F81BE7"/>
    <w:p w14:paraId="34ABA4CB" w14:textId="77777777" w:rsidR="00F81BE7" w:rsidRDefault="00F81BE7" w:rsidP="00F81BE7">
      <w:pPr>
        <w:pStyle w:val="Heading4"/>
        <w:numPr>
          <w:ilvl w:val="3"/>
          <w:numId w:val="4"/>
        </w:numPr>
      </w:pPr>
      <w:r>
        <w:t>References</w:t>
      </w:r>
    </w:p>
    <w:p w14:paraId="37DDC26F" w14:textId="77777777" w:rsidR="00F81BE7" w:rsidRPr="00454CBE" w:rsidRDefault="00F81BE7" w:rsidP="00F81BE7">
      <w:pPr>
        <w:pStyle w:val="Heading5"/>
        <w:numPr>
          <w:ilvl w:val="4"/>
          <w:numId w:val="4"/>
        </w:numPr>
      </w:pPr>
      <w:r w:rsidRPr="00454CBE">
        <w:t xml:space="preserve">Ford </w:t>
      </w:r>
      <w:r>
        <w:t>D</w:t>
      </w:r>
      <w:r w:rsidRPr="00454CBE">
        <w:t>ocuments</w:t>
      </w:r>
    </w:p>
    <w:p w14:paraId="5178E920"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2694516F"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1C5C9779" w14:textId="77777777" w:rsidTr="005E6FE1">
        <w:trPr>
          <w:cantSplit/>
          <w:tblHeader/>
        </w:trPr>
        <w:tc>
          <w:tcPr>
            <w:tcW w:w="1418" w:type="dxa"/>
            <w:shd w:val="clear" w:color="auto" w:fill="E0E0E0"/>
          </w:tcPr>
          <w:p w14:paraId="2304DCE1"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0C9A5724"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180DCAC9"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6429382A"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7774204A" w14:textId="77777777" w:rsidTr="005E6FE1">
        <w:trPr>
          <w:cantSplit/>
          <w:tblHeader/>
        </w:trPr>
        <w:tc>
          <w:tcPr>
            <w:tcW w:w="1418" w:type="dxa"/>
            <w:shd w:val="clear" w:color="auto" w:fill="FFFFFF" w:themeFill="background1"/>
          </w:tcPr>
          <w:p w14:paraId="272BCC3C" w14:textId="77777777" w:rsidR="00F81BE7" w:rsidRPr="005E40CF" w:rsidRDefault="00F81BE7" w:rsidP="005E6FE1">
            <w:pPr>
              <w:rPr>
                <w:rFonts w:ascii="Helvetica" w:hAnsi="Helvetica" w:cs="Helvetica"/>
              </w:rPr>
            </w:pPr>
          </w:p>
        </w:tc>
        <w:tc>
          <w:tcPr>
            <w:tcW w:w="6237" w:type="dxa"/>
            <w:shd w:val="clear" w:color="auto" w:fill="FFFFFF" w:themeFill="background1"/>
          </w:tcPr>
          <w:p w14:paraId="5646D404" w14:textId="77777777" w:rsidR="00F81BE7" w:rsidRPr="005E40CF" w:rsidRDefault="00F81BE7" w:rsidP="005E6FE1">
            <w:pPr>
              <w:rPr>
                <w:rFonts w:ascii="Helvetica" w:hAnsi="Helvetica" w:cs="Helvetica"/>
              </w:rPr>
            </w:pPr>
          </w:p>
        </w:tc>
        <w:tc>
          <w:tcPr>
            <w:tcW w:w="1418" w:type="dxa"/>
            <w:shd w:val="clear" w:color="auto" w:fill="FFFFFF" w:themeFill="background1"/>
          </w:tcPr>
          <w:p w14:paraId="76407C76" w14:textId="77777777" w:rsidR="00F81BE7" w:rsidRPr="005E40CF" w:rsidRDefault="00F81BE7" w:rsidP="005E6FE1">
            <w:pPr>
              <w:rPr>
                <w:rFonts w:ascii="Helvetica" w:hAnsi="Helvetica" w:cs="Helvetica"/>
              </w:rPr>
            </w:pPr>
          </w:p>
        </w:tc>
        <w:tc>
          <w:tcPr>
            <w:tcW w:w="1418" w:type="dxa"/>
            <w:shd w:val="clear" w:color="auto" w:fill="FFFFFF" w:themeFill="background1"/>
          </w:tcPr>
          <w:p w14:paraId="22F3A0FF" w14:textId="77777777" w:rsidR="00F81BE7" w:rsidRPr="005E40CF" w:rsidRDefault="00F81BE7" w:rsidP="005E6FE1">
            <w:pPr>
              <w:rPr>
                <w:rFonts w:ascii="Helvetica" w:hAnsi="Helvetica" w:cs="Helvetica"/>
              </w:rPr>
            </w:pPr>
          </w:p>
        </w:tc>
      </w:tr>
    </w:tbl>
    <w:p w14:paraId="3D07A5ED" w14:textId="77777777" w:rsidR="00F81BE7" w:rsidRPr="00360B1D" w:rsidRDefault="00F81BE7" w:rsidP="00F81BE7">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975566D"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558191ED"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6C81460"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04006BD7" w14:textId="77777777" w:rsidTr="005E6FE1">
        <w:trPr>
          <w:cantSplit/>
          <w:tblHeader/>
        </w:trPr>
        <w:tc>
          <w:tcPr>
            <w:tcW w:w="1418" w:type="dxa"/>
            <w:shd w:val="clear" w:color="auto" w:fill="E0E0E0"/>
          </w:tcPr>
          <w:p w14:paraId="24C29A91"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58B07189"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4125AD25" w14:textId="77777777" w:rsidTr="005E6FE1">
        <w:trPr>
          <w:cantSplit/>
          <w:tblHeader/>
        </w:trPr>
        <w:tc>
          <w:tcPr>
            <w:tcW w:w="1418" w:type="dxa"/>
            <w:shd w:val="clear" w:color="auto" w:fill="FFFFFF" w:themeFill="background1"/>
          </w:tcPr>
          <w:p w14:paraId="1F35CD22" w14:textId="77777777" w:rsidR="00F81BE7" w:rsidRPr="005E40CF" w:rsidRDefault="00F81BE7" w:rsidP="005E6FE1">
            <w:pPr>
              <w:rPr>
                <w:rFonts w:ascii="Helvetica" w:hAnsi="Helvetica" w:cs="Helvetica"/>
              </w:rPr>
            </w:pPr>
          </w:p>
        </w:tc>
        <w:tc>
          <w:tcPr>
            <w:tcW w:w="9072" w:type="dxa"/>
            <w:shd w:val="clear" w:color="auto" w:fill="FFFFFF" w:themeFill="background1"/>
          </w:tcPr>
          <w:p w14:paraId="6E0B4367" w14:textId="77777777" w:rsidR="00F81BE7" w:rsidRPr="005E40CF" w:rsidRDefault="00F81BE7" w:rsidP="005E6FE1">
            <w:pPr>
              <w:rPr>
                <w:rFonts w:ascii="Helvetica" w:hAnsi="Helvetica" w:cs="Helvetica"/>
              </w:rPr>
            </w:pPr>
          </w:p>
        </w:tc>
      </w:tr>
    </w:tbl>
    <w:p w14:paraId="5D703F7A" w14:textId="77777777" w:rsidR="00F81BE7" w:rsidRDefault="00F81BE7" w:rsidP="00F81BE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6401FC3" w14:textId="77777777" w:rsidR="00F81BE7" w:rsidRDefault="00F81BE7" w:rsidP="00F81BE7">
      <w:pPr>
        <w:pStyle w:val="Heading4"/>
        <w:numPr>
          <w:ilvl w:val="3"/>
          <w:numId w:val="4"/>
        </w:numPr>
      </w:pPr>
      <w:r>
        <w:t>Glossary</w:t>
      </w:r>
    </w:p>
    <w:p w14:paraId="550F39A8"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4423B640" w14:textId="77777777" w:rsidR="00F81BE7" w:rsidRDefault="00F81BE7" w:rsidP="00F81BE7">
      <w:pPr>
        <w:pStyle w:val="Heading3"/>
        <w:numPr>
          <w:ilvl w:val="2"/>
          <w:numId w:val="4"/>
        </w:numPr>
      </w:pPr>
      <w:r>
        <w:t>Function Scope</w:t>
      </w:r>
    </w:p>
    <w:p w14:paraId="29139562" w14:textId="77777777" w:rsidR="00F81BE7" w:rsidRPr="00A43B48" w:rsidRDefault="00F81BE7" w:rsidP="00F81BE7">
      <w:pPr>
        <w:contextualSpacing/>
      </w:pPr>
    </w:p>
    <w:p w14:paraId="6F56AC29" w14:textId="77777777" w:rsidR="00F81BE7" w:rsidRDefault="00F81BE7" w:rsidP="00F81BE7">
      <w:pPr>
        <w:contextualSpacing/>
      </w:pPr>
      <w:r>
        <w:t xml:space="preserve">The </w:t>
      </w:r>
      <w:r>
        <w:rPr>
          <w:noProof/>
        </w:rPr>
        <w:drawing>
          <wp:inline distT="0" distB="0" distL="0" distR="0" wp14:anchorId="2E2733DB" wp14:editId="30FD236A">
            <wp:extent cx="152400" cy="152400"/>
            <wp:effectExtent l="0" t="0" r="0" b="0"/>
            <wp:docPr id="23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Passenger Profiles Menu</w:t>
      </w:r>
      <w:r>
        <w:rPr>
          <w:b/>
        </w:rPr>
        <w:t>”</w:t>
      </w:r>
      <w:r>
        <w:t xml:space="preserve"> function is called by the following functions:</w:t>
      </w:r>
    </w:p>
    <w:p w14:paraId="6B179FBF" w14:textId="77777777" w:rsidR="00F81BE7" w:rsidRPr="00953D23" w:rsidRDefault="00F81BE7" w:rsidP="00F81BE7">
      <w:pPr>
        <w:pStyle w:val="ListParagraph"/>
        <w:numPr>
          <w:ilvl w:val="0"/>
          <w:numId w:val="12"/>
        </w:numPr>
        <w:contextualSpacing/>
      </w:pPr>
      <w:r>
        <w:rPr>
          <w:noProof/>
        </w:rPr>
        <w:drawing>
          <wp:inline distT="0" distB="0" distL="0" distR="0" wp14:anchorId="7A445E97" wp14:editId="2BEDB2D4">
            <wp:extent cx="152400" cy="152400"/>
            <wp:effectExtent l="0" t="0" r="0" b="0"/>
            <wp:docPr id="232"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fc7225b97cbc40faa33aebe5ecce09af" w:history="1">
        <w:r>
          <w:rPr>
            <w:rStyle w:val="Hyperlink"/>
          </w:rPr>
          <w:t>Delete Passenger Profile</w:t>
        </w:r>
      </w:hyperlink>
      <w:r>
        <w:t>”</w:t>
      </w:r>
    </w:p>
    <w:p w14:paraId="04585029" w14:textId="77777777" w:rsidR="00F81BE7" w:rsidRPr="00953D23" w:rsidRDefault="00F81BE7" w:rsidP="00F81BE7">
      <w:pPr>
        <w:pStyle w:val="ListParagraph"/>
        <w:numPr>
          <w:ilvl w:val="0"/>
          <w:numId w:val="12"/>
        </w:numPr>
        <w:contextualSpacing/>
      </w:pPr>
      <w:r>
        <w:rPr>
          <w:noProof/>
        </w:rPr>
        <w:drawing>
          <wp:inline distT="0" distB="0" distL="0" distR="0" wp14:anchorId="58F23F1D" wp14:editId="606C1C0B">
            <wp:extent cx="152400" cy="152400"/>
            <wp:effectExtent l="0" t="0" r="0" b="0"/>
            <wp:docPr id="234"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a4ba0b62970898261d72dd41d81eeef8" w:history="1">
        <w:r>
          <w:rPr>
            <w:rStyle w:val="Hyperlink"/>
          </w:rPr>
          <w:t>Edit Front Passenger Name/Avatar</w:t>
        </w:r>
      </w:hyperlink>
      <w:r>
        <w:t>”</w:t>
      </w:r>
    </w:p>
    <w:p w14:paraId="4B07EC6B" w14:textId="77777777" w:rsidR="00F81BE7" w:rsidRPr="00953D23" w:rsidRDefault="00F81BE7" w:rsidP="00F81BE7">
      <w:pPr>
        <w:pStyle w:val="ListParagraph"/>
        <w:numPr>
          <w:ilvl w:val="0"/>
          <w:numId w:val="12"/>
        </w:numPr>
        <w:contextualSpacing/>
      </w:pPr>
      <w:r>
        <w:rPr>
          <w:noProof/>
        </w:rPr>
        <w:drawing>
          <wp:inline distT="0" distB="0" distL="0" distR="0" wp14:anchorId="2E7CAA0A" wp14:editId="7F940584">
            <wp:extent cx="152400" cy="152400"/>
            <wp:effectExtent l="0" t="0" r="0" b="0"/>
            <wp:docPr id="236"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527ba6a6027e95c2e2051d704856cda4" w:history="1">
        <w:r>
          <w:rPr>
            <w:rStyle w:val="Hyperlink"/>
          </w:rPr>
          <w:t>Manual Save Passenger Seat Position</w:t>
        </w:r>
      </w:hyperlink>
      <w:r>
        <w:t>”</w:t>
      </w:r>
    </w:p>
    <w:p w14:paraId="0A058F34" w14:textId="77777777" w:rsidR="00F81BE7" w:rsidRPr="00953D23" w:rsidRDefault="00F81BE7" w:rsidP="00F81BE7">
      <w:pPr>
        <w:pStyle w:val="ListParagraph"/>
        <w:numPr>
          <w:ilvl w:val="0"/>
          <w:numId w:val="12"/>
        </w:numPr>
        <w:contextualSpacing/>
      </w:pPr>
      <w:r>
        <w:rPr>
          <w:noProof/>
        </w:rPr>
        <w:drawing>
          <wp:inline distT="0" distB="0" distL="0" distR="0" wp14:anchorId="6CA48885" wp14:editId="7F1641FC">
            <wp:extent cx="152400" cy="152400"/>
            <wp:effectExtent l="0" t="0" r="0" b="0"/>
            <wp:docPr id="238"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4c5be100a16753b9a872486bcccd633c" w:history="1">
        <w:r>
          <w:rPr>
            <w:rStyle w:val="Hyperlink"/>
          </w:rPr>
          <w:t>Recall Passenger Profile</w:t>
        </w:r>
      </w:hyperlink>
      <w:r>
        <w:t>”</w:t>
      </w:r>
    </w:p>
    <w:p w14:paraId="12537890" w14:textId="77777777" w:rsidR="00F81BE7" w:rsidRPr="00953D23" w:rsidRDefault="00F81BE7" w:rsidP="00F81BE7">
      <w:pPr>
        <w:pStyle w:val="ListParagraph"/>
        <w:numPr>
          <w:ilvl w:val="0"/>
          <w:numId w:val="12"/>
        </w:numPr>
        <w:contextualSpacing/>
      </w:pPr>
      <w:r>
        <w:rPr>
          <w:noProof/>
        </w:rPr>
        <w:drawing>
          <wp:inline distT="0" distB="0" distL="0" distR="0" wp14:anchorId="13EE6180" wp14:editId="3B1F3634">
            <wp:extent cx="152400" cy="152400"/>
            <wp:effectExtent l="0" t="0" r="0" b="0"/>
            <wp:docPr id="24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65f9588327cc74a0792292213218363" w:history="1">
        <w:r>
          <w:rPr>
            <w:rStyle w:val="Hyperlink"/>
          </w:rPr>
          <w:t>Reload Passenger Seat Position</w:t>
        </w:r>
      </w:hyperlink>
      <w:r>
        <w:t>”</w:t>
      </w:r>
    </w:p>
    <w:p w14:paraId="2744E868" w14:textId="77777777" w:rsidR="00F81BE7" w:rsidRPr="00393C96" w:rsidRDefault="00F81BE7" w:rsidP="00F81BE7">
      <w:pPr>
        <w:contextualSpacing/>
      </w:pPr>
    </w:p>
    <w:p w14:paraId="1994AB2F" w14:textId="77777777" w:rsidR="00F81BE7" w:rsidRDefault="00F81BE7" w:rsidP="00F81BE7"/>
    <w:p w14:paraId="7777F5E6" w14:textId="77777777" w:rsidR="00F81BE7" w:rsidRDefault="00F81BE7" w:rsidP="00F81BE7">
      <w:pPr>
        <w:jc w:val="center"/>
      </w:pPr>
      <w:r>
        <w:rPr>
          <w:noProof/>
        </w:rPr>
        <w:drawing>
          <wp:inline distT="0" distB="0" distL="0" distR="0" wp14:anchorId="376F4667" wp14:editId="42ECAB45">
            <wp:extent cx="6466205" cy="3756301"/>
            <wp:effectExtent l="0" t="0" r="0" b="0"/>
            <wp:docPr id="242" name="Picture 1669810517.jpg" descr="166981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669810517.jpg"/>
                    <pic:cNvPicPr/>
                  </pic:nvPicPr>
                  <pic:blipFill>
                    <a:blip r:embed="rId38" cstate="print"/>
                    <a:stretch>
                      <a:fillRect/>
                    </a:stretch>
                  </pic:blipFill>
                  <pic:spPr>
                    <a:xfrm>
                      <a:off x="0" y="0"/>
                      <a:ext cx="6466205" cy="3756301"/>
                    </a:xfrm>
                    <a:prstGeom prst="rect">
                      <a:avLst/>
                    </a:prstGeom>
                  </pic:spPr>
                </pic:pic>
              </a:graphicData>
            </a:graphic>
          </wp:inline>
        </w:drawing>
      </w:r>
    </w:p>
    <w:p w14:paraId="502171DD"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0C734558" wp14:editId="3D37FB30">
            <wp:extent cx="152400" cy="152400"/>
            <wp:effectExtent l="0" t="0" r="0" b="0"/>
            <wp:docPr id="244"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Delete Passenger Profile</w:t>
      </w:r>
      <w:r>
        <w:t>”</w:t>
      </w:r>
      <w:r w:rsidRPr="00294100">
        <w:t xml:space="preserve"> calling </w:t>
      </w:r>
      <w:r>
        <w:rPr>
          <w:noProof/>
        </w:rPr>
        <w:drawing>
          <wp:inline distT="0" distB="0" distL="0" distR="0" wp14:anchorId="27AC3F73" wp14:editId="160ADE8B">
            <wp:extent cx="152400" cy="152400"/>
            <wp:effectExtent l="0" t="0" r="0" b="0"/>
            <wp:docPr id="246"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Passenger Profiles Menu</w:t>
      </w:r>
      <w:r>
        <w:t>”</w:t>
      </w:r>
    </w:p>
    <w:p w14:paraId="2E1A081F" w14:textId="77777777" w:rsidR="00F81BE7" w:rsidRDefault="00F81BE7" w:rsidP="00F81BE7">
      <w:pPr>
        <w:contextualSpacing/>
      </w:pPr>
    </w:p>
    <w:p w14:paraId="37B66920" w14:textId="77777777" w:rsidR="00F81BE7" w:rsidRDefault="00F81BE7" w:rsidP="00F81BE7"/>
    <w:p w14:paraId="6BEBBE9F" w14:textId="758F195B" w:rsidR="00F81BE7" w:rsidRDefault="00F81BE7" w:rsidP="00F81BE7">
      <w:pPr>
        <w:jc w:val="center"/>
      </w:pPr>
      <w:del w:id="767" w:author="Bauer, Justin (J.)" w:date="2021-10-29T10:44:00Z">
        <w:r w:rsidDel="004E27BD">
          <w:rPr>
            <w:noProof/>
          </w:rPr>
          <w:lastRenderedPageBreak/>
          <w:drawing>
            <wp:inline distT="0" distB="0" distL="0" distR="0" wp14:anchorId="3A084414" wp14:editId="67E5CA4F">
              <wp:extent cx="6466205" cy="4967938"/>
              <wp:effectExtent l="0" t="0" r="0" b="0"/>
              <wp:docPr id="248" name="Picture 1586366674.jpg" descr="1586366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586366674.jpg"/>
                      <pic:cNvPicPr/>
                    </pic:nvPicPr>
                    <pic:blipFill>
                      <a:blip r:embed="rId78" cstate="print"/>
                      <a:stretch>
                        <a:fillRect/>
                      </a:stretch>
                    </pic:blipFill>
                    <pic:spPr>
                      <a:xfrm>
                        <a:off x="0" y="0"/>
                        <a:ext cx="6466205" cy="4967938"/>
                      </a:xfrm>
                      <a:prstGeom prst="rect">
                        <a:avLst/>
                      </a:prstGeom>
                    </pic:spPr>
                  </pic:pic>
                </a:graphicData>
              </a:graphic>
            </wp:inline>
          </w:drawing>
        </w:r>
      </w:del>
      <w:ins w:id="768" w:author="Bauer, Justin (J.)" w:date="2021-10-29T10:44:00Z">
        <w:r w:rsidR="004E27BD">
          <w:rPr>
            <w:noProof/>
          </w:rPr>
          <w:drawing>
            <wp:inline distT="0" distB="0" distL="0" distR="0" wp14:anchorId="0DCC9E0A" wp14:editId="5E8CBA82">
              <wp:extent cx="6466205" cy="3416935"/>
              <wp:effectExtent l="0" t="0" r="0" b="0"/>
              <wp:docPr id="122" name="Picture 1586366674.jpg" descr="1586366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586366674.jpg"/>
                      <pic:cNvPicPr/>
                    </pic:nvPicPr>
                    <pic:blipFill>
                      <a:blip r:embed="rId90" cstate="print"/>
                      <a:stretch>
                        <a:fillRect/>
                      </a:stretch>
                    </pic:blipFill>
                    <pic:spPr>
                      <a:xfrm>
                        <a:off x="0" y="0"/>
                        <a:ext cx="6466205" cy="3416935"/>
                      </a:xfrm>
                      <a:prstGeom prst="rect">
                        <a:avLst/>
                      </a:prstGeom>
                    </pic:spPr>
                  </pic:pic>
                </a:graphicData>
              </a:graphic>
            </wp:inline>
          </w:drawing>
        </w:r>
      </w:ins>
    </w:p>
    <w:p w14:paraId="4DFCDD56"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2D1C8020" wp14:editId="396C1548">
            <wp:extent cx="152400" cy="152400"/>
            <wp:effectExtent l="0" t="0" r="0" b="0"/>
            <wp:docPr id="25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Edit Front Passenger Name/Avatar</w:t>
      </w:r>
      <w:r>
        <w:t>”</w:t>
      </w:r>
      <w:r w:rsidRPr="00294100">
        <w:t xml:space="preserve"> calling </w:t>
      </w:r>
      <w:r>
        <w:rPr>
          <w:noProof/>
        </w:rPr>
        <w:drawing>
          <wp:inline distT="0" distB="0" distL="0" distR="0" wp14:anchorId="027933D7" wp14:editId="7EC679EC">
            <wp:extent cx="152400" cy="152400"/>
            <wp:effectExtent l="0" t="0" r="0" b="0"/>
            <wp:docPr id="252"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Passenger Profiles Menu</w:t>
      </w:r>
      <w:r>
        <w:t>”</w:t>
      </w:r>
    </w:p>
    <w:p w14:paraId="78C40494" w14:textId="77777777" w:rsidR="00F81BE7" w:rsidRDefault="00F81BE7" w:rsidP="00F81BE7">
      <w:pPr>
        <w:contextualSpacing/>
      </w:pPr>
    </w:p>
    <w:p w14:paraId="12F0A7E4" w14:textId="77777777" w:rsidR="00F81BE7" w:rsidRDefault="00F81BE7" w:rsidP="00F81BE7"/>
    <w:p w14:paraId="35658EB3" w14:textId="77777777" w:rsidR="00F81BE7" w:rsidRDefault="00F81BE7" w:rsidP="00F81BE7">
      <w:pPr>
        <w:jc w:val="center"/>
      </w:pPr>
      <w:r>
        <w:rPr>
          <w:noProof/>
        </w:rPr>
        <w:lastRenderedPageBreak/>
        <w:drawing>
          <wp:inline distT="0" distB="0" distL="0" distR="0" wp14:anchorId="1F404322" wp14:editId="7F5C2539">
            <wp:extent cx="6466204" cy="4906915"/>
            <wp:effectExtent l="0" t="0" r="0" b="0"/>
            <wp:docPr id="254" name="Picture -1123554340.jpg" descr="-1123554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123554340.jpg"/>
                    <pic:cNvPicPr/>
                  </pic:nvPicPr>
                  <pic:blipFill>
                    <a:blip r:embed="rId91" cstate="print"/>
                    <a:stretch>
                      <a:fillRect/>
                    </a:stretch>
                  </pic:blipFill>
                  <pic:spPr>
                    <a:xfrm>
                      <a:off x="0" y="0"/>
                      <a:ext cx="6466204" cy="4906915"/>
                    </a:xfrm>
                    <a:prstGeom prst="rect">
                      <a:avLst/>
                    </a:prstGeom>
                  </pic:spPr>
                </pic:pic>
              </a:graphicData>
            </a:graphic>
          </wp:inline>
        </w:drawing>
      </w:r>
    </w:p>
    <w:p w14:paraId="14203DB3"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0D0CEC8D" wp14:editId="43DBA5FA">
            <wp:extent cx="152400" cy="152400"/>
            <wp:effectExtent l="0" t="0" r="0" b="0"/>
            <wp:docPr id="256"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Manual Save Passenger Seat Position</w:t>
      </w:r>
      <w:r>
        <w:t>”</w:t>
      </w:r>
      <w:r w:rsidRPr="00294100">
        <w:t xml:space="preserve"> calling </w:t>
      </w:r>
      <w:r>
        <w:rPr>
          <w:noProof/>
        </w:rPr>
        <w:drawing>
          <wp:inline distT="0" distB="0" distL="0" distR="0" wp14:anchorId="5C7B4FF8" wp14:editId="01B7C95F">
            <wp:extent cx="152400" cy="152400"/>
            <wp:effectExtent l="0" t="0" r="0" b="0"/>
            <wp:docPr id="25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Passenger Profiles Menu</w:t>
      </w:r>
      <w:r>
        <w:t>”</w:t>
      </w:r>
    </w:p>
    <w:p w14:paraId="33EBB93F" w14:textId="77777777" w:rsidR="00F81BE7" w:rsidRDefault="00F81BE7" w:rsidP="00F81BE7">
      <w:pPr>
        <w:contextualSpacing/>
      </w:pPr>
    </w:p>
    <w:p w14:paraId="752E68B8" w14:textId="77777777" w:rsidR="00F81BE7" w:rsidRDefault="00F81BE7" w:rsidP="00F81BE7"/>
    <w:p w14:paraId="10745BF3" w14:textId="2199F003" w:rsidR="00F81BE7" w:rsidRDefault="00F81BE7" w:rsidP="00F81BE7">
      <w:pPr>
        <w:jc w:val="center"/>
      </w:pPr>
      <w:del w:id="769" w:author="Bauer, Justin (J.)" w:date="2021-10-29T10:44:00Z">
        <w:r w:rsidDel="004E27BD">
          <w:rPr>
            <w:noProof/>
          </w:rPr>
          <w:drawing>
            <wp:inline distT="0" distB="0" distL="0" distR="0" wp14:anchorId="02B4E0B0" wp14:editId="128F6171">
              <wp:extent cx="6466205" cy="3235137"/>
              <wp:effectExtent l="0" t="0" r="0" b="0"/>
              <wp:docPr id="260" name="Picture 298331124.jpg" descr="29833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98331124.jpg"/>
                      <pic:cNvPicPr/>
                    </pic:nvPicPr>
                    <pic:blipFill>
                      <a:blip r:embed="rId54" cstate="print"/>
                      <a:stretch>
                        <a:fillRect/>
                      </a:stretch>
                    </pic:blipFill>
                    <pic:spPr>
                      <a:xfrm>
                        <a:off x="0" y="0"/>
                        <a:ext cx="6466205" cy="3235137"/>
                      </a:xfrm>
                      <a:prstGeom prst="rect">
                        <a:avLst/>
                      </a:prstGeom>
                    </pic:spPr>
                  </pic:pic>
                </a:graphicData>
              </a:graphic>
            </wp:inline>
          </w:drawing>
        </w:r>
      </w:del>
      <w:ins w:id="770" w:author="Bauer, Justin (J.)" w:date="2021-10-29T10:44:00Z">
        <w:r w:rsidR="004E27BD">
          <w:rPr>
            <w:noProof/>
          </w:rPr>
          <w:drawing>
            <wp:inline distT="0" distB="0" distL="0" distR="0" wp14:anchorId="29997344" wp14:editId="741A421C">
              <wp:extent cx="6466205" cy="3234690"/>
              <wp:effectExtent l="0" t="0" r="0" b="3810"/>
              <wp:docPr id="123" name="Picture 298331124.jpg" descr="29833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98331124.jpg"/>
                      <pic:cNvPicPr/>
                    </pic:nvPicPr>
                    <pic:blipFill>
                      <a:blip r:embed="rId55" cstate="print"/>
                      <a:stretch>
                        <a:fillRect/>
                      </a:stretch>
                    </pic:blipFill>
                    <pic:spPr>
                      <a:xfrm>
                        <a:off x="0" y="0"/>
                        <a:ext cx="6466205" cy="3234690"/>
                      </a:xfrm>
                      <a:prstGeom prst="rect">
                        <a:avLst/>
                      </a:prstGeom>
                    </pic:spPr>
                  </pic:pic>
                </a:graphicData>
              </a:graphic>
            </wp:inline>
          </w:drawing>
        </w:r>
      </w:ins>
    </w:p>
    <w:p w14:paraId="5AF82B8E" w14:textId="77777777" w:rsidR="00F81BE7" w:rsidRPr="00294100" w:rsidRDefault="00F81BE7" w:rsidP="00F81BE7">
      <w:pPr>
        <w:pStyle w:val="Caption"/>
      </w:pPr>
      <w:r w:rsidRPr="00294100">
        <w:lastRenderedPageBreak/>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0C00AF27" wp14:editId="114C0FF6">
            <wp:extent cx="152400" cy="152400"/>
            <wp:effectExtent l="0" t="0" r="0" b="0"/>
            <wp:docPr id="262"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Recall Passenger Profile</w:t>
      </w:r>
      <w:r>
        <w:t>”</w:t>
      </w:r>
      <w:r w:rsidRPr="00294100">
        <w:t xml:space="preserve"> calling </w:t>
      </w:r>
      <w:r>
        <w:rPr>
          <w:noProof/>
        </w:rPr>
        <w:drawing>
          <wp:inline distT="0" distB="0" distL="0" distR="0" wp14:anchorId="2E0D0AF6" wp14:editId="456A5ADB">
            <wp:extent cx="152400" cy="152400"/>
            <wp:effectExtent l="0" t="0" r="0" b="0"/>
            <wp:docPr id="264"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Passenger Profiles Menu</w:t>
      </w:r>
      <w:r>
        <w:t>”</w:t>
      </w:r>
    </w:p>
    <w:p w14:paraId="7DABBBDA" w14:textId="77777777" w:rsidR="00F81BE7" w:rsidRDefault="00F81BE7" w:rsidP="00F81BE7">
      <w:pPr>
        <w:contextualSpacing/>
      </w:pPr>
    </w:p>
    <w:p w14:paraId="40528F29" w14:textId="77777777" w:rsidR="00F81BE7" w:rsidRDefault="00F81BE7" w:rsidP="00F81BE7"/>
    <w:p w14:paraId="3A4AE033" w14:textId="77777777" w:rsidR="00F81BE7" w:rsidRDefault="00F81BE7" w:rsidP="00F81BE7">
      <w:pPr>
        <w:jc w:val="center"/>
      </w:pPr>
      <w:r>
        <w:rPr>
          <w:noProof/>
        </w:rPr>
        <w:drawing>
          <wp:inline distT="0" distB="0" distL="0" distR="0" wp14:anchorId="1C2C5515" wp14:editId="6BC8D214">
            <wp:extent cx="6466205" cy="3299084"/>
            <wp:effectExtent l="0" t="0" r="0" b="0"/>
            <wp:docPr id="266" name="Picture 416836161.jpg" descr="416836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416836161.jpg"/>
                    <pic:cNvPicPr/>
                  </pic:nvPicPr>
                  <pic:blipFill>
                    <a:blip r:embed="rId56" cstate="print"/>
                    <a:stretch>
                      <a:fillRect/>
                    </a:stretch>
                  </pic:blipFill>
                  <pic:spPr>
                    <a:xfrm>
                      <a:off x="0" y="0"/>
                      <a:ext cx="6466205" cy="3299084"/>
                    </a:xfrm>
                    <a:prstGeom prst="rect">
                      <a:avLst/>
                    </a:prstGeom>
                  </pic:spPr>
                </pic:pic>
              </a:graphicData>
            </a:graphic>
          </wp:inline>
        </w:drawing>
      </w:r>
    </w:p>
    <w:p w14:paraId="6587E93B"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12304619" wp14:editId="60FDF83C">
            <wp:extent cx="152400" cy="152400"/>
            <wp:effectExtent l="0" t="0" r="0" b="0"/>
            <wp:docPr id="268"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Reload Passenger Seat Position</w:t>
      </w:r>
      <w:r>
        <w:t>”</w:t>
      </w:r>
      <w:r w:rsidRPr="00294100">
        <w:t xml:space="preserve"> calling </w:t>
      </w:r>
      <w:r>
        <w:rPr>
          <w:noProof/>
        </w:rPr>
        <w:drawing>
          <wp:inline distT="0" distB="0" distL="0" distR="0" wp14:anchorId="0A28F6C2" wp14:editId="608F2599">
            <wp:extent cx="152400" cy="152400"/>
            <wp:effectExtent l="0" t="0" r="0" b="0"/>
            <wp:docPr id="27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Passenger Profiles Menu</w:t>
      </w:r>
      <w:r>
        <w:t>”</w:t>
      </w:r>
    </w:p>
    <w:p w14:paraId="2A0B5B12" w14:textId="77777777" w:rsidR="00F81BE7" w:rsidRDefault="00F81BE7" w:rsidP="00F81BE7">
      <w:pPr>
        <w:contextualSpacing/>
      </w:pPr>
    </w:p>
    <w:p w14:paraId="10B184D4" w14:textId="77777777" w:rsidR="00F81BE7" w:rsidRDefault="00F81BE7" w:rsidP="00F81BE7">
      <w:pPr>
        <w:pStyle w:val="Heading3"/>
        <w:numPr>
          <w:ilvl w:val="2"/>
          <w:numId w:val="4"/>
        </w:numPr>
      </w:pPr>
      <w:r>
        <w:t>Function Interfaces</w:t>
      </w:r>
    </w:p>
    <w:p w14:paraId="054170D7" w14:textId="77777777" w:rsidR="00F81BE7" w:rsidRDefault="00F81BE7" w:rsidP="00F81BE7">
      <w:pPr>
        <w:pStyle w:val="Heading4"/>
        <w:numPr>
          <w:ilvl w:val="3"/>
          <w:numId w:val="4"/>
        </w:numPr>
      </w:pPr>
      <w:r w:rsidRPr="00F15706">
        <w:t>Logical Inputs</w:t>
      </w:r>
    </w:p>
    <w:p w14:paraId="3A92A7F2" w14:textId="77777777" w:rsidR="00F81BE7" w:rsidRDefault="00F81BE7" w:rsidP="00F81BE7">
      <w:pPr>
        <w:contextualSpacing/>
      </w:pPr>
    </w:p>
    <w:p w14:paraId="2741BF77" w14:textId="77777777" w:rsidR="00F81BE7" w:rsidRDefault="00F81BE7" w:rsidP="00F81BE7">
      <w:pPr>
        <w:contextualSpacing/>
      </w:pPr>
      <w:r w:rsidRPr="00FF5F72">
        <w:rPr>
          <w:color w:val="A6A6A6" w:themeColor="background1" w:themeShade="A6"/>
        </w:rPr>
        <w:t>No Logical Inputs specified.</w:t>
      </w:r>
    </w:p>
    <w:p w14:paraId="205AF5D3" w14:textId="77777777" w:rsidR="00F81BE7" w:rsidRDefault="00F81BE7" w:rsidP="00F81BE7">
      <w:pPr>
        <w:pStyle w:val="Heading4"/>
        <w:numPr>
          <w:ilvl w:val="3"/>
          <w:numId w:val="4"/>
        </w:numPr>
      </w:pPr>
      <w:r>
        <w:t>Logical Outputs</w:t>
      </w:r>
    </w:p>
    <w:p w14:paraId="5C955EF7" w14:textId="77777777" w:rsidR="00F81BE7" w:rsidRDefault="00F81BE7" w:rsidP="00F81BE7">
      <w:pPr>
        <w:contextualSpacing/>
      </w:pPr>
    </w:p>
    <w:p w14:paraId="69691639" w14:textId="77777777" w:rsidR="00F81BE7" w:rsidRPr="00FF5F72" w:rsidRDefault="00F81BE7" w:rsidP="00F81BE7">
      <w:pPr>
        <w:contextualSpacing/>
        <w:rPr>
          <w:color w:val="A6A6A6" w:themeColor="background1" w:themeShade="A6"/>
        </w:rPr>
      </w:pPr>
      <w:r w:rsidRPr="00FF5F72">
        <w:rPr>
          <w:color w:val="A6A6A6" w:themeColor="background1" w:themeShade="A6"/>
        </w:rPr>
        <w:t>No Logical Outputs specified.</w:t>
      </w:r>
    </w:p>
    <w:p w14:paraId="7F868981" w14:textId="77777777" w:rsidR="00F81BE7" w:rsidRDefault="00F81BE7" w:rsidP="00F81BE7">
      <w:pPr>
        <w:pStyle w:val="Heading4"/>
        <w:numPr>
          <w:ilvl w:val="3"/>
          <w:numId w:val="4"/>
        </w:numPr>
      </w:pPr>
      <w:r>
        <w:t>Logical</w:t>
      </w:r>
      <w:r w:rsidRPr="00F15706">
        <w:t xml:space="preserve"> Parameters</w:t>
      </w:r>
    </w:p>
    <w:p w14:paraId="67562348" w14:textId="77777777" w:rsidR="00F81BE7" w:rsidRDefault="00F81BE7" w:rsidP="00F81BE7"/>
    <w:p w14:paraId="6E946016" w14:textId="77777777" w:rsidR="00F81BE7" w:rsidRDefault="00F81BE7" w:rsidP="00F81BE7">
      <w:r w:rsidRPr="005067FC">
        <w:rPr>
          <w:i/>
          <w:color w:val="A6A6A6" w:themeColor="background1" w:themeShade="A6"/>
        </w:rPr>
        <w:t>Not supported by MagicDraw report generation.</w:t>
      </w:r>
    </w:p>
    <w:p w14:paraId="4D373184" w14:textId="77777777" w:rsidR="00F81BE7" w:rsidRDefault="00F81BE7" w:rsidP="00F81BE7">
      <w:pPr>
        <w:pStyle w:val="Heading3"/>
        <w:numPr>
          <w:ilvl w:val="2"/>
          <w:numId w:val="4"/>
        </w:numPr>
      </w:pPr>
      <w:r>
        <w:t>Function Modeling</w:t>
      </w:r>
    </w:p>
    <w:p w14:paraId="597362CD" w14:textId="77777777" w:rsidR="00F81BE7" w:rsidRPr="00C75AE5" w:rsidRDefault="00F81BE7" w:rsidP="00F81BE7"/>
    <w:p w14:paraId="3AA2481C" w14:textId="77777777" w:rsidR="00F81BE7" w:rsidRDefault="00F81BE7" w:rsidP="00F81BE7">
      <w:pPr>
        <w:pStyle w:val="Heading4"/>
        <w:numPr>
          <w:ilvl w:val="3"/>
          <w:numId w:val="4"/>
        </w:numPr>
      </w:pPr>
      <w:r>
        <w:t>Use Cases</w:t>
      </w:r>
    </w:p>
    <w:p w14:paraId="7EB53AC0" w14:textId="77777777" w:rsidR="00F81BE7" w:rsidRDefault="00F81BE7" w:rsidP="00F81BE7"/>
    <w:p w14:paraId="099BDD20"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3B7ED464" w14:textId="77777777" w:rsidR="00F81BE7" w:rsidRDefault="00F81BE7" w:rsidP="00F81BE7">
      <w:pPr>
        <w:pStyle w:val="Heading4"/>
        <w:numPr>
          <w:ilvl w:val="3"/>
          <w:numId w:val="4"/>
        </w:numPr>
      </w:pPr>
      <w:r>
        <w:t>State Charts / Activity Diagrams / Sequence Diagrams / Decision Tables</w:t>
      </w:r>
    </w:p>
    <w:p w14:paraId="0BA6C9E9" w14:textId="77777777" w:rsidR="00F81BE7" w:rsidRDefault="00F81BE7" w:rsidP="00F81BE7"/>
    <w:p w14:paraId="189CB15C"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4E4CD55C" w14:textId="77777777" w:rsidR="00F81BE7" w:rsidRDefault="00F81BE7" w:rsidP="00F81BE7">
      <w:pPr>
        <w:pStyle w:val="Heading3"/>
        <w:numPr>
          <w:ilvl w:val="2"/>
          <w:numId w:val="4"/>
        </w:numPr>
      </w:pPr>
      <w:r>
        <w:lastRenderedPageBreak/>
        <w:t>Function Requirements</w:t>
      </w:r>
    </w:p>
    <w:p w14:paraId="74A21A70" w14:textId="77777777" w:rsidR="00F81BE7" w:rsidRDefault="00F81BE7" w:rsidP="00F81BE7">
      <w:pPr>
        <w:pStyle w:val="Heading4"/>
        <w:numPr>
          <w:ilvl w:val="3"/>
          <w:numId w:val="4"/>
        </w:numPr>
      </w:pPr>
      <w:r>
        <w:t>Functional Requirements</w:t>
      </w:r>
    </w:p>
    <w:p w14:paraId="09DD29BC" w14:textId="77777777" w:rsidR="00F81BE7" w:rsidRDefault="00F81BE7" w:rsidP="00F81BE7">
      <w:pPr>
        <w:pStyle w:val="Heading5"/>
        <w:numPr>
          <w:ilvl w:val="4"/>
          <w:numId w:val="4"/>
        </w:numPr>
      </w:pPr>
      <w:r>
        <w:t>Normal Operation</w:t>
      </w:r>
    </w:p>
    <w:p w14:paraId="0496CC45" w14:textId="77777777" w:rsidR="00F81BE7" w:rsidRDefault="00F81BE7" w:rsidP="00F81BE7"/>
    <w:p w14:paraId="282724AC" w14:textId="626231EF" w:rsidR="00F81BE7" w:rsidRPr="0017445F" w:rsidRDefault="00F81BE7" w:rsidP="00F81BE7">
      <w:pPr>
        <w:pStyle w:val="RERequirement"/>
        <w:shd w:val="clear" w:color="auto" w:fill="F2F2F2" w:themeFill="background1" w:themeFillShade="F2"/>
      </w:pPr>
      <w:bookmarkStart w:id="771" w:name="_503ce8e4021688a85661e47d783f733a"/>
      <w:bookmarkEnd w:id="771"/>
      <w:r>
        <w:t xml:space="preserve"> </w:t>
      </w:r>
      <w:ins w:id="772" w:author="Bauer, Justin (J.)" w:date="2021-10-29T10:45:00Z">
        <w:r w:rsidR="004E27BD">
          <w:t xml:space="preserve">REQ-462336/A </w:t>
        </w:r>
      </w:ins>
      <w:r>
        <w:t>Send Activate command when Reload button pressed</w:t>
      </w:r>
    </w:p>
    <w:p w14:paraId="00B69768" w14:textId="77777777" w:rsidR="00F81BE7" w:rsidRDefault="00F81BE7" w:rsidP="00F81BE7">
      <w:pPr>
        <w:rPr>
          <w:rFonts w:cs="Arial"/>
        </w:rPr>
      </w:pPr>
      <w:r>
        <w:rPr>
          <w:rFonts w:cs="Arial"/>
        </w:rPr>
        <w:t>When the Reload position button is pressed for a Passenger Profile, the Profile Interface Client shall send an Activate Passenger Profile request to the Profile Management Server for the requested profile.</w:t>
      </w:r>
    </w:p>
    <w:p w14:paraId="77DB17BE"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21F7B692"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2ABF40"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6D37E82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23BAFC"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91502" w14:textId="77777777" w:rsidR="00F81BE7" w:rsidRDefault="00F81BE7" w:rsidP="005E6FE1"/>
        </w:tc>
      </w:tr>
      <w:tr w:rsidR="00F81BE7" w:rsidRPr="00FD127C" w14:paraId="4BEC654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23F3E"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D0F8F9" w14:textId="77777777" w:rsidR="00F81BE7" w:rsidRDefault="00F81BE7" w:rsidP="005E6FE1"/>
        </w:tc>
      </w:tr>
      <w:tr w:rsidR="00F81BE7" w:rsidRPr="00FD127C" w14:paraId="1E7035C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F692E3"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6DE17B" w14:textId="77777777" w:rsidR="00F81BE7" w:rsidRDefault="00F81BE7" w:rsidP="005E6FE1"/>
        </w:tc>
      </w:tr>
      <w:tr w:rsidR="00F81BE7" w:rsidRPr="00FD127C" w14:paraId="3E14A12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CBE424"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C128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6033B2"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ABD4EF" w14:textId="77777777" w:rsidR="00F81BE7" w:rsidRDefault="00F81BE7" w:rsidP="005E6FE1"/>
        </w:tc>
      </w:tr>
      <w:tr w:rsidR="00F81BE7" w:rsidRPr="00FD127C" w14:paraId="73509B6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82FB6"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CB365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F00CDC"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2A0D65" w14:textId="77777777" w:rsidR="00F81BE7" w:rsidRDefault="00F81BE7" w:rsidP="005E6FE1"/>
        </w:tc>
      </w:tr>
      <w:tr w:rsidR="00F81BE7" w:rsidRPr="00FD127C" w14:paraId="3E3C65AD"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5C136"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B220E4"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A49070"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45E8B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67A9"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7E7431" w14:textId="77777777" w:rsidR="00F81BE7" w:rsidRDefault="00F81BE7" w:rsidP="005E6FE1"/>
        </w:tc>
      </w:tr>
      <w:tr w:rsidR="00F81BE7" w:rsidRPr="00FD127C" w14:paraId="2A4B8EC2"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156AA7" w14:textId="77777777" w:rsidR="00F81BE7" w:rsidRPr="00FD127C" w:rsidRDefault="00AB7756" w:rsidP="005E6FE1">
            <w:pPr>
              <w:rPr>
                <w:rFonts w:cs="Arial"/>
                <w:bCs/>
                <w:color w:val="808080" w:themeColor="background1" w:themeShade="80"/>
                <w:sz w:val="16"/>
                <w:szCs w:val="14"/>
              </w:rPr>
            </w:pPr>
            <w:hyperlink r:id="rId92"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A9431E"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807D16"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FB0732E" w14:textId="77777777" w:rsidR="00F81BE7" w:rsidRDefault="00F81BE7" w:rsidP="00F81BE7"/>
    <w:p w14:paraId="1F3F8939" w14:textId="38152B62" w:rsidR="00F81BE7" w:rsidRPr="0017445F" w:rsidRDefault="004E27BD" w:rsidP="00F81BE7">
      <w:pPr>
        <w:pStyle w:val="RERequirement"/>
        <w:shd w:val="clear" w:color="auto" w:fill="F2F2F2" w:themeFill="background1" w:themeFillShade="F2"/>
      </w:pPr>
      <w:bookmarkStart w:id="773" w:name="_cf57ef8db1b274cfd1b3983d4c3d8fbe"/>
      <w:bookmarkEnd w:id="773"/>
      <w:ins w:id="774" w:author="Bauer, Justin (J.)" w:date="2021-10-29T10:45:00Z">
        <w:r>
          <w:t>REQ-462334/A</w:t>
        </w:r>
      </w:ins>
      <w:r w:rsidR="00F81BE7">
        <w:t xml:space="preserve"> Option to Reload Passenger seat position</w:t>
      </w:r>
    </w:p>
    <w:p w14:paraId="63801D8E" w14:textId="77777777" w:rsidR="00F81BE7" w:rsidRDefault="00F81BE7" w:rsidP="00F81BE7">
      <w:pPr>
        <w:rPr>
          <w:rFonts w:cs="Arial"/>
        </w:rPr>
      </w:pPr>
      <w:r>
        <w:rPr>
          <w:rFonts w:cs="Arial"/>
        </w:rPr>
        <w:t>The Profile Interface Client shall provide a method to reload the previously saved Passenger seat position for a profile when the following conditions are met:</w:t>
      </w:r>
    </w:p>
    <w:p w14:paraId="44FAC639" w14:textId="77777777" w:rsidR="00F81BE7" w:rsidRDefault="00F81BE7" w:rsidP="00F81BE7">
      <w:pPr>
        <w:rPr>
          <w:rFonts w:cs="Arial"/>
        </w:rPr>
      </w:pPr>
      <w:r>
        <w:rPr>
          <w:rFonts w:cs="Arial"/>
        </w:rPr>
        <w:t>- Active Passenger Profile menu open</w:t>
      </w:r>
    </w:p>
    <w:p w14:paraId="6393594A" w14:textId="77777777" w:rsidR="00F81BE7" w:rsidRDefault="00F81BE7" w:rsidP="00F81BE7">
      <w:pPr>
        <w:rPr>
          <w:rFonts w:cs="Arial"/>
        </w:rPr>
      </w:pPr>
      <w:r>
        <w:rPr>
          <w:rFonts w:cs="Arial"/>
        </w:rPr>
        <w:t>- Unsaved passenger seat movement</w:t>
      </w:r>
    </w:p>
    <w:p w14:paraId="26D54AE5" w14:textId="77777777" w:rsidR="00F81BE7" w:rsidRDefault="00F81BE7" w:rsidP="00F81BE7">
      <w:pPr>
        <w:rPr>
          <w:rFonts w:cs="Arial"/>
        </w:rPr>
      </w:pPr>
    </w:p>
    <w:p w14:paraId="5FA6F2F4" w14:textId="77777777" w:rsidR="00F81BE7" w:rsidRDefault="00F81BE7" w:rsidP="00F81BE7">
      <w:pPr>
        <w:rPr>
          <w:rFonts w:cs="Arial"/>
        </w:rPr>
      </w:pPr>
      <w:r>
        <w:rPr>
          <w:rFonts w:cs="Arial"/>
        </w:rPr>
        <w:t>If these conditions are not met, the Profile Interface Client shall disable the ability to Reload the Passenger Profile seats.</w:t>
      </w:r>
    </w:p>
    <w:p w14:paraId="22C36A96"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5879B631"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DCBE34"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12AC984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4F65D1"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01F1F9" w14:textId="77777777" w:rsidR="00F81BE7" w:rsidRDefault="00F81BE7" w:rsidP="005E6FE1"/>
        </w:tc>
      </w:tr>
      <w:tr w:rsidR="00F81BE7" w:rsidRPr="00FD127C" w14:paraId="70FA7C2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AA5D4"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854CF" w14:textId="77777777" w:rsidR="00F81BE7" w:rsidRDefault="00F81BE7" w:rsidP="005E6FE1"/>
        </w:tc>
      </w:tr>
      <w:tr w:rsidR="00F81BE7" w:rsidRPr="00FD127C" w14:paraId="50FCEB2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7953FC"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7BB65" w14:textId="77777777" w:rsidR="00F81BE7" w:rsidRDefault="00F81BE7" w:rsidP="005E6FE1"/>
        </w:tc>
      </w:tr>
      <w:tr w:rsidR="00F81BE7" w:rsidRPr="00FD127C" w14:paraId="48EA938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D632BA"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64D13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BA843D"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701BE2" w14:textId="77777777" w:rsidR="00F81BE7" w:rsidRDefault="00F81BE7" w:rsidP="005E6FE1"/>
        </w:tc>
      </w:tr>
      <w:tr w:rsidR="00F81BE7" w:rsidRPr="00FD127C" w14:paraId="057DC66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2A877E"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9CEAB9"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E5C860"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44C671" w14:textId="77777777" w:rsidR="00F81BE7" w:rsidRDefault="00F81BE7" w:rsidP="005E6FE1"/>
        </w:tc>
      </w:tr>
      <w:tr w:rsidR="00F81BE7" w:rsidRPr="00FD127C" w14:paraId="405D5D32"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11FBB"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9B1943"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24C807"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A8039"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B5CFB8"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E847D" w14:textId="77777777" w:rsidR="00F81BE7" w:rsidRDefault="00F81BE7" w:rsidP="005E6FE1"/>
        </w:tc>
      </w:tr>
      <w:tr w:rsidR="00F81BE7" w:rsidRPr="00FD127C" w14:paraId="51FF9D3A"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CD10F8" w14:textId="77777777" w:rsidR="00F81BE7" w:rsidRPr="00FD127C" w:rsidRDefault="00AB7756" w:rsidP="005E6FE1">
            <w:pPr>
              <w:rPr>
                <w:rFonts w:cs="Arial"/>
                <w:bCs/>
                <w:color w:val="808080" w:themeColor="background1" w:themeShade="80"/>
                <w:sz w:val="16"/>
                <w:szCs w:val="14"/>
              </w:rPr>
            </w:pPr>
            <w:hyperlink r:id="rId93"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10D0B6"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23AF0E"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63F9EB3" w14:textId="77777777" w:rsidR="00F81BE7" w:rsidRDefault="00F81BE7" w:rsidP="00F81BE7"/>
    <w:p w14:paraId="61B810B1" w14:textId="0724A2B9" w:rsidR="00F81BE7" w:rsidRPr="0017445F" w:rsidRDefault="004E27BD" w:rsidP="00F81BE7">
      <w:pPr>
        <w:pStyle w:val="RERequirement"/>
        <w:shd w:val="clear" w:color="auto" w:fill="F2F2F2" w:themeFill="background1" w:themeFillShade="F2"/>
      </w:pPr>
      <w:bookmarkStart w:id="775" w:name="_9a1d1029119870c56db463fb93f56f42"/>
      <w:bookmarkEnd w:id="775"/>
      <w:ins w:id="776" w:author="Bauer, Justin (J.)" w:date="2021-10-29T10:46:00Z">
        <w:r>
          <w:t>REQ-462329/A</w:t>
        </w:r>
      </w:ins>
      <w:r w:rsidR="00F81BE7">
        <w:t xml:space="preserve"> Option to Delete Passenger Profile</w:t>
      </w:r>
    </w:p>
    <w:p w14:paraId="6D654411" w14:textId="77777777" w:rsidR="00F81BE7" w:rsidRDefault="00F81BE7" w:rsidP="00F81BE7">
      <w:pPr>
        <w:rPr>
          <w:rFonts w:cs="Arial"/>
        </w:rPr>
      </w:pPr>
      <w:r>
        <w:rPr>
          <w:rFonts w:cs="Arial"/>
        </w:rPr>
        <w:t>The Profile Interface Client shall provide a method for the user to delete a Passenger Profile from the Passenger Profile Menu.</w:t>
      </w:r>
    </w:p>
    <w:p w14:paraId="60F14459"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51BAA23D"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D7F40F"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2815A4D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EEE03D"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1D7B73" w14:textId="77777777" w:rsidR="00F81BE7" w:rsidRDefault="00F81BE7" w:rsidP="005E6FE1"/>
        </w:tc>
      </w:tr>
      <w:tr w:rsidR="00F81BE7" w:rsidRPr="00FD127C" w14:paraId="200AACB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61E9E7"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57314B" w14:textId="77777777" w:rsidR="00F81BE7" w:rsidRDefault="00F81BE7" w:rsidP="005E6FE1"/>
        </w:tc>
      </w:tr>
      <w:tr w:rsidR="00F81BE7" w:rsidRPr="00FD127C" w14:paraId="796B5A2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90B13C"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EC32F2" w14:textId="77777777" w:rsidR="00F81BE7" w:rsidRDefault="00F81BE7" w:rsidP="005E6FE1"/>
        </w:tc>
      </w:tr>
      <w:tr w:rsidR="00F81BE7" w:rsidRPr="00FD127C" w14:paraId="66D169A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FA8F9"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2218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BC7C40"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F77F0A" w14:textId="77777777" w:rsidR="00F81BE7" w:rsidRDefault="00F81BE7" w:rsidP="005E6FE1"/>
        </w:tc>
      </w:tr>
      <w:tr w:rsidR="00F81BE7" w:rsidRPr="00FD127C" w14:paraId="3BAF738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CF8018"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71CA5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6B8F13"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5C72DD" w14:textId="77777777" w:rsidR="00F81BE7" w:rsidRDefault="00F81BE7" w:rsidP="005E6FE1"/>
        </w:tc>
      </w:tr>
      <w:tr w:rsidR="00F81BE7" w:rsidRPr="00FD127C" w14:paraId="1330E08D"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F195E"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AD0E80"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123F28"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0DC8B5"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D9A629"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C86E01" w14:textId="77777777" w:rsidR="00F81BE7" w:rsidRDefault="00F81BE7" w:rsidP="005E6FE1"/>
        </w:tc>
      </w:tr>
      <w:tr w:rsidR="00F81BE7" w:rsidRPr="00FD127C" w14:paraId="43491983"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233FF0" w14:textId="77777777" w:rsidR="00F81BE7" w:rsidRPr="00FD127C" w:rsidRDefault="00AB7756" w:rsidP="005E6FE1">
            <w:pPr>
              <w:rPr>
                <w:rFonts w:cs="Arial"/>
                <w:bCs/>
                <w:color w:val="808080" w:themeColor="background1" w:themeShade="80"/>
                <w:sz w:val="16"/>
                <w:szCs w:val="14"/>
              </w:rPr>
            </w:pPr>
            <w:hyperlink r:id="rId94"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58B54D"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302005"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648B2F" w14:textId="77777777" w:rsidR="00F81BE7" w:rsidRDefault="00F81BE7" w:rsidP="00F81BE7"/>
    <w:p w14:paraId="3A3C66B0" w14:textId="60656AB7" w:rsidR="00F81BE7" w:rsidRPr="0017445F" w:rsidRDefault="00F81BE7" w:rsidP="00F81BE7">
      <w:pPr>
        <w:pStyle w:val="RERequirement"/>
        <w:shd w:val="clear" w:color="auto" w:fill="F2F2F2" w:themeFill="background1" w:themeFillShade="F2"/>
      </w:pPr>
      <w:bookmarkStart w:id="777" w:name="_423d127b0036d9da74b56d3f2a4bcea8"/>
      <w:bookmarkEnd w:id="777"/>
      <w:r>
        <w:t xml:space="preserve"> </w:t>
      </w:r>
      <w:ins w:id="778" w:author="Bauer, Justin (J.)" w:date="2021-10-29T10:46:00Z">
        <w:r w:rsidR="004E27BD">
          <w:t xml:space="preserve">REQ-462328/A </w:t>
        </w:r>
      </w:ins>
      <w:r>
        <w:t>Displaying available passenger profiles</w:t>
      </w:r>
    </w:p>
    <w:p w14:paraId="3A3C34E5" w14:textId="77777777" w:rsidR="00F81BE7" w:rsidRDefault="00F81BE7" w:rsidP="00F81BE7">
      <w:pPr>
        <w:rPr>
          <w:rFonts w:cs="Arial"/>
        </w:rPr>
      </w:pPr>
      <w:r>
        <w:rPr>
          <w:rFonts w:cs="Arial"/>
        </w:rPr>
        <w:t>The Profile Interface Client shall provide a method to display all available Passenger Profiles.</w:t>
      </w:r>
    </w:p>
    <w:p w14:paraId="32C60F8E"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4F542764"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4F96AC"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0BFD93C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77F82C"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78AFD1" w14:textId="77777777" w:rsidR="00F81BE7" w:rsidRDefault="00F81BE7" w:rsidP="005E6FE1"/>
        </w:tc>
      </w:tr>
      <w:tr w:rsidR="00F81BE7" w:rsidRPr="00FD127C" w14:paraId="559B410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1A411C" w14:textId="77777777" w:rsidR="00F81BE7" w:rsidRPr="00FD127C" w:rsidRDefault="00F81BE7" w:rsidP="005E6FE1">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09B85" w14:textId="77777777" w:rsidR="00F81BE7" w:rsidRDefault="00F81BE7" w:rsidP="005E6FE1"/>
        </w:tc>
      </w:tr>
      <w:tr w:rsidR="00F81BE7" w:rsidRPr="00FD127C" w14:paraId="3273E48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1B030F"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513BE6" w14:textId="77777777" w:rsidR="00F81BE7" w:rsidRDefault="00F81BE7" w:rsidP="005E6FE1"/>
        </w:tc>
      </w:tr>
      <w:tr w:rsidR="00F81BE7" w:rsidRPr="00FD127C" w14:paraId="4DFF376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23608"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F8C7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ACE74E"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328404" w14:textId="77777777" w:rsidR="00F81BE7" w:rsidRDefault="00F81BE7" w:rsidP="005E6FE1"/>
        </w:tc>
      </w:tr>
      <w:tr w:rsidR="00F81BE7" w:rsidRPr="00FD127C" w14:paraId="2B62A83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DAC8E"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1B5A0"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31A67F"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CD3B25" w14:textId="77777777" w:rsidR="00F81BE7" w:rsidRDefault="00F81BE7" w:rsidP="005E6FE1"/>
        </w:tc>
      </w:tr>
      <w:tr w:rsidR="00F81BE7" w:rsidRPr="00FD127C" w14:paraId="2110E5C8"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DC6BE0"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2329B2"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0369C9"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FDFF8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4026F8"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23E4E4" w14:textId="77777777" w:rsidR="00F81BE7" w:rsidRDefault="00F81BE7" w:rsidP="005E6FE1"/>
        </w:tc>
      </w:tr>
      <w:tr w:rsidR="00F81BE7" w:rsidRPr="00FD127C" w14:paraId="611538E0"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4BF32A" w14:textId="77777777" w:rsidR="00F81BE7" w:rsidRPr="00FD127C" w:rsidRDefault="00AB7756" w:rsidP="005E6FE1">
            <w:pPr>
              <w:rPr>
                <w:rFonts w:cs="Arial"/>
                <w:bCs/>
                <w:color w:val="808080" w:themeColor="background1" w:themeShade="80"/>
                <w:sz w:val="16"/>
                <w:szCs w:val="14"/>
              </w:rPr>
            </w:pPr>
            <w:hyperlink r:id="rId95"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BC4D01"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E2E26C"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33DC18" w14:textId="77777777" w:rsidR="00F81BE7" w:rsidRDefault="00F81BE7" w:rsidP="00F81BE7"/>
    <w:p w14:paraId="0E8F3BB8" w14:textId="0BB93F68" w:rsidR="00F81BE7" w:rsidRPr="0017445F" w:rsidRDefault="004E27BD" w:rsidP="00F81BE7">
      <w:pPr>
        <w:pStyle w:val="RERequirement"/>
        <w:shd w:val="clear" w:color="auto" w:fill="F2F2F2" w:themeFill="background1" w:themeFillShade="F2"/>
      </w:pPr>
      <w:bookmarkStart w:id="779" w:name="_b456fdf5536b42ba173324061f790d1c"/>
      <w:bookmarkEnd w:id="779"/>
      <w:ins w:id="780" w:author="Bauer, Justin (J.)" w:date="2021-10-29T10:46:00Z">
        <w:r>
          <w:t>REQ-462337/A</w:t>
        </w:r>
      </w:ins>
      <w:r w:rsidR="00F81BE7">
        <w:t xml:space="preserve"> Option to Recall Passenger Profile</w:t>
      </w:r>
    </w:p>
    <w:p w14:paraId="27F2C1C2" w14:textId="77777777" w:rsidR="00F81BE7" w:rsidRDefault="00F81BE7" w:rsidP="00F81BE7">
      <w:pPr>
        <w:rPr>
          <w:rFonts w:cs="Arial"/>
        </w:rPr>
      </w:pPr>
      <w:r>
        <w:rPr>
          <w:rFonts w:cs="Arial"/>
        </w:rPr>
        <w:t>The Profile Interface Client shall provide a method to recall any available Passenger Profiles.</w:t>
      </w:r>
    </w:p>
    <w:p w14:paraId="270006FF"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29A4D7DD"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191E1B"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20E7F6E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F9FBE6"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16C64" w14:textId="77777777" w:rsidR="00F81BE7" w:rsidRDefault="00F81BE7" w:rsidP="005E6FE1"/>
        </w:tc>
      </w:tr>
      <w:tr w:rsidR="00F81BE7" w:rsidRPr="00FD127C" w14:paraId="15D624B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F77C5D"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AFF70" w14:textId="77777777" w:rsidR="00F81BE7" w:rsidRDefault="00F81BE7" w:rsidP="005E6FE1"/>
        </w:tc>
      </w:tr>
      <w:tr w:rsidR="00F81BE7" w:rsidRPr="00FD127C" w14:paraId="2761D66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B165C"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A5A2C3" w14:textId="77777777" w:rsidR="00F81BE7" w:rsidRDefault="00F81BE7" w:rsidP="005E6FE1"/>
        </w:tc>
      </w:tr>
      <w:tr w:rsidR="00F81BE7" w:rsidRPr="00FD127C" w14:paraId="2D3ED30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BE74B"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9514F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523727"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1A8A76" w14:textId="77777777" w:rsidR="00F81BE7" w:rsidRDefault="00F81BE7" w:rsidP="005E6FE1"/>
        </w:tc>
      </w:tr>
      <w:tr w:rsidR="00F81BE7" w:rsidRPr="00FD127C" w14:paraId="6F4C5D9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322DEC"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189F09"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99F01D"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9D6C30" w14:textId="77777777" w:rsidR="00F81BE7" w:rsidRDefault="00F81BE7" w:rsidP="005E6FE1"/>
        </w:tc>
      </w:tr>
      <w:tr w:rsidR="00F81BE7" w:rsidRPr="00FD127C" w14:paraId="6E88DAB8"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AFD9ED"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483209"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B4746A"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E2C4C7"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A3B799"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C72FFD" w14:textId="77777777" w:rsidR="00F81BE7" w:rsidRDefault="00F81BE7" w:rsidP="005E6FE1"/>
        </w:tc>
      </w:tr>
      <w:tr w:rsidR="00F81BE7" w:rsidRPr="00FD127C" w14:paraId="7205E20B"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3BAE92" w14:textId="77777777" w:rsidR="00F81BE7" w:rsidRPr="00FD127C" w:rsidRDefault="00AB7756" w:rsidP="005E6FE1">
            <w:pPr>
              <w:rPr>
                <w:rFonts w:cs="Arial"/>
                <w:bCs/>
                <w:color w:val="808080" w:themeColor="background1" w:themeShade="80"/>
                <w:sz w:val="16"/>
                <w:szCs w:val="14"/>
              </w:rPr>
            </w:pPr>
            <w:hyperlink r:id="rId96"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A4D5E7"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AEE7F8"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BDAEBD" w14:textId="77777777" w:rsidR="00F81BE7" w:rsidRDefault="00F81BE7" w:rsidP="00F81BE7"/>
    <w:p w14:paraId="15E5747C" w14:textId="0BE3A490" w:rsidR="00F81BE7" w:rsidRPr="0017445F" w:rsidDel="004E27BD" w:rsidRDefault="00F81BE7" w:rsidP="00F81BE7">
      <w:pPr>
        <w:pStyle w:val="RERequirement"/>
        <w:shd w:val="clear" w:color="auto" w:fill="F2F2F2" w:themeFill="background1" w:themeFillShade="F2"/>
        <w:rPr>
          <w:del w:id="781" w:author="Bauer, Justin (J.)" w:date="2021-10-29T10:48:00Z"/>
        </w:rPr>
      </w:pPr>
      <w:bookmarkStart w:id="782" w:name="_52fef6c1c4a78b8fae08ee020f98fb04"/>
      <w:bookmarkEnd w:id="782"/>
      <w:del w:id="783" w:author="Bauer, Justin (J.)" w:date="2021-10-29T10:48:00Z">
        <w:r w:rsidDel="004E27BD">
          <w:delText xml:space="preserve"> Send Save command when Manual save button pressed</w:delText>
        </w:r>
      </w:del>
    </w:p>
    <w:p w14:paraId="1EB27B23" w14:textId="7F37D577" w:rsidR="00F81BE7" w:rsidDel="004E27BD" w:rsidRDefault="00F81BE7" w:rsidP="00F81BE7">
      <w:pPr>
        <w:rPr>
          <w:del w:id="784" w:author="Bauer, Justin (J.)" w:date="2021-10-29T10:48:00Z"/>
          <w:rFonts w:cs="Arial"/>
        </w:rPr>
      </w:pPr>
      <w:del w:id="785" w:author="Bauer, Justin (J.)" w:date="2021-10-29T10:48:00Z">
        <w:r w:rsidDel="004E27BD">
          <w:rPr>
            <w:rFonts w:cs="Arial"/>
          </w:rPr>
          <w:delText>When the manual save button is pressed for a Passenger Profile, the Profile Interface Client shall send a save request to the Profile Management Server.</w:delText>
        </w:r>
      </w:del>
    </w:p>
    <w:p w14:paraId="402AA922" w14:textId="1C052F9E" w:rsidR="00F81BE7" w:rsidRPr="00C66B68" w:rsidDel="004E27BD" w:rsidRDefault="00F81BE7" w:rsidP="00F81BE7">
      <w:pPr>
        <w:rPr>
          <w:del w:id="786" w:author="Bauer, Justin (J.)" w:date="2021-10-29T10:48: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4E27BD" w14:paraId="120521C3" w14:textId="5A2A8151" w:rsidTr="005E6FE1">
        <w:trPr>
          <w:del w:id="787" w:author="Bauer, Justin (J.)" w:date="2021-10-29T10:48: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A758C4" w14:textId="43E598FA" w:rsidR="00F81BE7" w:rsidRPr="00FD127C" w:rsidDel="004E27BD" w:rsidRDefault="00F81BE7" w:rsidP="005E6FE1">
            <w:pPr>
              <w:rPr>
                <w:del w:id="788" w:author="Bauer, Justin (J.)" w:date="2021-10-29T10:48:00Z"/>
                <w:rFonts w:eastAsiaTheme="minorHAnsi" w:cs="Arial"/>
                <w:bCs/>
                <w:color w:val="808080" w:themeColor="background1" w:themeShade="80"/>
                <w:sz w:val="16"/>
                <w:szCs w:val="14"/>
              </w:rPr>
            </w:pPr>
            <w:del w:id="789" w:author="Bauer, Justin (J.)" w:date="2021-10-29T10:48:00Z">
              <w:r w:rsidRPr="00FD127C" w:rsidDel="004E27BD">
                <w:rPr>
                  <w:rFonts w:cs="Arial"/>
                  <w:bCs/>
                  <w:color w:val="808080" w:themeColor="background1" w:themeShade="80"/>
                  <w:sz w:val="16"/>
                  <w:szCs w:val="14"/>
                </w:rPr>
                <w:delText xml:space="preserve">Requirement ID: </w:delText>
              </w:r>
            </w:del>
          </w:p>
        </w:tc>
      </w:tr>
      <w:tr w:rsidR="00F81BE7" w:rsidRPr="00FD127C" w:rsidDel="004E27BD" w14:paraId="0DD8DF74" w14:textId="12176D83" w:rsidTr="005E6FE1">
        <w:trPr>
          <w:del w:id="790" w:author="Bauer, Justin (J.)" w:date="2021-10-29T10:48: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ECDF0C" w14:textId="14411549" w:rsidR="00F81BE7" w:rsidRPr="00FD127C" w:rsidDel="004E27BD" w:rsidRDefault="00F81BE7" w:rsidP="005E6FE1">
            <w:pPr>
              <w:rPr>
                <w:del w:id="791" w:author="Bauer, Justin (J.)" w:date="2021-10-29T10:48:00Z"/>
                <w:rFonts w:eastAsiaTheme="minorHAnsi" w:cs="Arial"/>
                <w:b/>
                <w:bCs/>
                <w:sz w:val="16"/>
                <w:szCs w:val="14"/>
              </w:rPr>
            </w:pPr>
            <w:del w:id="792" w:author="Bauer, Justin (J.)" w:date="2021-10-29T10:48:00Z">
              <w:r w:rsidRPr="00FD127C" w:rsidDel="004E27BD">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5CBD1" w14:textId="1FDA3B08" w:rsidR="00F81BE7" w:rsidDel="004E27BD" w:rsidRDefault="00F81BE7" w:rsidP="005E6FE1">
            <w:pPr>
              <w:rPr>
                <w:del w:id="793" w:author="Bauer, Justin (J.)" w:date="2021-10-29T10:48:00Z"/>
              </w:rPr>
            </w:pPr>
          </w:p>
        </w:tc>
      </w:tr>
      <w:tr w:rsidR="00F81BE7" w:rsidRPr="00FD127C" w:rsidDel="004E27BD" w14:paraId="505BA2CF" w14:textId="2C4A5686" w:rsidTr="005E6FE1">
        <w:trPr>
          <w:del w:id="794" w:author="Bauer, Justin (J.)" w:date="2021-10-29T10:48: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012667" w14:textId="16DF219E" w:rsidR="00F81BE7" w:rsidRPr="00FD127C" w:rsidDel="004E27BD" w:rsidRDefault="00F81BE7" w:rsidP="005E6FE1">
            <w:pPr>
              <w:rPr>
                <w:del w:id="795" w:author="Bauer, Justin (J.)" w:date="2021-10-29T10:48:00Z"/>
                <w:rFonts w:eastAsiaTheme="minorHAnsi" w:cs="Arial"/>
                <w:b/>
                <w:bCs/>
                <w:sz w:val="16"/>
                <w:szCs w:val="14"/>
              </w:rPr>
            </w:pPr>
            <w:del w:id="796" w:author="Bauer, Justin (J.)" w:date="2021-10-29T10:48:00Z">
              <w:r w:rsidRPr="00FD127C" w:rsidDel="004E27BD">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B1F46" w14:textId="091957CF" w:rsidR="00F81BE7" w:rsidDel="004E27BD" w:rsidRDefault="00F81BE7" w:rsidP="005E6FE1">
            <w:pPr>
              <w:rPr>
                <w:del w:id="797" w:author="Bauer, Justin (J.)" w:date="2021-10-29T10:48:00Z"/>
              </w:rPr>
            </w:pPr>
          </w:p>
        </w:tc>
      </w:tr>
      <w:tr w:rsidR="00F81BE7" w:rsidRPr="00FD127C" w:rsidDel="004E27BD" w14:paraId="5357DE10" w14:textId="30AD31F6" w:rsidTr="005E6FE1">
        <w:trPr>
          <w:del w:id="798" w:author="Bauer, Justin (J.)" w:date="2021-10-29T10:48: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1CBFE" w14:textId="297DB08E" w:rsidR="00F81BE7" w:rsidRPr="00FD127C" w:rsidDel="004E27BD" w:rsidRDefault="00F81BE7" w:rsidP="005E6FE1">
            <w:pPr>
              <w:rPr>
                <w:del w:id="799" w:author="Bauer, Justin (J.)" w:date="2021-10-29T10:48:00Z"/>
                <w:rFonts w:cs="Arial"/>
                <w:sz w:val="16"/>
                <w:szCs w:val="14"/>
              </w:rPr>
            </w:pPr>
            <w:del w:id="800" w:author="Bauer, Justin (J.)" w:date="2021-10-29T10:48:00Z">
              <w:r w:rsidRPr="00FD127C" w:rsidDel="004E27BD">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BC596" w14:textId="55EAEDAF" w:rsidR="00F81BE7" w:rsidDel="004E27BD" w:rsidRDefault="00F81BE7" w:rsidP="005E6FE1">
            <w:pPr>
              <w:rPr>
                <w:del w:id="801" w:author="Bauer, Justin (J.)" w:date="2021-10-29T10:48:00Z"/>
              </w:rPr>
            </w:pPr>
          </w:p>
        </w:tc>
      </w:tr>
      <w:tr w:rsidR="00F81BE7" w:rsidRPr="00FD127C" w:rsidDel="004E27BD" w14:paraId="182C56C6" w14:textId="4928AA67" w:rsidTr="005E6FE1">
        <w:trPr>
          <w:del w:id="802" w:author="Bauer, Justin (J.)" w:date="2021-10-29T10:48: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EEEC18" w14:textId="7D074A02" w:rsidR="00F81BE7" w:rsidRPr="00FD127C" w:rsidDel="004E27BD" w:rsidRDefault="00F81BE7" w:rsidP="005E6FE1">
            <w:pPr>
              <w:rPr>
                <w:del w:id="803" w:author="Bauer, Justin (J.)" w:date="2021-10-29T10:48:00Z"/>
                <w:rFonts w:cs="Arial"/>
                <w:b/>
                <w:bCs/>
                <w:sz w:val="16"/>
                <w:szCs w:val="14"/>
              </w:rPr>
            </w:pPr>
            <w:del w:id="804" w:author="Bauer, Justin (J.)" w:date="2021-10-29T10:48:00Z">
              <w:r w:rsidRPr="00FD127C" w:rsidDel="004E27BD">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E43E38" w14:textId="1BAF18C1" w:rsidR="00F81BE7" w:rsidDel="004E27BD" w:rsidRDefault="00F81BE7" w:rsidP="005E6FE1">
            <w:pPr>
              <w:rPr>
                <w:del w:id="805" w:author="Bauer, Justin (J.)" w:date="2021-10-29T10:48: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33BA97" w14:textId="3176C41F" w:rsidR="00F81BE7" w:rsidRPr="00FD127C" w:rsidDel="004E27BD" w:rsidRDefault="00F81BE7" w:rsidP="005E6FE1">
            <w:pPr>
              <w:ind w:left="139"/>
              <w:rPr>
                <w:del w:id="806" w:author="Bauer, Justin (J.)" w:date="2021-10-29T10:48:00Z"/>
                <w:rFonts w:cs="Arial"/>
                <w:b/>
                <w:bCs/>
                <w:sz w:val="16"/>
                <w:szCs w:val="14"/>
              </w:rPr>
            </w:pPr>
            <w:del w:id="807" w:author="Bauer, Justin (J.)" w:date="2021-10-29T10:48:00Z">
              <w:r w:rsidRPr="00FD127C" w:rsidDel="004E27BD">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8A214D" w14:textId="344EABFC" w:rsidR="00F81BE7" w:rsidDel="004E27BD" w:rsidRDefault="00F81BE7" w:rsidP="005E6FE1">
            <w:pPr>
              <w:rPr>
                <w:del w:id="808" w:author="Bauer, Justin (J.)" w:date="2021-10-29T10:48:00Z"/>
              </w:rPr>
            </w:pPr>
          </w:p>
        </w:tc>
      </w:tr>
      <w:tr w:rsidR="00F81BE7" w:rsidRPr="00FD127C" w:rsidDel="004E27BD" w14:paraId="7BA9B9FE" w14:textId="1A3810FC" w:rsidTr="005E6FE1">
        <w:trPr>
          <w:del w:id="809" w:author="Bauer, Justin (J.)" w:date="2021-10-29T10:48: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9AE90" w14:textId="74BF47D8" w:rsidR="00F81BE7" w:rsidRPr="00FD127C" w:rsidDel="004E27BD" w:rsidRDefault="00F81BE7" w:rsidP="005E6FE1">
            <w:pPr>
              <w:rPr>
                <w:del w:id="810" w:author="Bauer, Justin (J.)" w:date="2021-10-29T10:48:00Z"/>
                <w:rFonts w:cs="Arial"/>
                <w:b/>
                <w:bCs/>
                <w:sz w:val="16"/>
                <w:szCs w:val="14"/>
              </w:rPr>
            </w:pPr>
            <w:del w:id="811" w:author="Bauer, Justin (J.)" w:date="2021-10-29T10:48:00Z">
              <w:r w:rsidRPr="00FD127C" w:rsidDel="004E27BD">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7AB2D7" w14:textId="693410DE" w:rsidR="00F81BE7" w:rsidDel="004E27BD" w:rsidRDefault="00F81BE7" w:rsidP="005E6FE1">
            <w:pPr>
              <w:rPr>
                <w:del w:id="812" w:author="Bauer, Justin (J.)" w:date="2021-10-29T10:48: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2BA491" w14:textId="50D6571C" w:rsidR="00F81BE7" w:rsidRPr="00FD127C" w:rsidDel="004E27BD" w:rsidRDefault="00F81BE7" w:rsidP="005E6FE1">
            <w:pPr>
              <w:ind w:left="139"/>
              <w:rPr>
                <w:del w:id="813" w:author="Bauer, Justin (J.)" w:date="2021-10-29T10:48:00Z"/>
                <w:rFonts w:cs="Arial"/>
                <w:b/>
                <w:bCs/>
                <w:sz w:val="16"/>
                <w:szCs w:val="16"/>
              </w:rPr>
            </w:pPr>
            <w:del w:id="814" w:author="Bauer, Justin (J.)" w:date="2021-10-29T10:48:00Z">
              <w:r w:rsidRPr="00FD127C" w:rsidDel="004E27BD">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552CF0" w14:textId="49D8B8D8" w:rsidR="00F81BE7" w:rsidDel="004E27BD" w:rsidRDefault="00F81BE7" w:rsidP="005E6FE1">
            <w:pPr>
              <w:rPr>
                <w:del w:id="815" w:author="Bauer, Justin (J.)" w:date="2021-10-29T10:48:00Z"/>
              </w:rPr>
            </w:pPr>
          </w:p>
        </w:tc>
      </w:tr>
      <w:tr w:rsidR="00F81BE7" w:rsidRPr="00FD127C" w:rsidDel="004E27BD" w14:paraId="02F49FD0" w14:textId="7A934A82" w:rsidTr="005E6FE1">
        <w:trPr>
          <w:trHeight w:val="133"/>
          <w:del w:id="816" w:author="Bauer, Justin (J.)" w:date="2021-10-29T10:48: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513810" w14:textId="664E66EA" w:rsidR="00F81BE7" w:rsidRPr="00FD127C" w:rsidDel="004E27BD" w:rsidRDefault="00F81BE7" w:rsidP="005E6FE1">
            <w:pPr>
              <w:rPr>
                <w:del w:id="817" w:author="Bauer, Justin (J.)" w:date="2021-10-29T10:48:00Z"/>
                <w:rFonts w:eastAsiaTheme="minorHAnsi" w:cs="Arial"/>
                <w:b/>
                <w:bCs/>
                <w:sz w:val="16"/>
                <w:szCs w:val="14"/>
              </w:rPr>
            </w:pPr>
            <w:del w:id="818" w:author="Bauer, Justin (J.)" w:date="2021-10-29T10:48:00Z">
              <w:r w:rsidRPr="00FD127C" w:rsidDel="004E27BD">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E0A223" w14:textId="68CF171E" w:rsidR="00F81BE7" w:rsidDel="004E27BD" w:rsidRDefault="00F81BE7" w:rsidP="005E6FE1">
            <w:pPr>
              <w:rPr>
                <w:del w:id="819" w:author="Bauer, Justin (J.)" w:date="2021-10-29T10:48: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9213B" w14:textId="5C144014" w:rsidR="00F81BE7" w:rsidRPr="00FD127C" w:rsidDel="004E27BD" w:rsidRDefault="00F81BE7" w:rsidP="005E6FE1">
            <w:pPr>
              <w:rPr>
                <w:del w:id="820" w:author="Bauer, Justin (J.)" w:date="2021-10-29T10:48:00Z"/>
                <w:rFonts w:cs="Arial"/>
                <w:b/>
                <w:bCs/>
                <w:sz w:val="16"/>
                <w:szCs w:val="14"/>
              </w:rPr>
            </w:pPr>
            <w:del w:id="821" w:author="Bauer, Justin (J.)" w:date="2021-10-29T10:48:00Z">
              <w:r w:rsidRPr="00FD127C" w:rsidDel="004E27BD">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CD2D7" w14:textId="0FEB31D6" w:rsidR="00F81BE7" w:rsidDel="004E27BD" w:rsidRDefault="00F81BE7" w:rsidP="005E6FE1">
            <w:pPr>
              <w:rPr>
                <w:del w:id="822" w:author="Bauer, Justin (J.)" w:date="2021-10-29T10:48: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714610" w14:textId="4FDDB1FE" w:rsidR="00F81BE7" w:rsidRPr="00FD127C" w:rsidDel="004E27BD" w:rsidRDefault="00F81BE7" w:rsidP="005E6FE1">
            <w:pPr>
              <w:ind w:left="128"/>
              <w:rPr>
                <w:del w:id="823" w:author="Bauer, Justin (J.)" w:date="2021-10-29T10:48:00Z"/>
                <w:rFonts w:cs="Arial"/>
                <w:b/>
                <w:bCs/>
                <w:sz w:val="16"/>
                <w:szCs w:val="14"/>
              </w:rPr>
            </w:pPr>
            <w:del w:id="824" w:author="Bauer, Justin (J.)" w:date="2021-10-29T10:48:00Z">
              <w:r w:rsidRPr="00FD127C" w:rsidDel="004E27BD">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99CA5A" w14:textId="0702340B" w:rsidR="00F81BE7" w:rsidDel="004E27BD" w:rsidRDefault="00F81BE7" w:rsidP="005E6FE1">
            <w:pPr>
              <w:rPr>
                <w:del w:id="825" w:author="Bauer, Justin (J.)" w:date="2021-10-29T10:48:00Z"/>
              </w:rPr>
            </w:pPr>
          </w:p>
        </w:tc>
      </w:tr>
      <w:tr w:rsidR="00F81BE7" w:rsidRPr="00FD127C" w:rsidDel="004E27BD" w14:paraId="261AEE13" w14:textId="66426B98" w:rsidTr="005E6FE1">
        <w:trPr>
          <w:del w:id="826" w:author="Bauer, Justin (J.)" w:date="2021-10-29T10:48: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A39C1E" w14:textId="04113F87" w:rsidR="00F81BE7" w:rsidRPr="00FD127C" w:rsidDel="004E27BD" w:rsidRDefault="005E6FE1" w:rsidP="005E6FE1">
            <w:pPr>
              <w:rPr>
                <w:del w:id="827" w:author="Bauer, Justin (J.)" w:date="2021-10-29T10:48:00Z"/>
                <w:rFonts w:cs="Arial"/>
                <w:bCs/>
                <w:color w:val="808080" w:themeColor="background1" w:themeShade="80"/>
                <w:sz w:val="16"/>
                <w:szCs w:val="14"/>
              </w:rPr>
            </w:pPr>
            <w:del w:id="828" w:author="Bauer, Justin (J.)" w:date="2021-10-29T10:48:00Z">
              <w:r w:rsidDel="004E27BD">
                <w:fldChar w:fldCharType="begin"/>
              </w:r>
              <w:r w:rsidDel="004E27BD">
                <w:delInstrText xml:space="preserve"> HYPERLINK "http://wiki.ford.com/display/RequirementsEngineering/Requirements+Attributes" </w:delInstrText>
              </w:r>
              <w:r w:rsidDel="004E27BD">
                <w:fldChar w:fldCharType="separate"/>
              </w:r>
              <w:r w:rsidR="00F81BE7" w:rsidRPr="00FD127C" w:rsidDel="004E27BD">
                <w:rPr>
                  <w:rStyle w:val="Hyperlink"/>
                  <w:rFonts w:cs="Arial"/>
                  <w:bCs/>
                  <w:sz w:val="16"/>
                  <w:szCs w:val="14"/>
                </w:rPr>
                <w:delText>Req. Template</w:delText>
              </w:r>
              <w:r w:rsidDel="004E27BD">
                <w:rPr>
                  <w:rStyle w:val="Hyperlink"/>
                  <w:rFonts w:cs="Arial"/>
                  <w:bCs/>
                  <w:sz w:val="16"/>
                  <w:szCs w:val="14"/>
                </w:rPr>
                <w:fldChar w:fldCharType="end"/>
              </w:r>
              <w:r w:rsidR="00F81BE7" w:rsidRPr="00FD127C" w:rsidDel="004E27BD">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A91587" w14:textId="6B69AC1D" w:rsidR="00F81BE7" w:rsidRPr="00FD127C" w:rsidDel="004E27BD" w:rsidRDefault="00F81BE7" w:rsidP="005E6FE1">
            <w:pPr>
              <w:rPr>
                <w:del w:id="829" w:author="Bauer, Justin (J.)" w:date="2021-10-29T10:48:00Z"/>
                <w:rFonts w:cs="Arial"/>
                <w:bCs/>
                <w:color w:val="808080" w:themeColor="background1" w:themeShade="80"/>
                <w:sz w:val="16"/>
                <w:szCs w:val="14"/>
              </w:rPr>
            </w:pPr>
            <w:del w:id="830" w:author="Bauer, Justin (J.)" w:date="2021-10-29T10:48:00Z">
              <w:r w:rsidRPr="00FD127C" w:rsidDel="004E27BD">
                <w:rPr>
                  <w:rFonts w:cs="Arial"/>
                  <w:bCs/>
                  <w:color w:val="808080" w:themeColor="background1" w:themeShade="80"/>
                  <w:sz w:val="16"/>
                  <w:szCs w:val="14"/>
                </w:rPr>
                <w:fldChar w:fldCharType="begin"/>
              </w:r>
              <w:r w:rsidRPr="00FD127C" w:rsidDel="004E27BD">
                <w:rPr>
                  <w:rFonts w:cs="Arial"/>
                  <w:bCs/>
                  <w:color w:val="808080" w:themeColor="background1" w:themeShade="80"/>
                  <w:sz w:val="16"/>
                  <w:szCs w:val="14"/>
                </w:rPr>
                <w:delInstrText xml:space="preserve"> DOCPROPERTY  TemplateVersion  \* MERGEFORMAT </w:delInstrText>
              </w:r>
              <w:r w:rsidRPr="00FD127C" w:rsidDel="004E27BD">
                <w:rPr>
                  <w:rFonts w:cs="Arial"/>
                  <w:bCs/>
                  <w:color w:val="808080" w:themeColor="background1" w:themeShade="80"/>
                  <w:sz w:val="16"/>
                  <w:szCs w:val="14"/>
                </w:rPr>
                <w:fldChar w:fldCharType="separate"/>
              </w:r>
              <w:r w:rsidDel="004E27BD">
                <w:rPr>
                  <w:rFonts w:cs="Arial"/>
                  <w:bCs/>
                  <w:color w:val="808080" w:themeColor="background1" w:themeShade="80"/>
                  <w:sz w:val="16"/>
                  <w:szCs w:val="14"/>
                </w:rPr>
                <w:delText>6</w:delText>
              </w:r>
              <w:r w:rsidRPr="00FD127C" w:rsidDel="004E27BD">
                <w:rPr>
                  <w:rFonts w:cs="Arial"/>
                  <w:bCs/>
                  <w:color w:val="808080" w:themeColor="background1" w:themeShade="80"/>
                  <w:sz w:val="16"/>
                  <w:szCs w:val="14"/>
                </w:rPr>
                <w:fldChar w:fldCharType="end"/>
              </w:r>
              <w:r w:rsidRPr="00FD127C" w:rsidDel="004E27BD">
                <w:rPr>
                  <w:rFonts w:cs="Arial"/>
                  <w:bCs/>
                  <w:color w:val="808080" w:themeColor="background1" w:themeShade="80"/>
                  <w:sz w:val="16"/>
                  <w:szCs w:val="14"/>
                </w:rPr>
                <w:delText>.</w:delText>
              </w:r>
              <w:r w:rsidRPr="00FD127C" w:rsidDel="004E27BD">
                <w:rPr>
                  <w:rFonts w:cs="Arial"/>
                  <w:bCs/>
                  <w:color w:val="808080" w:themeColor="background1" w:themeShade="80"/>
                  <w:sz w:val="16"/>
                  <w:szCs w:val="14"/>
                </w:rPr>
                <w:fldChar w:fldCharType="begin"/>
              </w:r>
              <w:r w:rsidRPr="00FD127C" w:rsidDel="004E27BD">
                <w:rPr>
                  <w:rFonts w:cs="Arial"/>
                  <w:bCs/>
                  <w:color w:val="808080" w:themeColor="background1" w:themeShade="80"/>
                  <w:sz w:val="16"/>
                  <w:szCs w:val="14"/>
                </w:rPr>
                <w:delInstrText xml:space="preserve"> DOCPROPERTY  TemplateRevision  \* MERGEFORMAT </w:delInstrText>
              </w:r>
              <w:r w:rsidRPr="00FD127C" w:rsidDel="004E27BD">
                <w:rPr>
                  <w:rFonts w:cs="Arial"/>
                  <w:bCs/>
                  <w:color w:val="808080" w:themeColor="background1" w:themeShade="80"/>
                  <w:sz w:val="16"/>
                  <w:szCs w:val="14"/>
                </w:rPr>
                <w:fldChar w:fldCharType="separate"/>
              </w:r>
              <w:r w:rsidDel="004E27BD">
                <w:rPr>
                  <w:rFonts w:cs="Arial"/>
                  <w:bCs/>
                  <w:color w:val="808080" w:themeColor="background1" w:themeShade="80"/>
                  <w:sz w:val="16"/>
                  <w:szCs w:val="14"/>
                </w:rPr>
                <w:delText>0</w:delText>
              </w:r>
              <w:r w:rsidRPr="00FD127C" w:rsidDel="004E27BD">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AB925D" w14:textId="2E0A8FFB" w:rsidR="00F81BE7" w:rsidRPr="00FD127C" w:rsidDel="004E27BD" w:rsidRDefault="00F81BE7" w:rsidP="005E6FE1">
            <w:pPr>
              <w:jc w:val="right"/>
              <w:rPr>
                <w:del w:id="831" w:author="Bauer, Justin (J.)" w:date="2021-10-29T10:48:00Z"/>
                <w:rFonts w:cs="Arial"/>
                <w:bCs/>
                <w:color w:val="808080" w:themeColor="background1" w:themeShade="80"/>
                <w:sz w:val="16"/>
                <w:szCs w:val="14"/>
              </w:rPr>
            </w:pPr>
            <w:del w:id="832" w:author="Bauer, Justin (J.)" w:date="2021-10-29T10:48:00Z">
              <w:r w:rsidRPr="00FD127C" w:rsidDel="004E27BD">
                <w:rPr>
                  <w:rFonts w:cs="Arial"/>
                  <w:bCs/>
                  <w:color w:val="808080" w:themeColor="background1" w:themeShade="80"/>
                  <w:sz w:val="16"/>
                  <w:szCs w:val="14"/>
                </w:rPr>
                <w:delText>End of Requirement</w:delText>
              </w:r>
            </w:del>
          </w:p>
        </w:tc>
      </w:tr>
    </w:tbl>
    <w:p w14:paraId="722C2524" w14:textId="77777777" w:rsidR="00F81BE7" w:rsidRDefault="00F81BE7" w:rsidP="00F81BE7"/>
    <w:p w14:paraId="2299D8E8" w14:textId="288291FA" w:rsidR="00F81BE7" w:rsidRPr="0017445F" w:rsidRDefault="00F81BE7" w:rsidP="00F81BE7">
      <w:pPr>
        <w:pStyle w:val="RERequirement"/>
        <w:shd w:val="clear" w:color="auto" w:fill="F2F2F2" w:themeFill="background1" w:themeFillShade="F2"/>
      </w:pPr>
      <w:bookmarkStart w:id="833" w:name="_e82d3c74de93a80dbd2e50024face3e5"/>
      <w:bookmarkEnd w:id="833"/>
      <w:r>
        <w:t xml:space="preserve"> </w:t>
      </w:r>
      <w:ins w:id="834" w:author="Bauer, Justin (J.)" w:date="2021-10-29T10:48:00Z">
        <w:r w:rsidR="004E27BD">
          <w:t xml:space="preserve">REQ-462333/A </w:t>
        </w:r>
      </w:ins>
      <w:r>
        <w:t>Option to Manually Save Passenger Profile seats</w:t>
      </w:r>
    </w:p>
    <w:p w14:paraId="0322F575" w14:textId="77777777" w:rsidR="00F81BE7" w:rsidRDefault="00F81BE7" w:rsidP="00F81BE7">
      <w:pPr>
        <w:rPr>
          <w:rFonts w:cs="Arial"/>
        </w:rPr>
      </w:pPr>
      <w:r>
        <w:rPr>
          <w:rFonts w:cs="Arial"/>
        </w:rPr>
        <w:t>The Profile Interface Client shall provide a method to manually save the Passenger seats for a profile when the following conditions are met:</w:t>
      </w:r>
    </w:p>
    <w:p w14:paraId="6F2F2D51" w14:textId="77777777" w:rsidR="00F81BE7" w:rsidRDefault="00F81BE7" w:rsidP="00F81BE7">
      <w:pPr>
        <w:rPr>
          <w:rFonts w:cs="Arial"/>
        </w:rPr>
      </w:pPr>
      <w:r>
        <w:rPr>
          <w:rFonts w:cs="Arial"/>
        </w:rPr>
        <w:t>- Active Passenger Profile menu open</w:t>
      </w:r>
    </w:p>
    <w:p w14:paraId="7FEA75E2" w14:textId="77777777" w:rsidR="00F81BE7" w:rsidRDefault="00F81BE7" w:rsidP="00F81BE7">
      <w:pPr>
        <w:rPr>
          <w:rFonts w:cs="Arial"/>
        </w:rPr>
      </w:pPr>
      <w:r>
        <w:rPr>
          <w:rFonts w:cs="Arial"/>
        </w:rPr>
        <w:t>- Unsaved passenger seat movement</w:t>
      </w:r>
    </w:p>
    <w:p w14:paraId="60B960CD" w14:textId="77777777" w:rsidR="00F81BE7" w:rsidRDefault="00F81BE7" w:rsidP="00F81BE7">
      <w:pPr>
        <w:rPr>
          <w:rFonts w:cs="Arial"/>
        </w:rPr>
      </w:pPr>
    </w:p>
    <w:p w14:paraId="42C3827F" w14:textId="77777777" w:rsidR="00F81BE7" w:rsidRDefault="00F81BE7" w:rsidP="00F81BE7">
      <w:pPr>
        <w:rPr>
          <w:rFonts w:cs="Arial"/>
        </w:rPr>
      </w:pPr>
      <w:r>
        <w:rPr>
          <w:rFonts w:cs="Arial"/>
        </w:rPr>
        <w:t>If these conditions are not met, the Profile Interface Client shall disable the ability to Manually save the Passenger Profile seats.</w:t>
      </w:r>
    </w:p>
    <w:p w14:paraId="61721CCC"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15A0A2F7"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C7B611"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7ADC536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9889B6"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7FCDC" w14:textId="77777777" w:rsidR="00F81BE7" w:rsidRDefault="00F81BE7" w:rsidP="005E6FE1"/>
        </w:tc>
      </w:tr>
      <w:tr w:rsidR="00F81BE7" w:rsidRPr="00FD127C" w14:paraId="0A512C8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79255B"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9B0D11" w14:textId="77777777" w:rsidR="00F81BE7" w:rsidRDefault="00F81BE7" w:rsidP="005E6FE1"/>
        </w:tc>
      </w:tr>
      <w:tr w:rsidR="00F81BE7" w:rsidRPr="00FD127C" w14:paraId="7BF25B2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2516D8"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A4F56" w14:textId="77777777" w:rsidR="00F81BE7" w:rsidRDefault="00F81BE7" w:rsidP="005E6FE1"/>
        </w:tc>
      </w:tr>
      <w:tr w:rsidR="00F81BE7" w:rsidRPr="00FD127C" w14:paraId="4642499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0AB63"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BA6F0"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A04B4E"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75F4F0" w14:textId="77777777" w:rsidR="00F81BE7" w:rsidRDefault="00F81BE7" w:rsidP="005E6FE1"/>
        </w:tc>
      </w:tr>
      <w:tr w:rsidR="00F81BE7" w:rsidRPr="00FD127C" w14:paraId="6F2C44A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D2A39"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9B1C9"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C64734"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A69845" w14:textId="77777777" w:rsidR="00F81BE7" w:rsidRDefault="00F81BE7" w:rsidP="005E6FE1"/>
        </w:tc>
      </w:tr>
      <w:tr w:rsidR="00F81BE7" w:rsidRPr="00FD127C" w14:paraId="6CD5B13F"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21C8D"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1E0B7D"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AB9213"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0FD0A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C5344C"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740AF8" w14:textId="77777777" w:rsidR="00F81BE7" w:rsidRDefault="00F81BE7" w:rsidP="005E6FE1"/>
        </w:tc>
      </w:tr>
      <w:tr w:rsidR="00F81BE7" w:rsidRPr="00FD127C" w14:paraId="6509626D"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CFD9FF7" w14:textId="77777777" w:rsidR="00F81BE7" w:rsidRPr="00FD127C" w:rsidRDefault="00AB7756" w:rsidP="005E6FE1">
            <w:pPr>
              <w:rPr>
                <w:rFonts w:cs="Arial"/>
                <w:bCs/>
                <w:color w:val="808080" w:themeColor="background1" w:themeShade="80"/>
                <w:sz w:val="16"/>
                <w:szCs w:val="14"/>
              </w:rPr>
            </w:pPr>
            <w:hyperlink r:id="rId97"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EEBE18"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FF5FC2"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411DE58" w14:textId="77777777" w:rsidR="00F81BE7" w:rsidRDefault="00F81BE7" w:rsidP="00F81BE7"/>
    <w:p w14:paraId="2C8B9B47" w14:textId="01DFFF2B" w:rsidR="00F81BE7" w:rsidRPr="0017445F" w:rsidRDefault="004E27BD" w:rsidP="00F81BE7">
      <w:pPr>
        <w:pStyle w:val="RERequirement"/>
        <w:shd w:val="clear" w:color="auto" w:fill="F2F2F2" w:themeFill="background1" w:themeFillShade="F2"/>
      </w:pPr>
      <w:bookmarkStart w:id="835" w:name="_0b3da9b491ed3c74a8a7dd9dba5253c8"/>
      <w:bookmarkEnd w:id="835"/>
      <w:ins w:id="836" w:author="Bauer, Justin (J.)" w:date="2021-10-29T10:48:00Z">
        <w:r>
          <w:t>REQ-462330/A</w:t>
        </w:r>
      </w:ins>
      <w:r w:rsidR="00F81BE7">
        <w:t xml:space="preserve"> Option to Edit Passenger Profile Username</w:t>
      </w:r>
    </w:p>
    <w:p w14:paraId="02D0CD4F" w14:textId="77777777" w:rsidR="00F81BE7" w:rsidRDefault="00F81BE7" w:rsidP="00F81BE7">
      <w:pPr>
        <w:rPr>
          <w:rFonts w:cs="Arial"/>
        </w:rPr>
      </w:pPr>
      <w:r>
        <w:rPr>
          <w:rFonts w:cs="Arial"/>
        </w:rPr>
        <w:t>The Profile Interface Client shall provide a method for a user to edit the username of pre-existing Passenger Profiles.</w:t>
      </w:r>
    </w:p>
    <w:p w14:paraId="1F61135D"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6354B397"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308B16"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48E393B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7A9793"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15B592" w14:textId="77777777" w:rsidR="00F81BE7" w:rsidRDefault="00F81BE7" w:rsidP="005E6FE1"/>
        </w:tc>
      </w:tr>
      <w:tr w:rsidR="00F81BE7" w:rsidRPr="00FD127C" w14:paraId="3AA50F7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A64F48"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3C76C4" w14:textId="77777777" w:rsidR="00F81BE7" w:rsidRDefault="00F81BE7" w:rsidP="005E6FE1"/>
        </w:tc>
      </w:tr>
      <w:tr w:rsidR="00F81BE7" w:rsidRPr="00FD127C" w14:paraId="2A5CA25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4F7FBA"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3FC8E" w14:textId="77777777" w:rsidR="00F81BE7" w:rsidRDefault="00F81BE7" w:rsidP="005E6FE1"/>
        </w:tc>
      </w:tr>
      <w:tr w:rsidR="00F81BE7" w:rsidRPr="00FD127C" w14:paraId="567BE0C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C9369"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3FF8A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3268B8"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E83D13" w14:textId="77777777" w:rsidR="00F81BE7" w:rsidRDefault="00F81BE7" w:rsidP="005E6FE1"/>
        </w:tc>
      </w:tr>
      <w:tr w:rsidR="00F81BE7" w:rsidRPr="00FD127C" w14:paraId="6F4D6EA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6A7107"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7F11B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D7F3E6"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B48489" w14:textId="77777777" w:rsidR="00F81BE7" w:rsidRDefault="00F81BE7" w:rsidP="005E6FE1"/>
        </w:tc>
      </w:tr>
      <w:tr w:rsidR="00F81BE7" w:rsidRPr="00FD127C" w14:paraId="54A1F6A7"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9A283A"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05F7CA"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FB523"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4AE65"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3338BF"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14F259" w14:textId="77777777" w:rsidR="00F81BE7" w:rsidRDefault="00F81BE7" w:rsidP="005E6FE1"/>
        </w:tc>
      </w:tr>
      <w:tr w:rsidR="00F81BE7" w:rsidRPr="00FD127C" w14:paraId="26E49BB8"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8058F4" w14:textId="77777777" w:rsidR="00F81BE7" w:rsidRPr="00FD127C" w:rsidRDefault="00AB7756" w:rsidP="005E6FE1">
            <w:pPr>
              <w:rPr>
                <w:rFonts w:cs="Arial"/>
                <w:bCs/>
                <w:color w:val="808080" w:themeColor="background1" w:themeShade="80"/>
                <w:sz w:val="16"/>
                <w:szCs w:val="14"/>
              </w:rPr>
            </w:pPr>
            <w:hyperlink r:id="rId98"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E1853F"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C19E5A"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B369E16" w14:textId="77777777" w:rsidR="00F81BE7" w:rsidRDefault="00F81BE7" w:rsidP="00F81BE7"/>
    <w:p w14:paraId="695B8D54" w14:textId="6C4E0DE8" w:rsidR="00F81BE7" w:rsidRPr="0017445F" w:rsidRDefault="004E27BD" w:rsidP="00F81BE7">
      <w:pPr>
        <w:pStyle w:val="RERequirement"/>
        <w:shd w:val="clear" w:color="auto" w:fill="F2F2F2" w:themeFill="background1" w:themeFillShade="F2"/>
      </w:pPr>
      <w:bookmarkStart w:id="837" w:name="_552740219e3531cc0722d025bd05a582"/>
      <w:bookmarkEnd w:id="837"/>
      <w:ins w:id="838" w:author="Bauer, Justin (J.)" w:date="2021-10-29T10:48:00Z">
        <w:r>
          <w:t>REQ-462331/A</w:t>
        </w:r>
      </w:ins>
      <w:r w:rsidR="00F81BE7">
        <w:t xml:space="preserve"> Option to Edit Passenger Profile Avatar</w:t>
      </w:r>
    </w:p>
    <w:p w14:paraId="7849B976" w14:textId="77777777" w:rsidR="00F81BE7" w:rsidRDefault="00F81BE7" w:rsidP="00F81BE7">
      <w:pPr>
        <w:rPr>
          <w:rFonts w:cs="Arial"/>
        </w:rPr>
      </w:pPr>
      <w:r>
        <w:rPr>
          <w:rFonts w:cs="Arial"/>
        </w:rPr>
        <w:t>The Profile Interface Client shall provide a method for a user to edit the avatar of pre-existing Passenger Profiles.</w:t>
      </w:r>
    </w:p>
    <w:p w14:paraId="3F5CDDED"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5B07DDD7"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BAA2E3"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29F3BAB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D67937"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F51356" w14:textId="77777777" w:rsidR="00F81BE7" w:rsidRDefault="00F81BE7" w:rsidP="005E6FE1"/>
        </w:tc>
      </w:tr>
      <w:tr w:rsidR="00F81BE7" w:rsidRPr="00FD127C" w14:paraId="1D75754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4EA440" w14:textId="77777777" w:rsidR="00F81BE7" w:rsidRPr="00FD127C" w:rsidRDefault="00F81BE7" w:rsidP="005E6FE1">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FCD58" w14:textId="77777777" w:rsidR="00F81BE7" w:rsidRDefault="00F81BE7" w:rsidP="005E6FE1"/>
        </w:tc>
      </w:tr>
      <w:tr w:rsidR="00F81BE7" w:rsidRPr="00FD127C" w14:paraId="6752CCF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FC848"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533630" w14:textId="77777777" w:rsidR="00F81BE7" w:rsidRDefault="00F81BE7" w:rsidP="005E6FE1"/>
        </w:tc>
      </w:tr>
      <w:tr w:rsidR="00F81BE7" w:rsidRPr="00FD127C" w14:paraId="5ADFA11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8D1CE7"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9AC49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742294"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5F662E" w14:textId="77777777" w:rsidR="00F81BE7" w:rsidRDefault="00F81BE7" w:rsidP="005E6FE1"/>
        </w:tc>
      </w:tr>
      <w:tr w:rsidR="00F81BE7" w:rsidRPr="00FD127C" w14:paraId="25EA49C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33D9E7"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B57FE"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ABACC0"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0F16CB" w14:textId="77777777" w:rsidR="00F81BE7" w:rsidRDefault="00F81BE7" w:rsidP="005E6FE1"/>
        </w:tc>
      </w:tr>
      <w:tr w:rsidR="00F81BE7" w:rsidRPr="00FD127C" w14:paraId="68181353"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1E386F"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67B093"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EDBE5B"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CA9C9"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FA601A"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45CEB7" w14:textId="77777777" w:rsidR="00F81BE7" w:rsidRDefault="00F81BE7" w:rsidP="005E6FE1"/>
        </w:tc>
      </w:tr>
      <w:tr w:rsidR="00F81BE7" w:rsidRPr="00FD127C" w14:paraId="1746573D"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AA56FA" w14:textId="77777777" w:rsidR="00F81BE7" w:rsidRPr="00FD127C" w:rsidRDefault="00AB7756" w:rsidP="005E6FE1">
            <w:pPr>
              <w:rPr>
                <w:rFonts w:cs="Arial"/>
                <w:bCs/>
                <w:color w:val="808080" w:themeColor="background1" w:themeShade="80"/>
                <w:sz w:val="16"/>
                <w:szCs w:val="14"/>
              </w:rPr>
            </w:pPr>
            <w:hyperlink r:id="rId99"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D7B060"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9640F2"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8D720A" w14:textId="77777777" w:rsidR="00F81BE7" w:rsidRDefault="00F81BE7" w:rsidP="00F81BE7"/>
    <w:p w14:paraId="4D5CA9EC" w14:textId="2A06D63E" w:rsidR="00F81BE7" w:rsidRPr="0017445F" w:rsidRDefault="004E27BD" w:rsidP="00F81BE7">
      <w:pPr>
        <w:pStyle w:val="RERequirement"/>
        <w:shd w:val="clear" w:color="auto" w:fill="F2F2F2" w:themeFill="background1" w:themeFillShade="F2"/>
      </w:pPr>
      <w:bookmarkStart w:id="839" w:name="_7cdf08c7bbdc23fdd678bab1c4f373c6"/>
      <w:bookmarkEnd w:id="839"/>
      <w:ins w:id="840" w:author="Bauer, Justin (J.)" w:date="2021-10-29T10:48:00Z">
        <w:r>
          <w:t>REQ-462332/A</w:t>
        </w:r>
      </w:ins>
      <w:r w:rsidR="00F81BE7">
        <w:t xml:space="preserve"> Option to Edit Passenger Profile Seat Memory Settings</w:t>
      </w:r>
    </w:p>
    <w:p w14:paraId="76EF96BA" w14:textId="77777777" w:rsidR="00F81BE7" w:rsidRDefault="00F81BE7" w:rsidP="00F81BE7">
      <w:pPr>
        <w:rPr>
          <w:rFonts w:cs="Arial"/>
        </w:rPr>
      </w:pPr>
      <w:r>
        <w:rPr>
          <w:rFonts w:cs="Arial"/>
        </w:rPr>
        <w:t>The Profile Interface Client shall provide a method for a user to edit the Seat Memory Settings (Auto Save Toggle) of pre-existing Passenger Profiles.</w:t>
      </w:r>
    </w:p>
    <w:p w14:paraId="60765AA0"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332EDBCC"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7F8C1C"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403C0A9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B301D8"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A820E" w14:textId="77777777" w:rsidR="00F81BE7" w:rsidRDefault="00F81BE7" w:rsidP="005E6FE1"/>
        </w:tc>
      </w:tr>
      <w:tr w:rsidR="00F81BE7" w:rsidRPr="00FD127C" w14:paraId="5742C75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6FCD00"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85A09" w14:textId="77777777" w:rsidR="00F81BE7" w:rsidRDefault="00F81BE7" w:rsidP="005E6FE1"/>
        </w:tc>
      </w:tr>
      <w:tr w:rsidR="00F81BE7" w:rsidRPr="00FD127C" w14:paraId="563534A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E70830"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31E544" w14:textId="77777777" w:rsidR="00F81BE7" w:rsidRDefault="00F81BE7" w:rsidP="005E6FE1"/>
        </w:tc>
      </w:tr>
      <w:tr w:rsidR="00F81BE7" w:rsidRPr="00FD127C" w14:paraId="03181D4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31A111"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FCDE1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E02AAA"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D1723B" w14:textId="77777777" w:rsidR="00F81BE7" w:rsidRDefault="00F81BE7" w:rsidP="005E6FE1"/>
        </w:tc>
      </w:tr>
      <w:tr w:rsidR="00F81BE7" w:rsidRPr="00FD127C" w14:paraId="1F82A7B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8BA9C"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8BCFE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B30072"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24EC1C" w14:textId="77777777" w:rsidR="00F81BE7" w:rsidRDefault="00F81BE7" w:rsidP="005E6FE1"/>
        </w:tc>
      </w:tr>
      <w:tr w:rsidR="00F81BE7" w:rsidRPr="00FD127C" w14:paraId="75C10F88"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90480"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DE875B"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FB746B"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DF5D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BD82E3"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531E60" w14:textId="77777777" w:rsidR="00F81BE7" w:rsidRDefault="00F81BE7" w:rsidP="005E6FE1"/>
        </w:tc>
      </w:tr>
      <w:tr w:rsidR="00F81BE7" w:rsidRPr="00FD127C" w14:paraId="0E0EBC6C"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7DB943" w14:textId="77777777" w:rsidR="00F81BE7" w:rsidRPr="00FD127C" w:rsidRDefault="00AB7756" w:rsidP="005E6FE1">
            <w:pPr>
              <w:rPr>
                <w:rFonts w:cs="Arial"/>
                <w:bCs/>
                <w:color w:val="808080" w:themeColor="background1" w:themeShade="80"/>
                <w:sz w:val="16"/>
                <w:szCs w:val="14"/>
              </w:rPr>
            </w:pPr>
            <w:hyperlink r:id="rId100"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3905B3"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9C6D01"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5F34C7" w14:textId="6FA53729" w:rsidR="00F81BE7" w:rsidRDefault="00F81BE7" w:rsidP="00F81BE7">
      <w:pPr>
        <w:rPr>
          <w:ins w:id="841" w:author="Justin" w:date="2021-10-29T08:51:00Z"/>
        </w:rPr>
      </w:pPr>
    </w:p>
    <w:p w14:paraId="73D630D3" w14:textId="3FD40045" w:rsidR="00590794" w:rsidRPr="0017445F" w:rsidRDefault="00E176B7" w:rsidP="00590794">
      <w:pPr>
        <w:pStyle w:val="RERequirement"/>
        <w:shd w:val="clear" w:color="auto" w:fill="F2F2F2" w:themeFill="background1" w:themeFillShade="F2"/>
        <w:rPr>
          <w:ins w:id="842" w:author="Justin" w:date="2021-10-29T08:51:00Z"/>
        </w:rPr>
      </w:pPr>
      <w:ins w:id="843" w:author="Bauer, Justin (J.)" w:date="2021-10-29T10:59:00Z">
        <w:r>
          <w:t xml:space="preserve">REQ-462317/A </w:t>
        </w:r>
      </w:ins>
      <w:ins w:id="844" w:author="Justin" w:date="2021-10-29T08:51:00Z">
        <w:r w:rsidR="00590794">
          <w:t>Exiting the Passenger Edit Profile Screen</w:t>
        </w:r>
      </w:ins>
    </w:p>
    <w:p w14:paraId="7B1C155F" w14:textId="77777777" w:rsidR="00590794" w:rsidRDefault="00590794" w:rsidP="00590794">
      <w:pPr>
        <w:rPr>
          <w:ins w:id="845" w:author="Justin" w:date="2021-10-29T08:51:00Z"/>
          <w:rFonts w:cs="Arial"/>
        </w:rPr>
      </w:pPr>
      <w:ins w:id="846" w:author="Justin" w:date="2021-10-29T08:51:00Z">
        <w:r>
          <w:rPr>
            <w:rFonts w:cs="Arial"/>
          </w:rPr>
          <w:t>When the user selects to Exit the Passenger Profile Edit screen, the Profile Interface Client shall return to the Passenger Profile menu.</w:t>
        </w:r>
      </w:ins>
    </w:p>
    <w:p w14:paraId="7F6CCE20" w14:textId="77777777" w:rsidR="00590794" w:rsidRPr="00C66B68" w:rsidRDefault="00590794" w:rsidP="00590794">
      <w:pPr>
        <w:rPr>
          <w:ins w:id="847" w:author="Justin" w:date="2021-10-29T08:5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90794" w:rsidRPr="00FD127C" w14:paraId="2754933F" w14:textId="77777777" w:rsidTr="00C739D1">
        <w:trPr>
          <w:ins w:id="848" w:author="Justin" w:date="2021-10-29T08:51: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2CA221" w14:textId="77777777" w:rsidR="00590794" w:rsidRPr="00FD127C" w:rsidRDefault="00590794" w:rsidP="00C739D1">
            <w:pPr>
              <w:rPr>
                <w:ins w:id="849" w:author="Justin" w:date="2021-10-29T08:51:00Z"/>
                <w:rFonts w:eastAsiaTheme="minorHAnsi" w:cs="Arial"/>
                <w:bCs/>
                <w:color w:val="808080" w:themeColor="background1" w:themeShade="80"/>
                <w:sz w:val="16"/>
                <w:szCs w:val="14"/>
              </w:rPr>
            </w:pPr>
            <w:ins w:id="850" w:author="Justin" w:date="2021-10-29T08:51:00Z">
              <w:r w:rsidRPr="00FD127C">
                <w:rPr>
                  <w:rFonts w:cs="Arial"/>
                  <w:bCs/>
                  <w:color w:val="808080" w:themeColor="background1" w:themeShade="80"/>
                  <w:sz w:val="16"/>
                  <w:szCs w:val="14"/>
                </w:rPr>
                <w:t xml:space="preserve">Requirement ID: </w:t>
              </w:r>
            </w:ins>
          </w:p>
        </w:tc>
      </w:tr>
      <w:tr w:rsidR="00590794" w:rsidRPr="00FD127C" w14:paraId="28306688" w14:textId="77777777" w:rsidTr="00C739D1">
        <w:trPr>
          <w:ins w:id="851"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A1A7C2" w14:textId="77777777" w:rsidR="00590794" w:rsidRPr="00FD127C" w:rsidRDefault="00590794" w:rsidP="00C739D1">
            <w:pPr>
              <w:rPr>
                <w:ins w:id="852" w:author="Justin" w:date="2021-10-29T08:51:00Z"/>
                <w:rFonts w:eastAsiaTheme="minorHAnsi" w:cs="Arial"/>
                <w:b/>
                <w:bCs/>
                <w:sz w:val="16"/>
                <w:szCs w:val="14"/>
              </w:rPr>
            </w:pPr>
            <w:ins w:id="853" w:author="Justin" w:date="2021-10-29T08:51:00Z">
              <w:r w:rsidRPr="00FD127C">
                <w:rPr>
                  <w:rFonts w:cs="Arial"/>
                  <w:b/>
                  <w:bCs/>
                  <w:sz w:val="16"/>
                  <w:szCs w:val="14"/>
                </w:rPr>
                <w:t>Rationale</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DAF71" w14:textId="77777777" w:rsidR="00590794" w:rsidRDefault="00590794" w:rsidP="00C739D1">
            <w:pPr>
              <w:rPr>
                <w:ins w:id="854" w:author="Justin" w:date="2021-10-29T08:51:00Z"/>
              </w:rPr>
            </w:pPr>
          </w:p>
        </w:tc>
      </w:tr>
      <w:tr w:rsidR="00590794" w:rsidRPr="00FD127C" w14:paraId="2829A3D9" w14:textId="77777777" w:rsidTr="00C739D1">
        <w:trPr>
          <w:ins w:id="855"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DA3922" w14:textId="77777777" w:rsidR="00590794" w:rsidRPr="00FD127C" w:rsidRDefault="00590794" w:rsidP="00C739D1">
            <w:pPr>
              <w:rPr>
                <w:ins w:id="856" w:author="Justin" w:date="2021-10-29T08:51:00Z"/>
                <w:rFonts w:eastAsiaTheme="minorHAnsi" w:cs="Arial"/>
                <w:b/>
                <w:bCs/>
                <w:sz w:val="16"/>
                <w:szCs w:val="14"/>
              </w:rPr>
            </w:pPr>
            <w:ins w:id="857" w:author="Justin" w:date="2021-10-29T08:51:00Z">
              <w:r w:rsidRPr="00FD127C">
                <w:rPr>
                  <w:rFonts w:cs="Arial"/>
                  <w:b/>
                  <w:bCs/>
                  <w:sz w:val="16"/>
                  <w:szCs w:val="14"/>
                </w:rPr>
                <w:t>Acceptance Criteria</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EC35D" w14:textId="77777777" w:rsidR="00590794" w:rsidRDefault="00590794" w:rsidP="00C739D1">
            <w:pPr>
              <w:rPr>
                <w:ins w:id="858" w:author="Justin" w:date="2021-10-29T08:51:00Z"/>
              </w:rPr>
            </w:pPr>
          </w:p>
        </w:tc>
      </w:tr>
      <w:tr w:rsidR="00590794" w:rsidRPr="00FD127C" w14:paraId="162BD772" w14:textId="77777777" w:rsidTr="00C739D1">
        <w:trPr>
          <w:ins w:id="859"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7F863C" w14:textId="77777777" w:rsidR="00590794" w:rsidRPr="00FD127C" w:rsidRDefault="00590794" w:rsidP="00C739D1">
            <w:pPr>
              <w:rPr>
                <w:ins w:id="860" w:author="Justin" w:date="2021-10-29T08:51:00Z"/>
                <w:rFonts w:cs="Arial"/>
                <w:sz w:val="16"/>
                <w:szCs w:val="14"/>
              </w:rPr>
            </w:pPr>
            <w:ins w:id="861" w:author="Justin" w:date="2021-10-29T08:51:00Z">
              <w:r w:rsidRPr="00FD127C">
                <w:rPr>
                  <w:rFonts w:cs="Arial"/>
                  <w:b/>
                  <w:bCs/>
                  <w:sz w:val="16"/>
                  <w:szCs w:val="14"/>
                </w:rPr>
                <w:t>Notes</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D93CD" w14:textId="77777777" w:rsidR="00590794" w:rsidRDefault="00590794" w:rsidP="00C739D1">
            <w:pPr>
              <w:rPr>
                <w:ins w:id="862" w:author="Justin" w:date="2021-10-29T08:51:00Z"/>
              </w:rPr>
            </w:pPr>
          </w:p>
        </w:tc>
      </w:tr>
      <w:tr w:rsidR="00590794" w:rsidRPr="00FD127C" w14:paraId="1EFA625C" w14:textId="77777777" w:rsidTr="00C739D1">
        <w:trPr>
          <w:ins w:id="863"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F4FE31" w14:textId="77777777" w:rsidR="00590794" w:rsidRPr="00FD127C" w:rsidRDefault="00590794" w:rsidP="00C739D1">
            <w:pPr>
              <w:rPr>
                <w:ins w:id="864" w:author="Justin" w:date="2021-10-29T08:51:00Z"/>
                <w:rFonts w:cs="Arial"/>
                <w:b/>
                <w:bCs/>
                <w:sz w:val="16"/>
                <w:szCs w:val="14"/>
              </w:rPr>
            </w:pPr>
            <w:ins w:id="865" w:author="Justin" w:date="2021-10-29T08:51:00Z">
              <w:r w:rsidRPr="00FD127C">
                <w:rPr>
                  <w:rFonts w:cs="Arial"/>
                  <w:b/>
                  <w:bCs/>
                  <w:sz w:val="16"/>
                  <w:szCs w:val="14"/>
                </w:rPr>
                <w:t>Source</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8661C" w14:textId="77777777" w:rsidR="00590794" w:rsidRDefault="00590794" w:rsidP="00C739D1">
            <w:pPr>
              <w:rPr>
                <w:ins w:id="866"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01FE84" w14:textId="77777777" w:rsidR="00590794" w:rsidRPr="00FD127C" w:rsidRDefault="00590794" w:rsidP="00C739D1">
            <w:pPr>
              <w:ind w:left="139"/>
              <w:rPr>
                <w:ins w:id="867" w:author="Justin" w:date="2021-10-29T08:51:00Z"/>
                <w:rFonts w:cs="Arial"/>
                <w:b/>
                <w:bCs/>
                <w:sz w:val="16"/>
                <w:szCs w:val="14"/>
              </w:rPr>
            </w:pPr>
            <w:ins w:id="868" w:author="Justin" w:date="2021-10-29T08:51:00Z">
              <w:r w:rsidRPr="00FD127C">
                <w:rPr>
                  <w:rFonts w:cs="Arial"/>
                  <w:b/>
                  <w:bCs/>
                  <w:sz w:val="16"/>
                  <w:szCs w:val="14"/>
                </w:rPr>
                <w:t>Owner</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8DC63A" w14:textId="77777777" w:rsidR="00590794" w:rsidRDefault="00590794" w:rsidP="00C739D1">
            <w:pPr>
              <w:rPr>
                <w:ins w:id="869" w:author="Justin" w:date="2021-10-29T08:51:00Z"/>
              </w:rPr>
            </w:pPr>
          </w:p>
        </w:tc>
      </w:tr>
      <w:tr w:rsidR="00590794" w:rsidRPr="00FD127C" w14:paraId="332A55E0" w14:textId="77777777" w:rsidTr="00C739D1">
        <w:trPr>
          <w:ins w:id="870"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C1B3F" w14:textId="77777777" w:rsidR="00590794" w:rsidRPr="00FD127C" w:rsidRDefault="00590794" w:rsidP="00C739D1">
            <w:pPr>
              <w:rPr>
                <w:ins w:id="871" w:author="Justin" w:date="2021-10-29T08:51:00Z"/>
                <w:rFonts w:cs="Arial"/>
                <w:b/>
                <w:bCs/>
                <w:sz w:val="16"/>
                <w:szCs w:val="14"/>
              </w:rPr>
            </w:pPr>
            <w:ins w:id="872" w:author="Justin" w:date="2021-10-29T08:51:00Z">
              <w:r w:rsidRPr="00FD127C">
                <w:rPr>
                  <w:rFonts w:cs="Arial"/>
                  <w:b/>
                  <w:bCs/>
                  <w:sz w:val="16"/>
                  <w:szCs w:val="14"/>
                </w:rPr>
                <w:t>Source Req.</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DFFBA" w14:textId="77777777" w:rsidR="00590794" w:rsidRDefault="00590794" w:rsidP="00C739D1">
            <w:pPr>
              <w:rPr>
                <w:ins w:id="873"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D8531E" w14:textId="77777777" w:rsidR="00590794" w:rsidRPr="00FD127C" w:rsidRDefault="00590794" w:rsidP="00C739D1">
            <w:pPr>
              <w:ind w:left="139"/>
              <w:rPr>
                <w:ins w:id="874" w:author="Justin" w:date="2021-10-29T08:51:00Z"/>
                <w:rFonts w:cs="Arial"/>
                <w:b/>
                <w:bCs/>
                <w:sz w:val="16"/>
                <w:szCs w:val="16"/>
              </w:rPr>
            </w:pPr>
            <w:ins w:id="875" w:author="Justin" w:date="2021-10-29T08:51:00Z">
              <w:r w:rsidRPr="00FD127C">
                <w:rPr>
                  <w:rFonts w:cs="Arial"/>
                  <w:b/>
                  <w:bCs/>
                  <w:sz w:val="16"/>
                  <w:szCs w:val="16"/>
                </w:rPr>
                <w:t>V&amp;V Method</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F989DA" w14:textId="77777777" w:rsidR="00590794" w:rsidRDefault="00590794" w:rsidP="00C739D1">
            <w:pPr>
              <w:rPr>
                <w:ins w:id="876" w:author="Justin" w:date="2021-10-29T08:51:00Z"/>
              </w:rPr>
            </w:pPr>
          </w:p>
        </w:tc>
      </w:tr>
      <w:tr w:rsidR="00590794" w:rsidRPr="00FD127C" w14:paraId="690E985D" w14:textId="77777777" w:rsidTr="00C739D1">
        <w:trPr>
          <w:trHeight w:val="133"/>
          <w:ins w:id="877"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2D3881" w14:textId="77777777" w:rsidR="00590794" w:rsidRPr="00FD127C" w:rsidRDefault="00590794" w:rsidP="00C739D1">
            <w:pPr>
              <w:rPr>
                <w:ins w:id="878" w:author="Justin" w:date="2021-10-29T08:51:00Z"/>
                <w:rFonts w:eastAsiaTheme="minorHAnsi" w:cs="Arial"/>
                <w:b/>
                <w:bCs/>
                <w:sz w:val="16"/>
                <w:szCs w:val="14"/>
              </w:rPr>
            </w:pPr>
            <w:ins w:id="879" w:author="Justin" w:date="2021-10-29T08:51:00Z">
              <w:r w:rsidRPr="00FD127C">
                <w:rPr>
                  <w:rFonts w:cs="Arial"/>
                  <w:b/>
                  <w:bCs/>
                  <w:sz w:val="16"/>
                  <w:szCs w:val="14"/>
                </w:rPr>
                <w:t>Type</w:t>
              </w:r>
            </w:ins>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DDADAB" w14:textId="77777777" w:rsidR="00590794" w:rsidRDefault="00590794" w:rsidP="00C739D1">
            <w:pPr>
              <w:rPr>
                <w:ins w:id="880" w:author="Justin" w:date="2021-10-29T08:5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5C35E3" w14:textId="77777777" w:rsidR="00590794" w:rsidRPr="00FD127C" w:rsidRDefault="00590794" w:rsidP="00C739D1">
            <w:pPr>
              <w:rPr>
                <w:ins w:id="881" w:author="Justin" w:date="2021-10-29T08:51:00Z"/>
                <w:rFonts w:cs="Arial"/>
                <w:b/>
                <w:bCs/>
                <w:sz w:val="16"/>
                <w:szCs w:val="14"/>
              </w:rPr>
            </w:pPr>
            <w:ins w:id="882" w:author="Justin" w:date="2021-10-29T08:51:00Z">
              <w:r w:rsidRPr="00FD127C">
                <w:rPr>
                  <w:rFonts w:cs="Arial"/>
                  <w:b/>
                  <w:bCs/>
                  <w:sz w:val="16"/>
                  <w:szCs w:val="14"/>
                </w:rPr>
                <w:t>Priority</w:t>
              </w:r>
            </w:ins>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8C2B38" w14:textId="77777777" w:rsidR="00590794" w:rsidRDefault="00590794" w:rsidP="00C739D1">
            <w:pPr>
              <w:rPr>
                <w:ins w:id="883"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62D073" w14:textId="77777777" w:rsidR="00590794" w:rsidRPr="00FD127C" w:rsidRDefault="00590794" w:rsidP="00C739D1">
            <w:pPr>
              <w:ind w:left="128"/>
              <w:rPr>
                <w:ins w:id="884" w:author="Justin" w:date="2021-10-29T08:51:00Z"/>
                <w:rFonts w:cs="Arial"/>
                <w:b/>
                <w:bCs/>
                <w:sz w:val="16"/>
                <w:szCs w:val="14"/>
              </w:rPr>
            </w:pPr>
            <w:ins w:id="885" w:author="Justin" w:date="2021-10-29T08:51:00Z">
              <w:r w:rsidRPr="00FD127C">
                <w:rPr>
                  <w:rFonts w:cs="Arial"/>
                  <w:b/>
                  <w:bCs/>
                  <w:sz w:val="16"/>
                  <w:szCs w:val="14"/>
                </w:rPr>
                <w:t>Status</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E37BBC" w14:textId="77777777" w:rsidR="00590794" w:rsidRDefault="00590794" w:rsidP="00C739D1">
            <w:pPr>
              <w:rPr>
                <w:ins w:id="886" w:author="Justin" w:date="2021-10-29T08:51:00Z"/>
              </w:rPr>
            </w:pPr>
          </w:p>
        </w:tc>
      </w:tr>
      <w:tr w:rsidR="00590794" w:rsidRPr="00FD127C" w14:paraId="515865D4" w14:textId="77777777" w:rsidTr="00C739D1">
        <w:trPr>
          <w:ins w:id="887" w:author="Justin" w:date="2021-10-29T08:5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F81A0C" w14:textId="77777777" w:rsidR="00590794" w:rsidRPr="00FD127C" w:rsidRDefault="00590794" w:rsidP="00C739D1">
            <w:pPr>
              <w:rPr>
                <w:ins w:id="888" w:author="Justin" w:date="2021-10-29T08:51:00Z"/>
                <w:rFonts w:cs="Arial"/>
                <w:bCs/>
                <w:color w:val="808080" w:themeColor="background1" w:themeShade="80"/>
                <w:sz w:val="16"/>
                <w:szCs w:val="14"/>
              </w:rPr>
            </w:pPr>
            <w:ins w:id="889" w:author="Justin" w:date="2021-10-29T08:51: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ins>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0C3EA4" w14:textId="77777777" w:rsidR="00590794" w:rsidRPr="00FD127C" w:rsidRDefault="00590794" w:rsidP="00C739D1">
            <w:pPr>
              <w:rPr>
                <w:ins w:id="890" w:author="Justin" w:date="2021-10-29T08:51:00Z"/>
                <w:rFonts w:cs="Arial"/>
                <w:bCs/>
                <w:color w:val="808080" w:themeColor="background1" w:themeShade="80"/>
                <w:sz w:val="16"/>
                <w:szCs w:val="14"/>
              </w:rPr>
            </w:pPr>
            <w:ins w:id="891" w:author="Justin" w:date="2021-10-29T08:51: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ins>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CBCBDC" w14:textId="77777777" w:rsidR="00590794" w:rsidRPr="00FD127C" w:rsidRDefault="00590794" w:rsidP="00C739D1">
            <w:pPr>
              <w:jc w:val="right"/>
              <w:rPr>
                <w:ins w:id="892" w:author="Justin" w:date="2021-10-29T08:51:00Z"/>
                <w:rFonts w:cs="Arial"/>
                <w:bCs/>
                <w:color w:val="808080" w:themeColor="background1" w:themeShade="80"/>
                <w:sz w:val="16"/>
                <w:szCs w:val="14"/>
              </w:rPr>
            </w:pPr>
            <w:ins w:id="893" w:author="Justin" w:date="2021-10-29T08:51:00Z">
              <w:r w:rsidRPr="00FD127C">
                <w:rPr>
                  <w:rFonts w:cs="Arial"/>
                  <w:bCs/>
                  <w:color w:val="808080" w:themeColor="background1" w:themeShade="80"/>
                  <w:sz w:val="16"/>
                  <w:szCs w:val="14"/>
                </w:rPr>
                <w:t>End of Requirement</w:t>
              </w:r>
            </w:ins>
          </w:p>
        </w:tc>
      </w:tr>
    </w:tbl>
    <w:p w14:paraId="4747449E" w14:textId="77777777" w:rsidR="00590794" w:rsidRDefault="00590794" w:rsidP="00590794">
      <w:pPr>
        <w:rPr>
          <w:ins w:id="894" w:author="Justin" w:date="2021-10-29T08:51:00Z"/>
        </w:rPr>
      </w:pPr>
    </w:p>
    <w:p w14:paraId="142029A2" w14:textId="603CB883" w:rsidR="00590794" w:rsidRPr="0017445F" w:rsidRDefault="00E176B7" w:rsidP="00590794">
      <w:pPr>
        <w:pStyle w:val="RERequirement"/>
        <w:shd w:val="clear" w:color="auto" w:fill="F2F2F2" w:themeFill="background1" w:themeFillShade="F2"/>
        <w:rPr>
          <w:ins w:id="895" w:author="Justin" w:date="2021-10-29T08:51:00Z"/>
        </w:rPr>
      </w:pPr>
      <w:ins w:id="896" w:author="Bauer, Justin (J.)" w:date="2021-10-29T11:00:00Z">
        <w:r>
          <w:t>REQ-462312/A</w:t>
        </w:r>
      </w:ins>
      <w:ins w:id="897" w:author="Justin" w:date="2021-10-29T08:51:00Z">
        <w:r w:rsidR="00590794">
          <w:t xml:space="preserve"> Display during Passenger Avatar edit</w:t>
        </w:r>
      </w:ins>
    </w:p>
    <w:p w14:paraId="30E9E33A" w14:textId="77777777" w:rsidR="00590794" w:rsidRDefault="00590794" w:rsidP="00590794">
      <w:pPr>
        <w:rPr>
          <w:ins w:id="898" w:author="Justin" w:date="2021-10-29T08:51:00Z"/>
          <w:rFonts w:cs="Arial"/>
        </w:rPr>
      </w:pPr>
      <w:ins w:id="899" w:author="Justin" w:date="2021-10-29T08:51:00Z">
        <w:r>
          <w:rPr>
            <w:rFonts w:cs="Arial"/>
          </w:rPr>
          <w:t>When the user selects to edit their Passenger Profile Avater, the Profile Interface Client shall display the Passenger Avatar screen with the option to select a different Avatar.</w:t>
        </w:r>
      </w:ins>
    </w:p>
    <w:p w14:paraId="17BEE477" w14:textId="77777777" w:rsidR="00590794" w:rsidRPr="00C66B68" w:rsidRDefault="00590794" w:rsidP="00590794">
      <w:pPr>
        <w:rPr>
          <w:ins w:id="900" w:author="Justin" w:date="2021-10-29T08:5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90794" w:rsidRPr="00FD127C" w14:paraId="2EF482C9" w14:textId="77777777" w:rsidTr="00C739D1">
        <w:trPr>
          <w:ins w:id="901" w:author="Justin" w:date="2021-10-29T08:51: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F6C25" w14:textId="77777777" w:rsidR="00590794" w:rsidRPr="00FD127C" w:rsidRDefault="00590794" w:rsidP="00C739D1">
            <w:pPr>
              <w:rPr>
                <w:ins w:id="902" w:author="Justin" w:date="2021-10-29T08:51:00Z"/>
                <w:rFonts w:eastAsiaTheme="minorHAnsi" w:cs="Arial"/>
                <w:bCs/>
                <w:color w:val="808080" w:themeColor="background1" w:themeShade="80"/>
                <w:sz w:val="16"/>
                <w:szCs w:val="14"/>
              </w:rPr>
            </w:pPr>
            <w:ins w:id="903" w:author="Justin" w:date="2021-10-29T08:51:00Z">
              <w:r w:rsidRPr="00FD127C">
                <w:rPr>
                  <w:rFonts w:cs="Arial"/>
                  <w:bCs/>
                  <w:color w:val="808080" w:themeColor="background1" w:themeShade="80"/>
                  <w:sz w:val="16"/>
                  <w:szCs w:val="14"/>
                </w:rPr>
                <w:t xml:space="preserve">Requirement ID: </w:t>
              </w:r>
            </w:ins>
          </w:p>
        </w:tc>
      </w:tr>
      <w:tr w:rsidR="00590794" w:rsidRPr="00FD127C" w14:paraId="6EF91FA1" w14:textId="77777777" w:rsidTr="00C739D1">
        <w:trPr>
          <w:ins w:id="904"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4A2D76" w14:textId="77777777" w:rsidR="00590794" w:rsidRPr="00FD127C" w:rsidRDefault="00590794" w:rsidP="00C739D1">
            <w:pPr>
              <w:rPr>
                <w:ins w:id="905" w:author="Justin" w:date="2021-10-29T08:51:00Z"/>
                <w:rFonts w:eastAsiaTheme="minorHAnsi" w:cs="Arial"/>
                <w:b/>
                <w:bCs/>
                <w:sz w:val="16"/>
                <w:szCs w:val="14"/>
              </w:rPr>
            </w:pPr>
            <w:ins w:id="906" w:author="Justin" w:date="2021-10-29T08:51:00Z">
              <w:r w:rsidRPr="00FD127C">
                <w:rPr>
                  <w:rFonts w:cs="Arial"/>
                  <w:b/>
                  <w:bCs/>
                  <w:sz w:val="16"/>
                  <w:szCs w:val="14"/>
                </w:rPr>
                <w:t>Rationale</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BEFCE8" w14:textId="77777777" w:rsidR="00590794" w:rsidRDefault="00590794" w:rsidP="00C739D1">
            <w:pPr>
              <w:rPr>
                <w:ins w:id="907" w:author="Justin" w:date="2021-10-29T08:51:00Z"/>
              </w:rPr>
            </w:pPr>
          </w:p>
        </w:tc>
      </w:tr>
      <w:tr w:rsidR="00590794" w:rsidRPr="00FD127C" w14:paraId="07CA2990" w14:textId="77777777" w:rsidTr="00C739D1">
        <w:trPr>
          <w:ins w:id="908"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3F4B0A" w14:textId="77777777" w:rsidR="00590794" w:rsidRPr="00FD127C" w:rsidRDefault="00590794" w:rsidP="00C739D1">
            <w:pPr>
              <w:rPr>
                <w:ins w:id="909" w:author="Justin" w:date="2021-10-29T08:51:00Z"/>
                <w:rFonts w:eastAsiaTheme="minorHAnsi" w:cs="Arial"/>
                <w:b/>
                <w:bCs/>
                <w:sz w:val="16"/>
                <w:szCs w:val="14"/>
              </w:rPr>
            </w:pPr>
            <w:ins w:id="910" w:author="Justin" w:date="2021-10-29T08:51:00Z">
              <w:r w:rsidRPr="00FD127C">
                <w:rPr>
                  <w:rFonts w:cs="Arial"/>
                  <w:b/>
                  <w:bCs/>
                  <w:sz w:val="16"/>
                  <w:szCs w:val="14"/>
                </w:rPr>
                <w:t>Acceptance Criteria</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E99AC" w14:textId="77777777" w:rsidR="00590794" w:rsidRDefault="00590794" w:rsidP="00C739D1">
            <w:pPr>
              <w:rPr>
                <w:ins w:id="911" w:author="Justin" w:date="2021-10-29T08:51:00Z"/>
              </w:rPr>
            </w:pPr>
          </w:p>
        </w:tc>
      </w:tr>
      <w:tr w:rsidR="00590794" w:rsidRPr="00FD127C" w14:paraId="4864EE63" w14:textId="77777777" w:rsidTr="00C739D1">
        <w:trPr>
          <w:ins w:id="912"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A93720" w14:textId="77777777" w:rsidR="00590794" w:rsidRPr="00FD127C" w:rsidRDefault="00590794" w:rsidP="00C739D1">
            <w:pPr>
              <w:rPr>
                <w:ins w:id="913" w:author="Justin" w:date="2021-10-29T08:51:00Z"/>
                <w:rFonts w:cs="Arial"/>
                <w:sz w:val="16"/>
                <w:szCs w:val="14"/>
              </w:rPr>
            </w:pPr>
            <w:ins w:id="914" w:author="Justin" w:date="2021-10-29T08:51:00Z">
              <w:r w:rsidRPr="00FD127C">
                <w:rPr>
                  <w:rFonts w:cs="Arial"/>
                  <w:b/>
                  <w:bCs/>
                  <w:sz w:val="16"/>
                  <w:szCs w:val="14"/>
                </w:rPr>
                <w:t>Notes</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B4C136" w14:textId="77777777" w:rsidR="00590794" w:rsidRDefault="00590794" w:rsidP="00C739D1">
            <w:pPr>
              <w:rPr>
                <w:ins w:id="915" w:author="Justin" w:date="2021-10-29T08:51:00Z"/>
              </w:rPr>
            </w:pPr>
          </w:p>
        </w:tc>
      </w:tr>
      <w:tr w:rsidR="00590794" w:rsidRPr="00FD127C" w14:paraId="1716675E" w14:textId="77777777" w:rsidTr="00C739D1">
        <w:trPr>
          <w:ins w:id="916"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1A2787" w14:textId="77777777" w:rsidR="00590794" w:rsidRPr="00FD127C" w:rsidRDefault="00590794" w:rsidP="00C739D1">
            <w:pPr>
              <w:rPr>
                <w:ins w:id="917" w:author="Justin" w:date="2021-10-29T08:51:00Z"/>
                <w:rFonts w:cs="Arial"/>
                <w:b/>
                <w:bCs/>
                <w:sz w:val="16"/>
                <w:szCs w:val="14"/>
              </w:rPr>
            </w:pPr>
            <w:ins w:id="918" w:author="Justin" w:date="2021-10-29T08:51:00Z">
              <w:r w:rsidRPr="00FD127C">
                <w:rPr>
                  <w:rFonts w:cs="Arial"/>
                  <w:b/>
                  <w:bCs/>
                  <w:sz w:val="16"/>
                  <w:szCs w:val="14"/>
                </w:rPr>
                <w:t>Source</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B3E88" w14:textId="77777777" w:rsidR="00590794" w:rsidRDefault="00590794" w:rsidP="00C739D1">
            <w:pPr>
              <w:rPr>
                <w:ins w:id="919"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4AD51B" w14:textId="77777777" w:rsidR="00590794" w:rsidRPr="00FD127C" w:rsidRDefault="00590794" w:rsidP="00C739D1">
            <w:pPr>
              <w:ind w:left="139"/>
              <w:rPr>
                <w:ins w:id="920" w:author="Justin" w:date="2021-10-29T08:51:00Z"/>
                <w:rFonts w:cs="Arial"/>
                <w:b/>
                <w:bCs/>
                <w:sz w:val="16"/>
                <w:szCs w:val="14"/>
              </w:rPr>
            </w:pPr>
            <w:ins w:id="921" w:author="Justin" w:date="2021-10-29T08:51:00Z">
              <w:r w:rsidRPr="00FD127C">
                <w:rPr>
                  <w:rFonts w:cs="Arial"/>
                  <w:b/>
                  <w:bCs/>
                  <w:sz w:val="16"/>
                  <w:szCs w:val="14"/>
                </w:rPr>
                <w:t>Owner</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DE1D49" w14:textId="77777777" w:rsidR="00590794" w:rsidRDefault="00590794" w:rsidP="00C739D1">
            <w:pPr>
              <w:rPr>
                <w:ins w:id="922" w:author="Justin" w:date="2021-10-29T08:51:00Z"/>
              </w:rPr>
            </w:pPr>
          </w:p>
        </w:tc>
      </w:tr>
      <w:tr w:rsidR="00590794" w:rsidRPr="00FD127C" w14:paraId="29715912" w14:textId="77777777" w:rsidTr="00C739D1">
        <w:trPr>
          <w:ins w:id="923"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883F90" w14:textId="77777777" w:rsidR="00590794" w:rsidRPr="00FD127C" w:rsidRDefault="00590794" w:rsidP="00C739D1">
            <w:pPr>
              <w:rPr>
                <w:ins w:id="924" w:author="Justin" w:date="2021-10-29T08:51:00Z"/>
                <w:rFonts w:cs="Arial"/>
                <w:b/>
                <w:bCs/>
                <w:sz w:val="16"/>
                <w:szCs w:val="14"/>
              </w:rPr>
            </w:pPr>
            <w:ins w:id="925" w:author="Justin" w:date="2021-10-29T08:51:00Z">
              <w:r w:rsidRPr="00FD127C">
                <w:rPr>
                  <w:rFonts w:cs="Arial"/>
                  <w:b/>
                  <w:bCs/>
                  <w:sz w:val="16"/>
                  <w:szCs w:val="14"/>
                </w:rPr>
                <w:t>Source Req.</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B5CEA" w14:textId="77777777" w:rsidR="00590794" w:rsidRDefault="00590794" w:rsidP="00C739D1">
            <w:pPr>
              <w:rPr>
                <w:ins w:id="926"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286289" w14:textId="77777777" w:rsidR="00590794" w:rsidRPr="00FD127C" w:rsidRDefault="00590794" w:rsidP="00C739D1">
            <w:pPr>
              <w:ind w:left="139"/>
              <w:rPr>
                <w:ins w:id="927" w:author="Justin" w:date="2021-10-29T08:51:00Z"/>
                <w:rFonts w:cs="Arial"/>
                <w:b/>
                <w:bCs/>
                <w:sz w:val="16"/>
                <w:szCs w:val="16"/>
              </w:rPr>
            </w:pPr>
            <w:ins w:id="928" w:author="Justin" w:date="2021-10-29T08:51:00Z">
              <w:r w:rsidRPr="00FD127C">
                <w:rPr>
                  <w:rFonts w:cs="Arial"/>
                  <w:b/>
                  <w:bCs/>
                  <w:sz w:val="16"/>
                  <w:szCs w:val="16"/>
                </w:rPr>
                <w:t>V&amp;V Method</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590068" w14:textId="77777777" w:rsidR="00590794" w:rsidRDefault="00590794" w:rsidP="00C739D1">
            <w:pPr>
              <w:rPr>
                <w:ins w:id="929" w:author="Justin" w:date="2021-10-29T08:51:00Z"/>
              </w:rPr>
            </w:pPr>
          </w:p>
        </w:tc>
      </w:tr>
      <w:tr w:rsidR="00590794" w:rsidRPr="00FD127C" w14:paraId="46C4F477" w14:textId="77777777" w:rsidTr="00C739D1">
        <w:trPr>
          <w:trHeight w:val="133"/>
          <w:ins w:id="930"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72BF5B" w14:textId="77777777" w:rsidR="00590794" w:rsidRPr="00FD127C" w:rsidRDefault="00590794" w:rsidP="00C739D1">
            <w:pPr>
              <w:rPr>
                <w:ins w:id="931" w:author="Justin" w:date="2021-10-29T08:51:00Z"/>
                <w:rFonts w:eastAsiaTheme="minorHAnsi" w:cs="Arial"/>
                <w:b/>
                <w:bCs/>
                <w:sz w:val="16"/>
                <w:szCs w:val="14"/>
              </w:rPr>
            </w:pPr>
            <w:ins w:id="932" w:author="Justin" w:date="2021-10-29T08:51:00Z">
              <w:r w:rsidRPr="00FD127C">
                <w:rPr>
                  <w:rFonts w:cs="Arial"/>
                  <w:b/>
                  <w:bCs/>
                  <w:sz w:val="16"/>
                  <w:szCs w:val="14"/>
                </w:rPr>
                <w:t>Type</w:t>
              </w:r>
            </w:ins>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24129F" w14:textId="77777777" w:rsidR="00590794" w:rsidRDefault="00590794" w:rsidP="00C739D1">
            <w:pPr>
              <w:rPr>
                <w:ins w:id="933" w:author="Justin" w:date="2021-10-29T08:5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EB54AC" w14:textId="77777777" w:rsidR="00590794" w:rsidRPr="00FD127C" w:rsidRDefault="00590794" w:rsidP="00C739D1">
            <w:pPr>
              <w:rPr>
                <w:ins w:id="934" w:author="Justin" w:date="2021-10-29T08:51:00Z"/>
                <w:rFonts w:cs="Arial"/>
                <w:b/>
                <w:bCs/>
                <w:sz w:val="16"/>
                <w:szCs w:val="14"/>
              </w:rPr>
            </w:pPr>
            <w:ins w:id="935" w:author="Justin" w:date="2021-10-29T08:51:00Z">
              <w:r w:rsidRPr="00FD127C">
                <w:rPr>
                  <w:rFonts w:cs="Arial"/>
                  <w:b/>
                  <w:bCs/>
                  <w:sz w:val="16"/>
                  <w:szCs w:val="14"/>
                </w:rPr>
                <w:t>Priority</w:t>
              </w:r>
            </w:ins>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C2E6F" w14:textId="77777777" w:rsidR="00590794" w:rsidRDefault="00590794" w:rsidP="00C739D1">
            <w:pPr>
              <w:rPr>
                <w:ins w:id="936"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2E645E" w14:textId="77777777" w:rsidR="00590794" w:rsidRPr="00FD127C" w:rsidRDefault="00590794" w:rsidP="00C739D1">
            <w:pPr>
              <w:ind w:left="128"/>
              <w:rPr>
                <w:ins w:id="937" w:author="Justin" w:date="2021-10-29T08:51:00Z"/>
                <w:rFonts w:cs="Arial"/>
                <w:b/>
                <w:bCs/>
                <w:sz w:val="16"/>
                <w:szCs w:val="14"/>
              </w:rPr>
            </w:pPr>
            <w:ins w:id="938" w:author="Justin" w:date="2021-10-29T08:51:00Z">
              <w:r w:rsidRPr="00FD127C">
                <w:rPr>
                  <w:rFonts w:cs="Arial"/>
                  <w:b/>
                  <w:bCs/>
                  <w:sz w:val="16"/>
                  <w:szCs w:val="14"/>
                </w:rPr>
                <w:t>Status</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CD305B" w14:textId="77777777" w:rsidR="00590794" w:rsidRDefault="00590794" w:rsidP="00C739D1">
            <w:pPr>
              <w:rPr>
                <w:ins w:id="939" w:author="Justin" w:date="2021-10-29T08:51:00Z"/>
              </w:rPr>
            </w:pPr>
          </w:p>
        </w:tc>
      </w:tr>
      <w:tr w:rsidR="00590794" w:rsidRPr="00FD127C" w14:paraId="5F9F38BD" w14:textId="77777777" w:rsidTr="00C739D1">
        <w:trPr>
          <w:ins w:id="940" w:author="Justin" w:date="2021-10-29T08:5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E3582B" w14:textId="77777777" w:rsidR="00590794" w:rsidRPr="00FD127C" w:rsidRDefault="00590794" w:rsidP="00C739D1">
            <w:pPr>
              <w:rPr>
                <w:ins w:id="941" w:author="Justin" w:date="2021-10-29T08:51:00Z"/>
                <w:rFonts w:cs="Arial"/>
                <w:bCs/>
                <w:color w:val="808080" w:themeColor="background1" w:themeShade="80"/>
                <w:sz w:val="16"/>
                <w:szCs w:val="14"/>
              </w:rPr>
            </w:pPr>
            <w:ins w:id="942" w:author="Justin" w:date="2021-10-29T08:51: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ins>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BA226C" w14:textId="77777777" w:rsidR="00590794" w:rsidRPr="00FD127C" w:rsidRDefault="00590794" w:rsidP="00C739D1">
            <w:pPr>
              <w:rPr>
                <w:ins w:id="943" w:author="Justin" w:date="2021-10-29T08:51:00Z"/>
                <w:rFonts w:cs="Arial"/>
                <w:bCs/>
                <w:color w:val="808080" w:themeColor="background1" w:themeShade="80"/>
                <w:sz w:val="16"/>
                <w:szCs w:val="14"/>
              </w:rPr>
            </w:pPr>
            <w:ins w:id="944" w:author="Justin" w:date="2021-10-29T08:51: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ins>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C73092" w14:textId="77777777" w:rsidR="00590794" w:rsidRPr="00FD127C" w:rsidRDefault="00590794" w:rsidP="00C739D1">
            <w:pPr>
              <w:jc w:val="right"/>
              <w:rPr>
                <w:ins w:id="945" w:author="Justin" w:date="2021-10-29T08:51:00Z"/>
                <w:rFonts w:cs="Arial"/>
                <w:bCs/>
                <w:color w:val="808080" w:themeColor="background1" w:themeShade="80"/>
                <w:sz w:val="16"/>
                <w:szCs w:val="14"/>
              </w:rPr>
            </w:pPr>
            <w:ins w:id="946" w:author="Justin" w:date="2021-10-29T08:51:00Z">
              <w:r w:rsidRPr="00FD127C">
                <w:rPr>
                  <w:rFonts w:cs="Arial"/>
                  <w:bCs/>
                  <w:color w:val="808080" w:themeColor="background1" w:themeShade="80"/>
                  <w:sz w:val="16"/>
                  <w:szCs w:val="14"/>
                </w:rPr>
                <w:t>End of Requirement</w:t>
              </w:r>
            </w:ins>
          </w:p>
        </w:tc>
      </w:tr>
    </w:tbl>
    <w:p w14:paraId="7A50937B" w14:textId="77777777" w:rsidR="00590794" w:rsidRDefault="00590794" w:rsidP="00590794">
      <w:pPr>
        <w:rPr>
          <w:ins w:id="947" w:author="Justin" w:date="2021-10-29T08:51:00Z"/>
        </w:rPr>
      </w:pPr>
    </w:p>
    <w:p w14:paraId="0036DA50" w14:textId="0EC71B6C" w:rsidR="00590794" w:rsidRPr="0017445F" w:rsidRDefault="00E176B7" w:rsidP="00590794">
      <w:pPr>
        <w:pStyle w:val="RERequirement"/>
        <w:shd w:val="clear" w:color="auto" w:fill="F2F2F2" w:themeFill="background1" w:themeFillShade="F2"/>
        <w:rPr>
          <w:ins w:id="948" w:author="Justin" w:date="2021-10-29T08:51:00Z"/>
        </w:rPr>
      </w:pPr>
      <w:ins w:id="949" w:author="Bauer, Justin (J.)" w:date="2021-10-29T11:00:00Z">
        <w:r>
          <w:t>REQ-462313/A</w:t>
        </w:r>
      </w:ins>
      <w:ins w:id="950" w:author="Justin" w:date="2021-10-29T08:51:00Z">
        <w:r w:rsidR="00590794">
          <w:t xml:space="preserve"> Exiting Passenger Avatar screen during profile edit</w:t>
        </w:r>
      </w:ins>
    </w:p>
    <w:p w14:paraId="5361CFA8" w14:textId="77777777" w:rsidR="00590794" w:rsidRDefault="00590794" w:rsidP="00590794">
      <w:pPr>
        <w:rPr>
          <w:ins w:id="951" w:author="Justin" w:date="2021-10-29T08:51:00Z"/>
          <w:rFonts w:cs="Arial"/>
        </w:rPr>
      </w:pPr>
      <w:ins w:id="952" w:author="Justin" w:date="2021-10-29T08:51:00Z">
        <w:r>
          <w:rPr>
            <w:rFonts w:cs="Arial"/>
          </w:rPr>
          <w:t>When the user selects to exit the Passenger Avatar screen when editing their profile, the Profile Interface Client shall return to the Passenger Profile Edit screen.</w:t>
        </w:r>
      </w:ins>
    </w:p>
    <w:p w14:paraId="6A683A65" w14:textId="77777777" w:rsidR="00590794" w:rsidRPr="00C66B68" w:rsidRDefault="00590794" w:rsidP="00590794">
      <w:pPr>
        <w:rPr>
          <w:ins w:id="953" w:author="Justin" w:date="2021-10-29T08:5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90794" w:rsidRPr="00FD127C" w14:paraId="62D96C5E" w14:textId="77777777" w:rsidTr="00C739D1">
        <w:trPr>
          <w:ins w:id="954" w:author="Justin" w:date="2021-10-29T08:51: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951F2A" w14:textId="77777777" w:rsidR="00590794" w:rsidRPr="00FD127C" w:rsidRDefault="00590794" w:rsidP="00C739D1">
            <w:pPr>
              <w:rPr>
                <w:ins w:id="955" w:author="Justin" w:date="2021-10-29T08:51:00Z"/>
                <w:rFonts w:eastAsiaTheme="minorHAnsi" w:cs="Arial"/>
                <w:bCs/>
                <w:color w:val="808080" w:themeColor="background1" w:themeShade="80"/>
                <w:sz w:val="16"/>
                <w:szCs w:val="14"/>
              </w:rPr>
            </w:pPr>
            <w:ins w:id="956" w:author="Justin" w:date="2021-10-29T08:51:00Z">
              <w:r w:rsidRPr="00FD127C">
                <w:rPr>
                  <w:rFonts w:cs="Arial"/>
                  <w:bCs/>
                  <w:color w:val="808080" w:themeColor="background1" w:themeShade="80"/>
                  <w:sz w:val="16"/>
                  <w:szCs w:val="14"/>
                </w:rPr>
                <w:t xml:space="preserve">Requirement ID: </w:t>
              </w:r>
            </w:ins>
          </w:p>
        </w:tc>
      </w:tr>
      <w:tr w:rsidR="00590794" w:rsidRPr="00FD127C" w14:paraId="5258A7A5" w14:textId="77777777" w:rsidTr="00C739D1">
        <w:trPr>
          <w:ins w:id="957"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1F3162" w14:textId="77777777" w:rsidR="00590794" w:rsidRPr="00FD127C" w:rsidRDefault="00590794" w:rsidP="00C739D1">
            <w:pPr>
              <w:rPr>
                <w:ins w:id="958" w:author="Justin" w:date="2021-10-29T08:51:00Z"/>
                <w:rFonts w:eastAsiaTheme="minorHAnsi" w:cs="Arial"/>
                <w:b/>
                <w:bCs/>
                <w:sz w:val="16"/>
                <w:szCs w:val="14"/>
              </w:rPr>
            </w:pPr>
            <w:ins w:id="959" w:author="Justin" w:date="2021-10-29T08:51:00Z">
              <w:r w:rsidRPr="00FD127C">
                <w:rPr>
                  <w:rFonts w:cs="Arial"/>
                  <w:b/>
                  <w:bCs/>
                  <w:sz w:val="16"/>
                  <w:szCs w:val="14"/>
                </w:rPr>
                <w:t>Rationale</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B65146" w14:textId="77777777" w:rsidR="00590794" w:rsidRDefault="00590794" w:rsidP="00C739D1">
            <w:pPr>
              <w:rPr>
                <w:ins w:id="960" w:author="Justin" w:date="2021-10-29T08:51:00Z"/>
              </w:rPr>
            </w:pPr>
          </w:p>
        </w:tc>
      </w:tr>
      <w:tr w:rsidR="00590794" w:rsidRPr="00FD127C" w14:paraId="603E4B7D" w14:textId="77777777" w:rsidTr="00C739D1">
        <w:trPr>
          <w:ins w:id="961"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244E24" w14:textId="77777777" w:rsidR="00590794" w:rsidRPr="00FD127C" w:rsidRDefault="00590794" w:rsidP="00C739D1">
            <w:pPr>
              <w:rPr>
                <w:ins w:id="962" w:author="Justin" w:date="2021-10-29T08:51:00Z"/>
                <w:rFonts w:eastAsiaTheme="minorHAnsi" w:cs="Arial"/>
                <w:b/>
                <w:bCs/>
                <w:sz w:val="16"/>
                <w:szCs w:val="14"/>
              </w:rPr>
            </w:pPr>
            <w:ins w:id="963" w:author="Justin" w:date="2021-10-29T08:51:00Z">
              <w:r w:rsidRPr="00FD127C">
                <w:rPr>
                  <w:rFonts w:cs="Arial"/>
                  <w:b/>
                  <w:bCs/>
                  <w:sz w:val="16"/>
                  <w:szCs w:val="14"/>
                </w:rPr>
                <w:t>Acceptance Criteria</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695D1" w14:textId="77777777" w:rsidR="00590794" w:rsidRDefault="00590794" w:rsidP="00C739D1">
            <w:pPr>
              <w:rPr>
                <w:ins w:id="964" w:author="Justin" w:date="2021-10-29T08:51:00Z"/>
              </w:rPr>
            </w:pPr>
          </w:p>
        </w:tc>
      </w:tr>
      <w:tr w:rsidR="00590794" w:rsidRPr="00FD127C" w14:paraId="20D887FC" w14:textId="77777777" w:rsidTr="00C739D1">
        <w:trPr>
          <w:ins w:id="965"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2EF13" w14:textId="77777777" w:rsidR="00590794" w:rsidRPr="00FD127C" w:rsidRDefault="00590794" w:rsidP="00C739D1">
            <w:pPr>
              <w:rPr>
                <w:ins w:id="966" w:author="Justin" w:date="2021-10-29T08:51:00Z"/>
                <w:rFonts w:cs="Arial"/>
                <w:sz w:val="16"/>
                <w:szCs w:val="14"/>
              </w:rPr>
            </w:pPr>
            <w:ins w:id="967" w:author="Justin" w:date="2021-10-29T08:51:00Z">
              <w:r w:rsidRPr="00FD127C">
                <w:rPr>
                  <w:rFonts w:cs="Arial"/>
                  <w:b/>
                  <w:bCs/>
                  <w:sz w:val="16"/>
                  <w:szCs w:val="14"/>
                </w:rPr>
                <w:t>Notes</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FA7EA0" w14:textId="77777777" w:rsidR="00590794" w:rsidRDefault="00590794" w:rsidP="00C739D1">
            <w:pPr>
              <w:rPr>
                <w:ins w:id="968" w:author="Justin" w:date="2021-10-29T08:51:00Z"/>
              </w:rPr>
            </w:pPr>
          </w:p>
        </w:tc>
      </w:tr>
      <w:tr w:rsidR="00590794" w:rsidRPr="00FD127C" w14:paraId="53F72920" w14:textId="77777777" w:rsidTr="00C739D1">
        <w:trPr>
          <w:ins w:id="969"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E58971" w14:textId="77777777" w:rsidR="00590794" w:rsidRPr="00FD127C" w:rsidRDefault="00590794" w:rsidP="00C739D1">
            <w:pPr>
              <w:rPr>
                <w:ins w:id="970" w:author="Justin" w:date="2021-10-29T08:51:00Z"/>
                <w:rFonts w:cs="Arial"/>
                <w:b/>
                <w:bCs/>
                <w:sz w:val="16"/>
                <w:szCs w:val="14"/>
              </w:rPr>
            </w:pPr>
            <w:ins w:id="971" w:author="Justin" w:date="2021-10-29T08:51:00Z">
              <w:r w:rsidRPr="00FD127C">
                <w:rPr>
                  <w:rFonts w:cs="Arial"/>
                  <w:b/>
                  <w:bCs/>
                  <w:sz w:val="16"/>
                  <w:szCs w:val="14"/>
                </w:rPr>
                <w:t>Source</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D6850C" w14:textId="77777777" w:rsidR="00590794" w:rsidRDefault="00590794" w:rsidP="00C739D1">
            <w:pPr>
              <w:rPr>
                <w:ins w:id="972"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BB04C3" w14:textId="77777777" w:rsidR="00590794" w:rsidRPr="00FD127C" w:rsidRDefault="00590794" w:rsidP="00C739D1">
            <w:pPr>
              <w:ind w:left="139"/>
              <w:rPr>
                <w:ins w:id="973" w:author="Justin" w:date="2021-10-29T08:51:00Z"/>
                <w:rFonts w:cs="Arial"/>
                <w:b/>
                <w:bCs/>
                <w:sz w:val="16"/>
                <w:szCs w:val="14"/>
              </w:rPr>
            </w:pPr>
            <w:ins w:id="974" w:author="Justin" w:date="2021-10-29T08:51:00Z">
              <w:r w:rsidRPr="00FD127C">
                <w:rPr>
                  <w:rFonts w:cs="Arial"/>
                  <w:b/>
                  <w:bCs/>
                  <w:sz w:val="16"/>
                  <w:szCs w:val="14"/>
                </w:rPr>
                <w:t>Owner</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B279CB" w14:textId="77777777" w:rsidR="00590794" w:rsidRDefault="00590794" w:rsidP="00C739D1">
            <w:pPr>
              <w:rPr>
                <w:ins w:id="975" w:author="Justin" w:date="2021-10-29T08:51:00Z"/>
              </w:rPr>
            </w:pPr>
          </w:p>
        </w:tc>
      </w:tr>
      <w:tr w:rsidR="00590794" w:rsidRPr="00FD127C" w14:paraId="2B2474D3" w14:textId="77777777" w:rsidTr="00C739D1">
        <w:trPr>
          <w:ins w:id="976"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19C4C" w14:textId="77777777" w:rsidR="00590794" w:rsidRPr="00FD127C" w:rsidRDefault="00590794" w:rsidP="00C739D1">
            <w:pPr>
              <w:rPr>
                <w:ins w:id="977" w:author="Justin" w:date="2021-10-29T08:51:00Z"/>
                <w:rFonts w:cs="Arial"/>
                <w:b/>
                <w:bCs/>
                <w:sz w:val="16"/>
                <w:szCs w:val="14"/>
              </w:rPr>
            </w:pPr>
            <w:ins w:id="978" w:author="Justin" w:date="2021-10-29T08:51:00Z">
              <w:r w:rsidRPr="00FD127C">
                <w:rPr>
                  <w:rFonts w:cs="Arial"/>
                  <w:b/>
                  <w:bCs/>
                  <w:sz w:val="16"/>
                  <w:szCs w:val="14"/>
                </w:rPr>
                <w:t>Source Req.</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5EA20" w14:textId="77777777" w:rsidR="00590794" w:rsidRDefault="00590794" w:rsidP="00C739D1">
            <w:pPr>
              <w:rPr>
                <w:ins w:id="979"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F39148" w14:textId="77777777" w:rsidR="00590794" w:rsidRPr="00FD127C" w:rsidRDefault="00590794" w:rsidP="00C739D1">
            <w:pPr>
              <w:ind w:left="139"/>
              <w:rPr>
                <w:ins w:id="980" w:author="Justin" w:date="2021-10-29T08:51:00Z"/>
                <w:rFonts w:cs="Arial"/>
                <w:b/>
                <w:bCs/>
                <w:sz w:val="16"/>
                <w:szCs w:val="16"/>
              </w:rPr>
            </w:pPr>
            <w:ins w:id="981" w:author="Justin" w:date="2021-10-29T08:51:00Z">
              <w:r w:rsidRPr="00FD127C">
                <w:rPr>
                  <w:rFonts w:cs="Arial"/>
                  <w:b/>
                  <w:bCs/>
                  <w:sz w:val="16"/>
                  <w:szCs w:val="16"/>
                </w:rPr>
                <w:t>V&amp;V Method</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19782F" w14:textId="77777777" w:rsidR="00590794" w:rsidRDefault="00590794" w:rsidP="00C739D1">
            <w:pPr>
              <w:rPr>
                <w:ins w:id="982" w:author="Justin" w:date="2021-10-29T08:51:00Z"/>
              </w:rPr>
            </w:pPr>
          </w:p>
        </w:tc>
      </w:tr>
      <w:tr w:rsidR="00590794" w:rsidRPr="00FD127C" w14:paraId="6ADDAEE7" w14:textId="77777777" w:rsidTr="00C739D1">
        <w:trPr>
          <w:trHeight w:val="133"/>
          <w:ins w:id="983"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A27CA6" w14:textId="77777777" w:rsidR="00590794" w:rsidRPr="00FD127C" w:rsidRDefault="00590794" w:rsidP="00C739D1">
            <w:pPr>
              <w:rPr>
                <w:ins w:id="984" w:author="Justin" w:date="2021-10-29T08:51:00Z"/>
                <w:rFonts w:eastAsiaTheme="minorHAnsi" w:cs="Arial"/>
                <w:b/>
                <w:bCs/>
                <w:sz w:val="16"/>
                <w:szCs w:val="14"/>
              </w:rPr>
            </w:pPr>
            <w:ins w:id="985" w:author="Justin" w:date="2021-10-29T08:51:00Z">
              <w:r w:rsidRPr="00FD127C">
                <w:rPr>
                  <w:rFonts w:cs="Arial"/>
                  <w:b/>
                  <w:bCs/>
                  <w:sz w:val="16"/>
                  <w:szCs w:val="14"/>
                </w:rPr>
                <w:lastRenderedPageBreak/>
                <w:t>Type</w:t>
              </w:r>
            </w:ins>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94B668" w14:textId="77777777" w:rsidR="00590794" w:rsidRDefault="00590794" w:rsidP="00C739D1">
            <w:pPr>
              <w:rPr>
                <w:ins w:id="986" w:author="Justin" w:date="2021-10-29T08:5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6A646" w14:textId="77777777" w:rsidR="00590794" w:rsidRPr="00FD127C" w:rsidRDefault="00590794" w:rsidP="00C739D1">
            <w:pPr>
              <w:rPr>
                <w:ins w:id="987" w:author="Justin" w:date="2021-10-29T08:51:00Z"/>
                <w:rFonts w:cs="Arial"/>
                <w:b/>
                <w:bCs/>
                <w:sz w:val="16"/>
                <w:szCs w:val="14"/>
              </w:rPr>
            </w:pPr>
            <w:ins w:id="988" w:author="Justin" w:date="2021-10-29T08:51:00Z">
              <w:r w:rsidRPr="00FD127C">
                <w:rPr>
                  <w:rFonts w:cs="Arial"/>
                  <w:b/>
                  <w:bCs/>
                  <w:sz w:val="16"/>
                  <w:szCs w:val="14"/>
                </w:rPr>
                <w:t>Priority</w:t>
              </w:r>
            </w:ins>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C593E3" w14:textId="77777777" w:rsidR="00590794" w:rsidRDefault="00590794" w:rsidP="00C739D1">
            <w:pPr>
              <w:rPr>
                <w:ins w:id="989"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C737BD" w14:textId="77777777" w:rsidR="00590794" w:rsidRPr="00FD127C" w:rsidRDefault="00590794" w:rsidP="00C739D1">
            <w:pPr>
              <w:ind w:left="128"/>
              <w:rPr>
                <w:ins w:id="990" w:author="Justin" w:date="2021-10-29T08:51:00Z"/>
                <w:rFonts w:cs="Arial"/>
                <w:b/>
                <w:bCs/>
                <w:sz w:val="16"/>
                <w:szCs w:val="14"/>
              </w:rPr>
            </w:pPr>
            <w:ins w:id="991" w:author="Justin" w:date="2021-10-29T08:51:00Z">
              <w:r w:rsidRPr="00FD127C">
                <w:rPr>
                  <w:rFonts w:cs="Arial"/>
                  <w:b/>
                  <w:bCs/>
                  <w:sz w:val="16"/>
                  <w:szCs w:val="14"/>
                </w:rPr>
                <w:t>Status</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B24A6A" w14:textId="77777777" w:rsidR="00590794" w:rsidRDefault="00590794" w:rsidP="00C739D1">
            <w:pPr>
              <w:rPr>
                <w:ins w:id="992" w:author="Justin" w:date="2021-10-29T08:51:00Z"/>
              </w:rPr>
            </w:pPr>
          </w:p>
        </w:tc>
      </w:tr>
      <w:tr w:rsidR="00590794" w:rsidRPr="00FD127C" w14:paraId="00B8BAF3" w14:textId="77777777" w:rsidTr="00C739D1">
        <w:trPr>
          <w:ins w:id="993" w:author="Justin" w:date="2021-10-29T08:5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8BD16C" w14:textId="77777777" w:rsidR="00590794" w:rsidRPr="00FD127C" w:rsidRDefault="00590794" w:rsidP="00C739D1">
            <w:pPr>
              <w:rPr>
                <w:ins w:id="994" w:author="Justin" w:date="2021-10-29T08:51:00Z"/>
                <w:rFonts w:cs="Arial"/>
                <w:bCs/>
                <w:color w:val="808080" w:themeColor="background1" w:themeShade="80"/>
                <w:sz w:val="16"/>
                <w:szCs w:val="14"/>
              </w:rPr>
            </w:pPr>
            <w:ins w:id="995" w:author="Justin" w:date="2021-10-29T08:51: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ins>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EDFFA9" w14:textId="77777777" w:rsidR="00590794" w:rsidRPr="00FD127C" w:rsidRDefault="00590794" w:rsidP="00C739D1">
            <w:pPr>
              <w:rPr>
                <w:ins w:id="996" w:author="Justin" w:date="2021-10-29T08:51:00Z"/>
                <w:rFonts w:cs="Arial"/>
                <w:bCs/>
                <w:color w:val="808080" w:themeColor="background1" w:themeShade="80"/>
                <w:sz w:val="16"/>
                <w:szCs w:val="14"/>
              </w:rPr>
            </w:pPr>
            <w:ins w:id="997" w:author="Justin" w:date="2021-10-29T08:51: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ins>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75F806" w14:textId="77777777" w:rsidR="00590794" w:rsidRPr="00FD127C" w:rsidRDefault="00590794" w:rsidP="00C739D1">
            <w:pPr>
              <w:jc w:val="right"/>
              <w:rPr>
                <w:ins w:id="998" w:author="Justin" w:date="2021-10-29T08:51:00Z"/>
                <w:rFonts w:cs="Arial"/>
                <w:bCs/>
                <w:color w:val="808080" w:themeColor="background1" w:themeShade="80"/>
                <w:sz w:val="16"/>
                <w:szCs w:val="14"/>
              </w:rPr>
            </w:pPr>
            <w:ins w:id="999" w:author="Justin" w:date="2021-10-29T08:51:00Z">
              <w:r w:rsidRPr="00FD127C">
                <w:rPr>
                  <w:rFonts w:cs="Arial"/>
                  <w:bCs/>
                  <w:color w:val="808080" w:themeColor="background1" w:themeShade="80"/>
                  <w:sz w:val="16"/>
                  <w:szCs w:val="14"/>
                </w:rPr>
                <w:t>End of Requirement</w:t>
              </w:r>
            </w:ins>
          </w:p>
        </w:tc>
      </w:tr>
    </w:tbl>
    <w:p w14:paraId="49E8BBAB" w14:textId="77777777" w:rsidR="00590794" w:rsidRDefault="00590794" w:rsidP="00590794">
      <w:pPr>
        <w:rPr>
          <w:ins w:id="1000" w:author="Justin" w:date="2021-10-29T08:51:00Z"/>
        </w:rPr>
      </w:pPr>
    </w:p>
    <w:p w14:paraId="00745C3A" w14:textId="3D6EA367" w:rsidR="00590794" w:rsidRPr="0017445F" w:rsidRDefault="00E176B7" w:rsidP="00590794">
      <w:pPr>
        <w:pStyle w:val="RERequirement"/>
        <w:shd w:val="clear" w:color="auto" w:fill="F2F2F2" w:themeFill="background1" w:themeFillShade="F2"/>
        <w:rPr>
          <w:ins w:id="1001" w:author="Justin" w:date="2021-10-29T08:51:00Z"/>
        </w:rPr>
      </w:pPr>
      <w:ins w:id="1002" w:author="Bauer, Justin (J.)" w:date="2021-10-29T11:00:00Z">
        <w:r>
          <w:t>REQ-462315/A</w:t>
        </w:r>
      </w:ins>
      <w:ins w:id="1003" w:author="Justin" w:date="2021-10-29T08:51:00Z">
        <w:r w:rsidR="00590794">
          <w:t xml:space="preserve"> Exiting Passenger Username screen during profile edit</w:t>
        </w:r>
      </w:ins>
    </w:p>
    <w:p w14:paraId="0B02D87E" w14:textId="77777777" w:rsidR="00590794" w:rsidRDefault="00590794" w:rsidP="00590794">
      <w:pPr>
        <w:rPr>
          <w:ins w:id="1004" w:author="Justin" w:date="2021-10-29T08:51:00Z"/>
          <w:rFonts w:cs="Arial"/>
        </w:rPr>
      </w:pPr>
      <w:ins w:id="1005" w:author="Justin" w:date="2021-10-29T08:51:00Z">
        <w:r>
          <w:rPr>
            <w:rFonts w:cs="Arial"/>
          </w:rPr>
          <w:t>When the user selects to exit the Passenger Username screen when editing their profile, the Profile Interface Client shall return to the Passenger Profile Edit screen.</w:t>
        </w:r>
      </w:ins>
    </w:p>
    <w:p w14:paraId="07380ED4" w14:textId="77777777" w:rsidR="00590794" w:rsidRPr="00C66B68" w:rsidRDefault="00590794" w:rsidP="00590794">
      <w:pPr>
        <w:rPr>
          <w:ins w:id="1006" w:author="Justin" w:date="2021-10-29T08:5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90794" w:rsidRPr="00FD127C" w14:paraId="12DF1FFB" w14:textId="77777777" w:rsidTr="00C739D1">
        <w:trPr>
          <w:ins w:id="1007" w:author="Justin" w:date="2021-10-29T08:51: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9D8AB6" w14:textId="77777777" w:rsidR="00590794" w:rsidRPr="00FD127C" w:rsidRDefault="00590794" w:rsidP="00C739D1">
            <w:pPr>
              <w:rPr>
                <w:ins w:id="1008" w:author="Justin" w:date="2021-10-29T08:51:00Z"/>
                <w:rFonts w:eastAsiaTheme="minorHAnsi" w:cs="Arial"/>
                <w:bCs/>
                <w:color w:val="808080" w:themeColor="background1" w:themeShade="80"/>
                <w:sz w:val="16"/>
                <w:szCs w:val="14"/>
              </w:rPr>
            </w:pPr>
            <w:ins w:id="1009" w:author="Justin" w:date="2021-10-29T08:51:00Z">
              <w:r w:rsidRPr="00FD127C">
                <w:rPr>
                  <w:rFonts w:cs="Arial"/>
                  <w:bCs/>
                  <w:color w:val="808080" w:themeColor="background1" w:themeShade="80"/>
                  <w:sz w:val="16"/>
                  <w:szCs w:val="14"/>
                </w:rPr>
                <w:t xml:space="preserve">Requirement ID: </w:t>
              </w:r>
            </w:ins>
          </w:p>
        </w:tc>
      </w:tr>
      <w:tr w:rsidR="00590794" w:rsidRPr="00FD127C" w14:paraId="614FD96E" w14:textId="77777777" w:rsidTr="00C739D1">
        <w:trPr>
          <w:ins w:id="1010"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A9054" w14:textId="77777777" w:rsidR="00590794" w:rsidRPr="00FD127C" w:rsidRDefault="00590794" w:rsidP="00C739D1">
            <w:pPr>
              <w:rPr>
                <w:ins w:id="1011" w:author="Justin" w:date="2021-10-29T08:51:00Z"/>
                <w:rFonts w:eastAsiaTheme="minorHAnsi" w:cs="Arial"/>
                <w:b/>
                <w:bCs/>
                <w:sz w:val="16"/>
                <w:szCs w:val="14"/>
              </w:rPr>
            </w:pPr>
            <w:ins w:id="1012" w:author="Justin" w:date="2021-10-29T08:51:00Z">
              <w:r w:rsidRPr="00FD127C">
                <w:rPr>
                  <w:rFonts w:cs="Arial"/>
                  <w:b/>
                  <w:bCs/>
                  <w:sz w:val="16"/>
                  <w:szCs w:val="14"/>
                </w:rPr>
                <w:t>Rationale</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FA1D3" w14:textId="77777777" w:rsidR="00590794" w:rsidRDefault="00590794" w:rsidP="00C739D1">
            <w:pPr>
              <w:rPr>
                <w:ins w:id="1013" w:author="Justin" w:date="2021-10-29T08:51:00Z"/>
              </w:rPr>
            </w:pPr>
          </w:p>
        </w:tc>
      </w:tr>
      <w:tr w:rsidR="00590794" w:rsidRPr="00FD127C" w14:paraId="603CB330" w14:textId="77777777" w:rsidTr="00C739D1">
        <w:trPr>
          <w:ins w:id="1014"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5534E1" w14:textId="77777777" w:rsidR="00590794" w:rsidRPr="00FD127C" w:rsidRDefault="00590794" w:rsidP="00C739D1">
            <w:pPr>
              <w:rPr>
                <w:ins w:id="1015" w:author="Justin" w:date="2021-10-29T08:51:00Z"/>
                <w:rFonts w:eastAsiaTheme="minorHAnsi" w:cs="Arial"/>
                <w:b/>
                <w:bCs/>
                <w:sz w:val="16"/>
                <w:szCs w:val="14"/>
              </w:rPr>
            </w:pPr>
            <w:ins w:id="1016" w:author="Justin" w:date="2021-10-29T08:51:00Z">
              <w:r w:rsidRPr="00FD127C">
                <w:rPr>
                  <w:rFonts w:cs="Arial"/>
                  <w:b/>
                  <w:bCs/>
                  <w:sz w:val="16"/>
                  <w:szCs w:val="14"/>
                </w:rPr>
                <w:t>Acceptance Criteria</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A6AB7" w14:textId="77777777" w:rsidR="00590794" w:rsidRDefault="00590794" w:rsidP="00C739D1">
            <w:pPr>
              <w:rPr>
                <w:ins w:id="1017" w:author="Justin" w:date="2021-10-29T08:51:00Z"/>
              </w:rPr>
            </w:pPr>
          </w:p>
        </w:tc>
      </w:tr>
      <w:tr w:rsidR="00590794" w:rsidRPr="00FD127C" w14:paraId="0562DC07" w14:textId="77777777" w:rsidTr="00C739D1">
        <w:trPr>
          <w:ins w:id="1018"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B327EF" w14:textId="77777777" w:rsidR="00590794" w:rsidRPr="00FD127C" w:rsidRDefault="00590794" w:rsidP="00C739D1">
            <w:pPr>
              <w:rPr>
                <w:ins w:id="1019" w:author="Justin" w:date="2021-10-29T08:51:00Z"/>
                <w:rFonts w:cs="Arial"/>
                <w:sz w:val="16"/>
                <w:szCs w:val="14"/>
              </w:rPr>
            </w:pPr>
            <w:ins w:id="1020" w:author="Justin" w:date="2021-10-29T08:51:00Z">
              <w:r w:rsidRPr="00FD127C">
                <w:rPr>
                  <w:rFonts w:cs="Arial"/>
                  <w:b/>
                  <w:bCs/>
                  <w:sz w:val="16"/>
                  <w:szCs w:val="14"/>
                </w:rPr>
                <w:t>Notes</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0FBA17" w14:textId="77777777" w:rsidR="00590794" w:rsidRDefault="00590794" w:rsidP="00C739D1">
            <w:pPr>
              <w:rPr>
                <w:ins w:id="1021" w:author="Justin" w:date="2021-10-29T08:51:00Z"/>
              </w:rPr>
            </w:pPr>
          </w:p>
        </w:tc>
      </w:tr>
      <w:tr w:rsidR="00590794" w:rsidRPr="00FD127C" w14:paraId="7976CD01" w14:textId="77777777" w:rsidTr="00C739D1">
        <w:trPr>
          <w:ins w:id="1022"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F9996" w14:textId="77777777" w:rsidR="00590794" w:rsidRPr="00FD127C" w:rsidRDefault="00590794" w:rsidP="00C739D1">
            <w:pPr>
              <w:rPr>
                <w:ins w:id="1023" w:author="Justin" w:date="2021-10-29T08:51:00Z"/>
                <w:rFonts w:cs="Arial"/>
                <w:b/>
                <w:bCs/>
                <w:sz w:val="16"/>
                <w:szCs w:val="14"/>
              </w:rPr>
            </w:pPr>
            <w:ins w:id="1024" w:author="Justin" w:date="2021-10-29T08:51:00Z">
              <w:r w:rsidRPr="00FD127C">
                <w:rPr>
                  <w:rFonts w:cs="Arial"/>
                  <w:b/>
                  <w:bCs/>
                  <w:sz w:val="16"/>
                  <w:szCs w:val="14"/>
                </w:rPr>
                <w:t>Source</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D3ED4D" w14:textId="77777777" w:rsidR="00590794" w:rsidRDefault="00590794" w:rsidP="00C739D1">
            <w:pPr>
              <w:rPr>
                <w:ins w:id="1025"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438CB2" w14:textId="77777777" w:rsidR="00590794" w:rsidRPr="00FD127C" w:rsidRDefault="00590794" w:rsidP="00C739D1">
            <w:pPr>
              <w:ind w:left="139"/>
              <w:rPr>
                <w:ins w:id="1026" w:author="Justin" w:date="2021-10-29T08:51:00Z"/>
                <w:rFonts w:cs="Arial"/>
                <w:b/>
                <w:bCs/>
                <w:sz w:val="16"/>
                <w:szCs w:val="14"/>
              </w:rPr>
            </w:pPr>
            <w:ins w:id="1027" w:author="Justin" w:date="2021-10-29T08:51:00Z">
              <w:r w:rsidRPr="00FD127C">
                <w:rPr>
                  <w:rFonts w:cs="Arial"/>
                  <w:b/>
                  <w:bCs/>
                  <w:sz w:val="16"/>
                  <w:szCs w:val="14"/>
                </w:rPr>
                <w:t>Owner</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796DD2" w14:textId="77777777" w:rsidR="00590794" w:rsidRDefault="00590794" w:rsidP="00C739D1">
            <w:pPr>
              <w:rPr>
                <w:ins w:id="1028" w:author="Justin" w:date="2021-10-29T08:51:00Z"/>
              </w:rPr>
            </w:pPr>
          </w:p>
        </w:tc>
      </w:tr>
      <w:tr w:rsidR="00590794" w:rsidRPr="00FD127C" w14:paraId="25F8CE2B" w14:textId="77777777" w:rsidTr="00C739D1">
        <w:trPr>
          <w:ins w:id="1029"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396A6" w14:textId="77777777" w:rsidR="00590794" w:rsidRPr="00FD127C" w:rsidRDefault="00590794" w:rsidP="00C739D1">
            <w:pPr>
              <w:rPr>
                <w:ins w:id="1030" w:author="Justin" w:date="2021-10-29T08:51:00Z"/>
                <w:rFonts w:cs="Arial"/>
                <w:b/>
                <w:bCs/>
                <w:sz w:val="16"/>
                <w:szCs w:val="14"/>
              </w:rPr>
            </w:pPr>
            <w:ins w:id="1031" w:author="Justin" w:date="2021-10-29T08:51:00Z">
              <w:r w:rsidRPr="00FD127C">
                <w:rPr>
                  <w:rFonts w:cs="Arial"/>
                  <w:b/>
                  <w:bCs/>
                  <w:sz w:val="16"/>
                  <w:szCs w:val="14"/>
                </w:rPr>
                <w:t>Source Req.</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73EBC" w14:textId="77777777" w:rsidR="00590794" w:rsidRDefault="00590794" w:rsidP="00C739D1">
            <w:pPr>
              <w:rPr>
                <w:ins w:id="1032"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8EA9BC" w14:textId="77777777" w:rsidR="00590794" w:rsidRPr="00FD127C" w:rsidRDefault="00590794" w:rsidP="00C739D1">
            <w:pPr>
              <w:ind w:left="139"/>
              <w:rPr>
                <w:ins w:id="1033" w:author="Justin" w:date="2021-10-29T08:51:00Z"/>
                <w:rFonts w:cs="Arial"/>
                <w:b/>
                <w:bCs/>
                <w:sz w:val="16"/>
                <w:szCs w:val="16"/>
              </w:rPr>
            </w:pPr>
            <w:ins w:id="1034" w:author="Justin" w:date="2021-10-29T08:51:00Z">
              <w:r w:rsidRPr="00FD127C">
                <w:rPr>
                  <w:rFonts w:cs="Arial"/>
                  <w:b/>
                  <w:bCs/>
                  <w:sz w:val="16"/>
                  <w:szCs w:val="16"/>
                </w:rPr>
                <w:t>V&amp;V Method</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12594E" w14:textId="77777777" w:rsidR="00590794" w:rsidRDefault="00590794" w:rsidP="00C739D1">
            <w:pPr>
              <w:rPr>
                <w:ins w:id="1035" w:author="Justin" w:date="2021-10-29T08:51:00Z"/>
              </w:rPr>
            </w:pPr>
          </w:p>
        </w:tc>
      </w:tr>
      <w:tr w:rsidR="00590794" w:rsidRPr="00FD127C" w14:paraId="041F59C2" w14:textId="77777777" w:rsidTr="00C739D1">
        <w:trPr>
          <w:trHeight w:val="133"/>
          <w:ins w:id="1036"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A1060" w14:textId="77777777" w:rsidR="00590794" w:rsidRPr="00FD127C" w:rsidRDefault="00590794" w:rsidP="00C739D1">
            <w:pPr>
              <w:rPr>
                <w:ins w:id="1037" w:author="Justin" w:date="2021-10-29T08:51:00Z"/>
                <w:rFonts w:eastAsiaTheme="minorHAnsi" w:cs="Arial"/>
                <w:b/>
                <w:bCs/>
                <w:sz w:val="16"/>
                <w:szCs w:val="14"/>
              </w:rPr>
            </w:pPr>
            <w:ins w:id="1038" w:author="Justin" w:date="2021-10-29T08:51:00Z">
              <w:r w:rsidRPr="00FD127C">
                <w:rPr>
                  <w:rFonts w:cs="Arial"/>
                  <w:b/>
                  <w:bCs/>
                  <w:sz w:val="16"/>
                  <w:szCs w:val="14"/>
                </w:rPr>
                <w:t>Type</w:t>
              </w:r>
            </w:ins>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231B06" w14:textId="77777777" w:rsidR="00590794" w:rsidRDefault="00590794" w:rsidP="00C739D1">
            <w:pPr>
              <w:rPr>
                <w:ins w:id="1039" w:author="Justin" w:date="2021-10-29T08:5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D0A174" w14:textId="77777777" w:rsidR="00590794" w:rsidRPr="00FD127C" w:rsidRDefault="00590794" w:rsidP="00C739D1">
            <w:pPr>
              <w:rPr>
                <w:ins w:id="1040" w:author="Justin" w:date="2021-10-29T08:51:00Z"/>
                <w:rFonts w:cs="Arial"/>
                <w:b/>
                <w:bCs/>
                <w:sz w:val="16"/>
                <w:szCs w:val="14"/>
              </w:rPr>
            </w:pPr>
            <w:ins w:id="1041" w:author="Justin" w:date="2021-10-29T08:51:00Z">
              <w:r w:rsidRPr="00FD127C">
                <w:rPr>
                  <w:rFonts w:cs="Arial"/>
                  <w:b/>
                  <w:bCs/>
                  <w:sz w:val="16"/>
                  <w:szCs w:val="14"/>
                </w:rPr>
                <w:t>Priority</w:t>
              </w:r>
            </w:ins>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CEA4C0" w14:textId="77777777" w:rsidR="00590794" w:rsidRDefault="00590794" w:rsidP="00C739D1">
            <w:pPr>
              <w:rPr>
                <w:ins w:id="1042"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9329C6" w14:textId="77777777" w:rsidR="00590794" w:rsidRPr="00FD127C" w:rsidRDefault="00590794" w:rsidP="00C739D1">
            <w:pPr>
              <w:ind w:left="128"/>
              <w:rPr>
                <w:ins w:id="1043" w:author="Justin" w:date="2021-10-29T08:51:00Z"/>
                <w:rFonts w:cs="Arial"/>
                <w:b/>
                <w:bCs/>
                <w:sz w:val="16"/>
                <w:szCs w:val="14"/>
              </w:rPr>
            </w:pPr>
            <w:ins w:id="1044" w:author="Justin" w:date="2021-10-29T08:51:00Z">
              <w:r w:rsidRPr="00FD127C">
                <w:rPr>
                  <w:rFonts w:cs="Arial"/>
                  <w:b/>
                  <w:bCs/>
                  <w:sz w:val="16"/>
                  <w:szCs w:val="14"/>
                </w:rPr>
                <w:t>Status</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B66A78" w14:textId="77777777" w:rsidR="00590794" w:rsidRDefault="00590794" w:rsidP="00C739D1">
            <w:pPr>
              <w:rPr>
                <w:ins w:id="1045" w:author="Justin" w:date="2021-10-29T08:51:00Z"/>
              </w:rPr>
            </w:pPr>
          </w:p>
        </w:tc>
      </w:tr>
      <w:tr w:rsidR="00590794" w:rsidRPr="00FD127C" w14:paraId="74F26DD4" w14:textId="77777777" w:rsidTr="00C739D1">
        <w:trPr>
          <w:ins w:id="1046" w:author="Justin" w:date="2021-10-29T08:5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C32AFD" w14:textId="77777777" w:rsidR="00590794" w:rsidRPr="00FD127C" w:rsidRDefault="00590794" w:rsidP="00C739D1">
            <w:pPr>
              <w:rPr>
                <w:ins w:id="1047" w:author="Justin" w:date="2021-10-29T08:51:00Z"/>
                <w:rFonts w:cs="Arial"/>
                <w:bCs/>
                <w:color w:val="808080" w:themeColor="background1" w:themeShade="80"/>
                <w:sz w:val="16"/>
                <w:szCs w:val="14"/>
              </w:rPr>
            </w:pPr>
            <w:ins w:id="1048" w:author="Justin" w:date="2021-10-29T08:51: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ins>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54F8A2" w14:textId="77777777" w:rsidR="00590794" w:rsidRPr="00FD127C" w:rsidRDefault="00590794" w:rsidP="00C739D1">
            <w:pPr>
              <w:rPr>
                <w:ins w:id="1049" w:author="Justin" w:date="2021-10-29T08:51:00Z"/>
                <w:rFonts w:cs="Arial"/>
                <w:bCs/>
                <w:color w:val="808080" w:themeColor="background1" w:themeShade="80"/>
                <w:sz w:val="16"/>
                <w:szCs w:val="14"/>
              </w:rPr>
            </w:pPr>
            <w:ins w:id="1050" w:author="Justin" w:date="2021-10-29T08:51: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ins>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D35F0F" w14:textId="77777777" w:rsidR="00590794" w:rsidRPr="00FD127C" w:rsidRDefault="00590794" w:rsidP="00C739D1">
            <w:pPr>
              <w:jc w:val="right"/>
              <w:rPr>
                <w:ins w:id="1051" w:author="Justin" w:date="2021-10-29T08:51:00Z"/>
                <w:rFonts w:cs="Arial"/>
                <w:bCs/>
                <w:color w:val="808080" w:themeColor="background1" w:themeShade="80"/>
                <w:sz w:val="16"/>
                <w:szCs w:val="14"/>
              </w:rPr>
            </w:pPr>
            <w:ins w:id="1052" w:author="Justin" w:date="2021-10-29T08:51:00Z">
              <w:r w:rsidRPr="00FD127C">
                <w:rPr>
                  <w:rFonts w:cs="Arial"/>
                  <w:bCs/>
                  <w:color w:val="808080" w:themeColor="background1" w:themeShade="80"/>
                  <w:sz w:val="16"/>
                  <w:szCs w:val="14"/>
                </w:rPr>
                <w:t>End of Requirement</w:t>
              </w:r>
            </w:ins>
          </w:p>
        </w:tc>
      </w:tr>
    </w:tbl>
    <w:p w14:paraId="136C64BD" w14:textId="77777777" w:rsidR="00590794" w:rsidRDefault="00590794" w:rsidP="00590794">
      <w:pPr>
        <w:rPr>
          <w:ins w:id="1053" w:author="Justin" w:date="2021-10-29T08:51:00Z"/>
        </w:rPr>
      </w:pPr>
    </w:p>
    <w:p w14:paraId="406170EA" w14:textId="7A3D35CA" w:rsidR="00590794" w:rsidRPr="0017445F" w:rsidRDefault="00E176B7" w:rsidP="00590794">
      <w:pPr>
        <w:pStyle w:val="RERequirement"/>
        <w:shd w:val="clear" w:color="auto" w:fill="F2F2F2" w:themeFill="background1" w:themeFillShade="F2"/>
        <w:rPr>
          <w:ins w:id="1054" w:author="Justin" w:date="2021-10-29T08:51:00Z"/>
        </w:rPr>
      </w:pPr>
      <w:ins w:id="1055" w:author="Bauer, Justin (J.)" w:date="2021-10-29T11:00:00Z">
        <w:r>
          <w:t>REQ-462314/A</w:t>
        </w:r>
      </w:ins>
      <w:ins w:id="1056" w:author="Justin" w:date="2021-10-29T08:51:00Z">
        <w:r w:rsidR="00590794">
          <w:t xml:space="preserve"> Display during Passenger username edit</w:t>
        </w:r>
      </w:ins>
    </w:p>
    <w:p w14:paraId="75359B12" w14:textId="77777777" w:rsidR="00590794" w:rsidRDefault="00590794" w:rsidP="00590794">
      <w:pPr>
        <w:rPr>
          <w:ins w:id="1057" w:author="Justin" w:date="2021-10-29T08:51:00Z"/>
          <w:rFonts w:cs="Arial"/>
        </w:rPr>
      </w:pPr>
      <w:ins w:id="1058" w:author="Justin" w:date="2021-10-29T08:51:00Z">
        <w:r>
          <w:rPr>
            <w:rFonts w:cs="Arial"/>
          </w:rPr>
          <w:t>When the user selects to edit their profile username, the Profile Interface Client shall display the Passenger Username screen with the option to edit the username.</w:t>
        </w:r>
      </w:ins>
    </w:p>
    <w:p w14:paraId="248AE81E" w14:textId="77777777" w:rsidR="00590794" w:rsidRPr="00C66B68" w:rsidRDefault="00590794" w:rsidP="00590794">
      <w:pPr>
        <w:rPr>
          <w:ins w:id="1059" w:author="Justin" w:date="2021-10-29T08:5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90794" w:rsidRPr="00FD127C" w14:paraId="57F59A51" w14:textId="77777777" w:rsidTr="00C739D1">
        <w:trPr>
          <w:ins w:id="1060" w:author="Justin" w:date="2021-10-29T08:51: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F793FF" w14:textId="77777777" w:rsidR="00590794" w:rsidRPr="00FD127C" w:rsidRDefault="00590794" w:rsidP="00C739D1">
            <w:pPr>
              <w:rPr>
                <w:ins w:id="1061" w:author="Justin" w:date="2021-10-29T08:51:00Z"/>
                <w:rFonts w:eastAsiaTheme="minorHAnsi" w:cs="Arial"/>
                <w:bCs/>
                <w:color w:val="808080" w:themeColor="background1" w:themeShade="80"/>
                <w:sz w:val="16"/>
                <w:szCs w:val="14"/>
              </w:rPr>
            </w:pPr>
            <w:ins w:id="1062" w:author="Justin" w:date="2021-10-29T08:51:00Z">
              <w:r w:rsidRPr="00FD127C">
                <w:rPr>
                  <w:rFonts w:cs="Arial"/>
                  <w:bCs/>
                  <w:color w:val="808080" w:themeColor="background1" w:themeShade="80"/>
                  <w:sz w:val="16"/>
                  <w:szCs w:val="14"/>
                </w:rPr>
                <w:t xml:space="preserve">Requirement ID: </w:t>
              </w:r>
            </w:ins>
          </w:p>
        </w:tc>
      </w:tr>
      <w:tr w:rsidR="00590794" w:rsidRPr="00FD127C" w14:paraId="027B8F46" w14:textId="77777777" w:rsidTr="00C739D1">
        <w:trPr>
          <w:ins w:id="1063"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2DF8DC" w14:textId="77777777" w:rsidR="00590794" w:rsidRPr="00FD127C" w:rsidRDefault="00590794" w:rsidP="00C739D1">
            <w:pPr>
              <w:rPr>
                <w:ins w:id="1064" w:author="Justin" w:date="2021-10-29T08:51:00Z"/>
                <w:rFonts w:eastAsiaTheme="minorHAnsi" w:cs="Arial"/>
                <w:b/>
                <w:bCs/>
                <w:sz w:val="16"/>
                <w:szCs w:val="14"/>
              </w:rPr>
            </w:pPr>
            <w:ins w:id="1065" w:author="Justin" w:date="2021-10-29T08:51:00Z">
              <w:r w:rsidRPr="00FD127C">
                <w:rPr>
                  <w:rFonts w:cs="Arial"/>
                  <w:b/>
                  <w:bCs/>
                  <w:sz w:val="16"/>
                  <w:szCs w:val="14"/>
                </w:rPr>
                <w:t>Rationale</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0C4D2" w14:textId="77777777" w:rsidR="00590794" w:rsidRDefault="00590794" w:rsidP="00C739D1">
            <w:pPr>
              <w:rPr>
                <w:ins w:id="1066" w:author="Justin" w:date="2021-10-29T08:51:00Z"/>
              </w:rPr>
            </w:pPr>
          </w:p>
        </w:tc>
      </w:tr>
      <w:tr w:rsidR="00590794" w:rsidRPr="00FD127C" w14:paraId="7D385BDF" w14:textId="77777777" w:rsidTr="00C739D1">
        <w:trPr>
          <w:ins w:id="1067"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3421F5" w14:textId="77777777" w:rsidR="00590794" w:rsidRPr="00FD127C" w:rsidRDefault="00590794" w:rsidP="00C739D1">
            <w:pPr>
              <w:rPr>
                <w:ins w:id="1068" w:author="Justin" w:date="2021-10-29T08:51:00Z"/>
                <w:rFonts w:eastAsiaTheme="minorHAnsi" w:cs="Arial"/>
                <w:b/>
                <w:bCs/>
                <w:sz w:val="16"/>
                <w:szCs w:val="14"/>
              </w:rPr>
            </w:pPr>
            <w:ins w:id="1069" w:author="Justin" w:date="2021-10-29T08:51:00Z">
              <w:r w:rsidRPr="00FD127C">
                <w:rPr>
                  <w:rFonts w:cs="Arial"/>
                  <w:b/>
                  <w:bCs/>
                  <w:sz w:val="16"/>
                  <w:szCs w:val="14"/>
                </w:rPr>
                <w:t>Acceptance Criteria</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079051" w14:textId="77777777" w:rsidR="00590794" w:rsidRDefault="00590794" w:rsidP="00C739D1">
            <w:pPr>
              <w:rPr>
                <w:ins w:id="1070" w:author="Justin" w:date="2021-10-29T08:51:00Z"/>
              </w:rPr>
            </w:pPr>
          </w:p>
        </w:tc>
      </w:tr>
      <w:tr w:rsidR="00590794" w:rsidRPr="00FD127C" w14:paraId="26D3D56A" w14:textId="77777777" w:rsidTr="00C739D1">
        <w:trPr>
          <w:ins w:id="1071"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298227" w14:textId="77777777" w:rsidR="00590794" w:rsidRPr="00FD127C" w:rsidRDefault="00590794" w:rsidP="00C739D1">
            <w:pPr>
              <w:rPr>
                <w:ins w:id="1072" w:author="Justin" w:date="2021-10-29T08:51:00Z"/>
                <w:rFonts w:cs="Arial"/>
                <w:sz w:val="16"/>
                <w:szCs w:val="14"/>
              </w:rPr>
            </w:pPr>
            <w:ins w:id="1073" w:author="Justin" w:date="2021-10-29T08:51:00Z">
              <w:r w:rsidRPr="00FD127C">
                <w:rPr>
                  <w:rFonts w:cs="Arial"/>
                  <w:b/>
                  <w:bCs/>
                  <w:sz w:val="16"/>
                  <w:szCs w:val="14"/>
                </w:rPr>
                <w:t>Notes</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731405" w14:textId="77777777" w:rsidR="00590794" w:rsidRDefault="00590794" w:rsidP="00C739D1">
            <w:pPr>
              <w:rPr>
                <w:ins w:id="1074" w:author="Justin" w:date="2021-10-29T08:51:00Z"/>
              </w:rPr>
            </w:pPr>
          </w:p>
        </w:tc>
      </w:tr>
      <w:tr w:rsidR="00590794" w:rsidRPr="00FD127C" w14:paraId="1A86E0D5" w14:textId="77777777" w:rsidTr="00C739D1">
        <w:trPr>
          <w:ins w:id="1075"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F15EE" w14:textId="77777777" w:rsidR="00590794" w:rsidRPr="00FD127C" w:rsidRDefault="00590794" w:rsidP="00C739D1">
            <w:pPr>
              <w:rPr>
                <w:ins w:id="1076" w:author="Justin" w:date="2021-10-29T08:51:00Z"/>
                <w:rFonts w:cs="Arial"/>
                <w:b/>
                <w:bCs/>
                <w:sz w:val="16"/>
                <w:szCs w:val="14"/>
              </w:rPr>
            </w:pPr>
            <w:ins w:id="1077" w:author="Justin" w:date="2021-10-29T08:51:00Z">
              <w:r w:rsidRPr="00FD127C">
                <w:rPr>
                  <w:rFonts w:cs="Arial"/>
                  <w:b/>
                  <w:bCs/>
                  <w:sz w:val="16"/>
                  <w:szCs w:val="14"/>
                </w:rPr>
                <w:t>Source</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E91DD0" w14:textId="77777777" w:rsidR="00590794" w:rsidRDefault="00590794" w:rsidP="00C739D1">
            <w:pPr>
              <w:rPr>
                <w:ins w:id="1078"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295994" w14:textId="77777777" w:rsidR="00590794" w:rsidRPr="00FD127C" w:rsidRDefault="00590794" w:rsidP="00C739D1">
            <w:pPr>
              <w:ind w:left="139"/>
              <w:rPr>
                <w:ins w:id="1079" w:author="Justin" w:date="2021-10-29T08:51:00Z"/>
                <w:rFonts w:cs="Arial"/>
                <w:b/>
                <w:bCs/>
                <w:sz w:val="16"/>
                <w:szCs w:val="14"/>
              </w:rPr>
            </w:pPr>
            <w:ins w:id="1080" w:author="Justin" w:date="2021-10-29T08:51:00Z">
              <w:r w:rsidRPr="00FD127C">
                <w:rPr>
                  <w:rFonts w:cs="Arial"/>
                  <w:b/>
                  <w:bCs/>
                  <w:sz w:val="16"/>
                  <w:szCs w:val="14"/>
                </w:rPr>
                <w:t>Owner</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5E5245" w14:textId="77777777" w:rsidR="00590794" w:rsidRDefault="00590794" w:rsidP="00C739D1">
            <w:pPr>
              <w:rPr>
                <w:ins w:id="1081" w:author="Justin" w:date="2021-10-29T08:51:00Z"/>
              </w:rPr>
            </w:pPr>
          </w:p>
        </w:tc>
      </w:tr>
      <w:tr w:rsidR="00590794" w:rsidRPr="00FD127C" w14:paraId="04A6F66C" w14:textId="77777777" w:rsidTr="00C739D1">
        <w:trPr>
          <w:ins w:id="1082"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6C14F6" w14:textId="77777777" w:rsidR="00590794" w:rsidRPr="00FD127C" w:rsidRDefault="00590794" w:rsidP="00C739D1">
            <w:pPr>
              <w:rPr>
                <w:ins w:id="1083" w:author="Justin" w:date="2021-10-29T08:51:00Z"/>
                <w:rFonts w:cs="Arial"/>
                <w:b/>
                <w:bCs/>
                <w:sz w:val="16"/>
                <w:szCs w:val="14"/>
              </w:rPr>
            </w:pPr>
            <w:ins w:id="1084" w:author="Justin" w:date="2021-10-29T08:51:00Z">
              <w:r w:rsidRPr="00FD127C">
                <w:rPr>
                  <w:rFonts w:cs="Arial"/>
                  <w:b/>
                  <w:bCs/>
                  <w:sz w:val="16"/>
                  <w:szCs w:val="14"/>
                </w:rPr>
                <w:t>Source Req.</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6CEE95" w14:textId="77777777" w:rsidR="00590794" w:rsidRDefault="00590794" w:rsidP="00C739D1">
            <w:pPr>
              <w:rPr>
                <w:ins w:id="1085"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0997C2" w14:textId="77777777" w:rsidR="00590794" w:rsidRPr="00FD127C" w:rsidRDefault="00590794" w:rsidP="00C739D1">
            <w:pPr>
              <w:ind w:left="139"/>
              <w:rPr>
                <w:ins w:id="1086" w:author="Justin" w:date="2021-10-29T08:51:00Z"/>
                <w:rFonts w:cs="Arial"/>
                <w:b/>
                <w:bCs/>
                <w:sz w:val="16"/>
                <w:szCs w:val="16"/>
              </w:rPr>
            </w:pPr>
            <w:ins w:id="1087" w:author="Justin" w:date="2021-10-29T08:51:00Z">
              <w:r w:rsidRPr="00FD127C">
                <w:rPr>
                  <w:rFonts w:cs="Arial"/>
                  <w:b/>
                  <w:bCs/>
                  <w:sz w:val="16"/>
                  <w:szCs w:val="16"/>
                </w:rPr>
                <w:t>V&amp;V Method</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0FA7D9" w14:textId="77777777" w:rsidR="00590794" w:rsidRDefault="00590794" w:rsidP="00C739D1">
            <w:pPr>
              <w:rPr>
                <w:ins w:id="1088" w:author="Justin" w:date="2021-10-29T08:51:00Z"/>
              </w:rPr>
            </w:pPr>
          </w:p>
        </w:tc>
      </w:tr>
      <w:tr w:rsidR="00590794" w:rsidRPr="00FD127C" w14:paraId="68C5E2B2" w14:textId="77777777" w:rsidTr="00C739D1">
        <w:trPr>
          <w:trHeight w:val="133"/>
          <w:ins w:id="1089"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83566" w14:textId="77777777" w:rsidR="00590794" w:rsidRPr="00FD127C" w:rsidRDefault="00590794" w:rsidP="00C739D1">
            <w:pPr>
              <w:rPr>
                <w:ins w:id="1090" w:author="Justin" w:date="2021-10-29T08:51:00Z"/>
                <w:rFonts w:eastAsiaTheme="minorHAnsi" w:cs="Arial"/>
                <w:b/>
                <w:bCs/>
                <w:sz w:val="16"/>
                <w:szCs w:val="14"/>
              </w:rPr>
            </w:pPr>
            <w:ins w:id="1091" w:author="Justin" w:date="2021-10-29T08:51:00Z">
              <w:r w:rsidRPr="00FD127C">
                <w:rPr>
                  <w:rFonts w:cs="Arial"/>
                  <w:b/>
                  <w:bCs/>
                  <w:sz w:val="16"/>
                  <w:szCs w:val="14"/>
                </w:rPr>
                <w:t>Type</w:t>
              </w:r>
            </w:ins>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354B52" w14:textId="77777777" w:rsidR="00590794" w:rsidRDefault="00590794" w:rsidP="00C739D1">
            <w:pPr>
              <w:rPr>
                <w:ins w:id="1092" w:author="Justin" w:date="2021-10-29T08:5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74448" w14:textId="77777777" w:rsidR="00590794" w:rsidRPr="00FD127C" w:rsidRDefault="00590794" w:rsidP="00C739D1">
            <w:pPr>
              <w:rPr>
                <w:ins w:id="1093" w:author="Justin" w:date="2021-10-29T08:51:00Z"/>
                <w:rFonts w:cs="Arial"/>
                <w:b/>
                <w:bCs/>
                <w:sz w:val="16"/>
                <w:szCs w:val="14"/>
              </w:rPr>
            </w:pPr>
            <w:ins w:id="1094" w:author="Justin" w:date="2021-10-29T08:51:00Z">
              <w:r w:rsidRPr="00FD127C">
                <w:rPr>
                  <w:rFonts w:cs="Arial"/>
                  <w:b/>
                  <w:bCs/>
                  <w:sz w:val="16"/>
                  <w:szCs w:val="14"/>
                </w:rPr>
                <w:t>Priority</w:t>
              </w:r>
            </w:ins>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23608A" w14:textId="77777777" w:rsidR="00590794" w:rsidRDefault="00590794" w:rsidP="00C739D1">
            <w:pPr>
              <w:rPr>
                <w:ins w:id="1095"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3B5490" w14:textId="77777777" w:rsidR="00590794" w:rsidRPr="00FD127C" w:rsidRDefault="00590794" w:rsidP="00C739D1">
            <w:pPr>
              <w:ind w:left="128"/>
              <w:rPr>
                <w:ins w:id="1096" w:author="Justin" w:date="2021-10-29T08:51:00Z"/>
                <w:rFonts w:cs="Arial"/>
                <w:b/>
                <w:bCs/>
                <w:sz w:val="16"/>
                <w:szCs w:val="14"/>
              </w:rPr>
            </w:pPr>
            <w:ins w:id="1097" w:author="Justin" w:date="2021-10-29T08:51:00Z">
              <w:r w:rsidRPr="00FD127C">
                <w:rPr>
                  <w:rFonts w:cs="Arial"/>
                  <w:b/>
                  <w:bCs/>
                  <w:sz w:val="16"/>
                  <w:szCs w:val="14"/>
                </w:rPr>
                <w:t>Status</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280EA0" w14:textId="77777777" w:rsidR="00590794" w:rsidRDefault="00590794" w:rsidP="00C739D1">
            <w:pPr>
              <w:rPr>
                <w:ins w:id="1098" w:author="Justin" w:date="2021-10-29T08:51:00Z"/>
              </w:rPr>
            </w:pPr>
          </w:p>
        </w:tc>
      </w:tr>
      <w:tr w:rsidR="00590794" w:rsidRPr="00FD127C" w14:paraId="2A79178F" w14:textId="77777777" w:rsidTr="00C739D1">
        <w:trPr>
          <w:ins w:id="1099" w:author="Justin" w:date="2021-10-29T08:5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96A6F3" w14:textId="77777777" w:rsidR="00590794" w:rsidRPr="00FD127C" w:rsidRDefault="00590794" w:rsidP="00C739D1">
            <w:pPr>
              <w:rPr>
                <w:ins w:id="1100" w:author="Justin" w:date="2021-10-29T08:51:00Z"/>
                <w:rFonts w:cs="Arial"/>
                <w:bCs/>
                <w:color w:val="808080" w:themeColor="background1" w:themeShade="80"/>
                <w:sz w:val="16"/>
                <w:szCs w:val="14"/>
              </w:rPr>
            </w:pPr>
            <w:ins w:id="1101" w:author="Justin" w:date="2021-10-29T08:51: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ins>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8F7B6A" w14:textId="77777777" w:rsidR="00590794" w:rsidRPr="00FD127C" w:rsidRDefault="00590794" w:rsidP="00C739D1">
            <w:pPr>
              <w:rPr>
                <w:ins w:id="1102" w:author="Justin" w:date="2021-10-29T08:51:00Z"/>
                <w:rFonts w:cs="Arial"/>
                <w:bCs/>
                <w:color w:val="808080" w:themeColor="background1" w:themeShade="80"/>
                <w:sz w:val="16"/>
                <w:szCs w:val="14"/>
              </w:rPr>
            </w:pPr>
            <w:ins w:id="1103" w:author="Justin" w:date="2021-10-29T08:51: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ins>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7E61C2" w14:textId="77777777" w:rsidR="00590794" w:rsidRPr="00FD127C" w:rsidRDefault="00590794" w:rsidP="00C739D1">
            <w:pPr>
              <w:jc w:val="right"/>
              <w:rPr>
                <w:ins w:id="1104" w:author="Justin" w:date="2021-10-29T08:51:00Z"/>
                <w:rFonts w:cs="Arial"/>
                <w:bCs/>
                <w:color w:val="808080" w:themeColor="background1" w:themeShade="80"/>
                <w:sz w:val="16"/>
                <w:szCs w:val="14"/>
              </w:rPr>
            </w:pPr>
            <w:ins w:id="1105" w:author="Justin" w:date="2021-10-29T08:51:00Z">
              <w:r w:rsidRPr="00FD127C">
                <w:rPr>
                  <w:rFonts w:cs="Arial"/>
                  <w:bCs/>
                  <w:color w:val="808080" w:themeColor="background1" w:themeShade="80"/>
                  <w:sz w:val="16"/>
                  <w:szCs w:val="14"/>
                </w:rPr>
                <w:t>End of Requirement</w:t>
              </w:r>
            </w:ins>
          </w:p>
        </w:tc>
      </w:tr>
    </w:tbl>
    <w:p w14:paraId="028998C0" w14:textId="77777777" w:rsidR="00590794" w:rsidRDefault="00590794" w:rsidP="00590794">
      <w:pPr>
        <w:rPr>
          <w:ins w:id="1106" w:author="Justin" w:date="2021-10-29T08:51:00Z"/>
        </w:rPr>
      </w:pPr>
    </w:p>
    <w:p w14:paraId="73B5C262" w14:textId="56CA1DB7" w:rsidR="00590794" w:rsidRPr="0017445F" w:rsidRDefault="00E176B7" w:rsidP="00590794">
      <w:pPr>
        <w:pStyle w:val="RERequirement"/>
        <w:shd w:val="clear" w:color="auto" w:fill="F2F2F2" w:themeFill="background1" w:themeFillShade="F2"/>
        <w:rPr>
          <w:ins w:id="1107" w:author="Justin" w:date="2021-10-29T08:51:00Z"/>
        </w:rPr>
      </w:pPr>
      <w:ins w:id="1108" w:author="Bauer, Justin (J.)" w:date="2021-10-29T11:01:00Z">
        <w:r>
          <w:t xml:space="preserve">REQ-462316/A </w:t>
        </w:r>
      </w:ins>
      <w:ins w:id="1109" w:author="Justin" w:date="2021-10-29T08:51:00Z">
        <w:r w:rsidR="00590794">
          <w:t>Passenger Profile Edit Screen Content</w:t>
        </w:r>
      </w:ins>
    </w:p>
    <w:p w14:paraId="1EEF1222" w14:textId="77777777" w:rsidR="00590794" w:rsidRDefault="00590794" w:rsidP="00590794">
      <w:pPr>
        <w:rPr>
          <w:ins w:id="1110" w:author="Justin" w:date="2021-10-29T08:51:00Z"/>
          <w:rFonts w:cs="Arial"/>
        </w:rPr>
      </w:pPr>
      <w:ins w:id="1111" w:author="Justin" w:date="2021-10-29T08:51:00Z">
        <w:r>
          <w:rPr>
            <w:rFonts w:cs="Arial"/>
          </w:rPr>
          <w:t>The Profile Interface Client shall display options for the following content when the user is editing a Passenger Profile:</w:t>
        </w:r>
      </w:ins>
    </w:p>
    <w:p w14:paraId="54975560" w14:textId="77777777" w:rsidR="00590794" w:rsidRDefault="00590794" w:rsidP="00590794">
      <w:pPr>
        <w:rPr>
          <w:ins w:id="1112" w:author="Justin" w:date="2021-10-29T08:51:00Z"/>
          <w:rFonts w:cs="Arial"/>
        </w:rPr>
      </w:pPr>
      <w:ins w:id="1113" w:author="Justin" w:date="2021-10-29T08:51:00Z">
        <w:r>
          <w:rPr>
            <w:rFonts w:cs="Arial"/>
          </w:rPr>
          <w:t>- Edit Username</w:t>
        </w:r>
      </w:ins>
    </w:p>
    <w:p w14:paraId="4CB33877" w14:textId="77777777" w:rsidR="00590794" w:rsidRDefault="00590794" w:rsidP="00590794">
      <w:pPr>
        <w:rPr>
          <w:ins w:id="1114" w:author="Justin" w:date="2021-10-29T08:51:00Z"/>
          <w:rFonts w:cs="Arial"/>
        </w:rPr>
      </w:pPr>
      <w:ins w:id="1115" w:author="Justin" w:date="2021-10-29T08:51:00Z">
        <w:r>
          <w:rPr>
            <w:rFonts w:cs="Arial"/>
          </w:rPr>
          <w:t>- Edit Avatar</w:t>
        </w:r>
      </w:ins>
    </w:p>
    <w:p w14:paraId="1289F8FC" w14:textId="77777777" w:rsidR="00590794" w:rsidRDefault="00590794" w:rsidP="00590794">
      <w:pPr>
        <w:rPr>
          <w:ins w:id="1116" w:author="Justin" w:date="2021-10-29T08:51:00Z"/>
          <w:rFonts w:cs="Arial"/>
        </w:rPr>
      </w:pPr>
      <w:ins w:id="1117" w:author="Justin" w:date="2021-10-29T08:51:00Z">
        <w:r>
          <w:rPr>
            <w:rFonts w:cs="Arial"/>
          </w:rPr>
          <w:t>- Edit AutoSave Toggle</w:t>
        </w:r>
      </w:ins>
    </w:p>
    <w:p w14:paraId="5221A786" w14:textId="77777777" w:rsidR="00590794" w:rsidRDefault="00590794" w:rsidP="00590794">
      <w:pPr>
        <w:rPr>
          <w:ins w:id="1118" w:author="Justin" w:date="2021-10-29T08:51:00Z"/>
          <w:rFonts w:cs="Arial"/>
        </w:rPr>
      </w:pPr>
      <w:ins w:id="1119" w:author="Justin" w:date="2021-10-29T08:51:00Z">
        <w:r>
          <w:rPr>
            <w:rFonts w:cs="Arial"/>
          </w:rPr>
          <w:t>- Exit Edit Screen button</w:t>
        </w:r>
      </w:ins>
    </w:p>
    <w:p w14:paraId="7024A08F" w14:textId="77777777" w:rsidR="00590794" w:rsidRPr="00C66B68" w:rsidRDefault="00590794" w:rsidP="00590794">
      <w:pPr>
        <w:rPr>
          <w:ins w:id="1120" w:author="Justin" w:date="2021-10-29T08:5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590794" w:rsidRPr="00FD127C" w14:paraId="08FE2907" w14:textId="77777777" w:rsidTr="00C739D1">
        <w:trPr>
          <w:ins w:id="1121" w:author="Justin" w:date="2021-10-29T08:51: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3088D5" w14:textId="77777777" w:rsidR="00590794" w:rsidRPr="00FD127C" w:rsidRDefault="00590794" w:rsidP="00C739D1">
            <w:pPr>
              <w:rPr>
                <w:ins w:id="1122" w:author="Justin" w:date="2021-10-29T08:51:00Z"/>
                <w:rFonts w:eastAsiaTheme="minorHAnsi" w:cs="Arial"/>
                <w:bCs/>
                <w:color w:val="808080" w:themeColor="background1" w:themeShade="80"/>
                <w:sz w:val="16"/>
                <w:szCs w:val="14"/>
              </w:rPr>
            </w:pPr>
            <w:ins w:id="1123" w:author="Justin" w:date="2021-10-29T08:51:00Z">
              <w:r w:rsidRPr="00FD127C">
                <w:rPr>
                  <w:rFonts w:cs="Arial"/>
                  <w:bCs/>
                  <w:color w:val="808080" w:themeColor="background1" w:themeShade="80"/>
                  <w:sz w:val="16"/>
                  <w:szCs w:val="14"/>
                </w:rPr>
                <w:t xml:space="preserve">Requirement ID: </w:t>
              </w:r>
            </w:ins>
          </w:p>
        </w:tc>
      </w:tr>
      <w:tr w:rsidR="00590794" w:rsidRPr="00FD127C" w14:paraId="42EE5257" w14:textId="77777777" w:rsidTr="00C739D1">
        <w:trPr>
          <w:ins w:id="1124"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789643" w14:textId="77777777" w:rsidR="00590794" w:rsidRPr="00FD127C" w:rsidRDefault="00590794" w:rsidP="00C739D1">
            <w:pPr>
              <w:rPr>
                <w:ins w:id="1125" w:author="Justin" w:date="2021-10-29T08:51:00Z"/>
                <w:rFonts w:eastAsiaTheme="minorHAnsi" w:cs="Arial"/>
                <w:b/>
                <w:bCs/>
                <w:sz w:val="16"/>
                <w:szCs w:val="14"/>
              </w:rPr>
            </w:pPr>
            <w:ins w:id="1126" w:author="Justin" w:date="2021-10-29T08:51:00Z">
              <w:r w:rsidRPr="00FD127C">
                <w:rPr>
                  <w:rFonts w:cs="Arial"/>
                  <w:b/>
                  <w:bCs/>
                  <w:sz w:val="16"/>
                  <w:szCs w:val="14"/>
                </w:rPr>
                <w:t>Rationale</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293BF7" w14:textId="77777777" w:rsidR="00590794" w:rsidRDefault="00590794" w:rsidP="00C739D1">
            <w:pPr>
              <w:rPr>
                <w:ins w:id="1127" w:author="Justin" w:date="2021-10-29T08:51:00Z"/>
              </w:rPr>
            </w:pPr>
          </w:p>
        </w:tc>
      </w:tr>
      <w:tr w:rsidR="00590794" w:rsidRPr="00FD127C" w14:paraId="42F0EA11" w14:textId="77777777" w:rsidTr="00C739D1">
        <w:trPr>
          <w:ins w:id="1128"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D9A4C1" w14:textId="77777777" w:rsidR="00590794" w:rsidRPr="00FD127C" w:rsidRDefault="00590794" w:rsidP="00C739D1">
            <w:pPr>
              <w:rPr>
                <w:ins w:id="1129" w:author="Justin" w:date="2021-10-29T08:51:00Z"/>
                <w:rFonts w:eastAsiaTheme="minorHAnsi" w:cs="Arial"/>
                <w:b/>
                <w:bCs/>
                <w:sz w:val="16"/>
                <w:szCs w:val="14"/>
              </w:rPr>
            </w:pPr>
            <w:ins w:id="1130" w:author="Justin" w:date="2021-10-29T08:51:00Z">
              <w:r w:rsidRPr="00FD127C">
                <w:rPr>
                  <w:rFonts w:cs="Arial"/>
                  <w:b/>
                  <w:bCs/>
                  <w:sz w:val="16"/>
                  <w:szCs w:val="14"/>
                </w:rPr>
                <w:t>Acceptance Criteria</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924F16" w14:textId="77777777" w:rsidR="00590794" w:rsidRDefault="00590794" w:rsidP="00C739D1">
            <w:pPr>
              <w:rPr>
                <w:ins w:id="1131" w:author="Justin" w:date="2021-10-29T08:51:00Z"/>
              </w:rPr>
            </w:pPr>
          </w:p>
        </w:tc>
      </w:tr>
      <w:tr w:rsidR="00590794" w:rsidRPr="00FD127C" w14:paraId="66AD5849" w14:textId="77777777" w:rsidTr="00C739D1">
        <w:trPr>
          <w:ins w:id="1132"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05762" w14:textId="77777777" w:rsidR="00590794" w:rsidRPr="00FD127C" w:rsidRDefault="00590794" w:rsidP="00C739D1">
            <w:pPr>
              <w:rPr>
                <w:ins w:id="1133" w:author="Justin" w:date="2021-10-29T08:51:00Z"/>
                <w:rFonts w:cs="Arial"/>
                <w:sz w:val="16"/>
                <w:szCs w:val="14"/>
              </w:rPr>
            </w:pPr>
            <w:ins w:id="1134" w:author="Justin" w:date="2021-10-29T08:51:00Z">
              <w:r w:rsidRPr="00FD127C">
                <w:rPr>
                  <w:rFonts w:cs="Arial"/>
                  <w:b/>
                  <w:bCs/>
                  <w:sz w:val="16"/>
                  <w:szCs w:val="14"/>
                </w:rPr>
                <w:t>Notes</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350FD6" w14:textId="77777777" w:rsidR="00590794" w:rsidRDefault="00590794" w:rsidP="00C739D1">
            <w:pPr>
              <w:rPr>
                <w:ins w:id="1135" w:author="Justin" w:date="2021-10-29T08:51:00Z"/>
              </w:rPr>
            </w:pPr>
          </w:p>
        </w:tc>
      </w:tr>
      <w:tr w:rsidR="00590794" w:rsidRPr="00FD127C" w14:paraId="1A09FCCF" w14:textId="77777777" w:rsidTr="00C739D1">
        <w:trPr>
          <w:ins w:id="1136"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0D6AB" w14:textId="77777777" w:rsidR="00590794" w:rsidRPr="00FD127C" w:rsidRDefault="00590794" w:rsidP="00C739D1">
            <w:pPr>
              <w:rPr>
                <w:ins w:id="1137" w:author="Justin" w:date="2021-10-29T08:51:00Z"/>
                <w:rFonts w:cs="Arial"/>
                <w:b/>
                <w:bCs/>
                <w:sz w:val="16"/>
                <w:szCs w:val="14"/>
              </w:rPr>
            </w:pPr>
            <w:ins w:id="1138" w:author="Justin" w:date="2021-10-29T08:51:00Z">
              <w:r w:rsidRPr="00FD127C">
                <w:rPr>
                  <w:rFonts w:cs="Arial"/>
                  <w:b/>
                  <w:bCs/>
                  <w:sz w:val="16"/>
                  <w:szCs w:val="14"/>
                </w:rPr>
                <w:t>Source</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D8120C" w14:textId="77777777" w:rsidR="00590794" w:rsidRDefault="00590794" w:rsidP="00C739D1">
            <w:pPr>
              <w:rPr>
                <w:ins w:id="1139"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392B7B" w14:textId="77777777" w:rsidR="00590794" w:rsidRPr="00FD127C" w:rsidRDefault="00590794" w:rsidP="00C739D1">
            <w:pPr>
              <w:ind w:left="139"/>
              <w:rPr>
                <w:ins w:id="1140" w:author="Justin" w:date="2021-10-29T08:51:00Z"/>
                <w:rFonts w:cs="Arial"/>
                <w:b/>
                <w:bCs/>
                <w:sz w:val="16"/>
                <w:szCs w:val="14"/>
              </w:rPr>
            </w:pPr>
            <w:ins w:id="1141" w:author="Justin" w:date="2021-10-29T08:51:00Z">
              <w:r w:rsidRPr="00FD127C">
                <w:rPr>
                  <w:rFonts w:cs="Arial"/>
                  <w:b/>
                  <w:bCs/>
                  <w:sz w:val="16"/>
                  <w:szCs w:val="14"/>
                </w:rPr>
                <w:t>Owner</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45CE59" w14:textId="77777777" w:rsidR="00590794" w:rsidRDefault="00590794" w:rsidP="00C739D1">
            <w:pPr>
              <w:rPr>
                <w:ins w:id="1142" w:author="Justin" w:date="2021-10-29T08:51:00Z"/>
              </w:rPr>
            </w:pPr>
          </w:p>
        </w:tc>
      </w:tr>
      <w:tr w:rsidR="00590794" w:rsidRPr="00FD127C" w14:paraId="5925506F" w14:textId="77777777" w:rsidTr="00C739D1">
        <w:trPr>
          <w:ins w:id="1143"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3447D3" w14:textId="77777777" w:rsidR="00590794" w:rsidRPr="00FD127C" w:rsidRDefault="00590794" w:rsidP="00C739D1">
            <w:pPr>
              <w:rPr>
                <w:ins w:id="1144" w:author="Justin" w:date="2021-10-29T08:51:00Z"/>
                <w:rFonts w:cs="Arial"/>
                <w:b/>
                <w:bCs/>
                <w:sz w:val="16"/>
                <w:szCs w:val="14"/>
              </w:rPr>
            </w:pPr>
            <w:ins w:id="1145" w:author="Justin" w:date="2021-10-29T08:51:00Z">
              <w:r w:rsidRPr="00FD127C">
                <w:rPr>
                  <w:rFonts w:cs="Arial"/>
                  <w:b/>
                  <w:bCs/>
                  <w:sz w:val="16"/>
                  <w:szCs w:val="14"/>
                </w:rPr>
                <w:t>Source Req.</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42D16" w14:textId="77777777" w:rsidR="00590794" w:rsidRDefault="00590794" w:rsidP="00C739D1">
            <w:pPr>
              <w:rPr>
                <w:ins w:id="1146"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32911D" w14:textId="77777777" w:rsidR="00590794" w:rsidRPr="00FD127C" w:rsidRDefault="00590794" w:rsidP="00C739D1">
            <w:pPr>
              <w:ind w:left="139"/>
              <w:rPr>
                <w:ins w:id="1147" w:author="Justin" w:date="2021-10-29T08:51:00Z"/>
                <w:rFonts w:cs="Arial"/>
                <w:b/>
                <w:bCs/>
                <w:sz w:val="16"/>
                <w:szCs w:val="16"/>
              </w:rPr>
            </w:pPr>
            <w:ins w:id="1148" w:author="Justin" w:date="2021-10-29T08:51:00Z">
              <w:r w:rsidRPr="00FD127C">
                <w:rPr>
                  <w:rFonts w:cs="Arial"/>
                  <w:b/>
                  <w:bCs/>
                  <w:sz w:val="16"/>
                  <w:szCs w:val="16"/>
                </w:rPr>
                <w:t>V&amp;V Method</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F5E37F" w14:textId="77777777" w:rsidR="00590794" w:rsidRDefault="00590794" w:rsidP="00C739D1">
            <w:pPr>
              <w:rPr>
                <w:ins w:id="1149" w:author="Justin" w:date="2021-10-29T08:51:00Z"/>
              </w:rPr>
            </w:pPr>
          </w:p>
        </w:tc>
      </w:tr>
      <w:tr w:rsidR="00590794" w:rsidRPr="00FD127C" w14:paraId="4A7A9EAE" w14:textId="77777777" w:rsidTr="00C739D1">
        <w:trPr>
          <w:trHeight w:val="133"/>
          <w:ins w:id="1150" w:author="Justin" w:date="2021-10-29T08:51: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8B8F3D" w14:textId="77777777" w:rsidR="00590794" w:rsidRPr="00FD127C" w:rsidRDefault="00590794" w:rsidP="00C739D1">
            <w:pPr>
              <w:rPr>
                <w:ins w:id="1151" w:author="Justin" w:date="2021-10-29T08:51:00Z"/>
                <w:rFonts w:eastAsiaTheme="minorHAnsi" w:cs="Arial"/>
                <w:b/>
                <w:bCs/>
                <w:sz w:val="16"/>
                <w:szCs w:val="14"/>
              </w:rPr>
            </w:pPr>
            <w:ins w:id="1152" w:author="Justin" w:date="2021-10-29T08:51:00Z">
              <w:r w:rsidRPr="00FD127C">
                <w:rPr>
                  <w:rFonts w:cs="Arial"/>
                  <w:b/>
                  <w:bCs/>
                  <w:sz w:val="16"/>
                  <w:szCs w:val="14"/>
                </w:rPr>
                <w:t>Type</w:t>
              </w:r>
            </w:ins>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02D3A1" w14:textId="77777777" w:rsidR="00590794" w:rsidRDefault="00590794" w:rsidP="00C739D1">
            <w:pPr>
              <w:rPr>
                <w:ins w:id="1153" w:author="Justin" w:date="2021-10-29T08:5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D915E" w14:textId="77777777" w:rsidR="00590794" w:rsidRPr="00FD127C" w:rsidRDefault="00590794" w:rsidP="00C739D1">
            <w:pPr>
              <w:rPr>
                <w:ins w:id="1154" w:author="Justin" w:date="2021-10-29T08:51:00Z"/>
                <w:rFonts w:cs="Arial"/>
                <w:b/>
                <w:bCs/>
                <w:sz w:val="16"/>
                <w:szCs w:val="14"/>
              </w:rPr>
            </w:pPr>
            <w:ins w:id="1155" w:author="Justin" w:date="2021-10-29T08:51:00Z">
              <w:r w:rsidRPr="00FD127C">
                <w:rPr>
                  <w:rFonts w:cs="Arial"/>
                  <w:b/>
                  <w:bCs/>
                  <w:sz w:val="16"/>
                  <w:szCs w:val="14"/>
                </w:rPr>
                <w:t>Priority</w:t>
              </w:r>
            </w:ins>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3EA0BD" w14:textId="77777777" w:rsidR="00590794" w:rsidRDefault="00590794" w:rsidP="00C739D1">
            <w:pPr>
              <w:rPr>
                <w:ins w:id="1156" w:author="Justin" w:date="2021-10-29T08:5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A9211F" w14:textId="77777777" w:rsidR="00590794" w:rsidRPr="00FD127C" w:rsidRDefault="00590794" w:rsidP="00C739D1">
            <w:pPr>
              <w:ind w:left="128"/>
              <w:rPr>
                <w:ins w:id="1157" w:author="Justin" w:date="2021-10-29T08:51:00Z"/>
                <w:rFonts w:cs="Arial"/>
                <w:b/>
                <w:bCs/>
                <w:sz w:val="16"/>
                <w:szCs w:val="14"/>
              </w:rPr>
            </w:pPr>
            <w:ins w:id="1158" w:author="Justin" w:date="2021-10-29T08:51:00Z">
              <w:r w:rsidRPr="00FD127C">
                <w:rPr>
                  <w:rFonts w:cs="Arial"/>
                  <w:b/>
                  <w:bCs/>
                  <w:sz w:val="16"/>
                  <w:szCs w:val="14"/>
                </w:rPr>
                <w:t>Status</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68470D" w14:textId="77777777" w:rsidR="00590794" w:rsidRDefault="00590794" w:rsidP="00C739D1">
            <w:pPr>
              <w:rPr>
                <w:ins w:id="1159" w:author="Justin" w:date="2021-10-29T08:51:00Z"/>
              </w:rPr>
            </w:pPr>
          </w:p>
        </w:tc>
      </w:tr>
      <w:tr w:rsidR="00590794" w:rsidRPr="00FD127C" w14:paraId="7114E750" w14:textId="77777777" w:rsidTr="00C739D1">
        <w:trPr>
          <w:ins w:id="1160" w:author="Justin" w:date="2021-10-29T08:51: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2654B2" w14:textId="77777777" w:rsidR="00590794" w:rsidRPr="00FD127C" w:rsidRDefault="00590794" w:rsidP="00C739D1">
            <w:pPr>
              <w:rPr>
                <w:ins w:id="1161" w:author="Justin" w:date="2021-10-29T08:51:00Z"/>
                <w:rFonts w:cs="Arial"/>
                <w:bCs/>
                <w:color w:val="808080" w:themeColor="background1" w:themeShade="80"/>
                <w:sz w:val="16"/>
                <w:szCs w:val="14"/>
              </w:rPr>
            </w:pPr>
            <w:ins w:id="1162" w:author="Justin" w:date="2021-10-29T08:51: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ins>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8C288D" w14:textId="77777777" w:rsidR="00590794" w:rsidRPr="00FD127C" w:rsidRDefault="00590794" w:rsidP="00C739D1">
            <w:pPr>
              <w:rPr>
                <w:ins w:id="1163" w:author="Justin" w:date="2021-10-29T08:51:00Z"/>
                <w:rFonts w:cs="Arial"/>
                <w:bCs/>
                <w:color w:val="808080" w:themeColor="background1" w:themeShade="80"/>
                <w:sz w:val="16"/>
                <w:szCs w:val="14"/>
              </w:rPr>
            </w:pPr>
            <w:ins w:id="1164" w:author="Justin" w:date="2021-10-29T08:51: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ins>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FC74AC" w14:textId="77777777" w:rsidR="00590794" w:rsidRPr="00FD127C" w:rsidRDefault="00590794" w:rsidP="00C739D1">
            <w:pPr>
              <w:jc w:val="right"/>
              <w:rPr>
                <w:ins w:id="1165" w:author="Justin" w:date="2021-10-29T08:51:00Z"/>
                <w:rFonts w:cs="Arial"/>
                <w:bCs/>
                <w:color w:val="808080" w:themeColor="background1" w:themeShade="80"/>
                <w:sz w:val="16"/>
                <w:szCs w:val="14"/>
              </w:rPr>
            </w:pPr>
            <w:ins w:id="1166" w:author="Justin" w:date="2021-10-29T08:51:00Z">
              <w:r w:rsidRPr="00FD127C">
                <w:rPr>
                  <w:rFonts w:cs="Arial"/>
                  <w:bCs/>
                  <w:color w:val="808080" w:themeColor="background1" w:themeShade="80"/>
                  <w:sz w:val="16"/>
                  <w:szCs w:val="14"/>
                </w:rPr>
                <w:t>End of Requirement</w:t>
              </w:r>
            </w:ins>
          </w:p>
        </w:tc>
      </w:tr>
    </w:tbl>
    <w:p w14:paraId="30422019" w14:textId="77777777" w:rsidR="00590794" w:rsidRDefault="00590794" w:rsidP="00F81BE7"/>
    <w:p w14:paraId="6D78A350" w14:textId="77777777" w:rsidR="00F81BE7" w:rsidRDefault="00F81BE7" w:rsidP="00F81BE7">
      <w:pPr>
        <w:pStyle w:val="Heading5"/>
        <w:numPr>
          <w:ilvl w:val="4"/>
          <w:numId w:val="4"/>
        </w:numPr>
      </w:pPr>
      <w:r>
        <w:t>Error Handling</w:t>
      </w:r>
    </w:p>
    <w:p w14:paraId="481E18EA" w14:textId="77777777" w:rsidR="00F81BE7" w:rsidRDefault="00F81BE7" w:rsidP="00F81BE7"/>
    <w:p w14:paraId="45AEB5BB" w14:textId="77777777" w:rsidR="00F81BE7" w:rsidRDefault="00F81BE7" w:rsidP="00F81BE7">
      <w:pPr>
        <w:rPr>
          <w:color w:val="A6A6A6" w:themeColor="background1" w:themeShade="A6"/>
        </w:rPr>
      </w:pPr>
      <w:r>
        <w:rPr>
          <w:color w:val="A6A6A6" w:themeColor="background1" w:themeShade="A6"/>
        </w:rPr>
        <w:t>No Error Handling Requirements specified.</w:t>
      </w:r>
    </w:p>
    <w:p w14:paraId="5A7E8FEA" w14:textId="77777777" w:rsidR="00F81BE7" w:rsidRDefault="00F81BE7" w:rsidP="00F81BE7">
      <w:pPr>
        <w:pStyle w:val="Heading4"/>
        <w:numPr>
          <w:ilvl w:val="3"/>
          <w:numId w:val="4"/>
        </w:numPr>
      </w:pPr>
      <w:r>
        <w:t>Non-Functional Requirements</w:t>
      </w:r>
    </w:p>
    <w:p w14:paraId="4463DAB3" w14:textId="77777777" w:rsidR="00F81BE7" w:rsidRDefault="00F81BE7" w:rsidP="00F81BE7"/>
    <w:p w14:paraId="45C9E4EF" w14:textId="77777777" w:rsidR="00F81BE7" w:rsidRDefault="00F81BE7" w:rsidP="00F81BE7">
      <w:pPr>
        <w:rPr>
          <w:color w:val="A6A6A6" w:themeColor="background1" w:themeShade="A6"/>
        </w:rPr>
      </w:pPr>
      <w:r>
        <w:rPr>
          <w:color w:val="A6A6A6" w:themeColor="background1" w:themeShade="A6"/>
        </w:rPr>
        <w:t>No Non-Functional Requirements specified.</w:t>
      </w:r>
    </w:p>
    <w:p w14:paraId="6D6091D8" w14:textId="77777777" w:rsidR="00F81BE7" w:rsidRDefault="00F81BE7" w:rsidP="00F81BE7">
      <w:pPr>
        <w:pStyle w:val="Heading4"/>
        <w:numPr>
          <w:ilvl w:val="3"/>
          <w:numId w:val="4"/>
        </w:numPr>
      </w:pPr>
      <w:r>
        <w:lastRenderedPageBreak/>
        <w:t>Functional Safety Requirements</w:t>
      </w:r>
    </w:p>
    <w:p w14:paraId="2CC7F053" w14:textId="77777777" w:rsidR="00F81BE7" w:rsidRDefault="00F81BE7" w:rsidP="00F81BE7">
      <w:pPr>
        <w:rPr>
          <w:highlight w:val="yellow"/>
        </w:rPr>
      </w:pPr>
    </w:p>
    <w:p w14:paraId="0D5B6683"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06787893" w14:textId="77777777" w:rsidR="00F81BE7" w:rsidRDefault="00F81BE7" w:rsidP="00F81BE7">
      <w:pPr>
        <w:pStyle w:val="Heading5"/>
        <w:numPr>
          <w:ilvl w:val="4"/>
          <w:numId w:val="4"/>
        </w:numPr>
      </w:pPr>
      <w:r>
        <w:t>ASIL Decomposition of Functional Safety Requirements</w:t>
      </w:r>
    </w:p>
    <w:p w14:paraId="56B64FBB" w14:textId="77777777" w:rsidR="00F81BE7" w:rsidRDefault="00F81BE7" w:rsidP="00F81BE7">
      <w:pPr>
        <w:pStyle w:val="NoSpacing"/>
      </w:pPr>
    </w:p>
    <w:p w14:paraId="2B1D98D8" w14:textId="77777777" w:rsidR="00F81BE7" w:rsidRDefault="00F81BE7" w:rsidP="00F81BE7">
      <w:pPr>
        <w:pStyle w:val="NoSpacing"/>
      </w:pPr>
    </w:p>
    <w:p w14:paraId="297D5D21"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496A797A" w14:textId="77777777" w:rsidR="00F81BE7" w:rsidRDefault="00F81BE7" w:rsidP="00F81BE7">
      <w:pPr>
        <w:pStyle w:val="Heading4"/>
        <w:numPr>
          <w:ilvl w:val="3"/>
          <w:numId w:val="4"/>
        </w:numPr>
      </w:pPr>
      <w:r>
        <w:t>Other Requirements</w:t>
      </w:r>
    </w:p>
    <w:p w14:paraId="14C329E5" w14:textId="77777777" w:rsidR="00F81BE7" w:rsidRDefault="00F81BE7" w:rsidP="00F81BE7">
      <w:pPr>
        <w:pStyle w:val="Heading5"/>
        <w:numPr>
          <w:ilvl w:val="4"/>
          <w:numId w:val="4"/>
        </w:numPr>
      </w:pPr>
      <w:r>
        <w:t>Design Requirements</w:t>
      </w:r>
    </w:p>
    <w:p w14:paraId="1E2AF13D" w14:textId="77777777" w:rsidR="00F81BE7" w:rsidRDefault="00F81BE7" w:rsidP="00F81BE7"/>
    <w:p w14:paraId="707569BA" w14:textId="77777777" w:rsidR="00F81BE7" w:rsidRDefault="00F81BE7" w:rsidP="00F81BE7">
      <w:pPr>
        <w:rPr>
          <w:color w:val="A6A6A6" w:themeColor="background1" w:themeShade="A6"/>
        </w:rPr>
      </w:pPr>
      <w:r>
        <w:rPr>
          <w:color w:val="A6A6A6" w:themeColor="background1" w:themeShade="A6"/>
        </w:rPr>
        <w:t>No Design Requirements specified.</w:t>
      </w:r>
    </w:p>
    <w:p w14:paraId="63660A17" w14:textId="77777777" w:rsidR="00F81BE7" w:rsidRDefault="00F81BE7" w:rsidP="00F81BE7">
      <w:pPr>
        <w:pStyle w:val="Heading2"/>
        <w:numPr>
          <w:ilvl w:val="1"/>
          <w:numId w:val="4"/>
        </w:numPr>
      </w:pPr>
      <w:r>
        <w:rPr>
          <w:noProof/>
        </w:rPr>
        <w:drawing>
          <wp:inline distT="0" distB="0" distL="0" distR="0" wp14:anchorId="6EA25677" wp14:editId="64DC050B">
            <wp:extent cx="152400" cy="152400"/>
            <wp:effectExtent l="0" t="0" r="0" b="0"/>
            <wp:docPr id="272"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167" w:name="_991d5e72a973cef6b299668648263c6c"/>
      <w:r>
        <w:t>Display Passenger Setup Wizard Flow</w:t>
      </w:r>
      <w:bookmarkEnd w:id="1167"/>
    </w:p>
    <w:p w14:paraId="5C9E0891" w14:textId="77777777" w:rsidR="00F81BE7" w:rsidRDefault="00F81BE7" w:rsidP="00F81BE7">
      <w:pPr>
        <w:pStyle w:val="Heading3"/>
        <w:numPr>
          <w:ilvl w:val="2"/>
          <w:numId w:val="4"/>
        </w:numPr>
      </w:pPr>
      <w:r>
        <w:t>Function Overview</w:t>
      </w:r>
    </w:p>
    <w:p w14:paraId="35BB9850" w14:textId="77777777" w:rsidR="00F81BE7" w:rsidRDefault="00F81BE7" w:rsidP="00F81BE7">
      <w:pPr>
        <w:pStyle w:val="Heading4"/>
        <w:numPr>
          <w:ilvl w:val="3"/>
          <w:numId w:val="4"/>
        </w:numPr>
      </w:pPr>
      <w:r>
        <w:t>Description</w:t>
      </w:r>
    </w:p>
    <w:p w14:paraId="78CF15A4" w14:textId="77777777" w:rsidR="00F81BE7" w:rsidRDefault="00F81BE7" w:rsidP="00F81BE7">
      <w:pPr>
        <w:contextualSpacing/>
      </w:pPr>
    </w:p>
    <w:p w14:paraId="3B7E39F3" w14:textId="77777777" w:rsidR="00F81BE7" w:rsidRDefault="00F81BE7" w:rsidP="00F81BE7">
      <w:pPr>
        <w:contextualSpacing/>
      </w:pPr>
      <w:r>
        <w:t>Function is allocated to:</w:t>
      </w:r>
    </w:p>
    <w:p w14:paraId="74820567" w14:textId="77777777" w:rsidR="00F81BE7" w:rsidRDefault="00F81BE7" w:rsidP="00F81BE7">
      <w:pPr>
        <w:pStyle w:val="ListParagraph"/>
        <w:numPr>
          <w:ilvl w:val="0"/>
          <w:numId w:val="13"/>
        </w:numPr>
        <w:contextualSpacing/>
      </w:pPr>
      <w:r>
        <w:rPr>
          <w:noProof/>
        </w:rPr>
        <w:drawing>
          <wp:inline distT="0" distB="0" distL="0" distR="0" wp14:anchorId="67BA73E6" wp14:editId="76FD36E3">
            <wp:extent cx="152400" cy="152400"/>
            <wp:effectExtent l="0" t="0" r="0" b="0"/>
            <wp:docPr id="274" name="Picture 1716959969.jpg" descr="1716959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716959969.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Front Passenger Profiles &lt;&lt;Feature&gt;&gt;</w:t>
      </w:r>
    </w:p>
    <w:p w14:paraId="3B16305D" w14:textId="77777777" w:rsidR="00F81BE7" w:rsidRDefault="00F81BE7" w:rsidP="00F81BE7">
      <w:pPr>
        <w:pStyle w:val="ListParagraph"/>
        <w:numPr>
          <w:ilvl w:val="0"/>
          <w:numId w:val="13"/>
        </w:numPr>
        <w:contextualSpacing/>
      </w:pPr>
      <w:r>
        <w:rPr>
          <w:noProof/>
        </w:rPr>
        <w:drawing>
          <wp:inline distT="0" distB="0" distL="0" distR="0" wp14:anchorId="6B2F97BA" wp14:editId="1BDC9EC1">
            <wp:extent cx="152400" cy="152400"/>
            <wp:effectExtent l="0" t="0" r="0" b="0"/>
            <wp:docPr id="276"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5D4A21A5" w14:textId="77777777" w:rsidR="00F81BE7" w:rsidRDefault="00F81BE7" w:rsidP="00F81BE7">
      <w:pPr>
        <w:contextualSpacing/>
      </w:pPr>
    </w:p>
    <w:p w14:paraId="7FF9AA2D" w14:textId="77777777" w:rsidR="00F81BE7" w:rsidRDefault="00F81BE7" w:rsidP="00F81BE7">
      <w:pPr>
        <w:contextualSpacing/>
      </w:pPr>
      <w:r w:rsidRPr="00A554C4">
        <w:t>HMI function that navigates the user through a Passenger Profile Creation Setup Wizard.</w:t>
      </w:r>
    </w:p>
    <w:p w14:paraId="28028E7D" w14:textId="77777777" w:rsidR="00F81BE7" w:rsidRDefault="00F81BE7" w:rsidP="00F81BE7">
      <w:pPr>
        <w:pStyle w:val="Heading4"/>
        <w:numPr>
          <w:ilvl w:val="3"/>
          <w:numId w:val="4"/>
        </w:numPr>
      </w:pPr>
      <w:r>
        <w:t>Variants</w:t>
      </w:r>
    </w:p>
    <w:p w14:paraId="05211AEB" w14:textId="77777777" w:rsidR="00F81BE7" w:rsidRDefault="00F81BE7" w:rsidP="00F81BE7"/>
    <w:p w14:paraId="6212641D"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769795F5" w14:textId="77777777" w:rsidR="00F81BE7" w:rsidRDefault="00F81BE7" w:rsidP="00F81BE7">
      <w:pPr>
        <w:pStyle w:val="Heading4"/>
        <w:numPr>
          <w:ilvl w:val="3"/>
          <w:numId w:val="4"/>
        </w:numPr>
      </w:pPr>
      <w:r>
        <w:t>Input Requirements</w:t>
      </w:r>
    </w:p>
    <w:p w14:paraId="3060C7A6" w14:textId="77777777" w:rsidR="00F81BE7" w:rsidRDefault="00F81BE7" w:rsidP="00F81BE7"/>
    <w:p w14:paraId="0BD7F7A9"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7744C564" w14:textId="77777777" w:rsidR="00F81BE7" w:rsidRDefault="00F81BE7" w:rsidP="00F81BE7">
      <w:pPr>
        <w:pStyle w:val="Heading4"/>
        <w:numPr>
          <w:ilvl w:val="3"/>
          <w:numId w:val="4"/>
        </w:numPr>
      </w:pPr>
      <w:r>
        <w:t>Assumptions</w:t>
      </w:r>
    </w:p>
    <w:p w14:paraId="2455739B" w14:textId="77777777" w:rsidR="00F81BE7" w:rsidRDefault="00F81BE7" w:rsidP="00F81BE7"/>
    <w:p w14:paraId="7D40D8E5"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3BCDD65B" w14:textId="77777777" w:rsidR="00F81BE7" w:rsidRDefault="00F81BE7" w:rsidP="00F81BE7"/>
    <w:p w14:paraId="62A542FD" w14:textId="77777777" w:rsidR="00F81BE7" w:rsidRDefault="00F81BE7" w:rsidP="00F81BE7">
      <w:pPr>
        <w:pStyle w:val="Heading4"/>
        <w:numPr>
          <w:ilvl w:val="3"/>
          <w:numId w:val="4"/>
        </w:numPr>
      </w:pPr>
      <w:r>
        <w:t>References</w:t>
      </w:r>
    </w:p>
    <w:p w14:paraId="7907CD42" w14:textId="77777777" w:rsidR="00F81BE7" w:rsidRPr="00454CBE" w:rsidRDefault="00F81BE7" w:rsidP="00F81BE7">
      <w:pPr>
        <w:pStyle w:val="Heading5"/>
        <w:numPr>
          <w:ilvl w:val="4"/>
          <w:numId w:val="4"/>
        </w:numPr>
      </w:pPr>
      <w:r w:rsidRPr="00454CBE">
        <w:t xml:space="preserve">Ford </w:t>
      </w:r>
      <w:r>
        <w:t>D</w:t>
      </w:r>
      <w:r w:rsidRPr="00454CBE">
        <w:t>ocuments</w:t>
      </w:r>
    </w:p>
    <w:p w14:paraId="3B5A45A7"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112EE812"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4539D3E3" w14:textId="77777777" w:rsidTr="005E6FE1">
        <w:trPr>
          <w:cantSplit/>
          <w:tblHeader/>
        </w:trPr>
        <w:tc>
          <w:tcPr>
            <w:tcW w:w="1418" w:type="dxa"/>
            <w:shd w:val="clear" w:color="auto" w:fill="E0E0E0"/>
          </w:tcPr>
          <w:p w14:paraId="4F89AA31"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6F5307B8"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5F5C0997"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68E8C77C"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763670B0" w14:textId="77777777" w:rsidTr="005E6FE1">
        <w:trPr>
          <w:cantSplit/>
          <w:tblHeader/>
        </w:trPr>
        <w:tc>
          <w:tcPr>
            <w:tcW w:w="1418" w:type="dxa"/>
            <w:shd w:val="clear" w:color="auto" w:fill="FFFFFF" w:themeFill="background1"/>
          </w:tcPr>
          <w:p w14:paraId="56827E42" w14:textId="77777777" w:rsidR="00F81BE7" w:rsidRPr="005E40CF" w:rsidRDefault="00F81BE7" w:rsidP="005E6FE1">
            <w:pPr>
              <w:rPr>
                <w:rFonts w:ascii="Helvetica" w:hAnsi="Helvetica" w:cs="Helvetica"/>
              </w:rPr>
            </w:pPr>
          </w:p>
        </w:tc>
        <w:tc>
          <w:tcPr>
            <w:tcW w:w="6237" w:type="dxa"/>
            <w:shd w:val="clear" w:color="auto" w:fill="FFFFFF" w:themeFill="background1"/>
          </w:tcPr>
          <w:p w14:paraId="67329F2A" w14:textId="77777777" w:rsidR="00F81BE7" w:rsidRPr="005E40CF" w:rsidRDefault="00F81BE7" w:rsidP="005E6FE1">
            <w:pPr>
              <w:rPr>
                <w:rFonts w:ascii="Helvetica" w:hAnsi="Helvetica" w:cs="Helvetica"/>
              </w:rPr>
            </w:pPr>
          </w:p>
        </w:tc>
        <w:tc>
          <w:tcPr>
            <w:tcW w:w="1418" w:type="dxa"/>
            <w:shd w:val="clear" w:color="auto" w:fill="FFFFFF" w:themeFill="background1"/>
          </w:tcPr>
          <w:p w14:paraId="1C10EB65" w14:textId="77777777" w:rsidR="00F81BE7" w:rsidRPr="005E40CF" w:rsidRDefault="00F81BE7" w:rsidP="005E6FE1">
            <w:pPr>
              <w:rPr>
                <w:rFonts w:ascii="Helvetica" w:hAnsi="Helvetica" w:cs="Helvetica"/>
              </w:rPr>
            </w:pPr>
          </w:p>
        </w:tc>
        <w:tc>
          <w:tcPr>
            <w:tcW w:w="1418" w:type="dxa"/>
            <w:shd w:val="clear" w:color="auto" w:fill="FFFFFF" w:themeFill="background1"/>
          </w:tcPr>
          <w:p w14:paraId="50235310" w14:textId="77777777" w:rsidR="00F81BE7" w:rsidRPr="005E40CF" w:rsidRDefault="00F81BE7" w:rsidP="005E6FE1">
            <w:pPr>
              <w:rPr>
                <w:rFonts w:ascii="Helvetica" w:hAnsi="Helvetica" w:cs="Helvetica"/>
              </w:rPr>
            </w:pPr>
          </w:p>
        </w:tc>
      </w:tr>
    </w:tbl>
    <w:p w14:paraId="218E1503"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2C8DE58"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4F06B008"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E9C097C"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32C8A5CD" w14:textId="77777777" w:rsidTr="005E6FE1">
        <w:trPr>
          <w:cantSplit/>
          <w:tblHeader/>
        </w:trPr>
        <w:tc>
          <w:tcPr>
            <w:tcW w:w="1418" w:type="dxa"/>
            <w:shd w:val="clear" w:color="auto" w:fill="E0E0E0"/>
          </w:tcPr>
          <w:p w14:paraId="5324A713"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402A5340"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556C8128" w14:textId="77777777" w:rsidTr="005E6FE1">
        <w:trPr>
          <w:cantSplit/>
          <w:tblHeader/>
        </w:trPr>
        <w:tc>
          <w:tcPr>
            <w:tcW w:w="1418" w:type="dxa"/>
            <w:shd w:val="clear" w:color="auto" w:fill="FFFFFF" w:themeFill="background1"/>
          </w:tcPr>
          <w:p w14:paraId="568D845C" w14:textId="77777777" w:rsidR="00F81BE7" w:rsidRPr="005E40CF" w:rsidRDefault="00F81BE7" w:rsidP="005E6FE1">
            <w:pPr>
              <w:rPr>
                <w:rFonts w:ascii="Helvetica" w:hAnsi="Helvetica" w:cs="Helvetica"/>
              </w:rPr>
            </w:pPr>
          </w:p>
        </w:tc>
        <w:tc>
          <w:tcPr>
            <w:tcW w:w="9072" w:type="dxa"/>
            <w:shd w:val="clear" w:color="auto" w:fill="FFFFFF" w:themeFill="background1"/>
          </w:tcPr>
          <w:p w14:paraId="0E1BA3ED" w14:textId="77777777" w:rsidR="00F81BE7" w:rsidRPr="005E40CF" w:rsidRDefault="00F81BE7" w:rsidP="005E6FE1">
            <w:pPr>
              <w:rPr>
                <w:rFonts w:ascii="Helvetica" w:hAnsi="Helvetica" w:cs="Helvetica"/>
              </w:rPr>
            </w:pPr>
          </w:p>
        </w:tc>
      </w:tr>
    </w:tbl>
    <w:p w14:paraId="3EA3AF00" w14:textId="77777777" w:rsidR="00F81BE7" w:rsidRDefault="00F81BE7" w:rsidP="00F81BE7">
      <w:pPr>
        <w:pStyle w:val="Caption"/>
        <w:rPr>
          <w:b w:val="0"/>
          <w:i/>
          <w:color w:val="7F7F7F" w:themeColor="text1" w:themeTint="80"/>
        </w:rPr>
      </w:pPr>
      <w:r w:rsidRPr="00DB1AC1">
        <w:lastRenderedPageBreak/>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87D7A2E" w14:textId="77777777" w:rsidR="00F81BE7" w:rsidRDefault="00F81BE7" w:rsidP="00F81BE7">
      <w:pPr>
        <w:pStyle w:val="Heading4"/>
        <w:numPr>
          <w:ilvl w:val="3"/>
          <w:numId w:val="4"/>
        </w:numPr>
      </w:pPr>
      <w:r>
        <w:t>Glossary</w:t>
      </w:r>
    </w:p>
    <w:p w14:paraId="70C4EEC1"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4E085D38" w14:textId="77777777" w:rsidR="00F81BE7" w:rsidRDefault="00F81BE7" w:rsidP="00F81BE7">
      <w:pPr>
        <w:pStyle w:val="Heading3"/>
        <w:numPr>
          <w:ilvl w:val="2"/>
          <w:numId w:val="4"/>
        </w:numPr>
      </w:pPr>
      <w:r>
        <w:t>Function Scope</w:t>
      </w:r>
    </w:p>
    <w:p w14:paraId="31ED17F8" w14:textId="77777777" w:rsidR="00F81BE7" w:rsidRPr="00A43B48" w:rsidRDefault="00F81BE7" w:rsidP="00F81BE7">
      <w:pPr>
        <w:contextualSpacing/>
      </w:pPr>
    </w:p>
    <w:p w14:paraId="6FBD4AC6" w14:textId="77777777" w:rsidR="00F81BE7" w:rsidRDefault="00F81BE7" w:rsidP="00F81BE7">
      <w:pPr>
        <w:contextualSpacing/>
      </w:pPr>
      <w:r>
        <w:t xml:space="preserve">The </w:t>
      </w:r>
      <w:r>
        <w:rPr>
          <w:noProof/>
        </w:rPr>
        <w:drawing>
          <wp:inline distT="0" distB="0" distL="0" distR="0" wp14:anchorId="79C3000B" wp14:editId="48E58D19">
            <wp:extent cx="152400" cy="152400"/>
            <wp:effectExtent l="0" t="0" r="0" b="0"/>
            <wp:docPr id="27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Passenger Setup Wizard Flow</w:t>
      </w:r>
      <w:r>
        <w:rPr>
          <w:b/>
        </w:rPr>
        <w:t>”</w:t>
      </w:r>
      <w:r>
        <w:t xml:space="preserve"> function is called by the following functions:</w:t>
      </w:r>
    </w:p>
    <w:p w14:paraId="4BEA8B49" w14:textId="77777777" w:rsidR="00F81BE7" w:rsidRPr="00953D23" w:rsidRDefault="00F81BE7" w:rsidP="00F81BE7">
      <w:pPr>
        <w:pStyle w:val="ListParagraph"/>
        <w:numPr>
          <w:ilvl w:val="0"/>
          <w:numId w:val="12"/>
        </w:numPr>
        <w:contextualSpacing/>
      </w:pPr>
      <w:r>
        <w:rPr>
          <w:noProof/>
        </w:rPr>
        <w:drawing>
          <wp:inline distT="0" distB="0" distL="0" distR="0" wp14:anchorId="2962CF86" wp14:editId="4EC0208B">
            <wp:extent cx="152400" cy="152400"/>
            <wp:effectExtent l="0" t="0" r="0" b="0"/>
            <wp:docPr id="28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28b4a081df77d3761101513add9179c" w:history="1">
        <w:r>
          <w:rPr>
            <w:rStyle w:val="Hyperlink"/>
          </w:rPr>
          <w:t>Create Passenger Profile via HMI - First Entry</w:t>
        </w:r>
      </w:hyperlink>
      <w:r>
        <w:t>”</w:t>
      </w:r>
    </w:p>
    <w:p w14:paraId="7FEE4502" w14:textId="77777777" w:rsidR="00F81BE7" w:rsidRPr="00393C96" w:rsidRDefault="00F81BE7" w:rsidP="00F81BE7">
      <w:pPr>
        <w:contextualSpacing/>
      </w:pPr>
    </w:p>
    <w:p w14:paraId="72DA6798" w14:textId="77777777" w:rsidR="00F81BE7" w:rsidRDefault="00F81BE7" w:rsidP="00F81BE7"/>
    <w:p w14:paraId="3FC51473" w14:textId="02D077BC" w:rsidR="00F81BE7" w:rsidRDefault="00F81BE7" w:rsidP="00F81BE7">
      <w:pPr>
        <w:jc w:val="center"/>
      </w:pPr>
      <w:del w:id="1168" w:author="Bauer, Justin (J.)" w:date="2021-10-29T11:02:00Z">
        <w:r w:rsidDel="00E42053">
          <w:rPr>
            <w:noProof/>
          </w:rPr>
          <w:drawing>
            <wp:inline distT="0" distB="0" distL="0" distR="0" wp14:anchorId="3BAD5EAC" wp14:editId="6F8956B6">
              <wp:extent cx="6466205" cy="6907763"/>
              <wp:effectExtent l="0" t="0" r="0" b="0"/>
              <wp:docPr id="282"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851462149.jpg"/>
                      <pic:cNvPicPr/>
                    </pic:nvPicPr>
                    <pic:blipFill>
                      <a:blip r:embed="rId73" cstate="print"/>
                      <a:stretch>
                        <a:fillRect/>
                      </a:stretch>
                    </pic:blipFill>
                    <pic:spPr>
                      <a:xfrm>
                        <a:off x="0" y="0"/>
                        <a:ext cx="6466205" cy="6907763"/>
                      </a:xfrm>
                      <a:prstGeom prst="rect">
                        <a:avLst/>
                      </a:prstGeom>
                    </pic:spPr>
                  </pic:pic>
                </a:graphicData>
              </a:graphic>
            </wp:inline>
          </w:drawing>
        </w:r>
      </w:del>
      <w:ins w:id="1169" w:author="Bauer, Justin (J.)" w:date="2021-10-29T11:02:00Z">
        <w:r w:rsidR="00E42053">
          <w:rPr>
            <w:noProof/>
          </w:rPr>
          <w:drawing>
            <wp:inline distT="0" distB="0" distL="0" distR="0" wp14:anchorId="128E2544" wp14:editId="600394E1">
              <wp:extent cx="6466205" cy="6373495"/>
              <wp:effectExtent l="0" t="0" r="0" b="8255"/>
              <wp:docPr id="124"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851462149.jpg"/>
                      <pic:cNvPicPr/>
                    </pic:nvPicPr>
                    <pic:blipFill>
                      <a:blip r:embed="rId74" cstate="print"/>
                      <a:stretch>
                        <a:fillRect/>
                      </a:stretch>
                    </pic:blipFill>
                    <pic:spPr>
                      <a:xfrm>
                        <a:off x="0" y="0"/>
                        <a:ext cx="6466205" cy="6373495"/>
                      </a:xfrm>
                      <a:prstGeom prst="rect">
                        <a:avLst/>
                      </a:prstGeom>
                    </pic:spPr>
                  </pic:pic>
                </a:graphicData>
              </a:graphic>
            </wp:inline>
          </w:drawing>
        </w:r>
      </w:ins>
    </w:p>
    <w:p w14:paraId="06AE5EB7"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2BDCB890" wp14:editId="4DA13F7B">
            <wp:extent cx="152400" cy="152400"/>
            <wp:effectExtent l="0" t="0" r="0" b="0"/>
            <wp:docPr id="284"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Create Passenger Profile via HMI - First Entry</w:t>
      </w:r>
      <w:r>
        <w:t>”</w:t>
      </w:r>
      <w:r w:rsidRPr="00294100">
        <w:t xml:space="preserve"> calling </w:t>
      </w:r>
      <w:r>
        <w:rPr>
          <w:noProof/>
        </w:rPr>
        <w:drawing>
          <wp:inline distT="0" distB="0" distL="0" distR="0" wp14:anchorId="3E0D435A" wp14:editId="1DDD9C3A">
            <wp:extent cx="152400" cy="152400"/>
            <wp:effectExtent l="0" t="0" r="0" b="0"/>
            <wp:docPr id="286"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Passenger Setup Wizard Flow</w:t>
      </w:r>
      <w:r>
        <w:t>”</w:t>
      </w:r>
    </w:p>
    <w:p w14:paraId="6A744B46" w14:textId="77777777" w:rsidR="00F81BE7" w:rsidRDefault="00F81BE7" w:rsidP="00F81BE7">
      <w:pPr>
        <w:contextualSpacing/>
      </w:pPr>
    </w:p>
    <w:p w14:paraId="0A78B07F" w14:textId="77777777" w:rsidR="00F81BE7" w:rsidRDefault="00F81BE7" w:rsidP="00F81BE7">
      <w:pPr>
        <w:pStyle w:val="Heading3"/>
        <w:numPr>
          <w:ilvl w:val="2"/>
          <w:numId w:val="4"/>
        </w:numPr>
      </w:pPr>
      <w:r>
        <w:lastRenderedPageBreak/>
        <w:t>Function Interfaces</w:t>
      </w:r>
    </w:p>
    <w:p w14:paraId="5317B979" w14:textId="77777777" w:rsidR="00F81BE7" w:rsidRDefault="00F81BE7" w:rsidP="00F81BE7">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F81BE7" w:rsidRPr="00E54DEA" w:rsidDel="00CA63D9" w14:paraId="2443332E" w14:textId="4A7EDF8B" w:rsidTr="005E6FE1">
        <w:trPr>
          <w:trHeight w:val="260"/>
        </w:trPr>
        <w:tc>
          <w:tcPr>
            <w:tcW w:w="2695" w:type="dxa"/>
            <w:shd w:val="clear" w:color="auto" w:fill="D9D9D9" w:themeFill="background1" w:themeFillShade="D9"/>
            <w:noWrap/>
            <w:hideMark/>
          </w:tcPr>
          <w:p w14:paraId="50333FC8" w14:textId="5D4DDFE9" w:rsidR="00F81BE7" w:rsidRPr="00E54DEA" w:rsidDel="00CA63D9" w:rsidRDefault="00F81BE7" w:rsidP="005E6FE1">
            <w:pPr>
              <w:overflowPunct/>
              <w:autoSpaceDE/>
              <w:autoSpaceDN/>
              <w:adjustRightInd/>
              <w:textAlignment w:val="auto"/>
              <w:rPr>
                <w:moveFrom w:id="1170" w:author="Bauer, Justin (J.)" w:date="2021-10-27T15:03:00Z"/>
                <w:rFonts w:cs="Arial"/>
                <w:b/>
                <w:bCs/>
                <w:color w:val="000000"/>
              </w:rPr>
            </w:pPr>
            <w:moveFromRangeStart w:id="1171" w:author="Bauer, Justin (J.)" w:date="2021-10-27T15:03:00Z" w:name="move86239435"/>
            <w:moveFrom w:id="1172" w:author="Bauer, Justin (J.)" w:date="2021-10-27T15:03:00Z">
              <w:r w:rsidRPr="00E54DEA" w:rsidDel="00CA63D9">
                <w:rPr>
                  <w:rFonts w:cs="Arial"/>
                  <w:b/>
                  <w:bCs/>
                  <w:color w:val="000000"/>
                </w:rPr>
                <w:t>Signal Name</w:t>
              </w:r>
            </w:moveFrom>
          </w:p>
        </w:tc>
        <w:tc>
          <w:tcPr>
            <w:tcW w:w="7506" w:type="dxa"/>
            <w:shd w:val="clear" w:color="auto" w:fill="D9D9D9" w:themeFill="background1" w:themeFillShade="D9"/>
          </w:tcPr>
          <w:p w14:paraId="5922B9EA" w14:textId="376C22C6" w:rsidR="00F81BE7" w:rsidDel="00CA63D9" w:rsidRDefault="00F81BE7" w:rsidP="005E6FE1">
            <w:pPr>
              <w:overflowPunct/>
              <w:autoSpaceDE/>
              <w:autoSpaceDN/>
              <w:adjustRightInd/>
              <w:textAlignment w:val="auto"/>
              <w:rPr>
                <w:moveFrom w:id="1173" w:author="Bauer, Justin (J.)" w:date="2021-10-27T15:03:00Z"/>
                <w:rFonts w:cs="Arial"/>
                <w:b/>
                <w:bCs/>
                <w:color w:val="000000"/>
              </w:rPr>
            </w:pPr>
            <w:moveFrom w:id="1174" w:author="Bauer, Justin (J.)" w:date="2021-10-27T15:03:00Z">
              <w:r w:rsidDel="00CA63D9">
                <w:rPr>
                  <w:rFonts w:cs="Arial"/>
                  <w:b/>
                  <w:bCs/>
                  <w:color w:val="000000"/>
                </w:rPr>
                <w:t>Description</w:t>
              </w:r>
            </w:moveFrom>
          </w:p>
        </w:tc>
      </w:tr>
      <w:tr w:rsidR="00F81BE7" w:rsidRPr="003F473D" w:rsidDel="00CA63D9" w14:paraId="1F74F012" w14:textId="00736DE4" w:rsidTr="005E6FE1">
        <w:trPr>
          <w:trHeight w:val="410"/>
        </w:trPr>
        <w:tc>
          <w:tcPr>
            <w:tcW w:w="2695" w:type="dxa"/>
            <w:noWrap/>
          </w:tcPr>
          <w:p w14:paraId="410F3823" w14:textId="00CE71E2" w:rsidR="00F81BE7" w:rsidDel="00CA63D9" w:rsidRDefault="00F81BE7" w:rsidP="005E6FE1">
            <w:pPr>
              <w:contextualSpacing/>
              <w:rPr>
                <w:moveFrom w:id="1175" w:author="Bauer, Justin (J.)" w:date="2021-10-27T15:03:00Z"/>
                <w:rFonts w:cs="Arial"/>
              </w:rPr>
            </w:pPr>
            <w:moveFrom w:id="1176" w:author="Bauer, Justin (J.)" w:date="2021-10-27T15:03:00Z">
              <w:r w:rsidRPr="00275823" w:rsidDel="00CA63D9">
                <w:rPr>
                  <w:rFonts w:cs="Arial"/>
                </w:rPr>
                <w:t>input</w:t>
              </w:r>
            </w:moveFrom>
          </w:p>
          <w:p w14:paraId="7FE97B0A" w14:textId="3D2EC9CC" w:rsidR="00F81BE7" w:rsidDel="00CA63D9" w:rsidRDefault="00F81BE7" w:rsidP="005E6FE1">
            <w:pPr>
              <w:contextualSpacing/>
              <w:rPr>
                <w:moveFrom w:id="1177" w:author="Bauer, Justin (J.)" w:date="2021-10-27T15:03:00Z"/>
                <w:rFonts w:cs="Arial"/>
              </w:rPr>
            </w:pPr>
            <w:moveFrom w:id="1178" w:author="Bauer, Justin (J.)" w:date="2021-10-27T15:03:00Z">
              <w:r w:rsidDel="00CA63D9">
                <w:rPr>
                  <w:rFonts w:cs="Arial"/>
                </w:rPr>
                <w:t>Type:</w:t>
              </w:r>
            </w:moveFrom>
          </w:p>
          <w:p w14:paraId="3B223727" w14:textId="7F1F817B" w:rsidR="00F81BE7" w:rsidDel="00CA63D9" w:rsidRDefault="00F81BE7" w:rsidP="005E6FE1">
            <w:pPr>
              <w:contextualSpacing/>
              <w:rPr>
                <w:moveFrom w:id="1179" w:author="Bauer, Justin (J.)" w:date="2021-10-27T15:03:00Z"/>
                <w:rFonts w:cs="Arial"/>
              </w:rPr>
            </w:pPr>
            <w:moveFrom w:id="1180" w:author="Bauer, Justin (J.)" w:date="2021-10-27T15:03:00Z">
              <w:r w:rsidRPr="0029472F" w:rsidDel="00CA63D9">
                <w:rPr>
                  <w:rFonts w:cs="Arial"/>
                  <w:color w:val="808080" w:themeColor="background1" w:themeShade="80"/>
                </w:rPr>
                <w:t xml:space="preserve"> </w:t>
              </w:r>
              <w:r w:rsidDel="00CA63D9">
                <w:rPr>
                  <w:noProof/>
                </w:rPr>
                <w:drawing>
                  <wp:inline distT="0" distB="0" distL="0" distR="0" wp14:anchorId="59BF3050" wp14:editId="16AD65B3">
                    <wp:extent cx="152400" cy="152400"/>
                    <wp:effectExtent l="0" t="0" r="0" b="0"/>
                    <wp:docPr id="288" name="Picture -678216178.jpg" descr="-678216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678216178.jpg"/>
                            <pic:cNvPicPr/>
                          </pic:nvPicPr>
                          <pic:blipFill>
                            <a:blip r:embed="rId40" cstate="print"/>
                            <a:stretch>
                              <a:fillRect/>
                            </a:stretch>
                          </pic:blipFill>
                          <pic:spPr>
                            <a:xfrm>
                              <a:off x="0" y="0"/>
                              <a:ext cx="152400" cy="152400"/>
                            </a:xfrm>
                            <a:prstGeom prst="rect">
                              <a:avLst/>
                            </a:prstGeom>
                          </pic:spPr>
                        </pic:pic>
                      </a:graphicData>
                    </a:graphic>
                  </wp:inline>
                </w:drawing>
              </w:r>
              <w:r w:rsidRPr="00275823" w:rsidDel="00CA63D9">
                <w:rPr>
                  <w:rFonts w:cs="Arial"/>
                </w:rPr>
                <w:t xml:space="preserve"> </w:t>
              </w:r>
              <w:r w:rsidR="005E6FE1" w:rsidDel="00CA63D9">
                <w:fldChar w:fldCharType="begin"/>
              </w:r>
              <w:r w:rsidR="005E6FE1" w:rsidDel="00CA63D9">
                <w:instrText xml:space="preserve"> HYPERLINK \l "_8c046cdd8974c9f41e1fecc7325663bf" </w:instrText>
              </w:r>
              <w:r w:rsidR="005E6FE1" w:rsidDel="00CA63D9">
                <w:fldChar w:fldCharType="separate"/>
              </w:r>
              <w:r w:rsidDel="00CA63D9">
                <w:rPr>
                  <w:rStyle w:val="Hyperlink"/>
                  <w:rFonts w:cs="Arial"/>
                </w:rPr>
                <w:t>StorePsngrProfileData_Res</w:t>
              </w:r>
              <w:r w:rsidR="005E6FE1" w:rsidDel="00CA63D9">
                <w:rPr>
                  <w:rStyle w:val="Hyperlink"/>
                  <w:rFonts w:cs="Arial"/>
                </w:rPr>
                <w:fldChar w:fldCharType="end"/>
              </w:r>
            </w:moveFrom>
          </w:p>
        </w:tc>
        <w:tc>
          <w:tcPr>
            <w:tcW w:w="7506" w:type="dxa"/>
          </w:tcPr>
          <w:p w14:paraId="2AAAAB36" w14:textId="6FF87FDE" w:rsidR="00F81BE7" w:rsidRPr="0046598F" w:rsidDel="00CA63D9" w:rsidRDefault="00F81BE7" w:rsidP="005E6FE1">
            <w:pPr>
              <w:rPr>
                <w:moveFrom w:id="1181" w:author="Bauer, Justin (J.)" w:date="2021-10-27T15:03:00Z"/>
                <w:rFonts w:cs="Arial"/>
                <w:color w:val="000000"/>
              </w:rPr>
            </w:pPr>
            <w:moveFrom w:id="1182" w:author="Bauer, Justin (J.)" w:date="2021-10-27T15:03:00Z">
              <w:r w:rsidDel="00CA63D9">
                <w:rPr>
                  <w:rFonts w:cs="Arial"/>
                  <w:color w:val="000000"/>
                </w:rPr>
                <w:t>Received from:</w:t>
              </w:r>
            </w:moveFrom>
          </w:p>
          <w:p w14:paraId="7076FA80" w14:textId="6B6E45AA" w:rsidR="00F81BE7" w:rsidRPr="00C8319B" w:rsidDel="00CA63D9" w:rsidRDefault="00F81BE7" w:rsidP="005E6FE1">
            <w:pPr>
              <w:pStyle w:val="ListParagraph"/>
              <w:numPr>
                <w:ilvl w:val="0"/>
                <w:numId w:val="12"/>
              </w:numPr>
              <w:rPr>
                <w:moveFrom w:id="1183" w:author="Bauer, Justin (J.)" w:date="2021-10-27T15:03:00Z"/>
                <w:rFonts w:cs="Arial"/>
              </w:rPr>
            </w:pPr>
            <w:moveFrom w:id="1184" w:author="Bauer, Justin (J.)" w:date="2021-10-27T15:03:00Z">
              <w:r w:rsidDel="00CA63D9">
                <w:rPr>
                  <w:noProof/>
                </w:rPr>
                <w:drawing>
                  <wp:inline distT="0" distB="0" distL="0" distR="0" wp14:anchorId="15234871" wp14:editId="059EC450">
                    <wp:extent cx="152400" cy="152400"/>
                    <wp:effectExtent l="0" t="0" r="0" b="0"/>
                    <wp:docPr id="29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C8319B" w:rsidDel="00CA63D9">
                <w:rPr>
                  <w:rFonts w:cs="Arial"/>
                </w:rPr>
                <w:t xml:space="preserve">  </w:t>
              </w:r>
              <w:r w:rsidR="005E6FE1" w:rsidDel="00CA63D9">
                <w:fldChar w:fldCharType="begin"/>
              </w:r>
              <w:r w:rsidR="005E6FE1" w:rsidDel="00CA63D9">
                <w:instrText xml:space="preserve"> HYPERLINK \l "_000105e76339c4a5aada54038dccd3bc" </w:instrText>
              </w:r>
              <w:r w:rsidR="005E6FE1" w:rsidDel="00CA63D9">
                <w:fldChar w:fldCharType="separate"/>
              </w:r>
              <w:r w:rsidDel="00CA63D9">
                <w:rPr>
                  <w:rStyle w:val="Hyperlink"/>
                  <w:rFonts w:cs="Arial"/>
                </w:rPr>
                <w:t>Create Passenger Profile - Profile Management Server</w:t>
              </w:r>
              <w:r w:rsidR="005E6FE1" w:rsidDel="00CA63D9">
                <w:rPr>
                  <w:rStyle w:val="Hyperlink"/>
                  <w:rFonts w:cs="Arial"/>
                </w:rPr>
                <w:fldChar w:fldCharType="end"/>
              </w:r>
            </w:moveFrom>
          </w:p>
        </w:tc>
      </w:tr>
    </w:tbl>
    <w:p w14:paraId="642AA7D9" w14:textId="56F8A851" w:rsidR="00F81BE7" w:rsidDel="00CA63D9" w:rsidRDefault="00F81BE7" w:rsidP="00F81BE7">
      <w:pPr>
        <w:pStyle w:val="Heading4"/>
        <w:numPr>
          <w:ilvl w:val="3"/>
          <w:numId w:val="4"/>
        </w:numPr>
        <w:rPr>
          <w:moveFrom w:id="1185" w:author="Bauer, Justin (J.)" w:date="2021-10-27T15:03:00Z"/>
        </w:rPr>
      </w:pPr>
      <w:moveFrom w:id="1186" w:author="Bauer, Justin (J.)" w:date="2021-10-27T15:03:00Z">
        <w:r w:rsidDel="00CA63D9">
          <w:t>Logical Outputs</w:t>
        </w:r>
      </w:moveFrom>
    </w:p>
    <w:tbl>
      <w:tblPr>
        <w:tblStyle w:val="TableGrid"/>
        <w:tblW w:w="10201" w:type="dxa"/>
        <w:tblInd w:w="0" w:type="dxa"/>
        <w:tblLayout w:type="fixed"/>
        <w:tblLook w:val="04A0" w:firstRow="1" w:lastRow="0" w:firstColumn="1" w:lastColumn="0" w:noHBand="0" w:noVBand="1"/>
      </w:tblPr>
      <w:tblGrid>
        <w:gridCol w:w="2689"/>
        <w:gridCol w:w="7512"/>
      </w:tblGrid>
      <w:tr w:rsidR="00F81BE7" w:rsidRPr="00E54DEA" w:rsidDel="00CA63D9" w14:paraId="7673D9EF" w14:textId="19BFDF09" w:rsidTr="005E6FE1">
        <w:trPr>
          <w:trHeight w:val="260"/>
        </w:trPr>
        <w:tc>
          <w:tcPr>
            <w:tcW w:w="2689" w:type="dxa"/>
            <w:shd w:val="clear" w:color="auto" w:fill="D9D9D9" w:themeFill="background1" w:themeFillShade="D9"/>
            <w:noWrap/>
            <w:hideMark/>
          </w:tcPr>
          <w:p w14:paraId="53760A58" w14:textId="5E8F6CC7" w:rsidR="00F81BE7" w:rsidRPr="00E54DEA" w:rsidDel="00CA63D9" w:rsidRDefault="00F81BE7" w:rsidP="005E6FE1">
            <w:pPr>
              <w:overflowPunct/>
              <w:autoSpaceDE/>
              <w:autoSpaceDN/>
              <w:adjustRightInd/>
              <w:textAlignment w:val="auto"/>
              <w:rPr>
                <w:moveFrom w:id="1187" w:author="Bauer, Justin (J.)" w:date="2021-10-27T15:03:00Z"/>
                <w:rFonts w:cs="Arial"/>
                <w:b/>
                <w:bCs/>
                <w:color w:val="000000"/>
              </w:rPr>
            </w:pPr>
            <w:moveFrom w:id="1188" w:author="Bauer, Justin (J.)" w:date="2021-10-27T15:03:00Z">
              <w:r w:rsidRPr="00E54DEA" w:rsidDel="00CA63D9">
                <w:rPr>
                  <w:rFonts w:cs="Arial"/>
                  <w:b/>
                  <w:bCs/>
                  <w:color w:val="000000"/>
                </w:rPr>
                <w:t>Signal Name</w:t>
              </w:r>
            </w:moveFrom>
          </w:p>
        </w:tc>
        <w:tc>
          <w:tcPr>
            <w:tcW w:w="7512" w:type="dxa"/>
            <w:shd w:val="clear" w:color="auto" w:fill="D9D9D9" w:themeFill="background1" w:themeFillShade="D9"/>
            <w:noWrap/>
            <w:hideMark/>
          </w:tcPr>
          <w:p w14:paraId="7277BBFD" w14:textId="07607046" w:rsidR="00F81BE7" w:rsidRPr="00E54DEA" w:rsidDel="00CA63D9" w:rsidRDefault="00F81BE7" w:rsidP="005E6FE1">
            <w:pPr>
              <w:overflowPunct/>
              <w:autoSpaceDE/>
              <w:autoSpaceDN/>
              <w:adjustRightInd/>
              <w:textAlignment w:val="auto"/>
              <w:rPr>
                <w:moveFrom w:id="1189" w:author="Bauer, Justin (J.)" w:date="2021-10-27T15:03:00Z"/>
                <w:rFonts w:cs="Arial"/>
                <w:b/>
                <w:bCs/>
                <w:color w:val="000000"/>
              </w:rPr>
            </w:pPr>
            <w:moveFrom w:id="1190" w:author="Bauer, Justin (J.)" w:date="2021-10-27T15:03:00Z">
              <w:r w:rsidDel="00CA63D9">
                <w:rPr>
                  <w:rFonts w:cs="Arial"/>
                  <w:b/>
                  <w:bCs/>
                  <w:color w:val="000000"/>
                </w:rPr>
                <w:t>Description</w:t>
              </w:r>
            </w:moveFrom>
          </w:p>
        </w:tc>
      </w:tr>
      <w:tr w:rsidR="00F81BE7" w:rsidRPr="003F473D" w:rsidDel="00CA63D9" w14:paraId="26F04AD5" w14:textId="1198417A" w:rsidTr="005E6FE1">
        <w:trPr>
          <w:trHeight w:val="410"/>
        </w:trPr>
        <w:tc>
          <w:tcPr>
            <w:tcW w:w="2689" w:type="dxa"/>
            <w:noWrap/>
          </w:tcPr>
          <w:p w14:paraId="557C9DEF" w14:textId="46BF13C3" w:rsidR="00F81BE7" w:rsidDel="00CA63D9" w:rsidRDefault="00F81BE7" w:rsidP="005E6FE1">
            <w:pPr>
              <w:contextualSpacing/>
              <w:rPr>
                <w:moveFrom w:id="1191" w:author="Bauer, Justin (J.)" w:date="2021-10-27T15:03:00Z"/>
                <w:rFonts w:cs="Arial"/>
              </w:rPr>
            </w:pPr>
            <w:moveFrom w:id="1192" w:author="Bauer, Justin (J.)" w:date="2021-10-27T15:03:00Z">
              <w:r w:rsidDel="00CA63D9">
                <w:rPr>
                  <w:rFonts w:cs="Arial"/>
                </w:rPr>
                <w:t>output</w:t>
              </w:r>
            </w:moveFrom>
          </w:p>
          <w:p w14:paraId="28C3BA42" w14:textId="04C33BE2" w:rsidR="00F81BE7" w:rsidDel="00CA63D9" w:rsidRDefault="00F81BE7" w:rsidP="005E6FE1">
            <w:pPr>
              <w:contextualSpacing/>
              <w:rPr>
                <w:moveFrom w:id="1193" w:author="Bauer, Justin (J.)" w:date="2021-10-27T15:03:00Z"/>
                <w:rFonts w:cs="Arial"/>
              </w:rPr>
            </w:pPr>
            <w:moveFrom w:id="1194" w:author="Bauer, Justin (J.)" w:date="2021-10-27T15:03:00Z">
              <w:r w:rsidDel="00CA63D9">
                <w:rPr>
                  <w:rFonts w:cs="Arial"/>
                </w:rPr>
                <w:t>Type:</w:t>
              </w:r>
            </w:moveFrom>
          </w:p>
          <w:p w14:paraId="77CD470C" w14:textId="1F82250B" w:rsidR="00F81BE7" w:rsidDel="00CA63D9" w:rsidRDefault="00F81BE7" w:rsidP="005E6FE1">
            <w:pPr>
              <w:contextualSpacing/>
              <w:rPr>
                <w:moveFrom w:id="1195" w:author="Bauer, Justin (J.)" w:date="2021-10-27T15:03:00Z"/>
                <w:rFonts w:cs="Arial"/>
              </w:rPr>
            </w:pPr>
            <w:moveFrom w:id="1196" w:author="Bauer, Justin (J.)" w:date="2021-10-27T15:03:00Z">
              <w:r w:rsidDel="00CA63D9">
                <w:rPr>
                  <w:noProof/>
                </w:rPr>
                <w:drawing>
                  <wp:inline distT="0" distB="0" distL="0" distR="0" wp14:anchorId="36DDD973" wp14:editId="77EBE6F1">
                    <wp:extent cx="152400" cy="152400"/>
                    <wp:effectExtent l="0" t="0" r="0" b="0"/>
                    <wp:docPr id="292" name="Picture -678216178.jpg" descr="-678216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78216178.jpg"/>
                            <pic:cNvPicPr/>
                          </pic:nvPicPr>
                          <pic:blipFill>
                            <a:blip r:embed="rId40" cstate="print"/>
                            <a:stretch>
                              <a:fillRect/>
                            </a:stretch>
                          </pic:blipFill>
                          <pic:spPr>
                            <a:xfrm>
                              <a:off x="0" y="0"/>
                              <a:ext cx="152400" cy="152400"/>
                            </a:xfrm>
                            <a:prstGeom prst="rect">
                              <a:avLst/>
                            </a:prstGeom>
                          </pic:spPr>
                        </pic:pic>
                      </a:graphicData>
                    </a:graphic>
                  </wp:inline>
                </w:drawing>
              </w:r>
              <w:r w:rsidDel="00CA63D9">
                <w:rPr>
                  <w:rFonts w:cs="Arial"/>
                </w:rPr>
                <w:t xml:space="preserve"> </w:t>
              </w:r>
              <w:r w:rsidR="005E6FE1" w:rsidDel="00CA63D9">
                <w:fldChar w:fldCharType="begin"/>
              </w:r>
              <w:r w:rsidR="005E6FE1" w:rsidDel="00CA63D9">
                <w:instrText xml:space="preserve"> HYPERLINK \l "_c221d28d6567a7413eaec0ac4fa38887" </w:instrText>
              </w:r>
              <w:r w:rsidR="005E6FE1" w:rsidDel="00CA63D9">
                <w:fldChar w:fldCharType="separate"/>
              </w:r>
              <w:r w:rsidDel="00CA63D9">
                <w:rPr>
                  <w:rStyle w:val="Hyperlink"/>
                  <w:rFonts w:cs="Arial"/>
                </w:rPr>
                <w:t>StorePsngrProfileData_Rq</w:t>
              </w:r>
              <w:r w:rsidR="005E6FE1" w:rsidDel="00CA63D9">
                <w:rPr>
                  <w:rStyle w:val="Hyperlink"/>
                  <w:rFonts w:cs="Arial"/>
                </w:rPr>
                <w:fldChar w:fldCharType="end"/>
              </w:r>
            </w:moveFrom>
          </w:p>
        </w:tc>
        <w:tc>
          <w:tcPr>
            <w:tcW w:w="7512" w:type="dxa"/>
            <w:noWrap/>
          </w:tcPr>
          <w:p w14:paraId="192B85BB" w14:textId="003EBC49" w:rsidR="00F81BE7" w:rsidRPr="00275823" w:rsidDel="00CA63D9" w:rsidRDefault="00F81BE7" w:rsidP="005E6FE1">
            <w:pPr>
              <w:rPr>
                <w:moveFrom w:id="1197" w:author="Bauer, Justin (J.)" w:date="2021-10-27T15:03:00Z"/>
                <w:rFonts w:cs="Arial"/>
                <w:color w:val="000000"/>
              </w:rPr>
            </w:pPr>
            <w:moveFrom w:id="1198" w:author="Bauer, Justin (J.)" w:date="2021-10-27T15:03:00Z">
              <w:r w:rsidDel="00CA63D9">
                <w:rPr>
                  <w:rFonts w:cs="Arial"/>
                  <w:color w:val="000000"/>
                </w:rPr>
                <w:t>Sent to:</w:t>
              </w:r>
            </w:moveFrom>
          </w:p>
          <w:p w14:paraId="35B61FD7" w14:textId="51BE6E3F" w:rsidR="00F81BE7" w:rsidRPr="0046598F" w:rsidDel="00CA63D9" w:rsidRDefault="00F81BE7" w:rsidP="005E6FE1">
            <w:pPr>
              <w:pStyle w:val="ListParagraph"/>
              <w:numPr>
                <w:ilvl w:val="0"/>
                <w:numId w:val="12"/>
              </w:numPr>
              <w:rPr>
                <w:moveFrom w:id="1199" w:author="Bauer, Justin (J.)" w:date="2021-10-27T15:03:00Z"/>
                <w:rFonts w:cs="Arial"/>
                <w:color w:val="000000"/>
              </w:rPr>
            </w:pPr>
            <w:moveFrom w:id="1200" w:author="Bauer, Justin (J.)" w:date="2021-10-27T15:03:00Z">
              <w:r w:rsidDel="00CA63D9">
                <w:rPr>
                  <w:noProof/>
                </w:rPr>
                <w:drawing>
                  <wp:inline distT="0" distB="0" distL="0" distR="0" wp14:anchorId="3007A769" wp14:editId="30AE245D">
                    <wp:extent cx="152400" cy="152400"/>
                    <wp:effectExtent l="0" t="0" r="0" b="0"/>
                    <wp:docPr id="294"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46598F" w:rsidDel="00CA63D9">
                <w:rPr>
                  <w:rFonts w:cs="Arial"/>
                  <w:color w:val="000000"/>
                </w:rPr>
                <w:t xml:space="preserve">  </w:t>
              </w:r>
              <w:r w:rsidR="005E6FE1" w:rsidDel="00CA63D9">
                <w:fldChar w:fldCharType="begin"/>
              </w:r>
              <w:r w:rsidR="005E6FE1" w:rsidDel="00CA63D9">
                <w:instrText xml:space="preserve"> HYPERLINK \l "_000105e76339c4a5aada54038dccd3bc" </w:instrText>
              </w:r>
              <w:r w:rsidR="005E6FE1" w:rsidDel="00CA63D9">
                <w:fldChar w:fldCharType="separate"/>
              </w:r>
              <w:r w:rsidDel="00CA63D9">
                <w:rPr>
                  <w:rStyle w:val="Hyperlink"/>
                  <w:rFonts w:cs="Arial"/>
                  <w:color w:val="000000"/>
                </w:rPr>
                <w:t>Create Passenger Profile - Profile Management Server</w:t>
              </w:r>
              <w:r w:rsidR="005E6FE1" w:rsidDel="00CA63D9">
                <w:rPr>
                  <w:rStyle w:val="Hyperlink"/>
                  <w:rFonts w:cs="Arial"/>
                  <w:color w:val="000000"/>
                </w:rPr>
                <w:fldChar w:fldCharType="end"/>
              </w:r>
            </w:moveFrom>
          </w:p>
        </w:tc>
      </w:tr>
    </w:tbl>
    <w:moveFromRangeEnd w:id="1171"/>
    <w:p w14:paraId="6B738B0B" w14:textId="77777777" w:rsidR="00F81BE7" w:rsidRDefault="00F81BE7" w:rsidP="00F81BE7">
      <w:pPr>
        <w:pStyle w:val="Heading4"/>
        <w:numPr>
          <w:ilvl w:val="3"/>
          <w:numId w:val="4"/>
        </w:numPr>
      </w:pPr>
      <w:r>
        <w:t>Logical</w:t>
      </w:r>
      <w:r w:rsidRPr="00F15706">
        <w:t xml:space="preserve"> Parameters</w:t>
      </w:r>
    </w:p>
    <w:p w14:paraId="4AAA11A4" w14:textId="77777777" w:rsidR="00F81BE7" w:rsidRDefault="00F81BE7" w:rsidP="00F81BE7"/>
    <w:p w14:paraId="7973A91A" w14:textId="77777777" w:rsidR="00F81BE7" w:rsidRDefault="00F81BE7" w:rsidP="00F81BE7">
      <w:r w:rsidRPr="005067FC">
        <w:rPr>
          <w:i/>
          <w:color w:val="A6A6A6" w:themeColor="background1" w:themeShade="A6"/>
        </w:rPr>
        <w:t>Not supported by MagicDraw report generation.</w:t>
      </w:r>
    </w:p>
    <w:p w14:paraId="652B3331" w14:textId="77777777" w:rsidR="00F81BE7" w:rsidRDefault="00F81BE7" w:rsidP="00F81BE7">
      <w:pPr>
        <w:pStyle w:val="Heading3"/>
        <w:numPr>
          <w:ilvl w:val="2"/>
          <w:numId w:val="4"/>
        </w:numPr>
      </w:pPr>
      <w:r>
        <w:t>Function Modeling</w:t>
      </w:r>
    </w:p>
    <w:p w14:paraId="4557DC9B" w14:textId="77777777" w:rsidR="00F81BE7" w:rsidRPr="00C75AE5" w:rsidRDefault="00F81BE7" w:rsidP="00F81BE7"/>
    <w:p w14:paraId="56B6FF2C" w14:textId="77777777" w:rsidR="00F81BE7" w:rsidRDefault="00F81BE7" w:rsidP="00F81BE7">
      <w:pPr>
        <w:pStyle w:val="Heading4"/>
        <w:numPr>
          <w:ilvl w:val="3"/>
          <w:numId w:val="4"/>
        </w:numPr>
      </w:pPr>
      <w:r>
        <w:t>Use Cases</w:t>
      </w:r>
    </w:p>
    <w:p w14:paraId="45682528" w14:textId="77777777" w:rsidR="00F81BE7" w:rsidRDefault="00F81BE7" w:rsidP="00F81BE7"/>
    <w:p w14:paraId="47665822"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3C4FD9B5" w14:textId="77777777" w:rsidR="00F81BE7" w:rsidRDefault="00F81BE7" w:rsidP="00F81BE7">
      <w:pPr>
        <w:pStyle w:val="Heading4"/>
        <w:numPr>
          <w:ilvl w:val="3"/>
          <w:numId w:val="4"/>
        </w:numPr>
      </w:pPr>
      <w:r>
        <w:t>State Charts / Activity Diagrams / Sequence Diagrams / Decision Tables</w:t>
      </w:r>
    </w:p>
    <w:p w14:paraId="5E5FC7EC" w14:textId="77777777" w:rsidR="00F81BE7" w:rsidRDefault="00F81BE7" w:rsidP="00F81BE7"/>
    <w:p w14:paraId="1B859A67" w14:textId="04736637" w:rsidR="00F81BE7" w:rsidRDefault="00F81BE7" w:rsidP="00F81BE7">
      <w:pPr>
        <w:contextualSpacing/>
        <w:jc w:val="center"/>
      </w:pPr>
      <w:del w:id="1201" w:author="Bauer, Justin (J.)" w:date="2021-10-29T11:02:00Z">
        <w:r w:rsidDel="00E42053">
          <w:rPr>
            <w:noProof/>
          </w:rPr>
          <w:drawing>
            <wp:inline distT="0" distB="0" distL="0" distR="0" wp14:anchorId="23B5C6A0" wp14:editId="5A2503BA">
              <wp:extent cx="6466205" cy="4788071"/>
              <wp:effectExtent l="0" t="0" r="0" b="0"/>
              <wp:docPr id="296" name="Picture -1091978669.jpg" descr="-1091978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091978669.jpg"/>
                      <pic:cNvPicPr/>
                    </pic:nvPicPr>
                    <pic:blipFill>
                      <a:blip r:embed="rId101" cstate="print"/>
                      <a:stretch>
                        <a:fillRect/>
                      </a:stretch>
                    </pic:blipFill>
                    <pic:spPr>
                      <a:xfrm>
                        <a:off x="0" y="0"/>
                        <a:ext cx="6466205" cy="4788071"/>
                      </a:xfrm>
                      <a:prstGeom prst="rect">
                        <a:avLst/>
                      </a:prstGeom>
                    </pic:spPr>
                  </pic:pic>
                </a:graphicData>
              </a:graphic>
            </wp:inline>
          </w:drawing>
        </w:r>
      </w:del>
    </w:p>
    <w:p w14:paraId="6F8129F2" w14:textId="05CB9296" w:rsidR="00F81BE7" w:rsidRPr="00294100" w:rsidDel="00E42053" w:rsidRDefault="00F81BE7" w:rsidP="00F81BE7">
      <w:pPr>
        <w:pStyle w:val="Caption"/>
        <w:rPr>
          <w:del w:id="1202" w:author="Bauer, Justin (J.)" w:date="2021-10-29T11:02:00Z"/>
        </w:rPr>
      </w:pPr>
      <w:del w:id="1203" w:author="Bauer, Justin (J.)" w:date="2021-10-29T11:02:00Z">
        <w:r w:rsidRPr="00BD03E8" w:rsidDel="00E42053">
          <w:delText xml:space="preserve">Figure </w:delText>
        </w:r>
        <w:r w:rsidDel="00E42053">
          <w:fldChar w:fldCharType="begin"/>
        </w:r>
        <w:r w:rsidDel="00E42053">
          <w:delInstrText xml:space="preserve"> SEQ Figure \* ARABIC </w:delInstrText>
        </w:r>
        <w:r w:rsidDel="00E42053">
          <w:fldChar w:fldCharType="separate"/>
        </w:r>
        <w:r w:rsidDel="00E42053">
          <w:rPr>
            <w:noProof/>
          </w:rPr>
          <w:delText>3</w:delText>
        </w:r>
        <w:r w:rsidDel="00E42053">
          <w:rPr>
            <w:noProof/>
          </w:rPr>
          <w:fldChar w:fldCharType="end"/>
        </w:r>
        <w:r w:rsidRPr="00BD03E8" w:rsidDel="00E42053">
          <w:delText>:</w:delText>
        </w:r>
        <w:r w:rsidDel="00E42053">
          <w:delText xml:space="preserve"> </w:delText>
        </w:r>
        <w:r w:rsidRPr="00294100" w:rsidDel="00E42053">
          <w:delText>Display Passenger Setup Wizard Flow</w:delText>
        </w:r>
      </w:del>
    </w:p>
    <w:p w14:paraId="49332286" w14:textId="77777777" w:rsidR="00F81BE7" w:rsidRPr="000A30CD" w:rsidRDefault="00F81BE7" w:rsidP="00F81BE7"/>
    <w:p w14:paraId="49C04107" w14:textId="77777777" w:rsidR="00F81BE7" w:rsidRPr="00834E12" w:rsidRDefault="00F81BE7" w:rsidP="00F81BE7"/>
    <w:p w14:paraId="6F8B74EB" w14:textId="77777777" w:rsidR="00F81BE7" w:rsidRDefault="00F81BE7" w:rsidP="00F81BE7">
      <w:pPr>
        <w:pStyle w:val="Heading3"/>
        <w:numPr>
          <w:ilvl w:val="2"/>
          <w:numId w:val="4"/>
        </w:numPr>
      </w:pPr>
      <w:r>
        <w:t>Function Requirements</w:t>
      </w:r>
    </w:p>
    <w:p w14:paraId="5411513B" w14:textId="77777777" w:rsidR="00F81BE7" w:rsidRDefault="00F81BE7" w:rsidP="00F81BE7">
      <w:pPr>
        <w:pStyle w:val="Heading4"/>
        <w:numPr>
          <w:ilvl w:val="3"/>
          <w:numId w:val="4"/>
        </w:numPr>
      </w:pPr>
      <w:r>
        <w:t>Functional Requirements</w:t>
      </w:r>
    </w:p>
    <w:p w14:paraId="376639FF" w14:textId="77777777" w:rsidR="00F81BE7" w:rsidRDefault="00F81BE7" w:rsidP="00F81BE7">
      <w:pPr>
        <w:pStyle w:val="Heading5"/>
        <w:numPr>
          <w:ilvl w:val="4"/>
          <w:numId w:val="4"/>
        </w:numPr>
      </w:pPr>
      <w:r>
        <w:t>Normal Operation</w:t>
      </w:r>
    </w:p>
    <w:p w14:paraId="67CBC540" w14:textId="77777777" w:rsidR="00F81BE7" w:rsidRDefault="00F81BE7" w:rsidP="00F81BE7"/>
    <w:p w14:paraId="0F5B0B62" w14:textId="560ADB59" w:rsidR="00F81BE7" w:rsidRPr="0017445F" w:rsidDel="000851C9" w:rsidRDefault="00F81BE7" w:rsidP="00F81BE7">
      <w:pPr>
        <w:pStyle w:val="RERequirement"/>
        <w:shd w:val="clear" w:color="auto" w:fill="F2F2F2" w:themeFill="background1" w:themeFillShade="F2"/>
        <w:rPr>
          <w:moveFrom w:id="1204" w:author="Bauer, Justin (J.)" w:date="2021-10-27T15:01:00Z"/>
        </w:rPr>
      </w:pPr>
      <w:bookmarkStart w:id="1205" w:name="_7af750c100a4b6bb48be1624fbac70bf"/>
      <w:bookmarkEnd w:id="1205"/>
      <w:moveFromRangeStart w:id="1206" w:author="Bauer, Justin (J.)" w:date="2021-10-27T15:01:00Z" w:name="move86239321"/>
      <w:moveFrom w:id="1207" w:author="Bauer, Justin (J.)" w:date="2021-10-27T15:01:00Z">
        <w:r w:rsidDel="000851C9">
          <w:t xml:space="preserve"> When to Send StorePsngrProfileData_Rq</w:t>
        </w:r>
      </w:moveFrom>
    </w:p>
    <w:p w14:paraId="32D06DFE" w14:textId="51F69E19" w:rsidR="00F81BE7" w:rsidDel="000851C9" w:rsidRDefault="00F81BE7" w:rsidP="00F81BE7">
      <w:pPr>
        <w:rPr>
          <w:moveFrom w:id="1208" w:author="Bauer, Justin (J.)" w:date="2021-10-27T15:01:00Z"/>
          <w:rFonts w:cs="Arial"/>
        </w:rPr>
      </w:pPr>
      <w:moveFrom w:id="1209" w:author="Bauer, Justin (J.)" w:date="2021-10-27T15:01:00Z">
        <w:r w:rsidDel="000851C9">
          <w:rPr>
            <w:rFonts w:cs="Arial"/>
          </w:rPr>
          <w:t>After the user enters a valid username during the Passenger Setup Wizard, the Profile Interface Client shall send the StorePsngrProfileData_Rq with the following:</w:t>
        </w:r>
      </w:moveFrom>
    </w:p>
    <w:p w14:paraId="01187661" w14:textId="37E6E033" w:rsidR="00F81BE7" w:rsidDel="000851C9" w:rsidRDefault="00F81BE7" w:rsidP="00F81BE7">
      <w:pPr>
        <w:rPr>
          <w:moveFrom w:id="1210" w:author="Bauer, Justin (J.)" w:date="2021-10-27T15:01:00Z"/>
          <w:rFonts w:cs="Arial"/>
        </w:rPr>
      </w:pPr>
      <w:moveFrom w:id="1211" w:author="Bauer, Justin (J.)" w:date="2021-10-27T15:01:00Z">
        <w:r w:rsidDel="000851C9">
          <w:rPr>
            <w:rFonts w:cs="Arial"/>
          </w:rPr>
          <w:t>- profileName = entered name</w:t>
        </w:r>
      </w:moveFrom>
    </w:p>
    <w:p w14:paraId="22821732" w14:textId="704EB734" w:rsidR="00F81BE7" w:rsidDel="000851C9" w:rsidRDefault="00F81BE7" w:rsidP="00F81BE7">
      <w:pPr>
        <w:rPr>
          <w:moveFrom w:id="1212" w:author="Bauer, Justin (J.)" w:date="2021-10-27T15:01:00Z"/>
          <w:rFonts w:cs="Arial"/>
        </w:rPr>
      </w:pPr>
      <w:moveFrom w:id="1213" w:author="Bauer, Justin (J.)" w:date="2021-10-27T15:01:00Z">
        <w:r w:rsidDel="000851C9">
          <w:rPr>
            <w:rFonts w:cs="Arial"/>
          </w:rPr>
          <w:t>- PersID = PROFILE_1</w:t>
        </w:r>
      </w:moveFrom>
    </w:p>
    <w:p w14:paraId="73C0963B" w14:textId="16D72DAB" w:rsidR="00F81BE7" w:rsidDel="000851C9" w:rsidRDefault="00F81BE7" w:rsidP="00F81BE7">
      <w:pPr>
        <w:rPr>
          <w:moveFrom w:id="1214" w:author="Bauer, Justin (J.)" w:date="2021-10-27T15:01:00Z"/>
          <w:rFonts w:cs="Arial"/>
        </w:rPr>
      </w:pPr>
    </w:p>
    <w:p w14:paraId="3E503C33" w14:textId="04C23E35" w:rsidR="00F81BE7" w:rsidDel="000851C9" w:rsidRDefault="00F81BE7" w:rsidP="00F81BE7">
      <w:pPr>
        <w:rPr>
          <w:moveFrom w:id="1215" w:author="Bauer, Justin (J.)" w:date="2021-10-27T15:01:00Z"/>
          <w:rFonts w:cs="Arial"/>
        </w:rPr>
      </w:pPr>
      <w:moveFrom w:id="1216" w:author="Bauer, Justin (J.)" w:date="2021-10-27T15:01:00Z">
        <w:r w:rsidDel="000851C9">
          <w:rPr>
            <w:rFonts w:cs="Arial"/>
          </w:rPr>
          <w:t>*PROFILE_1 always used for Passenger Profiles</w:t>
        </w:r>
      </w:moveFrom>
    </w:p>
    <w:p w14:paraId="27223BD5" w14:textId="663DF124" w:rsidR="00F81BE7" w:rsidDel="000851C9" w:rsidRDefault="00F81BE7" w:rsidP="00F81BE7">
      <w:pPr>
        <w:rPr>
          <w:moveFrom w:id="1217" w:author="Bauer, Justin (J.)" w:date="2021-10-27T15:01:00Z"/>
          <w:rFonts w:cs="Arial"/>
        </w:rPr>
      </w:pPr>
      <w:moveFrom w:id="1218" w:author="Bauer, Justin (J.)" w:date="2021-10-27T15:01:00Z">
        <w:r w:rsidDel="000851C9">
          <w:rPr>
            <w:rFonts w:cs="Arial"/>
          </w:rPr>
          <w:t>***Need to revisit this based on Driver flow***</w:t>
        </w:r>
      </w:moveFrom>
    </w:p>
    <w:p w14:paraId="675E22E8" w14:textId="7158E098" w:rsidR="00F81BE7" w:rsidRPr="00C66B68" w:rsidDel="000851C9" w:rsidRDefault="00F81BE7" w:rsidP="00F81BE7">
      <w:pPr>
        <w:rPr>
          <w:moveFrom w:id="1219" w:author="Bauer, Justin (J.)" w:date="2021-10-27T15:0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0851C9" w14:paraId="1797581A" w14:textId="113606F9"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6E17E4" w14:textId="0258515D" w:rsidR="00F81BE7" w:rsidRPr="00FD127C" w:rsidDel="000851C9" w:rsidRDefault="00F81BE7" w:rsidP="005E6FE1">
            <w:pPr>
              <w:rPr>
                <w:moveFrom w:id="1220" w:author="Bauer, Justin (J.)" w:date="2021-10-27T15:01:00Z"/>
                <w:rFonts w:eastAsiaTheme="minorHAnsi" w:cs="Arial"/>
                <w:bCs/>
                <w:color w:val="808080" w:themeColor="background1" w:themeShade="80"/>
                <w:sz w:val="16"/>
                <w:szCs w:val="14"/>
              </w:rPr>
            </w:pPr>
            <w:moveFrom w:id="1221" w:author="Bauer, Justin (J.)" w:date="2021-10-27T15:01:00Z">
              <w:r w:rsidRPr="00FD127C" w:rsidDel="000851C9">
                <w:rPr>
                  <w:rFonts w:cs="Arial"/>
                  <w:bCs/>
                  <w:color w:val="808080" w:themeColor="background1" w:themeShade="80"/>
                  <w:sz w:val="16"/>
                  <w:szCs w:val="14"/>
                </w:rPr>
                <w:t xml:space="preserve">Requirement ID: </w:t>
              </w:r>
            </w:moveFrom>
          </w:p>
        </w:tc>
      </w:tr>
      <w:tr w:rsidR="00F81BE7" w:rsidRPr="00FD127C" w:rsidDel="000851C9" w14:paraId="1FB50D76" w14:textId="686B3513"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1BA1DB" w14:textId="4A2A950A" w:rsidR="00F81BE7" w:rsidRPr="00FD127C" w:rsidDel="000851C9" w:rsidRDefault="00F81BE7" w:rsidP="005E6FE1">
            <w:pPr>
              <w:rPr>
                <w:moveFrom w:id="1222" w:author="Bauer, Justin (J.)" w:date="2021-10-27T15:01:00Z"/>
                <w:rFonts w:eastAsiaTheme="minorHAnsi" w:cs="Arial"/>
                <w:b/>
                <w:bCs/>
                <w:sz w:val="16"/>
                <w:szCs w:val="14"/>
              </w:rPr>
            </w:pPr>
            <w:moveFrom w:id="1223" w:author="Bauer, Justin (J.)" w:date="2021-10-27T15:01:00Z">
              <w:r w:rsidRPr="00FD127C" w:rsidDel="000851C9">
                <w:rPr>
                  <w:rFonts w:cs="Arial"/>
                  <w:b/>
                  <w:bCs/>
                  <w:sz w:val="16"/>
                  <w:szCs w:val="14"/>
                </w:rPr>
                <w:t>Rationale</w:t>
              </w:r>
            </w:moveFrom>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1D222D" w14:textId="5EA48410" w:rsidR="00F81BE7" w:rsidDel="000851C9" w:rsidRDefault="00F81BE7" w:rsidP="005E6FE1">
            <w:pPr>
              <w:rPr>
                <w:moveFrom w:id="1224" w:author="Bauer, Justin (J.)" w:date="2021-10-27T15:01:00Z"/>
              </w:rPr>
            </w:pPr>
          </w:p>
        </w:tc>
      </w:tr>
      <w:tr w:rsidR="00F81BE7" w:rsidRPr="00FD127C" w:rsidDel="000851C9" w14:paraId="5FFD806B" w14:textId="6FF1A71F"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D23E08" w14:textId="72F541EA" w:rsidR="00F81BE7" w:rsidRPr="00FD127C" w:rsidDel="000851C9" w:rsidRDefault="00F81BE7" w:rsidP="005E6FE1">
            <w:pPr>
              <w:rPr>
                <w:moveFrom w:id="1225" w:author="Bauer, Justin (J.)" w:date="2021-10-27T15:01:00Z"/>
                <w:rFonts w:eastAsiaTheme="minorHAnsi" w:cs="Arial"/>
                <w:b/>
                <w:bCs/>
                <w:sz w:val="16"/>
                <w:szCs w:val="14"/>
              </w:rPr>
            </w:pPr>
            <w:moveFrom w:id="1226" w:author="Bauer, Justin (J.)" w:date="2021-10-27T15:01:00Z">
              <w:r w:rsidRPr="00FD127C" w:rsidDel="000851C9">
                <w:rPr>
                  <w:rFonts w:cs="Arial"/>
                  <w:b/>
                  <w:bCs/>
                  <w:sz w:val="16"/>
                  <w:szCs w:val="14"/>
                </w:rPr>
                <w:t>Acceptance Criteria</w:t>
              </w:r>
            </w:moveFrom>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2B4C3" w14:textId="45EEA9B7" w:rsidR="00F81BE7" w:rsidDel="000851C9" w:rsidRDefault="00F81BE7" w:rsidP="005E6FE1">
            <w:pPr>
              <w:rPr>
                <w:moveFrom w:id="1227" w:author="Bauer, Justin (J.)" w:date="2021-10-27T15:01:00Z"/>
              </w:rPr>
            </w:pPr>
          </w:p>
        </w:tc>
      </w:tr>
      <w:tr w:rsidR="00F81BE7" w:rsidRPr="00FD127C" w:rsidDel="000851C9" w14:paraId="6103375B" w14:textId="6D2CE1E8"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47213" w14:textId="72D67087" w:rsidR="00F81BE7" w:rsidRPr="00FD127C" w:rsidDel="000851C9" w:rsidRDefault="00F81BE7" w:rsidP="005E6FE1">
            <w:pPr>
              <w:rPr>
                <w:moveFrom w:id="1228" w:author="Bauer, Justin (J.)" w:date="2021-10-27T15:01:00Z"/>
                <w:rFonts w:cs="Arial"/>
                <w:sz w:val="16"/>
                <w:szCs w:val="14"/>
              </w:rPr>
            </w:pPr>
            <w:moveFrom w:id="1229" w:author="Bauer, Justin (J.)" w:date="2021-10-27T15:01:00Z">
              <w:r w:rsidRPr="00FD127C" w:rsidDel="000851C9">
                <w:rPr>
                  <w:rFonts w:cs="Arial"/>
                  <w:b/>
                  <w:bCs/>
                  <w:sz w:val="16"/>
                  <w:szCs w:val="14"/>
                </w:rPr>
                <w:t>Notes</w:t>
              </w:r>
            </w:moveFrom>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8F747" w14:textId="27A7D897" w:rsidR="00F81BE7" w:rsidDel="000851C9" w:rsidRDefault="00F81BE7" w:rsidP="005E6FE1">
            <w:pPr>
              <w:rPr>
                <w:moveFrom w:id="1230" w:author="Bauer, Justin (J.)" w:date="2021-10-27T15:01:00Z"/>
              </w:rPr>
            </w:pPr>
          </w:p>
        </w:tc>
      </w:tr>
      <w:tr w:rsidR="00F81BE7" w:rsidRPr="00FD127C" w:rsidDel="000851C9" w14:paraId="5C42C971" w14:textId="723B1269"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F92B9" w14:textId="4C7DDD46" w:rsidR="00F81BE7" w:rsidRPr="00FD127C" w:rsidDel="000851C9" w:rsidRDefault="00F81BE7" w:rsidP="005E6FE1">
            <w:pPr>
              <w:rPr>
                <w:moveFrom w:id="1231" w:author="Bauer, Justin (J.)" w:date="2021-10-27T15:01:00Z"/>
                <w:rFonts w:cs="Arial"/>
                <w:b/>
                <w:bCs/>
                <w:sz w:val="16"/>
                <w:szCs w:val="14"/>
              </w:rPr>
            </w:pPr>
            <w:moveFrom w:id="1232" w:author="Bauer, Justin (J.)" w:date="2021-10-27T15:01:00Z">
              <w:r w:rsidRPr="00FD127C" w:rsidDel="000851C9">
                <w:rPr>
                  <w:rFonts w:cs="Arial"/>
                  <w:b/>
                  <w:bCs/>
                  <w:sz w:val="16"/>
                  <w:szCs w:val="14"/>
                </w:rPr>
                <w:t>Source</w:t>
              </w:r>
            </w:moveFrom>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C95ED" w14:textId="139E9B7A" w:rsidR="00F81BE7" w:rsidDel="000851C9" w:rsidRDefault="00F81BE7" w:rsidP="005E6FE1">
            <w:pPr>
              <w:rPr>
                <w:moveFrom w:id="1233" w:author="Bauer, Justin (J.)" w:date="2021-10-27T15:0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F09351" w14:textId="3493DB0C" w:rsidR="00F81BE7" w:rsidRPr="00FD127C" w:rsidDel="000851C9" w:rsidRDefault="00F81BE7" w:rsidP="005E6FE1">
            <w:pPr>
              <w:ind w:left="139"/>
              <w:rPr>
                <w:moveFrom w:id="1234" w:author="Bauer, Justin (J.)" w:date="2021-10-27T15:01:00Z"/>
                <w:rFonts w:cs="Arial"/>
                <w:b/>
                <w:bCs/>
                <w:sz w:val="16"/>
                <w:szCs w:val="14"/>
              </w:rPr>
            </w:pPr>
            <w:moveFrom w:id="1235" w:author="Bauer, Justin (J.)" w:date="2021-10-27T15:01:00Z">
              <w:r w:rsidRPr="00FD127C" w:rsidDel="000851C9">
                <w:rPr>
                  <w:rFonts w:cs="Arial"/>
                  <w:b/>
                  <w:bCs/>
                  <w:sz w:val="16"/>
                  <w:szCs w:val="14"/>
                </w:rPr>
                <w:t>Owner</w:t>
              </w:r>
            </w:moveFrom>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506BC2" w14:textId="274737F9" w:rsidR="00F81BE7" w:rsidDel="000851C9" w:rsidRDefault="00F81BE7" w:rsidP="005E6FE1">
            <w:pPr>
              <w:rPr>
                <w:moveFrom w:id="1236" w:author="Bauer, Justin (J.)" w:date="2021-10-27T15:01:00Z"/>
              </w:rPr>
            </w:pPr>
          </w:p>
        </w:tc>
      </w:tr>
      <w:tr w:rsidR="00F81BE7" w:rsidRPr="00FD127C" w:rsidDel="000851C9" w14:paraId="04932256" w14:textId="7F495E0D"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6D756" w14:textId="7331B53F" w:rsidR="00F81BE7" w:rsidRPr="00FD127C" w:rsidDel="000851C9" w:rsidRDefault="00F81BE7" w:rsidP="005E6FE1">
            <w:pPr>
              <w:rPr>
                <w:moveFrom w:id="1237" w:author="Bauer, Justin (J.)" w:date="2021-10-27T15:01:00Z"/>
                <w:rFonts w:cs="Arial"/>
                <w:b/>
                <w:bCs/>
                <w:sz w:val="16"/>
                <w:szCs w:val="14"/>
              </w:rPr>
            </w:pPr>
            <w:moveFrom w:id="1238" w:author="Bauer, Justin (J.)" w:date="2021-10-27T15:01:00Z">
              <w:r w:rsidRPr="00FD127C" w:rsidDel="000851C9">
                <w:rPr>
                  <w:rFonts w:cs="Arial"/>
                  <w:b/>
                  <w:bCs/>
                  <w:sz w:val="16"/>
                  <w:szCs w:val="14"/>
                </w:rPr>
                <w:t>Source Req.</w:t>
              </w:r>
            </w:moveFrom>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FA535" w14:textId="550322BA" w:rsidR="00F81BE7" w:rsidDel="000851C9" w:rsidRDefault="00F81BE7" w:rsidP="005E6FE1">
            <w:pPr>
              <w:rPr>
                <w:moveFrom w:id="1239" w:author="Bauer, Justin (J.)" w:date="2021-10-27T15:0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A1A71D" w14:textId="751DD016" w:rsidR="00F81BE7" w:rsidRPr="00FD127C" w:rsidDel="000851C9" w:rsidRDefault="00F81BE7" w:rsidP="005E6FE1">
            <w:pPr>
              <w:ind w:left="139"/>
              <w:rPr>
                <w:moveFrom w:id="1240" w:author="Bauer, Justin (J.)" w:date="2021-10-27T15:01:00Z"/>
                <w:rFonts w:cs="Arial"/>
                <w:b/>
                <w:bCs/>
                <w:sz w:val="16"/>
                <w:szCs w:val="16"/>
              </w:rPr>
            </w:pPr>
            <w:moveFrom w:id="1241" w:author="Bauer, Justin (J.)" w:date="2021-10-27T15:01:00Z">
              <w:r w:rsidRPr="00FD127C" w:rsidDel="000851C9">
                <w:rPr>
                  <w:rFonts w:cs="Arial"/>
                  <w:b/>
                  <w:bCs/>
                  <w:sz w:val="16"/>
                  <w:szCs w:val="16"/>
                </w:rPr>
                <w:t>V&amp;V Method</w:t>
              </w:r>
            </w:moveFrom>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94DA9A" w14:textId="13C4C86B" w:rsidR="00F81BE7" w:rsidDel="000851C9" w:rsidRDefault="00F81BE7" w:rsidP="005E6FE1">
            <w:pPr>
              <w:rPr>
                <w:moveFrom w:id="1242" w:author="Bauer, Justin (J.)" w:date="2021-10-27T15:01:00Z"/>
              </w:rPr>
            </w:pPr>
          </w:p>
        </w:tc>
      </w:tr>
      <w:tr w:rsidR="00F81BE7" w:rsidRPr="00FD127C" w:rsidDel="000851C9" w14:paraId="1CAC312C" w14:textId="7A63323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98EF4C" w14:textId="61D64D16" w:rsidR="00F81BE7" w:rsidRPr="00FD127C" w:rsidDel="000851C9" w:rsidRDefault="00F81BE7" w:rsidP="005E6FE1">
            <w:pPr>
              <w:rPr>
                <w:moveFrom w:id="1243" w:author="Bauer, Justin (J.)" w:date="2021-10-27T15:01:00Z"/>
                <w:rFonts w:eastAsiaTheme="minorHAnsi" w:cs="Arial"/>
                <w:b/>
                <w:bCs/>
                <w:sz w:val="16"/>
                <w:szCs w:val="14"/>
              </w:rPr>
            </w:pPr>
            <w:moveFrom w:id="1244" w:author="Bauer, Justin (J.)" w:date="2021-10-27T15:01:00Z">
              <w:r w:rsidRPr="00FD127C" w:rsidDel="000851C9">
                <w:rPr>
                  <w:rFonts w:cs="Arial"/>
                  <w:b/>
                  <w:bCs/>
                  <w:sz w:val="16"/>
                  <w:szCs w:val="14"/>
                </w:rPr>
                <w:t>Type</w:t>
              </w:r>
            </w:moveFrom>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20F6F9" w14:textId="7558280B" w:rsidR="00F81BE7" w:rsidDel="000851C9" w:rsidRDefault="00F81BE7" w:rsidP="005E6FE1">
            <w:pPr>
              <w:rPr>
                <w:moveFrom w:id="1245" w:author="Bauer, Justin (J.)" w:date="2021-10-27T15:0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F896B" w14:textId="2C87E3BD" w:rsidR="00F81BE7" w:rsidRPr="00FD127C" w:rsidDel="000851C9" w:rsidRDefault="00F81BE7" w:rsidP="005E6FE1">
            <w:pPr>
              <w:rPr>
                <w:moveFrom w:id="1246" w:author="Bauer, Justin (J.)" w:date="2021-10-27T15:01:00Z"/>
                <w:rFonts w:cs="Arial"/>
                <w:b/>
                <w:bCs/>
                <w:sz w:val="16"/>
                <w:szCs w:val="14"/>
              </w:rPr>
            </w:pPr>
            <w:moveFrom w:id="1247" w:author="Bauer, Justin (J.)" w:date="2021-10-27T15:01:00Z">
              <w:r w:rsidRPr="00FD127C" w:rsidDel="000851C9">
                <w:rPr>
                  <w:rFonts w:cs="Arial"/>
                  <w:b/>
                  <w:bCs/>
                  <w:sz w:val="16"/>
                  <w:szCs w:val="14"/>
                </w:rPr>
                <w:t>Priority</w:t>
              </w:r>
            </w:moveFrom>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37BB58" w14:textId="7438A692" w:rsidR="00F81BE7" w:rsidDel="000851C9" w:rsidRDefault="00F81BE7" w:rsidP="005E6FE1">
            <w:pPr>
              <w:rPr>
                <w:moveFrom w:id="1248" w:author="Bauer, Justin (J.)" w:date="2021-10-27T15:0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1AE0FB" w14:textId="0CC961F8" w:rsidR="00F81BE7" w:rsidRPr="00FD127C" w:rsidDel="000851C9" w:rsidRDefault="00F81BE7" w:rsidP="005E6FE1">
            <w:pPr>
              <w:ind w:left="128"/>
              <w:rPr>
                <w:moveFrom w:id="1249" w:author="Bauer, Justin (J.)" w:date="2021-10-27T15:01:00Z"/>
                <w:rFonts w:cs="Arial"/>
                <w:b/>
                <w:bCs/>
                <w:sz w:val="16"/>
                <w:szCs w:val="14"/>
              </w:rPr>
            </w:pPr>
            <w:moveFrom w:id="1250" w:author="Bauer, Justin (J.)" w:date="2021-10-27T15:01:00Z">
              <w:r w:rsidRPr="00FD127C" w:rsidDel="000851C9">
                <w:rPr>
                  <w:rFonts w:cs="Arial"/>
                  <w:b/>
                  <w:bCs/>
                  <w:sz w:val="16"/>
                  <w:szCs w:val="14"/>
                </w:rPr>
                <w:t>Status</w:t>
              </w:r>
            </w:moveFrom>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35D7FF" w14:textId="24C02549" w:rsidR="00F81BE7" w:rsidDel="000851C9" w:rsidRDefault="00F81BE7" w:rsidP="005E6FE1">
            <w:pPr>
              <w:rPr>
                <w:moveFrom w:id="1251" w:author="Bauer, Justin (J.)" w:date="2021-10-27T15:01:00Z"/>
              </w:rPr>
            </w:pPr>
          </w:p>
        </w:tc>
      </w:tr>
      <w:tr w:rsidR="00F81BE7" w:rsidRPr="00FD127C" w:rsidDel="000851C9" w14:paraId="6261D357" w14:textId="26C084F6"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E72F2B" w14:textId="4E8B8627" w:rsidR="00F81BE7" w:rsidRPr="00FD127C" w:rsidDel="000851C9" w:rsidRDefault="005E6FE1" w:rsidP="005E6FE1">
            <w:pPr>
              <w:rPr>
                <w:moveFrom w:id="1252" w:author="Bauer, Justin (J.)" w:date="2021-10-27T15:01:00Z"/>
                <w:rFonts w:cs="Arial"/>
                <w:bCs/>
                <w:color w:val="808080" w:themeColor="background1" w:themeShade="80"/>
                <w:sz w:val="16"/>
                <w:szCs w:val="14"/>
              </w:rPr>
            </w:pPr>
            <w:moveFrom w:id="1253" w:author="Bauer, Justin (J.)" w:date="2021-10-27T15:01:00Z">
              <w:r w:rsidDel="000851C9">
                <w:fldChar w:fldCharType="begin"/>
              </w:r>
              <w:r w:rsidDel="000851C9">
                <w:instrText xml:space="preserve"> HYPERLINK "http://wiki.ford.com/display/RequirementsEngineering/Requirements+Attributes" </w:instrText>
              </w:r>
              <w:r w:rsidDel="000851C9">
                <w:fldChar w:fldCharType="separate"/>
              </w:r>
              <w:r w:rsidR="00F81BE7" w:rsidRPr="00FD127C" w:rsidDel="000851C9">
                <w:rPr>
                  <w:rStyle w:val="Hyperlink"/>
                  <w:rFonts w:cs="Arial"/>
                  <w:bCs/>
                  <w:sz w:val="16"/>
                  <w:szCs w:val="14"/>
                </w:rPr>
                <w:t>Req. Template</w:t>
              </w:r>
              <w:r w:rsidDel="000851C9">
                <w:rPr>
                  <w:rStyle w:val="Hyperlink"/>
                  <w:rFonts w:cs="Arial"/>
                  <w:bCs/>
                  <w:sz w:val="16"/>
                  <w:szCs w:val="14"/>
                </w:rPr>
                <w:fldChar w:fldCharType="end"/>
              </w:r>
              <w:r w:rsidR="00F81BE7" w:rsidRPr="00FD127C" w:rsidDel="000851C9">
                <w:rPr>
                  <w:rFonts w:cs="Arial"/>
                  <w:bCs/>
                  <w:color w:val="808080" w:themeColor="background1" w:themeShade="80"/>
                  <w:sz w:val="16"/>
                  <w:szCs w:val="14"/>
                </w:rPr>
                <w:t xml:space="preserve"> Version</w:t>
              </w:r>
            </w:moveFrom>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09315B" w14:textId="4A3510AD" w:rsidR="00F81BE7" w:rsidRPr="00FD127C" w:rsidDel="000851C9" w:rsidRDefault="00F81BE7" w:rsidP="005E6FE1">
            <w:pPr>
              <w:rPr>
                <w:moveFrom w:id="1254" w:author="Bauer, Justin (J.)" w:date="2021-10-27T15:01:00Z"/>
                <w:rFonts w:cs="Arial"/>
                <w:bCs/>
                <w:color w:val="808080" w:themeColor="background1" w:themeShade="80"/>
                <w:sz w:val="16"/>
                <w:szCs w:val="14"/>
              </w:rPr>
            </w:pPr>
            <w:moveFrom w:id="1255" w:author="Bauer, Justin (J.)" w:date="2021-10-27T15:01:00Z">
              <w:r w:rsidRPr="00FD127C" w:rsidDel="000851C9">
                <w:rPr>
                  <w:rFonts w:cs="Arial"/>
                  <w:bCs/>
                  <w:color w:val="808080" w:themeColor="background1" w:themeShade="80"/>
                  <w:sz w:val="16"/>
                  <w:szCs w:val="14"/>
                </w:rPr>
                <w:fldChar w:fldCharType="begin"/>
              </w:r>
              <w:r w:rsidRPr="00FD127C" w:rsidDel="000851C9">
                <w:rPr>
                  <w:rFonts w:cs="Arial"/>
                  <w:bCs/>
                  <w:color w:val="808080" w:themeColor="background1" w:themeShade="80"/>
                  <w:sz w:val="16"/>
                  <w:szCs w:val="14"/>
                </w:rPr>
                <w:instrText xml:space="preserve"> DOCPROPERTY  TemplateVersion  \* MERGEFORMAT </w:instrText>
              </w:r>
              <w:r w:rsidRPr="00FD127C" w:rsidDel="000851C9">
                <w:rPr>
                  <w:rFonts w:cs="Arial"/>
                  <w:bCs/>
                  <w:color w:val="808080" w:themeColor="background1" w:themeShade="80"/>
                  <w:sz w:val="16"/>
                  <w:szCs w:val="14"/>
                </w:rPr>
                <w:fldChar w:fldCharType="separate"/>
              </w:r>
              <w:r w:rsidDel="000851C9">
                <w:rPr>
                  <w:rFonts w:cs="Arial"/>
                  <w:bCs/>
                  <w:color w:val="808080" w:themeColor="background1" w:themeShade="80"/>
                  <w:sz w:val="16"/>
                  <w:szCs w:val="14"/>
                </w:rPr>
                <w:t>6</w:t>
              </w:r>
              <w:r w:rsidRPr="00FD127C" w:rsidDel="000851C9">
                <w:rPr>
                  <w:rFonts w:cs="Arial"/>
                  <w:bCs/>
                  <w:color w:val="808080" w:themeColor="background1" w:themeShade="80"/>
                  <w:sz w:val="16"/>
                  <w:szCs w:val="14"/>
                </w:rPr>
                <w:fldChar w:fldCharType="end"/>
              </w:r>
              <w:r w:rsidRPr="00FD127C" w:rsidDel="000851C9">
                <w:rPr>
                  <w:rFonts w:cs="Arial"/>
                  <w:bCs/>
                  <w:color w:val="808080" w:themeColor="background1" w:themeShade="80"/>
                  <w:sz w:val="16"/>
                  <w:szCs w:val="14"/>
                </w:rPr>
                <w:t>.</w:t>
              </w:r>
              <w:r w:rsidRPr="00FD127C" w:rsidDel="000851C9">
                <w:rPr>
                  <w:rFonts w:cs="Arial"/>
                  <w:bCs/>
                  <w:color w:val="808080" w:themeColor="background1" w:themeShade="80"/>
                  <w:sz w:val="16"/>
                  <w:szCs w:val="14"/>
                </w:rPr>
                <w:fldChar w:fldCharType="begin"/>
              </w:r>
              <w:r w:rsidRPr="00FD127C" w:rsidDel="000851C9">
                <w:rPr>
                  <w:rFonts w:cs="Arial"/>
                  <w:bCs/>
                  <w:color w:val="808080" w:themeColor="background1" w:themeShade="80"/>
                  <w:sz w:val="16"/>
                  <w:szCs w:val="14"/>
                </w:rPr>
                <w:instrText xml:space="preserve"> DOCPROPERTY  TemplateRevision  \* MERGEFORMAT </w:instrText>
              </w:r>
              <w:r w:rsidRPr="00FD127C" w:rsidDel="000851C9">
                <w:rPr>
                  <w:rFonts w:cs="Arial"/>
                  <w:bCs/>
                  <w:color w:val="808080" w:themeColor="background1" w:themeShade="80"/>
                  <w:sz w:val="16"/>
                  <w:szCs w:val="14"/>
                </w:rPr>
                <w:fldChar w:fldCharType="separate"/>
              </w:r>
              <w:r w:rsidDel="000851C9">
                <w:rPr>
                  <w:rFonts w:cs="Arial"/>
                  <w:bCs/>
                  <w:color w:val="808080" w:themeColor="background1" w:themeShade="80"/>
                  <w:sz w:val="16"/>
                  <w:szCs w:val="14"/>
                </w:rPr>
                <w:t>0</w:t>
              </w:r>
              <w:r w:rsidRPr="00FD127C" w:rsidDel="000851C9">
                <w:rPr>
                  <w:rFonts w:cs="Arial"/>
                  <w:bCs/>
                  <w:color w:val="808080" w:themeColor="background1" w:themeShade="80"/>
                  <w:sz w:val="16"/>
                  <w:szCs w:val="14"/>
                </w:rPr>
                <w:fldChar w:fldCharType="end"/>
              </w:r>
            </w:moveFrom>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B73464" w14:textId="180F8726" w:rsidR="00F81BE7" w:rsidRPr="00FD127C" w:rsidDel="000851C9" w:rsidRDefault="00F81BE7" w:rsidP="005E6FE1">
            <w:pPr>
              <w:jc w:val="right"/>
              <w:rPr>
                <w:moveFrom w:id="1256" w:author="Bauer, Justin (J.)" w:date="2021-10-27T15:01:00Z"/>
                <w:rFonts w:cs="Arial"/>
                <w:bCs/>
                <w:color w:val="808080" w:themeColor="background1" w:themeShade="80"/>
                <w:sz w:val="16"/>
                <w:szCs w:val="14"/>
              </w:rPr>
            </w:pPr>
            <w:moveFrom w:id="1257" w:author="Bauer, Justin (J.)" w:date="2021-10-27T15:01:00Z">
              <w:r w:rsidRPr="00FD127C" w:rsidDel="000851C9">
                <w:rPr>
                  <w:rFonts w:cs="Arial"/>
                  <w:bCs/>
                  <w:color w:val="808080" w:themeColor="background1" w:themeShade="80"/>
                  <w:sz w:val="16"/>
                  <w:szCs w:val="14"/>
                </w:rPr>
                <w:t>End of Requirement</w:t>
              </w:r>
            </w:moveFrom>
          </w:p>
        </w:tc>
      </w:tr>
      <w:moveFromRangeEnd w:id="1206"/>
    </w:tbl>
    <w:p w14:paraId="5DF5A9EA" w14:textId="77777777" w:rsidR="00F81BE7" w:rsidRDefault="00F81BE7" w:rsidP="00F81BE7"/>
    <w:p w14:paraId="348452C5" w14:textId="6C25E5EB" w:rsidR="00F81BE7" w:rsidRPr="0017445F" w:rsidRDefault="00E42053" w:rsidP="00F81BE7">
      <w:pPr>
        <w:pStyle w:val="RERequirement"/>
        <w:shd w:val="clear" w:color="auto" w:fill="F2F2F2" w:themeFill="background1" w:themeFillShade="F2"/>
      </w:pPr>
      <w:bookmarkStart w:id="1258" w:name="_4607efd40afe9d4d5ce85499d36fd4a5"/>
      <w:bookmarkEnd w:id="1258"/>
      <w:ins w:id="1259" w:author="Bauer, Justin (J.)" w:date="2021-10-29T11:02:00Z">
        <w:r>
          <w:t>REQ-462344/A</w:t>
        </w:r>
      </w:ins>
      <w:r w:rsidR="00F81BE7">
        <w:t xml:space="preserve"> Display during passenger profile creation - Avatar</w:t>
      </w:r>
    </w:p>
    <w:p w14:paraId="53682476" w14:textId="77777777" w:rsidR="00F81BE7" w:rsidRDefault="00F81BE7" w:rsidP="00F81BE7">
      <w:pPr>
        <w:rPr>
          <w:rFonts w:cs="Arial"/>
        </w:rPr>
      </w:pPr>
      <w:r>
        <w:rPr>
          <w:rFonts w:cs="Arial"/>
        </w:rPr>
        <w:t>After the user selects "Next" (or similar) on the Passenger Username screen during Passenger Profile creation flow, the Profile Interface Client shall display the Passenger Avatar selection screen.</w:t>
      </w:r>
    </w:p>
    <w:p w14:paraId="5D4B94FD"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7E9A9D3F"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9F8ABF"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1A54E91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8F6E41"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856A88" w14:textId="77777777" w:rsidR="00F81BE7" w:rsidRDefault="00F81BE7" w:rsidP="005E6FE1"/>
        </w:tc>
      </w:tr>
      <w:tr w:rsidR="00F81BE7" w:rsidRPr="00FD127C" w14:paraId="05FE6C7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7E7FE7"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DA060" w14:textId="77777777" w:rsidR="00F81BE7" w:rsidRDefault="00F81BE7" w:rsidP="005E6FE1"/>
        </w:tc>
      </w:tr>
      <w:tr w:rsidR="00F81BE7" w:rsidRPr="00FD127C" w14:paraId="4E4937A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934F13"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4D3079" w14:textId="77777777" w:rsidR="00F81BE7" w:rsidRDefault="00F81BE7" w:rsidP="005E6FE1"/>
        </w:tc>
      </w:tr>
      <w:tr w:rsidR="00F81BE7" w:rsidRPr="00FD127C" w14:paraId="7D20A9F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89CCA"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D3E82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7DA976"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DADB6D" w14:textId="77777777" w:rsidR="00F81BE7" w:rsidRDefault="00F81BE7" w:rsidP="005E6FE1"/>
        </w:tc>
      </w:tr>
      <w:tr w:rsidR="00F81BE7" w:rsidRPr="00FD127C" w14:paraId="6EE5796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5E3AA"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BD6B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89CC4E"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6F964A" w14:textId="77777777" w:rsidR="00F81BE7" w:rsidRDefault="00F81BE7" w:rsidP="005E6FE1"/>
        </w:tc>
      </w:tr>
      <w:tr w:rsidR="00F81BE7" w:rsidRPr="00FD127C" w14:paraId="7A360BDC"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08E62"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133792"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479A29"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1BA4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836BFE"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2A5F9" w14:textId="77777777" w:rsidR="00F81BE7" w:rsidRDefault="00F81BE7" w:rsidP="005E6FE1"/>
        </w:tc>
      </w:tr>
      <w:tr w:rsidR="00F81BE7" w:rsidRPr="00FD127C" w14:paraId="058EDDBC"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671DEED" w14:textId="77777777" w:rsidR="00F81BE7" w:rsidRPr="00FD127C" w:rsidRDefault="00AB7756" w:rsidP="005E6FE1">
            <w:pPr>
              <w:rPr>
                <w:rFonts w:cs="Arial"/>
                <w:bCs/>
                <w:color w:val="808080" w:themeColor="background1" w:themeShade="80"/>
                <w:sz w:val="16"/>
                <w:szCs w:val="14"/>
              </w:rPr>
            </w:pPr>
            <w:hyperlink r:id="rId102"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81E211"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CA9A50"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DD33A3" w14:textId="77777777" w:rsidR="00F81BE7" w:rsidRDefault="00F81BE7" w:rsidP="00F81BE7"/>
    <w:p w14:paraId="4512D2D9" w14:textId="37144039" w:rsidR="00F81BE7" w:rsidRPr="0017445F" w:rsidRDefault="00E42053" w:rsidP="00F81BE7">
      <w:pPr>
        <w:pStyle w:val="RERequirement"/>
        <w:shd w:val="clear" w:color="auto" w:fill="F2F2F2" w:themeFill="background1" w:themeFillShade="F2"/>
      </w:pPr>
      <w:bookmarkStart w:id="1260" w:name="_81a84dbcee43f791e2924e1623ac0f59"/>
      <w:bookmarkEnd w:id="1260"/>
      <w:ins w:id="1261" w:author="Bauer, Justin (J.)" w:date="2021-10-29T11:02:00Z">
        <w:r>
          <w:lastRenderedPageBreak/>
          <w:t>REQ-462346/A</w:t>
        </w:r>
      </w:ins>
      <w:r w:rsidR="00F81BE7">
        <w:t xml:space="preserve"> Passenger Avatar selections</w:t>
      </w:r>
    </w:p>
    <w:p w14:paraId="7E2FB87A" w14:textId="77777777" w:rsidR="00F81BE7" w:rsidRDefault="00F81BE7" w:rsidP="00F81BE7">
      <w:pPr>
        <w:rPr>
          <w:rFonts w:cs="Arial"/>
        </w:rPr>
      </w:pPr>
      <w:r>
        <w:rPr>
          <w:rFonts w:cs="Arial"/>
        </w:rPr>
        <w:t>All Passenger Profile Avatars shall be pre-stored and provided by the Profile Interface Client.</w:t>
      </w:r>
    </w:p>
    <w:p w14:paraId="07C524DF"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568EE19D"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243EED"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619D790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7223DE"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6E1B4" w14:textId="77777777" w:rsidR="00F81BE7" w:rsidRDefault="00F81BE7" w:rsidP="005E6FE1"/>
        </w:tc>
      </w:tr>
      <w:tr w:rsidR="00F81BE7" w:rsidRPr="00FD127C" w14:paraId="7D2705F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37E132"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C72019" w14:textId="77777777" w:rsidR="00F81BE7" w:rsidRDefault="00F81BE7" w:rsidP="005E6FE1"/>
        </w:tc>
      </w:tr>
      <w:tr w:rsidR="00F81BE7" w:rsidRPr="00FD127C" w14:paraId="243E6E1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1CDF59"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B134AC" w14:textId="77777777" w:rsidR="00F81BE7" w:rsidRDefault="00F81BE7" w:rsidP="005E6FE1"/>
        </w:tc>
      </w:tr>
      <w:tr w:rsidR="00F81BE7" w:rsidRPr="00FD127C" w14:paraId="592FCAA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117C3D"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7DF8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69D01"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E1DEDF" w14:textId="77777777" w:rsidR="00F81BE7" w:rsidRDefault="00F81BE7" w:rsidP="005E6FE1"/>
        </w:tc>
      </w:tr>
      <w:tr w:rsidR="00F81BE7" w:rsidRPr="00FD127C" w14:paraId="7D9DD6C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D767B"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37070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166AAB"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070028" w14:textId="77777777" w:rsidR="00F81BE7" w:rsidRDefault="00F81BE7" w:rsidP="005E6FE1"/>
        </w:tc>
      </w:tr>
      <w:tr w:rsidR="00F81BE7" w:rsidRPr="00FD127C" w14:paraId="644551B8"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4628E7"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9BE2D6"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9F912"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4EC6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DDDC1F"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526DA6" w14:textId="77777777" w:rsidR="00F81BE7" w:rsidRDefault="00F81BE7" w:rsidP="005E6FE1"/>
        </w:tc>
      </w:tr>
      <w:tr w:rsidR="00F81BE7" w:rsidRPr="00FD127C" w14:paraId="529116E5"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5CE692" w14:textId="77777777" w:rsidR="00F81BE7" w:rsidRPr="00FD127C" w:rsidRDefault="00AB7756" w:rsidP="005E6FE1">
            <w:pPr>
              <w:rPr>
                <w:rFonts w:cs="Arial"/>
                <w:bCs/>
                <w:color w:val="808080" w:themeColor="background1" w:themeShade="80"/>
                <w:sz w:val="16"/>
                <w:szCs w:val="14"/>
              </w:rPr>
            </w:pPr>
            <w:hyperlink r:id="rId103"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064A00"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51CF78"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328230A" w14:textId="77777777" w:rsidR="00F81BE7" w:rsidRDefault="00F81BE7" w:rsidP="00F81BE7"/>
    <w:p w14:paraId="55D4F3EC" w14:textId="138BD798" w:rsidR="00F81BE7" w:rsidRPr="0017445F" w:rsidRDefault="00E42053" w:rsidP="00F81BE7">
      <w:pPr>
        <w:pStyle w:val="RERequirement"/>
        <w:shd w:val="clear" w:color="auto" w:fill="F2F2F2" w:themeFill="background1" w:themeFillShade="F2"/>
      </w:pPr>
      <w:bookmarkStart w:id="1262" w:name="_bea681f5002e96adb59a956c3e8dc5c0"/>
      <w:bookmarkEnd w:id="1262"/>
      <w:ins w:id="1263" w:author="Bauer, Justin (J.)" w:date="2021-10-29T11:03:00Z">
        <w:r>
          <w:t>REQ-462343/A</w:t>
        </w:r>
      </w:ins>
      <w:r w:rsidR="00F81BE7">
        <w:t xml:space="preserve"> One Avatar per Passenger Profile</w:t>
      </w:r>
    </w:p>
    <w:p w14:paraId="659E94E6" w14:textId="77777777" w:rsidR="00F81BE7" w:rsidRDefault="00F81BE7" w:rsidP="00F81BE7">
      <w:pPr>
        <w:rPr>
          <w:rFonts w:cs="Arial"/>
        </w:rPr>
      </w:pPr>
      <w:r>
        <w:rPr>
          <w:rFonts w:cs="Arial"/>
        </w:rPr>
        <w:t>The Profile Interface Client shall allow the user to select ONE Passenger Avatar for their Passenger Profile.</w:t>
      </w:r>
    </w:p>
    <w:p w14:paraId="0FC3388A"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3326E8E6"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5CB8B5"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0BAB82A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C17DAB"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EF936" w14:textId="77777777" w:rsidR="00F81BE7" w:rsidRDefault="00F81BE7" w:rsidP="005E6FE1"/>
        </w:tc>
      </w:tr>
      <w:tr w:rsidR="00F81BE7" w:rsidRPr="00FD127C" w14:paraId="2D5CDA0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BF37A0"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C5C67F" w14:textId="77777777" w:rsidR="00F81BE7" w:rsidRDefault="00F81BE7" w:rsidP="005E6FE1"/>
        </w:tc>
      </w:tr>
      <w:tr w:rsidR="00F81BE7" w:rsidRPr="00FD127C" w14:paraId="187896A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24AA29"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0D783" w14:textId="77777777" w:rsidR="00F81BE7" w:rsidRDefault="00F81BE7" w:rsidP="005E6FE1"/>
        </w:tc>
      </w:tr>
      <w:tr w:rsidR="00F81BE7" w:rsidRPr="00FD127C" w14:paraId="196EC99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386B3E"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71CE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9D0C5C"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EFE69D" w14:textId="77777777" w:rsidR="00F81BE7" w:rsidRDefault="00F81BE7" w:rsidP="005E6FE1"/>
        </w:tc>
      </w:tr>
      <w:tr w:rsidR="00F81BE7" w:rsidRPr="00FD127C" w14:paraId="45CD730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375973"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F7D3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22E0FF"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1E7DD0" w14:textId="77777777" w:rsidR="00F81BE7" w:rsidRDefault="00F81BE7" w:rsidP="005E6FE1"/>
        </w:tc>
      </w:tr>
      <w:tr w:rsidR="00F81BE7" w:rsidRPr="00FD127C" w14:paraId="543CA63E"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C36F25"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8BCBD6"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17B213"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75ADF"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05D9EE"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864CC9" w14:textId="77777777" w:rsidR="00F81BE7" w:rsidRDefault="00F81BE7" w:rsidP="005E6FE1"/>
        </w:tc>
      </w:tr>
      <w:tr w:rsidR="00F81BE7" w:rsidRPr="00FD127C" w14:paraId="743DD830"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C26FAA" w14:textId="77777777" w:rsidR="00F81BE7" w:rsidRPr="00FD127C" w:rsidRDefault="00AB7756" w:rsidP="005E6FE1">
            <w:pPr>
              <w:rPr>
                <w:rFonts w:cs="Arial"/>
                <w:bCs/>
                <w:color w:val="808080" w:themeColor="background1" w:themeShade="80"/>
                <w:sz w:val="16"/>
                <w:szCs w:val="14"/>
              </w:rPr>
            </w:pPr>
            <w:hyperlink r:id="rId104"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42B01C"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6B1CD4"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39BAE37" w14:textId="77777777" w:rsidR="00F81BE7" w:rsidRDefault="00F81BE7" w:rsidP="00F81BE7"/>
    <w:p w14:paraId="0677225D" w14:textId="6E6AF82E" w:rsidR="00F81BE7" w:rsidRPr="0017445F" w:rsidRDefault="00F81BE7" w:rsidP="00F81BE7">
      <w:pPr>
        <w:pStyle w:val="RERequirement"/>
        <w:shd w:val="clear" w:color="auto" w:fill="F2F2F2" w:themeFill="background1" w:themeFillShade="F2"/>
      </w:pPr>
      <w:bookmarkStart w:id="1264" w:name="_7a00d0936c72df2b5c51715bd800ee4c"/>
      <w:bookmarkEnd w:id="1264"/>
      <w:r>
        <w:t xml:space="preserve"> </w:t>
      </w:r>
      <w:ins w:id="1265" w:author="Bauer, Justin (J.)" w:date="2021-10-29T11:03:00Z">
        <w:r w:rsidR="00E42053">
          <w:t xml:space="preserve">REQ-462340/A </w:t>
        </w:r>
      </w:ins>
      <w:r>
        <w:t>Display during Passenger profile creation flow - Seat Configuration</w:t>
      </w:r>
    </w:p>
    <w:p w14:paraId="236E0DF9" w14:textId="77777777" w:rsidR="00F81BE7" w:rsidRDefault="00F81BE7" w:rsidP="00F81BE7">
      <w:pPr>
        <w:rPr>
          <w:rFonts w:cs="Arial"/>
        </w:rPr>
      </w:pPr>
      <w:r>
        <w:rPr>
          <w:rFonts w:cs="Arial"/>
        </w:rPr>
        <w:t>After the user selects "Next" (or similar) on the Passenger Avatar screen during Passenger Profile creation flow, the Profile Interface Client shall display the Passenger Seat Configuration screen.</w:t>
      </w:r>
    </w:p>
    <w:p w14:paraId="501AC82C"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36E26320"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7E1B19"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2E39963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01A2AF"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AE82C" w14:textId="77777777" w:rsidR="00F81BE7" w:rsidRDefault="00F81BE7" w:rsidP="005E6FE1"/>
        </w:tc>
      </w:tr>
      <w:tr w:rsidR="00F81BE7" w:rsidRPr="00FD127C" w14:paraId="44CAE48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4542C0"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EC07A" w14:textId="77777777" w:rsidR="00F81BE7" w:rsidRDefault="00F81BE7" w:rsidP="005E6FE1"/>
        </w:tc>
      </w:tr>
      <w:tr w:rsidR="00F81BE7" w:rsidRPr="00FD127C" w14:paraId="6C28B4E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F0C6E"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CA090" w14:textId="77777777" w:rsidR="00F81BE7" w:rsidRDefault="00F81BE7" w:rsidP="005E6FE1"/>
        </w:tc>
      </w:tr>
      <w:tr w:rsidR="00F81BE7" w:rsidRPr="00FD127C" w14:paraId="74E60BD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05CFA"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EBCE0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4C5323"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1E4913" w14:textId="77777777" w:rsidR="00F81BE7" w:rsidRDefault="00F81BE7" w:rsidP="005E6FE1"/>
        </w:tc>
      </w:tr>
      <w:tr w:rsidR="00F81BE7" w:rsidRPr="00FD127C" w14:paraId="0E81B07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60D17B"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51331F"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232B7D"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4844BC" w14:textId="77777777" w:rsidR="00F81BE7" w:rsidRDefault="00F81BE7" w:rsidP="005E6FE1"/>
        </w:tc>
      </w:tr>
      <w:tr w:rsidR="00F81BE7" w:rsidRPr="00FD127C" w14:paraId="6FF12C37"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5BD312"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BD2D75"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85CC20"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4D3BE"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6C2458"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BB3BC7" w14:textId="77777777" w:rsidR="00F81BE7" w:rsidRDefault="00F81BE7" w:rsidP="005E6FE1"/>
        </w:tc>
      </w:tr>
      <w:tr w:rsidR="00F81BE7" w:rsidRPr="00FD127C" w14:paraId="0428ADAF"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3A1B9D" w14:textId="77777777" w:rsidR="00F81BE7" w:rsidRPr="00FD127C" w:rsidRDefault="00AB7756" w:rsidP="005E6FE1">
            <w:pPr>
              <w:rPr>
                <w:rFonts w:cs="Arial"/>
                <w:bCs/>
                <w:color w:val="808080" w:themeColor="background1" w:themeShade="80"/>
                <w:sz w:val="16"/>
                <w:szCs w:val="14"/>
              </w:rPr>
            </w:pPr>
            <w:hyperlink r:id="rId105"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422396"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5C0B42"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9BC9B9" w14:textId="77777777" w:rsidR="00F81BE7" w:rsidRDefault="00F81BE7" w:rsidP="00F81BE7"/>
    <w:p w14:paraId="1E968C0F" w14:textId="01F2A8BC" w:rsidR="00F81BE7" w:rsidRPr="0017445F" w:rsidRDefault="00E42053" w:rsidP="00F81BE7">
      <w:pPr>
        <w:pStyle w:val="RERequirement"/>
        <w:shd w:val="clear" w:color="auto" w:fill="F2F2F2" w:themeFill="background1" w:themeFillShade="F2"/>
      </w:pPr>
      <w:bookmarkStart w:id="1266" w:name="_8442fc232835ed16128ea429dcfc5d8c"/>
      <w:bookmarkEnd w:id="1266"/>
      <w:ins w:id="1267" w:author="Bauer, Justin (J.)" w:date="2021-10-29T11:03:00Z">
        <w:r>
          <w:t>REQ-462345/A</w:t>
        </w:r>
      </w:ins>
      <w:r w:rsidR="00F81BE7">
        <w:t xml:space="preserve"> Passenger Avatar selection indicator</w:t>
      </w:r>
    </w:p>
    <w:p w14:paraId="1087EABA" w14:textId="77777777" w:rsidR="00F81BE7" w:rsidRDefault="00F81BE7" w:rsidP="00F81BE7">
      <w:pPr>
        <w:rPr>
          <w:rFonts w:cs="Arial"/>
        </w:rPr>
      </w:pPr>
      <w:r>
        <w:rPr>
          <w:rFonts w:cs="Arial"/>
        </w:rPr>
        <w:t>While on the Passenger Avatar screen, the Profile Interface Client shall indicate which Avatar is currently selected.</w:t>
      </w:r>
    </w:p>
    <w:p w14:paraId="49449BCA"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336CA975"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197364"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5D6A46B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ADB715"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5588B5" w14:textId="77777777" w:rsidR="00F81BE7" w:rsidRDefault="00F81BE7" w:rsidP="005E6FE1"/>
        </w:tc>
      </w:tr>
      <w:tr w:rsidR="00F81BE7" w:rsidRPr="00FD127C" w14:paraId="35C36AC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26E451"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1E678" w14:textId="77777777" w:rsidR="00F81BE7" w:rsidRDefault="00F81BE7" w:rsidP="005E6FE1"/>
        </w:tc>
      </w:tr>
      <w:tr w:rsidR="00F81BE7" w:rsidRPr="00FD127C" w14:paraId="746098A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E41E53"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C1B4F" w14:textId="77777777" w:rsidR="00F81BE7" w:rsidRDefault="00F81BE7" w:rsidP="005E6FE1"/>
        </w:tc>
      </w:tr>
      <w:tr w:rsidR="00F81BE7" w:rsidRPr="00FD127C" w14:paraId="73453D9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CC977B"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DC23A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515D17"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6D32DE" w14:textId="77777777" w:rsidR="00F81BE7" w:rsidRDefault="00F81BE7" w:rsidP="005E6FE1"/>
        </w:tc>
      </w:tr>
      <w:tr w:rsidR="00F81BE7" w:rsidRPr="00FD127C" w14:paraId="7912479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9E7D6"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FC5F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F9C082"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5B3522" w14:textId="77777777" w:rsidR="00F81BE7" w:rsidRDefault="00F81BE7" w:rsidP="005E6FE1"/>
        </w:tc>
      </w:tr>
      <w:tr w:rsidR="00F81BE7" w:rsidRPr="00FD127C" w14:paraId="292EC053"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08D4C"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496DC2"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47A73"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A78D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5B0C54"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F4B0C8" w14:textId="77777777" w:rsidR="00F81BE7" w:rsidRDefault="00F81BE7" w:rsidP="005E6FE1"/>
        </w:tc>
      </w:tr>
      <w:tr w:rsidR="00F81BE7" w:rsidRPr="00FD127C" w14:paraId="4025FE13"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9505F3" w14:textId="77777777" w:rsidR="00F81BE7" w:rsidRPr="00FD127C" w:rsidRDefault="00AB7756" w:rsidP="005E6FE1">
            <w:pPr>
              <w:rPr>
                <w:rFonts w:cs="Arial"/>
                <w:bCs/>
                <w:color w:val="808080" w:themeColor="background1" w:themeShade="80"/>
                <w:sz w:val="16"/>
                <w:szCs w:val="14"/>
              </w:rPr>
            </w:pPr>
            <w:hyperlink r:id="rId106"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11EDEE"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E19535"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91075B" w14:textId="77777777" w:rsidR="00F81BE7" w:rsidRDefault="00F81BE7" w:rsidP="00F81BE7"/>
    <w:p w14:paraId="32D3E97A" w14:textId="7E9565EF" w:rsidR="00F81BE7" w:rsidRPr="0017445F" w:rsidRDefault="00F81BE7" w:rsidP="00F81BE7">
      <w:pPr>
        <w:pStyle w:val="RERequirement"/>
        <w:shd w:val="clear" w:color="auto" w:fill="F2F2F2" w:themeFill="background1" w:themeFillShade="F2"/>
      </w:pPr>
      <w:bookmarkStart w:id="1268" w:name="_c114c18166b003ebb2e546424c08f795"/>
      <w:bookmarkEnd w:id="1268"/>
      <w:r>
        <w:t xml:space="preserve"> </w:t>
      </w:r>
      <w:ins w:id="1269" w:author="Bauer, Justin (J.)" w:date="2021-10-29T11:03:00Z">
        <w:r w:rsidR="00E42053">
          <w:t xml:space="preserve">REQ-462342/A </w:t>
        </w:r>
      </w:ins>
      <w:r>
        <w:t>Passenger Setup Wizard Flow Content</w:t>
      </w:r>
    </w:p>
    <w:p w14:paraId="06B0C8BD" w14:textId="77777777" w:rsidR="00F81BE7" w:rsidRDefault="00F81BE7" w:rsidP="00F81BE7">
      <w:pPr>
        <w:rPr>
          <w:rFonts w:cs="Arial"/>
        </w:rPr>
      </w:pPr>
      <w:r>
        <w:rPr>
          <w:rFonts w:cs="Arial"/>
        </w:rPr>
        <w:t>When the user enters the Passenger Setup Wizard flow by selecting to create a new Passenger Profile, the Profile Interface Client shall provide the following content in the Passenger Setup Wizard:</w:t>
      </w:r>
    </w:p>
    <w:p w14:paraId="47119EDA" w14:textId="77777777" w:rsidR="00F81BE7" w:rsidRDefault="00F81BE7" w:rsidP="00F81BE7">
      <w:pPr>
        <w:rPr>
          <w:rFonts w:cs="Arial"/>
        </w:rPr>
      </w:pPr>
      <w:r>
        <w:rPr>
          <w:rFonts w:cs="Arial"/>
        </w:rPr>
        <w:t>- Username Screen</w:t>
      </w:r>
    </w:p>
    <w:p w14:paraId="0A07E0C6" w14:textId="77777777" w:rsidR="00F81BE7" w:rsidRDefault="00F81BE7" w:rsidP="00F81BE7">
      <w:pPr>
        <w:rPr>
          <w:rFonts w:cs="Arial"/>
        </w:rPr>
      </w:pPr>
      <w:r>
        <w:rPr>
          <w:rFonts w:cs="Arial"/>
        </w:rPr>
        <w:t>- Avatar Selection Screen</w:t>
      </w:r>
    </w:p>
    <w:p w14:paraId="6B46BBA8" w14:textId="77777777" w:rsidR="00F81BE7" w:rsidRDefault="00F81BE7" w:rsidP="00F81BE7">
      <w:pPr>
        <w:rPr>
          <w:rFonts w:cs="Arial"/>
        </w:rPr>
      </w:pPr>
      <w:r>
        <w:rPr>
          <w:rFonts w:cs="Arial"/>
        </w:rPr>
        <w:t>- Seat Configuration Screen</w:t>
      </w:r>
    </w:p>
    <w:p w14:paraId="139A10EC"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31E88E7F"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87EF00"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683AB1A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AF5A28"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276F6" w14:textId="77777777" w:rsidR="00F81BE7" w:rsidRDefault="00F81BE7" w:rsidP="005E6FE1"/>
        </w:tc>
      </w:tr>
      <w:tr w:rsidR="00F81BE7" w:rsidRPr="00FD127C" w14:paraId="6E20049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BF32DC"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EE2CF" w14:textId="77777777" w:rsidR="00F81BE7" w:rsidRDefault="00F81BE7" w:rsidP="005E6FE1"/>
        </w:tc>
      </w:tr>
      <w:tr w:rsidR="00F81BE7" w:rsidRPr="00FD127C" w14:paraId="1CCC71C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5C7276"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00AD5" w14:textId="77777777" w:rsidR="00F81BE7" w:rsidRDefault="00F81BE7" w:rsidP="005E6FE1"/>
        </w:tc>
      </w:tr>
      <w:tr w:rsidR="00F81BE7" w:rsidRPr="00FD127C" w14:paraId="62C77DA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5EEC7"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6426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FF2C49"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52BA72" w14:textId="77777777" w:rsidR="00F81BE7" w:rsidRDefault="00F81BE7" w:rsidP="005E6FE1"/>
        </w:tc>
      </w:tr>
      <w:tr w:rsidR="00F81BE7" w:rsidRPr="00FD127C" w14:paraId="1AFBCEA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C727F"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312B2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518024"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AD9A0E" w14:textId="77777777" w:rsidR="00F81BE7" w:rsidRDefault="00F81BE7" w:rsidP="005E6FE1"/>
        </w:tc>
      </w:tr>
      <w:tr w:rsidR="00F81BE7" w:rsidRPr="00FD127C" w14:paraId="25DBC9E4"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34702E"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C06A6D"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BFD002"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9BB2A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223113"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C16F68" w14:textId="77777777" w:rsidR="00F81BE7" w:rsidRDefault="00F81BE7" w:rsidP="005E6FE1"/>
        </w:tc>
      </w:tr>
      <w:tr w:rsidR="00F81BE7" w:rsidRPr="00FD127C" w14:paraId="0263860B"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DCF2E3" w14:textId="77777777" w:rsidR="00F81BE7" w:rsidRPr="00FD127C" w:rsidRDefault="00AB7756" w:rsidP="005E6FE1">
            <w:pPr>
              <w:rPr>
                <w:rFonts w:cs="Arial"/>
                <w:bCs/>
                <w:color w:val="808080" w:themeColor="background1" w:themeShade="80"/>
                <w:sz w:val="16"/>
                <w:szCs w:val="14"/>
              </w:rPr>
            </w:pPr>
            <w:hyperlink r:id="rId107"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5EDE1B"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7BA486"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F1A13E9" w14:textId="77777777" w:rsidR="00F81BE7" w:rsidRDefault="00F81BE7" w:rsidP="00F81BE7"/>
    <w:p w14:paraId="667AA929" w14:textId="35D4F495" w:rsidR="00F81BE7" w:rsidRPr="0017445F" w:rsidRDefault="00F81BE7" w:rsidP="00F81BE7">
      <w:pPr>
        <w:pStyle w:val="RERequirement"/>
        <w:shd w:val="clear" w:color="auto" w:fill="F2F2F2" w:themeFill="background1" w:themeFillShade="F2"/>
      </w:pPr>
      <w:bookmarkStart w:id="1270" w:name="_a4661a5236242a5c57e4ef3431632b4c"/>
      <w:bookmarkEnd w:id="1270"/>
      <w:r>
        <w:t xml:space="preserve"> </w:t>
      </w:r>
      <w:ins w:id="1271" w:author="Bauer, Justin (J.)" w:date="2021-10-29T11:03:00Z">
        <w:r w:rsidR="00E42053">
          <w:t xml:space="preserve">REQ-462349/A </w:t>
        </w:r>
      </w:ins>
      <w:r>
        <w:t>Display during passenger profile creation - Username</w:t>
      </w:r>
    </w:p>
    <w:p w14:paraId="0AB880BC" w14:textId="77777777" w:rsidR="00F81BE7" w:rsidRDefault="00F81BE7" w:rsidP="00F81BE7">
      <w:pPr>
        <w:rPr>
          <w:rFonts w:cs="Arial"/>
        </w:rPr>
      </w:pPr>
      <w:r>
        <w:rPr>
          <w:rFonts w:cs="Arial"/>
        </w:rPr>
        <w:t>When the Profile Interface Client enters passenger profile creation, the Profile Interface Client shall first display the passenger username screen.</w:t>
      </w:r>
    </w:p>
    <w:p w14:paraId="632F62EB"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1A034CBF"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F2BB2C"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39E8016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3F2FD"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D7ED8" w14:textId="77777777" w:rsidR="00F81BE7" w:rsidRDefault="00F81BE7" w:rsidP="005E6FE1"/>
        </w:tc>
      </w:tr>
      <w:tr w:rsidR="00F81BE7" w:rsidRPr="00FD127C" w14:paraId="0CB8C37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89C912"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3816C" w14:textId="77777777" w:rsidR="00F81BE7" w:rsidRDefault="00F81BE7" w:rsidP="005E6FE1"/>
        </w:tc>
      </w:tr>
      <w:tr w:rsidR="00F81BE7" w:rsidRPr="00FD127C" w14:paraId="1B78D44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F3453"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F71F4E" w14:textId="77777777" w:rsidR="00F81BE7" w:rsidRDefault="00F81BE7" w:rsidP="005E6FE1"/>
        </w:tc>
      </w:tr>
      <w:tr w:rsidR="00F81BE7" w:rsidRPr="00FD127C" w14:paraId="426AA7A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751CBD"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C29D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3D28BE"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50D792" w14:textId="77777777" w:rsidR="00F81BE7" w:rsidRDefault="00F81BE7" w:rsidP="005E6FE1"/>
        </w:tc>
      </w:tr>
      <w:tr w:rsidR="00F81BE7" w:rsidRPr="00FD127C" w14:paraId="50CBF12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AE5A35"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76100"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E0E3E2"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935FB9" w14:textId="77777777" w:rsidR="00F81BE7" w:rsidRDefault="00F81BE7" w:rsidP="005E6FE1"/>
        </w:tc>
      </w:tr>
      <w:tr w:rsidR="00F81BE7" w:rsidRPr="00FD127C" w14:paraId="255B5A4D"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F05BA9"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F93617"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CE613"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338F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1C9825"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05A36C" w14:textId="77777777" w:rsidR="00F81BE7" w:rsidRDefault="00F81BE7" w:rsidP="005E6FE1"/>
        </w:tc>
      </w:tr>
      <w:tr w:rsidR="00F81BE7" w:rsidRPr="00FD127C" w14:paraId="3A61B682"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A3FD50" w14:textId="77777777" w:rsidR="00F81BE7" w:rsidRPr="00FD127C" w:rsidRDefault="00AB7756" w:rsidP="005E6FE1">
            <w:pPr>
              <w:rPr>
                <w:rFonts w:cs="Arial"/>
                <w:bCs/>
                <w:color w:val="808080" w:themeColor="background1" w:themeShade="80"/>
                <w:sz w:val="16"/>
                <w:szCs w:val="14"/>
              </w:rPr>
            </w:pPr>
            <w:hyperlink r:id="rId108"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39A885"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02FAF1"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1A37397" w14:textId="77777777" w:rsidR="00F81BE7" w:rsidRDefault="00F81BE7" w:rsidP="00F81BE7"/>
    <w:p w14:paraId="069643F2" w14:textId="0B900340" w:rsidR="00F81BE7" w:rsidRPr="0017445F" w:rsidRDefault="00F81BE7" w:rsidP="00F81BE7">
      <w:pPr>
        <w:pStyle w:val="RERequirement"/>
        <w:shd w:val="clear" w:color="auto" w:fill="F2F2F2" w:themeFill="background1" w:themeFillShade="F2"/>
      </w:pPr>
      <w:bookmarkStart w:id="1272" w:name="_220baab0e4084139570136e60a2a7f2d"/>
      <w:bookmarkEnd w:id="1272"/>
      <w:r>
        <w:t xml:space="preserve"> </w:t>
      </w:r>
      <w:ins w:id="1273" w:author="Bauer, Justin (J.)" w:date="2021-10-29T11:03:00Z">
        <w:r w:rsidR="00E42053">
          <w:t xml:space="preserve">REQ-462347/A </w:t>
        </w:r>
      </w:ins>
      <w:r>
        <w:t>Entered Passenger Username not unique</w:t>
      </w:r>
    </w:p>
    <w:p w14:paraId="4DB95775" w14:textId="77777777" w:rsidR="00F81BE7" w:rsidRDefault="00F81BE7" w:rsidP="00F81BE7">
      <w:pPr>
        <w:rPr>
          <w:rFonts w:cs="Arial"/>
        </w:rPr>
      </w:pPr>
      <w:r>
        <w:rPr>
          <w:rFonts w:cs="Arial"/>
        </w:rPr>
        <w:t>If the entered Passenger Profile Username is not unique:</w:t>
      </w:r>
    </w:p>
    <w:p w14:paraId="5A5CF45A" w14:textId="77777777" w:rsidR="00F81BE7" w:rsidRDefault="00F81BE7" w:rsidP="00F81BE7">
      <w:pPr>
        <w:rPr>
          <w:rFonts w:cs="Arial"/>
        </w:rPr>
      </w:pPr>
      <w:r>
        <w:rPr>
          <w:rFonts w:cs="Arial"/>
        </w:rPr>
        <w:t>- The Profile Interface Client shall provide notification to the user that the name already exists</w:t>
      </w:r>
    </w:p>
    <w:p w14:paraId="3B16FA29" w14:textId="77777777" w:rsidR="00F81BE7" w:rsidRDefault="00F81BE7" w:rsidP="00F81BE7">
      <w:pPr>
        <w:rPr>
          <w:rFonts w:cs="Arial"/>
        </w:rPr>
      </w:pPr>
      <w:r>
        <w:rPr>
          <w:rFonts w:cs="Arial"/>
        </w:rPr>
        <w:t>- The Profile Interface Client shall not allow the existing name be overwritten</w:t>
      </w:r>
    </w:p>
    <w:p w14:paraId="7B87CC16" w14:textId="77777777" w:rsidR="00F81BE7" w:rsidRDefault="00F81BE7" w:rsidP="00F81BE7">
      <w:pPr>
        <w:rPr>
          <w:rFonts w:cs="Arial"/>
        </w:rPr>
      </w:pPr>
      <w:r>
        <w:rPr>
          <w:rFonts w:cs="Arial"/>
        </w:rPr>
        <w:t>- The Profile Interface Client shall provide the user retry opportunity until an unique name is entered before proceeding to next step</w:t>
      </w:r>
    </w:p>
    <w:p w14:paraId="23AD55FD"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695FC2B3"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C89743"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0854A10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BD334F"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660EDB" w14:textId="77777777" w:rsidR="00F81BE7" w:rsidRDefault="00F81BE7" w:rsidP="005E6FE1"/>
        </w:tc>
      </w:tr>
      <w:tr w:rsidR="00F81BE7" w:rsidRPr="00FD127C" w14:paraId="55375AF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B26F99"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00332" w14:textId="77777777" w:rsidR="00F81BE7" w:rsidRDefault="00F81BE7" w:rsidP="005E6FE1"/>
        </w:tc>
      </w:tr>
      <w:tr w:rsidR="00F81BE7" w:rsidRPr="00FD127C" w14:paraId="6836887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ACD91"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9D00D9" w14:textId="77777777" w:rsidR="00F81BE7" w:rsidRDefault="00F81BE7" w:rsidP="005E6FE1"/>
        </w:tc>
      </w:tr>
      <w:tr w:rsidR="00F81BE7" w:rsidRPr="00FD127C" w14:paraId="1FA6976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1EB612"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3B8CC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4AFFF"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308D39" w14:textId="77777777" w:rsidR="00F81BE7" w:rsidRDefault="00F81BE7" w:rsidP="005E6FE1"/>
        </w:tc>
      </w:tr>
      <w:tr w:rsidR="00F81BE7" w:rsidRPr="00FD127C" w14:paraId="76B5315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B2023"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CB0C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75FEB4"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B945BC" w14:textId="77777777" w:rsidR="00F81BE7" w:rsidRDefault="00F81BE7" w:rsidP="005E6FE1"/>
        </w:tc>
      </w:tr>
      <w:tr w:rsidR="00F81BE7" w:rsidRPr="00FD127C" w14:paraId="08584E6D"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337E33"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7D3407"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41F803"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4748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86B53B"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E38AFF" w14:textId="77777777" w:rsidR="00F81BE7" w:rsidRDefault="00F81BE7" w:rsidP="005E6FE1"/>
        </w:tc>
      </w:tr>
      <w:tr w:rsidR="00F81BE7" w:rsidRPr="00FD127C" w14:paraId="113E66F0"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C573C1" w14:textId="77777777" w:rsidR="00F81BE7" w:rsidRPr="00FD127C" w:rsidRDefault="00AB7756" w:rsidP="005E6FE1">
            <w:pPr>
              <w:rPr>
                <w:rFonts w:cs="Arial"/>
                <w:bCs/>
                <w:color w:val="808080" w:themeColor="background1" w:themeShade="80"/>
                <w:sz w:val="16"/>
                <w:szCs w:val="14"/>
              </w:rPr>
            </w:pPr>
            <w:hyperlink r:id="rId109"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F689E2"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14639E"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1FFC40E" w14:textId="77777777" w:rsidR="00F81BE7" w:rsidRDefault="00F81BE7" w:rsidP="00F81BE7"/>
    <w:p w14:paraId="6C110FC5" w14:textId="70F532CA" w:rsidR="00F81BE7" w:rsidRPr="0017445F" w:rsidDel="000851C9" w:rsidRDefault="00F81BE7" w:rsidP="00F81BE7">
      <w:pPr>
        <w:pStyle w:val="RERequirement"/>
        <w:shd w:val="clear" w:color="auto" w:fill="F2F2F2" w:themeFill="background1" w:themeFillShade="F2"/>
        <w:rPr>
          <w:moveFrom w:id="1274" w:author="Bauer, Justin (J.)" w:date="2021-10-27T15:02:00Z"/>
        </w:rPr>
      </w:pPr>
      <w:bookmarkStart w:id="1275" w:name="_85aa451e0c4f1c3c5cc54dd409f2d11f"/>
      <w:bookmarkEnd w:id="1275"/>
      <w:moveFromRangeStart w:id="1276" w:author="Bauer, Justin (J.)" w:date="2021-10-27T15:02:00Z" w:name="move86239369"/>
      <w:moveFrom w:id="1277" w:author="Bauer, Justin (J.)" w:date="2021-10-27T15:02:00Z">
        <w:r w:rsidDel="000851C9">
          <w:t xml:space="preserve"> Interpretting StorePsngrProfileData_Res</w:t>
        </w:r>
      </w:moveFrom>
    </w:p>
    <w:p w14:paraId="6596EBBB" w14:textId="7A5B7193" w:rsidR="00F81BE7" w:rsidDel="000851C9" w:rsidRDefault="00F81BE7" w:rsidP="00F81BE7">
      <w:pPr>
        <w:rPr>
          <w:moveFrom w:id="1278" w:author="Bauer, Justin (J.)" w:date="2021-10-27T15:02:00Z"/>
          <w:rFonts w:cs="Arial"/>
        </w:rPr>
      </w:pPr>
      <w:moveFrom w:id="1279" w:author="Bauer, Justin (J.)" w:date="2021-10-27T15:02:00Z">
        <w:r w:rsidDel="000851C9">
          <w:rPr>
            <w:rFonts w:cs="Arial"/>
          </w:rPr>
          <w:t>When the Profile Interface Client receives the StorePsngrProfileData_Res, the Profile Interface Client shall take the following actions depending on the ResponseCode:</w:t>
        </w:r>
      </w:moveFrom>
    </w:p>
    <w:p w14:paraId="69DE45D0" w14:textId="0B85427A" w:rsidR="00F81BE7" w:rsidDel="000851C9" w:rsidRDefault="00F81BE7" w:rsidP="00F81BE7">
      <w:pPr>
        <w:rPr>
          <w:moveFrom w:id="1280" w:author="Bauer, Justin (J.)" w:date="2021-10-27T15:02:00Z"/>
          <w:rFonts w:cs="Arial"/>
        </w:rPr>
      </w:pPr>
      <w:moveFrom w:id="1281" w:author="Bauer, Justin (J.)" w:date="2021-10-27T15:02:00Z">
        <w:r w:rsidDel="000851C9">
          <w:rPr>
            <w:rFonts w:cs="Arial"/>
          </w:rPr>
          <w:t>- ResponseCode = SUCCESS: Move on to the next screen</w:t>
        </w:r>
      </w:moveFrom>
    </w:p>
    <w:p w14:paraId="0F293773" w14:textId="3C0BEDA2" w:rsidR="00F81BE7" w:rsidDel="000851C9" w:rsidRDefault="00F81BE7" w:rsidP="00F81BE7">
      <w:pPr>
        <w:rPr>
          <w:moveFrom w:id="1282" w:author="Bauer, Justin (J.)" w:date="2021-10-27T15:02:00Z"/>
          <w:rFonts w:cs="Arial"/>
        </w:rPr>
      </w:pPr>
      <w:moveFrom w:id="1283" w:author="Bauer, Justin (J.)" w:date="2021-10-27T15:02:00Z">
        <w:r w:rsidDel="000851C9">
          <w:rPr>
            <w:rFonts w:cs="Arial"/>
          </w:rPr>
          <w:t>- ResponseCode = FAILED: Alert customer with associated ErrorCode and allow user to retry entering username</w:t>
        </w:r>
      </w:moveFrom>
    </w:p>
    <w:p w14:paraId="3B40E60F" w14:textId="40BBA54C" w:rsidR="00F81BE7" w:rsidDel="000851C9" w:rsidRDefault="00F81BE7" w:rsidP="00F81BE7">
      <w:pPr>
        <w:rPr>
          <w:moveFrom w:id="1284" w:author="Bauer, Justin (J.)" w:date="2021-10-27T15:02:00Z"/>
          <w:rFonts w:cs="Arial"/>
        </w:rPr>
      </w:pPr>
      <w:moveFrom w:id="1285" w:author="Bauer, Justin (J.)" w:date="2021-10-27T15:02:00Z">
        <w:r w:rsidDel="000851C9">
          <w:rPr>
            <w:rFonts w:cs="Arial"/>
          </w:rPr>
          <w:t>- ResponseCode = INVALID: Alert customer with associated ErrorCode and abort Setup Wizard</w:t>
        </w:r>
      </w:moveFrom>
    </w:p>
    <w:p w14:paraId="43C69887" w14:textId="79C11B1D" w:rsidR="00F81BE7" w:rsidRPr="00C66B68" w:rsidDel="000851C9" w:rsidRDefault="00F81BE7" w:rsidP="00F81BE7">
      <w:pPr>
        <w:rPr>
          <w:moveFrom w:id="1286" w:author="Bauer, Justin (J.)" w:date="2021-10-27T15:02: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0851C9" w14:paraId="1C560B84" w14:textId="7D1D2788"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D64D08" w14:textId="51A33460" w:rsidR="00F81BE7" w:rsidRPr="00FD127C" w:rsidDel="000851C9" w:rsidRDefault="00F81BE7" w:rsidP="005E6FE1">
            <w:pPr>
              <w:rPr>
                <w:moveFrom w:id="1287" w:author="Bauer, Justin (J.)" w:date="2021-10-27T15:02:00Z"/>
                <w:rFonts w:eastAsiaTheme="minorHAnsi" w:cs="Arial"/>
                <w:bCs/>
                <w:color w:val="808080" w:themeColor="background1" w:themeShade="80"/>
                <w:sz w:val="16"/>
                <w:szCs w:val="14"/>
              </w:rPr>
            </w:pPr>
            <w:moveFrom w:id="1288" w:author="Bauer, Justin (J.)" w:date="2021-10-27T15:02:00Z">
              <w:r w:rsidRPr="00FD127C" w:rsidDel="000851C9">
                <w:rPr>
                  <w:rFonts w:cs="Arial"/>
                  <w:bCs/>
                  <w:color w:val="808080" w:themeColor="background1" w:themeShade="80"/>
                  <w:sz w:val="16"/>
                  <w:szCs w:val="14"/>
                </w:rPr>
                <w:t xml:space="preserve">Requirement ID: </w:t>
              </w:r>
            </w:moveFrom>
          </w:p>
        </w:tc>
      </w:tr>
      <w:tr w:rsidR="00F81BE7" w:rsidRPr="00FD127C" w:rsidDel="000851C9" w14:paraId="46B9AFF2" w14:textId="5A54C480"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4981A" w14:textId="4392E2DA" w:rsidR="00F81BE7" w:rsidRPr="00FD127C" w:rsidDel="000851C9" w:rsidRDefault="00F81BE7" w:rsidP="005E6FE1">
            <w:pPr>
              <w:rPr>
                <w:moveFrom w:id="1289" w:author="Bauer, Justin (J.)" w:date="2021-10-27T15:02:00Z"/>
                <w:rFonts w:eastAsiaTheme="minorHAnsi" w:cs="Arial"/>
                <w:b/>
                <w:bCs/>
                <w:sz w:val="16"/>
                <w:szCs w:val="14"/>
              </w:rPr>
            </w:pPr>
            <w:moveFrom w:id="1290" w:author="Bauer, Justin (J.)" w:date="2021-10-27T15:02:00Z">
              <w:r w:rsidRPr="00FD127C" w:rsidDel="000851C9">
                <w:rPr>
                  <w:rFonts w:cs="Arial"/>
                  <w:b/>
                  <w:bCs/>
                  <w:sz w:val="16"/>
                  <w:szCs w:val="14"/>
                </w:rPr>
                <w:t>Rationale</w:t>
              </w:r>
            </w:moveFrom>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EC6B" w14:textId="7515A480" w:rsidR="00F81BE7" w:rsidDel="000851C9" w:rsidRDefault="00F81BE7" w:rsidP="005E6FE1">
            <w:pPr>
              <w:rPr>
                <w:moveFrom w:id="1291" w:author="Bauer, Justin (J.)" w:date="2021-10-27T15:02:00Z"/>
              </w:rPr>
            </w:pPr>
          </w:p>
        </w:tc>
      </w:tr>
      <w:tr w:rsidR="00F81BE7" w:rsidRPr="00FD127C" w:rsidDel="000851C9" w14:paraId="0A5D93CB" w14:textId="2CBE3C53"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9FA00B" w14:textId="75091D72" w:rsidR="00F81BE7" w:rsidRPr="00FD127C" w:rsidDel="000851C9" w:rsidRDefault="00F81BE7" w:rsidP="005E6FE1">
            <w:pPr>
              <w:rPr>
                <w:moveFrom w:id="1292" w:author="Bauer, Justin (J.)" w:date="2021-10-27T15:02:00Z"/>
                <w:rFonts w:eastAsiaTheme="minorHAnsi" w:cs="Arial"/>
                <w:b/>
                <w:bCs/>
                <w:sz w:val="16"/>
                <w:szCs w:val="14"/>
              </w:rPr>
            </w:pPr>
            <w:moveFrom w:id="1293" w:author="Bauer, Justin (J.)" w:date="2021-10-27T15:02:00Z">
              <w:r w:rsidRPr="00FD127C" w:rsidDel="000851C9">
                <w:rPr>
                  <w:rFonts w:cs="Arial"/>
                  <w:b/>
                  <w:bCs/>
                  <w:sz w:val="16"/>
                  <w:szCs w:val="14"/>
                </w:rPr>
                <w:t>Acceptance Criteria</w:t>
              </w:r>
            </w:moveFrom>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BAA9F" w14:textId="79BB97DF" w:rsidR="00F81BE7" w:rsidDel="000851C9" w:rsidRDefault="00F81BE7" w:rsidP="005E6FE1">
            <w:pPr>
              <w:rPr>
                <w:moveFrom w:id="1294" w:author="Bauer, Justin (J.)" w:date="2021-10-27T15:02:00Z"/>
              </w:rPr>
            </w:pPr>
          </w:p>
        </w:tc>
      </w:tr>
      <w:tr w:rsidR="00F81BE7" w:rsidRPr="00FD127C" w:rsidDel="000851C9" w14:paraId="52A6DF53" w14:textId="58A90618"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FB9A4E" w14:textId="0ACD8F5D" w:rsidR="00F81BE7" w:rsidRPr="00FD127C" w:rsidDel="000851C9" w:rsidRDefault="00F81BE7" w:rsidP="005E6FE1">
            <w:pPr>
              <w:rPr>
                <w:moveFrom w:id="1295" w:author="Bauer, Justin (J.)" w:date="2021-10-27T15:02:00Z"/>
                <w:rFonts w:cs="Arial"/>
                <w:sz w:val="16"/>
                <w:szCs w:val="14"/>
              </w:rPr>
            </w:pPr>
            <w:moveFrom w:id="1296" w:author="Bauer, Justin (J.)" w:date="2021-10-27T15:02:00Z">
              <w:r w:rsidRPr="00FD127C" w:rsidDel="000851C9">
                <w:rPr>
                  <w:rFonts w:cs="Arial"/>
                  <w:b/>
                  <w:bCs/>
                  <w:sz w:val="16"/>
                  <w:szCs w:val="14"/>
                </w:rPr>
                <w:t>Notes</w:t>
              </w:r>
            </w:moveFrom>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5B67B8" w14:textId="0B01A1CE" w:rsidR="00F81BE7" w:rsidDel="000851C9" w:rsidRDefault="00F81BE7" w:rsidP="005E6FE1">
            <w:pPr>
              <w:rPr>
                <w:moveFrom w:id="1297" w:author="Bauer, Justin (J.)" w:date="2021-10-27T15:02:00Z"/>
              </w:rPr>
            </w:pPr>
          </w:p>
        </w:tc>
      </w:tr>
      <w:tr w:rsidR="00F81BE7" w:rsidRPr="00FD127C" w:rsidDel="000851C9" w14:paraId="48E6CE79" w14:textId="3300096E"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2590E" w14:textId="43BAC223" w:rsidR="00F81BE7" w:rsidRPr="00FD127C" w:rsidDel="000851C9" w:rsidRDefault="00F81BE7" w:rsidP="005E6FE1">
            <w:pPr>
              <w:rPr>
                <w:moveFrom w:id="1298" w:author="Bauer, Justin (J.)" w:date="2021-10-27T15:02:00Z"/>
                <w:rFonts w:cs="Arial"/>
                <w:b/>
                <w:bCs/>
                <w:sz w:val="16"/>
                <w:szCs w:val="14"/>
              </w:rPr>
            </w:pPr>
            <w:moveFrom w:id="1299" w:author="Bauer, Justin (J.)" w:date="2021-10-27T15:02:00Z">
              <w:r w:rsidRPr="00FD127C" w:rsidDel="000851C9">
                <w:rPr>
                  <w:rFonts w:cs="Arial"/>
                  <w:b/>
                  <w:bCs/>
                  <w:sz w:val="16"/>
                  <w:szCs w:val="14"/>
                </w:rPr>
                <w:t>Source</w:t>
              </w:r>
            </w:moveFrom>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F4920" w14:textId="6EB67F38" w:rsidR="00F81BE7" w:rsidDel="000851C9" w:rsidRDefault="00F81BE7" w:rsidP="005E6FE1">
            <w:pPr>
              <w:rPr>
                <w:moveFrom w:id="1300" w:author="Bauer, Justin (J.)" w:date="2021-10-27T15:02: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951EB4" w14:textId="085BBC94" w:rsidR="00F81BE7" w:rsidRPr="00FD127C" w:rsidDel="000851C9" w:rsidRDefault="00F81BE7" w:rsidP="005E6FE1">
            <w:pPr>
              <w:ind w:left="139"/>
              <w:rPr>
                <w:moveFrom w:id="1301" w:author="Bauer, Justin (J.)" w:date="2021-10-27T15:02:00Z"/>
                <w:rFonts w:cs="Arial"/>
                <w:b/>
                <w:bCs/>
                <w:sz w:val="16"/>
                <w:szCs w:val="14"/>
              </w:rPr>
            </w:pPr>
            <w:moveFrom w:id="1302" w:author="Bauer, Justin (J.)" w:date="2021-10-27T15:02:00Z">
              <w:r w:rsidRPr="00FD127C" w:rsidDel="000851C9">
                <w:rPr>
                  <w:rFonts w:cs="Arial"/>
                  <w:b/>
                  <w:bCs/>
                  <w:sz w:val="16"/>
                  <w:szCs w:val="14"/>
                </w:rPr>
                <w:t>Owner</w:t>
              </w:r>
            </w:moveFrom>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C79D36" w14:textId="425E340F" w:rsidR="00F81BE7" w:rsidDel="000851C9" w:rsidRDefault="00F81BE7" w:rsidP="005E6FE1">
            <w:pPr>
              <w:rPr>
                <w:moveFrom w:id="1303" w:author="Bauer, Justin (J.)" w:date="2021-10-27T15:02:00Z"/>
              </w:rPr>
            </w:pPr>
          </w:p>
        </w:tc>
      </w:tr>
      <w:tr w:rsidR="00F81BE7" w:rsidRPr="00FD127C" w:rsidDel="000851C9" w14:paraId="692A553D" w14:textId="07053806"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BD817" w14:textId="13971044" w:rsidR="00F81BE7" w:rsidRPr="00FD127C" w:rsidDel="000851C9" w:rsidRDefault="00F81BE7" w:rsidP="005E6FE1">
            <w:pPr>
              <w:rPr>
                <w:moveFrom w:id="1304" w:author="Bauer, Justin (J.)" w:date="2021-10-27T15:02:00Z"/>
                <w:rFonts w:cs="Arial"/>
                <w:b/>
                <w:bCs/>
                <w:sz w:val="16"/>
                <w:szCs w:val="14"/>
              </w:rPr>
            </w:pPr>
            <w:moveFrom w:id="1305" w:author="Bauer, Justin (J.)" w:date="2021-10-27T15:02:00Z">
              <w:r w:rsidRPr="00FD127C" w:rsidDel="000851C9">
                <w:rPr>
                  <w:rFonts w:cs="Arial"/>
                  <w:b/>
                  <w:bCs/>
                  <w:sz w:val="16"/>
                  <w:szCs w:val="14"/>
                </w:rPr>
                <w:t>Source Req.</w:t>
              </w:r>
            </w:moveFrom>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EDC5EA" w14:textId="2557BEE5" w:rsidR="00F81BE7" w:rsidDel="000851C9" w:rsidRDefault="00F81BE7" w:rsidP="005E6FE1">
            <w:pPr>
              <w:rPr>
                <w:moveFrom w:id="1306" w:author="Bauer, Justin (J.)" w:date="2021-10-27T15:02: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CEA0DD" w14:textId="555E215B" w:rsidR="00F81BE7" w:rsidRPr="00FD127C" w:rsidDel="000851C9" w:rsidRDefault="00F81BE7" w:rsidP="005E6FE1">
            <w:pPr>
              <w:ind w:left="139"/>
              <w:rPr>
                <w:moveFrom w:id="1307" w:author="Bauer, Justin (J.)" w:date="2021-10-27T15:02:00Z"/>
                <w:rFonts w:cs="Arial"/>
                <w:b/>
                <w:bCs/>
                <w:sz w:val="16"/>
                <w:szCs w:val="16"/>
              </w:rPr>
            </w:pPr>
            <w:moveFrom w:id="1308" w:author="Bauer, Justin (J.)" w:date="2021-10-27T15:02:00Z">
              <w:r w:rsidRPr="00FD127C" w:rsidDel="000851C9">
                <w:rPr>
                  <w:rFonts w:cs="Arial"/>
                  <w:b/>
                  <w:bCs/>
                  <w:sz w:val="16"/>
                  <w:szCs w:val="16"/>
                </w:rPr>
                <w:t>V&amp;V Method</w:t>
              </w:r>
            </w:moveFrom>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FE059D" w14:textId="17327D7F" w:rsidR="00F81BE7" w:rsidDel="000851C9" w:rsidRDefault="00F81BE7" w:rsidP="005E6FE1">
            <w:pPr>
              <w:rPr>
                <w:moveFrom w:id="1309" w:author="Bauer, Justin (J.)" w:date="2021-10-27T15:02:00Z"/>
              </w:rPr>
            </w:pPr>
          </w:p>
        </w:tc>
      </w:tr>
      <w:tr w:rsidR="00F81BE7" w:rsidRPr="00FD127C" w:rsidDel="000851C9" w14:paraId="34B13890" w14:textId="40AB62D2"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4F302" w14:textId="184656D4" w:rsidR="00F81BE7" w:rsidRPr="00FD127C" w:rsidDel="000851C9" w:rsidRDefault="00F81BE7" w:rsidP="005E6FE1">
            <w:pPr>
              <w:rPr>
                <w:moveFrom w:id="1310" w:author="Bauer, Justin (J.)" w:date="2021-10-27T15:02:00Z"/>
                <w:rFonts w:eastAsiaTheme="minorHAnsi" w:cs="Arial"/>
                <w:b/>
                <w:bCs/>
                <w:sz w:val="16"/>
                <w:szCs w:val="14"/>
              </w:rPr>
            </w:pPr>
            <w:moveFrom w:id="1311" w:author="Bauer, Justin (J.)" w:date="2021-10-27T15:02:00Z">
              <w:r w:rsidRPr="00FD127C" w:rsidDel="000851C9">
                <w:rPr>
                  <w:rFonts w:cs="Arial"/>
                  <w:b/>
                  <w:bCs/>
                  <w:sz w:val="16"/>
                  <w:szCs w:val="14"/>
                </w:rPr>
                <w:t>Type</w:t>
              </w:r>
            </w:moveFrom>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BB5224" w14:textId="5D7DBF2E" w:rsidR="00F81BE7" w:rsidDel="000851C9" w:rsidRDefault="00F81BE7" w:rsidP="005E6FE1">
            <w:pPr>
              <w:rPr>
                <w:moveFrom w:id="1312" w:author="Bauer, Justin (J.)" w:date="2021-10-27T15:02: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B14AF" w14:textId="232DD71F" w:rsidR="00F81BE7" w:rsidRPr="00FD127C" w:rsidDel="000851C9" w:rsidRDefault="00F81BE7" w:rsidP="005E6FE1">
            <w:pPr>
              <w:rPr>
                <w:moveFrom w:id="1313" w:author="Bauer, Justin (J.)" w:date="2021-10-27T15:02:00Z"/>
                <w:rFonts w:cs="Arial"/>
                <w:b/>
                <w:bCs/>
                <w:sz w:val="16"/>
                <w:szCs w:val="14"/>
              </w:rPr>
            </w:pPr>
            <w:moveFrom w:id="1314" w:author="Bauer, Justin (J.)" w:date="2021-10-27T15:02:00Z">
              <w:r w:rsidRPr="00FD127C" w:rsidDel="000851C9">
                <w:rPr>
                  <w:rFonts w:cs="Arial"/>
                  <w:b/>
                  <w:bCs/>
                  <w:sz w:val="16"/>
                  <w:szCs w:val="14"/>
                </w:rPr>
                <w:t>Priority</w:t>
              </w:r>
            </w:moveFrom>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653CBD" w14:textId="30A29395" w:rsidR="00F81BE7" w:rsidDel="000851C9" w:rsidRDefault="00F81BE7" w:rsidP="005E6FE1">
            <w:pPr>
              <w:rPr>
                <w:moveFrom w:id="1315" w:author="Bauer, Justin (J.)" w:date="2021-10-27T15:02: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7FD37" w14:textId="12BCC0CE" w:rsidR="00F81BE7" w:rsidRPr="00FD127C" w:rsidDel="000851C9" w:rsidRDefault="00F81BE7" w:rsidP="005E6FE1">
            <w:pPr>
              <w:ind w:left="128"/>
              <w:rPr>
                <w:moveFrom w:id="1316" w:author="Bauer, Justin (J.)" w:date="2021-10-27T15:02:00Z"/>
                <w:rFonts w:cs="Arial"/>
                <w:b/>
                <w:bCs/>
                <w:sz w:val="16"/>
                <w:szCs w:val="14"/>
              </w:rPr>
            </w:pPr>
            <w:moveFrom w:id="1317" w:author="Bauer, Justin (J.)" w:date="2021-10-27T15:02:00Z">
              <w:r w:rsidRPr="00FD127C" w:rsidDel="000851C9">
                <w:rPr>
                  <w:rFonts w:cs="Arial"/>
                  <w:b/>
                  <w:bCs/>
                  <w:sz w:val="16"/>
                  <w:szCs w:val="14"/>
                </w:rPr>
                <w:t>Status</w:t>
              </w:r>
            </w:moveFrom>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1A3007" w14:textId="6E3D4C77" w:rsidR="00F81BE7" w:rsidDel="000851C9" w:rsidRDefault="00F81BE7" w:rsidP="005E6FE1">
            <w:pPr>
              <w:rPr>
                <w:moveFrom w:id="1318" w:author="Bauer, Justin (J.)" w:date="2021-10-27T15:02:00Z"/>
              </w:rPr>
            </w:pPr>
          </w:p>
        </w:tc>
      </w:tr>
      <w:tr w:rsidR="00F81BE7" w:rsidRPr="00FD127C" w:rsidDel="000851C9" w14:paraId="5E0E6DD8" w14:textId="3BD44009"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D3B2C0" w14:textId="1A079007" w:rsidR="00F81BE7" w:rsidRPr="00FD127C" w:rsidDel="000851C9" w:rsidRDefault="005E6FE1" w:rsidP="005E6FE1">
            <w:pPr>
              <w:rPr>
                <w:moveFrom w:id="1319" w:author="Bauer, Justin (J.)" w:date="2021-10-27T15:02:00Z"/>
                <w:rFonts w:cs="Arial"/>
                <w:bCs/>
                <w:color w:val="808080" w:themeColor="background1" w:themeShade="80"/>
                <w:sz w:val="16"/>
                <w:szCs w:val="14"/>
              </w:rPr>
            </w:pPr>
            <w:moveFrom w:id="1320" w:author="Bauer, Justin (J.)" w:date="2021-10-27T15:02:00Z">
              <w:r w:rsidDel="000851C9">
                <w:fldChar w:fldCharType="begin"/>
              </w:r>
              <w:r w:rsidDel="000851C9">
                <w:instrText xml:space="preserve"> HYPERLINK "http://wiki.ford.com/display/RequirementsEngineering/Requirements+Attributes" </w:instrText>
              </w:r>
              <w:r w:rsidDel="000851C9">
                <w:fldChar w:fldCharType="separate"/>
              </w:r>
              <w:r w:rsidR="00F81BE7" w:rsidRPr="00FD127C" w:rsidDel="000851C9">
                <w:rPr>
                  <w:rStyle w:val="Hyperlink"/>
                  <w:rFonts w:cs="Arial"/>
                  <w:bCs/>
                  <w:sz w:val="16"/>
                  <w:szCs w:val="14"/>
                </w:rPr>
                <w:t>Req. Template</w:t>
              </w:r>
              <w:r w:rsidDel="000851C9">
                <w:rPr>
                  <w:rStyle w:val="Hyperlink"/>
                  <w:rFonts w:cs="Arial"/>
                  <w:bCs/>
                  <w:sz w:val="16"/>
                  <w:szCs w:val="14"/>
                </w:rPr>
                <w:fldChar w:fldCharType="end"/>
              </w:r>
              <w:r w:rsidR="00F81BE7" w:rsidRPr="00FD127C" w:rsidDel="000851C9">
                <w:rPr>
                  <w:rFonts w:cs="Arial"/>
                  <w:bCs/>
                  <w:color w:val="808080" w:themeColor="background1" w:themeShade="80"/>
                  <w:sz w:val="16"/>
                  <w:szCs w:val="14"/>
                </w:rPr>
                <w:t xml:space="preserve"> Version</w:t>
              </w:r>
            </w:moveFrom>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7D1957" w14:textId="0EDE0938" w:rsidR="00F81BE7" w:rsidRPr="00FD127C" w:rsidDel="000851C9" w:rsidRDefault="00F81BE7" w:rsidP="005E6FE1">
            <w:pPr>
              <w:rPr>
                <w:moveFrom w:id="1321" w:author="Bauer, Justin (J.)" w:date="2021-10-27T15:02:00Z"/>
                <w:rFonts w:cs="Arial"/>
                <w:bCs/>
                <w:color w:val="808080" w:themeColor="background1" w:themeShade="80"/>
                <w:sz w:val="16"/>
                <w:szCs w:val="14"/>
              </w:rPr>
            </w:pPr>
            <w:moveFrom w:id="1322" w:author="Bauer, Justin (J.)" w:date="2021-10-27T15:02:00Z">
              <w:r w:rsidRPr="00FD127C" w:rsidDel="000851C9">
                <w:rPr>
                  <w:rFonts w:cs="Arial"/>
                  <w:bCs/>
                  <w:color w:val="808080" w:themeColor="background1" w:themeShade="80"/>
                  <w:sz w:val="16"/>
                  <w:szCs w:val="14"/>
                </w:rPr>
                <w:fldChar w:fldCharType="begin"/>
              </w:r>
              <w:r w:rsidRPr="00FD127C" w:rsidDel="000851C9">
                <w:rPr>
                  <w:rFonts w:cs="Arial"/>
                  <w:bCs/>
                  <w:color w:val="808080" w:themeColor="background1" w:themeShade="80"/>
                  <w:sz w:val="16"/>
                  <w:szCs w:val="14"/>
                </w:rPr>
                <w:instrText xml:space="preserve"> DOCPROPERTY  TemplateVersion  \* MERGEFORMAT </w:instrText>
              </w:r>
              <w:r w:rsidRPr="00FD127C" w:rsidDel="000851C9">
                <w:rPr>
                  <w:rFonts w:cs="Arial"/>
                  <w:bCs/>
                  <w:color w:val="808080" w:themeColor="background1" w:themeShade="80"/>
                  <w:sz w:val="16"/>
                  <w:szCs w:val="14"/>
                </w:rPr>
                <w:fldChar w:fldCharType="separate"/>
              </w:r>
              <w:r w:rsidDel="000851C9">
                <w:rPr>
                  <w:rFonts w:cs="Arial"/>
                  <w:bCs/>
                  <w:color w:val="808080" w:themeColor="background1" w:themeShade="80"/>
                  <w:sz w:val="16"/>
                  <w:szCs w:val="14"/>
                </w:rPr>
                <w:t>6</w:t>
              </w:r>
              <w:r w:rsidRPr="00FD127C" w:rsidDel="000851C9">
                <w:rPr>
                  <w:rFonts w:cs="Arial"/>
                  <w:bCs/>
                  <w:color w:val="808080" w:themeColor="background1" w:themeShade="80"/>
                  <w:sz w:val="16"/>
                  <w:szCs w:val="14"/>
                </w:rPr>
                <w:fldChar w:fldCharType="end"/>
              </w:r>
              <w:r w:rsidRPr="00FD127C" w:rsidDel="000851C9">
                <w:rPr>
                  <w:rFonts w:cs="Arial"/>
                  <w:bCs/>
                  <w:color w:val="808080" w:themeColor="background1" w:themeShade="80"/>
                  <w:sz w:val="16"/>
                  <w:szCs w:val="14"/>
                </w:rPr>
                <w:t>.</w:t>
              </w:r>
              <w:r w:rsidRPr="00FD127C" w:rsidDel="000851C9">
                <w:rPr>
                  <w:rFonts w:cs="Arial"/>
                  <w:bCs/>
                  <w:color w:val="808080" w:themeColor="background1" w:themeShade="80"/>
                  <w:sz w:val="16"/>
                  <w:szCs w:val="14"/>
                </w:rPr>
                <w:fldChar w:fldCharType="begin"/>
              </w:r>
              <w:r w:rsidRPr="00FD127C" w:rsidDel="000851C9">
                <w:rPr>
                  <w:rFonts w:cs="Arial"/>
                  <w:bCs/>
                  <w:color w:val="808080" w:themeColor="background1" w:themeShade="80"/>
                  <w:sz w:val="16"/>
                  <w:szCs w:val="14"/>
                </w:rPr>
                <w:instrText xml:space="preserve"> DOCPROPERTY  TemplateRevision  \* MERGEFORMAT </w:instrText>
              </w:r>
              <w:r w:rsidRPr="00FD127C" w:rsidDel="000851C9">
                <w:rPr>
                  <w:rFonts w:cs="Arial"/>
                  <w:bCs/>
                  <w:color w:val="808080" w:themeColor="background1" w:themeShade="80"/>
                  <w:sz w:val="16"/>
                  <w:szCs w:val="14"/>
                </w:rPr>
                <w:fldChar w:fldCharType="separate"/>
              </w:r>
              <w:r w:rsidDel="000851C9">
                <w:rPr>
                  <w:rFonts w:cs="Arial"/>
                  <w:bCs/>
                  <w:color w:val="808080" w:themeColor="background1" w:themeShade="80"/>
                  <w:sz w:val="16"/>
                  <w:szCs w:val="14"/>
                </w:rPr>
                <w:t>0</w:t>
              </w:r>
              <w:r w:rsidRPr="00FD127C" w:rsidDel="000851C9">
                <w:rPr>
                  <w:rFonts w:cs="Arial"/>
                  <w:bCs/>
                  <w:color w:val="808080" w:themeColor="background1" w:themeShade="80"/>
                  <w:sz w:val="16"/>
                  <w:szCs w:val="14"/>
                </w:rPr>
                <w:fldChar w:fldCharType="end"/>
              </w:r>
            </w:moveFrom>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41CAD1" w14:textId="6408ACA6" w:rsidR="00F81BE7" w:rsidRPr="00FD127C" w:rsidDel="000851C9" w:rsidRDefault="00F81BE7" w:rsidP="005E6FE1">
            <w:pPr>
              <w:jc w:val="right"/>
              <w:rPr>
                <w:moveFrom w:id="1323" w:author="Bauer, Justin (J.)" w:date="2021-10-27T15:02:00Z"/>
                <w:rFonts w:cs="Arial"/>
                <w:bCs/>
                <w:color w:val="808080" w:themeColor="background1" w:themeShade="80"/>
                <w:sz w:val="16"/>
                <w:szCs w:val="14"/>
              </w:rPr>
            </w:pPr>
            <w:moveFrom w:id="1324" w:author="Bauer, Justin (J.)" w:date="2021-10-27T15:02:00Z">
              <w:r w:rsidRPr="00FD127C" w:rsidDel="000851C9">
                <w:rPr>
                  <w:rFonts w:cs="Arial"/>
                  <w:bCs/>
                  <w:color w:val="808080" w:themeColor="background1" w:themeShade="80"/>
                  <w:sz w:val="16"/>
                  <w:szCs w:val="14"/>
                </w:rPr>
                <w:t>End of Requirement</w:t>
              </w:r>
            </w:moveFrom>
          </w:p>
        </w:tc>
      </w:tr>
      <w:moveFromRangeEnd w:id="1276"/>
    </w:tbl>
    <w:p w14:paraId="6A98E0F7" w14:textId="77777777" w:rsidR="00F81BE7" w:rsidRDefault="00F81BE7" w:rsidP="00F81BE7"/>
    <w:p w14:paraId="05FB5A59" w14:textId="77777777" w:rsidR="00F81BE7" w:rsidRDefault="00F81BE7" w:rsidP="00F81BE7">
      <w:pPr>
        <w:pStyle w:val="Heading5"/>
        <w:numPr>
          <w:ilvl w:val="4"/>
          <w:numId w:val="4"/>
        </w:numPr>
      </w:pPr>
      <w:r>
        <w:t>Error Handling</w:t>
      </w:r>
    </w:p>
    <w:p w14:paraId="16C5AA0D" w14:textId="77777777" w:rsidR="00F81BE7" w:rsidRDefault="00F81BE7" w:rsidP="00F81BE7"/>
    <w:p w14:paraId="38198486" w14:textId="77777777" w:rsidR="00F81BE7" w:rsidRDefault="00F81BE7" w:rsidP="00F81BE7">
      <w:pPr>
        <w:rPr>
          <w:color w:val="A6A6A6" w:themeColor="background1" w:themeShade="A6"/>
        </w:rPr>
      </w:pPr>
      <w:r>
        <w:rPr>
          <w:color w:val="A6A6A6" w:themeColor="background1" w:themeShade="A6"/>
        </w:rPr>
        <w:t>No Error Handling Requirements specified.</w:t>
      </w:r>
    </w:p>
    <w:p w14:paraId="45FDCD50" w14:textId="77777777" w:rsidR="00F81BE7" w:rsidRDefault="00F81BE7" w:rsidP="00F81BE7">
      <w:pPr>
        <w:pStyle w:val="Heading4"/>
        <w:numPr>
          <w:ilvl w:val="3"/>
          <w:numId w:val="4"/>
        </w:numPr>
      </w:pPr>
      <w:r>
        <w:t>Non-Functional Requirements</w:t>
      </w:r>
    </w:p>
    <w:p w14:paraId="34BA5E97" w14:textId="77777777" w:rsidR="00F81BE7" w:rsidRDefault="00F81BE7" w:rsidP="00F81BE7"/>
    <w:p w14:paraId="6CCB893D" w14:textId="5FF9D05A" w:rsidR="00F81BE7" w:rsidRPr="0017445F" w:rsidRDefault="00E42053" w:rsidP="00F81BE7">
      <w:pPr>
        <w:pStyle w:val="RERequirement"/>
        <w:shd w:val="clear" w:color="auto" w:fill="F2F2F2" w:themeFill="background1" w:themeFillShade="F2"/>
      </w:pPr>
      <w:bookmarkStart w:id="1325" w:name="_2a5fcebfbdf1c4a6c10e55da82e4f194"/>
      <w:bookmarkEnd w:id="1325"/>
      <w:ins w:id="1326" w:author="Bauer, Justin (J.)" w:date="2021-10-29T11:04:00Z">
        <w:r>
          <w:t>REQ-462341/A</w:t>
        </w:r>
      </w:ins>
      <w:r w:rsidR="00F81BE7">
        <w:t xml:space="preserve"> Content of the Passenger Seat Configuration screen</w:t>
      </w:r>
    </w:p>
    <w:p w14:paraId="575CE6D0" w14:textId="77777777" w:rsidR="00F81BE7" w:rsidRDefault="00F81BE7" w:rsidP="00F81BE7">
      <w:pPr>
        <w:rPr>
          <w:rFonts w:cs="Arial"/>
        </w:rPr>
      </w:pPr>
      <w:r>
        <w:rPr>
          <w:rFonts w:cs="Arial"/>
        </w:rPr>
        <w:t>The Profile Interface Client shall include the following on the Passenger Seat Configuration screen:</w:t>
      </w:r>
    </w:p>
    <w:p w14:paraId="220FAAEE" w14:textId="77777777" w:rsidR="00F81BE7" w:rsidRDefault="00F81BE7" w:rsidP="00F81BE7">
      <w:pPr>
        <w:rPr>
          <w:rFonts w:cs="Arial"/>
        </w:rPr>
      </w:pPr>
      <w:r>
        <w:rPr>
          <w:rFonts w:cs="Arial"/>
        </w:rPr>
        <w:lastRenderedPageBreak/>
        <w:t>- instructions on configuring passenger seat position</w:t>
      </w:r>
    </w:p>
    <w:p w14:paraId="4E1D3F7B" w14:textId="77777777" w:rsidR="00F81BE7" w:rsidRDefault="00F81BE7" w:rsidP="00F81BE7">
      <w:pPr>
        <w:rPr>
          <w:rFonts w:cs="Arial"/>
        </w:rPr>
      </w:pPr>
      <w:r>
        <w:rPr>
          <w:rFonts w:cs="Arial"/>
        </w:rPr>
        <w:t>- "Next" (or similar) button</w:t>
      </w:r>
    </w:p>
    <w:p w14:paraId="5319356A"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1D0240A8"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22F449"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376E27C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771FFB"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2CDCE" w14:textId="77777777" w:rsidR="00F81BE7" w:rsidRDefault="00F81BE7" w:rsidP="005E6FE1"/>
        </w:tc>
      </w:tr>
      <w:tr w:rsidR="00F81BE7" w:rsidRPr="00FD127C" w14:paraId="5C61013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91C98"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CAAD23" w14:textId="77777777" w:rsidR="00F81BE7" w:rsidRDefault="00F81BE7" w:rsidP="005E6FE1"/>
        </w:tc>
      </w:tr>
      <w:tr w:rsidR="00F81BE7" w:rsidRPr="00FD127C" w14:paraId="52205DC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786B3B"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67E83" w14:textId="77777777" w:rsidR="00F81BE7" w:rsidRDefault="00F81BE7" w:rsidP="005E6FE1"/>
        </w:tc>
      </w:tr>
      <w:tr w:rsidR="00F81BE7" w:rsidRPr="00FD127C" w14:paraId="69ABD1B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B979D3"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35CC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8B494A"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74D43" w14:textId="77777777" w:rsidR="00F81BE7" w:rsidRDefault="00F81BE7" w:rsidP="005E6FE1"/>
        </w:tc>
      </w:tr>
      <w:tr w:rsidR="00F81BE7" w:rsidRPr="00FD127C" w14:paraId="260B83E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99332B"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CE2B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A28E7A"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40ABCC" w14:textId="77777777" w:rsidR="00F81BE7" w:rsidRDefault="00F81BE7" w:rsidP="005E6FE1"/>
        </w:tc>
      </w:tr>
      <w:tr w:rsidR="00F81BE7" w:rsidRPr="00FD127C" w14:paraId="5D821191"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02A1C"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EC2AF2"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385749"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796F67"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B37AC4"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797B74" w14:textId="77777777" w:rsidR="00F81BE7" w:rsidRDefault="00F81BE7" w:rsidP="005E6FE1"/>
        </w:tc>
      </w:tr>
      <w:tr w:rsidR="00F81BE7" w:rsidRPr="00FD127C" w14:paraId="776165A5"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E8CE40" w14:textId="77777777" w:rsidR="00F81BE7" w:rsidRPr="00FD127C" w:rsidRDefault="00AB7756" w:rsidP="005E6FE1">
            <w:pPr>
              <w:rPr>
                <w:rFonts w:cs="Arial"/>
                <w:bCs/>
                <w:color w:val="808080" w:themeColor="background1" w:themeShade="80"/>
                <w:sz w:val="16"/>
                <w:szCs w:val="14"/>
              </w:rPr>
            </w:pPr>
            <w:hyperlink r:id="rId110"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3D60A4"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B142ED"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E856C31" w14:textId="77777777" w:rsidR="00F81BE7" w:rsidRDefault="00F81BE7" w:rsidP="00F81BE7"/>
    <w:p w14:paraId="0F947A62" w14:textId="2A95F6F9" w:rsidR="00F81BE7" w:rsidRPr="0017445F" w:rsidRDefault="00E42053" w:rsidP="00F81BE7">
      <w:pPr>
        <w:pStyle w:val="RERequirement"/>
        <w:shd w:val="clear" w:color="auto" w:fill="F2F2F2" w:themeFill="background1" w:themeFillShade="F2"/>
      </w:pPr>
      <w:bookmarkStart w:id="1327" w:name="_acde9e288cc304628e779f19e32f030d"/>
      <w:bookmarkEnd w:id="1327"/>
      <w:ins w:id="1328" w:author="Bauer, Justin (J.)" w:date="2021-10-29T11:04:00Z">
        <w:r>
          <w:t>REQ-462348/A</w:t>
        </w:r>
      </w:ins>
      <w:r w:rsidR="00F81BE7">
        <w:t xml:space="preserve"> Passenger username requirements</w:t>
      </w:r>
    </w:p>
    <w:p w14:paraId="4E27A857" w14:textId="77777777" w:rsidR="00F81BE7" w:rsidRDefault="00F81BE7" w:rsidP="00F81BE7">
      <w:pPr>
        <w:rPr>
          <w:rFonts w:cs="Arial"/>
        </w:rPr>
      </w:pPr>
      <w:r>
        <w:rPr>
          <w:rFonts w:cs="Arial"/>
        </w:rPr>
        <w:t>The Passenger Profile username shall abide by the following restrictions:</w:t>
      </w:r>
    </w:p>
    <w:p w14:paraId="6271E7EC" w14:textId="77777777" w:rsidR="00F81BE7" w:rsidRDefault="00F81BE7" w:rsidP="00F81BE7">
      <w:pPr>
        <w:rPr>
          <w:rFonts w:cs="Arial"/>
        </w:rPr>
      </w:pPr>
      <w:r>
        <w:rPr>
          <w:rFonts w:cs="Arial"/>
        </w:rPr>
        <w:t>- Passenger username shall be unique</w:t>
      </w:r>
    </w:p>
    <w:p w14:paraId="46DB2C2A" w14:textId="77777777" w:rsidR="00F81BE7" w:rsidRDefault="00F81BE7" w:rsidP="00F81BE7">
      <w:pPr>
        <w:rPr>
          <w:rFonts w:cs="Arial"/>
        </w:rPr>
      </w:pPr>
      <w:r>
        <w:rPr>
          <w:rFonts w:cs="Arial"/>
        </w:rPr>
        <w:t>- The length of each Passenger Profile name shall be at least 1 character in length, but no more than 32 characters.</w:t>
      </w:r>
    </w:p>
    <w:p w14:paraId="613A2285" w14:textId="77777777" w:rsidR="00F81BE7" w:rsidRDefault="00F81BE7" w:rsidP="00F81BE7">
      <w:pPr>
        <w:rPr>
          <w:rFonts w:cs="Arial"/>
        </w:rPr>
      </w:pPr>
      <w:r>
        <w:rPr>
          <w:rFonts w:cs="Arial"/>
        </w:rPr>
        <w:t>- The Passenger Profile Name must begin with an alphabetic character.</w:t>
      </w:r>
    </w:p>
    <w:p w14:paraId="0E4B2B4D" w14:textId="77777777" w:rsidR="00F81BE7" w:rsidRDefault="00F81BE7" w:rsidP="00F81BE7">
      <w:pPr>
        <w:rPr>
          <w:rFonts w:cs="Arial"/>
        </w:rPr>
      </w:pPr>
      <w:r>
        <w:rPr>
          <w:rFonts w:cs="Arial"/>
        </w:rPr>
        <w:t>- The button used to enter the Passenger Profile Name and continue to the next screen shall be made inactive (inoperable) until the Passenger Profile Name meets the above conditions.</w:t>
      </w:r>
    </w:p>
    <w:p w14:paraId="74C8DA6C" w14:textId="77777777" w:rsidR="00F81BE7" w:rsidRDefault="00F81BE7" w:rsidP="00F81BE7">
      <w:pPr>
        <w:rPr>
          <w:rFonts w:cs="Arial"/>
        </w:rPr>
      </w:pPr>
      <w:r>
        <w:rPr>
          <w:rFonts w:cs="Arial"/>
        </w:rPr>
        <w:t>- The keyboard used to enter the Passenger Profile Name shall stop accepting character input when the maximum character limit has been reached.</w:t>
      </w:r>
    </w:p>
    <w:p w14:paraId="58705CF1"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4812CC3E"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AA5F31"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7DBD92A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324084"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E1C132" w14:textId="77777777" w:rsidR="00F81BE7" w:rsidRDefault="00F81BE7" w:rsidP="005E6FE1"/>
        </w:tc>
      </w:tr>
      <w:tr w:rsidR="00F81BE7" w:rsidRPr="00FD127C" w14:paraId="642E1CB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B0C5D2"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1F483" w14:textId="77777777" w:rsidR="00F81BE7" w:rsidRDefault="00F81BE7" w:rsidP="005E6FE1"/>
        </w:tc>
      </w:tr>
      <w:tr w:rsidR="00F81BE7" w:rsidRPr="00FD127C" w14:paraId="6C90817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1154A"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A8C2E" w14:textId="77777777" w:rsidR="00F81BE7" w:rsidRDefault="00F81BE7" w:rsidP="005E6FE1"/>
        </w:tc>
      </w:tr>
      <w:tr w:rsidR="00F81BE7" w:rsidRPr="00FD127C" w14:paraId="1D51C1F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C2F037"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66D49"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1B5460"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80ABF7" w14:textId="77777777" w:rsidR="00F81BE7" w:rsidRDefault="00F81BE7" w:rsidP="005E6FE1"/>
        </w:tc>
      </w:tr>
      <w:tr w:rsidR="00F81BE7" w:rsidRPr="00FD127C" w14:paraId="411DCD9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8B63D8"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82460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C4B42F"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4159C6" w14:textId="77777777" w:rsidR="00F81BE7" w:rsidRDefault="00F81BE7" w:rsidP="005E6FE1"/>
        </w:tc>
      </w:tr>
      <w:tr w:rsidR="00F81BE7" w:rsidRPr="00FD127C" w14:paraId="3CA4C7D8"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64A000"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5AF5CB"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445C3"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451B95"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4029DB"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925A73" w14:textId="77777777" w:rsidR="00F81BE7" w:rsidRDefault="00F81BE7" w:rsidP="005E6FE1"/>
        </w:tc>
      </w:tr>
      <w:tr w:rsidR="00F81BE7" w:rsidRPr="00FD127C" w14:paraId="0A528D33"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9380B0" w14:textId="77777777" w:rsidR="00F81BE7" w:rsidRPr="00FD127C" w:rsidRDefault="00AB7756" w:rsidP="005E6FE1">
            <w:pPr>
              <w:rPr>
                <w:rFonts w:cs="Arial"/>
                <w:bCs/>
                <w:color w:val="808080" w:themeColor="background1" w:themeShade="80"/>
                <w:sz w:val="16"/>
                <w:szCs w:val="14"/>
              </w:rPr>
            </w:pPr>
            <w:hyperlink r:id="rId111"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BCA3E5"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E87EBA"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FF9919" w14:textId="77777777" w:rsidR="00F81BE7" w:rsidRDefault="00F81BE7" w:rsidP="00F81BE7"/>
    <w:p w14:paraId="37A11712" w14:textId="77777777" w:rsidR="00F81BE7" w:rsidRDefault="00F81BE7" w:rsidP="00F81BE7">
      <w:pPr>
        <w:pStyle w:val="Heading4"/>
        <w:numPr>
          <w:ilvl w:val="3"/>
          <w:numId w:val="4"/>
        </w:numPr>
      </w:pPr>
      <w:r>
        <w:t>Functional Safety Requirements</w:t>
      </w:r>
    </w:p>
    <w:p w14:paraId="39FECFDA" w14:textId="77777777" w:rsidR="00F81BE7" w:rsidRDefault="00F81BE7" w:rsidP="00F81BE7">
      <w:pPr>
        <w:rPr>
          <w:highlight w:val="yellow"/>
        </w:rPr>
      </w:pPr>
    </w:p>
    <w:p w14:paraId="7F78AE84"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53CBF35D" w14:textId="77777777" w:rsidR="00F81BE7" w:rsidRDefault="00F81BE7" w:rsidP="00F81BE7">
      <w:pPr>
        <w:pStyle w:val="Heading5"/>
        <w:numPr>
          <w:ilvl w:val="4"/>
          <w:numId w:val="4"/>
        </w:numPr>
      </w:pPr>
      <w:r>
        <w:t>ASIL Decomposition of Functional Safety Requirements</w:t>
      </w:r>
    </w:p>
    <w:p w14:paraId="524428E6" w14:textId="77777777" w:rsidR="00F81BE7" w:rsidRDefault="00F81BE7" w:rsidP="00F81BE7">
      <w:pPr>
        <w:pStyle w:val="NoSpacing"/>
      </w:pPr>
    </w:p>
    <w:p w14:paraId="1BE1F1E6" w14:textId="77777777" w:rsidR="00F81BE7" w:rsidRDefault="00F81BE7" w:rsidP="00F81BE7">
      <w:pPr>
        <w:pStyle w:val="NoSpacing"/>
      </w:pPr>
    </w:p>
    <w:p w14:paraId="4609BF13"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7EF4106B" w14:textId="77777777" w:rsidR="00F81BE7" w:rsidRDefault="00F81BE7" w:rsidP="00F81BE7">
      <w:pPr>
        <w:pStyle w:val="Heading4"/>
        <w:numPr>
          <w:ilvl w:val="3"/>
          <w:numId w:val="4"/>
        </w:numPr>
      </w:pPr>
      <w:r>
        <w:t>Other Requirements</w:t>
      </w:r>
    </w:p>
    <w:p w14:paraId="7426D4E0" w14:textId="77777777" w:rsidR="00F81BE7" w:rsidRDefault="00F81BE7" w:rsidP="00F81BE7">
      <w:pPr>
        <w:pStyle w:val="Heading5"/>
        <w:numPr>
          <w:ilvl w:val="4"/>
          <w:numId w:val="4"/>
        </w:numPr>
      </w:pPr>
      <w:r>
        <w:t>Design Requirements</w:t>
      </w:r>
    </w:p>
    <w:p w14:paraId="10C186E5" w14:textId="77777777" w:rsidR="00F81BE7" w:rsidRDefault="00F81BE7" w:rsidP="00F81BE7"/>
    <w:p w14:paraId="6B60B9DC" w14:textId="77777777" w:rsidR="00F81BE7" w:rsidRDefault="00F81BE7" w:rsidP="00F81BE7">
      <w:pPr>
        <w:rPr>
          <w:color w:val="A6A6A6" w:themeColor="background1" w:themeShade="A6"/>
        </w:rPr>
      </w:pPr>
      <w:r>
        <w:rPr>
          <w:color w:val="A6A6A6" w:themeColor="background1" w:themeShade="A6"/>
        </w:rPr>
        <w:t>No Design Requirements specified.</w:t>
      </w:r>
    </w:p>
    <w:p w14:paraId="78C70F60" w14:textId="38C161D9" w:rsidR="00F81BE7" w:rsidDel="00E42053" w:rsidRDefault="00F81BE7" w:rsidP="00F81BE7">
      <w:pPr>
        <w:pStyle w:val="Heading2"/>
        <w:numPr>
          <w:ilvl w:val="1"/>
          <w:numId w:val="4"/>
        </w:numPr>
        <w:rPr>
          <w:del w:id="1329" w:author="Bauer, Justin (J.)" w:date="2021-10-29T11:04:00Z"/>
        </w:rPr>
      </w:pPr>
      <w:del w:id="1330" w:author="Bauer, Justin (J.)" w:date="2021-10-29T11:04:00Z">
        <w:r w:rsidDel="00E42053">
          <w:rPr>
            <w:noProof/>
          </w:rPr>
          <w:drawing>
            <wp:inline distT="0" distB="0" distL="0" distR="0" wp14:anchorId="602DB310" wp14:editId="543B617A">
              <wp:extent cx="152400" cy="152400"/>
              <wp:effectExtent l="0" t="0" r="0" b="0"/>
              <wp:docPr id="29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661D74" w:rsidDel="00E42053">
          <w:delText xml:space="preserve">  </w:delText>
        </w:r>
        <w:bookmarkStart w:id="1331" w:name="_8651b9c8e84e3fa9b859273e14cbfc08"/>
        <w:r w:rsidDel="00E42053">
          <w:delText>Link Primary Passenger</w:delText>
        </w:r>
        <w:bookmarkEnd w:id="1331"/>
      </w:del>
    </w:p>
    <w:p w14:paraId="07A5C9CB" w14:textId="6A97A0B0" w:rsidR="00F81BE7" w:rsidDel="00E42053" w:rsidRDefault="00F81BE7" w:rsidP="00F81BE7">
      <w:pPr>
        <w:pStyle w:val="Heading3"/>
        <w:numPr>
          <w:ilvl w:val="2"/>
          <w:numId w:val="4"/>
        </w:numPr>
        <w:rPr>
          <w:del w:id="1332" w:author="Bauer, Justin (J.)" w:date="2021-10-29T11:04:00Z"/>
        </w:rPr>
      </w:pPr>
      <w:del w:id="1333" w:author="Bauer, Justin (J.)" w:date="2021-10-29T11:04:00Z">
        <w:r w:rsidDel="00E42053">
          <w:delText>Function Overview</w:delText>
        </w:r>
      </w:del>
    </w:p>
    <w:p w14:paraId="7E3B2438" w14:textId="50995019" w:rsidR="00F81BE7" w:rsidDel="00E42053" w:rsidRDefault="00F81BE7" w:rsidP="00F81BE7">
      <w:pPr>
        <w:pStyle w:val="Heading4"/>
        <w:numPr>
          <w:ilvl w:val="3"/>
          <w:numId w:val="4"/>
        </w:numPr>
        <w:rPr>
          <w:del w:id="1334" w:author="Bauer, Justin (J.)" w:date="2021-10-29T11:04:00Z"/>
        </w:rPr>
      </w:pPr>
      <w:del w:id="1335" w:author="Bauer, Justin (J.)" w:date="2021-10-29T11:04:00Z">
        <w:r w:rsidDel="00E42053">
          <w:delText>Description</w:delText>
        </w:r>
      </w:del>
    </w:p>
    <w:p w14:paraId="3DE97061" w14:textId="24A2AA92" w:rsidR="00F81BE7" w:rsidDel="00E42053" w:rsidRDefault="00F81BE7" w:rsidP="00F81BE7">
      <w:pPr>
        <w:contextualSpacing/>
        <w:rPr>
          <w:del w:id="1336" w:author="Bauer, Justin (J.)" w:date="2021-10-29T11:04:00Z"/>
        </w:rPr>
      </w:pPr>
    </w:p>
    <w:p w14:paraId="3F8912C7" w14:textId="4E6283C4" w:rsidR="00F81BE7" w:rsidDel="00E42053" w:rsidRDefault="00F81BE7" w:rsidP="00F81BE7">
      <w:pPr>
        <w:contextualSpacing/>
        <w:rPr>
          <w:del w:id="1337" w:author="Bauer, Justin (J.)" w:date="2021-10-29T11:04:00Z"/>
        </w:rPr>
      </w:pPr>
      <w:del w:id="1338" w:author="Bauer, Justin (J.)" w:date="2021-10-29T11:04:00Z">
        <w:r w:rsidDel="00E42053">
          <w:delText>Function is allocated to:</w:delText>
        </w:r>
      </w:del>
    </w:p>
    <w:p w14:paraId="08A23875" w14:textId="39DE825F" w:rsidR="00F81BE7" w:rsidDel="00E42053" w:rsidRDefault="00F81BE7" w:rsidP="00F81BE7">
      <w:pPr>
        <w:pStyle w:val="ListParagraph"/>
        <w:numPr>
          <w:ilvl w:val="0"/>
          <w:numId w:val="13"/>
        </w:numPr>
        <w:contextualSpacing/>
        <w:rPr>
          <w:del w:id="1339" w:author="Bauer, Justin (J.)" w:date="2021-10-29T11:04:00Z"/>
        </w:rPr>
      </w:pPr>
      <w:del w:id="1340" w:author="Bauer, Justin (J.)" w:date="2021-10-29T11:04:00Z">
        <w:r w:rsidDel="00E42053">
          <w:rPr>
            <w:noProof/>
          </w:rPr>
          <w:drawing>
            <wp:inline distT="0" distB="0" distL="0" distR="0" wp14:anchorId="0517580C" wp14:editId="6B9965DA">
              <wp:extent cx="152400" cy="152400"/>
              <wp:effectExtent l="0" t="0" r="0" b="0"/>
              <wp:docPr id="300"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914643172.jpg"/>
                      <pic:cNvPicPr/>
                    </pic:nvPicPr>
                    <pic:blipFill>
                      <a:blip r:embed="rId26" cstate="print"/>
                      <a:stretch>
                        <a:fillRect/>
                      </a:stretch>
                    </pic:blipFill>
                    <pic:spPr>
                      <a:xfrm>
                        <a:off x="0" y="0"/>
                        <a:ext cx="152400" cy="152400"/>
                      </a:xfrm>
                      <a:prstGeom prst="rect">
                        <a:avLst/>
                      </a:prstGeom>
                    </pic:spPr>
                  </pic:pic>
                </a:graphicData>
              </a:graphic>
            </wp:inline>
          </w:drawing>
        </w:r>
        <w:r w:rsidDel="00E42053">
          <w:delText xml:space="preserve">  Profile Interface Client - FnG &lt;&lt;Logical&gt;&gt;</w:delText>
        </w:r>
      </w:del>
    </w:p>
    <w:p w14:paraId="525CA403" w14:textId="283C3DC5" w:rsidR="00F81BE7" w:rsidDel="00E42053" w:rsidRDefault="00F81BE7" w:rsidP="00F81BE7">
      <w:pPr>
        <w:contextualSpacing/>
        <w:rPr>
          <w:del w:id="1341" w:author="Bauer, Justin (J.)" w:date="2021-10-29T11:04:00Z"/>
        </w:rPr>
      </w:pPr>
    </w:p>
    <w:p w14:paraId="470CFA2E" w14:textId="7A557AA9" w:rsidR="00F81BE7" w:rsidDel="00E42053" w:rsidRDefault="00F81BE7" w:rsidP="00F81BE7">
      <w:pPr>
        <w:contextualSpacing/>
        <w:rPr>
          <w:del w:id="1342" w:author="Bauer, Justin (J.)" w:date="2021-10-29T11:04:00Z"/>
        </w:rPr>
      </w:pPr>
      <w:del w:id="1343" w:author="Bauer, Justin (J.)" w:date="2021-10-29T11:04:00Z">
        <w:r w:rsidRPr="00501DFF" w:rsidDel="00E42053">
          <w:rPr>
            <w:color w:val="A6A6A6" w:themeColor="background1" w:themeShade="A6"/>
          </w:rPr>
          <w:delText xml:space="preserve">No description </w:delText>
        </w:r>
        <w:r w:rsidDel="00E42053">
          <w:rPr>
            <w:color w:val="A6A6A6" w:themeColor="background1" w:themeShade="A6"/>
          </w:rPr>
          <w:delText>provided for this function</w:delText>
        </w:r>
        <w:r w:rsidRPr="00501DFF" w:rsidDel="00E42053">
          <w:rPr>
            <w:color w:val="A6A6A6" w:themeColor="background1" w:themeShade="A6"/>
          </w:rPr>
          <w:delText>.</w:delText>
        </w:r>
      </w:del>
    </w:p>
    <w:p w14:paraId="57E6908C" w14:textId="55AABAAD" w:rsidR="00F81BE7" w:rsidDel="00E42053" w:rsidRDefault="00F81BE7" w:rsidP="00F81BE7">
      <w:pPr>
        <w:pStyle w:val="Heading4"/>
        <w:numPr>
          <w:ilvl w:val="3"/>
          <w:numId w:val="4"/>
        </w:numPr>
        <w:rPr>
          <w:del w:id="1344" w:author="Bauer, Justin (J.)" w:date="2021-10-29T11:04:00Z"/>
        </w:rPr>
      </w:pPr>
      <w:del w:id="1345" w:author="Bauer, Justin (J.)" w:date="2021-10-29T11:04:00Z">
        <w:r w:rsidDel="00E42053">
          <w:delText>Variants</w:delText>
        </w:r>
      </w:del>
    </w:p>
    <w:p w14:paraId="434442E5" w14:textId="11C84FA0" w:rsidR="00F81BE7" w:rsidDel="00E42053" w:rsidRDefault="00F81BE7" w:rsidP="00F81BE7">
      <w:pPr>
        <w:rPr>
          <w:del w:id="1346" w:author="Bauer, Justin (J.)" w:date="2021-10-29T11:04:00Z"/>
        </w:rPr>
      </w:pPr>
    </w:p>
    <w:p w14:paraId="2CC72495" w14:textId="31A4124B" w:rsidR="00F81BE7" w:rsidRPr="005067FC" w:rsidDel="00E42053" w:rsidRDefault="00F81BE7" w:rsidP="00F81BE7">
      <w:pPr>
        <w:rPr>
          <w:del w:id="1347" w:author="Bauer, Justin (J.)" w:date="2021-10-29T11:04:00Z"/>
          <w:i/>
          <w:color w:val="A6A6A6" w:themeColor="background1" w:themeShade="A6"/>
        </w:rPr>
      </w:pPr>
      <w:del w:id="1348" w:author="Bauer, Justin (J.)" w:date="2021-10-29T11:04:00Z">
        <w:r w:rsidRPr="005067FC" w:rsidDel="00E42053">
          <w:rPr>
            <w:i/>
            <w:color w:val="A6A6A6" w:themeColor="background1" w:themeShade="A6"/>
          </w:rPr>
          <w:delText>Not supported by MagicDraw report generation.</w:delText>
        </w:r>
      </w:del>
    </w:p>
    <w:p w14:paraId="6ED3365A" w14:textId="0C8DBABE" w:rsidR="00F81BE7" w:rsidDel="00E42053" w:rsidRDefault="00F81BE7" w:rsidP="00F81BE7">
      <w:pPr>
        <w:pStyle w:val="Heading4"/>
        <w:numPr>
          <w:ilvl w:val="3"/>
          <w:numId w:val="4"/>
        </w:numPr>
        <w:rPr>
          <w:del w:id="1349" w:author="Bauer, Justin (J.)" w:date="2021-10-29T11:04:00Z"/>
        </w:rPr>
      </w:pPr>
      <w:del w:id="1350" w:author="Bauer, Justin (J.)" w:date="2021-10-29T11:04:00Z">
        <w:r w:rsidDel="00E42053">
          <w:delText>Input Requirements</w:delText>
        </w:r>
      </w:del>
    </w:p>
    <w:p w14:paraId="37D90CD0" w14:textId="3441B06A" w:rsidR="00F81BE7" w:rsidDel="00E42053" w:rsidRDefault="00F81BE7" w:rsidP="00F81BE7">
      <w:pPr>
        <w:rPr>
          <w:del w:id="1351" w:author="Bauer, Justin (J.)" w:date="2021-10-29T11:04:00Z"/>
        </w:rPr>
      </w:pPr>
    </w:p>
    <w:p w14:paraId="1CCD539E" w14:textId="0CE1DBEF" w:rsidR="00F81BE7" w:rsidRPr="005067FC" w:rsidDel="00E42053" w:rsidRDefault="00F81BE7" w:rsidP="00F81BE7">
      <w:pPr>
        <w:rPr>
          <w:del w:id="1352" w:author="Bauer, Justin (J.)" w:date="2021-10-29T11:04:00Z"/>
          <w:i/>
          <w:color w:val="A6A6A6" w:themeColor="background1" w:themeShade="A6"/>
        </w:rPr>
      </w:pPr>
      <w:del w:id="1353" w:author="Bauer, Justin (J.)" w:date="2021-10-29T11:04:00Z">
        <w:r w:rsidRPr="005067FC" w:rsidDel="00E42053">
          <w:rPr>
            <w:i/>
            <w:color w:val="A6A6A6" w:themeColor="background1" w:themeShade="A6"/>
          </w:rPr>
          <w:delText>Not supported by MagicDraw report generation.</w:delText>
        </w:r>
      </w:del>
    </w:p>
    <w:p w14:paraId="0C0D95E4" w14:textId="6F882BD3" w:rsidR="00F81BE7" w:rsidDel="00E42053" w:rsidRDefault="00F81BE7" w:rsidP="00F81BE7">
      <w:pPr>
        <w:pStyle w:val="Heading4"/>
        <w:numPr>
          <w:ilvl w:val="3"/>
          <w:numId w:val="4"/>
        </w:numPr>
        <w:rPr>
          <w:del w:id="1354" w:author="Bauer, Justin (J.)" w:date="2021-10-29T11:04:00Z"/>
        </w:rPr>
      </w:pPr>
      <w:del w:id="1355" w:author="Bauer, Justin (J.)" w:date="2021-10-29T11:04:00Z">
        <w:r w:rsidDel="00E42053">
          <w:delText>Assumptions</w:delText>
        </w:r>
      </w:del>
    </w:p>
    <w:p w14:paraId="003BF5DE" w14:textId="56062F18" w:rsidR="00F81BE7" w:rsidDel="00E42053" w:rsidRDefault="00F81BE7" w:rsidP="00F81BE7">
      <w:pPr>
        <w:rPr>
          <w:del w:id="1356" w:author="Bauer, Justin (J.)" w:date="2021-10-29T11:04:00Z"/>
        </w:rPr>
      </w:pPr>
    </w:p>
    <w:p w14:paraId="1753F54E" w14:textId="0DA1101B" w:rsidR="00F81BE7" w:rsidRPr="00FF5F72" w:rsidDel="00E42053" w:rsidRDefault="00F81BE7" w:rsidP="00F81BE7">
      <w:pPr>
        <w:rPr>
          <w:del w:id="1357" w:author="Bauer, Justin (J.)" w:date="2021-10-29T11:04:00Z"/>
          <w:color w:val="A6A6A6" w:themeColor="background1" w:themeShade="A6"/>
        </w:rPr>
      </w:pPr>
      <w:del w:id="1358" w:author="Bauer, Justin (J.)" w:date="2021-10-29T11:04:00Z">
        <w:r w:rsidRPr="00FF5F72" w:rsidDel="00E42053">
          <w:rPr>
            <w:color w:val="A6A6A6" w:themeColor="background1" w:themeShade="A6"/>
          </w:rPr>
          <w:delText>No assumptions specified for this function.</w:delText>
        </w:r>
      </w:del>
    </w:p>
    <w:p w14:paraId="0AF678E6" w14:textId="76F3A4B6" w:rsidR="00F81BE7" w:rsidDel="00E42053" w:rsidRDefault="00F81BE7" w:rsidP="00F81BE7">
      <w:pPr>
        <w:rPr>
          <w:del w:id="1359" w:author="Bauer, Justin (J.)" w:date="2021-10-29T11:04:00Z"/>
        </w:rPr>
      </w:pPr>
    </w:p>
    <w:p w14:paraId="2C88BCF2" w14:textId="12FA3EEC" w:rsidR="00F81BE7" w:rsidDel="00E42053" w:rsidRDefault="00F81BE7" w:rsidP="00F81BE7">
      <w:pPr>
        <w:pStyle w:val="Heading4"/>
        <w:numPr>
          <w:ilvl w:val="3"/>
          <w:numId w:val="4"/>
        </w:numPr>
        <w:rPr>
          <w:del w:id="1360" w:author="Bauer, Justin (J.)" w:date="2021-10-29T11:04:00Z"/>
        </w:rPr>
      </w:pPr>
      <w:del w:id="1361" w:author="Bauer, Justin (J.)" w:date="2021-10-29T11:04:00Z">
        <w:r w:rsidDel="00E42053">
          <w:delText>References</w:delText>
        </w:r>
      </w:del>
    </w:p>
    <w:p w14:paraId="14C54E17" w14:textId="4F6F52C0" w:rsidR="00F81BE7" w:rsidRPr="00454CBE" w:rsidDel="00E42053" w:rsidRDefault="00F81BE7" w:rsidP="00F81BE7">
      <w:pPr>
        <w:pStyle w:val="Heading5"/>
        <w:numPr>
          <w:ilvl w:val="4"/>
          <w:numId w:val="4"/>
        </w:numPr>
        <w:rPr>
          <w:del w:id="1362" w:author="Bauer, Justin (J.)" w:date="2021-10-29T11:04:00Z"/>
        </w:rPr>
      </w:pPr>
      <w:del w:id="1363" w:author="Bauer, Justin (J.)" w:date="2021-10-29T11:04:00Z">
        <w:r w:rsidRPr="00454CBE" w:rsidDel="00E42053">
          <w:delText xml:space="preserve">Ford </w:delText>
        </w:r>
        <w:r w:rsidDel="00E42053">
          <w:delText>D</w:delText>
        </w:r>
        <w:r w:rsidRPr="00454CBE" w:rsidDel="00E42053">
          <w:delText>ocuments</w:delText>
        </w:r>
      </w:del>
    </w:p>
    <w:p w14:paraId="70517A8E" w14:textId="4AA4D397" w:rsidR="00F81BE7" w:rsidDel="00E42053" w:rsidRDefault="00F81BE7" w:rsidP="00F81BE7">
      <w:pPr>
        <w:pStyle w:val="BodyText"/>
        <w:ind w:right="142"/>
        <w:jc w:val="both"/>
        <w:rPr>
          <w:del w:id="1364" w:author="Bauer, Justin (J.)" w:date="2021-10-29T11:04:00Z"/>
          <w:rFonts w:cs="Arial"/>
        </w:rPr>
      </w:pPr>
      <w:del w:id="1365" w:author="Bauer, Justin (J.)" w:date="2021-10-29T11:04:00Z">
        <w:r w:rsidDel="00E42053">
          <w:rPr>
            <w:rFonts w:cs="Arial"/>
          </w:rPr>
          <w:delText>List here all Ford internal documents, which are directly related to the feature.</w:delText>
        </w:r>
      </w:del>
    </w:p>
    <w:p w14:paraId="00D78E41" w14:textId="30563733" w:rsidR="00F81BE7" w:rsidDel="00E42053" w:rsidRDefault="00F81BE7" w:rsidP="00F81BE7">
      <w:pPr>
        <w:pStyle w:val="BodyText"/>
        <w:ind w:right="142"/>
        <w:jc w:val="both"/>
        <w:rPr>
          <w:del w:id="1366" w:author="Bauer, Justin (J.)" w:date="2021-10-29T11:04:00Z"/>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rsidDel="00E42053" w14:paraId="2C638E23" w14:textId="7D0B053B" w:rsidTr="005E6FE1">
        <w:trPr>
          <w:cantSplit/>
          <w:tblHeader/>
          <w:del w:id="1367" w:author="Bauer, Justin (J.)" w:date="2021-10-29T11:04:00Z"/>
        </w:trPr>
        <w:tc>
          <w:tcPr>
            <w:tcW w:w="1418" w:type="dxa"/>
            <w:shd w:val="clear" w:color="auto" w:fill="E0E0E0"/>
          </w:tcPr>
          <w:p w14:paraId="6879000B" w14:textId="1F142241" w:rsidR="00F81BE7" w:rsidRPr="007C20FA" w:rsidDel="00E42053" w:rsidRDefault="00F81BE7" w:rsidP="005E6FE1">
            <w:pPr>
              <w:rPr>
                <w:del w:id="1368" w:author="Bauer, Justin (J.)" w:date="2021-10-29T11:04:00Z"/>
                <w:rFonts w:ascii="Helvetica" w:hAnsi="Helvetica" w:cs="Helvetica"/>
                <w:b/>
              </w:rPr>
            </w:pPr>
            <w:del w:id="1369" w:author="Bauer, Justin (J.)" w:date="2021-10-29T11:04:00Z">
              <w:r w:rsidRPr="007C20FA" w:rsidDel="00E42053">
                <w:rPr>
                  <w:rFonts w:ascii="Helvetica" w:hAnsi="Helvetica" w:cs="Helvetica"/>
                  <w:b/>
                </w:rPr>
                <w:delText>Reference</w:delText>
              </w:r>
            </w:del>
          </w:p>
        </w:tc>
        <w:tc>
          <w:tcPr>
            <w:tcW w:w="6237" w:type="dxa"/>
            <w:shd w:val="clear" w:color="auto" w:fill="E0E0E0"/>
          </w:tcPr>
          <w:p w14:paraId="05039B30" w14:textId="6BC5E1EB" w:rsidR="00F81BE7" w:rsidRPr="007C20FA" w:rsidDel="00E42053" w:rsidRDefault="00F81BE7" w:rsidP="005E6FE1">
            <w:pPr>
              <w:rPr>
                <w:del w:id="1370" w:author="Bauer, Justin (J.)" w:date="2021-10-29T11:04:00Z"/>
                <w:rFonts w:ascii="Helvetica" w:hAnsi="Helvetica" w:cs="Helvetica"/>
                <w:b/>
              </w:rPr>
            </w:pPr>
            <w:del w:id="1371" w:author="Bauer, Justin (J.)" w:date="2021-10-29T11:04:00Z">
              <w:r w:rsidRPr="007C20FA" w:rsidDel="00E42053">
                <w:rPr>
                  <w:rFonts w:ascii="Helvetica" w:hAnsi="Helvetica" w:cs="Helvetica"/>
                  <w:b/>
                </w:rPr>
                <w:delText>Title</w:delText>
              </w:r>
            </w:del>
          </w:p>
        </w:tc>
        <w:tc>
          <w:tcPr>
            <w:tcW w:w="1418" w:type="dxa"/>
            <w:shd w:val="clear" w:color="auto" w:fill="E0E0E0"/>
          </w:tcPr>
          <w:p w14:paraId="766542AC" w14:textId="355A5F09" w:rsidR="00F81BE7" w:rsidRPr="007C20FA" w:rsidDel="00E42053" w:rsidRDefault="00F81BE7" w:rsidP="005E6FE1">
            <w:pPr>
              <w:rPr>
                <w:del w:id="1372" w:author="Bauer, Justin (J.)" w:date="2021-10-29T11:04:00Z"/>
                <w:rFonts w:ascii="Helvetica" w:hAnsi="Helvetica" w:cs="Helvetica"/>
                <w:b/>
              </w:rPr>
            </w:pPr>
            <w:del w:id="1373" w:author="Bauer, Justin (J.)" w:date="2021-10-29T11:04:00Z">
              <w:r w:rsidRPr="007C20FA" w:rsidDel="00E42053">
                <w:rPr>
                  <w:rFonts w:ascii="Helvetica" w:hAnsi="Helvetica" w:cs="Helvetica"/>
                  <w:b/>
                </w:rPr>
                <w:delText>Doc. ID</w:delText>
              </w:r>
            </w:del>
          </w:p>
        </w:tc>
        <w:tc>
          <w:tcPr>
            <w:tcW w:w="1418" w:type="dxa"/>
            <w:shd w:val="clear" w:color="auto" w:fill="E0E0E0"/>
          </w:tcPr>
          <w:p w14:paraId="25BBB034" w14:textId="03F22F3E" w:rsidR="00F81BE7" w:rsidRPr="007C20FA" w:rsidDel="00E42053" w:rsidRDefault="00F81BE7" w:rsidP="005E6FE1">
            <w:pPr>
              <w:rPr>
                <w:del w:id="1374" w:author="Bauer, Justin (J.)" w:date="2021-10-29T11:04:00Z"/>
                <w:rFonts w:ascii="Helvetica" w:hAnsi="Helvetica" w:cs="Helvetica"/>
                <w:b/>
              </w:rPr>
            </w:pPr>
            <w:del w:id="1375" w:author="Bauer, Justin (J.)" w:date="2021-10-29T11:04:00Z">
              <w:r w:rsidRPr="007C20FA" w:rsidDel="00E42053">
                <w:rPr>
                  <w:rFonts w:ascii="Helvetica" w:hAnsi="Helvetica" w:cs="Helvetica"/>
                  <w:b/>
                </w:rPr>
                <w:delText>Revision</w:delText>
              </w:r>
            </w:del>
          </w:p>
        </w:tc>
      </w:tr>
      <w:tr w:rsidR="00F81BE7" w:rsidRPr="007C20FA" w:rsidDel="00E42053" w14:paraId="492E5287" w14:textId="6BABF9E5" w:rsidTr="005E6FE1">
        <w:trPr>
          <w:cantSplit/>
          <w:tblHeader/>
          <w:del w:id="1376" w:author="Bauer, Justin (J.)" w:date="2021-10-29T11:04:00Z"/>
        </w:trPr>
        <w:tc>
          <w:tcPr>
            <w:tcW w:w="1418" w:type="dxa"/>
            <w:shd w:val="clear" w:color="auto" w:fill="FFFFFF" w:themeFill="background1"/>
          </w:tcPr>
          <w:p w14:paraId="0250A6FD" w14:textId="2AD4B2FA" w:rsidR="00F81BE7" w:rsidRPr="005E40CF" w:rsidDel="00E42053" w:rsidRDefault="00F81BE7" w:rsidP="005E6FE1">
            <w:pPr>
              <w:rPr>
                <w:del w:id="1377" w:author="Bauer, Justin (J.)" w:date="2021-10-29T11:04:00Z"/>
                <w:rFonts w:ascii="Helvetica" w:hAnsi="Helvetica" w:cs="Helvetica"/>
              </w:rPr>
            </w:pPr>
          </w:p>
        </w:tc>
        <w:tc>
          <w:tcPr>
            <w:tcW w:w="6237" w:type="dxa"/>
            <w:shd w:val="clear" w:color="auto" w:fill="FFFFFF" w:themeFill="background1"/>
          </w:tcPr>
          <w:p w14:paraId="6B22FC51" w14:textId="3CE2F51D" w:rsidR="00F81BE7" w:rsidRPr="005E40CF" w:rsidDel="00E42053" w:rsidRDefault="00F81BE7" w:rsidP="005E6FE1">
            <w:pPr>
              <w:rPr>
                <w:del w:id="1378" w:author="Bauer, Justin (J.)" w:date="2021-10-29T11:04:00Z"/>
                <w:rFonts w:ascii="Helvetica" w:hAnsi="Helvetica" w:cs="Helvetica"/>
              </w:rPr>
            </w:pPr>
          </w:p>
        </w:tc>
        <w:tc>
          <w:tcPr>
            <w:tcW w:w="1418" w:type="dxa"/>
            <w:shd w:val="clear" w:color="auto" w:fill="FFFFFF" w:themeFill="background1"/>
          </w:tcPr>
          <w:p w14:paraId="3836A96A" w14:textId="69E240A2" w:rsidR="00F81BE7" w:rsidRPr="005E40CF" w:rsidDel="00E42053" w:rsidRDefault="00F81BE7" w:rsidP="005E6FE1">
            <w:pPr>
              <w:rPr>
                <w:del w:id="1379" w:author="Bauer, Justin (J.)" w:date="2021-10-29T11:04:00Z"/>
                <w:rFonts w:ascii="Helvetica" w:hAnsi="Helvetica" w:cs="Helvetica"/>
              </w:rPr>
            </w:pPr>
          </w:p>
        </w:tc>
        <w:tc>
          <w:tcPr>
            <w:tcW w:w="1418" w:type="dxa"/>
            <w:shd w:val="clear" w:color="auto" w:fill="FFFFFF" w:themeFill="background1"/>
          </w:tcPr>
          <w:p w14:paraId="240E06F9" w14:textId="27D684A8" w:rsidR="00F81BE7" w:rsidRPr="005E40CF" w:rsidDel="00E42053" w:rsidRDefault="00F81BE7" w:rsidP="005E6FE1">
            <w:pPr>
              <w:rPr>
                <w:del w:id="1380" w:author="Bauer, Justin (J.)" w:date="2021-10-29T11:04:00Z"/>
                <w:rFonts w:ascii="Helvetica" w:hAnsi="Helvetica" w:cs="Helvetica"/>
              </w:rPr>
            </w:pPr>
          </w:p>
        </w:tc>
      </w:tr>
    </w:tbl>
    <w:p w14:paraId="1120D73E" w14:textId="3D783E05" w:rsidR="00F81BE7" w:rsidRPr="00360B1D" w:rsidDel="00E42053" w:rsidRDefault="00F81BE7" w:rsidP="00F81BE7">
      <w:pPr>
        <w:pStyle w:val="Caption"/>
        <w:rPr>
          <w:del w:id="1381" w:author="Bauer, Justin (J.)" w:date="2021-10-29T11:04:00Z"/>
          <w:i/>
          <w:color w:val="7F7F7F" w:themeColor="text1" w:themeTint="80"/>
        </w:rPr>
      </w:pPr>
      <w:del w:id="1382" w:author="Bauer, Justin (J.)" w:date="2021-10-29T11:04:00Z">
        <w:r w:rsidRPr="00360B1D" w:rsidDel="00E42053">
          <w:delText xml:space="preserve">Table </w:delText>
        </w:r>
        <w:r w:rsidDel="00E42053">
          <w:rPr>
            <w:noProof/>
          </w:rPr>
          <w:fldChar w:fldCharType="begin"/>
        </w:r>
        <w:r w:rsidDel="00E42053">
          <w:rPr>
            <w:noProof/>
          </w:rPr>
          <w:delInstrText xml:space="preserve"> SEQ Table \* ARABIC </w:delInstrText>
        </w:r>
        <w:r w:rsidDel="00E42053">
          <w:rPr>
            <w:noProof/>
          </w:rPr>
          <w:fldChar w:fldCharType="separate"/>
        </w:r>
        <w:r w:rsidDel="00E42053">
          <w:rPr>
            <w:noProof/>
          </w:rPr>
          <w:delText>5</w:delText>
        </w:r>
        <w:r w:rsidDel="00E42053">
          <w:rPr>
            <w:noProof/>
          </w:rPr>
          <w:fldChar w:fldCharType="end"/>
        </w:r>
        <w:r w:rsidRPr="00360B1D" w:rsidDel="00E42053">
          <w:delText>: Ford internal Documents</w:delText>
        </w:r>
        <w:r w:rsidDel="00E42053">
          <w:delText xml:space="preserve"> </w:delText>
        </w:r>
        <w:r w:rsidRPr="006D2E3B" w:rsidDel="00E42053">
          <w:rPr>
            <w:b w:val="0"/>
            <w:i/>
            <w:color w:val="A6A6A6" w:themeColor="background1" w:themeShade="A6"/>
          </w:rPr>
          <w:delText>(not specified in model)</w:delText>
        </w:r>
      </w:del>
    </w:p>
    <w:p w14:paraId="33EE22F7" w14:textId="0A82356D" w:rsidR="00F81BE7" w:rsidRPr="00FB7B3D" w:rsidDel="00E42053" w:rsidRDefault="00F81BE7" w:rsidP="00F81BE7">
      <w:pPr>
        <w:pStyle w:val="Heading5"/>
        <w:numPr>
          <w:ilvl w:val="4"/>
          <w:numId w:val="4"/>
        </w:numPr>
        <w:rPr>
          <w:del w:id="1383" w:author="Bauer, Justin (J.)" w:date="2021-10-29T11:04:00Z"/>
        </w:rPr>
      </w:pPr>
      <w:del w:id="1384" w:author="Bauer, Justin (J.)" w:date="2021-10-29T11:04:00Z">
        <w:r w:rsidRPr="00454CBE" w:rsidDel="00E42053">
          <w:delText>External</w:delText>
        </w:r>
        <w:r w:rsidDel="00E42053">
          <w:delText xml:space="preserve"> Documents and P</w:delText>
        </w:r>
        <w:r w:rsidRPr="00FB7B3D" w:rsidDel="00E42053">
          <w:delText>ublications</w:delText>
        </w:r>
      </w:del>
    </w:p>
    <w:p w14:paraId="51C03579" w14:textId="3A83189C" w:rsidR="00F81BE7" w:rsidDel="00E42053" w:rsidRDefault="00F81BE7" w:rsidP="00F81BE7">
      <w:pPr>
        <w:pStyle w:val="BodyText"/>
        <w:ind w:right="142"/>
        <w:jc w:val="both"/>
        <w:rPr>
          <w:del w:id="1385" w:author="Bauer, Justin (J.)" w:date="2021-10-29T11:04:00Z"/>
          <w:rFonts w:cs="Arial"/>
          <w:lang w:val="en-US"/>
        </w:rPr>
      </w:pPr>
      <w:del w:id="1386" w:author="Bauer, Justin (J.)" w:date="2021-10-29T11:04:00Z">
        <w:r w:rsidRPr="007C20FA" w:rsidDel="00E42053">
          <w:rPr>
            <w:rFonts w:cs="Arial"/>
            <w:lang w:val="en-US"/>
          </w:rPr>
          <w:delText>The list of external docum</w:delText>
        </w:r>
        <w:r w:rsidDel="00E42053">
          <w:rPr>
            <w:rFonts w:cs="Arial"/>
            <w:lang w:val="en-US"/>
          </w:rPr>
          <w:delText>ents c</w:delText>
        </w:r>
        <w:r w:rsidRPr="007C20FA" w:rsidDel="00E42053">
          <w:rPr>
            <w:rFonts w:cs="Arial"/>
            <w:lang w:val="en-US"/>
          </w:rPr>
          <w:delText xml:space="preserve">ould include </w:delText>
        </w:r>
        <w:r w:rsidDel="00E42053">
          <w:rPr>
            <w:rFonts w:cs="Arial"/>
            <w:lang w:val="en-US"/>
          </w:rPr>
          <w:delText>books, reports and online sources.</w:delText>
        </w:r>
      </w:del>
    </w:p>
    <w:p w14:paraId="55D03155" w14:textId="5253E1A7" w:rsidR="00F81BE7" w:rsidDel="00E42053" w:rsidRDefault="00F81BE7" w:rsidP="00F81BE7">
      <w:pPr>
        <w:rPr>
          <w:del w:id="1387" w:author="Bauer, Justin (J.)" w:date="2021-10-29T11:04:00Z"/>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rsidDel="00E42053" w14:paraId="6645DC8F" w14:textId="3154DE56" w:rsidTr="005E6FE1">
        <w:trPr>
          <w:cantSplit/>
          <w:tblHeader/>
          <w:del w:id="1388" w:author="Bauer, Justin (J.)" w:date="2021-10-29T11:04:00Z"/>
        </w:trPr>
        <w:tc>
          <w:tcPr>
            <w:tcW w:w="1418" w:type="dxa"/>
            <w:shd w:val="clear" w:color="auto" w:fill="E0E0E0"/>
          </w:tcPr>
          <w:p w14:paraId="2F016392" w14:textId="06A29B55" w:rsidR="00F81BE7" w:rsidRPr="007C20FA" w:rsidDel="00E42053" w:rsidRDefault="00F81BE7" w:rsidP="005E6FE1">
            <w:pPr>
              <w:rPr>
                <w:del w:id="1389" w:author="Bauer, Justin (J.)" w:date="2021-10-29T11:04:00Z"/>
                <w:rFonts w:ascii="Helvetica" w:hAnsi="Helvetica" w:cs="Helvetica"/>
                <w:b/>
              </w:rPr>
            </w:pPr>
            <w:del w:id="1390" w:author="Bauer, Justin (J.)" w:date="2021-10-29T11:04:00Z">
              <w:r w:rsidRPr="007C20FA" w:rsidDel="00E42053">
                <w:rPr>
                  <w:rFonts w:ascii="Helvetica" w:hAnsi="Helvetica" w:cs="Helvetica"/>
                  <w:b/>
                </w:rPr>
                <w:delText>Reference</w:delText>
              </w:r>
            </w:del>
          </w:p>
        </w:tc>
        <w:tc>
          <w:tcPr>
            <w:tcW w:w="9072" w:type="dxa"/>
            <w:shd w:val="clear" w:color="auto" w:fill="E0E0E0"/>
          </w:tcPr>
          <w:p w14:paraId="63559BC6" w14:textId="23F2B6A0" w:rsidR="00F81BE7" w:rsidRPr="007C20FA" w:rsidDel="00E42053" w:rsidRDefault="00F81BE7" w:rsidP="005E6FE1">
            <w:pPr>
              <w:rPr>
                <w:del w:id="1391" w:author="Bauer, Justin (J.)" w:date="2021-10-29T11:04:00Z"/>
                <w:rFonts w:ascii="Helvetica" w:hAnsi="Helvetica" w:cs="Helvetica"/>
                <w:b/>
              </w:rPr>
            </w:pPr>
            <w:del w:id="1392" w:author="Bauer, Justin (J.)" w:date="2021-10-29T11:04:00Z">
              <w:r w:rsidDel="00E42053">
                <w:rPr>
                  <w:rFonts w:ascii="Helvetica" w:hAnsi="Helvetica" w:cs="Helvetica"/>
                  <w:b/>
                </w:rPr>
                <w:delText>Document / Publication</w:delText>
              </w:r>
            </w:del>
          </w:p>
        </w:tc>
      </w:tr>
      <w:tr w:rsidR="00F81BE7" w:rsidRPr="007C20FA" w:rsidDel="00E42053" w14:paraId="5523E089" w14:textId="4C59D84D" w:rsidTr="005E6FE1">
        <w:trPr>
          <w:cantSplit/>
          <w:tblHeader/>
          <w:del w:id="1393" w:author="Bauer, Justin (J.)" w:date="2021-10-29T11:04:00Z"/>
        </w:trPr>
        <w:tc>
          <w:tcPr>
            <w:tcW w:w="1418" w:type="dxa"/>
            <w:shd w:val="clear" w:color="auto" w:fill="FFFFFF" w:themeFill="background1"/>
          </w:tcPr>
          <w:p w14:paraId="212B4DCA" w14:textId="1FE2444A" w:rsidR="00F81BE7" w:rsidRPr="005E40CF" w:rsidDel="00E42053" w:rsidRDefault="00F81BE7" w:rsidP="005E6FE1">
            <w:pPr>
              <w:rPr>
                <w:del w:id="1394" w:author="Bauer, Justin (J.)" w:date="2021-10-29T11:04:00Z"/>
                <w:rFonts w:ascii="Helvetica" w:hAnsi="Helvetica" w:cs="Helvetica"/>
              </w:rPr>
            </w:pPr>
          </w:p>
        </w:tc>
        <w:tc>
          <w:tcPr>
            <w:tcW w:w="9072" w:type="dxa"/>
            <w:shd w:val="clear" w:color="auto" w:fill="FFFFFF" w:themeFill="background1"/>
          </w:tcPr>
          <w:p w14:paraId="1554112E" w14:textId="46628374" w:rsidR="00F81BE7" w:rsidRPr="005E40CF" w:rsidDel="00E42053" w:rsidRDefault="00F81BE7" w:rsidP="005E6FE1">
            <w:pPr>
              <w:rPr>
                <w:del w:id="1395" w:author="Bauer, Justin (J.)" w:date="2021-10-29T11:04:00Z"/>
                <w:rFonts w:ascii="Helvetica" w:hAnsi="Helvetica" w:cs="Helvetica"/>
              </w:rPr>
            </w:pPr>
          </w:p>
        </w:tc>
      </w:tr>
    </w:tbl>
    <w:p w14:paraId="5C69C4E7" w14:textId="35A459E5" w:rsidR="00F81BE7" w:rsidDel="00E42053" w:rsidRDefault="00F81BE7" w:rsidP="00F81BE7">
      <w:pPr>
        <w:pStyle w:val="Caption"/>
        <w:rPr>
          <w:del w:id="1396" w:author="Bauer, Justin (J.)" w:date="2021-10-29T11:04:00Z"/>
          <w:b w:val="0"/>
          <w:i/>
          <w:color w:val="7F7F7F" w:themeColor="text1" w:themeTint="80"/>
        </w:rPr>
      </w:pPr>
      <w:del w:id="1397" w:author="Bauer, Justin (J.)" w:date="2021-10-29T11:04:00Z">
        <w:r w:rsidRPr="00DB1AC1" w:rsidDel="00E42053">
          <w:delText xml:space="preserve">Table </w:delText>
        </w:r>
        <w:r w:rsidDel="00E42053">
          <w:rPr>
            <w:noProof/>
          </w:rPr>
          <w:fldChar w:fldCharType="begin"/>
        </w:r>
        <w:r w:rsidDel="00E42053">
          <w:rPr>
            <w:noProof/>
          </w:rPr>
          <w:delInstrText xml:space="preserve"> SEQ Table \* ARABIC </w:delInstrText>
        </w:r>
        <w:r w:rsidDel="00E42053">
          <w:rPr>
            <w:noProof/>
          </w:rPr>
          <w:fldChar w:fldCharType="separate"/>
        </w:r>
        <w:r w:rsidDel="00E42053">
          <w:rPr>
            <w:noProof/>
          </w:rPr>
          <w:delText>7</w:delText>
        </w:r>
        <w:r w:rsidDel="00E42053">
          <w:rPr>
            <w:noProof/>
          </w:rPr>
          <w:fldChar w:fldCharType="end"/>
        </w:r>
        <w:r w:rsidRPr="00DB1AC1" w:rsidDel="00E42053">
          <w:delText xml:space="preserve">: External documents and publications </w:delText>
        </w:r>
        <w:r w:rsidRPr="006D2E3B" w:rsidDel="00E42053">
          <w:rPr>
            <w:b w:val="0"/>
            <w:i/>
            <w:color w:val="A6A6A6" w:themeColor="background1" w:themeShade="A6"/>
          </w:rPr>
          <w:delText>(not specified in model)</w:delText>
        </w:r>
      </w:del>
    </w:p>
    <w:p w14:paraId="60B3C9A7" w14:textId="56F83D13" w:rsidR="00F81BE7" w:rsidDel="00E42053" w:rsidRDefault="00F81BE7" w:rsidP="00F81BE7">
      <w:pPr>
        <w:pStyle w:val="Heading4"/>
        <w:numPr>
          <w:ilvl w:val="3"/>
          <w:numId w:val="4"/>
        </w:numPr>
        <w:rPr>
          <w:del w:id="1398" w:author="Bauer, Justin (J.)" w:date="2021-10-29T11:04:00Z"/>
        </w:rPr>
      </w:pPr>
      <w:del w:id="1399" w:author="Bauer, Justin (J.)" w:date="2021-10-29T11:04:00Z">
        <w:r w:rsidDel="00E42053">
          <w:delText>Glossary</w:delText>
        </w:r>
      </w:del>
    </w:p>
    <w:p w14:paraId="6C4BEF8C" w14:textId="206D58E9" w:rsidR="00F81BE7" w:rsidDel="00E42053" w:rsidRDefault="00F81BE7" w:rsidP="00F81BE7">
      <w:pPr>
        <w:rPr>
          <w:del w:id="1400" w:author="Bauer, Justin (J.)" w:date="2021-10-29T11:04:00Z"/>
        </w:rPr>
      </w:pPr>
      <w:del w:id="1401" w:author="Bauer, Justin (J.)" w:date="2021-10-29T11:04:00Z">
        <w:r w:rsidDel="00E42053">
          <w:delText xml:space="preserve">See </w:delText>
        </w:r>
        <w:r w:rsidDel="00E42053">
          <w:fldChar w:fldCharType="begin"/>
        </w:r>
        <w:r w:rsidDel="00E42053">
          <w:delInstrText xml:space="preserve"> REF _Ref2766978 \h </w:delInstrText>
        </w:r>
        <w:r w:rsidDel="00E42053">
          <w:fldChar w:fldCharType="separate"/>
        </w:r>
        <w:r w:rsidDel="00E42053">
          <w:rPr>
            <w:lang w:val="en-GB"/>
          </w:rPr>
          <w:delText>Appendix</w:delText>
        </w:r>
        <w:r w:rsidDel="00E42053">
          <w:fldChar w:fldCharType="end"/>
        </w:r>
        <w:r w:rsidDel="00E42053">
          <w:delText xml:space="preserve"> for Definitions and Abbreviations.</w:delText>
        </w:r>
      </w:del>
    </w:p>
    <w:p w14:paraId="3831AC92" w14:textId="67F6CEA7" w:rsidR="00F81BE7" w:rsidDel="00E42053" w:rsidRDefault="00F81BE7" w:rsidP="00F81BE7">
      <w:pPr>
        <w:pStyle w:val="Heading3"/>
        <w:numPr>
          <w:ilvl w:val="2"/>
          <w:numId w:val="4"/>
        </w:numPr>
        <w:rPr>
          <w:del w:id="1402" w:author="Bauer, Justin (J.)" w:date="2021-10-29T11:04:00Z"/>
        </w:rPr>
      </w:pPr>
      <w:del w:id="1403" w:author="Bauer, Justin (J.)" w:date="2021-10-29T11:04:00Z">
        <w:r w:rsidDel="00E42053">
          <w:delText>Function Scope</w:delText>
        </w:r>
      </w:del>
    </w:p>
    <w:p w14:paraId="64B6274B" w14:textId="0262BDDB" w:rsidR="00F81BE7" w:rsidRPr="00A43B48" w:rsidDel="00E42053" w:rsidRDefault="00F81BE7" w:rsidP="00F81BE7">
      <w:pPr>
        <w:contextualSpacing/>
        <w:rPr>
          <w:del w:id="1404" w:author="Bauer, Justin (J.)" w:date="2021-10-29T11:04:00Z"/>
        </w:rPr>
      </w:pPr>
    </w:p>
    <w:p w14:paraId="3B0E424F" w14:textId="3E4F6EF3" w:rsidR="00F81BE7" w:rsidDel="00E42053" w:rsidRDefault="00F81BE7" w:rsidP="00F81BE7">
      <w:pPr>
        <w:contextualSpacing/>
        <w:rPr>
          <w:del w:id="1405" w:author="Bauer, Justin (J.)" w:date="2021-10-29T11:04:00Z"/>
        </w:rPr>
      </w:pPr>
      <w:del w:id="1406" w:author="Bauer, Justin (J.)" w:date="2021-10-29T11:04:00Z">
        <w:r w:rsidDel="00E42053">
          <w:delText xml:space="preserve">The </w:delText>
        </w:r>
        <w:r w:rsidDel="00E42053">
          <w:rPr>
            <w:noProof/>
          </w:rPr>
          <w:drawing>
            <wp:inline distT="0" distB="0" distL="0" distR="0" wp14:anchorId="76E53D73" wp14:editId="53735C4A">
              <wp:extent cx="152400" cy="152400"/>
              <wp:effectExtent l="0" t="0" r="0" b="0"/>
              <wp:docPr id="302"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sidDel="00E42053">
          <w:rPr>
            <w:b/>
          </w:rPr>
          <w:delText xml:space="preserve"> </w:delText>
        </w:r>
        <w:r w:rsidDel="00E42053">
          <w:rPr>
            <w:b/>
          </w:rPr>
          <w:delText>–</w:delText>
        </w:r>
        <w:r w:rsidRPr="00FF0EE5" w:rsidDel="00E42053">
          <w:rPr>
            <w:b/>
          </w:rPr>
          <w:delText xml:space="preserve"> </w:delText>
        </w:r>
        <w:r w:rsidDel="00E42053">
          <w:rPr>
            <w:b/>
          </w:rPr>
          <w:delText>“</w:delText>
        </w:r>
        <w:r w:rsidRPr="00FF0EE5" w:rsidDel="00E42053">
          <w:rPr>
            <w:b/>
          </w:rPr>
          <w:delText>Link Primary Passenger</w:delText>
        </w:r>
        <w:r w:rsidDel="00E42053">
          <w:rPr>
            <w:b/>
          </w:rPr>
          <w:delText>”</w:delText>
        </w:r>
        <w:r w:rsidDel="00E42053">
          <w:delText xml:space="preserve"> function is called by the following functions:</w:delText>
        </w:r>
      </w:del>
    </w:p>
    <w:p w14:paraId="2D12B747" w14:textId="58869652" w:rsidR="00F81BE7" w:rsidRPr="00953D23" w:rsidDel="00E42053" w:rsidRDefault="00F81BE7" w:rsidP="00F81BE7">
      <w:pPr>
        <w:pStyle w:val="ListParagraph"/>
        <w:numPr>
          <w:ilvl w:val="0"/>
          <w:numId w:val="12"/>
        </w:numPr>
        <w:contextualSpacing/>
        <w:rPr>
          <w:del w:id="1407" w:author="Bauer, Justin (J.)" w:date="2021-10-29T11:04:00Z"/>
        </w:rPr>
      </w:pPr>
      <w:del w:id="1408" w:author="Bauer, Justin (J.)" w:date="2021-10-29T11:04:00Z">
        <w:r w:rsidDel="00E42053">
          <w:rPr>
            <w:noProof/>
          </w:rPr>
          <w:drawing>
            <wp:inline distT="0" distB="0" distL="0" distR="0" wp14:anchorId="0BA851F0" wp14:editId="535C0980">
              <wp:extent cx="152400" cy="152400"/>
              <wp:effectExtent l="0" t="0" r="0" b="0"/>
              <wp:docPr id="304"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rsidDel="00E42053">
          <w:delText xml:space="preserve"> </w:delText>
        </w:r>
        <w:r w:rsidDel="00E42053">
          <w:delText>–</w:delText>
        </w:r>
        <w:r w:rsidRPr="00953D23" w:rsidDel="00E42053">
          <w:delText xml:space="preserve"> </w:delText>
        </w:r>
        <w:r w:rsidDel="00E42053">
          <w:delText>“</w:delText>
        </w:r>
        <w:r w:rsidR="005E6FE1" w:rsidDel="00E42053">
          <w:fldChar w:fldCharType="begin"/>
        </w:r>
        <w:r w:rsidR="005E6FE1" w:rsidDel="00E42053">
          <w:delInstrText xml:space="preserve"> HYPERLINK \l "_4c5be100a16753b9a872486bcccd633c" </w:delInstrText>
        </w:r>
        <w:r w:rsidR="005E6FE1" w:rsidDel="00E42053">
          <w:fldChar w:fldCharType="separate"/>
        </w:r>
        <w:r w:rsidDel="00E42053">
          <w:rPr>
            <w:rStyle w:val="Hyperlink"/>
          </w:rPr>
          <w:delText>Recall Passenger Profile</w:delText>
        </w:r>
        <w:r w:rsidR="005E6FE1" w:rsidDel="00E42053">
          <w:rPr>
            <w:rStyle w:val="Hyperlink"/>
          </w:rPr>
          <w:fldChar w:fldCharType="end"/>
        </w:r>
        <w:r w:rsidDel="00E42053">
          <w:delText>”</w:delText>
        </w:r>
      </w:del>
    </w:p>
    <w:p w14:paraId="420DEBD2" w14:textId="3E41AD78" w:rsidR="00F81BE7" w:rsidRPr="00393C96" w:rsidDel="00E42053" w:rsidRDefault="00F81BE7" w:rsidP="00F81BE7">
      <w:pPr>
        <w:contextualSpacing/>
        <w:rPr>
          <w:del w:id="1409" w:author="Bauer, Justin (J.)" w:date="2021-10-29T11:04:00Z"/>
        </w:rPr>
      </w:pPr>
    </w:p>
    <w:p w14:paraId="2B1CA6A4" w14:textId="78A89AB9" w:rsidR="00F81BE7" w:rsidDel="00E42053" w:rsidRDefault="00F81BE7" w:rsidP="00F81BE7">
      <w:pPr>
        <w:rPr>
          <w:del w:id="1410" w:author="Bauer, Justin (J.)" w:date="2021-10-29T11:04:00Z"/>
        </w:rPr>
      </w:pPr>
    </w:p>
    <w:p w14:paraId="0531A2C5" w14:textId="2D4D0009" w:rsidR="00F81BE7" w:rsidDel="00E42053" w:rsidRDefault="00F81BE7" w:rsidP="00F81BE7">
      <w:pPr>
        <w:jc w:val="center"/>
        <w:rPr>
          <w:del w:id="1411" w:author="Bauer, Justin (J.)" w:date="2021-10-29T11:04:00Z"/>
        </w:rPr>
      </w:pPr>
      <w:del w:id="1412" w:author="Bauer, Justin (J.)" w:date="2021-10-29T11:04:00Z">
        <w:r w:rsidDel="00E42053">
          <w:rPr>
            <w:noProof/>
          </w:rPr>
          <w:drawing>
            <wp:inline distT="0" distB="0" distL="0" distR="0" wp14:anchorId="0CE55EE0" wp14:editId="56757604">
              <wp:extent cx="6466205" cy="3235137"/>
              <wp:effectExtent l="0" t="0" r="0" b="0"/>
              <wp:docPr id="306" name="Picture 298331124.jpg" descr="29833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298331124.jpg"/>
                      <pic:cNvPicPr/>
                    </pic:nvPicPr>
                    <pic:blipFill>
                      <a:blip r:embed="rId54" cstate="print"/>
                      <a:stretch>
                        <a:fillRect/>
                      </a:stretch>
                    </pic:blipFill>
                    <pic:spPr>
                      <a:xfrm>
                        <a:off x="0" y="0"/>
                        <a:ext cx="6466205" cy="3235137"/>
                      </a:xfrm>
                      <a:prstGeom prst="rect">
                        <a:avLst/>
                      </a:prstGeom>
                    </pic:spPr>
                  </pic:pic>
                </a:graphicData>
              </a:graphic>
            </wp:inline>
          </w:drawing>
        </w:r>
      </w:del>
    </w:p>
    <w:p w14:paraId="5C3E1417" w14:textId="189D35DE" w:rsidR="00F81BE7" w:rsidRPr="00294100" w:rsidDel="00E42053" w:rsidRDefault="00F81BE7" w:rsidP="00F81BE7">
      <w:pPr>
        <w:pStyle w:val="Caption"/>
        <w:rPr>
          <w:del w:id="1413" w:author="Bauer, Justin (J.)" w:date="2021-10-29T11:04:00Z"/>
        </w:rPr>
      </w:pPr>
      <w:del w:id="1414" w:author="Bauer, Justin (J.)" w:date="2021-10-29T11:04:00Z">
        <w:r w:rsidRPr="00294100" w:rsidDel="00E42053">
          <w:delText xml:space="preserve">Figure </w:delText>
        </w:r>
        <w:r w:rsidDel="00E42053">
          <w:fldChar w:fldCharType="begin"/>
        </w:r>
        <w:r w:rsidDel="00E42053">
          <w:delInstrText xml:space="preserve"> SEQ Figure \* ARABIC </w:delInstrText>
        </w:r>
        <w:r w:rsidDel="00E42053">
          <w:fldChar w:fldCharType="separate"/>
        </w:r>
        <w:r w:rsidDel="00E42053">
          <w:rPr>
            <w:noProof/>
          </w:rPr>
          <w:delText>2</w:delText>
        </w:r>
        <w:r w:rsidDel="00E42053">
          <w:rPr>
            <w:noProof/>
          </w:rPr>
          <w:fldChar w:fldCharType="end"/>
        </w:r>
        <w:r w:rsidRPr="00294100" w:rsidDel="00E42053">
          <w:delText xml:space="preserve">: Activity Diagram of </w:delText>
        </w:r>
        <w:r w:rsidDel="00E42053">
          <w:rPr>
            <w:noProof/>
          </w:rPr>
          <w:drawing>
            <wp:inline distT="0" distB="0" distL="0" distR="0" wp14:anchorId="733D4B98" wp14:editId="118A05C0">
              <wp:extent cx="152400" cy="152400"/>
              <wp:effectExtent l="0" t="0" r="0" b="0"/>
              <wp:docPr id="308"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rsidDel="00E42053">
          <w:delText xml:space="preserve">  </w:delText>
        </w:r>
        <w:r w:rsidDel="00E42053">
          <w:delText>“</w:delText>
        </w:r>
        <w:r w:rsidRPr="00294100" w:rsidDel="00E42053">
          <w:delText>Recall Passenger Profile</w:delText>
        </w:r>
        <w:r w:rsidDel="00E42053">
          <w:delText>”</w:delText>
        </w:r>
        <w:r w:rsidRPr="00294100" w:rsidDel="00E42053">
          <w:delText xml:space="preserve"> calling </w:delText>
        </w:r>
        <w:r w:rsidDel="00E42053">
          <w:rPr>
            <w:noProof/>
          </w:rPr>
          <w:drawing>
            <wp:inline distT="0" distB="0" distL="0" distR="0" wp14:anchorId="770B5038" wp14:editId="08115A66">
              <wp:extent cx="152400" cy="152400"/>
              <wp:effectExtent l="0" t="0" r="0" b="0"/>
              <wp:docPr id="31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rsidDel="00E42053">
          <w:delText xml:space="preserve">  </w:delText>
        </w:r>
        <w:r w:rsidDel="00E42053">
          <w:delText>“</w:delText>
        </w:r>
        <w:r w:rsidRPr="00294100" w:rsidDel="00E42053">
          <w:delText>Link Primary Passenger</w:delText>
        </w:r>
        <w:r w:rsidDel="00E42053">
          <w:delText>”</w:delText>
        </w:r>
      </w:del>
    </w:p>
    <w:p w14:paraId="54959CDB" w14:textId="6228451C" w:rsidR="00F81BE7" w:rsidDel="00E42053" w:rsidRDefault="00F81BE7" w:rsidP="00F81BE7">
      <w:pPr>
        <w:contextualSpacing/>
        <w:rPr>
          <w:del w:id="1415" w:author="Bauer, Justin (J.)" w:date="2021-10-29T11:04:00Z"/>
        </w:rPr>
      </w:pPr>
    </w:p>
    <w:p w14:paraId="0AAF69FC" w14:textId="44783581" w:rsidR="00F81BE7" w:rsidDel="00E42053" w:rsidRDefault="00F81BE7" w:rsidP="00F81BE7">
      <w:pPr>
        <w:pStyle w:val="Heading3"/>
        <w:numPr>
          <w:ilvl w:val="2"/>
          <w:numId w:val="4"/>
        </w:numPr>
        <w:rPr>
          <w:del w:id="1416" w:author="Bauer, Justin (J.)" w:date="2021-10-29T11:04:00Z"/>
        </w:rPr>
      </w:pPr>
      <w:del w:id="1417" w:author="Bauer, Justin (J.)" w:date="2021-10-29T11:04:00Z">
        <w:r w:rsidDel="00E42053">
          <w:delText>Function Interfaces</w:delText>
        </w:r>
      </w:del>
    </w:p>
    <w:p w14:paraId="068195A8" w14:textId="4AAD6CDD" w:rsidR="00F81BE7" w:rsidDel="00E42053" w:rsidRDefault="00F81BE7" w:rsidP="00F81BE7">
      <w:pPr>
        <w:pStyle w:val="Heading4"/>
        <w:numPr>
          <w:ilvl w:val="3"/>
          <w:numId w:val="4"/>
        </w:numPr>
        <w:rPr>
          <w:del w:id="1418" w:author="Bauer, Justin (J.)" w:date="2021-10-29T11:04:00Z"/>
        </w:rPr>
      </w:pPr>
      <w:del w:id="1419" w:author="Bauer, Justin (J.)" w:date="2021-10-29T11:04:00Z">
        <w:r w:rsidRPr="00F15706" w:rsidDel="00E42053">
          <w:delText>Logical Inputs</w:delText>
        </w:r>
      </w:del>
    </w:p>
    <w:p w14:paraId="34570ED8" w14:textId="7A3628A8" w:rsidR="00F81BE7" w:rsidDel="00E42053" w:rsidRDefault="00F81BE7" w:rsidP="00F81BE7">
      <w:pPr>
        <w:contextualSpacing/>
        <w:rPr>
          <w:del w:id="1420" w:author="Bauer, Justin (J.)" w:date="2021-10-29T11:04:00Z"/>
        </w:rPr>
      </w:pPr>
    </w:p>
    <w:p w14:paraId="0AE152E2" w14:textId="6AA9D0CD" w:rsidR="00F81BE7" w:rsidDel="00E42053" w:rsidRDefault="00F81BE7" w:rsidP="00F81BE7">
      <w:pPr>
        <w:contextualSpacing/>
        <w:rPr>
          <w:del w:id="1421" w:author="Bauer, Justin (J.)" w:date="2021-10-29T11:04:00Z"/>
        </w:rPr>
      </w:pPr>
      <w:del w:id="1422" w:author="Bauer, Justin (J.)" w:date="2021-10-29T11:04:00Z">
        <w:r w:rsidRPr="00FF5F72" w:rsidDel="00E42053">
          <w:rPr>
            <w:color w:val="A6A6A6" w:themeColor="background1" w:themeShade="A6"/>
          </w:rPr>
          <w:delText>No Logical Inputs specified.</w:delText>
        </w:r>
      </w:del>
    </w:p>
    <w:p w14:paraId="0135567D" w14:textId="41B36F42" w:rsidR="00F81BE7" w:rsidDel="00E42053" w:rsidRDefault="00F81BE7" w:rsidP="00F81BE7">
      <w:pPr>
        <w:pStyle w:val="Heading4"/>
        <w:numPr>
          <w:ilvl w:val="3"/>
          <w:numId w:val="4"/>
        </w:numPr>
        <w:rPr>
          <w:del w:id="1423" w:author="Bauer, Justin (J.)" w:date="2021-10-29T11:04:00Z"/>
        </w:rPr>
      </w:pPr>
      <w:del w:id="1424" w:author="Bauer, Justin (J.)" w:date="2021-10-29T11:04:00Z">
        <w:r w:rsidDel="00E42053">
          <w:delText>Logical Outputs</w:delText>
        </w:r>
      </w:del>
    </w:p>
    <w:p w14:paraId="7643973B" w14:textId="1BC00A26" w:rsidR="00F81BE7" w:rsidDel="00E42053" w:rsidRDefault="00F81BE7" w:rsidP="00F81BE7">
      <w:pPr>
        <w:contextualSpacing/>
        <w:rPr>
          <w:del w:id="1425" w:author="Bauer, Justin (J.)" w:date="2021-10-29T11:04:00Z"/>
        </w:rPr>
      </w:pPr>
    </w:p>
    <w:p w14:paraId="1A0D9784" w14:textId="70CBF5A2" w:rsidR="00F81BE7" w:rsidRPr="00FF5F72" w:rsidDel="00E42053" w:rsidRDefault="00F81BE7" w:rsidP="00F81BE7">
      <w:pPr>
        <w:contextualSpacing/>
        <w:rPr>
          <w:del w:id="1426" w:author="Bauer, Justin (J.)" w:date="2021-10-29T11:04:00Z"/>
          <w:color w:val="A6A6A6" w:themeColor="background1" w:themeShade="A6"/>
        </w:rPr>
      </w:pPr>
      <w:del w:id="1427" w:author="Bauer, Justin (J.)" w:date="2021-10-29T11:04:00Z">
        <w:r w:rsidRPr="00FF5F72" w:rsidDel="00E42053">
          <w:rPr>
            <w:color w:val="A6A6A6" w:themeColor="background1" w:themeShade="A6"/>
          </w:rPr>
          <w:delText>No Logical Outputs specified.</w:delText>
        </w:r>
      </w:del>
    </w:p>
    <w:p w14:paraId="167A6352" w14:textId="6DA26EA6" w:rsidR="00F81BE7" w:rsidDel="00E42053" w:rsidRDefault="00F81BE7" w:rsidP="00F81BE7">
      <w:pPr>
        <w:pStyle w:val="Heading4"/>
        <w:numPr>
          <w:ilvl w:val="3"/>
          <w:numId w:val="4"/>
        </w:numPr>
        <w:rPr>
          <w:del w:id="1428" w:author="Bauer, Justin (J.)" w:date="2021-10-29T11:04:00Z"/>
        </w:rPr>
      </w:pPr>
      <w:del w:id="1429" w:author="Bauer, Justin (J.)" w:date="2021-10-29T11:04:00Z">
        <w:r w:rsidDel="00E42053">
          <w:delText>Logical</w:delText>
        </w:r>
        <w:r w:rsidRPr="00F15706" w:rsidDel="00E42053">
          <w:delText xml:space="preserve"> Parameters</w:delText>
        </w:r>
      </w:del>
    </w:p>
    <w:p w14:paraId="7040F563" w14:textId="0B7BC354" w:rsidR="00F81BE7" w:rsidDel="00E42053" w:rsidRDefault="00F81BE7" w:rsidP="00F81BE7">
      <w:pPr>
        <w:rPr>
          <w:del w:id="1430" w:author="Bauer, Justin (J.)" w:date="2021-10-29T11:04:00Z"/>
        </w:rPr>
      </w:pPr>
    </w:p>
    <w:p w14:paraId="0712C470" w14:textId="1604EECF" w:rsidR="00F81BE7" w:rsidDel="00E42053" w:rsidRDefault="00F81BE7" w:rsidP="00F81BE7">
      <w:pPr>
        <w:rPr>
          <w:del w:id="1431" w:author="Bauer, Justin (J.)" w:date="2021-10-29T11:04:00Z"/>
        </w:rPr>
      </w:pPr>
      <w:del w:id="1432" w:author="Bauer, Justin (J.)" w:date="2021-10-29T11:04:00Z">
        <w:r w:rsidRPr="005067FC" w:rsidDel="00E42053">
          <w:rPr>
            <w:i/>
            <w:color w:val="A6A6A6" w:themeColor="background1" w:themeShade="A6"/>
          </w:rPr>
          <w:delText>Not supported by MagicDraw report generation.</w:delText>
        </w:r>
      </w:del>
    </w:p>
    <w:p w14:paraId="7606BEB2" w14:textId="5F42F2AD" w:rsidR="00F81BE7" w:rsidDel="00E42053" w:rsidRDefault="00F81BE7" w:rsidP="00F81BE7">
      <w:pPr>
        <w:pStyle w:val="Heading3"/>
        <w:numPr>
          <w:ilvl w:val="2"/>
          <w:numId w:val="4"/>
        </w:numPr>
        <w:rPr>
          <w:del w:id="1433" w:author="Bauer, Justin (J.)" w:date="2021-10-29T11:04:00Z"/>
        </w:rPr>
      </w:pPr>
      <w:del w:id="1434" w:author="Bauer, Justin (J.)" w:date="2021-10-29T11:04:00Z">
        <w:r w:rsidDel="00E42053">
          <w:delText>Function Modeling</w:delText>
        </w:r>
      </w:del>
    </w:p>
    <w:p w14:paraId="7BCEB3D6" w14:textId="2664B662" w:rsidR="00F81BE7" w:rsidRPr="00C75AE5" w:rsidDel="00E42053" w:rsidRDefault="00F81BE7" w:rsidP="00F81BE7">
      <w:pPr>
        <w:rPr>
          <w:del w:id="1435" w:author="Bauer, Justin (J.)" w:date="2021-10-29T11:04:00Z"/>
        </w:rPr>
      </w:pPr>
    </w:p>
    <w:p w14:paraId="43D61EA4" w14:textId="518CA6C0" w:rsidR="00F81BE7" w:rsidDel="00E42053" w:rsidRDefault="00F81BE7" w:rsidP="00F81BE7">
      <w:pPr>
        <w:pStyle w:val="Heading4"/>
        <w:numPr>
          <w:ilvl w:val="3"/>
          <w:numId w:val="4"/>
        </w:numPr>
        <w:rPr>
          <w:del w:id="1436" w:author="Bauer, Justin (J.)" w:date="2021-10-29T11:04:00Z"/>
        </w:rPr>
      </w:pPr>
      <w:del w:id="1437" w:author="Bauer, Justin (J.)" w:date="2021-10-29T11:04:00Z">
        <w:r w:rsidDel="00E42053">
          <w:delText>Use Cases</w:delText>
        </w:r>
      </w:del>
    </w:p>
    <w:p w14:paraId="086243D6" w14:textId="1BE5FE74" w:rsidR="00F81BE7" w:rsidDel="00E42053" w:rsidRDefault="00F81BE7" w:rsidP="00F81BE7">
      <w:pPr>
        <w:rPr>
          <w:del w:id="1438" w:author="Bauer, Justin (J.)" w:date="2021-10-29T11:04:00Z"/>
        </w:rPr>
      </w:pPr>
    </w:p>
    <w:p w14:paraId="3CD11C71" w14:textId="2208710C" w:rsidR="00F81BE7" w:rsidRPr="005067FC" w:rsidDel="00E42053" w:rsidRDefault="00F81BE7" w:rsidP="00F81BE7">
      <w:pPr>
        <w:rPr>
          <w:del w:id="1439" w:author="Bauer, Justin (J.)" w:date="2021-10-29T11:04:00Z"/>
          <w:i/>
          <w:color w:val="A6A6A6" w:themeColor="background1" w:themeShade="A6"/>
        </w:rPr>
      </w:pPr>
      <w:del w:id="1440" w:author="Bauer, Justin (J.)" w:date="2021-10-29T11:04:00Z">
        <w:r w:rsidRPr="005067FC" w:rsidDel="00E42053">
          <w:rPr>
            <w:i/>
            <w:color w:val="A6A6A6" w:themeColor="background1" w:themeShade="A6"/>
          </w:rPr>
          <w:delText>Not supported by MagicDraw report generation.</w:delText>
        </w:r>
      </w:del>
    </w:p>
    <w:p w14:paraId="3D3D01A1" w14:textId="5BFC4105" w:rsidR="00F81BE7" w:rsidDel="00E42053" w:rsidRDefault="00F81BE7" w:rsidP="00F81BE7">
      <w:pPr>
        <w:pStyle w:val="Heading4"/>
        <w:numPr>
          <w:ilvl w:val="3"/>
          <w:numId w:val="4"/>
        </w:numPr>
        <w:rPr>
          <w:del w:id="1441" w:author="Bauer, Justin (J.)" w:date="2021-10-29T11:04:00Z"/>
        </w:rPr>
      </w:pPr>
      <w:del w:id="1442" w:author="Bauer, Justin (J.)" w:date="2021-10-29T11:04:00Z">
        <w:r w:rsidDel="00E42053">
          <w:delText>State Charts / Activity Diagrams / Sequence Diagrams / Decision Tables</w:delText>
        </w:r>
      </w:del>
    </w:p>
    <w:p w14:paraId="68744A83" w14:textId="77575333" w:rsidR="00F81BE7" w:rsidDel="00E42053" w:rsidRDefault="00F81BE7" w:rsidP="00F81BE7">
      <w:pPr>
        <w:rPr>
          <w:del w:id="1443" w:author="Bauer, Justin (J.)" w:date="2021-10-29T11:04:00Z"/>
        </w:rPr>
      </w:pPr>
    </w:p>
    <w:p w14:paraId="505B794D" w14:textId="22A2CA15" w:rsidR="00F81BE7" w:rsidRPr="00FF5F72" w:rsidDel="00E42053" w:rsidRDefault="00F81BE7" w:rsidP="00F81BE7">
      <w:pPr>
        <w:contextualSpacing/>
        <w:rPr>
          <w:del w:id="1444" w:author="Bauer, Justin (J.)" w:date="2021-10-29T11:04:00Z"/>
          <w:color w:val="A6A6A6" w:themeColor="background1" w:themeShade="A6"/>
        </w:rPr>
      </w:pPr>
      <w:del w:id="1445" w:author="Bauer, Justin (J.)" w:date="2021-10-29T11:04:00Z">
        <w:r w:rsidRPr="00FF5F72" w:rsidDel="00E42053">
          <w:rPr>
            <w:color w:val="A6A6A6" w:themeColor="background1" w:themeShade="A6"/>
          </w:rPr>
          <w:delText>No diagrams internal to function specified.</w:delText>
        </w:r>
      </w:del>
    </w:p>
    <w:p w14:paraId="60496686" w14:textId="65313BFB" w:rsidR="00F81BE7" w:rsidDel="00E42053" w:rsidRDefault="00F81BE7" w:rsidP="00F81BE7">
      <w:pPr>
        <w:pStyle w:val="Heading3"/>
        <w:numPr>
          <w:ilvl w:val="2"/>
          <w:numId w:val="4"/>
        </w:numPr>
        <w:rPr>
          <w:del w:id="1446" w:author="Bauer, Justin (J.)" w:date="2021-10-29T11:04:00Z"/>
        </w:rPr>
      </w:pPr>
      <w:del w:id="1447" w:author="Bauer, Justin (J.)" w:date="2021-10-29T11:04:00Z">
        <w:r w:rsidDel="00E42053">
          <w:delText>Function Requirements</w:delText>
        </w:r>
      </w:del>
    </w:p>
    <w:p w14:paraId="7AEEFD90" w14:textId="4F50F72A" w:rsidR="00F81BE7" w:rsidDel="00E42053" w:rsidRDefault="00F81BE7" w:rsidP="00F81BE7">
      <w:pPr>
        <w:pStyle w:val="Heading4"/>
        <w:numPr>
          <w:ilvl w:val="3"/>
          <w:numId w:val="4"/>
        </w:numPr>
        <w:rPr>
          <w:del w:id="1448" w:author="Bauer, Justin (J.)" w:date="2021-10-29T11:04:00Z"/>
        </w:rPr>
      </w:pPr>
      <w:del w:id="1449" w:author="Bauer, Justin (J.)" w:date="2021-10-29T11:04:00Z">
        <w:r w:rsidDel="00E42053">
          <w:delText>Functional Requirements</w:delText>
        </w:r>
      </w:del>
    </w:p>
    <w:p w14:paraId="3D828A2E" w14:textId="1FA382EB" w:rsidR="00F81BE7" w:rsidDel="00E42053" w:rsidRDefault="00F81BE7" w:rsidP="00F81BE7">
      <w:pPr>
        <w:pStyle w:val="Heading5"/>
        <w:numPr>
          <w:ilvl w:val="4"/>
          <w:numId w:val="4"/>
        </w:numPr>
        <w:rPr>
          <w:del w:id="1450" w:author="Bauer, Justin (J.)" w:date="2021-10-29T11:04:00Z"/>
        </w:rPr>
      </w:pPr>
      <w:del w:id="1451" w:author="Bauer, Justin (J.)" w:date="2021-10-29T11:04:00Z">
        <w:r w:rsidDel="00E42053">
          <w:delText>Normal Operation</w:delText>
        </w:r>
      </w:del>
    </w:p>
    <w:p w14:paraId="53FBCCC5" w14:textId="5EE237E1" w:rsidR="00F81BE7" w:rsidDel="00E42053" w:rsidRDefault="00F81BE7" w:rsidP="00F81BE7">
      <w:pPr>
        <w:rPr>
          <w:del w:id="1452" w:author="Bauer, Justin (J.)" w:date="2021-10-29T11:04:00Z"/>
        </w:rPr>
      </w:pPr>
    </w:p>
    <w:p w14:paraId="7DEB7508" w14:textId="2DF40F58" w:rsidR="00F81BE7" w:rsidRPr="0017445F" w:rsidDel="00E42053" w:rsidRDefault="00F81BE7" w:rsidP="00F81BE7">
      <w:pPr>
        <w:pStyle w:val="RERequirement"/>
        <w:shd w:val="clear" w:color="auto" w:fill="F2F2F2" w:themeFill="background1" w:themeFillShade="F2"/>
        <w:rPr>
          <w:del w:id="1453" w:author="Bauer, Justin (J.)" w:date="2021-10-29T11:04:00Z"/>
        </w:rPr>
      </w:pPr>
      <w:bookmarkStart w:id="1454" w:name="_deab3cfe441226a44cd577094ad98c19"/>
      <w:bookmarkEnd w:id="1454"/>
      <w:del w:id="1455" w:author="Bauer, Justin (J.)" w:date="2021-10-29T11:04:00Z">
        <w:r w:rsidDel="00E42053">
          <w:delText xml:space="preserve"> Toggle Primary Passenger Recall</w:delText>
        </w:r>
      </w:del>
    </w:p>
    <w:p w14:paraId="4CF5C172" w14:textId="19825D15" w:rsidR="00F81BE7" w:rsidDel="00E42053" w:rsidRDefault="00F81BE7" w:rsidP="00F81BE7">
      <w:pPr>
        <w:rPr>
          <w:del w:id="1456" w:author="Bauer, Justin (J.)" w:date="2021-10-29T11:04:00Z"/>
          <w:rFonts w:cs="Arial"/>
        </w:rPr>
      </w:pPr>
      <w:del w:id="1457" w:author="Bauer, Justin (J.)" w:date="2021-10-29T11:04:00Z">
        <w:r w:rsidDel="00E42053">
          <w:rPr>
            <w:rFonts w:cs="Arial"/>
          </w:rPr>
          <w:delText>The Profile Interface Client shall provide an option to enable or disable the recall of a Primary Passenger Profile. If enabled, the linked passenger profile shall be recalled each time the linked driver profile is recalled. If disabled, the linked passenger profile shall not be recalled when the linked driver profile is recalled.</w:delText>
        </w:r>
      </w:del>
    </w:p>
    <w:p w14:paraId="0B0B10E7" w14:textId="3939B849" w:rsidR="00F81BE7" w:rsidRPr="00C66B68" w:rsidDel="00E42053" w:rsidRDefault="00F81BE7" w:rsidP="00F81BE7">
      <w:pPr>
        <w:rPr>
          <w:del w:id="1458" w:author="Bauer, Justin (J.)" w:date="2021-10-29T11:04: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E42053" w14:paraId="4819CE21" w14:textId="2B703A39" w:rsidTr="005E6FE1">
        <w:trPr>
          <w:del w:id="1459" w:author="Bauer, Justin (J.)" w:date="2021-10-29T11:04: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942344" w14:textId="4B5232B5" w:rsidR="00F81BE7" w:rsidRPr="00FD127C" w:rsidDel="00E42053" w:rsidRDefault="00F81BE7" w:rsidP="005E6FE1">
            <w:pPr>
              <w:rPr>
                <w:del w:id="1460" w:author="Bauer, Justin (J.)" w:date="2021-10-29T11:04:00Z"/>
                <w:rFonts w:eastAsiaTheme="minorHAnsi" w:cs="Arial"/>
                <w:bCs/>
                <w:color w:val="808080" w:themeColor="background1" w:themeShade="80"/>
                <w:sz w:val="16"/>
                <w:szCs w:val="14"/>
              </w:rPr>
            </w:pPr>
            <w:del w:id="1461" w:author="Bauer, Justin (J.)" w:date="2021-10-29T11:04:00Z">
              <w:r w:rsidRPr="00FD127C" w:rsidDel="00E42053">
                <w:rPr>
                  <w:rFonts w:cs="Arial"/>
                  <w:bCs/>
                  <w:color w:val="808080" w:themeColor="background1" w:themeShade="80"/>
                  <w:sz w:val="16"/>
                  <w:szCs w:val="14"/>
                </w:rPr>
                <w:delText xml:space="preserve">Requirement ID: </w:delText>
              </w:r>
            </w:del>
          </w:p>
        </w:tc>
      </w:tr>
      <w:tr w:rsidR="00F81BE7" w:rsidRPr="00FD127C" w:rsidDel="00E42053" w14:paraId="11883D62" w14:textId="05F1973B" w:rsidTr="005E6FE1">
        <w:trPr>
          <w:del w:id="1462"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5AD72" w14:textId="58A0A232" w:rsidR="00F81BE7" w:rsidRPr="00FD127C" w:rsidDel="00E42053" w:rsidRDefault="00F81BE7" w:rsidP="005E6FE1">
            <w:pPr>
              <w:rPr>
                <w:del w:id="1463" w:author="Bauer, Justin (J.)" w:date="2021-10-29T11:04:00Z"/>
                <w:rFonts w:eastAsiaTheme="minorHAnsi" w:cs="Arial"/>
                <w:b/>
                <w:bCs/>
                <w:sz w:val="16"/>
                <w:szCs w:val="14"/>
              </w:rPr>
            </w:pPr>
            <w:del w:id="1464" w:author="Bauer, Justin (J.)" w:date="2021-10-29T11:04:00Z">
              <w:r w:rsidRPr="00FD127C" w:rsidDel="00E42053">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B9FA4" w14:textId="257B4ACE" w:rsidR="00F81BE7" w:rsidDel="00E42053" w:rsidRDefault="00F81BE7" w:rsidP="005E6FE1">
            <w:pPr>
              <w:rPr>
                <w:del w:id="1465" w:author="Bauer, Justin (J.)" w:date="2021-10-29T11:04:00Z"/>
              </w:rPr>
            </w:pPr>
          </w:p>
        </w:tc>
      </w:tr>
      <w:tr w:rsidR="00F81BE7" w:rsidRPr="00FD127C" w:rsidDel="00E42053" w14:paraId="3A6CF8C5" w14:textId="63087DF6" w:rsidTr="005E6FE1">
        <w:trPr>
          <w:del w:id="1466"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A7942C" w14:textId="5724B0BC" w:rsidR="00F81BE7" w:rsidRPr="00FD127C" w:rsidDel="00E42053" w:rsidRDefault="00F81BE7" w:rsidP="005E6FE1">
            <w:pPr>
              <w:rPr>
                <w:del w:id="1467" w:author="Bauer, Justin (J.)" w:date="2021-10-29T11:04:00Z"/>
                <w:rFonts w:eastAsiaTheme="minorHAnsi" w:cs="Arial"/>
                <w:b/>
                <w:bCs/>
                <w:sz w:val="16"/>
                <w:szCs w:val="14"/>
              </w:rPr>
            </w:pPr>
            <w:del w:id="1468" w:author="Bauer, Justin (J.)" w:date="2021-10-29T11:04:00Z">
              <w:r w:rsidRPr="00FD127C" w:rsidDel="00E42053">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EC1EF8" w14:textId="359CFFA7" w:rsidR="00F81BE7" w:rsidDel="00E42053" w:rsidRDefault="00F81BE7" w:rsidP="005E6FE1">
            <w:pPr>
              <w:rPr>
                <w:del w:id="1469" w:author="Bauer, Justin (J.)" w:date="2021-10-29T11:04:00Z"/>
              </w:rPr>
            </w:pPr>
          </w:p>
        </w:tc>
      </w:tr>
      <w:tr w:rsidR="00F81BE7" w:rsidRPr="00FD127C" w:rsidDel="00E42053" w14:paraId="22138D6B" w14:textId="5DF2B886" w:rsidTr="005E6FE1">
        <w:trPr>
          <w:del w:id="1470"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906DE5" w14:textId="283E2C09" w:rsidR="00F81BE7" w:rsidRPr="00FD127C" w:rsidDel="00E42053" w:rsidRDefault="00F81BE7" w:rsidP="005E6FE1">
            <w:pPr>
              <w:rPr>
                <w:del w:id="1471" w:author="Bauer, Justin (J.)" w:date="2021-10-29T11:04:00Z"/>
                <w:rFonts w:cs="Arial"/>
                <w:sz w:val="16"/>
                <w:szCs w:val="14"/>
              </w:rPr>
            </w:pPr>
            <w:del w:id="1472" w:author="Bauer, Justin (J.)" w:date="2021-10-29T11:04:00Z">
              <w:r w:rsidRPr="00FD127C" w:rsidDel="00E42053">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D492E1" w14:textId="742C2E22" w:rsidR="00F81BE7" w:rsidDel="00E42053" w:rsidRDefault="00F81BE7" w:rsidP="005E6FE1">
            <w:pPr>
              <w:rPr>
                <w:del w:id="1473" w:author="Bauer, Justin (J.)" w:date="2021-10-29T11:04:00Z"/>
              </w:rPr>
            </w:pPr>
          </w:p>
        </w:tc>
      </w:tr>
      <w:tr w:rsidR="00F81BE7" w:rsidRPr="00FD127C" w:rsidDel="00E42053" w14:paraId="712A35E5" w14:textId="48AD19D1" w:rsidTr="005E6FE1">
        <w:trPr>
          <w:del w:id="1474"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51261" w14:textId="190ED462" w:rsidR="00F81BE7" w:rsidRPr="00FD127C" w:rsidDel="00E42053" w:rsidRDefault="00F81BE7" w:rsidP="005E6FE1">
            <w:pPr>
              <w:rPr>
                <w:del w:id="1475" w:author="Bauer, Justin (J.)" w:date="2021-10-29T11:04:00Z"/>
                <w:rFonts w:cs="Arial"/>
                <w:b/>
                <w:bCs/>
                <w:sz w:val="16"/>
                <w:szCs w:val="14"/>
              </w:rPr>
            </w:pPr>
            <w:del w:id="1476" w:author="Bauer, Justin (J.)" w:date="2021-10-29T11:04:00Z">
              <w:r w:rsidRPr="00FD127C" w:rsidDel="00E42053">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F06E4" w14:textId="68F682A6" w:rsidR="00F81BE7" w:rsidDel="00E42053" w:rsidRDefault="00F81BE7" w:rsidP="005E6FE1">
            <w:pPr>
              <w:rPr>
                <w:del w:id="1477"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F82D59" w14:textId="7A897756" w:rsidR="00F81BE7" w:rsidRPr="00FD127C" w:rsidDel="00E42053" w:rsidRDefault="00F81BE7" w:rsidP="005E6FE1">
            <w:pPr>
              <w:ind w:left="139"/>
              <w:rPr>
                <w:del w:id="1478" w:author="Bauer, Justin (J.)" w:date="2021-10-29T11:04:00Z"/>
                <w:rFonts w:cs="Arial"/>
                <w:b/>
                <w:bCs/>
                <w:sz w:val="16"/>
                <w:szCs w:val="14"/>
              </w:rPr>
            </w:pPr>
            <w:del w:id="1479" w:author="Bauer, Justin (J.)" w:date="2021-10-29T11:04:00Z">
              <w:r w:rsidRPr="00FD127C" w:rsidDel="00E42053">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F084FA" w14:textId="06B4299D" w:rsidR="00F81BE7" w:rsidDel="00E42053" w:rsidRDefault="00F81BE7" w:rsidP="005E6FE1">
            <w:pPr>
              <w:rPr>
                <w:del w:id="1480" w:author="Bauer, Justin (J.)" w:date="2021-10-29T11:04:00Z"/>
              </w:rPr>
            </w:pPr>
          </w:p>
        </w:tc>
      </w:tr>
      <w:tr w:rsidR="00F81BE7" w:rsidRPr="00FD127C" w:rsidDel="00E42053" w14:paraId="7AA8DEFC" w14:textId="30B5DA12" w:rsidTr="005E6FE1">
        <w:trPr>
          <w:del w:id="1481"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2928A" w14:textId="0ADB920B" w:rsidR="00F81BE7" w:rsidRPr="00FD127C" w:rsidDel="00E42053" w:rsidRDefault="00F81BE7" w:rsidP="005E6FE1">
            <w:pPr>
              <w:rPr>
                <w:del w:id="1482" w:author="Bauer, Justin (J.)" w:date="2021-10-29T11:04:00Z"/>
                <w:rFonts w:cs="Arial"/>
                <w:b/>
                <w:bCs/>
                <w:sz w:val="16"/>
                <w:szCs w:val="14"/>
              </w:rPr>
            </w:pPr>
            <w:del w:id="1483" w:author="Bauer, Justin (J.)" w:date="2021-10-29T11:04:00Z">
              <w:r w:rsidRPr="00FD127C" w:rsidDel="00E42053">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9CBE2F" w14:textId="247E61C0" w:rsidR="00F81BE7" w:rsidDel="00E42053" w:rsidRDefault="00F81BE7" w:rsidP="005E6FE1">
            <w:pPr>
              <w:rPr>
                <w:del w:id="1484"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38C2E8" w14:textId="78747864" w:rsidR="00F81BE7" w:rsidRPr="00FD127C" w:rsidDel="00E42053" w:rsidRDefault="00F81BE7" w:rsidP="005E6FE1">
            <w:pPr>
              <w:ind w:left="139"/>
              <w:rPr>
                <w:del w:id="1485" w:author="Bauer, Justin (J.)" w:date="2021-10-29T11:04:00Z"/>
                <w:rFonts w:cs="Arial"/>
                <w:b/>
                <w:bCs/>
                <w:sz w:val="16"/>
                <w:szCs w:val="16"/>
              </w:rPr>
            </w:pPr>
            <w:del w:id="1486" w:author="Bauer, Justin (J.)" w:date="2021-10-29T11:04:00Z">
              <w:r w:rsidRPr="00FD127C" w:rsidDel="00E42053">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99E9BE" w14:textId="273B804D" w:rsidR="00F81BE7" w:rsidDel="00E42053" w:rsidRDefault="00F81BE7" w:rsidP="005E6FE1">
            <w:pPr>
              <w:rPr>
                <w:del w:id="1487" w:author="Bauer, Justin (J.)" w:date="2021-10-29T11:04:00Z"/>
              </w:rPr>
            </w:pPr>
          </w:p>
        </w:tc>
      </w:tr>
      <w:tr w:rsidR="00F81BE7" w:rsidRPr="00FD127C" w:rsidDel="00E42053" w14:paraId="1A41F8E1" w14:textId="0D35488F" w:rsidTr="005E6FE1">
        <w:trPr>
          <w:trHeight w:val="133"/>
          <w:del w:id="1488"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F55E5" w14:textId="66433566" w:rsidR="00F81BE7" w:rsidRPr="00FD127C" w:rsidDel="00E42053" w:rsidRDefault="00F81BE7" w:rsidP="005E6FE1">
            <w:pPr>
              <w:rPr>
                <w:del w:id="1489" w:author="Bauer, Justin (J.)" w:date="2021-10-29T11:04:00Z"/>
                <w:rFonts w:eastAsiaTheme="minorHAnsi" w:cs="Arial"/>
                <w:b/>
                <w:bCs/>
                <w:sz w:val="16"/>
                <w:szCs w:val="14"/>
              </w:rPr>
            </w:pPr>
            <w:del w:id="1490" w:author="Bauer, Justin (J.)" w:date="2021-10-29T11:04:00Z">
              <w:r w:rsidRPr="00FD127C" w:rsidDel="00E42053">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0EFED8" w14:textId="3B64744E" w:rsidR="00F81BE7" w:rsidDel="00E42053" w:rsidRDefault="00F81BE7" w:rsidP="005E6FE1">
            <w:pPr>
              <w:rPr>
                <w:del w:id="1491" w:author="Bauer, Justin (J.)" w:date="2021-10-29T11:04: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37758" w14:textId="6C7EA2BA" w:rsidR="00F81BE7" w:rsidRPr="00FD127C" w:rsidDel="00E42053" w:rsidRDefault="00F81BE7" w:rsidP="005E6FE1">
            <w:pPr>
              <w:rPr>
                <w:del w:id="1492" w:author="Bauer, Justin (J.)" w:date="2021-10-29T11:04:00Z"/>
                <w:rFonts w:cs="Arial"/>
                <w:b/>
                <w:bCs/>
                <w:sz w:val="16"/>
                <w:szCs w:val="14"/>
              </w:rPr>
            </w:pPr>
            <w:del w:id="1493" w:author="Bauer, Justin (J.)" w:date="2021-10-29T11:04:00Z">
              <w:r w:rsidRPr="00FD127C" w:rsidDel="00E42053">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61A66" w14:textId="5135B37A" w:rsidR="00F81BE7" w:rsidDel="00E42053" w:rsidRDefault="00F81BE7" w:rsidP="005E6FE1">
            <w:pPr>
              <w:rPr>
                <w:del w:id="1494"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FF9412" w14:textId="0CCCB865" w:rsidR="00F81BE7" w:rsidRPr="00FD127C" w:rsidDel="00E42053" w:rsidRDefault="00F81BE7" w:rsidP="005E6FE1">
            <w:pPr>
              <w:ind w:left="128"/>
              <w:rPr>
                <w:del w:id="1495" w:author="Bauer, Justin (J.)" w:date="2021-10-29T11:04:00Z"/>
                <w:rFonts w:cs="Arial"/>
                <w:b/>
                <w:bCs/>
                <w:sz w:val="16"/>
                <w:szCs w:val="14"/>
              </w:rPr>
            </w:pPr>
            <w:del w:id="1496" w:author="Bauer, Justin (J.)" w:date="2021-10-29T11:04:00Z">
              <w:r w:rsidRPr="00FD127C" w:rsidDel="00E42053">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E04849" w14:textId="24CAA554" w:rsidR="00F81BE7" w:rsidDel="00E42053" w:rsidRDefault="00F81BE7" w:rsidP="005E6FE1">
            <w:pPr>
              <w:rPr>
                <w:del w:id="1497" w:author="Bauer, Justin (J.)" w:date="2021-10-29T11:04:00Z"/>
              </w:rPr>
            </w:pPr>
          </w:p>
        </w:tc>
      </w:tr>
      <w:tr w:rsidR="00F81BE7" w:rsidRPr="00FD127C" w:rsidDel="00E42053" w14:paraId="72D760E8" w14:textId="2E28DC62" w:rsidTr="005E6FE1">
        <w:trPr>
          <w:del w:id="1498" w:author="Bauer, Justin (J.)" w:date="2021-10-29T11:04: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F599D7" w14:textId="2AEB5ED1" w:rsidR="00F81BE7" w:rsidRPr="00FD127C" w:rsidDel="00E42053" w:rsidRDefault="005E6FE1" w:rsidP="005E6FE1">
            <w:pPr>
              <w:rPr>
                <w:del w:id="1499" w:author="Bauer, Justin (J.)" w:date="2021-10-29T11:04:00Z"/>
                <w:rFonts w:cs="Arial"/>
                <w:bCs/>
                <w:color w:val="808080" w:themeColor="background1" w:themeShade="80"/>
                <w:sz w:val="16"/>
                <w:szCs w:val="14"/>
              </w:rPr>
            </w:pPr>
            <w:del w:id="1500" w:author="Bauer, Justin (J.)" w:date="2021-10-29T11:04:00Z">
              <w:r w:rsidDel="00E42053">
                <w:fldChar w:fldCharType="begin"/>
              </w:r>
              <w:r w:rsidDel="00E42053">
                <w:delInstrText xml:space="preserve"> HYPERLINK "http://wiki.ford.com/display/RequirementsEngineering/Requirements+Attributes" </w:delInstrText>
              </w:r>
              <w:r w:rsidDel="00E42053">
                <w:fldChar w:fldCharType="separate"/>
              </w:r>
              <w:r w:rsidR="00F81BE7" w:rsidRPr="00FD127C" w:rsidDel="00E42053">
                <w:rPr>
                  <w:rStyle w:val="Hyperlink"/>
                  <w:rFonts w:cs="Arial"/>
                  <w:bCs/>
                  <w:sz w:val="16"/>
                  <w:szCs w:val="14"/>
                </w:rPr>
                <w:delText>Req. Template</w:delText>
              </w:r>
              <w:r w:rsidDel="00E42053">
                <w:rPr>
                  <w:rStyle w:val="Hyperlink"/>
                  <w:rFonts w:cs="Arial"/>
                  <w:bCs/>
                  <w:sz w:val="16"/>
                  <w:szCs w:val="14"/>
                </w:rPr>
                <w:fldChar w:fldCharType="end"/>
              </w:r>
              <w:r w:rsidR="00F81BE7" w:rsidRPr="00FD127C" w:rsidDel="00E42053">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1BBF99" w14:textId="5ADEDA41" w:rsidR="00F81BE7" w:rsidRPr="00FD127C" w:rsidDel="00E42053" w:rsidRDefault="00F81BE7" w:rsidP="005E6FE1">
            <w:pPr>
              <w:rPr>
                <w:del w:id="1501" w:author="Bauer, Justin (J.)" w:date="2021-10-29T11:04:00Z"/>
                <w:rFonts w:cs="Arial"/>
                <w:bCs/>
                <w:color w:val="808080" w:themeColor="background1" w:themeShade="80"/>
                <w:sz w:val="16"/>
                <w:szCs w:val="14"/>
              </w:rPr>
            </w:pPr>
            <w:del w:id="1502" w:author="Bauer, Justin (J.)" w:date="2021-10-29T11:04:00Z">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TemplateVersion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6</w:delText>
              </w:r>
              <w:r w:rsidRPr="00FD127C" w:rsidDel="00E42053">
                <w:rPr>
                  <w:rFonts w:cs="Arial"/>
                  <w:bCs/>
                  <w:color w:val="808080" w:themeColor="background1" w:themeShade="80"/>
                  <w:sz w:val="16"/>
                  <w:szCs w:val="14"/>
                </w:rPr>
                <w:fldChar w:fldCharType="end"/>
              </w:r>
              <w:r w:rsidRPr="00FD127C" w:rsidDel="00E42053">
                <w:rPr>
                  <w:rFonts w:cs="Arial"/>
                  <w:bCs/>
                  <w:color w:val="808080" w:themeColor="background1" w:themeShade="80"/>
                  <w:sz w:val="16"/>
                  <w:szCs w:val="14"/>
                </w:rPr>
                <w:delText>.</w:delText>
              </w:r>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TemplateRevision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0</w:delText>
              </w:r>
              <w:r w:rsidRPr="00FD127C" w:rsidDel="00E42053">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92190A" w14:textId="51EA8CD0" w:rsidR="00F81BE7" w:rsidRPr="00FD127C" w:rsidDel="00E42053" w:rsidRDefault="00F81BE7" w:rsidP="005E6FE1">
            <w:pPr>
              <w:jc w:val="right"/>
              <w:rPr>
                <w:del w:id="1503" w:author="Bauer, Justin (J.)" w:date="2021-10-29T11:04:00Z"/>
                <w:rFonts w:cs="Arial"/>
                <w:bCs/>
                <w:color w:val="808080" w:themeColor="background1" w:themeShade="80"/>
                <w:sz w:val="16"/>
                <w:szCs w:val="14"/>
              </w:rPr>
            </w:pPr>
            <w:del w:id="1504" w:author="Bauer, Justin (J.)" w:date="2021-10-29T11:04:00Z">
              <w:r w:rsidRPr="00FD127C" w:rsidDel="00E42053">
                <w:rPr>
                  <w:rFonts w:cs="Arial"/>
                  <w:bCs/>
                  <w:color w:val="808080" w:themeColor="background1" w:themeShade="80"/>
                  <w:sz w:val="16"/>
                  <w:szCs w:val="14"/>
                </w:rPr>
                <w:delText>End of Requirement</w:delText>
              </w:r>
            </w:del>
          </w:p>
        </w:tc>
      </w:tr>
    </w:tbl>
    <w:p w14:paraId="4BADA109" w14:textId="709B66C1" w:rsidR="00F81BE7" w:rsidDel="00E42053" w:rsidRDefault="00F81BE7" w:rsidP="00F81BE7">
      <w:pPr>
        <w:rPr>
          <w:del w:id="1505" w:author="Bauer, Justin (J.)" w:date="2021-10-29T11:04:00Z"/>
        </w:rPr>
      </w:pPr>
    </w:p>
    <w:p w14:paraId="5F07C0BE" w14:textId="6BFE1D2D" w:rsidR="00F81BE7" w:rsidRPr="0017445F" w:rsidDel="00E42053" w:rsidRDefault="00F81BE7" w:rsidP="00F81BE7">
      <w:pPr>
        <w:pStyle w:val="RERequirement"/>
        <w:shd w:val="clear" w:color="auto" w:fill="F2F2F2" w:themeFill="background1" w:themeFillShade="F2"/>
        <w:rPr>
          <w:del w:id="1506" w:author="Bauer, Justin (J.)" w:date="2021-10-29T11:04:00Z"/>
        </w:rPr>
      </w:pPr>
      <w:bookmarkStart w:id="1507" w:name="_9ab5ee26292bdacb4746859e2e114c9c"/>
      <w:bookmarkEnd w:id="1507"/>
      <w:del w:id="1508" w:author="Bauer, Justin (J.)" w:date="2021-10-29T11:04:00Z">
        <w:r w:rsidDel="00E42053">
          <w:delText xml:space="preserve"> Recalling a Primary Passenger Profile</w:delText>
        </w:r>
      </w:del>
    </w:p>
    <w:p w14:paraId="477A1722" w14:textId="380DB487" w:rsidR="00F81BE7" w:rsidDel="00E42053" w:rsidRDefault="00F81BE7" w:rsidP="00F81BE7">
      <w:pPr>
        <w:rPr>
          <w:del w:id="1509" w:author="Bauer, Justin (J.)" w:date="2021-10-29T11:04:00Z"/>
          <w:rFonts w:cs="Arial"/>
        </w:rPr>
      </w:pPr>
      <w:del w:id="1510" w:author="Bauer, Justin (J.)" w:date="2021-10-29T11:04:00Z">
        <w:r w:rsidDel="00E42053">
          <w:rPr>
            <w:rFonts w:cs="Arial"/>
          </w:rPr>
          <w:delText>The Profile Interface Client shall send a request to recall a Primary Passenger Profile to the Profile Management Server when the linked driver profile is recalled.</w:delText>
        </w:r>
      </w:del>
    </w:p>
    <w:p w14:paraId="31D65296" w14:textId="00D36FF8" w:rsidR="00F81BE7" w:rsidRPr="00C66B68" w:rsidDel="00E42053" w:rsidRDefault="00F81BE7" w:rsidP="00F81BE7">
      <w:pPr>
        <w:rPr>
          <w:del w:id="1511" w:author="Bauer, Justin (J.)" w:date="2021-10-29T11:04: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E42053" w14:paraId="3E711D7A" w14:textId="428BEB59" w:rsidTr="005E6FE1">
        <w:trPr>
          <w:del w:id="1512" w:author="Bauer, Justin (J.)" w:date="2021-10-29T11:04: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B192A" w14:textId="74001754" w:rsidR="00F81BE7" w:rsidRPr="00FD127C" w:rsidDel="00E42053" w:rsidRDefault="00F81BE7" w:rsidP="005E6FE1">
            <w:pPr>
              <w:rPr>
                <w:del w:id="1513" w:author="Bauer, Justin (J.)" w:date="2021-10-29T11:04:00Z"/>
                <w:rFonts w:eastAsiaTheme="minorHAnsi" w:cs="Arial"/>
                <w:bCs/>
                <w:color w:val="808080" w:themeColor="background1" w:themeShade="80"/>
                <w:sz w:val="16"/>
                <w:szCs w:val="14"/>
              </w:rPr>
            </w:pPr>
            <w:del w:id="1514" w:author="Bauer, Justin (J.)" w:date="2021-10-29T11:04:00Z">
              <w:r w:rsidRPr="00FD127C" w:rsidDel="00E42053">
                <w:rPr>
                  <w:rFonts w:cs="Arial"/>
                  <w:bCs/>
                  <w:color w:val="808080" w:themeColor="background1" w:themeShade="80"/>
                  <w:sz w:val="16"/>
                  <w:szCs w:val="14"/>
                </w:rPr>
                <w:delText xml:space="preserve">Requirement ID: </w:delText>
              </w:r>
            </w:del>
          </w:p>
        </w:tc>
      </w:tr>
      <w:tr w:rsidR="00F81BE7" w:rsidRPr="00FD127C" w:rsidDel="00E42053" w14:paraId="268238A2" w14:textId="6906CBF5" w:rsidTr="005E6FE1">
        <w:trPr>
          <w:del w:id="1515"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849429" w14:textId="3A16C561" w:rsidR="00F81BE7" w:rsidRPr="00FD127C" w:rsidDel="00E42053" w:rsidRDefault="00F81BE7" w:rsidP="005E6FE1">
            <w:pPr>
              <w:rPr>
                <w:del w:id="1516" w:author="Bauer, Justin (J.)" w:date="2021-10-29T11:04:00Z"/>
                <w:rFonts w:eastAsiaTheme="minorHAnsi" w:cs="Arial"/>
                <w:b/>
                <w:bCs/>
                <w:sz w:val="16"/>
                <w:szCs w:val="14"/>
              </w:rPr>
            </w:pPr>
            <w:del w:id="1517" w:author="Bauer, Justin (J.)" w:date="2021-10-29T11:04:00Z">
              <w:r w:rsidRPr="00FD127C" w:rsidDel="00E42053">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49D45" w14:textId="169EE6BE" w:rsidR="00F81BE7" w:rsidDel="00E42053" w:rsidRDefault="00F81BE7" w:rsidP="005E6FE1">
            <w:pPr>
              <w:rPr>
                <w:del w:id="1518" w:author="Bauer, Justin (J.)" w:date="2021-10-29T11:04:00Z"/>
              </w:rPr>
            </w:pPr>
          </w:p>
        </w:tc>
      </w:tr>
      <w:tr w:rsidR="00F81BE7" w:rsidRPr="00FD127C" w:rsidDel="00E42053" w14:paraId="361C49AF" w14:textId="2C40162D" w:rsidTr="005E6FE1">
        <w:trPr>
          <w:del w:id="1519"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C36D26" w14:textId="4763DBE6" w:rsidR="00F81BE7" w:rsidRPr="00FD127C" w:rsidDel="00E42053" w:rsidRDefault="00F81BE7" w:rsidP="005E6FE1">
            <w:pPr>
              <w:rPr>
                <w:del w:id="1520" w:author="Bauer, Justin (J.)" w:date="2021-10-29T11:04:00Z"/>
                <w:rFonts w:eastAsiaTheme="minorHAnsi" w:cs="Arial"/>
                <w:b/>
                <w:bCs/>
                <w:sz w:val="16"/>
                <w:szCs w:val="14"/>
              </w:rPr>
            </w:pPr>
            <w:del w:id="1521" w:author="Bauer, Justin (J.)" w:date="2021-10-29T11:04:00Z">
              <w:r w:rsidRPr="00FD127C" w:rsidDel="00E42053">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3F43E4" w14:textId="5CF7DF58" w:rsidR="00F81BE7" w:rsidDel="00E42053" w:rsidRDefault="00F81BE7" w:rsidP="005E6FE1">
            <w:pPr>
              <w:rPr>
                <w:del w:id="1522" w:author="Bauer, Justin (J.)" w:date="2021-10-29T11:04:00Z"/>
              </w:rPr>
            </w:pPr>
          </w:p>
        </w:tc>
      </w:tr>
      <w:tr w:rsidR="00F81BE7" w:rsidRPr="00FD127C" w:rsidDel="00E42053" w14:paraId="06BE6D5B" w14:textId="2BAF35D2" w:rsidTr="005E6FE1">
        <w:trPr>
          <w:del w:id="1523"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439FD4" w14:textId="4F6622BC" w:rsidR="00F81BE7" w:rsidRPr="00FD127C" w:rsidDel="00E42053" w:rsidRDefault="00F81BE7" w:rsidP="005E6FE1">
            <w:pPr>
              <w:rPr>
                <w:del w:id="1524" w:author="Bauer, Justin (J.)" w:date="2021-10-29T11:04:00Z"/>
                <w:rFonts w:cs="Arial"/>
                <w:sz w:val="16"/>
                <w:szCs w:val="14"/>
              </w:rPr>
            </w:pPr>
            <w:del w:id="1525" w:author="Bauer, Justin (J.)" w:date="2021-10-29T11:04:00Z">
              <w:r w:rsidRPr="00FD127C" w:rsidDel="00E42053">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77F61" w14:textId="1C4F5CFE" w:rsidR="00F81BE7" w:rsidDel="00E42053" w:rsidRDefault="00F81BE7" w:rsidP="005E6FE1">
            <w:pPr>
              <w:rPr>
                <w:del w:id="1526" w:author="Bauer, Justin (J.)" w:date="2021-10-29T11:04:00Z"/>
              </w:rPr>
            </w:pPr>
          </w:p>
        </w:tc>
      </w:tr>
      <w:tr w:rsidR="00F81BE7" w:rsidRPr="00FD127C" w:rsidDel="00E42053" w14:paraId="67FA8665" w14:textId="48CF9199" w:rsidTr="005E6FE1">
        <w:trPr>
          <w:del w:id="1527"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75E99D" w14:textId="3D294BC5" w:rsidR="00F81BE7" w:rsidRPr="00FD127C" w:rsidDel="00E42053" w:rsidRDefault="00F81BE7" w:rsidP="005E6FE1">
            <w:pPr>
              <w:rPr>
                <w:del w:id="1528" w:author="Bauer, Justin (J.)" w:date="2021-10-29T11:04:00Z"/>
                <w:rFonts w:cs="Arial"/>
                <w:b/>
                <w:bCs/>
                <w:sz w:val="16"/>
                <w:szCs w:val="14"/>
              </w:rPr>
            </w:pPr>
            <w:del w:id="1529" w:author="Bauer, Justin (J.)" w:date="2021-10-29T11:04:00Z">
              <w:r w:rsidRPr="00FD127C" w:rsidDel="00E42053">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9016A9" w14:textId="744C8AEC" w:rsidR="00F81BE7" w:rsidDel="00E42053" w:rsidRDefault="00F81BE7" w:rsidP="005E6FE1">
            <w:pPr>
              <w:rPr>
                <w:del w:id="1530"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C21715" w14:textId="6F04291B" w:rsidR="00F81BE7" w:rsidRPr="00FD127C" w:rsidDel="00E42053" w:rsidRDefault="00F81BE7" w:rsidP="005E6FE1">
            <w:pPr>
              <w:ind w:left="139"/>
              <w:rPr>
                <w:del w:id="1531" w:author="Bauer, Justin (J.)" w:date="2021-10-29T11:04:00Z"/>
                <w:rFonts w:cs="Arial"/>
                <w:b/>
                <w:bCs/>
                <w:sz w:val="16"/>
                <w:szCs w:val="14"/>
              </w:rPr>
            </w:pPr>
            <w:del w:id="1532" w:author="Bauer, Justin (J.)" w:date="2021-10-29T11:04:00Z">
              <w:r w:rsidRPr="00FD127C" w:rsidDel="00E42053">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FC3141" w14:textId="0DA9DEA8" w:rsidR="00F81BE7" w:rsidDel="00E42053" w:rsidRDefault="00F81BE7" w:rsidP="005E6FE1">
            <w:pPr>
              <w:rPr>
                <w:del w:id="1533" w:author="Bauer, Justin (J.)" w:date="2021-10-29T11:04:00Z"/>
              </w:rPr>
            </w:pPr>
          </w:p>
        </w:tc>
      </w:tr>
      <w:tr w:rsidR="00F81BE7" w:rsidRPr="00FD127C" w:rsidDel="00E42053" w14:paraId="533FA6AA" w14:textId="55884CC3" w:rsidTr="005E6FE1">
        <w:trPr>
          <w:del w:id="1534"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2C44F" w14:textId="5CC65AC3" w:rsidR="00F81BE7" w:rsidRPr="00FD127C" w:rsidDel="00E42053" w:rsidRDefault="00F81BE7" w:rsidP="005E6FE1">
            <w:pPr>
              <w:rPr>
                <w:del w:id="1535" w:author="Bauer, Justin (J.)" w:date="2021-10-29T11:04:00Z"/>
                <w:rFonts w:cs="Arial"/>
                <w:b/>
                <w:bCs/>
                <w:sz w:val="16"/>
                <w:szCs w:val="14"/>
              </w:rPr>
            </w:pPr>
            <w:del w:id="1536" w:author="Bauer, Justin (J.)" w:date="2021-10-29T11:04:00Z">
              <w:r w:rsidRPr="00FD127C" w:rsidDel="00E42053">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31C897" w14:textId="4094CA26" w:rsidR="00F81BE7" w:rsidDel="00E42053" w:rsidRDefault="00F81BE7" w:rsidP="005E6FE1">
            <w:pPr>
              <w:rPr>
                <w:del w:id="1537"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E9240B" w14:textId="75BDA182" w:rsidR="00F81BE7" w:rsidRPr="00FD127C" w:rsidDel="00E42053" w:rsidRDefault="00F81BE7" w:rsidP="005E6FE1">
            <w:pPr>
              <w:ind w:left="139"/>
              <w:rPr>
                <w:del w:id="1538" w:author="Bauer, Justin (J.)" w:date="2021-10-29T11:04:00Z"/>
                <w:rFonts w:cs="Arial"/>
                <w:b/>
                <w:bCs/>
                <w:sz w:val="16"/>
                <w:szCs w:val="16"/>
              </w:rPr>
            </w:pPr>
            <w:del w:id="1539" w:author="Bauer, Justin (J.)" w:date="2021-10-29T11:04:00Z">
              <w:r w:rsidRPr="00FD127C" w:rsidDel="00E42053">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189603" w14:textId="06E9E1CE" w:rsidR="00F81BE7" w:rsidDel="00E42053" w:rsidRDefault="00F81BE7" w:rsidP="005E6FE1">
            <w:pPr>
              <w:rPr>
                <w:del w:id="1540" w:author="Bauer, Justin (J.)" w:date="2021-10-29T11:04:00Z"/>
              </w:rPr>
            </w:pPr>
          </w:p>
        </w:tc>
      </w:tr>
      <w:tr w:rsidR="00F81BE7" w:rsidRPr="00FD127C" w:rsidDel="00E42053" w14:paraId="776EC009" w14:textId="6785D04F" w:rsidTr="005E6FE1">
        <w:trPr>
          <w:trHeight w:val="133"/>
          <w:del w:id="1541"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E99CBA" w14:textId="37BED268" w:rsidR="00F81BE7" w:rsidRPr="00FD127C" w:rsidDel="00E42053" w:rsidRDefault="00F81BE7" w:rsidP="005E6FE1">
            <w:pPr>
              <w:rPr>
                <w:del w:id="1542" w:author="Bauer, Justin (J.)" w:date="2021-10-29T11:04:00Z"/>
                <w:rFonts w:eastAsiaTheme="minorHAnsi" w:cs="Arial"/>
                <w:b/>
                <w:bCs/>
                <w:sz w:val="16"/>
                <w:szCs w:val="14"/>
              </w:rPr>
            </w:pPr>
            <w:del w:id="1543" w:author="Bauer, Justin (J.)" w:date="2021-10-29T11:04:00Z">
              <w:r w:rsidRPr="00FD127C" w:rsidDel="00E42053">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2E64A9" w14:textId="2E9AA145" w:rsidR="00F81BE7" w:rsidDel="00E42053" w:rsidRDefault="00F81BE7" w:rsidP="005E6FE1">
            <w:pPr>
              <w:rPr>
                <w:del w:id="1544" w:author="Bauer, Justin (J.)" w:date="2021-10-29T11:04: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D8801B" w14:textId="41973F40" w:rsidR="00F81BE7" w:rsidRPr="00FD127C" w:rsidDel="00E42053" w:rsidRDefault="00F81BE7" w:rsidP="005E6FE1">
            <w:pPr>
              <w:rPr>
                <w:del w:id="1545" w:author="Bauer, Justin (J.)" w:date="2021-10-29T11:04:00Z"/>
                <w:rFonts w:cs="Arial"/>
                <w:b/>
                <w:bCs/>
                <w:sz w:val="16"/>
                <w:szCs w:val="14"/>
              </w:rPr>
            </w:pPr>
            <w:del w:id="1546" w:author="Bauer, Justin (J.)" w:date="2021-10-29T11:04:00Z">
              <w:r w:rsidRPr="00FD127C" w:rsidDel="00E42053">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78E68" w14:textId="626241CE" w:rsidR="00F81BE7" w:rsidDel="00E42053" w:rsidRDefault="00F81BE7" w:rsidP="005E6FE1">
            <w:pPr>
              <w:rPr>
                <w:del w:id="1547"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DF1CB3" w14:textId="4229A09C" w:rsidR="00F81BE7" w:rsidRPr="00FD127C" w:rsidDel="00E42053" w:rsidRDefault="00F81BE7" w:rsidP="005E6FE1">
            <w:pPr>
              <w:ind w:left="128"/>
              <w:rPr>
                <w:del w:id="1548" w:author="Bauer, Justin (J.)" w:date="2021-10-29T11:04:00Z"/>
                <w:rFonts w:cs="Arial"/>
                <w:b/>
                <w:bCs/>
                <w:sz w:val="16"/>
                <w:szCs w:val="14"/>
              </w:rPr>
            </w:pPr>
            <w:del w:id="1549" w:author="Bauer, Justin (J.)" w:date="2021-10-29T11:04:00Z">
              <w:r w:rsidRPr="00FD127C" w:rsidDel="00E42053">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5CCE9B" w14:textId="520366A6" w:rsidR="00F81BE7" w:rsidDel="00E42053" w:rsidRDefault="00F81BE7" w:rsidP="005E6FE1">
            <w:pPr>
              <w:rPr>
                <w:del w:id="1550" w:author="Bauer, Justin (J.)" w:date="2021-10-29T11:04:00Z"/>
              </w:rPr>
            </w:pPr>
          </w:p>
        </w:tc>
      </w:tr>
      <w:tr w:rsidR="00F81BE7" w:rsidRPr="00FD127C" w:rsidDel="00E42053" w14:paraId="1CC0D438" w14:textId="67B624F2" w:rsidTr="005E6FE1">
        <w:trPr>
          <w:del w:id="1551" w:author="Bauer, Justin (J.)" w:date="2021-10-29T11:04: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CA0E28" w14:textId="15D9A410" w:rsidR="00F81BE7" w:rsidRPr="00FD127C" w:rsidDel="00E42053" w:rsidRDefault="005E6FE1" w:rsidP="005E6FE1">
            <w:pPr>
              <w:rPr>
                <w:del w:id="1552" w:author="Bauer, Justin (J.)" w:date="2021-10-29T11:04:00Z"/>
                <w:rFonts w:cs="Arial"/>
                <w:bCs/>
                <w:color w:val="808080" w:themeColor="background1" w:themeShade="80"/>
                <w:sz w:val="16"/>
                <w:szCs w:val="14"/>
              </w:rPr>
            </w:pPr>
            <w:del w:id="1553" w:author="Bauer, Justin (J.)" w:date="2021-10-29T11:04:00Z">
              <w:r w:rsidDel="00E42053">
                <w:fldChar w:fldCharType="begin"/>
              </w:r>
              <w:r w:rsidDel="00E42053">
                <w:delInstrText xml:space="preserve"> HYPERLINK "http://wiki.ford.com/display/RequirementsEngineering/Requirements+Attributes" </w:delInstrText>
              </w:r>
              <w:r w:rsidDel="00E42053">
                <w:fldChar w:fldCharType="separate"/>
              </w:r>
              <w:r w:rsidR="00F81BE7" w:rsidRPr="00FD127C" w:rsidDel="00E42053">
                <w:rPr>
                  <w:rStyle w:val="Hyperlink"/>
                  <w:rFonts w:cs="Arial"/>
                  <w:bCs/>
                  <w:sz w:val="16"/>
                  <w:szCs w:val="14"/>
                </w:rPr>
                <w:delText>Req. Template</w:delText>
              </w:r>
              <w:r w:rsidDel="00E42053">
                <w:rPr>
                  <w:rStyle w:val="Hyperlink"/>
                  <w:rFonts w:cs="Arial"/>
                  <w:bCs/>
                  <w:sz w:val="16"/>
                  <w:szCs w:val="14"/>
                </w:rPr>
                <w:fldChar w:fldCharType="end"/>
              </w:r>
              <w:r w:rsidR="00F81BE7" w:rsidRPr="00FD127C" w:rsidDel="00E42053">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8DFC28" w14:textId="5480D800" w:rsidR="00F81BE7" w:rsidRPr="00FD127C" w:rsidDel="00E42053" w:rsidRDefault="00F81BE7" w:rsidP="005E6FE1">
            <w:pPr>
              <w:rPr>
                <w:del w:id="1554" w:author="Bauer, Justin (J.)" w:date="2021-10-29T11:04:00Z"/>
                <w:rFonts w:cs="Arial"/>
                <w:bCs/>
                <w:color w:val="808080" w:themeColor="background1" w:themeShade="80"/>
                <w:sz w:val="16"/>
                <w:szCs w:val="14"/>
              </w:rPr>
            </w:pPr>
            <w:del w:id="1555" w:author="Bauer, Justin (J.)" w:date="2021-10-29T11:04:00Z">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TemplateVersion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6</w:delText>
              </w:r>
              <w:r w:rsidRPr="00FD127C" w:rsidDel="00E42053">
                <w:rPr>
                  <w:rFonts w:cs="Arial"/>
                  <w:bCs/>
                  <w:color w:val="808080" w:themeColor="background1" w:themeShade="80"/>
                  <w:sz w:val="16"/>
                  <w:szCs w:val="14"/>
                </w:rPr>
                <w:fldChar w:fldCharType="end"/>
              </w:r>
              <w:r w:rsidRPr="00FD127C" w:rsidDel="00E42053">
                <w:rPr>
                  <w:rFonts w:cs="Arial"/>
                  <w:bCs/>
                  <w:color w:val="808080" w:themeColor="background1" w:themeShade="80"/>
                  <w:sz w:val="16"/>
                  <w:szCs w:val="14"/>
                </w:rPr>
                <w:delText>.</w:delText>
              </w:r>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TemplateRevision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0</w:delText>
              </w:r>
              <w:r w:rsidRPr="00FD127C" w:rsidDel="00E42053">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0F6C76" w14:textId="526E2CB6" w:rsidR="00F81BE7" w:rsidRPr="00FD127C" w:rsidDel="00E42053" w:rsidRDefault="00F81BE7" w:rsidP="005E6FE1">
            <w:pPr>
              <w:jc w:val="right"/>
              <w:rPr>
                <w:del w:id="1556" w:author="Bauer, Justin (J.)" w:date="2021-10-29T11:04:00Z"/>
                <w:rFonts w:cs="Arial"/>
                <w:bCs/>
                <w:color w:val="808080" w:themeColor="background1" w:themeShade="80"/>
                <w:sz w:val="16"/>
                <w:szCs w:val="14"/>
              </w:rPr>
            </w:pPr>
            <w:del w:id="1557" w:author="Bauer, Justin (J.)" w:date="2021-10-29T11:04:00Z">
              <w:r w:rsidRPr="00FD127C" w:rsidDel="00E42053">
                <w:rPr>
                  <w:rFonts w:cs="Arial"/>
                  <w:bCs/>
                  <w:color w:val="808080" w:themeColor="background1" w:themeShade="80"/>
                  <w:sz w:val="16"/>
                  <w:szCs w:val="14"/>
                </w:rPr>
                <w:delText>End of Requirement</w:delText>
              </w:r>
            </w:del>
          </w:p>
        </w:tc>
      </w:tr>
    </w:tbl>
    <w:p w14:paraId="2C9A2AA8" w14:textId="51B44828" w:rsidR="00F81BE7" w:rsidDel="00E42053" w:rsidRDefault="00F81BE7" w:rsidP="00F81BE7">
      <w:pPr>
        <w:rPr>
          <w:del w:id="1558" w:author="Bauer, Justin (J.)" w:date="2021-10-29T11:04:00Z"/>
        </w:rPr>
      </w:pPr>
    </w:p>
    <w:p w14:paraId="31633F5B" w14:textId="3547C7B8" w:rsidR="00F81BE7" w:rsidRPr="0017445F" w:rsidDel="00E42053" w:rsidRDefault="00F81BE7" w:rsidP="00F81BE7">
      <w:pPr>
        <w:pStyle w:val="RERequirement"/>
        <w:shd w:val="clear" w:color="auto" w:fill="F2F2F2" w:themeFill="background1" w:themeFillShade="F2"/>
        <w:rPr>
          <w:del w:id="1559" w:author="Bauer, Justin (J.)" w:date="2021-10-29T11:04:00Z"/>
        </w:rPr>
      </w:pPr>
      <w:bookmarkStart w:id="1560" w:name="_577839aa868db3cd7da42fe4de41d9f8"/>
      <w:bookmarkEnd w:id="1560"/>
      <w:del w:id="1561" w:author="Bauer, Justin (J.)" w:date="2021-10-29T11:04:00Z">
        <w:r w:rsidDel="00E42053">
          <w:delText xml:space="preserve"> Unlink Primary Passenger Profile</w:delText>
        </w:r>
      </w:del>
    </w:p>
    <w:p w14:paraId="4782551C" w14:textId="42F11F98" w:rsidR="00F81BE7" w:rsidDel="00E42053" w:rsidRDefault="00F81BE7" w:rsidP="00F81BE7">
      <w:pPr>
        <w:rPr>
          <w:del w:id="1562" w:author="Bauer, Justin (J.)" w:date="2021-10-29T11:04:00Z"/>
          <w:rFonts w:cs="Arial"/>
        </w:rPr>
      </w:pPr>
      <w:del w:id="1563" w:author="Bauer, Justin (J.)" w:date="2021-10-29T11:04:00Z">
        <w:r w:rsidDel="00E42053">
          <w:rPr>
            <w:rFonts w:cs="Arial"/>
          </w:rPr>
          <w:delText>The Profile Interface Client shall provide the capability to unlink a Primary Passenger Profile from a driver profile.</w:delText>
        </w:r>
      </w:del>
    </w:p>
    <w:p w14:paraId="6E07DED9" w14:textId="3755E5B5" w:rsidR="00F81BE7" w:rsidRPr="00C66B68" w:rsidDel="00E42053" w:rsidRDefault="00F81BE7" w:rsidP="00F81BE7">
      <w:pPr>
        <w:rPr>
          <w:del w:id="1564" w:author="Bauer, Justin (J.)" w:date="2021-10-29T11:04: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E42053" w14:paraId="0E49ADF9" w14:textId="79F24C6D" w:rsidTr="005E6FE1">
        <w:trPr>
          <w:del w:id="1565" w:author="Bauer, Justin (J.)" w:date="2021-10-29T11:04: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FD1634" w14:textId="1DE1C940" w:rsidR="00F81BE7" w:rsidRPr="00FD127C" w:rsidDel="00E42053" w:rsidRDefault="00F81BE7" w:rsidP="005E6FE1">
            <w:pPr>
              <w:rPr>
                <w:del w:id="1566" w:author="Bauer, Justin (J.)" w:date="2021-10-29T11:04:00Z"/>
                <w:rFonts w:eastAsiaTheme="minorHAnsi" w:cs="Arial"/>
                <w:bCs/>
                <w:color w:val="808080" w:themeColor="background1" w:themeShade="80"/>
                <w:sz w:val="16"/>
                <w:szCs w:val="14"/>
              </w:rPr>
            </w:pPr>
            <w:del w:id="1567" w:author="Bauer, Justin (J.)" w:date="2021-10-29T11:04:00Z">
              <w:r w:rsidRPr="00FD127C" w:rsidDel="00E42053">
                <w:rPr>
                  <w:rFonts w:cs="Arial"/>
                  <w:bCs/>
                  <w:color w:val="808080" w:themeColor="background1" w:themeShade="80"/>
                  <w:sz w:val="16"/>
                  <w:szCs w:val="14"/>
                </w:rPr>
                <w:delText xml:space="preserve">Requirement ID: </w:delText>
              </w:r>
            </w:del>
          </w:p>
        </w:tc>
      </w:tr>
      <w:tr w:rsidR="00F81BE7" w:rsidRPr="00FD127C" w:rsidDel="00E42053" w14:paraId="77977FAA" w14:textId="2A630B19" w:rsidTr="005E6FE1">
        <w:trPr>
          <w:del w:id="1568"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A3DE35" w14:textId="239D44E0" w:rsidR="00F81BE7" w:rsidRPr="00FD127C" w:rsidDel="00E42053" w:rsidRDefault="00F81BE7" w:rsidP="005E6FE1">
            <w:pPr>
              <w:rPr>
                <w:del w:id="1569" w:author="Bauer, Justin (J.)" w:date="2021-10-29T11:04:00Z"/>
                <w:rFonts w:eastAsiaTheme="minorHAnsi" w:cs="Arial"/>
                <w:b/>
                <w:bCs/>
                <w:sz w:val="16"/>
                <w:szCs w:val="14"/>
              </w:rPr>
            </w:pPr>
            <w:del w:id="1570" w:author="Bauer, Justin (J.)" w:date="2021-10-29T11:04:00Z">
              <w:r w:rsidRPr="00FD127C" w:rsidDel="00E42053">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906C4D" w14:textId="6368110D" w:rsidR="00F81BE7" w:rsidDel="00E42053" w:rsidRDefault="00F81BE7" w:rsidP="005E6FE1">
            <w:pPr>
              <w:rPr>
                <w:del w:id="1571" w:author="Bauer, Justin (J.)" w:date="2021-10-29T11:04:00Z"/>
              </w:rPr>
            </w:pPr>
          </w:p>
        </w:tc>
      </w:tr>
      <w:tr w:rsidR="00F81BE7" w:rsidRPr="00FD127C" w:rsidDel="00E42053" w14:paraId="128E538D" w14:textId="168FD9C2" w:rsidTr="005E6FE1">
        <w:trPr>
          <w:del w:id="1572"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0997B8" w14:textId="7E969959" w:rsidR="00F81BE7" w:rsidRPr="00FD127C" w:rsidDel="00E42053" w:rsidRDefault="00F81BE7" w:rsidP="005E6FE1">
            <w:pPr>
              <w:rPr>
                <w:del w:id="1573" w:author="Bauer, Justin (J.)" w:date="2021-10-29T11:04:00Z"/>
                <w:rFonts w:eastAsiaTheme="minorHAnsi" w:cs="Arial"/>
                <w:b/>
                <w:bCs/>
                <w:sz w:val="16"/>
                <w:szCs w:val="14"/>
              </w:rPr>
            </w:pPr>
            <w:del w:id="1574" w:author="Bauer, Justin (J.)" w:date="2021-10-29T11:04:00Z">
              <w:r w:rsidRPr="00FD127C" w:rsidDel="00E42053">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E242B" w14:textId="7285EADB" w:rsidR="00F81BE7" w:rsidDel="00E42053" w:rsidRDefault="00F81BE7" w:rsidP="005E6FE1">
            <w:pPr>
              <w:rPr>
                <w:del w:id="1575" w:author="Bauer, Justin (J.)" w:date="2021-10-29T11:04:00Z"/>
              </w:rPr>
            </w:pPr>
          </w:p>
        </w:tc>
      </w:tr>
      <w:tr w:rsidR="00F81BE7" w:rsidRPr="00FD127C" w:rsidDel="00E42053" w14:paraId="176578D1" w14:textId="216343B2" w:rsidTr="005E6FE1">
        <w:trPr>
          <w:del w:id="1576"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7F819" w14:textId="7F99BF19" w:rsidR="00F81BE7" w:rsidRPr="00FD127C" w:rsidDel="00E42053" w:rsidRDefault="00F81BE7" w:rsidP="005E6FE1">
            <w:pPr>
              <w:rPr>
                <w:del w:id="1577" w:author="Bauer, Justin (J.)" w:date="2021-10-29T11:04:00Z"/>
                <w:rFonts w:cs="Arial"/>
                <w:sz w:val="16"/>
                <w:szCs w:val="14"/>
              </w:rPr>
            </w:pPr>
            <w:del w:id="1578" w:author="Bauer, Justin (J.)" w:date="2021-10-29T11:04:00Z">
              <w:r w:rsidRPr="00FD127C" w:rsidDel="00E42053">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5D9E9" w14:textId="48453085" w:rsidR="00F81BE7" w:rsidDel="00E42053" w:rsidRDefault="00F81BE7" w:rsidP="005E6FE1">
            <w:pPr>
              <w:rPr>
                <w:del w:id="1579" w:author="Bauer, Justin (J.)" w:date="2021-10-29T11:04:00Z"/>
              </w:rPr>
            </w:pPr>
          </w:p>
        </w:tc>
      </w:tr>
      <w:tr w:rsidR="00F81BE7" w:rsidRPr="00FD127C" w:rsidDel="00E42053" w14:paraId="23402998" w14:textId="5F76FE36" w:rsidTr="005E6FE1">
        <w:trPr>
          <w:del w:id="1580"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8B41B" w14:textId="5164DF71" w:rsidR="00F81BE7" w:rsidRPr="00FD127C" w:rsidDel="00E42053" w:rsidRDefault="00F81BE7" w:rsidP="005E6FE1">
            <w:pPr>
              <w:rPr>
                <w:del w:id="1581" w:author="Bauer, Justin (J.)" w:date="2021-10-29T11:04:00Z"/>
                <w:rFonts w:cs="Arial"/>
                <w:b/>
                <w:bCs/>
                <w:sz w:val="16"/>
                <w:szCs w:val="14"/>
              </w:rPr>
            </w:pPr>
            <w:del w:id="1582" w:author="Bauer, Justin (J.)" w:date="2021-10-29T11:04:00Z">
              <w:r w:rsidRPr="00FD127C" w:rsidDel="00E42053">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242E7" w14:textId="25DCD3AF" w:rsidR="00F81BE7" w:rsidDel="00E42053" w:rsidRDefault="00F81BE7" w:rsidP="005E6FE1">
            <w:pPr>
              <w:rPr>
                <w:del w:id="1583"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4D829D" w14:textId="726EFB84" w:rsidR="00F81BE7" w:rsidRPr="00FD127C" w:rsidDel="00E42053" w:rsidRDefault="00F81BE7" w:rsidP="005E6FE1">
            <w:pPr>
              <w:ind w:left="139"/>
              <w:rPr>
                <w:del w:id="1584" w:author="Bauer, Justin (J.)" w:date="2021-10-29T11:04:00Z"/>
                <w:rFonts w:cs="Arial"/>
                <w:b/>
                <w:bCs/>
                <w:sz w:val="16"/>
                <w:szCs w:val="14"/>
              </w:rPr>
            </w:pPr>
            <w:del w:id="1585" w:author="Bauer, Justin (J.)" w:date="2021-10-29T11:04:00Z">
              <w:r w:rsidRPr="00FD127C" w:rsidDel="00E42053">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98B40C" w14:textId="26B3EC25" w:rsidR="00F81BE7" w:rsidDel="00E42053" w:rsidRDefault="00F81BE7" w:rsidP="005E6FE1">
            <w:pPr>
              <w:rPr>
                <w:del w:id="1586" w:author="Bauer, Justin (J.)" w:date="2021-10-29T11:04:00Z"/>
              </w:rPr>
            </w:pPr>
          </w:p>
        </w:tc>
      </w:tr>
      <w:tr w:rsidR="00F81BE7" w:rsidRPr="00FD127C" w:rsidDel="00E42053" w14:paraId="682C5C04" w14:textId="72EC0644" w:rsidTr="005E6FE1">
        <w:trPr>
          <w:del w:id="1587"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888202" w14:textId="61EE4193" w:rsidR="00F81BE7" w:rsidRPr="00FD127C" w:rsidDel="00E42053" w:rsidRDefault="00F81BE7" w:rsidP="005E6FE1">
            <w:pPr>
              <w:rPr>
                <w:del w:id="1588" w:author="Bauer, Justin (J.)" w:date="2021-10-29T11:04:00Z"/>
                <w:rFonts w:cs="Arial"/>
                <w:b/>
                <w:bCs/>
                <w:sz w:val="16"/>
                <w:szCs w:val="14"/>
              </w:rPr>
            </w:pPr>
            <w:del w:id="1589" w:author="Bauer, Justin (J.)" w:date="2021-10-29T11:04:00Z">
              <w:r w:rsidRPr="00FD127C" w:rsidDel="00E42053">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0861A" w14:textId="0C568331" w:rsidR="00F81BE7" w:rsidDel="00E42053" w:rsidRDefault="00F81BE7" w:rsidP="005E6FE1">
            <w:pPr>
              <w:rPr>
                <w:del w:id="1590"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558B8E" w14:textId="7544D044" w:rsidR="00F81BE7" w:rsidRPr="00FD127C" w:rsidDel="00E42053" w:rsidRDefault="00F81BE7" w:rsidP="005E6FE1">
            <w:pPr>
              <w:ind w:left="139"/>
              <w:rPr>
                <w:del w:id="1591" w:author="Bauer, Justin (J.)" w:date="2021-10-29T11:04:00Z"/>
                <w:rFonts w:cs="Arial"/>
                <w:b/>
                <w:bCs/>
                <w:sz w:val="16"/>
                <w:szCs w:val="16"/>
              </w:rPr>
            </w:pPr>
            <w:del w:id="1592" w:author="Bauer, Justin (J.)" w:date="2021-10-29T11:04:00Z">
              <w:r w:rsidRPr="00FD127C" w:rsidDel="00E42053">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D7A6F2" w14:textId="6BF6B789" w:rsidR="00F81BE7" w:rsidDel="00E42053" w:rsidRDefault="00F81BE7" w:rsidP="005E6FE1">
            <w:pPr>
              <w:rPr>
                <w:del w:id="1593" w:author="Bauer, Justin (J.)" w:date="2021-10-29T11:04:00Z"/>
              </w:rPr>
            </w:pPr>
          </w:p>
        </w:tc>
      </w:tr>
      <w:tr w:rsidR="00F81BE7" w:rsidRPr="00FD127C" w:rsidDel="00E42053" w14:paraId="5179B963" w14:textId="4226DC82" w:rsidTr="005E6FE1">
        <w:trPr>
          <w:trHeight w:val="133"/>
          <w:del w:id="1594"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D2F7F2" w14:textId="5838CA83" w:rsidR="00F81BE7" w:rsidRPr="00FD127C" w:rsidDel="00E42053" w:rsidRDefault="00F81BE7" w:rsidP="005E6FE1">
            <w:pPr>
              <w:rPr>
                <w:del w:id="1595" w:author="Bauer, Justin (J.)" w:date="2021-10-29T11:04:00Z"/>
                <w:rFonts w:eastAsiaTheme="minorHAnsi" w:cs="Arial"/>
                <w:b/>
                <w:bCs/>
                <w:sz w:val="16"/>
                <w:szCs w:val="14"/>
              </w:rPr>
            </w:pPr>
            <w:del w:id="1596" w:author="Bauer, Justin (J.)" w:date="2021-10-29T11:04:00Z">
              <w:r w:rsidRPr="00FD127C" w:rsidDel="00E42053">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7EC75F" w14:textId="15BDE526" w:rsidR="00F81BE7" w:rsidDel="00E42053" w:rsidRDefault="00F81BE7" w:rsidP="005E6FE1">
            <w:pPr>
              <w:rPr>
                <w:del w:id="1597" w:author="Bauer, Justin (J.)" w:date="2021-10-29T11:04: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353CA" w14:textId="4DC838FB" w:rsidR="00F81BE7" w:rsidRPr="00FD127C" w:rsidDel="00E42053" w:rsidRDefault="00F81BE7" w:rsidP="005E6FE1">
            <w:pPr>
              <w:rPr>
                <w:del w:id="1598" w:author="Bauer, Justin (J.)" w:date="2021-10-29T11:04:00Z"/>
                <w:rFonts w:cs="Arial"/>
                <w:b/>
                <w:bCs/>
                <w:sz w:val="16"/>
                <w:szCs w:val="14"/>
              </w:rPr>
            </w:pPr>
            <w:del w:id="1599" w:author="Bauer, Justin (J.)" w:date="2021-10-29T11:04:00Z">
              <w:r w:rsidRPr="00FD127C" w:rsidDel="00E42053">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242C7" w14:textId="153EC3A3" w:rsidR="00F81BE7" w:rsidDel="00E42053" w:rsidRDefault="00F81BE7" w:rsidP="005E6FE1">
            <w:pPr>
              <w:rPr>
                <w:del w:id="1600"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E89054" w14:textId="7CA7A733" w:rsidR="00F81BE7" w:rsidRPr="00FD127C" w:rsidDel="00E42053" w:rsidRDefault="00F81BE7" w:rsidP="005E6FE1">
            <w:pPr>
              <w:ind w:left="128"/>
              <w:rPr>
                <w:del w:id="1601" w:author="Bauer, Justin (J.)" w:date="2021-10-29T11:04:00Z"/>
                <w:rFonts w:cs="Arial"/>
                <w:b/>
                <w:bCs/>
                <w:sz w:val="16"/>
                <w:szCs w:val="14"/>
              </w:rPr>
            </w:pPr>
            <w:del w:id="1602" w:author="Bauer, Justin (J.)" w:date="2021-10-29T11:04:00Z">
              <w:r w:rsidRPr="00FD127C" w:rsidDel="00E42053">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F5BDA8" w14:textId="46C657E6" w:rsidR="00F81BE7" w:rsidDel="00E42053" w:rsidRDefault="00F81BE7" w:rsidP="005E6FE1">
            <w:pPr>
              <w:rPr>
                <w:del w:id="1603" w:author="Bauer, Justin (J.)" w:date="2021-10-29T11:04:00Z"/>
              </w:rPr>
            </w:pPr>
          </w:p>
        </w:tc>
      </w:tr>
      <w:tr w:rsidR="00F81BE7" w:rsidRPr="00FD127C" w:rsidDel="00E42053" w14:paraId="379A74B2" w14:textId="2264210B" w:rsidTr="005E6FE1">
        <w:trPr>
          <w:del w:id="1604" w:author="Bauer, Justin (J.)" w:date="2021-10-29T11:04: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C9DF42" w14:textId="009988FF" w:rsidR="00F81BE7" w:rsidRPr="00FD127C" w:rsidDel="00E42053" w:rsidRDefault="005E6FE1" w:rsidP="005E6FE1">
            <w:pPr>
              <w:rPr>
                <w:del w:id="1605" w:author="Bauer, Justin (J.)" w:date="2021-10-29T11:04:00Z"/>
                <w:rFonts w:cs="Arial"/>
                <w:bCs/>
                <w:color w:val="808080" w:themeColor="background1" w:themeShade="80"/>
                <w:sz w:val="16"/>
                <w:szCs w:val="14"/>
              </w:rPr>
            </w:pPr>
            <w:del w:id="1606" w:author="Bauer, Justin (J.)" w:date="2021-10-29T11:04:00Z">
              <w:r w:rsidDel="00E42053">
                <w:fldChar w:fldCharType="begin"/>
              </w:r>
              <w:r w:rsidDel="00E42053">
                <w:delInstrText xml:space="preserve"> HYPERLINK "http://wiki.ford.com/display/RequirementsEngineering/Requirements+Attributes" </w:delInstrText>
              </w:r>
              <w:r w:rsidDel="00E42053">
                <w:fldChar w:fldCharType="separate"/>
              </w:r>
              <w:r w:rsidR="00F81BE7" w:rsidRPr="00FD127C" w:rsidDel="00E42053">
                <w:rPr>
                  <w:rStyle w:val="Hyperlink"/>
                  <w:rFonts w:cs="Arial"/>
                  <w:bCs/>
                  <w:sz w:val="16"/>
                  <w:szCs w:val="14"/>
                </w:rPr>
                <w:delText>Req. Template</w:delText>
              </w:r>
              <w:r w:rsidDel="00E42053">
                <w:rPr>
                  <w:rStyle w:val="Hyperlink"/>
                  <w:rFonts w:cs="Arial"/>
                  <w:bCs/>
                  <w:sz w:val="16"/>
                  <w:szCs w:val="14"/>
                </w:rPr>
                <w:fldChar w:fldCharType="end"/>
              </w:r>
              <w:r w:rsidR="00F81BE7" w:rsidRPr="00FD127C" w:rsidDel="00E42053">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86CE13" w14:textId="39736F38" w:rsidR="00F81BE7" w:rsidRPr="00FD127C" w:rsidDel="00E42053" w:rsidRDefault="00F81BE7" w:rsidP="005E6FE1">
            <w:pPr>
              <w:rPr>
                <w:del w:id="1607" w:author="Bauer, Justin (J.)" w:date="2021-10-29T11:04:00Z"/>
                <w:rFonts w:cs="Arial"/>
                <w:bCs/>
                <w:color w:val="808080" w:themeColor="background1" w:themeShade="80"/>
                <w:sz w:val="16"/>
                <w:szCs w:val="14"/>
              </w:rPr>
            </w:pPr>
            <w:del w:id="1608" w:author="Bauer, Justin (J.)" w:date="2021-10-29T11:04:00Z">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TemplateVersion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6</w:delText>
              </w:r>
              <w:r w:rsidRPr="00FD127C" w:rsidDel="00E42053">
                <w:rPr>
                  <w:rFonts w:cs="Arial"/>
                  <w:bCs/>
                  <w:color w:val="808080" w:themeColor="background1" w:themeShade="80"/>
                  <w:sz w:val="16"/>
                  <w:szCs w:val="14"/>
                </w:rPr>
                <w:fldChar w:fldCharType="end"/>
              </w:r>
              <w:r w:rsidRPr="00FD127C" w:rsidDel="00E42053">
                <w:rPr>
                  <w:rFonts w:cs="Arial"/>
                  <w:bCs/>
                  <w:color w:val="808080" w:themeColor="background1" w:themeShade="80"/>
                  <w:sz w:val="16"/>
                  <w:szCs w:val="14"/>
                </w:rPr>
                <w:delText>.</w:delText>
              </w:r>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TemplateRevision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0</w:delText>
              </w:r>
              <w:r w:rsidRPr="00FD127C" w:rsidDel="00E42053">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9CACB6" w14:textId="5B5D3917" w:rsidR="00F81BE7" w:rsidRPr="00FD127C" w:rsidDel="00E42053" w:rsidRDefault="00F81BE7" w:rsidP="005E6FE1">
            <w:pPr>
              <w:jc w:val="right"/>
              <w:rPr>
                <w:del w:id="1609" w:author="Bauer, Justin (J.)" w:date="2021-10-29T11:04:00Z"/>
                <w:rFonts w:cs="Arial"/>
                <w:bCs/>
                <w:color w:val="808080" w:themeColor="background1" w:themeShade="80"/>
                <w:sz w:val="16"/>
                <w:szCs w:val="14"/>
              </w:rPr>
            </w:pPr>
            <w:del w:id="1610" w:author="Bauer, Justin (J.)" w:date="2021-10-29T11:04:00Z">
              <w:r w:rsidRPr="00FD127C" w:rsidDel="00E42053">
                <w:rPr>
                  <w:rFonts w:cs="Arial"/>
                  <w:bCs/>
                  <w:color w:val="808080" w:themeColor="background1" w:themeShade="80"/>
                  <w:sz w:val="16"/>
                  <w:szCs w:val="14"/>
                </w:rPr>
                <w:delText>End of Requirement</w:delText>
              </w:r>
            </w:del>
          </w:p>
        </w:tc>
      </w:tr>
    </w:tbl>
    <w:p w14:paraId="3B7B9B71" w14:textId="765455DF" w:rsidR="00F81BE7" w:rsidDel="00E42053" w:rsidRDefault="00F81BE7" w:rsidP="00F81BE7">
      <w:pPr>
        <w:rPr>
          <w:del w:id="1611" w:author="Bauer, Justin (J.)" w:date="2021-10-29T11:04:00Z"/>
        </w:rPr>
      </w:pPr>
    </w:p>
    <w:p w14:paraId="10072288" w14:textId="70F777E6" w:rsidR="00F81BE7" w:rsidRPr="0017445F" w:rsidDel="00E42053" w:rsidRDefault="00F81BE7" w:rsidP="00F81BE7">
      <w:pPr>
        <w:pStyle w:val="RERequirement"/>
        <w:shd w:val="clear" w:color="auto" w:fill="F2F2F2" w:themeFill="background1" w:themeFillShade="F2"/>
        <w:rPr>
          <w:del w:id="1612" w:author="Bauer, Justin (J.)" w:date="2021-10-29T11:04:00Z"/>
        </w:rPr>
      </w:pPr>
      <w:bookmarkStart w:id="1613" w:name="_5ddb1431875569a396c08a4fdfec3b01"/>
      <w:bookmarkEnd w:id="1613"/>
      <w:del w:id="1614" w:author="Bauer, Justin (J.)" w:date="2021-10-29T11:04:00Z">
        <w:r w:rsidDel="00E42053">
          <w:delText xml:space="preserve"> Only one Primary Passenger Profile</w:delText>
        </w:r>
      </w:del>
    </w:p>
    <w:p w14:paraId="7CC48522" w14:textId="351FAF77" w:rsidR="00F81BE7" w:rsidDel="00E42053" w:rsidRDefault="00F81BE7" w:rsidP="00F81BE7">
      <w:pPr>
        <w:rPr>
          <w:del w:id="1615" w:author="Bauer, Justin (J.)" w:date="2021-10-29T11:04:00Z"/>
          <w:rFonts w:cs="Arial"/>
        </w:rPr>
      </w:pPr>
      <w:del w:id="1616" w:author="Bauer, Justin (J.)" w:date="2021-10-29T11:04:00Z">
        <w:r w:rsidDel="00E42053">
          <w:rPr>
            <w:rFonts w:cs="Arial"/>
          </w:rPr>
          <w:delText>The Profile Interface Client shall only allow one passenger profile to be linked to a driver profile as a Primary Passenger Profile.</w:delText>
        </w:r>
      </w:del>
    </w:p>
    <w:p w14:paraId="1A345F5E" w14:textId="1B9B27EC" w:rsidR="00F81BE7" w:rsidRPr="00C66B68" w:rsidDel="00E42053" w:rsidRDefault="00F81BE7" w:rsidP="00F81BE7">
      <w:pPr>
        <w:rPr>
          <w:del w:id="1617" w:author="Bauer, Justin (J.)" w:date="2021-10-29T11:04: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E42053" w14:paraId="0C75E21C" w14:textId="79A03F2F" w:rsidTr="005E6FE1">
        <w:trPr>
          <w:del w:id="1618" w:author="Bauer, Justin (J.)" w:date="2021-10-29T11:04: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3B4FEB" w14:textId="71F25B2A" w:rsidR="00F81BE7" w:rsidRPr="00FD127C" w:rsidDel="00E42053" w:rsidRDefault="00F81BE7" w:rsidP="005E6FE1">
            <w:pPr>
              <w:rPr>
                <w:del w:id="1619" w:author="Bauer, Justin (J.)" w:date="2021-10-29T11:04:00Z"/>
                <w:rFonts w:eastAsiaTheme="minorHAnsi" w:cs="Arial"/>
                <w:bCs/>
                <w:color w:val="808080" w:themeColor="background1" w:themeShade="80"/>
                <w:sz w:val="16"/>
                <w:szCs w:val="14"/>
              </w:rPr>
            </w:pPr>
            <w:del w:id="1620" w:author="Bauer, Justin (J.)" w:date="2021-10-29T11:04:00Z">
              <w:r w:rsidRPr="00FD127C" w:rsidDel="00E42053">
                <w:rPr>
                  <w:rFonts w:cs="Arial"/>
                  <w:bCs/>
                  <w:color w:val="808080" w:themeColor="background1" w:themeShade="80"/>
                  <w:sz w:val="16"/>
                  <w:szCs w:val="14"/>
                </w:rPr>
                <w:delText xml:space="preserve">Requirement ID: </w:delText>
              </w:r>
            </w:del>
          </w:p>
        </w:tc>
      </w:tr>
      <w:tr w:rsidR="00F81BE7" w:rsidRPr="00FD127C" w:rsidDel="00E42053" w14:paraId="7A37418E" w14:textId="0F4422D1" w:rsidTr="005E6FE1">
        <w:trPr>
          <w:del w:id="1621"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7009B1" w14:textId="37730144" w:rsidR="00F81BE7" w:rsidRPr="00FD127C" w:rsidDel="00E42053" w:rsidRDefault="00F81BE7" w:rsidP="005E6FE1">
            <w:pPr>
              <w:rPr>
                <w:del w:id="1622" w:author="Bauer, Justin (J.)" w:date="2021-10-29T11:04:00Z"/>
                <w:rFonts w:eastAsiaTheme="minorHAnsi" w:cs="Arial"/>
                <w:b/>
                <w:bCs/>
                <w:sz w:val="16"/>
                <w:szCs w:val="14"/>
              </w:rPr>
            </w:pPr>
            <w:del w:id="1623" w:author="Bauer, Justin (J.)" w:date="2021-10-29T11:04:00Z">
              <w:r w:rsidRPr="00FD127C" w:rsidDel="00E42053">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3083A5" w14:textId="52046FDC" w:rsidR="00F81BE7" w:rsidDel="00E42053" w:rsidRDefault="00F81BE7" w:rsidP="005E6FE1">
            <w:pPr>
              <w:rPr>
                <w:del w:id="1624" w:author="Bauer, Justin (J.)" w:date="2021-10-29T11:04:00Z"/>
              </w:rPr>
            </w:pPr>
          </w:p>
        </w:tc>
      </w:tr>
      <w:tr w:rsidR="00F81BE7" w:rsidRPr="00FD127C" w:rsidDel="00E42053" w14:paraId="602A4EE3" w14:textId="174AE74E" w:rsidTr="005E6FE1">
        <w:trPr>
          <w:del w:id="1625"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DAE504" w14:textId="2ACF9FD3" w:rsidR="00F81BE7" w:rsidRPr="00FD127C" w:rsidDel="00E42053" w:rsidRDefault="00F81BE7" w:rsidP="005E6FE1">
            <w:pPr>
              <w:rPr>
                <w:del w:id="1626" w:author="Bauer, Justin (J.)" w:date="2021-10-29T11:04:00Z"/>
                <w:rFonts w:eastAsiaTheme="minorHAnsi" w:cs="Arial"/>
                <w:b/>
                <w:bCs/>
                <w:sz w:val="16"/>
                <w:szCs w:val="14"/>
              </w:rPr>
            </w:pPr>
            <w:del w:id="1627" w:author="Bauer, Justin (J.)" w:date="2021-10-29T11:04:00Z">
              <w:r w:rsidRPr="00FD127C" w:rsidDel="00E42053">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08AD1" w14:textId="7A332622" w:rsidR="00F81BE7" w:rsidDel="00E42053" w:rsidRDefault="00F81BE7" w:rsidP="005E6FE1">
            <w:pPr>
              <w:rPr>
                <w:del w:id="1628" w:author="Bauer, Justin (J.)" w:date="2021-10-29T11:04:00Z"/>
              </w:rPr>
            </w:pPr>
          </w:p>
        </w:tc>
      </w:tr>
      <w:tr w:rsidR="00F81BE7" w:rsidRPr="00FD127C" w:rsidDel="00E42053" w14:paraId="3DC69378" w14:textId="75926484" w:rsidTr="005E6FE1">
        <w:trPr>
          <w:del w:id="1629"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147EF" w14:textId="048F6B26" w:rsidR="00F81BE7" w:rsidRPr="00FD127C" w:rsidDel="00E42053" w:rsidRDefault="00F81BE7" w:rsidP="005E6FE1">
            <w:pPr>
              <w:rPr>
                <w:del w:id="1630" w:author="Bauer, Justin (J.)" w:date="2021-10-29T11:04:00Z"/>
                <w:rFonts w:cs="Arial"/>
                <w:sz w:val="16"/>
                <w:szCs w:val="14"/>
              </w:rPr>
            </w:pPr>
            <w:del w:id="1631" w:author="Bauer, Justin (J.)" w:date="2021-10-29T11:04:00Z">
              <w:r w:rsidRPr="00FD127C" w:rsidDel="00E42053">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1841F" w14:textId="0D0E384C" w:rsidR="00F81BE7" w:rsidDel="00E42053" w:rsidRDefault="00F81BE7" w:rsidP="005E6FE1">
            <w:pPr>
              <w:rPr>
                <w:del w:id="1632" w:author="Bauer, Justin (J.)" w:date="2021-10-29T11:04:00Z"/>
              </w:rPr>
            </w:pPr>
          </w:p>
        </w:tc>
      </w:tr>
      <w:tr w:rsidR="00F81BE7" w:rsidRPr="00FD127C" w:rsidDel="00E42053" w14:paraId="4CD883A8" w14:textId="30FF1909" w:rsidTr="005E6FE1">
        <w:trPr>
          <w:del w:id="1633"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144641" w14:textId="5472B0A3" w:rsidR="00F81BE7" w:rsidRPr="00FD127C" w:rsidDel="00E42053" w:rsidRDefault="00F81BE7" w:rsidP="005E6FE1">
            <w:pPr>
              <w:rPr>
                <w:del w:id="1634" w:author="Bauer, Justin (J.)" w:date="2021-10-29T11:04:00Z"/>
                <w:rFonts w:cs="Arial"/>
                <w:b/>
                <w:bCs/>
                <w:sz w:val="16"/>
                <w:szCs w:val="14"/>
              </w:rPr>
            </w:pPr>
            <w:del w:id="1635" w:author="Bauer, Justin (J.)" w:date="2021-10-29T11:04:00Z">
              <w:r w:rsidRPr="00FD127C" w:rsidDel="00E42053">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D7CF0E" w14:textId="4EEF4A4F" w:rsidR="00F81BE7" w:rsidDel="00E42053" w:rsidRDefault="00F81BE7" w:rsidP="005E6FE1">
            <w:pPr>
              <w:rPr>
                <w:del w:id="1636"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2F22B4" w14:textId="796E6AC3" w:rsidR="00F81BE7" w:rsidRPr="00FD127C" w:rsidDel="00E42053" w:rsidRDefault="00F81BE7" w:rsidP="005E6FE1">
            <w:pPr>
              <w:ind w:left="139"/>
              <w:rPr>
                <w:del w:id="1637" w:author="Bauer, Justin (J.)" w:date="2021-10-29T11:04:00Z"/>
                <w:rFonts w:cs="Arial"/>
                <w:b/>
                <w:bCs/>
                <w:sz w:val="16"/>
                <w:szCs w:val="14"/>
              </w:rPr>
            </w:pPr>
            <w:del w:id="1638" w:author="Bauer, Justin (J.)" w:date="2021-10-29T11:04:00Z">
              <w:r w:rsidRPr="00FD127C" w:rsidDel="00E42053">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532C54" w14:textId="1C02C2FD" w:rsidR="00F81BE7" w:rsidDel="00E42053" w:rsidRDefault="00F81BE7" w:rsidP="005E6FE1">
            <w:pPr>
              <w:rPr>
                <w:del w:id="1639" w:author="Bauer, Justin (J.)" w:date="2021-10-29T11:04:00Z"/>
              </w:rPr>
            </w:pPr>
          </w:p>
        </w:tc>
      </w:tr>
      <w:tr w:rsidR="00F81BE7" w:rsidRPr="00FD127C" w:rsidDel="00E42053" w14:paraId="33A20FE5" w14:textId="1D86223E" w:rsidTr="005E6FE1">
        <w:trPr>
          <w:del w:id="1640"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3FA8A9" w14:textId="7E4C1A32" w:rsidR="00F81BE7" w:rsidRPr="00FD127C" w:rsidDel="00E42053" w:rsidRDefault="00F81BE7" w:rsidP="005E6FE1">
            <w:pPr>
              <w:rPr>
                <w:del w:id="1641" w:author="Bauer, Justin (J.)" w:date="2021-10-29T11:04:00Z"/>
                <w:rFonts w:cs="Arial"/>
                <w:b/>
                <w:bCs/>
                <w:sz w:val="16"/>
                <w:szCs w:val="14"/>
              </w:rPr>
            </w:pPr>
            <w:del w:id="1642" w:author="Bauer, Justin (J.)" w:date="2021-10-29T11:04:00Z">
              <w:r w:rsidRPr="00FD127C" w:rsidDel="00E42053">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63310" w14:textId="4895ECFF" w:rsidR="00F81BE7" w:rsidDel="00E42053" w:rsidRDefault="00F81BE7" w:rsidP="005E6FE1">
            <w:pPr>
              <w:rPr>
                <w:del w:id="1643"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51B438" w14:textId="4FCACF57" w:rsidR="00F81BE7" w:rsidRPr="00FD127C" w:rsidDel="00E42053" w:rsidRDefault="00F81BE7" w:rsidP="005E6FE1">
            <w:pPr>
              <w:ind w:left="139"/>
              <w:rPr>
                <w:del w:id="1644" w:author="Bauer, Justin (J.)" w:date="2021-10-29T11:04:00Z"/>
                <w:rFonts w:cs="Arial"/>
                <w:b/>
                <w:bCs/>
                <w:sz w:val="16"/>
                <w:szCs w:val="16"/>
              </w:rPr>
            </w:pPr>
            <w:del w:id="1645" w:author="Bauer, Justin (J.)" w:date="2021-10-29T11:04:00Z">
              <w:r w:rsidRPr="00FD127C" w:rsidDel="00E42053">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7BA627" w14:textId="32811818" w:rsidR="00F81BE7" w:rsidDel="00E42053" w:rsidRDefault="00F81BE7" w:rsidP="005E6FE1">
            <w:pPr>
              <w:rPr>
                <w:del w:id="1646" w:author="Bauer, Justin (J.)" w:date="2021-10-29T11:04:00Z"/>
              </w:rPr>
            </w:pPr>
          </w:p>
        </w:tc>
      </w:tr>
      <w:tr w:rsidR="00F81BE7" w:rsidRPr="00FD127C" w:rsidDel="00E42053" w14:paraId="16D6D6A4" w14:textId="51B4E4CE" w:rsidTr="005E6FE1">
        <w:trPr>
          <w:trHeight w:val="133"/>
          <w:del w:id="1647"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882FB" w14:textId="4CC0A049" w:rsidR="00F81BE7" w:rsidRPr="00FD127C" w:rsidDel="00E42053" w:rsidRDefault="00F81BE7" w:rsidP="005E6FE1">
            <w:pPr>
              <w:rPr>
                <w:del w:id="1648" w:author="Bauer, Justin (J.)" w:date="2021-10-29T11:04:00Z"/>
                <w:rFonts w:eastAsiaTheme="minorHAnsi" w:cs="Arial"/>
                <w:b/>
                <w:bCs/>
                <w:sz w:val="16"/>
                <w:szCs w:val="14"/>
              </w:rPr>
            </w:pPr>
            <w:del w:id="1649" w:author="Bauer, Justin (J.)" w:date="2021-10-29T11:04:00Z">
              <w:r w:rsidRPr="00FD127C" w:rsidDel="00E42053">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D5B943" w14:textId="14D201E4" w:rsidR="00F81BE7" w:rsidDel="00E42053" w:rsidRDefault="00F81BE7" w:rsidP="005E6FE1">
            <w:pPr>
              <w:rPr>
                <w:del w:id="1650" w:author="Bauer, Justin (J.)" w:date="2021-10-29T11:04: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3136B3" w14:textId="11AD5CC8" w:rsidR="00F81BE7" w:rsidRPr="00FD127C" w:rsidDel="00E42053" w:rsidRDefault="00F81BE7" w:rsidP="005E6FE1">
            <w:pPr>
              <w:rPr>
                <w:del w:id="1651" w:author="Bauer, Justin (J.)" w:date="2021-10-29T11:04:00Z"/>
                <w:rFonts w:cs="Arial"/>
                <w:b/>
                <w:bCs/>
                <w:sz w:val="16"/>
                <w:szCs w:val="14"/>
              </w:rPr>
            </w:pPr>
            <w:del w:id="1652" w:author="Bauer, Justin (J.)" w:date="2021-10-29T11:04:00Z">
              <w:r w:rsidRPr="00FD127C" w:rsidDel="00E42053">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C586E" w14:textId="42CD0F11" w:rsidR="00F81BE7" w:rsidDel="00E42053" w:rsidRDefault="00F81BE7" w:rsidP="005E6FE1">
            <w:pPr>
              <w:rPr>
                <w:del w:id="1653"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A940EA" w14:textId="3FC38CCD" w:rsidR="00F81BE7" w:rsidRPr="00FD127C" w:rsidDel="00E42053" w:rsidRDefault="00F81BE7" w:rsidP="005E6FE1">
            <w:pPr>
              <w:ind w:left="128"/>
              <w:rPr>
                <w:del w:id="1654" w:author="Bauer, Justin (J.)" w:date="2021-10-29T11:04:00Z"/>
                <w:rFonts w:cs="Arial"/>
                <w:b/>
                <w:bCs/>
                <w:sz w:val="16"/>
                <w:szCs w:val="14"/>
              </w:rPr>
            </w:pPr>
            <w:del w:id="1655" w:author="Bauer, Justin (J.)" w:date="2021-10-29T11:04:00Z">
              <w:r w:rsidRPr="00FD127C" w:rsidDel="00E42053">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2C1963" w14:textId="4BFD5BBB" w:rsidR="00F81BE7" w:rsidDel="00E42053" w:rsidRDefault="00F81BE7" w:rsidP="005E6FE1">
            <w:pPr>
              <w:rPr>
                <w:del w:id="1656" w:author="Bauer, Justin (J.)" w:date="2021-10-29T11:04:00Z"/>
              </w:rPr>
            </w:pPr>
          </w:p>
        </w:tc>
      </w:tr>
      <w:tr w:rsidR="00F81BE7" w:rsidRPr="00FD127C" w:rsidDel="00E42053" w14:paraId="292216B3" w14:textId="1B5AED1A" w:rsidTr="005E6FE1">
        <w:trPr>
          <w:del w:id="1657" w:author="Bauer, Justin (J.)" w:date="2021-10-29T11:04: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F505BA" w14:textId="7D54E6BE" w:rsidR="00F81BE7" w:rsidRPr="00FD127C" w:rsidDel="00E42053" w:rsidRDefault="005E6FE1" w:rsidP="005E6FE1">
            <w:pPr>
              <w:rPr>
                <w:del w:id="1658" w:author="Bauer, Justin (J.)" w:date="2021-10-29T11:04:00Z"/>
                <w:rFonts w:cs="Arial"/>
                <w:bCs/>
                <w:color w:val="808080" w:themeColor="background1" w:themeShade="80"/>
                <w:sz w:val="16"/>
                <w:szCs w:val="14"/>
              </w:rPr>
            </w:pPr>
            <w:del w:id="1659" w:author="Bauer, Justin (J.)" w:date="2021-10-29T11:04:00Z">
              <w:r w:rsidDel="00E42053">
                <w:fldChar w:fldCharType="begin"/>
              </w:r>
              <w:r w:rsidDel="00E42053">
                <w:delInstrText xml:space="preserve"> HYPERLINK "http://wiki.ford.com/display/RequirementsEngineering/Requirements+Attributes" </w:delInstrText>
              </w:r>
              <w:r w:rsidDel="00E42053">
                <w:fldChar w:fldCharType="separate"/>
              </w:r>
              <w:r w:rsidR="00F81BE7" w:rsidRPr="00FD127C" w:rsidDel="00E42053">
                <w:rPr>
                  <w:rStyle w:val="Hyperlink"/>
                  <w:rFonts w:cs="Arial"/>
                  <w:bCs/>
                  <w:sz w:val="16"/>
                  <w:szCs w:val="14"/>
                </w:rPr>
                <w:delText>Req. Template</w:delText>
              </w:r>
              <w:r w:rsidDel="00E42053">
                <w:rPr>
                  <w:rStyle w:val="Hyperlink"/>
                  <w:rFonts w:cs="Arial"/>
                  <w:bCs/>
                  <w:sz w:val="16"/>
                  <w:szCs w:val="14"/>
                </w:rPr>
                <w:fldChar w:fldCharType="end"/>
              </w:r>
              <w:r w:rsidR="00F81BE7" w:rsidRPr="00FD127C" w:rsidDel="00E42053">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E99A98" w14:textId="415038B9" w:rsidR="00F81BE7" w:rsidRPr="00FD127C" w:rsidDel="00E42053" w:rsidRDefault="00F81BE7" w:rsidP="005E6FE1">
            <w:pPr>
              <w:rPr>
                <w:del w:id="1660" w:author="Bauer, Justin (J.)" w:date="2021-10-29T11:04:00Z"/>
                <w:rFonts w:cs="Arial"/>
                <w:bCs/>
                <w:color w:val="808080" w:themeColor="background1" w:themeShade="80"/>
                <w:sz w:val="16"/>
                <w:szCs w:val="14"/>
              </w:rPr>
            </w:pPr>
            <w:del w:id="1661" w:author="Bauer, Justin (J.)" w:date="2021-10-29T11:04:00Z">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TemplateVersion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6</w:delText>
              </w:r>
              <w:r w:rsidRPr="00FD127C" w:rsidDel="00E42053">
                <w:rPr>
                  <w:rFonts w:cs="Arial"/>
                  <w:bCs/>
                  <w:color w:val="808080" w:themeColor="background1" w:themeShade="80"/>
                  <w:sz w:val="16"/>
                  <w:szCs w:val="14"/>
                </w:rPr>
                <w:fldChar w:fldCharType="end"/>
              </w:r>
              <w:r w:rsidRPr="00FD127C" w:rsidDel="00E42053">
                <w:rPr>
                  <w:rFonts w:cs="Arial"/>
                  <w:bCs/>
                  <w:color w:val="808080" w:themeColor="background1" w:themeShade="80"/>
                  <w:sz w:val="16"/>
                  <w:szCs w:val="14"/>
                </w:rPr>
                <w:delText>.</w:delText>
              </w:r>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TemplateRevision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0</w:delText>
              </w:r>
              <w:r w:rsidRPr="00FD127C" w:rsidDel="00E42053">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DC93E3" w14:textId="4A3982C7" w:rsidR="00F81BE7" w:rsidRPr="00FD127C" w:rsidDel="00E42053" w:rsidRDefault="00F81BE7" w:rsidP="005E6FE1">
            <w:pPr>
              <w:jc w:val="right"/>
              <w:rPr>
                <w:del w:id="1662" w:author="Bauer, Justin (J.)" w:date="2021-10-29T11:04:00Z"/>
                <w:rFonts w:cs="Arial"/>
                <w:bCs/>
                <w:color w:val="808080" w:themeColor="background1" w:themeShade="80"/>
                <w:sz w:val="16"/>
                <w:szCs w:val="14"/>
              </w:rPr>
            </w:pPr>
            <w:del w:id="1663" w:author="Bauer, Justin (J.)" w:date="2021-10-29T11:04:00Z">
              <w:r w:rsidRPr="00FD127C" w:rsidDel="00E42053">
                <w:rPr>
                  <w:rFonts w:cs="Arial"/>
                  <w:bCs/>
                  <w:color w:val="808080" w:themeColor="background1" w:themeShade="80"/>
                  <w:sz w:val="16"/>
                  <w:szCs w:val="14"/>
                </w:rPr>
                <w:delText>End of Requirement</w:delText>
              </w:r>
            </w:del>
          </w:p>
        </w:tc>
      </w:tr>
    </w:tbl>
    <w:p w14:paraId="1BCDA374" w14:textId="0A46CC00" w:rsidR="00F81BE7" w:rsidDel="00E42053" w:rsidRDefault="00F81BE7" w:rsidP="00F81BE7">
      <w:pPr>
        <w:rPr>
          <w:del w:id="1664" w:author="Bauer, Justin (J.)" w:date="2021-10-29T11:04:00Z"/>
        </w:rPr>
      </w:pPr>
    </w:p>
    <w:p w14:paraId="3B0450A0" w14:textId="5B7D6D1F" w:rsidR="00F81BE7" w:rsidRPr="0017445F" w:rsidDel="00E42053" w:rsidRDefault="00F81BE7" w:rsidP="00F81BE7">
      <w:pPr>
        <w:pStyle w:val="RERequirement"/>
        <w:shd w:val="clear" w:color="auto" w:fill="F2F2F2" w:themeFill="background1" w:themeFillShade="F2"/>
        <w:rPr>
          <w:del w:id="1665" w:author="Bauer, Justin (J.)" w:date="2021-10-29T11:04:00Z"/>
        </w:rPr>
      </w:pPr>
      <w:bookmarkStart w:id="1666" w:name="_7d73101731038956f7b7ec0172e04dc4"/>
      <w:bookmarkEnd w:id="1666"/>
      <w:del w:id="1667" w:author="Bauer, Justin (J.)" w:date="2021-10-29T11:04:00Z">
        <w:r w:rsidDel="00E42053">
          <w:delText xml:space="preserve"> Linking a Passenger Profile to a Driver Profile</w:delText>
        </w:r>
      </w:del>
    </w:p>
    <w:p w14:paraId="2F95E427" w14:textId="6D1E3DE9" w:rsidR="00F81BE7" w:rsidDel="00E42053" w:rsidRDefault="00F81BE7" w:rsidP="00F81BE7">
      <w:pPr>
        <w:rPr>
          <w:del w:id="1668" w:author="Bauer, Justin (J.)" w:date="2021-10-29T11:04:00Z"/>
          <w:rFonts w:cs="Arial"/>
        </w:rPr>
      </w:pPr>
      <w:del w:id="1669" w:author="Bauer, Justin (J.)" w:date="2021-10-29T11:04:00Z">
        <w:r w:rsidDel="00E42053">
          <w:rPr>
            <w:rFonts w:cs="Arial"/>
          </w:rPr>
          <w:delText>The Profile Interface Client shall provide the capability for a passenger profile to be linked to a driver profile as a Primary Passenger Profile during driver profile creation and in the driver profile edit menu.</w:delText>
        </w:r>
      </w:del>
    </w:p>
    <w:p w14:paraId="245E7C0B" w14:textId="3C3A14E5" w:rsidR="00F81BE7" w:rsidRPr="00C66B68" w:rsidDel="00E42053" w:rsidRDefault="00F81BE7" w:rsidP="00F81BE7">
      <w:pPr>
        <w:rPr>
          <w:del w:id="1670" w:author="Bauer, Justin (J.)" w:date="2021-10-29T11:04: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E42053" w14:paraId="67E43AFC" w14:textId="071EF392" w:rsidTr="005E6FE1">
        <w:trPr>
          <w:del w:id="1671" w:author="Bauer, Justin (J.)" w:date="2021-10-29T11:04: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C97D99" w14:textId="13D90199" w:rsidR="00F81BE7" w:rsidRPr="00FD127C" w:rsidDel="00E42053" w:rsidRDefault="00F81BE7" w:rsidP="005E6FE1">
            <w:pPr>
              <w:rPr>
                <w:del w:id="1672" w:author="Bauer, Justin (J.)" w:date="2021-10-29T11:04:00Z"/>
                <w:rFonts w:eastAsiaTheme="minorHAnsi" w:cs="Arial"/>
                <w:bCs/>
                <w:color w:val="808080" w:themeColor="background1" w:themeShade="80"/>
                <w:sz w:val="16"/>
                <w:szCs w:val="14"/>
              </w:rPr>
            </w:pPr>
            <w:del w:id="1673" w:author="Bauer, Justin (J.)" w:date="2021-10-29T11:04:00Z">
              <w:r w:rsidRPr="00FD127C" w:rsidDel="00E42053">
                <w:rPr>
                  <w:rFonts w:cs="Arial"/>
                  <w:bCs/>
                  <w:color w:val="808080" w:themeColor="background1" w:themeShade="80"/>
                  <w:sz w:val="16"/>
                  <w:szCs w:val="14"/>
                </w:rPr>
                <w:delText xml:space="preserve">Requirement ID: </w:delText>
              </w:r>
            </w:del>
          </w:p>
        </w:tc>
      </w:tr>
      <w:tr w:rsidR="00F81BE7" w:rsidRPr="00FD127C" w:rsidDel="00E42053" w14:paraId="6D82BA4C" w14:textId="7A43FA48" w:rsidTr="005E6FE1">
        <w:trPr>
          <w:del w:id="1674"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B7BEAC" w14:textId="586A30F5" w:rsidR="00F81BE7" w:rsidRPr="00FD127C" w:rsidDel="00E42053" w:rsidRDefault="00F81BE7" w:rsidP="005E6FE1">
            <w:pPr>
              <w:rPr>
                <w:del w:id="1675" w:author="Bauer, Justin (J.)" w:date="2021-10-29T11:04:00Z"/>
                <w:rFonts w:eastAsiaTheme="minorHAnsi" w:cs="Arial"/>
                <w:b/>
                <w:bCs/>
                <w:sz w:val="16"/>
                <w:szCs w:val="14"/>
              </w:rPr>
            </w:pPr>
            <w:del w:id="1676" w:author="Bauer, Justin (J.)" w:date="2021-10-29T11:04:00Z">
              <w:r w:rsidRPr="00FD127C" w:rsidDel="00E42053">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AA041" w14:textId="7CE50D81" w:rsidR="00F81BE7" w:rsidDel="00E42053" w:rsidRDefault="00F81BE7" w:rsidP="005E6FE1">
            <w:pPr>
              <w:rPr>
                <w:del w:id="1677" w:author="Bauer, Justin (J.)" w:date="2021-10-29T11:04:00Z"/>
              </w:rPr>
            </w:pPr>
          </w:p>
        </w:tc>
      </w:tr>
      <w:tr w:rsidR="00F81BE7" w:rsidRPr="00FD127C" w:rsidDel="00E42053" w14:paraId="3AFD5892" w14:textId="51E14241" w:rsidTr="005E6FE1">
        <w:trPr>
          <w:del w:id="1678"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31E9E6" w14:textId="2EBAD209" w:rsidR="00F81BE7" w:rsidRPr="00FD127C" w:rsidDel="00E42053" w:rsidRDefault="00F81BE7" w:rsidP="005E6FE1">
            <w:pPr>
              <w:rPr>
                <w:del w:id="1679" w:author="Bauer, Justin (J.)" w:date="2021-10-29T11:04:00Z"/>
                <w:rFonts w:eastAsiaTheme="minorHAnsi" w:cs="Arial"/>
                <w:b/>
                <w:bCs/>
                <w:sz w:val="16"/>
                <w:szCs w:val="14"/>
              </w:rPr>
            </w:pPr>
            <w:del w:id="1680" w:author="Bauer, Justin (J.)" w:date="2021-10-29T11:04:00Z">
              <w:r w:rsidRPr="00FD127C" w:rsidDel="00E42053">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E6F2CC" w14:textId="50185E2A" w:rsidR="00F81BE7" w:rsidDel="00E42053" w:rsidRDefault="00F81BE7" w:rsidP="005E6FE1">
            <w:pPr>
              <w:rPr>
                <w:del w:id="1681" w:author="Bauer, Justin (J.)" w:date="2021-10-29T11:04:00Z"/>
              </w:rPr>
            </w:pPr>
          </w:p>
        </w:tc>
      </w:tr>
      <w:tr w:rsidR="00F81BE7" w:rsidRPr="00FD127C" w:rsidDel="00E42053" w14:paraId="16FDB872" w14:textId="57F66791" w:rsidTr="005E6FE1">
        <w:trPr>
          <w:del w:id="1682"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BB86D" w14:textId="245C2968" w:rsidR="00F81BE7" w:rsidRPr="00FD127C" w:rsidDel="00E42053" w:rsidRDefault="00F81BE7" w:rsidP="005E6FE1">
            <w:pPr>
              <w:rPr>
                <w:del w:id="1683" w:author="Bauer, Justin (J.)" w:date="2021-10-29T11:04:00Z"/>
                <w:rFonts w:cs="Arial"/>
                <w:sz w:val="16"/>
                <w:szCs w:val="14"/>
              </w:rPr>
            </w:pPr>
            <w:del w:id="1684" w:author="Bauer, Justin (J.)" w:date="2021-10-29T11:04:00Z">
              <w:r w:rsidRPr="00FD127C" w:rsidDel="00E42053">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EE9D8" w14:textId="7EAD4329" w:rsidR="00F81BE7" w:rsidDel="00E42053" w:rsidRDefault="00F81BE7" w:rsidP="005E6FE1">
            <w:pPr>
              <w:rPr>
                <w:del w:id="1685" w:author="Bauer, Justin (J.)" w:date="2021-10-29T11:04:00Z"/>
              </w:rPr>
            </w:pPr>
          </w:p>
        </w:tc>
      </w:tr>
      <w:tr w:rsidR="00F81BE7" w:rsidRPr="00FD127C" w:rsidDel="00E42053" w14:paraId="6B11452C" w14:textId="44D757A5" w:rsidTr="005E6FE1">
        <w:trPr>
          <w:del w:id="1686"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99B100" w14:textId="6C46FB54" w:rsidR="00F81BE7" w:rsidRPr="00FD127C" w:rsidDel="00E42053" w:rsidRDefault="00F81BE7" w:rsidP="005E6FE1">
            <w:pPr>
              <w:rPr>
                <w:del w:id="1687" w:author="Bauer, Justin (J.)" w:date="2021-10-29T11:04:00Z"/>
                <w:rFonts w:cs="Arial"/>
                <w:b/>
                <w:bCs/>
                <w:sz w:val="16"/>
                <w:szCs w:val="14"/>
              </w:rPr>
            </w:pPr>
            <w:del w:id="1688" w:author="Bauer, Justin (J.)" w:date="2021-10-29T11:04:00Z">
              <w:r w:rsidRPr="00FD127C" w:rsidDel="00E42053">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820B3" w14:textId="7A24C26B" w:rsidR="00F81BE7" w:rsidDel="00E42053" w:rsidRDefault="00F81BE7" w:rsidP="005E6FE1">
            <w:pPr>
              <w:rPr>
                <w:del w:id="1689"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7B2261" w14:textId="0ADD4F1A" w:rsidR="00F81BE7" w:rsidRPr="00FD127C" w:rsidDel="00E42053" w:rsidRDefault="00F81BE7" w:rsidP="005E6FE1">
            <w:pPr>
              <w:ind w:left="139"/>
              <w:rPr>
                <w:del w:id="1690" w:author="Bauer, Justin (J.)" w:date="2021-10-29T11:04:00Z"/>
                <w:rFonts w:cs="Arial"/>
                <w:b/>
                <w:bCs/>
                <w:sz w:val="16"/>
                <w:szCs w:val="14"/>
              </w:rPr>
            </w:pPr>
            <w:del w:id="1691" w:author="Bauer, Justin (J.)" w:date="2021-10-29T11:04:00Z">
              <w:r w:rsidRPr="00FD127C" w:rsidDel="00E42053">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E2DBA7" w14:textId="6730591B" w:rsidR="00F81BE7" w:rsidDel="00E42053" w:rsidRDefault="00F81BE7" w:rsidP="005E6FE1">
            <w:pPr>
              <w:rPr>
                <w:del w:id="1692" w:author="Bauer, Justin (J.)" w:date="2021-10-29T11:04:00Z"/>
              </w:rPr>
            </w:pPr>
          </w:p>
        </w:tc>
      </w:tr>
      <w:tr w:rsidR="00F81BE7" w:rsidRPr="00FD127C" w:rsidDel="00E42053" w14:paraId="505A4E6B" w14:textId="3DF65A5C" w:rsidTr="005E6FE1">
        <w:trPr>
          <w:del w:id="1693"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9788F9" w14:textId="7D6A3AE5" w:rsidR="00F81BE7" w:rsidRPr="00FD127C" w:rsidDel="00E42053" w:rsidRDefault="00F81BE7" w:rsidP="005E6FE1">
            <w:pPr>
              <w:rPr>
                <w:del w:id="1694" w:author="Bauer, Justin (J.)" w:date="2021-10-29T11:04:00Z"/>
                <w:rFonts w:cs="Arial"/>
                <w:b/>
                <w:bCs/>
                <w:sz w:val="16"/>
                <w:szCs w:val="14"/>
              </w:rPr>
            </w:pPr>
            <w:del w:id="1695" w:author="Bauer, Justin (J.)" w:date="2021-10-29T11:04:00Z">
              <w:r w:rsidRPr="00FD127C" w:rsidDel="00E42053">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E5FCC" w14:textId="6F624F4F" w:rsidR="00F81BE7" w:rsidDel="00E42053" w:rsidRDefault="00F81BE7" w:rsidP="005E6FE1">
            <w:pPr>
              <w:rPr>
                <w:del w:id="1696"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5DD672" w14:textId="1D1D2D6D" w:rsidR="00F81BE7" w:rsidRPr="00FD127C" w:rsidDel="00E42053" w:rsidRDefault="00F81BE7" w:rsidP="005E6FE1">
            <w:pPr>
              <w:ind w:left="139"/>
              <w:rPr>
                <w:del w:id="1697" w:author="Bauer, Justin (J.)" w:date="2021-10-29T11:04:00Z"/>
                <w:rFonts w:cs="Arial"/>
                <w:b/>
                <w:bCs/>
                <w:sz w:val="16"/>
                <w:szCs w:val="16"/>
              </w:rPr>
            </w:pPr>
            <w:del w:id="1698" w:author="Bauer, Justin (J.)" w:date="2021-10-29T11:04:00Z">
              <w:r w:rsidRPr="00FD127C" w:rsidDel="00E42053">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F8BC3D" w14:textId="036467FF" w:rsidR="00F81BE7" w:rsidDel="00E42053" w:rsidRDefault="00F81BE7" w:rsidP="005E6FE1">
            <w:pPr>
              <w:rPr>
                <w:del w:id="1699" w:author="Bauer, Justin (J.)" w:date="2021-10-29T11:04:00Z"/>
              </w:rPr>
            </w:pPr>
          </w:p>
        </w:tc>
      </w:tr>
      <w:tr w:rsidR="00F81BE7" w:rsidRPr="00FD127C" w:rsidDel="00E42053" w14:paraId="1ACB19DF" w14:textId="15B9112A" w:rsidTr="005E6FE1">
        <w:trPr>
          <w:trHeight w:val="133"/>
          <w:del w:id="1700"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7F4C0B" w14:textId="11F7BDFE" w:rsidR="00F81BE7" w:rsidRPr="00FD127C" w:rsidDel="00E42053" w:rsidRDefault="00F81BE7" w:rsidP="005E6FE1">
            <w:pPr>
              <w:rPr>
                <w:del w:id="1701" w:author="Bauer, Justin (J.)" w:date="2021-10-29T11:04:00Z"/>
                <w:rFonts w:eastAsiaTheme="minorHAnsi" w:cs="Arial"/>
                <w:b/>
                <w:bCs/>
                <w:sz w:val="16"/>
                <w:szCs w:val="14"/>
              </w:rPr>
            </w:pPr>
            <w:del w:id="1702" w:author="Bauer, Justin (J.)" w:date="2021-10-29T11:04:00Z">
              <w:r w:rsidRPr="00FD127C" w:rsidDel="00E42053">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950E6D" w14:textId="68407B5C" w:rsidR="00F81BE7" w:rsidDel="00E42053" w:rsidRDefault="00F81BE7" w:rsidP="005E6FE1">
            <w:pPr>
              <w:rPr>
                <w:del w:id="1703" w:author="Bauer, Justin (J.)" w:date="2021-10-29T11:04: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572991" w14:textId="2396584E" w:rsidR="00F81BE7" w:rsidRPr="00FD127C" w:rsidDel="00E42053" w:rsidRDefault="00F81BE7" w:rsidP="005E6FE1">
            <w:pPr>
              <w:rPr>
                <w:del w:id="1704" w:author="Bauer, Justin (J.)" w:date="2021-10-29T11:04:00Z"/>
                <w:rFonts w:cs="Arial"/>
                <w:b/>
                <w:bCs/>
                <w:sz w:val="16"/>
                <w:szCs w:val="14"/>
              </w:rPr>
            </w:pPr>
            <w:del w:id="1705" w:author="Bauer, Justin (J.)" w:date="2021-10-29T11:04:00Z">
              <w:r w:rsidRPr="00FD127C" w:rsidDel="00E42053">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E25B78" w14:textId="59C672E3" w:rsidR="00F81BE7" w:rsidDel="00E42053" w:rsidRDefault="00F81BE7" w:rsidP="005E6FE1">
            <w:pPr>
              <w:rPr>
                <w:del w:id="1706"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DBE27D" w14:textId="01429984" w:rsidR="00F81BE7" w:rsidRPr="00FD127C" w:rsidDel="00E42053" w:rsidRDefault="00F81BE7" w:rsidP="005E6FE1">
            <w:pPr>
              <w:ind w:left="128"/>
              <w:rPr>
                <w:del w:id="1707" w:author="Bauer, Justin (J.)" w:date="2021-10-29T11:04:00Z"/>
                <w:rFonts w:cs="Arial"/>
                <w:b/>
                <w:bCs/>
                <w:sz w:val="16"/>
                <w:szCs w:val="14"/>
              </w:rPr>
            </w:pPr>
            <w:del w:id="1708" w:author="Bauer, Justin (J.)" w:date="2021-10-29T11:04:00Z">
              <w:r w:rsidRPr="00FD127C" w:rsidDel="00E42053">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8C8B5C" w14:textId="7308051D" w:rsidR="00F81BE7" w:rsidDel="00E42053" w:rsidRDefault="00F81BE7" w:rsidP="005E6FE1">
            <w:pPr>
              <w:rPr>
                <w:del w:id="1709" w:author="Bauer, Justin (J.)" w:date="2021-10-29T11:04:00Z"/>
              </w:rPr>
            </w:pPr>
          </w:p>
        </w:tc>
      </w:tr>
      <w:tr w:rsidR="00F81BE7" w:rsidRPr="00FD127C" w:rsidDel="00E42053" w14:paraId="0678E305" w14:textId="09F5DEC6" w:rsidTr="005E6FE1">
        <w:trPr>
          <w:del w:id="1710" w:author="Bauer, Justin (J.)" w:date="2021-10-29T11:04: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AC447E" w14:textId="73E1C1AE" w:rsidR="00F81BE7" w:rsidRPr="00FD127C" w:rsidDel="00E42053" w:rsidRDefault="005E6FE1" w:rsidP="005E6FE1">
            <w:pPr>
              <w:rPr>
                <w:del w:id="1711" w:author="Bauer, Justin (J.)" w:date="2021-10-29T11:04:00Z"/>
                <w:rFonts w:cs="Arial"/>
                <w:bCs/>
                <w:color w:val="808080" w:themeColor="background1" w:themeShade="80"/>
                <w:sz w:val="16"/>
                <w:szCs w:val="14"/>
              </w:rPr>
            </w:pPr>
            <w:del w:id="1712" w:author="Bauer, Justin (J.)" w:date="2021-10-29T11:04:00Z">
              <w:r w:rsidDel="00E42053">
                <w:fldChar w:fldCharType="begin"/>
              </w:r>
              <w:r w:rsidDel="00E42053">
                <w:delInstrText xml:space="preserve"> HYPERLINK "http://wiki.ford.com/display/RequirementsEngineering/Requirements+Attributes" </w:delInstrText>
              </w:r>
              <w:r w:rsidDel="00E42053">
                <w:fldChar w:fldCharType="separate"/>
              </w:r>
              <w:r w:rsidR="00F81BE7" w:rsidRPr="00FD127C" w:rsidDel="00E42053">
                <w:rPr>
                  <w:rStyle w:val="Hyperlink"/>
                  <w:rFonts w:cs="Arial"/>
                  <w:bCs/>
                  <w:sz w:val="16"/>
                  <w:szCs w:val="14"/>
                </w:rPr>
                <w:delText>Req. Template</w:delText>
              </w:r>
              <w:r w:rsidDel="00E42053">
                <w:rPr>
                  <w:rStyle w:val="Hyperlink"/>
                  <w:rFonts w:cs="Arial"/>
                  <w:bCs/>
                  <w:sz w:val="16"/>
                  <w:szCs w:val="14"/>
                </w:rPr>
                <w:fldChar w:fldCharType="end"/>
              </w:r>
              <w:r w:rsidR="00F81BE7" w:rsidRPr="00FD127C" w:rsidDel="00E42053">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CC96B9" w14:textId="30CE624A" w:rsidR="00F81BE7" w:rsidRPr="00FD127C" w:rsidDel="00E42053" w:rsidRDefault="00F81BE7" w:rsidP="005E6FE1">
            <w:pPr>
              <w:rPr>
                <w:del w:id="1713" w:author="Bauer, Justin (J.)" w:date="2021-10-29T11:04:00Z"/>
                <w:rFonts w:cs="Arial"/>
                <w:bCs/>
                <w:color w:val="808080" w:themeColor="background1" w:themeShade="80"/>
                <w:sz w:val="16"/>
                <w:szCs w:val="14"/>
              </w:rPr>
            </w:pPr>
            <w:del w:id="1714" w:author="Bauer, Justin (J.)" w:date="2021-10-29T11:04:00Z">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TemplateVersion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6</w:delText>
              </w:r>
              <w:r w:rsidRPr="00FD127C" w:rsidDel="00E42053">
                <w:rPr>
                  <w:rFonts w:cs="Arial"/>
                  <w:bCs/>
                  <w:color w:val="808080" w:themeColor="background1" w:themeShade="80"/>
                  <w:sz w:val="16"/>
                  <w:szCs w:val="14"/>
                </w:rPr>
                <w:fldChar w:fldCharType="end"/>
              </w:r>
              <w:r w:rsidRPr="00FD127C" w:rsidDel="00E42053">
                <w:rPr>
                  <w:rFonts w:cs="Arial"/>
                  <w:bCs/>
                  <w:color w:val="808080" w:themeColor="background1" w:themeShade="80"/>
                  <w:sz w:val="16"/>
                  <w:szCs w:val="14"/>
                </w:rPr>
                <w:delText>.</w:delText>
              </w:r>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TemplateRevision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0</w:delText>
              </w:r>
              <w:r w:rsidRPr="00FD127C" w:rsidDel="00E42053">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BF2845" w14:textId="4D13C192" w:rsidR="00F81BE7" w:rsidRPr="00FD127C" w:rsidDel="00E42053" w:rsidRDefault="00F81BE7" w:rsidP="005E6FE1">
            <w:pPr>
              <w:jc w:val="right"/>
              <w:rPr>
                <w:del w:id="1715" w:author="Bauer, Justin (J.)" w:date="2021-10-29T11:04:00Z"/>
                <w:rFonts w:cs="Arial"/>
                <w:bCs/>
                <w:color w:val="808080" w:themeColor="background1" w:themeShade="80"/>
                <w:sz w:val="16"/>
                <w:szCs w:val="14"/>
              </w:rPr>
            </w:pPr>
            <w:del w:id="1716" w:author="Bauer, Justin (J.)" w:date="2021-10-29T11:04:00Z">
              <w:r w:rsidRPr="00FD127C" w:rsidDel="00E42053">
                <w:rPr>
                  <w:rFonts w:cs="Arial"/>
                  <w:bCs/>
                  <w:color w:val="808080" w:themeColor="background1" w:themeShade="80"/>
                  <w:sz w:val="16"/>
                  <w:szCs w:val="14"/>
                </w:rPr>
                <w:delText>End of Requirement</w:delText>
              </w:r>
            </w:del>
          </w:p>
        </w:tc>
      </w:tr>
    </w:tbl>
    <w:p w14:paraId="66A9E558" w14:textId="38701883" w:rsidR="00F81BE7" w:rsidDel="00E42053" w:rsidRDefault="00F81BE7" w:rsidP="00F81BE7">
      <w:pPr>
        <w:rPr>
          <w:del w:id="1717" w:author="Bauer, Justin (J.)" w:date="2021-10-29T11:04:00Z"/>
        </w:rPr>
      </w:pPr>
    </w:p>
    <w:p w14:paraId="1ED05975" w14:textId="42820DA6" w:rsidR="00F81BE7" w:rsidRPr="0017445F" w:rsidDel="00E42053" w:rsidRDefault="00F81BE7" w:rsidP="00F81BE7">
      <w:pPr>
        <w:pStyle w:val="RERequirement"/>
        <w:shd w:val="clear" w:color="auto" w:fill="F2F2F2" w:themeFill="background1" w:themeFillShade="F2"/>
        <w:rPr>
          <w:del w:id="1718" w:author="Bauer, Justin (J.)" w:date="2021-10-29T11:04:00Z"/>
        </w:rPr>
      </w:pPr>
      <w:bookmarkStart w:id="1719" w:name="_c662a44478fd034df47fb597bcede604"/>
      <w:bookmarkEnd w:id="1719"/>
      <w:del w:id="1720" w:author="Bauer, Justin (J.)" w:date="2021-10-29T11:04:00Z">
        <w:r w:rsidDel="00E42053">
          <w:delText xml:space="preserve"> Store Primary Passenger Profile links</w:delText>
        </w:r>
      </w:del>
    </w:p>
    <w:p w14:paraId="3A0493FA" w14:textId="1395FB6E" w:rsidR="00F81BE7" w:rsidDel="00E42053" w:rsidRDefault="00F81BE7" w:rsidP="00F81BE7">
      <w:pPr>
        <w:rPr>
          <w:del w:id="1721" w:author="Bauer, Justin (J.)" w:date="2021-10-29T11:04:00Z"/>
          <w:rFonts w:cs="Arial"/>
        </w:rPr>
      </w:pPr>
      <w:del w:id="1722" w:author="Bauer, Justin (J.)" w:date="2021-10-29T11:04:00Z">
        <w:r w:rsidDel="00E42053">
          <w:rPr>
            <w:rFonts w:cs="Arial"/>
          </w:rPr>
          <w:delText>The Profile Interface Client shall store the links between a driver profile and its Primary Passenger Profile.</w:delText>
        </w:r>
      </w:del>
    </w:p>
    <w:p w14:paraId="5CADB9AE" w14:textId="7BDB76C9" w:rsidR="00F81BE7" w:rsidRPr="00C66B68" w:rsidDel="00E42053" w:rsidRDefault="00F81BE7" w:rsidP="00F81BE7">
      <w:pPr>
        <w:rPr>
          <w:del w:id="1723" w:author="Bauer, Justin (J.)" w:date="2021-10-29T11:04: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E42053" w14:paraId="5055B09D" w14:textId="08AC33B7" w:rsidTr="005E6FE1">
        <w:trPr>
          <w:del w:id="1724" w:author="Bauer, Justin (J.)" w:date="2021-10-29T11:04: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93C94" w14:textId="30780D8A" w:rsidR="00F81BE7" w:rsidRPr="00FD127C" w:rsidDel="00E42053" w:rsidRDefault="00F81BE7" w:rsidP="005E6FE1">
            <w:pPr>
              <w:rPr>
                <w:del w:id="1725" w:author="Bauer, Justin (J.)" w:date="2021-10-29T11:04:00Z"/>
                <w:rFonts w:eastAsiaTheme="minorHAnsi" w:cs="Arial"/>
                <w:bCs/>
                <w:color w:val="808080" w:themeColor="background1" w:themeShade="80"/>
                <w:sz w:val="16"/>
                <w:szCs w:val="14"/>
              </w:rPr>
            </w:pPr>
            <w:del w:id="1726" w:author="Bauer, Justin (J.)" w:date="2021-10-29T11:04:00Z">
              <w:r w:rsidRPr="00FD127C" w:rsidDel="00E42053">
                <w:rPr>
                  <w:rFonts w:cs="Arial"/>
                  <w:bCs/>
                  <w:color w:val="808080" w:themeColor="background1" w:themeShade="80"/>
                  <w:sz w:val="16"/>
                  <w:szCs w:val="14"/>
                </w:rPr>
                <w:delText xml:space="preserve">Requirement ID: </w:delText>
              </w:r>
            </w:del>
          </w:p>
        </w:tc>
      </w:tr>
      <w:tr w:rsidR="00F81BE7" w:rsidRPr="00FD127C" w:rsidDel="00E42053" w14:paraId="1DB626F1" w14:textId="6184A0AB" w:rsidTr="005E6FE1">
        <w:trPr>
          <w:del w:id="1727"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54F61" w14:textId="69232EBA" w:rsidR="00F81BE7" w:rsidRPr="00FD127C" w:rsidDel="00E42053" w:rsidRDefault="00F81BE7" w:rsidP="005E6FE1">
            <w:pPr>
              <w:rPr>
                <w:del w:id="1728" w:author="Bauer, Justin (J.)" w:date="2021-10-29T11:04:00Z"/>
                <w:rFonts w:eastAsiaTheme="minorHAnsi" w:cs="Arial"/>
                <w:b/>
                <w:bCs/>
                <w:sz w:val="16"/>
                <w:szCs w:val="14"/>
              </w:rPr>
            </w:pPr>
            <w:del w:id="1729" w:author="Bauer, Justin (J.)" w:date="2021-10-29T11:04:00Z">
              <w:r w:rsidRPr="00FD127C" w:rsidDel="00E42053">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A2F5A3" w14:textId="05C49494" w:rsidR="00F81BE7" w:rsidDel="00E42053" w:rsidRDefault="00F81BE7" w:rsidP="005E6FE1">
            <w:pPr>
              <w:rPr>
                <w:del w:id="1730" w:author="Bauer, Justin (J.)" w:date="2021-10-29T11:04:00Z"/>
              </w:rPr>
            </w:pPr>
          </w:p>
        </w:tc>
      </w:tr>
      <w:tr w:rsidR="00F81BE7" w:rsidRPr="00FD127C" w:rsidDel="00E42053" w14:paraId="5D77A58B" w14:textId="1E87D6CF" w:rsidTr="005E6FE1">
        <w:trPr>
          <w:del w:id="1731"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00A2E9" w14:textId="0D73D53A" w:rsidR="00F81BE7" w:rsidRPr="00FD127C" w:rsidDel="00E42053" w:rsidRDefault="00F81BE7" w:rsidP="005E6FE1">
            <w:pPr>
              <w:rPr>
                <w:del w:id="1732" w:author="Bauer, Justin (J.)" w:date="2021-10-29T11:04:00Z"/>
                <w:rFonts w:eastAsiaTheme="minorHAnsi" w:cs="Arial"/>
                <w:b/>
                <w:bCs/>
                <w:sz w:val="16"/>
                <w:szCs w:val="14"/>
              </w:rPr>
            </w:pPr>
            <w:del w:id="1733" w:author="Bauer, Justin (J.)" w:date="2021-10-29T11:04:00Z">
              <w:r w:rsidRPr="00FD127C" w:rsidDel="00E42053">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76BE83" w14:textId="2FC7C972" w:rsidR="00F81BE7" w:rsidDel="00E42053" w:rsidRDefault="00F81BE7" w:rsidP="005E6FE1">
            <w:pPr>
              <w:rPr>
                <w:del w:id="1734" w:author="Bauer, Justin (J.)" w:date="2021-10-29T11:04:00Z"/>
              </w:rPr>
            </w:pPr>
          </w:p>
        </w:tc>
      </w:tr>
      <w:tr w:rsidR="00F81BE7" w:rsidRPr="00FD127C" w:rsidDel="00E42053" w14:paraId="11F9B47C" w14:textId="544E3EBF" w:rsidTr="005E6FE1">
        <w:trPr>
          <w:del w:id="1735"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16AC4C" w14:textId="654DC1E0" w:rsidR="00F81BE7" w:rsidRPr="00FD127C" w:rsidDel="00E42053" w:rsidRDefault="00F81BE7" w:rsidP="005E6FE1">
            <w:pPr>
              <w:rPr>
                <w:del w:id="1736" w:author="Bauer, Justin (J.)" w:date="2021-10-29T11:04:00Z"/>
                <w:rFonts w:cs="Arial"/>
                <w:sz w:val="16"/>
                <w:szCs w:val="14"/>
              </w:rPr>
            </w:pPr>
            <w:del w:id="1737" w:author="Bauer, Justin (J.)" w:date="2021-10-29T11:04:00Z">
              <w:r w:rsidRPr="00FD127C" w:rsidDel="00E42053">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DCC18A" w14:textId="7313A92E" w:rsidR="00F81BE7" w:rsidDel="00E42053" w:rsidRDefault="00F81BE7" w:rsidP="005E6FE1">
            <w:pPr>
              <w:rPr>
                <w:del w:id="1738" w:author="Bauer, Justin (J.)" w:date="2021-10-29T11:04:00Z"/>
              </w:rPr>
            </w:pPr>
          </w:p>
        </w:tc>
      </w:tr>
      <w:tr w:rsidR="00F81BE7" w:rsidRPr="00FD127C" w:rsidDel="00E42053" w14:paraId="3B8EA528" w14:textId="22354E85" w:rsidTr="005E6FE1">
        <w:trPr>
          <w:del w:id="1739"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DBB5C" w14:textId="5C7E75A2" w:rsidR="00F81BE7" w:rsidRPr="00FD127C" w:rsidDel="00E42053" w:rsidRDefault="00F81BE7" w:rsidP="005E6FE1">
            <w:pPr>
              <w:rPr>
                <w:del w:id="1740" w:author="Bauer, Justin (J.)" w:date="2021-10-29T11:04:00Z"/>
                <w:rFonts w:cs="Arial"/>
                <w:b/>
                <w:bCs/>
                <w:sz w:val="16"/>
                <w:szCs w:val="14"/>
              </w:rPr>
            </w:pPr>
            <w:del w:id="1741" w:author="Bauer, Justin (J.)" w:date="2021-10-29T11:04:00Z">
              <w:r w:rsidRPr="00FD127C" w:rsidDel="00E42053">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988BE" w14:textId="7A73A2BD" w:rsidR="00F81BE7" w:rsidDel="00E42053" w:rsidRDefault="00F81BE7" w:rsidP="005E6FE1">
            <w:pPr>
              <w:rPr>
                <w:del w:id="1742"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DFD671" w14:textId="78E6F850" w:rsidR="00F81BE7" w:rsidRPr="00FD127C" w:rsidDel="00E42053" w:rsidRDefault="00F81BE7" w:rsidP="005E6FE1">
            <w:pPr>
              <w:ind w:left="139"/>
              <w:rPr>
                <w:del w:id="1743" w:author="Bauer, Justin (J.)" w:date="2021-10-29T11:04:00Z"/>
                <w:rFonts w:cs="Arial"/>
                <w:b/>
                <w:bCs/>
                <w:sz w:val="16"/>
                <w:szCs w:val="14"/>
              </w:rPr>
            </w:pPr>
            <w:del w:id="1744" w:author="Bauer, Justin (J.)" w:date="2021-10-29T11:04:00Z">
              <w:r w:rsidRPr="00FD127C" w:rsidDel="00E42053">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32525E" w14:textId="4FD10EE5" w:rsidR="00F81BE7" w:rsidDel="00E42053" w:rsidRDefault="00F81BE7" w:rsidP="005E6FE1">
            <w:pPr>
              <w:rPr>
                <w:del w:id="1745" w:author="Bauer, Justin (J.)" w:date="2021-10-29T11:04:00Z"/>
              </w:rPr>
            </w:pPr>
          </w:p>
        </w:tc>
      </w:tr>
      <w:tr w:rsidR="00F81BE7" w:rsidRPr="00FD127C" w:rsidDel="00E42053" w14:paraId="590307FA" w14:textId="31066897" w:rsidTr="005E6FE1">
        <w:trPr>
          <w:del w:id="1746"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62D488" w14:textId="3921F87A" w:rsidR="00F81BE7" w:rsidRPr="00FD127C" w:rsidDel="00E42053" w:rsidRDefault="00F81BE7" w:rsidP="005E6FE1">
            <w:pPr>
              <w:rPr>
                <w:del w:id="1747" w:author="Bauer, Justin (J.)" w:date="2021-10-29T11:04:00Z"/>
                <w:rFonts w:cs="Arial"/>
                <w:b/>
                <w:bCs/>
                <w:sz w:val="16"/>
                <w:szCs w:val="14"/>
              </w:rPr>
            </w:pPr>
            <w:del w:id="1748" w:author="Bauer, Justin (J.)" w:date="2021-10-29T11:04:00Z">
              <w:r w:rsidRPr="00FD127C" w:rsidDel="00E42053">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05FE9" w14:textId="67462554" w:rsidR="00F81BE7" w:rsidDel="00E42053" w:rsidRDefault="00F81BE7" w:rsidP="005E6FE1">
            <w:pPr>
              <w:rPr>
                <w:del w:id="1749"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EC6D2D" w14:textId="36087E76" w:rsidR="00F81BE7" w:rsidRPr="00FD127C" w:rsidDel="00E42053" w:rsidRDefault="00F81BE7" w:rsidP="005E6FE1">
            <w:pPr>
              <w:ind w:left="139"/>
              <w:rPr>
                <w:del w:id="1750" w:author="Bauer, Justin (J.)" w:date="2021-10-29T11:04:00Z"/>
                <w:rFonts w:cs="Arial"/>
                <w:b/>
                <w:bCs/>
                <w:sz w:val="16"/>
                <w:szCs w:val="16"/>
              </w:rPr>
            </w:pPr>
            <w:del w:id="1751" w:author="Bauer, Justin (J.)" w:date="2021-10-29T11:04:00Z">
              <w:r w:rsidRPr="00FD127C" w:rsidDel="00E42053">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2510D1" w14:textId="7EE84E07" w:rsidR="00F81BE7" w:rsidDel="00E42053" w:rsidRDefault="00F81BE7" w:rsidP="005E6FE1">
            <w:pPr>
              <w:rPr>
                <w:del w:id="1752" w:author="Bauer, Justin (J.)" w:date="2021-10-29T11:04:00Z"/>
              </w:rPr>
            </w:pPr>
          </w:p>
        </w:tc>
      </w:tr>
      <w:tr w:rsidR="00F81BE7" w:rsidRPr="00FD127C" w:rsidDel="00E42053" w14:paraId="1A07CB35" w14:textId="362C6D06" w:rsidTr="005E6FE1">
        <w:trPr>
          <w:trHeight w:val="133"/>
          <w:del w:id="1753" w:author="Bauer, Justin (J.)" w:date="2021-10-29T11:04: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55EAF1" w14:textId="0BB73B2F" w:rsidR="00F81BE7" w:rsidRPr="00FD127C" w:rsidDel="00E42053" w:rsidRDefault="00F81BE7" w:rsidP="005E6FE1">
            <w:pPr>
              <w:rPr>
                <w:del w:id="1754" w:author="Bauer, Justin (J.)" w:date="2021-10-29T11:04:00Z"/>
                <w:rFonts w:eastAsiaTheme="minorHAnsi" w:cs="Arial"/>
                <w:b/>
                <w:bCs/>
                <w:sz w:val="16"/>
                <w:szCs w:val="14"/>
              </w:rPr>
            </w:pPr>
            <w:del w:id="1755" w:author="Bauer, Justin (J.)" w:date="2021-10-29T11:04:00Z">
              <w:r w:rsidRPr="00FD127C" w:rsidDel="00E42053">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2319AF" w14:textId="0F663B0A" w:rsidR="00F81BE7" w:rsidDel="00E42053" w:rsidRDefault="00F81BE7" w:rsidP="005E6FE1">
            <w:pPr>
              <w:rPr>
                <w:del w:id="1756" w:author="Bauer, Justin (J.)" w:date="2021-10-29T11:04: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9D2B44" w14:textId="2364DDE7" w:rsidR="00F81BE7" w:rsidRPr="00FD127C" w:rsidDel="00E42053" w:rsidRDefault="00F81BE7" w:rsidP="005E6FE1">
            <w:pPr>
              <w:rPr>
                <w:del w:id="1757" w:author="Bauer, Justin (J.)" w:date="2021-10-29T11:04:00Z"/>
                <w:rFonts w:cs="Arial"/>
                <w:b/>
                <w:bCs/>
                <w:sz w:val="16"/>
                <w:szCs w:val="14"/>
              </w:rPr>
            </w:pPr>
            <w:del w:id="1758" w:author="Bauer, Justin (J.)" w:date="2021-10-29T11:04:00Z">
              <w:r w:rsidRPr="00FD127C" w:rsidDel="00E42053">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17743" w14:textId="6FA1ABD9" w:rsidR="00F81BE7" w:rsidDel="00E42053" w:rsidRDefault="00F81BE7" w:rsidP="005E6FE1">
            <w:pPr>
              <w:rPr>
                <w:del w:id="1759" w:author="Bauer, Justin (J.)" w:date="2021-10-29T11:04: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9941F1" w14:textId="5324B7C6" w:rsidR="00F81BE7" w:rsidRPr="00FD127C" w:rsidDel="00E42053" w:rsidRDefault="00F81BE7" w:rsidP="005E6FE1">
            <w:pPr>
              <w:ind w:left="128"/>
              <w:rPr>
                <w:del w:id="1760" w:author="Bauer, Justin (J.)" w:date="2021-10-29T11:04:00Z"/>
                <w:rFonts w:cs="Arial"/>
                <w:b/>
                <w:bCs/>
                <w:sz w:val="16"/>
                <w:szCs w:val="14"/>
              </w:rPr>
            </w:pPr>
            <w:del w:id="1761" w:author="Bauer, Justin (J.)" w:date="2021-10-29T11:04:00Z">
              <w:r w:rsidRPr="00FD127C" w:rsidDel="00E42053">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83BD74" w14:textId="42AB06B0" w:rsidR="00F81BE7" w:rsidDel="00E42053" w:rsidRDefault="00F81BE7" w:rsidP="005E6FE1">
            <w:pPr>
              <w:rPr>
                <w:del w:id="1762" w:author="Bauer, Justin (J.)" w:date="2021-10-29T11:04:00Z"/>
              </w:rPr>
            </w:pPr>
          </w:p>
        </w:tc>
      </w:tr>
      <w:tr w:rsidR="00F81BE7" w:rsidRPr="00FD127C" w:rsidDel="00E42053" w14:paraId="4AA5D5AE" w14:textId="1EC54B7A" w:rsidTr="005E6FE1">
        <w:trPr>
          <w:del w:id="1763" w:author="Bauer, Justin (J.)" w:date="2021-10-29T11:04: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0B6F58" w14:textId="4E20A64B" w:rsidR="00F81BE7" w:rsidRPr="00FD127C" w:rsidDel="00E42053" w:rsidRDefault="005E6FE1" w:rsidP="005E6FE1">
            <w:pPr>
              <w:rPr>
                <w:del w:id="1764" w:author="Bauer, Justin (J.)" w:date="2021-10-29T11:04:00Z"/>
                <w:rFonts w:cs="Arial"/>
                <w:bCs/>
                <w:color w:val="808080" w:themeColor="background1" w:themeShade="80"/>
                <w:sz w:val="16"/>
                <w:szCs w:val="14"/>
              </w:rPr>
            </w:pPr>
            <w:del w:id="1765" w:author="Bauer, Justin (J.)" w:date="2021-10-29T11:04:00Z">
              <w:r w:rsidDel="00E42053">
                <w:fldChar w:fldCharType="begin"/>
              </w:r>
              <w:r w:rsidDel="00E42053">
                <w:delInstrText xml:space="preserve"> HYPERLINK "http://wiki.ford.com/display/RequirementsEngineering/Requirements+Attributes" </w:delInstrText>
              </w:r>
              <w:r w:rsidDel="00E42053">
                <w:fldChar w:fldCharType="separate"/>
              </w:r>
              <w:r w:rsidR="00F81BE7" w:rsidRPr="00FD127C" w:rsidDel="00E42053">
                <w:rPr>
                  <w:rStyle w:val="Hyperlink"/>
                  <w:rFonts w:cs="Arial"/>
                  <w:bCs/>
                  <w:sz w:val="16"/>
                  <w:szCs w:val="14"/>
                </w:rPr>
                <w:delText>Req. Template</w:delText>
              </w:r>
              <w:r w:rsidDel="00E42053">
                <w:rPr>
                  <w:rStyle w:val="Hyperlink"/>
                  <w:rFonts w:cs="Arial"/>
                  <w:bCs/>
                  <w:sz w:val="16"/>
                  <w:szCs w:val="14"/>
                </w:rPr>
                <w:fldChar w:fldCharType="end"/>
              </w:r>
              <w:r w:rsidR="00F81BE7" w:rsidRPr="00FD127C" w:rsidDel="00E42053">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BB5A90" w14:textId="35D4649E" w:rsidR="00F81BE7" w:rsidRPr="00FD127C" w:rsidDel="00E42053" w:rsidRDefault="00F81BE7" w:rsidP="005E6FE1">
            <w:pPr>
              <w:rPr>
                <w:del w:id="1766" w:author="Bauer, Justin (J.)" w:date="2021-10-29T11:04:00Z"/>
                <w:rFonts w:cs="Arial"/>
                <w:bCs/>
                <w:color w:val="808080" w:themeColor="background1" w:themeShade="80"/>
                <w:sz w:val="16"/>
                <w:szCs w:val="14"/>
              </w:rPr>
            </w:pPr>
            <w:del w:id="1767" w:author="Bauer, Justin (J.)" w:date="2021-10-29T11:04:00Z">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TemplateVersion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6</w:delText>
              </w:r>
              <w:r w:rsidRPr="00FD127C" w:rsidDel="00E42053">
                <w:rPr>
                  <w:rFonts w:cs="Arial"/>
                  <w:bCs/>
                  <w:color w:val="808080" w:themeColor="background1" w:themeShade="80"/>
                  <w:sz w:val="16"/>
                  <w:szCs w:val="14"/>
                </w:rPr>
                <w:fldChar w:fldCharType="end"/>
              </w:r>
              <w:r w:rsidRPr="00FD127C" w:rsidDel="00E42053">
                <w:rPr>
                  <w:rFonts w:cs="Arial"/>
                  <w:bCs/>
                  <w:color w:val="808080" w:themeColor="background1" w:themeShade="80"/>
                  <w:sz w:val="16"/>
                  <w:szCs w:val="14"/>
                </w:rPr>
                <w:delText>.</w:delText>
              </w:r>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TemplateRevision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0</w:delText>
              </w:r>
              <w:r w:rsidRPr="00FD127C" w:rsidDel="00E42053">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8E06C1" w14:textId="0D01F29E" w:rsidR="00F81BE7" w:rsidRPr="00FD127C" w:rsidDel="00E42053" w:rsidRDefault="00F81BE7" w:rsidP="005E6FE1">
            <w:pPr>
              <w:jc w:val="right"/>
              <w:rPr>
                <w:del w:id="1768" w:author="Bauer, Justin (J.)" w:date="2021-10-29T11:04:00Z"/>
                <w:rFonts w:cs="Arial"/>
                <w:bCs/>
                <w:color w:val="808080" w:themeColor="background1" w:themeShade="80"/>
                <w:sz w:val="16"/>
                <w:szCs w:val="14"/>
              </w:rPr>
            </w:pPr>
            <w:del w:id="1769" w:author="Bauer, Justin (J.)" w:date="2021-10-29T11:04:00Z">
              <w:r w:rsidRPr="00FD127C" w:rsidDel="00E42053">
                <w:rPr>
                  <w:rFonts w:cs="Arial"/>
                  <w:bCs/>
                  <w:color w:val="808080" w:themeColor="background1" w:themeShade="80"/>
                  <w:sz w:val="16"/>
                  <w:szCs w:val="14"/>
                </w:rPr>
                <w:delText>End of Requirement</w:delText>
              </w:r>
            </w:del>
          </w:p>
        </w:tc>
      </w:tr>
    </w:tbl>
    <w:p w14:paraId="57035D8F" w14:textId="11ED4404" w:rsidR="00F81BE7" w:rsidDel="00E42053" w:rsidRDefault="00F81BE7" w:rsidP="00F81BE7">
      <w:pPr>
        <w:rPr>
          <w:del w:id="1770" w:author="Bauer, Justin (J.)" w:date="2021-10-29T11:04:00Z"/>
        </w:rPr>
      </w:pPr>
    </w:p>
    <w:p w14:paraId="37291FA0" w14:textId="63893398" w:rsidR="00F81BE7" w:rsidDel="00E42053" w:rsidRDefault="00F81BE7" w:rsidP="00F81BE7">
      <w:pPr>
        <w:pStyle w:val="Heading5"/>
        <w:numPr>
          <w:ilvl w:val="4"/>
          <w:numId w:val="4"/>
        </w:numPr>
        <w:rPr>
          <w:del w:id="1771" w:author="Bauer, Justin (J.)" w:date="2021-10-29T11:04:00Z"/>
        </w:rPr>
      </w:pPr>
      <w:del w:id="1772" w:author="Bauer, Justin (J.)" w:date="2021-10-29T11:04:00Z">
        <w:r w:rsidDel="00E42053">
          <w:delText>Error Handling</w:delText>
        </w:r>
      </w:del>
    </w:p>
    <w:p w14:paraId="3FAF0D73" w14:textId="218D4A87" w:rsidR="00F81BE7" w:rsidDel="00E42053" w:rsidRDefault="00F81BE7" w:rsidP="00F81BE7">
      <w:pPr>
        <w:rPr>
          <w:del w:id="1773" w:author="Bauer, Justin (J.)" w:date="2021-10-29T11:04:00Z"/>
        </w:rPr>
      </w:pPr>
    </w:p>
    <w:p w14:paraId="39A3C3D4" w14:textId="38F3595B" w:rsidR="00F81BE7" w:rsidDel="00E42053" w:rsidRDefault="00F81BE7" w:rsidP="00F81BE7">
      <w:pPr>
        <w:rPr>
          <w:del w:id="1774" w:author="Bauer, Justin (J.)" w:date="2021-10-29T11:04:00Z"/>
          <w:color w:val="A6A6A6" w:themeColor="background1" w:themeShade="A6"/>
        </w:rPr>
      </w:pPr>
      <w:del w:id="1775" w:author="Bauer, Justin (J.)" w:date="2021-10-29T11:04:00Z">
        <w:r w:rsidDel="00E42053">
          <w:rPr>
            <w:color w:val="A6A6A6" w:themeColor="background1" w:themeShade="A6"/>
          </w:rPr>
          <w:delText>No Error Handling Requirements specified.</w:delText>
        </w:r>
      </w:del>
    </w:p>
    <w:p w14:paraId="5A9C67B1" w14:textId="2A1309AF" w:rsidR="00F81BE7" w:rsidDel="00E42053" w:rsidRDefault="00F81BE7" w:rsidP="00F81BE7">
      <w:pPr>
        <w:pStyle w:val="Heading4"/>
        <w:numPr>
          <w:ilvl w:val="3"/>
          <w:numId w:val="4"/>
        </w:numPr>
        <w:rPr>
          <w:del w:id="1776" w:author="Bauer, Justin (J.)" w:date="2021-10-29T11:04:00Z"/>
        </w:rPr>
      </w:pPr>
      <w:del w:id="1777" w:author="Bauer, Justin (J.)" w:date="2021-10-29T11:04:00Z">
        <w:r w:rsidDel="00E42053">
          <w:delText>Non-Functional Requirements</w:delText>
        </w:r>
      </w:del>
    </w:p>
    <w:p w14:paraId="3D42DCAC" w14:textId="376747DB" w:rsidR="00F81BE7" w:rsidDel="00E42053" w:rsidRDefault="00F81BE7" w:rsidP="00F81BE7">
      <w:pPr>
        <w:rPr>
          <w:del w:id="1778" w:author="Bauer, Justin (J.)" w:date="2021-10-29T11:04:00Z"/>
        </w:rPr>
      </w:pPr>
    </w:p>
    <w:p w14:paraId="4918977D" w14:textId="26C188DC" w:rsidR="00F81BE7" w:rsidDel="00E42053" w:rsidRDefault="00F81BE7" w:rsidP="00F81BE7">
      <w:pPr>
        <w:rPr>
          <w:del w:id="1779" w:author="Bauer, Justin (J.)" w:date="2021-10-29T11:04:00Z"/>
          <w:color w:val="A6A6A6" w:themeColor="background1" w:themeShade="A6"/>
        </w:rPr>
      </w:pPr>
      <w:del w:id="1780" w:author="Bauer, Justin (J.)" w:date="2021-10-29T11:04:00Z">
        <w:r w:rsidDel="00E42053">
          <w:rPr>
            <w:color w:val="A6A6A6" w:themeColor="background1" w:themeShade="A6"/>
          </w:rPr>
          <w:delText>No Non-Functional Requirements specified.</w:delText>
        </w:r>
      </w:del>
    </w:p>
    <w:p w14:paraId="4F786A8E" w14:textId="0EBDC4B0" w:rsidR="00F81BE7" w:rsidDel="00E42053" w:rsidRDefault="00F81BE7" w:rsidP="00F81BE7">
      <w:pPr>
        <w:pStyle w:val="Heading4"/>
        <w:numPr>
          <w:ilvl w:val="3"/>
          <w:numId w:val="4"/>
        </w:numPr>
        <w:rPr>
          <w:del w:id="1781" w:author="Bauer, Justin (J.)" w:date="2021-10-29T11:04:00Z"/>
        </w:rPr>
      </w:pPr>
      <w:del w:id="1782" w:author="Bauer, Justin (J.)" w:date="2021-10-29T11:04:00Z">
        <w:r w:rsidDel="00E42053">
          <w:delText>Functional Safety Requirements</w:delText>
        </w:r>
      </w:del>
    </w:p>
    <w:p w14:paraId="599CA2C0" w14:textId="212F525B" w:rsidR="00F81BE7" w:rsidDel="00E42053" w:rsidRDefault="00F81BE7" w:rsidP="00F81BE7">
      <w:pPr>
        <w:rPr>
          <w:del w:id="1783" w:author="Bauer, Justin (J.)" w:date="2021-10-29T11:04:00Z"/>
          <w:highlight w:val="yellow"/>
        </w:rPr>
      </w:pPr>
    </w:p>
    <w:p w14:paraId="691C7F6E" w14:textId="21C82E47" w:rsidR="00F81BE7" w:rsidDel="00E42053" w:rsidRDefault="00F81BE7" w:rsidP="00F81BE7">
      <w:pPr>
        <w:rPr>
          <w:del w:id="1784" w:author="Bauer, Justin (J.)" w:date="2021-10-29T11:04:00Z"/>
          <w:color w:val="A6A6A6" w:themeColor="background1" w:themeShade="A6"/>
        </w:rPr>
      </w:pPr>
      <w:del w:id="1785" w:author="Bauer, Justin (J.)" w:date="2021-10-29T11:04:00Z">
        <w:r w:rsidDel="00E42053">
          <w:rPr>
            <w:color w:val="A6A6A6" w:themeColor="background1" w:themeShade="A6"/>
          </w:rPr>
          <w:delText>No Functional Safety Requirements specified.</w:delText>
        </w:r>
      </w:del>
    </w:p>
    <w:p w14:paraId="05519D72" w14:textId="0CF1127B" w:rsidR="00F81BE7" w:rsidDel="00E42053" w:rsidRDefault="00F81BE7" w:rsidP="00F81BE7">
      <w:pPr>
        <w:pStyle w:val="Heading5"/>
        <w:numPr>
          <w:ilvl w:val="4"/>
          <w:numId w:val="4"/>
        </w:numPr>
        <w:rPr>
          <w:del w:id="1786" w:author="Bauer, Justin (J.)" w:date="2021-10-29T11:04:00Z"/>
        </w:rPr>
      </w:pPr>
      <w:del w:id="1787" w:author="Bauer, Justin (J.)" w:date="2021-10-29T11:04:00Z">
        <w:r w:rsidDel="00E42053">
          <w:delText>ASIL Decomposition of Functional Safety Requirements</w:delText>
        </w:r>
      </w:del>
    </w:p>
    <w:p w14:paraId="2711C2E8" w14:textId="175EB827" w:rsidR="00F81BE7" w:rsidDel="00E42053" w:rsidRDefault="00F81BE7" w:rsidP="00F81BE7">
      <w:pPr>
        <w:pStyle w:val="NoSpacing"/>
        <w:rPr>
          <w:del w:id="1788" w:author="Bauer, Justin (J.)" w:date="2021-10-29T11:04:00Z"/>
        </w:rPr>
      </w:pPr>
    </w:p>
    <w:p w14:paraId="6F6F035D" w14:textId="27CB5DE0" w:rsidR="00F81BE7" w:rsidDel="00E42053" w:rsidRDefault="00F81BE7" w:rsidP="00F81BE7">
      <w:pPr>
        <w:pStyle w:val="NoSpacing"/>
        <w:rPr>
          <w:del w:id="1789" w:author="Bauer, Justin (J.)" w:date="2021-10-29T11:04:00Z"/>
        </w:rPr>
      </w:pPr>
    </w:p>
    <w:p w14:paraId="10E0F2C3" w14:textId="2303C0D8" w:rsidR="00F81BE7" w:rsidDel="00E42053" w:rsidRDefault="00F81BE7" w:rsidP="00F81BE7">
      <w:pPr>
        <w:pStyle w:val="NoSpacing"/>
        <w:rPr>
          <w:del w:id="1790" w:author="Bauer, Justin (J.)" w:date="2021-10-29T11:04:00Z"/>
          <w:color w:val="A6A6A6" w:themeColor="background1" w:themeShade="A6"/>
        </w:rPr>
      </w:pPr>
      <w:del w:id="1791" w:author="Bauer, Justin (J.)" w:date="2021-10-29T11:04:00Z">
        <w:r w:rsidDel="00E42053">
          <w:rPr>
            <w:color w:val="A6A6A6" w:themeColor="background1" w:themeShade="A6"/>
          </w:rPr>
          <w:delText>No Functional Safety Requirements with ASIL Decompositions specified.</w:delText>
        </w:r>
      </w:del>
    </w:p>
    <w:p w14:paraId="20CDCC94" w14:textId="6A3840F6" w:rsidR="00F81BE7" w:rsidDel="00E42053" w:rsidRDefault="00F81BE7" w:rsidP="00F81BE7">
      <w:pPr>
        <w:pStyle w:val="Heading4"/>
        <w:numPr>
          <w:ilvl w:val="3"/>
          <w:numId w:val="4"/>
        </w:numPr>
        <w:rPr>
          <w:del w:id="1792" w:author="Bauer, Justin (J.)" w:date="2021-10-29T11:04:00Z"/>
        </w:rPr>
      </w:pPr>
      <w:del w:id="1793" w:author="Bauer, Justin (J.)" w:date="2021-10-29T11:04:00Z">
        <w:r w:rsidDel="00E42053">
          <w:delText>Other Requirements</w:delText>
        </w:r>
      </w:del>
    </w:p>
    <w:p w14:paraId="122E03EA" w14:textId="0D2841DE" w:rsidR="00F81BE7" w:rsidDel="00E42053" w:rsidRDefault="00F81BE7" w:rsidP="00F81BE7">
      <w:pPr>
        <w:pStyle w:val="Heading5"/>
        <w:numPr>
          <w:ilvl w:val="4"/>
          <w:numId w:val="4"/>
        </w:numPr>
        <w:rPr>
          <w:del w:id="1794" w:author="Bauer, Justin (J.)" w:date="2021-10-29T11:04:00Z"/>
        </w:rPr>
      </w:pPr>
      <w:del w:id="1795" w:author="Bauer, Justin (J.)" w:date="2021-10-29T11:04:00Z">
        <w:r w:rsidDel="00E42053">
          <w:delText>Design Requirements</w:delText>
        </w:r>
      </w:del>
    </w:p>
    <w:p w14:paraId="0A58D9B0" w14:textId="5C7388C2" w:rsidR="00F81BE7" w:rsidDel="00E42053" w:rsidRDefault="00F81BE7" w:rsidP="00F81BE7">
      <w:pPr>
        <w:rPr>
          <w:del w:id="1796" w:author="Bauer, Justin (J.)" w:date="2021-10-29T11:04:00Z"/>
        </w:rPr>
      </w:pPr>
    </w:p>
    <w:p w14:paraId="0DA3F8D3" w14:textId="112B030B" w:rsidR="00F81BE7" w:rsidDel="00E42053" w:rsidRDefault="00F81BE7" w:rsidP="00F81BE7">
      <w:pPr>
        <w:rPr>
          <w:del w:id="1797" w:author="Bauer, Justin (J.)" w:date="2021-10-29T11:04:00Z"/>
          <w:color w:val="A6A6A6" w:themeColor="background1" w:themeShade="A6"/>
        </w:rPr>
      </w:pPr>
      <w:del w:id="1798" w:author="Bauer, Justin (J.)" w:date="2021-10-29T11:04:00Z">
        <w:r w:rsidDel="00E42053">
          <w:rPr>
            <w:color w:val="A6A6A6" w:themeColor="background1" w:themeShade="A6"/>
          </w:rPr>
          <w:delText>No Design Requirements specified.</w:delText>
        </w:r>
      </w:del>
    </w:p>
    <w:p w14:paraId="668D7FDB" w14:textId="77777777" w:rsidR="00F81BE7" w:rsidRDefault="00F81BE7" w:rsidP="00F81BE7">
      <w:pPr>
        <w:pStyle w:val="Heading2"/>
        <w:numPr>
          <w:ilvl w:val="1"/>
          <w:numId w:val="4"/>
        </w:numPr>
      </w:pPr>
      <w:r>
        <w:rPr>
          <w:noProof/>
        </w:rPr>
        <w:drawing>
          <wp:inline distT="0" distB="0" distL="0" distR="0" wp14:anchorId="1CC5BDD1" wp14:editId="690FCEB2">
            <wp:extent cx="152400" cy="152400"/>
            <wp:effectExtent l="0" t="0" r="0" b="0"/>
            <wp:docPr id="312"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799" w:name="_52726291ab8a4b9294fc74664f6dd4af"/>
      <w:r>
        <w:t>Lockout Profile for Download</w:t>
      </w:r>
      <w:bookmarkEnd w:id="1799"/>
    </w:p>
    <w:p w14:paraId="5D6EE027" w14:textId="77777777" w:rsidR="00F81BE7" w:rsidRDefault="00F81BE7" w:rsidP="00F81BE7">
      <w:pPr>
        <w:pStyle w:val="Heading3"/>
        <w:numPr>
          <w:ilvl w:val="2"/>
          <w:numId w:val="4"/>
        </w:numPr>
      </w:pPr>
      <w:r>
        <w:t>Function Overview</w:t>
      </w:r>
    </w:p>
    <w:p w14:paraId="019A3215" w14:textId="77777777" w:rsidR="00F81BE7" w:rsidRDefault="00F81BE7" w:rsidP="00F81BE7">
      <w:pPr>
        <w:pStyle w:val="Heading4"/>
        <w:numPr>
          <w:ilvl w:val="3"/>
          <w:numId w:val="4"/>
        </w:numPr>
      </w:pPr>
      <w:r>
        <w:t>Description</w:t>
      </w:r>
    </w:p>
    <w:p w14:paraId="137FF10D" w14:textId="77777777" w:rsidR="00F81BE7" w:rsidRDefault="00F81BE7" w:rsidP="00F81BE7">
      <w:pPr>
        <w:contextualSpacing/>
      </w:pPr>
    </w:p>
    <w:p w14:paraId="2E4F33A7" w14:textId="77777777" w:rsidR="00F81BE7" w:rsidRDefault="00F81BE7" w:rsidP="00F81BE7">
      <w:pPr>
        <w:contextualSpacing/>
      </w:pPr>
      <w:r>
        <w:t>Function is allocated to:</w:t>
      </w:r>
    </w:p>
    <w:p w14:paraId="2F7D47ED" w14:textId="77777777" w:rsidR="00F81BE7" w:rsidRDefault="00F81BE7" w:rsidP="00F81BE7">
      <w:pPr>
        <w:pStyle w:val="ListParagraph"/>
        <w:numPr>
          <w:ilvl w:val="0"/>
          <w:numId w:val="13"/>
        </w:numPr>
        <w:contextualSpacing/>
      </w:pPr>
      <w:r>
        <w:rPr>
          <w:noProof/>
        </w:rPr>
        <w:drawing>
          <wp:inline distT="0" distB="0" distL="0" distR="0" wp14:anchorId="1E795F5A" wp14:editId="314BCD9F">
            <wp:extent cx="152400" cy="152400"/>
            <wp:effectExtent l="0" t="0" r="0" b="0"/>
            <wp:docPr id="314" name="Picture 938416679.jpg" descr="938416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938416679.jpg"/>
                    <pic:cNvPicPr/>
                  </pic:nvPicPr>
                  <pic:blipFill>
                    <a:blip r:embed="rId60" cstate="print"/>
                    <a:stretch>
                      <a:fillRect/>
                    </a:stretch>
                  </pic:blipFill>
                  <pic:spPr>
                    <a:xfrm>
                      <a:off x="0" y="0"/>
                      <a:ext cx="152400" cy="152400"/>
                    </a:xfrm>
                    <a:prstGeom prst="rect">
                      <a:avLst/>
                    </a:prstGeom>
                  </pic:spPr>
                </pic:pic>
              </a:graphicData>
            </a:graphic>
          </wp:inline>
        </w:drawing>
      </w:r>
      <w:r>
        <w:t xml:space="preserve">  Lockout Profile for Download - APIM &lt;&lt;Logical&gt;&gt;</w:t>
      </w:r>
    </w:p>
    <w:p w14:paraId="743D1E68" w14:textId="77777777" w:rsidR="00F81BE7" w:rsidRDefault="00F81BE7" w:rsidP="00F81BE7">
      <w:pPr>
        <w:pStyle w:val="ListParagraph"/>
        <w:numPr>
          <w:ilvl w:val="0"/>
          <w:numId w:val="13"/>
        </w:numPr>
        <w:contextualSpacing/>
      </w:pPr>
      <w:r>
        <w:rPr>
          <w:noProof/>
        </w:rPr>
        <w:drawing>
          <wp:inline distT="0" distB="0" distL="0" distR="0" wp14:anchorId="441C2301" wp14:editId="0677B9D4">
            <wp:extent cx="152400" cy="152400"/>
            <wp:effectExtent l="0" t="0" r="0" b="0"/>
            <wp:docPr id="316"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67C47307" w14:textId="77777777" w:rsidR="00F81BE7" w:rsidRDefault="00F81BE7" w:rsidP="00F81BE7">
      <w:pPr>
        <w:contextualSpacing/>
      </w:pPr>
    </w:p>
    <w:p w14:paraId="767DC3B5" w14:textId="77777777" w:rsidR="00F81BE7" w:rsidRDefault="00F81BE7" w:rsidP="00F81BE7">
      <w:pPr>
        <w:contextualSpacing/>
      </w:pPr>
      <w:r w:rsidRPr="00A554C4">
        <w:t>This function is allocated to the Profile Interface Client and provides an HMI graphic that locks out the HMI screen so that the customer cannot make any changes while the PPP feature is applying settings.</w:t>
      </w:r>
    </w:p>
    <w:p w14:paraId="51C9F3BC" w14:textId="77777777" w:rsidR="00F81BE7" w:rsidRDefault="00F81BE7" w:rsidP="00F81BE7">
      <w:pPr>
        <w:pStyle w:val="Heading4"/>
        <w:numPr>
          <w:ilvl w:val="3"/>
          <w:numId w:val="4"/>
        </w:numPr>
      </w:pPr>
      <w:r>
        <w:t>Variants</w:t>
      </w:r>
    </w:p>
    <w:p w14:paraId="4B984C3D" w14:textId="77777777" w:rsidR="00F81BE7" w:rsidRDefault="00F81BE7" w:rsidP="00F81BE7"/>
    <w:p w14:paraId="2CB18AF1"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322BFDAB" w14:textId="77777777" w:rsidR="00F81BE7" w:rsidRDefault="00F81BE7" w:rsidP="00F81BE7">
      <w:pPr>
        <w:pStyle w:val="Heading4"/>
        <w:numPr>
          <w:ilvl w:val="3"/>
          <w:numId w:val="4"/>
        </w:numPr>
      </w:pPr>
      <w:r>
        <w:t>Input Requirements</w:t>
      </w:r>
    </w:p>
    <w:p w14:paraId="5CAF52D9" w14:textId="77777777" w:rsidR="00F81BE7" w:rsidRDefault="00F81BE7" w:rsidP="00F81BE7"/>
    <w:p w14:paraId="4D0A44D8"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1DFFEF88" w14:textId="77777777" w:rsidR="00F81BE7" w:rsidRDefault="00F81BE7" w:rsidP="00F81BE7">
      <w:pPr>
        <w:pStyle w:val="Heading4"/>
        <w:numPr>
          <w:ilvl w:val="3"/>
          <w:numId w:val="4"/>
        </w:numPr>
      </w:pPr>
      <w:r>
        <w:t>Assumptions</w:t>
      </w:r>
    </w:p>
    <w:p w14:paraId="7E94FECE" w14:textId="77777777" w:rsidR="00F81BE7" w:rsidRDefault="00F81BE7" w:rsidP="00F81BE7"/>
    <w:p w14:paraId="35003333"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63B909DC" w14:textId="77777777" w:rsidR="00F81BE7" w:rsidRDefault="00F81BE7" w:rsidP="00F81BE7"/>
    <w:p w14:paraId="4CBC310F" w14:textId="77777777" w:rsidR="00F81BE7" w:rsidRDefault="00F81BE7" w:rsidP="00F81BE7">
      <w:pPr>
        <w:pStyle w:val="Heading4"/>
        <w:numPr>
          <w:ilvl w:val="3"/>
          <w:numId w:val="4"/>
        </w:numPr>
      </w:pPr>
      <w:r>
        <w:t>References</w:t>
      </w:r>
    </w:p>
    <w:p w14:paraId="6AB2FB1E" w14:textId="77777777" w:rsidR="00F81BE7" w:rsidRPr="00454CBE" w:rsidRDefault="00F81BE7" w:rsidP="00F81BE7">
      <w:pPr>
        <w:pStyle w:val="Heading5"/>
        <w:numPr>
          <w:ilvl w:val="4"/>
          <w:numId w:val="4"/>
        </w:numPr>
      </w:pPr>
      <w:r w:rsidRPr="00454CBE">
        <w:t xml:space="preserve">Ford </w:t>
      </w:r>
      <w:r>
        <w:t>D</w:t>
      </w:r>
      <w:r w:rsidRPr="00454CBE">
        <w:t>ocuments</w:t>
      </w:r>
    </w:p>
    <w:p w14:paraId="6F589299"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33FCFC95"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58548777" w14:textId="77777777" w:rsidTr="005E6FE1">
        <w:trPr>
          <w:cantSplit/>
          <w:tblHeader/>
        </w:trPr>
        <w:tc>
          <w:tcPr>
            <w:tcW w:w="1418" w:type="dxa"/>
            <w:shd w:val="clear" w:color="auto" w:fill="E0E0E0"/>
          </w:tcPr>
          <w:p w14:paraId="0B72A37E"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47F6D790"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63B89164"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3AAEA09D"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0DA2DB27" w14:textId="77777777" w:rsidTr="005E6FE1">
        <w:trPr>
          <w:cantSplit/>
          <w:tblHeader/>
        </w:trPr>
        <w:tc>
          <w:tcPr>
            <w:tcW w:w="1418" w:type="dxa"/>
            <w:shd w:val="clear" w:color="auto" w:fill="FFFFFF" w:themeFill="background1"/>
          </w:tcPr>
          <w:p w14:paraId="3DDDD7AB" w14:textId="77777777" w:rsidR="00F81BE7" w:rsidRPr="005E40CF" w:rsidRDefault="00F81BE7" w:rsidP="005E6FE1">
            <w:pPr>
              <w:rPr>
                <w:rFonts w:ascii="Helvetica" w:hAnsi="Helvetica" w:cs="Helvetica"/>
              </w:rPr>
            </w:pPr>
          </w:p>
        </w:tc>
        <w:tc>
          <w:tcPr>
            <w:tcW w:w="6237" w:type="dxa"/>
            <w:shd w:val="clear" w:color="auto" w:fill="FFFFFF" w:themeFill="background1"/>
          </w:tcPr>
          <w:p w14:paraId="02A78322" w14:textId="77777777" w:rsidR="00F81BE7" w:rsidRPr="005E40CF" w:rsidRDefault="00F81BE7" w:rsidP="005E6FE1">
            <w:pPr>
              <w:rPr>
                <w:rFonts w:ascii="Helvetica" w:hAnsi="Helvetica" w:cs="Helvetica"/>
              </w:rPr>
            </w:pPr>
          </w:p>
        </w:tc>
        <w:tc>
          <w:tcPr>
            <w:tcW w:w="1418" w:type="dxa"/>
            <w:shd w:val="clear" w:color="auto" w:fill="FFFFFF" w:themeFill="background1"/>
          </w:tcPr>
          <w:p w14:paraId="6F5E51D1" w14:textId="77777777" w:rsidR="00F81BE7" w:rsidRPr="005E40CF" w:rsidRDefault="00F81BE7" w:rsidP="005E6FE1">
            <w:pPr>
              <w:rPr>
                <w:rFonts w:ascii="Helvetica" w:hAnsi="Helvetica" w:cs="Helvetica"/>
              </w:rPr>
            </w:pPr>
          </w:p>
        </w:tc>
        <w:tc>
          <w:tcPr>
            <w:tcW w:w="1418" w:type="dxa"/>
            <w:shd w:val="clear" w:color="auto" w:fill="FFFFFF" w:themeFill="background1"/>
          </w:tcPr>
          <w:p w14:paraId="1075AE0D" w14:textId="77777777" w:rsidR="00F81BE7" w:rsidRPr="005E40CF" w:rsidRDefault="00F81BE7" w:rsidP="005E6FE1">
            <w:pPr>
              <w:rPr>
                <w:rFonts w:ascii="Helvetica" w:hAnsi="Helvetica" w:cs="Helvetica"/>
              </w:rPr>
            </w:pPr>
          </w:p>
        </w:tc>
      </w:tr>
    </w:tbl>
    <w:p w14:paraId="3BBE2403"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8784D74"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0A3FFDC3"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3F6D22B"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63E485AA" w14:textId="77777777" w:rsidTr="005E6FE1">
        <w:trPr>
          <w:cantSplit/>
          <w:tblHeader/>
        </w:trPr>
        <w:tc>
          <w:tcPr>
            <w:tcW w:w="1418" w:type="dxa"/>
            <w:shd w:val="clear" w:color="auto" w:fill="E0E0E0"/>
          </w:tcPr>
          <w:p w14:paraId="3EE99B88"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23007711"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19ED26AC" w14:textId="77777777" w:rsidTr="005E6FE1">
        <w:trPr>
          <w:cantSplit/>
          <w:tblHeader/>
        </w:trPr>
        <w:tc>
          <w:tcPr>
            <w:tcW w:w="1418" w:type="dxa"/>
            <w:shd w:val="clear" w:color="auto" w:fill="FFFFFF" w:themeFill="background1"/>
          </w:tcPr>
          <w:p w14:paraId="50E8B754" w14:textId="77777777" w:rsidR="00F81BE7" w:rsidRPr="005E40CF" w:rsidRDefault="00F81BE7" w:rsidP="005E6FE1">
            <w:pPr>
              <w:rPr>
                <w:rFonts w:ascii="Helvetica" w:hAnsi="Helvetica" w:cs="Helvetica"/>
              </w:rPr>
            </w:pPr>
          </w:p>
        </w:tc>
        <w:tc>
          <w:tcPr>
            <w:tcW w:w="9072" w:type="dxa"/>
            <w:shd w:val="clear" w:color="auto" w:fill="FFFFFF" w:themeFill="background1"/>
          </w:tcPr>
          <w:p w14:paraId="0ACDF2ED" w14:textId="77777777" w:rsidR="00F81BE7" w:rsidRPr="005E40CF" w:rsidRDefault="00F81BE7" w:rsidP="005E6FE1">
            <w:pPr>
              <w:rPr>
                <w:rFonts w:ascii="Helvetica" w:hAnsi="Helvetica" w:cs="Helvetica"/>
              </w:rPr>
            </w:pPr>
          </w:p>
        </w:tc>
      </w:tr>
    </w:tbl>
    <w:p w14:paraId="39F14D48" w14:textId="77777777" w:rsidR="00F81BE7" w:rsidRDefault="00F81BE7" w:rsidP="00F81BE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92E90DB" w14:textId="77777777" w:rsidR="00F81BE7" w:rsidRDefault="00F81BE7" w:rsidP="00F81BE7">
      <w:pPr>
        <w:pStyle w:val="Heading4"/>
        <w:numPr>
          <w:ilvl w:val="3"/>
          <w:numId w:val="4"/>
        </w:numPr>
      </w:pPr>
      <w:r>
        <w:t>Glossary</w:t>
      </w:r>
    </w:p>
    <w:p w14:paraId="0A780943"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3A0811CD" w14:textId="77777777" w:rsidR="00F81BE7" w:rsidRDefault="00F81BE7" w:rsidP="00F81BE7">
      <w:pPr>
        <w:pStyle w:val="Heading3"/>
        <w:numPr>
          <w:ilvl w:val="2"/>
          <w:numId w:val="4"/>
        </w:numPr>
      </w:pPr>
      <w:r>
        <w:t>Function Scope</w:t>
      </w:r>
    </w:p>
    <w:p w14:paraId="629FC3BB" w14:textId="77777777" w:rsidR="00F81BE7" w:rsidRPr="00A43B48" w:rsidRDefault="00F81BE7" w:rsidP="00F81BE7">
      <w:pPr>
        <w:contextualSpacing/>
      </w:pPr>
    </w:p>
    <w:p w14:paraId="2624CA1B" w14:textId="77777777" w:rsidR="00F81BE7" w:rsidRDefault="00F81BE7" w:rsidP="00F81BE7">
      <w:pPr>
        <w:contextualSpacing/>
      </w:pPr>
      <w:r>
        <w:t xml:space="preserve">The </w:t>
      </w:r>
      <w:r>
        <w:rPr>
          <w:noProof/>
        </w:rPr>
        <w:drawing>
          <wp:inline distT="0" distB="0" distL="0" distR="0" wp14:anchorId="3A20B309" wp14:editId="138142E1">
            <wp:extent cx="152400" cy="152400"/>
            <wp:effectExtent l="0" t="0" r="0" b="0"/>
            <wp:docPr id="31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Lockout Profile for Download</w:t>
      </w:r>
      <w:r>
        <w:rPr>
          <w:b/>
        </w:rPr>
        <w:t>”</w:t>
      </w:r>
      <w:r>
        <w:t xml:space="preserve"> function is called by the following functions:</w:t>
      </w:r>
    </w:p>
    <w:p w14:paraId="6C6A3A3C" w14:textId="77777777" w:rsidR="00F81BE7" w:rsidRPr="00953D23" w:rsidRDefault="00F81BE7" w:rsidP="00F81BE7">
      <w:pPr>
        <w:pStyle w:val="ListParagraph"/>
        <w:numPr>
          <w:ilvl w:val="0"/>
          <w:numId w:val="12"/>
        </w:numPr>
        <w:contextualSpacing/>
      </w:pPr>
      <w:r>
        <w:rPr>
          <w:noProof/>
        </w:rPr>
        <w:drawing>
          <wp:inline distT="0" distB="0" distL="0" distR="0" wp14:anchorId="60EF66B6" wp14:editId="5B443E10">
            <wp:extent cx="152400" cy="152400"/>
            <wp:effectExtent l="0" t="0" r="0" b="0"/>
            <wp:docPr id="32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4248F420" w14:textId="77777777" w:rsidR="00F81BE7" w:rsidRPr="00953D23" w:rsidRDefault="00F81BE7" w:rsidP="00F81BE7">
      <w:pPr>
        <w:pStyle w:val="ListParagraph"/>
        <w:numPr>
          <w:ilvl w:val="0"/>
          <w:numId w:val="12"/>
        </w:numPr>
        <w:contextualSpacing/>
      </w:pPr>
      <w:r>
        <w:rPr>
          <w:noProof/>
        </w:rPr>
        <w:drawing>
          <wp:inline distT="0" distB="0" distL="0" distR="0" wp14:anchorId="640DE5DE" wp14:editId="043871BC">
            <wp:extent cx="152400" cy="152400"/>
            <wp:effectExtent l="0" t="0" r="0" b="0"/>
            <wp:docPr id="322"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b41eb465d9315ee196e5167f41f4c3b4" w:history="1">
        <w:r>
          <w:rPr>
            <w:rStyle w:val="Hyperlink"/>
          </w:rPr>
          <w:t>2 Link Pre-existing Vehicle Profile w/ FP account</w:t>
        </w:r>
      </w:hyperlink>
      <w:r>
        <w:t>”</w:t>
      </w:r>
    </w:p>
    <w:p w14:paraId="03CA51DC" w14:textId="77777777" w:rsidR="00F81BE7" w:rsidRPr="00393C96" w:rsidRDefault="00F81BE7" w:rsidP="00F81BE7">
      <w:pPr>
        <w:contextualSpacing/>
      </w:pPr>
    </w:p>
    <w:p w14:paraId="03B31D6C" w14:textId="77777777" w:rsidR="00F81BE7" w:rsidRDefault="00F81BE7" w:rsidP="00F81BE7"/>
    <w:p w14:paraId="097C6A11" w14:textId="77777777" w:rsidR="00F81BE7" w:rsidRDefault="00F81BE7" w:rsidP="00F81BE7">
      <w:pPr>
        <w:jc w:val="center"/>
      </w:pPr>
      <w:r>
        <w:rPr>
          <w:noProof/>
        </w:rPr>
        <w:lastRenderedPageBreak/>
        <w:drawing>
          <wp:inline distT="0" distB="0" distL="0" distR="0" wp14:anchorId="046FE4FC" wp14:editId="53B0470D">
            <wp:extent cx="6466205" cy="4392602"/>
            <wp:effectExtent l="0" t="0" r="0" b="0"/>
            <wp:docPr id="326"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40233015.jpg"/>
                    <pic:cNvPicPr/>
                  </pic:nvPicPr>
                  <pic:blipFill>
                    <a:blip r:embed="rId61" cstate="print"/>
                    <a:stretch>
                      <a:fillRect/>
                    </a:stretch>
                  </pic:blipFill>
                  <pic:spPr>
                    <a:xfrm>
                      <a:off x="0" y="0"/>
                      <a:ext cx="6466205" cy="4392602"/>
                    </a:xfrm>
                    <a:prstGeom prst="rect">
                      <a:avLst/>
                    </a:prstGeom>
                  </pic:spPr>
                </pic:pic>
              </a:graphicData>
            </a:graphic>
          </wp:inline>
        </w:drawing>
      </w:r>
    </w:p>
    <w:p w14:paraId="04FDB9A3"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2CA29DB5" wp14:editId="7588F660">
            <wp:extent cx="152400" cy="152400"/>
            <wp:effectExtent l="0" t="0" r="0" b="0"/>
            <wp:docPr id="328"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2260C7F9" wp14:editId="75E4621D">
            <wp:extent cx="152400" cy="152400"/>
            <wp:effectExtent l="0" t="0" r="0" b="0"/>
            <wp:docPr id="33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Lockout Profile for Download</w:t>
      </w:r>
      <w:r>
        <w:t>”</w:t>
      </w:r>
    </w:p>
    <w:p w14:paraId="14C7632E" w14:textId="77777777" w:rsidR="00F81BE7" w:rsidRDefault="00F81BE7" w:rsidP="00F81BE7">
      <w:pPr>
        <w:contextualSpacing/>
      </w:pPr>
    </w:p>
    <w:p w14:paraId="4034A1B2" w14:textId="77777777" w:rsidR="00F81BE7" w:rsidRDefault="00F81BE7" w:rsidP="00F81BE7"/>
    <w:p w14:paraId="3E2BF62B" w14:textId="77777777" w:rsidR="00F81BE7" w:rsidRDefault="00F81BE7" w:rsidP="00F81BE7">
      <w:pPr>
        <w:jc w:val="center"/>
      </w:pPr>
      <w:r>
        <w:rPr>
          <w:noProof/>
        </w:rPr>
        <w:drawing>
          <wp:inline distT="0" distB="0" distL="0" distR="0" wp14:anchorId="5594D763" wp14:editId="4A17DDAF">
            <wp:extent cx="6466205" cy="3299196"/>
            <wp:effectExtent l="0" t="0" r="0" b="0"/>
            <wp:docPr id="332"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901089794.jpg"/>
                    <pic:cNvPicPr/>
                  </pic:nvPicPr>
                  <pic:blipFill>
                    <a:blip r:embed="rId62" cstate="print"/>
                    <a:stretch>
                      <a:fillRect/>
                    </a:stretch>
                  </pic:blipFill>
                  <pic:spPr>
                    <a:xfrm>
                      <a:off x="0" y="0"/>
                      <a:ext cx="6466205" cy="3299196"/>
                    </a:xfrm>
                    <a:prstGeom prst="rect">
                      <a:avLst/>
                    </a:prstGeom>
                  </pic:spPr>
                </pic:pic>
              </a:graphicData>
            </a:graphic>
          </wp:inline>
        </w:drawing>
      </w:r>
    </w:p>
    <w:p w14:paraId="378F948E" w14:textId="77777777" w:rsidR="00F81BE7" w:rsidRPr="00294100" w:rsidRDefault="00F81BE7" w:rsidP="00F81BE7">
      <w:pPr>
        <w:pStyle w:val="Caption"/>
      </w:pPr>
      <w:r w:rsidRPr="00294100">
        <w:lastRenderedPageBreak/>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10A071EC" wp14:editId="763F1B0F">
            <wp:extent cx="152400" cy="152400"/>
            <wp:effectExtent l="0" t="0" r="0" b="0"/>
            <wp:docPr id="334"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2 Link Pre-existing Vehicle Profile w/ FP account</w:t>
      </w:r>
      <w:r>
        <w:t>”</w:t>
      </w:r>
      <w:r w:rsidRPr="00294100">
        <w:t xml:space="preserve"> calling </w:t>
      </w:r>
      <w:r>
        <w:rPr>
          <w:noProof/>
        </w:rPr>
        <w:drawing>
          <wp:inline distT="0" distB="0" distL="0" distR="0" wp14:anchorId="6DFE14B8" wp14:editId="476DC3DD">
            <wp:extent cx="152400" cy="152400"/>
            <wp:effectExtent l="0" t="0" r="0" b="0"/>
            <wp:docPr id="336"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Lockout Profile for Download</w:t>
      </w:r>
      <w:r>
        <w:t>”</w:t>
      </w:r>
    </w:p>
    <w:p w14:paraId="1A42E9A0" w14:textId="77777777" w:rsidR="00F81BE7" w:rsidRDefault="00F81BE7" w:rsidP="00F81BE7">
      <w:pPr>
        <w:contextualSpacing/>
      </w:pPr>
    </w:p>
    <w:p w14:paraId="14095108" w14:textId="77777777" w:rsidR="00F81BE7" w:rsidRDefault="00F81BE7" w:rsidP="00F81BE7">
      <w:pPr>
        <w:pStyle w:val="Heading3"/>
        <w:numPr>
          <w:ilvl w:val="2"/>
          <w:numId w:val="4"/>
        </w:numPr>
      </w:pPr>
      <w:r>
        <w:t>Function Interfaces</w:t>
      </w:r>
    </w:p>
    <w:p w14:paraId="44765255" w14:textId="77777777" w:rsidR="00F81BE7" w:rsidRDefault="00F81BE7" w:rsidP="00F81BE7">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F81BE7" w:rsidRPr="00E54DEA" w14:paraId="413B09AD" w14:textId="77777777" w:rsidTr="005E6FE1">
        <w:trPr>
          <w:trHeight w:val="260"/>
        </w:trPr>
        <w:tc>
          <w:tcPr>
            <w:tcW w:w="2695" w:type="dxa"/>
            <w:shd w:val="clear" w:color="auto" w:fill="D9D9D9" w:themeFill="background1" w:themeFillShade="D9"/>
            <w:noWrap/>
            <w:hideMark/>
          </w:tcPr>
          <w:p w14:paraId="0A416A16"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A8F945A" w14:textId="77777777" w:rsidR="00F81BE7"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7447FDA5" w14:textId="77777777" w:rsidTr="005E6FE1">
        <w:trPr>
          <w:trHeight w:val="410"/>
        </w:trPr>
        <w:tc>
          <w:tcPr>
            <w:tcW w:w="2695" w:type="dxa"/>
            <w:noWrap/>
          </w:tcPr>
          <w:p w14:paraId="10EF088B" w14:textId="77777777" w:rsidR="00F81BE7" w:rsidRDefault="00F81BE7" w:rsidP="005E6FE1">
            <w:pPr>
              <w:contextualSpacing/>
              <w:rPr>
                <w:rFonts w:cs="Arial"/>
              </w:rPr>
            </w:pPr>
            <w:r w:rsidRPr="00275823">
              <w:rPr>
                <w:rFonts w:cs="Arial"/>
              </w:rPr>
              <w:t>pppImportStatusBroadcast</w:t>
            </w:r>
          </w:p>
          <w:p w14:paraId="3D27760B" w14:textId="77777777" w:rsidR="00F81BE7" w:rsidRDefault="00F81BE7" w:rsidP="005E6FE1">
            <w:pPr>
              <w:contextualSpacing/>
              <w:rPr>
                <w:rFonts w:cs="Arial"/>
              </w:rPr>
            </w:pPr>
            <w:r>
              <w:rPr>
                <w:rFonts w:cs="Arial"/>
              </w:rPr>
              <w:t>Type:</w:t>
            </w:r>
          </w:p>
          <w:p w14:paraId="2DE84AA8" w14:textId="77777777" w:rsidR="00F81BE7" w:rsidRDefault="00F81BE7" w:rsidP="005E6FE1">
            <w:pPr>
              <w:contextualSpacing/>
              <w:rPr>
                <w:rFonts w:cs="Arial"/>
              </w:rPr>
            </w:pPr>
            <w:r w:rsidRPr="0029472F">
              <w:rPr>
                <w:rFonts w:cs="Arial"/>
                <w:color w:val="808080" w:themeColor="background1" w:themeShade="80"/>
              </w:rPr>
              <w:t xml:space="preserve"> </w:t>
            </w:r>
            <w:r>
              <w:rPr>
                <w:noProof/>
              </w:rPr>
              <w:drawing>
                <wp:inline distT="0" distB="0" distL="0" distR="0" wp14:anchorId="58FFDA36" wp14:editId="6A633D28">
                  <wp:extent cx="152400" cy="152400"/>
                  <wp:effectExtent l="0" t="0" r="0" b="0"/>
                  <wp:docPr id="344" name="Picture -678216178.jpg" descr="-678216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678216178.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36936b307abd62d027434b26d7fb12a" w:history="1">
              <w:r>
                <w:rPr>
                  <w:rStyle w:val="Hyperlink"/>
                  <w:rFonts w:cs="Arial"/>
                </w:rPr>
                <w:t>pppImportStatusBroadcast</w:t>
              </w:r>
            </w:hyperlink>
          </w:p>
        </w:tc>
        <w:tc>
          <w:tcPr>
            <w:tcW w:w="7506" w:type="dxa"/>
          </w:tcPr>
          <w:p w14:paraId="4384CD86" w14:textId="77777777" w:rsidR="00F81BE7" w:rsidRDefault="00F81BE7" w:rsidP="005E6FE1">
            <w:pPr>
              <w:rPr>
                <w:rFonts w:cs="Arial"/>
              </w:rPr>
            </w:pPr>
            <w:r>
              <w:rPr>
                <w:rFonts w:cs="Arial"/>
              </w:rPr>
              <w:t>Signal Description:</w:t>
            </w:r>
          </w:p>
          <w:p w14:paraId="58CD53E3" w14:textId="77777777" w:rsidR="00F81BE7" w:rsidRDefault="00F81BE7" w:rsidP="005E6FE1">
            <w:pPr>
              <w:rPr>
                <w:rFonts w:cs="Arial"/>
              </w:rPr>
            </w:pPr>
            <w:r w:rsidRPr="00275823">
              <w:rPr>
                <w:rFonts w:cs="Arial"/>
              </w:rPr>
              <w:t>A command sent to the Profile Interface Client when the Profile Management Server is actively downloading and applying profile data. Signal prompts Profile Interface Client to display a lockout screen and communicate status.</w:t>
            </w:r>
          </w:p>
          <w:p w14:paraId="58180CDF" w14:textId="77777777" w:rsidR="00F81BE7" w:rsidRDefault="00F81BE7" w:rsidP="005E6FE1">
            <w:pPr>
              <w:rPr>
                <w:rFonts w:cs="Arial"/>
              </w:rPr>
            </w:pPr>
          </w:p>
          <w:p w14:paraId="2DB2A5F3" w14:textId="77777777" w:rsidR="00F81BE7" w:rsidRPr="0046598F" w:rsidRDefault="00F81BE7" w:rsidP="005E6FE1">
            <w:pPr>
              <w:rPr>
                <w:rFonts w:cs="Arial"/>
                <w:color w:val="000000"/>
              </w:rPr>
            </w:pPr>
            <w:r>
              <w:rPr>
                <w:rFonts w:cs="Arial"/>
                <w:color w:val="000000"/>
              </w:rPr>
              <w:t>Received from:</w:t>
            </w:r>
          </w:p>
          <w:p w14:paraId="39951413" w14:textId="77777777" w:rsidR="00F81BE7" w:rsidRPr="00C8319B" w:rsidRDefault="00F81BE7" w:rsidP="005E6FE1">
            <w:pPr>
              <w:pStyle w:val="ListParagraph"/>
              <w:numPr>
                <w:ilvl w:val="0"/>
                <w:numId w:val="12"/>
              </w:numPr>
              <w:rPr>
                <w:rFonts w:cs="Arial"/>
              </w:rPr>
            </w:pPr>
            <w:r>
              <w:rPr>
                <w:noProof/>
              </w:rPr>
              <w:drawing>
                <wp:inline distT="0" distB="0" distL="0" distR="0" wp14:anchorId="7C2E04D0" wp14:editId="0C7BA53D">
                  <wp:extent cx="152400" cy="152400"/>
                  <wp:effectExtent l="0" t="0" r="0" b="0"/>
                  <wp:docPr id="346"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Pr>
                  <w:rStyle w:val="Hyperlink"/>
                  <w:rFonts w:cs="Arial"/>
                </w:rPr>
                <w:t>Collect Profile Settings</w:t>
              </w:r>
            </w:hyperlink>
          </w:p>
          <w:p w14:paraId="272FEA9B" w14:textId="77777777" w:rsidR="00F81BE7" w:rsidRPr="00C8319B" w:rsidRDefault="00F81BE7" w:rsidP="005E6FE1">
            <w:pPr>
              <w:pStyle w:val="ListParagraph"/>
              <w:numPr>
                <w:ilvl w:val="0"/>
                <w:numId w:val="12"/>
              </w:numPr>
              <w:rPr>
                <w:rFonts w:cs="Arial"/>
              </w:rPr>
            </w:pPr>
            <w:r>
              <w:rPr>
                <w:noProof/>
              </w:rPr>
              <w:drawing>
                <wp:inline distT="0" distB="0" distL="0" distR="0" wp14:anchorId="7E7ECA6E" wp14:editId="6128E3C8">
                  <wp:extent cx="152400" cy="152400"/>
                  <wp:effectExtent l="0" t="0" r="0" b="0"/>
                  <wp:docPr id="34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9a1ac3ff5a6459a3ff9cedd9b7d4406" w:history="1">
              <w:r>
                <w:rPr>
                  <w:rStyle w:val="Hyperlink"/>
                  <w:rFonts w:cs="Arial"/>
                </w:rPr>
                <w:t>Push Profile Settings</w:t>
              </w:r>
            </w:hyperlink>
          </w:p>
        </w:tc>
      </w:tr>
    </w:tbl>
    <w:p w14:paraId="08DA8BC5" w14:textId="77777777" w:rsidR="00F81BE7" w:rsidRDefault="00F81BE7" w:rsidP="00F81BE7">
      <w:pPr>
        <w:pStyle w:val="Heading4"/>
        <w:numPr>
          <w:ilvl w:val="3"/>
          <w:numId w:val="4"/>
        </w:numPr>
      </w:pPr>
      <w:r>
        <w:t>Logical Outputs</w:t>
      </w:r>
    </w:p>
    <w:p w14:paraId="4330BC8A" w14:textId="77777777" w:rsidR="00F81BE7" w:rsidRDefault="00F81BE7" w:rsidP="00F81BE7">
      <w:pPr>
        <w:contextualSpacing/>
      </w:pPr>
    </w:p>
    <w:p w14:paraId="3FBDC7E9" w14:textId="77777777" w:rsidR="00F81BE7" w:rsidRPr="00FF5F72" w:rsidRDefault="00F81BE7" w:rsidP="00F81BE7">
      <w:pPr>
        <w:contextualSpacing/>
        <w:rPr>
          <w:color w:val="A6A6A6" w:themeColor="background1" w:themeShade="A6"/>
        </w:rPr>
      </w:pPr>
      <w:r w:rsidRPr="00FF5F72">
        <w:rPr>
          <w:color w:val="A6A6A6" w:themeColor="background1" w:themeShade="A6"/>
        </w:rPr>
        <w:t>No Logical Outputs specified.</w:t>
      </w:r>
    </w:p>
    <w:p w14:paraId="6EAAFDF3" w14:textId="77777777" w:rsidR="00F81BE7" w:rsidRDefault="00F81BE7" w:rsidP="00F81BE7">
      <w:pPr>
        <w:pStyle w:val="Heading4"/>
        <w:numPr>
          <w:ilvl w:val="3"/>
          <w:numId w:val="4"/>
        </w:numPr>
      </w:pPr>
      <w:r>
        <w:t>Logical</w:t>
      </w:r>
      <w:r w:rsidRPr="00F15706">
        <w:t xml:space="preserve"> Parameters</w:t>
      </w:r>
    </w:p>
    <w:p w14:paraId="30DD37FB" w14:textId="77777777" w:rsidR="00F81BE7" w:rsidRDefault="00F81BE7" w:rsidP="00F81BE7"/>
    <w:p w14:paraId="31B976D2" w14:textId="77777777" w:rsidR="00F81BE7" w:rsidRDefault="00F81BE7" w:rsidP="00F81BE7">
      <w:r w:rsidRPr="005067FC">
        <w:rPr>
          <w:i/>
          <w:color w:val="A6A6A6" w:themeColor="background1" w:themeShade="A6"/>
        </w:rPr>
        <w:t>Not supported by MagicDraw report generation.</w:t>
      </w:r>
    </w:p>
    <w:p w14:paraId="33101993" w14:textId="77777777" w:rsidR="00F81BE7" w:rsidRDefault="00F81BE7" w:rsidP="00F81BE7">
      <w:pPr>
        <w:pStyle w:val="Heading3"/>
        <w:numPr>
          <w:ilvl w:val="2"/>
          <w:numId w:val="4"/>
        </w:numPr>
      </w:pPr>
      <w:r>
        <w:t>Function Modeling</w:t>
      </w:r>
    </w:p>
    <w:p w14:paraId="0BB1FA97" w14:textId="77777777" w:rsidR="00F81BE7" w:rsidRPr="00C75AE5" w:rsidRDefault="00F81BE7" w:rsidP="00F81BE7"/>
    <w:p w14:paraId="45E732B2" w14:textId="77777777" w:rsidR="00F81BE7" w:rsidRDefault="00F81BE7" w:rsidP="00F81BE7">
      <w:pPr>
        <w:pStyle w:val="Heading4"/>
        <w:numPr>
          <w:ilvl w:val="3"/>
          <w:numId w:val="4"/>
        </w:numPr>
      </w:pPr>
      <w:r>
        <w:t>Use Cases</w:t>
      </w:r>
    </w:p>
    <w:p w14:paraId="5190A736" w14:textId="77777777" w:rsidR="00F81BE7" w:rsidRDefault="00F81BE7" w:rsidP="00F81BE7"/>
    <w:p w14:paraId="356BA693"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7DE214B7" w14:textId="77777777" w:rsidR="00F81BE7" w:rsidRDefault="00F81BE7" w:rsidP="00F81BE7">
      <w:pPr>
        <w:pStyle w:val="Heading4"/>
        <w:numPr>
          <w:ilvl w:val="3"/>
          <w:numId w:val="4"/>
        </w:numPr>
      </w:pPr>
      <w:r>
        <w:t>State Charts / Activity Diagrams / Sequence Diagrams / Decision Tables</w:t>
      </w:r>
    </w:p>
    <w:p w14:paraId="65419CFA" w14:textId="77777777" w:rsidR="00F81BE7" w:rsidRDefault="00F81BE7" w:rsidP="00F81BE7"/>
    <w:p w14:paraId="212FFD43"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4913B008" w14:textId="77777777" w:rsidR="00F81BE7" w:rsidRDefault="00F81BE7" w:rsidP="00F81BE7">
      <w:pPr>
        <w:pStyle w:val="Heading3"/>
        <w:numPr>
          <w:ilvl w:val="2"/>
          <w:numId w:val="4"/>
        </w:numPr>
      </w:pPr>
      <w:r>
        <w:t>Function Requirements</w:t>
      </w:r>
    </w:p>
    <w:p w14:paraId="135501B2" w14:textId="77777777" w:rsidR="00F81BE7" w:rsidRDefault="00F81BE7" w:rsidP="00F81BE7">
      <w:pPr>
        <w:pStyle w:val="Heading4"/>
        <w:numPr>
          <w:ilvl w:val="3"/>
          <w:numId w:val="4"/>
        </w:numPr>
      </w:pPr>
      <w:r>
        <w:t>Functional Requirements</w:t>
      </w:r>
    </w:p>
    <w:p w14:paraId="3F2EB486" w14:textId="77777777" w:rsidR="00F81BE7" w:rsidRDefault="00F81BE7" w:rsidP="00F81BE7">
      <w:pPr>
        <w:pStyle w:val="Heading5"/>
        <w:numPr>
          <w:ilvl w:val="4"/>
          <w:numId w:val="4"/>
        </w:numPr>
      </w:pPr>
      <w:r>
        <w:t>Normal Operation</w:t>
      </w:r>
    </w:p>
    <w:p w14:paraId="7DD04E9E" w14:textId="77777777" w:rsidR="00F81BE7" w:rsidRDefault="00F81BE7" w:rsidP="00F81BE7"/>
    <w:p w14:paraId="3B6510B7" w14:textId="77777777" w:rsidR="00F81BE7" w:rsidRPr="0017445F" w:rsidRDefault="00F81BE7" w:rsidP="00F81BE7">
      <w:pPr>
        <w:pStyle w:val="RERequirement"/>
        <w:shd w:val="clear" w:color="auto" w:fill="F2F2F2" w:themeFill="background1" w:themeFillShade="F2"/>
      </w:pPr>
      <w:bookmarkStart w:id="1800" w:name="_b44a7ba783774df8a61a2a8085098b21"/>
      <w:r>
        <w:t>REQ-460544/A</w:t>
      </w:r>
      <w:bookmarkEnd w:id="1800"/>
      <w:r>
        <w:t xml:space="preserve"> Updating Download Lockout Screen</w:t>
      </w:r>
    </w:p>
    <w:p w14:paraId="2F3F0623" w14:textId="77777777" w:rsidR="00F81BE7" w:rsidRDefault="00F81BE7" w:rsidP="00F81BE7">
      <w:pPr>
        <w:rPr>
          <w:rFonts w:cs="Arial"/>
        </w:rPr>
      </w:pPr>
      <w:r>
        <w:rPr>
          <w:rFonts w:cs="Arial"/>
        </w:rPr>
        <w:t>The Profile Interface Client shall update the Download Lockout screen based on the status received in pppImportStatusBroadcast.</w:t>
      </w:r>
    </w:p>
    <w:p w14:paraId="1FDB3566"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010B0F69"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9C44E0"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REQ-460544/A</w:t>
            </w:r>
          </w:p>
        </w:tc>
      </w:tr>
      <w:tr w:rsidR="00F81BE7" w:rsidRPr="00FD127C" w14:paraId="2236C06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ACDF1"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9B6321" w14:textId="77777777" w:rsidR="00F81BE7" w:rsidRDefault="00F81BE7" w:rsidP="005E6FE1"/>
        </w:tc>
      </w:tr>
      <w:tr w:rsidR="00F81BE7" w:rsidRPr="00FD127C" w14:paraId="5A23B01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7FA4EE"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707D1" w14:textId="77777777" w:rsidR="00F81BE7" w:rsidRDefault="00F81BE7" w:rsidP="005E6FE1"/>
        </w:tc>
      </w:tr>
      <w:tr w:rsidR="00F81BE7" w:rsidRPr="00FD127C" w14:paraId="2DAD0B6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277A63"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8EF07F" w14:textId="77777777" w:rsidR="00F81BE7" w:rsidRDefault="00F81BE7" w:rsidP="005E6FE1"/>
        </w:tc>
      </w:tr>
      <w:tr w:rsidR="00F81BE7" w:rsidRPr="00FD127C" w14:paraId="0E8E31B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9A80DF"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ED5C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C53A3"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D18953" w14:textId="77777777" w:rsidR="00F81BE7" w:rsidRDefault="00F81BE7" w:rsidP="005E6FE1"/>
        </w:tc>
      </w:tr>
      <w:tr w:rsidR="00F81BE7" w:rsidRPr="00FD127C" w14:paraId="58C6370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4DC39"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11B6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95D83A"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94EFF3" w14:textId="77777777" w:rsidR="00F81BE7" w:rsidRDefault="00F81BE7" w:rsidP="005E6FE1"/>
        </w:tc>
      </w:tr>
      <w:tr w:rsidR="00F81BE7" w:rsidRPr="00FD127C" w14:paraId="0868161D"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3A347A"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EFC0EDA"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D29591"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0A36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48B9EC"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116BFA" w14:textId="77777777" w:rsidR="00F81BE7" w:rsidRDefault="00F81BE7" w:rsidP="005E6FE1"/>
        </w:tc>
      </w:tr>
      <w:tr w:rsidR="00F81BE7" w:rsidRPr="00FD127C" w14:paraId="35F155D8"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25042B" w14:textId="77777777" w:rsidR="00F81BE7" w:rsidRPr="00FD127C" w:rsidRDefault="00AB7756" w:rsidP="005E6FE1">
            <w:pPr>
              <w:rPr>
                <w:rFonts w:cs="Arial"/>
                <w:bCs/>
                <w:color w:val="808080" w:themeColor="background1" w:themeShade="80"/>
                <w:sz w:val="16"/>
                <w:szCs w:val="14"/>
              </w:rPr>
            </w:pPr>
            <w:hyperlink r:id="rId112"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1DB0D9"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165CC2"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677115F" w14:textId="77777777" w:rsidR="00F81BE7" w:rsidRDefault="00F81BE7" w:rsidP="00F81BE7"/>
    <w:p w14:paraId="20E20B15" w14:textId="77777777" w:rsidR="00F81BE7" w:rsidRPr="0017445F" w:rsidRDefault="00F81BE7" w:rsidP="00F81BE7">
      <w:pPr>
        <w:pStyle w:val="RERequirement"/>
        <w:shd w:val="clear" w:color="auto" w:fill="F2F2F2" w:themeFill="background1" w:themeFillShade="F2"/>
      </w:pPr>
      <w:bookmarkStart w:id="1801" w:name="_7d97458c7a0ae417e20a1fa82c98552f"/>
      <w:r>
        <w:t>REQ-460545/A</w:t>
      </w:r>
      <w:bookmarkEnd w:id="1801"/>
      <w:r>
        <w:t xml:space="preserve"> Duration of lockout screen</w:t>
      </w:r>
    </w:p>
    <w:p w14:paraId="1ACFE67E" w14:textId="77777777" w:rsidR="00F81BE7" w:rsidRDefault="00F81BE7" w:rsidP="00F81BE7">
      <w:pPr>
        <w:rPr>
          <w:rFonts w:cs="Arial"/>
        </w:rPr>
      </w:pPr>
      <w:r>
        <w:rPr>
          <w:rFonts w:cs="Arial"/>
        </w:rPr>
        <w:t>The Profile Interface Client shall display the download lockout screen until one of the following conditions are met:</w:t>
      </w:r>
    </w:p>
    <w:p w14:paraId="34CA3CA7" w14:textId="77777777" w:rsidR="00F81BE7" w:rsidRDefault="00F81BE7" w:rsidP="00F81BE7">
      <w:pPr>
        <w:rPr>
          <w:rFonts w:cs="Arial"/>
        </w:rPr>
      </w:pPr>
      <w:r>
        <w:rPr>
          <w:rFonts w:cs="Arial"/>
        </w:rPr>
        <w:t>- pppImportStatusBroadcast = Complete - Success</w:t>
      </w:r>
    </w:p>
    <w:p w14:paraId="4D859414" w14:textId="77777777" w:rsidR="00F81BE7" w:rsidRDefault="00F81BE7" w:rsidP="00F81BE7">
      <w:pPr>
        <w:rPr>
          <w:rFonts w:cs="Arial"/>
        </w:rPr>
      </w:pPr>
      <w:r>
        <w:rPr>
          <w:rFonts w:cs="Arial"/>
        </w:rPr>
        <w:t>- pppUpdateWizardSettings = No Profile</w:t>
      </w:r>
    </w:p>
    <w:p w14:paraId="188EB310" w14:textId="77777777" w:rsidR="00F81BE7" w:rsidRDefault="00F81BE7" w:rsidP="00F81BE7">
      <w:pPr>
        <w:rPr>
          <w:rFonts w:cs="Arial"/>
        </w:rPr>
      </w:pPr>
      <w:r>
        <w:rPr>
          <w:rFonts w:cs="Arial"/>
        </w:rPr>
        <w:t>- Vehicle transitioned out of PARK</w:t>
      </w:r>
    </w:p>
    <w:p w14:paraId="35782097" w14:textId="77777777" w:rsidR="00F81BE7" w:rsidRDefault="00F81BE7" w:rsidP="00F81BE7">
      <w:pPr>
        <w:rPr>
          <w:rFonts w:cs="Arial"/>
        </w:rPr>
      </w:pPr>
      <w:r>
        <w:rPr>
          <w:rFonts w:cs="Arial"/>
        </w:rPr>
        <w:t>- Vehicle ignition switched from ON to OFF</w:t>
      </w:r>
    </w:p>
    <w:p w14:paraId="5C870809"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5CEEEDDB"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4C308A"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REQ-460545/A</w:t>
            </w:r>
          </w:p>
        </w:tc>
      </w:tr>
      <w:tr w:rsidR="00F81BE7" w:rsidRPr="00FD127C" w14:paraId="298F501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7CE96"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2D3D23" w14:textId="77777777" w:rsidR="00F81BE7" w:rsidRDefault="00F81BE7" w:rsidP="005E6FE1"/>
        </w:tc>
      </w:tr>
      <w:tr w:rsidR="00F81BE7" w:rsidRPr="00FD127C" w14:paraId="2F55A49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005D3E"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5FA06" w14:textId="77777777" w:rsidR="00F81BE7" w:rsidRDefault="00F81BE7" w:rsidP="005E6FE1"/>
        </w:tc>
      </w:tr>
      <w:tr w:rsidR="00F81BE7" w:rsidRPr="00FD127C" w14:paraId="534019E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987B7F"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6588F" w14:textId="77777777" w:rsidR="00F81BE7" w:rsidRDefault="00F81BE7" w:rsidP="005E6FE1"/>
        </w:tc>
      </w:tr>
      <w:tr w:rsidR="00F81BE7" w:rsidRPr="00FD127C" w14:paraId="29DB1C5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D7B7E"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E777C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EBC3F2"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C8F7E7" w14:textId="77777777" w:rsidR="00F81BE7" w:rsidRDefault="00F81BE7" w:rsidP="005E6FE1"/>
        </w:tc>
      </w:tr>
      <w:tr w:rsidR="00F81BE7" w:rsidRPr="00FD127C" w14:paraId="48FC459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B94D1"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E8F3E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E11CC2"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1941C1" w14:textId="77777777" w:rsidR="00F81BE7" w:rsidRDefault="00F81BE7" w:rsidP="005E6FE1"/>
        </w:tc>
      </w:tr>
      <w:tr w:rsidR="00F81BE7" w:rsidRPr="00FD127C" w14:paraId="572CCD90"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62F03"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463D50"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AAFAE1"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677B4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F04D93"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DCB587" w14:textId="77777777" w:rsidR="00F81BE7" w:rsidRDefault="00F81BE7" w:rsidP="005E6FE1"/>
        </w:tc>
      </w:tr>
      <w:tr w:rsidR="00F81BE7" w:rsidRPr="00FD127C" w14:paraId="538537FD"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D6FF20" w14:textId="77777777" w:rsidR="00F81BE7" w:rsidRPr="00FD127C" w:rsidRDefault="00AB7756" w:rsidP="005E6FE1">
            <w:pPr>
              <w:rPr>
                <w:rFonts w:cs="Arial"/>
                <w:bCs/>
                <w:color w:val="808080" w:themeColor="background1" w:themeShade="80"/>
                <w:sz w:val="16"/>
                <w:szCs w:val="14"/>
              </w:rPr>
            </w:pPr>
            <w:hyperlink r:id="rId113"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066B75"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5532A9"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8C1C066" w14:textId="77777777" w:rsidR="00F81BE7" w:rsidRDefault="00F81BE7" w:rsidP="00F81BE7"/>
    <w:p w14:paraId="7BFEDA93" w14:textId="77777777" w:rsidR="00F81BE7" w:rsidRPr="0017445F" w:rsidRDefault="00F81BE7" w:rsidP="00F81BE7">
      <w:pPr>
        <w:pStyle w:val="RERequirement"/>
        <w:shd w:val="clear" w:color="auto" w:fill="F2F2F2" w:themeFill="background1" w:themeFillShade="F2"/>
      </w:pPr>
      <w:bookmarkStart w:id="1802" w:name="_44e6ff1d59bc42025c0ec1c038e1e692"/>
      <w:r>
        <w:t>REQ-460546/A</w:t>
      </w:r>
      <w:bookmarkEnd w:id="1802"/>
      <w:r>
        <w:t xml:space="preserve"> Displaying the Download Lockout Screen</w:t>
      </w:r>
    </w:p>
    <w:p w14:paraId="7B142B37" w14:textId="77777777" w:rsidR="00F81BE7" w:rsidRDefault="00F81BE7" w:rsidP="00F81BE7">
      <w:pPr>
        <w:rPr>
          <w:rFonts w:cs="Arial"/>
        </w:rPr>
      </w:pPr>
      <w:r>
        <w:rPr>
          <w:rFonts w:cs="Arial"/>
        </w:rPr>
        <w:t>During Profile creation and after the Profile Interface Client receives pppProfileID_Res = OK, the Profile Interface Client shall display the Download Lockout Screen.</w:t>
      </w:r>
    </w:p>
    <w:p w14:paraId="4FCAD9E3"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3E619675"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15AB83"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REQ-460546/A</w:t>
            </w:r>
          </w:p>
        </w:tc>
      </w:tr>
      <w:tr w:rsidR="00F81BE7" w:rsidRPr="00FD127C" w14:paraId="1098950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D5E67D"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F81709" w14:textId="77777777" w:rsidR="00F81BE7" w:rsidRDefault="00F81BE7" w:rsidP="005E6FE1"/>
        </w:tc>
      </w:tr>
      <w:tr w:rsidR="00F81BE7" w:rsidRPr="00FD127C" w14:paraId="78AEB4C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990DF2"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8DACD" w14:textId="77777777" w:rsidR="00F81BE7" w:rsidRDefault="00F81BE7" w:rsidP="005E6FE1"/>
        </w:tc>
      </w:tr>
      <w:tr w:rsidR="00F81BE7" w:rsidRPr="00FD127C" w14:paraId="1E33971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5AFD81"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C2064" w14:textId="77777777" w:rsidR="00F81BE7" w:rsidRDefault="00F81BE7" w:rsidP="005E6FE1"/>
        </w:tc>
      </w:tr>
      <w:tr w:rsidR="00F81BE7" w:rsidRPr="00FD127C" w14:paraId="0EA0597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3708AB"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54696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5B7F3D"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2D0833" w14:textId="77777777" w:rsidR="00F81BE7" w:rsidRDefault="00F81BE7" w:rsidP="005E6FE1"/>
        </w:tc>
      </w:tr>
      <w:tr w:rsidR="00F81BE7" w:rsidRPr="00FD127C" w14:paraId="0036CE3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58C11"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2B2D7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7CC88F"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26FFF8" w14:textId="77777777" w:rsidR="00F81BE7" w:rsidRDefault="00F81BE7" w:rsidP="005E6FE1"/>
        </w:tc>
      </w:tr>
      <w:tr w:rsidR="00F81BE7" w:rsidRPr="00FD127C" w14:paraId="15AE5305"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912CCE"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70B01B"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0D8CC"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29CD8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BF399F"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12575C" w14:textId="77777777" w:rsidR="00F81BE7" w:rsidRDefault="00F81BE7" w:rsidP="005E6FE1"/>
        </w:tc>
      </w:tr>
      <w:tr w:rsidR="00F81BE7" w:rsidRPr="00FD127C" w14:paraId="4C8B219C"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B39E30" w14:textId="77777777" w:rsidR="00F81BE7" w:rsidRPr="00FD127C" w:rsidRDefault="00AB7756" w:rsidP="005E6FE1">
            <w:pPr>
              <w:rPr>
                <w:rFonts w:cs="Arial"/>
                <w:bCs/>
                <w:color w:val="808080" w:themeColor="background1" w:themeShade="80"/>
                <w:sz w:val="16"/>
                <w:szCs w:val="14"/>
              </w:rPr>
            </w:pPr>
            <w:hyperlink r:id="rId114"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C87A32"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049313"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95321F" w14:textId="77777777" w:rsidR="00F81BE7" w:rsidRDefault="00F81BE7" w:rsidP="00F81BE7"/>
    <w:p w14:paraId="46B07793" w14:textId="77777777" w:rsidR="00F81BE7" w:rsidRPr="0017445F" w:rsidRDefault="00F81BE7" w:rsidP="00F81BE7">
      <w:pPr>
        <w:pStyle w:val="RERequirement"/>
        <w:shd w:val="clear" w:color="auto" w:fill="F2F2F2" w:themeFill="background1" w:themeFillShade="F2"/>
      </w:pPr>
      <w:bookmarkStart w:id="1803" w:name="_d9485ffe62aa0c863b7ef279f331a0b4"/>
      <w:r>
        <w:t>REQ-460547/A</w:t>
      </w:r>
      <w:bookmarkEnd w:id="1803"/>
      <w:r>
        <w:t xml:space="preserve"> Sending recall request after Download Lockout Screen</w:t>
      </w:r>
    </w:p>
    <w:p w14:paraId="7AE81199" w14:textId="77777777" w:rsidR="00F81BE7" w:rsidRDefault="00F81BE7" w:rsidP="00F81BE7">
      <w:pPr>
        <w:rPr>
          <w:rFonts w:cs="Arial"/>
        </w:rPr>
      </w:pPr>
      <w:r>
        <w:rPr>
          <w:rFonts w:cs="Arial"/>
        </w:rPr>
        <w:t>When the Profile Interface Client receives pppImportStatusBroadcast = Complete - Success, the Profile Interface Client shall issue a recall request of the profile being created or edited.</w:t>
      </w:r>
    </w:p>
    <w:p w14:paraId="33F81A90"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6D8BBC04"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1FC314"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REQ-460547/A</w:t>
            </w:r>
          </w:p>
        </w:tc>
      </w:tr>
      <w:tr w:rsidR="00F81BE7" w:rsidRPr="00FD127C" w14:paraId="1226743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8D8EB"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6685C3" w14:textId="77777777" w:rsidR="00F81BE7" w:rsidRDefault="00F81BE7" w:rsidP="005E6FE1"/>
        </w:tc>
      </w:tr>
      <w:tr w:rsidR="00F81BE7" w:rsidRPr="00FD127C" w14:paraId="58185AC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461F4D"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2BB053" w14:textId="77777777" w:rsidR="00F81BE7" w:rsidRDefault="00F81BE7" w:rsidP="005E6FE1"/>
        </w:tc>
      </w:tr>
      <w:tr w:rsidR="00F81BE7" w:rsidRPr="00FD127C" w14:paraId="54E0065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09E4D"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5C76A" w14:textId="77777777" w:rsidR="00F81BE7" w:rsidRDefault="00F81BE7" w:rsidP="005E6FE1"/>
        </w:tc>
      </w:tr>
      <w:tr w:rsidR="00F81BE7" w:rsidRPr="00FD127C" w14:paraId="6077987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6154B0"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AA62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C5D5B5"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A42DA3" w14:textId="77777777" w:rsidR="00F81BE7" w:rsidRDefault="00F81BE7" w:rsidP="005E6FE1"/>
        </w:tc>
      </w:tr>
      <w:tr w:rsidR="00F81BE7" w:rsidRPr="00FD127C" w14:paraId="4CD1049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21B7D1"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95C6E9"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FCA764"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AEA3DC" w14:textId="77777777" w:rsidR="00F81BE7" w:rsidRDefault="00F81BE7" w:rsidP="005E6FE1"/>
        </w:tc>
      </w:tr>
      <w:tr w:rsidR="00F81BE7" w:rsidRPr="00FD127C" w14:paraId="59DC3EB5"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A8F9C2"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823B1A"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2340E"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3CE3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7BA2C6"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204AA5" w14:textId="77777777" w:rsidR="00F81BE7" w:rsidRDefault="00F81BE7" w:rsidP="005E6FE1"/>
        </w:tc>
      </w:tr>
      <w:tr w:rsidR="00F81BE7" w:rsidRPr="00FD127C" w14:paraId="05EF5683"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5E8A61" w14:textId="77777777" w:rsidR="00F81BE7" w:rsidRPr="00FD127C" w:rsidRDefault="00AB7756" w:rsidP="005E6FE1">
            <w:pPr>
              <w:rPr>
                <w:rFonts w:cs="Arial"/>
                <w:bCs/>
                <w:color w:val="808080" w:themeColor="background1" w:themeShade="80"/>
                <w:sz w:val="16"/>
                <w:szCs w:val="14"/>
              </w:rPr>
            </w:pPr>
            <w:hyperlink r:id="rId115"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EFA944"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3D839F"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9D69AB5" w14:textId="77777777" w:rsidR="00F81BE7" w:rsidRDefault="00F81BE7" w:rsidP="00F81BE7"/>
    <w:p w14:paraId="48F9F7A8" w14:textId="77777777" w:rsidR="00F81BE7" w:rsidRDefault="00F81BE7" w:rsidP="00F81BE7">
      <w:pPr>
        <w:pStyle w:val="Heading5"/>
        <w:numPr>
          <w:ilvl w:val="4"/>
          <w:numId w:val="4"/>
        </w:numPr>
      </w:pPr>
      <w:r>
        <w:t>Error Handling</w:t>
      </w:r>
    </w:p>
    <w:p w14:paraId="389EC312" w14:textId="77777777" w:rsidR="00F81BE7" w:rsidRDefault="00F81BE7" w:rsidP="00F81BE7"/>
    <w:p w14:paraId="3DAE579D" w14:textId="77777777" w:rsidR="00F81BE7" w:rsidRDefault="00F81BE7" w:rsidP="00F81BE7">
      <w:pPr>
        <w:rPr>
          <w:color w:val="A6A6A6" w:themeColor="background1" w:themeShade="A6"/>
        </w:rPr>
      </w:pPr>
      <w:r>
        <w:rPr>
          <w:color w:val="A6A6A6" w:themeColor="background1" w:themeShade="A6"/>
        </w:rPr>
        <w:t>No Error Handling Requirements specified.</w:t>
      </w:r>
    </w:p>
    <w:p w14:paraId="64640636" w14:textId="77777777" w:rsidR="00F81BE7" w:rsidRDefault="00F81BE7" w:rsidP="00F81BE7">
      <w:pPr>
        <w:pStyle w:val="Heading4"/>
        <w:numPr>
          <w:ilvl w:val="3"/>
          <w:numId w:val="4"/>
        </w:numPr>
      </w:pPr>
      <w:r>
        <w:t>Non-Functional Requirements</w:t>
      </w:r>
    </w:p>
    <w:p w14:paraId="6C4F4033" w14:textId="77777777" w:rsidR="00F81BE7" w:rsidRDefault="00F81BE7" w:rsidP="00F81BE7"/>
    <w:p w14:paraId="375EC4A9" w14:textId="77777777" w:rsidR="00F81BE7" w:rsidRDefault="00F81BE7" w:rsidP="00F81BE7">
      <w:pPr>
        <w:rPr>
          <w:color w:val="A6A6A6" w:themeColor="background1" w:themeShade="A6"/>
        </w:rPr>
      </w:pPr>
      <w:r>
        <w:rPr>
          <w:color w:val="A6A6A6" w:themeColor="background1" w:themeShade="A6"/>
        </w:rPr>
        <w:t>No Non-Functional Requirements specified.</w:t>
      </w:r>
    </w:p>
    <w:p w14:paraId="49AB6308" w14:textId="77777777" w:rsidR="00F81BE7" w:rsidRDefault="00F81BE7" w:rsidP="00F81BE7">
      <w:pPr>
        <w:pStyle w:val="Heading4"/>
        <w:numPr>
          <w:ilvl w:val="3"/>
          <w:numId w:val="4"/>
        </w:numPr>
      </w:pPr>
      <w:r>
        <w:t>Functional Safety Requirements</w:t>
      </w:r>
    </w:p>
    <w:p w14:paraId="4F03095D" w14:textId="77777777" w:rsidR="00F81BE7" w:rsidRDefault="00F81BE7" w:rsidP="00F81BE7">
      <w:pPr>
        <w:rPr>
          <w:highlight w:val="yellow"/>
        </w:rPr>
      </w:pPr>
    </w:p>
    <w:p w14:paraId="428B1E5C"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6E1886A3" w14:textId="77777777" w:rsidR="00F81BE7" w:rsidRDefault="00F81BE7" w:rsidP="00F81BE7">
      <w:pPr>
        <w:pStyle w:val="Heading5"/>
        <w:numPr>
          <w:ilvl w:val="4"/>
          <w:numId w:val="4"/>
        </w:numPr>
      </w:pPr>
      <w:r>
        <w:lastRenderedPageBreak/>
        <w:t>ASIL Decomposition of Functional Safety Requirements</w:t>
      </w:r>
    </w:p>
    <w:p w14:paraId="3DF2058A" w14:textId="77777777" w:rsidR="00F81BE7" w:rsidRDefault="00F81BE7" w:rsidP="00F81BE7">
      <w:pPr>
        <w:pStyle w:val="NoSpacing"/>
      </w:pPr>
    </w:p>
    <w:p w14:paraId="08CB4F62" w14:textId="77777777" w:rsidR="00F81BE7" w:rsidRDefault="00F81BE7" w:rsidP="00F81BE7">
      <w:pPr>
        <w:pStyle w:val="NoSpacing"/>
      </w:pPr>
    </w:p>
    <w:p w14:paraId="7AB12AAE"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79BF4B5F" w14:textId="77777777" w:rsidR="00F81BE7" w:rsidRDefault="00F81BE7" w:rsidP="00F81BE7">
      <w:pPr>
        <w:pStyle w:val="Heading4"/>
        <w:numPr>
          <w:ilvl w:val="3"/>
          <w:numId w:val="4"/>
        </w:numPr>
      </w:pPr>
      <w:r>
        <w:t>Other Requirements</w:t>
      </w:r>
    </w:p>
    <w:p w14:paraId="3ABB6696" w14:textId="77777777" w:rsidR="00F81BE7" w:rsidRDefault="00F81BE7" w:rsidP="00F81BE7">
      <w:pPr>
        <w:pStyle w:val="Heading5"/>
        <w:numPr>
          <w:ilvl w:val="4"/>
          <w:numId w:val="4"/>
        </w:numPr>
      </w:pPr>
      <w:r>
        <w:t>Design Requirements</w:t>
      </w:r>
    </w:p>
    <w:p w14:paraId="425B51B3" w14:textId="77777777" w:rsidR="00F81BE7" w:rsidRDefault="00F81BE7" w:rsidP="00F81BE7"/>
    <w:p w14:paraId="445A0543" w14:textId="77777777" w:rsidR="00F81BE7" w:rsidRDefault="00F81BE7" w:rsidP="00F81BE7">
      <w:pPr>
        <w:rPr>
          <w:color w:val="A6A6A6" w:themeColor="background1" w:themeShade="A6"/>
        </w:rPr>
      </w:pPr>
      <w:r>
        <w:rPr>
          <w:color w:val="A6A6A6" w:themeColor="background1" w:themeShade="A6"/>
        </w:rPr>
        <w:t>No Design Requirements specified.</w:t>
      </w:r>
    </w:p>
    <w:p w14:paraId="4C88AEE2" w14:textId="77777777" w:rsidR="00F81BE7" w:rsidRDefault="00F81BE7" w:rsidP="00F81BE7">
      <w:pPr>
        <w:pStyle w:val="Heading2"/>
        <w:numPr>
          <w:ilvl w:val="1"/>
          <w:numId w:val="4"/>
        </w:numPr>
      </w:pPr>
      <w:r>
        <w:rPr>
          <w:noProof/>
        </w:rPr>
        <w:drawing>
          <wp:inline distT="0" distB="0" distL="0" distR="0" wp14:anchorId="78B75960" wp14:editId="2CECC365">
            <wp:extent cx="152400" cy="152400"/>
            <wp:effectExtent l="0" t="0" r="0" b="0"/>
            <wp:docPr id="35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804" w:name="_e630cf1ae58520120c0b2ec207e02faf"/>
      <w:r>
        <w:t>Primary Authentication</w:t>
      </w:r>
      <w:bookmarkEnd w:id="1804"/>
    </w:p>
    <w:p w14:paraId="32AA023F" w14:textId="77777777" w:rsidR="00F81BE7" w:rsidRDefault="00F81BE7" w:rsidP="00F81BE7">
      <w:pPr>
        <w:pStyle w:val="Heading3"/>
        <w:numPr>
          <w:ilvl w:val="2"/>
          <w:numId w:val="4"/>
        </w:numPr>
      </w:pPr>
      <w:r>
        <w:t>Function Overview</w:t>
      </w:r>
    </w:p>
    <w:p w14:paraId="3F25052D" w14:textId="77777777" w:rsidR="00F81BE7" w:rsidRDefault="00F81BE7" w:rsidP="00F81BE7">
      <w:pPr>
        <w:pStyle w:val="Heading4"/>
        <w:numPr>
          <w:ilvl w:val="3"/>
          <w:numId w:val="4"/>
        </w:numPr>
      </w:pPr>
      <w:r>
        <w:t>Description</w:t>
      </w:r>
    </w:p>
    <w:p w14:paraId="0A446478" w14:textId="77777777" w:rsidR="00F81BE7" w:rsidRDefault="00F81BE7" w:rsidP="00F81BE7">
      <w:pPr>
        <w:contextualSpacing/>
      </w:pPr>
    </w:p>
    <w:p w14:paraId="7CCF1041" w14:textId="77777777" w:rsidR="00F81BE7" w:rsidRDefault="00F81BE7" w:rsidP="00F81BE7">
      <w:pPr>
        <w:contextualSpacing/>
      </w:pPr>
      <w:r>
        <w:t>Function is allocated to:</w:t>
      </w:r>
    </w:p>
    <w:p w14:paraId="2EAF8473" w14:textId="77777777" w:rsidR="00F81BE7" w:rsidRDefault="00F81BE7" w:rsidP="00F81BE7">
      <w:pPr>
        <w:pStyle w:val="ListParagraph"/>
        <w:numPr>
          <w:ilvl w:val="0"/>
          <w:numId w:val="13"/>
        </w:numPr>
        <w:contextualSpacing/>
      </w:pPr>
      <w:r>
        <w:rPr>
          <w:noProof/>
        </w:rPr>
        <w:drawing>
          <wp:inline distT="0" distB="0" distL="0" distR="0" wp14:anchorId="1210B590" wp14:editId="26120DCF">
            <wp:extent cx="152400" cy="152400"/>
            <wp:effectExtent l="0" t="0" r="0" b="0"/>
            <wp:docPr id="352"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1E790CEA" w14:textId="77777777" w:rsidR="00F81BE7" w:rsidRDefault="00F81BE7" w:rsidP="00F81BE7">
      <w:pPr>
        <w:pStyle w:val="ListParagraph"/>
        <w:numPr>
          <w:ilvl w:val="0"/>
          <w:numId w:val="13"/>
        </w:numPr>
        <w:contextualSpacing/>
      </w:pPr>
      <w:r>
        <w:rPr>
          <w:noProof/>
        </w:rPr>
        <w:drawing>
          <wp:inline distT="0" distB="0" distL="0" distR="0" wp14:anchorId="1DA89664" wp14:editId="679E4C26">
            <wp:extent cx="152400" cy="152400"/>
            <wp:effectExtent l="0" t="0" r="0" b="0"/>
            <wp:docPr id="354" name="Picture 938416679.jpg" descr="938416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938416679.jpg"/>
                    <pic:cNvPicPr/>
                  </pic:nvPicPr>
                  <pic:blipFill>
                    <a:blip r:embed="rId60" cstate="print"/>
                    <a:stretch>
                      <a:fillRect/>
                    </a:stretch>
                  </pic:blipFill>
                  <pic:spPr>
                    <a:xfrm>
                      <a:off x="0" y="0"/>
                      <a:ext cx="152400" cy="152400"/>
                    </a:xfrm>
                    <a:prstGeom prst="rect">
                      <a:avLst/>
                    </a:prstGeom>
                  </pic:spPr>
                </pic:pic>
              </a:graphicData>
            </a:graphic>
          </wp:inline>
        </w:drawing>
      </w:r>
      <w:r>
        <w:t xml:space="preserve">  Setup Primary Authentication - APIM &lt;&lt;Logical&gt;&gt;</w:t>
      </w:r>
    </w:p>
    <w:p w14:paraId="24F13E62" w14:textId="77777777" w:rsidR="00F81BE7" w:rsidRDefault="00F81BE7" w:rsidP="00F81BE7">
      <w:pPr>
        <w:contextualSpacing/>
      </w:pPr>
    </w:p>
    <w:p w14:paraId="55F2F31E" w14:textId="77777777" w:rsidR="00F81BE7" w:rsidRDefault="00F81BE7" w:rsidP="00F81BE7">
      <w:pPr>
        <w:contextualSpacing/>
      </w:pPr>
      <w:r w:rsidRPr="00A554C4">
        <w:t>This is an HMI function that allows the user to setup their primary authentication method for their profile.</w:t>
      </w:r>
    </w:p>
    <w:p w14:paraId="6465A49B" w14:textId="77777777" w:rsidR="00F81BE7" w:rsidRDefault="00F81BE7" w:rsidP="00F81BE7">
      <w:pPr>
        <w:pStyle w:val="Heading4"/>
        <w:numPr>
          <w:ilvl w:val="3"/>
          <w:numId w:val="4"/>
        </w:numPr>
      </w:pPr>
      <w:r>
        <w:t>Variants</w:t>
      </w:r>
    </w:p>
    <w:p w14:paraId="2A68BEED" w14:textId="77777777" w:rsidR="00F81BE7" w:rsidRDefault="00F81BE7" w:rsidP="00F81BE7"/>
    <w:p w14:paraId="0F71642A"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0C1C5F7A" w14:textId="77777777" w:rsidR="00F81BE7" w:rsidRDefault="00F81BE7" w:rsidP="00F81BE7">
      <w:pPr>
        <w:pStyle w:val="Heading4"/>
        <w:numPr>
          <w:ilvl w:val="3"/>
          <w:numId w:val="4"/>
        </w:numPr>
      </w:pPr>
      <w:r>
        <w:t>Input Requirements</w:t>
      </w:r>
    </w:p>
    <w:p w14:paraId="378771FC" w14:textId="77777777" w:rsidR="00F81BE7" w:rsidRDefault="00F81BE7" w:rsidP="00F81BE7"/>
    <w:p w14:paraId="622C9FE5"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64FEFBBE" w14:textId="77777777" w:rsidR="00F81BE7" w:rsidRDefault="00F81BE7" w:rsidP="00F81BE7">
      <w:pPr>
        <w:pStyle w:val="Heading4"/>
        <w:numPr>
          <w:ilvl w:val="3"/>
          <w:numId w:val="4"/>
        </w:numPr>
      </w:pPr>
      <w:r>
        <w:t>Assumptions</w:t>
      </w:r>
    </w:p>
    <w:p w14:paraId="250C82EA" w14:textId="77777777" w:rsidR="00F81BE7" w:rsidRDefault="00F81BE7" w:rsidP="00F81BE7"/>
    <w:p w14:paraId="6C070B25"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654376DC" w14:textId="77777777" w:rsidR="00F81BE7" w:rsidRDefault="00F81BE7" w:rsidP="00F81BE7"/>
    <w:p w14:paraId="6833CFD4" w14:textId="77777777" w:rsidR="00F81BE7" w:rsidRDefault="00F81BE7" w:rsidP="00F81BE7">
      <w:pPr>
        <w:pStyle w:val="Heading4"/>
        <w:numPr>
          <w:ilvl w:val="3"/>
          <w:numId w:val="4"/>
        </w:numPr>
      </w:pPr>
      <w:r>
        <w:t>References</w:t>
      </w:r>
    </w:p>
    <w:p w14:paraId="26B8E629" w14:textId="77777777" w:rsidR="00F81BE7" w:rsidRPr="00454CBE" w:rsidRDefault="00F81BE7" w:rsidP="00F81BE7">
      <w:pPr>
        <w:pStyle w:val="Heading5"/>
        <w:numPr>
          <w:ilvl w:val="4"/>
          <w:numId w:val="4"/>
        </w:numPr>
      </w:pPr>
      <w:r w:rsidRPr="00454CBE">
        <w:t xml:space="preserve">Ford </w:t>
      </w:r>
      <w:r>
        <w:t>D</w:t>
      </w:r>
      <w:r w:rsidRPr="00454CBE">
        <w:t>ocuments</w:t>
      </w:r>
    </w:p>
    <w:p w14:paraId="1E628D2F"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45CF1931"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05F40789" w14:textId="77777777" w:rsidTr="005E6FE1">
        <w:trPr>
          <w:cantSplit/>
          <w:tblHeader/>
        </w:trPr>
        <w:tc>
          <w:tcPr>
            <w:tcW w:w="1418" w:type="dxa"/>
            <w:shd w:val="clear" w:color="auto" w:fill="E0E0E0"/>
          </w:tcPr>
          <w:p w14:paraId="350653D4"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4ECABC7D"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52ADE465"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741FE07D"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5E795172" w14:textId="77777777" w:rsidTr="005E6FE1">
        <w:trPr>
          <w:cantSplit/>
          <w:tblHeader/>
        </w:trPr>
        <w:tc>
          <w:tcPr>
            <w:tcW w:w="1418" w:type="dxa"/>
            <w:shd w:val="clear" w:color="auto" w:fill="FFFFFF" w:themeFill="background1"/>
          </w:tcPr>
          <w:p w14:paraId="7DD1CA70" w14:textId="77777777" w:rsidR="00F81BE7" w:rsidRPr="005E40CF" w:rsidRDefault="00F81BE7" w:rsidP="005E6FE1">
            <w:pPr>
              <w:rPr>
                <w:rFonts w:ascii="Helvetica" w:hAnsi="Helvetica" w:cs="Helvetica"/>
              </w:rPr>
            </w:pPr>
          </w:p>
        </w:tc>
        <w:tc>
          <w:tcPr>
            <w:tcW w:w="6237" w:type="dxa"/>
            <w:shd w:val="clear" w:color="auto" w:fill="FFFFFF" w:themeFill="background1"/>
          </w:tcPr>
          <w:p w14:paraId="74502950" w14:textId="77777777" w:rsidR="00F81BE7" w:rsidRPr="005E40CF" w:rsidRDefault="00F81BE7" w:rsidP="005E6FE1">
            <w:pPr>
              <w:rPr>
                <w:rFonts w:ascii="Helvetica" w:hAnsi="Helvetica" w:cs="Helvetica"/>
              </w:rPr>
            </w:pPr>
          </w:p>
        </w:tc>
        <w:tc>
          <w:tcPr>
            <w:tcW w:w="1418" w:type="dxa"/>
            <w:shd w:val="clear" w:color="auto" w:fill="FFFFFF" w:themeFill="background1"/>
          </w:tcPr>
          <w:p w14:paraId="424DE15E" w14:textId="77777777" w:rsidR="00F81BE7" w:rsidRPr="005E40CF" w:rsidRDefault="00F81BE7" w:rsidP="005E6FE1">
            <w:pPr>
              <w:rPr>
                <w:rFonts w:ascii="Helvetica" w:hAnsi="Helvetica" w:cs="Helvetica"/>
              </w:rPr>
            </w:pPr>
          </w:p>
        </w:tc>
        <w:tc>
          <w:tcPr>
            <w:tcW w:w="1418" w:type="dxa"/>
            <w:shd w:val="clear" w:color="auto" w:fill="FFFFFF" w:themeFill="background1"/>
          </w:tcPr>
          <w:p w14:paraId="40CB9E01" w14:textId="77777777" w:rsidR="00F81BE7" w:rsidRPr="005E40CF" w:rsidRDefault="00F81BE7" w:rsidP="005E6FE1">
            <w:pPr>
              <w:rPr>
                <w:rFonts w:ascii="Helvetica" w:hAnsi="Helvetica" w:cs="Helvetica"/>
              </w:rPr>
            </w:pPr>
          </w:p>
        </w:tc>
      </w:tr>
    </w:tbl>
    <w:p w14:paraId="6F366E62"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6359BFE"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21AE1274"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E06A1F1"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46797FF9" w14:textId="77777777" w:rsidTr="005E6FE1">
        <w:trPr>
          <w:cantSplit/>
          <w:tblHeader/>
        </w:trPr>
        <w:tc>
          <w:tcPr>
            <w:tcW w:w="1418" w:type="dxa"/>
            <w:shd w:val="clear" w:color="auto" w:fill="E0E0E0"/>
          </w:tcPr>
          <w:p w14:paraId="4F7F5E10"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6448588A"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48C24377" w14:textId="77777777" w:rsidTr="005E6FE1">
        <w:trPr>
          <w:cantSplit/>
          <w:tblHeader/>
        </w:trPr>
        <w:tc>
          <w:tcPr>
            <w:tcW w:w="1418" w:type="dxa"/>
            <w:shd w:val="clear" w:color="auto" w:fill="FFFFFF" w:themeFill="background1"/>
          </w:tcPr>
          <w:p w14:paraId="3E2F4521" w14:textId="77777777" w:rsidR="00F81BE7" w:rsidRPr="005E40CF" w:rsidRDefault="00F81BE7" w:rsidP="005E6FE1">
            <w:pPr>
              <w:rPr>
                <w:rFonts w:ascii="Helvetica" w:hAnsi="Helvetica" w:cs="Helvetica"/>
              </w:rPr>
            </w:pPr>
          </w:p>
        </w:tc>
        <w:tc>
          <w:tcPr>
            <w:tcW w:w="9072" w:type="dxa"/>
            <w:shd w:val="clear" w:color="auto" w:fill="FFFFFF" w:themeFill="background1"/>
          </w:tcPr>
          <w:p w14:paraId="367BDC61" w14:textId="77777777" w:rsidR="00F81BE7" w:rsidRPr="005E40CF" w:rsidRDefault="00F81BE7" w:rsidP="005E6FE1">
            <w:pPr>
              <w:rPr>
                <w:rFonts w:ascii="Helvetica" w:hAnsi="Helvetica" w:cs="Helvetica"/>
              </w:rPr>
            </w:pPr>
          </w:p>
        </w:tc>
      </w:tr>
    </w:tbl>
    <w:p w14:paraId="5FA2F7FB" w14:textId="77777777" w:rsidR="00F81BE7" w:rsidRDefault="00F81BE7" w:rsidP="00F81BE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A104A87" w14:textId="77777777" w:rsidR="00F81BE7" w:rsidRDefault="00F81BE7" w:rsidP="00F81BE7">
      <w:pPr>
        <w:pStyle w:val="Heading4"/>
        <w:numPr>
          <w:ilvl w:val="3"/>
          <w:numId w:val="4"/>
        </w:numPr>
      </w:pPr>
      <w:r>
        <w:t>Glossary</w:t>
      </w:r>
    </w:p>
    <w:p w14:paraId="2E07D790"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7DE583D4" w14:textId="77777777" w:rsidR="00F81BE7" w:rsidRDefault="00F81BE7" w:rsidP="00F81BE7">
      <w:pPr>
        <w:pStyle w:val="Heading3"/>
        <w:numPr>
          <w:ilvl w:val="2"/>
          <w:numId w:val="4"/>
        </w:numPr>
      </w:pPr>
      <w:r>
        <w:lastRenderedPageBreak/>
        <w:t>Function Scope</w:t>
      </w:r>
    </w:p>
    <w:p w14:paraId="68FF5805" w14:textId="77777777" w:rsidR="00F81BE7" w:rsidRPr="00A43B48" w:rsidRDefault="00F81BE7" w:rsidP="00F81BE7">
      <w:pPr>
        <w:contextualSpacing/>
      </w:pPr>
    </w:p>
    <w:p w14:paraId="26E0A956" w14:textId="77777777" w:rsidR="00F81BE7" w:rsidRDefault="00F81BE7" w:rsidP="00F81BE7">
      <w:pPr>
        <w:contextualSpacing/>
      </w:pPr>
      <w:r>
        <w:t xml:space="preserve">The </w:t>
      </w:r>
      <w:r>
        <w:rPr>
          <w:noProof/>
        </w:rPr>
        <w:drawing>
          <wp:inline distT="0" distB="0" distL="0" distR="0" wp14:anchorId="3EDC3522" wp14:editId="20EF1F56">
            <wp:extent cx="152400" cy="152400"/>
            <wp:effectExtent l="0" t="0" r="0" b="0"/>
            <wp:docPr id="356"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Primary Authentication</w:t>
      </w:r>
      <w:r>
        <w:rPr>
          <w:b/>
        </w:rPr>
        <w:t>”</w:t>
      </w:r>
      <w:r>
        <w:t xml:space="preserve"> function is called by the following functions:</w:t>
      </w:r>
    </w:p>
    <w:p w14:paraId="13CD02D7" w14:textId="77777777" w:rsidR="00F81BE7" w:rsidRPr="00953D23" w:rsidRDefault="00F81BE7" w:rsidP="00F81BE7">
      <w:pPr>
        <w:pStyle w:val="ListParagraph"/>
        <w:numPr>
          <w:ilvl w:val="0"/>
          <w:numId w:val="12"/>
        </w:numPr>
        <w:contextualSpacing/>
      </w:pPr>
      <w:r>
        <w:rPr>
          <w:noProof/>
        </w:rPr>
        <w:drawing>
          <wp:inline distT="0" distB="0" distL="0" distR="0" wp14:anchorId="1091F2BF" wp14:editId="4A1A4E52">
            <wp:extent cx="152400" cy="152400"/>
            <wp:effectExtent l="0" t="0" r="0" b="0"/>
            <wp:docPr id="358"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3AF2A73B" w14:textId="77777777" w:rsidR="00F81BE7" w:rsidRPr="00953D23" w:rsidRDefault="00F81BE7" w:rsidP="00F81BE7">
      <w:pPr>
        <w:pStyle w:val="ListParagraph"/>
        <w:numPr>
          <w:ilvl w:val="0"/>
          <w:numId w:val="12"/>
        </w:numPr>
        <w:contextualSpacing/>
      </w:pPr>
      <w:r>
        <w:rPr>
          <w:noProof/>
        </w:rPr>
        <w:drawing>
          <wp:inline distT="0" distB="0" distL="0" distR="0" wp14:anchorId="6E3B7DD2" wp14:editId="7B56DFEA">
            <wp:extent cx="152400" cy="152400"/>
            <wp:effectExtent l="0" t="0" r="0" b="0"/>
            <wp:docPr id="36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2fb3c8fa292b8aa3da2233f366733a0" w:history="1">
        <w:r>
          <w:rPr>
            <w:rStyle w:val="Hyperlink"/>
          </w:rPr>
          <w:t>7 Synchronize Profile with the Cloud</w:t>
        </w:r>
      </w:hyperlink>
      <w:r>
        <w:t>”</w:t>
      </w:r>
    </w:p>
    <w:p w14:paraId="0A0653F6" w14:textId="77777777" w:rsidR="00F81BE7" w:rsidRPr="00393C96" w:rsidRDefault="00F81BE7" w:rsidP="00F81BE7">
      <w:pPr>
        <w:pStyle w:val="ListParagraph"/>
        <w:numPr>
          <w:ilvl w:val="0"/>
          <w:numId w:val="12"/>
        </w:numPr>
        <w:contextualSpacing/>
      </w:pPr>
      <w:r>
        <w:rPr>
          <w:noProof/>
        </w:rPr>
        <w:drawing>
          <wp:inline distT="0" distB="0" distL="0" distR="0" wp14:anchorId="4ED9134F" wp14:editId="78C6AEEA">
            <wp:extent cx="152400" cy="152400"/>
            <wp:effectExtent l="0" t="0" r="0" b="0"/>
            <wp:docPr id="362"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3c640802a8440e99e854190da39d1d1e" w:history="1">
        <w:r>
          <w:rPr>
            <w:rStyle w:val="Hyperlink"/>
          </w:rPr>
          <w:t>15 Restore Changed Profile</w:t>
        </w:r>
      </w:hyperlink>
      <w:r>
        <w:t>”</w:t>
      </w:r>
    </w:p>
    <w:p w14:paraId="2FCFA975" w14:textId="77777777" w:rsidR="00F81BE7" w:rsidRDefault="00F81BE7" w:rsidP="00F81BE7"/>
    <w:p w14:paraId="4CA4C3F9" w14:textId="77777777" w:rsidR="00F81BE7" w:rsidRDefault="00F81BE7" w:rsidP="00F81BE7">
      <w:pPr>
        <w:jc w:val="center"/>
      </w:pPr>
      <w:r>
        <w:rPr>
          <w:noProof/>
        </w:rPr>
        <w:drawing>
          <wp:inline distT="0" distB="0" distL="0" distR="0" wp14:anchorId="79313274" wp14:editId="6F697842">
            <wp:extent cx="6466205" cy="4392602"/>
            <wp:effectExtent l="0" t="0" r="0" b="0"/>
            <wp:docPr id="366"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40233015.jpg"/>
                    <pic:cNvPicPr/>
                  </pic:nvPicPr>
                  <pic:blipFill>
                    <a:blip r:embed="rId61" cstate="print"/>
                    <a:stretch>
                      <a:fillRect/>
                    </a:stretch>
                  </pic:blipFill>
                  <pic:spPr>
                    <a:xfrm>
                      <a:off x="0" y="0"/>
                      <a:ext cx="6466205" cy="4392602"/>
                    </a:xfrm>
                    <a:prstGeom prst="rect">
                      <a:avLst/>
                    </a:prstGeom>
                  </pic:spPr>
                </pic:pic>
              </a:graphicData>
            </a:graphic>
          </wp:inline>
        </w:drawing>
      </w:r>
    </w:p>
    <w:p w14:paraId="67FEF275"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3C378060" wp14:editId="3844BB37">
            <wp:extent cx="152400" cy="152400"/>
            <wp:effectExtent l="0" t="0" r="0" b="0"/>
            <wp:docPr id="368"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3FCF0CBD" wp14:editId="05288DC0">
            <wp:extent cx="152400" cy="152400"/>
            <wp:effectExtent l="0" t="0" r="0" b="0"/>
            <wp:docPr id="37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Primary Authentication</w:t>
      </w:r>
      <w:r>
        <w:t>”</w:t>
      </w:r>
    </w:p>
    <w:p w14:paraId="3AA86BE3" w14:textId="77777777" w:rsidR="00F81BE7" w:rsidRDefault="00F81BE7" w:rsidP="00F81BE7">
      <w:pPr>
        <w:contextualSpacing/>
      </w:pPr>
    </w:p>
    <w:p w14:paraId="6A3FC731" w14:textId="77777777" w:rsidR="00F81BE7" w:rsidRDefault="00F81BE7" w:rsidP="00F81BE7"/>
    <w:p w14:paraId="2BC999F0" w14:textId="77777777" w:rsidR="00F81BE7" w:rsidRDefault="00F81BE7" w:rsidP="00F81BE7">
      <w:pPr>
        <w:jc w:val="center"/>
      </w:pPr>
      <w:r>
        <w:rPr>
          <w:noProof/>
        </w:rPr>
        <w:drawing>
          <wp:inline distT="0" distB="0" distL="0" distR="0" wp14:anchorId="7FD29F1E" wp14:editId="4E2F2DB8">
            <wp:extent cx="6466205" cy="2319206"/>
            <wp:effectExtent l="0" t="0" r="0" b="0"/>
            <wp:docPr id="372" name="Picture -245078754.jpg"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245078754.jpg"/>
                    <pic:cNvPicPr/>
                  </pic:nvPicPr>
                  <pic:blipFill>
                    <a:blip r:embed="rId116" cstate="print"/>
                    <a:stretch>
                      <a:fillRect/>
                    </a:stretch>
                  </pic:blipFill>
                  <pic:spPr>
                    <a:xfrm>
                      <a:off x="0" y="0"/>
                      <a:ext cx="6466205" cy="2319206"/>
                    </a:xfrm>
                    <a:prstGeom prst="rect">
                      <a:avLst/>
                    </a:prstGeom>
                  </pic:spPr>
                </pic:pic>
              </a:graphicData>
            </a:graphic>
          </wp:inline>
        </w:drawing>
      </w:r>
    </w:p>
    <w:p w14:paraId="70235EAE" w14:textId="77777777" w:rsidR="00F81BE7" w:rsidRPr="00294100" w:rsidRDefault="00F81BE7" w:rsidP="00F81BE7">
      <w:pPr>
        <w:pStyle w:val="Caption"/>
      </w:pPr>
      <w:r w:rsidRPr="00294100">
        <w:lastRenderedPageBreak/>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02F9D45F" wp14:editId="455502E6">
            <wp:extent cx="152400" cy="152400"/>
            <wp:effectExtent l="0" t="0" r="0" b="0"/>
            <wp:docPr id="374"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7 Synchronize Profile with the Cloud</w:t>
      </w:r>
      <w:r>
        <w:t>”</w:t>
      </w:r>
      <w:r w:rsidRPr="00294100">
        <w:t xml:space="preserve"> calling </w:t>
      </w:r>
      <w:r>
        <w:rPr>
          <w:noProof/>
        </w:rPr>
        <w:drawing>
          <wp:inline distT="0" distB="0" distL="0" distR="0" wp14:anchorId="695D08D9" wp14:editId="31294EC4">
            <wp:extent cx="152400" cy="152400"/>
            <wp:effectExtent l="0" t="0" r="0" b="0"/>
            <wp:docPr id="376"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Primary Authentication</w:t>
      </w:r>
      <w:r>
        <w:t>”</w:t>
      </w:r>
    </w:p>
    <w:p w14:paraId="17F438E4" w14:textId="77777777" w:rsidR="00F81BE7" w:rsidRDefault="00F81BE7" w:rsidP="00F81BE7">
      <w:pPr>
        <w:contextualSpacing/>
      </w:pPr>
    </w:p>
    <w:p w14:paraId="0F374A17" w14:textId="77777777" w:rsidR="00F81BE7" w:rsidRDefault="00F81BE7" w:rsidP="00F81BE7"/>
    <w:p w14:paraId="5721FDDD" w14:textId="77777777" w:rsidR="00F81BE7" w:rsidRDefault="00F81BE7" w:rsidP="00F81BE7">
      <w:pPr>
        <w:jc w:val="center"/>
      </w:pPr>
      <w:r>
        <w:rPr>
          <w:noProof/>
        </w:rPr>
        <w:drawing>
          <wp:inline distT="0" distB="0" distL="0" distR="0" wp14:anchorId="18BF7831" wp14:editId="0472B21E">
            <wp:extent cx="6466204" cy="2354306"/>
            <wp:effectExtent l="0" t="0" r="0" b="0"/>
            <wp:docPr id="378" name="Picture 488718916.jpg" descr="48871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488718916.jpg"/>
                    <pic:cNvPicPr/>
                  </pic:nvPicPr>
                  <pic:blipFill>
                    <a:blip r:embed="rId117" cstate="print"/>
                    <a:stretch>
                      <a:fillRect/>
                    </a:stretch>
                  </pic:blipFill>
                  <pic:spPr>
                    <a:xfrm>
                      <a:off x="0" y="0"/>
                      <a:ext cx="6466204" cy="2354306"/>
                    </a:xfrm>
                    <a:prstGeom prst="rect">
                      <a:avLst/>
                    </a:prstGeom>
                  </pic:spPr>
                </pic:pic>
              </a:graphicData>
            </a:graphic>
          </wp:inline>
        </w:drawing>
      </w:r>
    </w:p>
    <w:p w14:paraId="4E14F940"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3F27D2DC" wp14:editId="75D110F8">
            <wp:extent cx="152400" cy="152400"/>
            <wp:effectExtent l="0" t="0" r="0" b="0"/>
            <wp:docPr id="38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15 Restore Changed Profile</w:t>
      </w:r>
      <w:r>
        <w:t>”</w:t>
      </w:r>
      <w:r w:rsidRPr="00294100">
        <w:t xml:space="preserve"> calling </w:t>
      </w:r>
      <w:r>
        <w:rPr>
          <w:noProof/>
        </w:rPr>
        <w:drawing>
          <wp:inline distT="0" distB="0" distL="0" distR="0" wp14:anchorId="7084EC22" wp14:editId="3663BFE0">
            <wp:extent cx="152400" cy="152400"/>
            <wp:effectExtent l="0" t="0" r="0" b="0"/>
            <wp:docPr id="382"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Primary Authentication</w:t>
      </w:r>
      <w:r>
        <w:t>”</w:t>
      </w:r>
    </w:p>
    <w:p w14:paraId="15AAF0A8" w14:textId="77777777" w:rsidR="00F81BE7" w:rsidRDefault="00F81BE7" w:rsidP="00F81BE7">
      <w:pPr>
        <w:contextualSpacing/>
      </w:pPr>
    </w:p>
    <w:p w14:paraId="59DF1FCB" w14:textId="77777777" w:rsidR="00F81BE7" w:rsidRDefault="00F81BE7" w:rsidP="00F81BE7">
      <w:pPr>
        <w:contextualSpacing/>
      </w:pPr>
    </w:p>
    <w:p w14:paraId="5FD38284" w14:textId="77777777" w:rsidR="00F81BE7" w:rsidRDefault="00F81BE7" w:rsidP="00F81BE7">
      <w:pPr>
        <w:pStyle w:val="Heading3"/>
        <w:numPr>
          <w:ilvl w:val="2"/>
          <w:numId w:val="4"/>
        </w:numPr>
      </w:pPr>
      <w:r>
        <w:t>Function Interfaces</w:t>
      </w:r>
    </w:p>
    <w:p w14:paraId="5042DEA4" w14:textId="77777777" w:rsidR="00F81BE7" w:rsidRDefault="00F81BE7" w:rsidP="00F81BE7">
      <w:pPr>
        <w:pStyle w:val="Heading4"/>
        <w:numPr>
          <w:ilvl w:val="3"/>
          <w:numId w:val="4"/>
        </w:numPr>
      </w:pPr>
      <w:r w:rsidRPr="00F15706">
        <w:t>Logical Inputs</w:t>
      </w:r>
    </w:p>
    <w:p w14:paraId="30640781" w14:textId="77777777" w:rsidR="00F81BE7" w:rsidRDefault="00F81BE7" w:rsidP="00F81BE7">
      <w:pPr>
        <w:contextualSpacing/>
      </w:pPr>
    </w:p>
    <w:p w14:paraId="0880B61C" w14:textId="77777777" w:rsidR="00F81BE7" w:rsidRDefault="00F81BE7" w:rsidP="00F81BE7">
      <w:pPr>
        <w:contextualSpacing/>
      </w:pPr>
      <w:r w:rsidRPr="00FF5F72">
        <w:rPr>
          <w:color w:val="A6A6A6" w:themeColor="background1" w:themeShade="A6"/>
        </w:rPr>
        <w:t>No Logical Inputs specified.</w:t>
      </w:r>
    </w:p>
    <w:p w14:paraId="4CD70645" w14:textId="77777777" w:rsidR="00F81BE7" w:rsidRDefault="00F81BE7" w:rsidP="00F81BE7">
      <w:pPr>
        <w:pStyle w:val="Heading4"/>
        <w:numPr>
          <w:ilvl w:val="3"/>
          <w:numId w:val="4"/>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F81BE7" w:rsidRPr="00E54DEA" w14:paraId="0E7AF4F1" w14:textId="77777777" w:rsidTr="005E6FE1">
        <w:trPr>
          <w:trHeight w:val="260"/>
        </w:trPr>
        <w:tc>
          <w:tcPr>
            <w:tcW w:w="2689" w:type="dxa"/>
            <w:shd w:val="clear" w:color="auto" w:fill="D9D9D9" w:themeFill="background1" w:themeFillShade="D9"/>
            <w:noWrap/>
            <w:hideMark/>
          </w:tcPr>
          <w:p w14:paraId="70186473"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2D27261" w14:textId="77777777" w:rsidR="00F81BE7" w:rsidRPr="00E54DEA"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0330E7F1" w14:textId="77777777" w:rsidTr="005E6FE1">
        <w:trPr>
          <w:trHeight w:val="410"/>
        </w:trPr>
        <w:tc>
          <w:tcPr>
            <w:tcW w:w="2689" w:type="dxa"/>
            <w:noWrap/>
          </w:tcPr>
          <w:p w14:paraId="1E138537" w14:textId="77777777" w:rsidR="00F81BE7" w:rsidRDefault="00F81BE7" w:rsidP="005E6FE1">
            <w:pPr>
              <w:contextualSpacing/>
              <w:rPr>
                <w:rFonts w:cs="Arial"/>
              </w:rPr>
            </w:pPr>
            <w:r>
              <w:rPr>
                <w:rFonts w:cs="Arial"/>
              </w:rPr>
              <w:t>output</w:t>
            </w:r>
          </w:p>
          <w:p w14:paraId="6DEA4347" w14:textId="77777777" w:rsidR="00F81BE7" w:rsidRDefault="00F81BE7" w:rsidP="005E6FE1">
            <w:pPr>
              <w:contextualSpacing/>
              <w:rPr>
                <w:rFonts w:cs="Arial"/>
              </w:rPr>
            </w:pPr>
            <w:r>
              <w:rPr>
                <w:rFonts w:cs="Arial"/>
              </w:rPr>
              <w:t>Type:</w:t>
            </w:r>
          </w:p>
          <w:p w14:paraId="4F23F2C1" w14:textId="77777777" w:rsidR="00F81BE7" w:rsidRDefault="00F81BE7" w:rsidP="005E6FE1">
            <w:pPr>
              <w:contextualSpacing/>
              <w:rPr>
                <w:rFonts w:cs="Arial"/>
              </w:rPr>
            </w:pPr>
            <w:r>
              <w:rPr>
                <w:noProof/>
              </w:rPr>
              <w:drawing>
                <wp:inline distT="0" distB="0" distL="0" distR="0" wp14:anchorId="2BC4C107" wp14:editId="362DFC6A">
                  <wp:extent cx="152400" cy="152400"/>
                  <wp:effectExtent l="0" t="0" r="0" b="0"/>
                  <wp:docPr id="390" name="Picture -678216178.jpg" descr="-678216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678216178.jpg"/>
                          <pic:cNvPicPr/>
                        </pic:nvPicPr>
                        <pic:blipFill>
                          <a:blip r:embed="rId40" cstate="print"/>
                          <a:stretch>
                            <a:fillRect/>
                          </a:stretch>
                        </pic:blipFill>
                        <pic:spPr>
                          <a:xfrm>
                            <a:off x="0" y="0"/>
                            <a:ext cx="152400" cy="152400"/>
                          </a:xfrm>
                          <a:prstGeom prst="rect">
                            <a:avLst/>
                          </a:prstGeom>
                        </pic:spPr>
                      </pic:pic>
                    </a:graphicData>
                  </a:graphic>
                </wp:inline>
              </w:drawing>
            </w:r>
            <w:r>
              <w:rPr>
                <w:rFonts w:cs="Arial"/>
              </w:rPr>
              <w:t xml:space="preserve"> </w:t>
            </w:r>
            <w:hyperlink w:anchor="_2387a310203ca50689b165f295880b54" w:history="1">
              <w:r>
                <w:rPr>
                  <w:rStyle w:val="Hyperlink"/>
                  <w:rFonts w:cs="Arial"/>
                </w:rPr>
                <w:t>ProfileLock_Status</w:t>
              </w:r>
            </w:hyperlink>
          </w:p>
        </w:tc>
        <w:tc>
          <w:tcPr>
            <w:tcW w:w="7512" w:type="dxa"/>
            <w:noWrap/>
          </w:tcPr>
          <w:p w14:paraId="3124A89C" w14:textId="77777777" w:rsidR="00F81BE7" w:rsidRDefault="00F81BE7" w:rsidP="005E6FE1">
            <w:pPr>
              <w:rPr>
                <w:rFonts w:cs="Arial"/>
              </w:rPr>
            </w:pPr>
            <w:r>
              <w:rPr>
                <w:rFonts w:cs="Arial"/>
              </w:rPr>
              <w:t>Signal Description:</w:t>
            </w:r>
          </w:p>
          <w:p w14:paraId="666541FC" w14:textId="77777777" w:rsidR="00F81BE7" w:rsidRDefault="00F81BE7" w:rsidP="005E6FE1">
            <w:pPr>
              <w:rPr>
                <w:rFonts w:cs="Arial"/>
              </w:rPr>
            </w:pPr>
            <w:r>
              <w:rPr>
                <w:rFonts w:cs="Arial"/>
              </w:rPr>
              <w:t>Internal vehicle status that broadcasts if a profile is authenticated or not. Profile Management Server is the transmitter of the signal and the receiver is the Profile Interface Client.</w:t>
            </w:r>
          </w:p>
          <w:p w14:paraId="55A14E2A" w14:textId="77777777" w:rsidR="00F81BE7" w:rsidRDefault="00F81BE7" w:rsidP="005E6FE1">
            <w:pPr>
              <w:rPr>
                <w:rFonts w:cs="Arial"/>
              </w:rPr>
            </w:pPr>
          </w:p>
          <w:p w14:paraId="2840977F" w14:textId="77777777" w:rsidR="00F81BE7" w:rsidRPr="00275823" w:rsidRDefault="00F81BE7" w:rsidP="005E6FE1">
            <w:pPr>
              <w:rPr>
                <w:rFonts w:cs="Arial"/>
                <w:color w:val="000000"/>
              </w:rPr>
            </w:pPr>
            <w:r>
              <w:rPr>
                <w:rFonts w:cs="Arial"/>
                <w:color w:val="000000"/>
              </w:rPr>
              <w:t>Sent to:</w:t>
            </w:r>
          </w:p>
          <w:p w14:paraId="5100AEBD" w14:textId="77777777" w:rsidR="00F81BE7" w:rsidRPr="0046598F" w:rsidRDefault="00F81BE7" w:rsidP="005E6FE1">
            <w:pPr>
              <w:pStyle w:val="ListParagraph"/>
              <w:numPr>
                <w:ilvl w:val="0"/>
                <w:numId w:val="12"/>
              </w:numPr>
              <w:rPr>
                <w:rFonts w:cs="Arial"/>
                <w:color w:val="000000"/>
              </w:rPr>
            </w:pPr>
            <w:r>
              <w:rPr>
                <w:noProof/>
              </w:rPr>
              <w:drawing>
                <wp:inline distT="0" distB="0" distL="0" distR="0" wp14:anchorId="1D39444E" wp14:editId="38FE16FD">
                  <wp:extent cx="152400" cy="152400"/>
                  <wp:effectExtent l="0" t="0" r="0" b="0"/>
                  <wp:docPr id="392"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baa1d8e6fb031973e8bf622bb601989" w:history="1">
              <w:r>
                <w:rPr>
                  <w:rStyle w:val="Hyperlink"/>
                  <w:rFonts w:cs="Arial"/>
                  <w:color w:val="000000"/>
                </w:rPr>
                <w:t>Restore Profile Settings</w:t>
              </w:r>
            </w:hyperlink>
          </w:p>
          <w:p w14:paraId="223C6D11" w14:textId="77777777" w:rsidR="00F81BE7" w:rsidRPr="0046598F" w:rsidRDefault="00F81BE7" w:rsidP="005E6FE1">
            <w:pPr>
              <w:pStyle w:val="ListParagraph"/>
              <w:numPr>
                <w:ilvl w:val="0"/>
                <w:numId w:val="12"/>
              </w:numPr>
              <w:rPr>
                <w:rFonts w:cs="Arial"/>
                <w:color w:val="000000"/>
              </w:rPr>
            </w:pPr>
            <w:r>
              <w:rPr>
                <w:noProof/>
              </w:rPr>
              <w:drawing>
                <wp:inline distT="0" distB="0" distL="0" distR="0" wp14:anchorId="06C4B9A9" wp14:editId="44134264">
                  <wp:extent cx="152400" cy="152400"/>
                  <wp:effectExtent l="0" t="0" r="0" b="0"/>
                  <wp:docPr id="394"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809aabcd0f92881c80878fad6591dd" w:history="1">
              <w:r>
                <w:rPr>
                  <w:rStyle w:val="Hyperlink"/>
                  <w:rFonts w:cs="Arial"/>
                  <w:color w:val="000000"/>
                </w:rPr>
                <w:t>Receive Changed Profile Setting</w:t>
              </w:r>
            </w:hyperlink>
          </w:p>
        </w:tc>
      </w:tr>
    </w:tbl>
    <w:p w14:paraId="063EB5F6" w14:textId="77777777" w:rsidR="00F81BE7" w:rsidRDefault="00F81BE7" w:rsidP="00F81BE7">
      <w:pPr>
        <w:pStyle w:val="Heading4"/>
        <w:numPr>
          <w:ilvl w:val="3"/>
          <w:numId w:val="4"/>
        </w:numPr>
      </w:pPr>
      <w:r>
        <w:t>Logical</w:t>
      </w:r>
      <w:r w:rsidRPr="00F15706">
        <w:t xml:space="preserve"> Parameters</w:t>
      </w:r>
    </w:p>
    <w:p w14:paraId="2ED754B2" w14:textId="77777777" w:rsidR="00F81BE7" w:rsidRDefault="00F81BE7" w:rsidP="00F81BE7"/>
    <w:p w14:paraId="15D8EF39" w14:textId="77777777" w:rsidR="00F81BE7" w:rsidRDefault="00F81BE7" w:rsidP="00F81BE7">
      <w:r w:rsidRPr="005067FC">
        <w:rPr>
          <w:i/>
          <w:color w:val="A6A6A6" w:themeColor="background1" w:themeShade="A6"/>
        </w:rPr>
        <w:t>Not supported by MagicDraw report generation.</w:t>
      </w:r>
    </w:p>
    <w:p w14:paraId="3E5E1BA3" w14:textId="77777777" w:rsidR="00F81BE7" w:rsidRDefault="00F81BE7" w:rsidP="00F81BE7">
      <w:pPr>
        <w:pStyle w:val="Heading3"/>
        <w:numPr>
          <w:ilvl w:val="2"/>
          <w:numId w:val="4"/>
        </w:numPr>
      </w:pPr>
      <w:r>
        <w:t>Function Modeling</w:t>
      </w:r>
    </w:p>
    <w:p w14:paraId="3B5707B5" w14:textId="77777777" w:rsidR="00F81BE7" w:rsidRPr="00C75AE5" w:rsidRDefault="00F81BE7" w:rsidP="00F81BE7"/>
    <w:p w14:paraId="14CF717D" w14:textId="77777777" w:rsidR="00F81BE7" w:rsidRDefault="00F81BE7" w:rsidP="00F81BE7">
      <w:pPr>
        <w:pStyle w:val="Heading4"/>
        <w:numPr>
          <w:ilvl w:val="3"/>
          <w:numId w:val="4"/>
        </w:numPr>
      </w:pPr>
      <w:r>
        <w:t>Use Cases</w:t>
      </w:r>
    </w:p>
    <w:p w14:paraId="75418DDE" w14:textId="77777777" w:rsidR="00F81BE7" w:rsidRDefault="00F81BE7" w:rsidP="00F81BE7"/>
    <w:p w14:paraId="6EEC6619"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7E15AF03" w14:textId="77777777" w:rsidR="00F81BE7" w:rsidRDefault="00F81BE7" w:rsidP="00F81BE7">
      <w:pPr>
        <w:pStyle w:val="Heading4"/>
        <w:numPr>
          <w:ilvl w:val="3"/>
          <w:numId w:val="4"/>
        </w:numPr>
      </w:pPr>
      <w:r>
        <w:t>State Charts / Activity Diagrams / Sequence Diagrams / Decision Tables</w:t>
      </w:r>
    </w:p>
    <w:p w14:paraId="20E7EF84" w14:textId="77777777" w:rsidR="00F81BE7" w:rsidRDefault="00F81BE7" w:rsidP="00F81BE7"/>
    <w:p w14:paraId="7CDC644E"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2E00FDDF" w14:textId="77777777" w:rsidR="00F81BE7" w:rsidRDefault="00F81BE7" w:rsidP="00F81BE7">
      <w:pPr>
        <w:pStyle w:val="Heading3"/>
        <w:numPr>
          <w:ilvl w:val="2"/>
          <w:numId w:val="4"/>
        </w:numPr>
      </w:pPr>
      <w:r>
        <w:lastRenderedPageBreak/>
        <w:t>Function Requirements</w:t>
      </w:r>
    </w:p>
    <w:p w14:paraId="77181F76" w14:textId="77777777" w:rsidR="00F81BE7" w:rsidRDefault="00F81BE7" w:rsidP="00F81BE7">
      <w:pPr>
        <w:pStyle w:val="Heading4"/>
        <w:numPr>
          <w:ilvl w:val="3"/>
          <w:numId w:val="4"/>
        </w:numPr>
      </w:pPr>
      <w:r>
        <w:t>Functional Requirements</w:t>
      </w:r>
    </w:p>
    <w:p w14:paraId="737BEEB2" w14:textId="77777777" w:rsidR="00F81BE7" w:rsidRDefault="00F81BE7" w:rsidP="00F81BE7">
      <w:pPr>
        <w:pStyle w:val="Heading5"/>
        <w:numPr>
          <w:ilvl w:val="4"/>
          <w:numId w:val="4"/>
        </w:numPr>
      </w:pPr>
      <w:r>
        <w:t>Normal Operation</w:t>
      </w:r>
    </w:p>
    <w:p w14:paraId="7481142D" w14:textId="77777777" w:rsidR="00F81BE7" w:rsidRDefault="00F81BE7" w:rsidP="00F81BE7"/>
    <w:p w14:paraId="16F009BF" w14:textId="77777777" w:rsidR="00F81BE7" w:rsidRPr="0017445F" w:rsidRDefault="00F81BE7" w:rsidP="00F81BE7">
      <w:pPr>
        <w:pStyle w:val="RERequirement"/>
        <w:shd w:val="clear" w:color="auto" w:fill="F2F2F2" w:themeFill="background1" w:themeFillShade="F2"/>
      </w:pPr>
      <w:bookmarkStart w:id="1805" w:name="_8e9dbde6d9bb311185829ccb97304885"/>
      <w:r>
        <w:t>REQ-460549/A</w:t>
      </w:r>
      <w:bookmarkEnd w:id="1805"/>
      <w:r>
        <w:t xml:space="preserve"> Selecting the Profile Lock Method</w:t>
      </w:r>
    </w:p>
    <w:p w14:paraId="11B2A08F" w14:textId="77777777" w:rsidR="00F81BE7" w:rsidRDefault="00F81BE7" w:rsidP="00F81BE7">
      <w:pPr>
        <w:rPr>
          <w:rFonts w:cs="Arial"/>
        </w:rPr>
      </w:pPr>
      <w:r>
        <w:rPr>
          <w:rFonts w:cs="Arial"/>
        </w:rPr>
        <w:t>The Profile Interface Client shall allow the user to select from the list of available primary authentication methods which one they would like to use.</w:t>
      </w:r>
    </w:p>
    <w:p w14:paraId="0CC63BF5"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3B0A3270"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F6EDB6"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REQ-460549/A</w:t>
            </w:r>
          </w:p>
        </w:tc>
      </w:tr>
      <w:tr w:rsidR="00F81BE7" w:rsidRPr="00FD127C" w14:paraId="48DF7EB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DCBEE"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529C1" w14:textId="77777777" w:rsidR="00F81BE7" w:rsidRDefault="00F81BE7" w:rsidP="005E6FE1"/>
        </w:tc>
      </w:tr>
      <w:tr w:rsidR="00F81BE7" w:rsidRPr="00FD127C" w14:paraId="3D555AB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0E309D"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BDEF6" w14:textId="77777777" w:rsidR="00F81BE7" w:rsidRDefault="00F81BE7" w:rsidP="005E6FE1"/>
        </w:tc>
      </w:tr>
      <w:tr w:rsidR="00F81BE7" w:rsidRPr="00FD127C" w14:paraId="1B821EF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6B032"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23618" w14:textId="77777777" w:rsidR="00F81BE7" w:rsidRDefault="00F81BE7" w:rsidP="005E6FE1"/>
        </w:tc>
      </w:tr>
      <w:tr w:rsidR="00F81BE7" w:rsidRPr="00FD127C" w14:paraId="35D27B6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E9F6CA"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AD8B2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06D53"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2EE34B" w14:textId="77777777" w:rsidR="00F81BE7" w:rsidRDefault="00F81BE7" w:rsidP="005E6FE1"/>
        </w:tc>
      </w:tr>
      <w:tr w:rsidR="00F81BE7" w:rsidRPr="00FD127C" w14:paraId="0F1E93A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5F3DD"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95B5F"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332F8A"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B3ADC8" w14:textId="77777777" w:rsidR="00F81BE7" w:rsidRDefault="00F81BE7" w:rsidP="005E6FE1"/>
        </w:tc>
      </w:tr>
      <w:tr w:rsidR="00F81BE7" w:rsidRPr="00FD127C" w14:paraId="6767A246"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3E1F0"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CF6D5B"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32C9A"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2E30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FCE155"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5D4687" w14:textId="77777777" w:rsidR="00F81BE7" w:rsidRDefault="00F81BE7" w:rsidP="005E6FE1"/>
        </w:tc>
      </w:tr>
      <w:tr w:rsidR="00F81BE7" w:rsidRPr="00FD127C" w14:paraId="0E98374C"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C953BD" w14:textId="77777777" w:rsidR="00F81BE7" w:rsidRPr="00FD127C" w:rsidRDefault="00AB7756" w:rsidP="005E6FE1">
            <w:pPr>
              <w:rPr>
                <w:rFonts w:cs="Arial"/>
                <w:bCs/>
                <w:color w:val="808080" w:themeColor="background1" w:themeShade="80"/>
                <w:sz w:val="16"/>
                <w:szCs w:val="14"/>
              </w:rPr>
            </w:pPr>
            <w:hyperlink r:id="rId118"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9E3A3F"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2D72C0"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08E28B8" w14:textId="77777777" w:rsidR="00F81BE7" w:rsidRDefault="00F81BE7" w:rsidP="00F81BE7"/>
    <w:p w14:paraId="68BCC09B" w14:textId="77777777" w:rsidR="00F81BE7" w:rsidRPr="0017445F" w:rsidRDefault="00F81BE7" w:rsidP="00F81BE7">
      <w:pPr>
        <w:pStyle w:val="RERequirement"/>
        <w:shd w:val="clear" w:color="auto" w:fill="F2F2F2" w:themeFill="background1" w:themeFillShade="F2"/>
      </w:pPr>
      <w:bookmarkStart w:id="1806" w:name="_d50928de56d271ed84646d6b7351cdd0"/>
      <w:r>
        <w:t>REQ-460551/A</w:t>
      </w:r>
      <w:bookmarkEnd w:id="1806"/>
      <w:r>
        <w:t xml:space="preserve"> Sending ProfileLock_Status after completing setup</w:t>
      </w:r>
    </w:p>
    <w:p w14:paraId="2C35E921" w14:textId="77777777" w:rsidR="00F81BE7" w:rsidRDefault="00F81BE7" w:rsidP="00F81BE7">
      <w:pPr>
        <w:rPr>
          <w:rFonts w:cs="Arial"/>
        </w:rPr>
      </w:pPr>
      <w:r>
        <w:rPr>
          <w:rFonts w:cs="Arial"/>
        </w:rPr>
        <w:t>After a user completes the process of setting up a primary authentication method, the Profile Interface Client shall send ProfileLock_Status = Enabled_Unlocked to the Profile Management Server.</w:t>
      </w:r>
    </w:p>
    <w:p w14:paraId="2B3D6EBB"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67D71263"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CDCA4E"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REQ-460551/A</w:t>
            </w:r>
          </w:p>
        </w:tc>
      </w:tr>
      <w:tr w:rsidR="00F81BE7" w:rsidRPr="00FD127C" w14:paraId="0B4831C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E94A23"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CE0950" w14:textId="77777777" w:rsidR="00F81BE7" w:rsidRDefault="00F81BE7" w:rsidP="005E6FE1"/>
        </w:tc>
      </w:tr>
      <w:tr w:rsidR="00F81BE7" w:rsidRPr="00FD127C" w14:paraId="7AD2BA6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AA98D3"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5C852" w14:textId="77777777" w:rsidR="00F81BE7" w:rsidRDefault="00F81BE7" w:rsidP="005E6FE1"/>
        </w:tc>
      </w:tr>
      <w:tr w:rsidR="00F81BE7" w:rsidRPr="00FD127C" w14:paraId="5683EF1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458EE9"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88286E" w14:textId="77777777" w:rsidR="00F81BE7" w:rsidRDefault="00F81BE7" w:rsidP="005E6FE1"/>
        </w:tc>
      </w:tr>
      <w:tr w:rsidR="00F81BE7" w:rsidRPr="00FD127C" w14:paraId="650FEEA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8E0BD"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264C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F160B7"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182353" w14:textId="77777777" w:rsidR="00F81BE7" w:rsidRDefault="00F81BE7" w:rsidP="005E6FE1"/>
        </w:tc>
      </w:tr>
      <w:tr w:rsidR="00F81BE7" w:rsidRPr="00FD127C" w14:paraId="0EAD601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42A1A2"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3F831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94EEE2"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9D32AA" w14:textId="77777777" w:rsidR="00F81BE7" w:rsidRDefault="00F81BE7" w:rsidP="005E6FE1"/>
        </w:tc>
      </w:tr>
      <w:tr w:rsidR="00F81BE7" w:rsidRPr="00FD127C" w14:paraId="65E62EA8"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B9B36"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8E2614"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57C7B3"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94F060"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D65E41"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EAB31D" w14:textId="77777777" w:rsidR="00F81BE7" w:rsidRDefault="00F81BE7" w:rsidP="005E6FE1"/>
        </w:tc>
      </w:tr>
      <w:tr w:rsidR="00F81BE7" w:rsidRPr="00FD127C" w14:paraId="1A86784F"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98DC0A" w14:textId="77777777" w:rsidR="00F81BE7" w:rsidRPr="00FD127C" w:rsidRDefault="00AB7756" w:rsidP="005E6FE1">
            <w:pPr>
              <w:rPr>
                <w:rFonts w:cs="Arial"/>
                <w:bCs/>
                <w:color w:val="808080" w:themeColor="background1" w:themeShade="80"/>
                <w:sz w:val="16"/>
                <w:szCs w:val="14"/>
              </w:rPr>
            </w:pPr>
            <w:hyperlink r:id="rId119"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3E52E2"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FE8D7B"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C23342" w14:textId="77777777" w:rsidR="00F81BE7" w:rsidRDefault="00F81BE7" w:rsidP="00F81BE7"/>
    <w:p w14:paraId="3C354C89" w14:textId="77777777" w:rsidR="00F81BE7" w:rsidRPr="0017445F" w:rsidRDefault="00F81BE7" w:rsidP="00F81BE7">
      <w:pPr>
        <w:pStyle w:val="RERequirement"/>
        <w:shd w:val="clear" w:color="auto" w:fill="F2F2F2" w:themeFill="background1" w:themeFillShade="F2"/>
      </w:pPr>
      <w:bookmarkStart w:id="1807" w:name="_a72e262cbc1d617cf345c92748d88480"/>
      <w:r>
        <w:t>REQ-460552/A</w:t>
      </w:r>
      <w:bookmarkEnd w:id="1807"/>
      <w:r>
        <w:t xml:space="preserve"> Broadcasting the Profile Lock Status</w:t>
      </w:r>
    </w:p>
    <w:p w14:paraId="63C5EA46" w14:textId="77777777" w:rsidR="00F81BE7" w:rsidRDefault="00F81BE7" w:rsidP="00F81BE7">
      <w:pPr>
        <w:rPr>
          <w:rFonts w:cs="Arial"/>
        </w:rPr>
      </w:pPr>
      <w:r>
        <w:rPr>
          <w:rFonts w:cs="Arial"/>
        </w:rPr>
        <w:t>The Profile Interface Client shall broadcast the Profile Lock status for each Portable Profile via ProfileLock_Status. The status shall be populated as such:</w:t>
      </w:r>
    </w:p>
    <w:p w14:paraId="3AB97CB6" w14:textId="77777777" w:rsidR="00F81BE7" w:rsidRDefault="00F81BE7" w:rsidP="00F81BE7">
      <w:pPr>
        <w:rPr>
          <w:rFonts w:cs="Arial"/>
        </w:rPr>
      </w:pPr>
      <w:r>
        <w:rPr>
          <w:rFonts w:cs="Arial"/>
        </w:rPr>
        <w:t>- Disabled = If Profile Lock has not been enabled for the profile</w:t>
      </w:r>
    </w:p>
    <w:p w14:paraId="78F22090" w14:textId="77777777" w:rsidR="00F81BE7" w:rsidRDefault="00F81BE7" w:rsidP="00F81BE7">
      <w:pPr>
        <w:rPr>
          <w:rFonts w:cs="Arial"/>
        </w:rPr>
      </w:pPr>
      <w:r>
        <w:rPr>
          <w:rFonts w:cs="Arial"/>
        </w:rPr>
        <w:t>- Enabled_Locked = If Profile Lock has been enabled for the profile, and is locked</w:t>
      </w:r>
    </w:p>
    <w:p w14:paraId="7BD83B54" w14:textId="77777777" w:rsidR="00F81BE7" w:rsidRDefault="00F81BE7" w:rsidP="00F81BE7">
      <w:pPr>
        <w:rPr>
          <w:rFonts w:cs="Arial"/>
        </w:rPr>
      </w:pPr>
      <w:r>
        <w:rPr>
          <w:rFonts w:cs="Arial"/>
        </w:rPr>
        <w:t>- Enabled_Unlocked = If Profile Lock has been enabled for the profile, and is unlocked</w:t>
      </w:r>
    </w:p>
    <w:p w14:paraId="31691202"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2BE99849"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E4A062"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REQ-460552/A</w:t>
            </w:r>
          </w:p>
        </w:tc>
      </w:tr>
      <w:tr w:rsidR="00F81BE7" w:rsidRPr="00FD127C" w14:paraId="3EFD146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83E357"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54AA2" w14:textId="77777777" w:rsidR="00F81BE7" w:rsidRDefault="00F81BE7" w:rsidP="005E6FE1"/>
        </w:tc>
      </w:tr>
      <w:tr w:rsidR="00F81BE7" w:rsidRPr="00FD127C" w14:paraId="497580E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037375"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70F50B" w14:textId="77777777" w:rsidR="00F81BE7" w:rsidRDefault="00F81BE7" w:rsidP="005E6FE1"/>
        </w:tc>
      </w:tr>
      <w:tr w:rsidR="00F81BE7" w:rsidRPr="00FD127C" w14:paraId="4DCE3FF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F4349"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51CC9" w14:textId="77777777" w:rsidR="00F81BE7" w:rsidRDefault="00F81BE7" w:rsidP="005E6FE1"/>
        </w:tc>
      </w:tr>
      <w:tr w:rsidR="00F81BE7" w:rsidRPr="00FD127C" w14:paraId="1909182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796ED9"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E85E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83A731"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B1C617" w14:textId="77777777" w:rsidR="00F81BE7" w:rsidRDefault="00F81BE7" w:rsidP="005E6FE1"/>
        </w:tc>
      </w:tr>
      <w:tr w:rsidR="00F81BE7" w:rsidRPr="00FD127C" w14:paraId="2C44E5D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F15C8E"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785DC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B23284"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48FDFF" w14:textId="77777777" w:rsidR="00F81BE7" w:rsidRDefault="00F81BE7" w:rsidP="005E6FE1"/>
        </w:tc>
      </w:tr>
      <w:tr w:rsidR="00F81BE7" w:rsidRPr="00FD127C" w14:paraId="398A50A3"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3270E0"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212050"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E155DD"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7A6A0"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B00976"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67DCB1" w14:textId="77777777" w:rsidR="00F81BE7" w:rsidRDefault="00F81BE7" w:rsidP="005E6FE1"/>
        </w:tc>
      </w:tr>
      <w:tr w:rsidR="00F81BE7" w:rsidRPr="00FD127C" w14:paraId="43116E3A"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444AFE" w14:textId="77777777" w:rsidR="00F81BE7" w:rsidRPr="00FD127C" w:rsidRDefault="00AB7756" w:rsidP="005E6FE1">
            <w:pPr>
              <w:rPr>
                <w:rFonts w:cs="Arial"/>
                <w:bCs/>
                <w:color w:val="808080" w:themeColor="background1" w:themeShade="80"/>
                <w:sz w:val="16"/>
                <w:szCs w:val="14"/>
              </w:rPr>
            </w:pPr>
            <w:hyperlink r:id="rId120"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FDBA93"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EBA478"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BE90B9" w14:textId="77777777" w:rsidR="00F81BE7" w:rsidRDefault="00F81BE7" w:rsidP="00F81BE7"/>
    <w:p w14:paraId="3FC2C107" w14:textId="77777777" w:rsidR="00F81BE7" w:rsidRDefault="00F81BE7" w:rsidP="00F81BE7">
      <w:pPr>
        <w:pStyle w:val="Heading5"/>
        <w:numPr>
          <w:ilvl w:val="4"/>
          <w:numId w:val="4"/>
        </w:numPr>
      </w:pPr>
      <w:r>
        <w:t>Error Handling</w:t>
      </w:r>
    </w:p>
    <w:p w14:paraId="2D740FBF" w14:textId="77777777" w:rsidR="00F81BE7" w:rsidRDefault="00F81BE7" w:rsidP="00F81BE7"/>
    <w:p w14:paraId="588CE2EF" w14:textId="77777777" w:rsidR="00F81BE7" w:rsidRPr="0017445F" w:rsidRDefault="00F81BE7" w:rsidP="00F81BE7">
      <w:pPr>
        <w:pStyle w:val="RERequirement"/>
        <w:shd w:val="clear" w:color="auto" w:fill="F2F2F2" w:themeFill="background1" w:themeFillShade="F2"/>
      </w:pPr>
      <w:bookmarkStart w:id="1808" w:name="_ec634062443c2fa9c5fdebd9e2bd4fbf"/>
      <w:r>
        <w:t>REQ-460553/A</w:t>
      </w:r>
      <w:bookmarkEnd w:id="1808"/>
      <w:r>
        <w:t xml:space="preserve"> Profile Lock retry strategy</w:t>
      </w:r>
    </w:p>
    <w:p w14:paraId="2FEACEC8" w14:textId="77777777" w:rsidR="00F81BE7" w:rsidRDefault="00F81BE7" w:rsidP="00F81BE7">
      <w:pPr>
        <w:rPr>
          <w:rFonts w:cs="Arial"/>
        </w:rPr>
      </w:pPr>
      <w:r>
        <w:rPr>
          <w:rFonts w:cs="Arial"/>
        </w:rPr>
        <w:t xml:space="preserve">The Profile Interface Client shall allow the user to attempt to unlock their Profile Lock a maximum of 5 times before locking out the user of more attempts for a defined period of time. </w:t>
      </w:r>
    </w:p>
    <w:p w14:paraId="5E0B8DF8"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7CC42E4A"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524F96"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Requirement ID: REQ-460553/A</w:t>
            </w:r>
          </w:p>
        </w:tc>
      </w:tr>
      <w:tr w:rsidR="00F81BE7" w:rsidRPr="00FD127C" w14:paraId="1416FB7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30D661"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D06B4" w14:textId="77777777" w:rsidR="00F81BE7" w:rsidRDefault="00F81BE7" w:rsidP="005E6FE1"/>
        </w:tc>
      </w:tr>
      <w:tr w:rsidR="00F81BE7" w:rsidRPr="00FD127C" w14:paraId="7D433A2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B9B010"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A4399D" w14:textId="77777777" w:rsidR="00F81BE7" w:rsidRDefault="00F81BE7" w:rsidP="005E6FE1"/>
        </w:tc>
      </w:tr>
      <w:tr w:rsidR="00F81BE7" w:rsidRPr="00FD127C" w14:paraId="63C494E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A4588"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EA2CC6" w14:textId="77777777" w:rsidR="00F81BE7" w:rsidRDefault="00F81BE7" w:rsidP="005E6FE1"/>
        </w:tc>
      </w:tr>
      <w:tr w:rsidR="00F81BE7" w:rsidRPr="00FD127C" w14:paraId="6057698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03344"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B5BA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89027"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4F0A9F" w14:textId="77777777" w:rsidR="00F81BE7" w:rsidRDefault="00F81BE7" w:rsidP="005E6FE1"/>
        </w:tc>
      </w:tr>
      <w:tr w:rsidR="00F81BE7" w:rsidRPr="00FD127C" w14:paraId="3B882C3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782BE0"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37DCF5"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247FC4"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46571A" w14:textId="77777777" w:rsidR="00F81BE7" w:rsidRDefault="00F81BE7" w:rsidP="005E6FE1"/>
        </w:tc>
      </w:tr>
      <w:tr w:rsidR="00F81BE7" w:rsidRPr="00FD127C" w14:paraId="3CA51327"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4A3B9"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D9F26F"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365A79"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9BF1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653F0E"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30EA9B" w14:textId="77777777" w:rsidR="00F81BE7" w:rsidRDefault="00F81BE7" w:rsidP="005E6FE1"/>
        </w:tc>
      </w:tr>
      <w:tr w:rsidR="00F81BE7" w:rsidRPr="00FD127C" w14:paraId="6DA306F5"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DC86A7" w14:textId="77777777" w:rsidR="00F81BE7" w:rsidRPr="00FD127C" w:rsidRDefault="00AB7756" w:rsidP="005E6FE1">
            <w:pPr>
              <w:rPr>
                <w:rFonts w:cs="Arial"/>
                <w:bCs/>
                <w:color w:val="808080" w:themeColor="background1" w:themeShade="80"/>
                <w:sz w:val="16"/>
                <w:szCs w:val="14"/>
              </w:rPr>
            </w:pPr>
            <w:hyperlink r:id="rId121"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267315"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19D23C"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24EE9EE" w14:textId="77777777" w:rsidR="00F81BE7" w:rsidRDefault="00F81BE7" w:rsidP="00F81BE7"/>
    <w:p w14:paraId="48710BEE" w14:textId="77777777" w:rsidR="00F81BE7" w:rsidRDefault="00F81BE7" w:rsidP="00F81BE7">
      <w:pPr>
        <w:pStyle w:val="Heading4"/>
        <w:numPr>
          <w:ilvl w:val="3"/>
          <w:numId w:val="4"/>
        </w:numPr>
      </w:pPr>
      <w:r>
        <w:t>Non-Functional Requirements</w:t>
      </w:r>
    </w:p>
    <w:p w14:paraId="33E37357" w14:textId="77777777" w:rsidR="00F81BE7" w:rsidRDefault="00F81BE7" w:rsidP="00F81BE7"/>
    <w:p w14:paraId="37CCAE31" w14:textId="77777777" w:rsidR="00F81BE7" w:rsidRDefault="00F81BE7" w:rsidP="00F81BE7">
      <w:pPr>
        <w:rPr>
          <w:color w:val="A6A6A6" w:themeColor="background1" w:themeShade="A6"/>
        </w:rPr>
      </w:pPr>
      <w:r>
        <w:rPr>
          <w:color w:val="A6A6A6" w:themeColor="background1" w:themeShade="A6"/>
        </w:rPr>
        <w:t>No Non-Functional Requirements specified.</w:t>
      </w:r>
    </w:p>
    <w:p w14:paraId="4243629F" w14:textId="77777777" w:rsidR="00F81BE7" w:rsidRDefault="00F81BE7" w:rsidP="00F81BE7">
      <w:pPr>
        <w:pStyle w:val="Heading4"/>
        <w:numPr>
          <w:ilvl w:val="3"/>
          <w:numId w:val="4"/>
        </w:numPr>
      </w:pPr>
      <w:r>
        <w:t>Functional Safety Requirements</w:t>
      </w:r>
    </w:p>
    <w:p w14:paraId="2E2B38EB" w14:textId="77777777" w:rsidR="00F81BE7" w:rsidRDefault="00F81BE7" w:rsidP="00F81BE7">
      <w:pPr>
        <w:rPr>
          <w:highlight w:val="yellow"/>
        </w:rPr>
      </w:pPr>
    </w:p>
    <w:p w14:paraId="4B3349F7"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09A96439" w14:textId="77777777" w:rsidR="00F81BE7" w:rsidRDefault="00F81BE7" w:rsidP="00F81BE7">
      <w:pPr>
        <w:pStyle w:val="Heading5"/>
        <w:numPr>
          <w:ilvl w:val="4"/>
          <w:numId w:val="4"/>
        </w:numPr>
      </w:pPr>
      <w:r>
        <w:t>ASIL Decomposition of Functional Safety Requirements</w:t>
      </w:r>
    </w:p>
    <w:p w14:paraId="427689DE" w14:textId="77777777" w:rsidR="00F81BE7" w:rsidRDefault="00F81BE7" w:rsidP="00F81BE7">
      <w:pPr>
        <w:pStyle w:val="NoSpacing"/>
      </w:pPr>
    </w:p>
    <w:p w14:paraId="5893D51A" w14:textId="77777777" w:rsidR="00F81BE7" w:rsidRDefault="00F81BE7" w:rsidP="00F81BE7">
      <w:pPr>
        <w:pStyle w:val="NoSpacing"/>
      </w:pPr>
    </w:p>
    <w:p w14:paraId="3A631CEA"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07590804" w14:textId="77777777" w:rsidR="00F81BE7" w:rsidRDefault="00F81BE7" w:rsidP="00F81BE7">
      <w:pPr>
        <w:pStyle w:val="Heading4"/>
        <w:numPr>
          <w:ilvl w:val="3"/>
          <w:numId w:val="4"/>
        </w:numPr>
      </w:pPr>
      <w:r>
        <w:t>Other Requirements</w:t>
      </w:r>
    </w:p>
    <w:p w14:paraId="7D952E1B" w14:textId="77777777" w:rsidR="00F81BE7" w:rsidRDefault="00F81BE7" w:rsidP="00F81BE7">
      <w:pPr>
        <w:pStyle w:val="Heading5"/>
        <w:numPr>
          <w:ilvl w:val="4"/>
          <w:numId w:val="4"/>
        </w:numPr>
      </w:pPr>
      <w:r>
        <w:t>Design Requirements</w:t>
      </w:r>
    </w:p>
    <w:p w14:paraId="5F16CBE6" w14:textId="77777777" w:rsidR="00F81BE7" w:rsidRDefault="00F81BE7" w:rsidP="00F81BE7"/>
    <w:p w14:paraId="08992DC5" w14:textId="77777777" w:rsidR="00F81BE7" w:rsidRDefault="00F81BE7" w:rsidP="00F81BE7">
      <w:pPr>
        <w:rPr>
          <w:color w:val="A6A6A6" w:themeColor="background1" w:themeShade="A6"/>
        </w:rPr>
      </w:pPr>
      <w:r>
        <w:rPr>
          <w:color w:val="A6A6A6" w:themeColor="background1" w:themeShade="A6"/>
        </w:rPr>
        <w:t>No Design Requirements specified.</w:t>
      </w:r>
    </w:p>
    <w:p w14:paraId="777D91AA" w14:textId="77777777" w:rsidR="00F81BE7" w:rsidRDefault="00F81BE7" w:rsidP="00F81BE7">
      <w:pPr>
        <w:pStyle w:val="Heading4"/>
        <w:numPr>
          <w:ilvl w:val="3"/>
          <w:numId w:val="4"/>
        </w:numPr>
      </w:pPr>
      <w:r>
        <w:t>Uncategorized Requirements</w:t>
      </w:r>
    </w:p>
    <w:p w14:paraId="274A2251" w14:textId="77777777" w:rsidR="00F81BE7" w:rsidRDefault="00F81BE7" w:rsidP="00F81BE7"/>
    <w:p w14:paraId="62134521" w14:textId="77777777" w:rsidR="00F81BE7" w:rsidRPr="0017445F" w:rsidRDefault="00F81BE7" w:rsidP="00F81BE7">
      <w:pPr>
        <w:pStyle w:val="RERequirement"/>
        <w:shd w:val="clear" w:color="auto" w:fill="F2F2F2" w:themeFill="background1" w:themeFillShade="F2"/>
      </w:pPr>
      <w:bookmarkStart w:id="1809" w:name="_03cd98964d98a5a6912dc5c2c72c3433"/>
      <w:r>
        <w:t>REQ-460548/A</w:t>
      </w:r>
      <w:bookmarkEnd w:id="1809"/>
      <w:r>
        <w:t xml:space="preserve"> Option to enable/disable Profile Lock</w:t>
      </w:r>
    </w:p>
    <w:p w14:paraId="184FFCAD" w14:textId="77777777" w:rsidR="00F81BE7" w:rsidRDefault="00F81BE7" w:rsidP="00F81BE7">
      <w:pPr>
        <w:rPr>
          <w:rFonts w:cs="Arial"/>
        </w:rPr>
      </w:pPr>
      <w:r>
        <w:rPr>
          <w:rFonts w:cs="Arial"/>
        </w:rPr>
        <w:t>The Profile Interface Client shall provide the option for the user to enable or disable Authentication for their profile.</w:t>
      </w:r>
    </w:p>
    <w:p w14:paraId="4F9D2BB9"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20AF51EB"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A33EDC"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REQ-460548/A</w:t>
            </w:r>
          </w:p>
        </w:tc>
      </w:tr>
      <w:tr w:rsidR="00F81BE7" w:rsidRPr="00FD127C" w14:paraId="6EA2DA9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E66F9A"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42882" w14:textId="77777777" w:rsidR="00F81BE7" w:rsidRDefault="00F81BE7" w:rsidP="005E6FE1"/>
        </w:tc>
      </w:tr>
      <w:tr w:rsidR="00F81BE7" w:rsidRPr="00FD127C" w14:paraId="6F7A4C5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A8D69D"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E4218" w14:textId="77777777" w:rsidR="00F81BE7" w:rsidRDefault="00F81BE7" w:rsidP="005E6FE1"/>
        </w:tc>
      </w:tr>
      <w:tr w:rsidR="00F81BE7" w:rsidRPr="00FD127C" w14:paraId="4E37425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F733C"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848D8D" w14:textId="77777777" w:rsidR="00F81BE7" w:rsidRDefault="00F81BE7" w:rsidP="005E6FE1"/>
        </w:tc>
      </w:tr>
      <w:tr w:rsidR="00F81BE7" w:rsidRPr="00FD127C" w14:paraId="47E1B2D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A22C9"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153E8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0D96A5"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58EF51" w14:textId="77777777" w:rsidR="00F81BE7" w:rsidRDefault="00F81BE7" w:rsidP="005E6FE1"/>
        </w:tc>
      </w:tr>
      <w:tr w:rsidR="00F81BE7" w:rsidRPr="00FD127C" w14:paraId="6B96FDE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5E533"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86B73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304D3D"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01234" w14:textId="77777777" w:rsidR="00F81BE7" w:rsidRDefault="00F81BE7" w:rsidP="005E6FE1"/>
        </w:tc>
      </w:tr>
      <w:tr w:rsidR="00F81BE7" w:rsidRPr="00FD127C" w14:paraId="78695496"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661EE"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379C23"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DB8CA"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7019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E3C59B"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20B269" w14:textId="77777777" w:rsidR="00F81BE7" w:rsidRDefault="00F81BE7" w:rsidP="005E6FE1"/>
        </w:tc>
      </w:tr>
      <w:tr w:rsidR="00F81BE7" w:rsidRPr="00FD127C" w14:paraId="719093AA"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DEF4A7" w14:textId="77777777" w:rsidR="00F81BE7" w:rsidRPr="00FD127C" w:rsidRDefault="00AB7756" w:rsidP="005E6FE1">
            <w:pPr>
              <w:rPr>
                <w:rFonts w:cs="Arial"/>
                <w:bCs/>
                <w:color w:val="808080" w:themeColor="background1" w:themeShade="80"/>
                <w:sz w:val="16"/>
                <w:szCs w:val="14"/>
              </w:rPr>
            </w:pPr>
            <w:hyperlink r:id="rId122"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5C95BE"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E9633C"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7DDAAB" w14:textId="77777777" w:rsidR="00F81BE7" w:rsidRDefault="00F81BE7" w:rsidP="00F81BE7"/>
    <w:p w14:paraId="413AB0E8" w14:textId="77777777" w:rsidR="00F81BE7" w:rsidRPr="0017445F" w:rsidRDefault="00F81BE7" w:rsidP="00F81BE7">
      <w:pPr>
        <w:pStyle w:val="RERequirement"/>
        <w:shd w:val="clear" w:color="auto" w:fill="F2F2F2" w:themeFill="background1" w:themeFillShade="F2"/>
      </w:pPr>
      <w:bookmarkStart w:id="1810" w:name="_a36c9f98f4499fc1cd66a0830cea4eb1"/>
      <w:r>
        <w:t>REQ-460550/A</w:t>
      </w:r>
      <w:bookmarkEnd w:id="1810"/>
      <w:r>
        <w:t xml:space="preserve"> Content of Profile Lock Setup Screen</w:t>
      </w:r>
    </w:p>
    <w:p w14:paraId="03A18582" w14:textId="77777777" w:rsidR="00F81BE7" w:rsidRDefault="00F81BE7" w:rsidP="00F81BE7">
      <w:pPr>
        <w:rPr>
          <w:rFonts w:cs="Arial"/>
        </w:rPr>
      </w:pPr>
      <w:r>
        <w:rPr>
          <w:rFonts w:cs="Arial"/>
        </w:rPr>
        <w:t>When the Profile Interface Client is displaying the Setup Primary Authentication screen, the Profile Interface Client shall provide the following elements:</w:t>
      </w:r>
    </w:p>
    <w:p w14:paraId="668B7BCE" w14:textId="77777777" w:rsidR="00F81BE7" w:rsidRDefault="00F81BE7" w:rsidP="00F81BE7">
      <w:pPr>
        <w:rPr>
          <w:rFonts w:cs="Arial"/>
        </w:rPr>
      </w:pPr>
      <w:r>
        <w:rPr>
          <w:rFonts w:cs="Arial"/>
        </w:rPr>
        <w:t>- each possible primary authentication option</w:t>
      </w:r>
    </w:p>
    <w:p w14:paraId="101974CA" w14:textId="77777777" w:rsidR="00F81BE7" w:rsidRDefault="00F81BE7" w:rsidP="00F81BE7">
      <w:pPr>
        <w:rPr>
          <w:rFonts w:cs="Arial"/>
        </w:rPr>
      </w:pPr>
      <w:r>
        <w:rPr>
          <w:rFonts w:cs="Arial"/>
        </w:rPr>
        <w:t>- option to skip primary authentication</w:t>
      </w:r>
    </w:p>
    <w:p w14:paraId="3BA232E3"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506D3D76"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870F92"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REQ-460550/A</w:t>
            </w:r>
          </w:p>
        </w:tc>
      </w:tr>
      <w:tr w:rsidR="00F81BE7" w:rsidRPr="00FD127C" w14:paraId="3E9B132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DBC784"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1B8CB" w14:textId="77777777" w:rsidR="00F81BE7" w:rsidRDefault="00F81BE7" w:rsidP="005E6FE1"/>
        </w:tc>
      </w:tr>
      <w:tr w:rsidR="00F81BE7" w:rsidRPr="00FD127C" w14:paraId="5E84735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3B4724"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2506D9" w14:textId="77777777" w:rsidR="00F81BE7" w:rsidRDefault="00F81BE7" w:rsidP="005E6FE1"/>
        </w:tc>
      </w:tr>
      <w:tr w:rsidR="00F81BE7" w:rsidRPr="00FD127C" w14:paraId="63AC766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49DFDF"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1E2CE1" w14:textId="77777777" w:rsidR="00F81BE7" w:rsidRDefault="00F81BE7" w:rsidP="005E6FE1"/>
        </w:tc>
      </w:tr>
      <w:tr w:rsidR="00F81BE7" w:rsidRPr="00FD127C" w14:paraId="473CF4E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80066"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429D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06D0D6"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867B82" w14:textId="77777777" w:rsidR="00F81BE7" w:rsidRDefault="00F81BE7" w:rsidP="005E6FE1"/>
        </w:tc>
      </w:tr>
      <w:tr w:rsidR="00F81BE7" w:rsidRPr="00FD127C" w14:paraId="13B269B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D2BFA"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DCBD4F"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574EF8"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7D870A" w14:textId="77777777" w:rsidR="00F81BE7" w:rsidRDefault="00F81BE7" w:rsidP="005E6FE1"/>
        </w:tc>
      </w:tr>
      <w:tr w:rsidR="00F81BE7" w:rsidRPr="00FD127C" w14:paraId="1D3EF51E"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E7E94"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9AB939"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0A827"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FE87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85E04A"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FA669A" w14:textId="77777777" w:rsidR="00F81BE7" w:rsidRDefault="00F81BE7" w:rsidP="005E6FE1"/>
        </w:tc>
      </w:tr>
      <w:tr w:rsidR="00F81BE7" w:rsidRPr="00FD127C" w14:paraId="3FC2DCF5"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4E4B34" w14:textId="77777777" w:rsidR="00F81BE7" w:rsidRPr="00FD127C" w:rsidRDefault="00AB7756" w:rsidP="005E6FE1">
            <w:pPr>
              <w:rPr>
                <w:rFonts w:cs="Arial"/>
                <w:bCs/>
                <w:color w:val="808080" w:themeColor="background1" w:themeShade="80"/>
                <w:sz w:val="16"/>
                <w:szCs w:val="14"/>
              </w:rPr>
            </w:pPr>
            <w:hyperlink r:id="rId123"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A7D26C"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404C7A"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1A3676A" w14:textId="77777777" w:rsidR="00F81BE7" w:rsidRDefault="00F81BE7" w:rsidP="00F81BE7"/>
    <w:p w14:paraId="64C32120" w14:textId="77777777" w:rsidR="00F81BE7" w:rsidRDefault="00F81BE7" w:rsidP="00F81BE7">
      <w:pPr>
        <w:pStyle w:val="Heading2"/>
        <w:numPr>
          <w:ilvl w:val="1"/>
          <w:numId w:val="4"/>
        </w:numPr>
      </w:pPr>
      <w:r>
        <w:rPr>
          <w:noProof/>
        </w:rPr>
        <w:drawing>
          <wp:inline distT="0" distB="0" distL="0" distR="0" wp14:anchorId="31E6C06F" wp14:editId="7C712E73">
            <wp:extent cx="152400" cy="152400"/>
            <wp:effectExtent l="0" t="0" r="0" b="0"/>
            <wp:docPr id="396"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811" w:name="_b61daaa9db0ee1d9ceff6aa03743dec0"/>
      <w:r>
        <w:t>Read PPP Configuration Status</w:t>
      </w:r>
      <w:bookmarkEnd w:id="1811"/>
    </w:p>
    <w:p w14:paraId="2CDABDBD" w14:textId="77777777" w:rsidR="00F81BE7" w:rsidRDefault="00F81BE7" w:rsidP="00F81BE7">
      <w:pPr>
        <w:pStyle w:val="Heading3"/>
        <w:numPr>
          <w:ilvl w:val="2"/>
          <w:numId w:val="4"/>
        </w:numPr>
      </w:pPr>
      <w:r>
        <w:t>Function Overview</w:t>
      </w:r>
    </w:p>
    <w:p w14:paraId="5EADD1D3" w14:textId="77777777" w:rsidR="00F81BE7" w:rsidRDefault="00F81BE7" w:rsidP="00F81BE7">
      <w:pPr>
        <w:pStyle w:val="Heading4"/>
        <w:numPr>
          <w:ilvl w:val="3"/>
          <w:numId w:val="4"/>
        </w:numPr>
      </w:pPr>
      <w:r>
        <w:t>Description</w:t>
      </w:r>
    </w:p>
    <w:p w14:paraId="4D578782" w14:textId="77777777" w:rsidR="00F81BE7" w:rsidRDefault="00F81BE7" w:rsidP="00F81BE7">
      <w:pPr>
        <w:contextualSpacing/>
      </w:pPr>
    </w:p>
    <w:p w14:paraId="31F669BC" w14:textId="77777777" w:rsidR="00F81BE7" w:rsidRDefault="00F81BE7" w:rsidP="00F81BE7">
      <w:pPr>
        <w:contextualSpacing/>
      </w:pPr>
      <w:r>
        <w:t>Function is allocated to:</w:t>
      </w:r>
    </w:p>
    <w:p w14:paraId="55430D2A" w14:textId="77777777" w:rsidR="00F81BE7" w:rsidRDefault="00F81BE7" w:rsidP="00F81BE7">
      <w:pPr>
        <w:pStyle w:val="ListParagraph"/>
        <w:numPr>
          <w:ilvl w:val="0"/>
          <w:numId w:val="13"/>
        </w:numPr>
        <w:contextualSpacing/>
      </w:pPr>
      <w:r>
        <w:rPr>
          <w:noProof/>
        </w:rPr>
        <w:drawing>
          <wp:inline distT="0" distB="0" distL="0" distR="0" wp14:anchorId="1D0FE099" wp14:editId="052819F0">
            <wp:extent cx="152400" cy="152400"/>
            <wp:effectExtent l="0" t="0" r="0" b="0"/>
            <wp:docPr id="398"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085CE31F" w14:textId="77777777" w:rsidR="00F81BE7" w:rsidRDefault="00F81BE7" w:rsidP="00F81BE7">
      <w:pPr>
        <w:contextualSpacing/>
      </w:pPr>
    </w:p>
    <w:p w14:paraId="6E81CE16" w14:textId="77777777" w:rsidR="00F81BE7" w:rsidRDefault="00F81BE7" w:rsidP="00F81BE7">
      <w:pPr>
        <w:contextualSpacing/>
      </w:pPr>
      <w:r w:rsidRPr="00A554C4">
        <w:t>Upon receiving configuration request, this function updates the configuration value to turn the feature ON or OFF based on the data from the received request.</w:t>
      </w:r>
    </w:p>
    <w:p w14:paraId="04CC1A2E" w14:textId="77777777" w:rsidR="00F81BE7" w:rsidRDefault="00F81BE7" w:rsidP="00F81BE7">
      <w:pPr>
        <w:pStyle w:val="Heading4"/>
        <w:numPr>
          <w:ilvl w:val="3"/>
          <w:numId w:val="4"/>
        </w:numPr>
      </w:pPr>
      <w:r>
        <w:t>Variants</w:t>
      </w:r>
    </w:p>
    <w:p w14:paraId="251517AD" w14:textId="77777777" w:rsidR="00F81BE7" w:rsidRDefault="00F81BE7" w:rsidP="00F81BE7"/>
    <w:p w14:paraId="353A0DD5"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0F3170E2" w14:textId="77777777" w:rsidR="00F81BE7" w:rsidRDefault="00F81BE7" w:rsidP="00F81BE7">
      <w:pPr>
        <w:pStyle w:val="Heading4"/>
        <w:numPr>
          <w:ilvl w:val="3"/>
          <w:numId w:val="4"/>
        </w:numPr>
      </w:pPr>
      <w:r>
        <w:t>Input Requirements</w:t>
      </w:r>
    </w:p>
    <w:p w14:paraId="76C45308" w14:textId="77777777" w:rsidR="00F81BE7" w:rsidRDefault="00F81BE7" w:rsidP="00F81BE7"/>
    <w:p w14:paraId="64B25E4D"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29D8AEAE" w14:textId="77777777" w:rsidR="00F81BE7" w:rsidRDefault="00F81BE7" w:rsidP="00F81BE7">
      <w:pPr>
        <w:pStyle w:val="Heading4"/>
        <w:numPr>
          <w:ilvl w:val="3"/>
          <w:numId w:val="4"/>
        </w:numPr>
      </w:pPr>
      <w:r>
        <w:t>Assumptions</w:t>
      </w:r>
    </w:p>
    <w:p w14:paraId="78B2029A" w14:textId="77777777" w:rsidR="00F81BE7" w:rsidRDefault="00F81BE7" w:rsidP="00F81BE7"/>
    <w:p w14:paraId="601AD364"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002C9081" w14:textId="77777777" w:rsidR="00F81BE7" w:rsidRDefault="00F81BE7" w:rsidP="00F81BE7"/>
    <w:p w14:paraId="48B04AED" w14:textId="77777777" w:rsidR="00F81BE7" w:rsidRDefault="00F81BE7" w:rsidP="00F81BE7">
      <w:pPr>
        <w:pStyle w:val="Heading4"/>
        <w:numPr>
          <w:ilvl w:val="3"/>
          <w:numId w:val="4"/>
        </w:numPr>
      </w:pPr>
      <w:r>
        <w:t>References</w:t>
      </w:r>
    </w:p>
    <w:p w14:paraId="2E374A6E" w14:textId="77777777" w:rsidR="00F81BE7" w:rsidRPr="00454CBE" w:rsidRDefault="00F81BE7" w:rsidP="00F81BE7">
      <w:pPr>
        <w:pStyle w:val="Heading5"/>
        <w:numPr>
          <w:ilvl w:val="4"/>
          <w:numId w:val="4"/>
        </w:numPr>
      </w:pPr>
      <w:r w:rsidRPr="00454CBE">
        <w:t xml:space="preserve">Ford </w:t>
      </w:r>
      <w:r>
        <w:t>D</w:t>
      </w:r>
      <w:r w:rsidRPr="00454CBE">
        <w:t>ocuments</w:t>
      </w:r>
    </w:p>
    <w:p w14:paraId="1A2F2825"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1E23C02D"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75562AFB" w14:textId="77777777" w:rsidTr="005E6FE1">
        <w:trPr>
          <w:cantSplit/>
          <w:tblHeader/>
        </w:trPr>
        <w:tc>
          <w:tcPr>
            <w:tcW w:w="1418" w:type="dxa"/>
            <w:shd w:val="clear" w:color="auto" w:fill="E0E0E0"/>
          </w:tcPr>
          <w:p w14:paraId="5C9042AE"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255B003A"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2F2483F1"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26E68A58"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02E7F7E1" w14:textId="77777777" w:rsidTr="005E6FE1">
        <w:trPr>
          <w:cantSplit/>
          <w:tblHeader/>
        </w:trPr>
        <w:tc>
          <w:tcPr>
            <w:tcW w:w="1418" w:type="dxa"/>
            <w:shd w:val="clear" w:color="auto" w:fill="FFFFFF" w:themeFill="background1"/>
          </w:tcPr>
          <w:p w14:paraId="05BBD74C" w14:textId="77777777" w:rsidR="00F81BE7" w:rsidRPr="005E40CF" w:rsidRDefault="00F81BE7" w:rsidP="005E6FE1">
            <w:pPr>
              <w:rPr>
                <w:rFonts w:ascii="Helvetica" w:hAnsi="Helvetica" w:cs="Helvetica"/>
              </w:rPr>
            </w:pPr>
          </w:p>
        </w:tc>
        <w:tc>
          <w:tcPr>
            <w:tcW w:w="6237" w:type="dxa"/>
            <w:shd w:val="clear" w:color="auto" w:fill="FFFFFF" w:themeFill="background1"/>
          </w:tcPr>
          <w:p w14:paraId="123F38AF" w14:textId="77777777" w:rsidR="00F81BE7" w:rsidRPr="005E40CF" w:rsidRDefault="00F81BE7" w:rsidP="005E6FE1">
            <w:pPr>
              <w:rPr>
                <w:rFonts w:ascii="Helvetica" w:hAnsi="Helvetica" w:cs="Helvetica"/>
              </w:rPr>
            </w:pPr>
          </w:p>
        </w:tc>
        <w:tc>
          <w:tcPr>
            <w:tcW w:w="1418" w:type="dxa"/>
            <w:shd w:val="clear" w:color="auto" w:fill="FFFFFF" w:themeFill="background1"/>
          </w:tcPr>
          <w:p w14:paraId="1E6E3C49" w14:textId="77777777" w:rsidR="00F81BE7" w:rsidRPr="005E40CF" w:rsidRDefault="00F81BE7" w:rsidP="005E6FE1">
            <w:pPr>
              <w:rPr>
                <w:rFonts w:ascii="Helvetica" w:hAnsi="Helvetica" w:cs="Helvetica"/>
              </w:rPr>
            </w:pPr>
          </w:p>
        </w:tc>
        <w:tc>
          <w:tcPr>
            <w:tcW w:w="1418" w:type="dxa"/>
            <w:shd w:val="clear" w:color="auto" w:fill="FFFFFF" w:themeFill="background1"/>
          </w:tcPr>
          <w:p w14:paraId="060B8488" w14:textId="77777777" w:rsidR="00F81BE7" w:rsidRPr="005E40CF" w:rsidRDefault="00F81BE7" w:rsidP="005E6FE1">
            <w:pPr>
              <w:rPr>
                <w:rFonts w:ascii="Helvetica" w:hAnsi="Helvetica" w:cs="Helvetica"/>
              </w:rPr>
            </w:pPr>
          </w:p>
        </w:tc>
      </w:tr>
    </w:tbl>
    <w:p w14:paraId="181D1522"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EC07B24"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2940F0FE"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B69FCBE"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38B296C2" w14:textId="77777777" w:rsidTr="005E6FE1">
        <w:trPr>
          <w:cantSplit/>
          <w:tblHeader/>
        </w:trPr>
        <w:tc>
          <w:tcPr>
            <w:tcW w:w="1418" w:type="dxa"/>
            <w:shd w:val="clear" w:color="auto" w:fill="E0E0E0"/>
          </w:tcPr>
          <w:p w14:paraId="6C11CEE6"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023B5182"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6A70B107" w14:textId="77777777" w:rsidTr="005E6FE1">
        <w:trPr>
          <w:cantSplit/>
          <w:tblHeader/>
        </w:trPr>
        <w:tc>
          <w:tcPr>
            <w:tcW w:w="1418" w:type="dxa"/>
            <w:shd w:val="clear" w:color="auto" w:fill="FFFFFF" w:themeFill="background1"/>
          </w:tcPr>
          <w:p w14:paraId="364E629A" w14:textId="77777777" w:rsidR="00F81BE7" w:rsidRPr="005E40CF" w:rsidRDefault="00F81BE7" w:rsidP="005E6FE1">
            <w:pPr>
              <w:rPr>
                <w:rFonts w:ascii="Helvetica" w:hAnsi="Helvetica" w:cs="Helvetica"/>
              </w:rPr>
            </w:pPr>
          </w:p>
        </w:tc>
        <w:tc>
          <w:tcPr>
            <w:tcW w:w="9072" w:type="dxa"/>
            <w:shd w:val="clear" w:color="auto" w:fill="FFFFFF" w:themeFill="background1"/>
          </w:tcPr>
          <w:p w14:paraId="78297B6B" w14:textId="77777777" w:rsidR="00F81BE7" w:rsidRPr="005E40CF" w:rsidRDefault="00F81BE7" w:rsidP="005E6FE1">
            <w:pPr>
              <w:rPr>
                <w:rFonts w:ascii="Helvetica" w:hAnsi="Helvetica" w:cs="Helvetica"/>
              </w:rPr>
            </w:pPr>
          </w:p>
        </w:tc>
      </w:tr>
    </w:tbl>
    <w:p w14:paraId="00444ECF" w14:textId="77777777" w:rsidR="00F81BE7" w:rsidRDefault="00F81BE7" w:rsidP="00F81BE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579018F0" w14:textId="77777777" w:rsidR="00F81BE7" w:rsidRDefault="00F81BE7" w:rsidP="00F81BE7">
      <w:pPr>
        <w:pStyle w:val="Heading4"/>
        <w:numPr>
          <w:ilvl w:val="3"/>
          <w:numId w:val="4"/>
        </w:numPr>
      </w:pPr>
      <w:r>
        <w:t>Glossary</w:t>
      </w:r>
    </w:p>
    <w:p w14:paraId="4E19A2CE"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4887851D" w14:textId="77777777" w:rsidR="00F81BE7" w:rsidRDefault="00F81BE7" w:rsidP="00F81BE7">
      <w:pPr>
        <w:pStyle w:val="Heading3"/>
        <w:numPr>
          <w:ilvl w:val="2"/>
          <w:numId w:val="4"/>
        </w:numPr>
      </w:pPr>
      <w:r>
        <w:t>Function Scope</w:t>
      </w:r>
    </w:p>
    <w:p w14:paraId="120A7FEE" w14:textId="77777777" w:rsidR="00F81BE7" w:rsidRPr="00A43B48" w:rsidRDefault="00F81BE7" w:rsidP="00F81BE7">
      <w:pPr>
        <w:contextualSpacing/>
      </w:pPr>
    </w:p>
    <w:p w14:paraId="37DA917F" w14:textId="77777777" w:rsidR="00F81BE7" w:rsidRDefault="00F81BE7" w:rsidP="00F81BE7">
      <w:pPr>
        <w:contextualSpacing/>
      </w:pPr>
      <w:r>
        <w:t xml:space="preserve">The </w:t>
      </w:r>
      <w:r>
        <w:rPr>
          <w:noProof/>
        </w:rPr>
        <w:drawing>
          <wp:inline distT="0" distB="0" distL="0" distR="0" wp14:anchorId="6E77C32F" wp14:editId="0387C85B">
            <wp:extent cx="152400" cy="152400"/>
            <wp:effectExtent l="0" t="0" r="0" b="0"/>
            <wp:docPr id="40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Read PPP Configuration Status</w:t>
      </w:r>
      <w:r>
        <w:rPr>
          <w:b/>
        </w:rPr>
        <w:t>”</w:t>
      </w:r>
      <w:r>
        <w:t xml:space="preserve"> function is called by the following functions:</w:t>
      </w:r>
    </w:p>
    <w:p w14:paraId="570C8C47" w14:textId="77777777" w:rsidR="00F81BE7" w:rsidRPr="00953D23" w:rsidRDefault="00F81BE7" w:rsidP="00F81BE7">
      <w:pPr>
        <w:pStyle w:val="ListParagraph"/>
        <w:numPr>
          <w:ilvl w:val="0"/>
          <w:numId w:val="12"/>
        </w:numPr>
        <w:contextualSpacing/>
      </w:pPr>
      <w:r>
        <w:rPr>
          <w:noProof/>
        </w:rPr>
        <w:drawing>
          <wp:inline distT="0" distB="0" distL="0" distR="0" wp14:anchorId="0B1DFC4A" wp14:editId="18646353">
            <wp:extent cx="152400" cy="152400"/>
            <wp:effectExtent l="0" t="0" r="0" b="0"/>
            <wp:docPr id="402"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505f8e341fd18056af3bc0c66348782a" w:history="1">
        <w:r>
          <w:rPr>
            <w:rStyle w:val="Hyperlink"/>
          </w:rPr>
          <w:t>17 Configure PPP through FCS Portal</w:t>
        </w:r>
      </w:hyperlink>
      <w:r>
        <w:t>”</w:t>
      </w:r>
    </w:p>
    <w:p w14:paraId="176E6327" w14:textId="77777777" w:rsidR="00F81BE7" w:rsidRPr="00393C96" w:rsidRDefault="00F81BE7" w:rsidP="00F81BE7">
      <w:pPr>
        <w:contextualSpacing/>
      </w:pPr>
    </w:p>
    <w:p w14:paraId="00DE7D1A" w14:textId="77777777" w:rsidR="00F81BE7" w:rsidRDefault="00F81BE7" w:rsidP="00F81BE7"/>
    <w:p w14:paraId="72720F2E" w14:textId="77777777" w:rsidR="00F81BE7" w:rsidRDefault="00F81BE7" w:rsidP="00F81BE7">
      <w:pPr>
        <w:jc w:val="center"/>
      </w:pPr>
      <w:r>
        <w:rPr>
          <w:noProof/>
        </w:rPr>
        <w:lastRenderedPageBreak/>
        <w:drawing>
          <wp:inline distT="0" distB="0" distL="0" distR="0" wp14:anchorId="5E4322B8" wp14:editId="5097D631">
            <wp:extent cx="6466205" cy="2503205"/>
            <wp:effectExtent l="0" t="0" r="0" b="0"/>
            <wp:docPr id="404" name="Picture -1913409220.jpg" descr="-1913409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13409220.jpg"/>
                    <pic:cNvPicPr/>
                  </pic:nvPicPr>
                  <pic:blipFill>
                    <a:blip r:embed="rId124" cstate="print"/>
                    <a:stretch>
                      <a:fillRect/>
                    </a:stretch>
                  </pic:blipFill>
                  <pic:spPr>
                    <a:xfrm>
                      <a:off x="0" y="0"/>
                      <a:ext cx="6466205" cy="2503205"/>
                    </a:xfrm>
                    <a:prstGeom prst="rect">
                      <a:avLst/>
                    </a:prstGeom>
                  </pic:spPr>
                </pic:pic>
              </a:graphicData>
            </a:graphic>
          </wp:inline>
        </w:drawing>
      </w:r>
    </w:p>
    <w:p w14:paraId="1CBD5585"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6C00FE79" wp14:editId="7D2F5EA4">
            <wp:extent cx="152400" cy="152400"/>
            <wp:effectExtent l="0" t="0" r="0" b="0"/>
            <wp:docPr id="406"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17 Configure PPP through FCS Portal</w:t>
      </w:r>
      <w:r>
        <w:t>”</w:t>
      </w:r>
      <w:r w:rsidRPr="00294100">
        <w:t xml:space="preserve"> calling </w:t>
      </w:r>
      <w:r>
        <w:rPr>
          <w:noProof/>
        </w:rPr>
        <w:drawing>
          <wp:inline distT="0" distB="0" distL="0" distR="0" wp14:anchorId="1D4EAEFE" wp14:editId="6E9C1206">
            <wp:extent cx="152400" cy="152400"/>
            <wp:effectExtent l="0" t="0" r="0" b="0"/>
            <wp:docPr id="40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Read PPP Configuration Status</w:t>
      </w:r>
      <w:r>
        <w:t>”</w:t>
      </w:r>
    </w:p>
    <w:p w14:paraId="26868D6F" w14:textId="77777777" w:rsidR="00F81BE7" w:rsidRDefault="00F81BE7" w:rsidP="00F81BE7">
      <w:pPr>
        <w:contextualSpacing/>
      </w:pPr>
    </w:p>
    <w:p w14:paraId="12ECA50F" w14:textId="77777777" w:rsidR="00F81BE7" w:rsidRDefault="00F81BE7" w:rsidP="00F81BE7">
      <w:pPr>
        <w:pStyle w:val="Heading3"/>
        <w:numPr>
          <w:ilvl w:val="2"/>
          <w:numId w:val="4"/>
        </w:numPr>
      </w:pPr>
      <w:r>
        <w:t>Function Interfaces</w:t>
      </w:r>
    </w:p>
    <w:p w14:paraId="1B84D9BD" w14:textId="77777777" w:rsidR="00F81BE7" w:rsidRDefault="00F81BE7" w:rsidP="00F81BE7">
      <w:pPr>
        <w:pStyle w:val="Heading4"/>
        <w:numPr>
          <w:ilvl w:val="3"/>
          <w:numId w:val="4"/>
        </w:numPr>
      </w:pPr>
      <w:r w:rsidRPr="00F15706">
        <w:t>Logical Inputs</w:t>
      </w:r>
    </w:p>
    <w:p w14:paraId="52A1DE5B" w14:textId="77777777" w:rsidR="00F81BE7" w:rsidRDefault="00F81BE7" w:rsidP="00F81BE7">
      <w:pPr>
        <w:contextualSpacing/>
      </w:pPr>
    </w:p>
    <w:p w14:paraId="26DC39D4" w14:textId="77777777" w:rsidR="00F81BE7" w:rsidRDefault="00F81BE7" w:rsidP="00F81BE7">
      <w:pPr>
        <w:contextualSpacing/>
      </w:pPr>
      <w:r w:rsidRPr="00FF5F72">
        <w:rPr>
          <w:color w:val="A6A6A6" w:themeColor="background1" w:themeShade="A6"/>
        </w:rPr>
        <w:t>No Logical Inputs specified.</w:t>
      </w:r>
    </w:p>
    <w:p w14:paraId="69A33BA7" w14:textId="77777777" w:rsidR="00F81BE7" w:rsidRDefault="00F81BE7" w:rsidP="00F81BE7">
      <w:pPr>
        <w:pStyle w:val="Heading4"/>
        <w:numPr>
          <w:ilvl w:val="3"/>
          <w:numId w:val="4"/>
        </w:numPr>
      </w:pPr>
      <w:r>
        <w:t>Logical Outputs</w:t>
      </w:r>
    </w:p>
    <w:p w14:paraId="36345401" w14:textId="77777777" w:rsidR="00F81BE7" w:rsidRDefault="00F81BE7" w:rsidP="00F81BE7">
      <w:pPr>
        <w:contextualSpacing/>
      </w:pPr>
    </w:p>
    <w:p w14:paraId="10877824" w14:textId="77777777" w:rsidR="00F81BE7" w:rsidRPr="00FF5F72" w:rsidRDefault="00F81BE7" w:rsidP="00F81BE7">
      <w:pPr>
        <w:contextualSpacing/>
        <w:rPr>
          <w:color w:val="A6A6A6" w:themeColor="background1" w:themeShade="A6"/>
        </w:rPr>
      </w:pPr>
      <w:r w:rsidRPr="00FF5F72">
        <w:rPr>
          <w:color w:val="A6A6A6" w:themeColor="background1" w:themeShade="A6"/>
        </w:rPr>
        <w:t>No Logical Outputs specified.</w:t>
      </w:r>
    </w:p>
    <w:p w14:paraId="3818C562" w14:textId="77777777" w:rsidR="00F81BE7" w:rsidRDefault="00F81BE7" w:rsidP="00F81BE7">
      <w:pPr>
        <w:pStyle w:val="Heading4"/>
        <w:numPr>
          <w:ilvl w:val="3"/>
          <w:numId w:val="4"/>
        </w:numPr>
      </w:pPr>
      <w:r>
        <w:t>Logical</w:t>
      </w:r>
      <w:r w:rsidRPr="00F15706">
        <w:t xml:space="preserve"> Parameters</w:t>
      </w:r>
    </w:p>
    <w:p w14:paraId="2959254F" w14:textId="77777777" w:rsidR="00F81BE7" w:rsidRDefault="00F81BE7" w:rsidP="00F81BE7"/>
    <w:p w14:paraId="5BF8FFF8" w14:textId="77777777" w:rsidR="00F81BE7" w:rsidRDefault="00F81BE7" w:rsidP="00F81BE7">
      <w:r w:rsidRPr="005067FC">
        <w:rPr>
          <w:i/>
          <w:color w:val="A6A6A6" w:themeColor="background1" w:themeShade="A6"/>
        </w:rPr>
        <w:t>Not supported by MagicDraw report generation.</w:t>
      </w:r>
    </w:p>
    <w:p w14:paraId="7A80B6BD" w14:textId="77777777" w:rsidR="00F81BE7" w:rsidRDefault="00F81BE7" w:rsidP="00F81BE7">
      <w:pPr>
        <w:pStyle w:val="Heading3"/>
        <w:numPr>
          <w:ilvl w:val="2"/>
          <w:numId w:val="4"/>
        </w:numPr>
      </w:pPr>
      <w:r>
        <w:t>Function Modeling</w:t>
      </w:r>
    </w:p>
    <w:p w14:paraId="36EF7536" w14:textId="77777777" w:rsidR="00F81BE7" w:rsidRPr="00C75AE5" w:rsidRDefault="00F81BE7" w:rsidP="00F81BE7"/>
    <w:p w14:paraId="1B705889" w14:textId="77777777" w:rsidR="00F81BE7" w:rsidRDefault="00F81BE7" w:rsidP="00F81BE7">
      <w:pPr>
        <w:pStyle w:val="Heading4"/>
        <w:numPr>
          <w:ilvl w:val="3"/>
          <w:numId w:val="4"/>
        </w:numPr>
      </w:pPr>
      <w:r>
        <w:t>Use Cases</w:t>
      </w:r>
    </w:p>
    <w:p w14:paraId="400130EC" w14:textId="77777777" w:rsidR="00F81BE7" w:rsidRDefault="00F81BE7" w:rsidP="00F81BE7"/>
    <w:p w14:paraId="08BEAD92"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161579BB" w14:textId="77777777" w:rsidR="00F81BE7" w:rsidRDefault="00F81BE7" w:rsidP="00F81BE7">
      <w:pPr>
        <w:pStyle w:val="Heading4"/>
        <w:numPr>
          <w:ilvl w:val="3"/>
          <w:numId w:val="4"/>
        </w:numPr>
      </w:pPr>
      <w:r>
        <w:t>State Charts / Activity Diagrams / Sequence Diagrams / Decision Tables</w:t>
      </w:r>
    </w:p>
    <w:p w14:paraId="50EBBD8B" w14:textId="77777777" w:rsidR="00F81BE7" w:rsidRDefault="00F81BE7" w:rsidP="00F81BE7"/>
    <w:p w14:paraId="7ED369B0"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0F8A903C" w14:textId="77777777" w:rsidR="00F81BE7" w:rsidRDefault="00F81BE7" w:rsidP="00F81BE7">
      <w:pPr>
        <w:pStyle w:val="Heading3"/>
        <w:numPr>
          <w:ilvl w:val="2"/>
          <w:numId w:val="4"/>
        </w:numPr>
      </w:pPr>
      <w:r>
        <w:t>Function Requirements</w:t>
      </w:r>
    </w:p>
    <w:p w14:paraId="51CBF4AF" w14:textId="77777777" w:rsidR="00F81BE7" w:rsidRDefault="00F81BE7" w:rsidP="00F81BE7">
      <w:pPr>
        <w:pStyle w:val="Heading4"/>
        <w:numPr>
          <w:ilvl w:val="3"/>
          <w:numId w:val="4"/>
        </w:numPr>
      </w:pPr>
      <w:r>
        <w:t>Functional Requirements</w:t>
      </w:r>
    </w:p>
    <w:p w14:paraId="1876C1D5" w14:textId="77777777" w:rsidR="00F81BE7" w:rsidRDefault="00F81BE7" w:rsidP="00F81BE7">
      <w:pPr>
        <w:pStyle w:val="Heading5"/>
        <w:numPr>
          <w:ilvl w:val="4"/>
          <w:numId w:val="4"/>
        </w:numPr>
      </w:pPr>
      <w:r>
        <w:t>Normal Operation</w:t>
      </w:r>
    </w:p>
    <w:p w14:paraId="1EF6BD35" w14:textId="77777777" w:rsidR="00F81BE7" w:rsidRDefault="00F81BE7" w:rsidP="00F81BE7"/>
    <w:p w14:paraId="7AC54FE6" w14:textId="77777777" w:rsidR="00F81BE7" w:rsidRPr="0017445F" w:rsidRDefault="00F81BE7" w:rsidP="00F81BE7">
      <w:pPr>
        <w:pStyle w:val="RERequirement"/>
        <w:shd w:val="clear" w:color="auto" w:fill="F2F2F2" w:themeFill="background1" w:themeFillShade="F2"/>
      </w:pPr>
      <w:bookmarkStart w:id="1812" w:name="_69560774c8a8ebdd2fecdb2d07bca026"/>
      <w:r>
        <w:t>REQ-460554/A</w:t>
      </w:r>
      <w:bookmarkEnd w:id="1812"/>
      <w:r>
        <w:t xml:space="preserve"> Read PPP Configuration Status</w:t>
      </w:r>
    </w:p>
    <w:p w14:paraId="7E972CDA" w14:textId="77777777" w:rsidR="00F81BE7" w:rsidRDefault="00F81BE7" w:rsidP="00F81BE7">
      <w:pPr>
        <w:rPr>
          <w:rFonts w:cs="Arial"/>
        </w:rPr>
      </w:pPr>
      <w:r>
        <w:rPr>
          <w:rFonts w:cs="Arial"/>
        </w:rPr>
        <w:t>The Profile Interface Client shall be able to read the PPP configuration status from the Profile Management Server.</w:t>
      </w:r>
    </w:p>
    <w:p w14:paraId="08A0A29B"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0910B0D5"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8ACE15"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REQ-460554/A</w:t>
            </w:r>
          </w:p>
        </w:tc>
      </w:tr>
      <w:tr w:rsidR="00F81BE7" w:rsidRPr="00FD127C" w14:paraId="6F69F3C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5C8D81"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D7B8F" w14:textId="77777777" w:rsidR="00F81BE7" w:rsidRDefault="00F81BE7" w:rsidP="005E6FE1"/>
        </w:tc>
      </w:tr>
      <w:tr w:rsidR="00F81BE7" w:rsidRPr="00FD127C" w14:paraId="28A4152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BA7A3A"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EFE7FF" w14:textId="77777777" w:rsidR="00F81BE7" w:rsidRDefault="00F81BE7" w:rsidP="005E6FE1"/>
        </w:tc>
      </w:tr>
      <w:tr w:rsidR="00F81BE7" w:rsidRPr="00FD127C" w14:paraId="26A5EA89"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CD3CA2"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BF22A" w14:textId="77777777" w:rsidR="00F81BE7" w:rsidRDefault="00F81BE7" w:rsidP="005E6FE1"/>
        </w:tc>
      </w:tr>
      <w:tr w:rsidR="00F81BE7" w:rsidRPr="00FD127C" w14:paraId="313CC0C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342DD"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C901D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592C24"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FF250A" w14:textId="77777777" w:rsidR="00F81BE7" w:rsidRDefault="00F81BE7" w:rsidP="005E6FE1"/>
        </w:tc>
      </w:tr>
      <w:tr w:rsidR="00F81BE7" w:rsidRPr="00FD127C" w14:paraId="767D046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BD8651"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D67EF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D24DCF"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FFDAE2" w14:textId="77777777" w:rsidR="00F81BE7" w:rsidRDefault="00F81BE7" w:rsidP="005E6FE1"/>
        </w:tc>
      </w:tr>
      <w:tr w:rsidR="00F81BE7" w:rsidRPr="00FD127C" w14:paraId="78E471EF"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E4692"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862B93"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28CC1"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EA69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EA174B"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8C7EAD" w14:textId="77777777" w:rsidR="00F81BE7" w:rsidRDefault="00F81BE7" w:rsidP="005E6FE1"/>
        </w:tc>
      </w:tr>
      <w:tr w:rsidR="00F81BE7" w:rsidRPr="00FD127C" w14:paraId="6582ED6A"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F3DBC7" w14:textId="77777777" w:rsidR="00F81BE7" w:rsidRPr="00FD127C" w:rsidRDefault="00AB7756" w:rsidP="005E6FE1">
            <w:pPr>
              <w:rPr>
                <w:rFonts w:cs="Arial"/>
                <w:bCs/>
                <w:color w:val="808080" w:themeColor="background1" w:themeShade="80"/>
                <w:sz w:val="16"/>
                <w:szCs w:val="14"/>
              </w:rPr>
            </w:pPr>
            <w:hyperlink r:id="rId125"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43482C"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348298"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DAE06F" w14:textId="77777777" w:rsidR="00F81BE7" w:rsidRDefault="00F81BE7" w:rsidP="00F81BE7"/>
    <w:p w14:paraId="69E0F5DD" w14:textId="77777777" w:rsidR="00F81BE7" w:rsidRPr="0017445F" w:rsidRDefault="00F81BE7" w:rsidP="00F81BE7">
      <w:pPr>
        <w:pStyle w:val="RERequirement"/>
        <w:shd w:val="clear" w:color="auto" w:fill="F2F2F2" w:themeFill="background1" w:themeFillShade="F2"/>
      </w:pPr>
      <w:bookmarkStart w:id="1813" w:name="_af3a9c92897064c10ffd2227254a0759"/>
      <w:r>
        <w:t>REQ-460555/A</w:t>
      </w:r>
      <w:bookmarkEnd w:id="1813"/>
      <w:r>
        <w:t xml:space="preserve"> Alter HMI flow based on Profile Management Server Configuration</w:t>
      </w:r>
    </w:p>
    <w:p w14:paraId="7644FCB8" w14:textId="77777777" w:rsidR="00F81BE7" w:rsidRDefault="00F81BE7" w:rsidP="00F81BE7">
      <w:pPr>
        <w:rPr>
          <w:rFonts w:cs="Arial"/>
        </w:rPr>
      </w:pPr>
      <w:r>
        <w:rPr>
          <w:rFonts w:cs="Arial"/>
        </w:rPr>
        <w:t>If the Profile Interface Client reads the Profile Management Server PPP configuration status = OFF, then the Profile Interface Client shall be able to alter the profile creation flow to remove the following screens:</w:t>
      </w:r>
    </w:p>
    <w:p w14:paraId="4FA00C17" w14:textId="77777777" w:rsidR="00F81BE7" w:rsidRDefault="00F81BE7" w:rsidP="00F81BE7">
      <w:pPr>
        <w:rPr>
          <w:rFonts w:cs="Arial"/>
        </w:rPr>
      </w:pPr>
    </w:p>
    <w:p w14:paraId="49FCA1E6" w14:textId="77777777" w:rsidR="00F81BE7" w:rsidRDefault="00F81BE7" w:rsidP="00F81BE7">
      <w:pPr>
        <w:rPr>
          <w:rFonts w:cs="Arial"/>
        </w:rPr>
      </w:pPr>
      <w:r>
        <w:rPr>
          <w:rFonts w:cs="Arial"/>
        </w:rPr>
        <w:t>- FordPass Login screen</w:t>
      </w:r>
    </w:p>
    <w:p w14:paraId="7BDBE2B2"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0FAF439F"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94C751"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REQ-460555/A</w:t>
            </w:r>
          </w:p>
        </w:tc>
      </w:tr>
      <w:tr w:rsidR="00F81BE7" w:rsidRPr="00FD127C" w14:paraId="089F585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C1F264"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7CD90C" w14:textId="77777777" w:rsidR="00F81BE7" w:rsidRDefault="00F81BE7" w:rsidP="005E6FE1"/>
        </w:tc>
      </w:tr>
      <w:tr w:rsidR="00F81BE7" w:rsidRPr="00FD127C" w14:paraId="0AF5CD5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0D8155"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2797C1" w14:textId="77777777" w:rsidR="00F81BE7" w:rsidRDefault="00F81BE7" w:rsidP="005E6FE1"/>
        </w:tc>
      </w:tr>
      <w:tr w:rsidR="00F81BE7" w:rsidRPr="00FD127C" w14:paraId="1A93E24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D235D4"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7CF99" w14:textId="77777777" w:rsidR="00F81BE7" w:rsidRDefault="00F81BE7" w:rsidP="005E6FE1"/>
        </w:tc>
      </w:tr>
      <w:tr w:rsidR="00F81BE7" w:rsidRPr="00FD127C" w14:paraId="3509F31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D3C8D"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E8B6E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BC9E6B"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16500E" w14:textId="77777777" w:rsidR="00F81BE7" w:rsidRDefault="00F81BE7" w:rsidP="005E6FE1"/>
        </w:tc>
      </w:tr>
      <w:tr w:rsidR="00F81BE7" w:rsidRPr="00FD127C" w14:paraId="4F93912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08B0E"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A38B07"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195771"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3C8A55" w14:textId="77777777" w:rsidR="00F81BE7" w:rsidRDefault="00F81BE7" w:rsidP="005E6FE1"/>
        </w:tc>
      </w:tr>
      <w:tr w:rsidR="00F81BE7" w:rsidRPr="00FD127C" w14:paraId="015B4C79"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3480CC"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3E0712"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A22C35"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6D1F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3182A3"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6D90DD" w14:textId="77777777" w:rsidR="00F81BE7" w:rsidRDefault="00F81BE7" w:rsidP="005E6FE1"/>
        </w:tc>
      </w:tr>
      <w:tr w:rsidR="00F81BE7" w:rsidRPr="00FD127C" w14:paraId="0C091857"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917DCC" w14:textId="77777777" w:rsidR="00F81BE7" w:rsidRPr="00FD127C" w:rsidRDefault="00AB7756" w:rsidP="005E6FE1">
            <w:pPr>
              <w:rPr>
                <w:rFonts w:cs="Arial"/>
                <w:bCs/>
                <w:color w:val="808080" w:themeColor="background1" w:themeShade="80"/>
                <w:sz w:val="16"/>
                <w:szCs w:val="14"/>
              </w:rPr>
            </w:pPr>
            <w:hyperlink r:id="rId126"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93CBA9"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F8DB7C"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3F7717C" w14:textId="77777777" w:rsidR="00F81BE7" w:rsidRDefault="00F81BE7" w:rsidP="00F81BE7"/>
    <w:p w14:paraId="56C97E82" w14:textId="77777777" w:rsidR="00F81BE7" w:rsidRPr="0017445F" w:rsidRDefault="00F81BE7" w:rsidP="00F81BE7">
      <w:pPr>
        <w:pStyle w:val="RERequirement"/>
        <w:shd w:val="clear" w:color="auto" w:fill="F2F2F2" w:themeFill="background1" w:themeFillShade="F2"/>
      </w:pPr>
      <w:bookmarkStart w:id="1814" w:name="_4fdc1c07fffc3b5ac360ad2d3ec77c73"/>
      <w:r>
        <w:t>REQ-460556/A</w:t>
      </w:r>
      <w:bookmarkEnd w:id="1814"/>
      <w:r>
        <w:t xml:space="preserve"> Unlink Portable Profiles from Account if Configuration Status = OFF</w:t>
      </w:r>
    </w:p>
    <w:p w14:paraId="0B07209D" w14:textId="77777777" w:rsidR="00F81BE7" w:rsidRDefault="00F81BE7" w:rsidP="00F81BE7">
      <w:pPr>
        <w:rPr>
          <w:rFonts w:cs="Arial"/>
        </w:rPr>
      </w:pPr>
      <w:r>
        <w:rPr>
          <w:rFonts w:cs="Arial"/>
        </w:rPr>
        <w:t>If there are pre-existing portable profiles linked to Ford Accounts and the Profile Interface Client reads the configuration status = OFF, then the Profile Interface Client shall request to unlink the profiles from the Ford Account for each linked profile.</w:t>
      </w:r>
    </w:p>
    <w:p w14:paraId="2B7AE347"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298839F0"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6DF622"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REQ-460556/A</w:t>
            </w:r>
          </w:p>
        </w:tc>
      </w:tr>
      <w:tr w:rsidR="00F81BE7" w:rsidRPr="00FD127C" w14:paraId="3557085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237FE1"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DD6D1" w14:textId="77777777" w:rsidR="00F81BE7" w:rsidRDefault="00F81BE7" w:rsidP="005E6FE1"/>
        </w:tc>
      </w:tr>
      <w:tr w:rsidR="00F81BE7" w:rsidRPr="00FD127C" w14:paraId="53F3290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E7A12F"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1F6F06" w14:textId="77777777" w:rsidR="00F81BE7" w:rsidRDefault="00F81BE7" w:rsidP="005E6FE1"/>
        </w:tc>
      </w:tr>
      <w:tr w:rsidR="00F81BE7" w:rsidRPr="00FD127C" w14:paraId="138B9E5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7A9278"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1C8A8" w14:textId="77777777" w:rsidR="00F81BE7" w:rsidRDefault="00F81BE7" w:rsidP="005E6FE1"/>
        </w:tc>
      </w:tr>
      <w:tr w:rsidR="00F81BE7" w:rsidRPr="00FD127C" w14:paraId="0465BB0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452F43"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331320"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71A126"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3FDF49" w14:textId="77777777" w:rsidR="00F81BE7" w:rsidRDefault="00F81BE7" w:rsidP="005E6FE1"/>
        </w:tc>
      </w:tr>
      <w:tr w:rsidR="00F81BE7" w:rsidRPr="00FD127C" w14:paraId="59177AF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C3D3C7"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05EE5"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655CB8"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A2DD7A" w14:textId="77777777" w:rsidR="00F81BE7" w:rsidRDefault="00F81BE7" w:rsidP="005E6FE1"/>
        </w:tc>
      </w:tr>
      <w:tr w:rsidR="00F81BE7" w:rsidRPr="00FD127C" w14:paraId="6659258B"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55A47"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F53BFF"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B762F"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C1CD0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E36B38"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952FD7" w14:textId="77777777" w:rsidR="00F81BE7" w:rsidRDefault="00F81BE7" w:rsidP="005E6FE1"/>
        </w:tc>
      </w:tr>
      <w:tr w:rsidR="00F81BE7" w:rsidRPr="00FD127C" w14:paraId="093F9139"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02288E" w14:textId="77777777" w:rsidR="00F81BE7" w:rsidRPr="00FD127C" w:rsidRDefault="00AB7756" w:rsidP="005E6FE1">
            <w:pPr>
              <w:rPr>
                <w:rFonts w:cs="Arial"/>
                <w:bCs/>
                <w:color w:val="808080" w:themeColor="background1" w:themeShade="80"/>
                <w:sz w:val="16"/>
                <w:szCs w:val="14"/>
              </w:rPr>
            </w:pPr>
            <w:hyperlink r:id="rId127"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DA8802"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A085F2"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6B2F84B" w14:textId="77777777" w:rsidR="00F81BE7" w:rsidRDefault="00F81BE7" w:rsidP="00F81BE7"/>
    <w:p w14:paraId="7AEC451C" w14:textId="77777777" w:rsidR="00F81BE7" w:rsidRDefault="00F81BE7" w:rsidP="00F81BE7">
      <w:pPr>
        <w:pStyle w:val="Heading5"/>
        <w:numPr>
          <w:ilvl w:val="4"/>
          <w:numId w:val="4"/>
        </w:numPr>
      </w:pPr>
      <w:r>
        <w:t>Error Handling</w:t>
      </w:r>
    </w:p>
    <w:p w14:paraId="55244AA4" w14:textId="77777777" w:rsidR="00F81BE7" w:rsidRDefault="00F81BE7" w:rsidP="00F81BE7"/>
    <w:p w14:paraId="6C505F00" w14:textId="77777777" w:rsidR="00F81BE7" w:rsidRDefault="00F81BE7" w:rsidP="00F81BE7">
      <w:pPr>
        <w:rPr>
          <w:color w:val="A6A6A6" w:themeColor="background1" w:themeShade="A6"/>
        </w:rPr>
      </w:pPr>
      <w:r>
        <w:rPr>
          <w:color w:val="A6A6A6" w:themeColor="background1" w:themeShade="A6"/>
        </w:rPr>
        <w:t>No Error Handling Requirements specified.</w:t>
      </w:r>
    </w:p>
    <w:p w14:paraId="625972A4" w14:textId="77777777" w:rsidR="00F81BE7" w:rsidRDefault="00F81BE7" w:rsidP="00F81BE7">
      <w:pPr>
        <w:pStyle w:val="Heading4"/>
        <w:numPr>
          <w:ilvl w:val="3"/>
          <w:numId w:val="4"/>
        </w:numPr>
      </w:pPr>
      <w:r>
        <w:t>Non-Functional Requirements</w:t>
      </w:r>
    </w:p>
    <w:p w14:paraId="1C8FF04C" w14:textId="77777777" w:rsidR="00F81BE7" w:rsidRDefault="00F81BE7" w:rsidP="00F81BE7"/>
    <w:p w14:paraId="59024A9B" w14:textId="77777777" w:rsidR="00F81BE7" w:rsidRDefault="00F81BE7" w:rsidP="00F81BE7">
      <w:pPr>
        <w:rPr>
          <w:color w:val="A6A6A6" w:themeColor="background1" w:themeShade="A6"/>
        </w:rPr>
      </w:pPr>
      <w:r>
        <w:rPr>
          <w:color w:val="A6A6A6" w:themeColor="background1" w:themeShade="A6"/>
        </w:rPr>
        <w:t>No Non-Functional Requirements specified.</w:t>
      </w:r>
    </w:p>
    <w:p w14:paraId="47F50296" w14:textId="77777777" w:rsidR="00F81BE7" w:rsidRDefault="00F81BE7" w:rsidP="00F81BE7">
      <w:pPr>
        <w:pStyle w:val="Heading4"/>
        <w:numPr>
          <w:ilvl w:val="3"/>
          <w:numId w:val="4"/>
        </w:numPr>
      </w:pPr>
      <w:r>
        <w:t>Functional Safety Requirements</w:t>
      </w:r>
    </w:p>
    <w:p w14:paraId="1D710C03" w14:textId="77777777" w:rsidR="00F81BE7" w:rsidRDefault="00F81BE7" w:rsidP="00F81BE7">
      <w:pPr>
        <w:rPr>
          <w:highlight w:val="yellow"/>
        </w:rPr>
      </w:pPr>
    </w:p>
    <w:p w14:paraId="14E68890"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6B11BC00" w14:textId="77777777" w:rsidR="00F81BE7" w:rsidRDefault="00F81BE7" w:rsidP="00F81BE7">
      <w:pPr>
        <w:pStyle w:val="Heading5"/>
        <w:numPr>
          <w:ilvl w:val="4"/>
          <w:numId w:val="4"/>
        </w:numPr>
      </w:pPr>
      <w:r>
        <w:t>ASIL Decomposition of Functional Safety Requirements</w:t>
      </w:r>
    </w:p>
    <w:p w14:paraId="226634FA" w14:textId="77777777" w:rsidR="00F81BE7" w:rsidRDefault="00F81BE7" w:rsidP="00F81BE7">
      <w:pPr>
        <w:pStyle w:val="NoSpacing"/>
      </w:pPr>
    </w:p>
    <w:p w14:paraId="460B20BA" w14:textId="77777777" w:rsidR="00F81BE7" w:rsidRDefault="00F81BE7" w:rsidP="00F81BE7">
      <w:pPr>
        <w:pStyle w:val="NoSpacing"/>
      </w:pPr>
    </w:p>
    <w:p w14:paraId="33F36B78"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1C6EA3A7" w14:textId="77777777" w:rsidR="00F81BE7" w:rsidRDefault="00F81BE7" w:rsidP="00F81BE7">
      <w:pPr>
        <w:pStyle w:val="Heading4"/>
        <w:numPr>
          <w:ilvl w:val="3"/>
          <w:numId w:val="4"/>
        </w:numPr>
      </w:pPr>
      <w:r>
        <w:lastRenderedPageBreak/>
        <w:t>Other Requirements</w:t>
      </w:r>
    </w:p>
    <w:p w14:paraId="5B88F4F7" w14:textId="77777777" w:rsidR="00F81BE7" w:rsidRDefault="00F81BE7" w:rsidP="00F81BE7">
      <w:pPr>
        <w:pStyle w:val="Heading5"/>
        <w:numPr>
          <w:ilvl w:val="4"/>
          <w:numId w:val="4"/>
        </w:numPr>
      </w:pPr>
      <w:r>
        <w:t>Design Requirements</w:t>
      </w:r>
    </w:p>
    <w:p w14:paraId="302A8385" w14:textId="77777777" w:rsidR="00F81BE7" w:rsidRDefault="00F81BE7" w:rsidP="00F81BE7"/>
    <w:p w14:paraId="6A044C59" w14:textId="77777777" w:rsidR="00F81BE7" w:rsidRDefault="00F81BE7" w:rsidP="00F81BE7">
      <w:pPr>
        <w:rPr>
          <w:color w:val="A6A6A6" w:themeColor="background1" w:themeShade="A6"/>
        </w:rPr>
      </w:pPr>
      <w:r>
        <w:rPr>
          <w:color w:val="A6A6A6" w:themeColor="background1" w:themeShade="A6"/>
        </w:rPr>
        <w:t>No Design Requirements specified.</w:t>
      </w:r>
    </w:p>
    <w:p w14:paraId="41F1D3AA" w14:textId="77777777" w:rsidR="00F81BE7" w:rsidRDefault="00F81BE7" w:rsidP="00F81BE7">
      <w:pPr>
        <w:pStyle w:val="Heading2"/>
        <w:numPr>
          <w:ilvl w:val="1"/>
          <w:numId w:val="4"/>
        </w:numPr>
      </w:pPr>
      <w:r>
        <w:rPr>
          <w:noProof/>
        </w:rPr>
        <w:drawing>
          <wp:inline distT="0" distB="0" distL="0" distR="0" wp14:anchorId="746C6284" wp14:editId="7D0C6958">
            <wp:extent cx="152400" cy="152400"/>
            <wp:effectExtent l="0" t="0" r="0" b="0"/>
            <wp:docPr id="41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815" w:name="_6024600b50e31984ed27e3f2450c9b1f"/>
      <w:r>
        <w:t>Request New Profile Creation</w:t>
      </w:r>
      <w:bookmarkEnd w:id="1815"/>
    </w:p>
    <w:p w14:paraId="7551F8B8" w14:textId="77777777" w:rsidR="00F81BE7" w:rsidRDefault="00F81BE7" w:rsidP="00F81BE7">
      <w:pPr>
        <w:pStyle w:val="Heading3"/>
        <w:numPr>
          <w:ilvl w:val="2"/>
          <w:numId w:val="4"/>
        </w:numPr>
      </w:pPr>
      <w:r>
        <w:t>Function Overview</w:t>
      </w:r>
    </w:p>
    <w:p w14:paraId="64BFB47C" w14:textId="77777777" w:rsidR="00F81BE7" w:rsidRDefault="00F81BE7" w:rsidP="00F81BE7">
      <w:pPr>
        <w:pStyle w:val="Heading4"/>
        <w:numPr>
          <w:ilvl w:val="3"/>
          <w:numId w:val="4"/>
        </w:numPr>
      </w:pPr>
      <w:r>
        <w:t>Description</w:t>
      </w:r>
    </w:p>
    <w:p w14:paraId="297BECD0" w14:textId="77777777" w:rsidR="00F81BE7" w:rsidRDefault="00F81BE7" w:rsidP="00F81BE7">
      <w:pPr>
        <w:contextualSpacing/>
      </w:pPr>
    </w:p>
    <w:p w14:paraId="1238B365" w14:textId="77777777" w:rsidR="00F81BE7" w:rsidRDefault="00F81BE7" w:rsidP="00F81BE7">
      <w:pPr>
        <w:contextualSpacing/>
      </w:pPr>
      <w:r>
        <w:t>Function is allocated to:</w:t>
      </w:r>
    </w:p>
    <w:p w14:paraId="2446D647" w14:textId="77777777" w:rsidR="00F81BE7" w:rsidRDefault="00F81BE7" w:rsidP="00F81BE7">
      <w:pPr>
        <w:pStyle w:val="ListParagraph"/>
        <w:numPr>
          <w:ilvl w:val="0"/>
          <w:numId w:val="13"/>
        </w:numPr>
        <w:contextualSpacing/>
      </w:pPr>
      <w:r>
        <w:rPr>
          <w:noProof/>
        </w:rPr>
        <w:drawing>
          <wp:inline distT="0" distB="0" distL="0" distR="0" wp14:anchorId="60325DDC" wp14:editId="0747BBBC">
            <wp:extent cx="152400" cy="152400"/>
            <wp:effectExtent l="0" t="0" r="0" b="0"/>
            <wp:docPr id="412"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4C971831" w14:textId="77777777" w:rsidR="00F81BE7" w:rsidRDefault="00F81BE7" w:rsidP="00F81BE7">
      <w:pPr>
        <w:contextualSpacing/>
      </w:pPr>
    </w:p>
    <w:p w14:paraId="5B87E4B1" w14:textId="77777777" w:rsidR="00F81BE7" w:rsidRDefault="00F81BE7" w:rsidP="00F81BE7">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075D52CA" w14:textId="77777777" w:rsidR="00F81BE7" w:rsidRDefault="00F81BE7" w:rsidP="00F81BE7">
      <w:pPr>
        <w:pStyle w:val="Heading4"/>
        <w:numPr>
          <w:ilvl w:val="3"/>
          <w:numId w:val="4"/>
        </w:numPr>
      </w:pPr>
      <w:r>
        <w:t>Variants</w:t>
      </w:r>
    </w:p>
    <w:p w14:paraId="223DC5DC" w14:textId="77777777" w:rsidR="00F81BE7" w:rsidRDefault="00F81BE7" w:rsidP="00F81BE7"/>
    <w:p w14:paraId="36DC3E6C"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3A53833C" w14:textId="77777777" w:rsidR="00F81BE7" w:rsidRDefault="00F81BE7" w:rsidP="00F81BE7">
      <w:pPr>
        <w:pStyle w:val="Heading4"/>
        <w:numPr>
          <w:ilvl w:val="3"/>
          <w:numId w:val="4"/>
        </w:numPr>
      </w:pPr>
      <w:r>
        <w:t>Input Requirements</w:t>
      </w:r>
    </w:p>
    <w:p w14:paraId="30DE7202" w14:textId="77777777" w:rsidR="00F81BE7" w:rsidRDefault="00F81BE7" w:rsidP="00F81BE7"/>
    <w:p w14:paraId="60C88F11"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09255EF0" w14:textId="77777777" w:rsidR="00F81BE7" w:rsidRDefault="00F81BE7" w:rsidP="00F81BE7">
      <w:pPr>
        <w:pStyle w:val="Heading4"/>
        <w:numPr>
          <w:ilvl w:val="3"/>
          <w:numId w:val="4"/>
        </w:numPr>
      </w:pPr>
      <w:r>
        <w:t>Assumptions</w:t>
      </w:r>
    </w:p>
    <w:p w14:paraId="79B7D5E8" w14:textId="77777777" w:rsidR="00F81BE7" w:rsidRDefault="00F81BE7" w:rsidP="00F81BE7"/>
    <w:p w14:paraId="1C961261"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444BD8B2" w14:textId="77777777" w:rsidR="00F81BE7" w:rsidRDefault="00F81BE7" w:rsidP="00F81BE7"/>
    <w:p w14:paraId="2CC50D1E" w14:textId="77777777" w:rsidR="00F81BE7" w:rsidRDefault="00F81BE7" w:rsidP="00F81BE7">
      <w:pPr>
        <w:pStyle w:val="Heading4"/>
        <w:numPr>
          <w:ilvl w:val="3"/>
          <w:numId w:val="4"/>
        </w:numPr>
      </w:pPr>
      <w:r>
        <w:t>References</w:t>
      </w:r>
    </w:p>
    <w:p w14:paraId="1E94F352" w14:textId="77777777" w:rsidR="00F81BE7" w:rsidRPr="00454CBE" w:rsidRDefault="00F81BE7" w:rsidP="00F81BE7">
      <w:pPr>
        <w:pStyle w:val="Heading5"/>
        <w:numPr>
          <w:ilvl w:val="4"/>
          <w:numId w:val="4"/>
        </w:numPr>
      </w:pPr>
      <w:r w:rsidRPr="00454CBE">
        <w:t xml:space="preserve">Ford </w:t>
      </w:r>
      <w:r>
        <w:t>D</w:t>
      </w:r>
      <w:r w:rsidRPr="00454CBE">
        <w:t>ocuments</w:t>
      </w:r>
    </w:p>
    <w:p w14:paraId="534745D6"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704F13A8"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7BE05688" w14:textId="77777777" w:rsidTr="005E6FE1">
        <w:trPr>
          <w:cantSplit/>
          <w:tblHeader/>
        </w:trPr>
        <w:tc>
          <w:tcPr>
            <w:tcW w:w="1418" w:type="dxa"/>
            <w:shd w:val="clear" w:color="auto" w:fill="E0E0E0"/>
          </w:tcPr>
          <w:p w14:paraId="24B209F8"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5D354556"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5FB1D0B4"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43A068C6"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40154462" w14:textId="77777777" w:rsidTr="005E6FE1">
        <w:trPr>
          <w:cantSplit/>
          <w:tblHeader/>
        </w:trPr>
        <w:tc>
          <w:tcPr>
            <w:tcW w:w="1418" w:type="dxa"/>
            <w:shd w:val="clear" w:color="auto" w:fill="FFFFFF" w:themeFill="background1"/>
          </w:tcPr>
          <w:p w14:paraId="6864A11B" w14:textId="77777777" w:rsidR="00F81BE7" w:rsidRPr="005E40CF" w:rsidRDefault="00F81BE7" w:rsidP="005E6FE1">
            <w:pPr>
              <w:rPr>
                <w:rFonts w:ascii="Helvetica" w:hAnsi="Helvetica" w:cs="Helvetica"/>
              </w:rPr>
            </w:pPr>
          </w:p>
        </w:tc>
        <w:tc>
          <w:tcPr>
            <w:tcW w:w="6237" w:type="dxa"/>
            <w:shd w:val="clear" w:color="auto" w:fill="FFFFFF" w:themeFill="background1"/>
          </w:tcPr>
          <w:p w14:paraId="778572D4" w14:textId="77777777" w:rsidR="00F81BE7" w:rsidRPr="005E40CF" w:rsidRDefault="00F81BE7" w:rsidP="005E6FE1">
            <w:pPr>
              <w:rPr>
                <w:rFonts w:ascii="Helvetica" w:hAnsi="Helvetica" w:cs="Helvetica"/>
              </w:rPr>
            </w:pPr>
          </w:p>
        </w:tc>
        <w:tc>
          <w:tcPr>
            <w:tcW w:w="1418" w:type="dxa"/>
            <w:shd w:val="clear" w:color="auto" w:fill="FFFFFF" w:themeFill="background1"/>
          </w:tcPr>
          <w:p w14:paraId="5593300B" w14:textId="77777777" w:rsidR="00F81BE7" w:rsidRPr="005E40CF" w:rsidRDefault="00F81BE7" w:rsidP="005E6FE1">
            <w:pPr>
              <w:rPr>
                <w:rFonts w:ascii="Helvetica" w:hAnsi="Helvetica" w:cs="Helvetica"/>
              </w:rPr>
            </w:pPr>
          </w:p>
        </w:tc>
        <w:tc>
          <w:tcPr>
            <w:tcW w:w="1418" w:type="dxa"/>
            <w:shd w:val="clear" w:color="auto" w:fill="FFFFFF" w:themeFill="background1"/>
          </w:tcPr>
          <w:p w14:paraId="0AA6E7BF" w14:textId="77777777" w:rsidR="00F81BE7" w:rsidRPr="005E40CF" w:rsidRDefault="00F81BE7" w:rsidP="005E6FE1">
            <w:pPr>
              <w:rPr>
                <w:rFonts w:ascii="Helvetica" w:hAnsi="Helvetica" w:cs="Helvetica"/>
              </w:rPr>
            </w:pPr>
          </w:p>
        </w:tc>
      </w:tr>
    </w:tbl>
    <w:p w14:paraId="0AED2DB6"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7FF44E2"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27025A8F"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058EC3A"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7F9937D7" w14:textId="77777777" w:rsidTr="005E6FE1">
        <w:trPr>
          <w:cantSplit/>
          <w:tblHeader/>
        </w:trPr>
        <w:tc>
          <w:tcPr>
            <w:tcW w:w="1418" w:type="dxa"/>
            <w:shd w:val="clear" w:color="auto" w:fill="E0E0E0"/>
          </w:tcPr>
          <w:p w14:paraId="0E6B4377"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4407F044"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57C370C1" w14:textId="77777777" w:rsidTr="005E6FE1">
        <w:trPr>
          <w:cantSplit/>
          <w:tblHeader/>
        </w:trPr>
        <w:tc>
          <w:tcPr>
            <w:tcW w:w="1418" w:type="dxa"/>
            <w:shd w:val="clear" w:color="auto" w:fill="FFFFFF" w:themeFill="background1"/>
          </w:tcPr>
          <w:p w14:paraId="34003CD3" w14:textId="77777777" w:rsidR="00F81BE7" w:rsidRPr="005E40CF" w:rsidRDefault="00F81BE7" w:rsidP="005E6FE1">
            <w:pPr>
              <w:rPr>
                <w:rFonts w:ascii="Helvetica" w:hAnsi="Helvetica" w:cs="Helvetica"/>
              </w:rPr>
            </w:pPr>
          </w:p>
        </w:tc>
        <w:tc>
          <w:tcPr>
            <w:tcW w:w="9072" w:type="dxa"/>
            <w:shd w:val="clear" w:color="auto" w:fill="FFFFFF" w:themeFill="background1"/>
          </w:tcPr>
          <w:p w14:paraId="082A3F1A" w14:textId="77777777" w:rsidR="00F81BE7" w:rsidRPr="005E40CF" w:rsidRDefault="00F81BE7" w:rsidP="005E6FE1">
            <w:pPr>
              <w:rPr>
                <w:rFonts w:ascii="Helvetica" w:hAnsi="Helvetica" w:cs="Helvetica"/>
              </w:rPr>
            </w:pPr>
          </w:p>
        </w:tc>
      </w:tr>
    </w:tbl>
    <w:p w14:paraId="7FC991AC" w14:textId="77777777" w:rsidR="00F81BE7" w:rsidRDefault="00F81BE7" w:rsidP="00F81BE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2E67376" w14:textId="77777777" w:rsidR="00F81BE7" w:rsidRDefault="00F81BE7" w:rsidP="00F81BE7">
      <w:pPr>
        <w:pStyle w:val="Heading4"/>
        <w:numPr>
          <w:ilvl w:val="3"/>
          <w:numId w:val="4"/>
        </w:numPr>
      </w:pPr>
      <w:r>
        <w:t>Glossary</w:t>
      </w:r>
    </w:p>
    <w:p w14:paraId="0DE85900"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25AB1477" w14:textId="77777777" w:rsidR="00F81BE7" w:rsidRDefault="00F81BE7" w:rsidP="00F81BE7">
      <w:pPr>
        <w:pStyle w:val="Heading3"/>
        <w:numPr>
          <w:ilvl w:val="2"/>
          <w:numId w:val="4"/>
        </w:numPr>
      </w:pPr>
      <w:r>
        <w:t>Function Scope</w:t>
      </w:r>
    </w:p>
    <w:p w14:paraId="2F3CED4D" w14:textId="77777777" w:rsidR="00F81BE7" w:rsidRPr="00A43B48" w:rsidRDefault="00F81BE7" w:rsidP="00F81BE7">
      <w:pPr>
        <w:contextualSpacing/>
      </w:pPr>
    </w:p>
    <w:p w14:paraId="4F68752B" w14:textId="77777777" w:rsidR="00F81BE7" w:rsidRDefault="00F81BE7" w:rsidP="00F81BE7">
      <w:pPr>
        <w:contextualSpacing/>
      </w:pPr>
      <w:r>
        <w:t xml:space="preserve">The </w:t>
      </w:r>
      <w:r>
        <w:rPr>
          <w:noProof/>
        </w:rPr>
        <w:drawing>
          <wp:inline distT="0" distB="0" distL="0" distR="0" wp14:anchorId="65F9C39B" wp14:editId="39D206DF">
            <wp:extent cx="152400" cy="152400"/>
            <wp:effectExtent l="0" t="0" r="0" b="0"/>
            <wp:docPr id="414"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Request New Profile Creation</w:t>
      </w:r>
      <w:r>
        <w:rPr>
          <w:b/>
        </w:rPr>
        <w:t>”</w:t>
      </w:r>
      <w:r>
        <w:t xml:space="preserve"> function is called by the following functions:</w:t>
      </w:r>
    </w:p>
    <w:p w14:paraId="7563D66C" w14:textId="77777777" w:rsidR="00F81BE7" w:rsidRPr="00953D23" w:rsidRDefault="00F81BE7" w:rsidP="00F81BE7">
      <w:pPr>
        <w:pStyle w:val="ListParagraph"/>
        <w:numPr>
          <w:ilvl w:val="0"/>
          <w:numId w:val="12"/>
        </w:numPr>
        <w:contextualSpacing/>
      </w:pPr>
      <w:r>
        <w:rPr>
          <w:noProof/>
        </w:rPr>
        <w:drawing>
          <wp:inline distT="0" distB="0" distL="0" distR="0" wp14:anchorId="495E72A0" wp14:editId="47604741">
            <wp:extent cx="152400" cy="152400"/>
            <wp:effectExtent l="0" t="0" r="0" b="0"/>
            <wp:docPr id="416"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1225EB58" w14:textId="77777777" w:rsidR="00F81BE7" w:rsidRPr="00393C96" w:rsidRDefault="00F81BE7" w:rsidP="00F81BE7">
      <w:pPr>
        <w:contextualSpacing/>
      </w:pPr>
    </w:p>
    <w:p w14:paraId="53C2370E" w14:textId="77777777" w:rsidR="00F81BE7" w:rsidRDefault="00F81BE7" w:rsidP="00F81BE7"/>
    <w:p w14:paraId="5CC6F4BE" w14:textId="77777777" w:rsidR="00F81BE7" w:rsidRDefault="00F81BE7" w:rsidP="00F81BE7">
      <w:pPr>
        <w:jc w:val="center"/>
      </w:pPr>
      <w:r>
        <w:rPr>
          <w:noProof/>
        </w:rPr>
        <w:drawing>
          <wp:inline distT="0" distB="0" distL="0" distR="0" wp14:anchorId="539A6E5D" wp14:editId="6688D93F">
            <wp:extent cx="6466205" cy="4392602"/>
            <wp:effectExtent l="0" t="0" r="0" b="0"/>
            <wp:docPr id="418"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240233015.jpg"/>
                    <pic:cNvPicPr/>
                  </pic:nvPicPr>
                  <pic:blipFill>
                    <a:blip r:embed="rId61" cstate="print"/>
                    <a:stretch>
                      <a:fillRect/>
                    </a:stretch>
                  </pic:blipFill>
                  <pic:spPr>
                    <a:xfrm>
                      <a:off x="0" y="0"/>
                      <a:ext cx="6466205" cy="4392602"/>
                    </a:xfrm>
                    <a:prstGeom prst="rect">
                      <a:avLst/>
                    </a:prstGeom>
                  </pic:spPr>
                </pic:pic>
              </a:graphicData>
            </a:graphic>
          </wp:inline>
        </w:drawing>
      </w:r>
    </w:p>
    <w:p w14:paraId="57A80300"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2B034292" wp14:editId="371D981B">
            <wp:extent cx="152400" cy="152400"/>
            <wp:effectExtent l="0" t="0" r="0" b="0"/>
            <wp:docPr id="42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05611F13" wp14:editId="79F1D884">
            <wp:extent cx="152400" cy="152400"/>
            <wp:effectExtent l="0" t="0" r="0" b="0"/>
            <wp:docPr id="422"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Request New Profile Creation</w:t>
      </w:r>
      <w:r>
        <w:t>”</w:t>
      </w:r>
    </w:p>
    <w:p w14:paraId="6387F901" w14:textId="77777777" w:rsidR="00F81BE7" w:rsidRDefault="00F81BE7" w:rsidP="00F81BE7">
      <w:pPr>
        <w:contextualSpacing/>
      </w:pPr>
    </w:p>
    <w:p w14:paraId="72688BAE" w14:textId="77777777" w:rsidR="00F81BE7" w:rsidRDefault="00F81BE7" w:rsidP="00F81BE7">
      <w:pPr>
        <w:pStyle w:val="Heading3"/>
        <w:numPr>
          <w:ilvl w:val="2"/>
          <w:numId w:val="4"/>
        </w:numPr>
      </w:pPr>
      <w:r>
        <w:t>Function Interfaces</w:t>
      </w:r>
    </w:p>
    <w:p w14:paraId="2FC376C4" w14:textId="77777777" w:rsidR="00F81BE7" w:rsidRDefault="00F81BE7" w:rsidP="00F81BE7">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F81BE7" w:rsidRPr="00E54DEA" w14:paraId="504D20C8" w14:textId="77777777" w:rsidTr="005E6FE1">
        <w:trPr>
          <w:trHeight w:val="260"/>
        </w:trPr>
        <w:tc>
          <w:tcPr>
            <w:tcW w:w="2695" w:type="dxa"/>
            <w:shd w:val="clear" w:color="auto" w:fill="D9D9D9" w:themeFill="background1" w:themeFillShade="D9"/>
            <w:noWrap/>
            <w:hideMark/>
          </w:tcPr>
          <w:p w14:paraId="78B00E0C"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517E231" w14:textId="77777777" w:rsidR="00F81BE7"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2F559B31" w14:textId="77777777" w:rsidTr="005E6FE1">
        <w:trPr>
          <w:trHeight w:val="410"/>
        </w:trPr>
        <w:tc>
          <w:tcPr>
            <w:tcW w:w="2695" w:type="dxa"/>
            <w:noWrap/>
          </w:tcPr>
          <w:p w14:paraId="39EF6E3A" w14:textId="77777777" w:rsidR="00F81BE7" w:rsidRDefault="00F81BE7" w:rsidP="005E6FE1">
            <w:pPr>
              <w:contextualSpacing/>
              <w:rPr>
                <w:rFonts w:cs="Arial"/>
              </w:rPr>
            </w:pPr>
            <w:r w:rsidRPr="00275823">
              <w:rPr>
                <w:rFonts w:cs="Arial"/>
              </w:rPr>
              <w:t>input</w:t>
            </w:r>
          </w:p>
          <w:p w14:paraId="31646B2E" w14:textId="77777777" w:rsidR="00F81BE7" w:rsidRDefault="00F81BE7" w:rsidP="005E6FE1">
            <w:pPr>
              <w:contextualSpacing/>
              <w:rPr>
                <w:rFonts w:cs="Arial"/>
              </w:rPr>
            </w:pPr>
            <w:r>
              <w:rPr>
                <w:rFonts w:cs="Arial"/>
              </w:rPr>
              <w:t>Type:</w:t>
            </w:r>
          </w:p>
          <w:p w14:paraId="7470A1D1" w14:textId="77777777" w:rsidR="00F81BE7" w:rsidRDefault="00F81BE7" w:rsidP="005E6FE1">
            <w:pPr>
              <w:contextualSpacing/>
              <w:rPr>
                <w:rFonts w:cs="Arial"/>
              </w:rPr>
            </w:pPr>
            <w:r w:rsidRPr="0029472F">
              <w:rPr>
                <w:rFonts w:cs="Arial"/>
                <w:color w:val="808080" w:themeColor="background1" w:themeShade="80"/>
              </w:rPr>
              <w:t xml:space="preserve"> </w:t>
            </w:r>
            <w:r>
              <w:rPr>
                <w:noProof/>
              </w:rPr>
              <w:drawing>
                <wp:inline distT="0" distB="0" distL="0" distR="0" wp14:anchorId="4E0C3E22" wp14:editId="46B873B2">
                  <wp:extent cx="152400" cy="152400"/>
                  <wp:effectExtent l="0" t="0" r="0" b="0"/>
                  <wp:docPr id="424" name="Picture -1935932666.jpg" descr="-1935932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935932666.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878cb4ae50cf116abc48b657972cb86" w:history="1">
              <w:r>
                <w:rPr>
                  <w:rStyle w:val="Hyperlink"/>
                  <w:rFonts w:cs="Arial"/>
                </w:rPr>
                <w:t>pppStoreProfileData_Res</w:t>
              </w:r>
            </w:hyperlink>
          </w:p>
        </w:tc>
        <w:tc>
          <w:tcPr>
            <w:tcW w:w="7506" w:type="dxa"/>
          </w:tcPr>
          <w:p w14:paraId="1FFCD486" w14:textId="77777777" w:rsidR="00F81BE7" w:rsidRDefault="00F81BE7" w:rsidP="005E6FE1">
            <w:pPr>
              <w:rPr>
                <w:rFonts w:cs="Arial"/>
              </w:rPr>
            </w:pPr>
            <w:r>
              <w:rPr>
                <w:rFonts w:cs="Arial"/>
              </w:rPr>
              <w:t>Signal Description:</w:t>
            </w:r>
          </w:p>
          <w:p w14:paraId="4171ED6C" w14:textId="77777777" w:rsidR="00F81BE7" w:rsidRDefault="00F81BE7" w:rsidP="005E6FE1">
            <w:pPr>
              <w:rPr>
                <w:rFonts w:cs="Arial"/>
              </w:rPr>
            </w:pPr>
            <w:r w:rsidRPr="00275823">
              <w:rPr>
                <w:rFonts w:cs="Arial"/>
              </w:rPr>
              <w:t>Response to pppStoreProfileData_Rq indicating a Success or Failure.</w:t>
            </w:r>
          </w:p>
          <w:p w14:paraId="4AAE32C8" w14:textId="77777777" w:rsidR="00F81BE7" w:rsidRDefault="00F81BE7" w:rsidP="005E6FE1">
            <w:pPr>
              <w:rPr>
                <w:rFonts w:cs="Arial"/>
              </w:rPr>
            </w:pPr>
          </w:p>
          <w:p w14:paraId="17DF07BD" w14:textId="77777777" w:rsidR="00F81BE7" w:rsidRPr="0046598F" w:rsidRDefault="00F81BE7" w:rsidP="005E6FE1">
            <w:pPr>
              <w:rPr>
                <w:rFonts w:cs="Arial"/>
                <w:color w:val="000000"/>
              </w:rPr>
            </w:pPr>
            <w:r>
              <w:rPr>
                <w:rFonts w:cs="Arial"/>
                <w:color w:val="000000"/>
              </w:rPr>
              <w:t>Received from:</w:t>
            </w:r>
          </w:p>
          <w:p w14:paraId="62389268" w14:textId="77777777" w:rsidR="00F81BE7" w:rsidRPr="00C8319B" w:rsidRDefault="00F81BE7" w:rsidP="005E6FE1">
            <w:pPr>
              <w:pStyle w:val="ListParagraph"/>
              <w:numPr>
                <w:ilvl w:val="0"/>
                <w:numId w:val="12"/>
              </w:numPr>
              <w:rPr>
                <w:rFonts w:cs="Arial"/>
              </w:rPr>
            </w:pPr>
            <w:r>
              <w:rPr>
                <w:noProof/>
              </w:rPr>
              <w:drawing>
                <wp:inline distT="0" distB="0" distL="0" distR="0" wp14:anchorId="2D3B493C" wp14:editId="567546E8">
                  <wp:extent cx="152400" cy="152400"/>
                  <wp:effectExtent l="0" t="0" r="0" b="0"/>
                  <wp:docPr id="426" name="Picture -1849991780.jpg" descr="-184999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849991780.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Pr>
                  <w:rStyle w:val="Hyperlink"/>
                  <w:rFonts w:cs="Arial"/>
                </w:rPr>
                <w:t>Collect Profile Settings</w:t>
              </w:r>
            </w:hyperlink>
          </w:p>
        </w:tc>
      </w:tr>
    </w:tbl>
    <w:p w14:paraId="022F6080" w14:textId="77777777" w:rsidR="00F81BE7" w:rsidRDefault="00F81BE7" w:rsidP="00F81BE7">
      <w:pPr>
        <w:pStyle w:val="Heading4"/>
        <w:numPr>
          <w:ilvl w:val="3"/>
          <w:numId w:val="4"/>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F81BE7" w:rsidRPr="00E54DEA" w14:paraId="2DE48EE5" w14:textId="77777777" w:rsidTr="005E6FE1">
        <w:trPr>
          <w:trHeight w:val="260"/>
        </w:trPr>
        <w:tc>
          <w:tcPr>
            <w:tcW w:w="2689" w:type="dxa"/>
            <w:shd w:val="clear" w:color="auto" w:fill="D9D9D9" w:themeFill="background1" w:themeFillShade="D9"/>
            <w:noWrap/>
            <w:hideMark/>
          </w:tcPr>
          <w:p w14:paraId="6E95BCBA"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1762E8D" w14:textId="77777777" w:rsidR="00F81BE7" w:rsidRPr="00E54DEA"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2B95F5D8" w14:textId="77777777" w:rsidTr="005E6FE1">
        <w:trPr>
          <w:trHeight w:val="410"/>
        </w:trPr>
        <w:tc>
          <w:tcPr>
            <w:tcW w:w="2689" w:type="dxa"/>
            <w:noWrap/>
          </w:tcPr>
          <w:p w14:paraId="344ABF76" w14:textId="77777777" w:rsidR="00F81BE7" w:rsidRDefault="00F81BE7" w:rsidP="005E6FE1">
            <w:pPr>
              <w:contextualSpacing/>
              <w:rPr>
                <w:rFonts w:cs="Arial"/>
              </w:rPr>
            </w:pPr>
            <w:r>
              <w:rPr>
                <w:rFonts w:cs="Arial"/>
              </w:rPr>
              <w:t>output</w:t>
            </w:r>
          </w:p>
          <w:p w14:paraId="329FCFCC" w14:textId="77777777" w:rsidR="00F81BE7" w:rsidRDefault="00F81BE7" w:rsidP="005E6FE1">
            <w:pPr>
              <w:contextualSpacing/>
              <w:rPr>
                <w:rFonts w:cs="Arial"/>
              </w:rPr>
            </w:pPr>
            <w:r>
              <w:rPr>
                <w:rFonts w:cs="Arial"/>
              </w:rPr>
              <w:t>Type:</w:t>
            </w:r>
          </w:p>
          <w:p w14:paraId="37F3909A" w14:textId="77777777" w:rsidR="00F81BE7" w:rsidRDefault="00F81BE7" w:rsidP="005E6FE1">
            <w:pPr>
              <w:contextualSpacing/>
              <w:rPr>
                <w:rFonts w:cs="Arial"/>
              </w:rPr>
            </w:pPr>
            <w:r>
              <w:rPr>
                <w:noProof/>
              </w:rPr>
              <w:drawing>
                <wp:inline distT="0" distB="0" distL="0" distR="0" wp14:anchorId="6C2E1064" wp14:editId="3E37AB90">
                  <wp:extent cx="152400" cy="152400"/>
                  <wp:effectExtent l="0" t="0" r="0" b="0"/>
                  <wp:docPr id="63" name="Picture -1991559816.jpg" descr="-1991559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991559816.jpg"/>
                          <pic:cNvPicPr/>
                        </pic:nvPicPr>
                        <pic:blipFill>
                          <a:blip r:embed="rId40" cstate="print"/>
                          <a:stretch>
                            <a:fillRect/>
                          </a:stretch>
                        </pic:blipFill>
                        <pic:spPr>
                          <a:xfrm>
                            <a:off x="0" y="0"/>
                            <a:ext cx="152400" cy="152400"/>
                          </a:xfrm>
                          <a:prstGeom prst="rect">
                            <a:avLst/>
                          </a:prstGeom>
                        </pic:spPr>
                      </pic:pic>
                    </a:graphicData>
                  </a:graphic>
                </wp:inline>
              </w:drawing>
            </w:r>
            <w:r>
              <w:rPr>
                <w:rFonts w:cs="Arial"/>
              </w:rPr>
              <w:t xml:space="preserve"> </w:t>
            </w:r>
            <w:hyperlink w:anchor="_86b505268f69216c37f674a409d942f9" w:history="1">
              <w:r>
                <w:rPr>
                  <w:rStyle w:val="Hyperlink"/>
                  <w:rFonts w:cs="Arial"/>
                </w:rPr>
                <w:t>pppStoreProfileData_Rq</w:t>
              </w:r>
            </w:hyperlink>
          </w:p>
        </w:tc>
        <w:tc>
          <w:tcPr>
            <w:tcW w:w="7512" w:type="dxa"/>
            <w:noWrap/>
          </w:tcPr>
          <w:p w14:paraId="15FF2AB8" w14:textId="77777777" w:rsidR="00F81BE7" w:rsidRDefault="00F81BE7" w:rsidP="005E6FE1">
            <w:pPr>
              <w:rPr>
                <w:rFonts w:cs="Arial"/>
              </w:rPr>
            </w:pPr>
            <w:r>
              <w:rPr>
                <w:rFonts w:cs="Arial"/>
              </w:rPr>
              <w:t>Signal Description:</w:t>
            </w:r>
          </w:p>
          <w:p w14:paraId="79168AA4" w14:textId="77777777" w:rsidR="00F81BE7" w:rsidRDefault="00F81BE7" w:rsidP="005E6FE1">
            <w:pPr>
              <w:rPr>
                <w:rFonts w:cs="Arial"/>
              </w:rPr>
            </w:pPr>
            <w:r>
              <w:rPr>
                <w:rFonts w:cs="Arial"/>
              </w:rPr>
              <w:t>Signal to request Profile Management Server to create and collect a new profile.</w:t>
            </w:r>
          </w:p>
          <w:p w14:paraId="70D19F73" w14:textId="77777777" w:rsidR="00F81BE7" w:rsidRDefault="00F81BE7" w:rsidP="005E6FE1">
            <w:pPr>
              <w:rPr>
                <w:rFonts w:cs="Arial"/>
              </w:rPr>
            </w:pPr>
          </w:p>
          <w:p w14:paraId="34DEF1F1" w14:textId="77777777" w:rsidR="00F81BE7" w:rsidRPr="00275823" w:rsidRDefault="00F81BE7" w:rsidP="005E6FE1">
            <w:pPr>
              <w:rPr>
                <w:rFonts w:cs="Arial"/>
                <w:color w:val="000000"/>
              </w:rPr>
            </w:pPr>
            <w:r>
              <w:rPr>
                <w:rFonts w:cs="Arial"/>
                <w:color w:val="000000"/>
              </w:rPr>
              <w:t>Sent to:</w:t>
            </w:r>
          </w:p>
          <w:p w14:paraId="67F48B6E" w14:textId="77777777" w:rsidR="00F81BE7" w:rsidRPr="0046598F" w:rsidRDefault="00F81BE7" w:rsidP="005E6FE1">
            <w:pPr>
              <w:pStyle w:val="ListParagraph"/>
              <w:numPr>
                <w:ilvl w:val="0"/>
                <w:numId w:val="12"/>
              </w:numPr>
              <w:rPr>
                <w:rFonts w:cs="Arial"/>
                <w:color w:val="000000"/>
              </w:rPr>
            </w:pPr>
            <w:r>
              <w:rPr>
                <w:noProof/>
              </w:rPr>
              <w:drawing>
                <wp:inline distT="0" distB="0" distL="0" distR="0" wp14:anchorId="78BD880E" wp14:editId="1A196BA3">
                  <wp:extent cx="152400" cy="152400"/>
                  <wp:effectExtent l="0" t="0" r="0" b="0"/>
                  <wp:docPr id="3" name="Picture -1849991780.jpg" descr="-1849991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849991780.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a1c13b3cc6eb11f71c1f835170b26508" w:history="1">
              <w:r>
                <w:rPr>
                  <w:rStyle w:val="Hyperlink"/>
                  <w:rFonts w:cs="Arial"/>
                  <w:color w:val="000000"/>
                </w:rPr>
                <w:t>Collect Profile Settings</w:t>
              </w:r>
            </w:hyperlink>
          </w:p>
        </w:tc>
      </w:tr>
    </w:tbl>
    <w:p w14:paraId="3305351D" w14:textId="77777777" w:rsidR="00F81BE7" w:rsidRDefault="00F81BE7" w:rsidP="00F81BE7">
      <w:pPr>
        <w:pStyle w:val="Heading4"/>
        <w:numPr>
          <w:ilvl w:val="3"/>
          <w:numId w:val="4"/>
        </w:numPr>
      </w:pPr>
      <w:r>
        <w:t>Logical</w:t>
      </w:r>
      <w:r w:rsidRPr="00F15706">
        <w:t xml:space="preserve"> Parameters</w:t>
      </w:r>
    </w:p>
    <w:p w14:paraId="69D3649C" w14:textId="77777777" w:rsidR="00F81BE7" w:rsidRDefault="00F81BE7" w:rsidP="00F81BE7"/>
    <w:p w14:paraId="6DC7B506" w14:textId="77777777" w:rsidR="00F81BE7" w:rsidRDefault="00F81BE7" w:rsidP="00F81BE7">
      <w:r w:rsidRPr="005067FC">
        <w:rPr>
          <w:i/>
          <w:color w:val="A6A6A6" w:themeColor="background1" w:themeShade="A6"/>
        </w:rPr>
        <w:t>Not supported by MagicDraw report generation.</w:t>
      </w:r>
    </w:p>
    <w:p w14:paraId="217886CA" w14:textId="77777777" w:rsidR="00F81BE7" w:rsidRDefault="00F81BE7" w:rsidP="00F81BE7">
      <w:pPr>
        <w:pStyle w:val="Heading3"/>
        <w:numPr>
          <w:ilvl w:val="2"/>
          <w:numId w:val="4"/>
        </w:numPr>
      </w:pPr>
      <w:r>
        <w:lastRenderedPageBreak/>
        <w:t>Function Modeling</w:t>
      </w:r>
    </w:p>
    <w:p w14:paraId="27D7C488" w14:textId="77777777" w:rsidR="00F81BE7" w:rsidRPr="00C75AE5" w:rsidRDefault="00F81BE7" w:rsidP="00F81BE7"/>
    <w:p w14:paraId="1B9B6462" w14:textId="77777777" w:rsidR="00F81BE7" w:rsidRDefault="00F81BE7" w:rsidP="00F81BE7">
      <w:pPr>
        <w:pStyle w:val="Heading4"/>
        <w:numPr>
          <w:ilvl w:val="3"/>
          <w:numId w:val="4"/>
        </w:numPr>
      </w:pPr>
      <w:r>
        <w:t>Use Cases</w:t>
      </w:r>
    </w:p>
    <w:p w14:paraId="3366C850" w14:textId="77777777" w:rsidR="00F81BE7" w:rsidRDefault="00F81BE7" w:rsidP="00F81BE7"/>
    <w:p w14:paraId="091F6E32"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15D3326F" w14:textId="77777777" w:rsidR="00F81BE7" w:rsidRDefault="00F81BE7" w:rsidP="00F81BE7">
      <w:pPr>
        <w:pStyle w:val="Heading4"/>
        <w:numPr>
          <w:ilvl w:val="3"/>
          <w:numId w:val="4"/>
        </w:numPr>
      </w:pPr>
      <w:r>
        <w:t>State Charts / Activity Diagrams / Sequence Diagrams / Decision Tables</w:t>
      </w:r>
    </w:p>
    <w:p w14:paraId="62427DA0" w14:textId="77777777" w:rsidR="00F81BE7" w:rsidRDefault="00F81BE7" w:rsidP="00F81BE7"/>
    <w:p w14:paraId="2BDA50E6"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715E3F00" w14:textId="77777777" w:rsidR="00F81BE7" w:rsidRDefault="00F81BE7" w:rsidP="00F81BE7">
      <w:pPr>
        <w:pStyle w:val="Heading3"/>
        <w:numPr>
          <w:ilvl w:val="2"/>
          <w:numId w:val="4"/>
        </w:numPr>
      </w:pPr>
      <w:r>
        <w:t>Function Requirements</w:t>
      </w:r>
    </w:p>
    <w:p w14:paraId="47A3CCB9" w14:textId="77777777" w:rsidR="00F81BE7" w:rsidRDefault="00F81BE7" w:rsidP="00F81BE7">
      <w:pPr>
        <w:pStyle w:val="Heading4"/>
        <w:numPr>
          <w:ilvl w:val="3"/>
          <w:numId w:val="4"/>
        </w:numPr>
      </w:pPr>
      <w:r>
        <w:t>Functional Requirements</w:t>
      </w:r>
    </w:p>
    <w:p w14:paraId="71F1BA6F" w14:textId="77777777" w:rsidR="00F81BE7" w:rsidRDefault="00F81BE7" w:rsidP="00F81BE7">
      <w:pPr>
        <w:pStyle w:val="Heading5"/>
        <w:numPr>
          <w:ilvl w:val="4"/>
          <w:numId w:val="4"/>
        </w:numPr>
      </w:pPr>
      <w:r>
        <w:t>Normal Operation</w:t>
      </w:r>
    </w:p>
    <w:p w14:paraId="618A1D5F" w14:textId="77777777" w:rsidR="00F81BE7" w:rsidRDefault="00F81BE7" w:rsidP="00F81BE7"/>
    <w:p w14:paraId="0A95B8D4" w14:textId="77777777" w:rsidR="00F81BE7" w:rsidRPr="0017445F" w:rsidRDefault="00F81BE7" w:rsidP="00F81BE7">
      <w:pPr>
        <w:pStyle w:val="RERequirement"/>
        <w:shd w:val="clear" w:color="auto" w:fill="F2F2F2" w:themeFill="background1" w:themeFillShade="F2"/>
      </w:pPr>
      <w:bookmarkStart w:id="1816" w:name="_c81d452b3f0625f860338fb070cd9b9a"/>
      <w:r>
        <w:t>REQ-460557/A</w:t>
      </w:r>
      <w:bookmarkEnd w:id="1816"/>
      <w:r>
        <w:t xml:space="preserve"> Send pppStoreProfileData - Profile Creation</w:t>
      </w:r>
    </w:p>
    <w:p w14:paraId="2CE06566" w14:textId="77777777" w:rsidR="00F81BE7" w:rsidRDefault="00F81BE7" w:rsidP="00F81BE7">
      <w:pPr>
        <w:rPr>
          <w:rFonts w:cs="Arial"/>
        </w:rPr>
      </w:pPr>
      <w:r>
        <w:rPr>
          <w:rFonts w:cs="Arial"/>
        </w:rPr>
        <w:t xml:space="preserve">When there is no profile imported during a profile creation and profile creation is completed, the Profile Interface Client shall send pppStoreProfileData to the Profile Management Server containing the profile name and pers index received in the profile creation. </w:t>
      </w:r>
    </w:p>
    <w:p w14:paraId="379EBF5D"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4D76A6A2"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202D4C"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REQ-460557/A</w:t>
            </w:r>
          </w:p>
        </w:tc>
      </w:tr>
      <w:tr w:rsidR="00F81BE7" w:rsidRPr="00FD127C" w14:paraId="2C34AFA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E36F83"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9EC8D" w14:textId="77777777" w:rsidR="00F81BE7" w:rsidRDefault="00F81BE7" w:rsidP="005E6FE1"/>
        </w:tc>
      </w:tr>
      <w:tr w:rsidR="00F81BE7" w:rsidRPr="00FD127C" w14:paraId="3DE64AF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431F49"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42543" w14:textId="77777777" w:rsidR="00F81BE7" w:rsidRDefault="00F81BE7" w:rsidP="005E6FE1"/>
        </w:tc>
      </w:tr>
      <w:tr w:rsidR="00F81BE7" w:rsidRPr="00FD127C" w14:paraId="1A9839E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D7A8F9"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A22DC" w14:textId="77777777" w:rsidR="00F81BE7" w:rsidRDefault="00F81BE7" w:rsidP="005E6FE1"/>
        </w:tc>
      </w:tr>
      <w:tr w:rsidR="00F81BE7" w:rsidRPr="00FD127C" w14:paraId="716BF1B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F2F111"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170D50"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66A4BB"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CA7EB7" w14:textId="77777777" w:rsidR="00F81BE7" w:rsidRDefault="00F81BE7" w:rsidP="005E6FE1"/>
        </w:tc>
      </w:tr>
      <w:tr w:rsidR="00F81BE7" w:rsidRPr="00FD127C" w14:paraId="06A91D5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25055F"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BEC2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AF3117"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FB1D8A" w14:textId="77777777" w:rsidR="00F81BE7" w:rsidRDefault="00F81BE7" w:rsidP="005E6FE1"/>
        </w:tc>
      </w:tr>
      <w:tr w:rsidR="00F81BE7" w:rsidRPr="00FD127C" w14:paraId="53F22D58"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73CCB"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43F555"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7C9EB"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7A28F1"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8186F6"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2343F0" w14:textId="77777777" w:rsidR="00F81BE7" w:rsidRDefault="00F81BE7" w:rsidP="005E6FE1"/>
        </w:tc>
      </w:tr>
      <w:tr w:rsidR="00F81BE7" w:rsidRPr="00FD127C" w14:paraId="1A1D889D"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CC27D09" w14:textId="77777777" w:rsidR="00F81BE7" w:rsidRPr="00FD127C" w:rsidRDefault="00AB7756" w:rsidP="005E6FE1">
            <w:pPr>
              <w:rPr>
                <w:rFonts w:cs="Arial"/>
                <w:bCs/>
                <w:color w:val="808080" w:themeColor="background1" w:themeShade="80"/>
                <w:sz w:val="16"/>
                <w:szCs w:val="14"/>
              </w:rPr>
            </w:pPr>
            <w:hyperlink r:id="rId128"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43839C"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1CBA22"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0EB5D7" w14:textId="77777777" w:rsidR="00F81BE7" w:rsidRDefault="00F81BE7" w:rsidP="00F81BE7"/>
    <w:p w14:paraId="2162EBE6" w14:textId="77777777" w:rsidR="00F81BE7" w:rsidRDefault="00F81BE7" w:rsidP="00F81BE7">
      <w:pPr>
        <w:pStyle w:val="Heading5"/>
        <w:numPr>
          <w:ilvl w:val="4"/>
          <w:numId w:val="4"/>
        </w:numPr>
      </w:pPr>
      <w:r>
        <w:t>Error Handling</w:t>
      </w:r>
    </w:p>
    <w:p w14:paraId="6B009485" w14:textId="77777777" w:rsidR="00F81BE7" w:rsidRDefault="00F81BE7" w:rsidP="00F81BE7"/>
    <w:p w14:paraId="104E947A" w14:textId="77777777" w:rsidR="00F81BE7" w:rsidRPr="0017445F" w:rsidRDefault="00F81BE7" w:rsidP="00F81BE7">
      <w:pPr>
        <w:pStyle w:val="RERequirement"/>
        <w:shd w:val="clear" w:color="auto" w:fill="F2F2F2" w:themeFill="background1" w:themeFillShade="F2"/>
      </w:pPr>
      <w:bookmarkStart w:id="1817" w:name="_1508da3fbff7d87a8f1c50090ae2457e"/>
      <w:r>
        <w:t>REQ-460558/A</w:t>
      </w:r>
      <w:bookmarkEnd w:id="1817"/>
      <w:r>
        <w:t xml:space="preserve"> Receiving pppStoreProfileData = FAILED</w:t>
      </w:r>
    </w:p>
    <w:p w14:paraId="31A2BE00" w14:textId="77777777" w:rsidR="00F81BE7" w:rsidRDefault="00F81BE7" w:rsidP="00F81BE7">
      <w:pPr>
        <w:rPr>
          <w:rFonts w:cs="Arial"/>
        </w:rPr>
      </w:pPr>
      <w:r>
        <w:rPr>
          <w:rFonts w:cs="Arial"/>
        </w:rPr>
        <w:t>If the Profile Interface Client receives pppStoreProfileData(ResponseCode=Failed, ErrorCode), it shall perform the following:</w:t>
      </w:r>
    </w:p>
    <w:p w14:paraId="4B5FC9E2" w14:textId="77777777" w:rsidR="00F81BE7" w:rsidRDefault="00F81BE7" w:rsidP="00F81BE7">
      <w:pPr>
        <w:rPr>
          <w:rFonts w:cs="Arial"/>
        </w:rPr>
      </w:pPr>
    </w:p>
    <w:p w14:paraId="34D0D2AC" w14:textId="77777777" w:rsidR="00F81BE7" w:rsidRDefault="00F81BE7" w:rsidP="00F81BE7">
      <w:pPr>
        <w:rPr>
          <w:rFonts w:cs="Arial"/>
        </w:rPr>
      </w:pPr>
      <w:r>
        <w:rPr>
          <w:rFonts w:cs="Arial"/>
        </w:rPr>
        <w:t>- INVALID_INDEX: Request user to select seat button again if this cannot be fixed internally</w:t>
      </w:r>
    </w:p>
    <w:p w14:paraId="4A2ED5B8" w14:textId="77777777" w:rsidR="00F81BE7" w:rsidRDefault="00F81BE7" w:rsidP="00F81BE7">
      <w:pPr>
        <w:rPr>
          <w:rFonts w:cs="Arial"/>
        </w:rPr>
      </w:pPr>
      <w:r>
        <w:rPr>
          <w:rFonts w:cs="Arial"/>
        </w:rPr>
        <w:t>- INCOMPATIBLE_API: Display an error notification requiring service</w:t>
      </w:r>
    </w:p>
    <w:p w14:paraId="01C9C765" w14:textId="77777777" w:rsidR="00F81BE7" w:rsidRDefault="00F81BE7" w:rsidP="00F81BE7">
      <w:pPr>
        <w:rPr>
          <w:rFonts w:cs="Arial"/>
        </w:rPr>
      </w:pPr>
      <w:r>
        <w:rPr>
          <w:rFonts w:cs="Arial"/>
        </w:rPr>
        <w:t>- COMMAND_NOT_SUPPORTED: Display an error notification requiring service</w:t>
      </w:r>
    </w:p>
    <w:p w14:paraId="34F30F1C" w14:textId="77777777" w:rsidR="00F81BE7" w:rsidRDefault="00F81BE7" w:rsidP="00F81BE7">
      <w:pPr>
        <w:rPr>
          <w:rFonts w:cs="Arial"/>
        </w:rPr>
      </w:pPr>
      <w:r>
        <w:rPr>
          <w:rFonts w:cs="Arial"/>
        </w:rPr>
        <w:t>- COMMAND_NOT_PERMITTED: Nothing - future use</w:t>
      </w:r>
    </w:p>
    <w:p w14:paraId="6B977F76" w14:textId="77777777" w:rsidR="00F81BE7" w:rsidRDefault="00F81BE7" w:rsidP="00F81BE7">
      <w:pPr>
        <w:rPr>
          <w:rFonts w:cs="Arial"/>
        </w:rPr>
      </w:pPr>
      <w:r>
        <w:rPr>
          <w:rFonts w:cs="Arial"/>
        </w:rPr>
        <w:t>- COMMAND_TIMEOUT: Display an error notification with option to Retry or Cancel. Cancel shall leave Setup Wizard</w:t>
      </w:r>
    </w:p>
    <w:p w14:paraId="2E01BDFD" w14:textId="77777777" w:rsidR="00F81BE7" w:rsidRDefault="00F81BE7" w:rsidP="00F81BE7">
      <w:pPr>
        <w:rPr>
          <w:rFonts w:cs="Arial"/>
        </w:rPr>
      </w:pPr>
      <w:r>
        <w:rPr>
          <w:rFonts w:cs="Arial"/>
        </w:rPr>
        <w:t>- COMMAND_QUEUE_FULL: Display an error notification to try again later with option to Retry or Cancel</w:t>
      </w:r>
    </w:p>
    <w:p w14:paraId="13E270F3" w14:textId="77777777" w:rsidR="00F81BE7" w:rsidRDefault="00F81BE7" w:rsidP="00F81BE7">
      <w:pPr>
        <w:rPr>
          <w:rFonts w:cs="Arial"/>
        </w:rPr>
      </w:pPr>
      <w:r>
        <w:rPr>
          <w:rFonts w:cs="Arial"/>
        </w:rPr>
        <w:t>- DENIED_RATE_LIMIT_EXCEEDED: Display an error notification to try again later with option to Retry or Cancel</w:t>
      </w:r>
    </w:p>
    <w:p w14:paraId="7113CC2D" w14:textId="77777777" w:rsidR="00F81BE7" w:rsidRDefault="00F81BE7" w:rsidP="00F81BE7">
      <w:pPr>
        <w:rPr>
          <w:rFonts w:cs="Arial"/>
        </w:rPr>
      </w:pPr>
      <w:r>
        <w:rPr>
          <w:rFonts w:cs="Arial"/>
        </w:rPr>
        <w:t>- UNKOWN_ERROR: Display an error notification to try again later with option to Retry or Cancel</w:t>
      </w:r>
    </w:p>
    <w:p w14:paraId="1F8CD981"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612253FB"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80E6C7"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REQ-460558/A</w:t>
            </w:r>
          </w:p>
        </w:tc>
      </w:tr>
      <w:tr w:rsidR="00F81BE7" w:rsidRPr="00FD127C" w14:paraId="6D21045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FCAF67"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E1FFDA" w14:textId="77777777" w:rsidR="00F81BE7" w:rsidRDefault="00F81BE7" w:rsidP="005E6FE1"/>
        </w:tc>
      </w:tr>
      <w:tr w:rsidR="00F81BE7" w:rsidRPr="00FD127C" w14:paraId="28A5AB0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B17081"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35BD23" w14:textId="77777777" w:rsidR="00F81BE7" w:rsidRDefault="00F81BE7" w:rsidP="005E6FE1"/>
        </w:tc>
      </w:tr>
      <w:tr w:rsidR="00F81BE7" w:rsidRPr="00FD127C" w14:paraId="72188D8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DFD2F"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6E8AA" w14:textId="77777777" w:rsidR="00F81BE7" w:rsidRDefault="00F81BE7" w:rsidP="005E6FE1"/>
        </w:tc>
      </w:tr>
      <w:tr w:rsidR="00F81BE7" w:rsidRPr="00FD127C" w14:paraId="06E5DBA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F9A691"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7E9B6"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4DA736"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149005" w14:textId="77777777" w:rsidR="00F81BE7" w:rsidRDefault="00F81BE7" w:rsidP="005E6FE1"/>
        </w:tc>
      </w:tr>
      <w:tr w:rsidR="00F81BE7" w:rsidRPr="00FD127C" w14:paraId="2D49C60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81BE3"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C2B03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F75F7"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8D56DA" w14:textId="77777777" w:rsidR="00F81BE7" w:rsidRDefault="00F81BE7" w:rsidP="005E6FE1"/>
        </w:tc>
      </w:tr>
      <w:tr w:rsidR="00F81BE7" w:rsidRPr="00FD127C" w14:paraId="78A42750"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EFCC6"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73DF91"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49AE5"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6E5D0"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6B0CE5"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DA66BC" w14:textId="77777777" w:rsidR="00F81BE7" w:rsidRDefault="00F81BE7" w:rsidP="005E6FE1"/>
        </w:tc>
      </w:tr>
      <w:tr w:rsidR="00F81BE7" w:rsidRPr="00FD127C" w14:paraId="12ACECD5"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C85335B" w14:textId="77777777" w:rsidR="00F81BE7" w:rsidRPr="00FD127C" w:rsidRDefault="00AB7756" w:rsidP="005E6FE1">
            <w:pPr>
              <w:rPr>
                <w:rFonts w:cs="Arial"/>
                <w:bCs/>
                <w:color w:val="808080" w:themeColor="background1" w:themeShade="80"/>
                <w:sz w:val="16"/>
                <w:szCs w:val="14"/>
              </w:rPr>
            </w:pPr>
            <w:hyperlink r:id="rId129"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0FF750"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8F75F4"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F065D08" w14:textId="77777777" w:rsidR="00F81BE7" w:rsidRDefault="00F81BE7" w:rsidP="00F81BE7"/>
    <w:p w14:paraId="022BB17C" w14:textId="77777777" w:rsidR="00F81BE7" w:rsidRDefault="00F81BE7" w:rsidP="00F81BE7">
      <w:pPr>
        <w:pStyle w:val="Heading4"/>
        <w:numPr>
          <w:ilvl w:val="3"/>
          <w:numId w:val="4"/>
        </w:numPr>
      </w:pPr>
      <w:r>
        <w:t>Non-Functional Requirements</w:t>
      </w:r>
    </w:p>
    <w:p w14:paraId="614490A7" w14:textId="77777777" w:rsidR="00F81BE7" w:rsidRDefault="00F81BE7" w:rsidP="00F81BE7"/>
    <w:p w14:paraId="1E6E2FC3" w14:textId="77777777" w:rsidR="00F81BE7" w:rsidRDefault="00F81BE7" w:rsidP="00F81BE7">
      <w:pPr>
        <w:rPr>
          <w:color w:val="A6A6A6" w:themeColor="background1" w:themeShade="A6"/>
        </w:rPr>
      </w:pPr>
      <w:r>
        <w:rPr>
          <w:color w:val="A6A6A6" w:themeColor="background1" w:themeShade="A6"/>
        </w:rPr>
        <w:t>No Non-Functional Requirements specified.</w:t>
      </w:r>
    </w:p>
    <w:p w14:paraId="042B1533" w14:textId="77777777" w:rsidR="00F81BE7" w:rsidRDefault="00F81BE7" w:rsidP="00F81BE7">
      <w:pPr>
        <w:pStyle w:val="Heading4"/>
        <w:numPr>
          <w:ilvl w:val="3"/>
          <w:numId w:val="4"/>
        </w:numPr>
      </w:pPr>
      <w:r>
        <w:t>Functional Safety Requirements</w:t>
      </w:r>
    </w:p>
    <w:p w14:paraId="03D8F257" w14:textId="77777777" w:rsidR="00F81BE7" w:rsidRDefault="00F81BE7" w:rsidP="00F81BE7">
      <w:pPr>
        <w:rPr>
          <w:highlight w:val="yellow"/>
        </w:rPr>
      </w:pPr>
    </w:p>
    <w:p w14:paraId="34D5988C"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0149FB65" w14:textId="77777777" w:rsidR="00F81BE7" w:rsidRDefault="00F81BE7" w:rsidP="00F81BE7">
      <w:pPr>
        <w:pStyle w:val="Heading5"/>
        <w:numPr>
          <w:ilvl w:val="4"/>
          <w:numId w:val="4"/>
        </w:numPr>
      </w:pPr>
      <w:r>
        <w:t>ASIL Decomposition of Functional Safety Requirements</w:t>
      </w:r>
    </w:p>
    <w:p w14:paraId="0E3DFE94" w14:textId="77777777" w:rsidR="00F81BE7" w:rsidRDefault="00F81BE7" w:rsidP="00F81BE7">
      <w:pPr>
        <w:pStyle w:val="NoSpacing"/>
      </w:pPr>
    </w:p>
    <w:p w14:paraId="7B5C1FAC" w14:textId="77777777" w:rsidR="00F81BE7" w:rsidRDefault="00F81BE7" w:rsidP="00F81BE7">
      <w:pPr>
        <w:pStyle w:val="NoSpacing"/>
      </w:pPr>
    </w:p>
    <w:p w14:paraId="1837FFC3"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375B97DC" w14:textId="77777777" w:rsidR="00F81BE7" w:rsidRDefault="00F81BE7" w:rsidP="00F81BE7">
      <w:pPr>
        <w:pStyle w:val="Heading4"/>
        <w:numPr>
          <w:ilvl w:val="3"/>
          <w:numId w:val="4"/>
        </w:numPr>
      </w:pPr>
      <w:r>
        <w:t>Other Requirements</w:t>
      </w:r>
    </w:p>
    <w:p w14:paraId="4FDD995B" w14:textId="77777777" w:rsidR="00F81BE7" w:rsidRDefault="00F81BE7" w:rsidP="00F81BE7">
      <w:pPr>
        <w:pStyle w:val="Heading5"/>
        <w:numPr>
          <w:ilvl w:val="4"/>
          <w:numId w:val="4"/>
        </w:numPr>
      </w:pPr>
      <w:r>
        <w:t>Design Requirements</w:t>
      </w:r>
    </w:p>
    <w:p w14:paraId="03510803" w14:textId="77777777" w:rsidR="00F81BE7" w:rsidRDefault="00F81BE7" w:rsidP="00F81BE7"/>
    <w:p w14:paraId="56AD074C" w14:textId="77777777" w:rsidR="00F81BE7" w:rsidRDefault="00F81BE7" w:rsidP="00F81BE7">
      <w:pPr>
        <w:rPr>
          <w:color w:val="A6A6A6" w:themeColor="background1" w:themeShade="A6"/>
        </w:rPr>
      </w:pPr>
      <w:r>
        <w:rPr>
          <w:color w:val="A6A6A6" w:themeColor="background1" w:themeShade="A6"/>
        </w:rPr>
        <w:t>No Design Requirements specified.</w:t>
      </w:r>
    </w:p>
    <w:p w14:paraId="6B5C9E34" w14:textId="77777777" w:rsidR="005E6FE1" w:rsidRDefault="005E6FE1" w:rsidP="005E6FE1">
      <w:pPr>
        <w:pStyle w:val="Heading2"/>
        <w:numPr>
          <w:ilvl w:val="1"/>
          <w:numId w:val="4"/>
        </w:numPr>
        <w:rPr>
          <w:ins w:id="1818" w:author="Bauer, Justin (J.)" w:date="2021-10-27T14:51:00Z"/>
        </w:rPr>
      </w:pPr>
      <w:ins w:id="1819" w:author="Bauer, Justin (J.)" w:date="2021-10-27T14:51:00Z">
        <w:r>
          <w:rPr>
            <w:noProof/>
          </w:rPr>
          <w:drawing>
            <wp:inline distT="0" distB="0" distL="0" distR="0" wp14:anchorId="3540B9E9" wp14:editId="0F28F85D">
              <wp:extent cx="152400" cy="152400"/>
              <wp:effectExtent l="0" t="0" r="0" b="0"/>
              <wp:docPr id="67" name="Picture -836794363.jpg" descr="-836794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836794363.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r>
          <w:t>Request New Passenger Profile Creation</w:t>
        </w:r>
      </w:ins>
    </w:p>
    <w:p w14:paraId="5B2E2554" w14:textId="77777777" w:rsidR="005E6FE1" w:rsidRDefault="005E6FE1" w:rsidP="005E6FE1">
      <w:pPr>
        <w:pStyle w:val="Heading3"/>
        <w:numPr>
          <w:ilvl w:val="2"/>
          <w:numId w:val="4"/>
        </w:numPr>
        <w:rPr>
          <w:ins w:id="1820" w:author="Bauer, Justin (J.)" w:date="2021-10-27T14:51:00Z"/>
        </w:rPr>
      </w:pPr>
      <w:ins w:id="1821" w:author="Bauer, Justin (J.)" w:date="2021-10-27T14:51:00Z">
        <w:r>
          <w:t>Function Overview</w:t>
        </w:r>
      </w:ins>
    </w:p>
    <w:p w14:paraId="145AEBD9" w14:textId="77777777" w:rsidR="005E6FE1" w:rsidRDefault="005E6FE1" w:rsidP="005E6FE1">
      <w:pPr>
        <w:pStyle w:val="Heading4"/>
        <w:numPr>
          <w:ilvl w:val="3"/>
          <w:numId w:val="4"/>
        </w:numPr>
        <w:rPr>
          <w:ins w:id="1822" w:author="Bauer, Justin (J.)" w:date="2021-10-27T14:51:00Z"/>
        </w:rPr>
      </w:pPr>
      <w:ins w:id="1823" w:author="Bauer, Justin (J.)" w:date="2021-10-27T14:51:00Z">
        <w:r>
          <w:t>Description</w:t>
        </w:r>
      </w:ins>
    </w:p>
    <w:p w14:paraId="7F169F9F" w14:textId="77777777" w:rsidR="005E6FE1" w:rsidRDefault="005E6FE1" w:rsidP="005E6FE1">
      <w:pPr>
        <w:contextualSpacing/>
        <w:rPr>
          <w:ins w:id="1824" w:author="Bauer, Justin (J.)" w:date="2021-10-27T14:51:00Z"/>
        </w:rPr>
      </w:pPr>
    </w:p>
    <w:p w14:paraId="21F69505" w14:textId="77777777" w:rsidR="005E6FE1" w:rsidRDefault="005E6FE1" w:rsidP="005E6FE1">
      <w:pPr>
        <w:contextualSpacing/>
        <w:rPr>
          <w:ins w:id="1825" w:author="Bauer, Justin (J.)" w:date="2021-10-27T14:51:00Z"/>
        </w:rPr>
      </w:pPr>
      <w:ins w:id="1826" w:author="Bauer, Justin (J.)" w:date="2021-10-27T14:51:00Z">
        <w:r>
          <w:t>Function is allocated to:</w:t>
        </w:r>
      </w:ins>
    </w:p>
    <w:p w14:paraId="0BBF96D8" w14:textId="77777777" w:rsidR="005E6FE1" w:rsidRDefault="005E6FE1" w:rsidP="005E6FE1">
      <w:pPr>
        <w:pStyle w:val="ListParagraph"/>
        <w:numPr>
          <w:ilvl w:val="0"/>
          <w:numId w:val="13"/>
        </w:numPr>
        <w:contextualSpacing/>
        <w:rPr>
          <w:ins w:id="1827" w:author="Bauer, Justin (J.)" w:date="2021-10-27T14:51:00Z"/>
        </w:rPr>
      </w:pPr>
      <w:ins w:id="1828" w:author="Bauer, Justin (J.)" w:date="2021-10-27T14:51:00Z">
        <w:r>
          <w:rPr>
            <w:noProof/>
          </w:rPr>
          <w:drawing>
            <wp:inline distT="0" distB="0" distL="0" distR="0" wp14:anchorId="31CCBDA9" wp14:editId="1694C6E0">
              <wp:extent cx="152400" cy="152400"/>
              <wp:effectExtent l="0" t="0" r="0" b="0"/>
              <wp:docPr id="69"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ins>
    </w:p>
    <w:p w14:paraId="500A8E85" w14:textId="77777777" w:rsidR="005E6FE1" w:rsidRDefault="005E6FE1" w:rsidP="005E6FE1">
      <w:pPr>
        <w:contextualSpacing/>
        <w:rPr>
          <w:ins w:id="1829" w:author="Bauer, Justin (J.)" w:date="2021-10-27T14:51:00Z"/>
        </w:rPr>
      </w:pPr>
    </w:p>
    <w:p w14:paraId="400A6B0B" w14:textId="77777777" w:rsidR="005E6FE1" w:rsidRDefault="005E6FE1" w:rsidP="005E6FE1">
      <w:pPr>
        <w:contextualSpacing/>
        <w:rPr>
          <w:ins w:id="1830" w:author="Bauer, Justin (J.)" w:date="2021-10-27T14:51:00Z"/>
        </w:rPr>
      </w:pPr>
      <w:ins w:id="1831" w:author="Bauer, Justin (J.)" w:date="2021-10-27T14:51:00Z">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ins>
    </w:p>
    <w:p w14:paraId="6AB95FF5" w14:textId="77777777" w:rsidR="005E6FE1" w:rsidRDefault="005E6FE1" w:rsidP="005E6FE1">
      <w:pPr>
        <w:pStyle w:val="Heading4"/>
        <w:numPr>
          <w:ilvl w:val="3"/>
          <w:numId w:val="4"/>
        </w:numPr>
        <w:rPr>
          <w:ins w:id="1832" w:author="Bauer, Justin (J.)" w:date="2021-10-27T14:51:00Z"/>
        </w:rPr>
      </w:pPr>
      <w:ins w:id="1833" w:author="Bauer, Justin (J.)" w:date="2021-10-27T14:51:00Z">
        <w:r>
          <w:t>Variants</w:t>
        </w:r>
      </w:ins>
    </w:p>
    <w:p w14:paraId="64A32779" w14:textId="77777777" w:rsidR="005E6FE1" w:rsidRDefault="005E6FE1" w:rsidP="005E6FE1">
      <w:pPr>
        <w:rPr>
          <w:ins w:id="1834" w:author="Bauer, Justin (J.)" w:date="2021-10-27T14:51:00Z"/>
        </w:rPr>
      </w:pPr>
    </w:p>
    <w:p w14:paraId="622E3541" w14:textId="77777777" w:rsidR="005E6FE1" w:rsidRPr="005067FC" w:rsidRDefault="005E6FE1" w:rsidP="005E6FE1">
      <w:pPr>
        <w:rPr>
          <w:ins w:id="1835" w:author="Bauer, Justin (J.)" w:date="2021-10-27T14:51:00Z"/>
          <w:i/>
          <w:color w:val="A6A6A6" w:themeColor="background1" w:themeShade="A6"/>
        </w:rPr>
      </w:pPr>
      <w:ins w:id="1836" w:author="Bauer, Justin (J.)" w:date="2021-10-27T14:51:00Z">
        <w:r w:rsidRPr="005067FC">
          <w:rPr>
            <w:i/>
            <w:color w:val="A6A6A6" w:themeColor="background1" w:themeShade="A6"/>
          </w:rPr>
          <w:t>Not supported by MagicDraw report generation.</w:t>
        </w:r>
      </w:ins>
    </w:p>
    <w:p w14:paraId="21BDF8D3" w14:textId="77777777" w:rsidR="005E6FE1" w:rsidRDefault="005E6FE1" w:rsidP="005E6FE1">
      <w:pPr>
        <w:pStyle w:val="Heading4"/>
        <w:numPr>
          <w:ilvl w:val="3"/>
          <w:numId w:val="4"/>
        </w:numPr>
        <w:rPr>
          <w:ins w:id="1837" w:author="Bauer, Justin (J.)" w:date="2021-10-27T14:51:00Z"/>
        </w:rPr>
      </w:pPr>
      <w:ins w:id="1838" w:author="Bauer, Justin (J.)" w:date="2021-10-27T14:51:00Z">
        <w:r>
          <w:t>Input Requirements</w:t>
        </w:r>
      </w:ins>
    </w:p>
    <w:p w14:paraId="0FFF73F2" w14:textId="77777777" w:rsidR="005E6FE1" w:rsidRDefault="005E6FE1" w:rsidP="005E6FE1">
      <w:pPr>
        <w:rPr>
          <w:ins w:id="1839" w:author="Bauer, Justin (J.)" w:date="2021-10-27T14:51:00Z"/>
        </w:rPr>
      </w:pPr>
    </w:p>
    <w:p w14:paraId="560FD4B8" w14:textId="77777777" w:rsidR="005E6FE1" w:rsidRPr="005067FC" w:rsidRDefault="005E6FE1" w:rsidP="005E6FE1">
      <w:pPr>
        <w:rPr>
          <w:ins w:id="1840" w:author="Bauer, Justin (J.)" w:date="2021-10-27T14:51:00Z"/>
          <w:i/>
          <w:color w:val="A6A6A6" w:themeColor="background1" w:themeShade="A6"/>
        </w:rPr>
      </w:pPr>
      <w:ins w:id="1841" w:author="Bauer, Justin (J.)" w:date="2021-10-27T14:51:00Z">
        <w:r w:rsidRPr="005067FC">
          <w:rPr>
            <w:i/>
            <w:color w:val="A6A6A6" w:themeColor="background1" w:themeShade="A6"/>
          </w:rPr>
          <w:t>Not supported by MagicDraw report generation.</w:t>
        </w:r>
      </w:ins>
    </w:p>
    <w:p w14:paraId="38606D76" w14:textId="77777777" w:rsidR="005E6FE1" w:rsidRDefault="005E6FE1" w:rsidP="005E6FE1">
      <w:pPr>
        <w:pStyle w:val="Heading4"/>
        <w:numPr>
          <w:ilvl w:val="3"/>
          <w:numId w:val="4"/>
        </w:numPr>
        <w:rPr>
          <w:ins w:id="1842" w:author="Bauer, Justin (J.)" w:date="2021-10-27T14:51:00Z"/>
        </w:rPr>
      </w:pPr>
      <w:ins w:id="1843" w:author="Bauer, Justin (J.)" w:date="2021-10-27T14:51:00Z">
        <w:r>
          <w:t>Assumptions</w:t>
        </w:r>
      </w:ins>
    </w:p>
    <w:p w14:paraId="665420CE" w14:textId="77777777" w:rsidR="005E6FE1" w:rsidRDefault="005E6FE1" w:rsidP="005E6FE1">
      <w:pPr>
        <w:rPr>
          <w:ins w:id="1844" w:author="Bauer, Justin (J.)" w:date="2021-10-27T14:51:00Z"/>
        </w:rPr>
      </w:pPr>
    </w:p>
    <w:p w14:paraId="447B6FFA" w14:textId="77777777" w:rsidR="005E6FE1" w:rsidRPr="00FF5F72" w:rsidRDefault="005E6FE1" w:rsidP="005E6FE1">
      <w:pPr>
        <w:rPr>
          <w:ins w:id="1845" w:author="Bauer, Justin (J.)" w:date="2021-10-27T14:51:00Z"/>
          <w:color w:val="A6A6A6" w:themeColor="background1" w:themeShade="A6"/>
        </w:rPr>
      </w:pPr>
      <w:ins w:id="1846" w:author="Bauer, Justin (J.)" w:date="2021-10-27T14:51:00Z">
        <w:r w:rsidRPr="00FF5F72">
          <w:rPr>
            <w:color w:val="A6A6A6" w:themeColor="background1" w:themeShade="A6"/>
          </w:rPr>
          <w:t>No assumptions specified for this function.</w:t>
        </w:r>
      </w:ins>
    </w:p>
    <w:p w14:paraId="4E83AE4C" w14:textId="77777777" w:rsidR="005E6FE1" w:rsidRDefault="005E6FE1" w:rsidP="005E6FE1">
      <w:pPr>
        <w:rPr>
          <w:ins w:id="1847" w:author="Bauer, Justin (J.)" w:date="2021-10-27T14:51:00Z"/>
        </w:rPr>
      </w:pPr>
    </w:p>
    <w:p w14:paraId="2CC289B4" w14:textId="77777777" w:rsidR="005E6FE1" w:rsidRDefault="005E6FE1" w:rsidP="005E6FE1">
      <w:pPr>
        <w:pStyle w:val="Heading4"/>
        <w:numPr>
          <w:ilvl w:val="3"/>
          <w:numId w:val="4"/>
        </w:numPr>
        <w:rPr>
          <w:ins w:id="1848" w:author="Bauer, Justin (J.)" w:date="2021-10-27T14:51:00Z"/>
        </w:rPr>
      </w:pPr>
      <w:ins w:id="1849" w:author="Bauer, Justin (J.)" w:date="2021-10-27T14:51:00Z">
        <w:r>
          <w:t>References</w:t>
        </w:r>
      </w:ins>
    </w:p>
    <w:p w14:paraId="3E298E0A" w14:textId="77777777" w:rsidR="005E6FE1" w:rsidRPr="00454CBE" w:rsidRDefault="005E6FE1" w:rsidP="005E6FE1">
      <w:pPr>
        <w:pStyle w:val="Heading5"/>
        <w:numPr>
          <w:ilvl w:val="4"/>
          <w:numId w:val="4"/>
        </w:numPr>
        <w:rPr>
          <w:ins w:id="1850" w:author="Bauer, Justin (J.)" w:date="2021-10-27T14:51:00Z"/>
        </w:rPr>
      </w:pPr>
      <w:ins w:id="1851" w:author="Bauer, Justin (J.)" w:date="2021-10-27T14:51:00Z">
        <w:r w:rsidRPr="00454CBE">
          <w:t xml:space="preserve">Ford </w:t>
        </w:r>
        <w:r>
          <w:t>D</w:t>
        </w:r>
        <w:r w:rsidRPr="00454CBE">
          <w:t>ocuments</w:t>
        </w:r>
      </w:ins>
    </w:p>
    <w:p w14:paraId="5B3AF2B1" w14:textId="77777777" w:rsidR="005E6FE1" w:rsidRDefault="005E6FE1" w:rsidP="005E6FE1">
      <w:pPr>
        <w:pStyle w:val="BodyText"/>
        <w:ind w:right="142"/>
        <w:jc w:val="both"/>
        <w:rPr>
          <w:ins w:id="1852" w:author="Bauer, Justin (J.)" w:date="2021-10-27T14:51:00Z"/>
          <w:rFonts w:cs="Arial"/>
        </w:rPr>
      </w:pPr>
      <w:ins w:id="1853" w:author="Bauer, Justin (J.)" w:date="2021-10-27T14:51:00Z">
        <w:r>
          <w:rPr>
            <w:rFonts w:cs="Arial"/>
          </w:rPr>
          <w:t>List here all Ford internal documents, which are directly related to the feature.</w:t>
        </w:r>
      </w:ins>
    </w:p>
    <w:p w14:paraId="7F7D6110" w14:textId="77777777" w:rsidR="005E6FE1" w:rsidRDefault="005E6FE1" w:rsidP="005E6FE1">
      <w:pPr>
        <w:pStyle w:val="BodyText"/>
        <w:ind w:right="142"/>
        <w:jc w:val="both"/>
        <w:rPr>
          <w:ins w:id="1854" w:author="Bauer, Justin (J.)" w:date="2021-10-27T14:51:00Z"/>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E6FE1" w:rsidRPr="007C20FA" w14:paraId="798001C6" w14:textId="77777777" w:rsidTr="005E6FE1">
        <w:trPr>
          <w:cantSplit/>
          <w:tblHeader/>
          <w:ins w:id="1855" w:author="Bauer, Justin (J.)" w:date="2021-10-27T14:51:00Z"/>
        </w:trPr>
        <w:tc>
          <w:tcPr>
            <w:tcW w:w="1418" w:type="dxa"/>
            <w:shd w:val="clear" w:color="auto" w:fill="E0E0E0"/>
          </w:tcPr>
          <w:p w14:paraId="0801B12E" w14:textId="77777777" w:rsidR="005E6FE1" w:rsidRPr="007C20FA" w:rsidRDefault="005E6FE1" w:rsidP="005E6FE1">
            <w:pPr>
              <w:rPr>
                <w:ins w:id="1856" w:author="Bauer, Justin (J.)" w:date="2021-10-27T14:51:00Z"/>
                <w:rFonts w:ascii="Helvetica" w:hAnsi="Helvetica" w:cs="Helvetica"/>
                <w:b/>
              </w:rPr>
            </w:pPr>
            <w:ins w:id="1857" w:author="Bauer, Justin (J.)" w:date="2021-10-27T14:51:00Z">
              <w:r w:rsidRPr="007C20FA">
                <w:rPr>
                  <w:rFonts w:ascii="Helvetica" w:hAnsi="Helvetica" w:cs="Helvetica"/>
                  <w:b/>
                </w:rPr>
                <w:t>Reference</w:t>
              </w:r>
            </w:ins>
          </w:p>
        </w:tc>
        <w:tc>
          <w:tcPr>
            <w:tcW w:w="6237" w:type="dxa"/>
            <w:shd w:val="clear" w:color="auto" w:fill="E0E0E0"/>
          </w:tcPr>
          <w:p w14:paraId="43F6E9AF" w14:textId="77777777" w:rsidR="005E6FE1" w:rsidRPr="007C20FA" w:rsidRDefault="005E6FE1" w:rsidP="005E6FE1">
            <w:pPr>
              <w:rPr>
                <w:ins w:id="1858" w:author="Bauer, Justin (J.)" w:date="2021-10-27T14:51:00Z"/>
                <w:rFonts w:ascii="Helvetica" w:hAnsi="Helvetica" w:cs="Helvetica"/>
                <w:b/>
              </w:rPr>
            </w:pPr>
            <w:ins w:id="1859" w:author="Bauer, Justin (J.)" w:date="2021-10-27T14:51:00Z">
              <w:r w:rsidRPr="007C20FA">
                <w:rPr>
                  <w:rFonts w:ascii="Helvetica" w:hAnsi="Helvetica" w:cs="Helvetica"/>
                  <w:b/>
                </w:rPr>
                <w:t>Title</w:t>
              </w:r>
            </w:ins>
          </w:p>
        </w:tc>
        <w:tc>
          <w:tcPr>
            <w:tcW w:w="1418" w:type="dxa"/>
            <w:shd w:val="clear" w:color="auto" w:fill="E0E0E0"/>
          </w:tcPr>
          <w:p w14:paraId="726FAC59" w14:textId="77777777" w:rsidR="005E6FE1" w:rsidRPr="007C20FA" w:rsidRDefault="005E6FE1" w:rsidP="005E6FE1">
            <w:pPr>
              <w:rPr>
                <w:ins w:id="1860" w:author="Bauer, Justin (J.)" w:date="2021-10-27T14:51:00Z"/>
                <w:rFonts w:ascii="Helvetica" w:hAnsi="Helvetica" w:cs="Helvetica"/>
                <w:b/>
              </w:rPr>
            </w:pPr>
            <w:ins w:id="1861" w:author="Bauer, Justin (J.)" w:date="2021-10-27T14:51:00Z">
              <w:r w:rsidRPr="007C20FA">
                <w:rPr>
                  <w:rFonts w:ascii="Helvetica" w:hAnsi="Helvetica" w:cs="Helvetica"/>
                  <w:b/>
                </w:rPr>
                <w:t>Doc. ID</w:t>
              </w:r>
            </w:ins>
          </w:p>
        </w:tc>
        <w:tc>
          <w:tcPr>
            <w:tcW w:w="1418" w:type="dxa"/>
            <w:shd w:val="clear" w:color="auto" w:fill="E0E0E0"/>
          </w:tcPr>
          <w:p w14:paraId="4133C100" w14:textId="77777777" w:rsidR="005E6FE1" w:rsidRPr="007C20FA" w:rsidRDefault="005E6FE1" w:rsidP="005E6FE1">
            <w:pPr>
              <w:rPr>
                <w:ins w:id="1862" w:author="Bauer, Justin (J.)" w:date="2021-10-27T14:51:00Z"/>
                <w:rFonts w:ascii="Helvetica" w:hAnsi="Helvetica" w:cs="Helvetica"/>
                <w:b/>
              </w:rPr>
            </w:pPr>
            <w:ins w:id="1863" w:author="Bauer, Justin (J.)" w:date="2021-10-27T14:51:00Z">
              <w:r w:rsidRPr="007C20FA">
                <w:rPr>
                  <w:rFonts w:ascii="Helvetica" w:hAnsi="Helvetica" w:cs="Helvetica"/>
                  <w:b/>
                </w:rPr>
                <w:t>Revision</w:t>
              </w:r>
            </w:ins>
          </w:p>
        </w:tc>
      </w:tr>
      <w:tr w:rsidR="005E6FE1" w:rsidRPr="007C20FA" w14:paraId="79934620" w14:textId="77777777" w:rsidTr="005E6FE1">
        <w:trPr>
          <w:cantSplit/>
          <w:tblHeader/>
          <w:ins w:id="1864" w:author="Bauer, Justin (J.)" w:date="2021-10-27T14:51:00Z"/>
        </w:trPr>
        <w:tc>
          <w:tcPr>
            <w:tcW w:w="1418" w:type="dxa"/>
            <w:shd w:val="clear" w:color="auto" w:fill="FFFFFF" w:themeFill="background1"/>
          </w:tcPr>
          <w:p w14:paraId="3ED114E5" w14:textId="77777777" w:rsidR="005E6FE1" w:rsidRPr="005E40CF" w:rsidRDefault="005E6FE1" w:rsidP="005E6FE1">
            <w:pPr>
              <w:rPr>
                <w:ins w:id="1865" w:author="Bauer, Justin (J.)" w:date="2021-10-27T14:51:00Z"/>
                <w:rFonts w:ascii="Helvetica" w:hAnsi="Helvetica" w:cs="Helvetica"/>
              </w:rPr>
            </w:pPr>
          </w:p>
        </w:tc>
        <w:tc>
          <w:tcPr>
            <w:tcW w:w="6237" w:type="dxa"/>
            <w:shd w:val="clear" w:color="auto" w:fill="FFFFFF" w:themeFill="background1"/>
          </w:tcPr>
          <w:p w14:paraId="761B7AB7" w14:textId="77777777" w:rsidR="005E6FE1" w:rsidRPr="005E40CF" w:rsidRDefault="005E6FE1" w:rsidP="005E6FE1">
            <w:pPr>
              <w:rPr>
                <w:ins w:id="1866" w:author="Bauer, Justin (J.)" w:date="2021-10-27T14:51:00Z"/>
                <w:rFonts w:ascii="Helvetica" w:hAnsi="Helvetica" w:cs="Helvetica"/>
              </w:rPr>
            </w:pPr>
          </w:p>
        </w:tc>
        <w:tc>
          <w:tcPr>
            <w:tcW w:w="1418" w:type="dxa"/>
            <w:shd w:val="clear" w:color="auto" w:fill="FFFFFF" w:themeFill="background1"/>
          </w:tcPr>
          <w:p w14:paraId="173FC368" w14:textId="77777777" w:rsidR="005E6FE1" w:rsidRPr="005E40CF" w:rsidRDefault="005E6FE1" w:rsidP="005E6FE1">
            <w:pPr>
              <w:rPr>
                <w:ins w:id="1867" w:author="Bauer, Justin (J.)" w:date="2021-10-27T14:51:00Z"/>
                <w:rFonts w:ascii="Helvetica" w:hAnsi="Helvetica" w:cs="Helvetica"/>
              </w:rPr>
            </w:pPr>
          </w:p>
        </w:tc>
        <w:tc>
          <w:tcPr>
            <w:tcW w:w="1418" w:type="dxa"/>
            <w:shd w:val="clear" w:color="auto" w:fill="FFFFFF" w:themeFill="background1"/>
          </w:tcPr>
          <w:p w14:paraId="04382941" w14:textId="77777777" w:rsidR="005E6FE1" w:rsidRPr="005E40CF" w:rsidRDefault="005E6FE1" w:rsidP="005E6FE1">
            <w:pPr>
              <w:rPr>
                <w:ins w:id="1868" w:author="Bauer, Justin (J.)" w:date="2021-10-27T14:51:00Z"/>
                <w:rFonts w:ascii="Helvetica" w:hAnsi="Helvetica" w:cs="Helvetica"/>
              </w:rPr>
            </w:pPr>
          </w:p>
        </w:tc>
      </w:tr>
    </w:tbl>
    <w:p w14:paraId="21F63D93" w14:textId="77777777" w:rsidR="005E6FE1" w:rsidRPr="00360B1D" w:rsidRDefault="005E6FE1" w:rsidP="005E6FE1">
      <w:pPr>
        <w:pStyle w:val="Caption"/>
        <w:rPr>
          <w:ins w:id="1869" w:author="Bauer, Justin (J.)" w:date="2021-10-27T14:51:00Z"/>
          <w:i/>
          <w:color w:val="7F7F7F" w:themeColor="text1" w:themeTint="80"/>
        </w:rPr>
      </w:pPr>
      <w:ins w:id="1870" w:author="Bauer, Justin (J.)" w:date="2021-10-27T14:51:00Z">
        <w:r w:rsidRPr="00360B1D">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ins>
    </w:p>
    <w:p w14:paraId="7EA5054B" w14:textId="77777777" w:rsidR="005E6FE1" w:rsidRPr="00FB7B3D" w:rsidRDefault="005E6FE1" w:rsidP="005E6FE1">
      <w:pPr>
        <w:pStyle w:val="Heading5"/>
        <w:numPr>
          <w:ilvl w:val="4"/>
          <w:numId w:val="4"/>
        </w:numPr>
        <w:rPr>
          <w:ins w:id="1871" w:author="Bauer, Justin (J.)" w:date="2021-10-27T14:51:00Z"/>
        </w:rPr>
      </w:pPr>
      <w:ins w:id="1872" w:author="Bauer, Justin (J.)" w:date="2021-10-27T14:51:00Z">
        <w:r w:rsidRPr="00454CBE">
          <w:t>External</w:t>
        </w:r>
        <w:r>
          <w:t xml:space="preserve"> Documents and P</w:t>
        </w:r>
        <w:r w:rsidRPr="00FB7B3D">
          <w:t>ublications</w:t>
        </w:r>
      </w:ins>
    </w:p>
    <w:p w14:paraId="1BC906BC" w14:textId="77777777" w:rsidR="005E6FE1" w:rsidRDefault="005E6FE1" w:rsidP="005E6FE1">
      <w:pPr>
        <w:pStyle w:val="BodyText"/>
        <w:ind w:right="142"/>
        <w:jc w:val="both"/>
        <w:rPr>
          <w:ins w:id="1873" w:author="Bauer, Justin (J.)" w:date="2021-10-27T14:51:00Z"/>
          <w:rFonts w:cs="Arial"/>
          <w:lang w:val="en-US"/>
        </w:rPr>
      </w:pPr>
      <w:ins w:id="1874" w:author="Bauer, Justin (J.)" w:date="2021-10-27T14:51:00Z">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ins>
    </w:p>
    <w:p w14:paraId="0A1410C6" w14:textId="77777777" w:rsidR="005E6FE1" w:rsidRDefault="005E6FE1" w:rsidP="005E6FE1">
      <w:pPr>
        <w:rPr>
          <w:ins w:id="1875" w:author="Bauer, Justin (J.)" w:date="2021-10-27T14:51:00Z"/>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E6FE1" w:rsidRPr="007C20FA" w14:paraId="5972B894" w14:textId="77777777" w:rsidTr="005E6FE1">
        <w:trPr>
          <w:cantSplit/>
          <w:tblHeader/>
          <w:ins w:id="1876" w:author="Bauer, Justin (J.)" w:date="2021-10-27T14:51:00Z"/>
        </w:trPr>
        <w:tc>
          <w:tcPr>
            <w:tcW w:w="1418" w:type="dxa"/>
            <w:shd w:val="clear" w:color="auto" w:fill="E0E0E0"/>
          </w:tcPr>
          <w:p w14:paraId="3ED4316E" w14:textId="77777777" w:rsidR="005E6FE1" w:rsidRPr="007C20FA" w:rsidRDefault="005E6FE1" w:rsidP="005E6FE1">
            <w:pPr>
              <w:rPr>
                <w:ins w:id="1877" w:author="Bauer, Justin (J.)" w:date="2021-10-27T14:51:00Z"/>
                <w:rFonts w:ascii="Helvetica" w:hAnsi="Helvetica" w:cs="Helvetica"/>
                <w:b/>
              </w:rPr>
            </w:pPr>
            <w:ins w:id="1878" w:author="Bauer, Justin (J.)" w:date="2021-10-27T14:51:00Z">
              <w:r w:rsidRPr="007C20FA">
                <w:rPr>
                  <w:rFonts w:ascii="Helvetica" w:hAnsi="Helvetica" w:cs="Helvetica"/>
                  <w:b/>
                </w:rPr>
                <w:t>Reference</w:t>
              </w:r>
            </w:ins>
          </w:p>
        </w:tc>
        <w:tc>
          <w:tcPr>
            <w:tcW w:w="9072" w:type="dxa"/>
            <w:shd w:val="clear" w:color="auto" w:fill="E0E0E0"/>
          </w:tcPr>
          <w:p w14:paraId="6D7916F5" w14:textId="77777777" w:rsidR="005E6FE1" w:rsidRPr="007C20FA" w:rsidRDefault="005E6FE1" w:rsidP="005E6FE1">
            <w:pPr>
              <w:rPr>
                <w:ins w:id="1879" w:author="Bauer, Justin (J.)" w:date="2021-10-27T14:51:00Z"/>
                <w:rFonts w:ascii="Helvetica" w:hAnsi="Helvetica" w:cs="Helvetica"/>
                <w:b/>
              </w:rPr>
            </w:pPr>
            <w:ins w:id="1880" w:author="Bauer, Justin (J.)" w:date="2021-10-27T14:51:00Z">
              <w:r>
                <w:rPr>
                  <w:rFonts w:ascii="Helvetica" w:hAnsi="Helvetica" w:cs="Helvetica"/>
                  <w:b/>
                </w:rPr>
                <w:t>Document / Publication</w:t>
              </w:r>
            </w:ins>
          </w:p>
        </w:tc>
      </w:tr>
      <w:tr w:rsidR="005E6FE1" w:rsidRPr="007C20FA" w14:paraId="1E1546C3" w14:textId="77777777" w:rsidTr="005E6FE1">
        <w:trPr>
          <w:cantSplit/>
          <w:tblHeader/>
          <w:ins w:id="1881" w:author="Bauer, Justin (J.)" w:date="2021-10-27T14:51:00Z"/>
        </w:trPr>
        <w:tc>
          <w:tcPr>
            <w:tcW w:w="1418" w:type="dxa"/>
            <w:shd w:val="clear" w:color="auto" w:fill="FFFFFF" w:themeFill="background1"/>
          </w:tcPr>
          <w:p w14:paraId="211FDE1C" w14:textId="77777777" w:rsidR="005E6FE1" w:rsidRPr="005E40CF" w:rsidRDefault="005E6FE1" w:rsidP="005E6FE1">
            <w:pPr>
              <w:rPr>
                <w:ins w:id="1882" w:author="Bauer, Justin (J.)" w:date="2021-10-27T14:51:00Z"/>
                <w:rFonts w:ascii="Helvetica" w:hAnsi="Helvetica" w:cs="Helvetica"/>
              </w:rPr>
            </w:pPr>
          </w:p>
        </w:tc>
        <w:tc>
          <w:tcPr>
            <w:tcW w:w="9072" w:type="dxa"/>
            <w:shd w:val="clear" w:color="auto" w:fill="FFFFFF" w:themeFill="background1"/>
          </w:tcPr>
          <w:p w14:paraId="5E989191" w14:textId="77777777" w:rsidR="005E6FE1" w:rsidRPr="005E40CF" w:rsidRDefault="005E6FE1" w:rsidP="005E6FE1">
            <w:pPr>
              <w:rPr>
                <w:ins w:id="1883" w:author="Bauer, Justin (J.)" w:date="2021-10-27T14:51:00Z"/>
                <w:rFonts w:ascii="Helvetica" w:hAnsi="Helvetica" w:cs="Helvetica"/>
              </w:rPr>
            </w:pPr>
          </w:p>
        </w:tc>
      </w:tr>
    </w:tbl>
    <w:p w14:paraId="31486D93" w14:textId="77777777" w:rsidR="005E6FE1" w:rsidRDefault="005E6FE1" w:rsidP="005E6FE1">
      <w:pPr>
        <w:pStyle w:val="Caption"/>
        <w:rPr>
          <w:ins w:id="1884" w:author="Bauer, Justin (J.)" w:date="2021-10-27T14:51:00Z"/>
          <w:b w:val="0"/>
          <w:i/>
          <w:color w:val="7F7F7F" w:themeColor="text1" w:themeTint="80"/>
        </w:rPr>
      </w:pPr>
      <w:ins w:id="1885" w:author="Bauer, Justin (J.)" w:date="2021-10-27T14:51:00Z">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ins>
    </w:p>
    <w:p w14:paraId="42A065DC" w14:textId="77777777" w:rsidR="005E6FE1" w:rsidRDefault="005E6FE1" w:rsidP="005E6FE1">
      <w:pPr>
        <w:pStyle w:val="Heading4"/>
        <w:numPr>
          <w:ilvl w:val="3"/>
          <w:numId w:val="4"/>
        </w:numPr>
        <w:rPr>
          <w:ins w:id="1886" w:author="Bauer, Justin (J.)" w:date="2021-10-27T14:51:00Z"/>
        </w:rPr>
      </w:pPr>
      <w:ins w:id="1887" w:author="Bauer, Justin (J.)" w:date="2021-10-27T14:51:00Z">
        <w:r>
          <w:t>Glossary</w:t>
        </w:r>
      </w:ins>
    </w:p>
    <w:p w14:paraId="1E709160" w14:textId="77777777" w:rsidR="005E6FE1" w:rsidRDefault="005E6FE1" w:rsidP="005E6FE1">
      <w:pPr>
        <w:rPr>
          <w:ins w:id="1888" w:author="Bauer, Justin (J.)" w:date="2021-10-27T14:51:00Z"/>
        </w:rPr>
      </w:pPr>
      <w:ins w:id="1889" w:author="Bauer, Justin (J.)" w:date="2021-10-27T14:51:00Z">
        <w:r>
          <w:t xml:space="preserve">See </w:t>
        </w:r>
        <w:r>
          <w:fldChar w:fldCharType="begin"/>
        </w:r>
        <w:r>
          <w:instrText xml:space="preserve"> REF _Ref2766978 \h </w:instrText>
        </w:r>
      </w:ins>
      <w:ins w:id="1890" w:author="Bauer, Justin (J.)" w:date="2021-10-27T14:51:00Z">
        <w:r>
          <w:fldChar w:fldCharType="separate"/>
        </w:r>
        <w:r>
          <w:rPr>
            <w:lang w:val="en-GB"/>
          </w:rPr>
          <w:t>Appendix</w:t>
        </w:r>
        <w:r>
          <w:fldChar w:fldCharType="end"/>
        </w:r>
        <w:r>
          <w:t xml:space="preserve"> for Definitions and Abbreviations.</w:t>
        </w:r>
      </w:ins>
    </w:p>
    <w:p w14:paraId="5F85CB4B" w14:textId="77777777" w:rsidR="005E6FE1" w:rsidRDefault="005E6FE1" w:rsidP="005E6FE1">
      <w:pPr>
        <w:pStyle w:val="Heading3"/>
        <w:numPr>
          <w:ilvl w:val="2"/>
          <w:numId w:val="4"/>
        </w:numPr>
        <w:rPr>
          <w:ins w:id="1891" w:author="Bauer, Justin (J.)" w:date="2021-10-27T14:51:00Z"/>
        </w:rPr>
      </w:pPr>
      <w:ins w:id="1892" w:author="Bauer, Justin (J.)" w:date="2021-10-27T14:51:00Z">
        <w:r>
          <w:t>Function Scope</w:t>
        </w:r>
      </w:ins>
    </w:p>
    <w:p w14:paraId="2AD4D7A9" w14:textId="77777777" w:rsidR="005E6FE1" w:rsidRPr="00A43B48" w:rsidRDefault="005E6FE1" w:rsidP="005E6FE1">
      <w:pPr>
        <w:contextualSpacing/>
        <w:rPr>
          <w:ins w:id="1893" w:author="Bauer, Justin (J.)" w:date="2021-10-27T14:51:00Z"/>
        </w:rPr>
      </w:pPr>
    </w:p>
    <w:p w14:paraId="426238F3" w14:textId="67212E13" w:rsidR="005E6FE1" w:rsidRDefault="005E6FE1" w:rsidP="005E6FE1">
      <w:pPr>
        <w:contextualSpacing/>
        <w:rPr>
          <w:ins w:id="1894" w:author="Bauer, Justin (J.)" w:date="2021-10-27T14:51:00Z"/>
        </w:rPr>
      </w:pPr>
      <w:ins w:id="1895" w:author="Bauer, Justin (J.)" w:date="2021-10-27T14:51:00Z">
        <w:r>
          <w:t xml:space="preserve">The </w:t>
        </w:r>
        <w:r>
          <w:rPr>
            <w:noProof/>
          </w:rPr>
          <w:drawing>
            <wp:inline distT="0" distB="0" distL="0" distR="0" wp14:anchorId="649E47FB" wp14:editId="273C4266">
              <wp:extent cx="152400" cy="152400"/>
              <wp:effectExtent l="0" t="0" r="0" b="0"/>
              <wp:docPr id="71" name="Picture -836794363.jpg" descr="-836794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836794363.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ins>
      <w:ins w:id="1896" w:author="Bauer, Justin (J.)" w:date="2021-10-27T15:14:00Z">
        <w:r w:rsidR="00EC231B">
          <w:rPr>
            <w:b/>
          </w:rPr>
          <w:t>Request New Passenger Profile Creation</w:t>
        </w:r>
      </w:ins>
      <w:ins w:id="1897" w:author="Bauer, Justin (J.)" w:date="2021-10-27T14:51:00Z">
        <w:r>
          <w:rPr>
            <w:b/>
          </w:rPr>
          <w:t>”</w:t>
        </w:r>
        <w:r>
          <w:t xml:space="preserve"> function is called by the following functions:</w:t>
        </w:r>
      </w:ins>
    </w:p>
    <w:p w14:paraId="3B1ED82C" w14:textId="77777777" w:rsidR="00EC231B" w:rsidRPr="00953D23" w:rsidRDefault="00EC231B" w:rsidP="00EC231B">
      <w:pPr>
        <w:pStyle w:val="ListParagraph"/>
        <w:numPr>
          <w:ilvl w:val="0"/>
          <w:numId w:val="12"/>
        </w:numPr>
        <w:contextualSpacing/>
        <w:rPr>
          <w:ins w:id="1898" w:author="Bauer, Justin (J.)" w:date="2021-10-27T15:14:00Z"/>
        </w:rPr>
      </w:pPr>
      <w:ins w:id="1899" w:author="Bauer, Justin (J.)" w:date="2021-10-27T15:14:00Z">
        <w:r>
          <w:rPr>
            <w:noProof/>
          </w:rPr>
          <w:drawing>
            <wp:inline distT="0" distB="0" distL="0" distR="0" wp14:anchorId="2957D67E" wp14:editId="29CC76B1">
              <wp:extent cx="152400" cy="152400"/>
              <wp:effectExtent l="0" t="0" r="0" b="0"/>
              <wp:docPr id="109" name="Picture -739592470.jpg" descr="-739592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73959247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r>
          <w:fldChar w:fldCharType="begin"/>
        </w:r>
        <w:r>
          <w:instrText xml:space="preserve"> HYPERLINK \l "_d28b4a081df77d3761101513add9179c" </w:instrText>
        </w:r>
        <w:r>
          <w:fldChar w:fldCharType="separate"/>
        </w:r>
        <w:r>
          <w:rPr>
            <w:rStyle w:val="Hyperlink"/>
          </w:rPr>
          <w:t>Create Passenger Profile via HMI - First Entry</w:t>
        </w:r>
        <w:r>
          <w:rPr>
            <w:rStyle w:val="Hyperlink"/>
          </w:rPr>
          <w:fldChar w:fldCharType="end"/>
        </w:r>
        <w:r>
          <w:t>”</w:t>
        </w:r>
      </w:ins>
    </w:p>
    <w:p w14:paraId="34FB2E4A" w14:textId="77777777" w:rsidR="005E6FE1" w:rsidRPr="00393C96" w:rsidRDefault="005E6FE1" w:rsidP="005E6FE1">
      <w:pPr>
        <w:contextualSpacing/>
        <w:rPr>
          <w:ins w:id="1900" w:author="Bauer, Justin (J.)" w:date="2021-10-27T14:51:00Z"/>
        </w:rPr>
      </w:pPr>
    </w:p>
    <w:p w14:paraId="232B9B69" w14:textId="77777777" w:rsidR="005E6FE1" w:rsidRDefault="005E6FE1" w:rsidP="005E6FE1">
      <w:pPr>
        <w:rPr>
          <w:ins w:id="1901" w:author="Bauer, Justin (J.)" w:date="2021-10-27T14:51:00Z"/>
        </w:rPr>
      </w:pPr>
    </w:p>
    <w:p w14:paraId="62C93D71" w14:textId="77777777" w:rsidR="00EC231B" w:rsidRDefault="00EC231B" w:rsidP="00EC231B">
      <w:pPr>
        <w:jc w:val="center"/>
        <w:rPr>
          <w:ins w:id="1902" w:author="Bauer, Justin (J.)" w:date="2021-10-27T15:11:00Z"/>
        </w:rPr>
      </w:pPr>
      <w:ins w:id="1903" w:author="Bauer, Justin (J.)" w:date="2021-10-27T15:11:00Z">
        <w:r>
          <w:rPr>
            <w:noProof/>
          </w:rPr>
          <w:drawing>
            <wp:inline distT="0" distB="0" distL="0" distR="0" wp14:anchorId="058C8B93" wp14:editId="7BD32EA3">
              <wp:extent cx="6466205" cy="5831532"/>
              <wp:effectExtent l="0" t="0" r="0" b="0"/>
              <wp:docPr id="105"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851462149.jpg"/>
                      <pic:cNvPicPr/>
                    </pic:nvPicPr>
                    <pic:blipFill>
                      <a:blip r:embed="rId130" cstate="print"/>
                      <a:stretch>
                        <a:fillRect/>
                      </a:stretch>
                    </pic:blipFill>
                    <pic:spPr>
                      <a:xfrm>
                        <a:off x="0" y="0"/>
                        <a:ext cx="6466205" cy="5831532"/>
                      </a:xfrm>
                      <a:prstGeom prst="rect">
                        <a:avLst/>
                      </a:prstGeom>
                    </pic:spPr>
                  </pic:pic>
                </a:graphicData>
              </a:graphic>
            </wp:inline>
          </w:drawing>
        </w:r>
      </w:ins>
    </w:p>
    <w:p w14:paraId="5D46F0B1" w14:textId="77777777" w:rsidR="00EC231B" w:rsidRPr="00294100" w:rsidRDefault="00EC231B" w:rsidP="00EC231B">
      <w:pPr>
        <w:pStyle w:val="Caption"/>
        <w:rPr>
          <w:ins w:id="1904" w:author="Bauer, Justin (J.)" w:date="2021-10-27T15:11:00Z"/>
        </w:rPr>
      </w:pPr>
      <w:ins w:id="1905" w:author="Bauer, Justin (J.)" w:date="2021-10-27T15:11:00Z">
        <w:r w:rsidRPr="00294100">
          <w:lastRenderedPageBreak/>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6FB111CE" wp14:editId="77050FEE">
              <wp:extent cx="152400" cy="152400"/>
              <wp:effectExtent l="0" t="0" r="0" b="0"/>
              <wp:docPr id="106" name="Picture -739592470.jpg" descr="-739592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73959247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Create Passenger Profile via HMI - First Entry</w:t>
        </w:r>
        <w:r>
          <w:t>”</w:t>
        </w:r>
        <w:r w:rsidRPr="00294100">
          <w:t xml:space="preserve"> calling </w:t>
        </w:r>
        <w:r>
          <w:rPr>
            <w:noProof/>
          </w:rPr>
          <w:drawing>
            <wp:inline distT="0" distB="0" distL="0" distR="0" wp14:anchorId="184126A8" wp14:editId="1674C4FD">
              <wp:extent cx="152400" cy="152400"/>
              <wp:effectExtent l="0" t="0" r="0" b="0"/>
              <wp:docPr id="107" name="Picture 1525459522.jpg" descr="1525459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525459522.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Request New Passenger Profile Creation</w:t>
        </w:r>
        <w:r>
          <w:t>”</w:t>
        </w:r>
      </w:ins>
    </w:p>
    <w:p w14:paraId="09CCD205" w14:textId="77777777" w:rsidR="005E6FE1" w:rsidRDefault="005E6FE1" w:rsidP="005E6FE1">
      <w:pPr>
        <w:pStyle w:val="Heading3"/>
        <w:numPr>
          <w:ilvl w:val="2"/>
          <w:numId w:val="4"/>
        </w:numPr>
        <w:rPr>
          <w:ins w:id="1906" w:author="Bauer, Justin (J.)" w:date="2021-10-27T14:51:00Z"/>
        </w:rPr>
      </w:pPr>
      <w:ins w:id="1907" w:author="Bauer, Justin (J.)" w:date="2021-10-27T14:51:00Z">
        <w:r>
          <w:t>Function Interfaces</w:t>
        </w:r>
      </w:ins>
    </w:p>
    <w:p w14:paraId="11A1B368" w14:textId="77777777" w:rsidR="005E6FE1" w:rsidRDefault="005E6FE1" w:rsidP="005E6FE1">
      <w:pPr>
        <w:pStyle w:val="Heading4"/>
        <w:numPr>
          <w:ilvl w:val="3"/>
          <w:numId w:val="4"/>
        </w:numPr>
        <w:rPr>
          <w:ins w:id="1908" w:author="Bauer, Justin (J.)" w:date="2021-10-27T14:51:00Z"/>
        </w:rPr>
      </w:pPr>
      <w:ins w:id="1909" w:author="Bauer, Justin (J.)" w:date="2021-10-27T14:51:00Z">
        <w:r w:rsidRPr="00F15706">
          <w:t>Logical Inputs</w:t>
        </w:r>
      </w:ins>
    </w:p>
    <w:tbl>
      <w:tblPr>
        <w:tblStyle w:val="TableGrid"/>
        <w:tblW w:w="10201" w:type="dxa"/>
        <w:tblInd w:w="0" w:type="dxa"/>
        <w:tblLayout w:type="fixed"/>
        <w:tblLook w:val="04A0" w:firstRow="1" w:lastRow="0" w:firstColumn="1" w:lastColumn="0" w:noHBand="0" w:noVBand="1"/>
      </w:tblPr>
      <w:tblGrid>
        <w:gridCol w:w="2695"/>
        <w:gridCol w:w="7506"/>
      </w:tblGrid>
      <w:tr w:rsidR="00EC231B" w:rsidRPr="00E54DEA" w14:paraId="4E9D041C" w14:textId="77777777" w:rsidTr="00C739D1">
        <w:trPr>
          <w:trHeight w:val="260"/>
          <w:ins w:id="1910" w:author="Bauer, Justin (J.)" w:date="2021-10-27T15:11:00Z"/>
        </w:trPr>
        <w:tc>
          <w:tcPr>
            <w:tcW w:w="2695" w:type="dxa"/>
            <w:shd w:val="clear" w:color="auto" w:fill="D9D9D9" w:themeFill="background1" w:themeFillShade="D9"/>
            <w:noWrap/>
            <w:hideMark/>
          </w:tcPr>
          <w:p w14:paraId="2E5098BB" w14:textId="77777777" w:rsidR="00EC231B" w:rsidRPr="00E54DEA" w:rsidRDefault="00EC231B" w:rsidP="00C739D1">
            <w:pPr>
              <w:overflowPunct/>
              <w:autoSpaceDE/>
              <w:autoSpaceDN/>
              <w:adjustRightInd/>
              <w:textAlignment w:val="auto"/>
              <w:rPr>
                <w:ins w:id="1911" w:author="Bauer, Justin (J.)" w:date="2021-10-27T15:11:00Z"/>
                <w:rFonts w:cs="Arial"/>
                <w:b/>
                <w:bCs/>
                <w:color w:val="000000"/>
              </w:rPr>
            </w:pPr>
            <w:ins w:id="1912" w:author="Bauer, Justin (J.)" w:date="2021-10-27T15:11:00Z">
              <w:r w:rsidRPr="00E54DEA">
                <w:rPr>
                  <w:rFonts w:cs="Arial"/>
                  <w:b/>
                  <w:bCs/>
                  <w:color w:val="000000"/>
                </w:rPr>
                <w:t>Signal Name</w:t>
              </w:r>
            </w:ins>
          </w:p>
        </w:tc>
        <w:tc>
          <w:tcPr>
            <w:tcW w:w="7506" w:type="dxa"/>
            <w:shd w:val="clear" w:color="auto" w:fill="D9D9D9" w:themeFill="background1" w:themeFillShade="D9"/>
          </w:tcPr>
          <w:p w14:paraId="6500111A" w14:textId="77777777" w:rsidR="00EC231B" w:rsidRDefault="00EC231B" w:rsidP="00C739D1">
            <w:pPr>
              <w:overflowPunct/>
              <w:autoSpaceDE/>
              <w:autoSpaceDN/>
              <w:adjustRightInd/>
              <w:textAlignment w:val="auto"/>
              <w:rPr>
                <w:ins w:id="1913" w:author="Bauer, Justin (J.)" w:date="2021-10-27T15:11:00Z"/>
                <w:rFonts w:cs="Arial"/>
                <w:b/>
                <w:bCs/>
                <w:color w:val="000000"/>
              </w:rPr>
            </w:pPr>
            <w:ins w:id="1914" w:author="Bauer, Justin (J.)" w:date="2021-10-27T15:11:00Z">
              <w:r>
                <w:rPr>
                  <w:rFonts w:cs="Arial"/>
                  <w:b/>
                  <w:bCs/>
                  <w:color w:val="000000"/>
                </w:rPr>
                <w:t>Description</w:t>
              </w:r>
            </w:ins>
          </w:p>
        </w:tc>
      </w:tr>
      <w:tr w:rsidR="00EC231B" w:rsidRPr="003F473D" w14:paraId="6208CBA7" w14:textId="77777777" w:rsidTr="00C739D1">
        <w:trPr>
          <w:trHeight w:val="410"/>
          <w:ins w:id="1915" w:author="Bauer, Justin (J.)" w:date="2021-10-27T15:11:00Z"/>
        </w:trPr>
        <w:tc>
          <w:tcPr>
            <w:tcW w:w="2695" w:type="dxa"/>
            <w:noWrap/>
          </w:tcPr>
          <w:p w14:paraId="78B39510" w14:textId="77777777" w:rsidR="00EC231B" w:rsidRDefault="00EC231B" w:rsidP="00C739D1">
            <w:pPr>
              <w:contextualSpacing/>
              <w:rPr>
                <w:ins w:id="1916" w:author="Bauer, Justin (J.)" w:date="2021-10-27T15:11:00Z"/>
                <w:rFonts w:cs="Arial"/>
              </w:rPr>
            </w:pPr>
            <w:ins w:id="1917" w:author="Bauer, Justin (J.)" w:date="2021-10-27T15:11:00Z">
              <w:r w:rsidRPr="00275823">
                <w:rPr>
                  <w:rFonts w:cs="Arial"/>
                </w:rPr>
                <w:t>input</w:t>
              </w:r>
            </w:ins>
          </w:p>
          <w:p w14:paraId="1C6A806C" w14:textId="77777777" w:rsidR="00EC231B" w:rsidRDefault="00EC231B" w:rsidP="00C739D1">
            <w:pPr>
              <w:contextualSpacing/>
              <w:rPr>
                <w:ins w:id="1918" w:author="Bauer, Justin (J.)" w:date="2021-10-27T15:11:00Z"/>
                <w:rFonts w:cs="Arial"/>
              </w:rPr>
            </w:pPr>
            <w:ins w:id="1919" w:author="Bauer, Justin (J.)" w:date="2021-10-27T15:11:00Z">
              <w:r>
                <w:rPr>
                  <w:rFonts w:cs="Arial"/>
                </w:rPr>
                <w:t>Type:</w:t>
              </w:r>
            </w:ins>
          </w:p>
          <w:p w14:paraId="3CCD8195" w14:textId="77777777" w:rsidR="00EC231B" w:rsidRDefault="00EC231B" w:rsidP="00C739D1">
            <w:pPr>
              <w:contextualSpacing/>
              <w:rPr>
                <w:ins w:id="1920" w:author="Bauer, Justin (J.)" w:date="2021-10-27T15:11:00Z"/>
                <w:rFonts w:cs="Arial"/>
              </w:rPr>
            </w:pPr>
            <w:ins w:id="1921" w:author="Bauer, Justin (J.)" w:date="2021-10-27T15:11:00Z">
              <w:r w:rsidRPr="0029472F">
                <w:rPr>
                  <w:rFonts w:cs="Arial"/>
                  <w:color w:val="808080" w:themeColor="background1" w:themeShade="80"/>
                </w:rPr>
                <w:t xml:space="preserve"> </w:t>
              </w:r>
              <w:r>
                <w:rPr>
                  <w:noProof/>
                </w:rPr>
                <w:drawing>
                  <wp:inline distT="0" distB="0" distL="0" distR="0" wp14:anchorId="308DDD8A" wp14:editId="4D78BEC4">
                    <wp:extent cx="152400" cy="152400"/>
                    <wp:effectExtent l="0" t="0" r="0" b="0"/>
                    <wp:docPr id="97" name="Picture 1248612702.jpg" descr="1248612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248612702.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r>
                <w:fldChar w:fldCharType="begin"/>
              </w:r>
              <w:r>
                <w:instrText xml:space="preserve"> HYPERLINK \l "_1878cb4ae50cf116abc48b657972cb86" </w:instrText>
              </w:r>
              <w:r>
                <w:fldChar w:fldCharType="separate"/>
              </w:r>
              <w:proofErr w:type="spellStart"/>
              <w:r>
                <w:rPr>
                  <w:rStyle w:val="Hyperlink"/>
                  <w:rFonts w:cs="Arial"/>
                </w:rPr>
                <w:t>pppStoreProfileData_Res</w:t>
              </w:r>
              <w:proofErr w:type="spellEnd"/>
              <w:r>
                <w:rPr>
                  <w:rStyle w:val="Hyperlink"/>
                  <w:rFonts w:cs="Arial"/>
                </w:rPr>
                <w:fldChar w:fldCharType="end"/>
              </w:r>
            </w:ins>
          </w:p>
        </w:tc>
        <w:tc>
          <w:tcPr>
            <w:tcW w:w="7506" w:type="dxa"/>
          </w:tcPr>
          <w:p w14:paraId="32F0FC82" w14:textId="77777777" w:rsidR="00EC231B" w:rsidRDefault="00EC231B" w:rsidP="00C739D1">
            <w:pPr>
              <w:rPr>
                <w:ins w:id="1922" w:author="Bauer, Justin (J.)" w:date="2021-10-27T15:11:00Z"/>
                <w:rFonts w:cs="Arial"/>
              </w:rPr>
            </w:pPr>
            <w:ins w:id="1923" w:author="Bauer, Justin (J.)" w:date="2021-10-27T15:11:00Z">
              <w:r>
                <w:rPr>
                  <w:rFonts w:cs="Arial"/>
                </w:rPr>
                <w:t>Signal Description:</w:t>
              </w:r>
            </w:ins>
          </w:p>
          <w:p w14:paraId="6213D6B9" w14:textId="77777777" w:rsidR="00EC231B" w:rsidRDefault="00EC231B" w:rsidP="00C739D1">
            <w:pPr>
              <w:rPr>
                <w:ins w:id="1924" w:author="Bauer, Justin (J.)" w:date="2021-10-27T15:11:00Z"/>
                <w:rFonts w:cs="Arial"/>
              </w:rPr>
            </w:pPr>
            <w:ins w:id="1925" w:author="Bauer, Justin (J.)" w:date="2021-10-27T15:11:00Z">
              <w:r w:rsidRPr="00275823">
                <w:rPr>
                  <w:rFonts w:cs="Arial"/>
                </w:rPr>
                <w:t>Response to pppStoreProfileData_Rq indicating a Success or Failure.</w:t>
              </w:r>
            </w:ins>
          </w:p>
          <w:p w14:paraId="2E216CB2" w14:textId="77777777" w:rsidR="00EC231B" w:rsidRDefault="00EC231B" w:rsidP="00C739D1">
            <w:pPr>
              <w:rPr>
                <w:ins w:id="1926" w:author="Bauer, Justin (J.)" w:date="2021-10-27T15:11:00Z"/>
                <w:rFonts w:cs="Arial"/>
              </w:rPr>
            </w:pPr>
          </w:p>
          <w:p w14:paraId="5353BB4F" w14:textId="77777777" w:rsidR="00EC231B" w:rsidRPr="0046598F" w:rsidRDefault="00EC231B" w:rsidP="00C739D1">
            <w:pPr>
              <w:rPr>
                <w:ins w:id="1927" w:author="Bauer, Justin (J.)" w:date="2021-10-27T15:11:00Z"/>
                <w:rFonts w:cs="Arial"/>
                <w:color w:val="000000"/>
              </w:rPr>
            </w:pPr>
            <w:ins w:id="1928" w:author="Bauer, Justin (J.)" w:date="2021-10-27T15:11:00Z">
              <w:r>
                <w:rPr>
                  <w:rFonts w:cs="Arial"/>
                  <w:color w:val="000000"/>
                </w:rPr>
                <w:t>Received from:</w:t>
              </w:r>
            </w:ins>
          </w:p>
          <w:p w14:paraId="4E45ACF3" w14:textId="77777777" w:rsidR="00EC231B" w:rsidRPr="00C8319B" w:rsidRDefault="00EC231B" w:rsidP="00C739D1">
            <w:pPr>
              <w:pStyle w:val="ListParagraph"/>
              <w:numPr>
                <w:ilvl w:val="0"/>
                <w:numId w:val="12"/>
              </w:numPr>
              <w:rPr>
                <w:ins w:id="1929" w:author="Bauer, Justin (J.)" w:date="2021-10-27T15:11:00Z"/>
                <w:rFonts w:cs="Arial"/>
              </w:rPr>
            </w:pPr>
            <w:ins w:id="1930" w:author="Bauer, Justin (J.)" w:date="2021-10-27T15:11:00Z">
              <w:r>
                <w:rPr>
                  <w:noProof/>
                </w:rPr>
                <w:drawing>
                  <wp:inline distT="0" distB="0" distL="0" distR="0" wp14:anchorId="2C3B318E" wp14:editId="75E8F1F2">
                    <wp:extent cx="152400" cy="152400"/>
                    <wp:effectExtent l="0" t="0" r="0" b="0"/>
                    <wp:docPr id="99" name="Picture 1525459522.jpg" descr="1525459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525459522.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r>
                <w:fldChar w:fldCharType="begin"/>
              </w:r>
              <w:r>
                <w:instrText xml:space="preserve"> HYPERLINK \l "_a1c13b3cc6eb11f71c1f835170b26508" </w:instrText>
              </w:r>
              <w:r>
                <w:fldChar w:fldCharType="separate"/>
              </w:r>
              <w:r>
                <w:rPr>
                  <w:rStyle w:val="Hyperlink"/>
                  <w:rFonts w:cs="Arial"/>
                </w:rPr>
                <w:t>Collect Profile Settings</w:t>
              </w:r>
              <w:r>
                <w:rPr>
                  <w:rStyle w:val="Hyperlink"/>
                  <w:rFonts w:cs="Arial"/>
                </w:rPr>
                <w:fldChar w:fldCharType="end"/>
              </w:r>
            </w:ins>
          </w:p>
        </w:tc>
      </w:tr>
    </w:tbl>
    <w:p w14:paraId="0679BCA8" w14:textId="77777777" w:rsidR="00EC231B" w:rsidRDefault="00EC231B" w:rsidP="00EC231B">
      <w:pPr>
        <w:pStyle w:val="Heading4"/>
        <w:numPr>
          <w:ilvl w:val="3"/>
          <w:numId w:val="4"/>
        </w:numPr>
        <w:rPr>
          <w:ins w:id="1931" w:author="Bauer, Justin (J.)" w:date="2021-10-27T15:11:00Z"/>
        </w:rPr>
      </w:pPr>
      <w:ins w:id="1932" w:author="Bauer, Justin (J.)" w:date="2021-10-27T15:11:00Z">
        <w:r>
          <w:t>Logical Outputs</w:t>
        </w:r>
      </w:ins>
    </w:p>
    <w:tbl>
      <w:tblPr>
        <w:tblStyle w:val="TableGrid"/>
        <w:tblW w:w="10201" w:type="dxa"/>
        <w:tblInd w:w="0" w:type="dxa"/>
        <w:tblLayout w:type="fixed"/>
        <w:tblLook w:val="04A0" w:firstRow="1" w:lastRow="0" w:firstColumn="1" w:lastColumn="0" w:noHBand="0" w:noVBand="1"/>
      </w:tblPr>
      <w:tblGrid>
        <w:gridCol w:w="2689"/>
        <w:gridCol w:w="6"/>
        <w:gridCol w:w="7506"/>
      </w:tblGrid>
      <w:tr w:rsidR="00EC231B" w:rsidRPr="00E54DEA" w14:paraId="0E46C805" w14:textId="77777777" w:rsidTr="00C739D1">
        <w:trPr>
          <w:trHeight w:val="260"/>
          <w:ins w:id="1933" w:author="Bauer, Justin (J.)" w:date="2021-10-27T15:11:00Z"/>
        </w:trPr>
        <w:tc>
          <w:tcPr>
            <w:tcW w:w="2689" w:type="dxa"/>
            <w:shd w:val="clear" w:color="auto" w:fill="D9D9D9" w:themeFill="background1" w:themeFillShade="D9"/>
            <w:noWrap/>
            <w:hideMark/>
          </w:tcPr>
          <w:p w14:paraId="07473D98" w14:textId="77777777" w:rsidR="00EC231B" w:rsidRPr="00E54DEA" w:rsidRDefault="00EC231B" w:rsidP="00C739D1">
            <w:pPr>
              <w:overflowPunct/>
              <w:autoSpaceDE/>
              <w:autoSpaceDN/>
              <w:adjustRightInd/>
              <w:textAlignment w:val="auto"/>
              <w:rPr>
                <w:ins w:id="1934" w:author="Bauer, Justin (J.)" w:date="2021-10-27T15:11:00Z"/>
                <w:rFonts w:cs="Arial"/>
                <w:b/>
                <w:bCs/>
                <w:color w:val="000000"/>
              </w:rPr>
            </w:pPr>
            <w:ins w:id="1935" w:author="Bauer, Justin (J.)" w:date="2021-10-27T15:11:00Z">
              <w:r w:rsidRPr="00E54DEA">
                <w:rPr>
                  <w:rFonts w:cs="Arial"/>
                  <w:b/>
                  <w:bCs/>
                  <w:color w:val="000000"/>
                </w:rPr>
                <w:t>Signal Name</w:t>
              </w:r>
            </w:ins>
          </w:p>
        </w:tc>
        <w:tc>
          <w:tcPr>
            <w:tcW w:w="7512" w:type="dxa"/>
            <w:gridSpan w:val="2"/>
            <w:shd w:val="clear" w:color="auto" w:fill="D9D9D9" w:themeFill="background1" w:themeFillShade="D9"/>
            <w:noWrap/>
            <w:hideMark/>
          </w:tcPr>
          <w:p w14:paraId="5312AB69" w14:textId="77777777" w:rsidR="00EC231B" w:rsidRPr="00E54DEA" w:rsidRDefault="00EC231B" w:rsidP="00C739D1">
            <w:pPr>
              <w:overflowPunct/>
              <w:autoSpaceDE/>
              <w:autoSpaceDN/>
              <w:adjustRightInd/>
              <w:textAlignment w:val="auto"/>
              <w:rPr>
                <w:ins w:id="1936" w:author="Bauer, Justin (J.)" w:date="2021-10-27T15:11:00Z"/>
                <w:rFonts w:cs="Arial"/>
                <w:b/>
                <w:bCs/>
                <w:color w:val="000000"/>
              </w:rPr>
            </w:pPr>
            <w:ins w:id="1937" w:author="Bauer, Justin (J.)" w:date="2021-10-27T15:11:00Z">
              <w:r>
                <w:rPr>
                  <w:rFonts w:cs="Arial"/>
                  <w:b/>
                  <w:bCs/>
                  <w:color w:val="000000"/>
                </w:rPr>
                <w:t>Description</w:t>
              </w:r>
            </w:ins>
          </w:p>
        </w:tc>
      </w:tr>
      <w:tr w:rsidR="00EC231B" w:rsidRPr="003F473D" w14:paraId="5608F438" w14:textId="77777777" w:rsidTr="00C739D1">
        <w:trPr>
          <w:trHeight w:val="410"/>
          <w:ins w:id="1938" w:author="Bauer, Justin (J.)" w:date="2021-10-27T15:11:00Z"/>
        </w:trPr>
        <w:tc>
          <w:tcPr>
            <w:tcW w:w="2689" w:type="dxa"/>
            <w:noWrap/>
          </w:tcPr>
          <w:p w14:paraId="4C74185F" w14:textId="77777777" w:rsidR="00EC231B" w:rsidRDefault="00EC231B" w:rsidP="00C739D1">
            <w:pPr>
              <w:contextualSpacing/>
              <w:rPr>
                <w:ins w:id="1939" w:author="Bauer, Justin (J.)" w:date="2021-10-27T15:11:00Z"/>
                <w:rFonts w:cs="Arial"/>
              </w:rPr>
            </w:pPr>
            <w:ins w:id="1940" w:author="Bauer, Justin (J.)" w:date="2021-10-27T15:11:00Z">
              <w:r>
                <w:rPr>
                  <w:rFonts w:cs="Arial"/>
                </w:rPr>
                <w:t>output</w:t>
              </w:r>
            </w:ins>
          </w:p>
          <w:p w14:paraId="1CD7C2F7" w14:textId="77777777" w:rsidR="00EC231B" w:rsidRDefault="00EC231B" w:rsidP="00C739D1">
            <w:pPr>
              <w:contextualSpacing/>
              <w:rPr>
                <w:ins w:id="1941" w:author="Bauer, Justin (J.)" w:date="2021-10-27T15:11:00Z"/>
                <w:rFonts w:cs="Arial"/>
              </w:rPr>
            </w:pPr>
            <w:ins w:id="1942" w:author="Bauer, Justin (J.)" w:date="2021-10-27T15:11:00Z">
              <w:r>
                <w:rPr>
                  <w:rFonts w:cs="Arial"/>
                </w:rPr>
                <w:t>Type:</w:t>
              </w:r>
            </w:ins>
          </w:p>
          <w:p w14:paraId="1C5F3807" w14:textId="77777777" w:rsidR="00EC231B" w:rsidRDefault="00EC231B" w:rsidP="00C739D1">
            <w:pPr>
              <w:contextualSpacing/>
              <w:rPr>
                <w:ins w:id="1943" w:author="Bauer, Justin (J.)" w:date="2021-10-27T15:11:00Z"/>
                <w:rFonts w:cs="Arial"/>
              </w:rPr>
            </w:pPr>
            <w:ins w:id="1944" w:author="Bauer, Justin (J.)" w:date="2021-10-27T15:11:00Z">
              <w:r>
                <w:rPr>
                  <w:noProof/>
                </w:rPr>
                <w:drawing>
                  <wp:inline distT="0" distB="0" distL="0" distR="0" wp14:anchorId="0496B732" wp14:editId="24FEAA65">
                    <wp:extent cx="152400" cy="152400"/>
                    <wp:effectExtent l="0" t="0" r="0" b="0"/>
                    <wp:docPr id="101" name="Picture 1248612702.jpg" descr="1248612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248612702.jpg"/>
                            <pic:cNvPicPr/>
                          </pic:nvPicPr>
                          <pic:blipFill>
                            <a:blip r:embed="rId40" cstate="print"/>
                            <a:stretch>
                              <a:fillRect/>
                            </a:stretch>
                          </pic:blipFill>
                          <pic:spPr>
                            <a:xfrm>
                              <a:off x="0" y="0"/>
                              <a:ext cx="152400" cy="152400"/>
                            </a:xfrm>
                            <a:prstGeom prst="rect">
                              <a:avLst/>
                            </a:prstGeom>
                          </pic:spPr>
                        </pic:pic>
                      </a:graphicData>
                    </a:graphic>
                  </wp:inline>
                </w:drawing>
              </w:r>
              <w:r>
                <w:rPr>
                  <w:rFonts w:cs="Arial"/>
                </w:rPr>
                <w:t xml:space="preserve"> </w:t>
              </w:r>
              <w:r>
                <w:fldChar w:fldCharType="begin"/>
              </w:r>
              <w:r>
                <w:instrText xml:space="preserve"> HYPERLINK \l "_86b505268f69216c37f674a409d942f9" </w:instrText>
              </w:r>
              <w:r>
                <w:fldChar w:fldCharType="separate"/>
              </w:r>
              <w:proofErr w:type="spellStart"/>
              <w:r>
                <w:rPr>
                  <w:rStyle w:val="Hyperlink"/>
                  <w:rFonts w:cs="Arial"/>
                </w:rPr>
                <w:t>pppStoreProfileData_Rq</w:t>
              </w:r>
              <w:proofErr w:type="spellEnd"/>
              <w:r>
                <w:rPr>
                  <w:rStyle w:val="Hyperlink"/>
                  <w:rFonts w:cs="Arial"/>
                </w:rPr>
                <w:fldChar w:fldCharType="end"/>
              </w:r>
            </w:ins>
          </w:p>
        </w:tc>
        <w:tc>
          <w:tcPr>
            <w:tcW w:w="7512" w:type="dxa"/>
            <w:gridSpan w:val="2"/>
            <w:noWrap/>
          </w:tcPr>
          <w:p w14:paraId="0BF52429" w14:textId="77777777" w:rsidR="00EC231B" w:rsidRDefault="00EC231B" w:rsidP="00C739D1">
            <w:pPr>
              <w:rPr>
                <w:ins w:id="1945" w:author="Bauer, Justin (J.)" w:date="2021-10-27T15:11:00Z"/>
                <w:rFonts w:cs="Arial"/>
              </w:rPr>
            </w:pPr>
            <w:ins w:id="1946" w:author="Bauer, Justin (J.)" w:date="2021-10-27T15:11:00Z">
              <w:r>
                <w:rPr>
                  <w:rFonts w:cs="Arial"/>
                </w:rPr>
                <w:t>Signal Description:</w:t>
              </w:r>
            </w:ins>
          </w:p>
          <w:p w14:paraId="5678F489" w14:textId="77777777" w:rsidR="00EC231B" w:rsidRDefault="00EC231B" w:rsidP="00C739D1">
            <w:pPr>
              <w:rPr>
                <w:ins w:id="1947" w:author="Bauer, Justin (J.)" w:date="2021-10-27T15:11:00Z"/>
                <w:rFonts w:cs="Arial"/>
              </w:rPr>
            </w:pPr>
            <w:ins w:id="1948" w:author="Bauer, Justin (J.)" w:date="2021-10-27T15:11:00Z">
              <w:r>
                <w:rPr>
                  <w:rFonts w:cs="Arial"/>
                </w:rPr>
                <w:t>Signal to request Profile Management Server to create and collect a new profile.</w:t>
              </w:r>
            </w:ins>
          </w:p>
          <w:p w14:paraId="794A1C15" w14:textId="77777777" w:rsidR="00EC231B" w:rsidRDefault="00EC231B" w:rsidP="00C739D1">
            <w:pPr>
              <w:rPr>
                <w:ins w:id="1949" w:author="Bauer, Justin (J.)" w:date="2021-10-27T15:11:00Z"/>
                <w:rFonts w:cs="Arial"/>
              </w:rPr>
            </w:pPr>
          </w:p>
          <w:p w14:paraId="2B245C8C" w14:textId="77777777" w:rsidR="00EC231B" w:rsidRPr="00275823" w:rsidRDefault="00EC231B" w:rsidP="00C739D1">
            <w:pPr>
              <w:rPr>
                <w:ins w:id="1950" w:author="Bauer, Justin (J.)" w:date="2021-10-27T15:11:00Z"/>
                <w:rFonts w:cs="Arial"/>
                <w:color w:val="000000"/>
              </w:rPr>
            </w:pPr>
            <w:ins w:id="1951" w:author="Bauer, Justin (J.)" w:date="2021-10-27T15:11:00Z">
              <w:r>
                <w:rPr>
                  <w:rFonts w:cs="Arial"/>
                  <w:color w:val="000000"/>
                </w:rPr>
                <w:t>Sent to:</w:t>
              </w:r>
            </w:ins>
          </w:p>
          <w:p w14:paraId="2CFF37B5" w14:textId="77777777" w:rsidR="00EC231B" w:rsidRPr="0046598F" w:rsidRDefault="00EC231B" w:rsidP="00C739D1">
            <w:pPr>
              <w:pStyle w:val="ListParagraph"/>
              <w:numPr>
                <w:ilvl w:val="0"/>
                <w:numId w:val="12"/>
              </w:numPr>
              <w:rPr>
                <w:ins w:id="1952" w:author="Bauer, Justin (J.)" w:date="2021-10-27T15:11:00Z"/>
                <w:rFonts w:cs="Arial"/>
                <w:color w:val="000000"/>
              </w:rPr>
            </w:pPr>
            <w:ins w:id="1953" w:author="Bauer, Justin (J.)" w:date="2021-10-27T15:11:00Z">
              <w:r>
                <w:rPr>
                  <w:noProof/>
                </w:rPr>
                <w:drawing>
                  <wp:inline distT="0" distB="0" distL="0" distR="0" wp14:anchorId="58DBA521" wp14:editId="7D5AC4EB">
                    <wp:extent cx="152400" cy="152400"/>
                    <wp:effectExtent l="0" t="0" r="0" b="0"/>
                    <wp:docPr id="103" name="Picture 1525459522.jpg" descr="1525459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525459522.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r>
                <w:fldChar w:fldCharType="begin"/>
              </w:r>
              <w:r>
                <w:instrText xml:space="preserve"> HYPERLINK \l "_a1c13b3cc6eb11f71c1f835170b26508" </w:instrText>
              </w:r>
              <w:r>
                <w:fldChar w:fldCharType="separate"/>
              </w:r>
              <w:r>
                <w:rPr>
                  <w:rStyle w:val="Hyperlink"/>
                  <w:rFonts w:cs="Arial"/>
                  <w:color w:val="000000"/>
                </w:rPr>
                <w:t>Collect Profile Settings</w:t>
              </w:r>
              <w:r>
                <w:rPr>
                  <w:rStyle w:val="Hyperlink"/>
                  <w:rFonts w:cs="Arial"/>
                  <w:color w:val="000000"/>
                </w:rPr>
                <w:fldChar w:fldCharType="end"/>
              </w:r>
            </w:ins>
          </w:p>
        </w:tc>
      </w:tr>
      <w:tr w:rsidR="00CA63D9" w:rsidRPr="00E54DEA" w:rsidDel="00EC231B" w14:paraId="46D7B07C" w14:textId="3AE6A245" w:rsidTr="00C739D1">
        <w:trPr>
          <w:trHeight w:val="260"/>
          <w:del w:id="1954" w:author="Bauer, Justin (J.)" w:date="2021-10-27T15:11:00Z"/>
        </w:trPr>
        <w:tc>
          <w:tcPr>
            <w:tcW w:w="2695" w:type="dxa"/>
            <w:gridSpan w:val="2"/>
            <w:shd w:val="clear" w:color="auto" w:fill="D9D9D9" w:themeFill="background1" w:themeFillShade="D9"/>
            <w:noWrap/>
            <w:hideMark/>
          </w:tcPr>
          <w:p w14:paraId="36B61154" w14:textId="4C9C82B3" w:rsidR="00CA63D9" w:rsidRPr="00E54DEA" w:rsidDel="00EC231B" w:rsidRDefault="00CA63D9" w:rsidP="00C739D1">
            <w:pPr>
              <w:overflowPunct/>
              <w:autoSpaceDE/>
              <w:autoSpaceDN/>
              <w:adjustRightInd/>
              <w:textAlignment w:val="auto"/>
              <w:rPr>
                <w:del w:id="1955" w:author="Bauer, Justin (J.)" w:date="2021-10-27T15:11:00Z"/>
                <w:moveTo w:id="1956" w:author="Bauer, Justin (J.)" w:date="2021-10-27T15:03:00Z"/>
                <w:rFonts w:cs="Arial"/>
                <w:b/>
                <w:bCs/>
                <w:color w:val="000000"/>
              </w:rPr>
            </w:pPr>
            <w:moveToRangeStart w:id="1957" w:author="Bauer, Justin (J.)" w:date="2021-10-27T15:03:00Z" w:name="move86239435"/>
            <w:moveTo w:id="1958" w:author="Bauer, Justin (J.)" w:date="2021-10-27T15:03:00Z">
              <w:del w:id="1959" w:author="Bauer, Justin (J.)" w:date="2021-10-27T15:11:00Z">
                <w:r w:rsidRPr="00E54DEA" w:rsidDel="00EC231B">
                  <w:rPr>
                    <w:rFonts w:cs="Arial"/>
                    <w:b/>
                    <w:bCs/>
                    <w:color w:val="000000"/>
                  </w:rPr>
                  <w:delText>Signal Name</w:delText>
                </w:r>
              </w:del>
            </w:moveTo>
          </w:p>
        </w:tc>
        <w:tc>
          <w:tcPr>
            <w:tcW w:w="7506" w:type="dxa"/>
            <w:shd w:val="clear" w:color="auto" w:fill="D9D9D9" w:themeFill="background1" w:themeFillShade="D9"/>
          </w:tcPr>
          <w:p w14:paraId="01C3927F" w14:textId="0B6EF62C" w:rsidR="00CA63D9" w:rsidDel="00EC231B" w:rsidRDefault="00CA63D9" w:rsidP="00C739D1">
            <w:pPr>
              <w:overflowPunct/>
              <w:autoSpaceDE/>
              <w:autoSpaceDN/>
              <w:adjustRightInd/>
              <w:textAlignment w:val="auto"/>
              <w:rPr>
                <w:del w:id="1960" w:author="Bauer, Justin (J.)" w:date="2021-10-27T15:11:00Z"/>
                <w:moveTo w:id="1961" w:author="Bauer, Justin (J.)" w:date="2021-10-27T15:03:00Z"/>
                <w:rFonts w:cs="Arial"/>
                <w:b/>
                <w:bCs/>
                <w:color w:val="000000"/>
              </w:rPr>
            </w:pPr>
            <w:moveTo w:id="1962" w:author="Bauer, Justin (J.)" w:date="2021-10-27T15:03:00Z">
              <w:del w:id="1963" w:author="Bauer, Justin (J.)" w:date="2021-10-27T15:11:00Z">
                <w:r w:rsidDel="00EC231B">
                  <w:rPr>
                    <w:rFonts w:cs="Arial"/>
                    <w:b/>
                    <w:bCs/>
                    <w:color w:val="000000"/>
                  </w:rPr>
                  <w:delText>Description</w:delText>
                </w:r>
              </w:del>
            </w:moveTo>
          </w:p>
        </w:tc>
      </w:tr>
      <w:tr w:rsidR="00CA63D9" w:rsidRPr="003F473D" w:rsidDel="00EC231B" w14:paraId="0C0C7F61" w14:textId="1DA1257C" w:rsidTr="00C739D1">
        <w:trPr>
          <w:trHeight w:val="410"/>
          <w:del w:id="1964" w:author="Bauer, Justin (J.)" w:date="2021-10-27T15:11:00Z"/>
        </w:trPr>
        <w:tc>
          <w:tcPr>
            <w:tcW w:w="2695" w:type="dxa"/>
            <w:gridSpan w:val="2"/>
            <w:noWrap/>
          </w:tcPr>
          <w:p w14:paraId="5B9A4E2E" w14:textId="42AE0305" w:rsidR="00CA63D9" w:rsidDel="00EC231B" w:rsidRDefault="00CA63D9" w:rsidP="00C739D1">
            <w:pPr>
              <w:contextualSpacing/>
              <w:rPr>
                <w:del w:id="1965" w:author="Bauer, Justin (J.)" w:date="2021-10-27T15:11:00Z"/>
                <w:moveTo w:id="1966" w:author="Bauer, Justin (J.)" w:date="2021-10-27T15:03:00Z"/>
                <w:rFonts w:cs="Arial"/>
              </w:rPr>
            </w:pPr>
            <w:moveTo w:id="1967" w:author="Bauer, Justin (J.)" w:date="2021-10-27T15:03:00Z">
              <w:del w:id="1968" w:author="Bauer, Justin (J.)" w:date="2021-10-27T15:11:00Z">
                <w:r w:rsidRPr="00275823" w:rsidDel="00EC231B">
                  <w:rPr>
                    <w:rFonts w:cs="Arial"/>
                  </w:rPr>
                  <w:delText>input</w:delText>
                </w:r>
              </w:del>
            </w:moveTo>
          </w:p>
          <w:p w14:paraId="49B60FFB" w14:textId="02425E9D" w:rsidR="00CA63D9" w:rsidDel="00EC231B" w:rsidRDefault="00CA63D9" w:rsidP="00C739D1">
            <w:pPr>
              <w:contextualSpacing/>
              <w:rPr>
                <w:del w:id="1969" w:author="Bauer, Justin (J.)" w:date="2021-10-27T15:11:00Z"/>
                <w:moveTo w:id="1970" w:author="Bauer, Justin (J.)" w:date="2021-10-27T15:03:00Z"/>
                <w:rFonts w:cs="Arial"/>
              </w:rPr>
            </w:pPr>
            <w:moveTo w:id="1971" w:author="Bauer, Justin (J.)" w:date="2021-10-27T15:03:00Z">
              <w:del w:id="1972" w:author="Bauer, Justin (J.)" w:date="2021-10-27T15:11:00Z">
                <w:r w:rsidDel="00EC231B">
                  <w:rPr>
                    <w:rFonts w:cs="Arial"/>
                  </w:rPr>
                  <w:delText>Type:</w:delText>
                </w:r>
              </w:del>
            </w:moveTo>
          </w:p>
          <w:p w14:paraId="688FDEC8" w14:textId="3937E368" w:rsidR="00CA63D9" w:rsidDel="00EC231B" w:rsidRDefault="00CA63D9" w:rsidP="00C739D1">
            <w:pPr>
              <w:contextualSpacing/>
              <w:rPr>
                <w:del w:id="1973" w:author="Bauer, Justin (J.)" w:date="2021-10-27T15:11:00Z"/>
                <w:moveTo w:id="1974" w:author="Bauer, Justin (J.)" w:date="2021-10-27T15:03:00Z"/>
                <w:rFonts w:cs="Arial"/>
              </w:rPr>
            </w:pPr>
            <w:moveTo w:id="1975" w:author="Bauer, Justin (J.)" w:date="2021-10-27T15:03:00Z">
              <w:del w:id="1976" w:author="Bauer, Justin (J.)" w:date="2021-10-27T15:11:00Z">
                <w:r w:rsidRPr="0029472F" w:rsidDel="00EC231B">
                  <w:rPr>
                    <w:rFonts w:cs="Arial"/>
                    <w:color w:val="808080" w:themeColor="background1" w:themeShade="80"/>
                  </w:rPr>
                  <w:delText xml:space="preserve"> </w:delText>
                </w:r>
                <w:r w:rsidDel="00EC231B">
                  <w:rPr>
                    <w:noProof/>
                  </w:rPr>
                  <w:drawing>
                    <wp:inline distT="0" distB="0" distL="0" distR="0" wp14:anchorId="1BA3A0A0" wp14:editId="6F55D7DD">
                      <wp:extent cx="152400" cy="152400"/>
                      <wp:effectExtent l="0" t="0" r="0" b="0"/>
                      <wp:docPr id="89" name="Picture -678216178.jpg" descr="-678216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678216178.jpg"/>
                              <pic:cNvPicPr/>
                            </pic:nvPicPr>
                            <pic:blipFill>
                              <a:blip r:embed="rId40" cstate="print"/>
                              <a:stretch>
                                <a:fillRect/>
                              </a:stretch>
                            </pic:blipFill>
                            <pic:spPr>
                              <a:xfrm>
                                <a:off x="0" y="0"/>
                                <a:ext cx="152400" cy="152400"/>
                              </a:xfrm>
                              <a:prstGeom prst="rect">
                                <a:avLst/>
                              </a:prstGeom>
                            </pic:spPr>
                          </pic:pic>
                        </a:graphicData>
                      </a:graphic>
                    </wp:inline>
                  </w:drawing>
                </w:r>
                <w:r w:rsidRPr="00275823" w:rsidDel="00EC231B">
                  <w:rPr>
                    <w:rFonts w:cs="Arial"/>
                  </w:rPr>
                  <w:delText xml:space="preserve"> </w:delText>
                </w:r>
                <w:r w:rsidDel="00EC231B">
                  <w:fldChar w:fldCharType="begin"/>
                </w:r>
                <w:r w:rsidDel="00EC231B">
                  <w:delInstrText xml:space="preserve"> HYPERLINK \l "_8c046cdd8974c9f41e1fecc7325663bf" </w:delInstrText>
                </w:r>
                <w:r w:rsidDel="00EC231B">
                  <w:fldChar w:fldCharType="separate"/>
                </w:r>
                <w:r w:rsidDel="00EC231B">
                  <w:rPr>
                    <w:rStyle w:val="Hyperlink"/>
                    <w:rFonts w:cs="Arial"/>
                  </w:rPr>
                  <w:delText>StorePsngrProfileData_Res</w:delText>
                </w:r>
                <w:r w:rsidDel="00EC231B">
                  <w:rPr>
                    <w:rStyle w:val="Hyperlink"/>
                    <w:rFonts w:cs="Arial"/>
                  </w:rPr>
                  <w:fldChar w:fldCharType="end"/>
                </w:r>
              </w:del>
            </w:moveTo>
          </w:p>
        </w:tc>
        <w:tc>
          <w:tcPr>
            <w:tcW w:w="7506" w:type="dxa"/>
          </w:tcPr>
          <w:p w14:paraId="72628D3F" w14:textId="38939D22" w:rsidR="00CA63D9" w:rsidRPr="0046598F" w:rsidDel="00EC231B" w:rsidRDefault="00CA63D9" w:rsidP="00C739D1">
            <w:pPr>
              <w:rPr>
                <w:del w:id="1977" w:author="Bauer, Justin (J.)" w:date="2021-10-27T15:11:00Z"/>
                <w:moveTo w:id="1978" w:author="Bauer, Justin (J.)" w:date="2021-10-27T15:03:00Z"/>
                <w:rFonts w:cs="Arial"/>
                <w:color w:val="000000"/>
              </w:rPr>
            </w:pPr>
            <w:moveTo w:id="1979" w:author="Bauer, Justin (J.)" w:date="2021-10-27T15:03:00Z">
              <w:del w:id="1980" w:author="Bauer, Justin (J.)" w:date="2021-10-27T15:11:00Z">
                <w:r w:rsidDel="00EC231B">
                  <w:rPr>
                    <w:rFonts w:cs="Arial"/>
                    <w:color w:val="000000"/>
                  </w:rPr>
                  <w:delText>Received from:</w:delText>
                </w:r>
              </w:del>
            </w:moveTo>
          </w:p>
          <w:p w14:paraId="49D1ADFC" w14:textId="025F5088" w:rsidR="00CA63D9" w:rsidRPr="00C8319B" w:rsidDel="00EC231B" w:rsidRDefault="00CA63D9" w:rsidP="00C739D1">
            <w:pPr>
              <w:pStyle w:val="ListParagraph"/>
              <w:numPr>
                <w:ilvl w:val="0"/>
                <w:numId w:val="12"/>
              </w:numPr>
              <w:rPr>
                <w:del w:id="1981" w:author="Bauer, Justin (J.)" w:date="2021-10-27T15:11:00Z"/>
                <w:moveTo w:id="1982" w:author="Bauer, Justin (J.)" w:date="2021-10-27T15:03:00Z"/>
                <w:rFonts w:cs="Arial"/>
              </w:rPr>
            </w:pPr>
            <w:moveTo w:id="1983" w:author="Bauer, Justin (J.)" w:date="2021-10-27T15:03:00Z">
              <w:del w:id="1984" w:author="Bauer, Justin (J.)" w:date="2021-10-27T15:11:00Z">
                <w:r w:rsidDel="00EC231B">
                  <w:rPr>
                    <w:noProof/>
                  </w:rPr>
                  <w:drawing>
                    <wp:inline distT="0" distB="0" distL="0" distR="0" wp14:anchorId="4B472CE6" wp14:editId="049257E3">
                      <wp:extent cx="152400" cy="152400"/>
                      <wp:effectExtent l="0" t="0" r="0" b="0"/>
                      <wp:docPr id="91"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C8319B" w:rsidDel="00EC231B">
                  <w:rPr>
                    <w:rFonts w:cs="Arial"/>
                  </w:rPr>
                  <w:delText xml:space="preserve">  </w:delText>
                </w:r>
                <w:r w:rsidDel="00EC231B">
                  <w:fldChar w:fldCharType="begin"/>
                </w:r>
                <w:r w:rsidDel="00EC231B">
                  <w:delInstrText xml:space="preserve"> HYPERLINK \l "_000105e76339c4a5aada54038dccd3bc" </w:delInstrText>
                </w:r>
                <w:r w:rsidDel="00EC231B">
                  <w:fldChar w:fldCharType="separate"/>
                </w:r>
                <w:r w:rsidDel="00EC231B">
                  <w:rPr>
                    <w:rStyle w:val="Hyperlink"/>
                    <w:rFonts w:cs="Arial"/>
                  </w:rPr>
                  <w:delText>Create Passenger Profile - Profile Management Server</w:delText>
                </w:r>
                <w:r w:rsidDel="00EC231B">
                  <w:rPr>
                    <w:rStyle w:val="Hyperlink"/>
                    <w:rFonts w:cs="Arial"/>
                  </w:rPr>
                  <w:fldChar w:fldCharType="end"/>
                </w:r>
              </w:del>
            </w:moveTo>
          </w:p>
        </w:tc>
      </w:tr>
    </w:tbl>
    <w:p w14:paraId="567F761E" w14:textId="7266C272" w:rsidR="00CA63D9" w:rsidDel="00EC231B" w:rsidRDefault="00CA63D9" w:rsidP="00CA63D9">
      <w:pPr>
        <w:pStyle w:val="Heading4"/>
        <w:numPr>
          <w:ilvl w:val="3"/>
          <w:numId w:val="4"/>
        </w:numPr>
        <w:rPr>
          <w:del w:id="1985" w:author="Bauer, Justin (J.)" w:date="2021-10-27T15:11:00Z"/>
          <w:moveTo w:id="1986" w:author="Bauer, Justin (J.)" w:date="2021-10-27T15:03:00Z"/>
        </w:rPr>
      </w:pPr>
      <w:moveTo w:id="1987" w:author="Bauer, Justin (J.)" w:date="2021-10-27T15:03:00Z">
        <w:del w:id="1988" w:author="Bauer, Justin (J.)" w:date="2021-10-27T15:11:00Z">
          <w:r w:rsidDel="00EC231B">
            <w:delText>Logical Outputs</w:delText>
          </w:r>
        </w:del>
      </w:moveTo>
    </w:p>
    <w:tbl>
      <w:tblPr>
        <w:tblStyle w:val="TableGrid"/>
        <w:tblW w:w="10201" w:type="dxa"/>
        <w:tblInd w:w="0" w:type="dxa"/>
        <w:tblLayout w:type="fixed"/>
        <w:tblLook w:val="04A0" w:firstRow="1" w:lastRow="0" w:firstColumn="1" w:lastColumn="0" w:noHBand="0" w:noVBand="1"/>
      </w:tblPr>
      <w:tblGrid>
        <w:gridCol w:w="2689"/>
        <w:gridCol w:w="7512"/>
      </w:tblGrid>
      <w:tr w:rsidR="00CA63D9" w:rsidRPr="00E54DEA" w:rsidDel="00EC231B" w14:paraId="5B67BECD" w14:textId="423C4FB3" w:rsidTr="00C739D1">
        <w:trPr>
          <w:trHeight w:val="260"/>
          <w:del w:id="1989" w:author="Bauer, Justin (J.)" w:date="2021-10-27T15:11:00Z"/>
        </w:trPr>
        <w:tc>
          <w:tcPr>
            <w:tcW w:w="2689" w:type="dxa"/>
            <w:shd w:val="clear" w:color="auto" w:fill="D9D9D9" w:themeFill="background1" w:themeFillShade="D9"/>
            <w:noWrap/>
            <w:hideMark/>
          </w:tcPr>
          <w:p w14:paraId="72E33A7B" w14:textId="577210AA" w:rsidR="00CA63D9" w:rsidRPr="00E54DEA" w:rsidDel="00EC231B" w:rsidRDefault="00CA63D9" w:rsidP="00C739D1">
            <w:pPr>
              <w:overflowPunct/>
              <w:autoSpaceDE/>
              <w:autoSpaceDN/>
              <w:adjustRightInd/>
              <w:textAlignment w:val="auto"/>
              <w:rPr>
                <w:del w:id="1990" w:author="Bauer, Justin (J.)" w:date="2021-10-27T15:11:00Z"/>
                <w:moveTo w:id="1991" w:author="Bauer, Justin (J.)" w:date="2021-10-27T15:03:00Z"/>
                <w:rFonts w:cs="Arial"/>
                <w:b/>
                <w:bCs/>
                <w:color w:val="000000"/>
              </w:rPr>
            </w:pPr>
            <w:moveTo w:id="1992" w:author="Bauer, Justin (J.)" w:date="2021-10-27T15:03:00Z">
              <w:del w:id="1993" w:author="Bauer, Justin (J.)" w:date="2021-10-27T15:11:00Z">
                <w:r w:rsidRPr="00E54DEA" w:rsidDel="00EC231B">
                  <w:rPr>
                    <w:rFonts w:cs="Arial"/>
                    <w:b/>
                    <w:bCs/>
                    <w:color w:val="000000"/>
                  </w:rPr>
                  <w:delText>Signal Name</w:delText>
                </w:r>
              </w:del>
            </w:moveTo>
          </w:p>
        </w:tc>
        <w:tc>
          <w:tcPr>
            <w:tcW w:w="7512" w:type="dxa"/>
            <w:shd w:val="clear" w:color="auto" w:fill="D9D9D9" w:themeFill="background1" w:themeFillShade="D9"/>
            <w:noWrap/>
            <w:hideMark/>
          </w:tcPr>
          <w:p w14:paraId="12477BDE" w14:textId="79C2D397" w:rsidR="00CA63D9" w:rsidRPr="00E54DEA" w:rsidDel="00EC231B" w:rsidRDefault="00CA63D9" w:rsidP="00C739D1">
            <w:pPr>
              <w:overflowPunct/>
              <w:autoSpaceDE/>
              <w:autoSpaceDN/>
              <w:adjustRightInd/>
              <w:textAlignment w:val="auto"/>
              <w:rPr>
                <w:del w:id="1994" w:author="Bauer, Justin (J.)" w:date="2021-10-27T15:11:00Z"/>
                <w:moveTo w:id="1995" w:author="Bauer, Justin (J.)" w:date="2021-10-27T15:03:00Z"/>
                <w:rFonts w:cs="Arial"/>
                <w:b/>
                <w:bCs/>
                <w:color w:val="000000"/>
              </w:rPr>
            </w:pPr>
            <w:moveTo w:id="1996" w:author="Bauer, Justin (J.)" w:date="2021-10-27T15:03:00Z">
              <w:del w:id="1997" w:author="Bauer, Justin (J.)" w:date="2021-10-27T15:11:00Z">
                <w:r w:rsidDel="00EC231B">
                  <w:rPr>
                    <w:rFonts w:cs="Arial"/>
                    <w:b/>
                    <w:bCs/>
                    <w:color w:val="000000"/>
                  </w:rPr>
                  <w:delText>Description</w:delText>
                </w:r>
              </w:del>
            </w:moveTo>
          </w:p>
        </w:tc>
      </w:tr>
      <w:tr w:rsidR="00CA63D9" w:rsidRPr="003F473D" w:rsidDel="00EC231B" w14:paraId="11FC6B0E" w14:textId="5D4B56DF" w:rsidTr="00C739D1">
        <w:trPr>
          <w:trHeight w:val="410"/>
          <w:del w:id="1998" w:author="Bauer, Justin (J.)" w:date="2021-10-27T15:11:00Z"/>
        </w:trPr>
        <w:tc>
          <w:tcPr>
            <w:tcW w:w="2689" w:type="dxa"/>
            <w:noWrap/>
          </w:tcPr>
          <w:p w14:paraId="360F9F6E" w14:textId="569E445E" w:rsidR="00CA63D9" w:rsidDel="00EC231B" w:rsidRDefault="00CA63D9" w:rsidP="00C739D1">
            <w:pPr>
              <w:contextualSpacing/>
              <w:rPr>
                <w:del w:id="1999" w:author="Bauer, Justin (J.)" w:date="2021-10-27T15:11:00Z"/>
                <w:moveTo w:id="2000" w:author="Bauer, Justin (J.)" w:date="2021-10-27T15:03:00Z"/>
                <w:rFonts w:cs="Arial"/>
              </w:rPr>
            </w:pPr>
            <w:moveTo w:id="2001" w:author="Bauer, Justin (J.)" w:date="2021-10-27T15:03:00Z">
              <w:del w:id="2002" w:author="Bauer, Justin (J.)" w:date="2021-10-27T15:11:00Z">
                <w:r w:rsidDel="00EC231B">
                  <w:rPr>
                    <w:rFonts w:cs="Arial"/>
                  </w:rPr>
                  <w:delText>output</w:delText>
                </w:r>
              </w:del>
            </w:moveTo>
          </w:p>
          <w:p w14:paraId="10641A74" w14:textId="0D4B4BCA" w:rsidR="00CA63D9" w:rsidDel="00EC231B" w:rsidRDefault="00CA63D9" w:rsidP="00C739D1">
            <w:pPr>
              <w:contextualSpacing/>
              <w:rPr>
                <w:del w:id="2003" w:author="Bauer, Justin (J.)" w:date="2021-10-27T15:11:00Z"/>
                <w:moveTo w:id="2004" w:author="Bauer, Justin (J.)" w:date="2021-10-27T15:03:00Z"/>
                <w:rFonts w:cs="Arial"/>
              </w:rPr>
            </w:pPr>
            <w:moveTo w:id="2005" w:author="Bauer, Justin (J.)" w:date="2021-10-27T15:03:00Z">
              <w:del w:id="2006" w:author="Bauer, Justin (J.)" w:date="2021-10-27T15:11:00Z">
                <w:r w:rsidDel="00EC231B">
                  <w:rPr>
                    <w:rFonts w:cs="Arial"/>
                  </w:rPr>
                  <w:delText>Type:</w:delText>
                </w:r>
              </w:del>
            </w:moveTo>
          </w:p>
          <w:p w14:paraId="6B577F4C" w14:textId="7D8D0273" w:rsidR="00CA63D9" w:rsidDel="00EC231B" w:rsidRDefault="00CA63D9" w:rsidP="00C739D1">
            <w:pPr>
              <w:contextualSpacing/>
              <w:rPr>
                <w:del w:id="2007" w:author="Bauer, Justin (J.)" w:date="2021-10-27T15:11:00Z"/>
                <w:moveTo w:id="2008" w:author="Bauer, Justin (J.)" w:date="2021-10-27T15:03:00Z"/>
                <w:rFonts w:cs="Arial"/>
              </w:rPr>
            </w:pPr>
            <w:moveTo w:id="2009" w:author="Bauer, Justin (J.)" w:date="2021-10-27T15:03:00Z">
              <w:del w:id="2010" w:author="Bauer, Justin (J.)" w:date="2021-10-27T15:11:00Z">
                <w:r w:rsidDel="00EC231B">
                  <w:rPr>
                    <w:noProof/>
                  </w:rPr>
                  <w:drawing>
                    <wp:inline distT="0" distB="0" distL="0" distR="0" wp14:anchorId="7D425B41" wp14:editId="75B3CADD">
                      <wp:extent cx="152400" cy="152400"/>
                      <wp:effectExtent l="0" t="0" r="0" b="0"/>
                      <wp:docPr id="93" name="Picture -678216178.jpg" descr="-678216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78216178.jpg"/>
                              <pic:cNvPicPr/>
                            </pic:nvPicPr>
                            <pic:blipFill>
                              <a:blip r:embed="rId40" cstate="print"/>
                              <a:stretch>
                                <a:fillRect/>
                              </a:stretch>
                            </pic:blipFill>
                            <pic:spPr>
                              <a:xfrm>
                                <a:off x="0" y="0"/>
                                <a:ext cx="152400" cy="152400"/>
                              </a:xfrm>
                              <a:prstGeom prst="rect">
                                <a:avLst/>
                              </a:prstGeom>
                            </pic:spPr>
                          </pic:pic>
                        </a:graphicData>
                      </a:graphic>
                    </wp:inline>
                  </w:drawing>
                </w:r>
                <w:r w:rsidDel="00EC231B">
                  <w:rPr>
                    <w:rFonts w:cs="Arial"/>
                  </w:rPr>
                  <w:delText xml:space="preserve"> </w:delText>
                </w:r>
                <w:r w:rsidDel="00EC231B">
                  <w:fldChar w:fldCharType="begin"/>
                </w:r>
                <w:r w:rsidDel="00EC231B">
                  <w:delInstrText xml:space="preserve"> HYPERLINK \l "_c221d28d6567a7413eaec0ac4fa38887" </w:delInstrText>
                </w:r>
                <w:r w:rsidDel="00EC231B">
                  <w:fldChar w:fldCharType="separate"/>
                </w:r>
                <w:r w:rsidDel="00EC231B">
                  <w:rPr>
                    <w:rStyle w:val="Hyperlink"/>
                    <w:rFonts w:cs="Arial"/>
                  </w:rPr>
                  <w:delText>StorePsngrProfileData_Rq</w:delText>
                </w:r>
                <w:r w:rsidDel="00EC231B">
                  <w:rPr>
                    <w:rStyle w:val="Hyperlink"/>
                    <w:rFonts w:cs="Arial"/>
                  </w:rPr>
                  <w:fldChar w:fldCharType="end"/>
                </w:r>
              </w:del>
            </w:moveTo>
          </w:p>
        </w:tc>
        <w:tc>
          <w:tcPr>
            <w:tcW w:w="7512" w:type="dxa"/>
            <w:noWrap/>
          </w:tcPr>
          <w:p w14:paraId="16BB786E" w14:textId="1AD915B2" w:rsidR="00CA63D9" w:rsidRPr="00275823" w:rsidDel="00EC231B" w:rsidRDefault="00CA63D9" w:rsidP="00C739D1">
            <w:pPr>
              <w:rPr>
                <w:del w:id="2011" w:author="Bauer, Justin (J.)" w:date="2021-10-27T15:11:00Z"/>
                <w:moveTo w:id="2012" w:author="Bauer, Justin (J.)" w:date="2021-10-27T15:03:00Z"/>
                <w:rFonts w:cs="Arial"/>
                <w:color w:val="000000"/>
              </w:rPr>
            </w:pPr>
            <w:moveTo w:id="2013" w:author="Bauer, Justin (J.)" w:date="2021-10-27T15:03:00Z">
              <w:del w:id="2014" w:author="Bauer, Justin (J.)" w:date="2021-10-27T15:11:00Z">
                <w:r w:rsidDel="00EC231B">
                  <w:rPr>
                    <w:rFonts w:cs="Arial"/>
                    <w:color w:val="000000"/>
                  </w:rPr>
                  <w:delText>Sent to:</w:delText>
                </w:r>
              </w:del>
            </w:moveTo>
          </w:p>
          <w:p w14:paraId="3107C424" w14:textId="6877F6FE" w:rsidR="00CA63D9" w:rsidRPr="0046598F" w:rsidDel="00EC231B" w:rsidRDefault="00CA63D9" w:rsidP="00C739D1">
            <w:pPr>
              <w:pStyle w:val="ListParagraph"/>
              <w:numPr>
                <w:ilvl w:val="0"/>
                <w:numId w:val="12"/>
              </w:numPr>
              <w:rPr>
                <w:del w:id="2015" w:author="Bauer, Justin (J.)" w:date="2021-10-27T15:11:00Z"/>
                <w:moveTo w:id="2016" w:author="Bauer, Justin (J.)" w:date="2021-10-27T15:03:00Z"/>
                <w:rFonts w:cs="Arial"/>
                <w:color w:val="000000"/>
              </w:rPr>
            </w:pPr>
            <w:moveTo w:id="2017" w:author="Bauer, Justin (J.)" w:date="2021-10-27T15:03:00Z">
              <w:del w:id="2018" w:author="Bauer, Justin (J.)" w:date="2021-10-27T15:11:00Z">
                <w:r w:rsidDel="00EC231B">
                  <w:rPr>
                    <w:noProof/>
                  </w:rPr>
                  <w:drawing>
                    <wp:inline distT="0" distB="0" distL="0" distR="0" wp14:anchorId="0D7A830A" wp14:editId="3001C8C3">
                      <wp:extent cx="152400" cy="152400"/>
                      <wp:effectExtent l="0" t="0" r="0" b="0"/>
                      <wp:docPr id="95"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46598F" w:rsidDel="00EC231B">
                  <w:rPr>
                    <w:rFonts w:cs="Arial"/>
                    <w:color w:val="000000"/>
                  </w:rPr>
                  <w:delText xml:space="preserve">  </w:delText>
                </w:r>
                <w:r w:rsidDel="00EC231B">
                  <w:fldChar w:fldCharType="begin"/>
                </w:r>
                <w:r w:rsidDel="00EC231B">
                  <w:delInstrText xml:space="preserve"> HYPERLINK \l "_000105e76339c4a5aada54038dccd3bc" </w:delInstrText>
                </w:r>
                <w:r w:rsidDel="00EC231B">
                  <w:fldChar w:fldCharType="separate"/>
                </w:r>
                <w:r w:rsidDel="00EC231B">
                  <w:rPr>
                    <w:rStyle w:val="Hyperlink"/>
                    <w:rFonts w:cs="Arial"/>
                    <w:color w:val="000000"/>
                  </w:rPr>
                  <w:delText>Create Passenger Profile - Profile Management Server</w:delText>
                </w:r>
                <w:r w:rsidDel="00EC231B">
                  <w:rPr>
                    <w:rStyle w:val="Hyperlink"/>
                    <w:rFonts w:cs="Arial"/>
                    <w:color w:val="000000"/>
                  </w:rPr>
                  <w:fldChar w:fldCharType="end"/>
                </w:r>
              </w:del>
            </w:moveTo>
          </w:p>
        </w:tc>
      </w:tr>
    </w:tbl>
    <w:moveToRangeEnd w:id="1957"/>
    <w:p w14:paraId="31B8A6C3" w14:textId="77777777" w:rsidR="005E6FE1" w:rsidRDefault="005E6FE1" w:rsidP="005E6FE1">
      <w:pPr>
        <w:pStyle w:val="Heading4"/>
        <w:numPr>
          <w:ilvl w:val="3"/>
          <w:numId w:val="4"/>
        </w:numPr>
        <w:rPr>
          <w:ins w:id="2019" w:author="Bauer, Justin (J.)" w:date="2021-10-27T14:51:00Z"/>
        </w:rPr>
      </w:pPr>
      <w:ins w:id="2020" w:author="Bauer, Justin (J.)" w:date="2021-10-27T14:51:00Z">
        <w:r>
          <w:t>Logical</w:t>
        </w:r>
        <w:r w:rsidRPr="00F15706">
          <w:t xml:space="preserve"> Parameters</w:t>
        </w:r>
      </w:ins>
    </w:p>
    <w:p w14:paraId="13E2475B" w14:textId="77777777" w:rsidR="005E6FE1" w:rsidRDefault="005E6FE1" w:rsidP="005E6FE1">
      <w:pPr>
        <w:rPr>
          <w:ins w:id="2021" w:author="Bauer, Justin (J.)" w:date="2021-10-27T14:51:00Z"/>
        </w:rPr>
      </w:pPr>
    </w:p>
    <w:p w14:paraId="6AD83098" w14:textId="77777777" w:rsidR="005E6FE1" w:rsidRDefault="005E6FE1" w:rsidP="005E6FE1">
      <w:pPr>
        <w:rPr>
          <w:ins w:id="2022" w:author="Bauer, Justin (J.)" w:date="2021-10-27T14:51:00Z"/>
        </w:rPr>
      </w:pPr>
      <w:ins w:id="2023" w:author="Bauer, Justin (J.)" w:date="2021-10-27T14:51:00Z">
        <w:r w:rsidRPr="005067FC">
          <w:rPr>
            <w:i/>
            <w:color w:val="A6A6A6" w:themeColor="background1" w:themeShade="A6"/>
          </w:rPr>
          <w:t>Not supported by MagicDraw report generation.</w:t>
        </w:r>
      </w:ins>
    </w:p>
    <w:p w14:paraId="02CD1C73" w14:textId="77777777" w:rsidR="005E6FE1" w:rsidRDefault="005E6FE1" w:rsidP="005E6FE1">
      <w:pPr>
        <w:pStyle w:val="Heading3"/>
        <w:numPr>
          <w:ilvl w:val="2"/>
          <w:numId w:val="4"/>
        </w:numPr>
        <w:rPr>
          <w:ins w:id="2024" w:author="Bauer, Justin (J.)" w:date="2021-10-27T14:51:00Z"/>
        </w:rPr>
      </w:pPr>
      <w:ins w:id="2025" w:author="Bauer, Justin (J.)" w:date="2021-10-27T14:51:00Z">
        <w:r>
          <w:t>Function Modeling</w:t>
        </w:r>
      </w:ins>
    </w:p>
    <w:p w14:paraId="11C92A8B" w14:textId="77777777" w:rsidR="005E6FE1" w:rsidRPr="00C75AE5" w:rsidRDefault="005E6FE1" w:rsidP="005E6FE1">
      <w:pPr>
        <w:rPr>
          <w:ins w:id="2026" w:author="Bauer, Justin (J.)" w:date="2021-10-27T14:51:00Z"/>
        </w:rPr>
      </w:pPr>
    </w:p>
    <w:p w14:paraId="6D71C3E7" w14:textId="77777777" w:rsidR="005E6FE1" w:rsidRDefault="005E6FE1" w:rsidP="005E6FE1">
      <w:pPr>
        <w:pStyle w:val="Heading4"/>
        <w:numPr>
          <w:ilvl w:val="3"/>
          <w:numId w:val="4"/>
        </w:numPr>
        <w:rPr>
          <w:ins w:id="2027" w:author="Bauer, Justin (J.)" w:date="2021-10-27T14:51:00Z"/>
        </w:rPr>
      </w:pPr>
      <w:ins w:id="2028" w:author="Bauer, Justin (J.)" w:date="2021-10-27T14:51:00Z">
        <w:r>
          <w:t>Use Cases</w:t>
        </w:r>
      </w:ins>
    </w:p>
    <w:p w14:paraId="4075689C" w14:textId="77777777" w:rsidR="005E6FE1" w:rsidRDefault="005E6FE1" w:rsidP="005E6FE1">
      <w:pPr>
        <w:rPr>
          <w:ins w:id="2029" w:author="Bauer, Justin (J.)" w:date="2021-10-27T14:51:00Z"/>
        </w:rPr>
      </w:pPr>
    </w:p>
    <w:p w14:paraId="733AED87" w14:textId="77777777" w:rsidR="005E6FE1" w:rsidRPr="005067FC" w:rsidRDefault="005E6FE1" w:rsidP="005E6FE1">
      <w:pPr>
        <w:rPr>
          <w:ins w:id="2030" w:author="Bauer, Justin (J.)" w:date="2021-10-27T14:51:00Z"/>
          <w:i/>
          <w:color w:val="A6A6A6" w:themeColor="background1" w:themeShade="A6"/>
        </w:rPr>
      </w:pPr>
      <w:ins w:id="2031" w:author="Bauer, Justin (J.)" w:date="2021-10-27T14:51:00Z">
        <w:r w:rsidRPr="005067FC">
          <w:rPr>
            <w:i/>
            <w:color w:val="A6A6A6" w:themeColor="background1" w:themeShade="A6"/>
          </w:rPr>
          <w:t>Not supported by MagicDraw report generation.</w:t>
        </w:r>
      </w:ins>
    </w:p>
    <w:p w14:paraId="36B75179" w14:textId="77777777" w:rsidR="005E6FE1" w:rsidRDefault="005E6FE1" w:rsidP="005E6FE1">
      <w:pPr>
        <w:pStyle w:val="Heading4"/>
        <w:numPr>
          <w:ilvl w:val="3"/>
          <w:numId w:val="4"/>
        </w:numPr>
        <w:rPr>
          <w:ins w:id="2032" w:author="Bauer, Justin (J.)" w:date="2021-10-27T14:51:00Z"/>
        </w:rPr>
      </w:pPr>
      <w:ins w:id="2033" w:author="Bauer, Justin (J.)" w:date="2021-10-27T14:51:00Z">
        <w:r>
          <w:t>State Charts / Activity Diagrams / Sequence Diagrams / Decision Tables</w:t>
        </w:r>
      </w:ins>
    </w:p>
    <w:p w14:paraId="31BD6B7F" w14:textId="77777777" w:rsidR="005E6FE1" w:rsidRDefault="005E6FE1" w:rsidP="005E6FE1">
      <w:pPr>
        <w:rPr>
          <w:ins w:id="2034" w:author="Bauer, Justin (J.)" w:date="2021-10-27T14:51:00Z"/>
        </w:rPr>
      </w:pPr>
    </w:p>
    <w:p w14:paraId="4AD1A720" w14:textId="77777777" w:rsidR="005E6FE1" w:rsidRPr="00FF5F72" w:rsidRDefault="005E6FE1" w:rsidP="005E6FE1">
      <w:pPr>
        <w:contextualSpacing/>
        <w:rPr>
          <w:ins w:id="2035" w:author="Bauer, Justin (J.)" w:date="2021-10-27T14:51:00Z"/>
          <w:color w:val="A6A6A6" w:themeColor="background1" w:themeShade="A6"/>
        </w:rPr>
      </w:pPr>
      <w:ins w:id="2036" w:author="Bauer, Justin (J.)" w:date="2021-10-27T14:51:00Z">
        <w:r w:rsidRPr="00FF5F72">
          <w:rPr>
            <w:color w:val="A6A6A6" w:themeColor="background1" w:themeShade="A6"/>
          </w:rPr>
          <w:t>No diagrams internal to function specified.</w:t>
        </w:r>
      </w:ins>
    </w:p>
    <w:p w14:paraId="6805551C" w14:textId="77777777" w:rsidR="005E6FE1" w:rsidRDefault="005E6FE1" w:rsidP="005E6FE1">
      <w:pPr>
        <w:pStyle w:val="Heading3"/>
        <w:numPr>
          <w:ilvl w:val="2"/>
          <w:numId w:val="4"/>
        </w:numPr>
        <w:rPr>
          <w:ins w:id="2037" w:author="Bauer, Justin (J.)" w:date="2021-10-27T14:51:00Z"/>
        </w:rPr>
      </w:pPr>
      <w:ins w:id="2038" w:author="Bauer, Justin (J.)" w:date="2021-10-27T14:51:00Z">
        <w:r>
          <w:t>Function Requirements</w:t>
        </w:r>
      </w:ins>
    </w:p>
    <w:p w14:paraId="2F9EEEE3" w14:textId="77777777" w:rsidR="005E6FE1" w:rsidRDefault="005E6FE1" w:rsidP="005E6FE1">
      <w:pPr>
        <w:pStyle w:val="Heading4"/>
        <w:numPr>
          <w:ilvl w:val="3"/>
          <w:numId w:val="4"/>
        </w:numPr>
        <w:rPr>
          <w:ins w:id="2039" w:author="Bauer, Justin (J.)" w:date="2021-10-27T14:51:00Z"/>
        </w:rPr>
      </w:pPr>
      <w:ins w:id="2040" w:author="Bauer, Justin (J.)" w:date="2021-10-27T14:51:00Z">
        <w:r>
          <w:t>Functional Requirements</w:t>
        </w:r>
      </w:ins>
    </w:p>
    <w:p w14:paraId="7F3F3A86" w14:textId="77777777" w:rsidR="005E6FE1" w:rsidRDefault="005E6FE1" w:rsidP="005E6FE1">
      <w:pPr>
        <w:pStyle w:val="Heading5"/>
        <w:numPr>
          <w:ilvl w:val="4"/>
          <w:numId w:val="4"/>
        </w:numPr>
        <w:rPr>
          <w:ins w:id="2041" w:author="Bauer, Justin (J.)" w:date="2021-10-27T14:51:00Z"/>
        </w:rPr>
      </w:pPr>
      <w:ins w:id="2042" w:author="Bauer, Justin (J.)" w:date="2021-10-27T14:51:00Z">
        <w:r>
          <w:t>Normal Operation</w:t>
        </w:r>
      </w:ins>
    </w:p>
    <w:p w14:paraId="37B5327F" w14:textId="77777777" w:rsidR="005E6FE1" w:rsidRDefault="005E6FE1" w:rsidP="005E6FE1">
      <w:pPr>
        <w:rPr>
          <w:ins w:id="2043" w:author="Bauer, Justin (J.)" w:date="2021-10-27T14:51:00Z"/>
        </w:rPr>
      </w:pPr>
    </w:p>
    <w:p w14:paraId="005D3C72" w14:textId="36CE5ADC" w:rsidR="000851C9" w:rsidRPr="0017445F" w:rsidRDefault="00E42053" w:rsidP="000851C9">
      <w:pPr>
        <w:pStyle w:val="RERequirement"/>
        <w:shd w:val="clear" w:color="auto" w:fill="F2F2F2" w:themeFill="background1" w:themeFillShade="F2"/>
        <w:rPr>
          <w:moveTo w:id="2044" w:author="Bauer, Justin (J.)" w:date="2021-10-27T15:01:00Z"/>
        </w:rPr>
      </w:pPr>
      <w:ins w:id="2045" w:author="Bauer, Justin (J.)" w:date="2021-10-29T11:07:00Z">
        <w:r>
          <w:t xml:space="preserve">REQ-462350/A </w:t>
        </w:r>
      </w:ins>
      <w:moveToRangeStart w:id="2046" w:author="Bauer, Justin (J.)" w:date="2021-10-27T15:01:00Z" w:name="move86239321"/>
      <w:moveTo w:id="2047" w:author="Bauer, Justin (J.)" w:date="2021-10-27T15:01:00Z">
        <w:r w:rsidR="000851C9">
          <w:t>When to Send StorePsngrProfileData_Rq</w:t>
        </w:r>
      </w:moveTo>
    </w:p>
    <w:p w14:paraId="13E4A1A1" w14:textId="77777777" w:rsidR="000851C9" w:rsidRDefault="000851C9" w:rsidP="000851C9">
      <w:pPr>
        <w:rPr>
          <w:moveTo w:id="2048" w:author="Bauer, Justin (J.)" w:date="2021-10-27T15:01:00Z"/>
          <w:rFonts w:cs="Arial"/>
        </w:rPr>
      </w:pPr>
      <w:moveTo w:id="2049" w:author="Bauer, Justin (J.)" w:date="2021-10-27T15:01:00Z">
        <w:r>
          <w:rPr>
            <w:rFonts w:cs="Arial"/>
          </w:rPr>
          <w:t>After the user enters a valid username during the Passenger Setup Wizard, the Profile Interface Client shall send the StorePsngrProfileData_Rq with the following:</w:t>
        </w:r>
      </w:moveTo>
    </w:p>
    <w:p w14:paraId="45196A84" w14:textId="77777777" w:rsidR="000851C9" w:rsidRDefault="000851C9" w:rsidP="000851C9">
      <w:pPr>
        <w:rPr>
          <w:moveTo w:id="2050" w:author="Bauer, Justin (J.)" w:date="2021-10-27T15:01:00Z"/>
          <w:rFonts w:cs="Arial"/>
        </w:rPr>
      </w:pPr>
      <w:moveTo w:id="2051" w:author="Bauer, Justin (J.)" w:date="2021-10-27T15:01:00Z">
        <w:r>
          <w:rPr>
            <w:rFonts w:cs="Arial"/>
          </w:rPr>
          <w:t>- profileName = entered name</w:t>
        </w:r>
      </w:moveTo>
    </w:p>
    <w:p w14:paraId="7B1827AB" w14:textId="77777777" w:rsidR="000851C9" w:rsidRDefault="000851C9" w:rsidP="000851C9">
      <w:pPr>
        <w:rPr>
          <w:moveTo w:id="2052" w:author="Bauer, Justin (J.)" w:date="2021-10-27T15:01:00Z"/>
          <w:rFonts w:cs="Arial"/>
        </w:rPr>
      </w:pPr>
      <w:moveTo w:id="2053" w:author="Bauer, Justin (J.)" w:date="2021-10-27T15:01:00Z">
        <w:r>
          <w:rPr>
            <w:rFonts w:cs="Arial"/>
          </w:rPr>
          <w:t>- PersID = PROFILE_1</w:t>
        </w:r>
      </w:moveTo>
    </w:p>
    <w:p w14:paraId="68B6B5BE" w14:textId="77777777" w:rsidR="000851C9" w:rsidRDefault="000851C9" w:rsidP="000851C9">
      <w:pPr>
        <w:rPr>
          <w:moveTo w:id="2054" w:author="Bauer, Justin (J.)" w:date="2021-10-27T15:01:00Z"/>
          <w:rFonts w:cs="Arial"/>
        </w:rPr>
      </w:pPr>
    </w:p>
    <w:p w14:paraId="44672625" w14:textId="77777777" w:rsidR="000851C9" w:rsidRDefault="000851C9" w:rsidP="000851C9">
      <w:pPr>
        <w:rPr>
          <w:moveTo w:id="2055" w:author="Bauer, Justin (J.)" w:date="2021-10-27T15:01:00Z"/>
          <w:rFonts w:cs="Arial"/>
        </w:rPr>
      </w:pPr>
      <w:moveTo w:id="2056" w:author="Bauer, Justin (J.)" w:date="2021-10-27T15:01:00Z">
        <w:r>
          <w:rPr>
            <w:rFonts w:cs="Arial"/>
          </w:rPr>
          <w:t>*PROFILE_1 always used for Passenger Profiles</w:t>
        </w:r>
      </w:moveTo>
    </w:p>
    <w:p w14:paraId="442F3767" w14:textId="77777777" w:rsidR="000851C9" w:rsidRDefault="000851C9" w:rsidP="000851C9">
      <w:pPr>
        <w:rPr>
          <w:moveTo w:id="2057" w:author="Bauer, Justin (J.)" w:date="2021-10-27T15:01:00Z"/>
          <w:rFonts w:cs="Arial"/>
        </w:rPr>
      </w:pPr>
      <w:moveTo w:id="2058" w:author="Bauer, Justin (J.)" w:date="2021-10-27T15:01:00Z">
        <w:r>
          <w:rPr>
            <w:rFonts w:cs="Arial"/>
          </w:rPr>
          <w:t>***Need to revisit this based on Driver flow***</w:t>
        </w:r>
      </w:moveTo>
    </w:p>
    <w:p w14:paraId="626D3BB7" w14:textId="77777777" w:rsidR="000851C9" w:rsidRPr="00C66B68" w:rsidRDefault="000851C9" w:rsidP="000851C9">
      <w:pPr>
        <w:rPr>
          <w:moveTo w:id="2059" w:author="Bauer, Justin (J.)" w:date="2021-10-27T15:01: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0851C9" w:rsidRPr="00FD127C" w14:paraId="64E6B728" w14:textId="77777777" w:rsidTr="00C739D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98B865" w14:textId="77777777" w:rsidR="000851C9" w:rsidRPr="00FD127C" w:rsidRDefault="000851C9" w:rsidP="00C739D1">
            <w:pPr>
              <w:rPr>
                <w:moveTo w:id="2060" w:author="Bauer, Justin (J.)" w:date="2021-10-27T15:01:00Z"/>
                <w:rFonts w:eastAsiaTheme="minorHAnsi" w:cs="Arial"/>
                <w:bCs/>
                <w:color w:val="808080" w:themeColor="background1" w:themeShade="80"/>
                <w:sz w:val="16"/>
                <w:szCs w:val="14"/>
              </w:rPr>
            </w:pPr>
            <w:moveTo w:id="2061" w:author="Bauer, Justin (J.)" w:date="2021-10-27T15:01:00Z">
              <w:r w:rsidRPr="00FD127C">
                <w:rPr>
                  <w:rFonts w:cs="Arial"/>
                  <w:bCs/>
                  <w:color w:val="808080" w:themeColor="background1" w:themeShade="80"/>
                  <w:sz w:val="16"/>
                  <w:szCs w:val="14"/>
                </w:rPr>
                <w:t xml:space="preserve">Requirement ID: </w:t>
              </w:r>
            </w:moveTo>
          </w:p>
        </w:tc>
      </w:tr>
      <w:tr w:rsidR="000851C9" w:rsidRPr="00FD127C" w14:paraId="23F6D2C7" w14:textId="77777777" w:rsidTr="00C739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0D69C7" w14:textId="77777777" w:rsidR="000851C9" w:rsidRPr="00FD127C" w:rsidRDefault="000851C9" w:rsidP="00C739D1">
            <w:pPr>
              <w:rPr>
                <w:moveTo w:id="2062" w:author="Bauer, Justin (J.)" w:date="2021-10-27T15:01:00Z"/>
                <w:rFonts w:eastAsiaTheme="minorHAnsi" w:cs="Arial"/>
                <w:b/>
                <w:bCs/>
                <w:sz w:val="16"/>
                <w:szCs w:val="14"/>
              </w:rPr>
            </w:pPr>
            <w:moveTo w:id="2063" w:author="Bauer, Justin (J.)" w:date="2021-10-27T15:01:00Z">
              <w:r w:rsidRPr="00FD127C">
                <w:rPr>
                  <w:rFonts w:cs="Arial"/>
                  <w:b/>
                  <w:bCs/>
                  <w:sz w:val="16"/>
                  <w:szCs w:val="14"/>
                </w:rPr>
                <w:t>Rationale</w:t>
              </w:r>
            </w:moveTo>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FAE84" w14:textId="77777777" w:rsidR="000851C9" w:rsidRDefault="000851C9" w:rsidP="00C739D1">
            <w:pPr>
              <w:rPr>
                <w:moveTo w:id="2064" w:author="Bauer, Justin (J.)" w:date="2021-10-27T15:01:00Z"/>
              </w:rPr>
            </w:pPr>
          </w:p>
        </w:tc>
      </w:tr>
      <w:tr w:rsidR="000851C9" w:rsidRPr="00FD127C" w14:paraId="245F096A" w14:textId="77777777" w:rsidTr="00C739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00D816" w14:textId="77777777" w:rsidR="000851C9" w:rsidRPr="00FD127C" w:rsidRDefault="000851C9" w:rsidP="00C739D1">
            <w:pPr>
              <w:rPr>
                <w:moveTo w:id="2065" w:author="Bauer, Justin (J.)" w:date="2021-10-27T15:01:00Z"/>
                <w:rFonts w:eastAsiaTheme="minorHAnsi" w:cs="Arial"/>
                <w:b/>
                <w:bCs/>
                <w:sz w:val="16"/>
                <w:szCs w:val="14"/>
              </w:rPr>
            </w:pPr>
            <w:moveTo w:id="2066" w:author="Bauer, Justin (J.)" w:date="2021-10-27T15:01:00Z">
              <w:r w:rsidRPr="00FD127C">
                <w:rPr>
                  <w:rFonts w:cs="Arial"/>
                  <w:b/>
                  <w:bCs/>
                  <w:sz w:val="16"/>
                  <w:szCs w:val="14"/>
                </w:rPr>
                <w:t>Acceptance Criteria</w:t>
              </w:r>
            </w:moveTo>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6E9BE1" w14:textId="77777777" w:rsidR="000851C9" w:rsidRDefault="000851C9" w:rsidP="00C739D1">
            <w:pPr>
              <w:rPr>
                <w:moveTo w:id="2067" w:author="Bauer, Justin (J.)" w:date="2021-10-27T15:01:00Z"/>
              </w:rPr>
            </w:pPr>
          </w:p>
        </w:tc>
      </w:tr>
      <w:tr w:rsidR="000851C9" w:rsidRPr="00FD127C" w14:paraId="3AEDFD26" w14:textId="77777777" w:rsidTr="00C739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F8F8F4" w14:textId="77777777" w:rsidR="000851C9" w:rsidRPr="00FD127C" w:rsidRDefault="000851C9" w:rsidP="00C739D1">
            <w:pPr>
              <w:rPr>
                <w:moveTo w:id="2068" w:author="Bauer, Justin (J.)" w:date="2021-10-27T15:01:00Z"/>
                <w:rFonts w:cs="Arial"/>
                <w:sz w:val="16"/>
                <w:szCs w:val="14"/>
              </w:rPr>
            </w:pPr>
            <w:moveTo w:id="2069" w:author="Bauer, Justin (J.)" w:date="2021-10-27T15:01:00Z">
              <w:r w:rsidRPr="00FD127C">
                <w:rPr>
                  <w:rFonts w:cs="Arial"/>
                  <w:b/>
                  <w:bCs/>
                  <w:sz w:val="16"/>
                  <w:szCs w:val="14"/>
                </w:rPr>
                <w:lastRenderedPageBreak/>
                <w:t>Notes</w:t>
              </w:r>
            </w:moveTo>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73937E" w14:textId="77777777" w:rsidR="000851C9" w:rsidRDefault="000851C9" w:rsidP="00C739D1">
            <w:pPr>
              <w:rPr>
                <w:moveTo w:id="2070" w:author="Bauer, Justin (J.)" w:date="2021-10-27T15:01:00Z"/>
              </w:rPr>
            </w:pPr>
          </w:p>
        </w:tc>
      </w:tr>
      <w:tr w:rsidR="000851C9" w:rsidRPr="00FD127C" w14:paraId="49389F35" w14:textId="77777777" w:rsidTr="00C739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15735E" w14:textId="77777777" w:rsidR="000851C9" w:rsidRPr="00FD127C" w:rsidRDefault="000851C9" w:rsidP="00C739D1">
            <w:pPr>
              <w:rPr>
                <w:moveTo w:id="2071" w:author="Bauer, Justin (J.)" w:date="2021-10-27T15:01:00Z"/>
                <w:rFonts w:cs="Arial"/>
                <w:b/>
                <w:bCs/>
                <w:sz w:val="16"/>
                <w:szCs w:val="14"/>
              </w:rPr>
            </w:pPr>
            <w:moveTo w:id="2072" w:author="Bauer, Justin (J.)" w:date="2021-10-27T15:01:00Z">
              <w:r w:rsidRPr="00FD127C">
                <w:rPr>
                  <w:rFonts w:cs="Arial"/>
                  <w:b/>
                  <w:bCs/>
                  <w:sz w:val="16"/>
                  <w:szCs w:val="14"/>
                </w:rPr>
                <w:t>Source</w:t>
              </w:r>
            </w:moveTo>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F7D1CF" w14:textId="77777777" w:rsidR="000851C9" w:rsidRDefault="000851C9" w:rsidP="00C739D1">
            <w:pPr>
              <w:rPr>
                <w:moveTo w:id="2073" w:author="Bauer, Justin (J.)" w:date="2021-10-27T15:0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38EB48" w14:textId="77777777" w:rsidR="000851C9" w:rsidRPr="00FD127C" w:rsidRDefault="000851C9" w:rsidP="00C739D1">
            <w:pPr>
              <w:ind w:left="139"/>
              <w:rPr>
                <w:moveTo w:id="2074" w:author="Bauer, Justin (J.)" w:date="2021-10-27T15:01:00Z"/>
                <w:rFonts w:cs="Arial"/>
                <w:b/>
                <w:bCs/>
                <w:sz w:val="16"/>
                <w:szCs w:val="14"/>
              </w:rPr>
            </w:pPr>
            <w:moveTo w:id="2075" w:author="Bauer, Justin (J.)" w:date="2021-10-27T15:01:00Z">
              <w:r w:rsidRPr="00FD127C">
                <w:rPr>
                  <w:rFonts w:cs="Arial"/>
                  <w:b/>
                  <w:bCs/>
                  <w:sz w:val="16"/>
                  <w:szCs w:val="14"/>
                </w:rPr>
                <w:t>Owner</w:t>
              </w:r>
            </w:moveTo>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A7175F" w14:textId="77777777" w:rsidR="000851C9" w:rsidRDefault="000851C9" w:rsidP="00C739D1">
            <w:pPr>
              <w:rPr>
                <w:moveTo w:id="2076" w:author="Bauer, Justin (J.)" w:date="2021-10-27T15:01:00Z"/>
              </w:rPr>
            </w:pPr>
          </w:p>
        </w:tc>
      </w:tr>
      <w:tr w:rsidR="000851C9" w:rsidRPr="00FD127C" w14:paraId="1A22A74F" w14:textId="77777777" w:rsidTr="00C739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08C4C" w14:textId="77777777" w:rsidR="000851C9" w:rsidRPr="00FD127C" w:rsidRDefault="000851C9" w:rsidP="00C739D1">
            <w:pPr>
              <w:rPr>
                <w:moveTo w:id="2077" w:author="Bauer, Justin (J.)" w:date="2021-10-27T15:01:00Z"/>
                <w:rFonts w:cs="Arial"/>
                <w:b/>
                <w:bCs/>
                <w:sz w:val="16"/>
                <w:szCs w:val="14"/>
              </w:rPr>
            </w:pPr>
            <w:moveTo w:id="2078" w:author="Bauer, Justin (J.)" w:date="2021-10-27T15:01:00Z">
              <w:r w:rsidRPr="00FD127C">
                <w:rPr>
                  <w:rFonts w:cs="Arial"/>
                  <w:b/>
                  <w:bCs/>
                  <w:sz w:val="16"/>
                  <w:szCs w:val="14"/>
                </w:rPr>
                <w:t>Source Req.</w:t>
              </w:r>
            </w:moveTo>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53037E" w14:textId="77777777" w:rsidR="000851C9" w:rsidRDefault="000851C9" w:rsidP="00C739D1">
            <w:pPr>
              <w:rPr>
                <w:moveTo w:id="2079" w:author="Bauer, Justin (J.)" w:date="2021-10-27T15:0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B9E857" w14:textId="77777777" w:rsidR="000851C9" w:rsidRPr="00FD127C" w:rsidRDefault="000851C9" w:rsidP="00C739D1">
            <w:pPr>
              <w:ind w:left="139"/>
              <w:rPr>
                <w:moveTo w:id="2080" w:author="Bauer, Justin (J.)" w:date="2021-10-27T15:01:00Z"/>
                <w:rFonts w:cs="Arial"/>
                <w:b/>
                <w:bCs/>
                <w:sz w:val="16"/>
                <w:szCs w:val="16"/>
              </w:rPr>
            </w:pPr>
            <w:moveTo w:id="2081" w:author="Bauer, Justin (J.)" w:date="2021-10-27T15:01:00Z">
              <w:r w:rsidRPr="00FD127C">
                <w:rPr>
                  <w:rFonts w:cs="Arial"/>
                  <w:b/>
                  <w:bCs/>
                  <w:sz w:val="16"/>
                  <w:szCs w:val="16"/>
                </w:rPr>
                <w:t>V&amp;V Method</w:t>
              </w:r>
            </w:moveTo>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133D47" w14:textId="77777777" w:rsidR="000851C9" w:rsidRDefault="000851C9" w:rsidP="00C739D1">
            <w:pPr>
              <w:rPr>
                <w:moveTo w:id="2082" w:author="Bauer, Justin (J.)" w:date="2021-10-27T15:01:00Z"/>
              </w:rPr>
            </w:pPr>
          </w:p>
        </w:tc>
      </w:tr>
      <w:tr w:rsidR="000851C9" w:rsidRPr="00FD127C" w14:paraId="16C3CAF4" w14:textId="77777777" w:rsidTr="00C739D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79455C" w14:textId="77777777" w:rsidR="000851C9" w:rsidRPr="00FD127C" w:rsidRDefault="000851C9" w:rsidP="00C739D1">
            <w:pPr>
              <w:rPr>
                <w:moveTo w:id="2083" w:author="Bauer, Justin (J.)" w:date="2021-10-27T15:01:00Z"/>
                <w:rFonts w:eastAsiaTheme="minorHAnsi" w:cs="Arial"/>
                <w:b/>
                <w:bCs/>
                <w:sz w:val="16"/>
                <w:szCs w:val="14"/>
              </w:rPr>
            </w:pPr>
            <w:moveTo w:id="2084" w:author="Bauer, Justin (J.)" w:date="2021-10-27T15:01:00Z">
              <w:r w:rsidRPr="00FD127C">
                <w:rPr>
                  <w:rFonts w:cs="Arial"/>
                  <w:b/>
                  <w:bCs/>
                  <w:sz w:val="16"/>
                  <w:szCs w:val="14"/>
                </w:rPr>
                <w:t>Type</w:t>
              </w:r>
            </w:moveTo>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66B516" w14:textId="77777777" w:rsidR="000851C9" w:rsidRDefault="000851C9" w:rsidP="00C739D1">
            <w:pPr>
              <w:rPr>
                <w:moveTo w:id="2085" w:author="Bauer, Justin (J.)" w:date="2021-10-27T15:01: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DDE96" w14:textId="77777777" w:rsidR="000851C9" w:rsidRPr="00FD127C" w:rsidRDefault="000851C9" w:rsidP="00C739D1">
            <w:pPr>
              <w:rPr>
                <w:moveTo w:id="2086" w:author="Bauer, Justin (J.)" w:date="2021-10-27T15:01:00Z"/>
                <w:rFonts w:cs="Arial"/>
                <w:b/>
                <w:bCs/>
                <w:sz w:val="16"/>
                <w:szCs w:val="14"/>
              </w:rPr>
            </w:pPr>
            <w:moveTo w:id="2087" w:author="Bauer, Justin (J.)" w:date="2021-10-27T15:01:00Z">
              <w:r w:rsidRPr="00FD127C">
                <w:rPr>
                  <w:rFonts w:cs="Arial"/>
                  <w:b/>
                  <w:bCs/>
                  <w:sz w:val="16"/>
                  <w:szCs w:val="14"/>
                </w:rPr>
                <w:t>Priority</w:t>
              </w:r>
            </w:moveTo>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11946" w14:textId="77777777" w:rsidR="000851C9" w:rsidRDefault="000851C9" w:rsidP="00C739D1">
            <w:pPr>
              <w:rPr>
                <w:moveTo w:id="2088" w:author="Bauer, Justin (J.)" w:date="2021-10-27T15:01: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838B23" w14:textId="77777777" w:rsidR="000851C9" w:rsidRPr="00FD127C" w:rsidRDefault="000851C9" w:rsidP="00C739D1">
            <w:pPr>
              <w:ind w:left="128"/>
              <w:rPr>
                <w:moveTo w:id="2089" w:author="Bauer, Justin (J.)" w:date="2021-10-27T15:01:00Z"/>
                <w:rFonts w:cs="Arial"/>
                <w:b/>
                <w:bCs/>
                <w:sz w:val="16"/>
                <w:szCs w:val="14"/>
              </w:rPr>
            </w:pPr>
            <w:moveTo w:id="2090" w:author="Bauer, Justin (J.)" w:date="2021-10-27T15:01:00Z">
              <w:r w:rsidRPr="00FD127C">
                <w:rPr>
                  <w:rFonts w:cs="Arial"/>
                  <w:b/>
                  <w:bCs/>
                  <w:sz w:val="16"/>
                  <w:szCs w:val="14"/>
                </w:rPr>
                <w:t>Status</w:t>
              </w:r>
            </w:moveTo>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7DAF88" w14:textId="77777777" w:rsidR="000851C9" w:rsidRDefault="000851C9" w:rsidP="00C739D1">
            <w:pPr>
              <w:rPr>
                <w:moveTo w:id="2091" w:author="Bauer, Justin (J.)" w:date="2021-10-27T15:01:00Z"/>
              </w:rPr>
            </w:pPr>
          </w:p>
        </w:tc>
      </w:tr>
      <w:tr w:rsidR="000851C9" w:rsidRPr="00FD127C" w14:paraId="29E8E4D8" w14:textId="77777777" w:rsidTr="00C739D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4D9E3F" w14:textId="77777777" w:rsidR="000851C9" w:rsidRPr="00FD127C" w:rsidRDefault="000851C9" w:rsidP="00C739D1">
            <w:pPr>
              <w:rPr>
                <w:moveTo w:id="2092" w:author="Bauer, Justin (J.)" w:date="2021-10-27T15:01:00Z"/>
                <w:rFonts w:cs="Arial"/>
                <w:bCs/>
                <w:color w:val="808080" w:themeColor="background1" w:themeShade="80"/>
                <w:sz w:val="16"/>
                <w:szCs w:val="14"/>
              </w:rPr>
            </w:pPr>
            <w:moveTo w:id="2093" w:author="Bauer, Justin (J.)" w:date="2021-10-27T15:01: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moveTo>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BCCC26" w14:textId="77777777" w:rsidR="000851C9" w:rsidRPr="00FD127C" w:rsidRDefault="000851C9" w:rsidP="00C739D1">
            <w:pPr>
              <w:rPr>
                <w:moveTo w:id="2094" w:author="Bauer, Justin (J.)" w:date="2021-10-27T15:01:00Z"/>
                <w:rFonts w:cs="Arial"/>
                <w:bCs/>
                <w:color w:val="808080" w:themeColor="background1" w:themeShade="80"/>
                <w:sz w:val="16"/>
                <w:szCs w:val="14"/>
              </w:rPr>
            </w:pPr>
            <w:moveTo w:id="2095" w:author="Bauer, Justin (J.)" w:date="2021-10-27T15:01: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moveTo>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F0B1FC" w14:textId="77777777" w:rsidR="000851C9" w:rsidRPr="00FD127C" w:rsidRDefault="000851C9" w:rsidP="00C739D1">
            <w:pPr>
              <w:jc w:val="right"/>
              <w:rPr>
                <w:moveTo w:id="2096" w:author="Bauer, Justin (J.)" w:date="2021-10-27T15:01:00Z"/>
                <w:rFonts w:cs="Arial"/>
                <w:bCs/>
                <w:color w:val="808080" w:themeColor="background1" w:themeShade="80"/>
                <w:sz w:val="16"/>
                <w:szCs w:val="14"/>
              </w:rPr>
            </w:pPr>
            <w:moveTo w:id="2097" w:author="Bauer, Justin (J.)" w:date="2021-10-27T15:01:00Z">
              <w:r w:rsidRPr="00FD127C">
                <w:rPr>
                  <w:rFonts w:cs="Arial"/>
                  <w:bCs/>
                  <w:color w:val="808080" w:themeColor="background1" w:themeShade="80"/>
                  <w:sz w:val="16"/>
                  <w:szCs w:val="14"/>
                </w:rPr>
                <w:t>End of Requirement</w:t>
              </w:r>
            </w:moveTo>
          </w:p>
        </w:tc>
      </w:tr>
      <w:moveToRangeEnd w:id="2046"/>
    </w:tbl>
    <w:p w14:paraId="3A8C9F75" w14:textId="107CC979" w:rsidR="005E6FE1" w:rsidRDefault="005E6FE1" w:rsidP="005E6FE1">
      <w:pPr>
        <w:rPr>
          <w:ins w:id="2098" w:author="Bauer, Justin (J.)" w:date="2021-10-27T15:02:00Z"/>
        </w:rPr>
      </w:pPr>
    </w:p>
    <w:p w14:paraId="1E49E201" w14:textId="77777777" w:rsidR="000851C9" w:rsidRDefault="000851C9" w:rsidP="005E6FE1">
      <w:pPr>
        <w:rPr>
          <w:ins w:id="2099" w:author="Bauer, Justin (J.)" w:date="2021-10-27T15:02:00Z"/>
        </w:rPr>
      </w:pPr>
    </w:p>
    <w:p w14:paraId="412CAE1B" w14:textId="336E0BD9" w:rsidR="000851C9" w:rsidRPr="0017445F" w:rsidRDefault="00E42053" w:rsidP="000851C9">
      <w:pPr>
        <w:pStyle w:val="RERequirement"/>
        <w:shd w:val="clear" w:color="auto" w:fill="F2F2F2" w:themeFill="background1" w:themeFillShade="F2"/>
        <w:rPr>
          <w:moveTo w:id="2100" w:author="Bauer, Justin (J.)" w:date="2021-10-27T15:02:00Z"/>
        </w:rPr>
      </w:pPr>
      <w:ins w:id="2101" w:author="Bauer, Justin (J.)" w:date="2021-10-29T11:07:00Z">
        <w:r>
          <w:t xml:space="preserve">REQ-462351/A </w:t>
        </w:r>
      </w:ins>
      <w:moveToRangeStart w:id="2102" w:author="Bauer, Justin (J.)" w:date="2021-10-27T15:02:00Z" w:name="move86239369"/>
      <w:moveTo w:id="2103" w:author="Bauer, Justin (J.)" w:date="2021-10-27T15:02:00Z">
        <w:r w:rsidR="000851C9">
          <w:t>Interpretting StorePsngrProfileData_Res</w:t>
        </w:r>
      </w:moveTo>
    </w:p>
    <w:p w14:paraId="6A200DEF" w14:textId="77777777" w:rsidR="000851C9" w:rsidRDefault="000851C9" w:rsidP="000851C9">
      <w:pPr>
        <w:rPr>
          <w:moveTo w:id="2104" w:author="Bauer, Justin (J.)" w:date="2021-10-27T15:02:00Z"/>
          <w:rFonts w:cs="Arial"/>
        </w:rPr>
      </w:pPr>
      <w:moveTo w:id="2105" w:author="Bauer, Justin (J.)" w:date="2021-10-27T15:02:00Z">
        <w:r>
          <w:rPr>
            <w:rFonts w:cs="Arial"/>
          </w:rPr>
          <w:t>When the Profile Interface Client receives the StorePsngrProfileData_Res, the Profile Interface Client shall take the following actions depending on the ResponseCode:</w:t>
        </w:r>
      </w:moveTo>
    </w:p>
    <w:p w14:paraId="6AC378A4" w14:textId="77777777" w:rsidR="000851C9" w:rsidRDefault="000851C9" w:rsidP="000851C9">
      <w:pPr>
        <w:rPr>
          <w:moveTo w:id="2106" w:author="Bauer, Justin (J.)" w:date="2021-10-27T15:02:00Z"/>
          <w:rFonts w:cs="Arial"/>
        </w:rPr>
      </w:pPr>
      <w:moveTo w:id="2107" w:author="Bauer, Justin (J.)" w:date="2021-10-27T15:02:00Z">
        <w:r>
          <w:rPr>
            <w:rFonts w:cs="Arial"/>
          </w:rPr>
          <w:t>- ResponseCode = SUCCESS: Move on to the next screen</w:t>
        </w:r>
      </w:moveTo>
    </w:p>
    <w:p w14:paraId="67F81E37" w14:textId="77777777" w:rsidR="000851C9" w:rsidRDefault="000851C9" w:rsidP="000851C9">
      <w:pPr>
        <w:rPr>
          <w:moveTo w:id="2108" w:author="Bauer, Justin (J.)" w:date="2021-10-27T15:02:00Z"/>
          <w:rFonts w:cs="Arial"/>
        </w:rPr>
      </w:pPr>
      <w:moveTo w:id="2109" w:author="Bauer, Justin (J.)" w:date="2021-10-27T15:02:00Z">
        <w:r>
          <w:rPr>
            <w:rFonts w:cs="Arial"/>
          </w:rPr>
          <w:t>- ResponseCode = FAILED: Alert customer with associated ErrorCode and allow user to retry entering username</w:t>
        </w:r>
      </w:moveTo>
    </w:p>
    <w:p w14:paraId="34AC20BD" w14:textId="77777777" w:rsidR="000851C9" w:rsidRDefault="000851C9" w:rsidP="000851C9">
      <w:pPr>
        <w:rPr>
          <w:moveTo w:id="2110" w:author="Bauer, Justin (J.)" w:date="2021-10-27T15:02:00Z"/>
          <w:rFonts w:cs="Arial"/>
        </w:rPr>
      </w:pPr>
      <w:moveTo w:id="2111" w:author="Bauer, Justin (J.)" w:date="2021-10-27T15:02:00Z">
        <w:r>
          <w:rPr>
            <w:rFonts w:cs="Arial"/>
          </w:rPr>
          <w:t>- ResponseCode = INVALID: Alert customer with associated ErrorCode and abort Setup Wizard</w:t>
        </w:r>
      </w:moveTo>
    </w:p>
    <w:p w14:paraId="4A70B6B2" w14:textId="77777777" w:rsidR="000851C9" w:rsidRPr="00C66B68" w:rsidRDefault="000851C9" w:rsidP="000851C9">
      <w:pPr>
        <w:rPr>
          <w:moveTo w:id="2112" w:author="Bauer, Justin (J.)" w:date="2021-10-27T15:02: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0851C9" w:rsidRPr="00FD127C" w14:paraId="48D53F31" w14:textId="77777777" w:rsidTr="00C739D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DA1CE" w14:textId="77777777" w:rsidR="000851C9" w:rsidRPr="00FD127C" w:rsidRDefault="000851C9" w:rsidP="00C739D1">
            <w:pPr>
              <w:rPr>
                <w:moveTo w:id="2113" w:author="Bauer, Justin (J.)" w:date="2021-10-27T15:02:00Z"/>
                <w:rFonts w:eastAsiaTheme="minorHAnsi" w:cs="Arial"/>
                <w:bCs/>
                <w:color w:val="808080" w:themeColor="background1" w:themeShade="80"/>
                <w:sz w:val="16"/>
                <w:szCs w:val="14"/>
              </w:rPr>
            </w:pPr>
            <w:moveTo w:id="2114" w:author="Bauer, Justin (J.)" w:date="2021-10-27T15:02:00Z">
              <w:r w:rsidRPr="00FD127C">
                <w:rPr>
                  <w:rFonts w:cs="Arial"/>
                  <w:bCs/>
                  <w:color w:val="808080" w:themeColor="background1" w:themeShade="80"/>
                  <w:sz w:val="16"/>
                  <w:szCs w:val="14"/>
                </w:rPr>
                <w:t xml:space="preserve">Requirement ID: </w:t>
              </w:r>
            </w:moveTo>
          </w:p>
        </w:tc>
      </w:tr>
      <w:tr w:rsidR="000851C9" w:rsidRPr="00FD127C" w14:paraId="50B939BB" w14:textId="77777777" w:rsidTr="00C739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E60F19" w14:textId="77777777" w:rsidR="000851C9" w:rsidRPr="00FD127C" w:rsidRDefault="000851C9" w:rsidP="00C739D1">
            <w:pPr>
              <w:rPr>
                <w:moveTo w:id="2115" w:author="Bauer, Justin (J.)" w:date="2021-10-27T15:02:00Z"/>
                <w:rFonts w:eastAsiaTheme="minorHAnsi" w:cs="Arial"/>
                <w:b/>
                <w:bCs/>
                <w:sz w:val="16"/>
                <w:szCs w:val="14"/>
              </w:rPr>
            </w:pPr>
            <w:moveTo w:id="2116" w:author="Bauer, Justin (J.)" w:date="2021-10-27T15:02:00Z">
              <w:r w:rsidRPr="00FD127C">
                <w:rPr>
                  <w:rFonts w:cs="Arial"/>
                  <w:b/>
                  <w:bCs/>
                  <w:sz w:val="16"/>
                  <w:szCs w:val="14"/>
                </w:rPr>
                <w:t>Rationale</w:t>
              </w:r>
            </w:moveTo>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DF2D3" w14:textId="77777777" w:rsidR="000851C9" w:rsidRDefault="000851C9" w:rsidP="00C739D1">
            <w:pPr>
              <w:rPr>
                <w:moveTo w:id="2117" w:author="Bauer, Justin (J.)" w:date="2021-10-27T15:02:00Z"/>
              </w:rPr>
            </w:pPr>
          </w:p>
        </w:tc>
      </w:tr>
      <w:tr w:rsidR="000851C9" w:rsidRPr="00FD127C" w14:paraId="526E29D5" w14:textId="77777777" w:rsidTr="00C739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E893CC" w14:textId="77777777" w:rsidR="000851C9" w:rsidRPr="00FD127C" w:rsidRDefault="000851C9" w:rsidP="00C739D1">
            <w:pPr>
              <w:rPr>
                <w:moveTo w:id="2118" w:author="Bauer, Justin (J.)" w:date="2021-10-27T15:02:00Z"/>
                <w:rFonts w:eastAsiaTheme="minorHAnsi" w:cs="Arial"/>
                <w:b/>
                <w:bCs/>
                <w:sz w:val="16"/>
                <w:szCs w:val="14"/>
              </w:rPr>
            </w:pPr>
            <w:moveTo w:id="2119" w:author="Bauer, Justin (J.)" w:date="2021-10-27T15:02:00Z">
              <w:r w:rsidRPr="00FD127C">
                <w:rPr>
                  <w:rFonts w:cs="Arial"/>
                  <w:b/>
                  <w:bCs/>
                  <w:sz w:val="16"/>
                  <w:szCs w:val="14"/>
                </w:rPr>
                <w:t>Acceptance Criteria</w:t>
              </w:r>
            </w:moveTo>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7AE349" w14:textId="77777777" w:rsidR="000851C9" w:rsidRDefault="000851C9" w:rsidP="00C739D1">
            <w:pPr>
              <w:rPr>
                <w:moveTo w:id="2120" w:author="Bauer, Justin (J.)" w:date="2021-10-27T15:02:00Z"/>
              </w:rPr>
            </w:pPr>
          </w:p>
        </w:tc>
      </w:tr>
      <w:tr w:rsidR="000851C9" w:rsidRPr="00FD127C" w14:paraId="389E02BB" w14:textId="77777777" w:rsidTr="00C739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7A0B3" w14:textId="77777777" w:rsidR="000851C9" w:rsidRPr="00FD127C" w:rsidRDefault="000851C9" w:rsidP="00C739D1">
            <w:pPr>
              <w:rPr>
                <w:moveTo w:id="2121" w:author="Bauer, Justin (J.)" w:date="2021-10-27T15:02:00Z"/>
                <w:rFonts w:cs="Arial"/>
                <w:sz w:val="16"/>
                <w:szCs w:val="14"/>
              </w:rPr>
            </w:pPr>
            <w:moveTo w:id="2122" w:author="Bauer, Justin (J.)" w:date="2021-10-27T15:02:00Z">
              <w:r w:rsidRPr="00FD127C">
                <w:rPr>
                  <w:rFonts w:cs="Arial"/>
                  <w:b/>
                  <w:bCs/>
                  <w:sz w:val="16"/>
                  <w:szCs w:val="14"/>
                </w:rPr>
                <w:t>Notes</w:t>
              </w:r>
            </w:moveTo>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CE871" w14:textId="77777777" w:rsidR="000851C9" w:rsidRDefault="000851C9" w:rsidP="00C739D1">
            <w:pPr>
              <w:rPr>
                <w:moveTo w:id="2123" w:author="Bauer, Justin (J.)" w:date="2021-10-27T15:02:00Z"/>
              </w:rPr>
            </w:pPr>
          </w:p>
        </w:tc>
      </w:tr>
      <w:tr w:rsidR="000851C9" w:rsidRPr="00FD127C" w14:paraId="4791A2C4" w14:textId="77777777" w:rsidTr="00C739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B84F2" w14:textId="77777777" w:rsidR="000851C9" w:rsidRPr="00FD127C" w:rsidRDefault="000851C9" w:rsidP="00C739D1">
            <w:pPr>
              <w:rPr>
                <w:moveTo w:id="2124" w:author="Bauer, Justin (J.)" w:date="2021-10-27T15:02:00Z"/>
                <w:rFonts w:cs="Arial"/>
                <w:b/>
                <w:bCs/>
                <w:sz w:val="16"/>
                <w:szCs w:val="14"/>
              </w:rPr>
            </w:pPr>
            <w:moveTo w:id="2125" w:author="Bauer, Justin (J.)" w:date="2021-10-27T15:02:00Z">
              <w:r w:rsidRPr="00FD127C">
                <w:rPr>
                  <w:rFonts w:cs="Arial"/>
                  <w:b/>
                  <w:bCs/>
                  <w:sz w:val="16"/>
                  <w:szCs w:val="14"/>
                </w:rPr>
                <w:t>Source</w:t>
              </w:r>
            </w:moveTo>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7F68E" w14:textId="77777777" w:rsidR="000851C9" w:rsidRDefault="000851C9" w:rsidP="00C739D1">
            <w:pPr>
              <w:rPr>
                <w:moveTo w:id="2126" w:author="Bauer, Justin (J.)" w:date="2021-10-27T15:02: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0A79BC" w14:textId="77777777" w:rsidR="000851C9" w:rsidRPr="00FD127C" w:rsidRDefault="000851C9" w:rsidP="00C739D1">
            <w:pPr>
              <w:ind w:left="139"/>
              <w:rPr>
                <w:moveTo w:id="2127" w:author="Bauer, Justin (J.)" w:date="2021-10-27T15:02:00Z"/>
                <w:rFonts w:cs="Arial"/>
                <w:b/>
                <w:bCs/>
                <w:sz w:val="16"/>
                <w:szCs w:val="14"/>
              </w:rPr>
            </w:pPr>
            <w:moveTo w:id="2128" w:author="Bauer, Justin (J.)" w:date="2021-10-27T15:02:00Z">
              <w:r w:rsidRPr="00FD127C">
                <w:rPr>
                  <w:rFonts w:cs="Arial"/>
                  <w:b/>
                  <w:bCs/>
                  <w:sz w:val="16"/>
                  <w:szCs w:val="14"/>
                </w:rPr>
                <w:t>Owner</w:t>
              </w:r>
            </w:moveTo>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ECD418" w14:textId="77777777" w:rsidR="000851C9" w:rsidRDefault="000851C9" w:rsidP="00C739D1">
            <w:pPr>
              <w:rPr>
                <w:moveTo w:id="2129" w:author="Bauer, Justin (J.)" w:date="2021-10-27T15:02:00Z"/>
              </w:rPr>
            </w:pPr>
          </w:p>
        </w:tc>
      </w:tr>
      <w:tr w:rsidR="000851C9" w:rsidRPr="00FD127C" w14:paraId="3898C590" w14:textId="77777777" w:rsidTr="00C739D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E1165" w14:textId="77777777" w:rsidR="000851C9" w:rsidRPr="00FD127C" w:rsidRDefault="000851C9" w:rsidP="00C739D1">
            <w:pPr>
              <w:rPr>
                <w:moveTo w:id="2130" w:author="Bauer, Justin (J.)" w:date="2021-10-27T15:02:00Z"/>
                <w:rFonts w:cs="Arial"/>
                <w:b/>
                <w:bCs/>
                <w:sz w:val="16"/>
                <w:szCs w:val="14"/>
              </w:rPr>
            </w:pPr>
            <w:moveTo w:id="2131" w:author="Bauer, Justin (J.)" w:date="2021-10-27T15:02:00Z">
              <w:r w:rsidRPr="00FD127C">
                <w:rPr>
                  <w:rFonts w:cs="Arial"/>
                  <w:b/>
                  <w:bCs/>
                  <w:sz w:val="16"/>
                  <w:szCs w:val="14"/>
                </w:rPr>
                <w:t>Source Req.</w:t>
              </w:r>
            </w:moveTo>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8E2183" w14:textId="77777777" w:rsidR="000851C9" w:rsidRDefault="000851C9" w:rsidP="00C739D1">
            <w:pPr>
              <w:rPr>
                <w:moveTo w:id="2132" w:author="Bauer, Justin (J.)" w:date="2021-10-27T15:02: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A885EA" w14:textId="77777777" w:rsidR="000851C9" w:rsidRPr="00FD127C" w:rsidRDefault="000851C9" w:rsidP="00C739D1">
            <w:pPr>
              <w:ind w:left="139"/>
              <w:rPr>
                <w:moveTo w:id="2133" w:author="Bauer, Justin (J.)" w:date="2021-10-27T15:02:00Z"/>
                <w:rFonts w:cs="Arial"/>
                <w:b/>
                <w:bCs/>
                <w:sz w:val="16"/>
                <w:szCs w:val="16"/>
              </w:rPr>
            </w:pPr>
            <w:moveTo w:id="2134" w:author="Bauer, Justin (J.)" w:date="2021-10-27T15:02:00Z">
              <w:r w:rsidRPr="00FD127C">
                <w:rPr>
                  <w:rFonts w:cs="Arial"/>
                  <w:b/>
                  <w:bCs/>
                  <w:sz w:val="16"/>
                  <w:szCs w:val="16"/>
                </w:rPr>
                <w:t>V&amp;V Method</w:t>
              </w:r>
            </w:moveTo>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264E5A" w14:textId="77777777" w:rsidR="000851C9" w:rsidRDefault="000851C9" w:rsidP="00C739D1">
            <w:pPr>
              <w:rPr>
                <w:moveTo w:id="2135" w:author="Bauer, Justin (J.)" w:date="2021-10-27T15:02:00Z"/>
              </w:rPr>
            </w:pPr>
          </w:p>
        </w:tc>
      </w:tr>
      <w:tr w:rsidR="000851C9" w:rsidRPr="00FD127C" w14:paraId="3FA837F6" w14:textId="77777777" w:rsidTr="00C739D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DFEA3F" w14:textId="77777777" w:rsidR="000851C9" w:rsidRPr="00FD127C" w:rsidRDefault="000851C9" w:rsidP="00C739D1">
            <w:pPr>
              <w:rPr>
                <w:moveTo w:id="2136" w:author="Bauer, Justin (J.)" w:date="2021-10-27T15:02:00Z"/>
                <w:rFonts w:eastAsiaTheme="minorHAnsi" w:cs="Arial"/>
                <w:b/>
                <w:bCs/>
                <w:sz w:val="16"/>
                <w:szCs w:val="14"/>
              </w:rPr>
            </w:pPr>
            <w:moveTo w:id="2137" w:author="Bauer, Justin (J.)" w:date="2021-10-27T15:02:00Z">
              <w:r w:rsidRPr="00FD127C">
                <w:rPr>
                  <w:rFonts w:cs="Arial"/>
                  <w:b/>
                  <w:bCs/>
                  <w:sz w:val="16"/>
                  <w:szCs w:val="14"/>
                </w:rPr>
                <w:t>Type</w:t>
              </w:r>
            </w:moveTo>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2A50EC" w14:textId="77777777" w:rsidR="000851C9" w:rsidRDefault="000851C9" w:rsidP="00C739D1">
            <w:pPr>
              <w:rPr>
                <w:moveTo w:id="2138" w:author="Bauer, Justin (J.)" w:date="2021-10-27T15:02: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F4600" w14:textId="77777777" w:rsidR="000851C9" w:rsidRPr="00FD127C" w:rsidRDefault="000851C9" w:rsidP="00C739D1">
            <w:pPr>
              <w:rPr>
                <w:moveTo w:id="2139" w:author="Bauer, Justin (J.)" w:date="2021-10-27T15:02:00Z"/>
                <w:rFonts w:cs="Arial"/>
                <w:b/>
                <w:bCs/>
                <w:sz w:val="16"/>
                <w:szCs w:val="14"/>
              </w:rPr>
            </w:pPr>
            <w:moveTo w:id="2140" w:author="Bauer, Justin (J.)" w:date="2021-10-27T15:02:00Z">
              <w:r w:rsidRPr="00FD127C">
                <w:rPr>
                  <w:rFonts w:cs="Arial"/>
                  <w:b/>
                  <w:bCs/>
                  <w:sz w:val="16"/>
                  <w:szCs w:val="14"/>
                </w:rPr>
                <w:t>Priority</w:t>
              </w:r>
            </w:moveTo>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D46CB" w14:textId="77777777" w:rsidR="000851C9" w:rsidRDefault="000851C9" w:rsidP="00C739D1">
            <w:pPr>
              <w:rPr>
                <w:moveTo w:id="2141" w:author="Bauer, Justin (J.)" w:date="2021-10-27T15:02: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F19696" w14:textId="77777777" w:rsidR="000851C9" w:rsidRPr="00FD127C" w:rsidRDefault="000851C9" w:rsidP="00C739D1">
            <w:pPr>
              <w:ind w:left="128"/>
              <w:rPr>
                <w:moveTo w:id="2142" w:author="Bauer, Justin (J.)" w:date="2021-10-27T15:02:00Z"/>
                <w:rFonts w:cs="Arial"/>
                <w:b/>
                <w:bCs/>
                <w:sz w:val="16"/>
                <w:szCs w:val="14"/>
              </w:rPr>
            </w:pPr>
            <w:moveTo w:id="2143" w:author="Bauer, Justin (J.)" w:date="2021-10-27T15:02:00Z">
              <w:r w:rsidRPr="00FD127C">
                <w:rPr>
                  <w:rFonts w:cs="Arial"/>
                  <w:b/>
                  <w:bCs/>
                  <w:sz w:val="16"/>
                  <w:szCs w:val="14"/>
                </w:rPr>
                <w:t>Status</w:t>
              </w:r>
            </w:moveTo>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2AE537" w14:textId="77777777" w:rsidR="000851C9" w:rsidRDefault="000851C9" w:rsidP="00C739D1">
            <w:pPr>
              <w:rPr>
                <w:moveTo w:id="2144" w:author="Bauer, Justin (J.)" w:date="2021-10-27T15:02:00Z"/>
              </w:rPr>
            </w:pPr>
          </w:p>
        </w:tc>
      </w:tr>
      <w:tr w:rsidR="000851C9" w:rsidRPr="00FD127C" w14:paraId="2DE6F61F" w14:textId="77777777" w:rsidTr="00C739D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77AF0F" w14:textId="77777777" w:rsidR="000851C9" w:rsidRPr="00FD127C" w:rsidRDefault="000851C9" w:rsidP="00C739D1">
            <w:pPr>
              <w:rPr>
                <w:moveTo w:id="2145" w:author="Bauer, Justin (J.)" w:date="2021-10-27T15:02:00Z"/>
                <w:rFonts w:cs="Arial"/>
                <w:bCs/>
                <w:color w:val="808080" w:themeColor="background1" w:themeShade="80"/>
                <w:sz w:val="16"/>
                <w:szCs w:val="14"/>
              </w:rPr>
            </w:pPr>
            <w:moveTo w:id="2146" w:author="Bauer, Justin (J.)" w:date="2021-10-27T15:02: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moveTo>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83B25C" w14:textId="77777777" w:rsidR="000851C9" w:rsidRPr="00FD127C" w:rsidRDefault="000851C9" w:rsidP="00C739D1">
            <w:pPr>
              <w:rPr>
                <w:moveTo w:id="2147" w:author="Bauer, Justin (J.)" w:date="2021-10-27T15:02:00Z"/>
                <w:rFonts w:cs="Arial"/>
                <w:bCs/>
                <w:color w:val="808080" w:themeColor="background1" w:themeShade="80"/>
                <w:sz w:val="16"/>
                <w:szCs w:val="14"/>
              </w:rPr>
            </w:pPr>
            <w:moveTo w:id="2148" w:author="Bauer, Justin (J.)" w:date="2021-10-27T15:02: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moveTo>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5E3A15" w14:textId="77777777" w:rsidR="000851C9" w:rsidRPr="00FD127C" w:rsidRDefault="000851C9" w:rsidP="00C739D1">
            <w:pPr>
              <w:jc w:val="right"/>
              <w:rPr>
                <w:moveTo w:id="2149" w:author="Bauer, Justin (J.)" w:date="2021-10-27T15:02:00Z"/>
                <w:rFonts w:cs="Arial"/>
                <w:bCs/>
                <w:color w:val="808080" w:themeColor="background1" w:themeShade="80"/>
                <w:sz w:val="16"/>
                <w:szCs w:val="14"/>
              </w:rPr>
            </w:pPr>
            <w:moveTo w:id="2150" w:author="Bauer, Justin (J.)" w:date="2021-10-27T15:02:00Z">
              <w:r w:rsidRPr="00FD127C">
                <w:rPr>
                  <w:rFonts w:cs="Arial"/>
                  <w:bCs/>
                  <w:color w:val="808080" w:themeColor="background1" w:themeShade="80"/>
                  <w:sz w:val="16"/>
                  <w:szCs w:val="14"/>
                </w:rPr>
                <w:t>End of Requirement</w:t>
              </w:r>
            </w:moveTo>
          </w:p>
        </w:tc>
      </w:tr>
      <w:moveToRangeEnd w:id="2102"/>
    </w:tbl>
    <w:p w14:paraId="685933FF" w14:textId="77777777" w:rsidR="000851C9" w:rsidRDefault="000851C9" w:rsidP="005E6FE1">
      <w:pPr>
        <w:rPr>
          <w:ins w:id="2151" w:author="Bauer, Justin (J.)" w:date="2021-10-27T14:51:00Z"/>
        </w:rPr>
      </w:pPr>
    </w:p>
    <w:p w14:paraId="4C2DC2A1" w14:textId="77777777" w:rsidR="005E6FE1" w:rsidRDefault="005E6FE1" w:rsidP="005E6FE1">
      <w:pPr>
        <w:pStyle w:val="Heading5"/>
        <w:numPr>
          <w:ilvl w:val="4"/>
          <w:numId w:val="4"/>
        </w:numPr>
        <w:rPr>
          <w:ins w:id="2152" w:author="Bauer, Justin (J.)" w:date="2021-10-27T14:51:00Z"/>
        </w:rPr>
      </w:pPr>
      <w:ins w:id="2153" w:author="Bauer, Justin (J.)" w:date="2021-10-27T14:51:00Z">
        <w:r>
          <w:t>Error Handling</w:t>
        </w:r>
      </w:ins>
    </w:p>
    <w:p w14:paraId="129081E4" w14:textId="77777777" w:rsidR="005E6FE1" w:rsidRDefault="005E6FE1" w:rsidP="005E6FE1">
      <w:pPr>
        <w:rPr>
          <w:ins w:id="2154" w:author="Bauer, Justin (J.)" w:date="2021-10-27T14:51:00Z"/>
        </w:rPr>
      </w:pPr>
    </w:p>
    <w:p w14:paraId="4CD3D4C7" w14:textId="77777777" w:rsidR="005E6FE1" w:rsidRDefault="005E6FE1" w:rsidP="005E6FE1">
      <w:pPr>
        <w:rPr>
          <w:ins w:id="2155" w:author="Bauer, Justin (J.)" w:date="2021-10-27T14:51:00Z"/>
          <w:color w:val="A6A6A6" w:themeColor="background1" w:themeShade="A6"/>
        </w:rPr>
      </w:pPr>
      <w:ins w:id="2156" w:author="Bauer, Justin (J.)" w:date="2021-10-27T14:51:00Z">
        <w:r>
          <w:rPr>
            <w:color w:val="A6A6A6" w:themeColor="background1" w:themeShade="A6"/>
          </w:rPr>
          <w:t>No Error Handling Requirements specified.</w:t>
        </w:r>
      </w:ins>
    </w:p>
    <w:p w14:paraId="7596C509" w14:textId="77777777" w:rsidR="005E6FE1" w:rsidRDefault="005E6FE1" w:rsidP="005E6FE1">
      <w:pPr>
        <w:pStyle w:val="Heading4"/>
        <w:numPr>
          <w:ilvl w:val="3"/>
          <w:numId w:val="4"/>
        </w:numPr>
        <w:rPr>
          <w:ins w:id="2157" w:author="Bauer, Justin (J.)" w:date="2021-10-27T14:51:00Z"/>
        </w:rPr>
      </w:pPr>
      <w:ins w:id="2158" w:author="Bauer, Justin (J.)" w:date="2021-10-27T14:51:00Z">
        <w:r>
          <w:t>Non-Functional Requirements</w:t>
        </w:r>
      </w:ins>
    </w:p>
    <w:p w14:paraId="3411D5F1" w14:textId="77777777" w:rsidR="005E6FE1" w:rsidRDefault="005E6FE1" w:rsidP="005E6FE1">
      <w:pPr>
        <w:rPr>
          <w:ins w:id="2159" w:author="Bauer, Justin (J.)" w:date="2021-10-27T14:51:00Z"/>
        </w:rPr>
      </w:pPr>
    </w:p>
    <w:p w14:paraId="2B495924" w14:textId="77777777" w:rsidR="005E6FE1" w:rsidRDefault="005E6FE1" w:rsidP="005E6FE1">
      <w:pPr>
        <w:rPr>
          <w:ins w:id="2160" w:author="Bauer, Justin (J.)" w:date="2021-10-27T14:51:00Z"/>
          <w:color w:val="A6A6A6" w:themeColor="background1" w:themeShade="A6"/>
        </w:rPr>
      </w:pPr>
      <w:ins w:id="2161" w:author="Bauer, Justin (J.)" w:date="2021-10-27T14:51:00Z">
        <w:r>
          <w:rPr>
            <w:color w:val="A6A6A6" w:themeColor="background1" w:themeShade="A6"/>
          </w:rPr>
          <w:t>No Non-Functional Requirements specified.</w:t>
        </w:r>
      </w:ins>
    </w:p>
    <w:p w14:paraId="37ED84B5" w14:textId="77777777" w:rsidR="005E6FE1" w:rsidRDefault="005E6FE1" w:rsidP="005E6FE1">
      <w:pPr>
        <w:pStyle w:val="Heading4"/>
        <w:numPr>
          <w:ilvl w:val="3"/>
          <w:numId w:val="4"/>
        </w:numPr>
        <w:rPr>
          <w:ins w:id="2162" w:author="Bauer, Justin (J.)" w:date="2021-10-27T14:51:00Z"/>
        </w:rPr>
      </w:pPr>
      <w:ins w:id="2163" w:author="Bauer, Justin (J.)" w:date="2021-10-27T14:51:00Z">
        <w:r>
          <w:t>Functional Safety Requirements</w:t>
        </w:r>
      </w:ins>
    </w:p>
    <w:p w14:paraId="2E08EA4C" w14:textId="77777777" w:rsidR="005E6FE1" w:rsidRDefault="005E6FE1" w:rsidP="005E6FE1">
      <w:pPr>
        <w:rPr>
          <w:ins w:id="2164" w:author="Bauer, Justin (J.)" w:date="2021-10-27T14:51:00Z"/>
          <w:highlight w:val="yellow"/>
        </w:rPr>
      </w:pPr>
    </w:p>
    <w:p w14:paraId="27113795" w14:textId="77777777" w:rsidR="005E6FE1" w:rsidRDefault="005E6FE1" w:rsidP="005E6FE1">
      <w:pPr>
        <w:rPr>
          <w:ins w:id="2165" w:author="Bauer, Justin (J.)" w:date="2021-10-27T14:51:00Z"/>
          <w:color w:val="A6A6A6" w:themeColor="background1" w:themeShade="A6"/>
        </w:rPr>
      </w:pPr>
      <w:ins w:id="2166" w:author="Bauer, Justin (J.)" w:date="2021-10-27T14:51:00Z">
        <w:r>
          <w:rPr>
            <w:color w:val="A6A6A6" w:themeColor="background1" w:themeShade="A6"/>
          </w:rPr>
          <w:t>No Functional Safety Requirements specified.</w:t>
        </w:r>
      </w:ins>
    </w:p>
    <w:p w14:paraId="5A8E1E07" w14:textId="77777777" w:rsidR="005E6FE1" w:rsidRDefault="005E6FE1" w:rsidP="005E6FE1">
      <w:pPr>
        <w:pStyle w:val="Heading5"/>
        <w:numPr>
          <w:ilvl w:val="4"/>
          <w:numId w:val="4"/>
        </w:numPr>
        <w:rPr>
          <w:ins w:id="2167" w:author="Bauer, Justin (J.)" w:date="2021-10-27T14:51:00Z"/>
        </w:rPr>
      </w:pPr>
      <w:ins w:id="2168" w:author="Bauer, Justin (J.)" w:date="2021-10-27T14:51:00Z">
        <w:r>
          <w:t>ASIL Decomposition of Functional Safety Requirements</w:t>
        </w:r>
      </w:ins>
    </w:p>
    <w:p w14:paraId="1922D6A6" w14:textId="77777777" w:rsidR="005E6FE1" w:rsidRDefault="005E6FE1" w:rsidP="005E6FE1">
      <w:pPr>
        <w:pStyle w:val="NoSpacing"/>
        <w:rPr>
          <w:ins w:id="2169" w:author="Bauer, Justin (J.)" w:date="2021-10-27T14:51:00Z"/>
        </w:rPr>
      </w:pPr>
    </w:p>
    <w:p w14:paraId="68916B8E" w14:textId="77777777" w:rsidR="005E6FE1" w:rsidRDefault="005E6FE1" w:rsidP="005E6FE1">
      <w:pPr>
        <w:pStyle w:val="NoSpacing"/>
        <w:rPr>
          <w:ins w:id="2170" w:author="Bauer, Justin (J.)" w:date="2021-10-27T14:51:00Z"/>
        </w:rPr>
      </w:pPr>
    </w:p>
    <w:p w14:paraId="2DD80AD7" w14:textId="77777777" w:rsidR="005E6FE1" w:rsidRDefault="005E6FE1" w:rsidP="005E6FE1">
      <w:pPr>
        <w:pStyle w:val="NoSpacing"/>
        <w:rPr>
          <w:ins w:id="2171" w:author="Bauer, Justin (J.)" w:date="2021-10-27T14:51:00Z"/>
          <w:color w:val="A6A6A6" w:themeColor="background1" w:themeShade="A6"/>
        </w:rPr>
      </w:pPr>
      <w:ins w:id="2172" w:author="Bauer, Justin (J.)" w:date="2021-10-27T14:51:00Z">
        <w:r>
          <w:rPr>
            <w:color w:val="A6A6A6" w:themeColor="background1" w:themeShade="A6"/>
          </w:rPr>
          <w:t>No Functional Safety Requirements with ASIL Decompositions specified.</w:t>
        </w:r>
      </w:ins>
    </w:p>
    <w:p w14:paraId="5424B54B" w14:textId="77777777" w:rsidR="005E6FE1" w:rsidRDefault="005E6FE1" w:rsidP="005E6FE1">
      <w:pPr>
        <w:pStyle w:val="Heading4"/>
        <w:numPr>
          <w:ilvl w:val="3"/>
          <w:numId w:val="4"/>
        </w:numPr>
        <w:rPr>
          <w:ins w:id="2173" w:author="Bauer, Justin (J.)" w:date="2021-10-27T14:51:00Z"/>
        </w:rPr>
      </w:pPr>
      <w:ins w:id="2174" w:author="Bauer, Justin (J.)" w:date="2021-10-27T14:51:00Z">
        <w:r>
          <w:t>Other Requirements</w:t>
        </w:r>
      </w:ins>
    </w:p>
    <w:p w14:paraId="1F4BDA43" w14:textId="77777777" w:rsidR="005E6FE1" w:rsidRDefault="005E6FE1" w:rsidP="005E6FE1">
      <w:pPr>
        <w:pStyle w:val="Heading5"/>
        <w:numPr>
          <w:ilvl w:val="4"/>
          <w:numId w:val="4"/>
        </w:numPr>
        <w:rPr>
          <w:ins w:id="2175" w:author="Bauer, Justin (J.)" w:date="2021-10-27T14:51:00Z"/>
        </w:rPr>
      </w:pPr>
      <w:ins w:id="2176" w:author="Bauer, Justin (J.)" w:date="2021-10-27T14:51:00Z">
        <w:r>
          <w:t>Design Requirements</w:t>
        </w:r>
      </w:ins>
    </w:p>
    <w:p w14:paraId="3C00F1EA" w14:textId="77777777" w:rsidR="005E6FE1" w:rsidRDefault="005E6FE1" w:rsidP="005E6FE1">
      <w:pPr>
        <w:rPr>
          <w:ins w:id="2177" w:author="Bauer, Justin (J.)" w:date="2021-10-27T14:51:00Z"/>
        </w:rPr>
      </w:pPr>
    </w:p>
    <w:p w14:paraId="0B4D72FB" w14:textId="77777777" w:rsidR="005E6FE1" w:rsidRDefault="005E6FE1" w:rsidP="005E6FE1">
      <w:pPr>
        <w:rPr>
          <w:ins w:id="2178" w:author="Bauer, Justin (J.)" w:date="2021-10-27T14:51:00Z"/>
          <w:color w:val="A6A6A6" w:themeColor="background1" w:themeShade="A6"/>
        </w:rPr>
      </w:pPr>
      <w:ins w:id="2179" w:author="Bauer, Justin (J.)" w:date="2021-10-27T14:51:00Z">
        <w:r>
          <w:rPr>
            <w:color w:val="A6A6A6" w:themeColor="background1" w:themeShade="A6"/>
          </w:rPr>
          <w:t>No Design Requirements specified.</w:t>
        </w:r>
      </w:ins>
    </w:p>
    <w:p w14:paraId="46FDCEE5" w14:textId="77777777" w:rsidR="00F81BE7" w:rsidRDefault="00F81BE7" w:rsidP="00F81BE7">
      <w:pPr>
        <w:pStyle w:val="Heading2"/>
        <w:numPr>
          <w:ilvl w:val="1"/>
          <w:numId w:val="4"/>
        </w:numPr>
      </w:pPr>
      <w:r>
        <w:rPr>
          <w:noProof/>
        </w:rPr>
        <w:drawing>
          <wp:inline distT="0" distB="0" distL="0" distR="0" wp14:anchorId="5C430B14" wp14:editId="130CE751">
            <wp:extent cx="152400" cy="152400"/>
            <wp:effectExtent l="0" t="0" r="0" b="0"/>
            <wp:docPr id="42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2180" w:name="_7908cb9567e123bd6030305c54832059"/>
      <w:r>
        <w:t>Send Passenger Store Command</w:t>
      </w:r>
      <w:bookmarkEnd w:id="2180"/>
    </w:p>
    <w:p w14:paraId="11F70155" w14:textId="77777777" w:rsidR="00F81BE7" w:rsidRDefault="00F81BE7" w:rsidP="00F81BE7">
      <w:pPr>
        <w:pStyle w:val="Heading3"/>
        <w:numPr>
          <w:ilvl w:val="2"/>
          <w:numId w:val="4"/>
        </w:numPr>
      </w:pPr>
      <w:r>
        <w:t>Function Overview</w:t>
      </w:r>
    </w:p>
    <w:p w14:paraId="4BFAE10F" w14:textId="77777777" w:rsidR="00F81BE7" w:rsidRDefault="00F81BE7" w:rsidP="00F81BE7">
      <w:pPr>
        <w:pStyle w:val="Heading4"/>
        <w:numPr>
          <w:ilvl w:val="3"/>
          <w:numId w:val="4"/>
        </w:numPr>
      </w:pPr>
      <w:r>
        <w:t>Description</w:t>
      </w:r>
    </w:p>
    <w:p w14:paraId="7298EBB7" w14:textId="77777777" w:rsidR="00F81BE7" w:rsidRDefault="00F81BE7" w:rsidP="00F81BE7">
      <w:pPr>
        <w:contextualSpacing/>
      </w:pPr>
    </w:p>
    <w:p w14:paraId="6F97C191" w14:textId="77777777" w:rsidR="00F81BE7" w:rsidRDefault="00F81BE7" w:rsidP="00F81BE7">
      <w:pPr>
        <w:contextualSpacing/>
      </w:pPr>
      <w:r>
        <w:t>Function is allocated to:</w:t>
      </w:r>
    </w:p>
    <w:p w14:paraId="2BE9BBB5" w14:textId="77777777" w:rsidR="00F81BE7" w:rsidRDefault="00F81BE7" w:rsidP="00F81BE7">
      <w:pPr>
        <w:pStyle w:val="ListParagraph"/>
        <w:numPr>
          <w:ilvl w:val="0"/>
          <w:numId w:val="13"/>
        </w:numPr>
        <w:contextualSpacing/>
      </w:pPr>
      <w:r>
        <w:rPr>
          <w:noProof/>
        </w:rPr>
        <w:drawing>
          <wp:inline distT="0" distB="0" distL="0" distR="0" wp14:anchorId="7112DB3A" wp14:editId="7B7120E0">
            <wp:extent cx="152400" cy="152400"/>
            <wp:effectExtent l="0" t="0" r="0" b="0"/>
            <wp:docPr id="430" name="Picture 1716959969.jpg" descr="1716959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716959969.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Front Passenger Profiles &lt;&lt;Feature&gt;&gt;</w:t>
      </w:r>
    </w:p>
    <w:p w14:paraId="40D2D51D" w14:textId="77777777" w:rsidR="00F81BE7" w:rsidRDefault="00F81BE7" w:rsidP="00F81BE7">
      <w:pPr>
        <w:pStyle w:val="ListParagraph"/>
        <w:numPr>
          <w:ilvl w:val="0"/>
          <w:numId w:val="13"/>
        </w:numPr>
        <w:contextualSpacing/>
      </w:pPr>
      <w:r>
        <w:rPr>
          <w:noProof/>
        </w:rPr>
        <w:drawing>
          <wp:inline distT="0" distB="0" distL="0" distR="0" wp14:anchorId="3E07254A" wp14:editId="332E61B9">
            <wp:extent cx="152400" cy="152400"/>
            <wp:effectExtent l="0" t="0" r="0" b="0"/>
            <wp:docPr id="432"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73468283" w14:textId="77777777" w:rsidR="00F81BE7" w:rsidRDefault="00F81BE7" w:rsidP="00F81BE7">
      <w:pPr>
        <w:contextualSpacing/>
      </w:pPr>
    </w:p>
    <w:p w14:paraId="7309D8A4" w14:textId="77777777" w:rsidR="00F81BE7" w:rsidRDefault="00F81BE7" w:rsidP="00F81BE7">
      <w:pPr>
        <w:contextualSpacing/>
      </w:pPr>
      <w:r w:rsidRPr="00A554C4">
        <w:t>Function that requests the Passenger Classic Memory system to store the current seat position to the requested PersIndex.</w:t>
      </w:r>
    </w:p>
    <w:p w14:paraId="5BC911EC" w14:textId="77777777" w:rsidR="00F81BE7" w:rsidRDefault="00F81BE7" w:rsidP="00F81BE7">
      <w:pPr>
        <w:pStyle w:val="Heading4"/>
        <w:numPr>
          <w:ilvl w:val="3"/>
          <w:numId w:val="4"/>
        </w:numPr>
      </w:pPr>
      <w:r>
        <w:t>Variants</w:t>
      </w:r>
    </w:p>
    <w:p w14:paraId="4BC17ECC" w14:textId="77777777" w:rsidR="00F81BE7" w:rsidRDefault="00F81BE7" w:rsidP="00F81BE7"/>
    <w:p w14:paraId="592A3FCF"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44DED106" w14:textId="77777777" w:rsidR="00F81BE7" w:rsidRDefault="00F81BE7" w:rsidP="00F81BE7">
      <w:pPr>
        <w:pStyle w:val="Heading4"/>
        <w:numPr>
          <w:ilvl w:val="3"/>
          <w:numId w:val="4"/>
        </w:numPr>
      </w:pPr>
      <w:r>
        <w:t>Input Requirements</w:t>
      </w:r>
    </w:p>
    <w:p w14:paraId="3305B171" w14:textId="77777777" w:rsidR="00F81BE7" w:rsidRDefault="00F81BE7" w:rsidP="00F81BE7"/>
    <w:p w14:paraId="7C7502DB"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2FFB7E5A" w14:textId="77777777" w:rsidR="00F81BE7" w:rsidRDefault="00F81BE7" w:rsidP="00F81BE7">
      <w:pPr>
        <w:pStyle w:val="Heading4"/>
        <w:numPr>
          <w:ilvl w:val="3"/>
          <w:numId w:val="4"/>
        </w:numPr>
      </w:pPr>
      <w:r>
        <w:t>Assumptions</w:t>
      </w:r>
    </w:p>
    <w:p w14:paraId="5E2B00A9" w14:textId="77777777" w:rsidR="00F81BE7" w:rsidRDefault="00F81BE7" w:rsidP="00F81BE7"/>
    <w:p w14:paraId="32C5358D"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52A43A1D" w14:textId="77777777" w:rsidR="00F81BE7" w:rsidRDefault="00F81BE7" w:rsidP="00F81BE7"/>
    <w:p w14:paraId="015646DA" w14:textId="77777777" w:rsidR="00F81BE7" w:rsidRDefault="00F81BE7" w:rsidP="00F81BE7">
      <w:pPr>
        <w:pStyle w:val="Heading4"/>
        <w:numPr>
          <w:ilvl w:val="3"/>
          <w:numId w:val="4"/>
        </w:numPr>
      </w:pPr>
      <w:r>
        <w:t>References</w:t>
      </w:r>
    </w:p>
    <w:p w14:paraId="65E8C447" w14:textId="77777777" w:rsidR="00F81BE7" w:rsidRPr="00454CBE" w:rsidRDefault="00F81BE7" w:rsidP="00F81BE7">
      <w:pPr>
        <w:pStyle w:val="Heading5"/>
        <w:numPr>
          <w:ilvl w:val="4"/>
          <w:numId w:val="4"/>
        </w:numPr>
      </w:pPr>
      <w:r w:rsidRPr="00454CBE">
        <w:t xml:space="preserve">Ford </w:t>
      </w:r>
      <w:r>
        <w:t>D</w:t>
      </w:r>
      <w:r w:rsidRPr="00454CBE">
        <w:t>ocuments</w:t>
      </w:r>
    </w:p>
    <w:p w14:paraId="2DBEC2A5"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0A3DF3A2"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5D7460D0" w14:textId="77777777" w:rsidTr="005E6FE1">
        <w:trPr>
          <w:cantSplit/>
          <w:tblHeader/>
        </w:trPr>
        <w:tc>
          <w:tcPr>
            <w:tcW w:w="1418" w:type="dxa"/>
            <w:shd w:val="clear" w:color="auto" w:fill="E0E0E0"/>
          </w:tcPr>
          <w:p w14:paraId="05B85077"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0AF3AB11"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40F669BE"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48436B33"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2CF13278" w14:textId="77777777" w:rsidTr="005E6FE1">
        <w:trPr>
          <w:cantSplit/>
          <w:tblHeader/>
        </w:trPr>
        <w:tc>
          <w:tcPr>
            <w:tcW w:w="1418" w:type="dxa"/>
            <w:shd w:val="clear" w:color="auto" w:fill="FFFFFF" w:themeFill="background1"/>
          </w:tcPr>
          <w:p w14:paraId="54B2EADF" w14:textId="77777777" w:rsidR="00F81BE7" w:rsidRPr="005E40CF" w:rsidRDefault="00F81BE7" w:rsidP="005E6FE1">
            <w:pPr>
              <w:rPr>
                <w:rFonts w:ascii="Helvetica" w:hAnsi="Helvetica" w:cs="Helvetica"/>
              </w:rPr>
            </w:pPr>
          </w:p>
        </w:tc>
        <w:tc>
          <w:tcPr>
            <w:tcW w:w="6237" w:type="dxa"/>
            <w:shd w:val="clear" w:color="auto" w:fill="FFFFFF" w:themeFill="background1"/>
          </w:tcPr>
          <w:p w14:paraId="6EE948A5" w14:textId="77777777" w:rsidR="00F81BE7" w:rsidRPr="005E40CF" w:rsidRDefault="00F81BE7" w:rsidP="005E6FE1">
            <w:pPr>
              <w:rPr>
                <w:rFonts w:ascii="Helvetica" w:hAnsi="Helvetica" w:cs="Helvetica"/>
              </w:rPr>
            </w:pPr>
          </w:p>
        </w:tc>
        <w:tc>
          <w:tcPr>
            <w:tcW w:w="1418" w:type="dxa"/>
            <w:shd w:val="clear" w:color="auto" w:fill="FFFFFF" w:themeFill="background1"/>
          </w:tcPr>
          <w:p w14:paraId="0694E7C4" w14:textId="77777777" w:rsidR="00F81BE7" w:rsidRPr="005E40CF" w:rsidRDefault="00F81BE7" w:rsidP="005E6FE1">
            <w:pPr>
              <w:rPr>
                <w:rFonts w:ascii="Helvetica" w:hAnsi="Helvetica" w:cs="Helvetica"/>
              </w:rPr>
            </w:pPr>
          </w:p>
        </w:tc>
        <w:tc>
          <w:tcPr>
            <w:tcW w:w="1418" w:type="dxa"/>
            <w:shd w:val="clear" w:color="auto" w:fill="FFFFFF" w:themeFill="background1"/>
          </w:tcPr>
          <w:p w14:paraId="198C0D91" w14:textId="77777777" w:rsidR="00F81BE7" w:rsidRPr="005E40CF" w:rsidRDefault="00F81BE7" w:rsidP="005E6FE1">
            <w:pPr>
              <w:rPr>
                <w:rFonts w:ascii="Helvetica" w:hAnsi="Helvetica" w:cs="Helvetica"/>
              </w:rPr>
            </w:pPr>
          </w:p>
        </w:tc>
      </w:tr>
    </w:tbl>
    <w:p w14:paraId="3C29E150"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2DB58AFD"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28A1C5FB"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134FF41"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0D8C6BFF" w14:textId="77777777" w:rsidTr="005E6FE1">
        <w:trPr>
          <w:cantSplit/>
          <w:tblHeader/>
        </w:trPr>
        <w:tc>
          <w:tcPr>
            <w:tcW w:w="1418" w:type="dxa"/>
            <w:shd w:val="clear" w:color="auto" w:fill="E0E0E0"/>
          </w:tcPr>
          <w:p w14:paraId="49314EFB"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03AFE262"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7327DEC2" w14:textId="77777777" w:rsidTr="005E6FE1">
        <w:trPr>
          <w:cantSplit/>
          <w:tblHeader/>
        </w:trPr>
        <w:tc>
          <w:tcPr>
            <w:tcW w:w="1418" w:type="dxa"/>
            <w:shd w:val="clear" w:color="auto" w:fill="FFFFFF" w:themeFill="background1"/>
          </w:tcPr>
          <w:p w14:paraId="5F17D76C" w14:textId="77777777" w:rsidR="00F81BE7" w:rsidRPr="005E40CF" w:rsidRDefault="00F81BE7" w:rsidP="005E6FE1">
            <w:pPr>
              <w:rPr>
                <w:rFonts w:ascii="Helvetica" w:hAnsi="Helvetica" w:cs="Helvetica"/>
              </w:rPr>
            </w:pPr>
          </w:p>
        </w:tc>
        <w:tc>
          <w:tcPr>
            <w:tcW w:w="9072" w:type="dxa"/>
            <w:shd w:val="clear" w:color="auto" w:fill="FFFFFF" w:themeFill="background1"/>
          </w:tcPr>
          <w:p w14:paraId="30B03682" w14:textId="77777777" w:rsidR="00F81BE7" w:rsidRPr="005E40CF" w:rsidRDefault="00F81BE7" w:rsidP="005E6FE1">
            <w:pPr>
              <w:rPr>
                <w:rFonts w:ascii="Helvetica" w:hAnsi="Helvetica" w:cs="Helvetica"/>
              </w:rPr>
            </w:pPr>
          </w:p>
        </w:tc>
      </w:tr>
    </w:tbl>
    <w:p w14:paraId="5B99A7E5" w14:textId="77777777" w:rsidR="00F81BE7" w:rsidRDefault="00F81BE7" w:rsidP="00F81BE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0CAD9EE" w14:textId="77777777" w:rsidR="00F81BE7" w:rsidRDefault="00F81BE7" w:rsidP="00F81BE7">
      <w:pPr>
        <w:pStyle w:val="Heading4"/>
        <w:numPr>
          <w:ilvl w:val="3"/>
          <w:numId w:val="4"/>
        </w:numPr>
      </w:pPr>
      <w:r>
        <w:t>Glossary</w:t>
      </w:r>
    </w:p>
    <w:p w14:paraId="71173BDA"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23600379" w14:textId="77777777" w:rsidR="00F81BE7" w:rsidRDefault="00F81BE7" w:rsidP="00F81BE7">
      <w:pPr>
        <w:pStyle w:val="Heading3"/>
        <w:numPr>
          <w:ilvl w:val="2"/>
          <w:numId w:val="4"/>
        </w:numPr>
      </w:pPr>
      <w:r>
        <w:t>Function Scope</w:t>
      </w:r>
    </w:p>
    <w:p w14:paraId="3571F460" w14:textId="77777777" w:rsidR="00F81BE7" w:rsidRPr="00A43B48" w:rsidRDefault="00F81BE7" w:rsidP="00F81BE7">
      <w:pPr>
        <w:contextualSpacing/>
      </w:pPr>
    </w:p>
    <w:p w14:paraId="6FB8E249" w14:textId="77777777" w:rsidR="00F81BE7" w:rsidRDefault="00F81BE7" w:rsidP="00F81BE7">
      <w:pPr>
        <w:contextualSpacing/>
      </w:pPr>
      <w:r>
        <w:t xml:space="preserve">The </w:t>
      </w:r>
      <w:r>
        <w:rPr>
          <w:noProof/>
        </w:rPr>
        <w:drawing>
          <wp:inline distT="0" distB="0" distL="0" distR="0" wp14:anchorId="1567C7E2" wp14:editId="496BDC21">
            <wp:extent cx="152400" cy="152400"/>
            <wp:effectExtent l="0" t="0" r="0" b="0"/>
            <wp:docPr id="434"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Send Passenger Store Command</w:t>
      </w:r>
      <w:r>
        <w:rPr>
          <w:b/>
        </w:rPr>
        <w:t>”</w:t>
      </w:r>
      <w:r>
        <w:t xml:space="preserve"> function is called by the following functions:</w:t>
      </w:r>
    </w:p>
    <w:p w14:paraId="22CDFB70" w14:textId="77777777" w:rsidR="00F81BE7" w:rsidRPr="00953D23" w:rsidRDefault="00F81BE7" w:rsidP="00F81BE7">
      <w:pPr>
        <w:pStyle w:val="ListParagraph"/>
        <w:numPr>
          <w:ilvl w:val="0"/>
          <w:numId w:val="12"/>
        </w:numPr>
        <w:contextualSpacing/>
      </w:pPr>
      <w:r>
        <w:rPr>
          <w:noProof/>
        </w:rPr>
        <w:drawing>
          <wp:inline distT="0" distB="0" distL="0" distR="0" wp14:anchorId="49E8AC37" wp14:editId="7E2385BB">
            <wp:extent cx="152400" cy="152400"/>
            <wp:effectExtent l="0" t="0" r="0" b="0"/>
            <wp:docPr id="436"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28b4a081df77d3761101513add9179c" w:history="1">
        <w:r>
          <w:rPr>
            <w:rStyle w:val="Hyperlink"/>
          </w:rPr>
          <w:t>Create Passenger Profile via HMI - First Entry</w:t>
        </w:r>
      </w:hyperlink>
      <w:r>
        <w:t>”</w:t>
      </w:r>
    </w:p>
    <w:p w14:paraId="5333C756" w14:textId="77777777" w:rsidR="00F81BE7" w:rsidRPr="00953D23" w:rsidRDefault="00F81BE7" w:rsidP="00F81BE7">
      <w:pPr>
        <w:pStyle w:val="ListParagraph"/>
        <w:numPr>
          <w:ilvl w:val="0"/>
          <w:numId w:val="12"/>
        </w:numPr>
        <w:contextualSpacing/>
      </w:pPr>
      <w:r>
        <w:rPr>
          <w:noProof/>
        </w:rPr>
        <w:drawing>
          <wp:inline distT="0" distB="0" distL="0" distR="0" wp14:anchorId="33CE4946" wp14:editId="0BDDE377">
            <wp:extent cx="152400" cy="152400"/>
            <wp:effectExtent l="0" t="0" r="0" b="0"/>
            <wp:docPr id="438"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527ba6a6027e95c2e2051d704856cda4" w:history="1">
        <w:r>
          <w:rPr>
            <w:rStyle w:val="Hyperlink"/>
          </w:rPr>
          <w:t>Manual Save Passenger Seat Position</w:t>
        </w:r>
      </w:hyperlink>
      <w:r>
        <w:t>”</w:t>
      </w:r>
    </w:p>
    <w:p w14:paraId="04730B4F" w14:textId="77777777" w:rsidR="00F81BE7" w:rsidRPr="00393C96" w:rsidRDefault="00F81BE7" w:rsidP="00F81BE7">
      <w:pPr>
        <w:contextualSpacing/>
      </w:pPr>
    </w:p>
    <w:p w14:paraId="4C8579BD" w14:textId="77777777" w:rsidR="00F81BE7" w:rsidRDefault="00F81BE7" w:rsidP="00F81BE7"/>
    <w:p w14:paraId="379C2FA9" w14:textId="39826DC9" w:rsidR="00F81BE7" w:rsidRDefault="00F81BE7" w:rsidP="00F81BE7">
      <w:pPr>
        <w:jc w:val="center"/>
      </w:pPr>
      <w:del w:id="2181" w:author="Bauer, Justin (J.)" w:date="2021-10-29T11:07:00Z">
        <w:r w:rsidDel="00E42053">
          <w:rPr>
            <w:noProof/>
          </w:rPr>
          <w:lastRenderedPageBreak/>
          <w:drawing>
            <wp:inline distT="0" distB="0" distL="0" distR="0" wp14:anchorId="5A6C0852" wp14:editId="2AB9EB3E">
              <wp:extent cx="6466205" cy="6907763"/>
              <wp:effectExtent l="0" t="0" r="0" b="0"/>
              <wp:docPr id="440"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851462149.jpg"/>
                      <pic:cNvPicPr/>
                    </pic:nvPicPr>
                    <pic:blipFill>
                      <a:blip r:embed="rId73" cstate="print"/>
                      <a:stretch>
                        <a:fillRect/>
                      </a:stretch>
                    </pic:blipFill>
                    <pic:spPr>
                      <a:xfrm>
                        <a:off x="0" y="0"/>
                        <a:ext cx="6466205" cy="6907763"/>
                      </a:xfrm>
                      <a:prstGeom prst="rect">
                        <a:avLst/>
                      </a:prstGeom>
                    </pic:spPr>
                  </pic:pic>
                </a:graphicData>
              </a:graphic>
            </wp:inline>
          </w:drawing>
        </w:r>
      </w:del>
      <w:ins w:id="2182" w:author="Bauer, Justin (J.)" w:date="2021-10-29T11:07:00Z">
        <w:r w:rsidR="00E42053">
          <w:rPr>
            <w:noProof/>
          </w:rPr>
          <w:drawing>
            <wp:inline distT="0" distB="0" distL="0" distR="0" wp14:anchorId="5BBA94B4" wp14:editId="0AFC8D17">
              <wp:extent cx="6466205" cy="6373495"/>
              <wp:effectExtent l="0" t="0" r="0" b="8255"/>
              <wp:docPr id="125"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851462149.jpg"/>
                      <pic:cNvPicPr/>
                    </pic:nvPicPr>
                    <pic:blipFill>
                      <a:blip r:embed="rId74" cstate="print"/>
                      <a:stretch>
                        <a:fillRect/>
                      </a:stretch>
                    </pic:blipFill>
                    <pic:spPr>
                      <a:xfrm>
                        <a:off x="0" y="0"/>
                        <a:ext cx="6466205" cy="6373495"/>
                      </a:xfrm>
                      <a:prstGeom prst="rect">
                        <a:avLst/>
                      </a:prstGeom>
                    </pic:spPr>
                  </pic:pic>
                </a:graphicData>
              </a:graphic>
            </wp:inline>
          </w:drawing>
        </w:r>
      </w:ins>
    </w:p>
    <w:p w14:paraId="7DDD44BA"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6B158469" wp14:editId="3385A974">
            <wp:extent cx="152400" cy="152400"/>
            <wp:effectExtent l="0" t="0" r="0" b="0"/>
            <wp:docPr id="442"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Create Passenger Profile via HMI - First Entry</w:t>
      </w:r>
      <w:r>
        <w:t>”</w:t>
      </w:r>
      <w:r w:rsidRPr="00294100">
        <w:t xml:space="preserve"> calling </w:t>
      </w:r>
      <w:r>
        <w:rPr>
          <w:noProof/>
        </w:rPr>
        <w:drawing>
          <wp:inline distT="0" distB="0" distL="0" distR="0" wp14:anchorId="29C2A3FA" wp14:editId="2B1989AF">
            <wp:extent cx="152400" cy="152400"/>
            <wp:effectExtent l="0" t="0" r="0" b="0"/>
            <wp:docPr id="444"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Send Passenger Store Command</w:t>
      </w:r>
      <w:r>
        <w:t>”</w:t>
      </w:r>
    </w:p>
    <w:p w14:paraId="2CA287B6" w14:textId="77777777" w:rsidR="00F81BE7" w:rsidRDefault="00F81BE7" w:rsidP="00F81BE7">
      <w:pPr>
        <w:contextualSpacing/>
      </w:pPr>
    </w:p>
    <w:p w14:paraId="723D1992" w14:textId="77777777" w:rsidR="00F81BE7" w:rsidRDefault="00F81BE7" w:rsidP="00F81BE7"/>
    <w:p w14:paraId="2D0AE8AE" w14:textId="77777777" w:rsidR="00F81BE7" w:rsidRDefault="00F81BE7" w:rsidP="00F81BE7">
      <w:pPr>
        <w:jc w:val="center"/>
      </w:pPr>
      <w:r>
        <w:rPr>
          <w:noProof/>
        </w:rPr>
        <w:lastRenderedPageBreak/>
        <w:drawing>
          <wp:inline distT="0" distB="0" distL="0" distR="0" wp14:anchorId="0DC3CC94" wp14:editId="2B8C009D">
            <wp:extent cx="6466204" cy="4906915"/>
            <wp:effectExtent l="0" t="0" r="0" b="0"/>
            <wp:docPr id="446" name="Picture -1123554340.jpg" descr="-1123554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123554340.jpg"/>
                    <pic:cNvPicPr/>
                  </pic:nvPicPr>
                  <pic:blipFill>
                    <a:blip r:embed="rId91" cstate="print"/>
                    <a:stretch>
                      <a:fillRect/>
                    </a:stretch>
                  </pic:blipFill>
                  <pic:spPr>
                    <a:xfrm>
                      <a:off x="0" y="0"/>
                      <a:ext cx="6466204" cy="4906915"/>
                    </a:xfrm>
                    <a:prstGeom prst="rect">
                      <a:avLst/>
                    </a:prstGeom>
                  </pic:spPr>
                </pic:pic>
              </a:graphicData>
            </a:graphic>
          </wp:inline>
        </w:drawing>
      </w:r>
    </w:p>
    <w:p w14:paraId="168D31C2"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35005F60" wp14:editId="6A57C5A2">
            <wp:extent cx="152400" cy="152400"/>
            <wp:effectExtent l="0" t="0" r="0" b="0"/>
            <wp:docPr id="448"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Manual Save Passenger Seat Position</w:t>
      </w:r>
      <w:r>
        <w:t>”</w:t>
      </w:r>
      <w:r w:rsidRPr="00294100">
        <w:t xml:space="preserve"> calling </w:t>
      </w:r>
      <w:r>
        <w:rPr>
          <w:noProof/>
        </w:rPr>
        <w:drawing>
          <wp:inline distT="0" distB="0" distL="0" distR="0" wp14:anchorId="4445B6F0" wp14:editId="4187DBEC">
            <wp:extent cx="152400" cy="152400"/>
            <wp:effectExtent l="0" t="0" r="0" b="0"/>
            <wp:docPr id="45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Send Passenger Store Command</w:t>
      </w:r>
      <w:r>
        <w:t>”</w:t>
      </w:r>
    </w:p>
    <w:p w14:paraId="41BA8B16" w14:textId="77777777" w:rsidR="00F81BE7" w:rsidRDefault="00F81BE7" w:rsidP="00F81BE7">
      <w:pPr>
        <w:contextualSpacing/>
      </w:pPr>
    </w:p>
    <w:p w14:paraId="2C7699E5" w14:textId="77777777" w:rsidR="00F81BE7" w:rsidRDefault="00F81BE7" w:rsidP="00F81BE7">
      <w:pPr>
        <w:pStyle w:val="Heading3"/>
        <w:numPr>
          <w:ilvl w:val="2"/>
          <w:numId w:val="4"/>
        </w:numPr>
      </w:pPr>
      <w:r>
        <w:t>Function Interfaces</w:t>
      </w:r>
    </w:p>
    <w:p w14:paraId="5CFAA3EE" w14:textId="77777777" w:rsidR="00F81BE7" w:rsidRDefault="00F81BE7" w:rsidP="00F81BE7">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F81BE7" w:rsidRPr="00E54DEA" w14:paraId="5EE7BFB8" w14:textId="77777777" w:rsidTr="005E6FE1">
        <w:trPr>
          <w:trHeight w:val="260"/>
        </w:trPr>
        <w:tc>
          <w:tcPr>
            <w:tcW w:w="2695" w:type="dxa"/>
            <w:shd w:val="clear" w:color="auto" w:fill="D9D9D9" w:themeFill="background1" w:themeFillShade="D9"/>
            <w:noWrap/>
            <w:hideMark/>
          </w:tcPr>
          <w:p w14:paraId="166FD514"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B4E1E28" w14:textId="77777777" w:rsidR="00F81BE7"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3B2CDD3D" w14:textId="77777777" w:rsidTr="005E6FE1">
        <w:trPr>
          <w:trHeight w:val="410"/>
        </w:trPr>
        <w:tc>
          <w:tcPr>
            <w:tcW w:w="2695" w:type="dxa"/>
            <w:noWrap/>
          </w:tcPr>
          <w:p w14:paraId="7BB2D1DA" w14:textId="77777777" w:rsidR="00F81BE7" w:rsidRDefault="00F81BE7" w:rsidP="005E6FE1">
            <w:pPr>
              <w:contextualSpacing/>
              <w:rPr>
                <w:rFonts w:cs="Arial"/>
              </w:rPr>
            </w:pPr>
            <w:r w:rsidRPr="00275823">
              <w:rPr>
                <w:rFonts w:cs="Arial"/>
              </w:rPr>
              <w:t>input</w:t>
            </w:r>
          </w:p>
          <w:p w14:paraId="16299A80" w14:textId="77777777" w:rsidR="00F81BE7" w:rsidRDefault="00F81BE7" w:rsidP="005E6FE1">
            <w:pPr>
              <w:contextualSpacing/>
              <w:rPr>
                <w:rFonts w:cs="Arial"/>
              </w:rPr>
            </w:pPr>
            <w:r>
              <w:rPr>
                <w:rFonts w:cs="Arial"/>
              </w:rPr>
              <w:t>Type:</w:t>
            </w:r>
          </w:p>
          <w:p w14:paraId="5518CF2E" w14:textId="77777777" w:rsidR="00F81BE7" w:rsidRDefault="00F81BE7" w:rsidP="005E6FE1">
            <w:pPr>
              <w:contextualSpacing/>
              <w:rPr>
                <w:rFonts w:cs="Arial"/>
              </w:rPr>
            </w:pPr>
            <w:r w:rsidRPr="0029472F">
              <w:rPr>
                <w:rFonts w:cs="Arial"/>
                <w:color w:val="808080" w:themeColor="background1" w:themeShade="80"/>
              </w:rPr>
              <w:t xml:space="preserve"> </w:t>
            </w:r>
            <w:r>
              <w:rPr>
                <w:noProof/>
              </w:rPr>
              <w:drawing>
                <wp:inline distT="0" distB="0" distL="0" distR="0" wp14:anchorId="140CB232" wp14:editId="461CEA40">
                  <wp:extent cx="152400" cy="152400"/>
                  <wp:effectExtent l="0" t="0" r="0" b="0"/>
                  <wp:docPr id="452" name="Picture -678216178.jpg" descr="-678216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678216178.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0a66b322d6df06b1f2b8280597179c7" w:history="1">
              <w:r>
                <w:rPr>
                  <w:rStyle w:val="Hyperlink"/>
                  <w:rFonts w:cs="Arial"/>
                </w:rPr>
                <w:t>InfotainmentPsngrPersStore_St</w:t>
              </w:r>
            </w:hyperlink>
          </w:p>
        </w:tc>
        <w:tc>
          <w:tcPr>
            <w:tcW w:w="7506" w:type="dxa"/>
          </w:tcPr>
          <w:p w14:paraId="33D0F7C5" w14:textId="77777777" w:rsidR="00F81BE7" w:rsidRDefault="00F81BE7" w:rsidP="005E6FE1">
            <w:pPr>
              <w:rPr>
                <w:rFonts w:cs="Arial"/>
              </w:rPr>
            </w:pPr>
            <w:r>
              <w:rPr>
                <w:rFonts w:cs="Arial"/>
              </w:rPr>
              <w:t>Signal Description:</w:t>
            </w:r>
          </w:p>
          <w:p w14:paraId="72BE1528" w14:textId="77777777" w:rsidR="00F81BE7" w:rsidRDefault="00F81BE7" w:rsidP="005E6FE1">
            <w:pPr>
              <w:rPr>
                <w:rFonts w:cs="Arial"/>
              </w:rPr>
            </w:pPr>
            <w:r w:rsidRPr="00275823">
              <w:rPr>
                <w:rFonts w:cs="Arial"/>
              </w:rPr>
              <w:t>The signal is used to inform the Profile Interface Client the status of a requested store event.</w:t>
            </w:r>
          </w:p>
          <w:p w14:paraId="013EA283" w14:textId="77777777" w:rsidR="00F81BE7" w:rsidRDefault="00F81BE7" w:rsidP="005E6FE1">
            <w:pPr>
              <w:rPr>
                <w:rFonts w:cs="Arial"/>
              </w:rPr>
            </w:pPr>
          </w:p>
          <w:p w14:paraId="5AED1C2F" w14:textId="77777777" w:rsidR="00F81BE7" w:rsidRPr="0046598F" w:rsidRDefault="00F81BE7" w:rsidP="005E6FE1">
            <w:pPr>
              <w:rPr>
                <w:rFonts w:cs="Arial"/>
                <w:color w:val="000000"/>
              </w:rPr>
            </w:pPr>
            <w:r>
              <w:rPr>
                <w:rFonts w:cs="Arial"/>
                <w:color w:val="000000"/>
              </w:rPr>
              <w:t>Received from:</w:t>
            </w:r>
          </w:p>
          <w:p w14:paraId="555F1170" w14:textId="77777777" w:rsidR="00F81BE7" w:rsidRPr="00C8319B" w:rsidRDefault="00F81BE7" w:rsidP="005E6FE1">
            <w:pPr>
              <w:pStyle w:val="ListParagraph"/>
              <w:numPr>
                <w:ilvl w:val="0"/>
                <w:numId w:val="12"/>
              </w:numPr>
              <w:rPr>
                <w:rFonts w:cs="Arial"/>
              </w:rPr>
            </w:pPr>
            <w:r>
              <w:rPr>
                <w:noProof/>
              </w:rPr>
              <w:drawing>
                <wp:inline distT="0" distB="0" distL="0" distR="0" wp14:anchorId="5E537B08" wp14:editId="43A3BD52">
                  <wp:extent cx="152400" cy="152400"/>
                  <wp:effectExtent l="0" t="0" r="0" b="0"/>
                  <wp:docPr id="454"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d9599add8869c739afa4a674d751d83" w:history="1">
              <w:r>
                <w:rPr>
                  <w:rStyle w:val="Hyperlink"/>
                  <w:rFonts w:cs="Arial"/>
                </w:rPr>
                <w:t>Store passenger seat from Infotainment Request - Passenger Seat Module Only</w:t>
              </w:r>
            </w:hyperlink>
          </w:p>
        </w:tc>
      </w:tr>
    </w:tbl>
    <w:p w14:paraId="4330480C" w14:textId="77777777" w:rsidR="00F81BE7" w:rsidRDefault="00F81BE7" w:rsidP="00F81BE7">
      <w:pPr>
        <w:pStyle w:val="Heading4"/>
        <w:numPr>
          <w:ilvl w:val="3"/>
          <w:numId w:val="4"/>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F81BE7" w:rsidRPr="00E54DEA" w14:paraId="10C30171" w14:textId="77777777" w:rsidTr="005E6FE1">
        <w:trPr>
          <w:trHeight w:val="260"/>
        </w:trPr>
        <w:tc>
          <w:tcPr>
            <w:tcW w:w="2689" w:type="dxa"/>
            <w:shd w:val="clear" w:color="auto" w:fill="D9D9D9" w:themeFill="background1" w:themeFillShade="D9"/>
            <w:noWrap/>
            <w:hideMark/>
          </w:tcPr>
          <w:p w14:paraId="2E48DADD"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C011658" w14:textId="77777777" w:rsidR="00F81BE7" w:rsidRPr="00E54DEA"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0A262858" w14:textId="77777777" w:rsidTr="005E6FE1">
        <w:trPr>
          <w:trHeight w:val="410"/>
        </w:trPr>
        <w:tc>
          <w:tcPr>
            <w:tcW w:w="2689" w:type="dxa"/>
            <w:noWrap/>
          </w:tcPr>
          <w:p w14:paraId="241B0CDE" w14:textId="77777777" w:rsidR="00F81BE7" w:rsidRDefault="00F81BE7" w:rsidP="005E6FE1">
            <w:pPr>
              <w:contextualSpacing/>
              <w:rPr>
                <w:rFonts w:cs="Arial"/>
              </w:rPr>
            </w:pPr>
            <w:r>
              <w:rPr>
                <w:rFonts w:cs="Arial"/>
              </w:rPr>
              <w:t>output</w:t>
            </w:r>
          </w:p>
          <w:p w14:paraId="3CC958B2" w14:textId="77777777" w:rsidR="00F81BE7" w:rsidRDefault="00F81BE7" w:rsidP="005E6FE1">
            <w:pPr>
              <w:contextualSpacing/>
              <w:rPr>
                <w:rFonts w:cs="Arial"/>
              </w:rPr>
            </w:pPr>
            <w:r>
              <w:rPr>
                <w:rFonts w:cs="Arial"/>
              </w:rPr>
              <w:t>Type:</w:t>
            </w:r>
          </w:p>
          <w:p w14:paraId="135C7969" w14:textId="77777777" w:rsidR="00F81BE7" w:rsidRDefault="00F81BE7" w:rsidP="005E6FE1">
            <w:pPr>
              <w:contextualSpacing/>
              <w:rPr>
                <w:rFonts w:cs="Arial"/>
              </w:rPr>
            </w:pPr>
            <w:r>
              <w:rPr>
                <w:noProof/>
              </w:rPr>
              <w:drawing>
                <wp:inline distT="0" distB="0" distL="0" distR="0" wp14:anchorId="7BA2BD57" wp14:editId="2D46A88B">
                  <wp:extent cx="152400" cy="152400"/>
                  <wp:effectExtent l="0" t="0" r="0" b="0"/>
                  <wp:docPr id="456" name="Picture -678216178.jpg" descr="-678216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678216178.jpg"/>
                          <pic:cNvPicPr/>
                        </pic:nvPicPr>
                        <pic:blipFill>
                          <a:blip r:embed="rId40" cstate="print"/>
                          <a:stretch>
                            <a:fillRect/>
                          </a:stretch>
                        </pic:blipFill>
                        <pic:spPr>
                          <a:xfrm>
                            <a:off x="0" y="0"/>
                            <a:ext cx="152400" cy="152400"/>
                          </a:xfrm>
                          <a:prstGeom prst="rect">
                            <a:avLst/>
                          </a:prstGeom>
                        </pic:spPr>
                      </pic:pic>
                    </a:graphicData>
                  </a:graphic>
                </wp:inline>
              </w:drawing>
            </w:r>
            <w:r>
              <w:rPr>
                <w:rFonts w:cs="Arial"/>
              </w:rPr>
              <w:t xml:space="preserve"> </w:t>
            </w:r>
            <w:hyperlink w:anchor="_76ac3470fa796fab1ec614c7dd0138ab" w:history="1">
              <w:r>
                <w:rPr>
                  <w:rStyle w:val="Hyperlink"/>
                  <w:rFonts w:cs="Arial"/>
                </w:rPr>
                <w:t>InfotainmentPsngrPersStore_Rq</w:t>
              </w:r>
            </w:hyperlink>
          </w:p>
        </w:tc>
        <w:tc>
          <w:tcPr>
            <w:tcW w:w="7512" w:type="dxa"/>
            <w:noWrap/>
          </w:tcPr>
          <w:p w14:paraId="5DAA7554" w14:textId="77777777" w:rsidR="00F81BE7" w:rsidRDefault="00F81BE7" w:rsidP="005E6FE1">
            <w:pPr>
              <w:rPr>
                <w:rFonts w:cs="Arial"/>
              </w:rPr>
            </w:pPr>
            <w:r>
              <w:rPr>
                <w:rFonts w:cs="Arial"/>
              </w:rPr>
              <w:t>Signal Description:</w:t>
            </w:r>
          </w:p>
          <w:p w14:paraId="6F63FC97" w14:textId="77777777" w:rsidR="00F81BE7" w:rsidRDefault="00F81BE7" w:rsidP="005E6FE1">
            <w:pPr>
              <w:rPr>
                <w:rFonts w:cs="Arial"/>
              </w:rPr>
            </w:pPr>
            <w:r>
              <w:rPr>
                <w:rFonts w:cs="Arial"/>
              </w:rPr>
              <w:t>The signal is used by the Profile Interface Client to request current passenger classic memory settings to be stored to the indicated personality profile.</w:t>
            </w:r>
          </w:p>
          <w:p w14:paraId="69DE2E54" w14:textId="77777777" w:rsidR="00F81BE7" w:rsidRDefault="00F81BE7" w:rsidP="005E6FE1">
            <w:pPr>
              <w:rPr>
                <w:rFonts w:cs="Arial"/>
              </w:rPr>
            </w:pPr>
          </w:p>
          <w:p w14:paraId="0BA447ED" w14:textId="77777777" w:rsidR="00F81BE7" w:rsidRPr="00275823" w:rsidRDefault="00F81BE7" w:rsidP="005E6FE1">
            <w:pPr>
              <w:rPr>
                <w:rFonts w:cs="Arial"/>
                <w:color w:val="000000"/>
              </w:rPr>
            </w:pPr>
            <w:r>
              <w:rPr>
                <w:rFonts w:cs="Arial"/>
                <w:color w:val="000000"/>
              </w:rPr>
              <w:t>Sent to:</w:t>
            </w:r>
          </w:p>
          <w:p w14:paraId="386808CB" w14:textId="77777777" w:rsidR="00F81BE7" w:rsidRPr="0046598F" w:rsidRDefault="00F81BE7" w:rsidP="005E6FE1">
            <w:pPr>
              <w:pStyle w:val="ListParagraph"/>
              <w:numPr>
                <w:ilvl w:val="0"/>
                <w:numId w:val="12"/>
              </w:numPr>
              <w:rPr>
                <w:rFonts w:cs="Arial"/>
                <w:color w:val="000000"/>
              </w:rPr>
            </w:pPr>
            <w:r>
              <w:rPr>
                <w:noProof/>
              </w:rPr>
              <w:lastRenderedPageBreak/>
              <w:drawing>
                <wp:inline distT="0" distB="0" distL="0" distR="0" wp14:anchorId="0ABCB2BE" wp14:editId="0421D920">
                  <wp:extent cx="152400" cy="152400"/>
                  <wp:effectExtent l="0" t="0" r="0" b="0"/>
                  <wp:docPr id="45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d9599add8869c739afa4a674d751d83" w:history="1">
              <w:r>
                <w:rPr>
                  <w:rStyle w:val="Hyperlink"/>
                  <w:rFonts w:cs="Arial"/>
                  <w:color w:val="000000"/>
                </w:rPr>
                <w:t>Store passenger seat from Infotainment Request - Passenger Seat Module Only</w:t>
              </w:r>
            </w:hyperlink>
          </w:p>
        </w:tc>
      </w:tr>
    </w:tbl>
    <w:p w14:paraId="74E66E37" w14:textId="77777777" w:rsidR="00F81BE7" w:rsidRDefault="00F81BE7" w:rsidP="00F81BE7">
      <w:pPr>
        <w:pStyle w:val="Heading4"/>
        <w:numPr>
          <w:ilvl w:val="3"/>
          <w:numId w:val="4"/>
        </w:numPr>
      </w:pPr>
      <w:r>
        <w:lastRenderedPageBreak/>
        <w:t>Logical</w:t>
      </w:r>
      <w:r w:rsidRPr="00F15706">
        <w:t xml:space="preserve"> Parameters</w:t>
      </w:r>
    </w:p>
    <w:p w14:paraId="471F214D" w14:textId="77777777" w:rsidR="00F81BE7" w:rsidRDefault="00F81BE7" w:rsidP="00F81BE7"/>
    <w:p w14:paraId="104D616A" w14:textId="77777777" w:rsidR="00F81BE7" w:rsidRDefault="00F81BE7" w:rsidP="00F81BE7">
      <w:r w:rsidRPr="005067FC">
        <w:rPr>
          <w:i/>
          <w:color w:val="A6A6A6" w:themeColor="background1" w:themeShade="A6"/>
        </w:rPr>
        <w:t>Not supported by MagicDraw report generation.</w:t>
      </w:r>
    </w:p>
    <w:p w14:paraId="039EDC34" w14:textId="77777777" w:rsidR="00F81BE7" w:rsidRDefault="00F81BE7" w:rsidP="00F81BE7">
      <w:pPr>
        <w:pStyle w:val="Heading3"/>
        <w:numPr>
          <w:ilvl w:val="2"/>
          <w:numId w:val="4"/>
        </w:numPr>
      </w:pPr>
      <w:r>
        <w:t>Function Modeling</w:t>
      </w:r>
    </w:p>
    <w:p w14:paraId="00726F51" w14:textId="77777777" w:rsidR="00F81BE7" w:rsidRPr="00C75AE5" w:rsidRDefault="00F81BE7" w:rsidP="00F81BE7"/>
    <w:p w14:paraId="41252149" w14:textId="77777777" w:rsidR="00F81BE7" w:rsidRDefault="00F81BE7" w:rsidP="00F81BE7">
      <w:pPr>
        <w:pStyle w:val="Heading4"/>
        <w:numPr>
          <w:ilvl w:val="3"/>
          <w:numId w:val="4"/>
        </w:numPr>
      </w:pPr>
      <w:r>
        <w:t>Use Cases</w:t>
      </w:r>
    </w:p>
    <w:p w14:paraId="487AC377" w14:textId="77777777" w:rsidR="00F81BE7" w:rsidRDefault="00F81BE7" w:rsidP="00F81BE7"/>
    <w:p w14:paraId="28A97849"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08784A03" w14:textId="77777777" w:rsidR="00F81BE7" w:rsidRDefault="00F81BE7" w:rsidP="00F81BE7">
      <w:pPr>
        <w:pStyle w:val="Heading4"/>
        <w:numPr>
          <w:ilvl w:val="3"/>
          <w:numId w:val="4"/>
        </w:numPr>
      </w:pPr>
      <w:r>
        <w:t>State Charts / Activity Diagrams / Sequence Diagrams / Decision Tables</w:t>
      </w:r>
    </w:p>
    <w:p w14:paraId="09BBFF21" w14:textId="77777777" w:rsidR="00F81BE7" w:rsidRDefault="00F81BE7" w:rsidP="00F81BE7"/>
    <w:p w14:paraId="0C3744A5"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3F513580" w14:textId="77777777" w:rsidR="00F81BE7" w:rsidRDefault="00F81BE7" w:rsidP="00F81BE7">
      <w:pPr>
        <w:pStyle w:val="Heading3"/>
        <w:numPr>
          <w:ilvl w:val="2"/>
          <w:numId w:val="4"/>
        </w:numPr>
      </w:pPr>
      <w:r>
        <w:t>Function Requirements</w:t>
      </w:r>
    </w:p>
    <w:p w14:paraId="297E34E3" w14:textId="77777777" w:rsidR="00F81BE7" w:rsidRDefault="00F81BE7" w:rsidP="00F81BE7">
      <w:pPr>
        <w:pStyle w:val="Heading4"/>
        <w:numPr>
          <w:ilvl w:val="3"/>
          <w:numId w:val="4"/>
        </w:numPr>
      </w:pPr>
      <w:r>
        <w:t>Functional Requirements</w:t>
      </w:r>
    </w:p>
    <w:p w14:paraId="69BFA395" w14:textId="77777777" w:rsidR="00F81BE7" w:rsidRDefault="00F81BE7" w:rsidP="00F81BE7">
      <w:pPr>
        <w:pStyle w:val="Heading5"/>
        <w:numPr>
          <w:ilvl w:val="4"/>
          <w:numId w:val="4"/>
        </w:numPr>
      </w:pPr>
      <w:r>
        <w:t>Normal Operation</w:t>
      </w:r>
    </w:p>
    <w:p w14:paraId="77F37107" w14:textId="77777777" w:rsidR="00F81BE7" w:rsidRDefault="00F81BE7" w:rsidP="00F81BE7"/>
    <w:p w14:paraId="51441AF2" w14:textId="3626E252" w:rsidR="00F81BE7" w:rsidRPr="0017445F" w:rsidDel="00E42053" w:rsidRDefault="00F81BE7" w:rsidP="00F81BE7">
      <w:pPr>
        <w:pStyle w:val="RERequirement"/>
        <w:shd w:val="clear" w:color="auto" w:fill="F2F2F2" w:themeFill="background1" w:themeFillShade="F2"/>
        <w:rPr>
          <w:del w:id="2183" w:author="Bauer, Justin (J.)" w:date="2021-10-29T11:09:00Z"/>
        </w:rPr>
      </w:pPr>
      <w:bookmarkStart w:id="2184" w:name="_f723ee4078d09830ec0262b5690d8703"/>
      <w:bookmarkEnd w:id="2184"/>
      <w:del w:id="2185" w:author="Bauer, Justin (J.)" w:date="2021-10-29T11:09:00Z">
        <w:r w:rsidDel="00E42053">
          <w:delText xml:space="preserve"> Receiving InfotainmentPsngrPersStore_St = COMPLETE</w:delText>
        </w:r>
      </w:del>
    </w:p>
    <w:p w14:paraId="3CCA8411" w14:textId="245A7A25" w:rsidR="00F81BE7" w:rsidDel="00E42053" w:rsidRDefault="00F81BE7" w:rsidP="00F81BE7">
      <w:pPr>
        <w:rPr>
          <w:del w:id="2186" w:author="Bauer, Justin (J.)" w:date="2021-10-29T11:09:00Z"/>
          <w:rFonts w:cs="Arial"/>
        </w:rPr>
      </w:pPr>
      <w:del w:id="2187" w:author="Bauer, Justin (J.)" w:date="2021-10-29T11:09:00Z">
        <w:r w:rsidDel="00E42053">
          <w:rPr>
            <w:rFonts w:cs="Arial"/>
          </w:rPr>
          <w:delText>When the Profile Interface Client receives InfotainmentPsngrPersStore_St = COMPLETE after sending InfotainmentPsngrPersStore_Rq, the Profile Interface Client shall send a request to the Profile Management Server to collect all Passenger Profile Settings.</w:delText>
        </w:r>
      </w:del>
    </w:p>
    <w:p w14:paraId="403944F6" w14:textId="3E0C9244" w:rsidR="00F81BE7" w:rsidRPr="00C66B68" w:rsidDel="00E42053" w:rsidRDefault="00F81BE7" w:rsidP="00F81BE7">
      <w:pPr>
        <w:rPr>
          <w:del w:id="2188" w:author="Bauer, Justin (J.)" w:date="2021-10-29T11:09: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E42053" w14:paraId="4C02F2BD" w14:textId="0EB24BD8" w:rsidTr="005E6FE1">
        <w:trPr>
          <w:del w:id="2189" w:author="Bauer, Justin (J.)" w:date="2021-10-29T11:09: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176177" w14:textId="4BF8466B" w:rsidR="00F81BE7" w:rsidRPr="00FD127C" w:rsidDel="00E42053" w:rsidRDefault="00F81BE7" w:rsidP="005E6FE1">
            <w:pPr>
              <w:rPr>
                <w:del w:id="2190" w:author="Bauer, Justin (J.)" w:date="2021-10-29T11:09:00Z"/>
                <w:rFonts w:eastAsiaTheme="minorHAnsi" w:cs="Arial"/>
                <w:bCs/>
                <w:color w:val="808080" w:themeColor="background1" w:themeShade="80"/>
                <w:sz w:val="16"/>
                <w:szCs w:val="14"/>
              </w:rPr>
            </w:pPr>
            <w:del w:id="2191" w:author="Bauer, Justin (J.)" w:date="2021-10-29T11:09:00Z">
              <w:r w:rsidRPr="00FD127C" w:rsidDel="00E42053">
                <w:rPr>
                  <w:rFonts w:cs="Arial"/>
                  <w:bCs/>
                  <w:color w:val="808080" w:themeColor="background1" w:themeShade="80"/>
                  <w:sz w:val="16"/>
                  <w:szCs w:val="14"/>
                </w:rPr>
                <w:delText xml:space="preserve">Requirement ID: </w:delText>
              </w:r>
            </w:del>
          </w:p>
        </w:tc>
      </w:tr>
      <w:tr w:rsidR="00F81BE7" w:rsidRPr="00FD127C" w:rsidDel="00E42053" w14:paraId="2B07CA00" w14:textId="25CEEC8D" w:rsidTr="005E6FE1">
        <w:trPr>
          <w:del w:id="2192"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2714B4" w14:textId="4EC7DF2D" w:rsidR="00F81BE7" w:rsidRPr="00FD127C" w:rsidDel="00E42053" w:rsidRDefault="00F81BE7" w:rsidP="005E6FE1">
            <w:pPr>
              <w:rPr>
                <w:del w:id="2193" w:author="Bauer, Justin (J.)" w:date="2021-10-29T11:09:00Z"/>
                <w:rFonts w:eastAsiaTheme="minorHAnsi" w:cs="Arial"/>
                <w:b/>
                <w:bCs/>
                <w:sz w:val="16"/>
                <w:szCs w:val="14"/>
              </w:rPr>
            </w:pPr>
            <w:del w:id="2194" w:author="Bauer, Justin (J.)" w:date="2021-10-29T11:09:00Z">
              <w:r w:rsidRPr="00FD127C" w:rsidDel="00E42053">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20146" w14:textId="64C99E68" w:rsidR="00F81BE7" w:rsidDel="00E42053" w:rsidRDefault="00F81BE7" w:rsidP="005E6FE1">
            <w:pPr>
              <w:rPr>
                <w:del w:id="2195" w:author="Bauer, Justin (J.)" w:date="2021-10-29T11:09:00Z"/>
              </w:rPr>
            </w:pPr>
          </w:p>
        </w:tc>
      </w:tr>
      <w:tr w:rsidR="00F81BE7" w:rsidRPr="00FD127C" w:rsidDel="00E42053" w14:paraId="2DC1EDA4" w14:textId="0DC51D6C" w:rsidTr="005E6FE1">
        <w:trPr>
          <w:del w:id="2196"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DD274F" w14:textId="05BC3C43" w:rsidR="00F81BE7" w:rsidRPr="00FD127C" w:rsidDel="00E42053" w:rsidRDefault="00F81BE7" w:rsidP="005E6FE1">
            <w:pPr>
              <w:rPr>
                <w:del w:id="2197" w:author="Bauer, Justin (J.)" w:date="2021-10-29T11:09:00Z"/>
                <w:rFonts w:eastAsiaTheme="minorHAnsi" w:cs="Arial"/>
                <w:b/>
                <w:bCs/>
                <w:sz w:val="16"/>
                <w:szCs w:val="14"/>
              </w:rPr>
            </w:pPr>
            <w:del w:id="2198" w:author="Bauer, Justin (J.)" w:date="2021-10-29T11:09:00Z">
              <w:r w:rsidRPr="00FD127C" w:rsidDel="00E42053">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9DC37" w14:textId="21607DC1" w:rsidR="00F81BE7" w:rsidDel="00E42053" w:rsidRDefault="00F81BE7" w:rsidP="005E6FE1">
            <w:pPr>
              <w:rPr>
                <w:del w:id="2199" w:author="Bauer, Justin (J.)" w:date="2021-10-29T11:09:00Z"/>
              </w:rPr>
            </w:pPr>
          </w:p>
        </w:tc>
      </w:tr>
      <w:tr w:rsidR="00F81BE7" w:rsidRPr="00FD127C" w:rsidDel="00E42053" w14:paraId="7BCCA2AE" w14:textId="5DAEF38E" w:rsidTr="005E6FE1">
        <w:trPr>
          <w:del w:id="2200"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C6873F" w14:textId="38FFC40A" w:rsidR="00F81BE7" w:rsidRPr="00FD127C" w:rsidDel="00E42053" w:rsidRDefault="00F81BE7" w:rsidP="005E6FE1">
            <w:pPr>
              <w:rPr>
                <w:del w:id="2201" w:author="Bauer, Justin (J.)" w:date="2021-10-29T11:09:00Z"/>
                <w:rFonts w:cs="Arial"/>
                <w:sz w:val="16"/>
                <w:szCs w:val="14"/>
              </w:rPr>
            </w:pPr>
            <w:del w:id="2202" w:author="Bauer, Justin (J.)" w:date="2021-10-29T11:09:00Z">
              <w:r w:rsidRPr="00FD127C" w:rsidDel="00E42053">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F271E" w14:textId="471076EB" w:rsidR="00F81BE7" w:rsidDel="00E42053" w:rsidRDefault="00F81BE7" w:rsidP="005E6FE1">
            <w:pPr>
              <w:rPr>
                <w:del w:id="2203" w:author="Bauer, Justin (J.)" w:date="2021-10-29T11:09:00Z"/>
              </w:rPr>
            </w:pPr>
          </w:p>
        </w:tc>
      </w:tr>
      <w:tr w:rsidR="00F81BE7" w:rsidRPr="00FD127C" w:rsidDel="00E42053" w14:paraId="7073616E" w14:textId="47A8A460" w:rsidTr="005E6FE1">
        <w:trPr>
          <w:del w:id="2204"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9E5EB" w14:textId="0E0739EF" w:rsidR="00F81BE7" w:rsidRPr="00FD127C" w:rsidDel="00E42053" w:rsidRDefault="00F81BE7" w:rsidP="005E6FE1">
            <w:pPr>
              <w:rPr>
                <w:del w:id="2205" w:author="Bauer, Justin (J.)" w:date="2021-10-29T11:09:00Z"/>
                <w:rFonts w:cs="Arial"/>
                <w:b/>
                <w:bCs/>
                <w:sz w:val="16"/>
                <w:szCs w:val="14"/>
              </w:rPr>
            </w:pPr>
            <w:del w:id="2206" w:author="Bauer, Justin (J.)" w:date="2021-10-29T11:09:00Z">
              <w:r w:rsidRPr="00FD127C" w:rsidDel="00E42053">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465A2F" w14:textId="4646436A" w:rsidR="00F81BE7" w:rsidDel="00E42053" w:rsidRDefault="00F81BE7" w:rsidP="005E6FE1">
            <w:pPr>
              <w:rPr>
                <w:del w:id="2207"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EB9FB" w14:textId="43DA3A92" w:rsidR="00F81BE7" w:rsidRPr="00FD127C" w:rsidDel="00E42053" w:rsidRDefault="00F81BE7" w:rsidP="005E6FE1">
            <w:pPr>
              <w:ind w:left="139"/>
              <w:rPr>
                <w:del w:id="2208" w:author="Bauer, Justin (J.)" w:date="2021-10-29T11:09:00Z"/>
                <w:rFonts w:cs="Arial"/>
                <w:b/>
                <w:bCs/>
                <w:sz w:val="16"/>
                <w:szCs w:val="14"/>
              </w:rPr>
            </w:pPr>
            <w:del w:id="2209" w:author="Bauer, Justin (J.)" w:date="2021-10-29T11:09:00Z">
              <w:r w:rsidRPr="00FD127C" w:rsidDel="00E42053">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31A428" w14:textId="2605CD7B" w:rsidR="00F81BE7" w:rsidDel="00E42053" w:rsidRDefault="00F81BE7" w:rsidP="005E6FE1">
            <w:pPr>
              <w:rPr>
                <w:del w:id="2210" w:author="Bauer, Justin (J.)" w:date="2021-10-29T11:09:00Z"/>
              </w:rPr>
            </w:pPr>
          </w:p>
        </w:tc>
      </w:tr>
      <w:tr w:rsidR="00F81BE7" w:rsidRPr="00FD127C" w:rsidDel="00E42053" w14:paraId="390CE49D" w14:textId="78B1842E" w:rsidTr="005E6FE1">
        <w:trPr>
          <w:del w:id="2211"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D9D11" w14:textId="202F859E" w:rsidR="00F81BE7" w:rsidRPr="00FD127C" w:rsidDel="00E42053" w:rsidRDefault="00F81BE7" w:rsidP="005E6FE1">
            <w:pPr>
              <w:rPr>
                <w:del w:id="2212" w:author="Bauer, Justin (J.)" w:date="2021-10-29T11:09:00Z"/>
                <w:rFonts w:cs="Arial"/>
                <w:b/>
                <w:bCs/>
                <w:sz w:val="16"/>
                <w:szCs w:val="14"/>
              </w:rPr>
            </w:pPr>
            <w:del w:id="2213" w:author="Bauer, Justin (J.)" w:date="2021-10-29T11:09:00Z">
              <w:r w:rsidRPr="00FD127C" w:rsidDel="00E42053">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F626E" w14:textId="5A25D457" w:rsidR="00F81BE7" w:rsidDel="00E42053" w:rsidRDefault="00F81BE7" w:rsidP="005E6FE1">
            <w:pPr>
              <w:rPr>
                <w:del w:id="2214"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DFD3DB" w14:textId="2E65DB75" w:rsidR="00F81BE7" w:rsidRPr="00FD127C" w:rsidDel="00E42053" w:rsidRDefault="00F81BE7" w:rsidP="005E6FE1">
            <w:pPr>
              <w:ind w:left="139"/>
              <w:rPr>
                <w:del w:id="2215" w:author="Bauer, Justin (J.)" w:date="2021-10-29T11:09:00Z"/>
                <w:rFonts w:cs="Arial"/>
                <w:b/>
                <w:bCs/>
                <w:sz w:val="16"/>
                <w:szCs w:val="16"/>
              </w:rPr>
            </w:pPr>
            <w:del w:id="2216" w:author="Bauer, Justin (J.)" w:date="2021-10-29T11:09:00Z">
              <w:r w:rsidRPr="00FD127C" w:rsidDel="00E42053">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CF2D62" w14:textId="14A0D253" w:rsidR="00F81BE7" w:rsidDel="00E42053" w:rsidRDefault="00F81BE7" w:rsidP="005E6FE1">
            <w:pPr>
              <w:rPr>
                <w:del w:id="2217" w:author="Bauer, Justin (J.)" w:date="2021-10-29T11:09:00Z"/>
              </w:rPr>
            </w:pPr>
          </w:p>
        </w:tc>
      </w:tr>
      <w:tr w:rsidR="00F81BE7" w:rsidRPr="00FD127C" w:rsidDel="00E42053" w14:paraId="54263698" w14:textId="2A19F1B9" w:rsidTr="005E6FE1">
        <w:trPr>
          <w:trHeight w:val="133"/>
          <w:del w:id="2218"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AB36F9" w14:textId="2FFCFE73" w:rsidR="00F81BE7" w:rsidRPr="00FD127C" w:rsidDel="00E42053" w:rsidRDefault="00F81BE7" w:rsidP="005E6FE1">
            <w:pPr>
              <w:rPr>
                <w:del w:id="2219" w:author="Bauer, Justin (J.)" w:date="2021-10-29T11:09:00Z"/>
                <w:rFonts w:eastAsiaTheme="minorHAnsi" w:cs="Arial"/>
                <w:b/>
                <w:bCs/>
                <w:sz w:val="16"/>
                <w:szCs w:val="14"/>
              </w:rPr>
            </w:pPr>
            <w:del w:id="2220" w:author="Bauer, Justin (J.)" w:date="2021-10-29T11:09:00Z">
              <w:r w:rsidRPr="00FD127C" w:rsidDel="00E42053">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68C36D" w14:textId="17BA54A7" w:rsidR="00F81BE7" w:rsidDel="00E42053" w:rsidRDefault="00F81BE7" w:rsidP="005E6FE1">
            <w:pPr>
              <w:rPr>
                <w:del w:id="2221" w:author="Bauer, Justin (J.)" w:date="2021-10-29T11:09: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E05B0" w14:textId="6E17AA18" w:rsidR="00F81BE7" w:rsidRPr="00FD127C" w:rsidDel="00E42053" w:rsidRDefault="00F81BE7" w:rsidP="005E6FE1">
            <w:pPr>
              <w:rPr>
                <w:del w:id="2222" w:author="Bauer, Justin (J.)" w:date="2021-10-29T11:09:00Z"/>
                <w:rFonts w:cs="Arial"/>
                <w:b/>
                <w:bCs/>
                <w:sz w:val="16"/>
                <w:szCs w:val="14"/>
              </w:rPr>
            </w:pPr>
            <w:del w:id="2223" w:author="Bauer, Justin (J.)" w:date="2021-10-29T11:09:00Z">
              <w:r w:rsidRPr="00FD127C" w:rsidDel="00E42053">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CD09A7" w14:textId="1CE552D5" w:rsidR="00F81BE7" w:rsidDel="00E42053" w:rsidRDefault="00F81BE7" w:rsidP="005E6FE1">
            <w:pPr>
              <w:rPr>
                <w:del w:id="2224"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F827E7" w14:textId="466B5FDA" w:rsidR="00F81BE7" w:rsidRPr="00FD127C" w:rsidDel="00E42053" w:rsidRDefault="00F81BE7" w:rsidP="005E6FE1">
            <w:pPr>
              <w:ind w:left="128"/>
              <w:rPr>
                <w:del w:id="2225" w:author="Bauer, Justin (J.)" w:date="2021-10-29T11:09:00Z"/>
                <w:rFonts w:cs="Arial"/>
                <w:b/>
                <w:bCs/>
                <w:sz w:val="16"/>
                <w:szCs w:val="14"/>
              </w:rPr>
            </w:pPr>
            <w:del w:id="2226" w:author="Bauer, Justin (J.)" w:date="2021-10-29T11:09:00Z">
              <w:r w:rsidRPr="00FD127C" w:rsidDel="00E42053">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1FB9C2" w14:textId="2048F634" w:rsidR="00F81BE7" w:rsidDel="00E42053" w:rsidRDefault="00F81BE7" w:rsidP="005E6FE1">
            <w:pPr>
              <w:rPr>
                <w:del w:id="2227" w:author="Bauer, Justin (J.)" w:date="2021-10-29T11:09:00Z"/>
              </w:rPr>
            </w:pPr>
          </w:p>
        </w:tc>
      </w:tr>
      <w:tr w:rsidR="00F81BE7" w:rsidRPr="00FD127C" w:rsidDel="00E42053" w14:paraId="6FEC059E" w14:textId="3A1B5617" w:rsidTr="005E6FE1">
        <w:trPr>
          <w:del w:id="2228" w:author="Bauer, Justin (J.)" w:date="2021-10-29T11:09: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094D5E" w14:textId="2FC24EB4" w:rsidR="00F81BE7" w:rsidRPr="00FD127C" w:rsidDel="00E42053" w:rsidRDefault="005E6FE1" w:rsidP="005E6FE1">
            <w:pPr>
              <w:rPr>
                <w:del w:id="2229" w:author="Bauer, Justin (J.)" w:date="2021-10-29T11:09:00Z"/>
                <w:rFonts w:cs="Arial"/>
                <w:bCs/>
                <w:color w:val="808080" w:themeColor="background1" w:themeShade="80"/>
                <w:sz w:val="16"/>
                <w:szCs w:val="14"/>
              </w:rPr>
            </w:pPr>
            <w:del w:id="2230" w:author="Bauer, Justin (J.)" w:date="2021-10-29T11:09:00Z">
              <w:r w:rsidDel="00E42053">
                <w:fldChar w:fldCharType="begin"/>
              </w:r>
              <w:r w:rsidDel="00E42053">
                <w:delInstrText xml:space="preserve"> HYPERLINK "http://wiki.ford.com/display/RequirementsEngineering/Requirements+Attributes" </w:delInstrText>
              </w:r>
              <w:r w:rsidDel="00E42053">
                <w:fldChar w:fldCharType="separate"/>
              </w:r>
              <w:r w:rsidR="00F81BE7" w:rsidRPr="00FD127C" w:rsidDel="00E42053">
                <w:rPr>
                  <w:rStyle w:val="Hyperlink"/>
                  <w:rFonts w:cs="Arial"/>
                  <w:bCs/>
                  <w:sz w:val="16"/>
                  <w:szCs w:val="14"/>
                </w:rPr>
                <w:delText>Req. Template</w:delText>
              </w:r>
              <w:r w:rsidDel="00E42053">
                <w:rPr>
                  <w:rStyle w:val="Hyperlink"/>
                  <w:rFonts w:cs="Arial"/>
                  <w:bCs/>
                  <w:sz w:val="16"/>
                  <w:szCs w:val="14"/>
                </w:rPr>
                <w:fldChar w:fldCharType="end"/>
              </w:r>
              <w:r w:rsidR="00F81BE7" w:rsidRPr="00FD127C" w:rsidDel="00E42053">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E9FB6B" w14:textId="75A3EB03" w:rsidR="00F81BE7" w:rsidRPr="00FD127C" w:rsidDel="00E42053" w:rsidRDefault="00F81BE7" w:rsidP="005E6FE1">
            <w:pPr>
              <w:rPr>
                <w:del w:id="2231" w:author="Bauer, Justin (J.)" w:date="2021-10-29T11:09:00Z"/>
                <w:rFonts w:cs="Arial"/>
                <w:bCs/>
                <w:color w:val="808080" w:themeColor="background1" w:themeShade="80"/>
                <w:sz w:val="16"/>
                <w:szCs w:val="14"/>
              </w:rPr>
            </w:pPr>
            <w:del w:id="2232" w:author="Bauer, Justin (J.)" w:date="2021-10-29T11:09:00Z">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TemplateVersion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6</w:delText>
              </w:r>
              <w:r w:rsidRPr="00FD127C" w:rsidDel="00E42053">
                <w:rPr>
                  <w:rFonts w:cs="Arial"/>
                  <w:bCs/>
                  <w:color w:val="808080" w:themeColor="background1" w:themeShade="80"/>
                  <w:sz w:val="16"/>
                  <w:szCs w:val="14"/>
                </w:rPr>
                <w:fldChar w:fldCharType="end"/>
              </w:r>
              <w:r w:rsidRPr="00FD127C" w:rsidDel="00E42053">
                <w:rPr>
                  <w:rFonts w:cs="Arial"/>
                  <w:bCs/>
                  <w:color w:val="808080" w:themeColor="background1" w:themeShade="80"/>
                  <w:sz w:val="16"/>
                  <w:szCs w:val="14"/>
                </w:rPr>
                <w:delText>.</w:delText>
              </w:r>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TemplateRevision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0</w:delText>
              </w:r>
              <w:r w:rsidRPr="00FD127C" w:rsidDel="00E42053">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5F23C5" w14:textId="21CFC092" w:rsidR="00F81BE7" w:rsidRPr="00FD127C" w:rsidDel="00E42053" w:rsidRDefault="00F81BE7" w:rsidP="005E6FE1">
            <w:pPr>
              <w:jc w:val="right"/>
              <w:rPr>
                <w:del w:id="2233" w:author="Bauer, Justin (J.)" w:date="2021-10-29T11:09:00Z"/>
                <w:rFonts w:cs="Arial"/>
                <w:bCs/>
                <w:color w:val="808080" w:themeColor="background1" w:themeShade="80"/>
                <w:sz w:val="16"/>
                <w:szCs w:val="14"/>
              </w:rPr>
            </w:pPr>
            <w:del w:id="2234" w:author="Bauer, Justin (J.)" w:date="2021-10-29T11:09:00Z">
              <w:r w:rsidRPr="00FD127C" w:rsidDel="00E42053">
                <w:rPr>
                  <w:rFonts w:cs="Arial"/>
                  <w:bCs/>
                  <w:color w:val="808080" w:themeColor="background1" w:themeShade="80"/>
                  <w:sz w:val="16"/>
                  <w:szCs w:val="14"/>
                </w:rPr>
                <w:delText>End of Requirement</w:delText>
              </w:r>
            </w:del>
          </w:p>
        </w:tc>
      </w:tr>
    </w:tbl>
    <w:p w14:paraId="4CA0826C" w14:textId="45C27AE9" w:rsidR="00F81BE7" w:rsidDel="00E42053" w:rsidRDefault="00F81BE7" w:rsidP="00F81BE7">
      <w:pPr>
        <w:rPr>
          <w:del w:id="2235" w:author="Bauer, Justin (J.)" w:date="2021-10-29T11:09:00Z"/>
        </w:rPr>
      </w:pPr>
    </w:p>
    <w:p w14:paraId="44B8452C" w14:textId="70CB966F" w:rsidR="00F81BE7" w:rsidRPr="0017445F" w:rsidDel="00E42053" w:rsidRDefault="00F81BE7" w:rsidP="00F81BE7">
      <w:pPr>
        <w:pStyle w:val="RERequirement"/>
        <w:shd w:val="clear" w:color="auto" w:fill="F2F2F2" w:themeFill="background1" w:themeFillShade="F2"/>
        <w:rPr>
          <w:del w:id="2236" w:author="Bauer, Justin (J.)" w:date="2021-10-29T11:09:00Z"/>
        </w:rPr>
      </w:pPr>
      <w:bookmarkStart w:id="2237" w:name="_2428b2f72318efd0f41a6ad09e867a4f"/>
      <w:bookmarkEnd w:id="2237"/>
      <w:del w:id="2238" w:author="Bauer, Justin (J.)" w:date="2021-10-29T11:09:00Z">
        <w:r w:rsidDel="00E42053">
          <w:delText xml:space="preserve"> Return to Null State - InfotainmentPsngrPersStore_Rq</w:delText>
        </w:r>
      </w:del>
    </w:p>
    <w:p w14:paraId="6C427DF3" w14:textId="1B8C079F" w:rsidR="00F81BE7" w:rsidDel="00E42053" w:rsidRDefault="00F81BE7" w:rsidP="00F81BE7">
      <w:pPr>
        <w:rPr>
          <w:del w:id="2239" w:author="Bauer, Justin (J.)" w:date="2021-10-29T11:09:00Z"/>
          <w:rFonts w:cs="Arial"/>
        </w:rPr>
      </w:pPr>
      <w:del w:id="2240" w:author="Bauer, Justin (J.)" w:date="2021-10-29T11:09:00Z">
        <w:r w:rsidDel="00E42053">
          <w:rPr>
            <w:rFonts w:cs="Arial"/>
          </w:rPr>
          <w:delText>When updating on an event, InfotainmentPsngrPersStore_Rq shall hold its encoding values for a period of time defined by T_ReturnToNull and then shall transit back to Null.</w:delText>
        </w:r>
      </w:del>
    </w:p>
    <w:p w14:paraId="4DE6D2BB" w14:textId="660D2531" w:rsidR="00F81BE7" w:rsidRPr="00C66B68" w:rsidDel="00E42053" w:rsidRDefault="00F81BE7" w:rsidP="00F81BE7">
      <w:pPr>
        <w:rPr>
          <w:del w:id="2241" w:author="Bauer, Justin (J.)" w:date="2021-10-29T11:09: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E42053" w14:paraId="4B3A2469" w14:textId="31608218" w:rsidTr="005E6FE1">
        <w:trPr>
          <w:del w:id="2242" w:author="Bauer, Justin (J.)" w:date="2021-10-29T11:09: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2F28BA" w14:textId="64A88E1B" w:rsidR="00F81BE7" w:rsidRPr="00FD127C" w:rsidDel="00E42053" w:rsidRDefault="00F81BE7" w:rsidP="005E6FE1">
            <w:pPr>
              <w:rPr>
                <w:del w:id="2243" w:author="Bauer, Justin (J.)" w:date="2021-10-29T11:09:00Z"/>
                <w:rFonts w:eastAsiaTheme="minorHAnsi" w:cs="Arial"/>
                <w:bCs/>
                <w:color w:val="808080" w:themeColor="background1" w:themeShade="80"/>
                <w:sz w:val="16"/>
                <w:szCs w:val="14"/>
              </w:rPr>
            </w:pPr>
            <w:del w:id="2244" w:author="Bauer, Justin (J.)" w:date="2021-10-29T11:09:00Z">
              <w:r w:rsidRPr="00FD127C" w:rsidDel="00E42053">
                <w:rPr>
                  <w:rFonts w:cs="Arial"/>
                  <w:bCs/>
                  <w:color w:val="808080" w:themeColor="background1" w:themeShade="80"/>
                  <w:sz w:val="16"/>
                  <w:szCs w:val="14"/>
                </w:rPr>
                <w:delText xml:space="preserve">Requirement ID: </w:delText>
              </w:r>
            </w:del>
          </w:p>
        </w:tc>
      </w:tr>
      <w:tr w:rsidR="00F81BE7" w:rsidRPr="00FD127C" w:rsidDel="00E42053" w14:paraId="2A984C2F" w14:textId="53A164F4" w:rsidTr="005E6FE1">
        <w:trPr>
          <w:del w:id="2245"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93BCDE" w14:textId="6060C2CE" w:rsidR="00F81BE7" w:rsidRPr="00FD127C" w:rsidDel="00E42053" w:rsidRDefault="00F81BE7" w:rsidP="005E6FE1">
            <w:pPr>
              <w:rPr>
                <w:del w:id="2246" w:author="Bauer, Justin (J.)" w:date="2021-10-29T11:09:00Z"/>
                <w:rFonts w:eastAsiaTheme="minorHAnsi" w:cs="Arial"/>
                <w:b/>
                <w:bCs/>
                <w:sz w:val="16"/>
                <w:szCs w:val="14"/>
              </w:rPr>
            </w:pPr>
            <w:del w:id="2247" w:author="Bauer, Justin (J.)" w:date="2021-10-29T11:09:00Z">
              <w:r w:rsidRPr="00FD127C" w:rsidDel="00E42053">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159A2" w14:textId="7B1E4747" w:rsidR="00F81BE7" w:rsidDel="00E42053" w:rsidRDefault="00F81BE7" w:rsidP="005E6FE1">
            <w:pPr>
              <w:rPr>
                <w:del w:id="2248" w:author="Bauer, Justin (J.)" w:date="2021-10-29T11:09:00Z"/>
              </w:rPr>
            </w:pPr>
          </w:p>
        </w:tc>
      </w:tr>
      <w:tr w:rsidR="00F81BE7" w:rsidRPr="00FD127C" w:rsidDel="00E42053" w14:paraId="70D73FB9" w14:textId="2D441AA4" w:rsidTr="005E6FE1">
        <w:trPr>
          <w:del w:id="2249"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AF609F" w14:textId="40EF689C" w:rsidR="00F81BE7" w:rsidRPr="00FD127C" w:rsidDel="00E42053" w:rsidRDefault="00F81BE7" w:rsidP="005E6FE1">
            <w:pPr>
              <w:rPr>
                <w:del w:id="2250" w:author="Bauer, Justin (J.)" w:date="2021-10-29T11:09:00Z"/>
                <w:rFonts w:eastAsiaTheme="minorHAnsi" w:cs="Arial"/>
                <w:b/>
                <w:bCs/>
                <w:sz w:val="16"/>
                <w:szCs w:val="14"/>
              </w:rPr>
            </w:pPr>
            <w:del w:id="2251" w:author="Bauer, Justin (J.)" w:date="2021-10-29T11:09:00Z">
              <w:r w:rsidRPr="00FD127C" w:rsidDel="00E42053">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A7A6B" w14:textId="3B8D0D4D" w:rsidR="00F81BE7" w:rsidDel="00E42053" w:rsidRDefault="00F81BE7" w:rsidP="005E6FE1">
            <w:pPr>
              <w:rPr>
                <w:del w:id="2252" w:author="Bauer, Justin (J.)" w:date="2021-10-29T11:09:00Z"/>
              </w:rPr>
            </w:pPr>
          </w:p>
        </w:tc>
      </w:tr>
      <w:tr w:rsidR="00F81BE7" w:rsidRPr="00FD127C" w:rsidDel="00E42053" w14:paraId="66F3349D" w14:textId="3E4F1ECF" w:rsidTr="005E6FE1">
        <w:trPr>
          <w:del w:id="2253"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488EE" w14:textId="3ACABD5C" w:rsidR="00F81BE7" w:rsidRPr="00FD127C" w:rsidDel="00E42053" w:rsidRDefault="00F81BE7" w:rsidP="005E6FE1">
            <w:pPr>
              <w:rPr>
                <w:del w:id="2254" w:author="Bauer, Justin (J.)" w:date="2021-10-29T11:09:00Z"/>
                <w:rFonts w:cs="Arial"/>
                <w:sz w:val="16"/>
                <w:szCs w:val="14"/>
              </w:rPr>
            </w:pPr>
            <w:del w:id="2255" w:author="Bauer, Justin (J.)" w:date="2021-10-29T11:09:00Z">
              <w:r w:rsidRPr="00FD127C" w:rsidDel="00E42053">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5DB85" w14:textId="0ECF35C9" w:rsidR="00F81BE7" w:rsidDel="00E42053" w:rsidRDefault="00F81BE7" w:rsidP="005E6FE1">
            <w:pPr>
              <w:rPr>
                <w:del w:id="2256" w:author="Bauer, Justin (J.)" w:date="2021-10-29T11:09:00Z"/>
              </w:rPr>
            </w:pPr>
          </w:p>
        </w:tc>
      </w:tr>
      <w:tr w:rsidR="00F81BE7" w:rsidRPr="00FD127C" w:rsidDel="00E42053" w14:paraId="65AE892A" w14:textId="3A2FF737" w:rsidTr="005E6FE1">
        <w:trPr>
          <w:del w:id="2257"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646D3" w14:textId="35991414" w:rsidR="00F81BE7" w:rsidRPr="00FD127C" w:rsidDel="00E42053" w:rsidRDefault="00F81BE7" w:rsidP="005E6FE1">
            <w:pPr>
              <w:rPr>
                <w:del w:id="2258" w:author="Bauer, Justin (J.)" w:date="2021-10-29T11:09:00Z"/>
                <w:rFonts w:cs="Arial"/>
                <w:b/>
                <w:bCs/>
                <w:sz w:val="16"/>
                <w:szCs w:val="14"/>
              </w:rPr>
            </w:pPr>
            <w:del w:id="2259" w:author="Bauer, Justin (J.)" w:date="2021-10-29T11:09:00Z">
              <w:r w:rsidRPr="00FD127C" w:rsidDel="00E42053">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47D3B0" w14:textId="4CA423B3" w:rsidR="00F81BE7" w:rsidDel="00E42053" w:rsidRDefault="00F81BE7" w:rsidP="005E6FE1">
            <w:pPr>
              <w:rPr>
                <w:del w:id="2260"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90C1E8" w14:textId="5285BC73" w:rsidR="00F81BE7" w:rsidRPr="00FD127C" w:rsidDel="00E42053" w:rsidRDefault="00F81BE7" w:rsidP="005E6FE1">
            <w:pPr>
              <w:ind w:left="139"/>
              <w:rPr>
                <w:del w:id="2261" w:author="Bauer, Justin (J.)" w:date="2021-10-29T11:09:00Z"/>
                <w:rFonts w:cs="Arial"/>
                <w:b/>
                <w:bCs/>
                <w:sz w:val="16"/>
                <w:szCs w:val="14"/>
              </w:rPr>
            </w:pPr>
            <w:del w:id="2262" w:author="Bauer, Justin (J.)" w:date="2021-10-29T11:09:00Z">
              <w:r w:rsidRPr="00FD127C" w:rsidDel="00E42053">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6BB93F" w14:textId="6F9B76F8" w:rsidR="00F81BE7" w:rsidDel="00E42053" w:rsidRDefault="00F81BE7" w:rsidP="005E6FE1">
            <w:pPr>
              <w:rPr>
                <w:del w:id="2263" w:author="Bauer, Justin (J.)" w:date="2021-10-29T11:09:00Z"/>
              </w:rPr>
            </w:pPr>
          </w:p>
        </w:tc>
      </w:tr>
      <w:tr w:rsidR="00F81BE7" w:rsidRPr="00FD127C" w:rsidDel="00E42053" w14:paraId="40BC244D" w14:textId="68DB5D9A" w:rsidTr="005E6FE1">
        <w:trPr>
          <w:del w:id="2264"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103F2" w14:textId="71ABBD58" w:rsidR="00F81BE7" w:rsidRPr="00FD127C" w:rsidDel="00E42053" w:rsidRDefault="00F81BE7" w:rsidP="005E6FE1">
            <w:pPr>
              <w:rPr>
                <w:del w:id="2265" w:author="Bauer, Justin (J.)" w:date="2021-10-29T11:09:00Z"/>
                <w:rFonts w:cs="Arial"/>
                <w:b/>
                <w:bCs/>
                <w:sz w:val="16"/>
                <w:szCs w:val="14"/>
              </w:rPr>
            </w:pPr>
            <w:del w:id="2266" w:author="Bauer, Justin (J.)" w:date="2021-10-29T11:09:00Z">
              <w:r w:rsidRPr="00FD127C" w:rsidDel="00E42053">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914623" w14:textId="648BC0BE" w:rsidR="00F81BE7" w:rsidDel="00E42053" w:rsidRDefault="00F81BE7" w:rsidP="005E6FE1">
            <w:pPr>
              <w:rPr>
                <w:del w:id="2267"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3C83DB" w14:textId="7D2393EF" w:rsidR="00F81BE7" w:rsidRPr="00FD127C" w:rsidDel="00E42053" w:rsidRDefault="00F81BE7" w:rsidP="005E6FE1">
            <w:pPr>
              <w:ind w:left="139"/>
              <w:rPr>
                <w:del w:id="2268" w:author="Bauer, Justin (J.)" w:date="2021-10-29T11:09:00Z"/>
                <w:rFonts w:cs="Arial"/>
                <w:b/>
                <w:bCs/>
                <w:sz w:val="16"/>
                <w:szCs w:val="16"/>
              </w:rPr>
            </w:pPr>
            <w:del w:id="2269" w:author="Bauer, Justin (J.)" w:date="2021-10-29T11:09:00Z">
              <w:r w:rsidRPr="00FD127C" w:rsidDel="00E42053">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9B4BE9" w14:textId="58EF213F" w:rsidR="00F81BE7" w:rsidDel="00E42053" w:rsidRDefault="00F81BE7" w:rsidP="005E6FE1">
            <w:pPr>
              <w:rPr>
                <w:del w:id="2270" w:author="Bauer, Justin (J.)" w:date="2021-10-29T11:09:00Z"/>
              </w:rPr>
            </w:pPr>
          </w:p>
        </w:tc>
      </w:tr>
      <w:tr w:rsidR="00F81BE7" w:rsidRPr="00FD127C" w:rsidDel="00E42053" w14:paraId="354196E6" w14:textId="46AAC9EB" w:rsidTr="005E6FE1">
        <w:trPr>
          <w:trHeight w:val="133"/>
          <w:del w:id="2271"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C98514" w14:textId="7C0AF7FC" w:rsidR="00F81BE7" w:rsidRPr="00FD127C" w:rsidDel="00E42053" w:rsidRDefault="00F81BE7" w:rsidP="005E6FE1">
            <w:pPr>
              <w:rPr>
                <w:del w:id="2272" w:author="Bauer, Justin (J.)" w:date="2021-10-29T11:09:00Z"/>
                <w:rFonts w:eastAsiaTheme="minorHAnsi" w:cs="Arial"/>
                <w:b/>
                <w:bCs/>
                <w:sz w:val="16"/>
                <w:szCs w:val="14"/>
              </w:rPr>
            </w:pPr>
            <w:del w:id="2273" w:author="Bauer, Justin (J.)" w:date="2021-10-29T11:09:00Z">
              <w:r w:rsidRPr="00FD127C" w:rsidDel="00E42053">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030158" w14:textId="4BD86D71" w:rsidR="00F81BE7" w:rsidDel="00E42053" w:rsidRDefault="00F81BE7" w:rsidP="005E6FE1">
            <w:pPr>
              <w:rPr>
                <w:del w:id="2274" w:author="Bauer, Justin (J.)" w:date="2021-10-29T11:09: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5765D5" w14:textId="081A44E2" w:rsidR="00F81BE7" w:rsidRPr="00FD127C" w:rsidDel="00E42053" w:rsidRDefault="00F81BE7" w:rsidP="005E6FE1">
            <w:pPr>
              <w:rPr>
                <w:del w:id="2275" w:author="Bauer, Justin (J.)" w:date="2021-10-29T11:09:00Z"/>
                <w:rFonts w:cs="Arial"/>
                <w:b/>
                <w:bCs/>
                <w:sz w:val="16"/>
                <w:szCs w:val="14"/>
              </w:rPr>
            </w:pPr>
            <w:del w:id="2276" w:author="Bauer, Justin (J.)" w:date="2021-10-29T11:09:00Z">
              <w:r w:rsidRPr="00FD127C" w:rsidDel="00E42053">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A868D" w14:textId="72D15682" w:rsidR="00F81BE7" w:rsidDel="00E42053" w:rsidRDefault="00F81BE7" w:rsidP="005E6FE1">
            <w:pPr>
              <w:rPr>
                <w:del w:id="2277"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38B7D3" w14:textId="2417ED5E" w:rsidR="00F81BE7" w:rsidRPr="00FD127C" w:rsidDel="00E42053" w:rsidRDefault="00F81BE7" w:rsidP="005E6FE1">
            <w:pPr>
              <w:ind w:left="128"/>
              <w:rPr>
                <w:del w:id="2278" w:author="Bauer, Justin (J.)" w:date="2021-10-29T11:09:00Z"/>
                <w:rFonts w:cs="Arial"/>
                <w:b/>
                <w:bCs/>
                <w:sz w:val="16"/>
                <w:szCs w:val="14"/>
              </w:rPr>
            </w:pPr>
            <w:del w:id="2279" w:author="Bauer, Justin (J.)" w:date="2021-10-29T11:09:00Z">
              <w:r w:rsidRPr="00FD127C" w:rsidDel="00E42053">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F0E301" w14:textId="44FA0551" w:rsidR="00F81BE7" w:rsidDel="00E42053" w:rsidRDefault="00F81BE7" w:rsidP="005E6FE1">
            <w:pPr>
              <w:rPr>
                <w:del w:id="2280" w:author="Bauer, Justin (J.)" w:date="2021-10-29T11:09:00Z"/>
              </w:rPr>
            </w:pPr>
          </w:p>
        </w:tc>
      </w:tr>
      <w:tr w:rsidR="00F81BE7" w:rsidRPr="00FD127C" w:rsidDel="00E42053" w14:paraId="4C9909A4" w14:textId="48B789E6" w:rsidTr="005E6FE1">
        <w:trPr>
          <w:del w:id="2281" w:author="Bauer, Justin (J.)" w:date="2021-10-29T11:09: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46C102" w14:textId="600CE771" w:rsidR="00F81BE7" w:rsidRPr="00FD127C" w:rsidDel="00E42053" w:rsidRDefault="005E6FE1" w:rsidP="005E6FE1">
            <w:pPr>
              <w:rPr>
                <w:del w:id="2282" w:author="Bauer, Justin (J.)" w:date="2021-10-29T11:09:00Z"/>
                <w:rFonts w:cs="Arial"/>
                <w:bCs/>
                <w:color w:val="808080" w:themeColor="background1" w:themeShade="80"/>
                <w:sz w:val="16"/>
                <w:szCs w:val="14"/>
              </w:rPr>
            </w:pPr>
            <w:del w:id="2283" w:author="Bauer, Justin (J.)" w:date="2021-10-29T11:09:00Z">
              <w:r w:rsidDel="00E42053">
                <w:fldChar w:fldCharType="begin"/>
              </w:r>
              <w:r w:rsidDel="00E42053">
                <w:delInstrText xml:space="preserve"> HYPERLINK "http://wiki.ford.com/display/RequirementsEngineering/Requirements+Attributes" </w:delInstrText>
              </w:r>
              <w:r w:rsidDel="00E42053">
                <w:fldChar w:fldCharType="separate"/>
              </w:r>
              <w:r w:rsidR="00F81BE7" w:rsidRPr="00FD127C" w:rsidDel="00E42053">
                <w:rPr>
                  <w:rStyle w:val="Hyperlink"/>
                  <w:rFonts w:cs="Arial"/>
                  <w:bCs/>
                  <w:sz w:val="16"/>
                  <w:szCs w:val="14"/>
                </w:rPr>
                <w:delText>Req. Template</w:delText>
              </w:r>
              <w:r w:rsidDel="00E42053">
                <w:rPr>
                  <w:rStyle w:val="Hyperlink"/>
                  <w:rFonts w:cs="Arial"/>
                  <w:bCs/>
                  <w:sz w:val="16"/>
                  <w:szCs w:val="14"/>
                </w:rPr>
                <w:fldChar w:fldCharType="end"/>
              </w:r>
              <w:r w:rsidR="00F81BE7" w:rsidRPr="00FD127C" w:rsidDel="00E42053">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674032" w14:textId="3F4C9EA3" w:rsidR="00F81BE7" w:rsidRPr="00FD127C" w:rsidDel="00E42053" w:rsidRDefault="00F81BE7" w:rsidP="005E6FE1">
            <w:pPr>
              <w:rPr>
                <w:del w:id="2284" w:author="Bauer, Justin (J.)" w:date="2021-10-29T11:09:00Z"/>
                <w:rFonts w:cs="Arial"/>
                <w:bCs/>
                <w:color w:val="808080" w:themeColor="background1" w:themeShade="80"/>
                <w:sz w:val="16"/>
                <w:szCs w:val="14"/>
              </w:rPr>
            </w:pPr>
            <w:del w:id="2285" w:author="Bauer, Justin (J.)" w:date="2021-10-29T11:09:00Z">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TemplateVersion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6</w:delText>
              </w:r>
              <w:r w:rsidRPr="00FD127C" w:rsidDel="00E42053">
                <w:rPr>
                  <w:rFonts w:cs="Arial"/>
                  <w:bCs/>
                  <w:color w:val="808080" w:themeColor="background1" w:themeShade="80"/>
                  <w:sz w:val="16"/>
                  <w:szCs w:val="14"/>
                </w:rPr>
                <w:fldChar w:fldCharType="end"/>
              </w:r>
              <w:r w:rsidRPr="00FD127C" w:rsidDel="00E42053">
                <w:rPr>
                  <w:rFonts w:cs="Arial"/>
                  <w:bCs/>
                  <w:color w:val="808080" w:themeColor="background1" w:themeShade="80"/>
                  <w:sz w:val="16"/>
                  <w:szCs w:val="14"/>
                </w:rPr>
                <w:delText>.</w:delText>
              </w:r>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TemplateRevision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0</w:delText>
              </w:r>
              <w:r w:rsidRPr="00FD127C" w:rsidDel="00E42053">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16892C" w14:textId="271416B3" w:rsidR="00F81BE7" w:rsidRPr="00FD127C" w:rsidDel="00E42053" w:rsidRDefault="00F81BE7" w:rsidP="005E6FE1">
            <w:pPr>
              <w:jc w:val="right"/>
              <w:rPr>
                <w:del w:id="2286" w:author="Bauer, Justin (J.)" w:date="2021-10-29T11:09:00Z"/>
                <w:rFonts w:cs="Arial"/>
                <w:bCs/>
                <w:color w:val="808080" w:themeColor="background1" w:themeShade="80"/>
                <w:sz w:val="16"/>
                <w:szCs w:val="14"/>
              </w:rPr>
            </w:pPr>
            <w:del w:id="2287" w:author="Bauer, Justin (J.)" w:date="2021-10-29T11:09:00Z">
              <w:r w:rsidRPr="00FD127C" w:rsidDel="00E42053">
                <w:rPr>
                  <w:rFonts w:cs="Arial"/>
                  <w:bCs/>
                  <w:color w:val="808080" w:themeColor="background1" w:themeShade="80"/>
                  <w:sz w:val="16"/>
                  <w:szCs w:val="14"/>
                </w:rPr>
                <w:delText>End of Requirement</w:delText>
              </w:r>
            </w:del>
          </w:p>
        </w:tc>
      </w:tr>
    </w:tbl>
    <w:p w14:paraId="2613BC4F" w14:textId="44321139" w:rsidR="00F81BE7" w:rsidDel="00E42053" w:rsidRDefault="00F81BE7" w:rsidP="00F81BE7">
      <w:pPr>
        <w:rPr>
          <w:del w:id="2288" w:author="Bauer, Justin (J.)" w:date="2021-10-29T11:09:00Z"/>
        </w:rPr>
      </w:pPr>
    </w:p>
    <w:p w14:paraId="5E2BF378" w14:textId="1A53F596" w:rsidR="00F81BE7" w:rsidRPr="0017445F" w:rsidDel="00E42053" w:rsidRDefault="00F81BE7" w:rsidP="00F81BE7">
      <w:pPr>
        <w:pStyle w:val="RERequirement"/>
        <w:shd w:val="clear" w:color="auto" w:fill="F2F2F2" w:themeFill="background1" w:themeFillShade="F2"/>
        <w:rPr>
          <w:del w:id="2289" w:author="Bauer, Justin (J.)" w:date="2021-10-29T11:09:00Z"/>
        </w:rPr>
      </w:pPr>
      <w:bookmarkStart w:id="2290" w:name="_049529e58fd56b4bc3b303e8482062be"/>
      <w:bookmarkEnd w:id="2290"/>
      <w:del w:id="2291" w:author="Bauer, Justin (J.)" w:date="2021-10-29T11:09:00Z">
        <w:r w:rsidDel="00E42053">
          <w:delText xml:space="preserve"> Send request to store after Passenger Profile Creation</w:delText>
        </w:r>
      </w:del>
    </w:p>
    <w:p w14:paraId="57283B74" w14:textId="0B3B9300" w:rsidR="00F81BE7" w:rsidDel="00E42053" w:rsidRDefault="00F81BE7" w:rsidP="00F81BE7">
      <w:pPr>
        <w:rPr>
          <w:del w:id="2292" w:author="Bauer, Justin (J.)" w:date="2021-10-29T11:09:00Z"/>
          <w:rFonts w:cs="Arial"/>
        </w:rPr>
      </w:pPr>
      <w:del w:id="2293" w:author="Bauer, Justin (J.)" w:date="2021-10-29T11:09:00Z">
        <w:r w:rsidDel="00E42053">
          <w:rPr>
            <w:rFonts w:cs="Arial"/>
          </w:rPr>
          <w:delText>When the user selects "Next" (or similar) on the Passenger Seat Configuration screen during Passenger Profile creation, the Profile Interface Client shall send InfotainmentPsngrPersStore_Rq to the Profile Management Server to request a Passenger Seat store operation.</w:delText>
        </w:r>
      </w:del>
    </w:p>
    <w:p w14:paraId="3D7DAA75" w14:textId="078321F9" w:rsidR="00F81BE7" w:rsidRPr="00C66B68" w:rsidDel="00E42053" w:rsidRDefault="00F81BE7" w:rsidP="00F81BE7">
      <w:pPr>
        <w:rPr>
          <w:del w:id="2294" w:author="Bauer, Justin (J.)" w:date="2021-10-29T11:09: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rsidDel="00E42053" w14:paraId="591335B6" w14:textId="3CC96443" w:rsidTr="005E6FE1">
        <w:trPr>
          <w:del w:id="2295" w:author="Bauer, Justin (J.)" w:date="2021-10-29T11:09: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0111C3" w14:textId="3CD7C5BB" w:rsidR="00F81BE7" w:rsidRPr="00FD127C" w:rsidDel="00E42053" w:rsidRDefault="00F81BE7" w:rsidP="005E6FE1">
            <w:pPr>
              <w:rPr>
                <w:del w:id="2296" w:author="Bauer, Justin (J.)" w:date="2021-10-29T11:09:00Z"/>
                <w:rFonts w:eastAsiaTheme="minorHAnsi" w:cs="Arial"/>
                <w:bCs/>
                <w:color w:val="808080" w:themeColor="background1" w:themeShade="80"/>
                <w:sz w:val="16"/>
                <w:szCs w:val="14"/>
              </w:rPr>
            </w:pPr>
            <w:del w:id="2297" w:author="Bauer, Justin (J.)" w:date="2021-10-29T11:09:00Z">
              <w:r w:rsidRPr="00FD127C" w:rsidDel="00E42053">
                <w:rPr>
                  <w:rFonts w:cs="Arial"/>
                  <w:bCs/>
                  <w:color w:val="808080" w:themeColor="background1" w:themeShade="80"/>
                  <w:sz w:val="16"/>
                  <w:szCs w:val="14"/>
                </w:rPr>
                <w:delText xml:space="preserve">Requirement ID: </w:delText>
              </w:r>
            </w:del>
          </w:p>
        </w:tc>
      </w:tr>
      <w:tr w:rsidR="00F81BE7" w:rsidRPr="00FD127C" w:rsidDel="00E42053" w14:paraId="0B11BF09" w14:textId="05FC8BBA" w:rsidTr="005E6FE1">
        <w:trPr>
          <w:del w:id="2298"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007915" w14:textId="5A0B3298" w:rsidR="00F81BE7" w:rsidRPr="00FD127C" w:rsidDel="00E42053" w:rsidRDefault="00F81BE7" w:rsidP="005E6FE1">
            <w:pPr>
              <w:rPr>
                <w:del w:id="2299" w:author="Bauer, Justin (J.)" w:date="2021-10-29T11:09:00Z"/>
                <w:rFonts w:eastAsiaTheme="minorHAnsi" w:cs="Arial"/>
                <w:b/>
                <w:bCs/>
                <w:sz w:val="16"/>
                <w:szCs w:val="14"/>
              </w:rPr>
            </w:pPr>
            <w:del w:id="2300" w:author="Bauer, Justin (J.)" w:date="2021-10-29T11:09:00Z">
              <w:r w:rsidRPr="00FD127C" w:rsidDel="00E42053">
                <w:rPr>
                  <w:rFonts w:cs="Arial"/>
                  <w:b/>
                  <w:bCs/>
                  <w:sz w:val="16"/>
                  <w:szCs w:val="14"/>
                </w:rPr>
                <w:delText>Rationale</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1FF09" w14:textId="7AA0CD9A" w:rsidR="00F81BE7" w:rsidDel="00E42053" w:rsidRDefault="00F81BE7" w:rsidP="005E6FE1">
            <w:pPr>
              <w:rPr>
                <w:del w:id="2301" w:author="Bauer, Justin (J.)" w:date="2021-10-29T11:09:00Z"/>
              </w:rPr>
            </w:pPr>
          </w:p>
        </w:tc>
      </w:tr>
      <w:tr w:rsidR="00F81BE7" w:rsidRPr="00FD127C" w:rsidDel="00E42053" w14:paraId="4E0FCBB2" w14:textId="6A1DD8B5" w:rsidTr="005E6FE1">
        <w:trPr>
          <w:del w:id="2302"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DA69AD" w14:textId="5B7491C9" w:rsidR="00F81BE7" w:rsidRPr="00FD127C" w:rsidDel="00E42053" w:rsidRDefault="00F81BE7" w:rsidP="005E6FE1">
            <w:pPr>
              <w:rPr>
                <w:del w:id="2303" w:author="Bauer, Justin (J.)" w:date="2021-10-29T11:09:00Z"/>
                <w:rFonts w:eastAsiaTheme="minorHAnsi" w:cs="Arial"/>
                <w:b/>
                <w:bCs/>
                <w:sz w:val="16"/>
                <w:szCs w:val="14"/>
              </w:rPr>
            </w:pPr>
            <w:del w:id="2304" w:author="Bauer, Justin (J.)" w:date="2021-10-29T11:09:00Z">
              <w:r w:rsidRPr="00FD127C" w:rsidDel="00E42053">
                <w:rPr>
                  <w:rFonts w:cs="Arial"/>
                  <w:b/>
                  <w:bCs/>
                  <w:sz w:val="16"/>
                  <w:szCs w:val="14"/>
                </w:rPr>
                <w:delText>Acceptance Criteria</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14EE89" w14:textId="2209B97E" w:rsidR="00F81BE7" w:rsidDel="00E42053" w:rsidRDefault="00F81BE7" w:rsidP="005E6FE1">
            <w:pPr>
              <w:rPr>
                <w:del w:id="2305" w:author="Bauer, Justin (J.)" w:date="2021-10-29T11:09:00Z"/>
              </w:rPr>
            </w:pPr>
          </w:p>
        </w:tc>
      </w:tr>
      <w:tr w:rsidR="00F81BE7" w:rsidRPr="00FD127C" w:rsidDel="00E42053" w14:paraId="361C8168" w14:textId="26488B3E" w:rsidTr="005E6FE1">
        <w:trPr>
          <w:del w:id="2306"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0641E8" w14:textId="6E5F6E05" w:rsidR="00F81BE7" w:rsidRPr="00FD127C" w:rsidDel="00E42053" w:rsidRDefault="00F81BE7" w:rsidP="005E6FE1">
            <w:pPr>
              <w:rPr>
                <w:del w:id="2307" w:author="Bauer, Justin (J.)" w:date="2021-10-29T11:09:00Z"/>
                <w:rFonts w:cs="Arial"/>
                <w:sz w:val="16"/>
                <w:szCs w:val="14"/>
              </w:rPr>
            </w:pPr>
            <w:del w:id="2308" w:author="Bauer, Justin (J.)" w:date="2021-10-29T11:09:00Z">
              <w:r w:rsidRPr="00FD127C" w:rsidDel="00E42053">
                <w:rPr>
                  <w:rFonts w:cs="Arial"/>
                  <w:b/>
                  <w:bCs/>
                  <w:sz w:val="16"/>
                  <w:szCs w:val="14"/>
                </w:rPr>
                <w:delText>Notes</w:delText>
              </w:r>
            </w:del>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1B3DBE" w14:textId="5E0CA5FC" w:rsidR="00F81BE7" w:rsidDel="00E42053" w:rsidRDefault="00F81BE7" w:rsidP="005E6FE1">
            <w:pPr>
              <w:rPr>
                <w:del w:id="2309" w:author="Bauer, Justin (J.)" w:date="2021-10-29T11:09:00Z"/>
              </w:rPr>
            </w:pPr>
          </w:p>
        </w:tc>
      </w:tr>
      <w:tr w:rsidR="00F81BE7" w:rsidRPr="00FD127C" w:rsidDel="00E42053" w14:paraId="09BF8D72" w14:textId="37FD252E" w:rsidTr="005E6FE1">
        <w:trPr>
          <w:del w:id="2310"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9D5562" w14:textId="093B1033" w:rsidR="00F81BE7" w:rsidRPr="00FD127C" w:rsidDel="00E42053" w:rsidRDefault="00F81BE7" w:rsidP="005E6FE1">
            <w:pPr>
              <w:rPr>
                <w:del w:id="2311" w:author="Bauer, Justin (J.)" w:date="2021-10-29T11:09:00Z"/>
                <w:rFonts w:cs="Arial"/>
                <w:b/>
                <w:bCs/>
                <w:sz w:val="16"/>
                <w:szCs w:val="14"/>
              </w:rPr>
            </w:pPr>
            <w:del w:id="2312" w:author="Bauer, Justin (J.)" w:date="2021-10-29T11:09:00Z">
              <w:r w:rsidRPr="00FD127C" w:rsidDel="00E42053">
                <w:rPr>
                  <w:rFonts w:cs="Arial"/>
                  <w:b/>
                  <w:bCs/>
                  <w:sz w:val="16"/>
                  <w:szCs w:val="14"/>
                </w:rPr>
                <w:delText>Source</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E1924D" w14:textId="39E93305" w:rsidR="00F81BE7" w:rsidDel="00E42053" w:rsidRDefault="00F81BE7" w:rsidP="005E6FE1">
            <w:pPr>
              <w:rPr>
                <w:del w:id="2313"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B67E00" w14:textId="08A0D96E" w:rsidR="00F81BE7" w:rsidRPr="00FD127C" w:rsidDel="00E42053" w:rsidRDefault="00F81BE7" w:rsidP="005E6FE1">
            <w:pPr>
              <w:ind w:left="139"/>
              <w:rPr>
                <w:del w:id="2314" w:author="Bauer, Justin (J.)" w:date="2021-10-29T11:09:00Z"/>
                <w:rFonts w:cs="Arial"/>
                <w:b/>
                <w:bCs/>
                <w:sz w:val="16"/>
                <w:szCs w:val="14"/>
              </w:rPr>
            </w:pPr>
            <w:del w:id="2315" w:author="Bauer, Justin (J.)" w:date="2021-10-29T11:09:00Z">
              <w:r w:rsidRPr="00FD127C" w:rsidDel="00E42053">
                <w:rPr>
                  <w:rFonts w:cs="Arial"/>
                  <w:b/>
                  <w:bCs/>
                  <w:sz w:val="16"/>
                  <w:szCs w:val="14"/>
                </w:rPr>
                <w:delText>Owner</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0C7A60" w14:textId="1DC209C2" w:rsidR="00F81BE7" w:rsidDel="00E42053" w:rsidRDefault="00F81BE7" w:rsidP="005E6FE1">
            <w:pPr>
              <w:rPr>
                <w:del w:id="2316" w:author="Bauer, Justin (J.)" w:date="2021-10-29T11:09:00Z"/>
              </w:rPr>
            </w:pPr>
          </w:p>
        </w:tc>
      </w:tr>
      <w:tr w:rsidR="00F81BE7" w:rsidRPr="00FD127C" w:rsidDel="00E42053" w14:paraId="39190704" w14:textId="3581CA82" w:rsidTr="005E6FE1">
        <w:trPr>
          <w:del w:id="2317"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A1F65B" w14:textId="50E9102F" w:rsidR="00F81BE7" w:rsidRPr="00FD127C" w:rsidDel="00E42053" w:rsidRDefault="00F81BE7" w:rsidP="005E6FE1">
            <w:pPr>
              <w:rPr>
                <w:del w:id="2318" w:author="Bauer, Justin (J.)" w:date="2021-10-29T11:09:00Z"/>
                <w:rFonts w:cs="Arial"/>
                <w:b/>
                <w:bCs/>
                <w:sz w:val="16"/>
                <w:szCs w:val="14"/>
              </w:rPr>
            </w:pPr>
            <w:del w:id="2319" w:author="Bauer, Justin (J.)" w:date="2021-10-29T11:09:00Z">
              <w:r w:rsidRPr="00FD127C" w:rsidDel="00E42053">
                <w:rPr>
                  <w:rFonts w:cs="Arial"/>
                  <w:b/>
                  <w:bCs/>
                  <w:sz w:val="16"/>
                  <w:szCs w:val="14"/>
                </w:rPr>
                <w:delText>Source Req.</w:delText>
              </w:r>
            </w:del>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4AD6B" w14:textId="181EB956" w:rsidR="00F81BE7" w:rsidDel="00E42053" w:rsidRDefault="00F81BE7" w:rsidP="005E6FE1">
            <w:pPr>
              <w:rPr>
                <w:del w:id="2320"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2DA9BB" w14:textId="6851C226" w:rsidR="00F81BE7" w:rsidRPr="00FD127C" w:rsidDel="00E42053" w:rsidRDefault="00F81BE7" w:rsidP="005E6FE1">
            <w:pPr>
              <w:ind w:left="139"/>
              <w:rPr>
                <w:del w:id="2321" w:author="Bauer, Justin (J.)" w:date="2021-10-29T11:09:00Z"/>
                <w:rFonts w:cs="Arial"/>
                <w:b/>
                <w:bCs/>
                <w:sz w:val="16"/>
                <w:szCs w:val="16"/>
              </w:rPr>
            </w:pPr>
            <w:del w:id="2322" w:author="Bauer, Justin (J.)" w:date="2021-10-29T11:09:00Z">
              <w:r w:rsidRPr="00FD127C" w:rsidDel="00E42053">
                <w:rPr>
                  <w:rFonts w:cs="Arial"/>
                  <w:b/>
                  <w:bCs/>
                  <w:sz w:val="16"/>
                  <w:szCs w:val="16"/>
                </w:rPr>
                <w:delText>V&amp;V Method</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D525D5" w14:textId="23921023" w:rsidR="00F81BE7" w:rsidDel="00E42053" w:rsidRDefault="00F81BE7" w:rsidP="005E6FE1">
            <w:pPr>
              <w:rPr>
                <w:del w:id="2323" w:author="Bauer, Justin (J.)" w:date="2021-10-29T11:09:00Z"/>
              </w:rPr>
            </w:pPr>
          </w:p>
        </w:tc>
      </w:tr>
      <w:tr w:rsidR="00F81BE7" w:rsidRPr="00FD127C" w:rsidDel="00E42053" w14:paraId="32C1FADA" w14:textId="4D8C0B9E" w:rsidTr="005E6FE1">
        <w:trPr>
          <w:trHeight w:val="133"/>
          <w:del w:id="2324"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EE57E" w14:textId="4D2B1C36" w:rsidR="00F81BE7" w:rsidRPr="00FD127C" w:rsidDel="00E42053" w:rsidRDefault="00F81BE7" w:rsidP="005E6FE1">
            <w:pPr>
              <w:rPr>
                <w:del w:id="2325" w:author="Bauer, Justin (J.)" w:date="2021-10-29T11:09:00Z"/>
                <w:rFonts w:eastAsiaTheme="minorHAnsi" w:cs="Arial"/>
                <w:b/>
                <w:bCs/>
                <w:sz w:val="16"/>
                <w:szCs w:val="14"/>
              </w:rPr>
            </w:pPr>
            <w:del w:id="2326" w:author="Bauer, Justin (J.)" w:date="2021-10-29T11:09:00Z">
              <w:r w:rsidRPr="00FD127C" w:rsidDel="00E42053">
                <w:rPr>
                  <w:rFonts w:cs="Arial"/>
                  <w:b/>
                  <w:bCs/>
                  <w:sz w:val="16"/>
                  <w:szCs w:val="14"/>
                </w:rPr>
                <w:delText>Type</w:delText>
              </w:r>
            </w:del>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26DFB9" w14:textId="09E61511" w:rsidR="00F81BE7" w:rsidDel="00E42053" w:rsidRDefault="00F81BE7" w:rsidP="005E6FE1">
            <w:pPr>
              <w:rPr>
                <w:del w:id="2327" w:author="Bauer, Justin (J.)" w:date="2021-10-29T11:09: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61AAF3" w14:textId="03BDBAFD" w:rsidR="00F81BE7" w:rsidRPr="00FD127C" w:rsidDel="00E42053" w:rsidRDefault="00F81BE7" w:rsidP="005E6FE1">
            <w:pPr>
              <w:rPr>
                <w:del w:id="2328" w:author="Bauer, Justin (J.)" w:date="2021-10-29T11:09:00Z"/>
                <w:rFonts w:cs="Arial"/>
                <w:b/>
                <w:bCs/>
                <w:sz w:val="16"/>
                <w:szCs w:val="14"/>
              </w:rPr>
            </w:pPr>
            <w:del w:id="2329" w:author="Bauer, Justin (J.)" w:date="2021-10-29T11:09:00Z">
              <w:r w:rsidRPr="00FD127C" w:rsidDel="00E42053">
                <w:rPr>
                  <w:rFonts w:cs="Arial"/>
                  <w:b/>
                  <w:bCs/>
                  <w:sz w:val="16"/>
                  <w:szCs w:val="14"/>
                </w:rPr>
                <w:delText>Priority</w:delText>
              </w:r>
            </w:del>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8181A" w14:textId="20BB202D" w:rsidR="00F81BE7" w:rsidDel="00E42053" w:rsidRDefault="00F81BE7" w:rsidP="005E6FE1">
            <w:pPr>
              <w:rPr>
                <w:del w:id="2330"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F15F89" w14:textId="12CFE0CE" w:rsidR="00F81BE7" w:rsidRPr="00FD127C" w:rsidDel="00E42053" w:rsidRDefault="00F81BE7" w:rsidP="005E6FE1">
            <w:pPr>
              <w:ind w:left="128"/>
              <w:rPr>
                <w:del w:id="2331" w:author="Bauer, Justin (J.)" w:date="2021-10-29T11:09:00Z"/>
                <w:rFonts w:cs="Arial"/>
                <w:b/>
                <w:bCs/>
                <w:sz w:val="16"/>
                <w:szCs w:val="14"/>
              </w:rPr>
            </w:pPr>
            <w:del w:id="2332" w:author="Bauer, Justin (J.)" w:date="2021-10-29T11:09:00Z">
              <w:r w:rsidRPr="00FD127C" w:rsidDel="00E42053">
                <w:rPr>
                  <w:rFonts w:cs="Arial"/>
                  <w:b/>
                  <w:bCs/>
                  <w:sz w:val="16"/>
                  <w:szCs w:val="14"/>
                </w:rPr>
                <w:delText>Status</w:delText>
              </w:r>
            </w:del>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EAC62F" w14:textId="4BEFE75F" w:rsidR="00F81BE7" w:rsidDel="00E42053" w:rsidRDefault="00F81BE7" w:rsidP="005E6FE1">
            <w:pPr>
              <w:rPr>
                <w:del w:id="2333" w:author="Bauer, Justin (J.)" w:date="2021-10-29T11:09:00Z"/>
              </w:rPr>
            </w:pPr>
          </w:p>
        </w:tc>
      </w:tr>
      <w:tr w:rsidR="00F81BE7" w:rsidRPr="00FD127C" w:rsidDel="00E42053" w14:paraId="1B8E0D6A" w14:textId="31D74B71" w:rsidTr="005E6FE1">
        <w:trPr>
          <w:del w:id="2334" w:author="Bauer, Justin (J.)" w:date="2021-10-29T11:09: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C147BF" w14:textId="2D3A9A68" w:rsidR="00F81BE7" w:rsidRPr="00FD127C" w:rsidDel="00E42053" w:rsidRDefault="005E6FE1" w:rsidP="005E6FE1">
            <w:pPr>
              <w:rPr>
                <w:del w:id="2335" w:author="Bauer, Justin (J.)" w:date="2021-10-29T11:09:00Z"/>
                <w:rFonts w:cs="Arial"/>
                <w:bCs/>
                <w:color w:val="808080" w:themeColor="background1" w:themeShade="80"/>
                <w:sz w:val="16"/>
                <w:szCs w:val="14"/>
              </w:rPr>
            </w:pPr>
            <w:del w:id="2336" w:author="Bauer, Justin (J.)" w:date="2021-10-29T11:09:00Z">
              <w:r w:rsidDel="00E42053">
                <w:fldChar w:fldCharType="begin"/>
              </w:r>
              <w:r w:rsidDel="00E42053">
                <w:delInstrText xml:space="preserve"> HYPERLINK "http://wiki.ford.com/display/RequirementsEngineering/Requirements+Attributes" </w:delInstrText>
              </w:r>
              <w:r w:rsidDel="00E42053">
                <w:fldChar w:fldCharType="separate"/>
              </w:r>
              <w:r w:rsidR="00F81BE7" w:rsidRPr="00FD127C" w:rsidDel="00E42053">
                <w:rPr>
                  <w:rStyle w:val="Hyperlink"/>
                  <w:rFonts w:cs="Arial"/>
                  <w:bCs/>
                  <w:sz w:val="16"/>
                  <w:szCs w:val="14"/>
                </w:rPr>
                <w:delText>Req. Template</w:delText>
              </w:r>
              <w:r w:rsidDel="00E42053">
                <w:rPr>
                  <w:rStyle w:val="Hyperlink"/>
                  <w:rFonts w:cs="Arial"/>
                  <w:bCs/>
                  <w:sz w:val="16"/>
                  <w:szCs w:val="14"/>
                </w:rPr>
                <w:fldChar w:fldCharType="end"/>
              </w:r>
              <w:r w:rsidR="00F81BE7" w:rsidRPr="00FD127C" w:rsidDel="00E42053">
                <w:rPr>
                  <w:rFonts w:cs="Arial"/>
                  <w:bCs/>
                  <w:color w:val="808080" w:themeColor="background1" w:themeShade="80"/>
                  <w:sz w:val="16"/>
                  <w:szCs w:val="14"/>
                </w:rPr>
                <w:delText xml:space="preserve"> Version</w:delText>
              </w:r>
            </w:del>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EA6053" w14:textId="2EC198FE" w:rsidR="00F81BE7" w:rsidRPr="00FD127C" w:rsidDel="00E42053" w:rsidRDefault="00F81BE7" w:rsidP="005E6FE1">
            <w:pPr>
              <w:rPr>
                <w:del w:id="2337" w:author="Bauer, Justin (J.)" w:date="2021-10-29T11:09:00Z"/>
                <w:rFonts w:cs="Arial"/>
                <w:bCs/>
                <w:color w:val="808080" w:themeColor="background1" w:themeShade="80"/>
                <w:sz w:val="16"/>
                <w:szCs w:val="14"/>
              </w:rPr>
            </w:pPr>
            <w:del w:id="2338" w:author="Bauer, Justin (J.)" w:date="2021-10-29T11:09:00Z">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TemplateVersion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6</w:delText>
              </w:r>
              <w:r w:rsidRPr="00FD127C" w:rsidDel="00E42053">
                <w:rPr>
                  <w:rFonts w:cs="Arial"/>
                  <w:bCs/>
                  <w:color w:val="808080" w:themeColor="background1" w:themeShade="80"/>
                  <w:sz w:val="16"/>
                  <w:szCs w:val="14"/>
                </w:rPr>
                <w:fldChar w:fldCharType="end"/>
              </w:r>
              <w:r w:rsidRPr="00FD127C" w:rsidDel="00E42053">
                <w:rPr>
                  <w:rFonts w:cs="Arial"/>
                  <w:bCs/>
                  <w:color w:val="808080" w:themeColor="background1" w:themeShade="80"/>
                  <w:sz w:val="16"/>
                  <w:szCs w:val="14"/>
                </w:rPr>
                <w:delText>.</w:delText>
              </w:r>
              <w:r w:rsidRPr="00FD127C" w:rsidDel="00E42053">
                <w:rPr>
                  <w:rFonts w:cs="Arial"/>
                  <w:bCs/>
                  <w:color w:val="808080" w:themeColor="background1" w:themeShade="80"/>
                  <w:sz w:val="16"/>
                  <w:szCs w:val="14"/>
                </w:rPr>
                <w:fldChar w:fldCharType="begin"/>
              </w:r>
              <w:r w:rsidRPr="00FD127C" w:rsidDel="00E42053">
                <w:rPr>
                  <w:rFonts w:cs="Arial"/>
                  <w:bCs/>
                  <w:color w:val="808080" w:themeColor="background1" w:themeShade="80"/>
                  <w:sz w:val="16"/>
                  <w:szCs w:val="14"/>
                </w:rPr>
                <w:delInstrText xml:space="preserve"> DOCPROPERTY  TemplateRevision  \* MERGEFORMAT </w:delInstrText>
              </w:r>
              <w:r w:rsidRPr="00FD127C" w:rsidDel="00E42053">
                <w:rPr>
                  <w:rFonts w:cs="Arial"/>
                  <w:bCs/>
                  <w:color w:val="808080" w:themeColor="background1" w:themeShade="80"/>
                  <w:sz w:val="16"/>
                  <w:szCs w:val="14"/>
                </w:rPr>
                <w:fldChar w:fldCharType="separate"/>
              </w:r>
              <w:r w:rsidDel="00E42053">
                <w:rPr>
                  <w:rFonts w:cs="Arial"/>
                  <w:bCs/>
                  <w:color w:val="808080" w:themeColor="background1" w:themeShade="80"/>
                  <w:sz w:val="16"/>
                  <w:szCs w:val="14"/>
                </w:rPr>
                <w:delText>0</w:delText>
              </w:r>
              <w:r w:rsidRPr="00FD127C" w:rsidDel="00E42053">
                <w:rPr>
                  <w:rFonts w:cs="Arial"/>
                  <w:bCs/>
                  <w:color w:val="808080" w:themeColor="background1" w:themeShade="80"/>
                  <w:sz w:val="16"/>
                  <w:szCs w:val="14"/>
                </w:rPr>
                <w:fldChar w:fldCharType="end"/>
              </w:r>
            </w:del>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7E263E" w14:textId="16A422CA" w:rsidR="00F81BE7" w:rsidRPr="00FD127C" w:rsidDel="00E42053" w:rsidRDefault="00F81BE7" w:rsidP="005E6FE1">
            <w:pPr>
              <w:jc w:val="right"/>
              <w:rPr>
                <w:del w:id="2339" w:author="Bauer, Justin (J.)" w:date="2021-10-29T11:09:00Z"/>
                <w:rFonts w:cs="Arial"/>
                <w:bCs/>
                <w:color w:val="808080" w:themeColor="background1" w:themeShade="80"/>
                <w:sz w:val="16"/>
                <w:szCs w:val="14"/>
              </w:rPr>
            </w:pPr>
            <w:del w:id="2340" w:author="Bauer, Justin (J.)" w:date="2021-10-29T11:09:00Z">
              <w:r w:rsidRPr="00FD127C" w:rsidDel="00E42053">
                <w:rPr>
                  <w:rFonts w:cs="Arial"/>
                  <w:bCs/>
                  <w:color w:val="808080" w:themeColor="background1" w:themeShade="80"/>
                  <w:sz w:val="16"/>
                  <w:szCs w:val="14"/>
                </w:rPr>
                <w:delText>End of Requirement</w:delText>
              </w:r>
            </w:del>
          </w:p>
        </w:tc>
      </w:tr>
    </w:tbl>
    <w:p w14:paraId="33A55CC5" w14:textId="19B6296F" w:rsidR="00F81BE7" w:rsidRDefault="00F81BE7" w:rsidP="00F81BE7">
      <w:pPr>
        <w:rPr>
          <w:ins w:id="2341" w:author="Bauer, Justin (J.)" w:date="2021-10-29T11:09:00Z"/>
        </w:rPr>
      </w:pPr>
    </w:p>
    <w:p w14:paraId="16713178" w14:textId="2AD862EC" w:rsidR="00E42053" w:rsidRPr="0017445F" w:rsidRDefault="00EA6152" w:rsidP="00E42053">
      <w:pPr>
        <w:pStyle w:val="RERequirement"/>
        <w:shd w:val="clear" w:color="auto" w:fill="F2F2F2" w:themeFill="background1" w:themeFillShade="F2"/>
        <w:rPr>
          <w:ins w:id="2342" w:author="Bauer, Justin (J.)" w:date="2021-10-29T11:09:00Z"/>
        </w:rPr>
      </w:pPr>
      <w:ins w:id="2343" w:author="Bauer, Justin (J.)" w:date="2021-11-03T11:31:00Z">
        <w:r>
          <w:t>R</w:t>
        </w:r>
      </w:ins>
      <w:ins w:id="2344" w:author="Bauer, Justin (J.)" w:date="2021-11-03T11:32:00Z">
        <w:r>
          <w:t xml:space="preserve">EQ-464837 </w:t>
        </w:r>
      </w:ins>
      <w:ins w:id="2345" w:author="Bauer, Justin (J.)" w:date="2021-10-29T11:09:00Z">
        <w:r w:rsidR="00E42053">
          <w:t>Send request to store after Manual Save request</w:t>
        </w:r>
      </w:ins>
    </w:p>
    <w:p w14:paraId="0F8390C1" w14:textId="77777777" w:rsidR="00E42053" w:rsidRDefault="00E42053" w:rsidP="00E42053">
      <w:pPr>
        <w:rPr>
          <w:ins w:id="2346" w:author="Bauer, Justin (J.)" w:date="2021-10-29T11:09:00Z"/>
          <w:rFonts w:cs="Arial"/>
        </w:rPr>
      </w:pPr>
      <w:ins w:id="2347" w:author="Bauer, Justin (J.)" w:date="2021-10-29T11:09:00Z">
        <w:r>
          <w:rPr>
            <w:rFonts w:cs="Arial"/>
          </w:rPr>
          <w:t>When the user presses the manual save button on the Profile Interface Client HMI, the Profile Interface Client shall send InfotainmentPsngrPersStore_Rq = PERS_1 to the Passenger Classic Memory System (Passenger Seat Module) to request a Passenger Seat store operation.</w:t>
        </w:r>
      </w:ins>
    </w:p>
    <w:p w14:paraId="4554EC84" w14:textId="77777777" w:rsidR="00E42053" w:rsidRPr="00C66B68" w:rsidRDefault="00E42053" w:rsidP="00E42053">
      <w:pPr>
        <w:rPr>
          <w:ins w:id="2348" w:author="Bauer, Justin (J.)" w:date="2021-10-29T11:09: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42053" w:rsidRPr="00FD127C" w14:paraId="05C92FEB" w14:textId="77777777" w:rsidTr="00C739D1">
        <w:trPr>
          <w:ins w:id="2349" w:author="Bauer, Justin (J.)" w:date="2021-10-29T11:09: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026AD4" w14:textId="77777777" w:rsidR="00E42053" w:rsidRPr="00FD127C" w:rsidRDefault="00E42053" w:rsidP="00C739D1">
            <w:pPr>
              <w:rPr>
                <w:ins w:id="2350" w:author="Bauer, Justin (J.)" w:date="2021-10-29T11:09:00Z"/>
                <w:rFonts w:eastAsiaTheme="minorHAnsi" w:cs="Arial"/>
                <w:bCs/>
                <w:color w:val="808080" w:themeColor="background1" w:themeShade="80"/>
                <w:sz w:val="16"/>
                <w:szCs w:val="14"/>
              </w:rPr>
            </w:pPr>
            <w:ins w:id="2351" w:author="Bauer, Justin (J.)" w:date="2021-10-29T11:09:00Z">
              <w:r w:rsidRPr="00FD127C">
                <w:rPr>
                  <w:rFonts w:cs="Arial"/>
                  <w:bCs/>
                  <w:color w:val="808080" w:themeColor="background1" w:themeShade="80"/>
                  <w:sz w:val="16"/>
                  <w:szCs w:val="14"/>
                </w:rPr>
                <w:t xml:space="preserve">Requirement ID: </w:t>
              </w:r>
            </w:ins>
          </w:p>
        </w:tc>
      </w:tr>
      <w:tr w:rsidR="00E42053" w:rsidRPr="00FD127C" w14:paraId="0431F0A3" w14:textId="77777777" w:rsidTr="00C739D1">
        <w:trPr>
          <w:ins w:id="2352"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40093D" w14:textId="77777777" w:rsidR="00E42053" w:rsidRPr="00FD127C" w:rsidRDefault="00E42053" w:rsidP="00C739D1">
            <w:pPr>
              <w:rPr>
                <w:ins w:id="2353" w:author="Bauer, Justin (J.)" w:date="2021-10-29T11:09:00Z"/>
                <w:rFonts w:eastAsiaTheme="minorHAnsi" w:cs="Arial"/>
                <w:b/>
                <w:bCs/>
                <w:sz w:val="16"/>
                <w:szCs w:val="14"/>
              </w:rPr>
            </w:pPr>
            <w:ins w:id="2354" w:author="Bauer, Justin (J.)" w:date="2021-10-29T11:09:00Z">
              <w:r w:rsidRPr="00FD127C">
                <w:rPr>
                  <w:rFonts w:cs="Arial"/>
                  <w:b/>
                  <w:bCs/>
                  <w:sz w:val="16"/>
                  <w:szCs w:val="14"/>
                </w:rPr>
                <w:t>Rationale</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F2BD9" w14:textId="77777777" w:rsidR="00E42053" w:rsidRDefault="00E42053" w:rsidP="00C739D1">
            <w:pPr>
              <w:rPr>
                <w:ins w:id="2355" w:author="Bauer, Justin (J.)" w:date="2021-10-29T11:09:00Z"/>
              </w:rPr>
            </w:pPr>
          </w:p>
        </w:tc>
      </w:tr>
      <w:tr w:rsidR="00E42053" w:rsidRPr="00FD127C" w14:paraId="603B0CAD" w14:textId="77777777" w:rsidTr="00C739D1">
        <w:trPr>
          <w:ins w:id="2356"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E957AA" w14:textId="77777777" w:rsidR="00E42053" w:rsidRPr="00FD127C" w:rsidRDefault="00E42053" w:rsidP="00C739D1">
            <w:pPr>
              <w:rPr>
                <w:ins w:id="2357" w:author="Bauer, Justin (J.)" w:date="2021-10-29T11:09:00Z"/>
                <w:rFonts w:eastAsiaTheme="minorHAnsi" w:cs="Arial"/>
                <w:b/>
                <w:bCs/>
                <w:sz w:val="16"/>
                <w:szCs w:val="14"/>
              </w:rPr>
            </w:pPr>
            <w:ins w:id="2358" w:author="Bauer, Justin (J.)" w:date="2021-10-29T11:09:00Z">
              <w:r w:rsidRPr="00FD127C">
                <w:rPr>
                  <w:rFonts w:cs="Arial"/>
                  <w:b/>
                  <w:bCs/>
                  <w:sz w:val="16"/>
                  <w:szCs w:val="14"/>
                </w:rPr>
                <w:t>Acceptance Criteria</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D4BBF2" w14:textId="77777777" w:rsidR="00E42053" w:rsidRDefault="00E42053" w:rsidP="00C739D1">
            <w:pPr>
              <w:rPr>
                <w:ins w:id="2359" w:author="Bauer, Justin (J.)" w:date="2021-10-29T11:09:00Z"/>
              </w:rPr>
            </w:pPr>
          </w:p>
        </w:tc>
      </w:tr>
      <w:tr w:rsidR="00E42053" w:rsidRPr="00FD127C" w14:paraId="6511F32A" w14:textId="77777777" w:rsidTr="00C739D1">
        <w:trPr>
          <w:ins w:id="2360"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239EA" w14:textId="77777777" w:rsidR="00E42053" w:rsidRPr="00FD127C" w:rsidRDefault="00E42053" w:rsidP="00C739D1">
            <w:pPr>
              <w:rPr>
                <w:ins w:id="2361" w:author="Bauer, Justin (J.)" w:date="2021-10-29T11:09:00Z"/>
                <w:rFonts w:cs="Arial"/>
                <w:sz w:val="16"/>
                <w:szCs w:val="14"/>
              </w:rPr>
            </w:pPr>
            <w:ins w:id="2362" w:author="Bauer, Justin (J.)" w:date="2021-10-29T11:09:00Z">
              <w:r w:rsidRPr="00FD127C">
                <w:rPr>
                  <w:rFonts w:cs="Arial"/>
                  <w:b/>
                  <w:bCs/>
                  <w:sz w:val="16"/>
                  <w:szCs w:val="14"/>
                </w:rPr>
                <w:t>Notes</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54A384" w14:textId="77777777" w:rsidR="00E42053" w:rsidRDefault="00E42053" w:rsidP="00C739D1">
            <w:pPr>
              <w:rPr>
                <w:ins w:id="2363" w:author="Bauer, Justin (J.)" w:date="2021-10-29T11:09:00Z"/>
              </w:rPr>
            </w:pPr>
          </w:p>
        </w:tc>
      </w:tr>
      <w:tr w:rsidR="00E42053" w:rsidRPr="00FD127C" w14:paraId="69F325E5" w14:textId="77777777" w:rsidTr="00C739D1">
        <w:trPr>
          <w:ins w:id="2364"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A87E4" w14:textId="77777777" w:rsidR="00E42053" w:rsidRPr="00FD127C" w:rsidRDefault="00E42053" w:rsidP="00C739D1">
            <w:pPr>
              <w:rPr>
                <w:ins w:id="2365" w:author="Bauer, Justin (J.)" w:date="2021-10-29T11:09:00Z"/>
                <w:rFonts w:cs="Arial"/>
                <w:b/>
                <w:bCs/>
                <w:sz w:val="16"/>
                <w:szCs w:val="14"/>
              </w:rPr>
            </w:pPr>
            <w:ins w:id="2366" w:author="Bauer, Justin (J.)" w:date="2021-10-29T11:09:00Z">
              <w:r w:rsidRPr="00FD127C">
                <w:rPr>
                  <w:rFonts w:cs="Arial"/>
                  <w:b/>
                  <w:bCs/>
                  <w:sz w:val="16"/>
                  <w:szCs w:val="14"/>
                </w:rPr>
                <w:t>Source</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2C3CC6" w14:textId="77777777" w:rsidR="00E42053" w:rsidRDefault="00E42053" w:rsidP="00C739D1">
            <w:pPr>
              <w:rPr>
                <w:ins w:id="2367"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245703" w14:textId="77777777" w:rsidR="00E42053" w:rsidRPr="00FD127C" w:rsidRDefault="00E42053" w:rsidP="00C739D1">
            <w:pPr>
              <w:ind w:left="139"/>
              <w:rPr>
                <w:ins w:id="2368" w:author="Bauer, Justin (J.)" w:date="2021-10-29T11:09:00Z"/>
                <w:rFonts w:cs="Arial"/>
                <w:b/>
                <w:bCs/>
                <w:sz w:val="16"/>
                <w:szCs w:val="14"/>
              </w:rPr>
            </w:pPr>
            <w:ins w:id="2369" w:author="Bauer, Justin (J.)" w:date="2021-10-29T11:09:00Z">
              <w:r w:rsidRPr="00FD127C">
                <w:rPr>
                  <w:rFonts w:cs="Arial"/>
                  <w:b/>
                  <w:bCs/>
                  <w:sz w:val="16"/>
                  <w:szCs w:val="14"/>
                </w:rPr>
                <w:t>Owner</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2AFB2F" w14:textId="77777777" w:rsidR="00E42053" w:rsidRDefault="00E42053" w:rsidP="00C739D1">
            <w:pPr>
              <w:rPr>
                <w:ins w:id="2370" w:author="Bauer, Justin (J.)" w:date="2021-10-29T11:09:00Z"/>
              </w:rPr>
            </w:pPr>
          </w:p>
        </w:tc>
      </w:tr>
      <w:tr w:rsidR="00E42053" w:rsidRPr="00FD127C" w14:paraId="4F90CD8D" w14:textId="77777777" w:rsidTr="00C739D1">
        <w:trPr>
          <w:ins w:id="2371"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1AAB8" w14:textId="77777777" w:rsidR="00E42053" w:rsidRPr="00FD127C" w:rsidRDefault="00E42053" w:rsidP="00C739D1">
            <w:pPr>
              <w:rPr>
                <w:ins w:id="2372" w:author="Bauer, Justin (J.)" w:date="2021-10-29T11:09:00Z"/>
                <w:rFonts w:cs="Arial"/>
                <w:b/>
                <w:bCs/>
                <w:sz w:val="16"/>
                <w:szCs w:val="14"/>
              </w:rPr>
            </w:pPr>
            <w:ins w:id="2373" w:author="Bauer, Justin (J.)" w:date="2021-10-29T11:09:00Z">
              <w:r w:rsidRPr="00FD127C">
                <w:rPr>
                  <w:rFonts w:cs="Arial"/>
                  <w:b/>
                  <w:bCs/>
                  <w:sz w:val="16"/>
                  <w:szCs w:val="14"/>
                </w:rPr>
                <w:t>Source Req.</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F173B" w14:textId="77777777" w:rsidR="00E42053" w:rsidRDefault="00E42053" w:rsidP="00C739D1">
            <w:pPr>
              <w:rPr>
                <w:ins w:id="2374"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2B09BA" w14:textId="77777777" w:rsidR="00E42053" w:rsidRPr="00FD127C" w:rsidRDefault="00E42053" w:rsidP="00C739D1">
            <w:pPr>
              <w:ind w:left="139"/>
              <w:rPr>
                <w:ins w:id="2375" w:author="Bauer, Justin (J.)" w:date="2021-10-29T11:09:00Z"/>
                <w:rFonts w:cs="Arial"/>
                <w:b/>
                <w:bCs/>
                <w:sz w:val="16"/>
                <w:szCs w:val="16"/>
              </w:rPr>
            </w:pPr>
            <w:ins w:id="2376" w:author="Bauer, Justin (J.)" w:date="2021-10-29T11:09:00Z">
              <w:r w:rsidRPr="00FD127C">
                <w:rPr>
                  <w:rFonts w:cs="Arial"/>
                  <w:b/>
                  <w:bCs/>
                  <w:sz w:val="16"/>
                  <w:szCs w:val="16"/>
                </w:rPr>
                <w:t>V&amp;V Method</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20EF81" w14:textId="77777777" w:rsidR="00E42053" w:rsidRDefault="00E42053" w:rsidP="00C739D1">
            <w:pPr>
              <w:rPr>
                <w:ins w:id="2377" w:author="Bauer, Justin (J.)" w:date="2021-10-29T11:09:00Z"/>
              </w:rPr>
            </w:pPr>
          </w:p>
        </w:tc>
      </w:tr>
      <w:tr w:rsidR="00E42053" w:rsidRPr="00FD127C" w14:paraId="3459A9B7" w14:textId="77777777" w:rsidTr="00C739D1">
        <w:trPr>
          <w:trHeight w:val="133"/>
          <w:ins w:id="2378"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A8214" w14:textId="77777777" w:rsidR="00E42053" w:rsidRPr="00FD127C" w:rsidRDefault="00E42053" w:rsidP="00C739D1">
            <w:pPr>
              <w:rPr>
                <w:ins w:id="2379" w:author="Bauer, Justin (J.)" w:date="2021-10-29T11:09:00Z"/>
                <w:rFonts w:eastAsiaTheme="minorHAnsi" w:cs="Arial"/>
                <w:b/>
                <w:bCs/>
                <w:sz w:val="16"/>
                <w:szCs w:val="14"/>
              </w:rPr>
            </w:pPr>
            <w:ins w:id="2380" w:author="Bauer, Justin (J.)" w:date="2021-10-29T11:09:00Z">
              <w:r w:rsidRPr="00FD127C">
                <w:rPr>
                  <w:rFonts w:cs="Arial"/>
                  <w:b/>
                  <w:bCs/>
                  <w:sz w:val="16"/>
                  <w:szCs w:val="14"/>
                </w:rPr>
                <w:t>Type</w:t>
              </w:r>
            </w:ins>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CCE34D" w14:textId="77777777" w:rsidR="00E42053" w:rsidRDefault="00E42053" w:rsidP="00C739D1">
            <w:pPr>
              <w:rPr>
                <w:ins w:id="2381" w:author="Bauer, Justin (J.)" w:date="2021-10-29T11:09: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38D6FF" w14:textId="77777777" w:rsidR="00E42053" w:rsidRPr="00FD127C" w:rsidRDefault="00E42053" w:rsidP="00C739D1">
            <w:pPr>
              <w:rPr>
                <w:ins w:id="2382" w:author="Bauer, Justin (J.)" w:date="2021-10-29T11:09:00Z"/>
                <w:rFonts w:cs="Arial"/>
                <w:b/>
                <w:bCs/>
                <w:sz w:val="16"/>
                <w:szCs w:val="14"/>
              </w:rPr>
            </w:pPr>
            <w:ins w:id="2383" w:author="Bauer, Justin (J.)" w:date="2021-10-29T11:09:00Z">
              <w:r w:rsidRPr="00FD127C">
                <w:rPr>
                  <w:rFonts w:cs="Arial"/>
                  <w:b/>
                  <w:bCs/>
                  <w:sz w:val="16"/>
                  <w:szCs w:val="14"/>
                </w:rPr>
                <w:t>Priority</w:t>
              </w:r>
            </w:ins>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9CA14B" w14:textId="77777777" w:rsidR="00E42053" w:rsidRDefault="00E42053" w:rsidP="00C739D1">
            <w:pPr>
              <w:rPr>
                <w:ins w:id="2384"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E49DFB" w14:textId="77777777" w:rsidR="00E42053" w:rsidRPr="00FD127C" w:rsidRDefault="00E42053" w:rsidP="00C739D1">
            <w:pPr>
              <w:ind w:left="128"/>
              <w:rPr>
                <w:ins w:id="2385" w:author="Bauer, Justin (J.)" w:date="2021-10-29T11:09:00Z"/>
                <w:rFonts w:cs="Arial"/>
                <w:b/>
                <w:bCs/>
                <w:sz w:val="16"/>
                <w:szCs w:val="14"/>
              </w:rPr>
            </w:pPr>
            <w:ins w:id="2386" w:author="Bauer, Justin (J.)" w:date="2021-10-29T11:09:00Z">
              <w:r w:rsidRPr="00FD127C">
                <w:rPr>
                  <w:rFonts w:cs="Arial"/>
                  <w:b/>
                  <w:bCs/>
                  <w:sz w:val="16"/>
                  <w:szCs w:val="14"/>
                </w:rPr>
                <w:t>Status</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8D5097" w14:textId="77777777" w:rsidR="00E42053" w:rsidRDefault="00E42053" w:rsidP="00C739D1">
            <w:pPr>
              <w:rPr>
                <w:ins w:id="2387" w:author="Bauer, Justin (J.)" w:date="2021-10-29T11:09:00Z"/>
              </w:rPr>
            </w:pPr>
          </w:p>
        </w:tc>
      </w:tr>
      <w:tr w:rsidR="00E42053" w:rsidRPr="00FD127C" w14:paraId="7B9B52A6" w14:textId="77777777" w:rsidTr="00C739D1">
        <w:trPr>
          <w:ins w:id="2388" w:author="Bauer, Justin (J.)" w:date="2021-10-29T11:09: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D0AACB" w14:textId="77777777" w:rsidR="00E42053" w:rsidRPr="00FD127C" w:rsidRDefault="00E42053" w:rsidP="00C739D1">
            <w:pPr>
              <w:rPr>
                <w:ins w:id="2389" w:author="Bauer, Justin (J.)" w:date="2021-10-29T11:09:00Z"/>
                <w:rFonts w:cs="Arial"/>
                <w:bCs/>
                <w:color w:val="808080" w:themeColor="background1" w:themeShade="80"/>
                <w:sz w:val="16"/>
                <w:szCs w:val="14"/>
              </w:rPr>
            </w:pPr>
            <w:ins w:id="2390" w:author="Bauer, Justin (J.)" w:date="2021-10-29T11:09: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ins>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351B5D" w14:textId="77777777" w:rsidR="00E42053" w:rsidRPr="00FD127C" w:rsidRDefault="00E42053" w:rsidP="00C739D1">
            <w:pPr>
              <w:rPr>
                <w:ins w:id="2391" w:author="Bauer, Justin (J.)" w:date="2021-10-29T11:09:00Z"/>
                <w:rFonts w:cs="Arial"/>
                <w:bCs/>
                <w:color w:val="808080" w:themeColor="background1" w:themeShade="80"/>
                <w:sz w:val="16"/>
                <w:szCs w:val="14"/>
              </w:rPr>
            </w:pPr>
            <w:ins w:id="2392" w:author="Bauer, Justin (J.)" w:date="2021-10-29T11:09: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ins>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67B519" w14:textId="77777777" w:rsidR="00E42053" w:rsidRPr="00FD127C" w:rsidRDefault="00E42053" w:rsidP="00C739D1">
            <w:pPr>
              <w:jc w:val="right"/>
              <w:rPr>
                <w:ins w:id="2393" w:author="Bauer, Justin (J.)" w:date="2021-10-29T11:09:00Z"/>
                <w:rFonts w:cs="Arial"/>
                <w:bCs/>
                <w:color w:val="808080" w:themeColor="background1" w:themeShade="80"/>
                <w:sz w:val="16"/>
                <w:szCs w:val="14"/>
              </w:rPr>
            </w:pPr>
            <w:ins w:id="2394" w:author="Bauer, Justin (J.)" w:date="2021-10-29T11:09:00Z">
              <w:r w:rsidRPr="00FD127C">
                <w:rPr>
                  <w:rFonts w:cs="Arial"/>
                  <w:bCs/>
                  <w:color w:val="808080" w:themeColor="background1" w:themeShade="80"/>
                  <w:sz w:val="16"/>
                  <w:szCs w:val="14"/>
                </w:rPr>
                <w:t>End of Requirement</w:t>
              </w:r>
            </w:ins>
          </w:p>
        </w:tc>
      </w:tr>
    </w:tbl>
    <w:p w14:paraId="10BEB0F4" w14:textId="77777777" w:rsidR="00E42053" w:rsidRDefault="00E42053" w:rsidP="00E42053">
      <w:pPr>
        <w:rPr>
          <w:ins w:id="2395" w:author="Bauer, Justin (J.)" w:date="2021-10-29T11:09:00Z"/>
        </w:rPr>
      </w:pPr>
    </w:p>
    <w:p w14:paraId="7E9743D9" w14:textId="63438AD1" w:rsidR="00E42053" w:rsidRPr="0017445F" w:rsidRDefault="00EA6152" w:rsidP="00E42053">
      <w:pPr>
        <w:pStyle w:val="RERequirement"/>
        <w:shd w:val="clear" w:color="auto" w:fill="F2F2F2" w:themeFill="background1" w:themeFillShade="F2"/>
        <w:rPr>
          <w:ins w:id="2396" w:author="Bauer, Justin (J.)" w:date="2021-10-29T11:09:00Z"/>
        </w:rPr>
      </w:pPr>
      <w:bookmarkStart w:id="2397" w:name="_51bf3cb3a5fe3299d63e7a3f619745bd"/>
      <w:bookmarkEnd w:id="2397"/>
      <w:ins w:id="2398" w:author="Bauer, Justin (J.)" w:date="2021-11-03T11:32:00Z">
        <w:r>
          <w:t>REQ-464838</w:t>
        </w:r>
      </w:ins>
      <w:ins w:id="2399" w:author="Bauer, Justin (J.)" w:date="2021-10-29T11:09:00Z">
        <w:r w:rsidR="00E42053">
          <w:t xml:space="preserve"> Receiving </w:t>
        </w:r>
        <w:proofErr w:type="spellStart"/>
        <w:r w:rsidR="00E42053">
          <w:t>InfotainmentPsngrPersStore_St</w:t>
        </w:r>
        <w:proofErr w:type="spellEnd"/>
        <w:r w:rsidR="00E42053">
          <w:t xml:space="preserve"> - Passenger Manual Save</w:t>
        </w:r>
      </w:ins>
    </w:p>
    <w:p w14:paraId="0C12D96A" w14:textId="77777777" w:rsidR="00E42053" w:rsidRDefault="00E42053" w:rsidP="00E42053">
      <w:pPr>
        <w:rPr>
          <w:ins w:id="2400" w:author="Bauer, Justin (J.)" w:date="2021-10-29T11:09:00Z"/>
          <w:rFonts w:cs="Arial"/>
        </w:rPr>
      </w:pPr>
      <w:ins w:id="2401" w:author="Bauer, Justin (J.)" w:date="2021-10-29T11:09:00Z">
        <w:r>
          <w:rPr>
            <w:rFonts w:cs="Arial"/>
          </w:rPr>
          <w:t>When the Profile Interface Client receives InfotainmentPsngrPersStore_St after sending InfotainmentPsngrPersStore_Rq for a manual save operation, the Profile Interface Client shall do the following based on the following received status:</w:t>
        </w:r>
      </w:ins>
    </w:p>
    <w:p w14:paraId="4A2B7B78" w14:textId="77777777" w:rsidR="00E42053" w:rsidRDefault="00E42053" w:rsidP="00E42053">
      <w:pPr>
        <w:rPr>
          <w:ins w:id="2402" w:author="Bauer, Justin (J.)" w:date="2021-10-29T11:09:00Z"/>
          <w:rFonts w:cs="Arial"/>
        </w:rPr>
      </w:pPr>
      <w:ins w:id="2403" w:author="Bauer, Justin (J.)" w:date="2021-10-29T11:09:00Z">
        <w:r>
          <w:rPr>
            <w:rFonts w:cs="Arial"/>
          </w:rPr>
          <w:t>- If COMPLETE, Profile Interface Client shall wait for feedback before displaying a confirmation prompt</w:t>
        </w:r>
      </w:ins>
    </w:p>
    <w:p w14:paraId="012C7AC5" w14:textId="77777777" w:rsidR="00E42053" w:rsidRDefault="00E42053" w:rsidP="00E42053">
      <w:pPr>
        <w:rPr>
          <w:ins w:id="2404" w:author="Bauer, Justin (J.)" w:date="2021-10-29T11:09:00Z"/>
          <w:rFonts w:cs="Arial"/>
        </w:rPr>
      </w:pPr>
      <w:ins w:id="2405" w:author="Bauer, Justin (J.)" w:date="2021-10-29T11:09:00Z">
        <w:r>
          <w:rPr>
            <w:rFonts w:cs="Arial"/>
          </w:rPr>
          <w:t>- If InProgress, Profile Interface Client shall wait until COMPLETE status is received.</w:t>
        </w:r>
      </w:ins>
    </w:p>
    <w:p w14:paraId="226E98AE" w14:textId="77777777" w:rsidR="00E42053" w:rsidRPr="00C66B68" w:rsidRDefault="00E42053" w:rsidP="00E42053">
      <w:pPr>
        <w:rPr>
          <w:ins w:id="2406" w:author="Bauer, Justin (J.)" w:date="2021-10-29T11:09: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42053" w:rsidRPr="00FD127C" w14:paraId="558B2B1D" w14:textId="77777777" w:rsidTr="00C739D1">
        <w:trPr>
          <w:ins w:id="2407" w:author="Bauer, Justin (J.)" w:date="2021-10-29T11:09: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E41F23" w14:textId="77777777" w:rsidR="00E42053" w:rsidRPr="00FD127C" w:rsidRDefault="00E42053" w:rsidP="00C739D1">
            <w:pPr>
              <w:rPr>
                <w:ins w:id="2408" w:author="Bauer, Justin (J.)" w:date="2021-10-29T11:09:00Z"/>
                <w:rFonts w:eastAsiaTheme="minorHAnsi" w:cs="Arial"/>
                <w:bCs/>
                <w:color w:val="808080" w:themeColor="background1" w:themeShade="80"/>
                <w:sz w:val="16"/>
                <w:szCs w:val="14"/>
              </w:rPr>
            </w:pPr>
            <w:ins w:id="2409" w:author="Bauer, Justin (J.)" w:date="2021-10-29T11:09:00Z">
              <w:r w:rsidRPr="00FD127C">
                <w:rPr>
                  <w:rFonts w:cs="Arial"/>
                  <w:bCs/>
                  <w:color w:val="808080" w:themeColor="background1" w:themeShade="80"/>
                  <w:sz w:val="16"/>
                  <w:szCs w:val="14"/>
                </w:rPr>
                <w:t xml:space="preserve">Requirement ID: </w:t>
              </w:r>
            </w:ins>
          </w:p>
        </w:tc>
      </w:tr>
      <w:tr w:rsidR="00E42053" w:rsidRPr="00FD127C" w14:paraId="6B3CFA59" w14:textId="77777777" w:rsidTr="00C739D1">
        <w:trPr>
          <w:ins w:id="2410"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01CBDE" w14:textId="77777777" w:rsidR="00E42053" w:rsidRPr="00FD127C" w:rsidRDefault="00E42053" w:rsidP="00C739D1">
            <w:pPr>
              <w:rPr>
                <w:ins w:id="2411" w:author="Bauer, Justin (J.)" w:date="2021-10-29T11:09:00Z"/>
                <w:rFonts w:eastAsiaTheme="minorHAnsi" w:cs="Arial"/>
                <w:b/>
                <w:bCs/>
                <w:sz w:val="16"/>
                <w:szCs w:val="14"/>
              </w:rPr>
            </w:pPr>
            <w:ins w:id="2412" w:author="Bauer, Justin (J.)" w:date="2021-10-29T11:09:00Z">
              <w:r w:rsidRPr="00FD127C">
                <w:rPr>
                  <w:rFonts w:cs="Arial"/>
                  <w:b/>
                  <w:bCs/>
                  <w:sz w:val="16"/>
                  <w:szCs w:val="14"/>
                </w:rPr>
                <w:t>Rationale</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F6DB03" w14:textId="77777777" w:rsidR="00E42053" w:rsidRDefault="00E42053" w:rsidP="00C739D1">
            <w:pPr>
              <w:rPr>
                <w:ins w:id="2413" w:author="Bauer, Justin (J.)" w:date="2021-10-29T11:09:00Z"/>
              </w:rPr>
            </w:pPr>
          </w:p>
        </w:tc>
      </w:tr>
      <w:tr w:rsidR="00E42053" w:rsidRPr="00FD127C" w14:paraId="10A9F356" w14:textId="77777777" w:rsidTr="00C739D1">
        <w:trPr>
          <w:ins w:id="2414"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5D16B4" w14:textId="77777777" w:rsidR="00E42053" w:rsidRPr="00FD127C" w:rsidRDefault="00E42053" w:rsidP="00C739D1">
            <w:pPr>
              <w:rPr>
                <w:ins w:id="2415" w:author="Bauer, Justin (J.)" w:date="2021-10-29T11:09:00Z"/>
                <w:rFonts w:eastAsiaTheme="minorHAnsi" w:cs="Arial"/>
                <w:b/>
                <w:bCs/>
                <w:sz w:val="16"/>
                <w:szCs w:val="14"/>
              </w:rPr>
            </w:pPr>
            <w:ins w:id="2416" w:author="Bauer, Justin (J.)" w:date="2021-10-29T11:09:00Z">
              <w:r w:rsidRPr="00FD127C">
                <w:rPr>
                  <w:rFonts w:cs="Arial"/>
                  <w:b/>
                  <w:bCs/>
                  <w:sz w:val="16"/>
                  <w:szCs w:val="14"/>
                </w:rPr>
                <w:t>Acceptance Criteria</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CC04C" w14:textId="77777777" w:rsidR="00E42053" w:rsidRDefault="00E42053" w:rsidP="00C739D1">
            <w:pPr>
              <w:rPr>
                <w:ins w:id="2417" w:author="Bauer, Justin (J.)" w:date="2021-10-29T11:09:00Z"/>
              </w:rPr>
            </w:pPr>
          </w:p>
        </w:tc>
      </w:tr>
      <w:tr w:rsidR="00E42053" w:rsidRPr="00FD127C" w14:paraId="040BBB7A" w14:textId="77777777" w:rsidTr="00C739D1">
        <w:trPr>
          <w:ins w:id="2418"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E8E7E8" w14:textId="77777777" w:rsidR="00E42053" w:rsidRPr="00FD127C" w:rsidRDefault="00E42053" w:rsidP="00C739D1">
            <w:pPr>
              <w:rPr>
                <w:ins w:id="2419" w:author="Bauer, Justin (J.)" w:date="2021-10-29T11:09:00Z"/>
                <w:rFonts w:cs="Arial"/>
                <w:sz w:val="16"/>
                <w:szCs w:val="14"/>
              </w:rPr>
            </w:pPr>
            <w:ins w:id="2420" w:author="Bauer, Justin (J.)" w:date="2021-10-29T11:09:00Z">
              <w:r w:rsidRPr="00FD127C">
                <w:rPr>
                  <w:rFonts w:cs="Arial"/>
                  <w:b/>
                  <w:bCs/>
                  <w:sz w:val="16"/>
                  <w:szCs w:val="14"/>
                </w:rPr>
                <w:t>Notes</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159BEE" w14:textId="77777777" w:rsidR="00E42053" w:rsidRDefault="00E42053" w:rsidP="00C739D1">
            <w:pPr>
              <w:rPr>
                <w:ins w:id="2421" w:author="Bauer, Justin (J.)" w:date="2021-10-29T11:09:00Z"/>
              </w:rPr>
            </w:pPr>
          </w:p>
        </w:tc>
      </w:tr>
      <w:tr w:rsidR="00E42053" w:rsidRPr="00FD127C" w14:paraId="07CA030C" w14:textId="77777777" w:rsidTr="00C739D1">
        <w:trPr>
          <w:ins w:id="2422"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3EBC5" w14:textId="77777777" w:rsidR="00E42053" w:rsidRPr="00FD127C" w:rsidRDefault="00E42053" w:rsidP="00C739D1">
            <w:pPr>
              <w:rPr>
                <w:ins w:id="2423" w:author="Bauer, Justin (J.)" w:date="2021-10-29T11:09:00Z"/>
                <w:rFonts w:cs="Arial"/>
                <w:b/>
                <w:bCs/>
                <w:sz w:val="16"/>
                <w:szCs w:val="14"/>
              </w:rPr>
            </w:pPr>
            <w:ins w:id="2424" w:author="Bauer, Justin (J.)" w:date="2021-10-29T11:09:00Z">
              <w:r w:rsidRPr="00FD127C">
                <w:rPr>
                  <w:rFonts w:cs="Arial"/>
                  <w:b/>
                  <w:bCs/>
                  <w:sz w:val="16"/>
                  <w:szCs w:val="14"/>
                </w:rPr>
                <w:t>Source</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18C419" w14:textId="77777777" w:rsidR="00E42053" w:rsidRDefault="00E42053" w:rsidP="00C739D1">
            <w:pPr>
              <w:rPr>
                <w:ins w:id="2425"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27E3A0" w14:textId="77777777" w:rsidR="00E42053" w:rsidRPr="00FD127C" w:rsidRDefault="00E42053" w:rsidP="00C739D1">
            <w:pPr>
              <w:ind w:left="139"/>
              <w:rPr>
                <w:ins w:id="2426" w:author="Bauer, Justin (J.)" w:date="2021-10-29T11:09:00Z"/>
                <w:rFonts w:cs="Arial"/>
                <w:b/>
                <w:bCs/>
                <w:sz w:val="16"/>
                <w:szCs w:val="14"/>
              </w:rPr>
            </w:pPr>
            <w:ins w:id="2427" w:author="Bauer, Justin (J.)" w:date="2021-10-29T11:09:00Z">
              <w:r w:rsidRPr="00FD127C">
                <w:rPr>
                  <w:rFonts w:cs="Arial"/>
                  <w:b/>
                  <w:bCs/>
                  <w:sz w:val="16"/>
                  <w:szCs w:val="14"/>
                </w:rPr>
                <w:t>Owner</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544439" w14:textId="77777777" w:rsidR="00E42053" w:rsidRDefault="00E42053" w:rsidP="00C739D1">
            <w:pPr>
              <w:rPr>
                <w:ins w:id="2428" w:author="Bauer, Justin (J.)" w:date="2021-10-29T11:09:00Z"/>
              </w:rPr>
            </w:pPr>
          </w:p>
        </w:tc>
      </w:tr>
      <w:tr w:rsidR="00E42053" w:rsidRPr="00FD127C" w14:paraId="6A8B5065" w14:textId="77777777" w:rsidTr="00C739D1">
        <w:trPr>
          <w:ins w:id="2429"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E389A5" w14:textId="77777777" w:rsidR="00E42053" w:rsidRPr="00FD127C" w:rsidRDefault="00E42053" w:rsidP="00C739D1">
            <w:pPr>
              <w:rPr>
                <w:ins w:id="2430" w:author="Bauer, Justin (J.)" w:date="2021-10-29T11:09:00Z"/>
                <w:rFonts w:cs="Arial"/>
                <w:b/>
                <w:bCs/>
                <w:sz w:val="16"/>
                <w:szCs w:val="14"/>
              </w:rPr>
            </w:pPr>
            <w:ins w:id="2431" w:author="Bauer, Justin (J.)" w:date="2021-10-29T11:09:00Z">
              <w:r w:rsidRPr="00FD127C">
                <w:rPr>
                  <w:rFonts w:cs="Arial"/>
                  <w:b/>
                  <w:bCs/>
                  <w:sz w:val="16"/>
                  <w:szCs w:val="14"/>
                </w:rPr>
                <w:t>Source Req.</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24782E" w14:textId="77777777" w:rsidR="00E42053" w:rsidRDefault="00E42053" w:rsidP="00C739D1">
            <w:pPr>
              <w:rPr>
                <w:ins w:id="2432"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232C4A" w14:textId="77777777" w:rsidR="00E42053" w:rsidRPr="00FD127C" w:rsidRDefault="00E42053" w:rsidP="00C739D1">
            <w:pPr>
              <w:ind w:left="139"/>
              <w:rPr>
                <w:ins w:id="2433" w:author="Bauer, Justin (J.)" w:date="2021-10-29T11:09:00Z"/>
                <w:rFonts w:cs="Arial"/>
                <w:b/>
                <w:bCs/>
                <w:sz w:val="16"/>
                <w:szCs w:val="16"/>
              </w:rPr>
            </w:pPr>
            <w:ins w:id="2434" w:author="Bauer, Justin (J.)" w:date="2021-10-29T11:09:00Z">
              <w:r w:rsidRPr="00FD127C">
                <w:rPr>
                  <w:rFonts w:cs="Arial"/>
                  <w:b/>
                  <w:bCs/>
                  <w:sz w:val="16"/>
                  <w:szCs w:val="16"/>
                </w:rPr>
                <w:t>V&amp;V Method</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66F9D5" w14:textId="77777777" w:rsidR="00E42053" w:rsidRDefault="00E42053" w:rsidP="00C739D1">
            <w:pPr>
              <w:rPr>
                <w:ins w:id="2435" w:author="Bauer, Justin (J.)" w:date="2021-10-29T11:09:00Z"/>
              </w:rPr>
            </w:pPr>
          </w:p>
        </w:tc>
      </w:tr>
      <w:tr w:rsidR="00E42053" w:rsidRPr="00FD127C" w14:paraId="7316E47A" w14:textId="77777777" w:rsidTr="00C739D1">
        <w:trPr>
          <w:trHeight w:val="133"/>
          <w:ins w:id="2436"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821BB" w14:textId="77777777" w:rsidR="00E42053" w:rsidRPr="00FD127C" w:rsidRDefault="00E42053" w:rsidP="00C739D1">
            <w:pPr>
              <w:rPr>
                <w:ins w:id="2437" w:author="Bauer, Justin (J.)" w:date="2021-10-29T11:09:00Z"/>
                <w:rFonts w:eastAsiaTheme="minorHAnsi" w:cs="Arial"/>
                <w:b/>
                <w:bCs/>
                <w:sz w:val="16"/>
                <w:szCs w:val="14"/>
              </w:rPr>
            </w:pPr>
            <w:ins w:id="2438" w:author="Bauer, Justin (J.)" w:date="2021-10-29T11:09:00Z">
              <w:r w:rsidRPr="00FD127C">
                <w:rPr>
                  <w:rFonts w:cs="Arial"/>
                  <w:b/>
                  <w:bCs/>
                  <w:sz w:val="16"/>
                  <w:szCs w:val="14"/>
                </w:rPr>
                <w:t>Type</w:t>
              </w:r>
            </w:ins>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530A7A" w14:textId="77777777" w:rsidR="00E42053" w:rsidRDefault="00E42053" w:rsidP="00C739D1">
            <w:pPr>
              <w:rPr>
                <w:ins w:id="2439" w:author="Bauer, Justin (J.)" w:date="2021-10-29T11:09: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5DACA" w14:textId="77777777" w:rsidR="00E42053" w:rsidRPr="00FD127C" w:rsidRDefault="00E42053" w:rsidP="00C739D1">
            <w:pPr>
              <w:rPr>
                <w:ins w:id="2440" w:author="Bauer, Justin (J.)" w:date="2021-10-29T11:09:00Z"/>
                <w:rFonts w:cs="Arial"/>
                <w:b/>
                <w:bCs/>
                <w:sz w:val="16"/>
                <w:szCs w:val="14"/>
              </w:rPr>
            </w:pPr>
            <w:ins w:id="2441" w:author="Bauer, Justin (J.)" w:date="2021-10-29T11:09:00Z">
              <w:r w:rsidRPr="00FD127C">
                <w:rPr>
                  <w:rFonts w:cs="Arial"/>
                  <w:b/>
                  <w:bCs/>
                  <w:sz w:val="16"/>
                  <w:szCs w:val="14"/>
                </w:rPr>
                <w:t>Priority</w:t>
              </w:r>
            </w:ins>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74382" w14:textId="77777777" w:rsidR="00E42053" w:rsidRDefault="00E42053" w:rsidP="00C739D1">
            <w:pPr>
              <w:rPr>
                <w:ins w:id="2442"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95C10C" w14:textId="77777777" w:rsidR="00E42053" w:rsidRPr="00FD127C" w:rsidRDefault="00E42053" w:rsidP="00C739D1">
            <w:pPr>
              <w:ind w:left="128"/>
              <w:rPr>
                <w:ins w:id="2443" w:author="Bauer, Justin (J.)" w:date="2021-10-29T11:09:00Z"/>
                <w:rFonts w:cs="Arial"/>
                <w:b/>
                <w:bCs/>
                <w:sz w:val="16"/>
                <w:szCs w:val="14"/>
              </w:rPr>
            </w:pPr>
            <w:ins w:id="2444" w:author="Bauer, Justin (J.)" w:date="2021-10-29T11:09:00Z">
              <w:r w:rsidRPr="00FD127C">
                <w:rPr>
                  <w:rFonts w:cs="Arial"/>
                  <w:b/>
                  <w:bCs/>
                  <w:sz w:val="16"/>
                  <w:szCs w:val="14"/>
                </w:rPr>
                <w:t>Status</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1BB5B6" w14:textId="77777777" w:rsidR="00E42053" w:rsidRDefault="00E42053" w:rsidP="00C739D1">
            <w:pPr>
              <w:rPr>
                <w:ins w:id="2445" w:author="Bauer, Justin (J.)" w:date="2021-10-29T11:09:00Z"/>
              </w:rPr>
            </w:pPr>
          </w:p>
        </w:tc>
      </w:tr>
      <w:tr w:rsidR="00E42053" w:rsidRPr="00FD127C" w14:paraId="01727DF4" w14:textId="77777777" w:rsidTr="00C739D1">
        <w:trPr>
          <w:ins w:id="2446" w:author="Bauer, Justin (J.)" w:date="2021-10-29T11:09: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480299" w14:textId="77777777" w:rsidR="00E42053" w:rsidRPr="00FD127C" w:rsidRDefault="00E42053" w:rsidP="00C739D1">
            <w:pPr>
              <w:rPr>
                <w:ins w:id="2447" w:author="Bauer, Justin (J.)" w:date="2021-10-29T11:09:00Z"/>
                <w:rFonts w:cs="Arial"/>
                <w:bCs/>
                <w:color w:val="808080" w:themeColor="background1" w:themeShade="80"/>
                <w:sz w:val="16"/>
                <w:szCs w:val="14"/>
              </w:rPr>
            </w:pPr>
            <w:ins w:id="2448" w:author="Bauer, Justin (J.)" w:date="2021-10-29T11:09: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ins>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987F2C" w14:textId="77777777" w:rsidR="00E42053" w:rsidRPr="00FD127C" w:rsidRDefault="00E42053" w:rsidP="00C739D1">
            <w:pPr>
              <w:rPr>
                <w:ins w:id="2449" w:author="Bauer, Justin (J.)" w:date="2021-10-29T11:09:00Z"/>
                <w:rFonts w:cs="Arial"/>
                <w:bCs/>
                <w:color w:val="808080" w:themeColor="background1" w:themeShade="80"/>
                <w:sz w:val="16"/>
                <w:szCs w:val="14"/>
              </w:rPr>
            </w:pPr>
            <w:ins w:id="2450" w:author="Bauer, Justin (J.)" w:date="2021-10-29T11:09: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ins>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53A1C8" w14:textId="77777777" w:rsidR="00E42053" w:rsidRPr="00FD127C" w:rsidRDefault="00E42053" w:rsidP="00C739D1">
            <w:pPr>
              <w:jc w:val="right"/>
              <w:rPr>
                <w:ins w:id="2451" w:author="Bauer, Justin (J.)" w:date="2021-10-29T11:09:00Z"/>
                <w:rFonts w:cs="Arial"/>
                <w:bCs/>
                <w:color w:val="808080" w:themeColor="background1" w:themeShade="80"/>
                <w:sz w:val="16"/>
                <w:szCs w:val="14"/>
              </w:rPr>
            </w:pPr>
            <w:ins w:id="2452" w:author="Bauer, Justin (J.)" w:date="2021-10-29T11:09:00Z">
              <w:r w:rsidRPr="00FD127C">
                <w:rPr>
                  <w:rFonts w:cs="Arial"/>
                  <w:bCs/>
                  <w:color w:val="808080" w:themeColor="background1" w:themeShade="80"/>
                  <w:sz w:val="16"/>
                  <w:szCs w:val="14"/>
                </w:rPr>
                <w:t>End of Requirement</w:t>
              </w:r>
            </w:ins>
          </w:p>
        </w:tc>
      </w:tr>
    </w:tbl>
    <w:p w14:paraId="2056BCB4" w14:textId="77777777" w:rsidR="00E42053" w:rsidRDefault="00E42053" w:rsidP="00E42053">
      <w:pPr>
        <w:rPr>
          <w:ins w:id="2453" w:author="Bauer, Justin (J.)" w:date="2021-10-29T11:09:00Z"/>
        </w:rPr>
      </w:pPr>
    </w:p>
    <w:p w14:paraId="3A920EAC" w14:textId="77777777" w:rsidR="00E42053" w:rsidRPr="0017445F" w:rsidRDefault="00E42053" w:rsidP="00E42053">
      <w:pPr>
        <w:pStyle w:val="RERequirement"/>
        <w:shd w:val="clear" w:color="auto" w:fill="F2F2F2" w:themeFill="background1" w:themeFillShade="F2"/>
        <w:rPr>
          <w:ins w:id="2454" w:author="Bauer, Justin (J.)" w:date="2021-10-29T11:09:00Z"/>
        </w:rPr>
      </w:pPr>
      <w:bookmarkStart w:id="2455" w:name="_Hlk86398127"/>
      <w:ins w:id="2456" w:author="Bauer, Justin (J.)" w:date="2021-10-29T11:09:00Z">
        <w:r>
          <w:lastRenderedPageBreak/>
          <w:t xml:space="preserve">REQ-462370/A </w:t>
        </w:r>
        <w:bookmarkEnd w:id="2455"/>
        <w:r>
          <w:t>Send request to store after Passenger Profile Creation</w:t>
        </w:r>
      </w:ins>
    </w:p>
    <w:p w14:paraId="1049B431" w14:textId="77777777" w:rsidR="00E42053" w:rsidRDefault="00E42053" w:rsidP="00E42053">
      <w:pPr>
        <w:rPr>
          <w:ins w:id="2457" w:author="Bauer, Justin (J.)" w:date="2021-10-29T11:09:00Z"/>
          <w:rFonts w:cs="Arial"/>
        </w:rPr>
      </w:pPr>
      <w:ins w:id="2458" w:author="Bauer, Justin (J.)" w:date="2021-10-29T11:09:00Z">
        <w:r>
          <w:rPr>
            <w:rFonts w:cs="Arial"/>
          </w:rPr>
          <w:t>When the user selects "Next" (or similar) on the Passenger Seat Configuration screen during Passenger Profile creation, the Profile Interface Client shall send InfotainmentPsngrPersStore_Rq = PERS_1 to the Passenger Classic Memory System (Passenger Seat Module) to request a Passenger Seat store operation.</w:t>
        </w:r>
      </w:ins>
    </w:p>
    <w:p w14:paraId="7692738B" w14:textId="77777777" w:rsidR="00E42053" w:rsidRPr="00C66B68" w:rsidRDefault="00E42053" w:rsidP="00E42053">
      <w:pPr>
        <w:rPr>
          <w:ins w:id="2459" w:author="Bauer, Justin (J.)" w:date="2021-10-29T11:09: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42053" w:rsidRPr="00FD127C" w14:paraId="019BEA77" w14:textId="77777777" w:rsidTr="00C739D1">
        <w:trPr>
          <w:ins w:id="2460" w:author="Bauer, Justin (J.)" w:date="2021-10-29T11:09: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67A117" w14:textId="77777777" w:rsidR="00E42053" w:rsidRPr="00FD127C" w:rsidRDefault="00E42053" w:rsidP="00C739D1">
            <w:pPr>
              <w:rPr>
                <w:ins w:id="2461" w:author="Bauer, Justin (J.)" w:date="2021-10-29T11:09:00Z"/>
                <w:rFonts w:eastAsiaTheme="minorHAnsi" w:cs="Arial"/>
                <w:bCs/>
                <w:color w:val="808080" w:themeColor="background1" w:themeShade="80"/>
                <w:sz w:val="16"/>
                <w:szCs w:val="14"/>
              </w:rPr>
            </w:pPr>
            <w:ins w:id="2462" w:author="Bauer, Justin (J.)" w:date="2021-10-29T11:09:00Z">
              <w:r w:rsidRPr="00FD127C">
                <w:rPr>
                  <w:rFonts w:cs="Arial"/>
                  <w:bCs/>
                  <w:color w:val="808080" w:themeColor="background1" w:themeShade="80"/>
                  <w:sz w:val="16"/>
                  <w:szCs w:val="14"/>
                </w:rPr>
                <w:t>Requirement ID: REQ-462370/A</w:t>
              </w:r>
            </w:ins>
          </w:p>
        </w:tc>
      </w:tr>
      <w:tr w:rsidR="00E42053" w:rsidRPr="00FD127C" w14:paraId="663EC8F5" w14:textId="77777777" w:rsidTr="00C739D1">
        <w:trPr>
          <w:ins w:id="2463"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E9B7D" w14:textId="77777777" w:rsidR="00E42053" w:rsidRPr="00FD127C" w:rsidRDefault="00E42053" w:rsidP="00C739D1">
            <w:pPr>
              <w:rPr>
                <w:ins w:id="2464" w:author="Bauer, Justin (J.)" w:date="2021-10-29T11:09:00Z"/>
                <w:rFonts w:eastAsiaTheme="minorHAnsi" w:cs="Arial"/>
                <w:b/>
                <w:bCs/>
                <w:sz w:val="16"/>
                <w:szCs w:val="14"/>
              </w:rPr>
            </w:pPr>
            <w:ins w:id="2465" w:author="Bauer, Justin (J.)" w:date="2021-10-29T11:09:00Z">
              <w:r w:rsidRPr="00FD127C">
                <w:rPr>
                  <w:rFonts w:cs="Arial"/>
                  <w:b/>
                  <w:bCs/>
                  <w:sz w:val="16"/>
                  <w:szCs w:val="14"/>
                </w:rPr>
                <w:t>Rationale</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FF674" w14:textId="77777777" w:rsidR="00E42053" w:rsidRDefault="00E42053" w:rsidP="00C739D1">
            <w:pPr>
              <w:rPr>
                <w:ins w:id="2466" w:author="Bauer, Justin (J.)" w:date="2021-10-29T11:09:00Z"/>
              </w:rPr>
            </w:pPr>
          </w:p>
        </w:tc>
      </w:tr>
      <w:tr w:rsidR="00E42053" w:rsidRPr="00FD127C" w14:paraId="5C08986B" w14:textId="77777777" w:rsidTr="00C739D1">
        <w:trPr>
          <w:ins w:id="2467"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B052EC" w14:textId="77777777" w:rsidR="00E42053" w:rsidRPr="00FD127C" w:rsidRDefault="00E42053" w:rsidP="00C739D1">
            <w:pPr>
              <w:rPr>
                <w:ins w:id="2468" w:author="Bauer, Justin (J.)" w:date="2021-10-29T11:09:00Z"/>
                <w:rFonts w:eastAsiaTheme="minorHAnsi" w:cs="Arial"/>
                <w:b/>
                <w:bCs/>
                <w:sz w:val="16"/>
                <w:szCs w:val="14"/>
              </w:rPr>
            </w:pPr>
            <w:ins w:id="2469" w:author="Bauer, Justin (J.)" w:date="2021-10-29T11:09:00Z">
              <w:r w:rsidRPr="00FD127C">
                <w:rPr>
                  <w:rFonts w:cs="Arial"/>
                  <w:b/>
                  <w:bCs/>
                  <w:sz w:val="16"/>
                  <w:szCs w:val="14"/>
                </w:rPr>
                <w:t>Acceptance Criteria</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69DB23" w14:textId="77777777" w:rsidR="00E42053" w:rsidRDefault="00E42053" w:rsidP="00C739D1">
            <w:pPr>
              <w:rPr>
                <w:ins w:id="2470" w:author="Bauer, Justin (J.)" w:date="2021-10-29T11:09:00Z"/>
              </w:rPr>
            </w:pPr>
          </w:p>
        </w:tc>
      </w:tr>
      <w:tr w:rsidR="00E42053" w:rsidRPr="00FD127C" w14:paraId="0D12286B" w14:textId="77777777" w:rsidTr="00C739D1">
        <w:trPr>
          <w:ins w:id="2471"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C1E62" w14:textId="77777777" w:rsidR="00E42053" w:rsidRPr="00FD127C" w:rsidRDefault="00E42053" w:rsidP="00C739D1">
            <w:pPr>
              <w:rPr>
                <w:ins w:id="2472" w:author="Bauer, Justin (J.)" w:date="2021-10-29T11:09:00Z"/>
                <w:rFonts w:cs="Arial"/>
                <w:sz w:val="16"/>
                <w:szCs w:val="14"/>
              </w:rPr>
            </w:pPr>
            <w:ins w:id="2473" w:author="Bauer, Justin (J.)" w:date="2021-10-29T11:09:00Z">
              <w:r w:rsidRPr="00FD127C">
                <w:rPr>
                  <w:rFonts w:cs="Arial"/>
                  <w:b/>
                  <w:bCs/>
                  <w:sz w:val="16"/>
                  <w:szCs w:val="14"/>
                </w:rPr>
                <w:t>Notes</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66374" w14:textId="77777777" w:rsidR="00E42053" w:rsidRDefault="00E42053" w:rsidP="00C739D1">
            <w:pPr>
              <w:rPr>
                <w:ins w:id="2474" w:author="Bauer, Justin (J.)" w:date="2021-10-29T11:09:00Z"/>
              </w:rPr>
            </w:pPr>
          </w:p>
        </w:tc>
      </w:tr>
      <w:tr w:rsidR="00E42053" w:rsidRPr="00FD127C" w14:paraId="55ECA191" w14:textId="77777777" w:rsidTr="00C739D1">
        <w:trPr>
          <w:ins w:id="2475"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A54B18" w14:textId="77777777" w:rsidR="00E42053" w:rsidRPr="00FD127C" w:rsidRDefault="00E42053" w:rsidP="00C739D1">
            <w:pPr>
              <w:rPr>
                <w:ins w:id="2476" w:author="Bauer, Justin (J.)" w:date="2021-10-29T11:09:00Z"/>
                <w:rFonts w:cs="Arial"/>
                <w:b/>
                <w:bCs/>
                <w:sz w:val="16"/>
                <w:szCs w:val="14"/>
              </w:rPr>
            </w:pPr>
            <w:ins w:id="2477" w:author="Bauer, Justin (J.)" w:date="2021-10-29T11:09:00Z">
              <w:r w:rsidRPr="00FD127C">
                <w:rPr>
                  <w:rFonts w:cs="Arial"/>
                  <w:b/>
                  <w:bCs/>
                  <w:sz w:val="16"/>
                  <w:szCs w:val="14"/>
                </w:rPr>
                <w:t>Source</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3E905D" w14:textId="77777777" w:rsidR="00E42053" w:rsidRDefault="00E42053" w:rsidP="00C739D1">
            <w:pPr>
              <w:rPr>
                <w:ins w:id="2478"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3525EA" w14:textId="77777777" w:rsidR="00E42053" w:rsidRPr="00FD127C" w:rsidRDefault="00E42053" w:rsidP="00C739D1">
            <w:pPr>
              <w:ind w:left="139"/>
              <w:rPr>
                <w:ins w:id="2479" w:author="Bauer, Justin (J.)" w:date="2021-10-29T11:09:00Z"/>
                <w:rFonts w:cs="Arial"/>
                <w:b/>
                <w:bCs/>
                <w:sz w:val="16"/>
                <w:szCs w:val="14"/>
              </w:rPr>
            </w:pPr>
            <w:ins w:id="2480" w:author="Bauer, Justin (J.)" w:date="2021-10-29T11:09:00Z">
              <w:r w:rsidRPr="00FD127C">
                <w:rPr>
                  <w:rFonts w:cs="Arial"/>
                  <w:b/>
                  <w:bCs/>
                  <w:sz w:val="16"/>
                  <w:szCs w:val="14"/>
                </w:rPr>
                <w:t>Owner</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C4B96" w14:textId="77777777" w:rsidR="00E42053" w:rsidRDefault="00E42053" w:rsidP="00C739D1">
            <w:pPr>
              <w:rPr>
                <w:ins w:id="2481" w:author="Bauer, Justin (J.)" w:date="2021-10-29T11:09:00Z"/>
              </w:rPr>
            </w:pPr>
          </w:p>
        </w:tc>
      </w:tr>
      <w:tr w:rsidR="00E42053" w:rsidRPr="00FD127C" w14:paraId="0884D8D0" w14:textId="77777777" w:rsidTr="00C739D1">
        <w:trPr>
          <w:ins w:id="2482"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F1CFA" w14:textId="77777777" w:rsidR="00E42053" w:rsidRPr="00FD127C" w:rsidRDefault="00E42053" w:rsidP="00C739D1">
            <w:pPr>
              <w:rPr>
                <w:ins w:id="2483" w:author="Bauer, Justin (J.)" w:date="2021-10-29T11:09:00Z"/>
                <w:rFonts w:cs="Arial"/>
                <w:b/>
                <w:bCs/>
                <w:sz w:val="16"/>
                <w:szCs w:val="14"/>
              </w:rPr>
            </w:pPr>
            <w:ins w:id="2484" w:author="Bauer, Justin (J.)" w:date="2021-10-29T11:09:00Z">
              <w:r w:rsidRPr="00FD127C">
                <w:rPr>
                  <w:rFonts w:cs="Arial"/>
                  <w:b/>
                  <w:bCs/>
                  <w:sz w:val="16"/>
                  <w:szCs w:val="14"/>
                </w:rPr>
                <w:t>Source Req.</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0792D6" w14:textId="77777777" w:rsidR="00E42053" w:rsidRDefault="00E42053" w:rsidP="00C739D1">
            <w:pPr>
              <w:rPr>
                <w:ins w:id="2485"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990ADD" w14:textId="77777777" w:rsidR="00E42053" w:rsidRPr="00FD127C" w:rsidRDefault="00E42053" w:rsidP="00C739D1">
            <w:pPr>
              <w:ind w:left="139"/>
              <w:rPr>
                <w:ins w:id="2486" w:author="Bauer, Justin (J.)" w:date="2021-10-29T11:09:00Z"/>
                <w:rFonts w:cs="Arial"/>
                <w:b/>
                <w:bCs/>
                <w:sz w:val="16"/>
                <w:szCs w:val="16"/>
              </w:rPr>
            </w:pPr>
            <w:ins w:id="2487" w:author="Bauer, Justin (J.)" w:date="2021-10-29T11:09:00Z">
              <w:r w:rsidRPr="00FD127C">
                <w:rPr>
                  <w:rFonts w:cs="Arial"/>
                  <w:b/>
                  <w:bCs/>
                  <w:sz w:val="16"/>
                  <w:szCs w:val="16"/>
                </w:rPr>
                <w:t>V&amp;V Method</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428212" w14:textId="77777777" w:rsidR="00E42053" w:rsidRDefault="00E42053" w:rsidP="00C739D1">
            <w:pPr>
              <w:rPr>
                <w:ins w:id="2488" w:author="Bauer, Justin (J.)" w:date="2021-10-29T11:09:00Z"/>
              </w:rPr>
            </w:pPr>
          </w:p>
        </w:tc>
      </w:tr>
      <w:tr w:rsidR="00E42053" w:rsidRPr="00FD127C" w14:paraId="5F035D8B" w14:textId="77777777" w:rsidTr="00C739D1">
        <w:trPr>
          <w:trHeight w:val="133"/>
          <w:ins w:id="2489"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7E692B" w14:textId="77777777" w:rsidR="00E42053" w:rsidRPr="00FD127C" w:rsidRDefault="00E42053" w:rsidP="00C739D1">
            <w:pPr>
              <w:rPr>
                <w:ins w:id="2490" w:author="Bauer, Justin (J.)" w:date="2021-10-29T11:09:00Z"/>
                <w:rFonts w:eastAsiaTheme="minorHAnsi" w:cs="Arial"/>
                <w:b/>
                <w:bCs/>
                <w:sz w:val="16"/>
                <w:szCs w:val="14"/>
              </w:rPr>
            </w:pPr>
            <w:ins w:id="2491" w:author="Bauer, Justin (J.)" w:date="2021-10-29T11:09:00Z">
              <w:r w:rsidRPr="00FD127C">
                <w:rPr>
                  <w:rFonts w:cs="Arial"/>
                  <w:b/>
                  <w:bCs/>
                  <w:sz w:val="16"/>
                  <w:szCs w:val="14"/>
                </w:rPr>
                <w:t>Type</w:t>
              </w:r>
            </w:ins>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958D01" w14:textId="77777777" w:rsidR="00E42053" w:rsidRDefault="00E42053" w:rsidP="00C739D1">
            <w:pPr>
              <w:rPr>
                <w:ins w:id="2492" w:author="Bauer, Justin (J.)" w:date="2021-10-29T11:09: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4F5F44" w14:textId="77777777" w:rsidR="00E42053" w:rsidRPr="00FD127C" w:rsidRDefault="00E42053" w:rsidP="00C739D1">
            <w:pPr>
              <w:rPr>
                <w:ins w:id="2493" w:author="Bauer, Justin (J.)" w:date="2021-10-29T11:09:00Z"/>
                <w:rFonts w:cs="Arial"/>
                <w:b/>
                <w:bCs/>
                <w:sz w:val="16"/>
                <w:szCs w:val="14"/>
              </w:rPr>
            </w:pPr>
            <w:ins w:id="2494" w:author="Bauer, Justin (J.)" w:date="2021-10-29T11:09:00Z">
              <w:r w:rsidRPr="00FD127C">
                <w:rPr>
                  <w:rFonts w:cs="Arial"/>
                  <w:b/>
                  <w:bCs/>
                  <w:sz w:val="16"/>
                  <w:szCs w:val="14"/>
                </w:rPr>
                <w:t>Priority</w:t>
              </w:r>
            </w:ins>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68FF0" w14:textId="77777777" w:rsidR="00E42053" w:rsidRDefault="00E42053" w:rsidP="00C739D1">
            <w:pPr>
              <w:rPr>
                <w:ins w:id="2495"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CCDB07" w14:textId="77777777" w:rsidR="00E42053" w:rsidRPr="00FD127C" w:rsidRDefault="00E42053" w:rsidP="00C739D1">
            <w:pPr>
              <w:ind w:left="128"/>
              <w:rPr>
                <w:ins w:id="2496" w:author="Bauer, Justin (J.)" w:date="2021-10-29T11:09:00Z"/>
                <w:rFonts w:cs="Arial"/>
                <w:b/>
                <w:bCs/>
                <w:sz w:val="16"/>
                <w:szCs w:val="14"/>
              </w:rPr>
            </w:pPr>
            <w:ins w:id="2497" w:author="Bauer, Justin (J.)" w:date="2021-10-29T11:09:00Z">
              <w:r w:rsidRPr="00FD127C">
                <w:rPr>
                  <w:rFonts w:cs="Arial"/>
                  <w:b/>
                  <w:bCs/>
                  <w:sz w:val="16"/>
                  <w:szCs w:val="14"/>
                </w:rPr>
                <w:t>Status</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FB8AAA" w14:textId="77777777" w:rsidR="00E42053" w:rsidRDefault="00E42053" w:rsidP="00C739D1">
            <w:pPr>
              <w:rPr>
                <w:ins w:id="2498" w:author="Bauer, Justin (J.)" w:date="2021-10-29T11:09:00Z"/>
              </w:rPr>
            </w:pPr>
          </w:p>
        </w:tc>
      </w:tr>
      <w:tr w:rsidR="00E42053" w:rsidRPr="00FD127C" w14:paraId="1E69D23D" w14:textId="77777777" w:rsidTr="00C739D1">
        <w:trPr>
          <w:ins w:id="2499" w:author="Bauer, Justin (J.)" w:date="2021-10-29T11:09: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2889C5" w14:textId="77777777" w:rsidR="00E42053" w:rsidRPr="00FD127C" w:rsidRDefault="00E42053" w:rsidP="00C739D1">
            <w:pPr>
              <w:rPr>
                <w:ins w:id="2500" w:author="Bauer, Justin (J.)" w:date="2021-10-29T11:09:00Z"/>
                <w:rFonts w:cs="Arial"/>
                <w:bCs/>
                <w:color w:val="808080" w:themeColor="background1" w:themeShade="80"/>
                <w:sz w:val="16"/>
                <w:szCs w:val="14"/>
              </w:rPr>
            </w:pPr>
            <w:ins w:id="2501" w:author="Bauer, Justin (J.)" w:date="2021-10-29T11:09: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ins>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3A1019" w14:textId="77777777" w:rsidR="00E42053" w:rsidRPr="00FD127C" w:rsidRDefault="00E42053" w:rsidP="00C739D1">
            <w:pPr>
              <w:rPr>
                <w:ins w:id="2502" w:author="Bauer, Justin (J.)" w:date="2021-10-29T11:09:00Z"/>
                <w:rFonts w:cs="Arial"/>
                <w:bCs/>
                <w:color w:val="808080" w:themeColor="background1" w:themeShade="80"/>
                <w:sz w:val="16"/>
                <w:szCs w:val="14"/>
              </w:rPr>
            </w:pPr>
            <w:ins w:id="2503" w:author="Bauer, Justin (J.)" w:date="2021-10-29T11:09: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ins>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887E80" w14:textId="77777777" w:rsidR="00E42053" w:rsidRPr="00FD127C" w:rsidRDefault="00E42053" w:rsidP="00C739D1">
            <w:pPr>
              <w:jc w:val="right"/>
              <w:rPr>
                <w:ins w:id="2504" w:author="Bauer, Justin (J.)" w:date="2021-10-29T11:09:00Z"/>
                <w:rFonts w:cs="Arial"/>
                <w:bCs/>
                <w:color w:val="808080" w:themeColor="background1" w:themeShade="80"/>
                <w:sz w:val="16"/>
                <w:szCs w:val="14"/>
              </w:rPr>
            </w:pPr>
            <w:ins w:id="2505" w:author="Bauer, Justin (J.)" w:date="2021-10-29T11:09:00Z">
              <w:r w:rsidRPr="00FD127C">
                <w:rPr>
                  <w:rFonts w:cs="Arial"/>
                  <w:bCs/>
                  <w:color w:val="808080" w:themeColor="background1" w:themeShade="80"/>
                  <w:sz w:val="16"/>
                  <w:szCs w:val="14"/>
                </w:rPr>
                <w:t>End of Requirement</w:t>
              </w:r>
            </w:ins>
          </w:p>
        </w:tc>
      </w:tr>
    </w:tbl>
    <w:p w14:paraId="5CB32A8D" w14:textId="77777777" w:rsidR="00E42053" w:rsidRDefault="00E42053" w:rsidP="00E42053">
      <w:pPr>
        <w:rPr>
          <w:ins w:id="2506" w:author="Bauer, Justin (J.)" w:date="2021-10-29T11:09:00Z"/>
        </w:rPr>
      </w:pPr>
    </w:p>
    <w:p w14:paraId="60744C7F" w14:textId="77777777" w:rsidR="00E42053" w:rsidRPr="0017445F" w:rsidRDefault="00E42053" w:rsidP="00E42053">
      <w:pPr>
        <w:pStyle w:val="RERequirement"/>
        <w:shd w:val="clear" w:color="auto" w:fill="F2F2F2" w:themeFill="background1" w:themeFillShade="F2"/>
        <w:rPr>
          <w:ins w:id="2507" w:author="Bauer, Justin (J.)" w:date="2021-10-29T11:09:00Z"/>
        </w:rPr>
      </w:pPr>
      <w:ins w:id="2508" w:author="Bauer, Justin (J.)" w:date="2021-10-29T11:09:00Z">
        <w:r>
          <w:t>REQ-462371/A Receiving InfotainmentPsngrPersStore_St - Passenger Profile Creation</w:t>
        </w:r>
      </w:ins>
    </w:p>
    <w:p w14:paraId="68A785D7" w14:textId="77777777" w:rsidR="00E42053" w:rsidRDefault="00E42053" w:rsidP="00E42053">
      <w:pPr>
        <w:rPr>
          <w:ins w:id="2509" w:author="Bauer, Justin (J.)" w:date="2021-10-29T11:09:00Z"/>
          <w:rFonts w:cs="Arial"/>
        </w:rPr>
      </w:pPr>
      <w:ins w:id="2510" w:author="Bauer, Justin (J.)" w:date="2021-10-29T11:09:00Z">
        <w:r>
          <w:rPr>
            <w:rFonts w:cs="Arial"/>
          </w:rPr>
          <w:t>When the Profile Interface Client receives InfotainmentPsngrPersStore_St after sending InfotainmentPsngrPersStore_Rq during passenger profile creation, the Profile Interface Client shall do the following based on the following received status:</w:t>
        </w:r>
      </w:ins>
    </w:p>
    <w:p w14:paraId="7DC683E9" w14:textId="77777777" w:rsidR="00E42053" w:rsidRDefault="00E42053" w:rsidP="00E42053">
      <w:pPr>
        <w:rPr>
          <w:ins w:id="2511" w:author="Bauer, Justin (J.)" w:date="2021-10-29T11:09:00Z"/>
          <w:rFonts w:cs="Arial"/>
        </w:rPr>
      </w:pPr>
      <w:ins w:id="2512" w:author="Bauer, Justin (J.)" w:date="2021-10-29T11:09:00Z">
        <w:r>
          <w:rPr>
            <w:rFonts w:cs="Arial"/>
          </w:rPr>
          <w:t>- If COMPLETE, Profile Interface Client shall request to create a new passenger profile by sending pppStoreProfileData_Rq</w:t>
        </w:r>
      </w:ins>
    </w:p>
    <w:p w14:paraId="43BF76AF" w14:textId="77777777" w:rsidR="00E42053" w:rsidRDefault="00E42053" w:rsidP="00E42053">
      <w:pPr>
        <w:rPr>
          <w:ins w:id="2513" w:author="Bauer, Justin (J.)" w:date="2021-10-29T11:09:00Z"/>
          <w:rFonts w:cs="Arial"/>
        </w:rPr>
      </w:pPr>
      <w:ins w:id="2514" w:author="Bauer, Justin (J.)" w:date="2021-10-29T11:09:00Z">
        <w:r>
          <w:rPr>
            <w:rFonts w:cs="Arial"/>
          </w:rPr>
          <w:t>- If InProgress, Profile Interface Client shall wait until COMPLETE status is received.</w:t>
        </w:r>
      </w:ins>
    </w:p>
    <w:p w14:paraId="2338E6ED" w14:textId="77777777" w:rsidR="00E42053" w:rsidRPr="00C66B68" w:rsidRDefault="00E42053" w:rsidP="00E42053">
      <w:pPr>
        <w:rPr>
          <w:ins w:id="2515" w:author="Bauer, Justin (J.)" w:date="2021-10-29T11:09: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42053" w:rsidRPr="00FD127C" w14:paraId="69597268" w14:textId="77777777" w:rsidTr="00C739D1">
        <w:trPr>
          <w:ins w:id="2516" w:author="Bauer, Justin (J.)" w:date="2021-10-29T11:09: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FFD349" w14:textId="77777777" w:rsidR="00E42053" w:rsidRPr="00FD127C" w:rsidRDefault="00E42053" w:rsidP="00C739D1">
            <w:pPr>
              <w:rPr>
                <w:ins w:id="2517" w:author="Bauer, Justin (J.)" w:date="2021-10-29T11:09:00Z"/>
                <w:rFonts w:eastAsiaTheme="minorHAnsi" w:cs="Arial"/>
                <w:bCs/>
                <w:color w:val="808080" w:themeColor="background1" w:themeShade="80"/>
                <w:sz w:val="16"/>
                <w:szCs w:val="14"/>
              </w:rPr>
            </w:pPr>
            <w:ins w:id="2518" w:author="Bauer, Justin (J.)" w:date="2021-10-29T11:09:00Z">
              <w:r w:rsidRPr="00FD127C">
                <w:rPr>
                  <w:rFonts w:cs="Arial"/>
                  <w:bCs/>
                  <w:color w:val="808080" w:themeColor="background1" w:themeShade="80"/>
                  <w:sz w:val="16"/>
                  <w:szCs w:val="14"/>
                </w:rPr>
                <w:t>Requirement ID: REQ-462371/A</w:t>
              </w:r>
            </w:ins>
          </w:p>
        </w:tc>
      </w:tr>
      <w:tr w:rsidR="00E42053" w:rsidRPr="00FD127C" w14:paraId="327CB53D" w14:textId="77777777" w:rsidTr="00C739D1">
        <w:trPr>
          <w:ins w:id="2519"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6E649" w14:textId="77777777" w:rsidR="00E42053" w:rsidRPr="00FD127C" w:rsidRDefault="00E42053" w:rsidP="00C739D1">
            <w:pPr>
              <w:rPr>
                <w:ins w:id="2520" w:author="Bauer, Justin (J.)" w:date="2021-10-29T11:09:00Z"/>
                <w:rFonts w:eastAsiaTheme="minorHAnsi" w:cs="Arial"/>
                <w:b/>
                <w:bCs/>
                <w:sz w:val="16"/>
                <w:szCs w:val="14"/>
              </w:rPr>
            </w:pPr>
            <w:ins w:id="2521" w:author="Bauer, Justin (J.)" w:date="2021-10-29T11:09:00Z">
              <w:r w:rsidRPr="00FD127C">
                <w:rPr>
                  <w:rFonts w:cs="Arial"/>
                  <w:b/>
                  <w:bCs/>
                  <w:sz w:val="16"/>
                  <w:szCs w:val="14"/>
                </w:rPr>
                <w:t>Rationale</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3D4493" w14:textId="77777777" w:rsidR="00E42053" w:rsidRDefault="00E42053" w:rsidP="00C739D1">
            <w:pPr>
              <w:rPr>
                <w:ins w:id="2522" w:author="Bauer, Justin (J.)" w:date="2021-10-29T11:09:00Z"/>
              </w:rPr>
            </w:pPr>
          </w:p>
        </w:tc>
      </w:tr>
      <w:tr w:rsidR="00E42053" w:rsidRPr="00FD127C" w14:paraId="6E253052" w14:textId="77777777" w:rsidTr="00C739D1">
        <w:trPr>
          <w:ins w:id="2523"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41A61F" w14:textId="77777777" w:rsidR="00E42053" w:rsidRPr="00FD127C" w:rsidRDefault="00E42053" w:rsidP="00C739D1">
            <w:pPr>
              <w:rPr>
                <w:ins w:id="2524" w:author="Bauer, Justin (J.)" w:date="2021-10-29T11:09:00Z"/>
                <w:rFonts w:eastAsiaTheme="minorHAnsi" w:cs="Arial"/>
                <w:b/>
                <w:bCs/>
                <w:sz w:val="16"/>
                <w:szCs w:val="14"/>
              </w:rPr>
            </w:pPr>
            <w:ins w:id="2525" w:author="Bauer, Justin (J.)" w:date="2021-10-29T11:09:00Z">
              <w:r w:rsidRPr="00FD127C">
                <w:rPr>
                  <w:rFonts w:cs="Arial"/>
                  <w:b/>
                  <w:bCs/>
                  <w:sz w:val="16"/>
                  <w:szCs w:val="14"/>
                </w:rPr>
                <w:t>Acceptance Criteria</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8EDF9B" w14:textId="77777777" w:rsidR="00E42053" w:rsidRDefault="00E42053" w:rsidP="00C739D1">
            <w:pPr>
              <w:rPr>
                <w:ins w:id="2526" w:author="Bauer, Justin (J.)" w:date="2021-10-29T11:09:00Z"/>
              </w:rPr>
            </w:pPr>
          </w:p>
        </w:tc>
      </w:tr>
      <w:tr w:rsidR="00E42053" w:rsidRPr="00FD127C" w14:paraId="15C0ED3C" w14:textId="77777777" w:rsidTr="00C739D1">
        <w:trPr>
          <w:ins w:id="2527"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BB31A" w14:textId="77777777" w:rsidR="00E42053" w:rsidRPr="00FD127C" w:rsidRDefault="00E42053" w:rsidP="00C739D1">
            <w:pPr>
              <w:rPr>
                <w:ins w:id="2528" w:author="Bauer, Justin (J.)" w:date="2021-10-29T11:09:00Z"/>
                <w:rFonts w:cs="Arial"/>
                <w:sz w:val="16"/>
                <w:szCs w:val="14"/>
              </w:rPr>
            </w:pPr>
            <w:ins w:id="2529" w:author="Bauer, Justin (J.)" w:date="2021-10-29T11:09:00Z">
              <w:r w:rsidRPr="00FD127C">
                <w:rPr>
                  <w:rFonts w:cs="Arial"/>
                  <w:b/>
                  <w:bCs/>
                  <w:sz w:val="16"/>
                  <w:szCs w:val="14"/>
                </w:rPr>
                <w:t>Notes</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2A2EA" w14:textId="77777777" w:rsidR="00E42053" w:rsidRDefault="00E42053" w:rsidP="00C739D1">
            <w:pPr>
              <w:rPr>
                <w:ins w:id="2530" w:author="Bauer, Justin (J.)" w:date="2021-10-29T11:09:00Z"/>
              </w:rPr>
            </w:pPr>
          </w:p>
        </w:tc>
      </w:tr>
      <w:tr w:rsidR="00E42053" w:rsidRPr="00FD127C" w14:paraId="72701B35" w14:textId="77777777" w:rsidTr="00C739D1">
        <w:trPr>
          <w:ins w:id="2531"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9E4F3" w14:textId="77777777" w:rsidR="00E42053" w:rsidRPr="00FD127C" w:rsidRDefault="00E42053" w:rsidP="00C739D1">
            <w:pPr>
              <w:rPr>
                <w:ins w:id="2532" w:author="Bauer, Justin (J.)" w:date="2021-10-29T11:09:00Z"/>
                <w:rFonts w:cs="Arial"/>
                <w:b/>
                <w:bCs/>
                <w:sz w:val="16"/>
                <w:szCs w:val="14"/>
              </w:rPr>
            </w:pPr>
            <w:ins w:id="2533" w:author="Bauer, Justin (J.)" w:date="2021-10-29T11:09:00Z">
              <w:r w:rsidRPr="00FD127C">
                <w:rPr>
                  <w:rFonts w:cs="Arial"/>
                  <w:b/>
                  <w:bCs/>
                  <w:sz w:val="16"/>
                  <w:szCs w:val="14"/>
                </w:rPr>
                <w:t>Source</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10311" w14:textId="77777777" w:rsidR="00E42053" w:rsidRDefault="00E42053" w:rsidP="00C739D1">
            <w:pPr>
              <w:rPr>
                <w:ins w:id="2534"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CF4CEA" w14:textId="77777777" w:rsidR="00E42053" w:rsidRPr="00FD127C" w:rsidRDefault="00E42053" w:rsidP="00C739D1">
            <w:pPr>
              <w:ind w:left="139"/>
              <w:rPr>
                <w:ins w:id="2535" w:author="Bauer, Justin (J.)" w:date="2021-10-29T11:09:00Z"/>
                <w:rFonts w:cs="Arial"/>
                <w:b/>
                <w:bCs/>
                <w:sz w:val="16"/>
                <w:szCs w:val="14"/>
              </w:rPr>
            </w:pPr>
            <w:ins w:id="2536" w:author="Bauer, Justin (J.)" w:date="2021-10-29T11:09:00Z">
              <w:r w:rsidRPr="00FD127C">
                <w:rPr>
                  <w:rFonts w:cs="Arial"/>
                  <w:b/>
                  <w:bCs/>
                  <w:sz w:val="16"/>
                  <w:szCs w:val="14"/>
                </w:rPr>
                <w:t>Owner</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C66727" w14:textId="77777777" w:rsidR="00E42053" w:rsidRDefault="00E42053" w:rsidP="00C739D1">
            <w:pPr>
              <w:rPr>
                <w:ins w:id="2537" w:author="Bauer, Justin (J.)" w:date="2021-10-29T11:09:00Z"/>
              </w:rPr>
            </w:pPr>
          </w:p>
        </w:tc>
      </w:tr>
      <w:tr w:rsidR="00E42053" w:rsidRPr="00FD127C" w14:paraId="1AD2A282" w14:textId="77777777" w:rsidTr="00C739D1">
        <w:trPr>
          <w:ins w:id="2538"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0AA80" w14:textId="77777777" w:rsidR="00E42053" w:rsidRPr="00FD127C" w:rsidRDefault="00E42053" w:rsidP="00C739D1">
            <w:pPr>
              <w:rPr>
                <w:ins w:id="2539" w:author="Bauer, Justin (J.)" w:date="2021-10-29T11:09:00Z"/>
                <w:rFonts w:cs="Arial"/>
                <w:b/>
                <w:bCs/>
                <w:sz w:val="16"/>
                <w:szCs w:val="14"/>
              </w:rPr>
            </w:pPr>
            <w:ins w:id="2540" w:author="Bauer, Justin (J.)" w:date="2021-10-29T11:09:00Z">
              <w:r w:rsidRPr="00FD127C">
                <w:rPr>
                  <w:rFonts w:cs="Arial"/>
                  <w:b/>
                  <w:bCs/>
                  <w:sz w:val="16"/>
                  <w:szCs w:val="14"/>
                </w:rPr>
                <w:t>Source Req.</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9E038" w14:textId="77777777" w:rsidR="00E42053" w:rsidRDefault="00E42053" w:rsidP="00C739D1">
            <w:pPr>
              <w:rPr>
                <w:ins w:id="2541"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8B9783" w14:textId="77777777" w:rsidR="00E42053" w:rsidRPr="00FD127C" w:rsidRDefault="00E42053" w:rsidP="00C739D1">
            <w:pPr>
              <w:ind w:left="139"/>
              <w:rPr>
                <w:ins w:id="2542" w:author="Bauer, Justin (J.)" w:date="2021-10-29T11:09:00Z"/>
                <w:rFonts w:cs="Arial"/>
                <w:b/>
                <w:bCs/>
                <w:sz w:val="16"/>
                <w:szCs w:val="16"/>
              </w:rPr>
            </w:pPr>
            <w:ins w:id="2543" w:author="Bauer, Justin (J.)" w:date="2021-10-29T11:09:00Z">
              <w:r w:rsidRPr="00FD127C">
                <w:rPr>
                  <w:rFonts w:cs="Arial"/>
                  <w:b/>
                  <w:bCs/>
                  <w:sz w:val="16"/>
                  <w:szCs w:val="16"/>
                </w:rPr>
                <w:t>V&amp;V Method</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406E42" w14:textId="77777777" w:rsidR="00E42053" w:rsidRDefault="00E42053" w:rsidP="00C739D1">
            <w:pPr>
              <w:rPr>
                <w:ins w:id="2544" w:author="Bauer, Justin (J.)" w:date="2021-10-29T11:09:00Z"/>
              </w:rPr>
            </w:pPr>
          </w:p>
        </w:tc>
      </w:tr>
      <w:tr w:rsidR="00E42053" w:rsidRPr="00FD127C" w14:paraId="3B394A7C" w14:textId="77777777" w:rsidTr="00C739D1">
        <w:trPr>
          <w:trHeight w:val="133"/>
          <w:ins w:id="2545"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B12879" w14:textId="77777777" w:rsidR="00E42053" w:rsidRPr="00FD127C" w:rsidRDefault="00E42053" w:rsidP="00C739D1">
            <w:pPr>
              <w:rPr>
                <w:ins w:id="2546" w:author="Bauer, Justin (J.)" w:date="2021-10-29T11:09:00Z"/>
                <w:rFonts w:eastAsiaTheme="minorHAnsi" w:cs="Arial"/>
                <w:b/>
                <w:bCs/>
                <w:sz w:val="16"/>
                <w:szCs w:val="14"/>
              </w:rPr>
            </w:pPr>
            <w:ins w:id="2547" w:author="Bauer, Justin (J.)" w:date="2021-10-29T11:09:00Z">
              <w:r w:rsidRPr="00FD127C">
                <w:rPr>
                  <w:rFonts w:cs="Arial"/>
                  <w:b/>
                  <w:bCs/>
                  <w:sz w:val="16"/>
                  <w:szCs w:val="14"/>
                </w:rPr>
                <w:t>Type</w:t>
              </w:r>
            </w:ins>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06A7C3B" w14:textId="77777777" w:rsidR="00E42053" w:rsidRDefault="00E42053" w:rsidP="00C739D1">
            <w:pPr>
              <w:rPr>
                <w:ins w:id="2548" w:author="Bauer, Justin (J.)" w:date="2021-10-29T11:09: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CA7D9" w14:textId="77777777" w:rsidR="00E42053" w:rsidRPr="00FD127C" w:rsidRDefault="00E42053" w:rsidP="00C739D1">
            <w:pPr>
              <w:rPr>
                <w:ins w:id="2549" w:author="Bauer, Justin (J.)" w:date="2021-10-29T11:09:00Z"/>
                <w:rFonts w:cs="Arial"/>
                <w:b/>
                <w:bCs/>
                <w:sz w:val="16"/>
                <w:szCs w:val="14"/>
              </w:rPr>
            </w:pPr>
            <w:ins w:id="2550" w:author="Bauer, Justin (J.)" w:date="2021-10-29T11:09:00Z">
              <w:r w:rsidRPr="00FD127C">
                <w:rPr>
                  <w:rFonts w:cs="Arial"/>
                  <w:b/>
                  <w:bCs/>
                  <w:sz w:val="16"/>
                  <w:szCs w:val="14"/>
                </w:rPr>
                <w:t>Priority</w:t>
              </w:r>
            </w:ins>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FDD17" w14:textId="77777777" w:rsidR="00E42053" w:rsidRDefault="00E42053" w:rsidP="00C739D1">
            <w:pPr>
              <w:rPr>
                <w:ins w:id="2551"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418A1B" w14:textId="77777777" w:rsidR="00E42053" w:rsidRPr="00FD127C" w:rsidRDefault="00E42053" w:rsidP="00C739D1">
            <w:pPr>
              <w:ind w:left="128"/>
              <w:rPr>
                <w:ins w:id="2552" w:author="Bauer, Justin (J.)" w:date="2021-10-29T11:09:00Z"/>
                <w:rFonts w:cs="Arial"/>
                <w:b/>
                <w:bCs/>
                <w:sz w:val="16"/>
                <w:szCs w:val="14"/>
              </w:rPr>
            </w:pPr>
            <w:ins w:id="2553" w:author="Bauer, Justin (J.)" w:date="2021-10-29T11:09:00Z">
              <w:r w:rsidRPr="00FD127C">
                <w:rPr>
                  <w:rFonts w:cs="Arial"/>
                  <w:b/>
                  <w:bCs/>
                  <w:sz w:val="16"/>
                  <w:szCs w:val="14"/>
                </w:rPr>
                <w:t>Status</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5C125C" w14:textId="77777777" w:rsidR="00E42053" w:rsidRDefault="00E42053" w:rsidP="00C739D1">
            <w:pPr>
              <w:rPr>
                <w:ins w:id="2554" w:author="Bauer, Justin (J.)" w:date="2021-10-29T11:09:00Z"/>
              </w:rPr>
            </w:pPr>
          </w:p>
        </w:tc>
      </w:tr>
      <w:tr w:rsidR="00E42053" w:rsidRPr="00FD127C" w14:paraId="2620514F" w14:textId="77777777" w:rsidTr="00C739D1">
        <w:trPr>
          <w:ins w:id="2555" w:author="Bauer, Justin (J.)" w:date="2021-10-29T11:09: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EB4294" w14:textId="77777777" w:rsidR="00E42053" w:rsidRPr="00FD127C" w:rsidRDefault="00E42053" w:rsidP="00C739D1">
            <w:pPr>
              <w:rPr>
                <w:ins w:id="2556" w:author="Bauer, Justin (J.)" w:date="2021-10-29T11:09:00Z"/>
                <w:rFonts w:cs="Arial"/>
                <w:bCs/>
                <w:color w:val="808080" w:themeColor="background1" w:themeShade="80"/>
                <w:sz w:val="16"/>
                <w:szCs w:val="14"/>
              </w:rPr>
            </w:pPr>
            <w:ins w:id="2557" w:author="Bauer, Justin (J.)" w:date="2021-10-29T11:09: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ins>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65DED7" w14:textId="77777777" w:rsidR="00E42053" w:rsidRPr="00FD127C" w:rsidRDefault="00E42053" w:rsidP="00C739D1">
            <w:pPr>
              <w:rPr>
                <w:ins w:id="2558" w:author="Bauer, Justin (J.)" w:date="2021-10-29T11:09:00Z"/>
                <w:rFonts w:cs="Arial"/>
                <w:bCs/>
                <w:color w:val="808080" w:themeColor="background1" w:themeShade="80"/>
                <w:sz w:val="16"/>
                <w:szCs w:val="14"/>
              </w:rPr>
            </w:pPr>
            <w:ins w:id="2559" w:author="Bauer, Justin (J.)" w:date="2021-10-29T11:09: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ins>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22A4FD" w14:textId="77777777" w:rsidR="00E42053" w:rsidRPr="00FD127C" w:rsidRDefault="00E42053" w:rsidP="00C739D1">
            <w:pPr>
              <w:jc w:val="right"/>
              <w:rPr>
                <w:ins w:id="2560" w:author="Bauer, Justin (J.)" w:date="2021-10-29T11:09:00Z"/>
                <w:rFonts w:cs="Arial"/>
                <w:bCs/>
                <w:color w:val="808080" w:themeColor="background1" w:themeShade="80"/>
                <w:sz w:val="16"/>
                <w:szCs w:val="14"/>
              </w:rPr>
            </w:pPr>
            <w:ins w:id="2561" w:author="Bauer, Justin (J.)" w:date="2021-10-29T11:09:00Z">
              <w:r w:rsidRPr="00FD127C">
                <w:rPr>
                  <w:rFonts w:cs="Arial"/>
                  <w:bCs/>
                  <w:color w:val="808080" w:themeColor="background1" w:themeShade="80"/>
                  <w:sz w:val="16"/>
                  <w:szCs w:val="14"/>
                </w:rPr>
                <w:t>End of Requirement</w:t>
              </w:r>
            </w:ins>
          </w:p>
        </w:tc>
      </w:tr>
    </w:tbl>
    <w:p w14:paraId="40DBFD8B" w14:textId="77777777" w:rsidR="00E42053" w:rsidRDefault="00E42053" w:rsidP="00E42053">
      <w:pPr>
        <w:rPr>
          <w:ins w:id="2562" w:author="Bauer, Justin (J.)" w:date="2021-10-29T11:09:00Z"/>
        </w:rPr>
      </w:pPr>
    </w:p>
    <w:p w14:paraId="529AA007" w14:textId="77777777" w:rsidR="00E42053" w:rsidRPr="0017445F" w:rsidRDefault="00E42053" w:rsidP="00E42053">
      <w:pPr>
        <w:pStyle w:val="RERequirement"/>
        <w:shd w:val="clear" w:color="auto" w:fill="F2F2F2" w:themeFill="background1" w:themeFillShade="F2"/>
        <w:rPr>
          <w:ins w:id="2563" w:author="Bauer, Justin (J.)" w:date="2021-10-29T11:09:00Z"/>
        </w:rPr>
      </w:pPr>
      <w:ins w:id="2564" w:author="Bauer, Justin (J.)" w:date="2021-10-29T11:09:00Z">
        <w:r>
          <w:t>REQ-462372/A Return to Null State - InfotainmentPsngrPersStore_Rq</w:t>
        </w:r>
      </w:ins>
    </w:p>
    <w:p w14:paraId="10FA00EA" w14:textId="77777777" w:rsidR="00E42053" w:rsidRDefault="00E42053" w:rsidP="00E42053">
      <w:pPr>
        <w:rPr>
          <w:ins w:id="2565" w:author="Bauer, Justin (J.)" w:date="2021-10-29T11:09:00Z"/>
          <w:rFonts w:cs="Arial"/>
        </w:rPr>
      </w:pPr>
      <w:ins w:id="2566" w:author="Bauer, Justin (J.)" w:date="2021-10-29T11:09:00Z">
        <w:r>
          <w:rPr>
            <w:rFonts w:cs="Arial"/>
          </w:rPr>
          <w:t>When updating on an event, InfotainmentPsngrPersStore_Rq shall hold its encoding values for a period of time defined by T_ReturnToNull and then shall transit back to Null.</w:t>
        </w:r>
      </w:ins>
    </w:p>
    <w:p w14:paraId="6201D8B6" w14:textId="77777777" w:rsidR="00E42053" w:rsidRPr="00C66B68" w:rsidRDefault="00E42053" w:rsidP="00E42053">
      <w:pPr>
        <w:rPr>
          <w:ins w:id="2567" w:author="Bauer, Justin (J.)" w:date="2021-10-29T11:09:00Z"/>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42053" w:rsidRPr="00FD127C" w14:paraId="6A0F0CB6" w14:textId="77777777" w:rsidTr="00C739D1">
        <w:trPr>
          <w:ins w:id="2568" w:author="Bauer, Justin (J.)" w:date="2021-10-29T11:09:00Z"/>
        </w:trPr>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E3B7CC" w14:textId="77777777" w:rsidR="00E42053" w:rsidRPr="00FD127C" w:rsidRDefault="00E42053" w:rsidP="00C739D1">
            <w:pPr>
              <w:rPr>
                <w:ins w:id="2569" w:author="Bauer, Justin (J.)" w:date="2021-10-29T11:09:00Z"/>
                <w:rFonts w:eastAsiaTheme="minorHAnsi" w:cs="Arial"/>
                <w:bCs/>
                <w:color w:val="808080" w:themeColor="background1" w:themeShade="80"/>
                <w:sz w:val="16"/>
                <w:szCs w:val="14"/>
              </w:rPr>
            </w:pPr>
            <w:ins w:id="2570" w:author="Bauer, Justin (J.)" w:date="2021-10-29T11:09:00Z">
              <w:r w:rsidRPr="00FD127C">
                <w:rPr>
                  <w:rFonts w:cs="Arial"/>
                  <w:bCs/>
                  <w:color w:val="808080" w:themeColor="background1" w:themeShade="80"/>
                  <w:sz w:val="16"/>
                  <w:szCs w:val="14"/>
                </w:rPr>
                <w:t>Requirement ID: REQ-462372/A</w:t>
              </w:r>
            </w:ins>
          </w:p>
        </w:tc>
      </w:tr>
      <w:tr w:rsidR="00E42053" w:rsidRPr="00FD127C" w14:paraId="37B2E66F" w14:textId="77777777" w:rsidTr="00C739D1">
        <w:trPr>
          <w:ins w:id="2571"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6788D8" w14:textId="77777777" w:rsidR="00E42053" w:rsidRPr="00FD127C" w:rsidRDefault="00E42053" w:rsidP="00C739D1">
            <w:pPr>
              <w:rPr>
                <w:ins w:id="2572" w:author="Bauer, Justin (J.)" w:date="2021-10-29T11:09:00Z"/>
                <w:rFonts w:eastAsiaTheme="minorHAnsi" w:cs="Arial"/>
                <w:b/>
                <w:bCs/>
                <w:sz w:val="16"/>
                <w:szCs w:val="14"/>
              </w:rPr>
            </w:pPr>
            <w:ins w:id="2573" w:author="Bauer, Justin (J.)" w:date="2021-10-29T11:09:00Z">
              <w:r w:rsidRPr="00FD127C">
                <w:rPr>
                  <w:rFonts w:cs="Arial"/>
                  <w:b/>
                  <w:bCs/>
                  <w:sz w:val="16"/>
                  <w:szCs w:val="14"/>
                </w:rPr>
                <w:t>Rationale</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F9A16F" w14:textId="77777777" w:rsidR="00E42053" w:rsidRDefault="00E42053" w:rsidP="00C739D1">
            <w:pPr>
              <w:rPr>
                <w:ins w:id="2574" w:author="Bauer, Justin (J.)" w:date="2021-10-29T11:09:00Z"/>
              </w:rPr>
            </w:pPr>
          </w:p>
        </w:tc>
      </w:tr>
      <w:tr w:rsidR="00E42053" w:rsidRPr="00FD127C" w14:paraId="5C6C96BA" w14:textId="77777777" w:rsidTr="00C739D1">
        <w:trPr>
          <w:ins w:id="2575"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3EF242" w14:textId="77777777" w:rsidR="00E42053" w:rsidRPr="00FD127C" w:rsidRDefault="00E42053" w:rsidP="00C739D1">
            <w:pPr>
              <w:rPr>
                <w:ins w:id="2576" w:author="Bauer, Justin (J.)" w:date="2021-10-29T11:09:00Z"/>
                <w:rFonts w:eastAsiaTheme="minorHAnsi" w:cs="Arial"/>
                <w:b/>
                <w:bCs/>
                <w:sz w:val="16"/>
                <w:szCs w:val="14"/>
              </w:rPr>
            </w:pPr>
            <w:ins w:id="2577" w:author="Bauer, Justin (J.)" w:date="2021-10-29T11:09:00Z">
              <w:r w:rsidRPr="00FD127C">
                <w:rPr>
                  <w:rFonts w:cs="Arial"/>
                  <w:b/>
                  <w:bCs/>
                  <w:sz w:val="16"/>
                  <w:szCs w:val="14"/>
                </w:rPr>
                <w:t>Acceptance Criteria</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0C82F" w14:textId="77777777" w:rsidR="00E42053" w:rsidRDefault="00E42053" w:rsidP="00C739D1">
            <w:pPr>
              <w:rPr>
                <w:ins w:id="2578" w:author="Bauer, Justin (J.)" w:date="2021-10-29T11:09:00Z"/>
              </w:rPr>
            </w:pPr>
          </w:p>
        </w:tc>
      </w:tr>
      <w:tr w:rsidR="00E42053" w:rsidRPr="00FD127C" w14:paraId="3F4DD6BC" w14:textId="77777777" w:rsidTr="00C739D1">
        <w:trPr>
          <w:ins w:id="2579"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DF4DBD" w14:textId="77777777" w:rsidR="00E42053" w:rsidRPr="00FD127C" w:rsidRDefault="00E42053" w:rsidP="00C739D1">
            <w:pPr>
              <w:rPr>
                <w:ins w:id="2580" w:author="Bauer, Justin (J.)" w:date="2021-10-29T11:09:00Z"/>
                <w:rFonts w:cs="Arial"/>
                <w:sz w:val="16"/>
                <w:szCs w:val="14"/>
              </w:rPr>
            </w:pPr>
            <w:ins w:id="2581" w:author="Bauer, Justin (J.)" w:date="2021-10-29T11:09:00Z">
              <w:r w:rsidRPr="00FD127C">
                <w:rPr>
                  <w:rFonts w:cs="Arial"/>
                  <w:b/>
                  <w:bCs/>
                  <w:sz w:val="16"/>
                  <w:szCs w:val="14"/>
                </w:rPr>
                <w:t>Notes</w:t>
              </w:r>
            </w:ins>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B62247" w14:textId="77777777" w:rsidR="00E42053" w:rsidRDefault="00E42053" w:rsidP="00C739D1">
            <w:pPr>
              <w:rPr>
                <w:ins w:id="2582" w:author="Bauer, Justin (J.)" w:date="2021-10-29T11:09:00Z"/>
              </w:rPr>
            </w:pPr>
          </w:p>
        </w:tc>
      </w:tr>
      <w:tr w:rsidR="00E42053" w:rsidRPr="00FD127C" w14:paraId="70186B1A" w14:textId="77777777" w:rsidTr="00C739D1">
        <w:trPr>
          <w:ins w:id="2583"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33B514" w14:textId="77777777" w:rsidR="00E42053" w:rsidRPr="00FD127C" w:rsidRDefault="00E42053" w:rsidP="00C739D1">
            <w:pPr>
              <w:rPr>
                <w:ins w:id="2584" w:author="Bauer, Justin (J.)" w:date="2021-10-29T11:09:00Z"/>
                <w:rFonts w:cs="Arial"/>
                <w:b/>
                <w:bCs/>
                <w:sz w:val="16"/>
                <w:szCs w:val="14"/>
              </w:rPr>
            </w:pPr>
            <w:ins w:id="2585" w:author="Bauer, Justin (J.)" w:date="2021-10-29T11:09:00Z">
              <w:r w:rsidRPr="00FD127C">
                <w:rPr>
                  <w:rFonts w:cs="Arial"/>
                  <w:b/>
                  <w:bCs/>
                  <w:sz w:val="16"/>
                  <w:szCs w:val="14"/>
                </w:rPr>
                <w:t>Source</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B67E61" w14:textId="77777777" w:rsidR="00E42053" w:rsidRDefault="00E42053" w:rsidP="00C739D1">
            <w:pPr>
              <w:rPr>
                <w:ins w:id="2586"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1B3F56" w14:textId="77777777" w:rsidR="00E42053" w:rsidRPr="00FD127C" w:rsidRDefault="00E42053" w:rsidP="00C739D1">
            <w:pPr>
              <w:ind w:left="139"/>
              <w:rPr>
                <w:ins w:id="2587" w:author="Bauer, Justin (J.)" w:date="2021-10-29T11:09:00Z"/>
                <w:rFonts w:cs="Arial"/>
                <w:b/>
                <w:bCs/>
                <w:sz w:val="16"/>
                <w:szCs w:val="14"/>
              </w:rPr>
            </w:pPr>
            <w:ins w:id="2588" w:author="Bauer, Justin (J.)" w:date="2021-10-29T11:09:00Z">
              <w:r w:rsidRPr="00FD127C">
                <w:rPr>
                  <w:rFonts w:cs="Arial"/>
                  <w:b/>
                  <w:bCs/>
                  <w:sz w:val="16"/>
                  <w:szCs w:val="14"/>
                </w:rPr>
                <w:t>Owner</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596F87" w14:textId="77777777" w:rsidR="00E42053" w:rsidRDefault="00E42053" w:rsidP="00C739D1">
            <w:pPr>
              <w:rPr>
                <w:ins w:id="2589" w:author="Bauer, Justin (J.)" w:date="2021-10-29T11:09:00Z"/>
              </w:rPr>
            </w:pPr>
          </w:p>
        </w:tc>
      </w:tr>
      <w:tr w:rsidR="00E42053" w:rsidRPr="00FD127C" w14:paraId="289A104E" w14:textId="77777777" w:rsidTr="00C739D1">
        <w:trPr>
          <w:ins w:id="2590"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D1B536" w14:textId="77777777" w:rsidR="00E42053" w:rsidRPr="00FD127C" w:rsidRDefault="00E42053" w:rsidP="00C739D1">
            <w:pPr>
              <w:rPr>
                <w:ins w:id="2591" w:author="Bauer, Justin (J.)" w:date="2021-10-29T11:09:00Z"/>
                <w:rFonts w:cs="Arial"/>
                <w:b/>
                <w:bCs/>
                <w:sz w:val="16"/>
                <w:szCs w:val="14"/>
              </w:rPr>
            </w:pPr>
            <w:ins w:id="2592" w:author="Bauer, Justin (J.)" w:date="2021-10-29T11:09:00Z">
              <w:r w:rsidRPr="00FD127C">
                <w:rPr>
                  <w:rFonts w:cs="Arial"/>
                  <w:b/>
                  <w:bCs/>
                  <w:sz w:val="16"/>
                  <w:szCs w:val="14"/>
                </w:rPr>
                <w:t>Source Req.</w:t>
              </w:r>
            </w:ins>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21C0B1" w14:textId="77777777" w:rsidR="00E42053" w:rsidRDefault="00E42053" w:rsidP="00C739D1">
            <w:pPr>
              <w:rPr>
                <w:ins w:id="2593"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EA2BAD" w14:textId="77777777" w:rsidR="00E42053" w:rsidRPr="00FD127C" w:rsidRDefault="00E42053" w:rsidP="00C739D1">
            <w:pPr>
              <w:ind w:left="139"/>
              <w:rPr>
                <w:ins w:id="2594" w:author="Bauer, Justin (J.)" w:date="2021-10-29T11:09:00Z"/>
                <w:rFonts w:cs="Arial"/>
                <w:b/>
                <w:bCs/>
                <w:sz w:val="16"/>
                <w:szCs w:val="16"/>
              </w:rPr>
            </w:pPr>
            <w:ins w:id="2595" w:author="Bauer, Justin (J.)" w:date="2021-10-29T11:09:00Z">
              <w:r w:rsidRPr="00FD127C">
                <w:rPr>
                  <w:rFonts w:cs="Arial"/>
                  <w:b/>
                  <w:bCs/>
                  <w:sz w:val="16"/>
                  <w:szCs w:val="16"/>
                </w:rPr>
                <w:t>V&amp;V Method</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9A82D6" w14:textId="77777777" w:rsidR="00E42053" w:rsidRDefault="00E42053" w:rsidP="00C739D1">
            <w:pPr>
              <w:rPr>
                <w:ins w:id="2596" w:author="Bauer, Justin (J.)" w:date="2021-10-29T11:09:00Z"/>
              </w:rPr>
            </w:pPr>
          </w:p>
        </w:tc>
      </w:tr>
      <w:tr w:rsidR="00E42053" w:rsidRPr="00FD127C" w14:paraId="224A6778" w14:textId="77777777" w:rsidTr="00C739D1">
        <w:trPr>
          <w:trHeight w:val="133"/>
          <w:ins w:id="2597" w:author="Bauer, Justin (J.)" w:date="2021-10-29T11:09:00Z"/>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703B88" w14:textId="77777777" w:rsidR="00E42053" w:rsidRPr="00FD127C" w:rsidRDefault="00E42053" w:rsidP="00C739D1">
            <w:pPr>
              <w:rPr>
                <w:ins w:id="2598" w:author="Bauer, Justin (J.)" w:date="2021-10-29T11:09:00Z"/>
                <w:rFonts w:eastAsiaTheme="minorHAnsi" w:cs="Arial"/>
                <w:b/>
                <w:bCs/>
                <w:sz w:val="16"/>
                <w:szCs w:val="14"/>
              </w:rPr>
            </w:pPr>
            <w:ins w:id="2599" w:author="Bauer, Justin (J.)" w:date="2021-10-29T11:09:00Z">
              <w:r w:rsidRPr="00FD127C">
                <w:rPr>
                  <w:rFonts w:cs="Arial"/>
                  <w:b/>
                  <w:bCs/>
                  <w:sz w:val="16"/>
                  <w:szCs w:val="14"/>
                </w:rPr>
                <w:t>Type</w:t>
              </w:r>
            </w:ins>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A896EA" w14:textId="77777777" w:rsidR="00E42053" w:rsidRDefault="00E42053" w:rsidP="00C739D1">
            <w:pPr>
              <w:rPr>
                <w:ins w:id="2600" w:author="Bauer, Justin (J.)" w:date="2021-10-29T11:09:00Z"/>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B265EC" w14:textId="77777777" w:rsidR="00E42053" w:rsidRPr="00FD127C" w:rsidRDefault="00E42053" w:rsidP="00C739D1">
            <w:pPr>
              <w:rPr>
                <w:ins w:id="2601" w:author="Bauer, Justin (J.)" w:date="2021-10-29T11:09:00Z"/>
                <w:rFonts w:cs="Arial"/>
                <w:b/>
                <w:bCs/>
                <w:sz w:val="16"/>
                <w:szCs w:val="14"/>
              </w:rPr>
            </w:pPr>
            <w:ins w:id="2602" w:author="Bauer, Justin (J.)" w:date="2021-10-29T11:09:00Z">
              <w:r w:rsidRPr="00FD127C">
                <w:rPr>
                  <w:rFonts w:cs="Arial"/>
                  <w:b/>
                  <w:bCs/>
                  <w:sz w:val="16"/>
                  <w:szCs w:val="14"/>
                </w:rPr>
                <w:t>Priority</w:t>
              </w:r>
            </w:ins>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D038C" w14:textId="77777777" w:rsidR="00E42053" w:rsidRDefault="00E42053" w:rsidP="00C739D1">
            <w:pPr>
              <w:rPr>
                <w:ins w:id="2603" w:author="Bauer, Justin (J.)" w:date="2021-10-29T11:09:00Z"/>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7DF285" w14:textId="77777777" w:rsidR="00E42053" w:rsidRPr="00FD127C" w:rsidRDefault="00E42053" w:rsidP="00C739D1">
            <w:pPr>
              <w:ind w:left="128"/>
              <w:rPr>
                <w:ins w:id="2604" w:author="Bauer, Justin (J.)" w:date="2021-10-29T11:09:00Z"/>
                <w:rFonts w:cs="Arial"/>
                <w:b/>
                <w:bCs/>
                <w:sz w:val="16"/>
                <w:szCs w:val="14"/>
              </w:rPr>
            </w:pPr>
            <w:ins w:id="2605" w:author="Bauer, Justin (J.)" w:date="2021-10-29T11:09:00Z">
              <w:r w:rsidRPr="00FD127C">
                <w:rPr>
                  <w:rFonts w:cs="Arial"/>
                  <w:b/>
                  <w:bCs/>
                  <w:sz w:val="16"/>
                  <w:szCs w:val="14"/>
                </w:rPr>
                <w:t>Status</w:t>
              </w:r>
            </w:ins>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CD97EF" w14:textId="77777777" w:rsidR="00E42053" w:rsidRDefault="00E42053" w:rsidP="00C739D1">
            <w:pPr>
              <w:rPr>
                <w:ins w:id="2606" w:author="Bauer, Justin (J.)" w:date="2021-10-29T11:09:00Z"/>
              </w:rPr>
            </w:pPr>
          </w:p>
        </w:tc>
      </w:tr>
      <w:tr w:rsidR="00E42053" w:rsidRPr="00FD127C" w14:paraId="25FFCAC9" w14:textId="77777777" w:rsidTr="00C739D1">
        <w:trPr>
          <w:ins w:id="2607" w:author="Bauer, Justin (J.)" w:date="2021-10-29T11:09:00Z"/>
        </w:trPr>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70308D" w14:textId="77777777" w:rsidR="00E42053" w:rsidRPr="00FD127C" w:rsidRDefault="00E42053" w:rsidP="00C739D1">
            <w:pPr>
              <w:rPr>
                <w:ins w:id="2608" w:author="Bauer, Justin (J.)" w:date="2021-10-29T11:09:00Z"/>
                <w:rFonts w:cs="Arial"/>
                <w:bCs/>
                <w:color w:val="808080" w:themeColor="background1" w:themeShade="80"/>
                <w:sz w:val="16"/>
                <w:szCs w:val="14"/>
              </w:rPr>
            </w:pPr>
            <w:ins w:id="2609" w:author="Bauer, Justin (J.)" w:date="2021-10-29T11:09:00Z">
              <w:r>
                <w:fldChar w:fldCharType="begin"/>
              </w:r>
              <w:r>
                <w:instrText xml:space="preserve"> HYPERLINK "http://wiki.ford.com/display/RequirementsEngineering/Requirements+Attributes" </w:instrText>
              </w:r>
              <w:r>
                <w:fldChar w:fldCharType="separate"/>
              </w:r>
              <w:r w:rsidRPr="00FD127C">
                <w:rPr>
                  <w:rStyle w:val="Hyperlink"/>
                  <w:rFonts w:cs="Arial"/>
                  <w:bCs/>
                  <w:sz w:val="16"/>
                  <w:szCs w:val="14"/>
                </w:rPr>
                <w:t>Req. Template</w:t>
              </w:r>
              <w:r>
                <w:rPr>
                  <w:rStyle w:val="Hyperlink"/>
                  <w:rFonts w:cs="Arial"/>
                  <w:bCs/>
                  <w:sz w:val="16"/>
                  <w:szCs w:val="14"/>
                </w:rPr>
                <w:fldChar w:fldCharType="end"/>
              </w:r>
              <w:r w:rsidRPr="00FD127C">
                <w:rPr>
                  <w:rFonts w:cs="Arial"/>
                  <w:bCs/>
                  <w:color w:val="808080" w:themeColor="background1" w:themeShade="80"/>
                  <w:sz w:val="16"/>
                  <w:szCs w:val="14"/>
                </w:rPr>
                <w:t xml:space="preserve"> Version</w:t>
              </w:r>
            </w:ins>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034F6A" w14:textId="77777777" w:rsidR="00E42053" w:rsidRPr="00FD127C" w:rsidRDefault="00E42053" w:rsidP="00C739D1">
            <w:pPr>
              <w:rPr>
                <w:ins w:id="2610" w:author="Bauer, Justin (J.)" w:date="2021-10-29T11:09:00Z"/>
                <w:rFonts w:cs="Arial"/>
                <w:bCs/>
                <w:color w:val="808080" w:themeColor="background1" w:themeShade="80"/>
                <w:sz w:val="16"/>
                <w:szCs w:val="14"/>
              </w:rPr>
            </w:pPr>
            <w:ins w:id="2611" w:author="Bauer, Justin (J.)" w:date="2021-10-29T11:09:00Z">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ins>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0A6635" w14:textId="77777777" w:rsidR="00E42053" w:rsidRPr="00FD127C" w:rsidRDefault="00E42053" w:rsidP="00C739D1">
            <w:pPr>
              <w:jc w:val="right"/>
              <w:rPr>
                <w:ins w:id="2612" w:author="Bauer, Justin (J.)" w:date="2021-10-29T11:09:00Z"/>
                <w:rFonts w:cs="Arial"/>
                <w:bCs/>
                <w:color w:val="808080" w:themeColor="background1" w:themeShade="80"/>
                <w:sz w:val="16"/>
                <w:szCs w:val="14"/>
              </w:rPr>
            </w:pPr>
            <w:ins w:id="2613" w:author="Bauer, Justin (J.)" w:date="2021-10-29T11:09:00Z">
              <w:r w:rsidRPr="00FD127C">
                <w:rPr>
                  <w:rFonts w:cs="Arial"/>
                  <w:bCs/>
                  <w:color w:val="808080" w:themeColor="background1" w:themeShade="80"/>
                  <w:sz w:val="16"/>
                  <w:szCs w:val="14"/>
                </w:rPr>
                <w:t>End of Requirement</w:t>
              </w:r>
            </w:ins>
          </w:p>
        </w:tc>
      </w:tr>
    </w:tbl>
    <w:p w14:paraId="7C605386" w14:textId="77777777" w:rsidR="00E42053" w:rsidRDefault="00E42053" w:rsidP="00F81BE7"/>
    <w:p w14:paraId="69E4D36C" w14:textId="77777777" w:rsidR="00F81BE7" w:rsidRDefault="00F81BE7" w:rsidP="00F81BE7">
      <w:pPr>
        <w:pStyle w:val="Heading5"/>
        <w:numPr>
          <w:ilvl w:val="4"/>
          <w:numId w:val="4"/>
        </w:numPr>
      </w:pPr>
      <w:r>
        <w:t>Error Handling</w:t>
      </w:r>
    </w:p>
    <w:p w14:paraId="0A8FB89E" w14:textId="77777777" w:rsidR="00F81BE7" w:rsidRDefault="00F81BE7" w:rsidP="00F81BE7"/>
    <w:p w14:paraId="46AA4BD5" w14:textId="77777777" w:rsidR="00F81BE7" w:rsidRDefault="00F81BE7" w:rsidP="00F81BE7">
      <w:pPr>
        <w:rPr>
          <w:color w:val="A6A6A6" w:themeColor="background1" w:themeShade="A6"/>
        </w:rPr>
      </w:pPr>
      <w:r>
        <w:rPr>
          <w:color w:val="A6A6A6" w:themeColor="background1" w:themeShade="A6"/>
        </w:rPr>
        <w:t>No Error Handling Requirements specified.</w:t>
      </w:r>
    </w:p>
    <w:p w14:paraId="0E2BFA55" w14:textId="77777777" w:rsidR="00F81BE7" w:rsidRDefault="00F81BE7" w:rsidP="00F81BE7">
      <w:pPr>
        <w:pStyle w:val="Heading4"/>
        <w:numPr>
          <w:ilvl w:val="3"/>
          <w:numId w:val="4"/>
        </w:numPr>
      </w:pPr>
      <w:r>
        <w:t>Non-Functional Requirements</w:t>
      </w:r>
    </w:p>
    <w:p w14:paraId="482F3B16" w14:textId="77777777" w:rsidR="00F81BE7" w:rsidRDefault="00F81BE7" w:rsidP="00F81BE7"/>
    <w:p w14:paraId="56FA9B46" w14:textId="77777777" w:rsidR="00F81BE7" w:rsidRDefault="00F81BE7" w:rsidP="00F81BE7">
      <w:pPr>
        <w:rPr>
          <w:color w:val="A6A6A6" w:themeColor="background1" w:themeShade="A6"/>
        </w:rPr>
      </w:pPr>
      <w:r>
        <w:rPr>
          <w:color w:val="A6A6A6" w:themeColor="background1" w:themeShade="A6"/>
        </w:rPr>
        <w:t>No Non-Functional Requirements specified.</w:t>
      </w:r>
    </w:p>
    <w:p w14:paraId="6723B5ED" w14:textId="77777777" w:rsidR="00F81BE7" w:rsidRDefault="00F81BE7" w:rsidP="00F81BE7">
      <w:pPr>
        <w:pStyle w:val="Heading4"/>
        <w:numPr>
          <w:ilvl w:val="3"/>
          <w:numId w:val="4"/>
        </w:numPr>
      </w:pPr>
      <w:r>
        <w:t>Functional Safety Requirements</w:t>
      </w:r>
    </w:p>
    <w:p w14:paraId="60073BB5" w14:textId="77777777" w:rsidR="00F81BE7" w:rsidRDefault="00F81BE7" w:rsidP="00F81BE7">
      <w:pPr>
        <w:rPr>
          <w:highlight w:val="yellow"/>
        </w:rPr>
      </w:pPr>
    </w:p>
    <w:p w14:paraId="108A7D34"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2BF1DD54" w14:textId="77777777" w:rsidR="00F81BE7" w:rsidRDefault="00F81BE7" w:rsidP="00F81BE7">
      <w:pPr>
        <w:pStyle w:val="Heading5"/>
        <w:numPr>
          <w:ilvl w:val="4"/>
          <w:numId w:val="4"/>
        </w:numPr>
      </w:pPr>
      <w:r>
        <w:lastRenderedPageBreak/>
        <w:t>ASIL Decomposition of Functional Safety Requirements</w:t>
      </w:r>
    </w:p>
    <w:p w14:paraId="78C4A426" w14:textId="77777777" w:rsidR="00F81BE7" w:rsidRDefault="00F81BE7" w:rsidP="00F81BE7">
      <w:pPr>
        <w:pStyle w:val="NoSpacing"/>
      </w:pPr>
    </w:p>
    <w:p w14:paraId="2ADA2E55" w14:textId="77777777" w:rsidR="00F81BE7" w:rsidRDefault="00F81BE7" w:rsidP="00F81BE7">
      <w:pPr>
        <w:pStyle w:val="NoSpacing"/>
      </w:pPr>
    </w:p>
    <w:p w14:paraId="0F303558"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477B28DD" w14:textId="77777777" w:rsidR="00F81BE7" w:rsidRDefault="00F81BE7" w:rsidP="00F81BE7">
      <w:pPr>
        <w:pStyle w:val="Heading4"/>
        <w:numPr>
          <w:ilvl w:val="3"/>
          <w:numId w:val="4"/>
        </w:numPr>
      </w:pPr>
      <w:r>
        <w:t>Other Requirements</w:t>
      </w:r>
    </w:p>
    <w:p w14:paraId="5ADB9374" w14:textId="77777777" w:rsidR="00F81BE7" w:rsidRDefault="00F81BE7" w:rsidP="00F81BE7">
      <w:pPr>
        <w:pStyle w:val="Heading5"/>
        <w:numPr>
          <w:ilvl w:val="4"/>
          <w:numId w:val="4"/>
        </w:numPr>
      </w:pPr>
      <w:r>
        <w:t>Design Requirements</w:t>
      </w:r>
    </w:p>
    <w:p w14:paraId="34B4BBEF" w14:textId="77777777" w:rsidR="00F81BE7" w:rsidRDefault="00F81BE7" w:rsidP="00F81BE7"/>
    <w:p w14:paraId="149A7DCB" w14:textId="77777777" w:rsidR="00F81BE7" w:rsidRDefault="00F81BE7" w:rsidP="00F81BE7">
      <w:pPr>
        <w:rPr>
          <w:color w:val="A6A6A6" w:themeColor="background1" w:themeShade="A6"/>
        </w:rPr>
      </w:pPr>
      <w:r>
        <w:rPr>
          <w:color w:val="A6A6A6" w:themeColor="background1" w:themeShade="A6"/>
        </w:rPr>
        <w:t>No Design Requirements specified.</w:t>
      </w:r>
    </w:p>
    <w:p w14:paraId="05D8908B" w14:textId="77777777" w:rsidR="00F81BE7" w:rsidRDefault="00F81BE7" w:rsidP="00F81BE7">
      <w:pPr>
        <w:pStyle w:val="Heading2"/>
        <w:numPr>
          <w:ilvl w:val="1"/>
          <w:numId w:val="4"/>
        </w:numPr>
      </w:pPr>
      <w:r>
        <w:rPr>
          <w:noProof/>
        </w:rPr>
        <w:drawing>
          <wp:inline distT="0" distB="0" distL="0" distR="0" wp14:anchorId="219359A6" wp14:editId="2CE2F18C">
            <wp:extent cx="152400" cy="152400"/>
            <wp:effectExtent l="0" t="0" r="0" b="0"/>
            <wp:docPr id="462"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2614" w:name="_54d08d18a50889d5f1e2fdb5ba2ba3af"/>
      <w:r>
        <w:t>Send Passenger Recall Request</w:t>
      </w:r>
      <w:bookmarkEnd w:id="2614"/>
    </w:p>
    <w:p w14:paraId="602DD606" w14:textId="77777777" w:rsidR="00F81BE7" w:rsidRDefault="00F81BE7" w:rsidP="00F81BE7">
      <w:pPr>
        <w:pStyle w:val="Heading3"/>
        <w:numPr>
          <w:ilvl w:val="2"/>
          <w:numId w:val="4"/>
        </w:numPr>
      </w:pPr>
      <w:r>
        <w:t>Function Overview</w:t>
      </w:r>
    </w:p>
    <w:p w14:paraId="5978807D" w14:textId="77777777" w:rsidR="00F81BE7" w:rsidRDefault="00F81BE7" w:rsidP="00F81BE7">
      <w:pPr>
        <w:pStyle w:val="Heading4"/>
        <w:numPr>
          <w:ilvl w:val="3"/>
          <w:numId w:val="4"/>
        </w:numPr>
      </w:pPr>
      <w:r>
        <w:t>Description</w:t>
      </w:r>
    </w:p>
    <w:p w14:paraId="7EE63338" w14:textId="77777777" w:rsidR="00F81BE7" w:rsidRDefault="00F81BE7" w:rsidP="00F81BE7">
      <w:pPr>
        <w:contextualSpacing/>
      </w:pPr>
    </w:p>
    <w:p w14:paraId="6047D631" w14:textId="77777777" w:rsidR="00F81BE7" w:rsidRDefault="00F81BE7" w:rsidP="00F81BE7">
      <w:pPr>
        <w:contextualSpacing/>
      </w:pPr>
      <w:r>
        <w:t>Function is allocated to:</w:t>
      </w:r>
    </w:p>
    <w:p w14:paraId="3EF0F08A" w14:textId="77777777" w:rsidR="00F81BE7" w:rsidRDefault="00F81BE7" w:rsidP="00F81BE7">
      <w:pPr>
        <w:pStyle w:val="ListParagraph"/>
        <w:numPr>
          <w:ilvl w:val="0"/>
          <w:numId w:val="13"/>
        </w:numPr>
        <w:contextualSpacing/>
      </w:pPr>
      <w:r>
        <w:rPr>
          <w:noProof/>
        </w:rPr>
        <w:drawing>
          <wp:inline distT="0" distB="0" distL="0" distR="0" wp14:anchorId="19596333" wp14:editId="153F5F1E">
            <wp:extent cx="152400" cy="152400"/>
            <wp:effectExtent l="0" t="0" r="0" b="0"/>
            <wp:docPr id="464" name="Picture 1716959969.jpg" descr="1716959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716959969.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Front Passenger Profiles &lt;&lt;Feature&gt;&gt;</w:t>
      </w:r>
    </w:p>
    <w:p w14:paraId="3C48B6B3" w14:textId="77777777" w:rsidR="00F81BE7" w:rsidRDefault="00F81BE7" w:rsidP="00F81BE7">
      <w:pPr>
        <w:pStyle w:val="ListParagraph"/>
        <w:numPr>
          <w:ilvl w:val="0"/>
          <w:numId w:val="13"/>
        </w:numPr>
        <w:contextualSpacing/>
      </w:pPr>
      <w:r>
        <w:rPr>
          <w:noProof/>
        </w:rPr>
        <w:drawing>
          <wp:inline distT="0" distB="0" distL="0" distR="0" wp14:anchorId="3B30AF3B" wp14:editId="55BF4027">
            <wp:extent cx="152400" cy="152400"/>
            <wp:effectExtent l="0" t="0" r="0" b="0"/>
            <wp:docPr id="466"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4C95BF54" w14:textId="77777777" w:rsidR="00F81BE7" w:rsidRDefault="00F81BE7" w:rsidP="00F81BE7">
      <w:pPr>
        <w:contextualSpacing/>
      </w:pPr>
    </w:p>
    <w:p w14:paraId="27D9CC3D" w14:textId="77777777" w:rsidR="00F81BE7" w:rsidRDefault="00F81BE7" w:rsidP="00F81BE7">
      <w:pPr>
        <w:contextualSpacing/>
      </w:pPr>
      <w:r w:rsidRPr="00A554C4">
        <w:t>Profile Interface Client requests the Profile Management Server to initial a passenger profile recall.</w:t>
      </w:r>
    </w:p>
    <w:p w14:paraId="697D0804" w14:textId="77777777" w:rsidR="00F81BE7" w:rsidRDefault="00F81BE7" w:rsidP="00F81BE7">
      <w:pPr>
        <w:pStyle w:val="Heading4"/>
        <w:numPr>
          <w:ilvl w:val="3"/>
          <w:numId w:val="4"/>
        </w:numPr>
      </w:pPr>
      <w:r>
        <w:t>Variants</w:t>
      </w:r>
    </w:p>
    <w:p w14:paraId="7CA962B5" w14:textId="77777777" w:rsidR="00F81BE7" w:rsidRDefault="00F81BE7" w:rsidP="00F81BE7"/>
    <w:p w14:paraId="093CB11E"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78638D02" w14:textId="77777777" w:rsidR="00F81BE7" w:rsidRDefault="00F81BE7" w:rsidP="00F81BE7">
      <w:pPr>
        <w:pStyle w:val="Heading4"/>
        <w:numPr>
          <w:ilvl w:val="3"/>
          <w:numId w:val="4"/>
        </w:numPr>
      </w:pPr>
      <w:r>
        <w:t>Input Requirements</w:t>
      </w:r>
    </w:p>
    <w:p w14:paraId="1E258003" w14:textId="77777777" w:rsidR="00F81BE7" w:rsidRDefault="00F81BE7" w:rsidP="00F81BE7"/>
    <w:p w14:paraId="1FACB75A"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4002BD61" w14:textId="77777777" w:rsidR="00F81BE7" w:rsidRDefault="00F81BE7" w:rsidP="00F81BE7">
      <w:pPr>
        <w:pStyle w:val="Heading4"/>
        <w:numPr>
          <w:ilvl w:val="3"/>
          <w:numId w:val="4"/>
        </w:numPr>
      </w:pPr>
      <w:r>
        <w:t>Assumptions</w:t>
      </w:r>
    </w:p>
    <w:p w14:paraId="4428093B" w14:textId="77777777" w:rsidR="00F81BE7" w:rsidRDefault="00F81BE7" w:rsidP="00F81BE7"/>
    <w:p w14:paraId="4EF6F1DA"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72A914BB" w14:textId="77777777" w:rsidR="00F81BE7" w:rsidRDefault="00F81BE7" w:rsidP="00F81BE7"/>
    <w:p w14:paraId="5B8D3049" w14:textId="77777777" w:rsidR="00F81BE7" w:rsidRDefault="00F81BE7" w:rsidP="00F81BE7">
      <w:pPr>
        <w:pStyle w:val="Heading4"/>
        <w:numPr>
          <w:ilvl w:val="3"/>
          <w:numId w:val="4"/>
        </w:numPr>
      </w:pPr>
      <w:r>
        <w:t>References</w:t>
      </w:r>
    </w:p>
    <w:p w14:paraId="52823F27" w14:textId="77777777" w:rsidR="00F81BE7" w:rsidRPr="00454CBE" w:rsidRDefault="00F81BE7" w:rsidP="00F81BE7">
      <w:pPr>
        <w:pStyle w:val="Heading5"/>
        <w:numPr>
          <w:ilvl w:val="4"/>
          <w:numId w:val="4"/>
        </w:numPr>
      </w:pPr>
      <w:r w:rsidRPr="00454CBE">
        <w:t xml:space="preserve">Ford </w:t>
      </w:r>
      <w:r>
        <w:t>D</w:t>
      </w:r>
      <w:r w:rsidRPr="00454CBE">
        <w:t>ocuments</w:t>
      </w:r>
    </w:p>
    <w:p w14:paraId="69BDA4D1"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2B68C41D"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6AD2FFEC" w14:textId="77777777" w:rsidTr="005E6FE1">
        <w:trPr>
          <w:cantSplit/>
          <w:tblHeader/>
        </w:trPr>
        <w:tc>
          <w:tcPr>
            <w:tcW w:w="1418" w:type="dxa"/>
            <w:shd w:val="clear" w:color="auto" w:fill="E0E0E0"/>
          </w:tcPr>
          <w:p w14:paraId="6D384C5F"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23D6CF6D"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02E04645"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70F464FC"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33E16BFE" w14:textId="77777777" w:rsidTr="005E6FE1">
        <w:trPr>
          <w:cantSplit/>
          <w:tblHeader/>
        </w:trPr>
        <w:tc>
          <w:tcPr>
            <w:tcW w:w="1418" w:type="dxa"/>
            <w:shd w:val="clear" w:color="auto" w:fill="FFFFFF" w:themeFill="background1"/>
          </w:tcPr>
          <w:p w14:paraId="3BB0F28D" w14:textId="77777777" w:rsidR="00F81BE7" w:rsidRPr="005E40CF" w:rsidRDefault="00F81BE7" w:rsidP="005E6FE1">
            <w:pPr>
              <w:rPr>
                <w:rFonts w:ascii="Helvetica" w:hAnsi="Helvetica" w:cs="Helvetica"/>
              </w:rPr>
            </w:pPr>
          </w:p>
        </w:tc>
        <w:tc>
          <w:tcPr>
            <w:tcW w:w="6237" w:type="dxa"/>
            <w:shd w:val="clear" w:color="auto" w:fill="FFFFFF" w:themeFill="background1"/>
          </w:tcPr>
          <w:p w14:paraId="0E55E1C5" w14:textId="77777777" w:rsidR="00F81BE7" w:rsidRPr="005E40CF" w:rsidRDefault="00F81BE7" w:rsidP="005E6FE1">
            <w:pPr>
              <w:rPr>
                <w:rFonts w:ascii="Helvetica" w:hAnsi="Helvetica" w:cs="Helvetica"/>
              </w:rPr>
            </w:pPr>
          </w:p>
        </w:tc>
        <w:tc>
          <w:tcPr>
            <w:tcW w:w="1418" w:type="dxa"/>
            <w:shd w:val="clear" w:color="auto" w:fill="FFFFFF" w:themeFill="background1"/>
          </w:tcPr>
          <w:p w14:paraId="0FC2EE2E" w14:textId="77777777" w:rsidR="00F81BE7" w:rsidRPr="005E40CF" w:rsidRDefault="00F81BE7" w:rsidP="005E6FE1">
            <w:pPr>
              <w:rPr>
                <w:rFonts w:ascii="Helvetica" w:hAnsi="Helvetica" w:cs="Helvetica"/>
              </w:rPr>
            </w:pPr>
          </w:p>
        </w:tc>
        <w:tc>
          <w:tcPr>
            <w:tcW w:w="1418" w:type="dxa"/>
            <w:shd w:val="clear" w:color="auto" w:fill="FFFFFF" w:themeFill="background1"/>
          </w:tcPr>
          <w:p w14:paraId="4438033F" w14:textId="77777777" w:rsidR="00F81BE7" w:rsidRPr="005E40CF" w:rsidRDefault="00F81BE7" w:rsidP="005E6FE1">
            <w:pPr>
              <w:rPr>
                <w:rFonts w:ascii="Helvetica" w:hAnsi="Helvetica" w:cs="Helvetica"/>
              </w:rPr>
            </w:pPr>
          </w:p>
        </w:tc>
      </w:tr>
    </w:tbl>
    <w:p w14:paraId="69F8BC86"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066544F0"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76126002"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9FA2F1A"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7AF92220" w14:textId="77777777" w:rsidTr="005E6FE1">
        <w:trPr>
          <w:cantSplit/>
          <w:tblHeader/>
        </w:trPr>
        <w:tc>
          <w:tcPr>
            <w:tcW w:w="1418" w:type="dxa"/>
            <w:shd w:val="clear" w:color="auto" w:fill="E0E0E0"/>
          </w:tcPr>
          <w:p w14:paraId="4DEDD462"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37F98892"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0AC28FF8" w14:textId="77777777" w:rsidTr="005E6FE1">
        <w:trPr>
          <w:cantSplit/>
          <w:tblHeader/>
        </w:trPr>
        <w:tc>
          <w:tcPr>
            <w:tcW w:w="1418" w:type="dxa"/>
            <w:shd w:val="clear" w:color="auto" w:fill="FFFFFF" w:themeFill="background1"/>
          </w:tcPr>
          <w:p w14:paraId="429F24B4" w14:textId="77777777" w:rsidR="00F81BE7" w:rsidRPr="005E40CF" w:rsidRDefault="00F81BE7" w:rsidP="005E6FE1">
            <w:pPr>
              <w:rPr>
                <w:rFonts w:ascii="Helvetica" w:hAnsi="Helvetica" w:cs="Helvetica"/>
              </w:rPr>
            </w:pPr>
          </w:p>
        </w:tc>
        <w:tc>
          <w:tcPr>
            <w:tcW w:w="9072" w:type="dxa"/>
            <w:shd w:val="clear" w:color="auto" w:fill="FFFFFF" w:themeFill="background1"/>
          </w:tcPr>
          <w:p w14:paraId="6E4FE9A0" w14:textId="77777777" w:rsidR="00F81BE7" w:rsidRPr="005E40CF" w:rsidRDefault="00F81BE7" w:rsidP="005E6FE1">
            <w:pPr>
              <w:rPr>
                <w:rFonts w:ascii="Helvetica" w:hAnsi="Helvetica" w:cs="Helvetica"/>
              </w:rPr>
            </w:pPr>
          </w:p>
        </w:tc>
      </w:tr>
    </w:tbl>
    <w:p w14:paraId="6519E5D9" w14:textId="77777777" w:rsidR="00F81BE7" w:rsidRDefault="00F81BE7" w:rsidP="00F81BE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D939DFC" w14:textId="77777777" w:rsidR="00F81BE7" w:rsidRDefault="00F81BE7" w:rsidP="00F81BE7">
      <w:pPr>
        <w:pStyle w:val="Heading4"/>
        <w:numPr>
          <w:ilvl w:val="3"/>
          <w:numId w:val="4"/>
        </w:numPr>
      </w:pPr>
      <w:r>
        <w:t>Glossary</w:t>
      </w:r>
    </w:p>
    <w:p w14:paraId="13209275"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639F5809" w14:textId="77777777" w:rsidR="00F81BE7" w:rsidRDefault="00F81BE7" w:rsidP="00F81BE7">
      <w:pPr>
        <w:pStyle w:val="Heading3"/>
        <w:numPr>
          <w:ilvl w:val="2"/>
          <w:numId w:val="4"/>
        </w:numPr>
      </w:pPr>
      <w:r>
        <w:lastRenderedPageBreak/>
        <w:t>Function Scope</w:t>
      </w:r>
    </w:p>
    <w:p w14:paraId="730140AF" w14:textId="77777777" w:rsidR="00F81BE7" w:rsidRPr="00A43B48" w:rsidRDefault="00F81BE7" w:rsidP="00F81BE7">
      <w:pPr>
        <w:contextualSpacing/>
      </w:pPr>
    </w:p>
    <w:p w14:paraId="121B7D9A" w14:textId="77777777" w:rsidR="00F81BE7" w:rsidRDefault="00F81BE7" w:rsidP="00F81BE7">
      <w:pPr>
        <w:contextualSpacing/>
      </w:pPr>
      <w:r>
        <w:t xml:space="preserve">The </w:t>
      </w:r>
      <w:r>
        <w:rPr>
          <w:noProof/>
        </w:rPr>
        <w:drawing>
          <wp:inline distT="0" distB="0" distL="0" distR="0" wp14:anchorId="250CEA37" wp14:editId="7B8215D8">
            <wp:extent cx="152400" cy="152400"/>
            <wp:effectExtent l="0" t="0" r="0" b="0"/>
            <wp:docPr id="46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Send Recall Request</w:t>
      </w:r>
      <w:r>
        <w:rPr>
          <w:b/>
        </w:rPr>
        <w:t>”</w:t>
      </w:r>
      <w:r>
        <w:t xml:space="preserve"> function is called by the following functions:</w:t>
      </w:r>
    </w:p>
    <w:p w14:paraId="43AE3285" w14:textId="77777777" w:rsidR="00F81BE7" w:rsidRPr="00953D23" w:rsidRDefault="00F81BE7" w:rsidP="00F81BE7">
      <w:pPr>
        <w:pStyle w:val="ListParagraph"/>
        <w:numPr>
          <w:ilvl w:val="0"/>
          <w:numId w:val="12"/>
        </w:numPr>
        <w:contextualSpacing/>
      </w:pPr>
      <w:r>
        <w:rPr>
          <w:noProof/>
        </w:rPr>
        <w:drawing>
          <wp:inline distT="0" distB="0" distL="0" distR="0" wp14:anchorId="488D05D1" wp14:editId="6524F0A0">
            <wp:extent cx="152400" cy="152400"/>
            <wp:effectExtent l="0" t="0" r="0" b="0"/>
            <wp:docPr id="47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4c5be100a16753b9a872486bcccd633c" w:history="1">
        <w:r>
          <w:rPr>
            <w:rStyle w:val="Hyperlink"/>
          </w:rPr>
          <w:t>Recall Passenger Profile</w:t>
        </w:r>
      </w:hyperlink>
      <w:r>
        <w:t>”</w:t>
      </w:r>
    </w:p>
    <w:p w14:paraId="0CD4ED4A" w14:textId="77777777" w:rsidR="00F81BE7" w:rsidRPr="00953D23" w:rsidRDefault="00F81BE7" w:rsidP="00F81BE7">
      <w:pPr>
        <w:pStyle w:val="ListParagraph"/>
        <w:numPr>
          <w:ilvl w:val="0"/>
          <w:numId w:val="12"/>
        </w:numPr>
        <w:contextualSpacing/>
      </w:pPr>
      <w:r>
        <w:rPr>
          <w:noProof/>
        </w:rPr>
        <w:drawing>
          <wp:inline distT="0" distB="0" distL="0" distR="0" wp14:anchorId="553011D3" wp14:editId="3028B47A">
            <wp:extent cx="152400" cy="152400"/>
            <wp:effectExtent l="0" t="0" r="0" b="0"/>
            <wp:docPr id="472"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65f9588327cc74a0792292213218363" w:history="1">
        <w:r>
          <w:rPr>
            <w:rStyle w:val="Hyperlink"/>
          </w:rPr>
          <w:t>Reload Passenger Seat Position</w:t>
        </w:r>
      </w:hyperlink>
      <w:r>
        <w:t>”</w:t>
      </w:r>
    </w:p>
    <w:p w14:paraId="5F9FE29C" w14:textId="77777777" w:rsidR="00F81BE7" w:rsidRPr="00393C96" w:rsidRDefault="00F81BE7" w:rsidP="00F81BE7">
      <w:pPr>
        <w:contextualSpacing/>
      </w:pPr>
    </w:p>
    <w:p w14:paraId="13C55364" w14:textId="77777777" w:rsidR="00F81BE7" w:rsidRDefault="00F81BE7" w:rsidP="00F81BE7"/>
    <w:p w14:paraId="141CD934" w14:textId="0D1B40D7" w:rsidR="00F81BE7" w:rsidRDefault="00F81BE7" w:rsidP="00F81BE7">
      <w:pPr>
        <w:jc w:val="center"/>
      </w:pPr>
      <w:del w:id="2615" w:author="Bauer, Justin (J.)" w:date="2021-10-29T11:09:00Z">
        <w:r w:rsidDel="001F7E23">
          <w:rPr>
            <w:noProof/>
          </w:rPr>
          <w:drawing>
            <wp:inline distT="0" distB="0" distL="0" distR="0" wp14:anchorId="24A08A95" wp14:editId="34C1E281">
              <wp:extent cx="6466205" cy="3235137"/>
              <wp:effectExtent l="0" t="0" r="0" b="0"/>
              <wp:docPr id="474" name="Picture 298331124.jpg" descr="29833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298331124.jpg"/>
                      <pic:cNvPicPr/>
                    </pic:nvPicPr>
                    <pic:blipFill>
                      <a:blip r:embed="rId54" cstate="print"/>
                      <a:stretch>
                        <a:fillRect/>
                      </a:stretch>
                    </pic:blipFill>
                    <pic:spPr>
                      <a:xfrm>
                        <a:off x="0" y="0"/>
                        <a:ext cx="6466205" cy="3235137"/>
                      </a:xfrm>
                      <a:prstGeom prst="rect">
                        <a:avLst/>
                      </a:prstGeom>
                    </pic:spPr>
                  </pic:pic>
                </a:graphicData>
              </a:graphic>
            </wp:inline>
          </w:drawing>
        </w:r>
      </w:del>
      <w:ins w:id="2616" w:author="Bauer, Justin (J.)" w:date="2021-10-29T11:09:00Z">
        <w:r w:rsidR="001F7E23">
          <w:rPr>
            <w:noProof/>
          </w:rPr>
          <w:drawing>
            <wp:inline distT="0" distB="0" distL="0" distR="0" wp14:anchorId="699320A4" wp14:editId="3955C948">
              <wp:extent cx="6466205" cy="3234690"/>
              <wp:effectExtent l="0" t="0" r="0" b="3810"/>
              <wp:docPr id="127" name="Picture 298331124.jpg" descr="29833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298331124.jpg"/>
                      <pic:cNvPicPr/>
                    </pic:nvPicPr>
                    <pic:blipFill>
                      <a:blip r:embed="rId55" cstate="print"/>
                      <a:stretch>
                        <a:fillRect/>
                      </a:stretch>
                    </pic:blipFill>
                    <pic:spPr>
                      <a:xfrm>
                        <a:off x="0" y="0"/>
                        <a:ext cx="6466205" cy="3234690"/>
                      </a:xfrm>
                      <a:prstGeom prst="rect">
                        <a:avLst/>
                      </a:prstGeom>
                    </pic:spPr>
                  </pic:pic>
                </a:graphicData>
              </a:graphic>
            </wp:inline>
          </w:drawing>
        </w:r>
      </w:ins>
    </w:p>
    <w:p w14:paraId="31C56A5F"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6ABB8F9D" wp14:editId="38815E5D">
            <wp:extent cx="152400" cy="152400"/>
            <wp:effectExtent l="0" t="0" r="0" b="0"/>
            <wp:docPr id="476"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Recall Passenger Profile</w:t>
      </w:r>
      <w:r>
        <w:t>”</w:t>
      </w:r>
      <w:r w:rsidRPr="00294100">
        <w:t xml:space="preserve"> calling </w:t>
      </w:r>
      <w:r>
        <w:rPr>
          <w:noProof/>
        </w:rPr>
        <w:drawing>
          <wp:inline distT="0" distB="0" distL="0" distR="0" wp14:anchorId="560DF7F1" wp14:editId="70EDB070">
            <wp:extent cx="152400" cy="152400"/>
            <wp:effectExtent l="0" t="0" r="0" b="0"/>
            <wp:docPr id="47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Send Recall Request</w:t>
      </w:r>
      <w:r>
        <w:t>”</w:t>
      </w:r>
    </w:p>
    <w:p w14:paraId="7D8E871D" w14:textId="77777777" w:rsidR="00F81BE7" w:rsidRDefault="00F81BE7" w:rsidP="00F81BE7">
      <w:pPr>
        <w:contextualSpacing/>
      </w:pPr>
    </w:p>
    <w:p w14:paraId="5FE2641C" w14:textId="77777777" w:rsidR="00F81BE7" w:rsidRDefault="00F81BE7" w:rsidP="00F81BE7"/>
    <w:p w14:paraId="0B277AB0" w14:textId="77777777" w:rsidR="00F81BE7" w:rsidRDefault="00F81BE7" w:rsidP="00F81BE7">
      <w:pPr>
        <w:jc w:val="center"/>
      </w:pPr>
      <w:r>
        <w:rPr>
          <w:noProof/>
        </w:rPr>
        <w:drawing>
          <wp:inline distT="0" distB="0" distL="0" distR="0" wp14:anchorId="6996BB5C" wp14:editId="569EB03B">
            <wp:extent cx="6466205" cy="3299084"/>
            <wp:effectExtent l="0" t="0" r="0" b="0"/>
            <wp:docPr id="480" name="Picture 416836161.jpg" descr="416836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416836161.jpg"/>
                    <pic:cNvPicPr/>
                  </pic:nvPicPr>
                  <pic:blipFill>
                    <a:blip r:embed="rId56" cstate="print"/>
                    <a:stretch>
                      <a:fillRect/>
                    </a:stretch>
                  </pic:blipFill>
                  <pic:spPr>
                    <a:xfrm>
                      <a:off x="0" y="0"/>
                      <a:ext cx="6466205" cy="3299084"/>
                    </a:xfrm>
                    <a:prstGeom prst="rect">
                      <a:avLst/>
                    </a:prstGeom>
                  </pic:spPr>
                </pic:pic>
              </a:graphicData>
            </a:graphic>
          </wp:inline>
        </w:drawing>
      </w:r>
    </w:p>
    <w:p w14:paraId="049A76BA"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20DBB249" wp14:editId="27534EBF">
            <wp:extent cx="152400" cy="152400"/>
            <wp:effectExtent l="0" t="0" r="0" b="0"/>
            <wp:docPr id="482"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Reload Passenger Seat Position</w:t>
      </w:r>
      <w:r>
        <w:t>”</w:t>
      </w:r>
      <w:r w:rsidRPr="00294100">
        <w:t xml:space="preserve"> calling </w:t>
      </w:r>
      <w:r>
        <w:rPr>
          <w:noProof/>
        </w:rPr>
        <w:drawing>
          <wp:inline distT="0" distB="0" distL="0" distR="0" wp14:anchorId="4200C004" wp14:editId="31D32FFF">
            <wp:extent cx="152400" cy="152400"/>
            <wp:effectExtent l="0" t="0" r="0" b="0"/>
            <wp:docPr id="484"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Send Recall Request</w:t>
      </w:r>
      <w:r>
        <w:t>”</w:t>
      </w:r>
    </w:p>
    <w:p w14:paraId="34C9674E" w14:textId="77777777" w:rsidR="00F81BE7" w:rsidRDefault="00F81BE7" w:rsidP="00F81BE7">
      <w:pPr>
        <w:contextualSpacing/>
      </w:pPr>
    </w:p>
    <w:p w14:paraId="2D8CFBD8" w14:textId="77777777" w:rsidR="00F81BE7" w:rsidRDefault="00F81BE7" w:rsidP="00F81BE7">
      <w:pPr>
        <w:pStyle w:val="Heading3"/>
        <w:numPr>
          <w:ilvl w:val="2"/>
          <w:numId w:val="4"/>
        </w:numPr>
      </w:pPr>
      <w:r>
        <w:lastRenderedPageBreak/>
        <w:t>Function Interfaces</w:t>
      </w:r>
    </w:p>
    <w:p w14:paraId="14A66583" w14:textId="77777777" w:rsidR="00F81BE7" w:rsidRDefault="00F81BE7" w:rsidP="00F81BE7">
      <w:pPr>
        <w:pStyle w:val="Heading4"/>
        <w:numPr>
          <w:ilvl w:val="3"/>
          <w:numId w:val="4"/>
        </w:numPr>
      </w:pPr>
      <w:r w:rsidRPr="00F15706">
        <w:t>Logical Inputs</w:t>
      </w:r>
    </w:p>
    <w:p w14:paraId="4E911679" w14:textId="77777777" w:rsidR="00F81BE7" w:rsidRDefault="00F81BE7" w:rsidP="00F81BE7">
      <w:pPr>
        <w:contextualSpacing/>
      </w:pPr>
    </w:p>
    <w:p w14:paraId="2F180F87" w14:textId="77777777" w:rsidR="00F81BE7" w:rsidRDefault="00F81BE7" w:rsidP="00F81BE7">
      <w:pPr>
        <w:contextualSpacing/>
      </w:pPr>
      <w:r w:rsidRPr="00FF5F72">
        <w:rPr>
          <w:color w:val="A6A6A6" w:themeColor="background1" w:themeShade="A6"/>
        </w:rPr>
        <w:t>No Logical Inputs specified.</w:t>
      </w:r>
    </w:p>
    <w:p w14:paraId="49187347" w14:textId="77777777" w:rsidR="00F81BE7" w:rsidRDefault="00F81BE7" w:rsidP="00F81BE7">
      <w:pPr>
        <w:pStyle w:val="Heading4"/>
        <w:numPr>
          <w:ilvl w:val="3"/>
          <w:numId w:val="4"/>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F81BE7" w:rsidRPr="00E54DEA" w14:paraId="7A1C4B40" w14:textId="77777777" w:rsidTr="005E6FE1">
        <w:trPr>
          <w:trHeight w:val="260"/>
        </w:trPr>
        <w:tc>
          <w:tcPr>
            <w:tcW w:w="2689" w:type="dxa"/>
            <w:shd w:val="clear" w:color="auto" w:fill="D9D9D9" w:themeFill="background1" w:themeFillShade="D9"/>
            <w:noWrap/>
            <w:hideMark/>
          </w:tcPr>
          <w:p w14:paraId="4A0B3E56"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C635763" w14:textId="77777777" w:rsidR="00F81BE7" w:rsidRPr="00E54DEA"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40B5EFD8" w14:textId="77777777" w:rsidTr="005E6FE1">
        <w:trPr>
          <w:trHeight w:val="410"/>
        </w:trPr>
        <w:tc>
          <w:tcPr>
            <w:tcW w:w="2689" w:type="dxa"/>
            <w:noWrap/>
          </w:tcPr>
          <w:p w14:paraId="2A7FD1BC" w14:textId="77777777" w:rsidR="00F81BE7" w:rsidRDefault="00F81BE7" w:rsidP="005E6FE1">
            <w:pPr>
              <w:contextualSpacing/>
              <w:rPr>
                <w:rFonts w:cs="Arial"/>
              </w:rPr>
            </w:pPr>
            <w:r>
              <w:rPr>
                <w:rFonts w:cs="Arial"/>
              </w:rPr>
              <w:t>output</w:t>
            </w:r>
          </w:p>
          <w:p w14:paraId="049DD9F7" w14:textId="77777777" w:rsidR="00F81BE7" w:rsidRDefault="00F81BE7" w:rsidP="005E6FE1">
            <w:pPr>
              <w:contextualSpacing/>
              <w:rPr>
                <w:rFonts w:cs="Arial"/>
              </w:rPr>
            </w:pPr>
            <w:r>
              <w:rPr>
                <w:rFonts w:cs="Arial"/>
              </w:rPr>
              <w:t>Type:</w:t>
            </w:r>
          </w:p>
          <w:p w14:paraId="36BF82D7" w14:textId="77777777" w:rsidR="00F81BE7" w:rsidRDefault="00F81BE7" w:rsidP="005E6FE1">
            <w:pPr>
              <w:contextualSpacing/>
              <w:rPr>
                <w:rFonts w:cs="Arial"/>
              </w:rPr>
            </w:pPr>
            <w:r>
              <w:rPr>
                <w:noProof/>
              </w:rPr>
              <w:drawing>
                <wp:inline distT="0" distB="0" distL="0" distR="0" wp14:anchorId="0DE51B9D" wp14:editId="2960FE93">
                  <wp:extent cx="152400" cy="152400"/>
                  <wp:effectExtent l="0" t="0" r="0" b="0"/>
                  <wp:docPr id="486" name="Picture -678216178.jpg" descr="-678216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678216178.jpg"/>
                          <pic:cNvPicPr/>
                        </pic:nvPicPr>
                        <pic:blipFill>
                          <a:blip r:embed="rId40" cstate="print"/>
                          <a:stretch>
                            <a:fillRect/>
                          </a:stretch>
                        </pic:blipFill>
                        <pic:spPr>
                          <a:xfrm>
                            <a:off x="0" y="0"/>
                            <a:ext cx="152400" cy="152400"/>
                          </a:xfrm>
                          <a:prstGeom prst="rect">
                            <a:avLst/>
                          </a:prstGeom>
                        </pic:spPr>
                      </pic:pic>
                    </a:graphicData>
                  </a:graphic>
                </wp:inline>
              </w:drawing>
            </w:r>
            <w:r>
              <w:rPr>
                <w:rFonts w:cs="Arial"/>
              </w:rPr>
              <w:t xml:space="preserve"> </w:t>
            </w:r>
            <w:hyperlink w:anchor="_0fd48c16da4f4f0fbea5f2f7bae86309" w:history="1">
              <w:r>
                <w:rPr>
                  <w:rStyle w:val="Hyperlink"/>
                  <w:rFonts w:cs="Arial"/>
                </w:rPr>
                <w:t>PsngrRecall_Rq</w:t>
              </w:r>
            </w:hyperlink>
          </w:p>
        </w:tc>
        <w:tc>
          <w:tcPr>
            <w:tcW w:w="7512" w:type="dxa"/>
            <w:noWrap/>
          </w:tcPr>
          <w:p w14:paraId="78555197" w14:textId="4F2E530F" w:rsidR="001F7E23" w:rsidRDefault="001F7E23" w:rsidP="005E6FE1">
            <w:pPr>
              <w:rPr>
                <w:ins w:id="2617" w:author="Bauer, Justin (J.)" w:date="2021-10-29T11:10:00Z"/>
                <w:rFonts w:cs="Arial"/>
                <w:color w:val="000000"/>
              </w:rPr>
            </w:pPr>
            <w:ins w:id="2618" w:author="Bauer, Justin (J.)" w:date="2021-10-29T11:09:00Z">
              <w:r>
                <w:rPr>
                  <w:rFonts w:cs="Arial"/>
                  <w:color w:val="000000"/>
                </w:rPr>
                <w:t>Signal Descri</w:t>
              </w:r>
            </w:ins>
            <w:ins w:id="2619" w:author="Bauer, Justin (J.)" w:date="2021-10-29T11:10:00Z">
              <w:r>
                <w:rPr>
                  <w:rFonts w:cs="Arial"/>
                  <w:color w:val="000000"/>
                </w:rPr>
                <w:t>ption:</w:t>
              </w:r>
            </w:ins>
          </w:p>
          <w:p w14:paraId="7C8ADF0A" w14:textId="77777777" w:rsidR="001F7E23" w:rsidRDefault="001F7E23" w:rsidP="001F7E23">
            <w:pPr>
              <w:rPr>
                <w:ins w:id="2620" w:author="Bauer, Justin (J.)" w:date="2021-10-29T11:10:00Z"/>
                <w:rFonts w:cs="Arial"/>
              </w:rPr>
            </w:pPr>
            <w:ins w:id="2621" w:author="Bauer, Justin (J.)" w:date="2021-10-29T11:10:00Z">
              <w:r>
                <w:rPr>
                  <w:rFonts w:cs="Arial"/>
                </w:rPr>
                <w:t>Passenger Recall request from the Profile Interface Client to the Profile Management Server</w:t>
              </w:r>
            </w:ins>
          </w:p>
          <w:p w14:paraId="3F355857" w14:textId="77777777" w:rsidR="001F7E23" w:rsidRDefault="001F7E23" w:rsidP="005E6FE1">
            <w:pPr>
              <w:rPr>
                <w:ins w:id="2622" w:author="Bauer, Justin (J.)" w:date="2021-10-29T11:09:00Z"/>
                <w:rFonts w:cs="Arial"/>
                <w:color w:val="000000"/>
              </w:rPr>
            </w:pPr>
          </w:p>
          <w:p w14:paraId="6C0B4F17" w14:textId="5BCD918A" w:rsidR="00F81BE7" w:rsidRPr="00275823" w:rsidRDefault="00F81BE7" w:rsidP="005E6FE1">
            <w:pPr>
              <w:rPr>
                <w:rFonts w:cs="Arial"/>
                <w:color w:val="000000"/>
              </w:rPr>
            </w:pPr>
            <w:r>
              <w:rPr>
                <w:rFonts w:cs="Arial"/>
                <w:color w:val="000000"/>
              </w:rPr>
              <w:t>Sent to:</w:t>
            </w:r>
          </w:p>
          <w:p w14:paraId="08E60F28" w14:textId="77777777" w:rsidR="00F81BE7" w:rsidRPr="0046598F" w:rsidRDefault="00F81BE7" w:rsidP="005E6FE1">
            <w:pPr>
              <w:pStyle w:val="ListParagraph"/>
              <w:numPr>
                <w:ilvl w:val="0"/>
                <w:numId w:val="12"/>
              </w:numPr>
              <w:rPr>
                <w:rFonts w:cs="Arial"/>
                <w:color w:val="000000"/>
              </w:rPr>
            </w:pPr>
            <w:r>
              <w:rPr>
                <w:noProof/>
              </w:rPr>
              <w:drawing>
                <wp:inline distT="0" distB="0" distL="0" distR="0" wp14:anchorId="09130B26" wp14:editId="3A9F57B1">
                  <wp:extent cx="152400" cy="152400"/>
                  <wp:effectExtent l="0" t="0" r="0" b="0"/>
                  <wp:docPr id="48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ee2ff0e2b776783d4c5a5f79072dca1" w:history="1">
              <w:r>
                <w:rPr>
                  <w:rStyle w:val="Hyperlink"/>
                  <w:rFonts w:cs="Arial"/>
                  <w:color w:val="000000"/>
                </w:rPr>
                <w:t>Send Passenger Profile Activation</w:t>
              </w:r>
            </w:hyperlink>
          </w:p>
          <w:p w14:paraId="7CE03749" w14:textId="77777777" w:rsidR="00F81BE7" w:rsidRPr="0046598F" w:rsidRDefault="00F81BE7" w:rsidP="005E6FE1">
            <w:pPr>
              <w:pStyle w:val="ListParagraph"/>
              <w:numPr>
                <w:ilvl w:val="0"/>
                <w:numId w:val="12"/>
              </w:numPr>
              <w:rPr>
                <w:rFonts w:cs="Arial"/>
                <w:color w:val="000000"/>
              </w:rPr>
            </w:pPr>
            <w:r>
              <w:rPr>
                <w:noProof/>
              </w:rPr>
              <w:drawing>
                <wp:inline distT="0" distB="0" distL="0" distR="0" wp14:anchorId="0DF4058F" wp14:editId="6585F3C6">
                  <wp:extent cx="152400" cy="152400"/>
                  <wp:effectExtent l="0" t="0" r="0" b="0"/>
                  <wp:docPr id="490"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9a1ac3ff5a6459a3ff9cedd9b7d4406" w:history="1">
              <w:r>
                <w:rPr>
                  <w:rStyle w:val="Hyperlink"/>
                  <w:rFonts w:cs="Arial"/>
                  <w:color w:val="000000"/>
                </w:rPr>
                <w:t>Push Profile Settings</w:t>
              </w:r>
            </w:hyperlink>
          </w:p>
        </w:tc>
      </w:tr>
    </w:tbl>
    <w:p w14:paraId="1EBF02EB" w14:textId="77777777" w:rsidR="00F81BE7" w:rsidRDefault="00F81BE7" w:rsidP="00F81BE7">
      <w:pPr>
        <w:pStyle w:val="Heading4"/>
        <w:numPr>
          <w:ilvl w:val="3"/>
          <w:numId w:val="4"/>
        </w:numPr>
      </w:pPr>
      <w:r>
        <w:t>Logical</w:t>
      </w:r>
      <w:r w:rsidRPr="00F15706">
        <w:t xml:space="preserve"> Parameters</w:t>
      </w:r>
    </w:p>
    <w:p w14:paraId="20DFB5DC" w14:textId="77777777" w:rsidR="00F81BE7" w:rsidRDefault="00F81BE7" w:rsidP="00F81BE7"/>
    <w:p w14:paraId="41506D26" w14:textId="77777777" w:rsidR="00F81BE7" w:rsidRDefault="00F81BE7" w:rsidP="00F81BE7">
      <w:r w:rsidRPr="005067FC">
        <w:rPr>
          <w:i/>
          <w:color w:val="A6A6A6" w:themeColor="background1" w:themeShade="A6"/>
        </w:rPr>
        <w:t>Not supported by MagicDraw report generation.</w:t>
      </w:r>
    </w:p>
    <w:p w14:paraId="4578156F" w14:textId="77777777" w:rsidR="00F81BE7" w:rsidRDefault="00F81BE7" w:rsidP="00F81BE7">
      <w:pPr>
        <w:pStyle w:val="Heading3"/>
        <w:numPr>
          <w:ilvl w:val="2"/>
          <w:numId w:val="4"/>
        </w:numPr>
      </w:pPr>
      <w:r>
        <w:t>Function Modeling</w:t>
      </w:r>
    </w:p>
    <w:p w14:paraId="2ADB19DE" w14:textId="77777777" w:rsidR="00F81BE7" w:rsidRPr="00C75AE5" w:rsidRDefault="00F81BE7" w:rsidP="00F81BE7"/>
    <w:p w14:paraId="327C2B9F" w14:textId="77777777" w:rsidR="00F81BE7" w:rsidRDefault="00F81BE7" w:rsidP="00F81BE7">
      <w:pPr>
        <w:pStyle w:val="Heading4"/>
        <w:numPr>
          <w:ilvl w:val="3"/>
          <w:numId w:val="4"/>
        </w:numPr>
      </w:pPr>
      <w:r>
        <w:t>Use Cases</w:t>
      </w:r>
    </w:p>
    <w:p w14:paraId="60A241A9" w14:textId="77777777" w:rsidR="00F81BE7" w:rsidRDefault="00F81BE7" w:rsidP="00F81BE7"/>
    <w:p w14:paraId="4BBDD480"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4C8DFFC0" w14:textId="77777777" w:rsidR="00F81BE7" w:rsidRDefault="00F81BE7" w:rsidP="00F81BE7">
      <w:pPr>
        <w:pStyle w:val="Heading4"/>
        <w:numPr>
          <w:ilvl w:val="3"/>
          <w:numId w:val="4"/>
        </w:numPr>
      </w:pPr>
      <w:r>
        <w:t>State Charts / Activity Diagrams / Sequence Diagrams / Decision Tables</w:t>
      </w:r>
    </w:p>
    <w:p w14:paraId="7E994D00" w14:textId="77777777" w:rsidR="00F81BE7" w:rsidRDefault="00F81BE7" w:rsidP="00F81BE7"/>
    <w:p w14:paraId="5A2BFA8D"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6437CF4F" w14:textId="77777777" w:rsidR="00F81BE7" w:rsidRDefault="00F81BE7" w:rsidP="00F81BE7">
      <w:pPr>
        <w:pStyle w:val="Heading3"/>
        <w:numPr>
          <w:ilvl w:val="2"/>
          <w:numId w:val="4"/>
        </w:numPr>
      </w:pPr>
      <w:r>
        <w:t>Function Requirements</w:t>
      </w:r>
    </w:p>
    <w:p w14:paraId="4C18EC9B" w14:textId="77777777" w:rsidR="00F81BE7" w:rsidRDefault="00F81BE7" w:rsidP="00F81BE7">
      <w:pPr>
        <w:pStyle w:val="Heading4"/>
        <w:numPr>
          <w:ilvl w:val="3"/>
          <w:numId w:val="4"/>
        </w:numPr>
      </w:pPr>
      <w:r>
        <w:t>Functional Requirements</w:t>
      </w:r>
    </w:p>
    <w:p w14:paraId="7339C727" w14:textId="77777777" w:rsidR="00F81BE7" w:rsidRDefault="00F81BE7" w:rsidP="00F81BE7">
      <w:pPr>
        <w:pStyle w:val="Heading5"/>
        <w:numPr>
          <w:ilvl w:val="4"/>
          <w:numId w:val="4"/>
        </w:numPr>
      </w:pPr>
      <w:r>
        <w:t>Normal Operation</w:t>
      </w:r>
    </w:p>
    <w:p w14:paraId="0A9A2300" w14:textId="77777777" w:rsidR="00F81BE7" w:rsidRDefault="00F81BE7" w:rsidP="00F81BE7"/>
    <w:p w14:paraId="563D65FB" w14:textId="1B3C417C" w:rsidR="00F81BE7" w:rsidRPr="0017445F" w:rsidRDefault="0023651B" w:rsidP="00F81BE7">
      <w:pPr>
        <w:pStyle w:val="RERequirement"/>
        <w:shd w:val="clear" w:color="auto" w:fill="F2F2F2" w:themeFill="background1" w:themeFillShade="F2"/>
      </w:pPr>
      <w:bookmarkStart w:id="2623" w:name="_2a0314c5da935325a78fdae499ce1996"/>
      <w:bookmarkEnd w:id="2623"/>
      <w:ins w:id="2624" w:author="Bauer, Justin (J.)" w:date="2021-10-29T11:11:00Z">
        <w:r>
          <w:t>REQ-462375/A</w:t>
        </w:r>
      </w:ins>
      <w:r w:rsidR="00F81BE7">
        <w:t xml:space="preserve"> Send Passenger Profile Recall Request - Reload settings</w:t>
      </w:r>
    </w:p>
    <w:p w14:paraId="0C7E23C1" w14:textId="77777777" w:rsidR="00F81BE7" w:rsidRDefault="00F81BE7" w:rsidP="00F81BE7">
      <w:pPr>
        <w:rPr>
          <w:rFonts w:cs="Arial"/>
        </w:rPr>
      </w:pPr>
      <w:r>
        <w:rPr>
          <w:rFonts w:cs="Arial"/>
        </w:rPr>
        <w:t>When the User selects to Reload a Passenger Profile seat position, the Profile Interface Client shall send a Recall Passenger Profile request to the Profile Management Server indicating that only an ACTIVATE operation is required.</w:t>
      </w:r>
    </w:p>
    <w:p w14:paraId="5E2E6739"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2CDCD829"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3AD3D1"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1029080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5D7191"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DA84E5" w14:textId="77777777" w:rsidR="00F81BE7" w:rsidRDefault="00F81BE7" w:rsidP="005E6FE1"/>
        </w:tc>
      </w:tr>
      <w:tr w:rsidR="00F81BE7" w:rsidRPr="00FD127C" w14:paraId="464CE88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25CF49"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8DD5B8" w14:textId="77777777" w:rsidR="00F81BE7" w:rsidRDefault="00F81BE7" w:rsidP="005E6FE1"/>
        </w:tc>
      </w:tr>
      <w:tr w:rsidR="00F81BE7" w:rsidRPr="00FD127C" w14:paraId="7C998A7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809607"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83301" w14:textId="77777777" w:rsidR="00F81BE7" w:rsidRDefault="00F81BE7" w:rsidP="005E6FE1"/>
        </w:tc>
      </w:tr>
      <w:tr w:rsidR="00F81BE7" w:rsidRPr="00FD127C" w14:paraId="084C707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6321E0"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174C0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CD0848"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C3742A" w14:textId="77777777" w:rsidR="00F81BE7" w:rsidRDefault="00F81BE7" w:rsidP="005E6FE1"/>
        </w:tc>
      </w:tr>
      <w:tr w:rsidR="00F81BE7" w:rsidRPr="00FD127C" w14:paraId="6FEC06C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231DB"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F8F1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E1ABB1"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847793" w14:textId="77777777" w:rsidR="00F81BE7" w:rsidRDefault="00F81BE7" w:rsidP="005E6FE1"/>
        </w:tc>
      </w:tr>
      <w:tr w:rsidR="00F81BE7" w:rsidRPr="00FD127C" w14:paraId="04C8DA61"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E2D2F"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A832D4"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B29ED1"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83B3C9"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94E33C"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E5E00" w14:textId="77777777" w:rsidR="00F81BE7" w:rsidRDefault="00F81BE7" w:rsidP="005E6FE1"/>
        </w:tc>
      </w:tr>
      <w:tr w:rsidR="00F81BE7" w:rsidRPr="00FD127C" w14:paraId="039809BB"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6E6D71" w14:textId="77777777" w:rsidR="00F81BE7" w:rsidRPr="00FD127C" w:rsidRDefault="00AB7756" w:rsidP="005E6FE1">
            <w:pPr>
              <w:rPr>
                <w:rFonts w:cs="Arial"/>
                <w:bCs/>
                <w:color w:val="808080" w:themeColor="background1" w:themeShade="80"/>
                <w:sz w:val="16"/>
                <w:szCs w:val="14"/>
              </w:rPr>
            </w:pPr>
            <w:hyperlink r:id="rId131"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69565A"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228D6A"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BA05E6" w14:textId="77777777" w:rsidR="00F81BE7" w:rsidRDefault="00F81BE7" w:rsidP="00F81BE7"/>
    <w:p w14:paraId="4D8146E2" w14:textId="6FB73FF8" w:rsidR="00F81BE7" w:rsidRPr="0017445F" w:rsidRDefault="0023651B" w:rsidP="00F81BE7">
      <w:pPr>
        <w:pStyle w:val="RERequirement"/>
        <w:shd w:val="clear" w:color="auto" w:fill="F2F2F2" w:themeFill="background1" w:themeFillShade="F2"/>
      </w:pPr>
      <w:bookmarkStart w:id="2625" w:name="_beb92b85f0fed4e464208b9e83ec62b1"/>
      <w:bookmarkEnd w:id="2625"/>
      <w:ins w:id="2626" w:author="Bauer, Justin (J.)" w:date="2021-10-29T11:11:00Z">
        <w:r>
          <w:t>REQ-462374/A</w:t>
        </w:r>
      </w:ins>
      <w:r w:rsidR="00F81BE7">
        <w:t xml:space="preserve"> HMI indicator during Passenger Profile recall request</w:t>
      </w:r>
    </w:p>
    <w:p w14:paraId="73892F87" w14:textId="77777777" w:rsidR="00F81BE7" w:rsidRDefault="00F81BE7" w:rsidP="00F81BE7">
      <w:pPr>
        <w:rPr>
          <w:rFonts w:cs="Arial"/>
        </w:rPr>
      </w:pPr>
      <w:r>
        <w:rPr>
          <w:rFonts w:cs="Arial"/>
        </w:rPr>
        <w:t>After a Passenger Profile recall is initiated, the Profile Interface Client shall display an indicator that a Passenger Profile recall is in progress. The indicator shall disappear once the recall is complete.</w:t>
      </w:r>
    </w:p>
    <w:p w14:paraId="70F14FAB"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75501B13"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8A3640"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2E77E94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2BA26A"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026F63" w14:textId="77777777" w:rsidR="00F81BE7" w:rsidRDefault="00F81BE7" w:rsidP="005E6FE1"/>
        </w:tc>
      </w:tr>
      <w:tr w:rsidR="00F81BE7" w:rsidRPr="00FD127C" w14:paraId="13D9647C"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3C369C"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7C9E7" w14:textId="77777777" w:rsidR="00F81BE7" w:rsidRDefault="00F81BE7" w:rsidP="005E6FE1"/>
        </w:tc>
      </w:tr>
      <w:tr w:rsidR="00F81BE7" w:rsidRPr="00FD127C" w14:paraId="6234B9B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F09A0E"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2B69E" w14:textId="77777777" w:rsidR="00F81BE7" w:rsidRDefault="00F81BE7" w:rsidP="005E6FE1"/>
        </w:tc>
      </w:tr>
      <w:tr w:rsidR="00F81BE7" w:rsidRPr="00FD127C" w14:paraId="72F513E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C4A387"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C23EE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F4A525"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706C3D" w14:textId="77777777" w:rsidR="00F81BE7" w:rsidRDefault="00F81BE7" w:rsidP="005E6FE1"/>
        </w:tc>
      </w:tr>
      <w:tr w:rsidR="00F81BE7" w:rsidRPr="00FD127C" w14:paraId="28A6830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AA55F"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6F69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DDF655"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401D08" w14:textId="77777777" w:rsidR="00F81BE7" w:rsidRDefault="00F81BE7" w:rsidP="005E6FE1"/>
        </w:tc>
      </w:tr>
      <w:tr w:rsidR="00F81BE7" w:rsidRPr="00FD127C" w14:paraId="05A3A55B"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CF265"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EBBA2D"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520DA3"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E2166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18FD5"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77BD3D" w14:textId="77777777" w:rsidR="00F81BE7" w:rsidRDefault="00F81BE7" w:rsidP="005E6FE1"/>
        </w:tc>
      </w:tr>
      <w:tr w:rsidR="00F81BE7" w:rsidRPr="00FD127C" w14:paraId="61510373"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0B3F84" w14:textId="77777777" w:rsidR="00F81BE7" w:rsidRPr="00FD127C" w:rsidRDefault="00AB7756" w:rsidP="005E6FE1">
            <w:pPr>
              <w:rPr>
                <w:rFonts w:cs="Arial"/>
                <w:bCs/>
                <w:color w:val="808080" w:themeColor="background1" w:themeShade="80"/>
                <w:sz w:val="16"/>
                <w:szCs w:val="14"/>
              </w:rPr>
            </w:pPr>
            <w:hyperlink r:id="rId132"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909248"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489A37"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FE39F3" w14:textId="77777777" w:rsidR="00F81BE7" w:rsidRDefault="00F81BE7" w:rsidP="00F81BE7"/>
    <w:p w14:paraId="6302240C" w14:textId="663C292C" w:rsidR="00F81BE7" w:rsidRPr="0017445F" w:rsidRDefault="0023651B" w:rsidP="00F81BE7">
      <w:pPr>
        <w:pStyle w:val="RERequirement"/>
        <w:shd w:val="clear" w:color="auto" w:fill="F2F2F2" w:themeFill="background1" w:themeFillShade="F2"/>
      </w:pPr>
      <w:bookmarkStart w:id="2627" w:name="_1330db2e9cfa20dff49e22a3c5d872ca"/>
      <w:bookmarkEnd w:id="2627"/>
      <w:ins w:id="2628" w:author="Bauer, Justin (J.)" w:date="2021-10-29T11:11:00Z">
        <w:r>
          <w:t>REQ-462373/A</w:t>
        </w:r>
      </w:ins>
      <w:r w:rsidR="00F81BE7">
        <w:t xml:space="preserve"> Send Passenger Profile Recall Request to Profile Management Server</w:t>
      </w:r>
    </w:p>
    <w:p w14:paraId="45E7189E" w14:textId="77777777" w:rsidR="0023651B" w:rsidRDefault="0023651B" w:rsidP="0023651B">
      <w:pPr>
        <w:rPr>
          <w:ins w:id="2629" w:author="Bauer, Justin (J.)" w:date="2021-10-29T11:11:00Z"/>
          <w:rFonts w:cs="Arial"/>
        </w:rPr>
      </w:pPr>
      <w:ins w:id="2630" w:author="Bauer, Justin (J.)" w:date="2021-10-29T11:11:00Z">
        <w:r>
          <w:rPr>
            <w:rFonts w:cs="Arial"/>
          </w:rPr>
          <w:t>When the user recalls a Passenger Profile, the Profile Interface Client shall send a Recall request to the Profile Management Server indicating that a Full recall of the selected passenger profile (push settings and then activate) is required.</w:t>
        </w:r>
      </w:ins>
    </w:p>
    <w:p w14:paraId="642DDB77" w14:textId="662F76A2" w:rsidR="00F81BE7" w:rsidDel="0023651B" w:rsidRDefault="00F81BE7" w:rsidP="00F81BE7">
      <w:pPr>
        <w:rPr>
          <w:del w:id="2631" w:author="Bauer, Justin (J.)" w:date="2021-10-29T11:11:00Z"/>
          <w:rFonts w:cs="Arial"/>
        </w:rPr>
      </w:pPr>
      <w:del w:id="2632" w:author="Bauer, Justin (J.)" w:date="2021-10-29T11:11:00Z">
        <w:r w:rsidDel="0023651B">
          <w:rPr>
            <w:rFonts w:cs="Arial"/>
          </w:rPr>
          <w:delText>When the user recalls a Passenger Profile, the Profile Interface Client shall send a Recall request to the Profile Management Server indicating that a Full recall (push settings and then activate) is required.</w:delText>
        </w:r>
      </w:del>
    </w:p>
    <w:p w14:paraId="4E494EC7"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18EDD0A1"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600D5E"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F81BE7" w:rsidRPr="00FD127C" w14:paraId="740FEBF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695F2A"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74D4AE" w14:textId="77777777" w:rsidR="00F81BE7" w:rsidRDefault="00F81BE7" w:rsidP="005E6FE1"/>
        </w:tc>
      </w:tr>
      <w:tr w:rsidR="00F81BE7" w:rsidRPr="00FD127C" w14:paraId="78468AC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DBDA31"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4E48AB" w14:textId="77777777" w:rsidR="00F81BE7" w:rsidRDefault="00F81BE7" w:rsidP="005E6FE1"/>
        </w:tc>
      </w:tr>
      <w:tr w:rsidR="00F81BE7" w:rsidRPr="00FD127C" w14:paraId="68BEA69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47F400"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884E1" w14:textId="77777777" w:rsidR="00F81BE7" w:rsidRDefault="00F81BE7" w:rsidP="005E6FE1"/>
        </w:tc>
      </w:tr>
      <w:tr w:rsidR="00F81BE7" w:rsidRPr="00FD127C" w14:paraId="332464B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AF767"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21BD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B3A10F"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36A9FF" w14:textId="77777777" w:rsidR="00F81BE7" w:rsidRDefault="00F81BE7" w:rsidP="005E6FE1"/>
        </w:tc>
      </w:tr>
      <w:tr w:rsidR="00F81BE7" w:rsidRPr="00FD127C" w14:paraId="75D3C3F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37B7F7"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993427"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72A98F"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DFDAA6" w14:textId="77777777" w:rsidR="00F81BE7" w:rsidRDefault="00F81BE7" w:rsidP="005E6FE1"/>
        </w:tc>
      </w:tr>
      <w:tr w:rsidR="00F81BE7" w:rsidRPr="00FD127C" w14:paraId="51AC6E78"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25E6E"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BD91AE"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8A9362"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44E1E8"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9B49CF"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6B83CE" w14:textId="77777777" w:rsidR="00F81BE7" w:rsidRDefault="00F81BE7" w:rsidP="005E6FE1"/>
        </w:tc>
      </w:tr>
      <w:tr w:rsidR="00F81BE7" w:rsidRPr="00FD127C" w14:paraId="4A69BA98"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16DC5D" w14:textId="77777777" w:rsidR="00F81BE7" w:rsidRPr="00FD127C" w:rsidRDefault="00AB7756" w:rsidP="005E6FE1">
            <w:pPr>
              <w:rPr>
                <w:rFonts w:cs="Arial"/>
                <w:bCs/>
                <w:color w:val="808080" w:themeColor="background1" w:themeShade="80"/>
                <w:sz w:val="16"/>
                <w:szCs w:val="14"/>
              </w:rPr>
            </w:pPr>
            <w:hyperlink r:id="rId133"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10D5C6"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E5B551"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282EB6" w14:textId="77777777" w:rsidR="00F81BE7" w:rsidRDefault="00F81BE7" w:rsidP="00F81BE7"/>
    <w:p w14:paraId="0194DFA0" w14:textId="77777777" w:rsidR="00F81BE7" w:rsidRDefault="00F81BE7" w:rsidP="00F81BE7">
      <w:pPr>
        <w:pStyle w:val="Heading5"/>
        <w:numPr>
          <w:ilvl w:val="4"/>
          <w:numId w:val="4"/>
        </w:numPr>
      </w:pPr>
      <w:r>
        <w:t>Error Handling</w:t>
      </w:r>
    </w:p>
    <w:p w14:paraId="4753B8FE" w14:textId="77777777" w:rsidR="00F81BE7" w:rsidRDefault="00F81BE7" w:rsidP="00F81BE7"/>
    <w:p w14:paraId="71ECC722" w14:textId="77777777" w:rsidR="00F81BE7" w:rsidRDefault="00F81BE7" w:rsidP="00F81BE7">
      <w:pPr>
        <w:rPr>
          <w:color w:val="A6A6A6" w:themeColor="background1" w:themeShade="A6"/>
        </w:rPr>
      </w:pPr>
      <w:r>
        <w:rPr>
          <w:color w:val="A6A6A6" w:themeColor="background1" w:themeShade="A6"/>
        </w:rPr>
        <w:t>No Error Handling Requirements specified.</w:t>
      </w:r>
    </w:p>
    <w:p w14:paraId="23A04702" w14:textId="77777777" w:rsidR="00F81BE7" w:rsidRDefault="00F81BE7" w:rsidP="00F81BE7">
      <w:pPr>
        <w:pStyle w:val="Heading4"/>
        <w:numPr>
          <w:ilvl w:val="3"/>
          <w:numId w:val="4"/>
        </w:numPr>
      </w:pPr>
      <w:r>
        <w:t>Non-Functional Requirements</w:t>
      </w:r>
    </w:p>
    <w:p w14:paraId="56D0E1AE" w14:textId="77777777" w:rsidR="00F81BE7" w:rsidRDefault="00F81BE7" w:rsidP="00F81BE7"/>
    <w:p w14:paraId="266EB4C4" w14:textId="77777777" w:rsidR="00F81BE7" w:rsidRDefault="00F81BE7" w:rsidP="00F81BE7">
      <w:pPr>
        <w:rPr>
          <w:color w:val="A6A6A6" w:themeColor="background1" w:themeShade="A6"/>
        </w:rPr>
      </w:pPr>
      <w:r>
        <w:rPr>
          <w:color w:val="A6A6A6" w:themeColor="background1" w:themeShade="A6"/>
        </w:rPr>
        <w:t>No Non-Functional Requirements specified.</w:t>
      </w:r>
    </w:p>
    <w:p w14:paraId="001993E8" w14:textId="77777777" w:rsidR="00F81BE7" w:rsidRDefault="00F81BE7" w:rsidP="00F81BE7">
      <w:pPr>
        <w:pStyle w:val="Heading4"/>
        <w:numPr>
          <w:ilvl w:val="3"/>
          <w:numId w:val="4"/>
        </w:numPr>
      </w:pPr>
      <w:r>
        <w:t>Functional Safety Requirements</w:t>
      </w:r>
    </w:p>
    <w:p w14:paraId="704BD071" w14:textId="77777777" w:rsidR="00F81BE7" w:rsidRDefault="00F81BE7" w:rsidP="00F81BE7">
      <w:pPr>
        <w:rPr>
          <w:highlight w:val="yellow"/>
        </w:rPr>
      </w:pPr>
    </w:p>
    <w:p w14:paraId="278882DA"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3B10B9CA" w14:textId="77777777" w:rsidR="00F81BE7" w:rsidRDefault="00F81BE7" w:rsidP="00F81BE7">
      <w:pPr>
        <w:pStyle w:val="Heading5"/>
        <w:numPr>
          <w:ilvl w:val="4"/>
          <w:numId w:val="4"/>
        </w:numPr>
      </w:pPr>
      <w:r>
        <w:t>ASIL Decomposition of Functional Safety Requirements</w:t>
      </w:r>
    </w:p>
    <w:p w14:paraId="0BB456FF" w14:textId="77777777" w:rsidR="00F81BE7" w:rsidRDefault="00F81BE7" w:rsidP="00F81BE7">
      <w:pPr>
        <w:pStyle w:val="NoSpacing"/>
      </w:pPr>
    </w:p>
    <w:p w14:paraId="207A3B99" w14:textId="77777777" w:rsidR="00F81BE7" w:rsidRDefault="00F81BE7" w:rsidP="00F81BE7">
      <w:pPr>
        <w:pStyle w:val="NoSpacing"/>
      </w:pPr>
    </w:p>
    <w:p w14:paraId="0C4D1096"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03820038" w14:textId="77777777" w:rsidR="00F81BE7" w:rsidRDefault="00F81BE7" w:rsidP="00F81BE7">
      <w:pPr>
        <w:pStyle w:val="Heading4"/>
        <w:numPr>
          <w:ilvl w:val="3"/>
          <w:numId w:val="4"/>
        </w:numPr>
      </w:pPr>
      <w:r>
        <w:t>Other Requirements</w:t>
      </w:r>
    </w:p>
    <w:p w14:paraId="2D4F20E3" w14:textId="77777777" w:rsidR="00F81BE7" w:rsidRDefault="00F81BE7" w:rsidP="00F81BE7">
      <w:pPr>
        <w:pStyle w:val="Heading5"/>
        <w:numPr>
          <w:ilvl w:val="4"/>
          <w:numId w:val="4"/>
        </w:numPr>
      </w:pPr>
      <w:r>
        <w:t>Design Requirements</w:t>
      </w:r>
    </w:p>
    <w:p w14:paraId="4FAD7550" w14:textId="77777777" w:rsidR="00F81BE7" w:rsidRDefault="00F81BE7" w:rsidP="00F81BE7"/>
    <w:p w14:paraId="4C7A5787" w14:textId="77777777" w:rsidR="00F81BE7" w:rsidRDefault="00F81BE7" w:rsidP="00F81BE7">
      <w:pPr>
        <w:rPr>
          <w:color w:val="A6A6A6" w:themeColor="background1" w:themeShade="A6"/>
        </w:rPr>
      </w:pPr>
      <w:r>
        <w:rPr>
          <w:color w:val="A6A6A6" w:themeColor="background1" w:themeShade="A6"/>
        </w:rPr>
        <w:t>No Design Requirements specified.</w:t>
      </w:r>
    </w:p>
    <w:p w14:paraId="0C7CAB3D" w14:textId="77777777" w:rsidR="00F81BE7" w:rsidRDefault="00F81BE7" w:rsidP="00F81BE7">
      <w:pPr>
        <w:pStyle w:val="Heading2"/>
        <w:numPr>
          <w:ilvl w:val="1"/>
          <w:numId w:val="4"/>
        </w:numPr>
      </w:pPr>
      <w:r>
        <w:rPr>
          <w:noProof/>
        </w:rPr>
        <w:drawing>
          <wp:inline distT="0" distB="0" distL="0" distR="0" wp14:anchorId="5EE5CEF1" wp14:editId="3140CF7D">
            <wp:extent cx="152400" cy="152400"/>
            <wp:effectExtent l="0" t="0" r="0" b="0"/>
            <wp:docPr id="492"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2633" w:name="_9b200d57eaa2a2acf994dc822263f831"/>
      <w:r>
        <w:t>Unlink Ford Account</w:t>
      </w:r>
      <w:bookmarkEnd w:id="2633"/>
    </w:p>
    <w:p w14:paraId="25C20ACB" w14:textId="77777777" w:rsidR="00F81BE7" w:rsidRDefault="00F81BE7" w:rsidP="00F81BE7">
      <w:pPr>
        <w:pStyle w:val="Heading3"/>
        <w:numPr>
          <w:ilvl w:val="2"/>
          <w:numId w:val="4"/>
        </w:numPr>
      </w:pPr>
      <w:r>
        <w:t>Function Overview</w:t>
      </w:r>
    </w:p>
    <w:p w14:paraId="2024DA1A" w14:textId="77777777" w:rsidR="00F81BE7" w:rsidRDefault="00F81BE7" w:rsidP="00F81BE7">
      <w:pPr>
        <w:pStyle w:val="Heading4"/>
        <w:numPr>
          <w:ilvl w:val="3"/>
          <w:numId w:val="4"/>
        </w:numPr>
      </w:pPr>
      <w:r>
        <w:t>Description</w:t>
      </w:r>
    </w:p>
    <w:p w14:paraId="40CFCE71" w14:textId="77777777" w:rsidR="00F81BE7" w:rsidRDefault="00F81BE7" w:rsidP="00F81BE7">
      <w:pPr>
        <w:contextualSpacing/>
      </w:pPr>
    </w:p>
    <w:p w14:paraId="7F2FAB53" w14:textId="77777777" w:rsidR="00F81BE7" w:rsidRDefault="00F81BE7" w:rsidP="00F81BE7">
      <w:pPr>
        <w:contextualSpacing/>
      </w:pPr>
      <w:r>
        <w:t>Function is allocated to:</w:t>
      </w:r>
    </w:p>
    <w:p w14:paraId="62CC8D08" w14:textId="77777777" w:rsidR="00F81BE7" w:rsidRDefault="00F81BE7" w:rsidP="00F81BE7">
      <w:pPr>
        <w:pStyle w:val="ListParagraph"/>
        <w:numPr>
          <w:ilvl w:val="0"/>
          <w:numId w:val="13"/>
        </w:numPr>
        <w:contextualSpacing/>
      </w:pPr>
      <w:r>
        <w:rPr>
          <w:noProof/>
        </w:rPr>
        <w:drawing>
          <wp:inline distT="0" distB="0" distL="0" distR="0" wp14:anchorId="1E64C362" wp14:editId="1AA83955">
            <wp:extent cx="152400" cy="152400"/>
            <wp:effectExtent l="0" t="0" r="0" b="0"/>
            <wp:docPr id="494" name="Picture 938416679.jpg" descr="938416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938416679.jpg"/>
                    <pic:cNvPicPr/>
                  </pic:nvPicPr>
                  <pic:blipFill>
                    <a:blip r:embed="rId60" cstate="print"/>
                    <a:stretch>
                      <a:fillRect/>
                    </a:stretch>
                  </pic:blipFill>
                  <pic:spPr>
                    <a:xfrm>
                      <a:off x="0" y="0"/>
                      <a:ext cx="152400" cy="152400"/>
                    </a:xfrm>
                    <a:prstGeom prst="rect">
                      <a:avLst/>
                    </a:prstGeom>
                  </pic:spPr>
                </pic:pic>
              </a:graphicData>
            </a:graphic>
          </wp:inline>
        </w:drawing>
      </w:r>
      <w:r>
        <w:t xml:space="preserve">  Display Option to Unlink FP Account - APIM &lt;&lt;Logical&gt;&gt;</w:t>
      </w:r>
    </w:p>
    <w:p w14:paraId="5C4B4BBD" w14:textId="77777777" w:rsidR="00F81BE7" w:rsidRDefault="00F81BE7" w:rsidP="00F81BE7">
      <w:pPr>
        <w:pStyle w:val="ListParagraph"/>
        <w:numPr>
          <w:ilvl w:val="0"/>
          <w:numId w:val="13"/>
        </w:numPr>
        <w:contextualSpacing/>
      </w:pPr>
      <w:r>
        <w:rPr>
          <w:noProof/>
        </w:rPr>
        <w:lastRenderedPageBreak/>
        <w:drawing>
          <wp:inline distT="0" distB="0" distL="0" distR="0" wp14:anchorId="42AC243B" wp14:editId="60F6C7AB">
            <wp:extent cx="152400" cy="152400"/>
            <wp:effectExtent l="0" t="0" r="0" b="0"/>
            <wp:docPr id="496"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4FA577B6" w14:textId="77777777" w:rsidR="00F81BE7" w:rsidRDefault="00F81BE7" w:rsidP="00F81BE7">
      <w:pPr>
        <w:contextualSpacing/>
      </w:pPr>
    </w:p>
    <w:p w14:paraId="19EE6A18" w14:textId="77777777" w:rsidR="00F81BE7" w:rsidRDefault="00F81BE7" w:rsidP="00F81BE7">
      <w:pPr>
        <w:contextualSpacing/>
      </w:pPr>
      <w:r w:rsidRPr="00A554C4">
        <w:t>HMI function that provides the capability for the user to link their FP account to any pre-existing vehicle profiles.</w:t>
      </w:r>
    </w:p>
    <w:p w14:paraId="6A68E08D" w14:textId="77777777" w:rsidR="00F81BE7" w:rsidRDefault="00F81BE7" w:rsidP="00F81BE7">
      <w:pPr>
        <w:pStyle w:val="Heading4"/>
        <w:numPr>
          <w:ilvl w:val="3"/>
          <w:numId w:val="4"/>
        </w:numPr>
      </w:pPr>
      <w:r>
        <w:t>Variants</w:t>
      </w:r>
    </w:p>
    <w:p w14:paraId="547B6626" w14:textId="77777777" w:rsidR="00F81BE7" w:rsidRDefault="00F81BE7" w:rsidP="00F81BE7"/>
    <w:p w14:paraId="1D0AB359"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3E8F1441" w14:textId="77777777" w:rsidR="00F81BE7" w:rsidRDefault="00F81BE7" w:rsidP="00F81BE7">
      <w:pPr>
        <w:pStyle w:val="Heading4"/>
        <w:numPr>
          <w:ilvl w:val="3"/>
          <w:numId w:val="4"/>
        </w:numPr>
      </w:pPr>
      <w:r>
        <w:t>Input Requirements</w:t>
      </w:r>
    </w:p>
    <w:p w14:paraId="1208E0ED" w14:textId="77777777" w:rsidR="00F81BE7" w:rsidRDefault="00F81BE7" w:rsidP="00F81BE7"/>
    <w:p w14:paraId="79A9995E"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7A6DB0F8" w14:textId="77777777" w:rsidR="00F81BE7" w:rsidRDefault="00F81BE7" w:rsidP="00F81BE7">
      <w:pPr>
        <w:pStyle w:val="Heading4"/>
        <w:numPr>
          <w:ilvl w:val="3"/>
          <w:numId w:val="4"/>
        </w:numPr>
      </w:pPr>
      <w:r>
        <w:t>Assumptions</w:t>
      </w:r>
    </w:p>
    <w:p w14:paraId="5D2B03D1" w14:textId="77777777" w:rsidR="00F81BE7" w:rsidRDefault="00F81BE7" w:rsidP="00F81BE7"/>
    <w:p w14:paraId="563E4E27"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2F491738" w14:textId="77777777" w:rsidR="00F81BE7" w:rsidRDefault="00F81BE7" w:rsidP="00F81BE7"/>
    <w:p w14:paraId="220C8C26" w14:textId="77777777" w:rsidR="00F81BE7" w:rsidRDefault="00F81BE7" w:rsidP="00F81BE7">
      <w:pPr>
        <w:pStyle w:val="Heading4"/>
        <w:numPr>
          <w:ilvl w:val="3"/>
          <w:numId w:val="4"/>
        </w:numPr>
      </w:pPr>
      <w:r>
        <w:t>References</w:t>
      </w:r>
    </w:p>
    <w:p w14:paraId="5669483F" w14:textId="77777777" w:rsidR="00F81BE7" w:rsidRPr="00454CBE" w:rsidRDefault="00F81BE7" w:rsidP="00F81BE7">
      <w:pPr>
        <w:pStyle w:val="Heading5"/>
        <w:numPr>
          <w:ilvl w:val="4"/>
          <w:numId w:val="4"/>
        </w:numPr>
      </w:pPr>
      <w:r w:rsidRPr="00454CBE">
        <w:t xml:space="preserve">Ford </w:t>
      </w:r>
      <w:r>
        <w:t>D</w:t>
      </w:r>
      <w:r w:rsidRPr="00454CBE">
        <w:t>ocuments</w:t>
      </w:r>
    </w:p>
    <w:p w14:paraId="20058CCE"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0FF76E3D"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5C6C7208" w14:textId="77777777" w:rsidTr="005E6FE1">
        <w:trPr>
          <w:cantSplit/>
          <w:tblHeader/>
        </w:trPr>
        <w:tc>
          <w:tcPr>
            <w:tcW w:w="1418" w:type="dxa"/>
            <w:shd w:val="clear" w:color="auto" w:fill="E0E0E0"/>
          </w:tcPr>
          <w:p w14:paraId="224CE4DE"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7AF4CFCB"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1CD492F6"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2216B6B8"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4A36E0CC" w14:textId="77777777" w:rsidTr="005E6FE1">
        <w:trPr>
          <w:cantSplit/>
          <w:tblHeader/>
        </w:trPr>
        <w:tc>
          <w:tcPr>
            <w:tcW w:w="1418" w:type="dxa"/>
            <w:shd w:val="clear" w:color="auto" w:fill="FFFFFF" w:themeFill="background1"/>
          </w:tcPr>
          <w:p w14:paraId="475F77CB" w14:textId="77777777" w:rsidR="00F81BE7" w:rsidRPr="005E40CF" w:rsidRDefault="00F81BE7" w:rsidP="005E6FE1">
            <w:pPr>
              <w:rPr>
                <w:rFonts w:ascii="Helvetica" w:hAnsi="Helvetica" w:cs="Helvetica"/>
              </w:rPr>
            </w:pPr>
          </w:p>
        </w:tc>
        <w:tc>
          <w:tcPr>
            <w:tcW w:w="6237" w:type="dxa"/>
            <w:shd w:val="clear" w:color="auto" w:fill="FFFFFF" w:themeFill="background1"/>
          </w:tcPr>
          <w:p w14:paraId="34838D40" w14:textId="77777777" w:rsidR="00F81BE7" w:rsidRPr="005E40CF" w:rsidRDefault="00F81BE7" w:rsidP="005E6FE1">
            <w:pPr>
              <w:rPr>
                <w:rFonts w:ascii="Helvetica" w:hAnsi="Helvetica" w:cs="Helvetica"/>
              </w:rPr>
            </w:pPr>
          </w:p>
        </w:tc>
        <w:tc>
          <w:tcPr>
            <w:tcW w:w="1418" w:type="dxa"/>
            <w:shd w:val="clear" w:color="auto" w:fill="FFFFFF" w:themeFill="background1"/>
          </w:tcPr>
          <w:p w14:paraId="35CE964F" w14:textId="77777777" w:rsidR="00F81BE7" w:rsidRPr="005E40CF" w:rsidRDefault="00F81BE7" w:rsidP="005E6FE1">
            <w:pPr>
              <w:rPr>
                <w:rFonts w:ascii="Helvetica" w:hAnsi="Helvetica" w:cs="Helvetica"/>
              </w:rPr>
            </w:pPr>
          </w:p>
        </w:tc>
        <w:tc>
          <w:tcPr>
            <w:tcW w:w="1418" w:type="dxa"/>
            <w:shd w:val="clear" w:color="auto" w:fill="FFFFFF" w:themeFill="background1"/>
          </w:tcPr>
          <w:p w14:paraId="5169282B" w14:textId="77777777" w:rsidR="00F81BE7" w:rsidRPr="005E40CF" w:rsidRDefault="00F81BE7" w:rsidP="005E6FE1">
            <w:pPr>
              <w:rPr>
                <w:rFonts w:ascii="Helvetica" w:hAnsi="Helvetica" w:cs="Helvetica"/>
              </w:rPr>
            </w:pPr>
          </w:p>
        </w:tc>
      </w:tr>
    </w:tbl>
    <w:p w14:paraId="365AD085"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54FE530F"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3BC550FF"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BC12BB8"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2D972C66" w14:textId="77777777" w:rsidTr="005E6FE1">
        <w:trPr>
          <w:cantSplit/>
          <w:tblHeader/>
        </w:trPr>
        <w:tc>
          <w:tcPr>
            <w:tcW w:w="1418" w:type="dxa"/>
            <w:shd w:val="clear" w:color="auto" w:fill="E0E0E0"/>
          </w:tcPr>
          <w:p w14:paraId="5CB6E698"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6FB92A43"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5E29BF1C" w14:textId="77777777" w:rsidTr="005E6FE1">
        <w:trPr>
          <w:cantSplit/>
          <w:tblHeader/>
        </w:trPr>
        <w:tc>
          <w:tcPr>
            <w:tcW w:w="1418" w:type="dxa"/>
            <w:shd w:val="clear" w:color="auto" w:fill="FFFFFF" w:themeFill="background1"/>
          </w:tcPr>
          <w:p w14:paraId="1B8F19CD" w14:textId="77777777" w:rsidR="00F81BE7" w:rsidRPr="005E40CF" w:rsidRDefault="00F81BE7" w:rsidP="005E6FE1">
            <w:pPr>
              <w:rPr>
                <w:rFonts w:ascii="Helvetica" w:hAnsi="Helvetica" w:cs="Helvetica"/>
              </w:rPr>
            </w:pPr>
          </w:p>
        </w:tc>
        <w:tc>
          <w:tcPr>
            <w:tcW w:w="9072" w:type="dxa"/>
            <w:shd w:val="clear" w:color="auto" w:fill="FFFFFF" w:themeFill="background1"/>
          </w:tcPr>
          <w:p w14:paraId="5BDD91A8" w14:textId="77777777" w:rsidR="00F81BE7" w:rsidRPr="005E40CF" w:rsidRDefault="00F81BE7" w:rsidP="005E6FE1">
            <w:pPr>
              <w:rPr>
                <w:rFonts w:ascii="Helvetica" w:hAnsi="Helvetica" w:cs="Helvetica"/>
              </w:rPr>
            </w:pPr>
          </w:p>
        </w:tc>
      </w:tr>
    </w:tbl>
    <w:p w14:paraId="0295704A" w14:textId="77777777" w:rsidR="00F81BE7" w:rsidRDefault="00F81BE7" w:rsidP="00F81BE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A017590" w14:textId="77777777" w:rsidR="00F81BE7" w:rsidRDefault="00F81BE7" w:rsidP="00F81BE7">
      <w:pPr>
        <w:pStyle w:val="Heading4"/>
        <w:numPr>
          <w:ilvl w:val="3"/>
          <w:numId w:val="4"/>
        </w:numPr>
      </w:pPr>
      <w:r>
        <w:t>Glossary</w:t>
      </w:r>
    </w:p>
    <w:p w14:paraId="6507F55F"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7D5D291B" w14:textId="77777777" w:rsidR="00F81BE7" w:rsidRDefault="00F81BE7" w:rsidP="00F81BE7">
      <w:pPr>
        <w:pStyle w:val="Heading3"/>
        <w:numPr>
          <w:ilvl w:val="2"/>
          <w:numId w:val="4"/>
        </w:numPr>
      </w:pPr>
      <w:r>
        <w:t>Function Scope</w:t>
      </w:r>
    </w:p>
    <w:p w14:paraId="79FEEAB7" w14:textId="77777777" w:rsidR="00F81BE7" w:rsidRPr="00A43B48" w:rsidRDefault="00F81BE7" w:rsidP="00F81BE7">
      <w:pPr>
        <w:contextualSpacing/>
      </w:pPr>
    </w:p>
    <w:p w14:paraId="437F5CB3" w14:textId="77777777" w:rsidR="00F81BE7" w:rsidRDefault="00F81BE7" w:rsidP="00F81BE7">
      <w:pPr>
        <w:contextualSpacing/>
      </w:pPr>
      <w:r>
        <w:t xml:space="preserve">The </w:t>
      </w:r>
      <w:r>
        <w:rPr>
          <w:noProof/>
        </w:rPr>
        <w:drawing>
          <wp:inline distT="0" distB="0" distL="0" distR="0" wp14:anchorId="7656DBF6" wp14:editId="7D415B55">
            <wp:extent cx="152400" cy="152400"/>
            <wp:effectExtent l="0" t="0" r="0" b="0"/>
            <wp:docPr id="49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Unlink Ford Account</w:t>
      </w:r>
      <w:r>
        <w:rPr>
          <w:b/>
        </w:rPr>
        <w:t>”</w:t>
      </w:r>
      <w:r>
        <w:t xml:space="preserve"> function is called by the following functions:</w:t>
      </w:r>
    </w:p>
    <w:p w14:paraId="0814205D" w14:textId="77777777" w:rsidR="00F81BE7" w:rsidRPr="00953D23" w:rsidRDefault="00F81BE7" w:rsidP="00F81BE7">
      <w:pPr>
        <w:pStyle w:val="ListParagraph"/>
        <w:numPr>
          <w:ilvl w:val="0"/>
          <w:numId w:val="12"/>
        </w:numPr>
        <w:contextualSpacing/>
      </w:pPr>
      <w:r>
        <w:rPr>
          <w:noProof/>
        </w:rPr>
        <w:drawing>
          <wp:inline distT="0" distB="0" distL="0" distR="0" wp14:anchorId="4F59CC88" wp14:editId="4308529A">
            <wp:extent cx="152400" cy="152400"/>
            <wp:effectExtent l="0" t="0" r="0" b="0"/>
            <wp:docPr id="500"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9bd5fd92a5e3ac2967f8f334a4635d74" w:history="1">
        <w:r>
          <w:rPr>
            <w:rStyle w:val="Hyperlink"/>
          </w:rPr>
          <w:t>6 Unlink Vehicle Profile From FP Account</w:t>
        </w:r>
      </w:hyperlink>
      <w:r>
        <w:t>”</w:t>
      </w:r>
    </w:p>
    <w:p w14:paraId="072A4164" w14:textId="77777777" w:rsidR="00F81BE7" w:rsidRPr="00393C96" w:rsidRDefault="00F81BE7" w:rsidP="00F81BE7">
      <w:pPr>
        <w:contextualSpacing/>
      </w:pPr>
    </w:p>
    <w:p w14:paraId="7B1B563E" w14:textId="77777777" w:rsidR="00F81BE7" w:rsidRDefault="00F81BE7" w:rsidP="00F81BE7"/>
    <w:p w14:paraId="62C87C36" w14:textId="77777777" w:rsidR="00F81BE7" w:rsidRDefault="00F81BE7" w:rsidP="00F81BE7">
      <w:pPr>
        <w:jc w:val="center"/>
      </w:pPr>
      <w:r>
        <w:rPr>
          <w:noProof/>
        </w:rPr>
        <w:drawing>
          <wp:inline distT="0" distB="0" distL="0" distR="0" wp14:anchorId="3155A594" wp14:editId="3DBDEB1E">
            <wp:extent cx="6466205" cy="1757767"/>
            <wp:effectExtent l="0" t="0" r="0" b="0"/>
            <wp:docPr id="504" name="Picture 269081562.jpg" descr="269081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269081562.jpg"/>
                    <pic:cNvPicPr/>
                  </pic:nvPicPr>
                  <pic:blipFill>
                    <a:blip r:embed="rId134" cstate="print"/>
                    <a:stretch>
                      <a:fillRect/>
                    </a:stretch>
                  </pic:blipFill>
                  <pic:spPr>
                    <a:xfrm>
                      <a:off x="0" y="0"/>
                      <a:ext cx="6466205" cy="1757767"/>
                    </a:xfrm>
                    <a:prstGeom prst="rect">
                      <a:avLst/>
                    </a:prstGeom>
                  </pic:spPr>
                </pic:pic>
              </a:graphicData>
            </a:graphic>
          </wp:inline>
        </w:drawing>
      </w:r>
    </w:p>
    <w:p w14:paraId="40520ED7" w14:textId="77777777" w:rsidR="00F81BE7" w:rsidRPr="00294100" w:rsidRDefault="00F81BE7" w:rsidP="00F81BE7">
      <w:pPr>
        <w:pStyle w:val="Caption"/>
      </w:pPr>
      <w:r w:rsidRPr="00294100">
        <w:lastRenderedPageBreak/>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39F1BB43" wp14:editId="09A9B942">
            <wp:extent cx="152400" cy="152400"/>
            <wp:effectExtent l="0" t="0" r="0" b="0"/>
            <wp:docPr id="506"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6 Unlink Vehicle Profile From FP Account</w:t>
      </w:r>
      <w:r>
        <w:t>”</w:t>
      </w:r>
      <w:r w:rsidRPr="00294100">
        <w:t xml:space="preserve"> calling </w:t>
      </w:r>
      <w:r>
        <w:rPr>
          <w:noProof/>
        </w:rPr>
        <w:drawing>
          <wp:inline distT="0" distB="0" distL="0" distR="0" wp14:anchorId="4F34CA21" wp14:editId="373B33D3">
            <wp:extent cx="152400" cy="152400"/>
            <wp:effectExtent l="0" t="0" r="0" b="0"/>
            <wp:docPr id="508" name="Picture 873751927.jpg" descr="873751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87375192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Unlink Ford Account</w:t>
      </w:r>
      <w:r>
        <w:t>”</w:t>
      </w:r>
    </w:p>
    <w:p w14:paraId="2710252D" w14:textId="77777777" w:rsidR="00F81BE7" w:rsidRDefault="00F81BE7" w:rsidP="00F81BE7">
      <w:pPr>
        <w:contextualSpacing/>
      </w:pPr>
    </w:p>
    <w:p w14:paraId="316EE55F" w14:textId="77777777" w:rsidR="00F81BE7" w:rsidRDefault="00F81BE7" w:rsidP="00F81BE7"/>
    <w:p w14:paraId="066245EE" w14:textId="77777777" w:rsidR="00F81BE7" w:rsidRDefault="00F81BE7" w:rsidP="00F81BE7">
      <w:pPr>
        <w:contextualSpacing/>
      </w:pPr>
    </w:p>
    <w:p w14:paraId="03217BD4" w14:textId="77777777" w:rsidR="00F81BE7" w:rsidRDefault="00F81BE7" w:rsidP="00F81BE7">
      <w:pPr>
        <w:pStyle w:val="Heading3"/>
        <w:numPr>
          <w:ilvl w:val="2"/>
          <w:numId w:val="4"/>
        </w:numPr>
      </w:pPr>
      <w:r>
        <w:t>Function Interfaces</w:t>
      </w:r>
    </w:p>
    <w:p w14:paraId="3698289E" w14:textId="77777777" w:rsidR="00F81BE7" w:rsidRDefault="00F81BE7" w:rsidP="00F81BE7">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F81BE7" w:rsidRPr="00E54DEA" w14:paraId="6FC59C66" w14:textId="77777777" w:rsidTr="005E6FE1">
        <w:trPr>
          <w:trHeight w:val="260"/>
        </w:trPr>
        <w:tc>
          <w:tcPr>
            <w:tcW w:w="2695" w:type="dxa"/>
            <w:shd w:val="clear" w:color="auto" w:fill="D9D9D9" w:themeFill="background1" w:themeFillShade="D9"/>
            <w:noWrap/>
            <w:hideMark/>
          </w:tcPr>
          <w:p w14:paraId="065AFC83"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B95E02A" w14:textId="77777777" w:rsidR="00F81BE7"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39BDCFFE" w14:textId="77777777" w:rsidTr="005E6FE1">
        <w:trPr>
          <w:trHeight w:val="410"/>
        </w:trPr>
        <w:tc>
          <w:tcPr>
            <w:tcW w:w="2695" w:type="dxa"/>
            <w:noWrap/>
          </w:tcPr>
          <w:p w14:paraId="0B0DD9B0" w14:textId="77777777" w:rsidR="00F81BE7" w:rsidRDefault="00F81BE7" w:rsidP="005E6FE1">
            <w:pPr>
              <w:contextualSpacing/>
              <w:rPr>
                <w:rFonts w:cs="Arial"/>
              </w:rPr>
            </w:pPr>
            <w:r w:rsidRPr="00275823">
              <w:rPr>
                <w:rFonts w:cs="Arial"/>
              </w:rPr>
              <w:t>input</w:t>
            </w:r>
          </w:p>
          <w:p w14:paraId="2D64E651" w14:textId="77777777" w:rsidR="00F81BE7" w:rsidRDefault="00F81BE7" w:rsidP="005E6FE1">
            <w:pPr>
              <w:contextualSpacing/>
              <w:rPr>
                <w:rFonts w:cs="Arial"/>
              </w:rPr>
            </w:pPr>
            <w:r>
              <w:rPr>
                <w:rFonts w:cs="Arial"/>
              </w:rPr>
              <w:t>Type:</w:t>
            </w:r>
          </w:p>
          <w:p w14:paraId="12E47FCE" w14:textId="77777777" w:rsidR="00F81BE7" w:rsidRDefault="00F81BE7" w:rsidP="005E6FE1">
            <w:pPr>
              <w:contextualSpacing/>
              <w:rPr>
                <w:rFonts w:cs="Arial"/>
              </w:rPr>
            </w:pPr>
            <w:r w:rsidRPr="0029472F">
              <w:rPr>
                <w:rFonts w:cs="Arial"/>
                <w:color w:val="808080" w:themeColor="background1" w:themeShade="80"/>
              </w:rPr>
              <w:t xml:space="preserve"> </w:t>
            </w:r>
            <w:r>
              <w:rPr>
                <w:noProof/>
              </w:rPr>
              <w:drawing>
                <wp:inline distT="0" distB="0" distL="0" distR="0" wp14:anchorId="753FE557" wp14:editId="2F4E2395">
                  <wp:extent cx="152400" cy="152400"/>
                  <wp:effectExtent l="0" t="0" r="0" b="0"/>
                  <wp:docPr id="516" name="Picture 1436794828.jpg" descr="1436794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436794828.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0dbd500d7092c902eae8bd470949cb2" w:history="1">
              <w:r>
                <w:rPr>
                  <w:rStyle w:val="Hyperlink"/>
                  <w:rFonts w:cs="Arial"/>
                </w:rPr>
                <w:t>UnlinkProfile_USER INPUT</w:t>
              </w:r>
            </w:hyperlink>
          </w:p>
        </w:tc>
        <w:tc>
          <w:tcPr>
            <w:tcW w:w="7506" w:type="dxa"/>
          </w:tcPr>
          <w:p w14:paraId="6307B529" w14:textId="77777777" w:rsidR="00F81BE7" w:rsidRDefault="00F81BE7" w:rsidP="005E6FE1"/>
        </w:tc>
      </w:tr>
      <w:tr w:rsidR="00F81BE7" w:rsidRPr="003F473D" w14:paraId="1D67298C" w14:textId="77777777" w:rsidTr="005E6FE1">
        <w:trPr>
          <w:trHeight w:val="410"/>
        </w:trPr>
        <w:tc>
          <w:tcPr>
            <w:tcW w:w="2695" w:type="dxa"/>
            <w:noWrap/>
          </w:tcPr>
          <w:p w14:paraId="41E124E8" w14:textId="77777777" w:rsidR="00F81BE7" w:rsidRDefault="00F81BE7" w:rsidP="005E6FE1">
            <w:pPr>
              <w:contextualSpacing/>
              <w:rPr>
                <w:rFonts w:cs="Arial"/>
              </w:rPr>
            </w:pPr>
            <w:r w:rsidRPr="00275823">
              <w:rPr>
                <w:rFonts w:cs="Arial"/>
              </w:rPr>
              <w:t>input2</w:t>
            </w:r>
          </w:p>
          <w:p w14:paraId="7551A5C1" w14:textId="77777777" w:rsidR="00F81BE7" w:rsidRDefault="00F81BE7" w:rsidP="005E6FE1">
            <w:pPr>
              <w:contextualSpacing/>
              <w:rPr>
                <w:rFonts w:cs="Arial"/>
              </w:rPr>
            </w:pPr>
            <w:r>
              <w:rPr>
                <w:rFonts w:cs="Arial"/>
              </w:rPr>
              <w:t>Type:</w:t>
            </w:r>
          </w:p>
          <w:p w14:paraId="5850D645" w14:textId="77777777" w:rsidR="00F81BE7" w:rsidRDefault="00F81BE7" w:rsidP="005E6FE1">
            <w:pPr>
              <w:contextualSpacing/>
              <w:rPr>
                <w:rFonts w:cs="Arial"/>
              </w:rPr>
            </w:pPr>
            <w:r w:rsidRPr="0029472F">
              <w:rPr>
                <w:rFonts w:cs="Arial"/>
                <w:color w:val="808080" w:themeColor="background1" w:themeShade="80"/>
              </w:rPr>
              <w:t xml:space="preserve"> </w:t>
            </w:r>
            <w:r>
              <w:rPr>
                <w:noProof/>
              </w:rPr>
              <w:drawing>
                <wp:inline distT="0" distB="0" distL="0" distR="0" wp14:anchorId="63B7D109" wp14:editId="1DDB322B">
                  <wp:extent cx="152400" cy="152400"/>
                  <wp:effectExtent l="0" t="0" r="0" b="0"/>
                  <wp:docPr id="518" name="Picture 1436794828.jpg" descr="1436794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436794828.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466ab7673990b609a7787d0fb0bf049" w:history="1">
              <w:r>
                <w:rPr>
                  <w:rStyle w:val="Hyperlink"/>
                  <w:rFonts w:cs="Arial"/>
                </w:rPr>
                <w:t>Unlink_Rsp</w:t>
              </w:r>
            </w:hyperlink>
          </w:p>
        </w:tc>
        <w:tc>
          <w:tcPr>
            <w:tcW w:w="7506" w:type="dxa"/>
          </w:tcPr>
          <w:p w14:paraId="30390A55" w14:textId="77777777" w:rsidR="00F81BE7" w:rsidRDefault="00F81BE7" w:rsidP="005E6FE1">
            <w:pPr>
              <w:rPr>
                <w:rFonts w:cs="Arial"/>
              </w:rPr>
            </w:pPr>
            <w:r>
              <w:rPr>
                <w:rFonts w:cs="Arial"/>
              </w:rPr>
              <w:t>Signal Description:</w:t>
            </w:r>
          </w:p>
          <w:p w14:paraId="174E1C9F" w14:textId="77777777" w:rsidR="00F81BE7" w:rsidRDefault="00F81BE7" w:rsidP="005E6FE1">
            <w:pPr>
              <w:rPr>
                <w:rFonts w:cs="Arial"/>
              </w:rPr>
            </w:pPr>
            <w:r w:rsidRPr="00275823">
              <w:rPr>
                <w:rFonts w:cs="Arial"/>
              </w:rPr>
              <w:t>Response to the Unlink_Rq indicating a Success or Failure when unlinking a profile from a Ford Account.</w:t>
            </w:r>
          </w:p>
          <w:p w14:paraId="2AACCD04" w14:textId="77777777" w:rsidR="00F81BE7" w:rsidRDefault="00F81BE7" w:rsidP="005E6FE1">
            <w:pPr>
              <w:rPr>
                <w:rFonts w:cs="Arial"/>
              </w:rPr>
            </w:pPr>
          </w:p>
          <w:p w14:paraId="4241D058" w14:textId="77777777" w:rsidR="00F81BE7" w:rsidRPr="0046598F" w:rsidRDefault="00F81BE7" w:rsidP="005E6FE1">
            <w:pPr>
              <w:rPr>
                <w:rFonts w:cs="Arial"/>
                <w:color w:val="000000"/>
              </w:rPr>
            </w:pPr>
            <w:r>
              <w:rPr>
                <w:rFonts w:cs="Arial"/>
                <w:color w:val="000000"/>
              </w:rPr>
              <w:t>Received from:</w:t>
            </w:r>
          </w:p>
          <w:p w14:paraId="71E29B27" w14:textId="77777777" w:rsidR="00F81BE7" w:rsidRPr="00C8319B" w:rsidRDefault="00F81BE7" w:rsidP="005E6FE1">
            <w:pPr>
              <w:pStyle w:val="ListParagraph"/>
              <w:numPr>
                <w:ilvl w:val="0"/>
                <w:numId w:val="12"/>
              </w:numPr>
              <w:rPr>
                <w:rFonts w:cs="Arial"/>
              </w:rPr>
            </w:pPr>
            <w:r>
              <w:rPr>
                <w:noProof/>
              </w:rPr>
              <w:drawing>
                <wp:inline distT="0" distB="0" distL="0" distR="0" wp14:anchorId="7D2064AC" wp14:editId="5EC31E82">
                  <wp:extent cx="152400" cy="152400"/>
                  <wp:effectExtent l="0" t="0" r="0" b="0"/>
                  <wp:docPr id="520" name="Picture -836794363.jpg" descr="-836794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83679436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76ebc878565c50a1fe7dd19627ed9f8" w:history="1">
              <w:r>
                <w:rPr>
                  <w:rStyle w:val="Hyperlink"/>
                  <w:rFonts w:cs="Arial"/>
                </w:rPr>
                <w:t>Unlink FP Account from Vehicle Profile</w:t>
              </w:r>
            </w:hyperlink>
          </w:p>
        </w:tc>
      </w:tr>
    </w:tbl>
    <w:p w14:paraId="19B19570" w14:textId="77777777" w:rsidR="00F81BE7" w:rsidRDefault="00F81BE7" w:rsidP="00F81BE7">
      <w:pPr>
        <w:pStyle w:val="Heading4"/>
        <w:numPr>
          <w:ilvl w:val="3"/>
          <w:numId w:val="4"/>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F81BE7" w:rsidRPr="00E54DEA" w14:paraId="65FB11F5" w14:textId="77777777" w:rsidTr="005E6FE1">
        <w:trPr>
          <w:trHeight w:val="260"/>
        </w:trPr>
        <w:tc>
          <w:tcPr>
            <w:tcW w:w="2689" w:type="dxa"/>
            <w:shd w:val="clear" w:color="auto" w:fill="D9D9D9" w:themeFill="background1" w:themeFillShade="D9"/>
            <w:noWrap/>
            <w:hideMark/>
          </w:tcPr>
          <w:p w14:paraId="4CBE984B"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6E54E56" w14:textId="77777777" w:rsidR="00F81BE7" w:rsidRPr="00E54DEA"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0701BD63" w14:textId="77777777" w:rsidTr="005E6FE1">
        <w:trPr>
          <w:trHeight w:val="410"/>
        </w:trPr>
        <w:tc>
          <w:tcPr>
            <w:tcW w:w="2689" w:type="dxa"/>
            <w:noWrap/>
          </w:tcPr>
          <w:p w14:paraId="6BECC03D" w14:textId="77777777" w:rsidR="00F81BE7" w:rsidRDefault="00F81BE7" w:rsidP="005E6FE1">
            <w:pPr>
              <w:contextualSpacing/>
              <w:rPr>
                <w:rFonts w:cs="Arial"/>
              </w:rPr>
            </w:pPr>
            <w:r>
              <w:rPr>
                <w:rFonts w:cs="Arial"/>
              </w:rPr>
              <w:t>Unlink_Rq</w:t>
            </w:r>
          </w:p>
          <w:p w14:paraId="7497D500" w14:textId="77777777" w:rsidR="00F81BE7" w:rsidRDefault="00F81BE7" w:rsidP="005E6FE1">
            <w:pPr>
              <w:contextualSpacing/>
              <w:rPr>
                <w:rFonts w:cs="Arial"/>
              </w:rPr>
            </w:pPr>
            <w:r>
              <w:rPr>
                <w:rFonts w:cs="Arial"/>
              </w:rPr>
              <w:t>Type:</w:t>
            </w:r>
          </w:p>
          <w:p w14:paraId="7FD3501D" w14:textId="77777777" w:rsidR="00F81BE7" w:rsidRDefault="00F81BE7" w:rsidP="005E6FE1">
            <w:pPr>
              <w:contextualSpacing/>
              <w:rPr>
                <w:rFonts w:cs="Arial"/>
              </w:rPr>
            </w:pPr>
            <w:r>
              <w:rPr>
                <w:noProof/>
              </w:rPr>
              <w:drawing>
                <wp:inline distT="0" distB="0" distL="0" distR="0" wp14:anchorId="7E763D29" wp14:editId="1915493B">
                  <wp:extent cx="152400" cy="152400"/>
                  <wp:effectExtent l="0" t="0" r="0" b="0"/>
                  <wp:docPr id="522" name="Picture 1436794828.jpg" descr="1436794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436794828.jpg"/>
                          <pic:cNvPicPr/>
                        </pic:nvPicPr>
                        <pic:blipFill>
                          <a:blip r:embed="rId40" cstate="print"/>
                          <a:stretch>
                            <a:fillRect/>
                          </a:stretch>
                        </pic:blipFill>
                        <pic:spPr>
                          <a:xfrm>
                            <a:off x="0" y="0"/>
                            <a:ext cx="152400" cy="152400"/>
                          </a:xfrm>
                          <a:prstGeom prst="rect">
                            <a:avLst/>
                          </a:prstGeom>
                        </pic:spPr>
                      </pic:pic>
                    </a:graphicData>
                  </a:graphic>
                </wp:inline>
              </w:drawing>
            </w:r>
            <w:r>
              <w:rPr>
                <w:rFonts w:cs="Arial"/>
              </w:rPr>
              <w:t xml:space="preserve"> </w:t>
            </w:r>
            <w:hyperlink w:anchor="_1f859e7a15a599ed4d548c537976441c" w:history="1">
              <w:r>
                <w:rPr>
                  <w:rStyle w:val="Hyperlink"/>
                  <w:rFonts w:cs="Arial"/>
                </w:rPr>
                <w:t>Unlink_Rq</w:t>
              </w:r>
            </w:hyperlink>
          </w:p>
        </w:tc>
        <w:tc>
          <w:tcPr>
            <w:tcW w:w="7512" w:type="dxa"/>
            <w:noWrap/>
          </w:tcPr>
          <w:p w14:paraId="68B5771F" w14:textId="77777777" w:rsidR="00F81BE7" w:rsidRDefault="00F81BE7" w:rsidP="005E6FE1">
            <w:pPr>
              <w:rPr>
                <w:rFonts w:cs="Arial"/>
              </w:rPr>
            </w:pPr>
            <w:r>
              <w:rPr>
                <w:rFonts w:cs="Arial"/>
              </w:rPr>
              <w:t>Signal Description:</w:t>
            </w:r>
          </w:p>
          <w:p w14:paraId="14A7D394" w14:textId="77777777" w:rsidR="00F81BE7" w:rsidRDefault="00F81BE7" w:rsidP="005E6FE1">
            <w:pPr>
              <w:rPr>
                <w:rFonts w:cs="Arial"/>
              </w:rPr>
            </w:pPr>
            <w:r>
              <w:rPr>
                <w:rFonts w:cs="Arial"/>
              </w:rPr>
              <w:t>Request from the Profile Interface Client to the Profile Management Server to unlink a profile from its linked Ford account.</w:t>
            </w:r>
          </w:p>
          <w:p w14:paraId="056C9D26" w14:textId="77777777" w:rsidR="00F81BE7" w:rsidRDefault="00F81BE7" w:rsidP="005E6FE1">
            <w:pPr>
              <w:rPr>
                <w:rFonts w:cs="Arial"/>
              </w:rPr>
            </w:pPr>
          </w:p>
          <w:p w14:paraId="32D5801D" w14:textId="77777777" w:rsidR="00F81BE7" w:rsidRPr="00275823" w:rsidRDefault="00F81BE7" w:rsidP="005E6FE1">
            <w:pPr>
              <w:rPr>
                <w:rFonts w:cs="Arial"/>
                <w:color w:val="000000"/>
              </w:rPr>
            </w:pPr>
            <w:r>
              <w:rPr>
                <w:rFonts w:cs="Arial"/>
                <w:color w:val="000000"/>
              </w:rPr>
              <w:t>Sent to:</w:t>
            </w:r>
          </w:p>
          <w:p w14:paraId="43A0B30C" w14:textId="77777777" w:rsidR="00F81BE7" w:rsidRPr="0046598F" w:rsidRDefault="00F81BE7" w:rsidP="005E6FE1">
            <w:pPr>
              <w:pStyle w:val="ListParagraph"/>
              <w:numPr>
                <w:ilvl w:val="0"/>
                <w:numId w:val="12"/>
              </w:numPr>
              <w:rPr>
                <w:rFonts w:cs="Arial"/>
                <w:color w:val="000000"/>
              </w:rPr>
            </w:pPr>
            <w:r>
              <w:rPr>
                <w:noProof/>
              </w:rPr>
              <w:drawing>
                <wp:inline distT="0" distB="0" distL="0" distR="0" wp14:anchorId="60A70F4F" wp14:editId="0403305B">
                  <wp:extent cx="152400" cy="152400"/>
                  <wp:effectExtent l="0" t="0" r="0" b="0"/>
                  <wp:docPr id="524" name="Picture -836794363.jpg" descr="-836794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836794363.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76ebc878565c50a1fe7dd19627ed9f8" w:history="1">
              <w:r>
                <w:rPr>
                  <w:rStyle w:val="Hyperlink"/>
                  <w:rFonts w:cs="Arial"/>
                  <w:color w:val="000000"/>
                </w:rPr>
                <w:t>Unlink FP Account from Vehicle Profile</w:t>
              </w:r>
            </w:hyperlink>
          </w:p>
        </w:tc>
      </w:tr>
    </w:tbl>
    <w:p w14:paraId="68CB3343" w14:textId="77777777" w:rsidR="00F81BE7" w:rsidRDefault="00F81BE7" w:rsidP="00F81BE7">
      <w:pPr>
        <w:pStyle w:val="Heading4"/>
        <w:numPr>
          <w:ilvl w:val="3"/>
          <w:numId w:val="4"/>
        </w:numPr>
      </w:pPr>
      <w:r>
        <w:t>Logical</w:t>
      </w:r>
      <w:r w:rsidRPr="00F15706">
        <w:t xml:space="preserve"> Parameters</w:t>
      </w:r>
    </w:p>
    <w:p w14:paraId="567A894D" w14:textId="77777777" w:rsidR="00F81BE7" w:rsidRDefault="00F81BE7" w:rsidP="00F81BE7"/>
    <w:p w14:paraId="35F22165" w14:textId="77777777" w:rsidR="00F81BE7" w:rsidRDefault="00F81BE7" w:rsidP="00F81BE7">
      <w:r w:rsidRPr="005067FC">
        <w:rPr>
          <w:i/>
          <w:color w:val="A6A6A6" w:themeColor="background1" w:themeShade="A6"/>
        </w:rPr>
        <w:t>Not supported by MagicDraw report generation.</w:t>
      </w:r>
    </w:p>
    <w:p w14:paraId="24F7F20A" w14:textId="77777777" w:rsidR="00F81BE7" w:rsidRDefault="00F81BE7" w:rsidP="00F81BE7">
      <w:pPr>
        <w:pStyle w:val="Heading3"/>
        <w:numPr>
          <w:ilvl w:val="2"/>
          <w:numId w:val="4"/>
        </w:numPr>
      </w:pPr>
      <w:r>
        <w:t>Function Modeling</w:t>
      </w:r>
    </w:p>
    <w:p w14:paraId="570D3502" w14:textId="77777777" w:rsidR="00F81BE7" w:rsidRPr="00C75AE5" w:rsidRDefault="00F81BE7" w:rsidP="00F81BE7"/>
    <w:p w14:paraId="30B78397" w14:textId="77777777" w:rsidR="00F81BE7" w:rsidRDefault="00F81BE7" w:rsidP="00F81BE7">
      <w:pPr>
        <w:pStyle w:val="Heading4"/>
        <w:numPr>
          <w:ilvl w:val="3"/>
          <w:numId w:val="4"/>
        </w:numPr>
      </w:pPr>
      <w:r>
        <w:t>Use Cases</w:t>
      </w:r>
    </w:p>
    <w:p w14:paraId="0B4006FC" w14:textId="77777777" w:rsidR="00F81BE7" w:rsidRDefault="00F81BE7" w:rsidP="00F81BE7"/>
    <w:p w14:paraId="32589DD5"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0CABB545" w14:textId="77777777" w:rsidR="00F81BE7" w:rsidRDefault="00F81BE7" w:rsidP="00F81BE7">
      <w:pPr>
        <w:pStyle w:val="Heading4"/>
        <w:numPr>
          <w:ilvl w:val="3"/>
          <w:numId w:val="4"/>
        </w:numPr>
      </w:pPr>
      <w:r>
        <w:t>State Charts / Activity Diagrams / Sequence Diagrams / Decision Tables</w:t>
      </w:r>
    </w:p>
    <w:p w14:paraId="3255D715" w14:textId="77777777" w:rsidR="00F81BE7" w:rsidRDefault="00F81BE7" w:rsidP="00F81BE7"/>
    <w:p w14:paraId="22291141" w14:textId="77777777" w:rsidR="00F81BE7" w:rsidRDefault="00F81BE7" w:rsidP="00F81BE7">
      <w:pPr>
        <w:contextualSpacing/>
        <w:jc w:val="center"/>
      </w:pPr>
      <w:r>
        <w:rPr>
          <w:noProof/>
        </w:rPr>
        <w:lastRenderedPageBreak/>
        <w:drawing>
          <wp:inline distT="0" distB="0" distL="0" distR="0" wp14:anchorId="0962C0B2" wp14:editId="2C871188">
            <wp:extent cx="6466205" cy="4508867"/>
            <wp:effectExtent l="0" t="0" r="0" b="0"/>
            <wp:docPr id="526" name="Picture 2034840553.jpg" descr="203484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2034840553.jpg"/>
                    <pic:cNvPicPr/>
                  </pic:nvPicPr>
                  <pic:blipFill>
                    <a:blip r:embed="rId135" cstate="print"/>
                    <a:stretch>
                      <a:fillRect/>
                    </a:stretch>
                  </pic:blipFill>
                  <pic:spPr>
                    <a:xfrm>
                      <a:off x="0" y="0"/>
                      <a:ext cx="6466205" cy="4508867"/>
                    </a:xfrm>
                    <a:prstGeom prst="rect">
                      <a:avLst/>
                    </a:prstGeom>
                  </pic:spPr>
                </pic:pic>
              </a:graphicData>
            </a:graphic>
          </wp:inline>
        </w:drawing>
      </w:r>
    </w:p>
    <w:p w14:paraId="1C87AF2D" w14:textId="77777777" w:rsidR="00F81BE7" w:rsidRPr="00294100" w:rsidRDefault="00F81BE7" w:rsidP="00F81BE7">
      <w:pPr>
        <w:pStyle w:val="Caption"/>
      </w:pPr>
      <w:r w:rsidRPr="00BD03E8">
        <w:t xml:space="preserve">Figure </w:t>
      </w:r>
      <w:r w:rsidR="00AB7756">
        <w:fldChar w:fldCharType="begin"/>
      </w:r>
      <w:r w:rsidR="00AB7756">
        <w:instrText xml:space="preserve"> SEQ Figure \* ARABIC </w:instrText>
      </w:r>
      <w:r w:rsidR="00AB7756">
        <w:fldChar w:fldCharType="separate"/>
      </w:r>
      <w:r>
        <w:rPr>
          <w:noProof/>
        </w:rPr>
        <w:t>3</w:t>
      </w:r>
      <w:r w:rsidR="00AB7756">
        <w:rPr>
          <w:noProof/>
        </w:rPr>
        <w:fldChar w:fldCharType="end"/>
      </w:r>
      <w:r w:rsidRPr="00BD03E8">
        <w:t>:</w:t>
      </w:r>
      <w:r>
        <w:t xml:space="preserve"> </w:t>
      </w:r>
      <w:r w:rsidRPr="00294100">
        <w:t>Unlink Ford Account</w:t>
      </w:r>
    </w:p>
    <w:p w14:paraId="1C580C8B" w14:textId="77777777" w:rsidR="00F81BE7" w:rsidRPr="000A30CD" w:rsidRDefault="00F81BE7" w:rsidP="00F81BE7"/>
    <w:p w14:paraId="78E5F700" w14:textId="77777777" w:rsidR="00F81BE7" w:rsidRPr="00834E12" w:rsidRDefault="00F81BE7" w:rsidP="00F81BE7"/>
    <w:p w14:paraId="2941B848" w14:textId="77777777" w:rsidR="00F81BE7" w:rsidRDefault="00F81BE7" w:rsidP="00F81BE7">
      <w:pPr>
        <w:pStyle w:val="Heading3"/>
        <w:numPr>
          <w:ilvl w:val="2"/>
          <w:numId w:val="4"/>
        </w:numPr>
      </w:pPr>
      <w:r>
        <w:t>Function Requirements</w:t>
      </w:r>
    </w:p>
    <w:p w14:paraId="5947709B" w14:textId="77777777" w:rsidR="00F81BE7" w:rsidRDefault="00F81BE7" w:rsidP="00F81BE7">
      <w:pPr>
        <w:pStyle w:val="Heading4"/>
        <w:numPr>
          <w:ilvl w:val="3"/>
          <w:numId w:val="4"/>
        </w:numPr>
      </w:pPr>
      <w:r>
        <w:t>Functional Requirements</w:t>
      </w:r>
    </w:p>
    <w:p w14:paraId="24B7CAF8" w14:textId="77777777" w:rsidR="00F81BE7" w:rsidRDefault="00F81BE7" w:rsidP="00F81BE7">
      <w:pPr>
        <w:pStyle w:val="Heading5"/>
        <w:numPr>
          <w:ilvl w:val="4"/>
          <w:numId w:val="4"/>
        </w:numPr>
      </w:pPr>
      <w:r>
        <w:t>Normal Operation</w:t>
      </w:r>
    </w:p>
    <w:p w14:paraId="39F24BB5" w14:textId="77777777" w:rsidR="00F81BE7" w:rsidRDefault="00F81BE7" w:rsidP="00F81BE7"/>
    <w:p w14:paraId="1F4F40C3" w14:textId="77777777" w:rsidR="00F81BE7" w:rsidRPr="0017445F" w:rsidRDefault="00F81BE7" w:rsidP="00F81BE7">
      <w:pPr>
        <w:pStyle w:val="RERequirement"/>
        <w:shd w:val="clear" w:color="auto" w:fill="F2F2F2" w:themeFill="background1" w:themeFillShade="F2"/>
      </w:pPr>
      <w:bookmarkStart w:id="2634" w:name="_4ee0135b70e9dae2f3dd3bf1cc827de8"/>
      <w:r>
        <w:t>REQ-460559/A</w:t>
      </w:r>
      <w:bookmarkEnd w:id="2634"/>
      <w:r>
        <w:t xml:space="preserve"> Unlinking a Ford Account from vehicle profile</w:t>
      </w:r>
    </w:p>
    <w:p w14:paraId="3E7442CB" w14:textId="77777777" w:rsidR="00F81BE7" w:rsidRDefault="00F81BE7" w:rsidP="00F81BE7">
      <w:pPr>
        <w:rPr>
          <w:rFonts w:cs="Arial"/>
        </w:rPr>
      </w:pPr>
      <w:r>
        <w:rPr>
          <w:rFonts w:cs="Arial"/>
        </w:rPr>
        <w:t>When a user selects the Ford Account Link option on the Customize Profile Screen for a profile that is linked to a Ford Account, the Profile Interface Client shall provide an option to unlink the profile from the Ford Account.</w:t>
      </w:r>
    </w:p>
    <w:p w14:paraId="0D334A4E"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01425E04"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B63CAD"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REQ-460559/A</w:t>
            </w:r>
          </w:p>
        </w:tc>
      </w:tr>
      <w:tr w:rsidR="00F81BE7" w:rsidRPr="00FD127C" w14:paraId="779365F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1D7686"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58DFEE" w14:textId="77777777" w:rsidR="00F81BE7" w:rsidRDefault="00F81BE7" w:rsidP="005E6FE1"/>
        </w:tc>
      </w:tr>
      <w:tr w:rsidR="00F81BE7" w:rsidRPr="00FD127C" w14:paraId="52957DD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BB4031"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A900F" w14:textId="77777777" w:rsidR="00F81BE7" w:rsidRDefault="00F81BE7" w:rsidP="005E6FE1"/>
        </w:tc>
      </w:tr>
      <w:tr w:rsidR="00F81BE7" w:rsidRPr="00FD127C" w14:paraId="7505F19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8AA1E"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733005" w14:textId="77777777" w:rsidR="00F81BE7" w:rsidRDefault="00F81BE7" w:rsidP="005E6FE1"/>
        </w:tc>
      </w:tr>
      <w:tr w:rsidR="00F81BE7" w:rsidRPr="00FD127C" w14:paraId="1857D93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28D39"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062F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A0FAAB"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BD32EE" w14:textId="77777777" w:rsidR="00F81BE7" w:rsidRDefault="00F81BE7" w:rsidP="005E6FE1"/>
        </w:tc>
      </w:tr>
      <w:tr w:rsidR="00F81BE7" w:rsidRPr="00FD127C" w14:paraId="394F739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35A78A"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6943AF"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564F70"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3264BD" w14:textId="77777777" w:rsidR="00F81BE7" w:rsidRDefault="00F81BE7" w:rsidP="005E6FE1"/>
        </w:tc>
      </w:tr>
      <w:tr w:rsidR="00F81BE7" w:rsidRPr="00FD127C" w14:paraId="67950922"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3166B"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4FCC2E"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58DB39"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DF03B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EF79A"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8D7A2D" w14:textId="77777777" w:rsidR="00F81BE7" w:rsidRDefault="00F81BE7" w:rsidP="005E6FE1"/>
        </w:tc>
      </w:tr>
      <w:tr w:rsidR="00F81BE7" w:rsidRPr="00FD127C" w14:paraId="26848282"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8C3B3C" w14:textId="77777777" w:rsidR="00F81BE7" w:rsidRPr="00FD127C" w:rsidRDefault="00AB7756" w:rsidP="005E6FE1">
            <w:pPr>
              <w:rPr>
                <w:rFonts w:cs="Arial"/>
                <w:bCs/>
                <w:color w:val="808080" w:themeColor="background1" w:themeShade="80"/>
                <w:sz w:val="16"/>
                <w:szCs w:val="14"/>
              </w:rPr>
            </w:pPr>
            <w:hyperlink r:id="rId136"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C95D7E"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146572"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48F82A1" w14:textId="77777777" w:rsidR="00F81BE7" w:rsidRDefault="00F81BE7" w:rsidP="00F81BE7"/>
    <w:p w14:paraId="50932651" w14:textId="77777777" w:rsidR="00F81BE7" w:rsidRPr="0017445F" w:rsidRDefault="00F81BE7" w:rsidP="00F81BE7">
      <w:pPr>
        <w:pStyle w:val="RERequirement"/>
        <w:shd w:val="clear" w:color="auto" w:fill="F2F2F2" w:themeFill="background1" w:themeFillShade="F2"/>
      </w:pPr>
      <w:bookmarkStart w:id="2635" w:name="_9d3b3e07019f474bd6fe7dc97d233d4b"/>
      <w:r>
        <w:t>REQ-460560/A</w:t>
      </w:r>
      <w:bookmarkEnd w:id="2635"/>
      <w:r>
        <w:t xml:space="preserve"> Sending Unlink_Rq</w:t>
      </w:r>
    </w:p>
    <w:p w14:paraId="3831C45F" w14:textId="77777777" w:rsidR="00F81BE7" w:rsidRDefault="00F81BE7" w:rsidP="00F81BE7">
      <w:pPr>
        <w:rPr>
          <w:rFonts w:cs="Arial"/>
        </w:rPr>
      </w:pPr>
      <w:r>
        <w:rPr>
          <w:rFonts w:cs="Arial"/>
        </w:rPr>
        <w:t>When a user selects to unlink their profile from the linked Ford Account, the Profile Interface Client shall send Unlink_Rq to the Profile Management Server.</w:t>
      </w:r>
    </w:p>
    <w:p w14:paraId="68474D45"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5F928146"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C4B54"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REQ-460560/A</w:t>
            </w:r>
          </w:p>
        </w:tc>
      </w:tr>
      <w:tr w:rsidR="00F81BE7" w:rsidRPr="00FD127C" w14:paraId="2CB613A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63745"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30790" w14:textId="77777777" w:rsidR="00F81BE7" w:rsidRDefault="00F81BE7" w:rsidP="005E6FE1"/>
        </w:tc>
      </w:tr>
      <w:tr w:rsidR="00F81BE7" w:rsidRPr="00FD127C" w14:paraId="1F0D7925"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1DB10F"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1E64CA" w14:textId="77777777" w:rsidR="00F81BE7" w:rsidRDefault="00F81BE7" w:rsidP="005E6FE1"/>
        </w:tc>
      </w:tr>
      <w:tr w:rsidR="00F81BE7" w:rsidRPr="00FD127C" w14:paraId="7889978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ED394F"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BC86BB" w14:textId="77777777" w:rsidR="00F81BE7" w:rsidRDefault="00F81BE7" w:rsidP="005E6FE1"/>
        </w:tc>
      </w:tr>
      <w:tr w:rsidR="00F81BE7" w:rsidRPr="00FD127C" w14:paraId="5F53973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8665CA"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BD11F"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926AD3"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191550" w14:textId="77777777" w:rsidR="00F81BE7" w:rsidRDefault="00F81BE7" w:rsidP="005E6FE1"/>
        </w:tc>
      </w:tr>
      <w:tr w:rsidR="00F81BE7" w:rsidRPr="00FD127C" w14:paraId="46AAD8D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DD3489"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35228B"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7AFFDE"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B6CB86" w14:textId="77777777" w:rsidR="00F81BE7" w:rsidRDefault="00F81BE7" w:rsidP="005E6FE1"/>
        </w:tc>
      </w:tr>
      <w:tr w:rsidR="00F81BE7" w:rsidRPr="00FD127C" w14:paraId="5575A206"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4D0E51"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2AEFF9"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45064A"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0F0EC3"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B62C6D"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D3266B" w14:textId="77777777" w:rsidR="00F81BE7" w:rsidRDefault="00F81BE7" w:rsidP="005E6FE1"/>
        </w:tc>
      </w:tr>
      <w:tr w:rsidR="00F81BE7" w:rsidRPr="00FD127C" w14:paraId="2E1DE8F6"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D5A124" w14:textId="77777777" w:rsidR="00F81BE7" w:rsidRPr="00FD127C" w:rsidRDefault="00AB7756" w:rsidP="005E6FE1">
            <w:pPr>
              <w:rPr>
                <w:rFonts w:cs="Arial"/>
                <w:bCs/>
                <w:color w:val="808080" w:themeColor="background1" w:themeShade="80"/>
                <w:sz w:val="16"/>
                <w:szCs w:val="14"/>
              </w:rPr>
            </w:pPr>
            <w:hyperlink r:id="rId137"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939734"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1C776A"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7EFBD6" w14:textId="77777777" w:rsidR="00F81BE7" w:rsidRDefault="00F81BE7" w:rsidP="00F81BE7"/>
    <w:p w14:paraId="3E900BBF" w14:textId="77777777" w:rsidR="00F81BE7" w:rsidRPr="0017445F" w:rsidRDefault="00F81BE7" w:rsidP="00F81BE7">
      <w:pPr>
        <w:pStyle w:val="RERequirement"/>
        <w:shd w:val="clear" w:color="auto" w:fill="F2F2F2" w:themeFill="background1" w:themeFillShade="F2"/>
      </w:pPr>
      <w:bookmarkStart w:id="2636" w:name="_a815cd1ab782fddf6ce899c61511f2f4"/>
      <w:r>
        <w:t>REQ-460561/A</w:t>
      </w:r>
      <w:bookmarkEnd w:id="2636"/>
      <w:r>
        <w:t xml:space="preserve"> Receiving Unlink_Rsp = SUCCESS</w:t>
      </w:r>
    </w:p>
    <w:p w14:paraId="371F7168" w14:textId="77777777" w:rsidR="00F81BE7" w:rsidRDefault="00F81BE7" w:rsidP="00F81BE7">
      <w:pPr>
        <w:rPr>
          <w:rFonts w:cs="Arial"/>
        </w:rPr>
      </w:pPr>
      <w:r>
        <w:rPr>
          <w:rFonts w:cs="Arial"/>
        </w:rPr>
        <w:t>When the Profile Interface Client receives Unlink_Rsp = SUCCESS, the Profile Interface Client shall display a confirmation message on the HMI.</w:t>
      </w:r>
    </w:p>
    <w:p w14:paraId="4C4E8683"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23656249"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8B205C"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REQ-460561/A</w:t>
            </w:r>
          </w:p>
        </w:tc>
      </w:tr>
      <w:tr w:rsidR="00F81BE7" w:rsidRPr="00FD127C" w14:paraId="7B9D01B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783D8D"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DF216" w14:textId="77777777" w:rsidR="00F81BE7" w:rsidRDefault="00F81BE7" w:rsidP="005E6FE1"/>
        </w:tc>
      </w:tr>
      <w:tr w:rsidR="00F81BE7" w:rsidRPr="00FD127C" w14:paraId="1126CC6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58C85D"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0B78D1" w14:textId="77777777" w:rsidR="00F81BE7" w:rsidRDefault="00F81BE7" w:rsidP="005E6FE1"/>
        </w:tc>
      </w:tr>
      <w:tr w:rsidR="00F81BE7" w:rsidRPr="00FD127C" w14:paraId="7AB435B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7B9901"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A98731" w14:textId="77777777" w:rsidR="00F81BE7" w:rsidRDefault="00F81BE7" w:rsidP="005E6FE1"/>
        </w:tc>
      </w:tr>
      <w:tr w:rsidR="00F81BE7" w:rsidRPr="00FD127C" w14:paraId="1E5787B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7EBD25"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B2FD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D777F8"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221A4C" w14:textId="77777777" w:rsidR="00F81BE7" w:rsidRDefault="00F81BE7" w:rsidP="005E6FE1"/>
        </w:tc>
      </w:tr>
      <w:tr w:rsidR="00F81BE7" w:rsidRPr="00FD127C" w14:paraId="68D5520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F24FF"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AFB1E"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C07562"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63EF04" w14:textId="77777777" w:rsidR="00F81BE7" w:rsidRDefault="00F81BE7" w:rsidP="005E6FE1"/>
        </w:tc>
      </w:tr>
      <w:tr w:rsidR="00F81BE7" w:rsidRPr="00FD127C" w14:paraId="753D237C"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9C89D"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520D99"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062E5"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EF3D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1E24C0"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74ADD1" w14:textId="77777777" w:rsidR="00F81BE7" w:rsidRDefault="00F81BE7" w:rsidP="005E6FE1"/>
        </w:tc>
      </w:tr>
      <w:tr w:rsidR="00F81BE7" w:rsidRPr="00FD127C" w14:paraId="4DBBB618"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872FED" w14:textId="77777777" w:rsidR="00F81BE7" w:rsidRPr="00FD127C" w:rsidRDefault="00AB7756" w:rsidP="005E6FE1">
            <w:pPr>
              <w:rPr>
                <w:rFonts w:cs="Arial"/>
                <w:bCs/>
                <w:color w:val="808080" w:themeColor="background1" w:themeShade="80"/>
                <w:sz w:val="16"/>
                <w:szCs w:val="14"/>
              </w:rPr>
            </w:pPr>
            <w:hyperlink r:id="rId138"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4675E1"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253053"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459DAC" w14:textId="77777777" w:rsidR="00F81BE7" w:rsidRDefault="00F81BE7" w:rsidP="00F81BE7"/>
    <w:p w14:paraId="4ABE98FD" w14:textId="77777777" w:rsidR="00F81BE7" w:rsidRDefault="00F81BE7" w:rsidP="00F81BE7">
      <w:pPr>
        <w:pStyle w:val="Heading5"/>
        <w:numPr>
          <w:ilvl w:val="4"/>
          <w:numId w:val="4"/>
        </w:numPr>
      </w:pPr>
      <w:r>
        <w:t>Error Handling</w:t>
      </w:r>
    </w:p>
    <w:p w14:paraId="0D000305" w14:textId="77777777" w:rsidR="00F81BE7" w:rsidRDefault="00F81BE7" w:rsidP="00F81BE7"/>
    <w:p w14:paraId="548099E0" w14:textId="77777777" w:rsidR="00F81BE7" w:rsidRPr="0017445F" w:rsidRDefault="00F81BE7" w:rsidP="00F81BE7">
      <w:pPr>
        <w:pStyle w:val="RERequirement"/>
        <w:shd w:val="clear" w:color="auto" w:fill="F2F2F2" w:themeFill="background1" w:themeFillShade="F2"/>
      </w:pPr>
      <w:bookmarkStart w:id="2637" w:name="_09cfa405ea08efaa205067ee5814562f"/>
      <w:r>
        <w:t>REQ-460562/A</w:t>
      </w:r>
      <w:bookmarkEnd w:id="2637"/>
      <w:r>
        <w:t xml:space="preserve"> Receiving Unlink_Rsp = FAIL</w:t>
      </w:r>
    </w:p>
    <w:p w14:paraId="649C1604" w14:textId="77777777" w:rsidR="00F81BE7" w:rsidRDefault="00F81BE7" w:rsidP="00F81BE7">
      <w:pPr>
        <w:rPr>
          <w:rFonts w:cs="Arial"/>
        </w:rPr>
      </w:pPr>
      <w:r>
        <w:rPr>
          <w:rFonts w:cs="Arial"/>
        </w:rPr>
        <w:t>If the Profile Interface Client receives Unlink_Rsp = FAIL, the Profile Interface Client shall display an error message on the HMI and return to the Option to Unlink Ford Account screen.</w:t>
      </w:r>
    </w:p>
    <w:p w14:paraId="53058A05"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2E785FAE"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8CB13E"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REQ-460562/A</w:t>
            </w:r>
          </w:p>
        </w:tc>
      </w:tr>
      <w:tr w:rsidR="00F81BE7" w:rsidRPr="00FD127C" w14:paraId="18652A9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FB6CFA"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099B2" w14:textId="77777777" w:rsidR="00F81BE7" w:rsidRDefault="00F81BE7" w:rsidP="005E6FE1"/>
        </w:tc>
      </w:tr>
      <w:tr w:rsidR="00F81BE7" w:rsidRPr="00FD127C" w14:paraId="1BE18607"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1EBB8A"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D862F" w14:textId="77777777" w:rsidR="00F81BE7" w:rsidRDefault="00F81BE7" w:rsidP="005E6FE1"/>
        </w:tc>
      </w:tr>
      <w:tr w:rsidR="00F81BE7" w:rsidRPr="00FD127C" w14:paraId="73F4074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DF82ED"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AE8368" w14:textId="77777777" w:rsidR="00F81BE7" w:rsidRDefault="00F81BE7" w:rsidP="005E6FE1"/>
        </w:tc>
      </w:tr>
      <w:tr w:rsidR="00F81BE7" w:rsidRPr="00FD127C" w14:paraId="4762CE53"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C8B244"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6BDBCD"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DC467A"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888BAA" w14:textId="77777777" w:rsidR="00F81BE7" w:rsidRDefault="00F81BE7" w:rsidP="005E6FE1"/>
        </w:tc>
      </w:tr>
      <w:tr w:rsidR="00F81BE7" w:rsidRPr="00FD127C" w14:paraId="64BA632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9230A0"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0483C"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C00507"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DD894" w14:textId="77777777" w:rsidR="00F81BE7" w:rsidRDefault="00F81BE7" w:rsidP="005E6FE1"/>
        </w:tc>
      </w:tr>
      <w:tr w:rsidR="00F81BE7" w:rsidRPr="00FD127C" w14:paraId="5FD8CB57"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9E01F"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97FE1F"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FCC494"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E2905"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489B0E"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7133B1" w14:textId="77777777" w:rsidR="00F81BE7" w:rsidRDefault="00F81BE7" w:rsidP="005E6FE1"/>
        </w:tc>
      </w:tr>
      <w:tr w:rsidR="00F81BE7" w:rsidRPr="00FD127C" w14:paraId="60D06130"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FDB1BC" w14:textId="77777777" w:rsidR="00F81BE7" w:rsidRPr="00FD127C" w:rsidRDefault="00AB7756" w:rsidP="005E6FE1">
            <w:pPr>
              <w:rPr>
                <w:rFonts w:cs="Arial"/>
                <w:bCs/>
                <w:color w:val="808080" w:themeColor="background1" w:themeShade="80"/>
                <w:sz w:val="16"/>
                <w:szCs w:val="14"/>
              </w:rPr>
            </w:pPr>
            <w:hyperlink r:id="rId139"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9826B5"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11A414"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52D6B0B" w14:textId="77777777" w:rsidR="00F81BE7" w:rsidRDefault="00F81BE7" w:rsidP="00F81BE7"/>
    <w:p w14:paraId="2A706176" w14:textId="77777777" w:rsidR="00F81BE7" w:rsidRDefault="00F81BE7" w:rsidP="00F81BE7">
      <w:pPr>
        <w:pStyle w:val="Heading4"/>
        <w:numPr>
          <w:ilvl w:val="3"/>
          <w:numId w:val="4"/>
        </w:numPr>
      </w:pPr>
      <w:r>
        <w:t>Non-Functional Requirements</w:t>
      </w:r>
    </w:p>
    <w:p w14:paraId="3457A4E3" w14:textId="77777777" w:rsidR="00F81BE7" w:rsidRDefault="00F81BE7" w:rsidP="00F81BE7"/>
    <w:p w14:paraId="215D7B13" w14:textId="77777777" w:rsidR="00F81BE7" w:rsidRDefault="00F81BE7" w:rsidP="00F81BE7">
      <w:pPr>
        <w:rPr>
          <w:color w:val="A6A6A6" w:themeColor="background1" w:themeShade="A6"/>
        </w:rPr>
      </w:pPr>
      <w:r>
        <w:rPr>
          <w:color w:val="A6A6A6" w:themeColor="background1" w:themeShade="A6"/>
        </w:rPr>
        <w:t>No Non-Functional Requirements specified.</w:t>
      </w:r>
    </w:p>
    <w:p w14:paraId="1A473CE1" w14:textId="77777777" w:rsidR="00F81BE7" w:rsidRDefault="00F81BE7" w:rsidP="00F81BE7">
      <w:pPr>
        <w:pStyle w:val="Heading4"/>
        <w:numPr>
          <w:ilvl w:val="3"/>
          <w:numId w:val="4"/>
        </w:numPr>
      </w:pPr>
      <w:r>
        <w:t>Functional Safety Requirements</w:t>
      </w:r>
    </w:p>
    <w:p w14:paraId="39F74753" w14:textId="77777777" w:rsidR="00F81BE7" w:rsidRDefault="00F81BE7" w:rsidP="00F81BE7">
      <w:pPr>
        <w:rPr>
          <w:highlight w:val="yellow"/>
        </w:rPr>
      </w:pPr>
    </w:p>
    <w:p w14:paraId="5E780ED9"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3EDE708D" w14:textId="77777777" w:rsidR="00F81BE7" w:rsidRDefault="00F81BE7" w:rsidP="00F81BE7">
      <w:pPr>
        <w:pStyle w:val="Heading5"/>
        <w:numPr>
          <w:ilvl w:val="4"/>
          <w:numId w:val="4"/>
        </w:numPr>
      </w:pPr>
      <w:r>
        <w:t>ASIL Decomposition of Functional Safety Requirements</w:t>
      </w:r>
    </w:p>
    <w:p w14:paraId="7690A344" w14:textId="77777777" w:rsidR="00F81BE7" w:rsidRDefault="00F81BE7" w:rsidP="00F81BE7">
      <w:pPr>
        <w:pStyle w:val="NoSpacing"/>
      </w:pPr>
    </w:p>
    <w:p w14:paraId="25D463F0" w14:textId="77777777" w:rsidR="00F81BE7" w:rsidRDefault="00F81BE7" w:rsidP="00F81BE7">
      <w:pPr>
        <w:pStyle w:val="NoSpacing"/>
      </w:pPr>
    </w:p>
    <w:p w14:paraId="600AA7F5"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13DA3D92" w14:textId="77777777" w:rsidR="00F81BE7" w:rsidRDefault="00F81BE7" w:rsidP="00F81BE7">
      <w:pPr>
        <w:pStyle w:val="Heading4"/>
        <w:numPr>
          <w:ilvl w:val="3"/>
          <w:numId w:val="4"/>
        </w:numPr>
      </w:pPr>
      <w:r>
        <w:lastRenderedPageBreak/>
        <w:t>Other Requirements</w:t>
      </w:r>
    </w:p>
    <w:p w14:paraId="3678BC2B" w14:textId="77777777" w:rsidR="00F81BE7" w:rsidRDefault="00F81BE7" w:rsidP="00F81BE7">
      <w:pPr>
        <w:pStyle w:val="Heading5"/>
        <w:numPr>
          <w:ilvl w:val="4"/>
          <w:numId w:val="4"/>
        </w:numPr>
      </w:pPr>
      <w:r>
        <w:t>Design Requirements</w:t>
      </w:r>
    </w:p>
    <w:p w14:paraId="50D784F4" w14:textId="77777777" w:rsidR="00F81BE7" w:rsidRDefault="00F81BE7" w:rsidP="00F81BE7"/>
    <w:p w14:paraId="77145B7B" w14:textId="77777777" w:rsidR="00F81BE7" w:rsidRDefault="00F81BE7" w:rsidP="00F81BE7">
      <w:pPr>
        <w:rPr>
          <w:color w:val="A6A6A6" w:themeColor="background1" w:themeShade="A6"/>
        </w:rPr>
      </w:pPr>
      <w:r>
        <w:rPr>
          <w:color w:val="A6A6A6" w:themeColor="background1" w:themeShade="A6"/>
        </w:rPr>
        <w:t>No Design Requirements specified.</w:t>
      </w:r>
    </w:p>
    <w:p w14:paraId="63066B87" w14:textId="77777777" w:rsidR="00F81BE7" w:rsidRDefault="00F81BE7" w:rsidP="00F81BE7">
      <w:pPr>
        <w:pStyle w:val="Heading2"/>
        <w:numPr>
          <w:ilvl w:val="1"/>
          <w:numId w:val="4"/>
        </w:numPr>
      </w:pPr>
      <w:r>
        <w:rPr>
          <w:noProof/>
        </w:rPr>
        <w:drawing>
          <wp:inline distT="0" distB="0" distL="0" distR="0" wp14:anchorId="54B84FF8" wp14:editId="3DE0B476">
            <wp:extent cx="152400" cy="152400"/>
            <wp:effectExtent l="0" t="0" r="0" b="0"/>
            <wp:docPr id="528" name="Picture -836794363.jpg" descr="-836794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836794363.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2638" w:name="_825185ff9b4ba1464f09588a11716a16"/>
      <w:r>
        <w:t>Update and Store Wizard Settings</w:t>
      </w:r>
      <w:bookmarkEnd w:id="2638"/>
    </w:p>
    <w:p w14:paraId="0857FEFA" w14:textId="77777777" w:rsidR="00F81BE7" w:rsidRDefault="00F81BE7" w:rsidP="00F81BE7">
      <w:pPr>
        <w:pStyle w:val="Heading3"/>
        <w:numPr>
          <w:ilvl w:val="2"/>
          <w:numId w:val="4"/>
        </w:numPr>
      </w:pPr>
      <w:r>
        <w:t>Function Overview</w:t>
      </w:r>
    </w:p>
    <w:p w14:paraId="32DD63A2" w14:textId="77777777" w:rsidR="00F81BE7" w:rsidRDefault="00F81BE7" w:rsidP="00F81BE7">
      <w:pPr>
        <w:pStyle w:val="Heading4"/>
        <w:numPr>
          <w:ilvl w:val="3"/>
          <w:numId w:val="4"/>
        </w:numPr>
      </w:pPr>
      <w:r>
        <w:t>Description</w:t>
      </w:r>
    </w:p>
    <w:p w14:paraId="72441B22" w14:textId="77777777" w:rsidR="00F81BE7" w:rsidRDefault="00F81BE7" w:rsidP="00F81BE7">
      <w:pPr>
        <w:contextualSpacing/>
      </w:pPr>
    </w:p>
    <w:p w14:paraId="39D1ED06" w14:textId="77777777" w:rsidR="00F81BE7" w:rsidRDefault="00F81BE7" w:rsidP="00F81BE7">
      <w:pPr>
        <w:contextualSpacing/>
      </w:pPr>
      <w:r>
        <w:t>Function is allocated to:</w:t>
      </w:r>
    </w:p>
    <w:p w14:paraId="457EDAD1" w14:textId="77777777" w:rsidR="00F81BE7" w:rsidRDefault="00F81BE7" w:rsidP="00F81BE7">
      <w:pPr>
        <w:pStyle w:val="ListParagraph"/>
        <w:numPr>
          <w:ilvl w:val="0"/>
          <w:numId w:val="13"/>
        </w:numPr>
        <w:contextualSpacing/>
      </w:pPr>
      <w:r>
        <w:rPr>
          <w:noProof/>
        </w:rPr>
        <w:drawing>
          <wp:inline distT="0" distB="0" distL="0" distR="0" wp14:anchorId="7077E4C3" wp14:editId="428FFB22">
            <wp:extent cx="152400" cy="152400"/>
            <wp:effectExtent l="0" t="0" r="0" b="0"/>
            <wp:docPr id="530" name="Picture 914643172.jpg" descr="914643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91464317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FnG &lt;&lt;Logical&gt;&gt;</w:t>
      </w:r>
    </w:p>
    <w:p w14:paraId="2E9D6363" w14:textId="77777777" w:rsidR="00F81BE7" w:rsidRDefault="00F81BE7" w:rsidP="00F81BE7">
      <w:pPr>
        <w:contextualSpacing/>
      </w:pPr>
    </w:p>
    <w:p w14:paraId="66FA902C" w14:textId="77777777" w:rsidR="00F81BE7" w:rsidRDefault="00F81BE7" w:rsidP="00F81BE7">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3579E591" w14:textId="77777777" w:rsidR="00F81BE7" w:rsidRDefault="00F81BE7" w:rsidP="00F81BE7">
      <w:pPr>
        <w:pStyle w:val="Heading4"/>
        <w:numPr>
          <w:ilvl w:val="3"/>
          <w:numId w:val="4"/>
        </w:numPr>
      </w:pPr>
      <w:r>
        <w:t>Variants</w:t>
      </w:r>
    </w:p>
    <w:p w14:paraId="2068AFA3" w14:textId="77777777" w:rsidR="00F81BE7" w:rsidRDefault="00F81BE7" w:rsidP="00F81BE7"/>
    <w:p w14:paraId="6B26D063"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4B154D71" w14:textId="77777777" w:rsidR="00F81BE7" w:rsidRDefault="00F81BE7" w:rsidP="00F81BE7">
      <w:pPr>
        <w:pStyle w:val="Heading4"/>
        <w:numPr>
          <w:ilvl w:val="3"/>
          <w:numId w:val="4"/>
        </w:numPr>
      </w:pPr>
      <w:r>
        <w:t>Input Requirements</w:t>
      </w:r>
    </w:p>
    <w:p w14:paraId="0B48BC0D" w14:textId="77777777" w:rsidR="00F81BE7" w:rsidRDefault="00F81BE7" w:rsidP="00F81BE7"/>
    <w:p w14:paraId="0062E397"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6CC1D96A" w14:textId="77777777" w:rsidR="00F81BE7" w:rsidRDefault="00F81BE7" w:rsidP="00F81BE7">
      <w:pPr>
        <w:pStyle w:val="Heading4"/>
        <w:numPr>
          <w:ilvl w:val="3"/>
          <w:numId w:val="4"/>
        </w:numPr>
      </w:pPr>
      <w:r>
        <w:t>Assumptions</w:t>
      </w:r>
    </w:p>
    <w:p w14:paraId="63BEB53D" w14:textId="77777777" w:rsidR="00F81BE7" w:rsidRDefault="00F81BE7" w:rsidP="00F81BE7"/>
    <w:p w14:paraId="263BC572" w14:textId="77777777" w:rsidR="00F81BE7" w:rsidRPr="00FF5F72" w:rsidRDefault="00F81BE7" w:rsidP="00F81BE7">
      <w:pPr>
        <w:rPr>
          <w:color w:val="A6A6A6" w:themeColor="background1" w:themeShade="A6"/>
        </w:rPr>
      </w:pPr>
      <w:r w:rsidRPr="00FF5F72">
        <w:rPr>
          <w:color w:val="A6A6A6" w:themeColor="background1" w:themeShade="A6"/>
        </w:rPr>
        <w:t>No assumptions specified for this function.</w:t>
      </w:r>
    </w:p>
    <w:p w14:paraId="5E12698C" w14:textId="77777777" w:rsidR="00F81BE7" w:rsidRDefault="00F81BE7" w:rsidP="00F81BE7"/>
    <w:p w14:paraId="0368167A" w14:textId="77777777" w:rsidR="00F81BE7" w:rsidRDefault="00F81BE7" w:rsidP="00F81BE7">
      <w:pPr>
        <w:pStyle w:val="Heading4"/>
        <w:numPr>
          <w:ilvl w:val="3"/>
          <w:numId w:val="4"/>
        </w:numPr>
      </w:pPr>
      <w:r>
        <w:t>References</w:t>
      </w:r>
    </w:p>
    <w:p w14:paraId="4B32E80A" w14:textId="77777777" w:rsidR="00F81BE7" w:rsidRPr="00454CBE" w:rsidRDefault="00F81BE7" w:rsidP="00F81BE7">
      <w:pPr>
        <w:pStyle w:val="Heading5"/>
        <w:numPr>
          <w:ilvl w:val="4"/>
          <w:numId w:val="4"/>
        </w:numPr>
      </w:pPr>
      <w:r w:rsidRPr="00454CBE">
        <w:t xml:space="preserve">Ford </w:t>
      </w:r>
      <w:r>
        <w:t>D</w:t>
      </w:r>
      <w:r w:rsidRPr="00454CBE">
        <w:t>ocuments</w:t>
      </w:r>
    </w:p>
    <w:p w14:paraId="7AFC976E" w14:textId="77777777" w:rsidR="00F81BE7" w:rsidRDefault="00F81BE7" w:rsidP="00F81BE7">
      <w:pPr>
        <w:pStyle w:val="BodyText"/>
        <w:ind w:right="142"/>
        <w:jc w:val="both"/>
        <w:rPr>
          <w:rFonts w:cs="Arial"/>
        </w:rPr>
      </w:pPr>
      <w:r>
        <w:rPr>
          <w:rFonts w:cs="Arial"/>
        </w:rPr>
        <w:t>List here all Ford internal documents, which are directly related to the feature.</w:t>
      </w:r>
    </w:p>
    <w:p w14:paraId="474A41F5" w14:textId="77777777" w:rsidR="00F81BE7" w:rsidRDefault="00F81BE7" w:rsidP="00F81BE7">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F81BE7" w:rsidRPr="007C20FA" w14:paraId="54B1885D" w14:textId="77777777" w:rsidTr="005E6FE1">
        <w:trPr>
          <w:cantSplit/>
          <w:tblHeader/>
        </w:trPr>
        <w:tc>
          <w:tcPr>
            <w:tcW w:w="1418" w:type="dxa"/>
            <w:shd w:val="clear" w:color="auto" w:fill="E0E0E0"/>
          </w:tcPr>
          <w:p w14:paraId="06D13C88"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6237" w:type="dxa"/>
            <w:shd w:val="clear" w:color="auto" w:fill="E0E0E0"/>
          </w:tcPr>
          <w:p w14:paraId="240BEFCB" w14:textId="77777777" w:rsidR="00F81BE7" w:rsidRPr="007C20FA" w:rsidRDefault="00F81BE7" w:rsidP="005E6FE1">
            <w:pPr>
              <w:rPr>
                <w:rFonts w:ascii="Helvetica" w:hAnsi="Helvetica" w:cs="Helvetica"/>
                <w:b/>
              </w:rPr>
            </w:pPr>
            <w:r w:rsidRPr="007C20FA">
              <w:rPr>
                <w:rFonts w:ascii="Helvetica" w:hAnsi="Helvetica" w:cs="Helvetica"/>
                <w:b/>
              </w:rPr>
              <w:t>Title</w:t>
            </w:r>
          </w:p>
        </w:tc>
        <w:tc>
          <w:tcPr>
            <w:tcW w:w="1418" w:type="dxa"/>
            <w:shd w:val="clear" w:color="auto" w:fill="E0E0E0"/>
          </w:tcPr>
          <w:p w14:paraId="78FB1609" w14:textId="77777777" w:rsidR="00F81BE7" w:rsidRPr="007C20FA" w:rsidRDefault="00F81BE7" w:rsidP="005E6FE1">
            <w:pPr>
              <w:rPr>
                <w:rFonts w:ascii="Helvetica" w:hAnsi="Helvetica" w:cs="Helvetica"/>
                <w:b/>
              </w:rPr>
            </w:pPr>
            <w:r w:rsidRPr="007C20FA">
              <w:rPr>
                <w:rFonts w:ascii="Helvetica" w:hAnsi="Helvetica" w:cs="Helvetica"/>
                <w:b/>
              </w:rPr>
              <w:t>Doc. ID</w:t>
            </w:r>
          </w:p>
        </w:tc>
        <w:tc>
          <w:tcPr>
            <w:tcW w:w="1418" w:type="dxa"/>
            <w:shd w:val="clear" w:color="auto" w:fill="E0E0E0"/>
          </w:tcPr>
          <w:p w14:paraId="5389488F" w14:textId="77777777" w:rsidR="00F81BE7" w:rsidRPr="007C20FA" w:rsidRDefault="00F81BE7" w:rsidP="005E6FE1">
            <w:pPr>
              <w:rPr>
                <w:rFonts w:ascii="Helvetica" w:hAnsi="Helvetica" w:cs="Helvetica"/>
                <w:b/>
              </w:rPr>
            </w:pPr>
            <w:r w:rsidRPr="007C20FA">
              <w:rPr>
                <w:rFonts w:ascii="Helvetica" w:hAnsi="Helvetica" w:cs="Helvetica"/>
                <w:b/>
              </w:rPr>
              <w:t>Revision</w:t>
            </w:r>
          </w:p>
        </w:tc>
      </w:tr>
      <w:tr w:rsidR="00F81BE7" w:rsidRPr="007C20FA" w14:paraId="1C0A8467" w14:textId="77777777" w:rsidTr="005E6FE1">
        <w:trPr>
          <w:cantSplit/>
          <w:tblHeader/>
        </w:trPr>
        <w:tc>
          <w:tcPr>
            <w:tcW w:w="1418" w:type="dxa"/>
            <w:shd w:val="clear" w:color="auto" w:fill="FFFFFF" w:themeFill="background1"/>
          </w:tcPr>
          <w:p w14:paraId="39C93FA3" w14:textId="77777777" w:rsidR="00F81BE7" w:rsidRPr="005E40CF" w:rsidRDefault="00F81BE7" w:rsidP="005E6FE1">
            <w:pPr>
              <w:rPr>
                <w:rFonts w:ascii="Helvetica" w:hAnsi="Helvetica" w:cs="Helvetica"/>
              </w:rPr>
            </w:pPr>
          </w:p>
        </w:tc>
        <w:tc>
          <w:tcPr>
            <w:tcW w:w="6237" w:type="dxa"/>
            <w:shd w:val="clear" w:color="auto" w:fill="FFFFFF" w:themeFill="background1"/>
          </w:tcPr>
          <w:p w14:paraId="789B209C" w14:textId="77777777" w:rsidR="00F81BE7" w:rsidRPr="005E40CF" w:rsidRDefault="00F81BE7" w:rsidP="005E6FE1">
            <w:pPr>
              <w:rPr>
                <w:rFonts w:ascii="Helvetica" w:hAnsi="Helvetica" w:cs="Helvetica"/>
              </w:rPr>
            </w:pPr>
          </w:p>
        </w:tc>
        <w:tc>
          <w:tcPr>
            <w:tcW w:w="1418" w:type="dxa"/>
            <w:shd w:val="clear" w:color="auto" w:fill="FFFFFF" w:themeFill="background1"/>
          </w:tcPr>
          <w:p w14:paraId="723EFD0D" w14:textId="77777777" w:rsidR="00F81BE7" w:rsidRPr="005E40CF" w:rsidRDefault="00F81BE7" w:rsidP="005E6FE1">
            <w:pPr>
              <w:rPr>
                <w:rFonts w:ascii="Helvetica" w:hAnsi="Helvetica" w:cs="Helvetica"/>
              </w:rPr>
            </w:pPr>
          </w:p>
        </w:tc>
        <w:tc>
          <w:tcPr>
            <w:tcW w:w="1418" w:type="dxa"/>
            <w:shd w:val="clear" w:color="auto" w:fill="FFFFFF" w:themeFill="background1"/>
          </w:tcPr>
          <w:p w14:paraId="757EC9A4" w14:textId="77777777" w:rsidR="00F81BE7" w:rsidRPr="005E40CF" w:rsidRDefault="00F81BE7" w:rsidP="005E6FE1">
            <w:pPr>
              <w:rPr>
                <w:rFonts w:ascii="Helvetica" w:hAnsi="Helvetica" w:cs="Helvetica"/>
              </w:rPr>
            </w:pPr>
          </w:p>
        </w:tc>
      </w:tr>
    </w:tbl>
    <w:p w14:paraId="5A862594" w14:textId="77777777" w:rsidR="00F81BE7" w:rsidRPr="00360B1D" w:rsidRDefault="00F81BE7" w:rsidP="00F81BE7">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75C8783" w14:textId="77777777" w:rsidR="00F81BE7" w:rsidRPr="00FB7B3D" w:rsidRDefault="00F81BE7" w:rsidP="00F81BE7">
      <w:pPr>
        <w:pStyle w:val="Heading5"/>
        <w:numPr>
          <w:ilvl w:val="4"/>
          <w:numId w:val="4"/>
        </w:numPr>
      </w:pPr>
      <w:r w:rsidRPr="00454CBE">
        <w:t>External</w:t>
      </w:r>
      <w:r>
        <w:t xml:space="preserve"> Documents and P</w:t>
      </w:r>
      <w:r w:rsidRPr="00FB7B3D">
        <w:t>ublications</w:t>
      </w:r>
    </w:p>
    <w:p w14:paraId="63C7AA3E" w14:textId="77777777" w:rsidR="00F81BE7" w:rsidRDefault="00F81BE7" w:rsidP="00F81BE7">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DDAFDD0" w14:textId="77777777" w:rsidR="00F81BE7" w:rsidRDefault="00F81BE7" w:rsidP="00F81BE7">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F81BE7" w:rsidRPr="007C20FA" w14:paraId="126452C2" w14:textId="77777777" w:rsidTr="005E6FE1">
        <w:trPr>
          <w:cantSplit/>
          <w:tblHeader/>
        </w:trPr>
        <w:tc>
          <w:tcPr>
            <w:tcW w:w="1418" w:type="dxa"/>
            <w:shd w:val="clear" w:color="auto" w:fill="E0E0E0"/>
          </w:tcPr>
          <w:p w14:paraId="554806FA" w14:textId="77777777" w:rsidR="00F81BE7" w:rsidRPr="007C20FA" w:rsidRDefault="00F81BE7" w:rsidP="005E6FE1">
            <w:pPr>
              <w:rPr>
                <w:rFonts w:ascii="Helvetica" w:hAnsi="Helvetica" w:cs="Helvetica"/>
                <w:b/>
              </w:rPr>
            </w:pPr>
            <w:r w:rsidRPr="007C20FA">
              <w:rPr>
                <w:rFonts w:ascii="Helvetica" w:hAnsi="Helvetica" w:cs="Helvetica"/>
                <w:b/>
              </w:rPr>
              <w:t>Reference</w:t>
            </w:r>
          </w:p>
        </w:tc>
        <w:tc>
          <w:tcPr>
            <w:tcW w:w="9072" w:type="dxa"/>
            <w:shd w:val="clear" w:color="auto" w:fill="E0E0E0"/>
          </w:tcPr>
          <w:p w14:paraId="47408CBF" w14:textId="77777777" w:rsidR="00F81BE7" w:rsidRPr="007C20FA" w:rsidRDefault="00F81BE7" w:rsidP="005E6FE1">
            <w:pPr>
              <w:rPr>
                <w:rFonts w:ascii="Helvetica" w:hAnsi="Helvetica" w:cs="Helvetica"/>
                <w:b/>
              </w:rPr>
            </w:pPr>
            <w:r>
              <w:rPr>
                <w:rFonts w:ascii="Helvetica" w:hAnsi="Helvetica" w:cs="Helvetica"/>
                <w:b/>
              </w:rPr>
              <w:t>Document / Publication</w:t>
            </w:r>
          </w:p>
        </w:tc>
      </w:tr>
      <w:tr w:rsidR="00F81BE7" w:rsidRPr="007C20FA" w14:paraId="1EAFDF0B" w14:textId="77777777" w:rsidTr="005E6FE1">
        <w:trPr>
          <w:cantSplit/>
          <w:tblHeader/>
        </w:trPr>
        <w:tc>
          <w:tcPr>
            <w:tcW w:w="1418" w:type="dxa"/>
            <w:shd w:val="clear" w:color="auto" w:fill="FFFFFF" w:themeFill="background1"/>
          </w:tcPr>
          <w:p w14:paraId="2DC78803" w14:textId="77777777" w:rsidR="00F81BE7" w:rsidRPr="005E40CF" w:rsidRDefault="00F81BE7" w:rsidP="005E6FE1">
            <w:pPr>
              <w:rPr>
                <w:rFonts w:ascii="Helvetica" w:hAnsi="Helvetica" w:cs="Helvetica"/>
              </w:rPr>
            </w:pPr>
          </w:p>
        </w:tc>
        <w:tc>
          <w:tcPr>
            <w:tcW w:w="9072" w:type="dxa"/>
            <w:shd w:val="clear" w:color="auto" w:fill="FFFFFF" w:themeFill="background1"/>
          </w:tcPr>
          <w:p w14:paraId="5AB9A305" w14:textId="77777777" w:rsidR="00F81BE7" w:rsidRPr="005E40CF" w:rsidRDefault="00F81BE7" w:rsidP="005E6FE1">
            <w:pPr>
              <w:rPr>
                <w:rFonts w:ascii="Helvetica" w:hAnsi="Helvetica" w:cs="Helvetica"/>
              </w:rPr>
            </w:pPr>
          </w:p>
        </w:tc>
      </w:tr>
    </w:tbl>
    <w:p w14:paraId="5C0C75DF" w14:textId="77777777" w:rsidR="00F81BE7" w:rsidRDefault="00F81BE7" w:rsidP="00F81BE7">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512D3C9" w14:textId="77777777" w:rsidR="00F81BE7" w:rsidRDefault="00F81BE7" w:rsidP="00F81BE7">
      <w:pPr>
        <w:pStyle w:val="Heading4"/>
        <w:numPr>
          <w:ilvl w:val="3"/>
          <w:numId w:val="4"/>
        </w:numPr>
      </w:pPr>
      <w:r>
        <w:t>Glossary</w:t>
      </w:r>
    </w:p>
    <w:p w14:paraId="1E53B5D1" w14:textId="77777777" w:rsidR="00F81BE7" w:rsidRDefault="00F81BE7" w:rsidP="00F81BE7">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0C72C6B4" w14:textId="77777777" w:rsidR="00F81BE7" w:rsidRDefault="00F81BE7" w:rsidP="00F81BE7">
      <w:pPr>
        <w:pStyle w:val="Heading3"/>
        <w:numPr>
          <w:ilvl w:val="2"/>
          <w:numId w:val="4"/>
        </w:numPr>
      </w:pPr>
      <w:r>
        <w:t>Function Scope</w:t>
      </w:r>
    </w:p>
    <w:p w14:paraId="2A3DAE93" w14:textId="77777777" w:rsidR="00F81BE7" w:rsidRPr="00A43B48" w:rsidRDefault="00F81BE7" w:rsidP="00F81BE7">
      <w:pPr>
        <w:contextualSpacing/>
      </w:pPr>
    </w:p>
    <w:p w14:paraId="1B5F064F" w14:textId="77777777" w:rsidR="00F81BE7" w:rsidRDefault="00F81BE7" w:rsidP="00F81BE7">
      <w:pPr>
        <w:contextualSpacing/>
      </w:pPr>
      <w:r>
        <w:t xml:space="preserve">The </w:t>
      </w:r>
      <w:r>
        <w:rPr>
          <w:noProof/>
        </w:rPr>
        <w:drawing>
          <wp:inline distT="0" distB="0" distL="0" distR="0" wp14:anchorId="28A22F94" wp14:editId="71080DA4">
            <wp:extent cx="152400" cy="152400"/>
            <wp:effectExtent l="0" t="0" r="0" b="0"/>
            <wp:docPr id="532" name="Picture -836794363.jpg" descr="-836794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836794363.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Update and Store Wizard Settings</w:t>
      </w:r>
      <w:r>
        <w:rPr>
          <w:b/>
        </w:rPr>
        <w:t>”</w:t>
      </w:r>
      <w:r>
        <w:t xml:space="preserve"> function is called by the following functions:</w:t>
      </w:r>
    </w:p>
    <w:p w14:paraId="2781D46D" w14:textId="77777777" w:rsidR="00F81BE7" w:rsidRPr="00953D23" w:rsidRDefault="00F81BE7" w:rsidP="00F81BE7">
      <w:pPr>
        <w:pStyle w:val="ListParagraph"/>
        <w:numPr>
          <w:ilvl w:val="0"/>
          <w:numId w:val="12"/>
        </w:numPr>
        <w:contextualSpacing/>
      </w:pPr>
      <w:r>
        <w:rPr>
          <w:noProof/>
        </w:rPr>
        <w:drawing>
          <wp:inline distT="0" distB="0" distL="0" distR="0" wp14:anchorId="5D00345A" wp14:editId="6BE55090">
            <wp:extent cx="152400" cy="152400"/>
            <wp:effectExtent l="0" t="0" r="0" b="0"/>
            <wp:docPr id="534"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3ABF1744" w14:textId="77777777" w:rsidR="00F81BE7" w:rsidRPr="00393C96" w:rsidRDefault="00F81BE7" w:rsidP="00F81BE7">
      <w:pPr>
        <w:contextualSpacing/>
      </w:pPr>
    </w:p>
    <w:p w14:paraId="4FEC51FC" w14:textId="77777777" w:rsidR="00F81BE7" w:rsidRDefault="00F81BE7" w:rsidP="00F81BE7"/>
    <w:p w14:paraId="381218EC" w14:textId="77777777" w:rsidR="00F81BE7" w:rsidRDefault="00F81BE7" w:rsidP="00F81BE7">
      <w:pPr>
        <w:jc w:val="center"/>
      </w:pPr>
      <w:r>
        <w:rPr>
          <w:noProof/>
        </w:rPr>
        <w:drawing>
          <wp:inline distT="0" distB="0" distL="0" distR="0" wp14:anchorId="5750856B" wp14:editId="471B434C">
            <wp:extent cx="6466205" cy="4392602"/>
            <wp:effectExtent l="0" t="0" r="0" b="0"/>
            <wp:docPr id="536"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240233015.jpg"/>
                    <pic:cNvPicPr/>
                  </pic:nvPicPr>
                  <pic:blipFill>
                    <a:blip r:embed="rId61" cstate="print"/>
                    <a:stretch>
                      <a:fillRect/>
                    </a:stretch>
                  </pic:blipFill>
                  <pic:spPr>
                    <a:xfrm>
                      <a:off x="0" y="0"/>
                      <a:ext cx="6466205" cy="4392602"/>
                    </a:xfrm>
                    <a:prstGeom prst="rect">
                      <a:avLst/>
                    </a:prstGeom>
                  </pic:spPr>
                </pic:pic>
              </a:graphicData>
            </a:graphic>
          </wp:inline>
        </w:drawing>
      </w:r>
    </w:p>
    <w:p w14:paraId="2952F08D" w14:textId="77777777" w:rsidR="00F81BE7" w:rsidRPr="00294100" w:rsidRDefault="00F81BE7" w:rsidP="00F81BE7">
      <w:pPr>
        <w:pStyle w:val="Caption"/>
      </w:pPr>
      <w:r w:rsidRPr="00294100">
        <w:t xml:space="preserve">Figure </w:t>
      </w:r>
      <w:r w:rsidR="00AB7756">
        <w:fldChar w:fldCharType="begin"/>
      </w:r>
      <w:r w:rsidR="00AB7756">
        <w:instrText xml:space="preserve"> SEQ Figure \* ARABIC </w:instrText>
      </w:r>
      <w:r w:rsidR="00AB7756">
        <w:fldChar w:fldCharType="separate"/>
      </w:r>
      <w:r>
        <w:rPr>
          <w:noProof/>
        </w:rPr>
        <w:t>2</w:t>
      </w:r>
      <w:r w:rsidR="00AB7756">
        <w:rPr>
          <w:noProof/>
        </w:rPr>
        <w:fldChar w:fldCharType="end"/>
      </w:r>
      <w:r w:rsidRPr="00294100">
        <w:t xml:space="preserve">: Activity Diagram of </w:t>
      </w:r>
      <w:r>
        <w:rPr>
          <w:noProof/>
        </w:rPr>
        <w:drawing>
          <wp:inline distT="0" distB="0" distL="0" distR="0" wp14:anchorId="7BF183E3" wp14:editId="7B5D8E07">
            <wp:extent cx="152400" cy="152400"/>
            <wp:effectExtent l="0" t="0" r="0" b="0"/>
            <wp:docPr id="538" name="Picture -556409490.jpg" descr="-556409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556409490.jpg"/>
                    <pic:cNvPicPr/>
                  </pic:nvPicPr>
                  <pic:blipFill>
                    <a:blip r:embed="rId37"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4F1E9868" wp14:editId="63C99CFB">
            <wp:extent cx="152400" cy="152400"/>
            <wp:effectExtent l="0" t="0" r="0" b="0"/>
            <wp:docPr id="540" name="Picture -836794363.jpg" descr="-836794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836794363.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Update and Store Wizard Settings</w:t>
      </w:r>
      <w:r>
        <w:t>”</w:t>
      </w:r>
    </w:p>
    <w:p w14:paraId="6DE30A64" w14:textId="77777777" w:rsidR="00F81BE7" w:rsidRDefault="00F81BE7" w:rsidP="00F81BE7">
      <w:pPr>
        <w:contextualSpacing/>
      </w:pPr>
    </w:p>
    <w:p w14:paraId="3A128EDF" w14:textId="77777777" w:rsidR="00F81BE7" w:rsidRDefault="00F81BE7" w:rsidP="00F81BE7">
      <w:pPr>
        <w:pStyle w:val="Heading3"/>
        <w:numPr>
          <w:ilvl w:val="2"/>
          <w:numId w:val="4"/>
        </w:numPr>
      </w:pPr>
      <w:r>
        <w:t>Function Interfaces</w:t>
      </w:r>
    </w:p>
    <w:p w14:paraId="74FFD441" w14:textId="77777777" w:rsidR="00F81BE7" w:rsidRDefault="00F81BE7" w:rsidP="00F81BE7">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F81BE7" w:rsidRPr="00E54DEA" w14:paraId="799EFFC1" w14:textId="77777777" w:rsidTr="005E6FE1">
        <w:trPr>
          <w:trHeight w:val="260"/>
        </w:trPr>
        <w:tc>
          <w:tcPr>
            <w:tcW w:w="2695" w:type="dxa"/>
            <w:shd w:val="clear" w:color="auto" w:fill="D9D9D9" w:themeFill="background1" w:themeFillShade="D9"/>
            <w:noWrap/>
            <w:hideMark/>
          </w:tcPr>
          <w:p w14:paraId="157EBA40"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9BBEDCF" w14:textId="77777777" w:rsidR="00F81BE7"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0B4F5DE6" w14:textId="77777777" w:rsidTr="005E6FE1">
        <w:trPr>
          <w:trHeight w:val="410"/>
        </w:trPr>
        <w:tc>
          <w:tcPr>
            <w:tcW w:w="2695" w:type="dxa"/>
            <w:noWrap/>
          </w:tcPr>
          <w:p w14:paraId="63C67BFB" w14:textId="77777777" w:rsidR="00F81BE7" w:rsidRDefault="00F81BE7" w:rsidP="005E6FE1">
            <w:pPr>
              <w:contextualSpacing/>
              <w:rPr>
                <w:rFonts w:cs="Arial"/>
              </w:rPr>
            </w:pPr>
            <w:r w:rsidRPr="00275823">
              <w:rPr>
                <w:rFonts w:cs="Arial"/>
              </w:rPr>
              <w:t>input</w:t>
            </w:r>
          </w:p>
          <w:p w14:paraId="508F498A" w14:textId="77777777" w:rsidR="00F81BE7" w:rsidRDefault="00F81BE7" w:rsidP="005E6FE1">
            <w:pPr>
              <w:contextualSpacing/>
              <w:rPr>
                <w:rFonts w:cs="Arial"/>
              </w:rPr>
            </w:pPr>
            <w:r>
              <w:rPr>
                <w:rFonts w:cs="Arial"/>
              </w:rPr>
              <w:t>Type:</w:t>
            </w:r>
          </w:p>
          <w:p w14:paraId="2405088E" w14:textId="77777777" w:rsidR="00F81BE7" w:rsidRDefault="00F81BE7" w:rsidP="005E6FE1">
            <w:pPr>
              <w:contextualSpacing/>
              <w:rPr>
                <w:rFonts w:cs="Arial"/>
              </w:rPr>
            </w:pPr>
            <w:r w:rsidRPr="0029472F">
              <w:rPr>
                <w:rFonts w:cs="Arial"/>
                <w:color w:val="808080" w:themeColor="background1" w:themeShade="80"/>
              </w:rPr>
              <w:t xml:space="preserve"> </w:t>
            </w:r>
            <w:r>
              <w:rPr>
                <w:noProof/>
              </w:rPr>
              <w:drawing>
                <wp:inline distT="0" distB="0" distL="0" distR="0" wp14:anchorId="489822CC" wp14:editId="0F7BCF3E">
                  <wp:extent cx="152400" cy="152400"/>
                  <wp:effectExtent l="0" t="0" r="0" b="0"/>
                  <wp:docPr id="546" name="Picture -197013141.jpg" descr="-197013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97013141.jpg"/>
                          <pic:cNvPicPr/>
                        </pic:nvPicPr>
                        <pic:blipFill>
                          <a:blip r:embed="rId40"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c155f7a5c5f71599d1d8f51a90b887e8" w:history="1">
              <w:r>
                <w:rPr>
                  <w:rStyle w:val="Hyperlink"/>
                  <w:rFonts w:cs="Arial"/>
                </w:rPr>
                <w:t>pppUpdateWizardSettings_Rq</w:t>
              </w:r>
            </w:hyperlink>
          </w:p>
        </w:tc>
        <w:tc>
          <w:tcPr>
            <w:tcW w:w="7506" w:type="dxa"/>
          </w:tcPr>
          <w:p w14:paraId="7025E5C2" w14:textId="77777777" w:rsidR="00F81BE7" w:rsidRDefault="00F81BE7" w:rsidP="005E6FE1">
            <w:pPr>
              <w:rPr>
                <w:rFonts w:cs="Arial"/>
              </w:rPr>
            </w:pPr>
            <w:r>
              <w:rPr>
                <w:rFonts w:cs="Arial"/>
              </w:rPr>
              <w:t>Signal Description:</w:t>
            </w:r>
          </w:p>
          <w:p w14:paraId="78EC29D3" w14:textId="77777777" w:rsidR="00F81BE7" w:rsidRDefault="00F81BE7" w:rsidP="005E6FE1">
            <w:pPr>
              <w:rPr>
                <w:rFonts w:cs="Arial"/>
              </w:rPr>
            </w:pPr>
            <w:r w:rsidRPr="00275823">
              <w:rPr>
                <w:rFonts w:cs="Arial"/>
              </w:rPr>
              <w:t>Sends setup wizard specific settings during profile creation. Also, indicates if a profile was imported or not.</w:t>
            </w:r>
          </w:p>
          <w:p w14:paraId="170D88A7" w14:textId="77777777" w:rsidR="00F81BE7" w:rsidRDefault="00F81BE7" w:rsidP="005E6FE1">
            <w:pPr>
              <w:rPr>
                <w:rFonts w:cs="Arial"/>
              </w:rPr>
            </w:pPr>
          </w:p>
          <w:p w14:paraId="7D403206" w14:textId="77777777" w:rsidR="00F81BE7" w:rsidRPr="0046598F" w:rsidRDefault="00F81BE7" w:rsidP="005E6FE1">
            <w:pPr>
              <w:rPr>
                <w:rFonts w:cs="Arial"/>
                <w:color w:val="000000"/>
              </w:rPr>
            </w:pPr>
            <w:r>
              <w:rPr>
                <w:rFonts w:cs="Arial"/>
                <w:color w:val="000000"/>
              </w:rPr>
              <w:t>Received from:</w:t>
            </w:r>
          </w:p>
          <w:p w14:paraId="22CC1BB3" w14:textId="77777777" w:rsidR="00F81BE7" w:rsidRPr="00C8319B" w:rsidRDefault="00F81BE7" w:rsidP="005E6FE1">
            <w:pPr>
              <w:pStyle w:val="ListParagraph"/>
              <w:numPr>
                <w:ilvl w:val="0"/>
                <w:numId w:val="12"/>
              </w:numPr>
              <w:rPr>
                <w:rFonts w:cs="Arial"/>
              </w:rPr>
            </w:pPr>
            <w:r>
              <w:rPr>
                <w:noProof/>
              </w:rPr>
              <w:drawing>
                <wp:inline distT="0" distB="0" distL="0" distR="0" wp14:anchorId="1BCA3CEA" wp14:editId="388FAA1C">
                  <wp:extent cx="152400" cy="152400"/>
                  <wp:effectExtent l="0" t="0" r="0" b="0"/>
                  <wp:docPr id="548" name="Picture -1896710573.jpg" descr="-189671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89671057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3b63beb90dca3f64a8e393415d10205" w:history="1">
              <w:r>
                <w:rPr>
                  <w:rStyle w:val="Hyperlink"/>
                  <w:rFonts w:cs="Arial"/>
                </w:rPr>
                <w:t>Update Wizard Settings</w:t>
              </w:r>
            </w:hyperlink>
          </w:p>
        </w:tc>
      </w:tr>
    </w:tbl>
    <w:p w14:paraId="7ED1F90C" w14:textId="77777777" w:rsidR="00F81BE7" w:rsidRDefault="00F81BE7" w:rsidP="00F81BE7">
      <w:pPr>
        <w:pStyle w:val="Heading4"/>
        <w:numPr>
          <w:ilvl w:val="3"/>
          <w:numId w:val="4"/>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F81BE7" w:rsidRPr="00E54DEA" w14:paraId="36811D37" w14:textId="77777777" w:rsidTr="005E6FE1">
        <w:trPr>
          <w:trHeight w:val="260"/>
        </w:trPr>
        <w:tc>
          <w:tcPr>
            <w:tcW w:w="2689" w:type="dxa"/>
            <w:shd w:val="clear" w:color="auto" w:fill="D9D9D9" w:themeFill="background1" w:themeFillShade="D9"/>
            <w:noWrap/>
            <w:hideMark/>
          </w:tcPr>
          <w:p w14:paraId="584C3FE9" w14:textId="77777777" w:rsidR="00F81BE7" w:rsidRPr="00E54DEA" w:rsidRDefault="00F81BE7" w:rsidP="005E6FE1">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03CC5E9" w14:textId="77777777" w:rsidR="00F81BE7" w:rsidRPr="00E54DEA" w:rsidRDefault="00F81BE7" w:rsidP="005E6FE1">
            <w:pPr>
              <w:overflowPunct/>
              <w:autoSpaceDE/>
              <w:autoSpaceDN/>
              <w:adjustRightInd/>
              <w:textAlignment w:val="auto"/>
              <w:rPr>
                <w:rFonts w:cs="Arial"/>
                <w:b/>
                <w:bCs/>
                <w:color w:val="000000"/>
              </w:rPr>
            </w:pPr>
            <w:r>
              <w:rPr>
                <w:rFonts w:cs="Arial"/>
                <w:b/>
                <w:bCs/>
                <w:color w:val="000000"/>
              </w:rPr>
              <w:t>Description</w:t>
            </w:r>
          </w:p>
        </w:tc>
      </w:tr>
      <w:tr w:rsidR="00F81BE7" w:rsidRPr="003F473D" w14:paraId="06E244AC" w14:textId="77777777" w:rsidTr="005E6FE1">
        <w:trPr>
          <w:trHeight w:val="410"/>
        </w:trPr>
        <w:tc>
          <w:tcPr>
            <w:tcW w:w="2689" w:type="dxa"/>
            <w:noWrap/>
          </w:tcPr>
          <w:p w14:paraId="124A88D9" w14:textId="77777777" w:rsidR="00F81BE7" w:rsidRDefault="00F81BE7" w:rsidP="005E6FE1">
            <w:pPr>
              <w:contextualSpacing/>
              <w:rPr>
                <w:rFonts w:cs="Arial"/>
              </w:rPr>
            </w:pPr>
            <w:r>
              <w:rPr>
                <w:rFonts w:cs="Arial"/>
              </w:rPr>
              <w:t>output</w:t>
            </w:r>
          </w:p>
          <w:p w14:paraId="5070A1BB" w14:textId="77777777" w:rsidR="00F81BE7" w:rsidRDefault="00F81BE7" w:rsidP="005E6FE1">
            <w:pPr>
              <w:contextualSpacing/>
              <w:rPr>
                <w:rFonts w:cs="Arial"/>
              </w:rPr>
            </w:pPr>
            <w:r>
              <w:rPr>
                <w:rFonts w:cs="Arial"/>
              </w:rPr>
              <w:t>Type:</w:t>
            </w:r>
          </w:p>
          <w:p w14:paraId="0BF965EB" w14:textId="77777777" w:rsidR="00F81BE7" w:rsidRDefault="00F81BE7" w:rsidP="005E6FE1">
            <w:pPr>
              <w:contextualSpacing/>
              <w:rPr>
                <w:rFonts w:cs="Arial"/>
              </w:rPr>
            </w:pPr>
            <w:r>
              <w:rPr>
                <w:noProof/>
              </w:rPr>
              <w:drawing>
                <wp:inline distT="0" distB="0" distL="0" distR="0" wp14:anchorId="7A7DCA7C" wp14:editId="46CE00D7">
                  <wp:extent cx="152400" cy="152400"/>
                  <wp:effectExtent l="0" t="0" r="0" b="0"/>
                  <wp:docPr id="550" name="Picture -197013141.jpg" descr="-197013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197013141.jpg"/>
                          <pic:cNvPicPr/>
                        </pic:nvPicPr>
                        <pic:blipFill>
                          <a:blip r:embed="rId40" cstate="print"/>
                          <a:stretch>
                            <a:fillRect/>
                          </a:stretch>
                        </pic:blipFill>
                        <pic:spPr>
                          <a:xfrm>
                            <a:off x="0" y="0"/>
                            <a:ext cx="152400" cy="152400"/>
                          </a:xfrm>
                          <a:prstGeom prst="rect">
                            <a:avLst/>
                          </a:prstGeom>
                        </pic:spPr>
                      </pic:pic>
                    </a:graphicData>
                  </a:graphic>
                </wp:inline>
              </w:drawing>
            </w:r>
            <w:r>
              <w:rPr>
                <w:rFonts w:cs="Arial"/>
              </w:rPr>
              <w:t xml:space="preserve"> </w:t>
            </w:r>
            <w:hyperlink w:anchor="_c694a3a4a1e2fca203b496da33ee208e" w:history="1">
              <w:r>
                <w:rPr>
                  <w:rStyle w:val="Hyperlink"/>
                  <w:rFonts w:cs="Arial"/>
                </w:rPr>
                <w:t>pppUpdateWizardSettings_Res</w:t>
              </w:r>
            </w:hyperlink>
          </w:p>
        </w:tc>
        <w:tc>
          <w:tcPr>
            <w:tcW w:w="7512" w:type="dxa"/>
            <w:noWrap/>
          </w:tcPr>
          <w:p w14:paraId="79C799D2" w14:textId="77777777" w:rsidR="00F81BE7" w:rsidRDefault="00F81BE7" w:rsidP="005E6FE1">
            <w:pPr>
              <w:rPr>
                <w:rFonts w:cs="Arial"/>
              </w:rPr>
            </w:pPr>
            <w:r>
              <w:rPr>
                <w:rFonts w:cs="Arial"/>
              </w:rPr>
              <w:t>Signal Description:</w:t>
            </w:r>
          </w:p>
          <w:p w14:paraId="796508FE" w14:textId="77777777" w:rsidR="00F81BE7" w:rsidRDefault="00F81BE7" w:rsidP="005E6FE1">
            <w:pPr>
              <w:rPr>
                <w:rFonts w:cs="Arial"/>
              </w:rPr>
            </w:pPr>
            <w:r>
              <w:rPr>
                <w:rFonts w:cs="Arial"/>
              </w:rPr>
              <w:t>Response to the pppUpdateWizardSettings_Rq indicating Success or Fail.</w:t>
            </w:r>
          </w:p>
          <w:p w14:paraId="3416F448" w14:textId="77777777" w:rsidR="00F81BE7" w:rsidRDefault="00F81BE7" w:rsidP="005E6FE1">
            <w:pPr>
              <w:rPr>
                <w:rFonts w:cs="Arial"/>
              </w:rPr>
            </w:pPr>
          </w:p>
          <w:p w14:paraId="6FA6394F" w14:textId="77777777" w:rsidR="00F81BE7" w:rsidRPr="00275823" w:rsidRDefault="00F81BE7" w:rsidP="005E6FE1">
            <w:pPr>
              <w:rPr>
                <w:rFonts w:cs="Arial"/>
                <w:color w:val="000000"/>
              </w:rPr>
            </w:pPr>
            <w:r>
              <w:rPr>
                <w:rFonts w:cs="Arial"/>
                <w:color w:val="000000"/>
              </w:rPr>
              <w:t>Sent to:</w:t>
            </w:r>
          </w:p>
          <w:p w14:paraId="56F16CA8" w14:textId="77777777" w:rsidR="00F81BE7" w:rsidRPr="0046598F" w:rsidRDefault="00F81BE7" w:rsidP="005E6FE1">
            <w:pPr>
              <w:pStyle w:val="ListParagraph"/>
              <w:numPr>
                <w:ilvl w:val="0"/>
                <w:numId w:val="12"/>
              </w:numPr>
              <w:rPr>
                <w:rFonts w:cs="Arial"/>
                <w:color w:val="000000"/>
              </w:rPr>
            </w:pPr>
            <w:r>
              <w:rPr>
                <w:noProof/>
              </w:rPr>
              <w:drawing>
                <wp:inline distT="0" distB="0" distL="0" distR="0" wp14:anchorId="68031371" wp14:editId="590DC000">
                  <wp:extent cx="152400" cy="152400"/>
                  <wp:effectExtent l="0" t="0" r="0" b="0"/>
                  <wp:docPr id="552" name="Picture -1896710573.jpg" descr="-1896710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896710573.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3b63beb90dca3f64a8e393415d10205" w:history="1">
              <w:r>
                <w:rPr>
                  <w:rStyle w:val="Hyperlink"/>
                  <w:rFonts w:cs="Arial"/>
                  <w:color w:val="000000"/>
                </w:rPr>
                <w:t>Update Wizard Settings</w:t>
              </w:r>
            </w:hyperlink>
          </w:p>
        </w:tc>
      </w:tr>
    </w:tbl>
    <w:p w14:paraId="31713395" w14:textId="77777777" w:rsidR="00F81BE7" w:rsidRDefault="00F81BE7" w:rsidP="00F81BE7">
      <w:pPr>
        <w:pStyle w:val="Heading4"/>
        <w:numPr>
          <w:ilvl w:val="3"/>
          <w:numId w:val="4"/>
        </w:numPr>
      </w:pPr>
      <w:r>
        <w:t>Logical</w:t>
      </w:r>
      <w:r w:rsidRPr="00F15706">
        <w:t xml:space="preserve"> Parameters</w:t>
      </w:r>
    </w:p>
    <w:p w14:paraId="5ED49E57" w14:textId="77777777" w:rsidR="00F81BE7" w:rsidRDefault="00F81BE7" w:rsidP="00F81BE7"/>
    <w:p w14:paraId="1DCB46D3" w14:textId="77777777" w:rsidR="00F81BE7" w:rsidRDefault="00F81BE7" w:rsidP="00F81BE7">
      <w:r w:rsidRPr="005067FC">
        <w:rPr>
          <w:i/>
          <w:color w:val="A6A6A6" w:themeColor="background1" w:themeShade="A6"/>
        </w:rPr>
        <w:t>Not supported by MagicDraw report generation.</w:t>
      </w:r>
    </w:p>
    <w:p w14:paraId="1A68D09D" w14:textId="77777777" w:rsidR="00F81BE7" w:rsidRDefault="00F81BE7" w:rsidP="00F81BE7">
      <w:pPr>
        <w:pStyle w:val="Heading3"/>
        <w:numPr>
          <w:ilvl w:val="2"/>
          <w:numId w:val="4"/>
        </w:numPr>
      </w:pPr>
      <w:r>
        <w:lastRenderedPageBreak/>
        <w:t>Function Modeling</w:t>
      </w:r>
    </w:p>
    <w:p w14:paraId="4217E735" w14:textId="77777777" w:rsidR="00F81BE7" w:rsidRPr="00C75AE5" w:rsidRDefault="00F81BE7" w:rsidP="00F81BE7"/>
    <w:p w14:paraId="2A0DC3BB" w14:textId="77777777" w:rsidR="00F81BE7" w:rsidRDefault="00F81BE7" w:rsidP="00F81BE7">
      <w:pPr>
        <w:pStyle w:val="Heading4"/>
        <w:numPr>
          <w:ilvl w:val="3"/>
          <w:numId w:val="4"/>
        </w:numPr>
      </w:pPr>
      <w:r>
        <w:t>Use Cases</w:t>
      </w:r>
    </w:p>
    <w:p w14:paraId="6D1AB0DA" w14:textId="77777777" w:rsidR="00F81BE7" w:rsidRDefault="00F81BE7" w:rsidP="00F81BE7"/>
    <w:p w14:paraId="33FF85D2" w14:textId="77777777" w:rsidR="00F81BE7" w:rsidRPr="005067FC" w:rsidRDefault="00F81BE7" w:rsidP="00F81BE7">
      <w:pPr>
        <w:rPr>
          <w:i/>
          <w:color w:val="A6A6A6" w:themeColor="background1" w:themeShade="A6"/>
        </w:rPr>
      </w:pPr>
      <w:r w:rsidRPr="005067FC">
        <w:rPr>
          <w:i/>
          <w:color w:val="A6A6A6" w:themeColor="background1" w:themeShade="A6"/>
        </w:rPr>
        <w:t>Not supported by MagicDraw report generation.</w:t>
      </w:r>
    </w:p>
    <w:p w14:paraId="6CBD8F0B" w14:textId="77777777" w:rsidR="00F81BE7" w:rsidRDefault="00F81BE7" w:rsidP="00F81BE7">
      <w:pPr>
        <w:pStyle w:val="Heading4"/>
        <w:numPr>
          <w:ilvl w:val="3"/>
          <w:numId w:val="4"/>
        </w:numPr>
      </w:pPr>
      <w:r>
        <w:t>State Charts / Activity Diagrams / Sequence Diagrams / Decision Tables</w:t>
      </w:r>
    </w:p>
    <w:p w14:paraId="3F259D52" w14:textId="77777777" w:rsidR="00F81BE7" w:rsidRDefault="00F81BE7" w:rsidP="00F81BE7"/>
    <w:p w14:paraId="2111243D" w14:textId="77777777" w:rsidR="00F81BE7" w:rsidRPr="00FF5F72" w:rsidRDefault="00F81BE7" w:rsidP="00F81BE7">
      <w:pPr>
        <w:contextualSpacing/>
        <w:rPr>
          <w:color w:val="A6A6A6" w:themeColor="background1" w:themeShade="A6"/>
        </w:rPr>
      </w:pPr>
      <w:r w:rsidRPr="00FF5F72">
        <w:rPr>
          <w:color w:val="A6A6A6" w:themeColor="background1" w:themeShade="A6"/>
        </w:rPr>
        <w:t>No diagrams internal to function specified.</w:t>
      </w:r>
    </w:p>
    <w:p w14:paraId="29A7FCA5" w14:textId="77777777" w:rsidR="00F81BE7" w:rsidRDefault="00F81BE7" w:rsidP="00F81BE7">
      <w:pPr>
        <w:pStyle w:val="Heading3"/>
        <w:numPr>
          <w:ilvl w:val="2"/>
          <w:numId w:val="4"/>
        </w:numPr>
      </w:pPr>
      <w:r>
        <w:t>Function Requirements</w:t>
      </w:r>
    </w:p>
    <w:p w14:paraId="2C942088" w14:textId="77777777" w:rsidR="00F81BE7" w:rsidRDefault="00F81BE7" w:rsidP="00F81BE7">
      <w:pPr>
        <w:pStyle w:val="Heading4"/>
        <w:numPr>
          <w:ilvl w:val="3"/>
          <w:numId w:val="4"/>
        </w:numPr>
      </w:pPr>
      <w:r>
        <w:t>Functional Requirements</w:t>
      </w:r>
    </w:p>
    <w:p w14:paraId="49B0CC09" w14:textId="77777777" w:rsidR="00F81BE7" w:rsidRDefault="00F81BE7" w:rsidP="00F81BE7">
      <w:pPr>
        <w:pStyle w:val="Heading5"/>
        <w:numPr>
          <w:ilvl w:val="4"/>
          <w:numId w:val="4"/>
        </w:numPr>
      </w:pPr>
      <w:r>
        <w:t>Normal Operation</w:t>
      </w:r>
    </w:p>
    <w:p w14:paraId="1E904BD0" w14:textId="77777777" w:rsidR="00F81BE7" w:rsidRDefault="00F81BE7" w:rsidP="00F81BE7"/>
    <w:p w14:paraId="20B93C89" w14:textId="77777777" w:rsidR="00F81BE7" w:rsidRPr="0017445F" w:rsidRDefault="00F81BE7" w:rsidP="00F81BE7">
      <w:pPr>
        <w:pStyle w:val="RERequirement"/>
        <w:shd w:val="clear" w:color="auto" w:fill="F2F2F2" w:themeFill="background1" w:themeFillShade="F2"/>
      </w:pPr>
      <w:bookmarkStart w:id="2639" w:name="_5b2f7c758d5348b908082f69a0bd46da"/>
      <w:r>
        <w:t>REQ-460563/A</w:t>
      </w:r>
      <w:bookmarkEnd w:id="2639"/>
      <w:r>
        <w:t xml:space="preserve"> Receive pppUpdateWizardSettings</w:t>
      </w:r>
    </w:p>
    <w:p w14:paraId="7D5422AA" w14:textId="77777777" w:rsidR="00F81BE7" w:rsidRDefault="00F81BE7" w:rsidP="00F81BE7">
      <w:pPr>
        <w:rPr>
          <w:rFonts w:cs="Arial"/>
        </w:rPr>
      </w:pPr>
      <w:r>
        <w:rPr>
          <w:rFonts w:cs="Arial"/>
        </w:rPr>
        <w:t>After receiving pppProfileID_Res = OK from the Profile Management Server, the Profile Interface Client shall wait for pppUpdateWizardSettings to indicate if a profile was imported or not.</w:t>
      </w:r>
    </w:p>
    <w:p w14:paraId="1FC2DE3A"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1282420C"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D42453"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REQ-460563/A</w:t>
            </w:r>
          </w:p>
        </w:tc>
      </w:tr>
      <w:tr w:rsidR="00F81BE7" w:rsidRPr="00FD127C" w14:paraId="1E50A5E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2C7B2F"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E9617" w14:textId="77777777" w:rsidR="00F81BE7" w:rsidRDefault="00F81BE7" w:rsidP="005E6FE1"/>
        </w:tc>
      </w:tr>
      <w:tr w:rsidR="00F81BE7" w:rsidRPr="00FD127C" w14:paraId="4EA69C7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FA706F"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B8050E" w14:textId="77777777" w:rsidR="00F81BE7" w:rsidRDefault="00F81BE7" w:rsidP="005E6FE1"/>
        </w:tc>
      </w:tr>
      <w:tr w:rsidR="00F81BE7" w:rsidRPr="00FD127C" w14:paraId="76BE1C5E"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CC50EC"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95E95" w14:textId="77777777" w:rsidR="00F81BE7" w:rsidRDefault="00F81BE7" w:rsidP="005E6FE1"/>
        </w:tc>
      </w:tr>
      <w:tr w:rsidR="00F81BE7" w:rsidRPr="00FD127C" w14:paraId="2D956E0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5342B9"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3B34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70D527"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ADFB7C" w14:textId="77777777" w:rsidR="00F81BE7" w:rsidRDefault="00F81BE7" w:rsidP="005E6FE1"/>
        </w:tc>
      </w:tr>
      <w:tr w:rsidR="00F81BE7" w:rsidRPr="00FD127C" w14:paraId="2FF9B51F"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A11C7"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8D67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C8B394"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9E0385" w14:textId="77777777" w:rsidR="00F81BE7" w:rsidRDefault="00F81BE7" w:rsidP="005E6FE1"/>
        </w:tc>
      </w:tr>
      <w:tr w:rsidR="00F81BE7" w:rsidRPr="00FD127C" w14:paraId="63F2E1D3"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63BC2"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4F3E9F"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2215A2"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4A05A"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A84E85"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D93C80" w14:textId="77777777" w:rsidR="00F81BE7" w:rsidRDefault="00F81BE7" w:rsidP="005E6FE1"/>
        </w:tc>
      </w:tr>
      <w:tr w:rsidR="00F81BE7" w:rsidRPr="00FD127C" w14:paraId="77CC2916"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CE4812" w14:textId="77777777" w:rsidR="00F81BE7" w:rsidRPr="00FD127C" w:rsidRDefault="00AB7756" w:rsidP="005E6FE1">
            <w:pPr>
              <w:rPr>
                <w:rFonts w:cs="Arial"/>
                <w:bCs/>
                <w:color w:val="808080" w:themeColor="background1" w:themeShade="80"/>
                <w:sz w:val="16"/>
                <w:szCs w:val="14"/>
              </w:rPr>
            </w:pPr>
            <w:hyperlink r:id="rId140"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AFD45F"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7327D6"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E5123DB" w14:textId="77777777" w:rsidR="00F81BE7" w:rsidRDefault="00F81BE7" w:rsidP="00F81BE7"/>
    <w:p w14:paraId="39D973EE" w14:textId="77777777" w:rsidR="00F81BE7" w:rsidRPr="0017445F" w:rsidRDefault="00F81BE7" w:rsidP="00F81BE7">
      <w:pPr>
        <w:pStyle w:val="RERequirement"/>
        <w:shd w:val="clear" w:color="auto" w:fill="F2F2F2" w:themeFill="background1" w:themeFillShade="F2"/>
      </w:pPr>
      <w:bookmarkStart w:id="2640" w:name="_6eb005ecd8a706fb3b5b820086286e6e"/>
      <w:r>
        <w:t>REQ-460564/A</w:t>
      </w:r>
      <w:bookmarkEnd w:id="2640"/>
      <w:r>
        <w:t xml:space="preserve"> pppUpdateWizardSettings = No Profile</w:t>
      </w:r>
    </w:p>
    <w:p w14:paraId="6641568A" w14:textId="77777777" w:rsidR="00F81BE7" w:rsidRDefault="00F81BE7" w:rsidP="00F81BE7">
      <w:pPr>
        <w:rPr>
          <w:rFonts w:cs="Arial"/>
        </w:rPr>
      </w:pPr>
      <w:r>
        <w:rPr>
          <w:rFonts w:cs="Arial"/>
        </w:rPr>
        <w:t>If pppUpdateWizardSettings indicates that there was no profile imported, the Profile Interface Client shall continue setup wizard and include screens to collect profile name and profile avatar and any other setup wizard settings.</w:t>
      </w:r>
    </w:p>
    <w:p w14:paraId="73A1C73E"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7375DA97"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6590EF"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REQ-460564/A</w:t>
            </w:r>
          </w:p>
        </w:tc>
      </w:tr>
      <w:tr w:rsidR="00F81BE7" w:rsidRPr="00FD127C" w14:paraId="51DD99E1"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4FD4C9"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A2D54D" w14:textId="77777777" w:rsidR="00F81BE7" w:rsidRDefault="00F81BE7" w:rsidP="005E6FE1"/>
        </w:tc>
      </w:tr>
      <w:tr w:rsidR="00F81BE7" w:rsidRPr="00FD127C" w14:paraId="46E50F7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651B57"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6A0D6" w14:textId="77777777" w:rsidR="00F81BE7" w:rsidRDefault="00F81BE7" w:rsidP="005E6FE1"/>
        </w:tc>
      </w:tr>
      <w:tr w:rsidR="00F81BE7" w:rsidRPr="00FD127C" w14:paraId="4B4891F2"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F9E26"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B3080D" w14:textId="77777777" w:rsidR="00F81BE7" w:rsidRDefault="00F81BE7" w:rsidP="005E6FE1"/>
        </w:tc>
      </w:tr>
      <w:tr w:rsidR="00F81BE7" w:rsidRPr="00FD127C" w14:paraId="15981F8B"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13C5BC"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5887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A084BC"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10FBC9" w14:textId="77777777" w:rsidR="00F81BE7" w:rsidRDefault="00F81BE7" w:rsidP="005E6FE1"/>
        </w:tc>
      </w:tr>
      <w:tr w:rsidR="00F81BE7" w:rsidRPr="00FD127C" w14:paraId="27AF6910"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FEE2F4"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555ABE"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871C63"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58FB5A" w14:textId="77777777" w:rsidR="00F81BE7" w:rsidRDefault="00F81BE7" w:rsidP="005E6FE1"/>
        </w:tc>
      </w:tr>
      <w:tr w:rsidR="00F81BE7" w:rsidRPr="00FD127C" w14:paraId="0FC6B9DE"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E5B97"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EC5BFD"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1D239"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3AC25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3DE064"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D627EF" w14:textId="77777777" w:rsidR="00F81BE7" w:rsidRDefault="00F81BE7" w:rsidP="005E6FE1"/>
        </w:tc>
      </w:tr>
      <w:tr w:rsidR="00F81BE7" w:rsidRPr="00FD127C" w14:paraId="1F390307"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D53C69" w14:textId="77777777" w:rsidR="00F81BE7" w:rsidRPr="00FD127C" w:rsidRDefault="00AB7756" w:rsidP="005E6FE1">
            <w:pPr>
              <w:rPr>
                <w:rFonts w:cs="Arial"/>
                <w:bCs/>
                <w:color w:val="808080" w:themeColor="background1" w:themeShade="80"/>
                <w:sz w:val="16"/>
                <w:szCs w:val="14"/>
              </w:rPr>
            </w:pPr>
            <w:hyperlink r:id="rId141"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7B72EA"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F474FE"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35D358" w14:textId="77777777" w:rsidR="00F81BE7" w:rsidRDefault="00F81BE7" w:rsidP="00F81BE7"/>
    <w:p w14:paraId="50F9D2D3" w14:textId="77777777" w:rsidR="00F81BE7" w:rsidRPr="0017445F" w:rsidRDefault="00F81BE7" w:rsidP="00F81BE7">
      <w:pPr>
        <w:pStyle w:val="RERequirement"/>
        <w:shd w:val="clear" w:color="auto" w:fill="F2F2F2" w:themeFill="background1" w:themeFillShade="F2"/>
      </w:pPr>
      <w:bookmarkStart w:id="2641" w:name="_a61d46784c5c01ca479903d388ded651"/>
      <w:r>
        <w:t>REQ-460565/A</w:t>
      </w:r>
      <w:bookmarkEnd w:id="2641"/>
      <w:r>
        <w:t xml:space="preserve"> pppUpdateWizardSettings contains profile settings</w:t>
      </w:r>
    </w:p>
    <w:p w14:paraId="1B19CC29" w14:textId="77777777" w:rsidR="00F81BE7" w:rsidRDefault="00F81BE7" w:rsidP="00F81BE7">
      <w:pPr>
        <w:rPr>
          <w:rFonts w:cs="Arial"/>
        </w:rPr>
      </w:pPr>
      <w:r>
        <w:rPr>
          <w:rFonts w:cs="Arial"/>
        </w:rPr>
        <w:t>If pppUpdateWizardSettings indicates that there was a profile imported and contains profile settings, the Profile Interface Client shall receive and store the settings in pppUpdateWizardSettings and skip the profile name and avatar screens.</w:t>
      </w:r>
    </w:p>
    <w:p w14:paraId="47B9FCC3"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5CEEE237"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22A3B3"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REQ-460565/A</w:t>
            </w:r>
          </w:p>
        </w:tc>
      </w:tr>
      <w:tr w:rsidR="00F81BE7" w:rsidRPr="00FD127C" w14:paraId="38483A7A"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69502A"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54296" w14:textId="77777777" w:rsidR="00F81BE7" w:rsidRDefault="00F81BE7" w:rsidP="005E6FE1"/>
        </w:tc>
      </w:tr>
      <w:tr w:rsidR="00F81BE7" w:rsidRPr="00FD127C" w14:paraId="0ED92588"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F826D2"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F63196" w14:textId="77777777" w:rsidR="00F81BE7" w:rsidRDefault="00F81BE7" w:rsidP="005E6FE1"/>
        </w:tc>
      </w:tr>
      <w:tr w:rsidR="00F81BE7" w:rsidRPr="00FD127C" w14:paraId="7035D59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1844F"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DA37D" w14:textId="77777777" w:rsidR="00F81BE7" w:rsidRDefault="00F81BE7" w:rsidP="005E6FE1"/>
        </w:tc>
      </w:tr>
      <w:tr w:rsidR="00F81BE7" w:rsidRPr="00FD127C" w14:paraId="31E407C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0D4C1"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EDF89"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24212"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3D61F7" w14:textId="77777777" w:rsidR="00F81BE7" w:rsidRDefault="00F81BE7" w:rsidP="005E6FE1"/>
        </w:tc>
      </w:tr>
      <w:tr w:rsidR="00F81BE7" w:rsidRPr="00FD127C" w14:paraId="36070C86"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AA52D"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F60F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E72D90"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CB9459" w14:textId="77777777" w:rsidR="00F81BE7" w:rsidRDefault="00F81BE7" w:rsidP="005E6FE1"/>
        </w:tc>
      </w:tr>
      <w:tr w:rsidR="00F81BE7" w:rsidRPr="00FD127C" w14:paraId="5E0EA13A"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7843A0"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C72DE2"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8325C"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F0C59F"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DA2235"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5EFCA2" w14:textId="77777777" w:rsidR="00F81BE7" w:rsidRDefault="00F81BE7" w:rsidP="005E6FE1"/>
        </w:tc>
      </w:tr>
      <w:tr w:rsidR="00F81BE7" w:rsidRPr="00FD127C" w14:paraId="6249CABE"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4C07C2" w14:textId="77777777" w:rsidR="00F81BE7" w:rsidRPr="00FD127C" w:rsidRDefault="00AB7756" w:rsidP="005E6FE1">
            <w:pPr>
              <w:rPr>
                <w:rFonts w:cs="Arial"/>
                <w:bCs/>
                <w:color w:val="808080" w:themeColor="background1" w:themeShade="80"/>
                <w:sz w:val="16"/>
                <w:szCs w:val="14"/>
              </w:rPr>
            </w:pPr>
            <w:hyperlink r:id="rId142"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D28793"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A7F409"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F3D42F" w14:textId="77777777" w:rsidR="00F81BE7" w:rsidRDefault="00F81BE7" w:rsidP="00F81BE7"/>
    <w:p w14:paraId="7C1FDDE5" w14:textId="77777777" w:rsidR="00F81BE7" w:rsidRPr="0017445F" w:rsidRDefault="00F81BE7" w:rsidP="00F81BE7">
      <w:pPr>
        <w:pStyle w:val="RERequirement"/>
        <w:shd w:val="clear" w:color="auto" w:fill="F2F2F2" w:themeFill="background1" w:themeFillShade="F2"/>
      </w:pPr>
      <w:bookmarkStart w:id="2642" w:name="_801882a572408da8136c185f4f9cf61b"/>
      <w:r>
        <w:t>REQ-460566/A</w:t>
      </w:r>
      <w:bookmarkEnd w:id="2642"/>
      <w:r>
        <w:t xml:space="preserve"> Send response to pppUpdateWizardSettings</w:t>
      </w:r>
    </w:p>
    <w:p w14:paraId="6D909DB0" w14:textId="77777777" w:rsidR="00F81BE7" w:rsidRDefault="00F81BE7" w:rsidP="00F81BE7">
      <w:pPr>
        <w:rPr>
          <w:rFonts w:cs="Arial"/>
        </w:rPr>
      </w:pPr>
      <w:r>
        <w:rPr>
          <w:rFonts w:cs="Arial"/>
        </w:rPr>
        <w:t>The Profile Interface Client shall send the following responses after receiving pppUpdateWizardSettings:</w:t>
      </w:r>
    </w:p>
    <w:p w14:paraId="5FFE60BF" w14:textId="77777777" w:rsidR="00F81BE7" w:rsidRDefault="00F81BE7" w:rsidP="00F81BE7">
      <w:pPr>
        <w:rPr>
          <w:rFonts w:cs="Arial"/>
        </w:rPr>
      </w:pPr>
      <w:r>
        <w:rPr>
          <w:rFonts w:cs="Arial"/>
        </w:rPr>
        <w:t>- Response = SUCCESS if Profile Interface Client able to receive and read data</w:t>
      </w:r>
    </w:p>
    <w:p w14:paraId="3CD26A4F" w14:textId="77777777" w:rsidR="00F81BE7" w:rsidRDefault="00F81BE7" w:rsidP="00F81BE7">
      <w:pPr>
        <w:rPr>
          <w:rFonts w:cs="Arial"/>
        </w:rPr>
      </w:pPr>
      <w:r>
        <w:rPr>
          <w:rFonts w:cs="Arial"/>
        </w:rPr>
        <w:t>- Response = FAILED if Profile Interface Client was unable to read data</w:t>
      </w:r>
    </w:p>
    <w:p w14:paraId="6F453A41" w14:textId="77777777" w:rsidR="00F81BE7" w:rsidRPr="00C66B68" w:rsidRDefault="00F81BE7" w:rsidP="00F81BE7">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F81BE7" w:rsidRPr="00FD127C" w14:paraId="0EC3B80B" w14:textId="77777777" w:rsidTr="005E6FE1">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D8BC7C" w14:textId="77777777" w:rsidR="00F81BE7" w:rsidRPr="00FD127C" w:rsidRDefault="00F81BE7" w:rsidP="005E6FE1">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REQ-460566/A</w:t>
            </w:r>
          </w:p>
        </w:tc>
      </w:tr>
      <w:tr w:rsidR="00F81BE7" w:rsidRPr="00FD127C" w14:paraId="39C6525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782D0E" w14:textId="77777777" w:rsidR="00F81BE7" w:rsidRPr="00FD127C" w:rsidRDefault="00F81BE7" w:rsidP="005E6FE1">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652842" w14:textId="77777777" w:rsidR="00F81BE7" w:rsidRDefault="00F81BE7" w:rsidP="005E6FE1"/>
        </w:tc>
      </w:tr>
      <w:tr w:rsidR="00F81BE7" w:rsidRPr="00FD127C" w14:paraId="3830065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513F27" w14:textId="77777777" w:rsidR="00F81BE7" w:rsidRPr="00FD127C" w:rsidRDefault="00F81BE7" w:rsidP="005E6FE1">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F07E74" w14:textId="77777777" w:rsidR="00F81BE7" w:rsidRDefault="00F81BE7" w:rsidP="005E6FE1"/>
        </w:tc>
      </w:tr>
      <w:tr w:rsidR="00F81BE7" w:rsidRPr="00FD127C" w14:paraId="15D48944"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F845B" w14:textId="77777777" w:rsidR="00F81BE7" w:rsidRPr="00FD127C" w:rsidRDefault="00F81BE7" w:rsidP="005E6FE1">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35679B" w14:textId="77777777" w:rsidR="00F81BE7" w:rsidRDefault="00F81BE7" w:rsidP="005E6FE1"/>
        </w:tc>
      </w:tr>
      <w:tr w:rsidR="00F81BE7" w:rsidRPr="00FD127C" w14:paraId="6036DB8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2B505" w14:textId="77777777" w:rsidR="00F81BE7" w:rsidRPr="00FD127C" w:rsidRDefault="00F81BE7" w:rsidP="005E6FE1">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0746F4"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39B2B8" w14:textId="77777777" w:rsidR="00F81BE7" w:rsidRPr="00FD127C" w:rsidRDefault="00F81BE7" w:rsidP="005E6FE1">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89F988" w14:textId="77777777" w:rsidR="00F81BE7" w:rsidRDefault="00F81BE7" w:rsidP="005E6FE1"/>
        </w:tc>
      </w:tr>
      <w:tr w:rsidR="00F81BE7" w:rsidRPr="00FD127C" w14:paraId="60C42A7D" w14:textId="77777777" w:rsidTr="005E6FE1">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1A7E2" w14:textId="77777777" w:rsidR="00F81BE7" w:rsidRPr="00FD127C" w:rsidRDefault="00F81BE7" w:rsidP="005E6FE1">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26602"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7063ED" w14:textId="77777777" w:rsidR="00F81BE7" w:rsidRPr="00FD127C" w:rsidRDefault="00F81BE7" w:rsidP="005E6FE1">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B61EB0" w14:textId="77777777" w:rsidR="00F81BE7" w:rsidRDefault="00F81BE7" w:rsidP="005E6FE1"/>
        </w:tc>
      </w:tr>
      <w:tr w:rsidR="00F81BE7" w:rsidRPr="00FD127C" w14:paraId="0016C9BD" w14:textId="77777777" w:rsidTr="005E6FE1">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9EF478" w14:textId="77777777" w:rsidR="00F81BE7" w:rsidRPr="00FD127C" w:rsidRDefault="00F81BE7" w:rsidP="005E6FE1">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15917C" w14:textId="77777777" w:rsidR="00F81BE7" w:rsidRDefault="00F81BE7" w:rsidP="005E6FE1"/>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B1F7B" w14:textId="77777777" w:rsidR="00F81BE7" w:rsidRPr="00FD127C" w:rsidRDefault="00F81BE7" w:rsidP="005E6FE1">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39EEE" w14:textId="77777777" w:rsidR="00F81BE7" w:rsidRDefault="00F81BE7" w:rsidP="005E6FE1"/>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A4E3DC" w14:textId="77777777" w:rsidR="00F81BE7" w:rsidRPr="00FD127C" w:rsidRDefault="00F81BE7" w:rsidP="005E6FE1">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C628C4" w14:textId="77777777" w:rsidR="00F81BE7" w:rsidRDefault="00F81BE7" w:rsidP="005E6FE1"/>
        </w:tc>
      </w:tr>
      <w:tr w:rsidR="00F81BE7" w:rsidRPr="00FD127C" w14:paraId="0C60CCE6" w14:textId="77777777" w:rsidTr="005E6FE1">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4605AC" w14:textId="77777777" w:rsidR="00F81BE7" w:rsidRPr="00FD127C" w:rsidRDefault="00AB7756" w:rsidP="005E6FE1">
            <w:pPr>
              <w:rPr>
                <w:rFonts w:cs="Arial"/>
                <w:bCs/>
                <w:color w:val="808080" w:themeColor="background1" w:themeShade="80"/>
                <w:sz w:val="16"/>
                <w:szCs w:val="14"/>
              </w:rPr>
            </w:pPr>
            <w:hyperlink r:id="rId143" w:history="1">
              <w:r w:rsidR="00F81BE7" w:rsidRPr="00FD127C">
                <w:rPr>
                  <w:rStyle w:val="Hyperlink"/>
                  <w:rFonts w:cs="Arial"/>
                  <w:bCs/>
                  <w:sz w:val="16"/>
                  <w:szCs w:val="14"/>
                </w:rPr>
                <w:t>Req. Template</w:t>
              </w:r>
            </w:hyperlink>
            <w:r w:rsidR="00F81BE7"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5438D4" w14:textId="77777777" w:rsidR="00F81BE7" w:rsidRPr="00FD127C" w:rsidRDefault="00F81BE7" w:rsidP="005E6FE1">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14FDFE" w14:textId="77777777" w:rsidR="00F81BE7" w:rsidRPr="00FD127C" w:rsidRDefault="00F81BE7" w:rsidP="005E6FE1">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A13BF0" w14:textId="77777777" w:rsidR="00F81BE7" w:rsidRDefault="00F81BE7" w:rsidP="00F81BE7">
      <w:pPr>
        <w:pStyle w:val="Heading5"/>
        <w:numPr>
          <w:ilvl w:val="4"/>
          <w:numId w:val="4"/>
        </w:numPr>
      </w:pPr>
      <w:r>
        <w:t>Error Handling</w:t>
      </w:r>
    </w:p>
    <w:p w14:paraId="5C8562B8" w14:textId="77777777" w:rsidR="00F81BE7" w:rsidRDefault="00F81BE7" w:rsidP="00F81BE7"/>
    <w:p w14:paraId="0429027E" w14:textId="77777777" w:rsidR="00F81BE7" w:rsidRDefault="00F81BE7" w:rsidP="00F81BE7">
      <w:pPr>
        <w:rPr>
          <w:color w:val="A6A6A6" w:themeColor="background1" w:themeShade="A6"/>
        </w:rPr>
      </w:pPr>
      <w:r>
        <w:rPr>
          <w:color w:val="A6A6A6" w:themeColor="background1" w:themeShade="A6"/>
        </w:rPr>
        <w:t>No Error Handling Requirements specified.</w:t>
      </w:r>
    </w:p>
    <w:p w14:paraId="3451407D" w14:textId="77777777" w:rsidR="00F81BE7" w:rsidRDefault="00F81BE7" w:rsidP="00F81BE7">
      <w:pPr>
        <w:pStyle w:val="Heading4"/>
        <w:numPr>
          <w:ilvl w:val="3"/>
          <w:numId w:val="4"/>
        </w:numPr>
      </w:pPr>
      <w:r>
        <w:t>Non-Functional Requirements</w:t>
      </w:r>
    </w:p>
    <w:p w14:paraId="2C23D567" w14:textId="77777777" w:rsidR="00F81BE7" w:rsidRDefault="00F81BE7" w:rsidP="00F81BE7"/>
    <w:p w14:paraId="75BE89A9" w14:textId="77777777" w:rsidR="00F81BE7" w:rsidRDefault="00F81BE7" w:rsidP="00F81BE7">
      <w:pPr>
        <w:rPr>
          <w:color w:val="A6A6A6" w:themeColor="background1" w:themeShade="A6"/>
        </w:rPr>
      </w:pPr>
      <w:r>
        <w:rPr>
          <w:color w:val="A6A6A6" w:themeColor="background1" w:themeShade="A6"/>
        </w:rPr>
        <w:t>No Non-Functional Requirements specified.</w:t>
      </w:r>
    </w:p>
    <w:p w14:paraId="29B40FE8" w14:textId="77777777" w:rsidR="00F81BE7" w:rsidRDefault="00F81BE7" w:rsidP="00F81BE7">
      <w:pPr>
        <w:pStyle w:val="Heading4"/>
        <w:numPr>
          <w:ilvl w:val="3"/>
          <w:numId w:val="4"/>
        </w:numPr>
      </w:pPr>
      <w:r>
        <w:t>Functional Safety Requirements</w:t>
      </w:r>
    </w:p>
    <w:p w14:paraId="7BD30654" w14:textId="77777777" w:rsidR="00F81BE7" w:rsidRDefault="00F81BE7" w:rsidP="00F81BE7">
      <w:pPr>
        <w:rPr>
          <w:highlight w:val="yellow"/>
        </w:rPr>
      </w:pPr>
    </w:p>
    <w:p w14:paraId="69A6B68E" w14:textId="77777777" w:rsidR="00F81BE7" w:rsidRDefault="00F81BE7" w:rsidP="00F81BE7">
      <w:pPr>
        <w:rPr>
          <w:color w:val="A6A6A6" w:themeColor="background1" w:themeShade="A6"/>
        </w:rPr>
      </w:pPr>
      <w:r>
        <w:rPr>
          <w:color w:val="A6A6A6" w:themeColor="background1" w:themeShade="A6"/>
        </w:rPr>
        <w:t>No Functional Safety Requirements specified.</w:t>
      </w:r>
    </w:p>
    <w:p w14:paraId="3BB6511C" w14:textId="77777777" w:rsidR="00F81BE7" w:rsidRDefault="00F81BE7" w:rsidP="00F81BE7">
      <w:pPr>
        <w:pStyle w:val="Heading5"/>
        <w:numPr>
          <w:ilvl w:val="4"/>
          <w:numId w:val="4"/>
        </w:numPr>
      </w:pPr>
      <w:r>
        <w:t>ASIL Decomposition of Functional Safety Requirements</w:t>
      </w:r>
    </w:p>
    <w:p w14:paraId="5C526BBF" w14:textId="77777777" w:rsidR="00F81BE7" w:rsidRDefault="00F81BE7" w:rsidP="00F81BE7">
      <w:pPr>
        <w:pStyle w:val="NoSpacing"/>
      </w:pPr>
    </w:p>
    <w:p w14:paraId="60FC70A7" w14:textId="77777777" w:rsidR="00F81BE7" w:rsidRDefault="00F81BE7" w:rsidP="00F81BE7">
      <w:pPr>
        <w:pStyle w:val="NoSpacing"/>
      </w:pPr>
    </w:p>
    <w:p w14:paraId="4F7A9095" w14:textId="77777777" w:rsidR="00F81BE7" w:rsidRDefault="00F81BE7" w:rsidP="00F81BE7">
      <w:pPr>
        <w:pStyle w:val="NoSpacing"/>
        <w:rPr>
          <w:color w:val="A6A6A6" w:themeColor="background1" w:themeShade="A6"/>
        </w:rPr>
      </w:pPr>
      <w:r>
        <w:rPr>
          <w:color w:val="A6A6A6" w:themeColor="background1" w:themeShade="A6"/>
        </w:rPr>
        <w:t>No Functional Safety Requirements with ASIL Decompositions specified.</w:t>
      </w:r>
    </w:p>
    <w:p w14:paraId="2C097CC5" w14:textId="77777777" w:rsidR="00F81BE7" w:rsidRDefault="00F81BE7" w:rsidP="00F81BE7">
      <w:pPr>
        <w:pStyle w:val="Heading4"/>
        <w:numPr>
          <w:ilvl w:val="3"/>
          <w:numId w:val="4"/>
        </w:numPr>
      </w:pPr>
      <w:r>
        <w:t>Other Requirements</w:t>
      </w:r>
    </w:p>
    <w:p w14:paraId="030466D7" w14:textId="77777777" w:rsidR="00F81BE7" w:rsidRDefault="00F81BE7" w:rsidP="00F81BE7">
      <w:pPr>
        <w:pStyle w:val="Heading5"/>
        <w:numPr>
          <w:ilvl w:val="4"/>
          <w:numId w:val="4"/>
        </w:numPr>
      </w:pPr>
      <w:r>
        <w:t>Design Requirements</w:t>
      </w:r>
    </w:p>
    <w:p w14:paraId="5AE9EE57" w14:textId="77777777" w:rsidR="00F81BE7" w:rsidRDefault="00F81BE7" w:rsidP="00F81BE7"/>
    <w:p w14:paraId="5B696E33" w14:textId="77777777" w:rsidR="00F81BE7" w:rsidRDefault="00F81BE7" w:rsidP="00F81BE7">
      <w:pPr>
        <w:rPr>
          <w:color w:val="A6A6A6" w:themeColor="background1" w:themeShade="A6"/>
        </w:rPr>
      </w:pPr>
      <w:r>
        <w:rPr>
          <w:color w:val="A6A6A6" w:themeColor="background1" w:themeShade="A6"/>
        </w:rPr>
        <w:t>No Design Requirements specified.</w:t>
      </w:r>
    </w:p>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r>
        <w:rPr>
          <w:lang w:val="en-GB"/>
        </w:rPr>
        <w:lastRenderedPageBreak/>
        <w:t xml:space="preserve">Open </w:t>
      </w:r>
      <w:r w:rsidR="00D6602D">
        <w:rPr>
          <w:lang w:val="en-GB"/>
        </w:rPr>
        <w:t>Concerns</w:t>
      </w:r>
      <w:bookmarkEnd w:id="90"/>
    </w:p>
    <w:p w14:paraId="35A7611E"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47204603" w:rsidR="00F776AF" w:rsidRPr="00F776AF" w:rsidRDefault="00797407" w:rsidP="00797407">
      <w:pPr>
        <w:pStyle w:val="Caption"/>
        <w:rPr>
          <w:lang w:val="en-GB"/>
        </w:rPr>
      </w:pPr>
      <w:bookmarkStart w:id="2643" w:name="_Toc646657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8</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2643"/>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644" w:name="_Toc6466554"/>
      <w:r>
        <w:rPr>
          <w:lang w:val="en-GB"/>
        </w:rPr>
        <w:lastRenderedPageBreak/>
        <w:t>Revision History</w:t>
      </w:r>
      <w:bookmarkEnd w:id="2644"/>
    </w:p>
    <w:p w14:paraId="47731ECF" w14:textId="77777777"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64B57867" w14:textId="77777777" w:rsidR="001E008B" w:rsidRDefault="001E008B" w:rsidP="001E008B"/>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516E00" w:rsidRPr="009B6E74" w14:paraId="5936EB74" w14:textId="77777777" w:rsidTr="00C107BB">
        <w:trPr>
          <w:hidden/>
        </w:trPr>
        <w:tc>
          <w:tcPr>
            <w:tcW w:w="1019" w:type="dxa"/>
            <w:shd w:val="clear" w:color="auto" w:fill="D9D9D9" w:themeFill="background1" w:themeFillShade="D9"/>
          </w:tcPr>
          <w:p w14:paraId="04F8FE8C" w14:textId="77777777" w:rsidR="00516E00" w:rsidRPr="009B6E74" w:rsidRDefault="00516E00" w:rsidP="00C107BB">
            <w:pPr>
              <w:pStyle w:val="Caption"/>
              <w:rPr>
                <w:vanish/>
                <w:lang w:val="en-GB"/>
              </w:rPr>
            </w:pPr>
            <w:r w:rsidRPr="009B6E74">
              <w:rPr>
                <w:vanish/>
                <w:lang w:val="en-GB"/>
              </w:rPr>
              <w:t>Version</w:t>
            </w:r>
          </w:p>
        </w:tc>
        <w:tc>
          <w:tcPr>
            <w:tcW w:w="720" w:type="dxa"/>
            <w:shd w:val="clear" w:color="auto" w:fill="D9D9D9" w:themeFill="background1" w:themeFillShade="D9"/>
          </w:tcPr>
          <w:p w14:paraId="5F49E62C" w14:textId="77777777" w:rsidR="00516E00" w:rsidRPr="009B6E74" w:rsidRDefault="00516E00" w:rsidP="00C107BB">
            <w:pPr>
              <w:pStyle w:val="Caption"/>
              <w:rPr>
                <w:vanish/>
                <w:lang w:val="en-GB"/>
              </w:rPr>
            </w:pPr>
            <w:r w:rsidRPr="009B6E74">
              <w:rPr>
                <w:vanish/>
                <w:lang w:val="en-GB"/>
              </w:rPr>
              <w:t>Rev.</w:t>
            </w:r>
          </w:p>
          <w:p w14:paraId="3110115C" w14:textId="77777777" w:rsidR="00516E00" w:rsidRPr="009B6E74" w:rsidRDefault="00516E00" w:rsidP="00C107BB">
            <w:pPr>
              <w:jc w:val="center"/>
              <w:rPr>
                <w:vanish/>
              </w:rPr>
            </w:pPr>
          </w:p>
        </w:tc>
        <w:tc>
          <w:tcPr>
            <w:tcW w:w="1260" w:type="dxa"/>
            <w:shd w:val="clear" w:color="auto" w:fill="D9D9D9" w:themeFill="background1" w:themeFillShade="D9"/>
          </w:tcPr>
          <w:p w14:paraId="5076B510" w14:textId="77777777" w:rsidR="00516E00" w:rsidRPr="009B6E74" w:rsidRDefault="00516E00" w:rsidP="00C107BB">
            <w:pPr>
              <w:pStyle w:val="Caption"/>
              <w:rPr>
                <w:vanish/>
                <w:lang w:val="en-GB"/>
              </w:rPr>
            </w:pPr>
            <w:r w:rsidRPr="009B6E74">
              <w:rPr>
                <w:vanish/>
                <w:lang w:val="en-GB"/>
              </w:rPr>
              <w:t>Date</w:t>
            </w:r>
          </w:p>
        </w:tc>
        <w:tc>
          <w:tcPr>
            <w:tcW w:w="5648" w:type="dxa"/>
            <w:shd w:val="clear" w:color="auto" w:fill="D9D9D9" w:themeFill="background1" w:themeFillShade="D9"/>
          </w:tcPr>
          <w:p w14:paraId="750CFAF4" w14:textId="77777777" w:rsidR="00516E00" w:rsidRPr="009B6E74" w:rsidRDefault="00516E00" w:rsidP="00C107BB">
            <w:pPr>
              <w:pStyle w:val="Caption"/>
              <w:rPr>
                <w:vanish/>
                <w:lang w:val="en-GB"/>
              </w:rPr>
            </w:pPr>
            <w:r w:rsidRPr="009B6E74">
              <w:rPr>
                <w:vanish/>
                <w:lang w:val="en-GB"/>
              </w:rPr>
              <w:t>Description</w:t>
            </w:r>
          </w:p>
        </w:tc>
        <w:tc>
          <w:tcPr>
            <w:tcW w:w="1588" w:type="dxa"/>
            <w:shd w:val="clear" w:color="auto" w:fill="D9D9D9" w:themeFill="background1" w:themeFillShade="D9"/>
          </w:tcPr>
          <w:p w14:paraId="0E04622C" w14:textId="77777777" w:rsidR="00516E00" w:rsidRPr="009B6E74" w:rsidRDefault="00516E00" w:rsidP="00C107BB">
            <w:pPr>
              <w:pStyle w:val="Caption"/>
              <w:rPr>
                <w:vanish/>
                <w:lang w:val="en-GB"/>
              </w:rPr>
            </w:pPr>
            <w:r w:rsidRPr="009B6E74">
              <w:rPr>
                <w:vanish/>
                <w:lang w:val="en-GB"/>
              </w:rPr>
              <w:t>Responsible</w:t>
            </w:r>
          </w:p>
        </w:tc>
      </w:tr>
      <w:tr w:rsidR="00516E00" w14:paraId="31695D20" w14:textId="77777777" w:rsidTr="00C107BB">
        <w:trPr>
          <w:hidden/>
        </w:trPr>
        <w:tc>
          <w:tcPr>
            <w:tcW w:w="1019" w:type="dxa"/>
          </w:tcPr>
          <w:p w14:paraId="2AF3A732" w14:textId="77777777" w:rsidR="00516E00" w:rsidRPr="00516E00" w:rsidRDefault="00516E00" w:rsidP="00C107BB">
            <w:pPr>
              <w:jc w:val="center"/>
              <w:rPr>
                <w:snapToGrid w:val="0"/>
                <w:vanish/>
              </w:rPr>
            </w:pPr>
            <w:r w:rsidRPr="00516E00">
              <w:rPr>
                <w:snapToGrid w:val="0"/>
                <w:vanish/>
              </w:rPr>
              <w:t>1</w:t>
            </w:r>
          </w:p>
        </w:tc>
        <w:tc>
          <w:tcPr>
            <w:tcW w:w="720" w:type="dxa"/>
          </w:tcPr>
          <w:p w14:paraId="6061EBC6" w14:textId="77777777" w:rsidR="00516E00" w:rsidRPr="00516E00" w:rsidRDefault="00516E00" w:rsidP="00C107BB">
            <w:pPr>
              <w:jc w:val="center"/>
              <w:rPr>
                <w:snapToGrid w:val="0"/>
                <w:vanish/>
              </w:rPr>
            </w:pPr>
            <w:r w:rsidRPr="00516E00">
              <w:rPr>
                <w:snapToGrid w:val="0"/>
                <w:vanish/>
              </w:rPr>
              <w:t>0</w:t>
            </w:r>
          </w:p>
        </w:tc>
        <w:tc>
          <w:tcPr>
            <w:tcW w:w="1260" w:type="dxa"/>
          </w:tcPr>
          <w:p w14:paraId="279EF721" w14:textId="09731744" w:rsidR="00516E00" w:rsidRPr="00516E00" w:rsidRDefault="00516E00" w:rsidP="00C107BB">
            <w:pPr>
              <w:jc w:val="center"/>
              <w:rPr>
                <w:snapToGrid w:val="0"/>
                <w:vanish/>
              </w:rPr>
            </w:pPr>
            <w:r w:rsidRPr="00516E00">
              <w:rPr>
                <w:snapToGrid w:val="0"/>
                <w:vanish/>
              </w:rPr>
              <w:t>20</w:t>
            </w:r>
            <w:r>
              <w:rPr>
                <w:snapToGrid w:val="0"/>
                <w:vanish/>
              </w:rPr>
              <w:t>21</w:t>
            </w:r>
            <w:r w:rsidRPr="00516E00">
              <w:rPr>
                <w:snapToGrid w:val="0"/>
                <w:vanish/>
              </w:rPr>
              <w:t>-0</w:t>
            </w:r>
            <w:r>
              <w:rPr>
                <w:snapToGrid w:val="0"/>
                <w:vanish/>
              </w:rPr>
              <w:t>3</w:t>
            </w:r>
            <w:r w:rsidRPr="00516E00">
              <w:rPr>
                <w:snapToGrid w:val="0"/>
                <w:vanish/>
              </w:rPr>
              <w:t>-</w:t>
            </w:r>
            <w:r>
              <w:rPr>
                <w:snapToGrid w:val="0"/>
                <w:vanish/>
              </w:rPr>
              <w:t>10</w:t>
            </w:r>
          </w:p>
        </w:tc>
        <w:tc>
          <w:tcPr>
            <w:tcW w:w="5648" w:type="dxa"/>
          </w:tcPr>
          <w:p w14:paraId="187B6B8E" w14:textId="2340D896" w:rsidR="00516E00" w:rsidRPr="00516E00" w:rsidRDefault="00516E00" w:rsidP="00C107BB">
            <w:pPr>
              <w:pStyle w:val="Header"/>
              <w:rPr>
                <w:rFonts w:cs="Arial"/>
                <w:snapToGrid w:val="0"/>
                <w:vanish/>
              </w:rPr>
            </w:pPr>
            <w:r w:rsidRPr="00516E00">
              <w:rPr>
                <w:rFonts w:cs="Arial"/>
                <w:snapToGrid w:val="0"/>
                <w:vanish/>
              </w:rPr>
              <w:t>Initial version</w:t>
            </w:r>
          </w:p>
        </w:tc>
        <w:tc>
          <w:tcPr>
            <w:tcW w:w="1588" w:type="dxa"/>
          </w:tcPr>
          <w:p w14:paraId="51D9F3C3" w14:textId="1D1E5247" w:rsidR="00516E00" w:rsidRPr="00516E00" w:rsidRDefault="00516E00" w:rsidP="00C107BB">
            <w:pPr>
              <w:rPr>
                <w:snapToGrid w:val="0"/>
                <w:vanish/>
              </w:rPr>
            </w:pPr>
            <w:r w:rsidRPr="00516E00">
              <w:rPr>
                <w:snapToGrid w:val="0"/>
                <w:vanish/>
              </w:rPr>
              <w:t>Jba</w:t>
            </w:r>
            <w:r>
              <w:rPr>
                <w:snapToGrid w:val="0"/>
                <w:vanish/>
              </w:rPr>
              <w:t>uer50</w:t>
            </w:r>
          </w:p>
        </w:tc>
      </w:tr>
      <w:tr w:rsidR="00516E00" w14:paraId="751AB157" w14:textId="77777777" w:rsidTr="00C107BB">
        <w:tblPrEx>
          <w:tblLook w:val="04A0" w:firstRow="1" w:lastRow="0" w:firstColumn="1" w:lastColumn="0" w:noHBand="0" w:noVBand="1"/>
        </w:tblPrEx>
        <w:trPr>
          <w:hidden/>
        </w:trPr>
        <w:tc>
          <w:tcPr>
            <w:tcW w:w="1019" w:type="dxa"/>
          </w:tcPr>
          <w:p w14:paraId="322673EF" w14:textId="77777777" w:rsidR="00516E00" w:rsidRPr="00516E00" w:rsidRDefault="00516E00" w:rsidP="00C107BB">
            <w:pPr>
              <w:jc w:val="center"/>
              <w:rPr>
                <w:snapToGrid w:val="0"/>
                <w:vanish/>
              </w:rPr>
            </w:pPr>
            <w:r w:rsidRPr="00516E00">
              <w:rPr>
                <w:snapToGrid w:val="0"/>
                <w:vanish/>
              </w:rPr>
              <w:t>1</w:t>
            </w:r>
          </w:p>
        </w:tc>
        <w:tc>
          <w:tcPr>
            <w:tcW w:w="720" w:type="dxa"/>
          </w:tcPr>
          <w:p w14:paraId="083A7377" w14:textId="77777777" w:rsidR="00516E00" w:rsidRPr="00516E00" w:rsidRDefault="00516E00" w:rsidP="00C107BB">
            <w:pPr>
              <w:jc w:val="center"/>
              <w:rPr>
                <w:snapToGrid w:val="0"/>
                <w:vanish/>
              </w:rPr>
            </w:pPr>
            <w:r w:rsidRPr="00516E00">
              <w:rPr>
                <w:snapToGrid w:val="0"/>
                <w:vanish/>
              </w:rPr>
              <w:t>1</w:t>
            </w:r>
          </w:p>
        </w:tc>
        <w:tc>
          <w:tcPr>
            <w:tcW w:w="1260" w:type="dxa"/>
          </w:tcPr>
          <w:p w14:paraId="456C5553" w14:textId="5AF28B1E" w:rsidR="00516E00" w:rsidRPr="00516E00" w:rsidRDefault="00516E00" w:rsidP="00C107BB">
            <w:pPr>
              <w:jc w:val="center"/>
              <w:rPr>
                <w:snapToGrid w:val="0"/>
                <w:vanish/>
              </w:rPr>
            </w:pPr>
            <w:r w:rsidRPr="00516E00">
              <w:rPr>
                <w:snapToGrid w:val="0"/>
                <w:vanish/>
              </w:rPr>
              <w:t>20</w:t>
            </w:r>
            <w:r>
              <w:rPr>
                <w:snapToGrid w:val="0"/>
                <w:vanish/>
              </w:rPr>
              <w:t>21</w:t>
            </w:r>
            <w:r w:rsidRPr="00516E00">
              <w:rPr>
                <w:snapToGrid w:val="0"/>
                <w:vanish/>
              </w:rPr>
              <w:t>-0</w:t>
            </w:r>
            <w:r>
              <w:rPr>
                <w:snapToGrid w:val="0"/>
                <w:vanish/>
              </w:rPr>
              <w:t>6</w:t>
            </w:r>
            <w:r w:rsidRPr="00516E00">
              <w:rPr>
                <w:snapToGrid w:val="0"/>
                <w:vanish/>
              </w:rPr>
              <w:t>-</w:t>
            </w:r>
            <w:r>
              <w:rPr>
                <w:snapToGrid w:val="0"/>
                <w:vanish/>
              </w:rPr>
              <w:t>04</w:t>
            </w:r>
          </w:p>
        </w:tc>
        <w:tc>
          <w:tcPr>
            <w:tcW w:w="5648" w:type="dxa"/>
          </w:tcPr>
          <w:p w14:paraId="4823466B" w14:textId="4C7B3F9A" w:rsidR="0064616D" w:rsidRDefault="0064616D" w:rsidP="00DF73AD">
            <w:pPr>
              <w:pStyle w:val="Header"/>
              <w:numPr>
                <w:ilvl w:val="0"/>
                <w:numId w:val="12"/>
              </w:numPr>
              <w:rPr>
                <w:rFonts w:cs="Arial"/>
                <w:snapToGrid w:val="0"/>
                <w:vanish/>
              </w:rPr>
            </w:pPr>
            <w:r>
              <w:rPr>
                <w:rFonts w:cs="Arial"/>
                <w:snapToGrid w:val="0"/>
                <w:vanish/>
              </w:rPr>
              <w:t>Added encoding values to logical signals</w:t>
            </w:r>
          </w:p>
          <w:p w14:paraId="5BC564B5" w14:textId="4EB6713E" w:rsidR="00516E00" w:rsidRDefault="00DF73AD" w:rsidP="00DF73AD">
            <w:pPr>
              <w:pStyle w:val="Header"/>
              <w:numPr>
                <w:ilvl w:val="0"/>
                <w:numId w:val="12"/>
              </w:numPr>
              <w:rPr>
                <w:rFonts w:cs="Arial"/>
                <w:snapToGrid w:val="0"/>
                <w:vanish/>
              </w:rPr>
            </w:pPr>
            <w:r>
              <w:rPr>
                <w:rFonts w:cs="Arial"/>
                <w:snapToGrid w:val="0"/>
                <w:vanish/>
              </w:rPr>
              <w:t>Removed the following functions to consolidate with other functions:</w:t>
            </w:r>
          </w:p>
          <w:p w14:paraId="1252BD55" w14:textId="77777777" w:rsidR="00DF73AD" w:rsidRDefault="00DF73AD" w:rsidP="00DF73AD">
            <w:pPr>
              <w:pStyle w:val="Header"/>
              <w:numPr>
                <w:ilvl w:val="0"/>
                <w:numId w:val="21"/>
              </w:numPr>
              <w:rPr>
                <w:rFonts w:cs="Arial"/>
                <w:snapToGrid w:val="0"/>
                <w:vanish/>
              </w:rPr>
            </w:pPr>
            <w:r>
              <w:rPr>
                <w:rFonts w:cs="Arial"/>
                <w:snapToGrid w:val="0"/>
                <w:vanish/>
              </w:rPr>
              <w:t>Display Confirmation of Updated Profile</w:t>
            </w:r>
          </w:p>
          <w:p w14:paraId="59717770" w14:textId="77777777" w:rsidR="00DF73AD" w:rsidRDefault="00DF73AD" w:rsidP="00DF73AD">
            <w:pPr>
              <w:pStyle w:val="Header"/>
              <w:numPr>
                <w:ilvl w:val="0"/>
                <w:numId w:val="21"/>
              </w:numPr>
              <w:rPr>
                <w:rFonts w:cs="Arial"/>
                <w:snapToGrid w:val="0"/>
                <w:vanish/>
              </w:rPr>
            </w:pPr>
            <w:r>
              <w:rPr>
                <w:rFonts w:cs="Arial"/>
                <w:snapToGrid w:val="0"/>
                <w:vanish/>
              </w:rPr>
              <w:t>Display Error Messages</w:t>
            </w:r>
          </w:p>
          <w:p w14:paraId="68123AB9" w14:textId="62414ECF" w:rsidR="00DF73AD" w:rsidRPr="00DF73AD" w:rsidRDefault="00DF73AD" w:rsidP="00DF73AD">
            <w:pPr>
              <w:pStyle w:val="Header"/>
              <w:numPr>
                <w:ilvl w:val="0"/>
                <w:numId w:val="21"/>
              </w:numPr>
              <w:rPr>
                <w:rFonts w:cs="Arial"/>
                <w:snapToGrid w:val="0"/>
                <w:vanish/>
              </w:rPr>
            </w:pPr>
            <w:r>
              <w:rPr>
                <w:rFonts w:cs="Arial"/>
                <w:snapToGrid w:val="0"/>
                <w:vanish/>
              </w:rPr>
              <w:t>Display Welcome Screen with ID Method</w:t>
            </w:r>
          </w:p>
        </w:tc>
        <w:tc>
          <w:tcPr>
            <w:tcW w:w="1588" w:type="dxa"/>
          </w:tcPr>
          <w:p w14:paraId="1E63C8CA" w14:textId="3115FC8F" w:rsidR="00516E00" w:rsidRPr="00516E00" w:rsidRDefault="00516E00" w:rsidP="00C107BB">
            <w:pPr>
              <w:rPr>
                <w:snapToGrid w:val="0"/>
                <w:vanish/>
              </w:rPr>
            </w:pPr>
            <w:r w:rsidRPr="00516E00">
              <w:rPr>
                <w:snapToGrid w:val="0"/>
                <w:vanish/>
              </w:rPr>
              <w:t>Jba</w:t>
            </w:r>
            <w:r>
              <w:rPr>
                <w:snapToGrid w:val="0"/>
                <w:vanish/>
              </w:rPr>
              <w:t>uer50</w:t>
            </w:r>
          </w:p>
        </w:tc>
      </w:tr>
      <w:tr w:rsidR="00E1178C" w14:paraId="45D642DD" w14:textId="77777777" w:rsidTr="00C107BB">
        <w:tblPrEx>
          <w:tblLook w:val="04A0" w:firstRow="1" w:lastRow="0" w:firstColumn="1" w:lastColumn="0" w:noHBand="0" w:noVBand="1"/>
        </w:tblPrEx>
        <w:trPr>
          <w:hidden/>
        </w:trPr>
        <w:tc>
          <w:tcPr>
            <w:tcW w:w="1019" w:type="dxa"/>
          </w:tcPr>
          <w:p w14:paraId="2B3ACF4F" w14:textId="6B03A584" w:rsidR="00E1178C" w:rsidRPr="00516E00" w:rsidRDefault="00E1178C" w:rsidP="00C107BB">
            <w:pPr>
              <w:jc w:val="center"/>
              <w:rPr>
                <w:snapToGrid w:val="0"/>
                <w:vanish/>
              </w:rPr>
            </w:pPr>
            <w:r>
              <w:rPr>
                <w:snapToGrid w:val="0"/>
                <w:vanish/>
              </w:rPr>
              <w:t>1</w:t>
            </w:r>
          </w:p>
        </w:tc>
        <w:tc>
          <w:tcPr>
            <w:tcW w:w="720" w:type="dxa"/>
          </w:tcPr>
          <w:p w14:paraId="0A2FE065" w14:textId="05F1A3A8" w:rsidR="00E1178C" w:rsidRPr="00516E00" w:rsidRDefault="00E1178C" w:rsidP="00C107BB">
            <w:pPr>
              <w:jc w:val="center"/>
              <w:rPr>
                <w:snapToGrid w:val="0"/>
                <w:vanish/>
              </w:rPr>
            </w:pPr>
            <w:r>
              <w:rPr>
                <w:snapToGrid w:val="0"/>
                <w:vanish/>
              </w:rPr>
              <w:t>2</w:t>
            </w:r>
          </w:p>
        </w:tc>
        <w:tc>
          <w:tcPr>
            <w:tcW w:w="1260" w:type="dxa"/>
          </w:tcPr>
          <w:p w14:paraId="69C03C3C" w14:textId="54B86B7B" w:rsidR="00E1178C" w:rsidRPr="00516E00" w:rsidRDefault="00E1178C" w:rsidP="00C107BB">
            <w:pPr>
              <w:jc w:val="center"/>
              <w:rPr>
                <w:snapToGrid w:val="0"/>
                <w:vanish/>
              </w:rPr>
            </w:pPr>
            <w:r>
              <w:rPr>
                <w:snapToGrid w:val="0"/>
                <w:vanish/>
              </w:rPr>
              <w:t>2021-08-20</w:t>
            </w:r>
          </w:p>
        </w:tc>
        <w:tc>
          <w:tcPr>
            <w:tcW w:w="5648" w:type="dxa"/>
          </w:tcPr>
          <w:p w14:paraId="7AF6B172" w14:textId="77777777" w:rsidR="00E1178C" w:rsidRDefault="00E1178C" w:rsidP="00DF73AD">
            <w:pPr>
              <w:pStyle w:val="Header"/>
              <w:numPr>
                <w:ilvl w:val="0"/>
                <w:numId w:val="12"/>
              </w:numPr>
              <w:rPr>
                <w:rFonts w:cs="Arial"/>
                <w:snapToGrid w:val="0"/>
                <w:vanish/>
              </w:rPr>
            </w:pPr>
            <w:r>
              <w:rPr>
                <w:rFonts w:cs="Arial"/>
                <w:snapToGrid w:val="0"/>
                <w:vanish/>
              </w:rPr>
              <w:t>Added Fleet function – Read PPP Configuration Status</w:t>
            </w:r>
          </w:p>
          <w:p w14:paraId="0ED3B6D2" w14:textId="48CDD1A2" w:rsidR="00E1178C" w:rsidRDefault="00E1178C" w:rsidP="00DF73AD">
            <w:pPr>
              <w:pStyle w:val="Header"/>
              <w:numPr>
                <w:ilvl w:val="0"/>
                <w:numId w:val="12"/>
              </w:numPr>
              <w:rPr>
                <w:rFonts w:cs="Arial"/>
                <w:snapToGrid w:val="0"/>
                <w:vanish/>
              </w:rPr>
            </w:pPr>
            <w:r>
              <w:rPr>
                <w:rFonts w:cs="Arial"/>
                <w:snapToGrid w:val="0"/>
                <w:vanish/>
              </w:rPr>
              <w:t>For new function added requirements, interfaces, activity diagram.</w:t>
            </w:r>
          </w:p>
        </w:tc>
        <w:tc>
          <w:tcPr>
            <w:tcW w:w="1588" w:type="dxa"/>
          </w:tcPr>
          <w:p w14:paraId="6B1954C7" w14:textId="00276E8F" w:rsidR="00E1178C" w:rsidRPr="00516E00" w:rsidRDefault="00E1178C" w:rsidP="00C107BB">
            <w:pPr>
              <w:rPr>
                <w:snapToGrid w:val="0"/>
                <w:vanish/>
              </w:rPr>
            </w:pPr>
            <w:r>
              <w:rPr>
                <w:snapToGrid w:val="0"/>
                <w:vanish/>
              </w:rPr>
              <w:t>Jbauer50</w:t>
            </w:r>
          </w:p>
        </w:tc>
      </w:tr>
      <w:tr w:rsidR="00F61CF8" w14:paraId="268D0AD4" w14:textId="77777777" w:rsidTr="00C107BB">
        <w:tblPrEx>
          <w:tblLook w:val="04A0" w:firstRow="1" w:lastRow="0" w:firstColumn="1" w:lastColumn="0" w:noHBand="0" w:noVBand="1"/>
        </w:tblPrEx>
        <w:trPr>
          <w:hidden/>
        </w:trPr>
        <w:tc>
          <w:tcPr>
            <w:tcW w:w="1019" w:type="dxa"/>
          </w:tcPr>
          <w:p w14:paraId="4A35EB9E" w14:textId="0BE52D01" w:rsidR="00F61CF8" w:rsidRDefault="00F61CF8" w:rsidP="00C107BB">
            <w:pPr>
              <w:jc w:val="center"/>
              <w:rPr>
                <w:snapToGrid w:val="0"/>
                <w:vanish/>
              </w:rPr>
            </w:pPr>
            <w:r>
              <w:rPr>
                <w:snapToGrid w:val="0"/>
                <w:vanish/>
              </w:rPr>
              <w:t>1</w:t>
            </w:r>
          </w:p>
        </w:tc>
        <w:tc>
          <w:tcPr>
            <w:tcW w:w="720" w:type="dxa"/>
          </w:tcPr>
          <w:p w14:paraId="119CEEA2" w14:textId="71FC2580" w:rsidR="00F61CF8" w:rsidRDefault="00F61CF8" w:rsidP="00C107BB">
            <w:pPr>
              <w:jc w:val="center"/>
              <w:rPr>
                <w:snapToGrid w:val="0"/>
                <w:vanish/>
              </w:rPr>
            </w:pPr>
            <w:r>
              <w:rPr>
                <w:snapToGrid w:val="0"/>
                <w:vanish/>
              </w:rPr>
              <w:t>3</w:t>
            </w:r>
          </w:p>
        </w:tc>
        <w:tc>
          <w:tcPr>
            <w:tcW w:w="1260" w:type="dxa"/>
          </w:tcPr>
          <w:p w14:paraId="4C7B7559" w14:textId="73B072BD" w:rsidR="00F61CF8" w:rsidRDefault="00F61CF8" w:rsidP="00C107BB">
            <w:pPr>
              <w:jc w:val="center"/>
              <w:rPr>
                <w:snapToGrid w:val="0"/>
                <w:vanish/>
              </w:rPr>
            </w:pPr>
            <w:r>
              <w:rPr>
                <w:snapToGrid w:val="0"/>
                <w:vanish/>
              </w:rPr>
              <w:t>2021-10-08</w:t>
            </w:r>
          </w:p>
        </w:tc>
        <w:tc>
          <w:tcPr>
            <w:tcW w:w="5648" w:type="dxa"/>
          </w:tcPr>
          <w:p w14:paraId="3751AF86" w14:textId="7AB3648B" w:rsidR="00F61CF8" w:rsidRDefault="00F61CF8" w:rsidP="00DF73AD">
            <w:pPr>
              <w:pStyle w:val="Header"/>
              <w:numPr>
                <w:ilvl w:val="0"/>
                <w:numId w:val="12"/>
              </w:numPr>
              <w:rPr>
                <w:rFonts w:cs="Arial"/>
                <w:snapToGrid w:val="0"/>
                <w:vanish/>
              </w:rPr>
            </w:pPr>
            <w:r>
              <w:rPr>
                <w:rFonts w:cs="Arial"/>
                <w:snapToGrid w:val="0"/>
                <w:vanish/>
              </w:rPr>
              <w:t>Added the following Passenger Profile functions: “Display Active Front Passenger Profile”, “Display Option to Create Passenger Profile”, “Display Passenger Edit Profile Menu”, “Display Passenger Profile Creation Prompt”, “Display Passenger Profile Creation Status”, “Display Passenger Profiles Menu”, “Display Passenger Setup Wizard Flow”, “Send Passenger Store Command”, “Send Recall Request”.</w:t>
            </w:r>
          </w:p>
        </w:tc>
        <w:tc>
          <w:tcPr>
            <w:tcW w:w="1588" w:type="dxa"/>
          </w:tcPr>
          <w:p w14:paraId="53C77980" w14:textId="410E7323" w:rsidR="00F61CF8" w:rsidRDefault="00F61CF8" w:rsidP="00C107BB">
            <w:pPr>
              <w:rPr>
                <w:snapToGrid w:val="0"/>
                <w:vanish/>
              </w:rPr>
            </w:pPr>
            <w:r>
              <w:rPr>
                <w:snapToGrid w:val="0"/>
                <w:vanish/>
              </w:rPr>
              <w:t>Jbauer50</w:t>
            </w:r>
          </w:p>
        </w:tc>
      </w:tr>
      <w:tr w:rsidR="0077677F" w14:paraId="469D616A" w14:textId="77777777" w:rsidTr="00C107BB">
        <w:tblPrEx>
          <w:tblLook w:val="04A0" w:firstRow="1" w:lastRow="0" w:firstColumn="1" w:lastColumn="0" w:noHBand="0" w:noVBand="1"/>
        </w:tblPrEx>
        <w:trPr>
          <w:hidden/>
        </w:trPr>
        <w:tc>
          <w:tcPr>
            <w:tcW w:w="1019" w:type="dxa"/>
          </w:tcPr>
          <w:p w14:paraId="47064590" w14:textId="1EAEE711" w:rsidR="0077677F" w:rsidRDefault="0077677F" w:rsidP="00C107BB">
            <w:pPr>
              <w:jc w:val="center"/>
              <w:rPr>
                <w:snapToGrid w:val="0"/>
                <w:vanish/>
              </w:rPr>
            </w:pPr>
            <w:r>
              <w:rPr>
                <w:snapToGrid w:val="0"/>
                <w:vanish/>
              </w:rPr>
              <w:t>1</w:t>
            </w:r>
          </w:p>
        </w:tc>
        <w:tc>
          <w:tcPr>
            <w:tcW w:w="720" w:type="dxa"/>
          </w:tcPr>
          <w:p w14:paraId="56A77BEE" w14:textId="36E33C8F" w:rsidR="0077677F" w:rsidRDefault="0077677F" w:rsidP="00C107BB">
            <w:pPr>
              <w:jc w:val="center"/>
              <w:rPr>
                <w:snapToGrid w:val="0"/>
                <w:vanish/>
              </w:rPr>
            </w:pPr>
            <w:r>
              <w:rPr>
                <w:snapToGrid w:val="0"/>
                <w:vanish/>
              </w:rPr>
              <w:t>4</w:t>
            </w:r>
          </w:p>
        </w:tc>
        <w:tc>
          <w:tcPr>
            <w:tcW w:w="1260" w:type="dxa"/>
          </w:tcPr>
          <w:p w14:paraId="724A3266" w14:textId="564A3293" w:rsidR="0077677F" w:rsidRDefault="0077677F" w:rsidP="00C107BB">
            <w:pPr>
              <w:jc w:val="center"/>
              <w:rPr>
                <w:snapToGrid w:val="0"/>
                <w:vanish/>
              </w:rPr>
            </w:pPr>
            <w:r>
              <w:rPr>
                <w:snapToGrid w:val="0"/>
                <w:vanish/>
              </w:rPr>
              <w:t>2021-1</w:t>
            </w:r>
            <w:ins w:id="2645" w:author="Bauer, Justin (J.)" w:date="2021-11-03T11:38:00Z">
              <w:r w:rsidR="00EA6152">
                <w:rPr>
                  <w:snapToGrid w:val="0"/>
                  <w:vanish/>
                </w:rPr>
                <w:t>1-03</w:t>
              </w:r>
            </w:ins>
            <w:del w:id="2646" w:author="Bauer, Justin (J.)" w:date="2021-11-03T11:38:00Z">
              <w:r w:rsidDel="00EA6152">
                <w:rPr>
                  <w:snapToGrid w:val="0"/>
                  <w:vanish/>
                </w:rPr>
                <w:delText>0-22</w:delText>
              </w:r>
            </w:del>
          </w:p>
        </w:tc>
        <w:tc>
          <w:tcPr>
            <w:tcW w:w="5648" w:type="dxa"/>
          </w:tcPr>
          <w:p w14:paraId="5D1F5946" w14:textId="77777777" w:rsidR="0077677F" w:rsidRDefault="00C739D1" w:rsidP="00DF73AD">
            <w:pPr>
              <w:pStyle w:val="Header"/>
              <w:numPr>
                <w:ilvl w:val="0"/>
                <w:numId w:val="12"/>
              </w:numPr>
              <w:rPr>
                <w:ins w:id="2647" w:author="Bauer, Justin (J.)" w:date="2021-11-03T11:20:00Z"/>
                <w:rFonts w:cs="Arial"/>
                <w:snapToGrid w:val="0"/>
                <w:vanish/>
              </w:rPr>
            </w:pPr>
            <w:ins w:id="2648" w:author="Bauer, Justin (J.)" w:date="2021-11-03T11:19:00Z">
              <w:r>
                <w:rPr>
                  <w:rFonts w:cs="Arial"/>
                  <w:snapToGrid w:val="0"/>
                  <w:vanish/>
                </w:rPr>
                <w:t xml:space="preserve">Added </w:t>
              </w:r>
            </w:ins>
            <w:ins w:id="2649" w:author="Bauer, Justin (J.)" w:date="2021-11-03T11:20:00Z">
              <w:r>
                <w:rPr>
                  <w:rFonts w:cs="Arial"/>
                  <w:snapToGrid w:val="0"/>
                  <w:vanish/>
                </w:rPr>
                <w:t>r</w:t>
              </w:r>
            </w:ins>
            <w:ins w:id="2650" w:author="Bauer, Justin (J.)" w:date="2021-11-03T11:19:00Z">
              <w:r>
                <w:rPr>
                  <w:rFonts w:cs="Arial"/>
                  <w:snapToGrid w:val="0"/>
                  <w:vanish/>
                </w:rPr>
                <w:t>equirement numbers for the requirements</w:t>
              </w:r>
            </w:ins>
          </w:p>
          <w:p w14:paraId="4AAE4D89" w14:textId="6C25840D" w:rsidR="00C739D1" w:rsidRDefault="00C739D1" w:rsidP="00DF73AD">
            <w:pPr>
              <w:pStyle w:val="Header"/>
              <w:numPr>
                <w:ilvl w:val="0"/>
                <w:numId w:val="12"/>
              </w:numPr>
              <w:rPr>
                <w:ins w:id="2651" w:author="Bauer, Justin (J.)" w:date="2021-11-03T11:21:00Z"/>
                <w:rFonts w:cs="Arial"/>
                <w:snapToGrid w:val="0"/>
                <w:vanish/>
              </w:rPr>
            </w:pPr>
            <w:ins w:id="2652" w:author="Bauer, Justin (J.)" w:date="2021-11-03T11:20:00Z">
              <w:r>
                <w:rPr>
                  <w:rFonts w:cs="Arial"/>
                  <w:snapToGrid w:val="0"/>
                  <w:vanish/>
                </w:rPr>
                <w:t>Revised following requirements: REQ-462</w:t>
              </w:r>
            </w:ins>
            <w:ins w:id="2653" w:author="Bauer, Justin (J.)" w:date="2021-11-03T11:21:00Z">
              <w:r>
                <w:rPr>
                  <w:rFonts w:cs="Arial"/>
                  <w:snapToGrid w:val="0"/>
                  <w:vanish/>
                </w:rPr>
                <w:t>311</w:t>
              </w:r>
            </w:ins>
            <w:ins w:id="2654" w:author="Bauer, Justin (J.)" w:date="2021-11-03T11:22:00Z">
              <w:r>
                <w:rPr>
                  <w:rFonts w:cs="Arial"/>
                  <w:snapToGrid w:val="0"/>
                  <w:vanish/>
                </w:rPr>
                <w:t>, REQ-462327, REQ-4623</w:t>
              </w:r>
            </w:ins>
            <w:ins w:id="2655" w:author="Bauer, Justin (J.)" w:date="2021-11-03T11:23:00Z">
              <w:r>
                <w:rPr>
                  <w:rFonts w:cs="Arial"/>
                  <w:snapToGrid w:val="0"/>
                  <w:vanish/>
                </w:rPr>
                <w:t>23</w:t>
              </w:r>
            </w:ins>
            <w:ins w:id="2656" w:author="Bauer, Justin (J.)" w:date="2021-11-03T11:37:00Z">
              <w:r w:rsidR="00EA6152">
                <w:rPr>
                  <w:rFonts w:cs="Arial"/>
                  <w:snapToGrid w:val="0"/>
                  <w:vanish/>
                </w:rPr>
                <w:t>, REQ-462373</w:t>
              </w:r>
            </w:ins>
          </w:p>
          <w:p w14:paraId="442B35B8" w14:textId="77777777" w:rsidR="00C739D1" w:rsidRDefault="00C739D1" w:rsidP="00DF73AD">
            <w:pPr>
              <w:pStyle w:val="Header"/>
              <w:numPr>
                <w:ilvl w:val="0"/>
                <w:numId w:val="12"/>
              </w:numPr>
              <w:rPr>
                <w:ins w:id="2657" w:author="Bauer, Justin (J.)" w:date="2021-11-03T11:25:00Z"/>
                <w:rFonts w:cs="Arial"/>
                <w:snapToGrid w:val="0"/>
                <w:vanish/>
              </w:rPr>
            </w:pPr>
            <w:ins w:id="2658" w:author="Bauer, Justin (J.)" w:date="2021-11-03T11:21:00Z">
              <w:r>
                <w:rPr>
                  <w:rFonts w:cs="Arial"/>
                  <w:snapToGrid w:val="0"/>
                  <w:vanish/>
                </w:rPr>
                <w:t>Removed following functions: “Display Passenger Edit Profile Menu”</w:t>
              </w:r>
            </w:ins>
            <w:ins w:id="2659" w:author="Bauer, Justin (J.)" w:date="2021-11-03T11:24:00Z">
              <w:r>
                <w:rPr>
                  <w:rFonts w:cs="Arial"/>
                  <w:snapToGrid w:val="0"/>
                  <w:vanish/>
                </w:rPr>
                <w:t xml:space="preserve">, “Link Primary Passenger”, </w:t>
              </w:r>
            </w:ins>
          </w:p>
          <w:p w14:paraId="18493F80" w14:textId="77777777" w:rsidR="00C739D1" w:rsidRDefault="00C739D1" w:rsidP="00DF73AD">
            <w:pPr>
              <w:pStyle w:val="Header"/>
              <w:numPr>
                <w:ilvl w:val="0"/>
                <w:numId w:val="12"/>
              </w:numPr>
              <w:rPr>
                <w:ins w:id="2660" w:author="Bauer, Justin (J.)" w:date="2021-11-03T11:26:00Z"/>
                <w:rFonts w:cs="Arial"/>
                <w:snapToGrid w:val="0"/>
                <w:vanish/>
              </w:rPr>
            </w:pPr>
            <w:ins w:id="2661" w:author="Bauer, Justin (J.)" w:date="2021-11-03T11:25:00Z">
              <w:r>
                <w:rPr>
                  <w:rFonts w:cs="Arial"/>
                  <w:snapToGrid w:val="0"/>
                  <w:vanish/>
                </w:rPr>
                <w:t>Consolidated “Setup Primary Authentication” and “Setup Secondary Authentication – Passcode” into one function, “Primary Authentication</w:t>
              </w:r>
            </w:ins>
            <w:ins w:id="2662" w:author="Bauer, Justin (J.)" w:date="2021-11-03T11:26:00Z">
              <w:r>
                <w:rPr>
                  <w:rFonts w:cs="Arial"/>
                  <w:snapToGrid w:val="0"/>
                  <w:vanish/>
                </w:rPr>
                <w:t>”.</w:t>
              </w:r>
            </w:ins>
          </w:p>
          <w:p w14:paraId="4F5B3485" w14:textId="77777777" w:rsidR="00C739D1" w:rsidRDefault="00C739D1" w:rsidP="00DF73AD">
            <w:pPr>
              <w:pStyle w:val="Header"/>
              <w:numPr>
                <w:ilvl w:val="0"/>
                <w:numId w:val="12"/>
              </w:numPr>
              <w:rPr>
                <w:ins w:id="2663" w:author="Bauer, Justin (J.)" w:date="2021-11-03T11:36:00Z"/>
                <w:rFonts w:cs="Arial"/>
                <w:snapToGrid w:val="0"/>
                <w:vanish/>
              </w:rPr>
            </w:pPr>
            <w:ins w:id="2664" w:author="Bauer, Justin (J.)" w:date="2021-11-03T11:26:00Z">
              <w:r>
                <w:rPr>
                  <w:rFonts w:cs="Arial"/>
                  <w:snapToGrid w:val="0"/>
                  <w:vanish/>
                </w:rPr>
                <w:t>Added following functions: “Request New Pass</w:t>
              </w:r>
            </w:ins>
            <w:ins w:id="2665" w:author="Bauer, Justin (J.)" w:date="2021-11-03T11:27:00Z">
              <w:r>
                <w:rPr>
                  <w:rFonts w:cs="Arial"/>
                  <w:snapToGrid w:val="0"/>
                  <w:vanish/>
                </w:rPr>
                <w:t>enger Profile Creation”</w:t>
              </w:r>
            </w:ins>
          </w:p>
          <w:p w14:paraId="237C6433" w14:textId="2D87DFA7" w:rsidR="00EA6152" w:rsidRDefault="00EA6152" w:rsidP="00DF73AD">
            <w:pPr>
              <w:pStyle w:val="Header"/>
              <w:numPr>
                <w:ilvl w:val="0"/>
                <w:numId w:val="12"/>
              </w:numPr>
              <w:rPr>
                <w:rFonts w:cs="Arial"/>
                <w:snapToGrid w:val="0"/>
                <w:vanish/>
              </w:rPr>
            </w:pPr>
            <w:ins w:id="2666" w:author="Bauer, Justin (J.)" w:date="2021-11-03T11:36:00Z">
              <w:r>
                <w:rPr>
                  <w:rFonts w:cs="Arial"/>
                  <w:snapToGrid w:val="0"/>
                  <w:vanish/>
                </w:rPr>
                <w:t>Added the following requirements: REQ-46483</w:t>
              </w:r>
            </w:ins>
            <w:ins w:id="2667" w:author="Bauer, Justin (J.)" w:date="2021-11-03T11:37:00Z">
              <w:r>
                <w:rPr>
                  <w:rFonts w:cs="Arial"/>
                  <w:snapToGrid w:val="0"/>
                  <w:vanish/>
                </w:rPr>
                <w:t>7, REQ-464838</w:t>
              </w:r>
            </w:ins>
          </w:p>
        </w:tc>
        <w:tc>
          <w:tcPr>
            <w:tcW w:w="1588" w:type="dxa"/>
          </w:tcPr>
          <w:p w14:paraId="761CB6CA" w14:textId="1B37046F" w:rsidR="0077677F" w:rsidRDefault="00EA6152" w:rsidP="00C107BB">
            <w:pPr>
              <w:rPr>
                <w:snapToGrid w:val="0"/>
                <w:vanish/>
              </w:rPr>
            </w:pPr>
            <w:ins w:id="2668" w:author="Bauer, Justin (J.)" w:date="2021-11-03T11:38:00Z">
              <w:r>
                <w:rPr>
                  <w:snapToGrid w:val="0"/>
                  <w:vanish/>
                </w:rPr>
                <w:t>Jbauer50</w:t>
              </w:r>
            </w:ins>
          </w:p>
        </w:tc>
      </w:tr>
    </w:tbl>
    <w:p w14:paraId="345F90E2" w14:textId="77777777" w:rsidR="00271274" w:rsidRDefault="00271274" w:rsidP="00271274">
      <w:pPr>
        <w:pStyle w:val="Heading2"/>
        <w:tabs>
          <w:tab w:val="left" w:pos="709"/>
        </w:tabs>
        <w:rPr>
          <w:vanish/>
        </w:rPr>
      </w:pPr>
      <w:r w:rsidRPr="00EB5501">
        <w:rPr>
          <w:vanish/>
        </w:rPr>
        <w:t>Template Revisions</w:t>
      </w:r>
      <w:bookmarkStart w:id="2669" w:name="_Toc426532436"/>
      <w:bookmarkStart w:id="2670" w:name="_Toc426532709"/>
      <w:bookmarkStart w:id="2671" w:name="_Toc426533131"/>
      <w:bookmarkStart w:id="2672" w:name="_Toc435447515"/>
      <w:bookmarkStart w:id="2673" w:name="_Toc442218275"/>
      <w:bookmarkStart w:id="2674" w:name="_Toc442218491"/>
      <w:bookmarkStart w:id="2675" w:name="_Toc442218707"/>
      <w:bookmarkStart w:id="2676" w:name="_Toc442452634"/>
      <w:bookmarkStart w:id="2677" w:name="_Toc442452854"/>
      <w:bookmarkStart w:id="2678" w:name="_Toc442453074"/>
      <w:bookmarkStart w:id="2679" w:name="_Toc442453270"/>
      <w:bookmarkStart w:id="2680" w:name="_Toc442781392"/>
      <w:bookmarkStart w:id="2681" w:name="_Toc442781605"/>
      <w:bookmarkStart w:id="2682" w:name="_Toc442860317"/>
      <w:bookmarkStart w:id="2683" w:name="_Toc442874918"/>
      <w:bookmarkStart w:id="2684" w:name="_Toc442875138"/>
      <w:bookmarkStart w:id="2685" w:name="_Toc442875358"/>
      <w:bookmarkStart w:id="2686" w:name="_Toc442883010"/>
      <w:bookmarkStart w:id="2687" w:name="_Toc442883231"/>
      <w:bookmarkStart w:id="2688" w:name="_Toc442883450"/>
      <w:bookmarkStart w:id="2689" w:name="_Toc442883670"/>
      <w:bookmarkStart w:id="2690" w:name="_Toc442883891"/>
      <w:bookmarkStart w:id="2691" w:name="_Toc442884187"/>
      <w:bookmarkStart w:id="2692" w:name="_Toc442884239"/>
      <w:bookmarkStart w:id="2693" w:name="_Toc442905502"/>
      <w:bookmarkStart w:id="2694" w:name="_Toc442905576"/>
      <w:bookmarkStart w:id="2695" w:name="_Toc442908211"/>
      <w:bookmarkStart w:id="2696" w:name="_Toc442908436"/>
      <w:bookmarkStart w:id="2697" w:name="_Toc442908533"/>
      <w:bookmarkStart w:id="2698" w:name="_Toc442909388"/>
      <w:bookmarkStart w:id="2699" w:name="_Toc442960180"/>
      <w:bookmarkStart w:id="2700" w:name="_Toc442960301"/>
      <w:bookmarkStart w:id="2701" w:name="_Toc444239577"/>
      <w:bookmarkStart w:id="2702" w:name="_Toc444239668"/>
      <w:bookmarkStart w:id="2703" w:name="_Toc444240289"/>
      <w:bookmarkStart w:id="2704" w:name="_Toc444240787"/>
      <w:bookmarkStart w:id="2705" w:name="_Toc444288558"/>
      <w:bookmarkStart w:id="2706" w:name="_Toc446423592"/>
      <w:bookmarkStart w:id="2707" w:name="_Toc446423948"/>
      <w:bookmarkStart w:id="2708" w:name="_Toc456032576"/>
      <w:bookmarkStart w:id="2709" w:name="_Toc456086062"/>
      <w:bookmarkStart w:id="2710" w:name="_Toc456089178"/>
      <w:bookmarkStart w:id="2711" w:name="_Toc456346162"/>
      <w:bookmarkStart w:id="2712" w:name="_Toc468812897"/>
      <w:bookmarkStart w:id="2713" w:name="_Toc468813021"/>
      <w:bookmarkStart w:id="2714" w:name="_Toc471216813"/>
      <w:bookmarkStart w:id="2715" w:name="_Toc471490094"/>
      <w:bookmarkStart w:id="2716" w:name="_Toc472080009"/>
      <w:bookmarkStart w:id="2717" w:name="_Toc472489949"/>
      <w:bookmarkStart w:id="2718" w:name="_Toc479868607"/>
      <w:bookmarkStart w:id="2719" w:name="_Toc481144032"/>
      <w:bookmarkStart w:id="2720" w:name="_Toc520132743"/>
      <w:bookmarkStart w:id="2721" w:name="_Toc520132957"/>
      <w:bookmarkStart w:id="2722" w:name="_Toc521185615"/>
      <w:bookmarkStart w:id="2723" w:name="_Toc528771612"/>
      <w:bookmarkStart w:id="2724" w:name="_Toc531340537"/>
      <w:bookmarkStart w:id="2725" w:name="_Toc531352736"/>
      <w:bookmarkStart w:id="2726" w:name="_Toc531768188"/>
      <w:bookmarkStart w:id="2727" w:name="_Toc531951856"/>
      <w:bookmarkStart w:id="2728" w:name="_Toc531952259"/>
      <w:bookmarkStart w:id="2729" w:name="_Toc531952392"/>
      <w:bookmarkStart w:id="2730" w:name="_Toc531956929"/>
      <w:bookmarkStart w:id="2731" w:name="_Toc532366150"/>
      <w:bookmarkStart w:id="2732" w:name="_Toc532389664"/>
      <w:bookmarkStart w:id="2733" w:name="_Toc2919375"/>
      <w:bookmarkStart w:id="2734" w:name="_Toc2919451"/>
      <w:bookmarkStart w:id="2735" w:name="_Toc2920736"/>
      <w:bookmarkStart w:id="2736" w:name="_Toc2921637"/>
      <w:bookmarkStart w:id="2737" w:name="_Toc5100390"/>
      <w:bookmarkStart w:id="2738" w:name="_Toc5100470"/>
      <w:bookmarkStart w:id="2739" w:name="_Toc6466555"/>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271274" w:rsidRPr="009B6E74" w14:paraId="55DA38FA" w14:textId="77777777" w:rsidTr="00DB1DEF">
        <w:trPr>
          <w:hidden/>
        </w:trPr>
        <w:tc>
          <w:tcPr>
            <w:tcW w:w="1019"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72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1260"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48"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DB1DEF">
        <w:trPr>
          <w:hidden/>
        </w:trPr>
        <w:tc>
          <w:tcPr>
            <w:tcW w:w="1019" w:type="dxa"/>
          </w:tcPr>
          <w:p w14:paraId="2FC8B58C" w14:textId="77777777" w:rsidR="00271274" w:rsidRDefault="00437F90" w:rsidP="00437F90">
            <w:pPr>
              <w:jc w:val="center"/>
              <w:rPr>
                <w:i/>
                <w:snapToGrid w:val="0"/>
                <w:vanish/>
              </w:rPr>
            </w:pPr>
            <w:r>
              <w:rPr>
                <w:i/>
                <w:snapToGrid w:val="0"/>
                <w:vanish/>
              </w:rPr>
              <w:t>1</w:t>
            </w:r>
          </w:p>
        </w:tc>
        <w:tc>
          <w:tcPr>
            <w:tcW w:w="720" w:type="dxa"/>
          </w:tcPr>
          <w:p w14:paraId="41E996D3" w14:textId="77777777" w:rsidR="00271274" w:rsidRDefault="00271274" w:rsidP="006A29E0">
            <w:pPr>
              <w:jc w:val="center"/>
              <w:rPr>
                <w:i/>
                <w:snapToGrid w:val="0"/>
                <w:vanish/>
              </w:rPr>
            </w:pPr>
            <w:r>
              <w:rPr>
                <w:i/>
                <w:snapToGrid w:val="0"/>
                <w:vanish/>
              </w:rPr>
              <w:t>0</w:t>
            </w:r>
          </w:p>
        </w:tc>
        <w:tc>
          <w:tcPr>
            <w:tcW w:w="1260"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48"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DB1DEF">
        <w:tblPrEx>
          <w:tblLook w:val="04A0" w:firstRow="1" w:lastRow="0" w:firstColumn="1" w:lastColumn="0" w:noHBand="0" w:noVBand="1"/>
        </w:tblPrEx>
        <w:trPr>
          <w:hidden/>
        </w:trPr>
        <w:tc>
          <w:tcPr>
            <w:tcW w:w="1019" w:type="dxa"/>
          </w:tcPr>
          <w:p w14:paraId="5D32EB51" w14:textId="77777777" w:rsidR="00AA1199" w:rsidRDefault="00AA1199" w:rsidP="006A29E0">
            <w:pPr>
              <w:jc w:val="center"/>
              <w:rPr>
                <w:i/>
                <w:snapToGrid w:val="0"/>
                <w:vanish/>
              </w:rPr>
            </w:pPr>
            <w:r>
              <w:rPr>
                <w:i/>
                <w:snapToGrid w:val="0"/>
                <w:vanish/>
              </w:rPr>
              <w:t>1</w:t>
            </w:r>
          </w:p>
        </w:tc>
        <w:tc>
          <w:tcPr>
            <w:tcW w:w="720" w:type="dxa"/>
          </w:tcPr>
          <w:p w14:paraId="057A590C" w14:textId="77777777" w:rsidR="00AA1199" w:rsidRDefault="00AA1199" w:rsidP="006A29E0">
            <w:pPr>
              <w:jc w:val="center"/>
              <w:rPr>
                <w:i/>
                <w:snapToGrid w:val="0"/>
                <w:vanish/>
              </w:rPr>
            </w:pPr>
            <w:r>
              <w:rPr>
                <w:i/>
                <w:snapToGrid w:val="0"/>
                <w:vanish/>
              </w:rPr>
              <w:t>1</w:t>
            </w:r>
          </w:p>
        </w:tc>
        <w:tc>
          <w:tcPr>
            <w:tcW w:w="1260"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48"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DB1DEF">
        <w:tblPrEx>
          <w:tblLook w:val="04A0" w:firstRow="1" w:lastRow="0" w:firstColumn="1" w:lastColumn="0" w:noHBand="0" w:noVBand="1"/>
        </w:tblPrEx>
        <w:trPr>
          <w:hidden/>
        </w:trPr>
        <w:tc>
          <w:tcPr>
            <w:tcW w:w="1019" w:type="dxa"/>
          </w:tcPr>
          <w:p w14:paraId="1C7012FC" w14:textId="77777777" w:rsidR="0073379E" w:rsidRDefault="0073379E" w:rsidP="00287EB8">
            <w:pPr>
              <w:jc w:val="center"/>
              <w:rPr>
                <w:i/>
                <w:snapToGrid w:val="0"/>
                <w:vanish/>
              </w:rPr>
            </w:pPr>
            <w:r>
              <w:rPr>
                <w:i/>
                <w:snapToGrid w:val="0"/>
                <w:vanish/>
              </w:rPr>
              <w:t>1</w:t>
            </w:r>
          </w:p>
        </w:tc>
        <w:tc>
          <w:tcPr>
            <w:tcW w:w="720" w:type="dxa"/>
          </w:tcPr>
          <w:p w14:paraId="1295043F" w14:textId="77777777" w:rsidR="0073379E" w:rsidRDefault="0073379E" w:rsidP="00287EB8">
            <w:pPr>
              <w:jc w:val="center"/>
              <w:rPr>
                <w:i/>
                <w:snapToGrid w:val="0"/>
                <w:vanish/>
              </w:rPr>
            </w:pPr>
            <w:r>
              <w:rPr>
                <w:i/>
                <w:snapToGrid w:val="0"/>
                <w:vanish/>
              </w:rPr>
              <w:t>2</w:t>
            </w:r>
          </w:p>
        </w:tc>
        <w:tc>
          <w:tcPr>
            <w:tcW w:w="1260"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48"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DB1DEF">
        <w:tblPrEx>
          <w:tblLook w:val="04A0" w:firstRow="1" w:lastRow="0" w:firstColumn="1" w:lastColumn="0" w:noHBand="0" w:noVBand="1"/>
        </w:tblPrEx>
        <w:trPr>
          <w:hidden/>
        </w:trPr>
        <w:tc>
          <w:tcPr>
            <w:tcW w:w="1019" w:type="dxa"/>
          </w:tcPr>
          <w:p w14:paraId="5F4F8C89" w14:textId="77777777" w:rsidR="00AA1199" w:rsidRDefault="00AA1199" w:rsidP="006A29E0">
            <w:pPr>
              <w:jc w:val="center"/>
              <w:rPr>
                <w:i/>
                <w:snapToGrid w:val="0"/>
                <w:vanish/>
              </w:rPr>
            </w:pPr>
            <w:r>
              <w:rPr>
                <w:i/>
                <w:snapToGrid w:val="0"/>
                <w:vanish/>
              </w:rPr>
              <w:t>1</w:t>
            </w:r>
          </w:p>
        </w:tc>
        <w:tc>
          <w:tcPr>
            <w:tcW w:w="720" w:type="dxa"/>
          </w:tcPr>
          <w:p w14:paraId="09CF487A" w14:textId="77777777" w:rsidR="00AA1199" w:rsidRDefault="0073379E" w:rsidP="006A29E0">
            <w:pPr>
              <w:jc w:val="center"/>
              <w:rPr>
                <w:i/>
                <w:snapToGrid w:val="0"/>
                <w:vanish/>
              </w:rPr>
            </w:pPr>
            <w:r>
              <w:rPr>
                <w:i/>
                <w:snapToGrid w:val="0"/>
                <w:vanish/>
              </w:rPr>
              <w:t>3</w:t>
            </w:r>
          </w:p>
        </w:tc>
        <w:tc>
          <w:tcPr>
            <w:tcW w:w="1260"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48"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DB1DEF">
        <w:tblPrEx>
          <w:tblLook w:val="04A0" w:firstRow="1" w:lastRow="0" w:firstColumn="1" w:lastColumn="0" w:noHBand="0" w:noVBand="1"/>
        </w:tblPrEx>
        <w:trPr>
          <w:hidden/>
        </w:trPr>
        <w:tc>
          <w:tcPr>
            <w:tcW w:w="1019" w:type="dxa"/>
          </w:tcPr>
          <w:p w14:paraId="15F6BB95" w14:textId="77777777" w:rsidR="0083573A" w:rsidRDefault="0083573A" w:rsidP="006A29E0">
            <w:pPr>
              <w:jc w:val="center"/>
              <w:rPr>
                <w:i/>
                <w:snapToGrid w:val="0"/>
                <w:vanish/>
              </w:rPr>
            </w:pPr>
            <w:r>
              <w:rPr>
                <w:i/>
                <w:snapToGrid w:val="0"/>
                <w:vanish/>
              </w:rPr>
              <w:t>1</w:t>
            </w:r>
          </w:p>
        </w:tc>
        <w:tc>
          <w:tcPr>
            <w:tcW w:w="720" w:type="dxa"/>
          </w:tcPr>
          <w:p w14:paraId="3586FC4D" w14:textId="77777777" w:rsidR="0083573A" w:rsidRDefault="0083573A" w:rsidP="006A29E0">
            <w:pPr>
              <w:jc w:val="center"/>
              <w:rPr>
                <w:i/>
                <w:snapToGrid w:val="0"/>
                <w:vanish/>
              </w:rPr>
            </w:pPr>
            <w:r>
              <w:rPr>
                <w:i/>
                <w:snapToGrid w:val="0"/>
                <w:vanish/>
              </w:rPr>
              <w:t>4</w:t>
            </w:r>
          </w:p>
        </w:tc>
        <w:tc>
          <w:tcPr>
            <w:tcW w:w="1260"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48"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DB1DEF">
        <w:tblPrEx>
          <w:tblLook w:val="04A0" w:firstRow="1" w:lastRow="0" w:firstColumn="1" w:lastColumn="0" w:noHBand="0" w:noVBand="1"/>
        </w:tblPrEx>
        <w:trPr>
          <w:hidden/>
        </w:trPr>
        <w:tc>
          <w:tcPr>
            <w:tcW w:w="1019" w:type="dxa"/>
          </w:tcPr>
          <w:p w14:paraId="7F1DF363" w14:textId="77777777" w:rsidR="00771D5B" w:rsidRDefault="00771D5B" w:rsidP="006A29E0">
            <w:pPr>
              <w:jc w:val="center"/>
              <w:rPr>
                <w:i/>
                <w:snapToGrid w:val="0"/>
                <w:vanish/>
              </w:rPr>
            </w:pPr>
            <w:r>
              <w:rPr>
                <w:i/>
                <w:snapToGrid w:val="0"/>
                <w:vanish/>
              </w:rPr>
              <w:t>2</w:t>
            </w:r>
          </w:p>
        </w:tc>
        <w:tc>
          <w:tcPr>
            <w:tcW w:w="720" w:type="dxa"/>
          </w:tcPr>
          <w:p w14:paraId="3B0F191F" w14:textId="77777777" w:rsidR="00771D5B" w:rsidRDefault="00EE2BD0" w:rsidP="006A29E0">
            <w:pPr>
              <w:jc w:val="center"/>
              <w:rPr>
                <w:i/>
                <w:snapToGrid w:val="0"/>
                <w:vanish/>
              </w:rPr>
            </w:pPr>
            <w:r>
              <w:rPr>
                <w:i/>
                <w:snapToGrid w:val="0"/>
                <w:vanish/>
              </w:rPr>
              <w:t>0</w:t>
            </w:r>
          </w:p>
        </w:tc>
        <w:tc>
          <w:tcPr>
            <w:tcW w:w="1260"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48"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lastRenderedPageBreak/>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lastRenderedPageBreak/>
              <w:t>Jbaden1</w:t>
            </w:r>
          </w:p>
        </w:tc>
      </w:tr>
      <w:tr w:rsidR="00245F20" w:rsidRPr="009B6E74" w14:paraId="216073C5" w14:textId="77777777" w:rsidTr="00DB1DEF">
        <w:tblPrEx>
          <w:tblLook w:val="04A0" w:firstRow="1" w:lastRow="0" w:firstColumn="1" w:lastColumn="0" w:noHBand="0" w:noVBand="1"/>
        </w:tblPrEx>
        <w:trPr>
          <w:hidden/>
        </w:trPr>
        <w:tc>
          <w:tcPr>
            <w:tcW w:w="1019" w:type="dxa"/>
          </w:tcPr>
          <w:p w14:paraId="53929862" w14:textId="77777777" w:rsidR="00245F20" w:rsidRDefault="00245F20" w:rsidP="006A29E0">
            <w:pPr>
              <w:jc w:val="center"/>
              <w:rPr>
                <w:i/>
                <w:snapToGrid w:val="0"/>
                <w:vanish/>
              </w:rPr>
            </w:pPr>
            <w:r>
              <w:rPr>
                <w:i/>
                <w:snapToGrid w:val="0"/>
                <w:vanish/>
              </w:rPr>
              <w:t>2</w:t>
            </w:r>
          </w:p>
        </w:tc>
        <w:tc>
          <w:tcPr>
            <w:tcW w:w="720" w:type="dxa"/>
          </w:tcPr>
          <w:p w14:paraId="39ECBEBE" w14:textId="77777777" w:rsidR="00245F20" w:rsidRDefault="00245F20" w:rsidP="006A29E0">
            <w:pPr>
              <w:jc w:val="center"/>
              <w:rPr>
                <w:i/>
                <w:snapToGrid w:val="0"/>
                <w:vanish/>
              </w:rPr>
            </w:pPr>
            <w:r>
              <w:rPr>
                <w:i/>
                <w:snapToGrid w:val="0"/>
                <w:vanish/>
              </w:rPr>
              <w:t>1</w:t>
            </w:r>
          </w:p>
        </w:tc>
        <w:tc>
          <w:tcPr>
            <w:tcW w:w="1260"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48"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Converted to SysML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DB1DEF">
        <w:tblPrEx>
          <w:tblLook w:val="04A0" w:firstRow="1" w:lastRow="0" w:firstColumn="1" w:lastColumn="0" w:noHBand="0" w:noVBand="1"/>
        </w:tblPrEx>
        <w:trPr>
          <w:hidden/>
        </w:trPr>
        <w:tc>
          <w:tcPr>
            <w:tcW w:w="1019" w:type="dxa"/>
          </w:tcPr>
          <w:p w14:paraId="0C461FD1" w14:textId="77777777" w:rsidR="008147F0" w:rsidRDefault="008147F0" w:rsidP="006A29E0">
            <w:pPr>
              <w:jc w:val="center"/>
              <w:rPr>
                <w:i/>
                <w:snapToGrid w:val="0"/>
                <w:vanish/>
              </w:rPr>
            </w:pPr>
            <w:r>
              <w:rPr>
                <w:i/>
                <w:snapToGrid w:val="0"/>
                <w:vanish/>
              </w:rPr>
              <w:t>2</w:t>
            </w:r>
          </w:p>
        </w:tc>
        <w:tc>
          <w:tcPr>
            <w:tcW w:w="720" w:type="dxa"/>
          </w:tcPr>
          <w:p w14:paraId="793F40D5" w14:textId="77777777" w:rsidR="008147F0" w:rsidRDefault="008147F0" w:rsidP="006A29E0">
            <w:pPr>
              <w:jc w:val="center"/>
              <w:rPr>
                <w:i/>
                <w:snapToGrid w:val="0"/>
                <w:vanish/>
              </w:rPr>
            </w:pPr>
            <w:r>
              <w:rPr>
                <w:i/>
                <w:snapToGrid w:val="0"/>
                <w:vanish/>
              </w:rPr>
              <w:t>2</w:t>
            </w:r>
          </w:p>
        </w:tc>
        <w:tc>
          <w:tcPr>
            <w:tcW w:w="1260"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48"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DB1DEF">
        <w:tblPrEx>
          <w:tblLook w:val="04A0" w:firstRow="1" w:lastRow="0" w:firstColumn="1" w:lastColumn="0" w:noHBand="0" w:noVBand="1"/>
        </w:tblPrEx>
        <w:trPr>
          <w:hidden/>
        </w:trPr>
        <w:tc>
          <w:tcPr>
            <w:tcW w:w="1019" w:type="dxa"/>
          </w:tcPr>
          <w:p w14:paraId="66138B03" w14:textId="77777777" w:rsidR="00CB7D4C" w:rsidRDefault="00CB7D4C" w:rsidP="006A29E0">
            <w:pPr>
              <w:jc w:val="center"/>
              <w:rPr>
                <w:i/>
                <w:snapToGrid w:val="0"/>
                <w:vanish/>
              </w:rPr>
            </w:pPr>
            <w:r>
              <w:rPr>
                <w:i/>
                <w:snapToGrid w:val="0"/>
                <w:vanish/>
              </w:rPr>
              <w:t>3</w:t>
            </w:r>
          </w:p>
        </w:tc>
        <w:tc>
          <w:tcPr>
            <w:tcW w:w="720" w:type="dxa"/>
          </w:tcPr>
          <w:p w14:paraId="16C8D213" w14:textId="77777777" w:rsidR="00CB7D4C" w:rsidRDefault="00CB7D4C" w:rsidP="006A29E0">
            <w:pPr>
              <w:jc w:val="center"/>
              <w:rPr>
                <w:i/>
                <w:snapToGrid w:val="0"/>
                <w:vanish/>
              </w:rPr>
            </w:pPr>
          </w:p>
        </w:tc>
        <w:tc>
          <w:tcPr>
            <w:tcW w:w="1260" w:type="dxa"/>
            <w:vMerge w:val="restart"/>
          </w:tcPr>
          <w:p w14:paraId="312FF087" w14:textId="77777777" w:rsidR="00CB7D4C" w:rsidRDefault="00CB7D4C" w:rsidP="008147F0">
            <w:pPr>
              <w:jc w:val="center"/>
              <w:rPr>
                <w:i/>
                <w:snapToGrid w:val="0"/>
                <w:vanish/>
              </w:rPr>
            </w:pPr>
          </w:p>
        </w:tc>
        <w:tc>
          <w:tcPr>
            <w:tcW w:w="5648"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DB1DEF">
        <w:tblPrEx>
          <w:tblLook w:val="04A0" w:firstRow="1" w:lastRow="0" w:firstColumn="1" w:lastColumn="0" w:noHBand="0" w:noVBand="1"/>
        </w:tblPrEx>
        <w:trPr>
          <w:hidden/>
        </w:trPr>
        <w:tc>
          <w:tcPr>
            <w:tcW w:w="1019" w:type="dxa"/>
          </w:tcPr>
          <w:p w14:paraId="2588F6BF" w14:textId="77777777" w:rsidR="00CB7D4C" w:rsidRDefault="00CB7D4C" w:rsidP="006A29E0">
            <w:pPr>
              <w:jc w:val="center"/>
              <w:rPr>
                <w:i/>
                <w:snapToGrid w:val="0"/>
                <w:vanish/>
              </w:rPr>
            </w:pPr>
            <w:r>
              <w:rPr>
                <w:i/>
                <w:snapToGrid w:val="0"/>
                <w:vanish/>
              </w:rPr>
              <w:t>4</w:t>
            </w:r>
          </w:p>
        </w:tc>
        <w:tc>
          <w:tcPr>
            <w:tcW w:w="720" w:type="dxa"/>
          </w:tcPr>
          <w:p w14:paraId="126EBF07" w14:textId="77777777" w:rsidR="00CB7D4C" w:rsidRDefault="00CB7D4C" w:rsidP="006A29E0">
            <w:pPr>
              <w:jc w:val="center"/>
              <w:rPr>
                <w:i/>
                <w:snapToGrid w:val="0"/>
                <w:vanish/>
              </w:rPr>
            </w:pPr>
          </w:p>
        </w:tc>
        <w:tc>
          <w:tcPr>
            <w:tcW w:w="1260" w:type="dxa"/>
            <w:vMerge/>
          </w:tcPr>
          <w:p w14:paraId="3DA32784" w14:textId="77777777" w:rsidR="00CB7D4C" w:rsidRDefault="00CB7D4C" w:rsidP="008147F0">
            <w:pPr>
              <w:jc w:val="center"/>
              <w:rPr>
                <w:i/>
                <w:snapToGrid w:val="0"/>
                <w:vanish/>
              </w:rPr>
            </w:pPr>
          </w:p>
        </w:tc>
        <w:tc>
          <w:tcPr>
            <w:tcW w:w="5648"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DB1DEF">
        <w:tblPrEx>
          <w:tblLook w:val="04A0" w:firstRow="1" w:lastRow="0" w:firstColumn="1" w:lastColumn="0" w:noHBand="0" w:noVBand="1"/>
        </w:tblPrEx>
        <w:trPr>
          <w:hidden/>
        </w:trPr>
        <w:tc>
          <w:tcPr>
            <w:tcW w:w="1019" w:type="dxa"/>
          </w:tcPr>
          <w:p w14:paraId="7E6D62EB" w14:textId="77777777" w:rsidR="00CB7D4C" w:rsidRDefault="00CB7D4C" w:rsidP="006A29E0">
            <w:pPr>
              <w:jc w:val="center"/>
              <w:rPr>
                <w:i/>
                <w:snapToGrid w:val="0"/>
                <w:vanish/>
              </w:rPr>
            </w:pPr>
            <w:r>
              <w:rPr>
                <w:i/>
                <w:snapToGrid w:val="0"/>
                <w:vanish/>
              </w:rPr>
              <w:t>5</w:t>
            </w:r>
          </w:p>
        </w:tc>
        <w:tc>
          <w:tcPr>
            <w:tcW w:w="720" w:type="dxa"/>
          </w:tcPr>
          <w:p w14:paraId="4578BB05" w14:textId="77777777" w:rsidR="00CB7D4C" w:rsidRDefault="00CB7D4C" w:rsidP="006A29E0">
            <w:pPr>
              <w:jc w:val="center"/>
              <w:rPr>
                <w:i/>
                <w:snapToGrid w:val="0"/>
                <w:vanish/>
              </w:rPr>
            </w:pPr>
            <w:r>
              <w:rPr>
                <w:i/>
                <w:snapToGrid w:val="0"/>
                <w:vanish/>
              </w:rPr>
              <w:t>0</w:t>
            </w:r>
          </w:p>
        </w:tc>
        <w:tc>
          <w:tcPr>
            <w:tcW w:w="1260"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48"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DB1DEF">
        <w:tblPrEx>
          <w:tblLook w:val="04A0" w:firstRow="1" w:lastRow="0" w:firstColumn="1" w:lastColumn="0" w:noHBand="0" w:noVBand="1"/>
        </w:tblPrEx>
        <w:trPr>
          <w:hidden/>
        </w:trPr>
        <w:tc>
          <w:tcPr>
            <w:tcW w:w="1019" w:type="dxa"/>
          </w:tcPr>
          <w:p w14:paraId="5EC3C9CA" w14:textId="77777777" w:rsidR="00EF5443" w:rsidRDefault="00EF5443" w:rsidP="006A29E0">
            <w:pPr>
              <w:jc w:val="center"/>
              <w:rPr>
                <w:i/>
                <w:snapToGrid w:val="0"/>
                <w:vanish/>
              </w:rPr>
            </w:pPr>
            <w:r>
              <w:rPr>
                <w:i/>
                <w:snapToGrid w:val="0"/>
                <w:vanish/>
              </w:rPr>
              <w:t>5</w:t>
            </w:r>
          </w:p>
        </w:tc>
        <w:tc>
          <w:tcPr>
            <w:tcW w:w="720" w:type="dxa"/>
          </w:tcPr>
          <w:p w14:paraId="18212C9E" w14:textId="77777777" w:rsidR="00EF5443" w:rsidRDefault="00EF5443" w:rsidP="006A29E0">
            <w:pPr>
              <w:jc w:val="center"/>
              <w:rPr>
                <w:i/>
                <w:snapToGrid w:val="0"/>
                <w:vanish/>
              </w:rPr>
            </w:pPr>
            <w:r>
              <w:rPr>
                <w:i/>
                <w:snapToGrid w:val="0"/>
                <w:vanish/>
              </w:rPr>
              <w:t>1</w:t>
            </w:r>
          </w:p>
        </w:tc>
        <w:tc>
          <w:tcPr>
            <w:tcW w:w="1260" w:type="dxa"/>
          </w:tcPr>
          <w:p w14:paraId="4BB961E5" w14:textId="77777777" w:rsidR="00EF5443" w:rsidRDefault="00EF5443" w:rsidP="008147F0">
            <w:pPr>
              <w:jc w:val="center"/>
              <w:rPr>
                <w:i/>
                <w:snapToGrid w:val="0"/>
                <w:vanish/>
              </w:rPr>
            </w:pPr>
            <w:r>
              <w:rPr>
                <w:i/>
                <w:snapToGrid w:val="0"/>
                <w:vanish/>
              </w:rPr>
              <w:t>2017-01-18</w:t>
            </w:r>
          </w:p>
        </w:tc>
        <w:tc>
          <w:tcPr>
            <w:tcW w:w="5648"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DB1DEF">
        <w:tblPrEx>
          <w:tblLook w:val="04A0" w:firstRow="1" w:lastRow="0" w:firstColumn="1" w:lastColumn="0" w:noHBand="0" w:noVBand="1"/>
        </w:tblPrEx>
        <w:trPr>
          <w:hidden/>
        </w:trPr>
        <w:tc>
          <w:tcPr>
            <w:tcW w:w="1019" w:type="dxa"/>
          </w:tcPr>
          <w:p w14:paraId="0B2EF31D" w14:textId="77777777" w:rsidR="00EF5443" w:rsidRDefault="00712521" w:rsidP="006A29E0">
            <w:pPr>
              <w:jc w:val="center"/>
              <w:rPr>
                <w:i/>
                <w:snapToGrid w:val="0"/>
                <w:vanish/>
              </w:rPr>
            </w:pPr>
            <w:r>
              <w:rPr>
                <w:i/>
                <w:snapToGrid w:val="0"/>
                <w:vanish/>
              </w:rPr>
              <w:t>6</w:t>
            </w:r>
          </w:p>
        </w:tc>
        <w:tc>
          <w:tcPr>
            <w:tcW w:w="720" w:type="dxa"/>
          </w:tcPr>
          <w:p w14:paraId="23316479" w14:textId="77777777" w:rsidR="00EF5443" w:rsidRDefault="00712521" w:rsidP="006A29E0">
            <w:pPr>
              <w:jc w:val="center"/>
              <w:rPr>
                <w:i/>
                <w:snapToGrid w:val="0"/>
                <w:vanish/>
              </w:rPr>
            </w:pPr>
            <w:r>
              <w:rPr>
                <w:i/>
                <w:snapToGrid w:val="0"/>
                <w:vanish/>
              </w:rPr>
              <w:t>0</w:t>
            </w:r>
          </w:p>
        </w:tc>
        <w:tc>
          <w:tcPr>
            <w:tcW w:w="1260" w:type="dxa"/>
          </w:tcPr>
          <w:p w14:paraId="38E82DA1" w14:textId="77777777" w:rsidR="00EF5443" w:rsidRDefault="00712521" w:rsidP="00712521">
            <w:pPr>
              <w:jc w:val="center"/>
              <w:rPr>
                <w:i/>
                <w:snapToGrid w:val="0"/>
                <w:vanish/>
              </w:rPr>
            </w:pPr>
            <w:r>
              <w:rPr>
                <w:i/>
                <w:snapToGrid w:val="0"/>
                <w:vanish/>
              </w:rPr>
              <w:t>2017-04-28</w:t>
            </w:r>
          </w:p>
        </w:tc>
        <w:tc>
          <w:tcPr>
            <w:tcW w:w="5648"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DB1DEF">
        <w:tblPrEx>
          <w:tblLook w:val="04A0" w:firstRow="1" w:lastRow="0" w:firstColumn="1" w:lastColumn="0" w:noHBand="0" w:noVBand="1"/>
        </w:tblPrEx>
        <w:trPr>
          <w:hidden/>
        </w:trPr>
        <w:tc>
          <w:tcPr>
            <w:tcW w:w="1019" w:type="dxa"/>
          </w:tcPr>
          <w:p w14:paraId="39887787" w14:textId="77777777" w:rsidR="008D73AE" w:rsidRDefault="008D73AE" w:rsidP="008D73AE">
            <w:pPr>
              <w:jc w:val="center"/>
              <w:rPr>
                <w:i/>
                <w:snapToGrid w:val="0"/>
                <w:vanish/>
              </w:rPr>
            </w:pPr>
            <w:r>
              <w:rPr>
                <w:i/>
                <w:snapToGrid w:val="0"/>
                <w:vanish/>
              </w:rPr>
              <w:t>6</w:t>
            </w:r>
          </w:p>
        </w:tc>
        <w:tc>
          <w:tcPr>
            <w:tcW w:w="720" w:type="dxa"/>
          </w:tcPr>
          <w:p w14:paraId="435E4CBC" w14:textId="77777777" w:rsidR="008D73AE" w:rsidRDefault="008D73AE" w:rsidP="008D73AE">
            <w:pPr>
              <w:jc w:val="center"/>
              <w:rPr>
                <w:i/>
                <w:snapToGrid w:val="0"/>
                <w:vanish/>
              </w:rPr>
            </w:pPr>
            <w:r>
              <w:rPr>
                <w:i/>
                <w:snapToGrid w:val="0"/>
                <w:vanish/>
              </w:rPr>
              <w:t>0</w:t>
            </w:r>
          </w:p>
        </w:tc>
        <w:tc>
          <w:tcPr>
            <w:tcW w:w="1260"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48"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t>Jbaden1</w:t>
            </w:r>
          </w:p>
        </w:tc>
      </w:tr>
      <w:tr w:rsidR="002B3BBE" w:rsidRPr="009B6E74" w14:paraId="00A3A61D" w14:textId="77777777" w:rsidTr="00DB1DEF">
        <w:tblPrEx>
          <w:tblLook w:val="04A0" w:firstRow="1" w:lastRow="0" w:firstColumn="1" w:lastColumn="0" w:noHBand="0" w:noVBand="1"/>
        </w:tblPrEx>
        <w:trPr>
          <w:hidden/>
        </w:trPr>
        <w:tc>
          <w:tcPr>
            <w:tcW w:w="1019" w:type="dxa"/>
          </w:tcPr>
          <w:p w14:paraId="4DC11A2D" w14:textId="77777777" w:rsidR="002B3BBE" w:rsidRDefault="002B3BBE" w:rsidP="002B3BBE">
            <w:pPr>
              <w:jc w:val="center"/>
              <w:rPr>
                <w:i/>
                <w:snapToGrid w:val="0"/>
                <w:vanish/>
              </w:rPr>
            </w:pPr>
            <w:r>
              <w:rPr>
                <w:i/>
                <w:snapToGrid w:val="0"/>
                <w:vanish/>
              </w:rPr>
              <w:t>6</w:t>
            </w:r>
          </w:p>
        </w:tc>
        <w:tc>
          <w:tcPr>
            <w:tcW w:w="720" w:type="dxa"/>
          </w:tcPr>
          <w:p w14:paraId="0415FE0D" w14:textId="77777777" w:rsidR="002B3BBE" w:rsidRDefault="002B3BBE" w:rsidP="002B3BBE">
            <w:pPr>
              <w:jc w:val="center"/>
              <w:rPr>
                <w:i/>
                <w:snapToGrid w:val="0"/>
                <w:vanish/>
              </w:rPr>
            </w:pPr>
            <w:r>
              <w:rPr>
                <w:i/>
                <w:snapToGrid w:val="0"/>
                <w:vanish/>
              </w:rPr>
              <w:t>0</w:t>
            </w:r>
          </w:p>
        </w:tc>
        <w:tc>
          <w:tcPr>
            <w:tcW w:w="1260" w:type="dxa"/>
          </w:tcPr>
          <w:p w14:paraId="5ABFFA0F" w14:textId="77777777" w:rsidR="002B3BBE" w:rsidRDefault="002B3BBE" w:rsidP="002B3BBE">
            <w:pPr>
              <w:jc w:val="center"/>
              <w:rPr>
                <w:i/>
                <w:snapToGrid w:val="0"/>
                <w:vanish/>
              </w:rPr>
            </w:pPr>
            <w:r>
              <w:rPr>
                <w:i/>
                <w:snapToGrid w:val="0"/>
                <w:vanish/>
              </w:rPr>
              <w:t>2018-08-06</w:t>
            </w:r>
          </w:p>
        </w:tc>
        <w:tc>
          <w:tcPr>
            <w:tcW w:w="5648"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DB1DEF">
        <w:tblPrEx>
          <w:tblLook w:val="04A0" w:firstRow="1" w:lastRow="0" w:firstColumn="1" w:lastColumn="0" w:noHBand="0" w:noVBand="1"/>
        </w:tblPrEx>
        <w:trPr>
          <w:hidden/>
        </w:trPr>
        <w:tc>
          <w:tcPr>
            <w:tcW w:w="1019"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72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1260"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48"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DB1DEF">
        <w:tblPrEx>
          <w:tblLook w:val="04A0" w:firstRow="1" w:lastRow="0" w:firstColumn="1" w:lastColumn="0" w:noHBand="0" w:noVBand="1"/>
        </w:tblPrEx>
        <w:trPr>
          <w:hidden/>
        </w:trPr>
        <w:tc>
          <w:tcPr>
            <w:tcW w:w="1019" w:type="dxa"/>
          </w:tcPr>
          <w:p w14:paraId="7A873F0C" w14:textId="77777777" w:rsidR="00C30784" w:rsidRPr="00344364" w:rsidRDefault="00C30784" w:rsidP="00FD32A2">
            <w:pPr>
              <w:jc w:val="center"/>
              <w:rPr>
                <w:i/>
                <w:snapToGrid w:val="0"/>
                <w:vanish/>
              </w:rPr>
            </w:pPr>
            <w:r w:rsidRPr="00344364">
              <w:rPr>
                <w:i/>
                <w:snapToGrid w:val="0"/>
                <w:vanish/>
              </w:rPr>
              <w:t>6</w:t>
            </w:r>
          </w:p>
        </w:tc>
        <w:tc>
          <w:tcPr>
            <w:tcW w:w="72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1260"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48"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DB1DEF">
        <w:tblPrEx>
          <w:tblLook w:val="04A0" w:firstRow="1" w:lastRow="0" w:firstColumn="1" w:lastColumn="0" w:noHBand="0" w:noVBand="1"/>
        </w:tblPrEx>
        <w:trPr>
          <w:hidden/>
        </w:trPr>
        <w:tc>
          <w:tcPr>
            <w:tcW w:w="1019"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72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1260"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48"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t>Functional Safety modifications as agreed with FuSa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t>Jbaden1</w:t>
            </w:r>
          </w:p>
        </w:tc>
      </w:tr>
      <w:tr w:rsidR="001C48B9" w:rsidRPr="00344364" w14:paraId="46A93F8E" w14:textId="77777777" w:rsidTr="00DB1DEF">
        <w:tblPrEx>
          <w:tblLook w:val="04A0" w:firstRow="1" w:lastRow="0" w:firstColumn="1" w:lastColumn="0" w:noHBand="0" w:noVBand="1"/>
        </w:tblPrEx>
        <w:trPr>
          <w:hidden/>
        </w:trPr>
        <w:tc>
          <w:tcPr>
            <w:tcW w:w="1019" w:type="dxa"/>
          </w:tcPr>
          <w:p w14:paraId="6B1DB927" w14:textId="138A8F12" w:rsidR="001C48B9" w:rsidRPr="00344364" w:rsidRDefault="001C48B9" w:rsidP="001C48B9">
            <w:pPr>
              <w:jc w:val="center"/>
              <w:rPr>
                <w:i/>
                <w:snapToGrid w:val="0"/>
                <w:vanish/>
              </w:rPr>
            </w:pPr>
            <w:r>
              <w:rPr>
                <w:i/>
                <w:snapToGrid w:val="0"/>
                <w:vanish/>
              </w:rPr>
              <w:t>M</w:t>
            </w:r>
          </w:p>
        </w:tc>
        <w:tc>
          <w:tcPr>
            <w:tcW w:w="720" w:type="dxa"/>
          </w:tcPr>
          <w:p w14:paraId="6E54F817" w14:textId="3EF67309" w:rsidR="001C48B9" w:rsidRPr="00344364" w:rsidRDefault="001C48B9" w:rsidP="001C48B9">
            <w:pPr>
              <w:jc w:val="center"/>
              <w:rPr>
                <w:i/>
                <w:snapToGrid w:val="0"/>
                <w:vanish/>
              </w:rPr>
            </w:pPr>
          </w:p>
        </w:tc>
        <w:tc>
          <w:tcPr>
            <w:tcW w:w="1260"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48"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2F3606A2" w14:textId="4C641ABF" w:rsidR="001C48B9" w:rsidRPr="00344364" w:rsidRDefault="001C48B9" w:rsidP="001C48B9">
            <w:pPr>
              <w:rPr>
                <w:i/>
                <w:snapToGrid w:val="0"/>
                <w:vanish/>
              </w:rPr>
            </w:pPr>
            <w:r>
              <w:rPr>
                <w:i/>
                <w:snapToGrid w:val="0"/>
                <w:vanish/>
              </w:rPr>
              <w:t>snuesch</w:t>
            </w:r>
          </w:p>
        </w:tc>
      </w:tr>
      <w:tr w:rsidR="00257312" w:rsidRPr="00344364" w14:paraId="178E14BD" w14:textId="77777777" w:rsidTr="00DB1DEF">
        <w:tblPrEx>
          <w:tblLook w:val="04A0" w:firstRow="1" w:lastRow="0" w:firstColumn="1" w:lastColumn="0" w:noHBand="0" w:noVBand="1"/>
        </w:tblPrEx>
        <w:trPr>
          <w:hidden/>
        </w:trPr>
        <w:tc>
          <w:tcPr>
            <w:tcW w:w="1019" w:type="dxa"/>
          </w:tcPr>
          <w:p w14:paraId="354B2FDC" w14:textId="1B89D23B" w:rsidR="00257312" w:rsidRDefault="00257312" w:rsidP="001C48B9">
            <w:pPr>
              <w:jc w:val="center"/>
              <w:rPr>
                <w:i/>
                <w:snapToGrid w:val="0"/>
                <w:vanish/>
              </w:rPr>
            </w:pPr>
            <w:r>
              <w:rPr>
                <w:i/>
                <w:snapToGrid w:val="0"/>
                <w:vanish/>
              </w:rPr>
              <w:t>M</w:t>
            </w:r>
          </w:p>
        </w:tc>
        <w:tc>
          <w:tcPr>
            <w:tcW w:w="720" w:type="dxa"/>
          </w:tcPr>
          <w:p w14:paraId="2077DD6C" w14:textId="77777777" w:rsidR="00257312" w:rsidRPr="00344364" w:rsidRDefault="00257312" w:rsidP="001C48B9">
            <w:pPr>
              <w:jc w:val="center"/>
              <w:rPr>
                <w:i/>
                <w:snapToGrid w:val="0"/>
                <w:vanish/>
              </w:rPr>
            </w:pPr>
          </w:p>
        </w:tc>
        <w:tc>
          <w:tcPr>
            <w:tcW w:w="1260" w:type="dxa"/>
          </w:tcPr>
          <w:p w14:paraId="31762B30" w14:textId="73D80E93" w:rsidR="00257312" w:rsidRPr="00344364" w:rsidRDefault="00257312" w:rsidP="001C48B9">
            <w:pPr>
              <w:jc w:val="center"/>
              <w:rPr>
                <w:i/>
                <w:snapToGrid w:val="0"/>
                <w:vanish/>
              </w:rPr>
            </w:pPr>
            <w:r>
              <w:rPr>
                <w:i/>
                <w:snapToGrid w:val="0"/>
                <w:vanish/>
              </w:rPr>
              <w:t>2019-04-05</w:t>
            </w:r>
          </w:p>
        </w:tc>
        <w:tc>
          <w:tcPr>
            <w:tcW w:w="5648"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r>
              <w:rPr>
                <w:i/>
                <w:snapToGrid w:val="0"/>
                <w:vanish/>
              </w:rPr>
              <w:t>snuesch</w:t>
            </w:r>
          </w:p>
        </w:tc>
      </w:tr>
      <w:tr w:rsidR="00800B8E" w:rsidRPr="00344364" w14:paraId="51CF0F1C" w14:textId="77777777" w:rsidTr="00DB1DEF">
        <w:tblPrEx>
          <w:tblLook w:val="04A0" w:firstRow="1" w:lastRow="0" w:firstColumn="1" w:lastColumn="0" w:noHBand="0" w:noVBand="1"/>
        </w:tblPrEx>
        <w:trPr>
          <w:hidden/>
        </w:trPr>
        <w:tc>
          <w:tcPr>
            <w:tcW w:w="1019" w:type="dxa"/>
          </w:tcPr>
          <w:p w14:paraId="223556A7" w14:textId="1D2A3805" w:rsidR="00800B8E" w:rsidRDefault="00800B8E" w:rsidP="001C48B9">
            <w:pPr>
              <w:jc w:val="center"/>
              <w:rPr>
                <w:i/>
                <w:snapToGrid w:val="0"/>
                <w:vanish/>
              </w:rPr>
            </w:pPr>
            <w:r>
              <w:rPr>
                <w:i/>
                <w:snapToGrid w:val="0"/>
                <w:vanish/>
              </w:rPr>
              <w:t>M</w:t>
            </w:r>
          </w:p>
        </w:tc>
        <w:tc>
          <w:tcPr>
            <w:tcW w:w="720" w:type="dxa"/>
          </w:tcPr>
          <w:p w14:paraId="734A106B" w14:textId="77777777" w:rsidR="00800B8E" w:rsidRPr="00344364" w:rsidRDefault="00800B8E" w:rsidP="001C48B9">
            <w:pPr>
              <w:jc w:val="center"/>
              <w:rPr>
                <w:i/>
                <w:snapToGrid w:val="0"/>
                <w:vanish/>
              </w:rPr>
            </w:pPr>
          </w:p>
        </w:tc>
        <w:tc>
          <w:tcPr>
            <w:tcW w:w="1260" w:type="dxa"/>
          </w:tcPr>
          <w:p w14:paraId="7B64CB35" w14:textId="7273B7ED" w:rsidR="00800B8E" w:rsidRDefault="002514CD" w:rsidP="001C48B9">
            <w:pPr>
              <w:jc w:val="center"/>
              <w:rPr>
                <w:i/>
                <w:snapToGrid w:val="0"/>
                <w:vanish/>
              </w:rPr>
            </w:pPr>
            <w:r>
              <w:rPr>
                <w:i/>
                <w:snapToGrid w:val="0"/>
                <w:vanish/>
              </w:rPr>
              <w:t>2019-04-2</w:t>
            </w:r>
            <w:r w:rsidR="00C234C3">
              <w:rPr>
                <w:i/>
                <w:snapToGrid w:val="0"/>
                <w:vanish/>
              </w:rPr>
              <w:t>6</w:t>
            </w:r>
          </w:p>
        </w:tc>
        <w:tc>
          <w:tcPr>
            <w:tcW w:w="5648" w:type="dxa"/>
          </w:tcPr>
          <w:p w14:paraId="64D4B7A6" w14:textId="20F96274" w:rsidR="00800B8E" w:rsidRDefault="00800B8E" w:rsidP="00800B8E">
            <w:pPr>
              <w:pStyle w:val="Header"/>
              <w:numPr>
                <w:ilvl w:val="0"/>
                <w:numId w:val="8"/>
              </w:numPr>
              <w:ind w:left="453"/>
              <w:rPr>
                <w:rFonts w:cs="Arial"/>
                <w:i/>
                <w:snapToGrid w:val="0"/>
                <w:vanish/>
              </w:rPr>
            </w:pPr>
            <w:r>
              <w:rPr>
                <w:rFonts w:cs="Arial"/>
                <w:i/>
                <w:snapToGrid w:val="0"/>
                <w:vanish/>
              </w:rPr>
              <w:t>Improved function interfaces (support of additional elements</w:t>
            </w:r>
            <w:r w:rsidR="002514CD">
              <w:rPr>
                <w:rFonts w:cs="Arial"/>
                <w:i/>
                <w:snapToGrid w:val="0"/>
                <w:vanish/>
              </w:rPr>
              <w:t xml:space="preserve"> (e.g., send signal action, add structural feature action</w:t>
            </w:r>
            <w:r w:rsidR="007809D6">
              <w:rPr>
                <w:rFonts w:cs="Arial"/>
                <w:i/>
                <w:snapToGrid w:val="0"/>
                <w:vanish/>
              </w:rPr>
              <w:t>, merge node, decision node</w:t>
            </w:r>
            <w:r w:rsidR="00C234C3">
              <w:rPr>
                <w:rFonts w:cs="Arial"/>
                <w:i/>
                <w:snapToGrid w:val="0"/>
                <w:vanish/>
              </w:rPr>
              <w:t>, activity parameter nodes</w:t>
            </w:r>
            <w:r w:rsidR="007809D6">
              <w:rPr>
                <w:rFonts w:cs="Arial"/>
                <w:i/>
                <w:snapToGrid w:val="0"/>
                <w:vanish/>
              </w:rPr>
              <w:t>, etc.</w:t>
            </w:r>
            <w:r w:rsidR="002514CD">
              <w:rPr>
                <w:rFonts w:cs="Arial"/>
                <w:i/>
                <w:snapToGrid w:val="0"/>
                <w:vanish/>
              </w:rPr>
              <w:t>)</w:t>
            </w:r>
            <w:r>
              <w:rPr>
                <w:rFonts w:cs="Arial"/>
                <w:i/>
                <w:snapToGrid w:val="0"/>
                <w:vanish/>
              </w:rPr>
              <w:t xml:space="preserve"> and pins)</w:t>
            </w:r>
          </w:p>
        </w:tc>
        <w:tc>
          <w:tcPr>
            <w:tcW w:w="1588" w:type="dxa"/>
          </w:tcPr>
          <w:p w14:paraId="4F963DD6" w14:textId="7D74AFFD" w:rsidR="00800B8E" w:rsidRDefault="00800B8E" w:rsidP="001C48B9">
            <w:pPr>
              <w:rPr>
                <w:i/>
                <w:snapToGrid w:val="0"/>
                <w:vanish/>
              </w:rPr>
            </w:pPr>
            <w:r>
              <w:rPr>
                <w:i/>
                <w:snapToGrid w:val="0"/>
                <w:vanish/>
              </w:rPr>
              <w:t>snuesch</w:t>
            </w:r>
          </w:p>
        </w:tc>
      </w:tr>
      <w:tr w:rsidR="00CB0FC6" w:rsidRPr="00344364" w14:paraId="04790333" w14:textId="77777777" w:rsidTr="00DB1DEF">
        <w:tblPrEx>
          <w:tblLook w:val="04A0" w:firstRow="1" w:lastRow="0" w:firstColumn="1" w:lastColumn="0" w:noHBand="0" w:noVBand="1"/>
        </w:tblPrEx>
        <w:trPr>
          <w:hidden/>
        </w:trPr>
        <w:tc>
          <w:tcPr>
            <w:tcW w:w="1019" w:type="dxa"/>
          </w:tcPr>
          <w:p w14:paraId="15A25BE3" w14:textId="5BBF8FC6" w:rsidR="00CB0FC6" w:rsidRDefault="00B55A8D" w:rsidP="001C48B9">
            <w:pPr>
              <w:jc w:val="center"/>
              <w:rPr>
                <w:i/>
                <w:snapToGrid w:val="0"/>
                <w:vanish/>
              </w:rPr>
            </w:pPr>
            <w:r>
              <w:rPr>
                <w:i/>
                <w:snapToGrid w:val="0"/>
                <w:vanish/>
              </w:rPr>
              <w:t>N</w:t>
            </w:r>
          </w:p>
        </w:tc>
        <w:tc>
          <w:tcPr>
            <w:tcW w:w="720" w:type="dxa"/>
          </w:tcPr>
          <w:p w14:paraId="10ABE31E" w14:textId="77777777" w:rsidR="00CB0FC6" w:rsidRPr="00344364" w:rsidRDefault="00CB0FC6" w:rsidP="001C48B9">
            <w:pPr>
              <w:jc w:val="center"/>
              <w:rPr>
                <w:i/>
                <w:snapToGrid w:val="0"/>
                <w:vanish/>
              </w:rPr>
            </w:pPr>
          </w:p>
        </w:tc>
        <w:tc>
          <w:tcPr>
            <w:tcW w:w="1260" w:type="dxa"/>
          </w:tcPr>
          <w:p w14:paraId="2D34AC99" w14:textId="45EC6A53" w:rsidR="00CB0FC6" w:rsidRDefault="00CB0FC6" w:rsidP="001C48B9">
            <w:pPr>
              <w:jc w:val="center"/>
              <w:rPr>
                <w:i/>
                <w:snapToGrid w:val="0"/>
                <w:vanish/>
              </w:rPr>
            </w:pPr>
            <w:r>
              <w:rPr>
                <w:i/>
                <w:snapToGrid w:val="0"/>
                <w:vanish/>
              </w:rPr>
              <w:t>2019-08-19</w:t>
            </w:r>
          </w:p>
        </w:tc>
        <w:tc>
          <w:tcPr>
            <w:tcW w:w="5648" w:type="dxa"/>
          </w:tcPr>
          <w:p w14:paraId="58CE33FC" w14:textId="61B611E1" w:rsidR="00CB0FC6" w:rsidRDefault="00CB0FC6" w:rsidP="00CB0FC6">
            <w:pPr>
              <w:pStyle w:val="Header"/>
              <w:numPr>
                <w:ilvl w:val="0"/>
                <w:numId w:val="8"/>
              </w:numPr>
              <w:ind w:left="453"/>
              <w:rPr>
                <w:rFonts w:cs="Arial"/>
                <w:i/>
                <w:snapToGrid w:val="0"/>
                <w:vanish/>
              </w:rPr>
            </w:pPr>
            <w:r>
              <w:rPr>
                <w:rFonts w:cs="Arial"/>
                <w:i/>
                <w:snapToGrid w:val="0"/>
                <w:vanish/>
              </w:rPr>
              <w:t>For each function now also requirements satisfied by activity parameter nodes and function outputs are populated.</w:t>
            </w:r>
          </w:p>
        </w:tc>
        <w:tc>
          <w:tcPr>
            <w:tcW w:w="1588" w:type="dxa"/>
          </w:tcPr>
          <w:p w14:paraId="79AD328B" w14:textId="7CEE70EA" w:rsidR="00CB0FC6" w:rsidRDefault="00CB0FC6" w:rsidP="001C48B9">
            <w:pPr>
              <w:rPr>
                <w:i/>
                <w:snapToGrid w:val="0"/>
                <w:vanish/>
              </w:rPr>
            </w:pPr>
            <w:r>
              <w:rPr>
                <w:i/>
                <w:snapToGrid w:val="0"/>
                <w:vanish/>
              </w:rPr>
              <w:t>snuesch</w:t>
            </w:r>
          </w:p>
        </w:tc>
      </w:tr>
      <w:tr w:rsidR="00483C41" w:rsidRPr="00344364" w14:paraId="7ED2840B" w14:textId="77777777" w:rsidTr="00DB1DEF">
        <w:tblPrEx>
          <w:tblLook w:val="04A0" w:firstRow="1" w:lastRow="0" w:firstColumn="1" w:lastColumn="0" w:noHBand="0" w:noVBand="1"/>
        </w:tblPrEx>
        <w:trPr>
          <w:hidden/>
        </w:trPr>
        <w:tc>
          <w:tcPr>
            <w:tcW w:w="1019" w:type="dxa"/>
          </w:tcPr>
          <w:p w14:paraId="570AE6FC" w14:textId="6E5FBAC5" w:rsidR="00483C41" w:rsidRDefault="00B55A8D" w:rsidP="001C48B9">
            <w:pPr>
              <w:jc w:val="center"/>
              <w:rPr>
                <w:i/>
                <w:snapToGrid w:val="0"/>
                <w:vanish/>
              </w:rPr>
            </w:pPr>
            <w:r>
              <w:rPr>
                <w:i/>
                <w:snapToGrid w:val="0"/>
                <w:vanish/>
              </w:rPr>
              <w:t>N</w:t>
            </w:r>
          </w:p>
        </w:tc>
        <w:tc>
          <w:tcPr>
            <w:tcW w:w="720" w:type="dxa"/>
          </w:tcPr>
          <w:p w14:paraId="584C3919" w14:textId="77777777" w:rsidR="00483C41" w:rsidRPr="00344364" w:rsidRDefault="00483C41" w:rsidP="001C48B9">
            <w:pPr>
              <w:jc w:val="center"/>
              <w:rPr>
                <w:i/>
                <w:snapToGrid w:val="0"/>
                <w:vanish/>
              </w:rPr>
            </w:pPr>
          </w:p>
        </w:tc>
        <w:tc>
          <w:tcPr>
            <w:tcW w:w="1260" w:type="dxa"/>
          </w:tcPr>
          <w:p w14:paraId="7F374EF7" w14:textId="043891B3" w:rsidR="00483C41" w:rsidRDefault="00483C41" w:rsidP="001C48B9">
            <w:pPr>
              <w:jc w:val="center"/>
              <w:rPr>
                <w:i/>
                <w:snapToGrid w:val="0"/>
                <w:vanish/>
              </w:rPr>
            </w:pPr>
            <w:r>
              <w:rPr>
                <w:i/>
                <w:snapToGrid w:val="0"/>
                <w:vanish/>
              </w:rPr>
              <w:t>2019-08-21</w:t>
            </w:r>
          </w:p>
        </w:tc>
        <w:tc>
          <w:tcPr>
            <w:tcW w:w="5648" w:type="dxa"/>
          </w:tcPr>
          <w:p w14:paraId="07DD6699" w14:textId="378BE79F" w:rsidR="00483C41" w:rsidRDefault="00483C41" w:rsidP="00CB0FC6">
            <w:pPr>
              <w:pStyle w:val="Header"/>
              <w:numPr>
                <w:ilvl w:val="0"/>
                <w:numId w:val="8"/>
              </w:numPr>
              <w:ind w:left="453"/>
              <w:rPr>
                <w:rFonts w:cs="Arial"/>
                <w:i/>
                <w:snapToGrid w:val="0"/>
                <w:vanish/>
              </w:rPr>
            </w:pPr>
            <w:r>
              <w:rPr>
                <w:rFonts w:cs="Arial"/>
                <w:i/>
                <w:snapToGrid w:val="0"/>
                <w:vanish/>
              </w:rPr>
              <w:t>Improved glossary and acronym tables</w:t>
            </w:r>
          </w:p>
        </w:tc>
        <w:tc>
          <w:tcPr>
            <w:tcW w:w="1588" w:type="dxa"/>
          </w:tcPr>
          <w:p w14:paraId="53B5C1A4" w14:textId="27835F42" w:rsidR="00483C41" w:rsidRDefault="00483C41" w:rsidP="001C48B9">
            <w:pPr>
              <w:rPr>
                <w:i/>
                <w:snapToGrid w:val="0"/>
                <w:vanish/>
              </w:rPr>
            </w:pPr>
            <w:r>
              <w:rPr>
                <w:i/>
                <w:snapToGrid w:val="0"/>
                <w:vanish/>
              </w:rPr>
              <w:t>snuesch</w:t>
            </w:r>
          </w:p>
        </w:tc>
      </w:tr>
      <w:tr w:rsidR="001D76F1" w:rsidRPr="00344364" w14:paraId="279BE0F0" w14:textId="77777777" w:rsidTr="00DB1DEF">
        <w:tblPrEx>
          <w:tblLook w:val="04A0" w:firstRow="1" w:lastRow="0" w:firstColumn="1" w:lastColumn="0" w:noHBand="0" w:noVBand="1"/>
        </w:tblPrEx>
        <w:trPr>
          <w:hidden/>
        </w:trPr>
        <w:tc>
          <w:tcPr>
            <w:tcW w:w="1019" w:type="dxa"/>
          </w:tcPr>
          <w:p w14:paraId="6B61E38C" w14:textId="107E484F" w:rsidR="001D76F1" w:rsidRDefault="001D76F1" w:rsidP="001C48B9">
            <w:pPr>
              <w:jc w:val="center"/>
              <w:rPr>
                <w:i/>
                <w:snapToGrid w:val="0"/>
                <w:vanish/>
              </w:rPr>
            </w:pPr>
            <w:r>
              <w:rPr>
                <w:i/>
                <w:snapToGrid w:val="0"/>
                <w:vanish/>
              </w:rPr>
              <w:t>N</w:t>
            </w:r>
          </w:p>
        </w:tc>
        <w:tc>
          <w:tcPr>
            <w:tcW w:w="720" w:type="dxa"/>
          </w:tcPr>
          <w:p w14:paraId="25637583" w14:textId="77777777" w:rsidR="001D76F1" w:rsidRPr="00344364" w:rsidRDefault="001D76F1" w:rsidP="001C48B9">
            <w:pPr>
              <w:jc w:val="center"/>
              <w:rPr>
                <w:i/>
                <w:snapToGrid w:val="0"/>
                <w:vanish/>
              </w:rPr>
            </w:pPr>
          </w:p>
        </w:tc>
        <w:tc>
          <w:tcPr>
            <w:tcW w:w="1260" w:type="dxa"/>
          </w:tcPr>
          <w:p w14:paraId="739FDB9C" w14:textId="355B93CF" w:rsidR="001D76F1" w:rsidRDefault="001D76F1" w:rsidP="001C48B9">
            <w:pPr>
              <w:jc w:val="center"/>
              <w:rPr>
                <w:i/>
                <w:snapToGrid w:val="0"/>
                <w:vanish/>
              </w:rPr>
            </w:pPr>
            <w:r>
              <w:rPr>
                <w:i/>
                <w:snapToGrid w:val="0"/>
                <w:vanish/>
              </w:rPr>
              <w:t>2019-09-20</w:t>
            </w:r>
          </w:p>
        </w:tc>
        <w:tc>
          <w:tcPr>
            <w:tcW w:w="5648" w:type="dxa"/>
          </w:tcPr>
          <w:p w14:paraId="56B8D247" w14:textId="1757C60B" w:rsidR="001D76F1" w:rsidRDefault="001D76F1" w:rsidP="00CB0FC6">
            <w:pPr>
              <w:pStyle w:val="Header"/>
              <w:numPr>
                <w:ilvl w:val="0"/>
                <w:numId w:val="8"/>
              </w:numPr>
              <w:ind w:left="453"/>
              <w:rPr>
                <w:rFonts w:cs="Arial"/>
                <w:i/>
                <w:snapToGrid w:val="0"/>
                <w:vanish/>
              </w:rPr>
            </w:pPr>
            <w:r>
              <w:rPr>
                <w:rFonts w:cs="Arial"/>
                <w:i/>
                <w:snapToGrid w:val="0"/>
                <w:vanish/>
              </w:rPr>
              <w:t>Updated Function Interfaces tables with better wording. Added a report template variable that allows to disable senders and receivers. Sorted requirements by ID.</w:t>
            </w:r>
          </w:p>
        </w:tc>
        <w:tc>
          <w:tcPr>
            <w:tcW w:w="1588" w:type="dxa"/>
          </w:tcPr>
          <w:p w14:paraId="0B67C922" w14:textId="2D6526FD" w:rsidR="001D76F1" w:rsidRDefault="001D76F1" w:rsidP="001C48B9">
            <w:pPr>
              <w:rPr>
                <w:i/>
                <w:snapToGrid w:val="0"/>
                <w:vanish/>
              </w:rPr>
            </w:pPr>
            <w:r>
              <w:rPr>
                <w:i/>
                <w:snapToGrid w:val="0"/>
                <w:vanish/>
              </w:rPr>
              <w:t>snuesch</w:t>
            </w:r>
          </w:p>
        </w:tc>
      </w:tr>
      <w:tr w:rsidR="00DB1DEF" w:rsidRPr="00344364" w14:paraId="4C17E0A9" w14:textId="77777777" w:rsidTr="00DB1DEF">
        <w:tblPrEx>
          <w:tblLook w:val="04A0" w:firstRow="1" w:lastRow="0" w:firstColumn="1" w:lastColumn="0" w:noHBand="0" w:noVBand="1"/>
        </w:tblPrEx>
        <w:trPr>
          <w:hidden/>
        </w:trPr>
        <w:tc>
          <w:tcPr>
            <w:tcW w:w="1019" w:type="dxa"/>
          </w:tcPr>
          <w:p w14:paraId="2CA9E204" w14:textId="183F49AE" w:rsidR="00DB1DEF" w:rsidRDefault="00DB1DEF" w:rsidP="001C48B9">
            <w:pPr>
              <w:jc w:val="center"/>
              <w:rPr>
                <w:i/>
                <w:snapToGrid w:val="0"/>
                <w:vanish/>
              </w:rPr>
            </w:pPr>
            <w:r>
              <w:rPr>
                <w:i/>
                <w:snapToGrid w:val="0"/>
                <w:vanish/>
              </w:rPr>
              <w:t>N</w:t>
            </w:r>
          </w:p>
        </w:tc>
        <w:tc>
          <w:tcPr>
            <w:tcW w:w="720" w:type="dxa"/>
          </w:tcPr>
          <w:p w14:paraId="0C50716C" w14:textId="77777777" w:rsidR="00DB1DEF" w:rsidRPr="00344364" w:rsidRDefault="00DB1DEF" w:rsidP="001C48B9">
            <w:pPr>
              <w:jc w:val="center"/>
              <w:rPr>
                <w:i/>
                <w:snapToGrid w:val="0"/>
                <w:vanish/>
              </w:rPr>
            </w:pPr>
          </w:p>
        </w:tc>
        <w:tc>
          <w:tcPr>
            <w:tcW w:w="1260" w:type="dxa"/>
          </w:tcPr>
          <w:p w14:paraId="051BF808" w14:textId="55086F82" w:rsidR="00DB1DEF" w:rsidRDefault="00DB1DEF" w:rsidP="001C48B9">
            <w:pPr>
              <w:jc w:val="center"/>
              <w:rPr>
                <w:i/>
                <w:snapToGrid w:val="0"/>
                <w:vanish/>
              </w:rPr>
            </w:pPr>
            <w:r>
              <w:rPr>
                <w:i/>
                <w:snapToGrid w:val="0"/>
                <w:vanish/>
              </w:rPr>
              <w:t>2019-09-27</w:t>
            </w:r>
          </w:p>
        </w:tc>
        <w:tc>
          <w:tcPr>
            <w:tcW w:w="5648" w:type="dxa"/>
          </w:tcPr>
          <w:p w14:paraId="097AA306" w14:textId="77777777" w:rsidR="00DB1DEF" w:rsidRDefault="00DB1DEF" w:rsidP="00CB0FC6">
            <w:pPr>
              <w:pStyle w:val="Header"/>
              <w:numPr>
                <w:ilvl w:val="0"/>
                <w:numId w:val="8"/>
              </w:numPr>
              <w:ind w:left="453"/>
              <w:rPr>
                <w:rFonts w:cs="Arial"/>
                <w:i/>
                <w:snapToGrid w:val="0"/>
                <w:vanish/>
              </w:rPr>
            </w:pPr>
            <w:r>
              <w:rPr>
                <w:rFonts w:cs="Arial"/>
                <w:i/>
                <w:snapToGrid w:val="0"/>
                <w:vanish/>
              </w:rPr>
              <w:t>Green hints now only show up for first function.</w:t>
            </w:r>
          </w:p>
          <w:p w14:paraId="1D06FC70" w14:textId="2029AF7C" w:rsidR="00DB1DEF" w:rsidRDefault="00DB1DEF" w:rsidP="00CB0FC6">
            <w:pPr>
              <w:pStyle w:val="Header"/>
              <w:numPr>
                <w:ilvl w:val="0"/>
                <w:numId w:val="8"/>
              </w:numPr>
              <w:ind w:left="453"/>
              <w:rPr>
                <w:rFonts w:cs="Arial"/>
                <w:i/>
                <w:snapToGrid w:val="0"/>
                <w:vanish/>
              </w:rPr>
            </w:pPr>
            <w:r>
              <w:rPr>
                <w:rFonts w:cs="Arial"/>
                <w:i/>
                <w:snapToGrid w:val="0"/>
                <w:vanish/>
              </w:rPr>
              <w:t>labelTag variable can be used to filter revision history.</w:t>
            </w:r>
          </w:p>
        </w:tc>
        <w:tc>
          <w:tcPr>
            <w:tcW w:w="1588" w:type="dxa"/>
          </w:tcPr>
          <w:p w14:paraId="300F0AA3" w14:textId="207B16B0" w:rsidR="00DB1DEF" w:rsidRDefault="00DB1DEF" w:rsidP="001C48B9">
            <w:pPr>
              <w:rPr>
                <w:i/>
                <w:snapToGrid w:val="0"/>
                <w:vanish/>
              </w:rPr>
            </w:pPr>
            <w:r>
              <w:rPr>
                <w:i/>
                <w:snapToGrid w:val="0"/>
                <w:vanish/>
              </w:rPr>
              <w:t>snuesch</w:t>
            </w:r>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740" w:name="_Signal_Encoding_Types"/>
      <w:bookmarkStart w:id="2741" w:name="_Toc6466556"/>
      <w:bookmarkStart w:id="2742" w:name="_Ref2766978"/>
      <w:bookmarkStart w:id="2743" w:name="_Ref2766973"/>
      <w:bookmarkEnd w:id="2740"/>
      <w:r>
        <w:rPr>
          <w:lang w:val="en-GB"/>
        </w:rPr>
        <w:lastRenderedPageBreak/>
        <w:t>Appendix</w:t>
      </w:r>
      <w:bookmarkEnd w:id="2741"/>
      <w:bookmarkEnd w:id="2742"/>
      <w:bookmarkEnd w:id="2743"/>
    </w:p>
    <w:p w14:paraId="2A3A02F6" w14:textId="77777777" w:rsidR="00602347" w:rsidRDefault="00062770" w:rsidP="00027BB8">
      <w:pPr>
        <w:pStyle w:val="Heading2"/>
        <w:rPr>
          <w:lang w:val="en-GB"/>
        </w:rPr>
      </w:pPr>
      <w:bookmarkStart w:id="2744" w:name="_Data_Dictionary"/>
      <w:bookmarkStart w:id="2745" w:name="_Toc6466557"/>
      <w:bookmarkStart w:id="2746" w:name="_Ref294992279"/>
      <w:bookmarkStart w:id="2747" w:name="_Ref294992274"/>
      <w:bookmarkEnd w:id="2744"/>
      <w:r>
        <w:rPr>
          <w:lang w:val="en-GB"/>
        </w:rPr>
        <w:t>Data</w:t>
      </w:r>
      <w:r w:rsidR="00602347">
        <w:rPr>
          <w:lang w:val="en-GB"/>
        </w:rPr>
        <w:t xml:space="preserve"> </w:t>
      </w:r>
      <w:r>
        <w:rPr>
          <w:lang w:val="en-GB"/>
        </w:rPr>
        <w:t>Dictionary</w:t>
      </w:r>
      <w:bookmarkEnd w:id="2745"/>
      <w:bookmarkEnd w:id="2746"/>
      <w:bookmarkEnd w:id="2747"/>
    </w:p>
    <w:p w14:paraId="29AB0B13" w14:textId="77777777" w:rsidR="00F81BE7" w:rsidRDefault="00F81BE7" w:rsidP="00F81BE7">
      <w:pPr>
        <w:pStyle w:val="Heading3"/>
        <w:numPr>
          <w:ilvl w:val="2"/>
          <w:numId w:val="4"/>
        </w:numPr>
        <w:rPr>
          <w:lang w:val="en-GB"/>
        </w:rPr>
      </w:pPr>
      <w:bookmarkStart w:id="2748" w:name="_Logical_Signals"/>
      <w:bookmarkStart w:id="2749" w:name="_Toc6466558"/>
      <w:bookmarkStart w:id="2750" w:name="_Ref531353605"/>
      <w:bookmarkStart w:id="2751" w:name="_Toc6466559"/>
      <w:bookmarkStart w:id="2752" w:name="_Ref531353665"/>
      <w:bookmarkEnd w:id="2748"/>
      <w:r w:rsidRPr="00584E2D">
        <w:rPr>
          <w:lang w:val="en-GB"/>
        </w:rPr>
        <w:t>Logical Signals</w:t>
      </w:r>
      <w:bookmarkEnd w:id="2749"/>
      <w:bookmarkEnd w:id="2750"/>
    </w:p>
    <w:p w14:paraId="21D496FE" w14:textId="77777777" w:rsidR="00F81BE7" w:rsidRDefault="00F81BE7" w:rsidP="00F81BE7">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44"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73B165DD" w14:textId="77777777" w:rsidR="00F81BE7" w:rsidRDefault="00F81BE7" w:rsidP="00F81BE7"/>
    <w:p w14:paraId="779DB615" w14:textId="77777777" w:rsidR="00F81BE7" w:rsidRPr="000371E0" w:rsidRDefault="00F81BE7" w:rsidP="00F81BE7">
      <w:pPr>
        <w:pStyle w:val="RELogSignal"/>
        <w:shd w:val="clear" w:color="auto" w:fill="F2F2F2" w:themeFill="background1" w:themeFillShade="F2"/>
      </w:pPr>
      <w:r>
        <w:t xml:space="preserve"> </w:t>
      </w:r>
      <w:bookmarkStart w:id="2753" w:name="_41e33b95c373f364ef656f176de88082"/>
      <w:r>
        <w:t>Authentication_Alert</w:t>
      </w:r>
      <w:bookmarkEnd w:id="2753"/>
    </w:p>
    <w:p w14:paraId="785F4BEC" w14:textId="77777777" w:rsidR="00F81BE7" w:rsidRDefault="00F81BE7" w:rsidP="00F81BE7">
      <w:pPr>
        <w:rPr>
          <w:rFonts w:cs="Arial"/>
        </w:rPr>
      </w:pPr>
      <w:bookmarkStart w:id="2754" w:name="LSG_Test_D"/>
      <w:r>
        <w:rPr>
          <w:rFonts w:cs="Arial"/>
        </w:rPr>
        <w:t>Profile credentials sent to the cloud to be authenticated. Signal includes at least the following fields:</w:t>
      </w:r>
    </w:p>
    <w:p w14:paraId="7AF08628" w14:textId="77777777" w:rsidR="00F81BE7" w:rsidRDefault="00F81BE7" w:rsidP="00F81BE7">
      <w:pPr>
        <w:pStyle w:val="ListParagraph"/>
        <w:numPr>
          <w:ilvl w:val="0"/>
          <w:numId w:val="22"/>
        </w:numPr>
        <w:rPr>
          <w:rFonts w:cs="Arial"/>
        </w:rPr>
      </w:pPr>
      <w:r>
        <w:rPr>
          <w:rFonts w:cs="Arial"/>
        </w:rPr>
        <w:t>Username</w:t>
      </w:r>
    </w:p>
    <w:p w14:paraId="78579C3F" w14:textId="77777777" w:rsidR="00F81BE7" w:rsidRDefault="00F81BE7" w:rsidP="00F81BE7">
      <w:pPr>
        <w:pStyle w:val="ListParagraph"/>
        <w:numPr>
          <w:ilvl w:val="0"/>
          <w:numId w:val="22"/>
        </w:numPr>
        <w:rPr>
          <w:rFonts w:cs="Arial"/>
        </w:rPr>
      </w:pPr>
      <w:r>
        <w:rPr>
          <w:rFonts w:cs="Arial"/>
        </w:rPr>
        <w:t>Password</w:t>
      </w:r>
    </w:p>
    <w:p w14:paraId="5412167F" w14:textId="77777777" w:rsidR="00F81BE7" w:rsidRPr="009B7811" w:rsidRDefault="00F81BE7" w:rsidP="00F81BE7">
      <w:pPr>
        <w:pStyle w:val="ListParagraph"/>
        <w:numPr>
          <w:ilvl w:val="0"/>
          <w:numId w:val="22"/>
        </w:numPr>
        <w:rPr>
          <w:rFonts w:cs="Arial"/>
        </w:rPr>
      </w:pPr>
      <w:r>
        <w:rPr>
          <w:rFonts w:cs="Arial"/>
        </w:rPr>
        <w:t>VIN</w:t>
      </w:r>
    </w:p>
    <w:p w14:paraId="54F5D87B" w14:textId="77777777" w:rsidR="00F81BE7" w:rsidRPr="00200D70" w:rsidRDefault="00F81BE7" w:rsidP="00F81BE7">
      <w:pPr>
        <w:rPr>
          <w:rFonts w:cs="Arial"/>
        </w:rPr>
      </w:pPr>
    </w:p>
    <w:bookmarkEnd w:id="2754"/>
    <w:p w14:paraId="767ED86C" w14:textId="77777777" w:rsidR="00F81BE7" w:rsidRDefault="00F81BE7" w:rsidP="00F81BE7"/>
    <w:p w14:paraId="7B419D18" w14:textId="77777777" w:rsidR="00F81BE7" w:rsidRPr="000371E0" w:rsidRDefault="00F81BE7" w:rsidP="00F81BE7">
      <w:pPr>
        <w:pStyle w:val="RELogSignal"/>
        <w:shd w:val="clear" w:color="auto" w:fill="F2F2F2" w:themeFill="background1" w:themeFillShade="F2"/>
      </w:pPr>
      <w:r>
        <w:t xml:space="preserve"> </w:t>
      </w:r>
      <w:bookmarkStart w:id="2755" w:name="_9684ba34ea1c64017b2a7661ecf97f31"/>
      <w:r>
        <w:t>Authentication_Status</w:t>
      </w:r>
      <w:bookmarkEnd w:id="2755"/>
    </w:p>
    <w:p w14:paraId="1F349749" w14:textId="77777777" w:rsidR="00F81BE7" w:rsidRDefault="00F81BE7" w:rsidP="00F81BE7">
      <w:pPr>
        <w:rPr>
          <w:rFonts w:cs="Arial"/>
        </w:rPr>
      </w:pPr>
      <w:r>
        <w:rPr>
          <w:rFonts w:cs="Arial"/>
        </w:rPr>
        <w:t>A success or failure response for the Authentication_Cmd. The response tells the vehicle if the provided credentials are authenticated or not. Signal includes the following fields:</w:t>
      </w:r>
    </w:p>
    <w:p w14:paraId="3F9C7ED9" w14:textId="77777777" w:rsidR="00F81BE7" w:rsidRDefault="00F81BE7" w:rsidP="00F81BE7">
      <w:pPr>
        <w:pStyle w:val="ListParagraph"/>
        <w:numPr>
          <w:ilvl w:val="0"/>
          <w:numId w:val="22"/>
        </w:numPr>
        <w:rPr>
          <w:rFonts w:cs="Arial"/>
        </w:rPr>
      </w:pPr>
      <w:r>
        <w:rPr>
          <w:rFonts w:cs="Arial"/>
        </w:rPr>
        <w:t>Status: Success or Fail</w:t>
      </w:r>
    </w:p>
    <w:p w14:paraId="71BB0E91" w14:textId="77777777" w:rsidR="00F81BE7" w:rsidRPr="00766A7E" w:rsidRDefault="00F81BE7" w:rsidP="00F81BE7">
      <w:pPr>
        <w:pStyle w:val="ListParagraph"/>
        <w:numPr>
          <w:ilvl w:val="0"/>
          <w:numId w:val="22"/>
        </w:numPr>
        <w:rPr>
          <w:rFonts w:cs="Arial"/>
        </w:rPr>
      </w:pPr>
      <w:r>
        <w:rPr>
          <w:rFonts w:cs="Arial"/>
        </w:rPr>
        <w:t>ProfileID</w:t>
      </w:r>
    </w:p>
    <w:p w14:paraId="302AB24F" w14:textId="77777777" w:rsidR="00F81BE7" w:rsidRPr="00200D70" w:rsidRDefault="00F81BE7" w:rsidP="00F81BE7">
      <w:pPr>
        <w:rPr>
          <w:rFonts w:cs="Arial"/>
        </w:rPr>
      </w:pPr>
    </w:p>
    <w:p w14:paraId="71074E3F" w14:textId="77777777" w:rsidR="00F81BE7" w:rsidRDefault="00F81BE7" w:rsidP="00F81BE7"/>
    <w:p w14:paraId="4051C704" w14:textId="77777777" w:rsidR="00F81BE7" w:rsidRPr="000371E0" w:rsidRDefault="00F81BE7" w:rsidP="00F81BE7">
      <w:pPr>
        <w:pStyle w:val="RELogSignal"/>
        <w:shd w:val="clear" w:color="auto" w:fill="F2F2F2" w:themeFill="background1" w:themeFillShade="F2"/>
      </w:pPr>
      <w:r>
        <w:t xml:space="preserve"> </w:t>
      </w:r>
      <w:bookmarkStart w:id="2756" w:name="_ea067edbbcfe61a890003880af53c4cd"/>
      <w:r>
        <w:t>DeleteProfile_Rq</w:t>
      </w:r>
      <w:bookmarkEnd w:id="2756"/>
    </w:p>
    <w:p w14:paraId="1C4CAF4F" w14:textId="77777777" w:rsidR="00F81BE7" w:rsidRPr="00200D70" w:rsidRDefault="00F81BE7" w:rsidP="00F81BE7">
      <w:pPr>
        <w:rPr>
          <w:rFonts w:cs="Arial"/>
        </w:rPr>
      </w:pPr>
      <w:r>
        <w:rPr>
          <w:rFonts w:cs="Arial"/>
        </w:rPr>
        <w:t>A command to the Profile Management Server to delete a specific profile.</w:t>
      </w:r>
    </w:p>
    <w:p w14:paraId="44EE2EC8" w14:textId="77777777" w:rsidR="00F81BE7" w:rsidRPr="00200D70" w:rsidRDefault="00F81BE7" w:rsidP="00F81BE7">
      <w:pPr>
        <w:rPr>
          <w:rFonts w:cs="Arial"/>
        </w:rPr>
      </w:pPr>
    </w:p>
    <w:p w14:paraId="00859AA2" w14:textId="77777777" w:rsidR="00F81BE7" w:rsidRDefault="00F81BE7" w:rsidP="00F81BE7"/>
    <w:p w14:paraId="2089E284" w14:textId="77777777" w:rsidR="00F81BE7" w:rsidRPr="000371E0" w:rsidRDefault="00F81BE7" w:rsidP="00F81BE7">
      <w:pPr>
        <w:pStyle w:val="RELogSignal"/>
        <w:shd w:val="clear" w:color="auto" w:fill="F2F2F2" w:themeFill="background1" w:themeFillShade="F2"/>
      </w:pPr>
      <w:r>
        <w:t xml:space="preserve"> </w:t>
      </w:r>
      <w:bookmarkStart w:id="2757" w:name="_5548e16210b0c49219f3e9ef30846c0c"/>
      <w:r>
        <w:t>DeleteProfile_Rsp</w:t>
      </w:r>
      <w:bookmarkEnd w:id="2757"/>
    </w:p>
    <w:p w14:paraId="64C39521" w14:textId="77777777" w:rsidR="00F81BE7" w:rsidRPr="00200D70" w:rsidRDefault="00F81BE7" w:rsidP="00F81BE7">
      <w:pPr>
        <w:rPr>
          <w:rFonts w:cs="Arial"/>
        </w:rPr>
      </w:pPr>
      <w:r>
        <w:rPr>
          <w:rFonts w:cs="Arial"/>
        </w:rPr>
        <w:t>Profile Management Server response to the DeleteProfile_Rq. Indicates Success or Failure.</w:t>
      </w:r>
    </w:p>
    <w:p w14:paraId="3E3CFAA7" w14:textId="77777777" w:rsidR="00F81BE7" w:rsidRPr="00200D70" w:rsidRDefault="00F81BE7" w:rsidP="00F81BE7">
      <w:pPr>
        <w:rPr>
          <w:rFonts w:cs="Arial"/>
        </w:rPr>
      </w:pPr>
    </w:p>
    <w:p w14:paraId="4468AACA" w14:textId="77777777" w:rsidR="00F81BE7" w:rsidRDefault="00F81BE7" w:rsidP="00F81BE7"/>
    <w:p w14:paraId="7E6CE437" w14:textId="77777777" w:rsidR="00F81BE7" w:rsidRPr="000371E0" w:rsidRDefault="00F81BE7" w:rsidP="00F81BE7">
      <w:pPr>
        <w:pStyle w:val="RELogSignal"/>
        <w:shd w:val="clear" w:color="auto" w:fill="F2F2F2" w:themeFill="background1" w:themeFillShade="F2"/>
      </w:pPr>
      <w:r>
        <w:t>InfotainmentPsngrPersStore_Rq</w:t>
      </w:r>
    </w:p>
    <w:p w14:paraId="327C1435" w14:textId="77777777" w:rsidR="00F81BE7" w:rsidRDefault="00F81BE7" w:rsidP="00F81BE7">
      <w:pPr>
        <w:rPr>
          <w:rFonts w:cs="Arial"/>
        </w:rPr>
      </w:pPr>
      <w:r>
        <w:rPr>
          <w:rFonts w:cs="Arial"/>
        </w:rPr>
        <w:t>Request to do a classic memory store for passenger positional settings.</w:t>
      </w:r>
    </w:p>
    <w:p w14:paraId="5D200367" w14:textId="77777777" w:rsidR="00F81BE7" w:rsidRDefault="00F81BE7" w:rsidP="00F81BE7">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F81BE7" w:rsidRPr="00320989" w14:paraId="41DF6770"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2F7191" w14:textId="77777777" w:rsidR="00F81BE7" w:rsidRPr="00200D70" w:rsidRDefault="00F81BE7" w:rsidP="005E6FE1">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2497C7" w14:textId="77777777" w:rsidR="00F81BE7" w:rsidRPr="00320989" w:rsidRDefault="00F81BE7" w:rsidP="005E6FE1">
            <w:pPr>
              <w:pStyle w:val="scriptNormal"/>
              <w:rPr>
                <w:color w:val="auto"/>
              </w:rPr>
            </w:pPr>
            <w:r>
              <w:rPr>
                <w:color w:val="auto"/>
              </w:rPr>
              <w:t>QM</w:t>
            </w:r>
          </w:p>
        </w:tc>
      </w:tr>
      <w:tr w:rsidR="00F81BE7" w:rsidRPr="00200D70" w14:paraId="470AE97E"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900BBB" w14:textId="77777777" w:rsidR="00F81BE7" w:rsidRPr="00200D70" w:rsidRDefault="00F81BE7" w:rsidP="005E6FE1">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1EC8D1" w14:textId="77777777" w:rsidR="00F81BE7" w:rsidRPr="00200D70" w:rsidRDefault="00F81BE7" w:rsidP="005E6FE1">
            <w:pPr>
              <w:rPr>
                <w:rFonts w:eastAsiaTheme="minorHAnsi" w:cs="Arial"/>
                <w:color w:val="000000" w:themeColor="text1"/>
              </w:rPr>
            </w:pPr>
            <w:r>
              <w:rPr>
                <w:rFonts w:eastAsiaTheme="minorHAnsi" w:cs="Arial"/>
                <w:color w:val="000000" w:themeColor="text1"/>
              </w:rPr>
              <w:t>Discrete</w:t>
            </w:r>
          </w:p>
        </w:tc>
      </w:tr>
      <w:tr w:rsidR="00F81BE7" w:rsidRPr="00200D70" w14:paraId="5AAC7A0E" w14:textId="77777777" w:rsidTr="005E6FE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8AC7260" w14:textId="77777777" w:rsidR="00F81BE7" w:rsidRPr="00200D70" w:rsidRDefault="00F81BE7" w:rsidP="005E6FE1">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F81BE7" w:rsidRPr="00200D70" w14:paraId="52EEEC2F" w14:textId="77777777" w:rsidTr="005E6FE1">
        <w:trPr>
          <w:trHeight w:val="160"/>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25D3593C" w14:textId="77777777" w:rsidR="00F81BE7" w:rsidRPr="00200D70" w:rsidRDefault="00F81BE7" w:rsidP="005E6FE1">
            <w:pPr>
              <w:rPr>
                <w:rFonts w:cs="Arial"/>
                <w:b/>
                <w:bCs/>
                <w:lang w:val="en-GB"/>
              </w:rPr>
            </w:pPr>
            <w:r w:rsidRPr="00200D70">
              <w:rPr>
                <w:rFonts w:cs="Arial"/>
                <w:b/>
                <w:bCs/>
                <w:lang w:val="en-GB"/>
              </w:rPr>
              <w:t>Value</w:t>
            </w:r>
          </w:p>
          <w:p w14:paraId="381306B9" w14:textId="77777777" w:rsidR="00F81BE7" w:rsidRPr="00200D70" w:rsidRDefault="00F81BE7" w:rsidP="005E6FE1">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F5BC53" w14:textId="77777777" w:rsidR="00F81BE7" w:rsidRPr="00BE13C2" w:rsidRDefault="00F81BE7" w:rsidP="005E6FE1">
            <w:pPr>
              <w:rPr>
                <w:rFonts w:eastAsiaTheme="minorHAnsi" w:cs="Arial"/>
                <w:bCs/>
                <w:lang w:val="en-GB"/>
              </w:rPr>
            </w:pPr>
            <w:r>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46A32F" w14:textId="77777777" w:rsidR="00F81BE7" w:rsidRPr="00200D70" w:rsidRDefault="00F81BE7" w:rsidP="005E6FE1">
            <w:pPr>
              <w:rPr>
                <w:rFonts w:eastAsiaTheme="minorHAnsi" w:cs="Arial"/>
                <w:color w:val="000000" w:themeColor="text1"/>
              </w:rPr>
            </w:pPr>
            <w:r>
              <w:rPr>
                <w:rFonts w:eastAsiaTheme="minorHAnsi" w:cs="Arial"/>
                <w:color w:val="000000" w:themeColor="text1"/>
              </w:rPr>
              <w:t>NULL</w:t>
            </w:r>
          </w:p>
        </w:tc>
      </w:tr>
      <w:tr w:rsidR="00F81BE7" w:rsidRPr="00200D70" w14:paraId="6DCD58C2" w14:textId="77777777" w:rsidTr="005E6FE1">
        <w:trPr>
          <w:trHeight w:val="160"/>
        </w:trPr>
        <w:tc>
          <w:tcPr>
            <w:tcW w:w="1079" w:type="dxa"/>
            <w:vMerge/>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tcPr>
          <w:p w14:paraId="32E7A410"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B8DBD3F" w14:textId="77777777" w:rsidR="00F81BE7" w:rsidRDefault="00F81BE7" w:rsidP="005E6FE1">
            <w:pPr>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A20603" w14:textId="77777777" w:rsidR="00F81BE7" w:rsidRDefault="00F81BE7" w:rsidP="005E6FE1">
            <w:pPr>
              <w:rPr>
                <w:rFonts w:eastAsiaTheme="minorHAnsi" w:cs="Arial"/>
                <w:color w:val="000000" w:themeColor="text1"/>
              </w:rPr>
            </w:pPr>
            <w:r>
              <w:rPr>
                <w:rFonts w:eastAsiaTheme="minorHAnsi" w:cs="Arial"/>
                <w:color w:val="000000" w:themeColor="text1"/>
              </w:rPr>
              <w:t>PERS_1</w:t>
            </w:r>
          </w:p>
        </w:tc>
      </w:tr>
      <w:tr w:rsidR="00F81BE7" w:rsidRPr="00200D70" w14:paraId="245B8065" w14:textId="77777777" w:rsidTr="005E6FE1">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9D3091A"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01129C0" w14:textId="77777777" w:rsidR="00F81BE7" w:rsidRPr="00BE13C2" w:rsidRDefault="00F81BE7" w:rsidP="005E6FE1">
            <w:pPr>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7B759B" w14:textId="77777777" w:rsidR="00F81BE7" w:rsidRPr="00200D70" w:rsidRDefault="00F81BE7" w:rsidP="005E6FE1">
            <w:pPr>
              <w:rPr>
                <w:rFonts w:eastAsiaTheme="minorHAnsi" w:cs="Arial"/>
                <w:color w:val="000000" w:themeColor="text1"/>
              </w:rPr>
            </w:pPr>
            <w:r>
              <w:rPr>
                <w:rFonts w:eastAsiaTheme="minorHAnsi" w:cs="Arial"/>
                <w:color w:val="000000" w:themeColor="text1"/>
              </w:rPr>
              <w:t>PERS_2</w:t>
            </w:r>
          </w:p>
        </w:tc>
      </w:tr>
      <w:tr w:rsidR="00F81BE7" w:rsidRPr="00200D70" w14:paraId="43D25382" w14:textId="77777777" w:rsidTr="005E6FE1">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559684C"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20321FF" w14:textId="77777777" w:rsidR="00F81BE7" w:rsidRPr="00BE13C2" w:rsidRDefault="00F81BE7" w:rsidP="005E6FE1">
            <w:pPr>
              <w:rPr>
                <w:rFonts w:eastAsiaTheme="minorHAnsi" w:cs="Arial"/>
                <w:bCs/>
                <w:lang w:val="en-GB"/>
              </w:rPr>
            </w:pPr>
            <w:r>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3C0D2D" w14:textId="77777777" w:rsidR="00F81BE7" w:rsidRPr="00200D70" w:rsidRDefault="00F81BE7" w:rsidP="005E6FE1">
            <w:pPr>
              <w:rPr>
                <w:rFonts w:eastAsiaTheme="minorHAnsi" w:cs="Arial"/>
                <w:color w:val="000000" w:themeColor="text1"/>
              </w:rPr>
            </w:pPr>
            <w:r>
              <w:rPr>
                <w:rFonts w:eastAsiaTheme="minorHAnsi" w:cs="Arial"/>
                <w:color w:val="000000" w:themeColor="text1"/>
              </w:rPr>
              <w:t>PERS_3</w:t>
            </w:r>
          </w:p>
        </w:tc>
      </w:tr>
      <w:tr w:rsidR="00F81BE7" w:rsidRPr="00200D70" w14:paraId="292CFB53" w14:textId="77777777" w:rsidTr="005E6FE1">
        <w:trPr>
          <w:trHeight w:val="97"/>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6DA8C19"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93D8E2C" w14:textId="77777777" w:rsidR="00F81BE7" w:rsidRPr="00BE13C2" w:rsidRDefault="00F81BE7" w:rsidP="005E6FE1">
            <w:pP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8407D4" w14:textId="77777777" w:rsidR="00F81BE7" w:rsidRPr="00200D70" w:rsidRDefault="00F81BE7" w:rsidP="005E6FE1">
            <w:pPr>
              <w:rPr>
                <w:rFonts w:eastAsiaTheme="minorHAnsi" w:cs="Arial"/>
                <w:color w:val="000000" w:themeColor="text1"/>
              </w:rPr>
            </w:pPr>
            <w:r>
              <w:rPr>
                <w:rFonts w:eastAsiaTheme="minorHAnsi" w:cs="Arial"/>
                <w:color w:val="000000" w:themeColor="text1"/>
              </w:rPr>
              <w:t>PERS_4</w:t>
            </w:r>
          </w:p>
        </w:tc>
      </w:tr>
      <w:tr w:rsidR="00F81BE7" w:rsidRPr="00200D70" w14:paraId="06C0275A" w14:textId="77777777" w:rsidTr="005E6FE1">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DB2788B"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2C73ABA" w14:textId="77777777" w:rsidR="00F81BE7" w:rsidRPr="00BE13C2" w:rsidRDefault="00F81BE7" w:rsidP="005E6FE1">
            <w:pP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2496F6" w14:textId="77777777" w:rsidR="00F81BE7" w:rsidRPr="00200D70" w:rsidRDefault="00F81BE7" w:rsidP="005E6FE1">
            <w:pPr>
              <w:rPr>
                <w:rFonts w:eastAsiaTheme="minorHAnsi" w:cs="Arial"/>
                <w:color w:val="000000" w:themeColor="text1"/>
              </w:rPr>
            </w:pPr>
            <w:r>
              <w:rPr>
                <w:rFonts w:eastAsiaTheme="minorHAnsi" w:cs="Arial"/>
                <w:color w:val="000000" w:themeColor="text1"/>
              </w:rPr>
              <w:t>VEHICLE</w:t>
            </w:r>
          </w:p>
        </w:tc>
      </w:tr>
      <w:tr w:rsidR="00F81BE7" w:rsidRPr="00200D70" w14:paraId="5479B48E"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B252DB" w14:textId="77777777" w:rsidR="00F81BE7" w:rsidRPr="00200D70" w:rsidRDefault="00F81BE7" w:rsidP="005E6FE1">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216704" w14:textId="77777777" w:rsidR="00F81BE7" w:rsidRPr="00200D70" w:rsidRDefault="00F81BE7" w:rsidP="005E6FE1">
            <w:pPr>
              <w:rPr>
                <w:rFonts w:eastAsiaTheme="minorHAnsi" w:cs="Arial"/>
                <w:color w:val="000000" w:themeColor="text1"/>
              </w:rPr>
            </w:pPr>
          </w:p>
        </w:tc>
      </w:tr>
    </w:tbl>
    <w:p w14:paraId="5C109CF3" w14:textId="77777777" w:rsidR="00F81BE7" w:rsidRDefault="00F81BE7" w:rsidP="00F81BE7"/>
    <w:p w14:paraId="04620FAA" w14:textId="77777777" w:rsidR="00F81BE7" w:rsidRDefault="00F81BE7" w:rsidP="00F81BE7"/>
    <w:p w14:paraId="40FFAA20" w14:textId="77777777" w:rsidR="00F81BE7" w:rsidRPr="000371E0" w:rsidRDefault="00F81BE7" w:rsidP="00F81BE7">
      <w:pPr>
        <w:pStyle w:val="RELogSignal"/>
        <w:shd w:val="clear" w:color="auto" w:fill="F2F2F2" w:themeFill="background1" w:themeFillShade="F2"/>
      </w:pPr>
      <w:r>
        <w:t>InfotainmentPsngrPersStore_St</w:t>
      </w:r>
    </w:p>
    <w:p w14:paraId="2B2E5E66" w14:textId="77777777" w:rsidR="00F81BE7" w:rsidRDefault="00F81BE7" w:rsidP="00F81BE7">
      <w:pPr>
        <w:rPr>
          <w:rFonts w:cs="Arial"/>
        </w:rPr>
      </w:pPr>
      <w:r>
        <w:rPr>
          <w:rFonts w:cs="Arial"/>
        </w:rPr>
        <w:lastRenderedPageBreak/>
        <w:t>Status response to the InfotainmentPsngrPersStore_Rq.</w:t>
      </w:r>
    </w:p>
    <w:p w14:paraId="2CE8418D" w14:textId="77777777" w:rsidR="00F81BE7" w:rsidRDefault="00F81BE7" w:rsidP="00F81BE7">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F81BE7" w:rsidRPr="00320989" w14:paraId="3D31DC34"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279789" w14:textId="77777777" w:rsidR="00F81BE7" w:rsidRPr="00200D70" w:rsidRDefault="00F81BE7" w:rsidP="005E6FE1">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ED5064" w14:textId="77777777" w:rsidR="00F81BE7" w:rsidRPr="00320989" w:rsidRDefault="00F81BE7" w:rsidP="005E6FE1">
            <w:pPr>
              <w:pStyle w:val="scriptNormal"/>
              <w:rPr>
                <w:color w:val="auto"/>
              </w:rPr>
            </w:pPr>
            <w:r>
              <w:rPr>
                <w:color w:val="auto"/>
              </w:rPr>
              <w:t>QM</w:t>
            </w:r>
          </w:p>
        </w:tc>
      </w:tr>
      <w:tr w:rsidR="00F81BE7" w:rsidRPr="00200D70" w14:paraId="06C3A77A"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D9827E" w14:textId="77777777" w:rsidR="00F81BE7" w:rsidRPr="00200D70" w:rsidRDefault="00F81BE7" w:rsidP="005E6FE1">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70002C" w14:textId="77777777" w:rsidR="00F81BE7" w:rsidRPr="00200D70" w:rsidRDefault="00F81BE7" w:rsidP="005E6FE1">
            <w:pPr>
              <w:rPr>
                <w:rFonts w:eastAsiaTheme="minorHAnsi" w:cs="Arial"/>
                <w:color w:val="000000" w:themeColor="text1"/>
              </w:rPr>
            </w:pPr>
            <w:r>
              <w:rPr>
                <w:rFonts w:eastAsiaTheme="minorHAnsi" w:cs="Arial"/>
                <w:color w:val="000000" w:themeColor="text1"/>
              </w:rPr>
              <w:t>Discrete</w:t>
            </w:r>
          </w:p>
        </w:tc>
      </w:tr>
      <w:tr w:rsidR="00F81BE7" w:rsidRPr="00200D70" w14:paraId="68B1BC20" w14:textId="77777777" w:rsidTr="005E6FE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AFCA0CE" w14:textId="77777777" w:rsidR="00F81BE7" w:rsidRPr="00200D70" w:rsidRDefault="00F81BE7" w:rsidP="005E6FE1">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F81BE7" w:rsidRPr="00200D70" w14:paraId="578505CF" w14:textId="77777777" w:rsidTr="005E6FE1">
        <w:trPr>
          <w:trHeight w:val="160"/>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058B07CC" w14:textId="77777777" w:rsidR="00F81BE7" w:rsidRPr="00200D70" w:rsidRDefault="00F81BE7" w:rsidP="005E6FE1">
            <w:pPr>
              <w:rPr>
                <w:rFonts w:cs="Arial"/>
                <w:b/>
                <w:bCs/>
                <w:lang w:val="en-GB"/>
              </w:rPr>
            </w:pPr>
            <w:r w:rsidRPr="00200D70">
              <w:rPr>
                <w:rFonts w:cs="Arial"/>
                <w:b/>
                <w:bCs/>
                <w:lang w:val="en-GB"/>
              </w:rPr>
              <w:t>Value</w:t>
            </w:r>
          </w:p>
          <w:p w14:paraId="41B6CD5D" w14:textId="77777777" w:rsidR="00F81BE7" w:rsidRPr="00200D70" w:rsidRDefault="00F81BE7" w:rsidP="005E6FE1">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F141BA" w14:textId="77777777" w:rsidR="00F81BE7" w:rsidRPr="00BE13C2" w:rsidRDefault="00F81BE7" w:rsidP="005E6FE1">
            <w:pPr>
              <w:rPr>
                <w:rFonts w:eastAsiaTheme="minorHAnsi" w:cs="Arial"/>
                <w:bCs/>
                <w:lang w:val="en-GB"/>
              </w:rPr>
            </w:pPr>
            <w:r>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734759" w14:textId="77777777" w:rsidR="00F81BE7" w:rsidRPr="00200D70" w:rsidRDefault="00F81BE7" w:rsidP="005E6FE1">
            <w:pPr>
              <w:rPr>
                <w:rFonts w:eastAsiaTheme="minorHAnsi" w:cs="Arial"/>
                <w:color w:val="000000" w:themeColor="text1"/>
              </w:rPr>
            </w:pPr>
            <w:r>
              <w:rPr>
                <w:rFonts w:eastAsiaTheme="minorHAnsi" w:cs="Arial"/>
                <w:color w:val="000000" w:themeColor="text1"/>
              </w:rPr>
              <w:t>COMPLETE</w:t>
            </w:r>
          </w:p>
        </w:tc>
      </w:tr>
      <w:tr w:rsidR="00F81BE7" w14:paraId="60F7D838" w14:textId="77777777" w:rsidTr="005E6FE1">
        <w:trPr>
          <w:trHeight w:val="160"/>
        </w:trPr>
        <w:tc>
          <w:tcPr>
            <w:tcW w:w="1079" w:type="dxa"/>
            <w:vMerge/>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tcPr>
          <w:p w14:paraId="253CC65E"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792DAC4" w14:textId="77777777" w:rsidR="00F81BE7" w:rsidRDefault="00F81BE7" w:rsidP="005E6FE1">
            <w:pPr>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DF6A25" w14:textId="77777777" w:rsidR="00F81BE7" w:rsidRDefault="00F81BE7" w:rsidP="005E6FE1">
            <w:pPr>
              <w:rPr>
                <w:rFonts w:eastAsiaTheme="minorHAnsi" w:cs="Arial"/>
                <w:color w:val="000000" w:themeColor="text1"/>
              </w:rPr>
            </w:pPr>
            <w:r>
              <w:rPr>
                <w:rFonts w:eastAsiaTheme="minorHAnsi" w:cs="Arial"/>
                <w:color w:val="000000" w:themeColor="text1"/>
              </w:rPr>
              <w:t>InProgress</w:t>
            </w:r>
          </w:p>
        </w:tc>
      </w:tr>
      <w:tr w:rsidR="00F81BE7" w:rsidRPr="00200D70" w14:paraId="217CFF50" w14:textId="77777777" w:rsidTr="005E6FE1">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F2EC0D3"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FA82861" w14:textId="77777777" w:rsidR="00F81BE7" w:rsidRPr="00BE13C2" w:rsidRDefault="00F81BE7" w:rsidP="005E6FE1">
            <w:pPr>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220740" w14:textId="77777777" w:rsidR="00F81BE7" w:rsidRPr="00200D70" w:rsidRDefault="00F81BE7" w:rsidP="005E6FE1">
            <w:pPr>
              <w:rPr>
                <w:rFonts w:eastAsiaTheme="minorHAnsi" w:cs="Arial"/>
                <w:color w:val="000000" w:themeColor="text1"/>
              </w:rPr>
            </w:pPr>
            <w:r>
              <w:rPr>
                <w:rFonts w:eastAsiaTheme="minorHAnsi" w:cs="Arial"/>
                <w:color w:val="000000" w:themeColor="text1"/>
              </w:rPr>
              <w:t>NULL</w:t>
            </w:r>
          </w:p>
        </w:tc>
      </w:tr>
      <w:tr w:rsidR="00F81BE7" w:rsidRPr="00200D70" w14:paraId="0B5698C6"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5B6A77" w14:textId="77777777" w:rsidR="00F81BE7" w:rsidRPr="00200D70" w:rsidRDefault="00F81BE7" w:rsidP="005E6FE1">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103F3A" w14:textId="77777777" w:rsidR="00F81BE7" w:rsidRPr="00200D70" w:rsidRDefault="00F81BE7" w:rsidP="005E6FE1">
            <w:pPr>
              <w:rPr>
                <w:rFonts w:eastAsiaTheme="minorHAnsi" w:cs="Arial"/>
                <w:color w:val="000000" w:themeColor="text1"/>
              </w:rPr>
            </w:pPr>
          </w:p>
        </w:tc>
      </w:tr>
    </w:tbl>
    <w:p w14:paraId="142F8B6B" w14:textId="77777777" w:rsidR="00F81BE7" w:rsidRDefault="00F81BE7" w:rsidP="00F81BE7"/>
    <w:p w14:paraId="7F045724" w14:textId="77777777" w:rsidR="00F81BE7" w:rsidRPr="000371E0" w:rsidRDefault="00F81BE7" w:rsidP="00F81BE7">
      <w:pPr>
        <w:pStyle w:val="RELogSignal"/>
        <w:shd w:val="clear" w:color="auto" w:fill="F2F2F2" w:themeFill="background1" w:themeFillShade="F2"/>
      </w:pPr>
      <w:r>
        <w:t xml:space="preserve"> </w:t>
      </w:r>
      <w:bookmarkStart w:id="2758" w:name="_b36936b307abd62d027434b26d7fb12a"/>
      <w:r>
        <w:t>pppImportStatusBroadcast</w:t>
      </w:r>
      <w:bookmarkEnd w:id="2758"/>
    </w:p>
    <w:p w14:paraId="64900706" w14:textId="77777777" w:rsidR="00F81BE7" w:rsidRPr="00200D70" w:rsidRDefault="00F81BE7" w:rsidP="00F81BE7">
      <w:pPr>
        <w:rPr>
          <w:rFonts w:cs="Arial"/>
        </w:rPr>
      </w:pPr>
      <w:r>
        <w:rPr>
          <w:rFonts w:cs="Arial"/>
        </w:rPr>
        <w:t>A command sent to the Profile Interface Client when the Profile Management Server is actively downloading and applying profile data. Signal prompts Profile Interface Client to display a lockout screen and communicate status.</w:t>
      </w:r>
    </w:p>
    <w:p w14:paraId="046A5045" w14:textId="77777777" w:rsidR="00F81BE7" w:rsidRPr="00200D70" w:rsidRDefault="00F81BE7" w:rsidP="00F81BE7">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F81BE7" w:rsidRPr="00200D70" w14:paraId="6ED988F7"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96076F" w14:textId="77777777" w:rsidR="00F81BE7" w:rsidRPr="00200D70" w:rsidRDefault="00F81BE7" w:rsidP="005E6FE1">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A81924" w14:textId="77777777" w:rsidR="00F81BE7" w:rsidRPr="00320989" w:rsidRDefault="00F81BE7" w:rsidP="005E6FE1">
            <w:pPr>
              <w:pStyle w:val="scriptNormal"/>
              <w:rPr>
                <w:color w:val="auto"/>
              </w:rPr>
            </w:pPr>
          </w:p>
        </w:tc>
      </w:tr>
      <w:tr w:rsidR="00F81BE7" w:rsidRPr="00200D70" w14:paraId="06039084"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68548F" w14:textId="77777777" w:rsidR="00F81BE7" w:rsidRPr="00200D70" w:rsidRDefault="00F81BE7" w:rsidP="005E6FE1">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80A9EB" w14:textId="77777777" w:rsidR="00F81BE7" w:rsidRPr="00200D70" w:rsidRDefault="00F81BE7" w:rsidP="005E6FE1">
            <w:pPr>
              <w:rPr>
                <w:rFonts w:eastAsiaTheme="minorHAnsi" w:cs="Arial"/>
                <w:color w:val="000000" w:themeColor="text1"/>
              </w:rPr>
            </w:pPr>
          </w:p>
        </w:tc>
      </w:tr>
      <w:tr w:rsidR="00F81BE7" w:rsidRPr="00200D70" w14:paraId="0FAD2AA4" w14:textId="77777777" w:rsidTr="005E6FE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1CBBA0B" w14:textId="77777777" w:rsidR="00F81BE7" w:rsidRPr="00200D70" w:rsidRDefault="00F81BE7" w:rsidP="005E6FE1">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F81BE7" w:rsidRPr="00200D70" w14:paraId="0D18AE1D" w14:textId="77777777" w:rsidTr="005E6FE1">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49859C" w14:textId="77777777" w:rsidR="00F81BE7" w:rsidRPr="00200D70" w:rsidRDefault="00F81BE7" w:rsidP="005E6FE1">
            <w:pPr>
              <w:rPr>
                <w:rFonts w:cs="Arial"/>
                <w:b/>
                <w:bCs/>
                <w:lang w:val="en-GB"/>
              </w:rPr>
            </w:pPr>
            <w:r w:rsidRPr="00200D70">
              <w:rPr>
                <w:rFonts w:cs="Arial"/>
                <w:b/>
                <w:bCs/>
                <w:lang w:val="en-GB"/>
              </w:rPr>
              <w:t>Value</w:t>
            </w:r>
          </w:p>
          <w:p w14:paraId="7C9775B4" w14:textId="77777777" w:rsidR="00F81BE7" w:rsidRPr="00200D70" w:rsidRDefault="00F81BE7" w:rsidP="005E6FE1">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8B77E5" w14:textId="77777777" w:rsidR="00F81BE7" w:rsidRPr="00200D70" w:rsidRDefault="00F81BE7" w:rsidP="005E6FE1">
            <w:pPr>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837B29" w14:textId="77777777" w:rsidR="00F81BE7" w:rsidRPr="00200D70" w:rsidRDefault="00F81BE7" w:rsidP="005E6FE1">
            <w:pPr>
              <w:rPr>
                <w:rFonts w:eastAsiaTheme="minorHAnsi" w:cs="Arial"/>
                <w:color w:val="000000" w:themeColor="text1"/>
              </w:rPr>
            </w:pPr>
            <w:r>
              <w:rPr>
                <w:rFonts w:eastAsiaTheme="minorHAnsi" w:cs="Arial"/>
                <w:color w:val="000000" w:themeColor="text1"/>
              </w:rPr>
              <w:t>None</w:t>
            </w:r>
          </w:p>
        </w:tc>
      </w:tr>
      <w:tr w:rsidR="00F81BE7" w:rsidRPr="00200D70" w14:paraId="1604FE08" w14:textId="77777777" w:rsidTr="005E6FE1">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06DC3653"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91CD2F0" w14:textId="77777777" w:rsidR="00F81BE7" w:rsidRPr="00200D70" w:rsidRDefault="00F81BE7" w:rsidP="005E6FE1">
            <w:pPr>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D51148" w14:textId="77777777" w:rsidR="00F81BE7" w:rsidRDefault="00F81BE7" w:rsidP="005E6FE1">
            <w:pPr>
              <w:rPr>
                <w:rFonts w:eastAsiaTheme="minorHAnsi" w:cs="Arial"/>
                <w:color w:val="000000" w:themeColor="text1"/>
              </w:rPr>
            </w:pPr>
            <w:r>
              <w:rPr>
                <w:rFonts w:eastAsiaTheme="minorHAnsi" w:cs="Arial"/>
                <w:color w:val="000000" w:themeColor="text1"/>
              </w:rPr>
              <w:t>In Progress</w:t>
            </w:r>
          </w:p>
        </w:tc>
      </w:tr>
      <w:tr w:rsidR="00F81BE7" w:rsidRPr="00200D70" w14:paraId="215324BA" w14:textId="77777777" w:rsidTr="005E6FE1">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58922A95"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A788060" w14:textId="77777777" w:rsidR="00F81BE7" w:rsidRPr="00200D70" w:rsidRDefault="00F81BE7" w:rsidP="005E6FE1">
            <w:pPr>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E1D271" w14:textId="77777777" w:rsidR="00F81BE7" w:rsidRDefault="00F81BE7" w:rsidP="005E6FE1">
            <w:pPr>
              <w:rPr>
                <w:rFonts w:eastAsiaTheme="minorHAnsi" w:cs="Arial"/>
                <w:color w:val="000000" w:themeColor="text1"/>
              </w:rPr>
            </w:pPr>
            <w:r>
              <w:rPr>
                <w:rFonts w:eastAsiaTheme="minorHAnsi" w:cs="Arial"/>
                <w:color w:val="000000" w:themeColor="text1"/>
              </w:rPr>
              <w:t>Complete – Succes</w:t>
            </w:r>
          </w:p>
        </w:tc>
      </w:tr>
      <w:tr w:rsidR="00F81BE7" w:rsidRPr="00200D70" w14:paraId="1D1500DD" w14:textId="77777777" w:rsidTr="005E6FE1">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0DB4A7CC"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69607BC" w14:textId="77777777" w:rsidR="00F81BE7" w:rsidRPr="00200D70" w:rsidRDefault="00F81BE7" w:rsidP="005E6FE1">
            <w:pPr>
              <w:rPr>
                <w:rFonts w:eastAsiaTheme="minorHAnsi" w:cs="Arial"/>
                <w:b/>
                <w:bCs/>
                <w:lang w:val="en-GB"/>
              </w:rPr>
            </w:pPr>
            <w:r>
              <w:rPr>
                <w:rFonts w:eastAsiaTheme="minorHAnsi" w:cs="Arial"/>
                <w:b/>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B3B434" w14:textId="77777777" w:rsidR="00F81BE7" w:rsidRDefault="00F81BE7" w:rsidP="005E6FE1">
            <w:pPr>
              <w:rPr>
                <w:rFonts w:eastAsiaTheme="minorHAnsi" w:cs="Arial"/>
                <w:color w:val="000000" w:themeColor="text1"/>
              </w:rPr>
            </w:pPr>
            <w:r>
              <w:rPr>
                <w:rFonts w:eastAsiaTheme="minorHAnsi" w:cs="Arial"/>
                <w:color w:val="000000" w:themeColor="text1"/>
              </w:rPr>
              <w:t>Complete – Parial</w:t>
            </w:r>
          </w:p>
        </w:tc>
      </w:tr>
      <w:tr w:rsidR="00F81BE7" w:rsidRPr="00200D70" w14:paraId="19EB56A0" w14:textId="77777777" w:rsidTr="005E6FE1">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9CEED2F"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26E082E" w14:textId="77777777" w:rsidR="00F81BE7" w:rsidRPr="00200D70" w:rsidRDefault="00F81BE7" w:rsidP="005E6FE1">
            <w:pPr>
              <w:rPr>
                <w:rFonts w:eastAsiaTheme="minorHAnsi" w:cs="Arial"/>
                <w:b/>
                <w:bCs/>
                <w:lang w:val="en-GB"/>
              </w:rPr>
            </w:pPr>
            <w:r>
              <w:rPr>
                <w:rFonts w:eastAsiaTheme="minorHAnsi" w:cs="Arial"/>
                <w:b/>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3C99F6" w14:textId="77777777" w:rsidR="00F81BE7" w:rsidRDefault="00F81BE7" w:rsidP="005E6FE1">
            <w:pPr>
              <w:rPr>
                <w:rFonts w:eastAsiaTheme="minorHAnsi" w:cs="Arial"/>
                <w:color w:val="000000" w:themeColor="text1"/>
              </w:rPr>
            </w:pPr>
            <w:r>
              <w:rPr>
                <w:rFonts w:eastAsiaTheme="minorHAnsi" w:cs="Arial"/>
                <w:color w:val="000000" w:themeColor="text1"/>
              </w:rPr>
              <w:t>Complete - Fail</w:t>
            </w:r>
          </w:p>
        </w:tc>
      </w:tr>
      <w:tr w:rsidR="00F81BE7" w:rsidRPr="00200D70" w14:paraId="1DFA80C1"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66ED19" w14:textId="77777777" w:rsidR="00F81BE7" w:rsidRPr="00200D70" w:rsidRDefault="00F81BE7" w:rsidP="005E6FE1">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A2C208" w14:textId="77777777" w:rsidR="00F81BE7" w:rsidRPr="00200D70" w:rsidRDefault="00F81BE7" w:rsidP="005E6FE1">
            <w:pPr>
              <w:rPr>
                <w:rFonts w:eastAsiaTheme="minorHAnsi" w:cs="Arial"/>
                <w:color w:val="000000" w:themeColor="text1"/>
              </w:rPr>
            </w:pPr>
          </w:p>
        </w:tc>
      </w:tr>
    </w:tbl>
    <w:p w14:paraId="2E2A2968" w14:textId="77777777" w:rsidR="00F81BE7" w:rsidRDefault="00F81BE7" w:rsidP="00F81BE7"/>
    <w:p w14:paraId="22834496" w14:textId="77777777" w:rsidR="00F81BE7" w:rsidRPr="000371E0" w:rsidRDefault="00F81BE7" w:rsidP="00F81BE7">
      <w:pPr>
        <w:pStyle w:val="RELogSignal"/>
        <w:shd w:val="clear" w:color="auto" w:fill="F2F2F2" w:themeFill="background1" w:themeFillShade="F2"/>
      </w:pPr>
      <w:r>
        <w:t xml:space="preserve"> </w:t>
      </w:r>
      <w:bookmarkStart w:id="2759" w:name="_f0831c7a418e61818c4675d369527b00"/>
      <w:r>
        <w:t>pppProfileID_Res</w:t>
      </w:r>
      <w:bookmarkEnd w:id="2759"/>
    </w:p>
    <w:p w14:paraId="20EB051D" w14:textId="77777777" w:rsidR="00F81BE7" w:rsidRPr="00200D70" w:rsidRDefault="00F81BE7" w:rsidP="00F81BE7">
      <w:pPr>
        <w:rPr>
          <w:rFonts w:cs="Arial"/>
        </w:rPr>
      </w:pPr>
      <w:r>
        <w:rPr>
          <w:rFonts w:cs="Arial"/>
        </w:rPr>
        <w:t>Response to pppProfileID_Rq indicating if the Profile ID is new or already in use.</w:t>
      </w:r>
    </w:p>
    <w:p w14:paraId="732FDC1C" w14:textId="77777777" w:rsidR="00F81BE7" w:rsidRPr="00200D70" w:rsidRDefault="00F81BE7" w:rsidP="00F81BE7">
      <w:pPr>
        <w:rPr>
          <w:rFonts w:cs="Arial"/>
        </w:rPr>
      </w:pP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979"/>
        <w:gridCol w:w="900"/>
        <w:gridCol w:w="1890"/>
        <w:gridCol w:w="1170"/>
        <w:gridCol w:w="2975"/>
      </w:tblGrid>
      <w:tr w:rsidR="00F81BE7" w14:paraId="1AA1A664"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hideMark/>
          </w:tcPr>
          <w:p w14:paraId="0E1C0F51" w14:textId="77777777" w:rsidR="00F81BE7" w:rsidRDefault="00F81BE7" w:rsidP="005E6FE1">
            <w:pPr>
              <w:spacing w:line="254" w:lineRule="auto"/>
              <w:jc w:val="center"/>
            </w:pPr>
            <w:r>
              <w:t>R</w:t>
            </w:r>
          </w:p>
        </w:tc>
        <w:tc>
          <w:tcPr>
            <w:tcW w:w="1979" w:type="dxa"/>
            <w:tcBorders>
              <w:top w:val="single" w:sz="4" w:space="0" w:color="auto"/>
              <w:left w:val="single" w:sz="4" w:space="0" w:color="auto"/>
              <w:bottom w:val="single" w:sz="4" w:space="0" w:color="auto"/>
              <w:right w:val="single" w:sz="4" w:space="0" w:color="auto"/>
            </w:tcBorders>
            <w:hideMark/>
          </w:tcPr>
          <w:p w14:paraId="658454B0" w14:textId="77777777" w:rsidR="00F81BE7" w:rsidRDefault="00F81BE7" w:rsidP="005E6FE1">
            <w:pPr>
              <w:spacing w:line="254" w:lineRule="auto"/>
            </w:pPr>
            <w:r>
              <w:t>ResponseCode</w:t>
            </w:r>
          </w:p>
        </w:tc>
        <w:tc>
          <w:tcPr>
            <w:tcW w:w="900" w:type="dxa"/>
            <w:tcBorders>
              <w:top w:val="single" w:sz="4" w:space="0" w:color="auto"/>
              <w:left w:val="single" w:sz="4" w:space="0" w:color="auto"/>
              <w:bottom w:val="single" w:sz="4" w:space="0" w:color="auto"/>
              <w:right w:val="single" w:sz="4" w:space="0" w:color="auto"/>
            </w:tcBorders>
            <w:hideMark/>
          </w:tcPr>
          <w:p w14:paraId="20B1E1F8" w14:textId="77777777" w:rsidR="00F81BE7" w:rsidRDefault="00F81BE7" w:rsidP="005E6FE1">
            <w:pPr>
              <w:spacing w:line="254" w:lineRule="auto"/>
            </w:pPr>
            <w:r>
              <w:t>Enum</w:t>
            </w:r>
          </w:p>
        </w:tc>
        <w:tc>
          <w:tcPr>
            <w:tcW w:w="1890" w:type="dxa"/>
            <w:tcBorders>
              <w:top w:val="single" w:sz="4" w:space="0" w:color="auto"/>
              <w:left w:val="single" w:sz="4" w:space="0" w:color="auto"/>
              <w:bottom w:val="single" w:sz="4" w:space="0" w:color="auto"/>
              <w:right w:val="single" w:sz="4" w:space="0" w:color="auto"/>
            </w:tcBorders>
            <w:hideMark/>
          </w:tcPr>
          <w:p w14:paraId="6336AE80" w14:textId="77777777" w:rsidR="00F81BE7" w:rsidRDefault="00F81BE7" w:rsidP="005E6FE1">
            <w:pPr>
              <w:spacing w:line="254" w:lineRule="auto"/>
            </w:pPr>
            <w:r>
              <w:t>-</w:t>
            </w:r>
          </w:p>
        </w:tc>
        <w:tc>
          <w:tcPr>
            <w:tcW w:w="1170" w:type="dxa"/>
            <w:tcBorders>
              <w:top w:val="single" w:sz="4" w:space="0" w:color="auto"/>
              <w:left w:val="single" w:sz="4" w:space="0" w:color="auto"/>
              <w:bottom w:val="single" w:sz="4" w:space="0" w:color="auto"/>
              <w:right w:val="single" w:sz="4" w:space="0" w:color="auto"/>
            </w:tcBorders>
            <w:hideMark/>
          </w:tcPr>
          <w:p w14:paraId="43D1424F" w14:textId="77777777" w:rsidR="00F81BE7" w:rsidRDefault="00F81BE7" w:rsidP="005E6FE1">
            <w:pPr>
              <w:spacing w:line="254" w:lineRule="auto"/>
            </w:pPr>
            <w:r>
              <w:t>-</w:t>
            </w:r>
          </w:p>
        </w:tc>
        <w:tc>
          <w:tcPr>
            <w:tcW w:w="2975" w:type="dxa"/>
            <w:tcBorders>
              <w:top w:val="single" w:sz="4" w:space="0" w:color="auto"/>
              <w:left w:val="single" w:sz="4" w:space="0" w:color="auto"/>
              <w:bottom w:val="single" w:sz="4" w:space="0" w:color="auto"/>
              <w:right w:val="single" w:sz="4" w:space="0" w:color="auto"/>
            </w:tcBorders>
            <w:hideMark/>
          </w:tcPr>
          <w:p w14:paraId="4DE9BA6C" w14:textId="77777777" w:rsidR="00F81BE7" w:rsidRDefault="00F81BE7" w:rsidP="005E6FE1">
            <w:pPr>
              <w:spacing w:line="254" w:lineRule="auto"/>
            </w:pPr>
            <w:r>
              <w:t>Response to request</w:t>
            </w:r>
          </w:p>
        </w:tc>
      </w:tr>
      <w:tr w:rsidR="00F81BE7" w14:paraId="42CBD0BD"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4679060C" w14:textId="77777777" w:rsidR="00F81BE7" w:rsidRDefault="00F81BE7" w:rsidP="005E6FE1">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2BE9CB49"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43286997" w14:textId="77777777" w:rsidR="00F81BE7" w:rsidRDefault="00F81BE7" w:rsidP="005E6FE1">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006796EF" w14:textId="77777777" w:rsidR="00F81BE7" w:rsidRDefault="00F81BE7" w:rsidP="005E6FE1">
            <w:pPr>
              <w:spacing w:line="254" w:lineRule="auto"/>
            </w:pPr>
            <w:r>
              <w:rPr>
                <w:rFonts w:cs="Arial"/>
              </w:rPr>
              <w:t>Ok</w:t>
            </w:r>
          </w:p>
        </w:tc>
        <w:tc>
          <w:tcPr>
            <w:tcW w:w="1170" w:type="dxa"/>
            <w:tcBorders>
              <w:top w:val="single" w:sz="4" w:space="0" w:color="auto"/>
              <w:left w:val="single" w:sz="4" w:space="0" w:color="auto"/>
              <w:bottom w:val="single" w:sz="4" w:space="0" w:color="auto"/>
              <w:right w:val="single" w:sz="4" w:space="0" w:color="auto"/>
            </w:tcBorders>
            <w:hideMark/>
          </w:tcPr>
          <w:p w14:paraId="2115F078" w14:textId="77777777" w:rsidR="00F81BE7" w:rsidRDefault="00F81BE7" w:rsidP="005E6FE1">
            <w:pPr>
              <w:spacing w:line="254" w:lineRule="auto"/>
            </w:pPr>
            <w:r>
              <w:t>0x0</w:t>
            </w:r>
          </w:p>
        </w:tc>
        <w:tc>
          <w:tcPr>
            <w:tcW w:w="2975" w:type="dxa"/>
            <w:tcBorders>
              <w:top w:val="single" w:sz="4" w:space="0" w:color="auto"/>
              <w:left w:val="single" w:sz="4" w:space="0" w:color="auto"/>
              <w:bottom w:val="single" w:sz="4" w:space="0" w:color="auto"/>
              <w:right w:val="single" w:sz="4" w:space="0" w:color="auto"/>
            </w:tcBorders>
          </w:tcPr>
          <w:p w14:paraId="61B6F46C" w14:textId="77777777" w:rsidR="00F81BE7" w:rsidRDefault="00F81BE7" w:rsidP="005E6FE1">
            <w:pPr>
              <w:spacing w:line="254" w:lineRule="auto"/>
            </w:pPr>
          </w:p>
        </w:tc>
      </w:tr>
      <w:tr w:rsidR="00F81BE7" w14:paraId="42FA2E41"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2013C604" w14:textId="77777777" w:rsidR="00F81BE7" w:rsidRDefault="00F81BE7" w:rsidP="005E6FE1">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31A05BC0"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FEC957C" w14:textId="77777777" w:rsidR="00F81BE7" w:rsidRDefault="00F81BE7" w:rsidP="005E6FE1">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622FB3DA" w14:textId="77777777" w:rsidR="00F81BE7" w:rsidRDefault="00F81BE7" w:rsidP="005E6FE1">
            <w:pPr>
              <w:spacing w:line="254" w:lineRule="auto"/>
            </w:pPr>
            <w:r>
              <w:t>Already In Use</w:t>
            </w:r>
          </w:p>
        </w:tc>
        <w:tc>
          <w:tcPr>
            <w:tcW w:w="1170" w:type="dxa"/>
            <w:tcBorders>
              <w:top w:val="single" w:sz="4" w:space="0" w:color="auto"/>
              <w:left w:val="single" w:sz="4" w:space="0" w:color="auto"/>
              <w:bottom w:val="single" w:sz="4" w:space="0" w:color="auto"/>
              <w:right w:val="single" w:sz="4" w:space="0" w:color="auto"/>
            </w:tcBorders>
            <w:hideMark/>
          </w:tcPr>
          <w:p w14:paraId="5B138B22" w14:textId="77777777" w:rsidR="00F81BE7" w:rsidRDefault="00F81BE7" w:rsidP="005E6FE1">
            <w:pPr>
              <w:spacing w:line="254" w:lineRule="auto"/>
            </w:pPr>
            <w:r>
              <w:t>0x1</w:t>
            </w:r>
          </w:p>
        </w:tc>
        <w:tc>
          <w:tcPr>
            <w:tcW w:w="2975" w:type="dxa"/>
            <w:tcBorders>
              <w:top w:val="single" w:sz="4" w:space="0" w:color="auto"/>
              <w:left w:val="single" w:sz="4" w:space="0" w:color="auto"/>
              <w:bottom w:val="single" w:sz="4" w:space="0" w:color="auto"/>
              <w:right w:val="single" w:sz="4" w:space="0" w:color="auto"/>
            </w:tcBorders>
          </w:tcPr>
          <w:p w14:paraId="17CD887F" w14:textId="77777777" w:rsidR="00F81BE7" w:rsidRDefault="00F81BE7" w:rsidP="005E6FE1">
            <w:pPr>
              <w:spacing w:line="254" w:lineRule="auto"/>
            </w:pPr>
          </w:p>
        </w:tc>
      </w:tr>
      <w:tr w:rsidR="00F81BE7" w14:paraId="1FA4775E"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hideMark/>
          </w:tcPr>
          <w:p w14:paraId="12CD3D59" w14:textId="77777777" w:rsidR="00F81BE7" w:rsidRDefault="00F81BE7" w:rsidP="005E6FE1">
            <w:pPr>
              <w:spacing w:line="254" w:lineRule="auto"/>
              <w:jc w:val="center"/>
            </w:pPr>
            <w:r>
              <w:t>R</w:t>
            </w:r>
          </w:p>
        </w:tc>
        <w:tc>
          <w:tcPr>
            <w:tcW w:w="1979" w:type="dxa"/>
            <w:tcBorders>
              <w:top w:val="single" w:sz="4" w:space="0" w:color="auto"/>
              <w:left w:val="single" w:sz="4" w:space="0" w:color="auto"/>
              <w:bottom w:val="single" w:sz="4" w:space="0" w:color="auto"/>
              <w:right w:val="single" w:sz="4" w:space="0" w:color="auto"/>
            </w:tcBorders>
            <w:hideMark/>
          </w:tcPr>
          <w:p w14:paraId="66B7289E" w14:textId="77777777" w:rsidR="00F81BE7" w:rsidRDefault="00F81BE7" w:rsidP="005E6FE1">
            <w:pPr>
              <w:spacing w:line="254" w:lineRule="auto"/>
            </w:pPr>
            <w:r>
              <w:t>PersID</w:t>
            </w:r>
          </w:p>
        </w:tc>
        <w:tc>
          <w:tcPr>
            <w:tcW w:w="900" w:type="dxa"/>
            <w:tcBorders>
              <w:top w:val="single" w:sz="4" w:space="0" w:color="auto"/>
              <w:left w:val="single" w:sz="4" w:space="0" w:color="auto"/>
              <w:bottom w:val="single" w:sz="4" w:space="0" w:color="auto"/>
              <w:right w:val="single" w:sz="4" w:space="0" w:color="auto"/>
            </w:tcBorders>
            <w:hideMark/>
          </w:tcPr>
          <w:p w14:paraId="1B9E1276" w14:textId="77777777" w:rsidR="00F81BE7" w:rsidRDefault="00F81BE7" w:rsidP="005E6FE1">
            <w:pPr>
              <w:spacing w:line="254" w:lineRule="auto"/>
            </w:pPr>
            <w:r>
              <w:t>Enum</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A370346" w14:textId="77777777" w:rsidR="00F81BE7" w:rsidRDefault="00F81BE7" w:rsidP="005E6FE1">
            <w:pPr>
              <w:spacing w:line="254" w:lineRule="auto"/>
            </w:pPr>
            <w:r>
              <w:t>-</w:t>
            </w:r>
          </w:p>
        </w:tc>
        <w:tc>
          <w:tcPr>
            <w:tcW w:w="1170" w:type="dxa"/>
            <w:tcBorders>
              <w:top w:val="single" w:sz="4" w:space="0" w:color="auto"/>
              <w:left w:val="single" w:sz="4" w:space="0" w:color="auto"/>
              <w:bottom w:val="single" w:sz="4" w:space="0" w:color="auto"/>
              <w:right w:val="single" w:sz="4" w:space="0" w:color="auto"/>
            </w:tcBorders>
            <w:hideMark/>
          </w:tcPr>
          <w:p w14:paraId="4B855611" w14:textId="77777777" w:rsidR="00F81BE7" w:rsidRDefault="00F81BE7" w:rsidP="005E6FE1">
            <w:pPr>
              <w:spacing w:line="254" w:lineRule="auto"/>
            </w:pPr>
            <w:r>
              <w:t>-</w:t>
            </w:r>
          </w:p>
        </w:tc>
        <w:tc>
          <w:tcPr>
            <w:tcW w:w="2975" w:type="dxa"/>
            <w:tcBorders>
              <w:top w:val="single" w:sz="4" w:space="0" w:color="auto"/>
              <w:left w:val="single" w:sz="4" w:space="0" w:color="auto"/>
              <w:bottom w:val="single" w:sz="4" w:space="0" w:color="auto"/>
              <w:right w:val="single" w:sz="4" w:space="0" w:color="auto"/>
            </w:tcBorders>
            <w:hideMark/>
          </w:tcPr>
          <w:p w14:paraId="5543A882" w14:textId="77777777" w:rsidR="00F81BE7" w:rsidRDefault="00F81BE7" w:rsidP="005E6FE1">
            <w:pPr>
              <w:spacing w:line="254" w:lineRule="auto"/>
            </w:pPr>
            <w:r>
              <w:t>Personality profile already associated to Account ID. N/A if ResponseCode = Ok</w:t>
            </w:r>
          </w:p>
        </w:tc>
      </w:tr>
      <w:tr w:rsidR="00F81BE7" w14:paraId="5A7436C1"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03841975" w14:textId="77777777" w:rsidR="00F81BE7" w:rsidRDefault="00F81BE7" w:rsidP="005E6FE1">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7DD15BD7"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3BD4C1A" w14:textId="77777777" w:rsidR="00F81BE7" w:rsidRDefault="00F81BE7" w:rsidP="005E6FE1">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701D6B2B" w14:textId="77777777" w:rsidR="00F81BE7" w:rsidRDefault="00F81BE7" w:rsidP="005E6FE1">
            <w:pPr>
              <w:spacing w:line="254" w:lineRule="auto"/>
            </w:pPr>
            <w:r>
              <w:t>PROFILE_1</w:t>
            </w:r>
          </w:p>
        </w:tc>
        <w:tc>
          <w:tcPr>
            <w:tcW w:w="1170" w:type="dxa"/>
            <w:tcBorders>
              <w:top w:val="single" w:sz="4" w:space="0" w:color="auto"/>
              <w:left w:val="single" w:sz="4" w:space="0" w:color="auto"/>
              <w:bottom w:val="single" w:sz="4" w:space="0" w:color="auto"/>
              <w:right w:val="single" w:sz="4" w:space="0" w:color="auto"/>
            </w:tcBorders>
            <w:hideMark/>
          </w:tcPr>
          <w:p w14:paraId="33A535C6" w14:textId="77777777" w:rsidR="00F81BE7" w:rsidRDefault="00F81BE7" w:rsidP="005E6FE1">
            <w:pPr>
              <w:spacing w:line="254" w:lineRule="auto"/>
            </w:pPr>
            <w:r>
              <w:t>0x0</w:t>
            </w:r>
          </w:p>
        </w:tc>
        <w:tc>
          <w:tcPr>
            <w:tcW w:w="2975" w:type="dxa"/>
            <w:tcBorders>
              <w:top w:val="single" w:sz="4" w:space="0" w:color="auto"/>
              <w:left w:val="single" w:sz="4" w:space="0" w:color="auto"/>
              <w:bottom w:val="single" w:sz="4" w:space="0" w:color="auto"/>
              <w:right w:val="single" w:sz="4" w:space="0" w:color="auto"/>
            </w:tcBorders>
          </w:tcPr>
          <w:p w14:paraId="640CCF29" w14:textId="77777777" w:rsidR="00F81BE7" w:rsidRDefault="00F81BE7" w:rsidP="005E6FE1">
            <w:pPr>
              <w:spacing w:line="254" w:lineRule="auto"/>
            </w:pPr>
          </w:p>
        </w:tc>
      </w:tr>
      <w:tr w:rsidR="00F81BE7" w14:paraId="3FEB87AD"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3765624E" w14:textId="77777777" w:rsidR="00F81BE7" w:rsidRDefault="00F81BE7" w:rsidP="005E6FE1">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47791C28"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C3A11DC" w14:textId="77777777" w:rsidR="00F81BE7" w:rsidRDefault="00F81BE7" w:rsidP="005E6FE1">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2ACBEAE8" w14:textId="77777777" w:rsidR="00F81BE7" w:rsidRDefault="00F81BE7" w:rsidP="005E6FE1">
            <w:pPr>
              <w:spacing w:line="254" w:lineRule="auto"/>
            </w:pPr>
            <w:r>
              <w:t>PROFILE_2</w:t>
            </w:r>
          </w:p>
        </w:tc>
        <w:tc>
          <w:tcPr>
            <w:tcW w:w="1170" w:type="dxa"/>
            <w:tcBorders>
              <w:top w:val="single" w:sz="4" w:space="0" w:color="auto"/>
              <w:left w:val="single" w:sz="4" w:space="0" w:color="auto"/>
              <w:bottom w:val="single" w:sz="4" w:space="0" w:color="auto"/>
              <w:right w:val="single" w:sz="4" w:space="0" w:color="auto"/>
            </w:tcBorders>
            <w:hideMark/>
          </w:tcPr>
          <w:p w14:paraId="6BFF92C8" w14:textId="77777777" w:rsidR="00F81BE7" w:rsidRDefault="00F81BE7" w:rsidP="005E6FE1">
            <w:pPr>
              <w:spacing w:line="254" w:lineRule="auto"/>
            </w:pPr>
            <w:r>
              <w:t>0x1</w:t>
            </w:r>
          </w:p>
        </w:tc>
        <w:tc>
          <w:tcPr>
            <w:tcW w:w="2975" w:type="dxa"/>
            <w:tcBorders>
              <w:top w:val="single" w:sz="4" w:space="0" w:color="auto"/>
              <w:left w:val="single" w:sz="4" w:space="0" w:color="auto"/>
              <w:bottom w:val="single" w:sz="4" w:space="0" w:color="auto"/>
              <w:right w:val="single" w:sz="4" w:space="0" w:color="auto"/>
            </w:tcBorders>
          </w:tcPr>
          <w:p w14:paraId="46AEEDF4" w14:textId="77777777" w:rsidR="00F81BE7" w:rsidRDefault="00F81BE7" w:rsidP="005E6FE1">
            <w:pPr>
              <w:spacing w:line="254" w:lineRule="auto"/>
            </w:pPr>
          </w:p>
        </w:tc>
      </w:tr>
      <w:tr w:rsidR="00F81BE7" w14:paraId="1009293C"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49C0D01D" w14:textId="77777777" w:rsidR="00F81BE7" w:rsidRDefault="00F81BE7" w:rsidP="005E6FE1">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04FCC154"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F91705B" w14:textId="77777777" w:rsidR="00F81BE7" w:rsidRDefault="00F81BE7" w:rsidP="005E6FE1">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39903FC8" w14:textId="77777777" w:rsidR="00F81BE7" w:rsidRDefault="00F81BE7" w:rsidP="005E6FE1">
            <w:pPr>
              <w:spacing w:line="254" w:lineRule="auto"/>
            </w:pPr>
            <w:r>
              <w:t>PROFILE_3</w:t>
            </w:r>
          </w:p>
        </w:tc>
        <w:tc>
          <w:tcPr>
            <w:tcW w:w="1170" w:type="dxa"/>
            <w:tcBorders>
              <w:top w:val="single" w:sz="4" w:space="0" w:color="auto"/>
              <w:left w:val="single" w:sz="4" w:space="0" w:color="auto"/>
              <w:bottom w:val="single" w:sz="4" w:space="0" w:color="auto"/>
              <w:right w:val="single" w:sz="4" w:space="0" w:color="auto"/>
            </w:tcBorders>
            <w:hideMark/>
          </w:tcPr>
          <w:p w14:paraId="6DEBA4B5" w14:textId="77777777" w:rsidR="00F81BE7" w:rsidRDefault="00F81BE7" w:rsidP="005E6FE1">
            <w:pPr>
              <w:spacing w:line="254" w:lineRule="auto"/>
            </w:pPr>
            <w:r>
              <w:t>0x2</w:t>
            </w:r>
          </w:p>
        </w:tc>
        <w:tc>
          <w:tcPr>
            <w:tcW w:w="2975" w:type="dxa"/>
            <w:tcBorders>
              <w:top w:val="single" w:sz="4" w:space="0" w:color="auto"/>
              <w:left w:val="single" w:sz="4" w:space="0" w:color="auto"/>
              <w:bottom w:val="single" w:sz="4" w:space="0" w:color="auto"/>
              <w:right w:val="single" w:sz="4" w:space="0" w:color="auto"/>
            </w:tcBorders>
          </w:tcPr>
          <w:p w14:paraId="041AB7C8" w14:textId="77777777" w:rsidR="00F81BE7" w:rsidRDefault="00F81BE7" w:rsidP="005E6FE1">
            <w:pPr>
              <w:spacing w:line="254" w:lineRule="auto"/>
            </w:pPr>
          </w:p>
        </w:tc>
      </w:tr>
      <w:tr w:rsidR="00F81BE7" w14:paraId="39ED4357"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4A7F9167" w14:textId="77777777" w:rsidR="00F81BE7" w:rsidRDefault="00F81BE7" w:rsidP="005E6FE1">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1AF9F583"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24C54F2" w14:textId="77777777" w:rsidR="00F81BE7" w:rsidRDefault="00F81BE7" w:rsidP="005E6FE1">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45637DCA" w14:textId="77777777" w:rsidR="00F81BE7" w:rsidRDefault="00F81BE7" w:rsidP="005E6FE1">
            <w:pPr>
              <w:spacing w:line="254" w:lineRule="auto"/>
            </w:pPr>
            <w:r>
              <w:t>PROFILE_4</w:t>
            </w:r>
          </w:p>
        </w:tc>
        <w:tc>
          <w:tcPr>
            <w:tcW w:w="1170" w:type="dxa"/>
            <w:tcBorders>
              <w:top w:val="single" w:sz="4" w:space="0" w:color="auto"/>
              <w:left w:val="single" w:sz="4" w:space="0" w:color="auto"/>
              <w:bottom w:val="single" w:sz="4" w:space="0" w:color="auto"/>
              <w:right w:val="single" w:sz="4" w:space="0" w:color="auto"/>
            </w:tcBorders>
            <w:hideMark/>
          </w:tcPr>
          <w:p w14:paraId="14DD78DE" w14:textId="77777777" w:rsidR="00F81BE7" w:rsidRDefault="00F81BE7" w:rsidP="005E6FE1">
            <w:pPr>
              <w:spacing w:line="254" w:lineRule="auto"/>
            </w:pPr>
            <w:r>
              <w:t>0x3</w:t>
            </w:r>
          </w:p>
        </w:tc>
        <w:tc>
          <w:tcPr>
            <w:tcW w:w="2975" w:type="dxa"/>
            <w:tcBorders>
              <w:top w:val="single" w:sz="4" w:space="0" w:color="auto"/>
              <w:left w:val="single" w:sz="4" w:space="0" w:color="auto"/>
              <w:bottom w:val="single" w:sz="4" w:space="0" w:color="auto"/>
              <w:right w:val="single" w:sz="4" w:space="0" w:color="auto"/>
            </w:tcBorders>
          </w:tcPr>
          <w:p w14:paraId="0F7295E6" w14:textId="77777777" w:rsidR="00F81BE7" w:rsidRDefault="00F81BE7" w:rsidP="005E6FE1">
            <w:pPr>
              <w:spacing w:line="254" w:lineRule="auto"/>
            </w:pPr>
          </w:p>
        </w:tc>
      </w:tr>
    </w:tbl>
    <w:p w14:paraId="5E3D2F94" w14:textId="77777777" w:rsidR="00F81BE7" w:rsidRDefault="00F81BE7" w:rsidP="00F81BE7"/>
    <w:p w14:paraId="6C572BD6" w14:textId="77777777" w:rsidR="00F81BE7" w:rsidRPr="000371E0" w:rsidRDefault="00F81BE7" w:rsidP="00F81BE7">
      <w:pPr>
        <w:pStyle w:val="RELogSignal"/>
        <w:shd w:val="clear" w:color="auto" w:fill="F2F2F2" w:themeFill="background1" w:themeFillShade="F2"/>
      </w:pPr>
      <w:r>
        <w:t xml:space="preserve"> </w:t>
      </w:r>
      <w:bookmarkStart w:id="2760" w:name="_a467c50249ae9a57c4651d53614b44af"/>
      <w:r>
        <w:t>pppProfileID_Rq</w:t>
      </w:r>
      <w:bookmarkEnd w:id="2760"/>
    </w:p>
    <w:p w14:paraId="6739A03C" w14:textId="77777777" w:rsidR="00F81BE7" w:rsidRPr="00200D70" w:rsidRDefault="00F81BE7" w:rsidP="00F81BE7">
      <w:pPr>
        <w:rPr>
          <w:rFonts w:cs="Arial"/>
        </w:rPr>
      </w:pPr>
      <w:r>
        <w:rPr>
          <w:rFonts w:cs="Arial"/>
        </w:rPr>
        <w:lastRenderedPageBreak/>
        <w:t>Profile ID passed to the Profile Management Server after Ford Account Login.</w:t>
      </w:r>
    </w:p>
    <w:p w14:paraId="28C5026D" w14:textId="77777777" w:rsidR="00F81BE7" w:rsidRPr="00200D70" w:rsidRDefault="00F81BE7" w:rsidP="00F81BE7">
      <w:pPr>
        <w:rPr>
          <w:rFonts w:cs="Arial"/>
        </w:rPr>
      </w:pP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979"/>
        <w:gridCol w:w="900"/>
        <w:gridCol w:w="1890"/>
        <w:gridCol w:w="1170"/>
        <w:gridCol w:w="2975"/>
      </w:tblGrid>
      <w:tr w:rsidR="00F81BE7" w14:paraId="1FDACF73"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hideMark/>
          </w:tcPr>
          <w:p w14:paraId="28FAE744" w14:textId="77777777" w:rsidR="00F81BE7" w:rsidRDefault="00F81BE7" w:rsidP="005E6FE1">
            <w:pPr>
              <w:spacing w:line="254" w:lineRule="auto"/>
              <w:jc w:val="center"/>
            </w:pPr>
            <w:r>
              <w:t>R</w:t>
            </w:r>
          </w:p>
        </w:tc>
        <w:tc>
          <w:tcPr>
            <w:tcW w:w="1979" w:type="dxa"/>
            <w:tcBorders>
              <w:top w:val="single" w:sz="4" w:space="0" w:color="auto"/>
              <w:left w:val="single" w:sz="4" w:space="0" w:color="auto"/>
              <w:bottom w:val="single" w:sz="4" w:space="0" w:color="auto"/>
              <w:right w:val="single" w:sz="4" w:space="0" w:color="auto"/>
            </w:tcBorders>
            <w:hideMark/>
          </w:tcPr>
          <w:p w14:paraId="3C86E31C" w14:textId="77777777" w:rsidR="00F81BE7" w:rsidRDefault="00F81BE7" w:rsidP="005E6FE1">
            <w:pPr>
              <w:spacing w:line="254" w:lineRule="auto"/>
            </w:pPr>
            <w:r>
              <w:t>accountID</w:t>
            </w:r>
          </w:p>
        </w:tc>
        <w:tc>
          <w:tcPr>
            <w:tcW w:w="900" w:type="dxa"/>
            <w:tcBorders>
              <w:top w:val="single" w:sz="4" w:space="0" w:color="auto"/>
              <w:left w:val="single" w:sz="4" w:space="0" w:color="auto"/>
              <w:bottom w:val="single" w:sz="4" w:space="0" w:color="auto"/>
              <w:right w:val="single" w:sz="4" w:space="0" w:color="auto"/>
            </w:tcBorders>
            <w:hideMark/>
          </w:tcPr>
          <w:p w14:paraId="1DC386FC" w14:textId="77777777" w:rsidR="00F81BE7" w:rsidRDefault="00F81BE7" w:rsidP="005E6FE1">
            <w:pPr>
              <w:spacing w:line="254" w:lineRule="auto"/>
            </w:pPr>
            <w:r>
              <w:t>string</w:t>
            </w:r>
          </w:p>
        </w:tc>
        <w:tc>
          <w:tcPr>
            <w:tcW w:w="1890" w:type="dxa"/>
            <w:tcBorders>
              <w:top w:val="single" w:sz="4" w:space="0" w:color="auto"/>
              <w:left w:val="single" w:sz="4" w:space="0" w:color="auto"/>
              <w:bottom w:val="single" w:sz="4" w:space="0" w:color="auto"/>
              <w:right w:val="single" w:sz="4" w:space="0" w:color="auto"/>
            </w:tcBorders>
            <w:hideMark/>
          </w:tcPr>
          <w:p w14:paraId="711E34E8" w14:textId="77777777" w:rsidR="00F81BE7" w:rsidRDefault="00F81BE7" w:rsidP="005E6FE1">
            <w:pPr>
              <w:spacing w:line="254" w:lineRule="auto"/>
            </w:pPr>
            <w:r>
              <w:t>-</w:t>
            </w:r>
          </w:p>
        </w:tc>
        <w:tc>
          <w:tcPr>
            <w:tcW w:w="1170" w:type="dxa"/>
            <w:tcBorders>
              <w:top w:val="single" w:sz="4" w:space="0" w:color="auto"/>
              <w:left w:val="single" w:sz="4" w:space="0" w:color="auto"/>
              <w:bottom w:val="single" w:sz="4" w:space="0" w:color="auto"/>
              <w:right w:val="single" w:sz="4" w:space="0" w:color="auto"/>
            </w:tcBorders>
            <w:hideMark/>
          </w:tcPr>
          <w:p w14:paraId="2EE08D70" w14:textId="77777777" w:rsidR="00F81BE7" w:rsidRDefault="00F81BE7" w:rsidP="005E6FE1">
            <w:pPr>
              <w:spacing w:line="254" w:lineRule="auto"/>
            </w:pPr>
            <w:r w:rsidRPr="008A496D">
              <w:rPr>
                <w:highlight w:val="yellow"/>
              </w:rPr>
              <w:t>XX</w:t>
            </w:r>
            <w:r>
              <w:t xml:space="preserve"> chars</w:t>
            </w:r>
          </w:p>
        </w:tc>
        <w:tc>
          <w:tcPr>
            <w:tcW w:w="2975" w:type="dxa"/>
            <w:tcBorders>
              <w:top w:val="single" w:sz="4" w:space="0" w:color="auto"/>
              <w:left w:val="single" w:sz="4" w:space="0" w:color="auto"/>
              <w:bottom w:val="single" w:sz="4" w:space="0" w:color="auto"/>
              <w:right w:val="single" w:sz="4" w:space="0" w:color="auto"/>
            </w:tcBorders>
            <w:hideMark/>
          </w:tcPr>
          <w:p w14:paraId="779EBD8D" w14:textId="77777777" w:rsidR="00F81BE7" w:rsidRDefault="00F81BE7" w:rsidP="005E6FE1">
            <w:pPr>
              <w:spacing w:line="254" w:lineRule="auto"/>
            </w:pPr>
            <w:r>
              <w:t>AccountID per the authenticated FordPass credentials</w:t>
            </w:r>
          </w:p>
        </w:tc>
      </w:tr>
      <w:tr w:rsidR="00F81BE7" w14:paraId="1AC48947"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hideMark/>
          </w:tcPr>
          <w:p w14:paraId="285520C2" w14:textId="77777777" w:rsidR="00F81BE7" w:rsidRDefault="00F81BE7" w:rsidP="005E6FE1">
            <w:pPr>
              <w:spacing w:line="254" w:lineRule="auto"/>
              <w:jc w:val="center"/>
            </w:pPr>
            <w:r>
              <w:t>R</w:t>
            </w:r>
          </w:p>
        </w:tc>
        <w:tc>
          <w:tcPr>
            <w:tcW w:w="1979" w:type="dxa"/>
            <w:tcBorders>
              <w:top w:val="single" w:sz="4" w:space="0" w:color="auto"/>
              <w:left w:val="single" w:sz="4" w:space="0" w:color="auto"/>
              <w:bottom w:val="single" w:sz="4" w:space="0" w:color="auto"/>
              <w:right w:val="single" w:sz="4" w:space="0" w:color="auto"/>
            </w:tcBorders>
            <w:hideMark/>
          </w:tcPr>
          <w:p w14:paraId="64D66BDF" w14:textId="77777777" w:rsidR="00F81BE7" w:rsidRDefault="00F81BE7" w:rsidP="005E6FE1">
            <w:pPr>
              <w:spacing w:line="254" w:lineRule="auto"/>
            </w:pPr>
            <w:r>
              <w:t>newProfile</w:t>
            </w:r>
          </w:p>
        </w:tc>
        <w:tc>
          <w:tcPr>
            <w:tcW w:w="900" w:type="dxa"/>
            <w:tcBorders>
              <w:top w:val="single" w:sz="4" w:space="0" w:color="auto"/>
              <w:left w:val="single" w:sz="4" w:space="0" w:color="auto"/>
              <w:bottom w:val="single" w:sz="4" w:space="0" w:color="auto"/>
              <w:right w:val="single" w:sz="4" w:space="0" w:color="auto"/>
            </w:tcBorders>
            <w:hideMark/>
          </w:tcPr>
          <w:p w14:paraId="10F52919" w14:textId="77777777" w:rsidR="00F81BE7" w:rsidRDefault="00F81BE7" w:rsidP="005E6FE1">
            <w:pPr>
              <w:spacing w:line="254" w:lineRule="auto"/>
            </w:pPr>
            <w:r>
              <w:t>Bool</w:t>
            </w:r>
          </w:p>
        </w:tc>
        <w:tc>
          <w:tcPr>
            <w:tcW w:w="1890" w:type="dxa"/>
            <w:tcBorders>
              <w:top w:val="single" w:sz="4" w:space="0" w:color="auto"/>
              <w:left w:val="single" w:sz="4" w:space="0" w:color="auto"/>
              <w:bottom w:val="single" w:sz="4" w:space="0" w:color="auto"/>
              <w:right w:val="single" w:sz="4" w:space="0" w:color="auto"/>
            </w:tcBorders>
            <w:hideMark/>
          </w:tcPr>
          <w:p w14:paraId="28366AD1" w14:textId="77777777" w:rsidR="00F81BE7" w:rsidRDefault="00F81BE7" w:rsidP="005E6FE1">
            <w:pPr>
              <w:spacing w:line="254" w:lineRule="auto"/>
            </w:pPr>
            <w:r>
              <w:t>-</w:t>
            </w:r>
          </w:p>
        </w:tc>
        <w:tc>
          <w:tcPr>
            <w:tcW w:w="1170" w:type="dxa"/>
            <w:tcBorders>
              <w:top w:val="single" w:sz="4" w:space="0" w:color="auto"/>
              <w:left w:val="single" w:sz="4" w:space="0" w:color="auto"/>
              <w:bottom w:val="single" w:sz="4" w:space="0" w:color="auto"/>
              <w:right w:val="single" w:sz="4" w:space="0" w:color="auto"/>
            </w:tcBorders>
            <w:hideMark/>
          </w:tcPr>
          <w:p w14:paraId="4AAC9962" w14:textId="77777777" w:rsidR="00F81BE7" w:rsidRDefault="00F81BE7" w:rsidP="005E6FE1">
            <w:pPr>
              <w:spacing w:line="254" w:lineRule="auto"/>
            </w:pPr>
            <w:r>
              <w:t>0/1</w:t>
            </w:r>
          </w:p>
        </w:tc>
        <w:tc>
          <w:tcPr>
            <w:tcW w:w="2975" w:type="dxa"/>
            <w:tcBorders>
              <w:top w:val="single" w:sz="4" w:space="0" w:color="auto"/>
              <w:left w:val="single" w:sz="4" w:space="0" w:color="auto"/>
              <w:bottom w:val="single" w:sz="4" w:space="0" w:color="auto"/>
              <w:right w:val="single" w:sz="4" w:space="0" w:color="auto"/>
            </w:tcBorders>
            <w:hideMark/>
          </w:tcPr>
          <w:p w14:paraId="5A852D0D" w14:textId="77777777" w:rsidR="00F81BE7" w:rsidRDefault="00F81BE7" w:rsidP="005E6FE1">
            <w:pPr>
              <w:spacing w:line="254" w:lineRule="auto"/>
            </w:pPr>
            <w:r>
              <w:t>0 – Not a new profile being created</w:t>
            </w:r>
          </w:p>
          <w:p w14:paraId="421E2D81" w14:textId="77777777" w:rsidR="00F81BE7" w:rsidRDefault="00F81BE7" w:rsidP="005E6FE1">
            <w:pPr>
              <w:spacing w:line="254" w:lineRule="auto"/>
            </w:pPr>
            <w:r>
              <w:t>1 – New profile being created</w:t>
            </w:r>
          </w:p>
        </w:tc>
      </w:tr>
      <w:tr w:rsidR="00F81BE7" w14:paraId="6F1B6378"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hideMark/>
          </w:tcPr>
          <w:p w14:paraId="00D3335A" w14:textId="77777777" w:rsidR="00F81BE7" w:rsidRDefault="00F81BE7" w:rsidP="005E6FE1">
            <w:pPr>
              <w:spacing w:line="254" w:lineRule="auto"/>
              <w:jc w:val="center"/>
            </w:pPr>
            <w:r>
              <w:t>R</w:t>
            </w:r>
          </w:p>
        </w:tc>
        <w:tc>
          <w:tcPr>
            <w:tcW w:w="1979" w:type="dxa"/>
            <w:tcBorders>
              <w:top w:val="single" w:sz="4" w:space="0" w:color="auto"/>
              <w:left w:val="single" w:sz="4" w:space="0" w:color="auto"/>
              <w:bottom w:val="single" w:sz="4" w:space="0" w:color="auto"/>
              <w:right w:val="single" w:sz="4" w:space="0" w:color="auto"/>
            </w:tcBorders>
            <w:hideMark/>
          </w:tcPr>
          <w:p w14:paraId="4165ACE8" w14:textId="77777777" w:rsidR="00F81BE7" w:rsidRDefault="00F81BE7" w:rsidP="005E6FE1">
            <w:pPr>
              <w:spacing w:line="254" w:lineRule="auto"/>
            </w:pPr>
            <w:r>
              <w:t>PersID</w:t>
            </w:r>
          </w:p>
        </w:tc>
        <w:tc>
          <w:tcPr>
            <w:tcW w:w="900" w:type="dxa"/>
            <w:tcBorders>
              <w:top w:val="single" w:sz="4" w:space="0" w:color="auto"/>
              <w:left w:val="single" w:sz="4" w:space="0" w:color="auto"/>
              <w:bottom w:val="single" w:sz="4" w:space="0" w:color="auto"/>
              <w:right w:val="single" w:sz="4" w:space="0" w:color="auto"/>
            </w:tcBorders>
            <w:hideMark/>
          </w:tcPr>
          <w:p w14:paraId="74A7165F" w14:textId="77777777" w:rsidR="00F81BE7" w:rsidRDefault="00F81BE7" w:rsidP="005E6FE1">
            <w:pPr>
              <w:spacing w:line="254" w:lineRule="auto"/>
            </w:pPr>
            <w:r>
              <w:t>Enum</w:t>
            </w:r>
          </w:p>
        </w:tc>
        <w:tc>
          <w:tcPr>
            <w:tcW w:w="1890" w:type="dxa"/>
            <w:tcBorders>
              <w:top w:val="single" w:sz="4" w:space="0" w:color="auto"/>
              <w:left w:val="single" w:sz="4" w:space="0" w:color="auto"/>
              <w:bottom w:val="single" w:sz="4" w:space="0" w:color="auto"/>
              <w:right w:val="single" w:sz="4" w:space="0" w:color="auto"/>
            </w:tcBorders>
            <w:hideMark/>
          </w:tcPr>
          <w:p w14:paraId="49123ADD" w14:textId="77777777" w:rsidR="00F81BE7" w:rsidRDefault="00F81BE7" w:rsidP="005E6FE1">
            <w:pPr>
              <w:spacing w:line="254" w:lineRule="auto"/>
            </w:pPr>
            <w:r>
              <w:t>-</w:t>
            </w:r>
          </w:p>
        </w:tc>
        <w:tc>
          <w:tcPr>
            <w:tcW w:w="1170" w:type="dxa"/>
            <w:tcBorders>
              <w:top w:val="single" w:sz="4" w:space="0" w:color="auto"/>
              <w:left w:val="single" w:sz="4" w:space="0" w:color="auto"/>
              <w:bottom w:val="single" w:sz="4" w:space="0" w:color="auto"/>
              <w:right w:val="single" w:sz="4" w:space="0" w:color="auto"/>
            </w:tcBorders>
            <w:hideMark/>
          </w:tcPr>
          <w:p w14:paraId="5B690FF8" w14:textId="77777777" w:rsidR="00F81BE7" w:rsidRDefault="00F81BE7" w:rsidP="005E6FE1">
            <w:pPr>
              <w:spacing w:line="254" w:lineRule="auto"/>
            </w:pPr>
            <w:r>
              <w:t>-</w:t>
            </w:r>
          </w:p>
        </w:tc>
        <w:tc>
          <w:tcPr>
            <w:tcW w:w="2975" w:type="dxa"/>
            <w:tcBorders>
              <w:top w:val="single" w:sz="4" w:space="0" w:color="auto"/>
              <w:left w:val="single" w:sz="4" w:space="0" w:color="auto"/>
              <w:bottom w:val="single" w:sz="4" w:space="0" w:color="auto"/>
              <w:right w:val="single" w:sz="4" w:space="0" w:color="auto"/>
            </w:tcBorders>
            <w:hideMark/>
          </w:tcPr>
          <w:p w14:paraId="68967535" w14:textId="77777777" w:rsidR="00F81BE7" w:rsidRDefault="00F81BE7" w:rsidP="005E6FE1">
            <w:pPr>
              <w:spacing w:line="254" w:lineRule="auto"/>
            </w:pPr>
            <w:r>
              <w:t>Personality profile being associated</w:t>
            </w:r>
          </w:p>
        </w:tc>
      </w:tr>
      <w:tr w:rsidR="00F81BE7" w14:paraId="53901932"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08C3DE0B" w14:textId="77777777" w:rsidR="00F81BE7" w:rsidRDefault="00F81BE7" w:rsidP="005E6FE1">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5D2A11C1"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31F7F713" w14:textId="77777777" w:rsidR="00F81BE7" w:rsidRDefault="00F81BE7" w:rsidP="005E6FE1">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10CE6534" w14:textId="77777777" w:rsidR="00F81BE7" w:rsidRDefault="00F81BE7" w:rsidP="005E6FE1">
            <w:pPr>
              <w:spacing w:line="254" w:lineRule="auto"/>
            </w:pPr>
            <w:r>
              <w:rPr>
                <w:rFonts w:cs="Arial"/>
                <w:color w:val="000000"/>
              </w:rPr>
              <w:t>PROFILE_1</w:t>
            </w:r>
          </w:p>
        </w:tc>
        <w:tc>
          <w:tcPr>
            <w:tcW w:w="1170" w:type="dxa"/>
            <w:tcBorders>
              <w:top w:val="single" w:sz="4" w:space="0" w:color="auto"/>
              <w:left w:val="single" w:sz="4" w:space="0" w:color="auto"/>
              <w:bottom w:val="single" w:sz="4" w:space="0" w:color="auto"/>
              <w:right w:val="single" w:sz="4" w:space="0" w:color="auto"/>
            </w:tcBorders>
            <w:hideMark/>
          </w:tcPr>
          <w:p w14:paraId="590D3270" w14:textId="77777777" w:rsidR="00F81BE7" w:rsidRDefault="00F81BE7" w:rsidP="005E6FE1">
            <w:pPr>
              <w:spacing w:line="254" w:lineRule="auto"/>
            </w:pPr>
            <w:r>
              <w:t>0x0</w:t>
            </w:r>
          </w:p>
        </w:tc>
        <w:tc>
          <w:tcPr>
            <w:tcW w:w="2975" w:type="dxa"/>
            <w:tcBorders>
              <w:top w:val="single" w:sz="4" w:space="0" w:color="auto"/>
              <w:left w:val="single" w:sz="4" w:space="0" w:color="auto"/>
              <w:bottom w:val="single" w:sz="4" w:space="0" w:color="auto"/>
              <w:right w:val="single" w:sz="4" w:space="0" w:color="auto"/>
            </w:tcBorders>
          </w:tcPr>
          <w:p w14:paraId="6A54D584" w14:textId="77777777" w:rsidR="00F81BE7" w:rsidRDefault="00F81BE7" w:rsidP="005E6FE1">
            <w:pPr>
              <w:spacing w:line="254" w:lineRule="auto"/>
            </w:pPr>
          </w:p>
        </w:tc>
      </w:tr>
      <w:tr w:rsidR="00F81BE7" w14:paraId="396C0511"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5A2370C0" w14:textId="77777777" w:rsidR="00F81BE7" w:rsidRDefault="00F81BE7" w:rsidP="005E6FE1">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1CA94A92"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259E8E32" w14:textId="77777777" w:rsidR="00F81BE7" w:rsidRDefault="00F81BE7" w:rsidP="005E6FE1">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4EC1CEC2" w14:textId="77777777" w:rsidR="00F81BE7" w:rsidRDefault="00F81BE7" w:rsidP="005E6FE1">
            <w:pPr>
              <w:spacing w:line="254" w:lineRule="auto"/>
            </w:pPr>
            <w:r>
              <w:rPr>
                <w:rFonts w:cs="Arial"/>
                <w:color w:val="000000"/>
              </w:rPr>
              <w:t>PROFILE_2</w:t>
            </w:r>
          </w:p>
        </w:tc>
        <w:tc>
          <w:tcPr>
            <w:tcW w:w="1170" w:type="dxa"/>
            <w:tcBorders>
              <w:top w:val="single" w:sz="4" w:space="0" w:color="auto"/>
              <w:left w:val="single" w:sz="4" w:space="0" w:color="auto"/>
              <w:bottom w:val="single" w:sz="4" w:space="0" w:color="auto"/>
              <w:right w:val="single" w:sz="4" w:space="0" w:color="auto"/>
            </w:tcBorders>
            <w:hideMark/>
          </w:tcPr>
          <w:p w14:paraId="7C25C3F6" w14:textId="77777777" w:rsidR="00F81BE7" w:rsidRDefault="00F81BE7" w:rsidP="005E6FE1">
            <w:pPr>
              <w:spacing w:line="254" w:lineRule="auto"/>
            </w:pPr>
            <w:r>
              <w:t>0x1</w:t>
            </w:r>
          </w:p>
        </w:tc>
        <w:tc>
          <w:tcPr>
            <w:tcW w:w="2975" w:type="dxa"/>
            <w:tcBorders>
              <w:top w:val="single" w:sz="4" w:space="0" w:color="auto"/>
              <w:left w:val="single" w:sz="4" w:space="0" w:color="auto"/>
              <w:bottom w:val="single" w:sz="4" w:space="0" w:color="auto"/>
              <w:right w:val="single" w:sz="4" w:space="0" w:color="auto"/>
            </w:tcBorders>
          </w:tcPr>
          <w:p w14:paraId="4FDBAC40" w14:textId="77777777" w:rsidR="00F81BE7" w:rsidRDefault="00F81BE7" w:rsidP="005E6FE1">
            <w:pPr>
              <w:spacing w:line="254" w:lineRule="auto"/>
            </w:pPr>
          </w:p>
        </w:tc>
      </w:tr>
      <w:tr w:rsidR="00F81BE7" w14:paraId="444DE597"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000B33A6" w14:textId="77777777" w:rsidR="00F81BE7" w:rsidRDefault="00F81BE7" w:rsidP="005E6FE1">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48C90BF2"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3DC15EF" w14:textId="77777777" w:rsidR="00F81BE7" w:rsidRDefault="00F81BE7" w:rsidP="005E6FE1">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0D426332" w14:textId="77777777" w:rsidR="00F81BE7" w:rsidRDefault="00F81BE7" w:rsidP="005E6FE1">
            <w:pPr>
              <w:spacing w:line="254" w:lineRule="auto"/>
            </w:pPr>
            <w:r>
              <w:rPr>
                <w:rFonts w:cs="Arial"/>
                <w:color w:val="000000"/>
              </w:rPr>
              <w:t>PROFILE_3</w:t>
            </w:r>
          </w:p>
        </w:tc>
        <w:tc>
          <w:tcPr>
            <w:tcW w:w="1170" w:type="dxa"/>
            <w:tcBorders>
              <w:top w:val="single" w:sz="4" w:space="0" w:color="auto"/>
              <w:left w:val="single" w:sz="4" w:space="0" w:color="auto"/>
              <w:bottom w:val="single" w:sz="4" w:space="0" w:color="auto"/>
              <w:right w:val="single" w:sz="4" w:space="0" w:color="auto"/>
            </w:tcBorders>
            <w:hideMark/>
          </w:tcPr>
          <w:p w14:paraId="46E421D2" w14:textId="77777777" w:rsidR="00F81BE7" w:rsidRDefault="00F81BE7" w:rsidP="005E6FE1">
            <w:pPr>
              <w:spacing w:line="254" w:lineRule="auto"/>
            </w:pPr>
            <w:r>
              <w:t>0x2</w:t>
            </w:r>
          </w:p>
        </w:tc>
        <w:tc>
          <w:tcPr>
            <w:tcW w:w="2975" w:type="dxa"/>
            <w:tcBorders>
              <w:top w:val="single" w:sz="4" w:space="0" w:color="auto"/>
              <w:left w:val="single" w:sz="4" w:space="0" w:color="auto"/>
              <w:bottom w:val="single" w:sz="4" w:space="0" w:color="auto"/>
              <w:right w:val="single" w:sz="4" w:space="0" w:color="auto"/>
            </w:tcBorders>
          </w:tcPr>
          <w:p w14:paraId="38F25905" w14:textId="77777777" w:rsidR="00F81BE7" w:rsidRDefault="00F81BE7" w:rsidP="005E6FE1">
            <w:pPr>
              <w:spacing w:line="254" w:lineRule="auto"/>
            </w:pPr>
          </w:p>
        </w:tc>
      </w:tr>
      <w:tr w:rsidR="00F81BE7" w14:paraId="4291DD7E"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7B6DA459" w14:textId="77777777" w:rsidR="00F81BE7" w:rsidRDefault="00F81BE7" w:rsidP="005E6FE1">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3846EA03"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138C3C5A" w14:textId="77777777" w:rsidR="00F81BE7" w:rsidRDefault="00F81BE7" w:rsidP="005E6FE1">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05F3F236" w14:textId="77777777" w:rsidR="00F81BE7" w:rsidRDefault="00F81BE7" w:rsidP="005E6FE1">
            <w:pPr>
              <w:spacing w:line="254" w:lineRule="auto"/>
            </w:pPr>
            <w:r>
              <w:rPr>
                <w:rFonts w:cs="Arial"/>
                <w:color w:val="000000"/>
              </w:rPr>
              <w:t>PROFILE_4</w:t>
            </w:r>
          </w:p>
        </w:tc>
        <w:tc>
          <w:tcPr>
            <w:tcW w:w="1170" w:type="dxa"/>
            <w:tcBorders>
              <w:top w:val="single" w:sz="4" w:space="0" w:color="auto"/>
              <w:left w:val="single" w:sz="4" w:space="0" w:color="auto"/>
              <w:bottom w:val="single" w:sz="4" w:space="0" w:color="auto"/>
              <w:right w:val="single" w:sz="4" w:space="0" w:color="auto"/>
            </w:tcBorders>
            <w:hideMark/>
          </w:tcPr>
          <w:p w14:paraId="7A9FA6DA" w14:textId="77777777" w:rsidR="00F81BE7" w:rsidRDefault="00F81BE7" w:rsidP="005E6FE1">
            <w:pPr>
              <w:spacing w:line="254" w:lineRule="auto"/>
            </w:pPr>
            <w:r>
              <w:t>0x3</w:t>
            </w:r>
          </w:p>
        </w:tc>
        <w:tc>
          <w:tcPr>
            <w:tcW w:w="2975" w:type="dxa"/>
            <w:tcBorders>
              <w:top w:val="single" w:sz="4" w:space="0" w:color="auto"/>
              <w:left w:val="single" w:sz="4" w:space="0" w:color="auto"/>
              <w:bottom w:val="single" w:sz="4" w:space="0" w:color="auto"/>
              <w:right w:val="single" w:sz="4" w:space="0" w:color="auto"/>
            </w:tcBorders>
          </w:tcPr>
          <w:p w14:paraId="59D103F6" w14:textId="77777777" w:rsidR="00F81BE7" w:rsidRDefault="00F81BE7" w:rsidP="005E6FE1">
            <w:pPr>
              <w:spacing w:line="254" w:lineRule="auto"/>
            </w:pPr>
          </w:p>
        </w:tc>
      </w:tr>
      <w:tr w:rsidR="00F81BE7" w14:paraId="7B9812DE"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70EAFE8A" w14:textId="77777777" w:rsidR="00F81BE7" w:rsidRDefault="00F81BE7" w:rsidP="005E6FE1">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0233F730"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1E9E9414" w14:textId="77777777" w:rsidR="00F81BE7" w:rsidRDefault="00F81BE7" w:rsidP="005E6FE1">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44A37A1E" w14:textId="77777777" w:rsidR="00F81BE7" w:rsidRDefault="00F81BE7" w:rsidP="005E6FE1">
            <w:pPr>
              <w:spacing w:line="254" w:lineRule="auto"/>
            </w:pPr>
            <w:r>
              <w:rPr>
                <w:rFonts w:cs="Arial"/>
                <w:color w:val="000000"/>
              </w:rPr>
              <w:t>VEHICLE</w:t>
            </w:r>
          </w:p>
        </w:tc>
        <w:tc>
          <w:tcPr>
            <w:tcW w:w="1170" w:type="dxa"/>
            <w:tcBorders>
              <w:top w:val="single" w:sz="4" w:space="0" w:color="auto"/>
              <w:left w:val="single" w:sz="4" w:space="0" w:color="auto"/>
              <w:bottom w:val="single" w:sz="4" w:space="0" w:color="auto"/>
              <w:right w:val="single" w:sz="4" w:space="0" w:color="auto"/>
            </w:tcBorders>
            <w:hideMark/>
          </w:tcPr>
          <w:p w14:paraId="4E9099E1" w14:textId="77777777" w:rsidR="00F81BE7" w:rsidRDefault="00F81BE7" w:rsidP="005E6FE1">
            <w:pPr>
              <w:spacing w:line="254" w:lineRule="auto"/>
            </w:pPr>
            <w:r>
              <w:t>0x4</w:t>
            </w:r>
          </w:p>
        </w:tc>
        <w:tc>
          <w:tcPr>
            <w:tcW w:w="2975" w:type="dxa"/>
            <w:tcBorders>
              <w:top w:val="single" w:sz="4" w:space="0" w:color="auto"/>
              <w:left w:val="single" w:sz="4" w:space="0" w:color="auto"/>
              <w:bottom w:val="single" w:sz="4" w:space="0" w:color="auto"/>
              <w:right w:val="single" w:sz="4" w:space="0" w:color="auto"/>
            </w:tcBorders>
          </w:tcPr>
          <w:p w14:paraId="1C6C236F" w14:textId="77777777" w:rsidR="00F81BE7" w:rsidRDefault="00F81BE7" w:rsidP="005E6FE1">
            <w:pPr>
              <w:spacing w:line="254" w:lineRule="auto"/>
            </w:pPr>
          </w:p>
        </w:tc>
      </w:tr>
    </w:tbl>
    <w:p w14:paraId="1418BBAC" w14:textId="77777777" w:rsidR="00F81BE7" w:rsidRDefault="00F81BE7" w:rsidP="00F81BE7"/>
    <w:p w14:paraId="13E4740D" w14:textId="77777777" w:rsidR="00F81BE7" w:rsidRPr="000371E0" w:rsidRDefault="00F81BE7" w:rsidP="00F81BE7">
      <w:pPr>
        <w:pStyle w:val="RELogSignal"/>
        <w:shd w:val="clear" w:color="auto" w:fill="F2F2F2" w:themeFill="background1" w:themeFillShade="F2"/>
      </w:pPr>
      <w:bookmarkStart w:id="2761" w:name="_1878cb4ae50cf116abc48b657972cb86"/>
      <w:r>
        <w:t>pppStoreProfileData_Res</w:t>
      </w:r>
      <w:bookmarkEnd w:id="2761"/>
    </w:p>
    <w:p w14:paraId="3E44E3E6" w14:textId="77777777" w:rsidR="00F81BE7" w:rsidRPr="00200D70" w:rsidRDefault="00F81BE7" w:rsidP="00F81BE7">
      <w:pPr>
        <w:rPr>
          <w:rFonts w:cs="Arial"/>
        </w:rPr>
      </w:pPr>
      <w:r>
        <w:rPr>
          <w:rFonts w:cs="Arial"/>
        </w:rPr>
        <w:t>Response to pppStoreProfileData_Rq indicating a Success or Failure.</w:t>
      </w:r>
    </w:p>
    <w:p w14:paraId="73E7CBD6" w14:textId="77777777" w:rsidR="00F81BE7" w:rsidRPr="00200D70" w:rsidRDefault="00F81BE7" w:rsidP="00F81BE7">
      <w:pPr>
        <w:rPr>
          <w:rFonts w:cs="Arial"/>
        </w:rPr>
      </w:pPr>
    </w:p>
    <w:tbl>
      <w:tblPr>
        <w:tblW w:w="10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799"/>
        <w:gridCol w:w="900"/>
        <w:gridCol w:w="3691"/>
        <w:gridCol w:w="1169"/>
        <w:gridCol w:w="1803"/>
      </w:tblGrid>
      <w:tr w:rsidR="00F81BE7" w14:paraId="3F1BDB27"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hideMark/>
          </w:tcPr>
          <w:p w14:paraId="1E83D66B" w14:textId="77777777" w:rsidR="00F81BE7" w:rsidRDefault="00F81BE7" w:rsidP="005E6FE1">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42C57C25" w14:textId="77777777" w:rsidR="00F81BE7" w:rsidRDefault="00F81BE7" w:rsidP="005E6FE1">
            <w:pPr>
              <w:spacing w:line="254" w:lineRule="auto"/>
            </w:pPr>
            <w:r>
              <w:t>ResponseCode</w:t>
            </w:r>
          </w:p>
        </w:tc>
        <w:tc>
          <w:tcPr>
            <w:tcW w:w="900" w:type="dxa"/>
            <w:tcBorders>
              <w:top w:val="single" w:sz="4" w:space="0" w:color="auto"/>
              <w:left w:val="single" w:sz="4" w:space="0" w:color="auto"/>
              <w:bottom w:val="single" w:sz="4" w:space="0" w:color="auto"/>
              <w:right w:val="single" w:sz="4" w:space="0" w:color="auto"/>
            </w:tcBorders>
            <w:hideMark/>
          </w:tcPr>
          <w:p w14:paraId="2D3876E7" w14:textId="77777777" w:rsidR="00F81BE7" w:rsidRDefault="00F81BE7" w:rsidP="005E6FE1">
            <w:pPr>
              <w:spacing w:line="254" w:lineRule="auto"/>
            </w:pPr>
            <w:r>
              <w:t>Enum</w:t>
            </w:r>
          </w:p>
        </w:tc>
        <w:tc>
          <w:tcPr>
            <w:tcW w:w="3691" w:type="dxa"/>
            <w:tcBorders>
              <w:top w:val="single" w:sz="4" w:space="0" w:color="auto"/>
              <w:left w:val="single" w:sz="4" w:space="0" w:color="auto"/>
              <w:bottom w:val="single" w:sz="4" w:space="0" w:color="auto"/>
              <w:right w:val="single" w:sz="4" w:space="0" w:color="auto"/>
            </w:tcBorders>
            <w:hideMark/>
          </w:tcPr>
          <w:p w14:paraId="6A363F20" w14:textId="77777777" w:rsidR="00F81BE7" w:rsidRDefault="00F81BE7" w:rsidP="005E6FE1">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3E20AC35" w14:textId="77777777" w:rsidR="00F81BE7" w:rsidRDefault="00F81BE7" w:rsidP="005E6FE1">
            <w:pPr>
              <w:spacing w:line="254" w:lineRule="auto"/>
            </w:pPr>
            <w:r>
              <w:t>-</w:t>
            </w:r>
          </w:p>
        </w:tc>
        <w:tc>
          <w:tcPr>
            <w:tcW w:w="1803" w:type="dxa"/>
            <w:tcBorders>
              <w:top w:val="single" w:sz="4" w:space="0" w:color="auto"/>
              <w:left w:val="single" w:sz="4" w:space="0" w:color="auto"/>
              <w:bottom w:val="single" w:sz="4" w:space="0" w:color="auto"/>
              <w:right w:val="single" w:sz="4" w:space="0" w:color="auto"/>
            </w:tcBorders>
            <w:hideMark/>
          </w:tcPr>
          <w:p w14:paraId="067B3138" w14:textId="77777777" w:rsidR="00F81BE7" w:rsidRDefault="00F81BE7" w:rsidP="005E6FE1">
            <w:pPr>
              <w:spacing w:line="254" w:lineRule="auto"/>
            </w:pPr>
            <w:r>
              <w:t>Response to requested operation</w:t>
            </w:r>
          </w:p>
        </w:tc>
      </w:tr>
      <w:tr w:rsidR="00F81BE7" w14:paraId="5AF09D8D"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2AB34EA5"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3BDCE3DD"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241E598C"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3B5E158B" w14:textId="77777777" w:rsidR="00F81BE7" w:rsidRDefault="00F81BE7" w:rsidP="005E6FE1">
            <w:pPr>
              <w:spacing w:line="254" w:lineRule="auto"/>
            </w:pPr>
            <w:r>
              <w:rPr>
                <w:rFonts w:cs="Arial"/>
              </w:rPr>
              <w:t>SUCCESS</w:t>
            </w:r>
          </w:p>
        </w:tc>
        <w:tc>
          <w:tcPr>
            <w:tcW w:w="1169" w:type="dxa"/>
            <w:tcBorders>
              <w:top w:val="single" w:sz="4" w:space="0" w:color="auto"/>
              <w:left w:val="single" w:sz="4" w:space="0" w:color="auto"/>
              <w:bottom w:val="single" w:sz="4" w:space="0" w:color="auto"/>
              <w:right w:val="single" w:sz="4" w:space="0" w:color="auto"/>
            </w:tcBorders>
            <w:hideMark/>
          </w:tcPr>
          <w:p w14:paraId="236D4C7D" w14:textId="77777777" w:rsidR="00F81BE7" w:rsidRDefault="00F81BE7" w:rsidP="005E6FE1">
            <w:pPr>
              <w:spacing w:line="254" w:lineRule="auto"/>
            </w:pPr>
            <w:r>
              <w:t>0x0</w:t>
            </w:r>
          </w:p>
        </w:tc>
        <w:tc>
          <w:tcPr>
            <w:tcW w:w="1803" w:type="dxa"/>
            <w:tcBorders>
              <w:top w:val="single" w:sz="4" w:space="0" w:color="auto"/>
              <w:left w:val="single" w:sz="4" w:space="0" w:color="auto"/>
              <w:bottom w:val="single" w:sz="4" w:space="0" w:color="auto"/>
              <w:right w:val="single" w:sz="4" w:space="0" w:color="auto"/>
            </w:tcBorders>
          </w:tcPr>
          <w:p w14:paraId="331C2CD4" w14:textId="77777777" w:rsidR="00F81BE7" w:rsidRDefault="00F81BE7" w:rsidP="005E6FE1">
            <w:pPr>
              <w:spacing w:line="254" w:lineRule="auto"/>
            </w:pPr>
          </w:p>
        </w:tc>
      </w:tr>
      <w:tr w:rsidR="00F81BE7" w14:paraId="0C74115E"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5BD91093"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315DB5E3"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317A12D"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6C8F21C6" w14:textId="77777777" w:rsidR="00F81BE7" w:rsidRDefault="00F81BE7" w:rsidP="005E6FE1">
            <w:pPr>
              <w:spacing w:line="254" w:lineRule="auto"/>
            </w:pPr>
            <w:r>
              <w:t>FAILED</w:t>
            </w:r>
          </w:p>
        </w:tc>
        <w:tc>
          <w:tcPr>
            <w:tcW w:w="1169" w:type="dxa"/>
            <w:tcBorders>
              <w:top w:val="single" w:sz="4" w:space="0" w:color="auto"/>
              <w:left w:val="single" w:sz="4" w:space="0" w:color="auto"/>
              <w:bottom w:val="single" w:sz="4" w:space="0" w:color="auto"/>
              <w:right w:val="single" w:sz="4" w:space="0" w:color="auto"/>
            </w:tcBorders>
            <w:hideMark/>
          </w:tcPr>
          <w:p w14:paraId="4A0F8E75" w14:textId="77777777" w:rsidR="00F81BE7" w:rsidRDefault="00F81BE7" w:rsidP="005E6FE1">
            <w:pPr>
              <w:spacing w:line="254" w:lineRule="auto"/>
            </w:pPr>
            <w:r>
              <w:t>0x1</w:t>
            </w:r>
          </w:p>
        </w:tc>
        <w:tc>
          <w:tcPr>
            <w:tcW w:w="1803" w:type="dxa"/>
            <w:tcBorders>
              <w:top w:val="single" w:sz="4" w:space="0" w:color="auto"/>
              <w:left w:val="single" w:sz="4" w:space="0" w:color="auto"/>
              <w:bottom w:val="single" w:sz="4" w:space="0" w:color="auto"/>
              <w:right w:val="single" w:sz="4" w:space="0" w:color="auto"/>
            </w:tcBorders>
          </w:tcPr>
          <w:p w14:paraId="51D8FD23" w14:textId="77777777" w:rsidR="00F81BE7" w:rsidRDefault="00F81BE7" w:rsidP="005E6FE1">
            <w:pPr>
              <w:spacing w:line="254" w:lineRule="auto"/>
            </w:pPr>
          </w:p>
        </w:tc>
      </w:tr>
      <w:tr w:rsidR="00F81BE7" w14:paraId="0EDAA6D5"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5BCAFAF8"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150AE24D"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D984E28"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36FB387D" w14:textId="77777777" w:rsidR="00F81BE7" w:rsidRDefault="00F81BE7" w:rsidP="005E6FE1">
            <w:pPr>
              <w:spacing w:line="254" w:lineRule="auto"/>
            </w:pPr>
            <w:r>
              <w:rPr>
                <w:rFonts w:cs="Arial"/>
              </w:rPr>
              <w:t>INVALID</w:t>
            </w:r>
          </w:p>
        </w:tc>
        <w:tc>
          <w:tcPr>
            <w:tcW w:w="1169" w:type="dxa"/>
            <w:tcBorders>
              <w:top w:val="single" w:sz="4" w:space="0" w:color="auto"/>
              <w:left w:val="single" w:sz="4" w:space="0" w:color="auto"/>
              <w:bottom w:val="single" w:sz="4" w:space="0" w:color="auto"/>
              <w:right w:val="single" w:sz="4" w:space="0" w:color="auto"/>
            </w:tcBorders>
            <w:hideMark/>
          </w:tcPr>
          <w:p w14:paraId="5EB2D2B9" w14:textId="77777777" w:rsidR="00F81BE7" w:rsidRDefault="00F81BE7" w:rsidP="005E6FE1">
            <w:pPr>
              <w:spacing w:line="254" w:lineRule="auto"/>
            </w:pPr>
            <w:r>
              <w:t>0x2</w:t>
            </w:r>
          </w:p>
        </w:tc>
        <w:tc>
          <w:tcPr>
            <w:tcW w:w="1803" w:type="dxa"/>
            <w:tcBorders>
              <w:top w:val="single" w:sz="4" w:space="0" w:color="auto"/>
              <w:left w:val="single" w:sz="4" w:space="0" w:color="auto"/>
              <w:bottom w:val="single" w:sz="4" w:space="0" w:color="auto"/>
              <w:right w:val="single" w:sz="4" w:space="0" w:color="auto"/>
            </w:tcBorders>
          </w:tcPr>
          <w:p w14:paraId="0D4AEFB5" w14:textId="77777777" w:rsidR="00F81BE7" w:rsidRDefault="00F81BE7" w:rsidP="005E6FE1">
            <w:pPr>
              <w:spacing w:line="254" w:lineRule="auto"/>
            </w:pPr>
          </w:p>
        </w:tc>
      </w:tr>
      <w:tr w:rsidR="00F81BE7" w14:paraId="7ACA43FF"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hideMark/>
          </w:tcPr>
          <w:p w14:paraId="753EF611" w14:textId="77777777" w:rsidR="00F81BE7" w:rsidRDefault="00F81BE7" w:rsidP="005E6FE1">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0B72EF54" w14:textId="77777777" w:rsidR="00F81BE7" w:rsidRDefault="00F81BE7" w:rsidP="005E6FE1">
            <w:pPr>
              <w:spacing w:line="254" w:lineRule="auto"/>
            </w:pPr>
            <w:r>
              <w:t>ErrorCode</w:t>
            </w:r>
          </w:p>
        </w:tc>
        <w:tc>
          <w:tcPr>
            <w:tcW w:w="900" w:type="dxa"/>
            <w:tcBorders>
              <w:top w:val="single" w:sz="4" w:space="0" w:color="auto"/>
              <w:left w:val="single" w:sz="4" w:space="0" w:color="auto"/>
              <w:bottom w:val="single" w:sz="4" w:space="0" w:color="auto"/>
              <w:right w:val="single" w:sz="4" w:space="0" w:color="auto"/>
            </w:tcBorders>
            <w:hideMark/>
          </w:tcPr>
          <w:p w14:paraId="53541473" w14:textId="77777777" w:rsidR="00F81BE7" w:rsidRDefault="00F81BE7" w:rsidP="005E6FE1">
            <w:pPr>
              <w:spacing w:line="254" w:lineRule="auto"/>
            </w:pPr>
            <w:r>
              <w:t>Enum</w:t>
            </w:r>
          </w:p>
        </w:tc>
        <w:tc>
          <w:tcPr>
            <w:tcW w:w="3691" w:type="dxa"/>
            <w:tcBorders>
              <w:top w:val="single" w:sz="4" w:space="0" w:color="auto"/>
              <w:left w:val="single" w:sz="4" w:space="0" w:color="auto"/>
              <w:bottom w:val="single" w:sz="4" w:space="0" w:color="auto"/>
              <w:right w:val="single" w:sz="4" w:space="0" w:color="auto"/>
            </w:tcBorders>
            <w:hideMark/>
          </w:tcPr>
          <w:p w14:paraId="5BA15CB0" w14:textId="77777777" w:rsidR="00F81BE7" w:rsidRDefault="00F81BE7" w:rsidP="005E6FE1">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586DAEC4" w14:textId="77777777" w:rsidR="00F81BE7" w:rsidRDefault="00F81BE7" w:rsidP="005E6FE1">
            <w:pPr>
              <w:spacing w:line="254" w:lineRule="auto"/>
            </w:pPr>
            <w:r>
              <w:t>-</w:t>
            </w:r>
          </w:p>
        </w:tc>
        <w:tc>
          <w:tcPr>
            <w:tcW w:w="1803" w:type="dxa"/>
            <w:tcBorders>
              <w:top w:val="single" w:sz="4" w:space="0" w:color="auto"/>
              <w:left w:val="single" w:sz="4" w:space="0" w:color="auto"/>
              <w:bottom w:val="single" w:sz="4" w:space="0" w:color="auto"/>
              <w:right w:val="single" w:sz="4" w:space="0" w:color="auto"/>
            </w:tcBorders>
            <w:hideMark/>
          </w:tcPr>
          <w:p w14:paraId="02D68573" w14:textId="77777777" w:rsidR="00F81BE7" w:rsidRDefault="00F81BE7" w:rsidP="005E6FE1">
            <w:pPr>
              <w:spacing w:line="254" w:lineRule="auto"/>
            </w:pPr>
            <w:r>
              <w:t>Error Code to requested operation</w:t>
            </w:r>
          </w:p>
        </w:tc>
      </w:tr>
      <w:tr w:rsidR="00F81BE7" w14:paraId="23F3C714"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3C9F88D2"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4F50C285"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843472C"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780E6189" w14:textId="77777777" w:rsidR="00F81BE7" w:rsidRDefault="00F81BE7" w:rsidP="005E6FE1">
            <w:pPr>
              <w:spacing w:line="254" w:lineRule="auto"/>
            </w:pPr>
            <w:r>
              <w:t>NOERROR</w:t>
            </w:r>
          </w:p>
        </w:tc>
        <w:tc>
          <w:tcPr>
            <w:tcW w:w="1169" w:type="dxa"/>
            <w:tcBorders>
              <w:top w:val="single" w:sz="4" w:space="0" w:color="auto"/>
              <w:left w:val="single" w:sz="4" w:space="0" w:color="auto"/>
              <w:bottom w:val="single" w:sz="4" w:space="0" w:color="auto"/>
              <w:right w:val="single" w:sz="4" w:space="0" w:color="auto"/>
            </w:tcBorders>
            <w:hideMark/>
          </w:tcPr>
          <w:p w14:paraId="5AC0BCF4" w14:textId="77777777" w:rsidR="00F81BE7" w:rsidRDefault="00F81BE7" w:rsidP="005E6FE1">
            <w:pPr>
              <w:spacing w:line="254" w:lineRule="auto"/>
            </w:pPr>
            <w:r>
              <w:t>0x0</w:t>
            </w:r>
          </w:p>
        </w:tc>
        <w:tc>
          <w:tcPr>
            <w:tcW w:w="1803" w:type="dxa"/>
            <w:tcBorders>
              <w:top w:val="single" w:sz="4" w:space="0" w:color="auto"/>
              <w:left w:val="single" w:sz="4" w:space="0" w:color="auto"/>
              <w:bottom w:val="single" w:sz="4" w:space="0" w:color="auto"/>
              <w:right w:val="single" w:sz="4" w:space="0" w:color="auto"/>
            </w:tcBorders>
          </w:tcPr>
          <w:p w14:paraId="2F1DC3F8" w14:textId="77777777" w:rsidR="00F81BE7" w:rsidRDefault="00F81BE7" w:rsidP="005E6FE1">
            <w:pPr>
              <w:spacing w:line="254" w:lineRule="auto"/>
            </w:pPr>
          </w:p>
        </w:tc>
      </w:tr>
      <w:tr w:rsidR="00F81BE7" w14:paraId="1C18F356"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5A2916C4"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755B487F"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49F93489"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7861441B" w14:textId="77777777" w:rsidR="00F81BE7" w:rsidRDefault="00F81BE7" w:rsidP="005E6FE1">
            <w:pPr>
              <w:spacing w:line="254" w:lineRule="auto"/>
            </w:pPr>
            <w:r>
              <w:t>INVALID_INDEX</w:t>
            </w:r>
          </w:p>
        </w:tc>
        <w:tc>
          <w:tcPr>
            <w:tcW w:w="1169" w:type="dxa"/>
            <w:tcBorders>
              <w:top w:val="single" w:sz="4" w:space="0" w:color="auto"/>
              <w:left w:val="single" w:sz="4" w:space="0" w:color="auto"/>
              <w:bottom w:val="single" w:sz="4" w:space="0" w:color="auto"/>
              <w:right w:val="single" w:sz="4" w:space="0" w:color="auto"/>
            </w:tcBorders>
            <w:hideMark/>
          </w:tcPr>
          <w:p w14:paraId="467EC5EE" w14:textId="77777777" w:rsidR="00F81BE7" w:rsidRDefault="00F81BE7" w:rsidP="005E6FE1">
            <w:pPr>
              <w:spacing w:line="254" w:lineRule="auto"/>
            </w:pPr>
            <w:r>
              <w:t>0x1</w:t>
            </w:r>
          </w:p>
        </w:tc>
        <w:tc>
          <w:tcPr>
            <w:tcW w:w="1803" w:type="dxa"/>
            <w:tcBorders>
              <w:top w:val="single" w:sz="4" w:space="0" w:color="auto"/>
              <w:left w:val="single" w:sz="4" w:space="0" w:color="auto"/>
              <w:bottom w:val="single" w:sz="4" w:space="0" w:color="auto"/>
              <w:right w:val="single" w:sz="4" w:space="0" w:color="auto"/>
            </w:tcBorders>
          </w:tcPr>
          <w:p w14:paraId="087C1AB3" w14:textId="77777777" w:rsidR="00F81BE7" w:rsidRDefault="00F81BE7" w:rsidP="005E6FE1">
            <w:pPr>
              <w:spacing w:line="254" w:lineRule="auto"/>
            </w:pPr>
          </w:p>
        </w:tc>
      </w:tr>
      <w:tr w:rsidR="00F81BE7" w14:paraId="0AF2C34C"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043BE776"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092B5CB5"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F904021"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3BF90A8E" w14:textId="77777777" w:rsidR="00F81BE7" w:rsidRDefault="00F81BE7" w:rsidP="005E6FE1">
            <w:pPr>
              <w:spacing w:line="254" w:lineRule="auto"/>
            </w:pPr>
            <w:r>
              <w:t>INCOMPATIBLE_API_VERSION</w:t>
            </w:r>
          </w:p>
        </w:tc>
        <w:tc>
          <w:tcPr>
            <w:tcW w:w="1169" w:type="dxa"/>
            <w:tcBorders>
              <w:top w:val="single" w:sz="4" w:space="0" w:color="auto"/>
              <w:left w:val="single" w:sz="4" w:space="0" w:color="auto"/>
              <w:bottom w:val="single" w:sz="4" w:space="0" w:color="auto"/>
              <w:right w:val="single" w:sz="4" w:space="0" w:color="auto"/>
            </w:tcBorders>
            <w:hideMark/>
          </w:tcPr>
          <w:p w14:paraId="5C16B7E2" w14:textId="77777777" w:rsidR="00F81BE7" w:rsidRDefault="00F81BE7" w:rsidP="005E6FE1">
            <w:pPr>
              <w:spacing w:line="254" w:lineRule="auto"/>
            </w:pPr>
            <w:r>
              <w:t>0x2</w:t>
            </w:r>
          </w:p>
        </w:tc>
        <w:tc>
          <w:tcPr>
            <w:tcW w:w="1803" w:type="dxa"/>
            <w:tcBorders>
              <w:top w:val="single" w:sz="4" w:space="0" w:color="auto"/>
              <w:left w:val="single" w:sz="4" w:space="0" w:color="auto"/>
              <w:bottom w:val="single" w:sz="4" w:space="0" w:color="auto"/>
              <w:right w:val="single" w:sz="4" w:space="0" w:color="auto"/>
            </w:tcBorders>
          </w:tcPr>
          <w:p w14:paraId="6E99522F" w14:textId="77777777" w:rsidR="00F81BE7" w:rsidRDefault="00F81BE7" w:rsidP="005E6FE1">
            <w:pPr>
              <w:spacing w:line="254" w:lineRule="auto"/>
            </w:pPr>
          </w:p>
        </w:tc>
      </w:tr>
      <w:tr w:rsidR="00F81BE7" w14:paraId="4E8F37FD"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1E3AF595"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56EC06BB"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37CB1737"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0546664F" w14:textId="77777777" w:rsidR="00F81BE7" w:rsidRDefault="00F81BE7" w:rsidP="005E6FE1">
            <w:pPr>
              <w:spacing w:line="254" w:lineRule="auto"/>
            </w:pPr>
            <w:r>
              <w:t>COMMAND_NOT_SUPPORTED</w:t>
            </w:r>
          </w:p>
        </w:tc>
        <w:tc>
          <w:tcPr>
            <w:tcW w:w="1169" w:type="dxa"/>
            <w:tcBorders>
              <w:top w:val="single" w:sz="4" w:space="0" w:color="auto"/>
              <w:left w:val="single" w:sz="4" w:space="0" w:color="auto"/>
              <w:bottom w:val="single" w:sz="4" w:space="0" w:color="auto"/>
              <w:right w:val="single" w:sz="4" w:space="0" w:color="auto"/>
            </w:tcBorders>
            <w:hideMark/>
          </w:tcPr>
          <w:p w14:paraId="78CFA98E" w14:textId="77777777" w:rsidR="00F81BE7" w:rsidRDefault="00F81BE7" w:rsidP="005E6FE1">
            <w:pPr>
              <w:spacing w:line="254" w:lineRule="auto"/>
            </w:pPr>
            <w:r>
              <w:t>0x3</w:t>
            </w:r>
          </w:p>
        </w:tc>
        <w:tc>
          <w:tcPr>
            <w:tcW w:w="1803" w:type="dxa"/>
            <w:tcBorders>
              <w:top w:val="single" w:sz="4" w:space="0" w:color="auto"/>
              <w:left w:val="single" w:sz="4" w:space="0" w:color="auto"/>
              <w:bottom w:val="single" w:sz="4" w:space="0" w:color="auto"/>
              <w:right w:val="single" w:sz="4" w:space="0" w:color="auto"/>
            </w:tcBorders>
          </w:tcPr>
          <w:p w14:paraId="51A8AA04" w14:textId="77777777" w:rsidR="00F81BE7" w:rsidRDefault="00F81BE7" w:rsidP="005E6FE1">
            <w:pPr>
              <w:spacing w:line="254" w:lineRule="auto"/>
            </w:pPr>
          </w:p>
        </w:tc>
      </w:tr>
      <w:tr w:rsidR="00F81BE7" w14:paraId="33D602CA"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6763CB43"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7A79A7D2"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2828255E"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272E4737" w14:textId="77777777" w:rsidR="00F81BE7" w:rsidRDefault="00F81BE7" w:rsidP="005E6FE1">
            <w:pPr>
              <w:spacing w:line="254" w:lineRule="auto"/>
            </w:pPr>
            <w:r>
              <w:t>COMMAND_NOT_PERMITTED</w:t>
            </w:r>
          </w:p>
        </w:tc>
        <w:tc>
          <w:tcPr>
            <w:tcW w:w="1169" w:type="dxa"/>
            <w:tcBorders>
              <w:top w:val="single" w:sz="4" w:space="0" w:color="auto"/>
              <w:left w:val="single" w:sz="4" w:space="0" w:color="auto"/>
              <w:bottom w:val="single" w:sz="4" w:space="0" w:color="auto"/>
              <w:right w:val="single" w:sz="4" w:space="0" w:color="auto"/>
            </w:tcBorders>
            <w:hideMark/>
          </w:tcPr>
          <w:p w14:paraId="356EC812" w14:textId="77777777" w:rsidR="00F81BE7" w:rsidRDefault="00F81BE7" w:rsidP="005E6FE1">
            <w:pPr>
              <w:spacing w:line="254" w:lineRule="auto"/>
            </w:pPr>
            <w:r>
              <w:t>0x4</w:t>
            </w:r>
          </w:p>
        </w:tc>
        <w:tc>
          <w:tcPr>
            <w:tcW w:w="1803" w:type="dxa"/>
            <w:tcBorders>
              <w:top w:val="single" w:sz="4" w:space="0" w:color="auto"/>
              <w:left w:val="single" w:sz="4" w:space="0" w:color="auto"/>
              <w:bottom w:val="single" w:sz="4" w:space="0" w:color="auto"/>
              <w:right w:val="single" w:sz="4" w:space="0" w:color="auto"/>
            </w:tcBorders>
          </w:tcPr>
          <w:p w14:paraId="75FE3221" w14:textId="77777777" w:rsidR="00F81BE7" w:rsidRDefault="00F81BE7" w:rsidP="005E6FE1">
            <w:pPr>
              <w:spacing w:line="254" w:lineRule="auto"/>
            </w:pPr>
          </w:p>
        </w:tc>
      </w:tr>
      <w:tr w:rsidR="00F81BE7" w14:paraId="38F19F7E"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3435E151"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1211A36A"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49B6DBD2"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071BD79E" w14:textId="77777777" w:rsidR="00F81BE7" w:rsidRDefault="00F81BE7" w:rsidP="005E6FE1">
            <w:pPr>
              <w:spacing w:line="254" w:lineRule="auto"/>
            </w:pPr>
            <w:r>
              <w:t>COMMAND_TIMED_OUT</w:t>
            </w:r>
          </w:p>
        </w:tc>
        <w:tc>
          <w:tcPr>
            <w:tcW w:w="1169" w:type="dxa"/>
            <w:tcBorders>
              <w:top w:val="single" w:sz="4" w:space="0" w:color="auto"/>
              <w:left w:val="single" w:sz="4" w:space="0" w:color="auto"/>
              <w:bottom w:val="single" w:sz="4" w:space="0" w:color="auto"/>
              <w:right w:val="single" w:sz="4" w:space="0" w:color="auto"/>
            </w:tcBorders>
            <w:hideMark/>
          </w:tcPr>
          <w:p w14:paraId="522B7115" w14:textId="77777777" w:rsidR="00F81BE7" w:rsidRDefault="00F81BE7" w:rsidP="005E6FE1">
            <w:pPr>
              <w:spacing w:line="254" w:lineRule="auto"/>
            </w:pPr>
            <w:r>
              <w:t>0x5</w:t>
            </w:r>
          </w:p>
        </w:tc>
        <w:tc>
          <w:tcPr>
            <w:tcW w:w="1803" w:type="dxa"/>
            <w:tcBorders>
              <w:top w:val="single" w:sz="4" w:space="0" w:color="auto"/>
              <w:left w:val="single" w:sz="4" w:space="0" w:color="auto"/>
              <w:bottom w:val="single" w:sz="4" w:space="0" w:color="auto"/>
              <w:right w:val="single" w:sz="4" w:space="0" w:color="auto"/>
            </w:tcBorders>
          </w:tcPr>
          <w:p w14:paraId="679E24AB" w14:textId="77777777" w:rsidR="00F81BE7" w:rsidRDefault="00F81BE7" w:rsidP="005E6FE1">
            <w:pPr>
              <w:spacing w:line="254" w:lineRule="auto"/>
            </w:pPr>
          </w:p>
        </w:tc>
      </w:tr>
      <w:tr w:rsidR="00F81BE7" w14:paraId="0DE3CC98"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288089C7"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6326B6F"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375080DA"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266C0AE1" w14:textId="77777777" w:rsidR="00F81BE7" w:rsidRDefault="00F81BE7" w:rsidP="005E6FE1">
            <w:pPr>
              <w:spacing w:line="254" w:lineRule="auto"/>
            </w:pPr>
            <w:r>
              <w:t>COMMAND_QUEUE_FULL</w:t>
            </w:r>
          </w:p>
        </w:tc>
        <w:tc>
          <w:tcPr>
            <w:tcW w:w="1169" w:type="dxa"/>
            <w:tcBorders>
              <w:top w:val="single" w:sz="4" w:space="0" w:color="auto"/>
              <w:left w:val="single" w:sz="4" w:space="0" w:color="auto"/>
              <w:bottom w:val="single" w:sz="4" w:space="0" w:color="auto"/>
              <w:right w:val="single" w:sz="4" w:space="0" w:color="auto"/>
            </w:tcBorders>
            <w:hideMark/>
          </w:tcPr>
          <w:p w14:paraId="19EA31DB" w14:textId="77777777" w:rsidR="00F81BE7" w:rsidRDefault="00F81BE7" w:rsidP="005E6FE1">
            <w:pPr>
              <w:spacing w:line="254" w:lineRule="auto"/>
            </w:pPr>
            <w:r>
              <w:t>0x6</w:t>
            </w:r>
          </w:p>
        </w:tc>
        <w:tc>
          <w:tcPr>
            <w:tcW w:w="1803" w:type="dxa"/>
            <w:tcBorders>
              <w:top w:val="single" w:sz="4" w:space="0" w:color="auto"/>
              <w:left w:val="single" w:sz="4" w:space="0" w:color="auto"/>
              <w:bottom w:val="single" w:sz="4" w:space="0" w:color="auto"/>
              <w:right w:val="single" w:sz="4" w:space="0" w:color="auto"/>
            </w:tcBorders>
          </w:tcPr>
          <w:p w14:paraId="48876969" w14:textId="77777777" w:rsidR="00F81BE7" w:rsidRDefault="00F81BE7" w:rsidP="005E6FE1">
            <w:pPr>
              <w:spacing w:line="254" w:lineRule="auto"/>
            </w:pPr>
          </w:p>
        </w:tc>
      </w:tr>
      <w:tr w:rsidR="00F81BE7" w14:paraId="6242D8F0"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772CA8D3"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07559D0B"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A76622B"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2AA10E26" w14:textId="77777777" w:rsidR="00F81BE7" w:rsidRDefault="00F81BE7" w:rsidP="005E6FE1">
            <w:pPr>
              <w:spacing w:line="254" w:lineRule="auto"/>
            </w:pPr>
            <w:r>
              <w:t>DENIED_RATE_LIMIT_EXCEEDED</w:t>
            </w:r>
          </w:p>
        </w:tc>
        <w:tc>
          <w:tcPr>
            <w:tcW w:w="1169" w:type="dxa"/>
            <w:tcBorders>
              <w:top w:val="single" w:sz="4" w:space="0" w:color="auto"/>
              <w:left w:val="single" w:sz="4" w:space="0" w:color="auto"/>
              <w:bottom w:val="single" w:sz="4" w:space="0" w:color="auto"/>
              <w:right w:val="single" w:sz="4" w:space="0" w:color="auto"/>
            </w:tcBorders>
            <w:hideMark/>
          </w:tcPr>
          <w:p w14:paraId="7FA88B76" w14:textId="77777777" w:rsidR="00F81BE7" w:rsidRDefault="00F81BE7" w:rsidP="005E6FE1">
            <w:pPr>
              <w:spacing w:line="254" w:lineRule="auto"/>
            </w:pPr>
            <w:r>
              <w:t>0x7</w:t>
            </w:r>
          </w:p>
        </w:tc>
        <w:tc>
          <w:tcPr>
            <w:tcW w:w="1803" w:type="dxa"/>
            <w:tcBorders>
              <w:top w:val="single" w:sz="4" w:space="0" w:color="auto"/>
              <w:left w:val="single" w:sz="4" w:space="0" w:color="auto"/>
              <w:bottom w:val="single" w:sz="4" w:space="0" w:color="auto"/>
              <w:right w:val="single" w:sz="4" w:space="0" w:color="auto"/>
            </w:tcBorders>
          </w:tcPr>
          <w:p w14:paraId="7FFB2EE4" w14:textId="77777777" w:rsidR="00F81BE7" w:rsidRDefault="00F81BE7" w:rsidP="005E6FE1">
            <w:pPr>
              <w:spacing w:line="254" w:lineRule="auto"/>
            </w:pPr>
          </w:p>
        </w:tc>
      </w:tr>
      <w:tr w:rsidR="00F81BE7" w14:paraId="2955E786"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39894F9F"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3C057D5"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4F674BF"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5DE9B294" w14:textId="77777777" w:rsidR="00F81BE7" w:rsidRDefault="00F81BE7" w:rsidP="005E6FE1">
            <w:pPr>
              <w:spacing w:line="254" w:lineRule="auto"/>
            </w:pPr>
            <w:r>
              <w:t>PROFILE_NAME_ALREADY_EXISTS</w:t>
            </w:r>
          </w:p>
        </w:tc>
        <w:tc>
          <w:tcPr>
            <w:tcW w:w="1169" w:type="dxa"/>
            <w:tcBorders>
              <w:top w:val="single" w:sz="4" w:space="0" w:color="auto"/>
              <w:left w:val="single" w:sz="4" w:space="0" w:color="auto"/>
              <w:bottom w:val="single" w:sz="4" w:space="0" w:color="auto"/>
              <w:right w:val="single" w:sz="4" w:space="0" w:color="auto"/>
            </w:tcBorders>
            <w:hideMark/>
          </w:tcPr>
          <w:p w14:paraId="6974C6E2" w14:textId="77777777" w:rsidR="00F81BE7" w:rsidRDefault="00F81BE7" w:rsidP="005E6FE1">
            <w:pPr>
              <w:spacing w:line="254" w:lineRule="auto"/>
            </w:pPr>
            <w:r>
              <w:t>0x8</w:t>
            </w:r>
          </w:p>
        </w:tc>
        <w:tc>
          <w:tcPr>
            <w:tcW w:w="1803" w:type="dxa"/>
            <w:tcBorders>
              <w:top w:val="single" w:sz="4" w:space="0" w:color="auto"/>
              <w:left w:val="single" w:sz="4" w:space="0" w:color="auto"/>
              <w:bottom w:val="single" w:sz="4" w:space="0" w:color="auto"/>
              <w:right w:val="single" w:sz="4" w:space="0" w:color="auto"/>
            </w:tcBorders>
          </w:tcPr>
          <w:p w14:paraId="3FFEB441" w14:textId="77777777" w:rsidR="00F81BE7" w:rsidRDefault="00F81BE7" w:rsidP="005E6FE1">
            <w:pPr>
              <w:spacing w:line="254" w:lineRule="auto"/>
            </w:pPr>
          </w:p>
        </w:tc>
      </w:tr>
      <w:tr w:rsidR="00F81BE7" w14:paraId="164CEC61"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5F9FC536"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0F5D980A"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149E6EEF"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1D127C40" w14:textId="77777777" w:rsidR="00F81BE7" w:rsidRDefault="00F81BE7" w:rsidP="005E6FE1">
            <w:pPr>
              <w:spacing w:line="254" w:lineRule="auto"/>
            </w:pPr>
            <w:r>
              <w:t>UNKNOWN_ERROR</w:t>
            </w:r>
          </w:p>
        </w:tc>
        <w:tc>
          <w:tcPr>
            <w:tcW w:w="1169" w:type="dxa"/>
            <w:tcBorders>
              <w:top w:val="single" w:sz="4" w:space="0" w:color="auto"/>
              <w:left w:val="single" w:sz="4" w:space="0" w:color="auto"/>
              <w:bottom w:val="single" w:sz="4" w:space="0" w:color="auto"/>
              <w:right w:val="single" w:sz="4" w:space="0" w:color="auto"/>
            </w:tcBorders>
            <w:hideMark/>
          </w:tcPr>
          <w:p w14:paraId="69356A48" w14:textId="77777777" w:rsidR="00F81BE7" w:rsidRDefault="00F81BE7" w:rsidP="005E6FE1">
            <w:pPr>
              <w:spacing w:line="254" w:lineRule="auto"/>
            </w:pPr>
            <w:r>
              <w:t>0x9</w:t>
            </w:r>
          </w:p>
        </w:tc>
        <w:tc>
          <w:tcPr>
            <w:tcW w:w="1803" w:type="dxa"/>
            <w:tcBorders>
              <w:top w:val="single" w:sz="4" w:space="0" w:color="auto"/>
              <w:left w:val="single" w:sz="4" w:space="0" w:color="auto"/>
              <w:bottom w:val="single" w:sz="4" w:space="0" w:color="auto"/>
              <w:right w:val="single" w:sz="4" w:space="0" w:color="auto"/>
            </w:tcBorders>
          </w:tcPr>
          <w:p w14:paraId="413B2D7D" w14:textId="77777777" w:rsidR="00F81BE7" w:rsidRDefault="00F81BE7" w:rsidP="005E6FE1">
            <w:pPr>
              <w:spacing w:line="254" w:lineRule="auto"/>
            </w:pPr>
          </w:p>
        </w:tc>
      </w:tr>
    </w:tbl>
    <w:p w14:paraId="20150228" w14:textId="77777777" w:rsidR="00F81BE7" w:rsidRDefault="00F81BE7" w:rsidP="00F81BE7"/>
    <w:p w14:paraId="610085DB" w14:textId="77777777" w:rsidR="00F81BE7" w:rsidRPr="000371E0" w:rsidRDefault="00F81BE7" w:rsidP="00F81BE7">
      <w:pPr>
        <w:pStyle w:val="RELogSignal"/>
        <w:shd w:val="clear" w:color="auto" w:fill="F2F2F2" w:themeFill="background1" w:themeFillShade="F2"/>
      </w:pPr>
      <w:r>
        <w:t xml:space="preserve"> </w:t>
      </w:r>
      <w:bookmarkStart w:id="2762" w:name="_86b505268f69216c37f674a409d942f9"/>
      <w:r>
        <w:t>pppStoreProfileData_Rq</w:t>
      </w:r>
      <w:bookmarkEnd w:id="2762"/>
    </w:p>
    <w:p w14:paraId="6C1C0DC7" w14:textId="77777777" w:rsidR="00F81BE7" w:rsidRPr="00200D70" w:rsidRDefault="00F81BE7" w:rsidP="00F81BE7">
      <w:pPr>
        <w:rPr>
          <w:rFonts w:cs="Arial"/>
        </w:rPr>
      </w:pPr>
      <w:r>
        <w:rPr>
          <w:rFonts w:cs="Arial"/>
        </w:rPr>
        <w:t>Signal to request Profile Management Server to create and collect a new profile.</w:t>
      </w:r>
    </w:p>
    <w:p w14:paraId="0B4988BA" w14:textId="77777777" w:rsidR="00F81BE7" w:rsidRPr="00200D70" w:rsidRDefault="00F81BE7" w:rsidP="00F81BE7">
      <w:pPr>
        <w:rPr>
          <w:rFonts w:cs="Arial"/>
        </w:rPr>
      </w:pPr>
    </w:p>
    <w:tbl>
      <w:tblPr>
        <w:tblW w:w="10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799"/>
        <w:gridCol w:w="900"/>
        <w:gridCol w:w="3691"/>
        <w:gridCol w:w="1169"/>
        <w:gridCol w:w="1803"/>
      </w:tblGrid>
      <w:tr w:rsidR="00F81BE7" w14:paraId="2C6A5221"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hideMark/>
          </w:tcPr>
          <w:p w14:paraId="1F0EFDBF" w14:textId="77777777" w:rsidR="00F81BE7" w:rsidRDefault="00F81BE7" w:rsidP="005E6FE1">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1D294861" w14:textId="3DE16DC1" w:rsidR="00F81BE7" w:rsidRDefault="00F81BE7" w:rsidP="005E6FE1">
            <w:pPr>
              <w:spacing w:line="254" w:lineRule="auto"/>
            </w:pPr>
            <w:del w:id="2763" w:author="Bauer, Justin (J.)" w:date="2021-10-29T11:17:00Z">
              <w:r w:rsidDel="00C6564C">
                <w:delText>profileName</w:delText>
              </w:r>
            </w:del>
            <w:ins w:id="2764" w:author="Bauer, Justin (J.)" w:date="2021-10-29T11:17:00Z">
              <w:r w:rsidR="00C6564C">
                <w:t>profileType</w:t>
              </w:r>
            </w:ins>
          </w:p>
        </w:tc>
        <w:tc>
          <w:tcPr>
            <w:tcW w:w="900" w:type="dxa"/>
            <w:tcBorders>
              <w:top w:val="single" w:sz="4" w:space="0" w:color="auto"/>
              <w:left w:val="single" w:sz="4" w:space="0" w:color="auto"/>
              <w:bottom w:val="single" w:sz="4" w:space="0" w:color="auto"/>
              <w:right w:val="single" w:sz="4" w:space="0" w:color="auto"/>
            </w:tcBorders>
            <w:hideMark/>
          </w:tcPr>
          <w:p w14:paraId="53CA695C" w14:textId="2E181A19" w:rsidR="00F81BE7" w:rsidRDefault="00F81BE7" w:rsidP="005E6FE1">
            <w:pPr>
              <w:spacing w:line="254" w:lineRule="auto"/>
            </w:pPr>
            <w:del w:id="2765" w:author="Bauer, Justin (J.)" w:date="2021-10-29T11:18:00Z">
              <w:r w:rsidDel="00C6564C">
                <w:delText>string</w:delText>
              </w:r>
            </w:del>
            <w:ins w:id="2766" w:author="Bauer, Justin (J.)" w:date="2021-10-29T11:18:00Z">
              <w:r w:rsidR="00C6564C">
                <w:t>Enum</w:t>
              </w:r>
            </w:ins>
          </w:p>
        </w:tc>
        <w:tc>
          <w:tcPr>
            <w:tcW w:w="3691" w:type="dxa"/>
            <w:tcBorders>
              <w:top w:val="single" w:sz="4" w:space="0" w:color="auto"/>
              <w:left w:val="single" w:sz="4" w:space="0" w:color="auto"/>
              <w:bottom w:val="single" w:sz="4" w:space="0" w:color="auto"/>
              <w:right w:val="single" w:sz="4" w:space="0" w:color="auto"/>
            </w:tcBorders>
            <w:vAlign w:val="center"/>
            <w:hideMark/>
          </w:tcPr>
          <w:p w14:paraId="1738CA23" w14:textId="45229CF6" w:rsidR="00F81BE7" w:rsidRDefault="00C6564C" w:rsidP="005E6FE1">
            <w:pPr>
              <w:spacing w:line="254" w:lineRule="auto"/>
            </w:pPr>
            <w:ins w:id="2767" w:author="Bauer, Justin (J.)" w:date="2021-10-29T11:18:00Z">
              <w:r>
                <w:t>Driver</w:t>
              </w:r>
            </w:ins>
            <w:del w:id="2768" w:author="Bauer, Justin (J.)" w:date="2021-10-29T11:18:00Z">
              <w:r w:rsidR="00F81BE7" w:rsidDel="00C6564C">
                <w:delText>-</w:delText>
              </w:r>
            </w:del>
          </w:p>
        </w:tc>
        <w:tc>
          <w:tcPr>
            <w:tcW w:w="1169" w:type="dxa"/>
            <w:tcBorders>
              <w:top w:val="single" w:sz="4" w:space="0" w:color="auto"/>
              <w:left w:val="single" w:sz="4" w:space="0" w:color="auto"/>
              <w:bottom w:val="single" w:sz="4" w:space="0" w:color="auto"/>
              <w:right w:val="single" w:sz="4" w:space="0" w:color="auto"/>
            </w:tcBorders>
            <w:hideMark/>
          </w:tcPr>
          <w:p w14:paraId="78AF60C7" w14:textId="2DC2157F" w:rsidR="00F81BE7" w:rsidRDefault="00F81BE7" w:rsidP="005E6FE1">
            <w:pPr>
              <w:spacing w:line="254" w:lineRule="auto"/>
            </w:pPr>
            <w:del w:id="2769" w:author="Bauer, Justin (J.)" w:date="2021-10-29T11:18:00Z">
              <w:r w:rsidDel="00C6564C">
                <w:delText>32 Chars</w:delText>
              </w:r>
            </w:del>
            <w:ins w:id="2770" w:author="Bauer, Justin (J.)" w:date="2021-10-29T11:18:00Z">
              <w:r w:rsidR="00C6564C">
                <w:t>0x0</w:t>
              </w:r>
            </w:ins>
          </w:p>
        </w:tc>
        <w:tc>
          <w:tcPr>
            <w:tcW w:w="1803" w:type="dxa"/>
            <w:tcBorders>
              <w:top w:val="single" w:sz="4" w:space="0" w:color="auto"/>
              <w:left w:val="single" w:sz="4" w:space="0" w:color="auto"/>
              <w:bottom w:val="single" w:sz="4" w:space="0" w:color="auto"/>
              <w:right w:val="single" w:sz="4" w:space="0" w:color="auto"/>
            </w:tcBorders>
            <w:hideMark/>
          </w:tcPr>
          <w:p w14:paraId="7B2097BE" w14:textId="01D4CF5C" w:rsidR="00F81BE7" w:rsidRDefault="00F81BE7" w:rsidP="005E6FE1">
            <w:pPr>
              <w:spacing w:line="254" w:lineRule="auto"/>
            </w:pPr>
            <w:del w:id="2771" w:author="Bauer, Justin (J.)" w:date="2021-10-29T11:18:00Z">
              <w:r w:rsidDel="00C6564C">
                <w:delText>Name of Profile to be created</w:delText>
              </w:r>
            </w:del>
            <w:ins w:id="2772" w:author="Bauer, Justin (J.)" w:date="2021-10-29T11:18:00Z">
              <w:r w:rsidR="00C6564C">
                <w:t>Driver vs Passenger</w:t>
              </w:r>
            </w:ins>
          </w:p>
        </w:tc>
      </w:tr>
      <w:tr w:rsidR="00C6564C" w14:paraId="3212DAB9" w14:textId="77777777" w:rsidTr="005E6FE1">
        <w:trPr>
          <w:jc w:val="center"/>
          <w:ins w:id="2773" w:author="Bauer, Justin (J.)" w:date="2021-10-29T11:18:00Z"/>
        </w:trPr>
        <w:tc>
          <w:tcPr>
            <w:tcW w:w="715" w:type="dxa"/>
            <w:tcBorders>
              <w:top w:val="single" w:sz="4" w:space="0" w:color="auto"/>
              <w:left w:val="single" w:sz="4" w:space="0" w:color="auto"/>
              <w:bottom w:val="single" w:sz="4" w:space="0" w:color="auto"/>
              <w:right w:val="single" w:sz="4" w:space="0" w:color="auto"/>
            </w:tcBorders>
          </w:tcPr>
          <w:p w14:paraId="45FFF42E" w14:textId="77777777" w:rsidR="00C6564C" w:rsidRDefault="00C6564C" w:rsidP="005E6FE1">
            <w:pPr>
              <w:spacing w:line="254" w:lineRule="auto"/>
              <w:jc w:val="center"/>
              <w:rPr>
                <w:ins w:id="2774" w:author="Bauer, Justin (J.)" w:date="2021-10-29T11:18:00Z"/>
              </w:rPr>
            </w:pPr>
          </w:p>
        </w:tc>
        <w:tc>
          <w:tcPr>
            <w:tcW w:w="1799" w:type="dxa"/>
            <w:tcBorders>
              <w:top w:val="single" w:sz="4" w:space="0" w:color="auto"/>
              <w:left w:val="single" w:sz="4" w:space="0" w:color="auto"/>
              <w:bottom w:val="single" w:sz="4" w:space="0" w:color="auto"/>
              <w:right w:val="single" w:sz="4" w:space="0" w:color="auto"/>
            </w:tcBorders>
          </w:tcPr>
          <w:p w14:paraId="07476002" w14:textId="77777777" w:rsidR="00C6564C" w:rsidDel="00C6564C" w:rsidRDefault="00C6564C" w:rsidP="005E6FE1">
            <w:pPr>
              <w:spacing w:line="254" w:lineRule="auto"/>
              <w:rPr>
                <w:ins w:id="2775" w:author="Bauer, Justin (J.)" w:date="2021-10-29T11:18:00Z"/>
              </w:rPr>
            </w:pPr>
          </w:p>
        </w:tc>
        <w:tc>
          <w:tcPr>
            <w:tcW w:w="900" w:type="dxa"/>
            <w:tcBorders>
              <w:top w:val="single" w:sz="4" w:space="0" w:color="auto"/>
              <w:left w:val="single" w:sz="4" w:space="0" w:color="auto"/>
              <w:bottom w:val="single" w:sz="4" w:space="0" w:color="auto"/>
              <w:right w:val="single" w:sz="4" w:space="0" w:color="auto"/>
            </w:tcBorders>
          </w:tcPr>
          <w:p w14:paraId="583AD14A" w14:textId="77777777" w:rsidR="00C6564C" w:rsidDel="00C6564C" w:rsidRDefault="00C6564C" w:rsidP="005E6FE1">
            <w:pPr>
              <w:spacing w:line="254" w:lineRule="auto"/>
              <w:rPr>
                <w:ins w:id="2776" w:author="Bauer, Justin (J.)" w:date="2021-10-29T11:18:00Z"/>
              </w:rPr>
            </w:pPr>
          </w:p>
        </w:tc>
        <w:tc>
          <w:tcPr>
            <w:tcW w:w="3691" w:type="dxa"/>
            <w:tcBorders>
              <w:top w:val="single" w:sz="4" w:space="0" w:color="auto"/>
              <w:left w:val="single" w:sz="4" w:space="0" w:color="auto"/>
              <w:bottom w:val="single" w:sz="4" w:space="0" w:color="auto"/>
              <w:right w:val="single" w:sz="4" w:space="0" w:color="auto"/>
            </w:tcBorders>
            <w:vAlign w:val="center"/>
          </w:tcPr>
          <w:p w14:paraId="637BF64C" w14:textId="4095AAE3" w:rsidR="00C6564C" w:rsidRDefault="00C6564C" w:rsidP="005E6FE1">
            <w:pPr>
              <w:spacing w:line="254" w:lineRule="auto"/>
              <w:rPr>
                <w:ins w:id="2777" w:author="Bauer, Justin (J.)" w:date="2021-10-29T11:18:00Z"/>
              </w:rPr>
            </w:pPr>
            <w:ins w:id="2778" w:author="Bauer, Justin (J.)" w:date="2021-10-29T11:18:00Z">
              <w:r>
                <w:t>Passenger</w:t>
              </w:r>
            </w:ins>
          </w:p>
        </w:tc>
        <w:tc>
          <w:tcPr>
            <w:tcW w:w="1169" w:type="dxa"/>
            <w:tcBorders>
              <w:top w:val="single" w:sz="4" w:space="0" w:color="auto"/>
              <w:left w:val="single" w:sz="4" w:space="0" w:color="auto"/>
              <w:bottom w:val="single" w:sz="4" w:space="0" w:color="auto"/>
              <w:right w:val="single" w:sz="4" w:space="0" w:color="auto"/>
            </w:tcBorders>
          </w:tcPr>
          <w:p w14:paraId="25A4A976" w14:textId="56C531F9" w:rsidR="00C6564C" w:rsidDel="00C6564C" w:rsidRDefault="00C6564C" w:rsidP="005E6FE1">
            <w:pPr>
              <w:spacing w:line="254" w:lineRule="auto"/>
              <w:rPr>
                <w:ins w:id="2779" w:author="Bauer, Justin (J.)" w:date="2021-10-29T11:18:00Z"/>
              </w:rPr>
            </w:pPr>
            <w:ins w:id="2780" w:author="Bauer, Justin (J.)" w:date="2021-10-29T11:18:00Z">
              <w:r>
                <w:t>0x1</w:t>
              </w:r>
            </w:ins>
          </w:p>
        </w:tc>
        <w:tc>
          <w:tcPr>
            <w:tcW w:w="1803" w:type="dxa"/>
            <w:tcBorders>
              <w:top w:val="single" w:sz="4" w:space="0" w:color="auto"/>
              <w:left w:val="single" w:sz="4" w:space="0" w:color="auto"/>
              <w:bottom w:val="single" w:sz="4" w:space="0" w:color="auto"/>
              <w:right w:val="single" w:sz="4" w:space="0" w:color="auto"/>
            </w:tcBorders>
          </w:tcPr>
          <w:p w14:paraId="3905E444" w14:textId="77777777" w:rsidR="00C6564C" w:rsidRDefault="00C6564C" w:rsidP="005E6FE1">
            <w:pPr>
              <w:spacing w:line="254" w:lineRule="auto"/>
              <w:rPr>
                <w:ins w:id="2781" w:author="Bauer, Justin (J.)" w:date="2021-10-29T11:18:00Z"/>
              </w:rPr>
            </w:pPr>
          </w:p>
        </w:tc>
      </w:tr>
      <w:tr w:rsidR="00F81BE7" w14:paraId="7B04D278"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hideMark/>
          </w:tcPr>
          <w:p w14:paraId="05DD8A71" w14:textId="77777777" w:rsidR="00F81BE7" w:rsidRDefault="00F81BE7" w:rsidP="005E6FE1">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1F14CB59" w14:textId="77777777" w:rsidR="00F81BE7" w:rsidRDefault="00F81BE7" w:rsidP="005E6FE1">
            <w:pPr>
              <w:spacing w:line="254" w:lineRule="auto"/>
            </w:pPr>
            <w:r>
              <w:t>PersID</w:t>
            </w:r>
          </w:p>
        </w:tc>
        <w:tc>
          <w:tcPr>
            <w:tcW w:w="900" w:type="dxa"/>
            <w:tcBorders>
              <w:top w:val="single" w:sz="4" w:space="0" w:color="auto"/>
              <w:left w:val="single" w:sz="4" w:space="0" w:color="auto"/>
              <w:bottom w:val="single" w:sz="4" w:space="0" w:color="auto"/>
              <w:right w:val="single" w:sz="4" w:space="0" w:color="auto"/>
            </w:tcBorders>
            <w:hideMark/>
          </w:tcPr>
          <w:p w14:paraId="7BC9D4F1" w14:textId="77777777" w:rsidR="00F81BE7" w:rsidRDefault="00F81BE7" w:rsidP="005E6FE1">
            <w:pPr>
              <w:spacing w:line="254" w:lineRule="auto"/>
            </w:pPr>
            <w:r>
              <w:t>Enum</w:t>
            </w:r>
          </w:p>
        </w:tc>
        <w:tc>
          <w:tcPr>
            <w:tcW w:w="3691" w:type="dxa"/>
            <w:tcBorders>
              <w:top w:val="single" w:sz="4" w:space="0" w:color="auto"/>
              <w:left w:val="single" w:sz="4" w:space="0" w:color="auto"/>
              <w:bottom w:val="single" w:sz="4" w:space="0" w:color="auto"/>
              <w:right w:val="single" w:sz="4" w:space="0" w:color="auto"/>
            </w:tcBorders>
            <w:hideMark/>
          </w:tcPr>
          <w:p w14:paraId="08FB29ED" w14:textId="77777777" w:rsidR="00F81BE7" w:rsidRDefault="00F81BE7" w:rsidP="005E6FE1">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26840CB1" w14:textId="77777777" w:rsidR="00F81BE7" w:rsidRDefault="00F81BE7" w:rsidP="005E6FE1">
            <w:pPr>
              <w:spacing w:line="254" w:lineRule="auto"/>
            </w:pPr>
            <w:r>
              <w:t>-</w:t>
            </w:r>
          </w:p>
        </w:tc>
        <w:tc>
          <w:tcPr>
            <w:tcW w:w="1803" w:type="dxa"/>
            <w:tcBorders>
              <w:top w:val="single" w:sz="4" w:space="0" w:color="auto"/>
              <w:left w:val="single" w:sz="4" w:space="0" w:color="auto"/>
              <w:bottom w:val="single" w:sz="4" w:space="0" w:color="auto"/>
              <w:right w:val="single" w:sz="4" w:space="0" w:color="auto"/>
            </w:tcBorders>
            <w:hideMark/>
          </w:tcPr>
          <w:p w14:paraId="32E7A07E" w14:textId="77777777" w:rsidR="00F81BE7" w:rsidRDefault="00F81BE7" w:rsidP="005E6FE1">
            <w:pPr>
              <w:spacing w:line="254" w:lineRule="auto"/>
            </w:pPr>
            <w:r>
              <w:t>Personality profile is being accessed</w:t>
            </w:r>
          </w:p>
        </w:tc>
      </w:tr>
      <w:tr w:rsidR="00F81BE7" w14:paraId="13A76A11"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030B377D"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05C6D7B"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4E0F4EE"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552138DC" w14:textId="77777777" w:rsidR="00F81BE7" w:rsidRDefault="00F81BE7" w:rsidP="005E6FE1">
            <w:pPr>
              <w:spacing w:line="254" w:lineRule="auto"/>
            </w:pPr>
            <w:r>
              <w:rPr>
                <w:rFonts w:cs="Arial"/>
                <w:color w:val="000000"/>
              </w:rPr>
              <w:t>PROFILE_1</w:t>
            </w:r>
          </w:p>
        </w:tc>
        <w:tc>
          <w:tcPr>
            <w:tcW w:w="1169" w:type="dxa"/>
            <w:tcBorders>
              <w:top w:val="single" w:sz="4" w:space="0" w:color="auto"/>
              <w:left w:val="single" w:sz="4" w:space="0" w:color="auto"/>
              <w:bottom w:val="single" w:sz="4" w:space="0" w:color="auto"/>
              <w:right w:val="single" w:sz="4" w:space="0" w:color="auto"/>
            </w:tcBorders>
            <w:hideMark/>
          </w:tcPr>
          <w:p w14:paraId="768F270F" w14:textId="77777777" w:rsidR="00F81BE7" w:rsidRDefault="00F81BE7" w:rsidP="005E6FE1">
            <w:pPr>
              <w:spacing w:line="254" w:lineRule="auto"/>
            </w:pPr>
            <w:r>
              <w:t>0x0</w:t>
            </w:r>
          </w:p>
        </w:tc>
        <w:tc>
          <w:tcPr>
            <w:tcW w:w="1803" w:type="dxa"/>
            <w:tcBorders>
              <w:top w:val="single" w:sz="4" w:space="0" w:color="auto"/>
              <w:left w:val="single" w:sz="4" w:space="0" w:color="auto"/>
              <w:bottom w:val="single" w:sz="4" w:space="0" w:color="auto"/>
              <w:right w:val="single" w:sz="4" w:space="0" w:color="auto"/>
            </w:tcBorders>
          </w:tcPr>
          <w:p w14:paraId="6CDA742A" w14:textId="77777777" w:rsidR="00F81BE7" w:rsidRDefault="00F81BE7" w:rsidP="005E6FE1">
            <w:pPr>
              <w:spacing w:line="254" w:lineRule="auto"/>
            </w:pPr>
          </w:p>
        </w:tc>
      </w:tr>
      <w:tr w:rsidR="00F81BE7" w14:paraId="21BDD9C7"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189CDCEE"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54D44644"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E987432"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69AE85AB" w14:textId="77777777" w:rsidR="00F81BE7" w:rsidRDefault="00F81BE7" w:rsidP="005E6FE1">
            <w:pPr>
              <w:spacing w:line="254" w:lineRule="auto"/>
            </w:pPr>
            <w:r>
              <w:rPr>
                <w:rFonts w:cs="Arial"/>
                <w:color w:val="000000"/>
              </w:rPr>
              <w:t>PROFILE_2</w:t>
            </w:r>
          </w:p>
        </w:tc>
        <w:tc>
          <w:tcPr>
            <w:tcW w:w="1169" w:type="dxa"/>
            <w:tcBorders>
              <w:top w:val="single" w:sz="4" w:space="0" w:color="auto"/>
              <w:left w:val="single" w:sz="4" w:space="0" w:color="auto"/>
              <w:bottom w:val="single" w:sz="4" w:space="0" w:color="auto"/>
              <w:right w:val="single" w:sz="4" w:space="0" w:color="auto"/>
            </w:tcBorders>
            <w:hideMark/>
          </w:tcPr>
          <w:p w14:paraId="674AD35A" w14:textId="77777777" w:rsidR="00F81BE7" w:rsidRDefault="00F81BE7" w:rsidP="005E6FE1">
            <w:pPr>
              <w:spacing w:line="254" w:lineRule="auto"/>
            </w:pPr>
            <w:r>
              <w:t>0x1</w:t>
            </w:r>
          </w:p>
        </w:tc>
        <w:tc>
          <w:tcPr>
            <w:tcW w:w="1803" w:type="dxa"/>
            <w:tcBorders>
              <w:top w:val="single" w:sz="4" w:space="0" w:color="auto"/>
              <w:left w:val="single" w:sz="4" w:space="0" w:color="auto"/>
              <w:bottom w:val="single" w:sz="4" w:space="0" w:color="auto"/>
              <w:right w:val="single" w:sz="4" w:space="0" w:color="auto"/>
            </w:tcBorders>
          </w:tcPr>
          <w:p w14:paraId="3C9B028E" w14:textId="77777777" w:rsidR="00F81BE7" w:rsidRDefault="00F81BE7" w:rsidP="005E6FE1">
            <w:pPr>
              <w:spacing w:line="254" w:lineRule="auto"/>
            </w:pPr>
          </w:p>
        </w:tc>
      </w:tr>
      <w:tr w:rsidR="00F81BE7" w14:paraId="6F18C040"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0B58791E"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5C2B34DC"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097C846"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59EACB91" w14:textId="77777777" w:rsidR="00F81BE7" w:rsidRDefault="00F81BE7" w:rsidP="005E6FE1">
            <w:pPr>
              <w:spacing w:line="254" w:lineRule="auto"/>
            </w:pPr>
            <w:r>
              <w:rPr>
                <w:rFonts w:cs="Arial"/>
                <w:color w:val="000000"/>
              </w:rPr>
              <w:t>PROFILE_3</w:t>
            </w:r>
          </w:p>
        </w:tc>
        <w:tc>
          <w:tcPr>
            <w:tcW w:w="1169" w:type="dxa"/>
            <w:tcBorders>
              <w:top w:val="single" w:sz="4" w:space="0" w:color="auto"/>
              <w:left w:val="single" w:sz="4" w:space="0" w:color="auto"/>
              <w:bottom w:val="single" w:sz="4" w:space="0" w:color="auto"/>
              <w:right w:val="single" w:sz="4" w:space="0" w:color="auto"/>
            </w:tcBorders>
            <w:hideMark/>
          </w:tcPr>
          <w:p w14:paraId="1F9064FA" w14:textId="77777777" w:rsidR="00F81BE7" w:rsidRDefault="00F81BE7" w:rsidP="005E6FE1">
            <w:pPr>
              <w:spacing w:line="254" w:lineRule="auto"/>
            </w:pPr>
            <w:r>
              <w:t>0x2</w:t>
            </w:r>
          </w:p>
        </w:tc>
        <w:tc>
          <w:tcPr>
            <w:tcW w:w="1803" w:type="dxa"/>
            <w:tcBorders>
              <w:top w:val="single" w:sz="4" w:space="0" w:color="auto"/>
              <w:left w:val="single" w:sz="4" w:space="0" w:color="auto"/>
              <w:bottom w:val="single" w:sz="4" w:space="0" w:color="auto"/>
              <w:right w:val="single" w:sz="4" w:space="0" w:color="auto"/>
            </w:tcBorders>
          </w:tcPr>
          <w:p w14:paraId="017E8DF6" w14:textId="77777777" w:rsidR="00F81BE7" w:rsidRDefault="00F81BE7" w:rsidP="005E6FE1">
            <w:pPr>
              <w:spacing w:line="254" w:lineRule="auto"/>
            </w:pPr>
          </w:p>
        </w:tc>
      </w:tr>
      <w:tr w:rsidR="00F81BE7" w14:paraId="26F02D90"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239445B3"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0A429901"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37F47EF3"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39B703F9" w14:textId="77777777" w:rsidR="00F81BE7" w:rsidRDefault="00F81BE7" w:rsidP="005E6FE1">
            <w:pPr>
              <w:spacing w:line="254" w:lineRule="auto"/>
            </w:pPr>
            <w:r>
              <w:rPr>
                <w:rFonts w:cs="Arial"/>
                <w:color w:val="000000"/>
              </w:rPr>
              <w:t>PROFILE_4</w:t>
            </w:r>
          </w:p>
        </w:tc>
        <w:tc>
          <w:tcPr>
            <w:tcW w:w="1169" w:type="dxa"/>
            <w:tcBorders>
              <w:top w:val="single" w:sz="4" w:space="0" w:color="auto"/>
              <w:left w:val="single" w:sz="4" w:space="0" w:color="auto"/>
              <w:bottom w:val="single" w:sz="4" w:space="0" w:color="auto"/>
              <w:right w:val="single" w:sz="4" w:space="0" w:color="auto"/>
            </w:tcBorders>
            <w:hideMark/>
          </w:tcPr>
          <w:p w14:paraId="3D203D2D" w14:textId="77777777" w:rsidR="00F81BE7" w:rsidRDefault="00F81BE7" w:rsidP="005E6FE1">
            <w:pPr>
              <w:spacing w:line="254" w:lineRule="auto"/>
            </w:pPr>
            <w:r>
              <w:t>0x3</w:t>
            </w:r>
          </w:p>
        </w:tc>
        <w:tc>
          <w:tcPr>
            <w:tcW w:w="1803" w:type="dxa"/>
            <w:tcBorders>
              <w:top w:val="single" w:sz="4" w:space="0" w:color="auto"/>
              <w:left w:val="single" w:sz="4" w:space="0" w:color="auto"/>
              <w:bottom w:val="single" w:sz="4" w:space="0" w:color="auto"/>
              <w:right w:val="single" w:sz="4" w:space="0" w:color="auto"/>
            </w:tcBorders>
          </w:tcPr>
          <w:p w14:paraId="18D7B966" w14:textId="77777777" w:rsidR="00F81BE7" w:rsidRDefault="00F81BE7" w:rsidP="005E6FE1">
            <w:pPr>
              <w:spacing w:line="254" w:lineRule="auto"/>
            </w:pPr>
          </w:p>
        </w:tc>
      </w:tr>
      <w:tr w:rsidR="00F81BE7" w14:paraId="2CAE68A4"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6710A6EE"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04E0EC74"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43DBD883"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640DE02C" w14:textId="77777777" w:rsidR="00F81BE7" w:rsidRDefault="00F81BE7" w:rsidP="005E6FE1">
            <w:pPr>
              <w:spacing w:line="254" w:lineRule="auto"/>
            </w:pPr>
            <w:r>
              <w:rPr>
                <w:rFonts w:cs="Arial"/>
                <w:color w:val="000000"/>
              </w:rPr>
              <w:t>VEHICLE</w:t>
            </w:r>
          </w:p>
        </w:tc>
        <w:tc>
          <w:tcPr>
            <w:tcW w:w="1169" w:type="dxa"/>
            <w:tcBorders>
              <w:top w:val="single" w:sz="4" w:space="0" w:color="auto"/>
              <w:left w:val="single" w:sz="4" w:space="0" w:color="auto"/>
              <w:bottom w:val="single" w:sz="4" w:space="0" w:color="auto"/>
              <w:right w:val="single" w:sz="4" w:space="0" w:color="auto"/>
            </w:tcBorders>
            <w:hideMark/>
          </w:tcPr>
          <w:p w14:paraId="035DD5E0" w14:textId="77777777" w:rsidR="00F81BE7" w:rsidRDefault="00F81BE7" w:rsidP="005E6FE1">
            <w:pPr>
              <w:spacing w:line="254" w:lineRule="auto"/>
            </w:pPr>
            <w:r>
              <w:t>0x4</w:t>
            </w:r>
          </w:p>
        </w:tc>
        <w:tc>
          <w:tcPr>
            <w:tcW w:w="1803" w:type="dxa"/>
            <w:tcBorders>
              <w:top w:val="single" w:sz="4" w:space="0" w:color="auto"/>
              <w:left w:val="single" w:sz="4" w:space="0" w:color="auto"/>
              <w:bottom w:val="single" w:sz="4" w:space="0" w:color="auto"/>
              <w:right w:val="single" w:sz="4" w:space="0" w:color="auto"/>
            </w:tcBorders>
          </w:tcPr>
          <w:p w14:paraId="41E29657" w14:textId="77777777" w:rsidR="00F81BE7" w:rsidRDefault="00F81BE7" w:rsidP="005E6FE1">
            <w:pPr>
              <w:spacing w:line="254" w:lineRule="auto"/>
            </w:pPr>
          </w:p>
        </w:tc>
      </w:tr>
    </w:tbl>
    <w:p w14:paraId="39F117AC" w14:textId="77777777" w:rsidR="00F81BE7" w:rsidRDefault="00F81BE7" w:rsidP="00F81BE7"/>
    <w:p w14:paraId="7125EEE2" w14:textId="77777777" w:rsidR="00F81BE7" w:rsidRPr="000371E0" w:rsidRDefault="00F81BE7" w:rsidP="00F81BE7">
      <w:pPr>
        <w:pStyle w:val="RELogSignal"/>
        <w:shd w:val="clear" w:color="auto" w:fill="F2F2F2" w:themeFill="background1" w:themeFillShade="F2"/>
      </w:pPr>
      <w:r>
        <w:t xml:space="preserve"> </w:t>
      </w:r>
      <w:bookmarkStart w:id="2782" w:name="_c694a3a4a1e2fca203b496da33ee208e"/>
      <w:r>
        <w:t>pppUpdateWizardSettings_Res</w:t>
      </w:r>
      <w:bookmarkEnd w:id="2782"/>
    </w:p>
    <w:p w14:paraId="574A464B" w14:textId="77777777" w:rsidR="00F81BE7" w:rsidRPr="00200D70" w:rsidRDefault="00F81BE7" w:rsidP="00F81BE7">
      <w:pPr>
        <w:rPr>
          <w:rFonts w:cs="Arial"/>
        </w:rPr>
      </w:pPr>
      <w:r>
        <w:rPr>
          <w:rFonts w:cs="Arial"/>
        </w:rPr>
        <w:t>Response to the pppUpdateWizardSettings_Rq indicating Success or Fail.</w:t>
      </w:r>
    </w:p>
    <w:p w14:paraId="57777E31" w14:textId="77777777" w:rsidR="00F81BE7" w:rsidRPr="00200D70" w:rsidRDefault="00F81BE7" w:rsidP="00F81BE7">
      <w:pPr>
        <w:rPr>
          <w:rFonts w:cs="Arial"/>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2880"/>
        <w:gridCol w:w="901"/>
        <w:gridCol w:w="1258"/>
        <w:gridCol w:w="1170"/>
        <w:gridCol w:w="2790"/>
      </w:tblGrid>
      <w:tr w:rsidR="00F81BE7" w:rsidRPr="00FD0EC0" w14:paraId="6E77070B"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hideMark/>
          </w:tcPr>
          <w:p w14:paraId="1E30FA90" w14:textId="77777777" w:rsidR="00F81BE7" w:rsidRPr="00FD0EC0" w:rsidRDefault="00F81BE7" w:rsidP="005E6FE1">
            <w:pPr>
              <w:spacing w:line="256" w:lineRule="auto"/>
              <w:jc w:val="center"/>
            </w:pPr>
            <w:r w:rsidRPr="00FD0EC0">
              <w:t>R</w:t>
            </w:r>
          </w:p>
        </w:tc>
        <w:tc>
          <w:tcPr>
            <w:tcW w:w="2880" w:type="dxa"/>
            <w:tcBorders>
              <w:top w:val="single" w:sz="4" w:space="0" w:color="auto"/>
              <w:left w:val="single" w:sz="4" w:space="0" w:color="auto"/>
              <w:bottom w:val="single" w:sz="4" w:space="0" w:color="auto"/>
              <w:right w:val="single" w:sz="4" w:space="0" w:color="auto"/>
            </w:tcBorders>
            <w:hideMark/>
          </w:tcPr>
          <w:p w14:paraId="58093B35" w14:textId="77777777" w:rsidR="00F81BE7" w:rsidRPr="00FD0EC0" w:rsidRDefault="00F81BE7" w:rsidP="005E6FE1">
            <w:pPr>
              <w:spacing w:line="256" w:lineRule="auto"/>
            </w:pPr>
            <w:r w:rsidRPr="00FD0EC0">
              <w:t>ResponseCode</w:t>
            </w:r>
          </w:p>
        </w:tc>
        <w:tc>
          <w:tcPr>
            <w:tcW w:w="901" w:type="dxa"/>
            <w:tcBorders>
              <w:top w:val="single" w:sz="4" w:space="0" w:color="auto"/>
              <w:left w:val="single" w:sz="4" w:space="0" w:color="auto"/>
              <w:bottom w:val="single" w:sz="4" w:space="0" w:color="auto"/>
              <w:right w:val="single" w:sz="4" w:space="0" w:color="auto"/>
            </w:tcBorders>
            <w:hideMark/>
          </w:tcPr>
          <w:p w14:paraId="7531325F" w14:textId="77777777" w:rsidR="00F81BE7" w:rsidRPr="00FD0EC0" w:rsidRDefault="00F81BE7" w:rsidP="005E6FE1">
            <w:pPr>
              <w:spacing w:line="256" w:lineRule="auto"/>
            </w:pPr>
            <w:r w:rsidRPr="00FD0EC0">
              <w:t>Enum</w:t>
            </w:r>
          </w:p>
        </w:tc>
        <w:tc>
          <w:tcPr>
            <w:tcW w:w="1258" w:type="dxa"/>
            <w:tcBorders>
              <w:top w:val="single" w:sz="4" w:space="0" w:color="auto"/>
              <w:left w:val="single" w:sz="4" w:space="0" w:color="auto"/>
              <w:bottom w:val="single" w:sz="4" w:space="0" w:color="auto"/>
              <w:right w:val="single" w:sz="4" w:space="0" w:color="auto"/>
            </w:tcBorders>
            <w:hideMark/>
          </w:tcPr>
          <w:p w14:paraId="7B6669B5" w14:textId="77777777" w:rsidR="00F81BE7" w:rsidRPr="00FD0EC0" w:rsidRDefault="00F81BE7" w:rsidP="005E6FE1">
            <w:pPr>
              <w:spacing w:line="256" w:lineRule="auto"/>
            </w:pPr>
            <w:r w:rsidRPr="00FD0EC0">
              <w:t>-</w:t>
            </w:r>
          </w:p>
        </w:tc>
        <w:tc>
          <w:tcPr>
            <w:tcW w:w="1170" w:type="dxa"/>
            <w:tcBorders>
              <w:top w:val="single" w:sz="4" w:space="0" w:color="auto"/>
              <w:left w:val="single" w:sz="4" w:space="0" w:color="auto"/>
              <w:bottom w:val="single" w:sz="4" w:space="0" w:color="auto"/>
              <w:right w:val="single" w:sz="4" w:space="0" w:color="auto"/>
            </w:tcBorders>
            <w:hideMark/>
          </w:tcPr>
          <w:p w14:paraId="22F2470E" w14:textId="77777777" w:rsidR="00F81BE7" w:rsidRPr="00FD0EC0" w:rsidRDefault="00F81BE7" w:rsidP="005E6FE1">
            <w:pPr>
              <w:spacing w:line="256" w:lineRule="auto"/>
            </w:pPr>
            <w:r w:rsidRPr="00FD0EC0">
              <w:t>-</w:t>
            </w:r>
          </w:p>
        </w:tc>
        <w:tc>
          <w:tcPr>
            <w:tcW w:w="2790" w:type="dxa"/>
            <w:tcBorders>
              <w:top w:val="single" w:sz="4" w:space="0" w:color="auto"/>
              <w:left w:val="single" w:sz="4" w:space="0" w:color="auto"/>
              <w:bottom w:val="single" w:sz="4" w:space="0" w:color="auto"/>
              <w:right w:val="single" w:sz="4" w:space="0" w:color="auto"/>
            </w:tcBorders>
            <w:hideMark/>
          </w:tcPr>
          <w:p w14:paraId="439CB921" w14:textId="77777777" w:rsidR="00F81BE7" w:rsidRPr="00FD0EC0" w:rsidRDefault="00F81BE7" w:rsidP="005E6FE1">
            <w:pPr>
              <w:spacing w:line="256" w:lineRule="auto"/>
            </w:pPr>
            <w:r w:rsidRPr="00FD0EC0">
              <w:t>Response to requested operation</w:t>
            </w:r>
          </w:p>
        </w:tc>
      </w:tr>
      <w:tr w:rsidR="00F81BE7" w:rsidRPr="00FD0EC0" w14:paraId="1F6FFE53"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67562BF4" w14:textId="77777777" w:rsidR="00F81BE7" w:rsidRPr="00FD0EC0" w:rsidRDefault="00F81BE7" w:rsidP="005E6FE1">
            <w:pPr>
              <w:spacing w:line="256" w:lineRule="auto"/>
              <w:jc w:val="center"/>
            </w:pPr>
          </w:p>
        </w:tc>
        <w:tc>
          <w:tcPr>
            <w:tcW w:w="2880" w:type="dxa"/>
            <w:tcBorders>
              <w:top w:val="single" w:sz="4" w:space="0" w:color="auto"/>
              <w:left w:val="single" w:sz="4" w:space="0" w:color="auto"/>
              <w:bottom w:val="single" w:sz="4" w:space="0" w:color="auto"/>
              <w:right w:val="single" w:sz="4" w:space="0" w:color="auto"/>
            </w:tcBorders>
          </w:tcPr>
          <w:p w14:paraId="6FE10C53" w14:textId="77777777" w:rsidR="00F81BE7" w:rsidRPr="00FD0EC0" w:rsidRDefault="00F81BE7" w:rsidP="005E6FE1">
            <w:pPr>
              <w:spacing w:line="256" w:lineRule="auto"/>
            </w:pPr>
          </w:p>
        </w:tc>
        <w:tc>
          <w:tcPr>
            <w:tcW w:w="901" w:type="dxa"/>
            <w:tcBorders>
              <w:top w:val="single" w:sz="4" w:space="0" w:color="auto"/>
              <w:left w:val="single" w:sz="4" w:space="0" w:color="auto"/>
              <w:bottom w:val="single" w:sz="4" w:space="0" w:color="auto"/>
              <w:right w:val="single" w:sz="4" w:space="0" w:color="auto"/>
            </w:tcBorders>
          </w:tcPr>
          <w:p w14:paraId="27A2C071" w14:textId="77777777" w:rsidR="00F81BE7" w:rsidRPr="00FD0EC0" w:rsidRDefault="00F81BE7" w:rsidP="005E6FE1">
            <w:pPr>
              <w:spacing w:line="256" w:lineRule="auto"/>
            </w:pPr>
          </w:p>
        </w:tc>
        <w:tc>
          <w:tcPr>
            <w:tcW w:w="1258" w:type="dxa"/>
            <w:tcBorders>
              <w:top w:val="single" w:sz="4" w:space="0" w:color="auto"/>
              <w:left w:val="single" w:sz="4" w:space="0" w:color="auto"/>
              <w:bottom w:val="single" w:sz="4" w:space="0" w:color="auto"/>
              <w:right w:val="single" w:sz="4" w:space="0" w:color="auto"/>
            </w:tcBorders>
            <w:vAlign w:val="center"/>
            <w:hideMark/>
          </w:tcPr>
          <w:p w14:paraId="29BD854C" w14:textId="77777777" w:rsidR="00F81BE7" w:rsidRPr="00FD0EC0" w:rsidRDefault="00F81BE7" w:rsidP="005E6FE1">
            <w:pPr>
              <w:spacing w:line="256" w:lineRule="auto"/>
            </w:pPr>
            <w:r w:rsidRPr="00FD0EC0">
              <w:rPr>
                <w:rFonts w:cs="Arial"/>
              </w:rPr>
              <w:t>SUCCESS</w:t>
            </w:r>
          </w:p>
        </w:tc>
        <w:tc>
          <w:tcPr>
            <w:tcW w:w="1170" w:type="dxa"/>
            <w:tcBorders>
              <w:top w:val="single" w:sz="4" w:space="0" w:color="auto"/>
              <w:left w:val="single" w:sz="4" w:space="0" w:color="auto"/>
              <w:bottom w:val="single" w:sz="4" w:space="0" w:color="auto"/>
              <w:right w:val="single" w:sz="4" w:space="0" w:color="auto"/>
            </w:tcBorders>
            <w:hideMark/>
          </w:tcPr>
          <w:p w14:paraId="66AF6AB5" w14:textId="77777777" w:rsidR="00F81BE7" w:rsidRPr="00FD0EC0" w:rsidRDefault="00F81BE7" w:rsidP="005E6FE1">
            <w:pPr>
              <w:spacing w:line="256" w:lineRule="auto"/>
            </w:pPr>
            <w:r w:rsidRPr="00FD0EC0">
              <w:t>0x0</w:t>
            </w:r>
          </w:p>
        </w:tc>
        <w:tc>
          <w:tcPr>
            <w:tcW w:w="2790" w:type="dxa"/>
            <w:tcBorders>
              <w:top w:val="single" w:sz="4" w:space="0" w:color="auto"/>
              <w:left w:val="single" w:sz="4" w:space="0" w:color="auto"/>
              <w:bottom w:val="single" w:sz="4" w:space="0" w:color="auto"/>
              <w:right w:val="single" w:sz="4" w:space="0" w:color="auto"/>
            </w:tcBorders>
          </w:tcPr>
          <w:p w14:paraId="729D8123" w14:textId="77777777" w:rsidR="00F81BE7" w:rsidRPr="00FD0EC0" w:rsidRDefault="00F81BE7" w:rsidP="005E6FE1">
            <w:pPr>
              <w:spacing w:line="256" w:lineRule="auto"/>
            </w:pPr>
          </w:p>
        </w:tc>
      </w:tr>
      <w:tr w:rsidR="00F81BE7" w:rsidRPr="00FD0EC0" w14:paraId="4E102C0F"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267C6B21" w14:textId="77777777" w:rsidR="00F81BE7" w:rsidRPr="00FD0EC0" w:rsidRDefault="00F81BE7" w:rsidP="005E6FE1">
            <w:pPr>
              <w:spacing w:line="256" w:lineRule="auto"/>
              <w:jc w:val="center"/>
            </w:pPr>
          </w:p>
        </w:tc>
        <w:tc>
          <w:tcPr>
            <w:tcW w:w="2880" w:type="dxa"/>
            <w:tcBorders>
              <w:top w:val="single" w:sz="4" w:space="0" w:color="auto"/>
              <w:left w:val="single" w:sz="4" w:space="0" w:color="auto"/>
              <w:bottom w:val="single" w:sz="4" w:space="0" w:color="auto"/>
              <w:right w:val="single" w:sz="4" w:space="0" w:color="auto"/>
            </w:tcBorders>
          </w:tcPr>
          <w:p w14:paraId="0E269494" w14:textId="77777777" w:rsidR="00F81BE7" w:rsidRPr="00FD0EC0" w:rsidRDefault="00F81BE7" w:rsidP="005E6FE1">
            <w:pPr>
              <w:spacing w:line="256" w:lineRule="auto"/>
            </w:pPr>
          </w:p>
        </w:tc>
        <w:tc>
          <w:tcPr>
            <w:tcW w:w="901" w:type="dxa"/>
            <w:tcBorders>
              <w:top w:val="single" w:sz="4" w:space="0" w:color="auto"/>
              <w:left w:val="single" w:sz="4" w:space="0" w:color="auto"/>
              <w:bottom w:val="single" w:sz="4" w:space="0" w:color="auto"/>
              <w:right w:val="single" w:sz="4" w:space="0" w:color="auto"/>
            </w:tcBorders>
          </w:tcPr>
          <w:p w14:paraId="791E9F18" w14:textId="77777777" w:rsidR="00F81BE7" w:rsidRPr="00FD0EC0" w:rsidRDefault="00F81BE7" w:rsidP="005E6FE1">
            <w:pPr>
              <w:spacing w:line="256" w:lineRule="auto"/>
            </w:pPr>
          </w:p>
        </w:tc>
        <w:tc>
          <w:tcPr>
            <w:tcW w:w="1258" w:type="dxa"/>
            <w:tcBorders>
              <w:top w:val="single" w:sz="4" w:space="0" w:color="auto"/>
              <w:left w:val="single" w:sz="4" w:space="0" w:color="auto"/>
              <w:bottom w:val="single" w:sz="4" w:space="0" w:color="auto"/>
              <w:right w:val="single" w:sz="4" w:space="0" w:color="auto"/>
            </w:tcBorders>
            <w:vAlign w:val="center"/>
            <w:hideMark/>
          </w:tcPr>
          <w:p w14:paraId="26CA57CD" w14:textId="77777777" w:rsidR="00F81BE7" w:rsidRPr="00FD0EC0" w:rsidRDefault="00F81BE7" w:rsidP="005E6FE1">
            <w:pPr>
              <w:spacing w:line="256" w:lineRule="auto"/>
            </w:pPr>
            <w:r w:rsidRPr="00FD0EC0">
              <w:t>FAILED</w:t>
            </w:r>
          </w:p>
        </w:tc>
        <w:tc>
          <w:tcPr>
            <w:tcW w:w="1170" w:type="dxa"/>
            <w:tcBorders>
              <w:top w:val="single" w:sz="4" w:space="0" w:color="auto"/>
              <w:left w:val="single" w:sz="4" w:space="0" w:color="auto"/>
              <w:bottom w:val="single" w:sz="4" w:space="0" w:color="auto"/>
              <w:right w:val="single" w:sz="4" w:space="0" w:color="auto"/>
            </w:tcBorders>
            <w:hideMark/>
          </w:tcPr>
          <w:p w14:paraId="3B972585" w14:textId="77777777" w:rsidR="00F81BE7" w:rsidRPr="00FD0EC0" w:rsidRDefault="00F81BE7" w:rsidP="005E6FE1">
            <w:pPr>
              <w:spacing w:line="256" w:lineRule="auto"/>
            </w:pPr>
            <w:r w:rsidRPr="00FD0EC0">
              <w:t>0x1</w:t>
            </w:r>
          </w:p>
        </w:tc>
        <w:tc>
          <w:tcPr>
            <w:tcW w:w="2790" w:type="dxa"/>
            <w:tcBorders>
              <w:top w:val="single" w:sz="4" w:space="0" w:color="auto"/>
              <w:left w:val="single" w:sz="4" w:space="0" w:color="auto"/>
              <w:bottom w:val="single" w:sz="4" w:space="0" w:color="auto"/>
              <w:right w:val="single" w:sz="4" w:space="0" w:color="auto"/>
            </w:tcBorders>
          </w:tcPr>
          <w:p w14:paraId="3087352F" w14:textId="77777777" w:rsidR="00F81BE7" w:rsidRPr="00FD0EC0" w:rsidRDefault="00F81BE7" w:rsidP="005E6FE1">
            <w:pPr>
              <w:spacing w:line="256" w:lineRule="auto"/>
            </w:pPr>
          </w:p>
        </w:tc>
      </w:tr>
    </w:tbl>
    <w:p w14:paraId="5D770913" w14:textId="77777777" w:rsidR="00F81BE7" w:rsidRDefault="00F81BE7" w:rsidP="00F81BE7"/>
    <w:p w14:paraId="3AA3FEA3" w14:textId="77777777" w:rsidR="00F81BE7" w:rsidRPr="000371E0" w:rsidRDefault="00F81BE7" w:rsidP="00F81BE7">
      <w:pPr>
        <w:pStyle w:val="RELogSignal"/>
        <w:shd w:val="clear" w:color="auto" w:fill="F2F2F2" w:themeFill="background1" w:themeFillShade="F2"/>
      </w:pPr>
      <w:r>
        <w:t xml:space="preserve"> </w:t>
      </w:r>
      <w:bookmarkStart w:id="2783" w:name="_c155f7a5c5f71599d1d8f51a90b887e8"/>
      <w:r>
        <w:t>pppUpdateWizardSettings_Rq</w:t>
      </w:r>
      <w:bookmarkEnd w:id="2783"/>
    </w:p>
    <w:p w14:paraId="406C79CC" w14:textId="77777777" w:rsidR="00F81BE7" w:rsidRPr="00200D70" w:rsidRDefault="00F81BE7" w:rsidP="00F81BE7">
      <w:pPr>
        <w:rPr>
          <w:rFonts w:cs="Arial"/>
        </w:rPr>
      </w:pPr>
      <w:r>
        <w:rPr>
          <w:rFonts w:cs="Arial"/>
        </w:rPr>
        <w:t>Sends setup wizard specific settings during profile creation. Also, indicates if a profile was imported or not.</w:t>
      </w:r>
    </w:p>
    <w:p w14:paraId="1C8964FF" w14:textId="77777777" w:rsidR="00F81BE7" w:rsidRPr="00200D70" w:rsidRDefault="00F81BE7" w:rsidP="00F81BE7">
      <w:pPr>
        <w:rPr>
          <w:rFonts w:cs="Arial"/>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350"/>
        <w:gridCol w:w="1530"/>
        <w:gridCol w:w="901"/>
        <w:gridCol w:w="1258"/>
        <w:gridCol w:w="1170"/>
        <w:gridCol w:w="2790"/>
      </w:tblGrid>
      <w:tr w:rsidR="00F81BE7" w:rsidRPr="00FD0EC0" w14:paraId="7633973E" w14:textId="77777777" w:rsidTr="005E6FE1">
        <w:trPr>
          <w:jc w:val="center"/>
        </w:trPr>
        <w:tc>
          <w:tcPr>
            <w:tcW w:w="626" w:type="dxa"/>
            <w:tcBorders>
              <w:top w:val="single" w:sz="4" w:space="0" w:color="auto"/>
              <w:left w:val="single" w:sz="4" w:space="0" w:color="auto"/>
              <w:bottom w:val="single" w:sz="4" w:space="0" w:color="auto"/>
              <w:right w:val="single" w:sz="4" w:space="0" w:color="auto"/>
            </w:tcBorders>
          </w:tcPr>
          <w:p w14:paraId="5DF454F7" w14:textId="77777777" w:rsidR="00F81BE7" w:rsidRPr="00FD0EC0" w:rsidRDefault="00F81BE7" w:rsidP="005E6FE1">
            <w:pPr>
              <w:spacing w:line="256" w:lineRule="auto"/>
              <w:jc w:val="center"/>
            </w:pPr>
            <w:r w:rsidRPr="00FD0EC0">
              <w:t>R</w:t>
            </w:r>
          </w:p>
        </w:tc>
        <w:tc>
          <w:tcPr>
            <w:tcW w:w="2880" w:type="dxa"/>
            <w:gridSpan w:val="2"/>
            <w:tcBorders>
              <w:top w:val="single" w:sz="4" w:space="0" w:color="auto"/>
              <w:left w:val="single" w:sz="4" w:space="0" w:color="auto"/>
              <w:bottom w:val="single" w:sz="4" w:space="0" w:color="auto"/>
              <w:right w:val="single" w:sz="4" w:space="0" w:color="auto"/>
            </w:tcBorders>
          </w:tcPr>
          <w:p w14:paraId="016C68C4" w14:textId="77777777" w:rsidR="00F81BE7" w:rsidRPr="00FD0EC0" w:rsidRDefault="00F81BE7" w:rsidP="005E6FE1">
            <w:pPr>
              <w:spacing w:line="256" w:lineRule="auto"/>
            </w:pPr>
            <w:r w:rsidRPr="00FD0EC0">
              <w:t>ProfileImported</w:t>
            </w:r>
          </w:p>
        </w:tc>
        <w:tc>
          <w:tcPr>
            <w:tcW w:w="901" w:type="dxa"/>
            <w:tcBorders>
              <w:top w:val="single" w:sz="4" w:space="0" w:color="auto"/>
              <w:left w:val="single" w:sz="4" w:space="0" w:color="auto"/>
              <w:bottom w:val="single" w:sz="4" w:space="0" w:color="auto"/>
              <w:right w:val="single" w:sz="4" w:space="0" w:color="auto"/>
            </w:tcBorders>
          </w:tcPr>
          <w:p w14:paraId="36FBE34C" w14:textId="77777777" w:rsidR="00F81BE7" w:rsidRPr="00FD0EC0" w:rsidRDefault="00F81BE7" w:rsidP="005E6FE1">
            <w:pPr>
              <w:spacing w:line="256" w:lineRule="auto"/>
            </w:pPr>
            <w:r w:rsidRPr="00FD0EC0">
              <w:t>Bool</w:t>
            </w:r>
          </w:p>
        </w:tc>
        <w:tc>
          <w:tcPr>
            <w:tcW w:w="1258" w:type="dxa"/>
            <w:tcBorders>
              <w:top w:val="single" w:sz="4" w:space="0" w:color="auto"/>
              <w:left w:val="single" w:sz="4" w:space="0" w:color="auto"/>
              <w:bottom w:val="single" w:sz="4" w:space="0" w:color="auto"/>
              <w:right w:val="single" w:sz="4" w:space="0" w:color="auto"/>
            </w:tcBorders>
          </w:tcPr>
          <w:p w14:paraId="784BA802" w14:textId="77777777" w:rsidR="00F81BE7" w:rsidRPr="00FD0EC0" w:rsidRDefault="00F81BE7" w:rsidP="005E6FE1">
            <w:pPr>
              <w:spacing w:line="256" w:lineRule="auto"/>
            </w:pPr>
            <w:r w:rsidRPr="00FD0EC0">
              <w:t>-</w:t>
            </w:r>
          </w:p>
        </w:tc>
        <w:tc>
          <w:tcPr>
            <w:tcW w:w="1170" w:type="dxa"/>
            <w:tcBorders>
              <w:top w:val="single" w:sz="4" w:space="0" w:color="auto"/>
              <w:left w:val="single" w:sz="4" w:space="0" w:color="auto"/>
              <w:bottom w:val="single" w:sz="4" w:space="0" w:color="auto"/>
              <w:right w:val="single" w:sz="4" w:space="0" w:color="auto"/>
            </w:tcBorders>
          </w:tcPr>
          <w:p w14:paraId="09795263" w14:textId="77777777" w:rsidR="00F81BE7" w:rsidRPr="00FD0EC0" w:rsidRDefault="00F81BE7" w:rsidP="005E6FE1">
            <w:pPr>
              <w:spacing w:line="256" w:lineRule="auto"/>
            </w:pPr>
            <w:r w:rsidRPr="00FD0EC0">
              <w:t>0/1</w:t>
            </w:r>
          </w:p>
        </w:tc>
        <w:tc>
          <w:tcPr>
            <w:tcW w:w="2790" w:type="dxa"/>
            <w:tcBorders>
              <w:top w:val="single" w:sz="4" w:space="0" w:color="auto"/>
              <w:left w:val="single" w:sz="4" w:space="0" w:color="auto"/>
              <w:bottom w:val="single" w:sz="4" w:space="0" w:color="auto"/>
              <w:right w:val="single" w:sz="4" w:space="0" w:color="auto"/>
            </w:tcBorders>
          </w:tcPr>
          <w:p w14:paraId="0E5A449C" w14:textId="77777777" w:rsidR="00F81BE7" w:rsidRPr="00FD0EC0" w:rsidRDefault="00F81BE7" w:rsidP="005E6FE1">
            <w:pPr>
              <w:spacing w:line="256" w:lineRule="auto"/>
            </w:pPr>
            <w:r w:rsidRPr="00FD0EC0">
              <w:t>0 - No profile imported</w:t>
            </w:r>
          </w:p>
          <w:p w14:paraId="3806C154" w14:textId="77777777" w:rsidR="00F81BE7" w:rsidRPr="00FD0EC0" w:rsidRDefault="00F81BE7" w:rsidP="005E6FE1">
            <w:pPr>
              <w:spacing w:line="256" w:lineRule="auto"/>
            </w:pPr>
            <w:r w:rsidRPr="00FD0EC0">
              <w:t>1 - Profile imported</w:t>
            </w:r>
          </w:p>
        </w:tc>
      </w:tr>
      <w:tr w:rsidR="00F81BE7" w:rsidRPr="00FD0EC0" w14:paraId="736E7046" w14:textId="77777777" w:rsidTr="005E6FE1">
        <w:trPr>
          <w:trHeight w:val="251"/>
          <w:jc w:val="center"/>
        </w:trPr>
        <w:tc>
          <w:tcPr>
            <w:tcW w:w="626" w:type="dxa"/>
            <w:vMerge w:val="restart"/>
            <w:tcBorders>
              <w:top w:val="single" w:sz="4" w:space="0" w:color="auto"/>
              <w:left w:val="single" w:sz="4" w:space="0" w:color="auto"/>
              <w:bottom w:val="single" w:sz="4" w:space="0" w:color="auto"/>
              <w:right w:val="single" w:sz="4" w:space="0" w:color="auto"/>
            </w:tcBorders>
            <w:vAlign w:val="center"/>
            <w:hideMark/>
          </w:tcPr>
          <w:p w14:paraId="343E1CA9" w14:textId="77777777" w:rsidR="00F81BE7" w:rsidRPr="00FD0EC0" w:rsidRDefault="00F81BE7" w:rsidP="005E6FE1">
            <w:pPr>
              <w:spacing w:line="256" w:lineRule="auto"/>
            </w:pPr>
            <w:r w:rsidRPr="00FD0EC0">
              <w:t>Rep</w:t>
            </w:r>
          </w:p>
        </w:tc>
        <w:tc>
          <w:tcPr>
            <w:tcW w:w="1350" w:type="dxa"/>
            <w:vMerge w:val="restart"/>
            <w:tcBorders>
              <w:top w:val="single" w:sz="4" w:space="0" w:color="auto"/>
              <w:left w:val="single" w:sz="4" w:space="0" w:color="auto"/>
              <w:bottom w:val="single" w:sz="4" w:space="0" w:color="auto"/>
              <w:right w:val="single" w:sz="4" w:space="0" w:color="auto"/>
            </w:tcBorders>
            <w:vAlign w:val="center"/>
            <w:hideMark/>
          </w:tcPr>
          <w:p w14:paraId="4DDE520A" w14:textId="77777777" w:rsidR="00F81BE7" w:rsidRPr="00FD0EC0" w:rsidRDefault="00F81BE7" w:rsidP="005E6FE1">
            <w:pPr>
              <w:spacing w:line="256" w:lineRule="auto"/>
            </w:pPr>
            <w:r w:rsidRPr="00FD0EC0">
              <w:t>FeatureMap</w:t>
            </w:r>
          </w:p>
        </w:tc>
        <w:tc>
          <w:tcPr>
            <w:tcW w:w="1530" w:type="dxa"/>
            <w:tcBorders>
              <w:top w:val="single" w:sz="4" w:space="0" w:color="auto"/>
              <w:left w:val="single" w:sz="4" w:space="0" w:color="auto"/>
              <w:bottom w:val="single" w:sz="4" w:space="0" w:color="auto"/>
              <w:right w:val="single" w:sz="4" w:space="0" w:color="auto"/>
            </w:tcBorders>
            <w:hideMark/>
          </w:tcPr>
          <w:p w14:paraId="64FE30E2" w14:textId="77777777" w:rsidR="00F81BE7" w:rsidRPr="00FD0EC0" w:rsidRDefault="00F81BE7" w:rsidP="005E6FE1">
            <w:pPr>
              <w:spacing w:line="256" w:lineRule="auto"/>
            </w:pPr>
            <w:r w:rsidRPr="00FD0EC0">
              <w:t>FeatureCode</w:t>
            </w:r>
          </w:p>
        </w:tc>
        <w:tc>
          <w:tcPr>
            <w:tcW w:w="901" w:type="dxa"/>
            <w:tcBorders>
              <w:top w:val="single" w:sz="4" w:space="0" w:color="auto"/>
              <w:left w:val="single" w:sz="4" w:space="0" w:color="auto"/>
              <w:bottom w:val="single" w:sz="4" w:space="0" w:color="auto"/>
              <w:right w:val="single" w:sz="4" w:space="0" w:color="auto"/>
            </w:tcBorders>
            <w:hideMark/>
          </w:tcPr>
          <w:p w14:paraId="06A6337C" w14:textId="77777777" w:rsidR="00F81BE7" w:rsidRPr="00FD0EC0" w:rsidRDefault="00F81BE7" w:rsidP="005E6FE1">
            <w:pPr>
              <w:spacing w:line="256" w:lineRule="auto"/>
            </w:pPr>
            <w:r w:rsidRPr="00FD0EC0">
              <w:t>uint32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3111C64F" w14:textId="77777777" w:rsidR="00F81BE7" w:rsidRPr="00FD0EC0" w:rsidRDefault="00F81BE7" w:rsidP="005E6FE1">
            <w:pPr>
              <w:spacing w:line="256" w:lineRule="auto"/>
            </w:pPr>
            <w:r w:rsidRPr="00FD0EC0">
              <w:rPr>
                <w:rFonts w:cs="Arial"/>
                <w:color w:val="000000"/>
              </w:rPr>
              <w:t>-</w:t>
            </w:r>
          </w:p>
        </w:tc>
        <w:tc>
          <w:tcPr>
            <w:tcW w:w="1170" w:type="dxa"/>
            <w:tcBorders>
              <w:top w:val="single" w:sz="4" w:space="0" w:color="auto"/>
              <w:left w:val="single" w:sz="4" w:space="0" w:color="auto"/>
              <w:bottom w:val="single" w:sz="4" w:space="0" w:color="auto"/>
              <w:right w:val="single" w:sz="4" w:space="0" w:color="auto"/>
            </w:tcBorders>
            <w:hideMark/>
          </w:tcPr>
          <w:p w14:paraId="11F18943" w14:textId="77777777" w:rsidR="00F81BE7" w:rsidRPr="00FD0EC0" w:rsidRDefault="00F81BE7" w:rsidP="005E6FE1">
            <w:pPr>
              <w:spacing w:line="256" w:lineRule="auto"/>
            </w:pPr>
            <w:r w:rsidRPr="00FD0EC0">
              <w:t>0x0000 – 0xFFFF</w:t>
            </w:r>
          </w:p>
        </w:tc>
        <w:tc>
          <w:tcPr>
            <w:tcW w:w="2790" w:type="dxa"/>
            <w:tcBorders>
              <w:top w:val="single" w:sz="4" w:space="0" w:color="auto"/>
              <w:left w:val="single" w:sz="4" w:space="0" w:color="auto"/>
              <w:bottom w:val="single" w:sz="4" w:space="0" w:color="auto"/>
              <w:right w:val="single" w:sz="4" w:space="0" w:color="auto"/>
            </w:tcBorders>
            <w:hideMark/>
          </w:tcPr>
          <w:p w14:paraId="7A2B8A88" w14:textId="77777777" w:rsidR="00F81BE7" w:rsidRPr="00FD0EC0" w:rsidRDefault="00F81BE7" w:rsidP="005E6FE1">
            <w:pPr>
              <w:spacing w:line="256" w:lineRule="auto"/>
            </w:pPr>
            <w:r w:rsidRPr="00FD0EC0">
              <w:t>Feature code/number being requested</w:t>
            </w:r>
          </w:p>
        </w:tc>
      </w:tr>
      <w:tr w:rsidR="00F81BE7" w:rsidRPr="00FD0EC0" w14:paraId="5A078B70" w14:textId="77777777" w:rsidTr="005E6FE1">
        <w:trPr>
          <w:jc w:val="center"/>
        </w:trPr>
        <w:tc>
          <w:tcPr>
            <w:tcW w:w="626" w:type="dxa"/>
            <w:vMerge/>
            <w:tcBorders>
              <w:top w:val="single" w:sz="4" w:space="0" w:color="auto"/>
              <w:left w:val="single" w:sz="4" w:space="0" w:color="auto"/>
              <w:bottom w:val="single" w:sz="4" w:space="0" w:color="auto"/>
              <w:right w:val="single" w:sz="4" w:space="0" w:color="auto"/>
            </w:tcBorders>
            <w:vAlign w:val="center"/>
            <w:hideMark/>
          </w:tcPr>
          <w:p w14:paraId="6ED62AC8" w14:textId="77777777" w:rsidR="00F81BE7" w:rsidRPr="00FD0EC0" w:rsidRDefault="00F81BE7" w:rsidP="005E6FE1">
            <w:pPr>
              <w:spacing w:line="256" w:lineRule="auto"/>
            </w:pPr>
          </w:p>
        </w:tc>
        <w:tc>
          <w:tcPr>
            <w:tcW w:w="1350" w:type="dxa"/>
            <w:vMerge/>
            <w:tcBorders>
              <w:top w:val="single" w:sz="4" w:space="0" w:color="auto"/>
              <w:left w:val="single" w:sz="4" w:space="0" w:color="auto"/>
              <w:bottom w:val="single" w:sz="4" w:space="0" w:color="auto"/>
              <w:right w:val="single" w:sz="4" w:space="0" w:color="auto"/>
            </w:tcBorders>
            <w:vAlign w:val="center"/>
            <w:hideMark/>
          </w:tcPr>
          <w:p w14:paraId="29343684" w14:textId="77777777" w:rsidR="00F81BE7" w:rsidRPr="00FD0EC0" w:rsidRDefault="00F81BE7" w:rsidP="005E6FE1">
            <w:pPr>
              <w:spacing w:line="256" w:lineRule="auto"/>
            </w:pPr>
          </w:p>
        </w:tc>
        <w:tc>
          <w:tcPr>
            <w:tcW w:w="1530" w:type="dxa"/>
            <w:tcBorders>
              <w:top w:val="single" w:sz="4" w:space="0" w:color="auto"/>
              <w:left w:val="single" w:sz="4" w:space="0" w:color="auto"/>
              <w:bottom w:val="single" w:sz="4" w:space="0" w:color="auto"/>
              <w:right w:val="single" w:sz="4" w:space="0" w:color="auto"/>
            </w:tcBorders>
            <w:hideMark/>
          </w:tcPr>
          <w:p w14:paraId="531C232B" w14:textId="77777777" w:rsidR="00F81BE7" w:rsidRPr="00FD0EC0" w:rsidRDefault="00F81BE7" w:rsidP="005E6FE1">
            <w:pPr>
              <w:spacing w:line="256" w:lineRule="auto"/>
            </w:pPr>
            <w:r w:rsidRPr="00FD0EC0">
              <w:t>FeatureValue</w:t>
            </w:r>
          </w:p>
        </w:tc>
        <w:tc>
          <w:tcPr>
            <w:tcW w:w="901" w:type="dxa"/>
            <w:tcBorders>
              <w:top w:val="single" w:sz="4" w:space="0" w:color="auto"/>
              <w:left w:val="single" w:sz="4" w:space="0" w:color="auto"/>
              <w:bottom w:val="single" w:sz="4" w:space="0" w:color="auto"/>
              <w:right w:val="single" w:sz="4" w:space="0" w:color="auto"/>
            </w:tcBorders>
            <w:hideMark/>
          </w:tcPr>
          <w:p w14:paraId="797E11D1" w14:textId="77777777" w:rsidR="00F81BE7" w:rsidRPr="00FD0EC0" w:rsidRDefault="00F81BE7" w:rsidP="005E6FE1">
            <w:pPr>
              <w:spacing w:line="256" w:lineRule="auto"/>
            </w:pPr>
            <w:r w:rsidRPr="00FD0EC0">
              <w:t>uint32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47E8006" w14:textId="77777777" w:rsidR="00F81BE7" w:rsidRPr="00FD0EC0" w:rsidRDefault="00F81BE7" w:rsidP="005E6FE1">
            <w:pPr>
              <w:spacing w:line="256" w:lineRule="auto"/>
            </w:pPr>
            <w:r w:rsidRPr="00FD0EC0">
              <w:rPr>
                <w:rFonts w:cs="Arial"/>
                <w:color w:val="000000"/>
              </w:rPr>
              <w:t>-</w:t>
            </w:r>
          </w:p>
        </w:tc>
        <w:tc>
          <w:tcPr>
            <w:tcW w:w="1170" w:type="dxa"/>
            <w:tcBorders>
              <w:top w:val="single" w:sz="4" w:space="0" w:color="auto"/>
              <w:left w:val="single" w:sz="4" w:space="0" w:color="auto"/>
              <w:bottom w:val="single" w:sz="4" w:space="0" w:color="auto"/>
              <w:right w:val="single" w:sz="4" w:space="0" w:color="auto"/>
            </w:tcBorders>
            <w:hideMark/>
          </w:tcPr>
          <w:p w14:paraId="3402652F" w14:textId="77777777" w:rsidR="00F81BE7" w:rsidRPr="00FD0EC0" w:rsidRDefault="00F81BE7" w:rsidP="005E6FE1">
            <w:pPr>
              <w:spacing w:line="256" w:lineRule="auto"/>
            </w:pPr>
            <w:r w:rsidRPr="00FD0EC0">
              <w:t>0x0000 – 0xFFFF</w:t>
            </w:r>
          </w:p>
        </w:tc>
        <w:tc>
          <w:tcPr>
            <w:tcW w:w="2790" w:type="dxa"/>
            <w:tcBorders>
              <w:top w:val="single" w:sz="4" w:space="0" w:color="auto"/>
              <w:left w:val="single" w:sz="4" w:space="0" w:color="auto"/>
              <w:bottom w:val="single" w:sz="4" w:space="0" w:color="auto"/>
              <w:right w:val="single" w:sz="4" w:space="0" w:color="auto"/>
            </w:tcBorders>
            <w:hideMark/>
          </w:tcPr>
          <w:p w14:paraId="5AF0916B" w14:textId="77777777" w:rsidR="00F81BE7" w:rsidRPr="00FD0EC0" w:rsidRDefault="00F81BE7" w:rsidP="005E6FE1">
            <w:pPr>
              <w:spacing w:line="256" w:lineRule="auto"/>
            </w:pPr>
            <w:r w:rsidRPr="00FD0EC0">
              <w:t>Feature value being requested</w:t>
            </w:r>
          </w:p>
        </w:tc>
      </w:tr>
    </w:tbl>
    <w:p w14:paraId="6E7D3228" w14:textId="77777777" w:rsidR="00F81BE7" w:rsidRDefault="00F81BE7" w:rsidP="00F81BE7"/>
    <w:p w14:paraId="53FA2D01" w14:textId="77777777" w:rsidR="00F81BE7" w:rsidRDefault="00F81BE7" w:rsidP="00F81BE7"/>
    <w:p w14:paraId="3F9D5E99" w14:textId="77777777" w:rsidR="00F81BE7" w:rsidRPr="000371E0" w:rsidRDefault="00F81BE7" w:rsidP="00F81BE7">
      <w:pPr>
        <w:pStyle w:val="RELogSignal"/>
        <w:shd w:val="clear" w:color="auto" w:fill="F2F2F2" w:themeFill="background1" w:themeFillShade="F2"/>
      </w:pPr>
      <w:r>
        <w:t xml:space="preserve"> </w:t>
      </w:r>
      <w:bookmarkStart w:id="2784" w:name="_2387a310203ca50689b165f295880b54"/>
      <w:r>
        <w:t>ProfileLock_Status</w:t>
      </w:r>
      <w:bookmarkEnd w:id="2784"/>
    </w:p>
    <w:p w14:paraId="1342E841" w14:textId="77777777" w:rsidR="00F81BE7" w:rsidRPr="00200D70" w:rsidRDefault="00F81BE7" w:rsidP="00F81BE7">
      <w:pPr>
        <w:rPr>
          <w:rFonts w:cs="Arial"/>
        </w:rPr>
      </w:pPr>
      <w:r>
        <w:rPr>
          <w:rFonts w:cs="Arial"/>
        </w:rPr>
        <w:t>Internal vehicle status that broadcasts if a profile is authenticated or not. Profile Management Server is the transmitter of the signal and the receiver is the Profile Interface Client.</w:t>
      </w:r>
    </w:p>
    <w:p w14:paraId="08D4C2D5" w14:textId="77777777" w:rsidR="00F81BE7" w:rsidRPr="00200D70" w:rsidRDefault="00F81BE7" w:rsidP="00F81BE7">
      <w:pPr>
        <w:rPr>
          <w:rFonts w:cs="Arial"/>
        </w:rPr>
      </w:pP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7"/>
        <w:gridCol w:w="1348"/>
        <w:gridCol w:w="1080"/>
        <w:gridCol w:w="2343"/>
        <w:gridCol w:w="1081"/>
        <w:gridCol w:w="2701"/>
      </w:tblGrid>
      <w:tr w:rsidR="00F81BE7" w14:paraId="12B08173"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hideMark/>
          </w:tcPr>
          <w:p w14:paraId="65432837" w14:textId="77777777" w:rsidR="00F81BE7" w:rsidRDefault="00F81BE7" w:rsidP="005E6FE1">
            <w:pPr>
              <w:spacing w:line="254" w:lineRule="auto"/>
              <w:jc w:val="center"/>
            </w:pPr>
            <w:r>
              <w:t>R</w:t>
            </w:r>
          </w:p>
        </w:tc>
        <w:tc>
          <w:tcPr>
            <w:tcW w:w="1348" w:type="dxa"/>
            <w:tcBorders>
              <w:top w:val="single" w:sz="4" w:space="0" w:color="auto"/>
              <w:left w:val="single" w:sz="4" w:space="0" w:color="auto"/>
              <w:bottom w:val="single" w:sz="4" w:space="0" w:color="auto"/>
              <w:right w:val="single" w:sz="4" w:space="0" w:color="auto"/>
            </w:tcBorders>
            <w:hideMark/>
          </w:tcPr>
          <w:p w14:paraId="5C6AA0B8" w14:textId="77777777" w:rsidR="00F81BE7" w:rsidRDefault="00F81BE7" w:rsidP="005E6FE1">
            <w:pPr>
              <w:spacing w:line="254" w:lineRule="auto"/>
            </w:pPr>
            <w:r>
              <w:t>Profile1</w:t>
            </w:r>
          </w:p>
        </w:tc>
        <w:tc>
          <w:tcPr>
            <w:tcW w:w="1080" w:type="dxa"/>
            <w:tcBorders>
              <w:top w:val="single" w:sz="4" w:space="0" w:color="auto"/>
              <w:left w:val="single" w:sz="4" w:space="0" w:color="auto"/>
              <w:bottom w:val="single" w:sz="4" w:space="0" w:color="auto"/>
              <w:right w:val="single" w:sz="4" w:space="0" w:color="auto"/>
            </w:tcBorders>
            <w:hideMark/>
          </w:tcPr>
          <w:p w14:paraId="01A48B6A" w14:textId="77777777" w:rsidR="00F81BE7" w:rsidRDefault="00F81BE7" w:rsidP="005E6FE1">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20850972" w14:textId="77777777" w:rsidR="00F81BE7" w:rsidRDefault="00F81BE7" w:rsidP="005E6FE1">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2AC82D23" w14:textId="77777777" w:rsidR="00F81BE7" w:rsidRDefault="00F81BE7" w:rsidP="005E6FE1">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5C786B12" w14:textId="77777777" w:rsidR="00F81BE7" w:rsidRDefault="00F81BE7" w:rsidP="005E6FE1">
            <w:pPr>
              <w:spacing w:line="254" w:lineRule="auto"/>
            </w:pPr>
            <w:r>
              <w:t>Profile1 Profile Lock status</w:t>
            </w:r>
          </w:p>
        </w:tc>
      </w:tr>
      <w:tr w:rsidR="00F81BE7" w14:paraId="690FB8E1"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tcPr>
          <w:p w14:paraId="1862C3CA" w14:textId="77777777" w:rsidR="00F81BE7" w:rsidRDefault="00F81BE7" w:rsidP="005E6FE1">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1FFDD9E7" w14:textId="77777777" w:rsidR="00F81BE7" w:rsidRDefault="00F81BE7" w:rsidP="005E6FE1">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689D2B43" w14:textId="77777777" w:rsidR="00F81BE7" w:rsidRDefault="00F81BE7" w:rsidP="005E6FE1">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709199F4" w14:textId="77777777" w:rsidR="00F81BE7" w:rsidRDefault="00F81BE7" w:rsidP="005E6FE1">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1CCC2612" w14:textId="77777777" w:rsidR="00F81BE7" w:rsidRDefault="00F81BE7" w:rsidP="005E6FE1">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5EDD40E7" w14:textId="77777777" w:rsidR="00F81BE7" w:rsidRDefault="00F81BE7" w:rsidP="005E6FE1">
            <w:pPr>
              <w:spacing w:line="254" w:lineRule="auto"/>
            </w:pPr>
          </w:p>
        </w:tc>
      </w:tr>
      <w:tr w:rsidR="00F81BE7" w14:paraId="2ADA402B"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tcPr>
          <w:p w14:paraId="1B347D36" w14:textId="77777777" w:rsidR="00F81BE7" w:rsidRDefault="00F81BE7" w:rsidP="005E6FE1">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47B4428E" w14:textId="77777777" w:rsidR="00F81BE7" w:rsidRDefault="00F81BE7" w:rsidP="005E6FE1">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696A156E" w14:textId="77777777" w:rsidR="00F81BE7" w:rsidRDefault="00F81BE7" w:rsidP="005E6FE1">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25C5009E" w14:textId="77777777" w:rsidR="00F81BE7" w:rsidRDefault="00F81BE7" w:rsidP="005E6FE1">
            <w:pPr>
              <w:spacing w:line="254" w:lineRule="auto"/>
            </w:pPr>
            <w:r>
              <w:t>Enabled_Locked</w:t>
            </w:r>
          </w:p>
        </w:tc>
        <w:tc>
          <w:tcPr>
            <w:tcW w:w="1081" w:type="dxa"/>
            <w:tcBorders>
              <w:top w:val="single" w:sz="4" w:space="0" w:color="auto"/>
              <w:left w:val="single" w:sz="4" w:space="0" w:color="auto"/>
              <w:bottom w:val="single" w:sz="4" w:space="0" w:color="auto"/>
              <w:right w:val="single" w:sz="4" w:space="0" w:color="auto"/>
            </w:tcBorders>
            <w:hideMark/>
          </w:tcPr>
          <w:p w14:paraId="11B57735" w14:textId="77777777" w:rsidR="00F81BE7" w:rsidRDefault="00F81BE7" w:rsidP="005E6FE1">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79AADC81" w14:textId="77777777" w:rsidR="00F81BE7" w:rsidRDefault="00F81BE7" w:rsidP="005E6FE1">
            <w:pPr>
              <w:spacing w:line="254" w:lineRule="auto"/>
            </w:pPr>
          </w:p>
        </w:tc>
      </w:tr>
      <w:tr w:rsidR="00F81BE7" w14:paraId="6FC46806"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tcPr>
          <w:p w14:paraId="11DC7C7A" w14:textId="77777777" w:rsidR="00F81BE7" w:rsidRDefault="00F81BE7" w:rsidP="005E6FE1">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52A01967" w14:textId="77777777" w:rsidR="00F81BE7" w:rsidRDefault="00F81BE7" w:rsidP="005E6FE1">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62FB7063" w14:textId="77777777" w:rsidR="00F81BE7" w:rsidRDefault="00F81BE7" w:rsidP="005E6FE1">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63137C5A" w14:textId="77777777" w:rsidR="00F81BE7" w:rsidRDefault="00F81BE7" w:rsidP="005E6FE1">
            <w:pPr>
              <w:spacing w:line="254" w:lineRule="auto"/>
            </w:pPr>
            <w:r>
              <w:t>Enabled_Unlocked</w:t>
            </w:r>
          </w:p>
        </w:tc>
        <w:tc>
          <w:tcPr>
            <w:tcW w:w="1081" w:type="dxa"/>
            <w:tcBorders>
              <w:top w:val="single" w:sz="4" w:space="0" w:color="auto"/>
              <w:left w:val="single" w:sz="4" w:space="0" w:color="auto"/>
              <w:bottom w:val="single" w:sz="4" w:space="0" w:color="auto"/>
              <w:right w:val="single" w:sz="4" w:space="0" w:color="auto"/>
            </w:tcBorders>
            <w:hideMark/>
          </w:tcPr>
          <w:p w14:paraId="7D96623B" w14:textId="77777777" w:rsidR="00F81BE7" w:rsidRDefault="00F81BE7" w:rsidP="005E6FE1">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0D4373F6" w14:textId="77777777" w:rsidR="00F81BE7" w:rsidRDefault="00F81BE7" w:rsidP="005E6FE1">
            <w:pPr>
              <w:spacing w:line="254" w:lineRule="auto"/>
            </w:pPr>
          </w:p>
        </w:tc>
      </w:tr>
      <w:tr w:rsidR="00F81BE7" w14:paraId="062D7755"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hideMark/>
          </w:tcPr>
          <w:p w14:paraId="5CD7AF34" w14:textId="77777777" w:rsidR="00F81BE7" w:rsidRDefault="00F81BE7" w:rsidP="005E6FE1">
            <w:pPr>
              <w:spacing w:line="254" w:lineRule="auto"/>
              <w:jc w:val="center"/>
            </w:pPr>
            <w:r>
              <w:t>R</w:t>
            </w:r>
          </w:p>
        </w:tc>
        <w:tc>
          <w:tcPr>
            <w:tcW w:w="1348" w:type="dxa"/>
            <w:tcBorders>
              <w:top w:val="single" w:sz="4" w:space="0" w:color="auto"/>
              <w:left w:val="single" w:sz="4" w:space="0" w:color="auto"/>
              <w:bottom w:val="single" w:sz="4" w:space="0" w:color="auto"/>
              <w:right w:val="single" w:sz="4" w:space="0" w:color="auto"/>
            </w:tcBorders>
            <w:hideMark/>
          </w:tcPr>
          <w:p w14:paraId="59695600" w14:textId="77777777" w:rsidR="00F81BE7" w:rsidRDefault="00F81BE7" w:rsidP="005E6FE1">
            <w:pPr>
              <w:spacing w:line="254" w:lineRule="auto"/>
            </w:pPr>
            <w:r>
              <w:t>Profile2</w:t>
            </w:r>
          </w:p>
        </w:tc>
        <w:tc>
          <w:tcPr>
            <w:tcW w:w="1080" w:type="dxa"/>
            <w:tcBorders>
              <w:top w:val="single" w:sz="4" w:space="0" w:color="auto"/>
              <w:left w:val="single" w:sz="4" w:space="0" w:color="auto"/>
              <w:bottom w:val="single" w:sz="4" w:space="0" w:color="auto"/>
              <w:right w:val="single" w:sz="4" w:space="0" w:color="auto"/>
            </w:tcBorders>
            <w:hideMark/>
          </w:tcPr>
          <w:p w14:paraId="39151E5C" w14:textId="77777777" w:rsidR="00F81BE7" w:rsidRDefault="00F81BE7" w:rsidP="005E6FE1">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7A3A7986" w14:textId="77777777" w:rsidR="00F81BE7" w:rsidRDefault="00F81BE7" w:rsidP="005E6FE1">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3054FC2C" w14:textId="77777777" w:rsidR="00F81BE7" w:rsidRDefault="00F81BE7" w:rsidP="005E6FE1">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475AEC71" w14:textId="77777777" w:rsidR="00F81BE7" w:rsidRDefault="00F81BE7" w:rsidP="005E6FE1">
            <w:pPr>
              <w:spacing w:line="254" w:lineRule="auto"/>
            </w:pPr>
            <w:r>
              <w:t>Profile2 Profile Lock status</w:t>
            </w:r>
          </w:p>
        </w:tc>
      </w:tr>
      <w:tr w:rsidR="00F81BE7" w14:paraId="4EE57D3B"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tcPr>
          <w:p w14:paraId="1947A7E9" w14:textId="77777777" w:rsidR="00F81BE7" w:rsidRDefault="00F81BE7" w:rsidP="005E6FE1">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6D0159AD" w14:textId="77777777" w:rsidR="00F81BE7" w:rsidRDefault="00F81BE7" w:rsidP="005E6FE1">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67DA3F5A" w14:textId="77777777" w:rsidR="00F81BE7" w:rsidRDefault="00F81BE7" w:rsidP="005E6FE1">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3ABD4320" w14:textId="77777777" w:rsidR="00F81BE7" w:rsidRDefault="00F81BE7" w:rsidP="005E6FE1">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09C4FDE4" w14:textId="77777777" w:rsidR="00F81BE7" w:rsidRDefault="00F81BE7" w:rsidP="005E6FE1">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654CD071" w14:textId="77777777" w:rsidR="00F81BE7" w:rsidRDefault="00F81BE7" w:rsidP="005E6FE1">
            <w:pPr>
              <w:spacing w:line="254" w:lineRule="auto"/>
            </w:pPr>
          </w:p>
        </w:tc>
      </w:tr>
      <w:tr w:rsidR="00F81BE7" w14:paraId="43E16FD0"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tcPr>
          <w:p w14:paraId="550215C7" w14:textId="77777777" w:rsidR="00F81BE7" w:rsidRDefault="00F81BE7" w:rsidP="005E6FE1">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4C0A48DC" w14:textId="77777777" w:rsidR="00F81BE7" w:rsidRDefault="00F81BE7" w:rsidP="005E6FE1">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419A0A65" w14:textId="77777777" w:rsidR="00F81BE7" w:rsidRDefault="00F81BE7" w:rsidP="005E6FE1">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4D8DA2CD" w14:textId="77777777" w:rsidR="00F81BE7" w:rsidRDefault="00F81BE7" w:rsidP="005E6FE1">
            <w:pPr>
              <w:spacing w:line="254" w:lineRule="auto"/>
            </w:pPr>
            <w:r>
              <w:t>Enabled_Locked</w:t>
            </w:r>
          </w:p>
        </w:tc>
        <w:tc>
          <w:tcPr>
            <w:tcW w:w="1081" w:type="dxa"/>
            <w:tcBorders>
              <w:top w:val="single" w:sz="4" w:space="0" w:color="auto"/>
              <w:left w:val="single" w:sz="4" w:space="0" w:color="auto"/>
              <w:bottom w:val="single" w:sz="4" w:space="0" w:color="auto"/>
              <w:right w:val="single" w:sz="4" w:space="0" w:color="auto"/>
            </w:tcBorders>
            <w:hideMark/>
          </w:tcPr>
          <w:p w14:paraId="4DAB71B5" w14:textId="77777777" w:rsidR="00F81BE7" w:rsidRDefault="00F81BE7" w:rsidP="005E6FE1">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4536016C" w14:textId="77777777" w:rsidR="00F81BE7" w:rsidRDefault="00F81BE7" w:rsidP="005E6FE1">
            <w:pPr>
              <w:spacing w:line="254" w:lineRule="auto"/>
            </w:pPr>
          </w:p>
        </w:tc>
      </w:tr>
      <w:tr w:rsidR="00F81BE7" w14:paraId="1AA9A3DC"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tcPr>
          <w:p w14:paraId="3A8B67C3" w14:textId="77777777" w:rsidR="00F81BE7" w:rsidRDefault="00F81BE7" w:rsidP="005E6FE1">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11187E95" w14:textId="77777777" w:rsidR="00F81BE7" w:rsidRDefault="00F81BE7" w:rsidP="005E6FE1">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73BCCC54" w14:textId="77777777" w:rsidR="00F81BE7" w:rsidRDefault="00F81BE7" w:rsidP="005E6FE1">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2CF7A72E" w14:textId="77777777" w:rsidR="00F81BE7" w:rsidRDefault="00F81BE7" w:rsidP="005E6FE1">
            <w:pPr>
              <w:spacing w:line="254" w:lineRule="auto"/>
            </w:pPr>
            <w:r>
              <w:t>Enabled_Unlocked</w:t>
            </w:r>
          </w:p>
        </w:tc>
        <w:tc>
          <w:tcPr>
            <w:tcW w:w="1081" w:type="dxa"/>
            <w:tcBorders>
              <w:top w:val="single" w:sz="4" w:space="0" w:color="auto"/>
              <w:left w:val="single" w:sz="4" w:space="0" w:color="auto"/>
              <w:bottom w:val="single" w:sz="4" w:space="0" w:color="auto"/>
              <w:right w:val="single" w:sz="4" w:space="0" w:color="auto"/>
            </w:tcBorders>
            <w:hideMark/>
          </w:tcPr>
          <w:p w14:paraId="33D56282" w14:textId="77777777" w:rsidR="00F81BE7" w:rsidRDefault="00F81BE7" w:rsidP="005E6FE1">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1C30E40E" w14:textId="77777777" w:rsidR="00F81BE7" w:rsidRDefault="00F81BE7" w:rsidP="005E6FE1">
            <w:pPr>
              <w:spacing w:line="254" w:lineRule="auto"/>
            </w:pPr>
          </w:p>
        </w:tc>
      </w:tr>
      <w:tr w:rsidR="00F81BE7" w14:paraId="27B95935"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hideMark/>
          </w:tcPr>
          <w:p w14:paraId="7900004A" w14:textId="77777777" w:rsidR="00F81BE7" w:rsidRDefault="00F81BE7" w:rsidP="005E6FE1">
            <w:pPr>
              <w:spacing w:line="254" w:lineRule="auto"/>
              <w:jc w:val="center"/>
            </w:pPr>
            <w:r>
              <w:t>R</w:t>
            </w:r>
          </w:p>
        </w:tc>
        <w:tc>
          <w:tcPr>
            <w:tcW w:w="1348" w:type="dxa"/>
            <w:tcBorders>
              <w:top w:val="single" w:sz="4" w:space="0" w:color="auto"/>
              <w:left w:val="single" w:sz="4" w:space="0" w:color="auto"/>
              <w:bottom w:val="single" w:sz="4" w:space="0" w:color="auto"/>
              <w:right w:val="single" w:sz="4" w:space="0" w:color="auto"/>
            </w:tcBorders>
            <w:hideMark/>
          </w:tcPr>
          <w:p w14:paraId="10182121" w14:textId="77777777" w:rsidR="00F81BE7" w:rsidRDefault="00F81BE7" w:rsidP="005E6FE1">
            <w:pPr>
              <w:spacing w:line="254" w:lineRule="auto"/>
            </w:pPr>
            <w:r>
              <w:t>Profile3</w:t>
            </w:r>
          </w:p>
        </w:tc>
        <w:tc>
          <w:tcPr>
            <w:tcW w:w="1080" w:type="dxa"/>
            <w:tcBorders>
              <w:top w:val="single" w:sz="4" w:space="0" w:color="auto"/>
              <w:left w:val="single" w:sz="4" w:space="0" w:color="auto"/>
              <w:bottom w:val="single" w:sz="4" w:space="0" w:color="auto"/>
              <w:right w:val="single" w:sz="4" w:space="0" w:color="auto"/>
            </w:tcBorders>
            <w:hideMark/>
          </w:tcPr>
          <w:p w14:paraId="08BBA76A" w14:textId="77777777" w:rsidR="00F81BE7" w:rsidRDefault="00F81BE7" w:rsidP="005E6FE1">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2212385E" w14:textId="77777777" w:rsidR="00F81BE7" w:rsidRDefault="00F81BE7" w:rsidP="005E6FE1">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30094418" w14:textId="77777777" w:rsidR="00F81BE7" w:rsidRDefault="00F81BE7" w:rsidP="005E6FE1">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6E860D4E" w14:textId="77777777" w:rsidR="00F81BE7" w:rsidRDefault="00F81BE7" w:rsidP="005E6FE1">
            <w:pPr>
              <w:spacing w:line="254" w:lineRule="auto"/>
            </w:pPr>
            <w:r>
              <w:t>Profile3 Profile Lock status</w:t>
            </w:r>
          </w:p>
        </w:tc>
      </w:tr>
      <w:tr w:rsidR="00F81BE7" w14:paraId="45C4FAAA"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tcPr>
          <w:p w14:paraId="0CA00113" w14:textId="77777777" w:rsidR="00F81BE7" w:rsidRDefault="00F81BE7" w:rsidP="005E6FE1">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7155FFEE" w14:textId="77777777" w:rsidR="00F81BE7" w:rsidRDefault="00F81BE7" w:rsidP="005E6FE1">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0B4838FD" w14:textId="77777777" w:rsidR="00F81BE7" w:rsidRDefault="00F81BE7" w:rsidP="005E6FE1">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6CBEE832" w14:textId="77777777" w:rsidR="00F81BE7" w:rsidRDefault="00F81BE7" w:rsidP="005E6FE1">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72DEBF65" w14:textId="77777777" w:rsidR="00F81BE7" w:rsidRDefault="00F81BE7" w:rsidP="005E6FE1">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666181FF" w14:textId="77777777" w:rsidR="00F81BE7" w:rsidRDefault="00F81BE7" w:rsidP="005E6FE1">
            <w:pPr>
              <w:spacing w:line="254" w:lineRule="auto"/>
            </w:pPr>
          </w:p>
        </w:tc>
      </w:tr>
      <w:tr w:rsidR="00F81BE7" w14:paraId="3A2730E1"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tcPr>
          <w:p w14:paraId="30D11C3B" w14:textId="77777777" w:rsidR="00F81BE7" w:rsidRDefault="00F81BE7" w:rsidP="005E6FE1">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6134E06B" w14:textId="77777777" w:rsidR="00F81BE7" w:rsidRDefault="00F81BE7" w:rsidP="005E6FE1">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449252AB" w14:textId="77777777" w:rsidR="00F81BE7" w:rsidRDefault="00F81BE7" w:rsidP="005E6FE1">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3C7A563E" w14:textId="77777777" w:rsidR="00F81BE7" w:rsidRDefault="00F81BE7" w:rsidP="005E6FE1">
            <w:pPr>
              <w:spacing w:line="254" w:lineRule="auto"/>
            </w:pPr>
            <w:r>
              <w:t>Enabled_Locked</w:t>
            </w:r>
          </w:p>
        </w:tc>
        <w:tc>
          <w:tcPr>
            <w:tcW w:w="1081" w:type="dxa"/>
            <w:tcBorders>
              <w:top w:val="single" w:sz="4" w:space="0" w:color="auto"/>
              <w:left w:val="single" w:sz="4" w:space="0" w:color="auto"/>
              <w:bottom w:val="single" w:sz="4" w:space="0" w:color="auto"/>
              <w:right w:val="single" w:sz="4" w:space="0" w:color="auto"/>
            </w:tcBorders>
            <w:hideMark/>
          </w:tcPr>
          <w:p w14:paraId="3C4B667C" w14:textId="77777777" w:rsidR="00F81BE7" w:rsidRDefault="00F81BE7" w:rsidP="005E6FE1">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33A77458" w14:textId="77777777" w:rsidR="00F81BE7" w:rsidRDefault="00F81BE7" w:rsidP="005E6FE1">
            <w:pPr>
              <w:spacing w:line="254" w:lineRule="auto"/>
            </w:pPr>
          </w:p>
        </w:tc>
      </w:tr>
      <w:tr w:rsidR="00F81BE7" w14:paraId="4A4F621B"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tcPr>
          <w:p w14:paraId="0C8B0A92" w14:textId="77777777" w:rsidR="00F81BE7" w:rsidRDefault="00F81BE7" w:rsidP="005E6FE1">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4D214CEB" w14:textId="77777777" w:rsidR="00F81BE7" w:rsidRDefault="00F81BE7" w:rsidP="005E6FE1">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1190B0F6" w14:textId="77777777" w:rsidR="00F81BE7" w:rsidRDefault="00F81BE7" w:rsidP="005E6FE1">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76E17BD2" w14:textId="77777777" w:rsidR="00F81BE7" w:rsidRDefault="00F81BE7" w:rsidP="005E6FE1">
            <w:pPr>
              <w:spacing w:line="254" w:lineRule="auto"/>
            </w:pPr>
            <w:r>
              <w:t>Enabled_Unlocked</w:t>
            </w:r>
          </w:p>
        </w:tc>
        <w:tc>
          <w:tcPr>
            <w:tcW w:w="1081" w:type="dxa"/>
            <w:tcBorders>
              <w:top w:val="single" w:sz="4" w:space="0" w:color="auto"/>
              <w:left w:val="single" w:sz="4" w:space="0" w:color="auto"/>
              <w:bottom w:val="single" w:sz="4" w:space="0" w:color="auto"/>
              <w:right w:val="single" w:sz="4" w:space="0" w:color="auto"/>
            </w:tcBorders>
            <w:hideMark/>
          </w:tcPr>
          <w:p w14:paraId="435818CE" w14:textId="77777777" w:rsidR="00F81BE7" w:rsidRDefault="00F81BE7" w:rsidP="005E6FE1">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25BC77DF" w14:textId="77777777" w:rsidR="00F81BE7" w:rsidRDefault="00F81BE7" w:rsidP="005E6FE1">
            <w:pPr>
              <w:spacing w:line="254" w:lineRule="auto"/>
            </w:pPr>
          </w:p>
        </w:tc>
      </w:tr>
      <w:tr w:rsidR="00F81BE7" w14:paraId="290BC240"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hideMark/>
          </w:tcPr>
          <w:p w14:paraId="62737335" w14:textId="77777777" w:rsidR="00F81BE7" w:rsidRDefault="00F81BE7" w:rsidP="005E6FE1">
            <w:pPr>
              <w:spacing w:line="254" w:lineRule="auto"/>
              <w:jc w:val="center"/>
            </w:pPr>
            <w:r>
              <w:t>R</w:t>
            </w:r>
          </w:p>
        </w:tc>
        <w:tc>
          <w:tcPr>
            <w:tcW w:w="1348" w:type="dxa"/>
            <w:tcBorders>
              <w:top w:val="single" w:sz="4" w:space="0" w:color="auto"/>
              <w:left w:val="single" w:sz="4" w:space="0" w:color="auto"/>
              <w:bottom w:val="single" w:sz="4" w:space="0" w:color="auto"/>
              <w:right w:val="single" w:sz="4" w:space="0" w:color="auto"/>
            </w:tcBorders>
            <w:hideMark/>
          </w:tcPr>
          <w:p w14:paraId="0217AA73" w14:textId="77777777" w:rsidR="00F81BE7" w:rsidRDefault="00F81BE7" w:rsidP="005E6FE1">
            <w:pPr>
              <w:spacing w:line="254" w:lineRule="auto"/>
            </w:pPr>
            <w:r>
              <w:t>Profile4</w:t>
            </w:r>
          </w:p>
        </w:tc>
        <w:tc>
          <w:tcPr>
            <w:tcW w:w="1080" w:type="dxa"/>
            <w:tcBorders>
              <w:top w:val="single" w:sz="4" w:space="0" w:color="auto"/>
              <w:left w:val="single" w:sz="4" w:space="0" w:color="auto"/>
              <w:bottom w:val="single" w:sz="4" w:space="0" w:color="auto"/>
              <w:right w:val="single" w:sz="4" w:space="0" w:color="auto"/>
            </w:tcBorders>
            <w:hideMark/>
          </w:tcPr>
          <w:p w14:paraId="60F2AA5C" w14:textId="77777777" w:rsidR="00F81BE7" w:rsidRDefault="00F81BE7" w:rsidP="005E6FE1">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587E682F" w14:textId="77777777" w:rsidR="00F81BE7" w:rsidRDefault="00F81BE7" w:rsidP="005E6FE1">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046FBEFA" w14:textId="77777777" w:rsidR="00F81BE7" w:rsidRDefault="00F81BE7" w:rsidP="005E6FE1">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4DFE1F83" w14:textId="77777777" w:rsidR="00F81BE7" w:rsidRDefault="00F81BE7" w:rsidP="005E6FE1">
            <w:pPr>
              <w:spacing w:line="254" w:lineRule="auto"/>
            </w:pPr>
            <w:r>
              <w:t>Profile4 Profile Lock status</w:t>
            </w:r>
          </w:p>
        </w:tc>
      </w:tr>
      <w:tr w:rsidR="00F81BE7" w14:paraId="241698B7"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tcPr>
          <w:p w14:paraId="4327ED0A" w14:textId="77777777" w:rsidR="00F81BE7" w:rsidRDefault="00F81BE7" w:rsidP="005E6FE1">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6DBD5FAA" w14:textId="77777777" w:rsidR="00F81BE7" w:rsidRDefault="00F81BE7" w:rsidP="005E6FE1">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150BDE18" w14:textId="77777777" w:rsidR="00F81BE7" w:rsidRDefault="00F81BE7" w:rsidP="005E6FE1">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0353F066" w14:textId="77777777" w:rsidR="00F81BE7" w:rsidRDefault="00F81BE7" w:rsidP="005E6FE1">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463A3CF1" w14:textId="77777777" w:rsidR="00F81BE7" w:rsidRDefault="00F81BE7" w:rsidP="005E6FE1">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4340B2C2" w14:textId="77777777" w:rsidR="00F81BE7" w:rsidRDefault="00F81BE7" w:rsidP="005E6FE1">
            <w:pPr>
              <w:spacing w:line="254" w:lineRule="auto"/>
            </w:pPr>
          </w:p>
        </w:tc>
      </w:tr>
      <w:tr w:rsidR="00F81BE7" w14:paraId="4BA31E97"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tcPr>
          <w:p w14:paraId="11ED6EF6" w14:textId="77777777" w:rsidR="00F81BE7" w:rsidRDefault="00F81BE7" w:rsidP="005E6FE1">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5CC69BF9" w14:textId="77777777" w:rsidR="00F81BE7" w:rsidRDefault="00F81BE7" w:rsidP="005E6FE1">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4A5A79AC" w14:textId="77777777" w:rsidR="00F81BE7" w:rsidRDefault="00F81BE7" w:rsidP="005E6FE1">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0BFA89A3" w14:textId="77777777" w:rsidR="00F81BE7" w:rsidRDefault="00F81BE7" w:rsidP="005E6FE1">
            <w:pPr>
              <w:spacing w:line="254" w:lineRule="auto"/>
            </w:pPr>
            <w:r>
              <w:t>Enabled_Locked</w:t>
            </w:r>
          </w:p>
        </w:tc>
        <w:tc>
          <w:tcPr>
            <w:tcW w:w="1081" w:type="dxa"/>
            <w:tcBorders>
              <w:top w:val="single" w:sz="4" w:space="0" w:color="auto"/>
              <w:left w:val="single" w:sz="4" w:space="0" w:color="auto"/>
              <w:bottom w:val="single" w:sz="4" w:space="0" w:color="auto"/>
              <w:right w:val="single" w:sz="4" w:space="0" w:color="auto"/>
            </w:tcBorders>
            <w:hideMark/>
          </w:tcPr>
          <w:p w14:paraId="257EF700" w14:textId="77777777" w:rsidR="00F81BE7" w:rsidRDefault="00F81BE7" w:rsidP="005E6FE1">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12D68B1A" w14:textId="77777777" w:rsidR="00F81BE7" w:rsidRDefault="00F81BE7" w:rsidP="005E6FE1">
            <w:pPr>
              <w:spacing w:line="254" w:lineRule="auto"/>
            </w:pPr>
          </w:p>
        </w:tc>
      </w:tr>
      <w:tr w:rsidR="00F81BE7" w14:paraId="40726620" w14:textId="77777777" w:rsidTr="005E6FE1">
        <w:trPr>
          <w:jc w:val="center"/>
        </w:trPr>
        <w:tc>
          <w:tcPr>
            <w:tcW w:w="627" w:type="dxa"/>
            <w:tcBorders>
              <w:top w:val="single" w:sz="4" w:space="0" w:color="auto"/>
              <w:left w:val="single" w:sz="4" w:space="0" w:color="auto"/>
              <w:bottom w:val="single" w:sz="4" w:space="0" w:color="auto"/>
              <w:right w:val="single" w:sz="4" w:space="0" w:color="auto"/>
            </w:tcBorders>
          </w:tcPr>
          <w:p w14:paraId="4BD95EE5" w14:textId="77777777" w:rsidR="00F81BE7" w:rsidRDefault="00F81BE7" w:rsidP="005E6FE1">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6D1A6170" w14:textId="77777777" w:rsidR="00F81BE7" w:rsidRDefault="00F81BE7" w:rsidP="005E6FE1">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2818F542" w14:textId="77777777" w:rsidR="00F81BE7" w:rsidRDefault="00F81BE7" w:rsidP="005E6FE1">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6085AA49" w14:textId="77777777" w:rsidR="00F81BE7" w:rsidRDefault="00F81BE7" w:rsidP="005E6FE1">
            <w:pPr>
              <w:spacing w:line="254" w:lineRule="auto"/>
            </w:pPr>
            <w:r>
              <w:t>Enabled_Unlocked</w:t>
            </w:r>
          </w:p>
        </w:tc>
        <w:tc>
          <w:tcPr>
            <w:tcW w:w="1081" w:type="dxa"/>
            <w:tcBorders>
              <w:top w:val="single" w:sz="4" w:space="0" w:color="auto"/>
              <w:left w:val="single" w:sz="4" w:space="0" w:color="auto"/>
              <w:bottom w:val="single" w:sz="4" w:space="0" w:color="auto"/>
              <w:right w:val="single" w:sz="4" w:space="0" w:color="auto"/>
            </w:tcBorders>
            <w:hideMark/>
          </w:tcPr>
          <w:p w14:paraId="02E28D09" w14:textId="77777777" w:rsidR="00F81BE7" w:rsidRDefault="00F81BE7" w:rsidP="005E6FE1">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484955EE" w14:textId="77777777" w:rsidR="00F81BE7" w:rsidRDefault="00F81BE7" w:rsidP="005E6FE1">
            <w:pPr>
              <w:spacing w:line="254" w:lineRule="auto"/>
            </w:pPr>
          </w:p>
        </w:tc>
      </w:tr>
    </w:tbl>
    <w:p w14:paraId="7FC4C239" w14:textId="77777777" w:rsidR="00F81BE7" w:rsidRDefault="00F81BE7" w:rsidP="00F81BE7"/>
    <w:p w14:paraId="3A5BF46D" w14:textId="77777777" w:rsidR="00F81BE7" w:rsidRPr="000371E0" w:rsidRDefault="00F81BE7" w:rsidP="00F81BE7">
      <w:pPr>
        <w:pStyle w:val="RELogSignal"/>
        <w:shd w:val="clear" w:color="auto" w:fill="F2F2F2" w:themeFill="background1" w:themeFillShade="F2"/>
      </w:pPr>
      <w:r>
        <w:t xml:space="preserve"> </w:t>
      </w:r>
      <w:bookmarkStart w:id="2785" w:name="_b9a983731a5045ffc020f39cdb28a1d9"/>
      <w:r>
        <w:t>PsngrProfileActive_St</w:t>
      </w:r>
      <w:bookmarkEnd w:id="2785"/>
    </w:p>
    <w:p w14:paraId="74BCCCD7" w14:textId="77777777" w:rsidR="00F81BE7" w:rsidRDefault="00F81BE7" w:rsidP="00F81BE7">
      <w:pPr>
        <w:rPr>
          <w:rFonts w:cs="Arial"/>
        </w:rPr>
      </w:pPr>
      <w:r>
        <w:rPr>
          <w:rFonts w:cs="Arial"/>
        </w:rPr>
        <w:t>Status indicating the active passenger profile</w:t>
      </w:r>
    </w:p>
    <w:p w14:paraId="0A0B4CBE" w14:textId="77777777" w:rsidR="00F81BE7" w:rsidRDefault="00F81BE7" w:rsidP="00F81BE7"/>
    <w:p w14:paraId="6E8BD995" w14:textId="77777777" w:rsidR="00F81BE7" w:rsidRPr="000371E0" w:rsidRDefault="00F81BE7" w:rsidP="00F81BE7">
      <w:pPr>
        <w:pStyle w:val="RELogSignal"/>
        <w:shd w:val="clear" w:color="auto" w:fill="F2F2F2" w:themeFill="background1" w:themeFillShade="F2"/>
      </w:pPr>
      <w:r>
        <w:t xml:space="preserve"> </w:t>
      </w:r>
      <w:bookmarkStart w:id="2786" w:name="_04bc21bca075541808214080fa2db1ab"/>
      <w:r>
        <w:t>PsngrProfilePrompt_Rq</w:t>
      </w:r>
      <w:bookmarkEnd w:id="2786"/>
    </w:p>
    <w:p w14:paraId="06270AB0" w14:textId="77777777" w:rsidR="00F81BE7" w:rsidRPr="00200D70" w:rsidRDefault="00F81BE7" w:rsidP="00F81BE7">
      <w:pPr>
        <w:rPr>
          <w:rFonts w:cs="Arial"/>
        </w:rPr>
      </w:pPr>
      <w:r>
        <w:rPr>
          <w:rFonts w:cs="Arial"/>
        </w:rPr>
        <w:t>This signal relays a request from the Profile Management Server to the Profile Interface Client to display a Passenger Profile Creation Prompt.</w:t>
      </w:r>
    </w:p>
    <w:p w14:paraId="22D1C899" w14:textId="77777777" w:rsidR="00F81BE7" w:rsidRDefault="00F81BE7" w:rsidP="00F81BE7"/>
    <w:p w14:paraId="65095412" w14:textId="77777777" w:rsidR="00F81BE7" w:rsidRPr="000371E0" w:rsidRDefault="00F81BE7" w:rsidP="00F81BE7">
      <w:pPr>
        <w:pStyle w:val="RELogSignal"/>
        <w:shd w:val="clear" w:color="auto" w:fill="F2F2F2" w:themeFill="background1" w:themeFillShade="F2"/>
      </w:pPr>
      <w:r>
        <w:t xml:space="preserve"> </w:t>
      </w:r>
      <w:bookmarkStart w:id="2787" w:name="_1737ecda64327b2dcda5f0682a3a48c9"/>
      <w:r>
        <w:t>PsngrProfilePrompt_St</w:t>
      </w:r>
      <w:bookmarkEnd w:id="2787"/>
    </w:p>
    <w:p w14:paraId="31EB231D" w14:textId="77777777" w:rsidR="00F81BE7" w:rsidRPr="00200D70" w:rsidRDefault="00F81BE7" w:rsidP="00F81BE7">
      <w:pPr>
        <w:rPr>
          <w:rFonts w:cs="Arial"/>
        </w:rPr>
      </w:pPr>
      <w:r>
        <w:rPr>
          <w:rFonts w:cs="Arial"/>
        </w:rPr>
        <w:t>Status relayed to Profile Management Server based on user input.</w:t>
      </w:r>
    </w:p>
    <w:p w14:paraId="24AECA95" w14:textId="77777777" w:rsidR="00F81BE7" w:rsidRDefault="00F81BE7" w:rsidP="00F81BE7"/>
    <w:p w14:paraId="609E6EB3" w14:textId="77777777" w:rsidR="00F81BE7" w:rsidRPr="000371E0" w:rsidRDefault="00F81BE7" w:rsidP="00F81BE7">
      <w:pPr>
        <w:pStyle w:val="RELogSignal"/>
        <w:shd w:val="clear" w:color="auto" w:fill="F2F2F2" w:themeFill="background1" w:themeFillShade="F2"/>
      </w:pPr>
      <w:r>
        <w:t xml:space="preserve"> </w:t>
      </w:r>
      <w:bookmarkStart w:id="2788" w:name="_0fd48c16da4f4f0fbea5f2f7bae86309"/>
      <w:r>
        <w:t>PsngrRecall_Rq</w:t>
      </w:r>
      <w:bookmarkEnd w:id="2788"/>
    </w:p>
    <w:p w14:paraId="3909A830" w14:textId="77777777" w:rsidR="00F81BE7" w:rsidRPr="00200D70" w:rsidRDefault="00F81BE7" w:rsidP="00F81BE7">
      <w:pPr>
        <w:rPr>
          <w:rFonts w:cs="Arial"/>
        </w:rPr>
      </w:pPr>
    </w:p>
    <w:p w14:paraId="42860723" w14:textId="77777777" w:rsidR="00F81BE7" w:rsidRDefault="00F81BE7" w:rsidP="00F81BE7">
      <w:r>
        <w:t>Passenger Recall request sent to the profile management server</w:t>
      </w:r>
    </w:p>
    <w:p w14:paraId="2ACCB16B" w14:textId="77777777" w:rsidR="00F81BE7" w:rsidRPr="000371E0" w:rsidRDefault="00F81BE7" w:rsidP="00F81BE7">
      <w:pPr>
        <w:pStyle w:val="RELogSignal"/>
        <w:shd w:val="clear" w:color="auto" w:fill="F2F2F2" w:themeFill="background1" w:themeFillShade="F2"/>
      </w:pPr>
      <w:r>
        <w:t xml:space="preserve"> </w:t>
      </w:r>
      <w:bookmarkStart w:id="2789" w:name="_8c046cdd8974c9f41e1fecc7325663bf"/>
      <w:r>
        <w:t>StorePsngrProfileData_Res</w:t>
      </w:r>
      <w:bookmarkEnd w:id="2789"/>
    </w:p>
    <w:p w14:paraId="09BF1856" w14:textId="77777777" w:rsidR="00F81BE7" w:rsidRPr="00200D70" w:rsidRDefault="00F81BE7" w:rsidP="00F81BE7">
      <w:pPr>
        <w:rPr>
          <w:rFonts w:cs="Arial"/>
        </w:rPr>
      </w:pPr>
      <w:r>
        <w:rPr>
          <w:rFonts w:cs="Arial"/>
        </w:rPr>
        <w:t>Response to StorePsngrProfileData_Rq indicating a Success or Failure.</w:t>
      </w:r>
    </w:p>
    <w:p w14:paraId="03155325" w14:textId="77777777" w:rsidR="00F81BE7" w:rsidRPr="00200D70" w:rsidRDefault="00F81BE7" w:rsidP="00F81BE7">
      <w:pPr>
        <w:rPr>
          <w:rFonts w:cs="Arial"/>
        </w:rPr>
      </w:pPr>
    </w:p>
    <w:tbl>
      <w:tblPr>
        <w:tblW w:w="10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799"/>
        <w:gridCol w:w="900"/>
        <w:gridCol w:w="3691"/>
        <w:gridCol w:w="1169"/>
        <w:gridCol w:w="1803"/>
      </w:tblGrid>
      <w:tr w:rsidR="00F81BE7" w14:paraId="41798B3F"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hideMark/>
          </w:tcPr>
          <w:p w14:paraId="642352E2" w14:textId="77777777" w:rsidR="00F81BE7" w:rsidRDefault="00F81BE7" w:rsidP="005E6FE1">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3A2F9AE5" w14:textId="77777777" w:rsidR="00F81BE7" w:rsidRDefault="00F81BE7" w:rsidP="005E6FE1">
            <w:pPr>
              <w:spacing w:line="254" w:lineRule="auto"/>
            </w:pPr>
            <w:r>
              <w:t>ResponseCode</w:t>
            </w:r>
          </w:p>
        </w:tc>
        <w:tc>
          <w:tcPr>
            <w:tcW w:w="900" w:type="dxa"/>
            <w:tcBorders>
              <w:top w:val="single" w:sz="4" w:space="0" w:color="auto"/>
              <w:left w:val="single" w:sz="4" w:space="0" w:color="auto"/>
              <w:bottom w:val="single" w:sz="4" w:space="0" w:color="auto"/>
              <w:right w:val="single" w:sz="4" w:space="0" w:color="auto"/>
            </w:tcBorders>
            <w:hideMark/>
          </w:tcPr>
          <w:p w14:paraId="4F561829" w14:textId="77777777" w:rsidR="00F81BE7" w:rsidRDefault="00F81BE7" w:rsidP="005E6FE1">
            <w:pPr>
              <w:spacing w:line="254" w:lineRule="auto"/>
            </w:pPr>
            <w:r>
              <w:t>Enum</w:t>
            </w:r>
          </w:p>
        </w:tc>
        <w:tc>
          <w:tcPr>
            <w:tcW w:w="3691" w:type="dxa"/>
            <w:tcBorders>
              <w:top w:val="single" w:sz="4" w:space="0" w:color="auto"/>
              <w:left w:val="single" w:sz="4" w:space="0" w:color="auto"/>
              <w:bottom w:val="single" w:sz="4" w:space="0" w:color="auto"/>
              <w:right w:val="single" w:sz="4" w:space="0" w:color="auto"/>
            </w:tcBorders>
            <w:hideMark/>
          </w:tcPr>
          <w:p w14:paraId="34E9B5FC" w14:textId="77777777" w:rsidR="00F81BE7" w:rsidRDefault="00F81BE7" w:rsidP="005E6FE1">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04F75D44" w14:textId="77777777" w:rsidR="00F81BE7" w:rsidRDefault="00F81BE7" w:rsidP="005E6FE1">
            <w:pPr>
              <w:spacing w:line="254" w:lineRule="auto"/>
            </w:pPr>
            <w:r>
              <w:t>-</w:t>
            </w:r>
          </w:p>
        </w:tc>
        <w:tc>
          <w:tcPr>
            <w:tcW w:w="1803" w:type="dxa"/>
            <w:tcBorders>
              <w:top w:val="single" w:sz="4" w:space="0" w:color="auto"/>
              <w:left w:val="single" w:sz="4" w:space="0" w:color="auto"/>
              <w:bottom w:val="single" w:sz="4" w:space="0" w:color="auto"/>
              <w:right w:val="single" w:sz="4" w:space="0" w:color="auto"/>
            </w:tcBorders>
            <w:hideMark/>
          </w:tcPr>
          <w:p w14:paraId="20C1AF94" w14:textId="77777777" w:rsidR="00F81BE7" w:rsidRDefault="00F81BE7" w:rsidP="005E6FE1">
            <w:pPr>
              <w:spacing w:line="254" w:lineRule="auto"/>
            </w:pPr>
            <w:r>
              <w:t>Response to requested operation</w:t>
            </w:r>
          </w:p>
        </w:tc>
      </w:tr>
      <w:tr w:rsidR="00F81BE7" w14:paraId="449237E2"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6EDFB87D"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17B593FD"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2BFB1F10"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5BE36D98" w14:textId="77777777" w:rsidR="00F81BE7" w:rsidRDefault="00F81BE7" w:rsidP="005E6FE1">
            <w:pPr>
              <w:spacing w:line="254" w:lineRule="auto"/>
            </w:pPr>
            <w:r>
              <w:rPr>
                <w:rFonts w:cs="Arial"/>
              </w:rPr>
              <w:t>SUCCESS</w:t>
            </w:r>
          </w:p>
        </w:tc>
        <w:tc>
          <w:tcPr>
            <w:tcW w:w="1169" w:type="dxa"/>
            <w:tcBorders>
              <w:top w:val="single" w:sz="4" w:space="0" w:color="auto"/>
              <w:left w:val="single" w:sz="4" w:space="0" w:color="auto"/>
              <w:bottom w:val="single" w:sz="4" w:space="0" w:color="auto"/>
              <w:right w:val="single" w:sz="4" w:space="0" w:color="auto"/>
            </w:tcBorders>
            <w:hideMark/>
          </w:tcPr>
          <w:p w14:paraId="3EF056AE" w14:textId="77777777" w:rsidR="00F81BE7" w:rsidRDefault="00F81BE7" w:rsidP="005E6FE1">
            <w:pPr>
              <w:spacing w:line="254" w:lineRule="auto"/>
            </w:pPr>
            <w:r>
              <w:t>0x0</w:t>
            </w:r>
          </w:p>
        </w:tc>
        <w:tc>
          <w:tcPr>
            <w:tcW w:w="1803" w:type="dxa"/>
            <w:tcBorders>
              <w:top w:val="single" w:sz="4" w:space="0" w:color="auto"/>
              <w:left w:val="single" w:sz="4" w:space="0" w:color="auto"/>
              <w:bottom w:val="single" w:sz="4" w:space="0" w:color="auto"/>
              <w:right w:val="single" w:sz="4" w:space="0" w:color="auto"/>
            </w:tcBorders>
          </w:tcPr>
          <w:p w14:paraId="253A31B8" w14:textId="77777777" w:rsidR="00F81BE7" w:rsidRDefault="00F81BE7" w:rsidP="005E6FE1">
            <w:pPr>
              <w:spacing w:line="254" w:lineRule="auto"/>
            </w:pPr>
          </w:p>
        </w:tc>
      </w:tr>
      <w:tr w:rsidR="00F81BE7" w14:paraId="6EC3B39B"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3876C35A"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3F311CE7"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A2E8F27"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47369EB7" w14:textId="77777777" w:rsidR="00F81BE7" w:rsidRDefault="00F81BE7" w:rsidP="005E6FE1">
            <w:pPr>
              <w:spacing w:line="254" w:lineRule="auto"/>
            </w:pPr>
            <w:r>
              <w:t>FAILED</w:t>
            </w:r>
          </w:p>
        </w:tc>
        <w:tc>
          <w:tcPr>
            <w:tcW w:w="1169" w:type="dxa"/>
            <w:tcBorders>
              <w:top w:val="single" w:sz="4" w:space="0" w:color="auto"/>
              <w:left w:val="single" w:sz="4" w:space="0" w:color="auto"/>
              <w:bottom w:val="single" w:sz="4" w:space="0" w:color="auto"/>
              <w:right w:val="single" w:sz="4" w:space="0" w:color="auto"/>
            </w:tcBorders>
            <w:hideMark/>
          </w:tcPr>
          <w:p w14:paraId="15739A44" w14:textId="77777777" w:rsidR="00F81BE7" w:rsidRDefault="00F81BE7" w:rsidP="005E6FE1">
            <w:pPr>
              <w:spacing w:line="254" w:lineRule="auto"/>
            </w:pPr>
            <w:r>
              <w:t>0x1</w:t>
            </w:r>
          </w:p>
        </w:tc>
        <w:tc>
          <w:tcPr>
            <w:tcW w:w="1803" w:type="dxa"/>
            <w:tcBorders>
              <w:top w:val="single" w:sz="4" w:space="0" w:color="auto"/>
              <w:left w:val="single" w:sz="4" w:space="0" w:color="auto"/>
              <w:bottom w:val="single" w:sz="4" w:space="0" w:color="auto"/>
              <w:right w:val="single" w:sz="4" w:space="0" w:color="auto"/>
            </w:tcBorders>
          </w:tcPr>
          <w:p w14:paraId="0EF1D6A2" w14:textId="77777777" w:rsidR="00F81BE7" w:rsidRDefault="00F81BE7" w:rsidP="005E6FE1">
            <w:pPr>
              <w:spacing w:line="254" w:lineRule="auto"/>
            </w:pPr>
          </w:p>
        </w:tc>
      </w:tr>
      <w:tr w:rsidR="00F81BE7" w14:paraId="31B156F0"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64CE2855"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53EE3BCA"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5789856"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2E7900EC" w14:textId="77777777" w:rsidR="00F81BE7" w:rsidRDefault="00F81BE7" w:rsidP="005E6FE1">
            <w:pPr>
              <w:spacing w:line="254" w:lineRule="auto"/>
            </w:pPr>
            <w:r>
              <w:rPr>
                <w:rFonts w:cs="Arial"/>
              </w:rPr>
              <w:t>INVALID</w:t>
            </w:r>
          </w:p>
        </w:tc>
        <w:tc>
          <w:tcPr>
            <w:tcW w:w="1169" w:type="dxa"/>
            <w:tcBorders>
              <w:top w:val="single" w:sz="4" w:space="0" w:color="auto"/>
              <w:left w:val="single" w:sz="4" w:space="0" w:color="auto"/>
              <w:bottom w:val="single" w:sz="4" w:space="0" w:color="auto"/>
              <w:right w:val="single" w:sz="4" w:space="0" w:color="auto"/>
            </w:tcBorders>
            <w:hideMark/>
          </w:tcPr>
          <w:p w14:paraId="732523F0" w14:textId="77777777" w:rsidR="00F81BE7" w:rsidRDefault="00F81BE7" w:rsidP="005E6FE1">
            <w:pPr>
              <w:spacing w:line="254" w:lineRule="auto"/>
            </w:pPr>
            <w:r>
              <w:t>0x2</w:t>
            </w:r>
          </w:p>
        </w:tc>
        <w:tc>
          <w:tcPr>
            <w:tcW w:w="1803" w:type="dxa"/>
            <w:tcBorders>
              <w:top w:val="single" w:sz="4" w:space="0" w:color="auto"/>
              <w:left w:val="single" w:sz="4" w:space="0" w:color="auto"/>
              <w:bottom w:val="single" w:sz="4" w:space="0" w:color="auto"/>
              <w:right w:val="single" w:sz="4" w:space="0" w:color="auto"/>
            </w:tcBorders>
          </w:tcPr>
          <w:p w14:paraId="72E0B5F4" w14:textId="77777777" w:rsidR="00F81BE7" w:rsidRDefault="00F81BE7" w:rsidP="005E6FE1">
            <w:pPr>
              <w:spacing w:line="254" w:lineRule="auto"/>
            </w:pPr>
          </w:p>
        </w:tc>
      </w:tr>
      <w:tr w:rsidR="00F81BE7" w14:paraId="223DE9CA"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hideMark/>
          </w:tcPr>
          <w:p w14:paraId="7B61146B" w14:textId="77777777" w:rsidR="00F81BE7" w:rsidRDefault="00F81BE7" w:rsidP="005E6FE1">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565947E7" w14:textId="77777777" w:rsidR="00F81BE7" w:rsidRDefault="00F81BE7" w:rsidP="005E6FE1">
            <w:pPr>
              <w:spacing w:line="254" w:lineRule="auto"/>
            </w:pPr>
            <w:r>
              <w:t>ErrorCode</w:t>
            </w:r>
          </w:p>
        </w:tc>
        <w:tc>
          <w:tcPr>
            <w:tcW w:w="900" w:type="dxa"/>
            <w:tcBorders>
              <w:top w:val="single" w:sz="4" w:space="0" w:color="auto"/>
              <w:left w:val="single" w:sz="4" w:space="0" w:color="auto"/>
              <w:bottom w:val="single" w:sz="4" w:space="0" w:color="auto"/>
              <w:right w:val="single" w:sz="4" w:space="0" w:color="auto"/>
            </w:tcBorders>
            <w:hideMark/>
          </w:tcPr>
          <w:p w14:paraId="3A284CA6" w14:textId="77777777" w:rsidR="00F81BE7" w:rsidRDefault="00F81BE7" w:rsidP="005E6FE1">
            <w:pPr>
              <w:spacing w:line="254" w:lineRule="auto"/>
            </w:pPr>
            <w:r>
              <w:t>Enum</w:t>
            </w:r>
          </w:p>
        </w:tc>
        <w:tc>
          <w:tcPr>
            <w:tcW w:w="3691" w:type="dxa"/>
            <w:tcBorders>
              <w:top w:val="single" w:sz="4" w:space="0" w:color="auto"/>
              <w:left w:val="single" w:sz="4" w:space="0" w:color="auto"/>
              <w:bottom w:val="single" w:sz="4" w:space="0" w:color="auto"/>
              <w:right w:val="single" w:sz="4" w:space="0" w:color="auto"/>
            </w:tcBorders>
            <w:hideMark/>
          </w:tcPr>
          <w:p w14:paraId="37114D14" w14:textId="77777777" w:rsidR="00F81BE7" w:rsidRDefault="00F81BE7" w:rsidP="005E6FE1">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2DC6CAC3" w14:textId="77777777" w:rsidR="00F81BE7" w:rsidRDefault="00F81BE7" w:rsidP="005E6FE1">
            <w:pPr>
              <w:spacing w:line="254" w:lineRule="auto"/>
            </w:pPr>
            <w:r>
              <w:t>-</w:t>
            </w:r>
          </w:p>
        </w:tc>
        <w:tc>
          <w:tcPr>
            <w:tcW w:w="1803" w:type="dxa"/>
            <w:tcBorders>
              <w:top w:val="single" w:sz="4" w:space="0" w:color="auto"/>
              <w:left w:val="single" w:sz="4" w:space="0" w:color="auto"/>
              <w:bottom w:val="single" w:sz="4" w:space="0" w:color="auto"/>
              <w:right w:val="single" w:sz="4" w:space="0" w:color="auto"/>
            </w:tcBorders>
            <w:hideMark/>
          </w:tcPr>
          <w:p w14:paraId="3E5D7428" w14:textId="77777777" w:rsidR="00F81BE7" w:rsidRDefault="00F81BE7" w:rsidP="005E6FE1">
            <w:pPr>
              <w:spacing w:line="254" w:lineRule="auto"/>
            </w:pPr>
            <w:r>
              <w:t>Error Code to requested operation</w:t>
            </w:r>
          </w:p>
        </w:tc>
      </w:tr>
      <w:tr w:rsidR="00F81BE7" w14:paraId="7937AD44"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3C3EBA42"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4D7C4194"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32ECAF2C"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3D08EDBF" w14:textId="77777777" w:rsidR="00F81BE7" w:rsidRDefault="00F81BE7" w:rsidP="005E6FE1">
            <w:pPr>
              <w:spacing w:line="254" w:lineRule="auto"/>
            </w:pPr>
            <w:r>
              <w:t>NOERROR</w:t>
            </w:r>
          </w:p>
        </w:tc>
        <w:tc>
          <w:tcPr>
            <w:tcW w:w="1169" w:type="dxa"/>
            <w:tcBorders>
              <w:top w:val="single" w:sz="4" w:space="0" w:color="auto"/>
              <w:left w:val="single" w:sz="4" w:space="0" w:color="auto"/>
              <w:bottom w:val="single" w:sz="4" w:space="0" w:color="auto"/>
              <w:right w:val="single" w:sz="4" w:space="0" w:color="auto"/>
            </w:tcBorders>
            <w:hideMark/>
          </w:tcPr>
          <w:p w14:paraId="1A958C29" w14:textId="77777777" w:rsidR="00F81BE7" w:rsidRDefault="00F81BE7" w:rsidP="005E6FE1">
            <w:pPr>
              <w:spacing w:line="254" w:lineRule="auto"/>
            </w:pPr>
            <w:r>
              <w:t>0x0</w:t>
            </w:r>
          </w:p>
        </w:tc>
        <w:tc>
          <w:tcPr>
            <w:tcW w:w="1803" w:type="dxa"/>
            <w:tcBorders>
              <w:top w:val="single" w:sz="4" w:space="0" w:color="auto"/>
              <w:left w:val="single" w:sz="4" w:space="0" w:color="auto"/>
              <w:bottom w:val="single" w:sz="4" w:space="0" w:color="auto"/>
              <w:right w:val="single" w:sz="4" w:space="0" w:color="auto"/>
            </w:tcBorders>
          </w:tcPr>
          <w:p w14:paraId="762EB737" w14:textId="77777777" w:rsidR="00F81BE7" w:rsidRDefault="00F81BE7" w:rsidP="005E6FE1">
            <w:pPr>
              <w:spacing w:line="254" w:lineRule="auto"/>
            </w:pPr>
          </w:p>
        </w:tc>
      </w:tr>
      <w:tr w:rsidR="00F81BE7" w14:paraId="45D1BB65"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67FF064F"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3DA1E13C"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64AA127"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78150D49" w14:textId="77777777" w:rsidR="00F81BE7" w:rsidRDefault="00F81BE7" w:rsidP="005E6FE1">
            <w:pPr>
              <w:spacing w:line="254" w:lineRule="auto"/>
            </w:pPr>
            <w:r>
              <w:t>INVALID_INDEX</w:t>
            </w:r>
          </w:p>
        </w:tc>
        <w:tc>
          <w:tcPr>
            <w:tcW w:w="1169" w:type="dxa"/>
            <w:tcBorders>
              <w:top w:val="single" w:sz="4" w:space="0" w:color="auto"/>
              <w:left w:val="single" w:sz="4" w:space="0" w:color="auto"/>
              <w:bottom w:val="single" w:sz="4" w:space="0" w:color="auto"/>
              <w:right w:val="single" w:sz="4" w:space="0" w:color="auto"/>
            </w:tcBorders>
            <w:hideMark/>
          </w:tcPr>
          <w:p w14:paraId="5AABAB98" w14:textId="77777777" w:rsidR="00F81BE7" w:rsidRDefault="00F81BE7" w:rsidP="005E6FE1">
            <w:pPr>
              <w:spacing w:line="254" w:lineRule="auto"/>
            </w:pPr>
            <w:r>
              <w:t>0x1</w:t>
            </w:r>
          </w:p>
        </w:tc>
        <w:tc>
          <w:tcPr>
            <w:tcW w:w="1803" w:type="dxa"/>
            <w:tcBorders>
              <w:top w:val="single" w:sz="4" w:space="0" w:color="auto"/>
              <w:left w:val="single" w:sz="4" w:space="0" w:color="auto"/>
              <w:bottom w:val="single" w:sz="4" w:space="0" w:color="auto"/>
              <w:right w:val="single" w:sz="4" w:space="0" w:color="auto"/>
            </w:tcBorders>
          </w:tcPr>
          <w:p w14:paraId="06E2CCA6" w14:textId="77777777" w:rsidR="00F81BE7" w:rsidRDefault="00F81BE7" w:rsidP="005E6FE1">
            <w:pPr>
              <w:spacing w:line="254" w:lineRule="auto"/>
            </w:pPr>
          </w:p>
        </w:tc>
      </w:tr>
      <w:tr w:rsidR="00F81BE7" w14:paraId="27E003E5"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1A0EE949"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491855F5"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45A679EF"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1EA0AF2D" w14:textId="77777777" w:rsidR="00F81BE7" w:rsidRDefault="00F81BE7" w:rsidP="005E6FE1">
            <w:pPr>
              <w:spacing w:line="254" w:lineRule="auto"/>
            </w:pPr>
            <w:r>
              <w:t>INCOMPATIBLE_API_VERSION</w:t>
            </w:r>
          </w:p>
        </w:tc>
        <w:tc>
          <w:tcPr>
            <w:tcW w:w="1169" w:type="dxa"/>
            <w:tcBorders>
              <w:top w:val="single" w:sz="4" w:space="0" w:color="auto"/>
              <w:left w:val="single" w:sz="4" w:space="0" w:color="auto"/>
              <w:bottom w:val="single" w:sz="4" w:space="0" w:color="auto"/>
              <w:right w:val="single" w:sz="4" w:space="0" w:color="auto"/>
            </w:tcBorders>
            <w:hideMark/>
          </w:tcPr>
          <w:p w14:paraId="156D13AA" w14:textId="77777777" w:rsidR="00F81BE7" w:rsidRDefault="00F81BE7" w:rsidP="005E6FE1">
            <w:pPr>
              <w:spacing w:line="254" w:lineRule="auto"/>
            </w:pPr>
            <w:r>
              <w:t>0x2</w:t>
            </w:r>
          </w:p>
        </w:tc>
        <w:tc>
          <w:tcPr>
            <w:tcW w:w="1803" w:type="dxa"/>
            <w:tcBorders>
              <w:top w:val="single" w:sz="4" w:space="0" w:color="auto"/>
              <w:left w:val="single" w:sz="4" w:space="0" w:color="auto"/>
              <w:bottom w:val="single" w:sz="4" w:space="0" w:color="auto"/>
              <w:right w:val="single" w:sz="4" w:space="0" w:color="auto"/>
            </w:tcBorders>
          </w:tcPr>
          <w:p w14:paraId="14980AB8" w14:textId="77777777" w:rsidR="00F81BE7" w:rsidRDefault="00F81BE7" w:rsidP="005E6FE1">
            <w:pPr>
              <w:spacing w:line="254" w:lineRule="auto"/>
            </w:pPr>
          </w:p>
        </w:tc>
      </w:tr>
      <w:tr w:rsidR="00F81BE7" w14:paraId="69881DD6"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580233DE"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78CB705"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1C561FD2"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2F0F8F6F" w14:textId="77777777" w:rsidR="00F81BE7" w:rsidRDefault="00F81BE7" w:rsidP="005E6FE1">
            <w:pPr>
              <w:spacing w:line="254" w:lineRule="auto"/>
            </w:pPr>
            <w:r>
              <w:t>COMMAND_NOT_SUPPORTED</w:t>
            </w:r>
          </w:p>
        </w:tc>
        <w:tc>
          <w:tcPr>
            <w:tcW w:w="1169" w:type="dxa"/>
            <w:tcBorders>
              <w:top w:val="single" w:sz="4" w:space="0" w:color="auto"/>
              <w:left w:val="single" w:sz="4" w:space="0" w:color="auto"/>
              <w:bottom w:val="single" w:sz="4" w:space="0" w:color="auto"/>
              <w:right w:val="single" w:sz="4" w:space="0" w:color="auto"/>
            </w:tcBorders>
            <w:hideMark/>
          </w:tcPr>
          <w:p w14:paraId="02FE6E7E" w14:textId="77777777" w:rsidR="00F81BE7" w:rsidRDefault="00F81BE7" w:rsidP="005E6FE1">
            <w:pPr>
              <w:spacing w:line="254" w:lineRule="auto"/>
            </w:pPr>
            <w:r>
              <w:t>0x3</w:t>
            </w:r>
          </w:p>
        </w:tc>
        <w:tc>
          <w:tcPr>
            <w:tcW w:w="1803" w:type="dxa"/>
            <w:tcBorders>
              <w:top w:val="single" w:sz="4" w:space="0" w:color="auto"/>
              <w:left w:val="single" w:sz="4" w:space="0" w:color="auto"/>
              <w:bottom w:val="single" w:sz="4" w:space="0" w:color="auto"/>
              <w:right w:val="single" w:sz="4" w:space="0" w:color="auto"/>
            </w:tcBorders>
          </w:tcPr>
          <w:p w14:paraId="75E19117" w14:textId="77777777" w:rsidR="00F81BE7" w:rsidRDefault="00F81BE7" w:rsidP="005E6FE1">
            <w:pPr>
              <w:spacing w:line="254" w:lineRule="auto"/>
            </w:pPr>
          </w:p>
        </w:tc>
      </w:tr>
      <w:tr w:rsidR="00F81BE7" w14:paraId="08E68B7B"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25ED7CAD"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22D4BBD6"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636C30D"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0DE5C06A" w14:textId="77777777" w:rsidR="00F81BE7" w:rsidRDefault="00F81BE7" w:rsidP="005E6FE1">
            <w:pPr>
              <w:spacing w:line="254" w:lineRule="auto"/>
            </w:pPr>
            <w:r>
              <w:t>COMMAND_NOT_PERMITTED</w:t>
            </w:r>
          </w:p>
        </w:tc>
        <w:tc>
          <w:tcPr>
            <w:tcW w:w="1169" w:type="dxa"/>
            <w:tcBorders>
              <w:top w:val="single" w:sz="4" w:space="0" w:color="auto"/>
              <w:left w:val="single" w:sz="4" w:space="0" w:color="auto"/>
              <w:bottom w:val="single" w:sz="4" w:space="0" w:color="auto"/>
              <w:right w:val="single" w:sz="4" w:space="0" w:color="auto"/>
            </w:tcBorders>
            <w:hideMark/>
          </w:tcPr>
          <w:p w14:paraId="42134B32" w14:textId="77777777" w:rsidR="00F81BE7" w:rsidRDefault="00F81BE7" w:rsidP="005E6FE1">
            <w:pPr>
              <w:spacing w:line="254" w:lineRule="auto"/>
            </w:pPr>
            <w:r>
              <w:t>0x4</w:t>
            </w:r>
          </w:p>
        </w:tc>
        <w:tc>
          <w:tcPr>
            <w:tcW w:w="1803" w:type="dxa"/>
            <w:tcBorders>
              <w:top w:val="single" w:sz="4" w:space="0" w:color="auto"/>
              <w:left w:val="single" w:sz="4" w:space="0" w:color="auto"/>
              <w:bottom w:val="single" w:sz="4" w:space="0" w:color="auto"/>
              <w:right w:val="single" w:sz="4" w:space="0" w:color="auto"/>
            </w:tcBorders>
          </w:tcPr>
          <w:p w14:paraId="793888D7" w14:textId="77777777" w:rsidR="00F81BE7" w:rsidRDefault="00F81BE7" w:rsidP="005E6FE1">
            <w:pPr>
              <w:spacing w:line="254" w:lineRule="auto"/>
            </w:pPr>
          </w:p>
        </w:tc>
      </w:tr>
      <w:tr w:rsidR="00F81BE7" w14:paraId="0A2EFCA0"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0F81AC67"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7CBFA02A"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E7066AA"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191F67E5" w14:textId="77777777" w:rsidR="00F81BE7" w:rsidRDefault="00F81BE7" w:rsidP="005E6FE1">
            <w:pPr>
              <w:spacing w:line="254" w:lineRule="auto"/>
            </w:pPr>
            <w:r>
              <w:t>COMMAND_TIMED_OUT</w:t>
            </w:r>
          </w:p>
        </w:tc>
        <w:tc>
          <w:tcPr>
            <w:tcW w:w="1169" w:type="dxa"/>
            <w:tcBorders>
              <w:top w:val="single" w:sz="4" w:space="0" w:color="auto"/>
              <w:left w:val="single" w:sz="4" w:space="0" w:color="auto"/>
              <w:bottom w:val="single" w:sz="4" w:space="0" w:color="auto"/>
              <w:right w:val="single" w:sz="4" w:space="0" w:color="auto"/>
            </w:tcBorders>
            <w:hideMark/>
          </w:tcPr>
          <w:p w14:paraId="64E17163" w14:textId="77777777" w:rsidR="00F81BE7" w:rsidRDefault="00F81BE7" w:rsidP="005E6FE1">
            <w:pPr>
              <w:spacing w:line="254" w:lineRule="auto"/>
            </w:pPr>
            <w:r>
              <w:t>0x5</w:t>
            </w:r>
          </w:p>
        </w:tc>
        <w:tc>
          <w:tcPr>
            <w:tcW w:w="1803" w:type="dxa"/>
            <w:tcBorders>
              <w:top w:val="single" w:sz="4" w:space="0" w:color="auto"/>
              <w:left w:val="single" w:sz="4" w:space="0" w:color="auto"/>
              <w:bottom w:val="single" w:sz="4" w:space="0" w:color="auto"/>
              <w:right w:val="single" w:sz="4" w:space="0" w:color="auto"/>
            </w:tcBorders>
          </w:tcPr>
          <w:p w14:paraId="37C7E1D2" w14:textId="77777777" w:rsidR="00F81BE7" w:rsidRDefault="00F81BE7" w:rsidP="005E6FE1">
            <w:pPr>
              <w:spacing w:line="254" w:lineRule="auto"/>
            </w:pPr>
          </w:p>
        </w:tc>
      </w:tr>
      <w:tr w:rsidR="00F81BE7" w14:paraId="22D7C21C"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479E369A"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1BA19FCB"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227BED2A"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07462380" w14:textId="77777777" w:rsidR="00F81BE7" w:rsidRDefault="00F81BE7" w:rsidP="005E6FE1">
            <w:pPr>
              <w:spacing w:line="254" w:lineRule="auto"/>
            </w:pPr>
            <w:r>
              <w:t>COMMAND_QUEUE_FULL</w:t>
            </w:r>
          </w:p>
        </w:tc>
        <w:tc>
          <w:tcPr>
            <w:tcW w:w="1169" w:type="dxa"/>
            <w:tcBorders>
              <w:top w:val="single" w:sz="4" w:space="0" w:color="auto"/>
              <w:left w:val="single" w:sz="4" w:space="0" w:color="auto"/>
              <w:bottom w:val="single" w:sz="4" w:space="0" w:color="auto"/>
              <w:right w:val="single" w:sz="4" w:space="0" w:color="auto"/>
            </w:tcBorders>
            <w:hideMark/>
          </w:tcPr>
          <w:p w14:paraId="28CCA4AB" w14:textId="77777777" w:rsidR="00F81BE7" w:rsidRDefault="00F81BE7" w:rsidP="005E6FE1">
            <w:pPr>
              <w:spacing w:line="254" w:lineRule="auto"/>
            </w:pPr>
            <w:r>
              <w:t>0x6</w:t>
            </w:r>
          </w:p>
        </w:tc>
        <w:tc>
          <w:tcPr>
            <w:tcW w:w="1803" w:type="dxa"/>
            <w:tcBorders>
              <w:top w:val="single" w:sz="4" w:space="0" w:color="auto"/>
              <w:left w:val="single" w:sz="4" w:space="0" w:color="auto"/>
              <w:bottom w:val="single" w:sz="4" w:space="0" w:color="auto"/>
              <w:right w:val="single" w:sz="4" w:space="0" w:color="auto"/>
            </w:tcBorders>
          </w:tcPr>
          <w:p w14:paraId="4DD5EC51" w14:textId="77777777" w:rsidR="00F81BE7" w:rsidRDefault="00F81BE7" w:rsidP="005E6FE1">
            <w:pPr>
              <w:spacing w:line="254" w:lineRule="auto"/>
            </w:pPr>
          </w:p>
        </w:tc>
      </w:tr>
      <w:tr w:rsidR="00F81BE7" w14:paraId="554E7ACD"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4A3E681D"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572D065D"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559F1DA"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16A030C2" w14:textId="77777777" w:rsidR="00F81BE7" w:rsidRDefault="00F81BE7" w:rsidP="005E6FE1">
            <w:pPr>
              <w:spacing w:line="254" w:lineRule="auto"/>
            </w:pPr>
            <w:r>
              <w:t>DENIED_RATE_LIMIT_EXCEEDED</w:t>
            </w:r>
          </w:p>
        </w:tc>
        <w:tc>
          <w:tcPr>
            <w:tcW w:w="1169" w:type="dxa"/>
            <w:tcBorders>
              <w:top w:val="single" w:sz="4" w:space="0" w:color="auto"/>
              <w:left w:val="single" w:sz="4" w:space="0" w:color="auto"/>
              <w:bottom w:val="single" w:sz="4" w:space="0" w:color="auto"/>
              <w:right w:val="single" w:sz="4" w:space="0" w:color="auto"/>
            </w:tcBorders>
            <w:hideMark/>
          </w:tcPr>
          <w:p w14:paraId="1A7B3FFF" w14:textId="77777777" w:rsidR="00F81BE7" w:rsidRDefault="00F81BE7" w:rsidP="005E6FE1">
            <w:pPr>
              <w:spacing w:line="254" w:lineRule="auto"/>
            </w:pPr>
            <w:r>
              <w:t>0x7</w:t>
            </w:r>
          </w:p>
        </w:tc>
        <w:tc>
          <w:tcPr>
            <w:tcW w:w="1803" w:type="dxa"/>
            <w:tcBorders>
              <w:top w:val="single" w:sz="4" w:space="0" w:color="auto"/>
              <w:left w:val="single" w:sz="4" w:space="0" w:color="auto"/>
              <w:bottom w:val="single" w:sz="4" w:space="0" w:color="auto"/>
              <w:right w:val="single" w:sz="4" w:space="0" w:color="auto"/>
            </w:tcBorders>
          </w:tcPr>
          <w:p w14:paraId="0552D1FD" w14:textId="77777777" w:rsidR="00F81BE7" w:rsidRDefault="00F81BE7" w:rsidP="005E6FE1">
            <w:pPr>
              <w:spacing w:line="254" w:lineRule="auto"/>
            </w:pPr>
          </w:p>
        </w:tc>
      </w:tr>
      <w:tr w:rsidR="00F81BE7" w14:paraId="25D99486"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3EC9E489"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2514258"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26B1D5B"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425221C5" w14:textId="77777777" w:rsidR="00F81BE7" w:rsidRDefault="00F81BE7" w:rsidP="005E6FE1">
            <w:pPr>
              <w:spacing w:line="254" w:lineRule="auto"/>
            </w:pPr>
            <w:r>
              <w:t>PROFILE_NAME_ALREADY_EXISTS</w:t>
            </w:r>
          </w:p>
        </w:tc>
        <w:tc>
          <w:tcPr>
            <w:tcW w:w="1169" w:type="dxa"/>
            <w:tcBorders>
              <w:top w:val="single" w:sz="4" w:space="0" w:color="auto"/>
              <w:left w:val="single" w:sz="4" w:space="0" w:color="auto"/>
              <w:bottom w:val="single" w:sz="4" w:space="0" w:color="auto"/>
              <w:right w:val="single" w:sz="4" w:space="0" w:color="auto"/>
            </w:tcBorders>
            <w:hideMark/>
          </w:tcPr>
          <w:p w14:paraId="63E66A1E" w14:textId="77777777" w:rsidR="00F81BE7" w:rsidRDefault="00F81BE7" w:rsidP="005E6FE1">
            <w:pPr>
              <w:spacing w:line="254" w:lineRule="auto"/>
            </w:pPr>
            <w:r>
              <w:t>0x8</w:t>
            </w:r>
          </w:p>
        </w:tc>
        <w:tc>
          <w:tcPr>
            <w:tcW w:w="1803" w:type="dxa"/>
            <w:tcBorders>
              <w:top w:val="single" w:sz="4" w:space="0" w:color="auto"/>
              <w:left w:val="single" w:sz="4" w:space="0" w:color="auto"/>
              <w:bottom w:val="single" w:sz="4" w:space="0" w:color="auto"/>
              <w:right w:val="single" w:sz="4" w:space="0" w:color="auto"/>
            </w:tcBorders>
          </w:tcPr>
          <w:p w14:paraId="1981DBCA" w14:textId="77777777" w:rsidR="00F81BE7" w:rsidRDefault="00F81BE7" w:rsidP="005E6FE1">
            <w:pPr>
              <w:spacing w:line="254" w:lineRule="auto"/>
            </w:pPr>
          </w:p>
        </w:tc>
      </w:tr>
      <w:tr w:rsidR="00F81BE7" w14:paraId="4D113E54"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27239EBD"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1C8D8C22"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D45B529"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7643EAAA" w14:textId="77777777" w:rsidR="00F81BE7" w:rsidRDefault="00F81BE7" w:rsidP="005E6FE1">
            <w:pPr>
              <w:spacing w:line="254" w:lineRule="auto"/>
            </w:pPr>
            <w:r>
              <w:t>UNKNOWN_ERROR</w:t>
            </w:r>
          </w:p>
        </w:tc>
        <w:tc>
          <w:tcPr>
            <w:tcW w:w="1169" w:type="dxa"/>
            <w:tcBorders>
              <w:top w:val="single" w:sz="4" w:space="0" w:color="auto"/>
              <w:left w:val="single" w:sz="4" w:space="0" w:color="auto"/>
              <w:bottom w:val="single" w:sz="4" w:space="0" w:color="auto"/>
              <w:right w:val="single" w:sz="4" w:space="0" w:color="auto"/>
            </w:tcBorders>
            <w:hideMark/>
          </w:tcPr>
          <w:p w14:paraId="268E76DE" w14:textId="77777777" w:rsidR="00F81BE7" w:rsidRDefault="00F81BE7" w:rsidP="005E6FE1">
            <w:pPr>
              <w:spacing w:line="254" w:lineRule="auto"/>
            </w:pPr>
            <w:r>
              <w:t>0x9</w:t>
            </w:r>
          </w:p>
        </w:tc>
        <w:tc>
          <w:tcPr>
            <w:tcW w:w="1803" w:type="dxa"/>
            <w:tcBorders>
              <w:top w:val="single" w:sz="4" w:space="0" w:color="auto"/>
              <w:left w:val="single" w:sz="4" w:space="0" w:color="auto"/>
              <w:bottom w:val="single" w:sz="4" w:space="0" w:color="auto"/>
              <w:right w:val="single" w:sz="4" w:space="0" w:color="auto"/>
            </w:tcBorders>
          </w:tcPr>
          <w:p w14:paraId="4272E6E9" w14:textId="77777777" w:rsidR="00F81BE7" w:rsidRDefault="00F81BE7" w:rsidP="005E6FE1">
            <w:pPr>
              <w:spacing w:line="254" w:lineRule="auto"/>
            </w:pPr>
          </w:p>
        </w:tc>
      </w:tr>
    </w:tbl>
    <w:p w14:paraId="2990F382" w14:textId="77777777" w:rsidR="00F81BE7" w:rsidRDefault="00F81BE7" w:rsidP="00F81BE7"/>
    <w:p w14:paraId="38DA97A5" w14:textId="77777777" w:rsidR="00F81BE7" w:rsidRPr="000371E0" w:rsidRDefault="00F81BE7" w:rsidP="00F81BE7">
      <w:pPr>
        <w:pStyle w:val="RELogSignal"/>
        <w:shd w:val="clear" w:color="auto" w:fill="F2F2F2" w:themeFill="background1" w:themeFillShade="F2"/>
      </w:pPr>
      <w:r>
        <w:t xml:space="preserve"> </w:t>
      </w:r>
      <w:bookmarkStart w:id="2790" w:name="_c221d28d6567a7413eaec0ac4fa38887"/>
      <w:r>
        <w:t>StorePsngrProfileData_Rq</w:t>
      </w:r>
      <w:bookmarkEnd w:id="2790"/>
    </w:p>
    <w:p w14:paraId="34F8717B" w14:textId="77777777" w:rsidR="00F81BE7" w:rsidRPr="00200D70" w:rsidRDefault="00F81BE7" w:rsidP="00F81BE7">
      <w:pPr>
        <w:rPr>
          <w:rFonts w:cs="Arial"/>
        </w:rPr>
      </w:pPr>
    </w:p>
    <w:p w14:paraId="3A263BAC" w14:textId="77777777" w:rsidR="00F81BE7" w:rsidRPr="00200D70" w:rsidRDefault="00F81BE7" w:rsidP="00F81BE7">
      <w:pPr>
        <w:rPr>
          <w:rFonts w:cs="Arial"/>
        </w:rPr>
      </w:pPr>
      <w:r>
        <w:rPr>
          <w:rFonts w:cs="Arial"/>
        </w:rPr>
        <w:t>Signal to request Profile Management Server to create and collect a new passenger profile.</w:t>
      </w:r>
    </w:p>
    <w:p w14:paraId="67CC13F8" w14:textId="77777777" w:rsidR="00F81BE7" w:rsidRPr="00200D70" w:rsidRDefault="00F81BE7" w:rsidP="00F81BE7">
      <w:pPr>
        <w:rPr>
          <w:rFonts w:cs="Arial"/>
        </w:rPr>
      </w:pPr>
    </w:p>
    <w:tbl>
      <w:tblPr>
        <w:tblW w:w="10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799"/>
        <w:gridCol w:w="900"/>
        <w:gridCol w:w="3691"/>
        <w:gridCol w:w="1169"/>
        <w:gridCol w:w="1803"/>
      </w:tblGrid>
      <w:tr w:rsidR="00F81BE7" w14:paraId="78B3ED72"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hideMark/>
          </w:tcPr>
          <w:p w14:paraId="1B26ECCF" w14:textId="77777777" w:rsidR="00F81BE7" w:rsidRDefault="00F81BE7" w:rsidP="005E6FE1">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3F578143" w14:textId="77777777" w:rsidR="00F81BE7" w:rsidRDefault="00F81BE7" w:rsidP="005E6FE1">
            <w:pPr>
              <w:spacing w:line="254" w:lineRule="auto"/>
            </w:pPr>
            <w:r>
              <w:t>profileName</w:t>
            </w:r>
          </w:p>
        </w:tc>
        <w:tc>
          <w:tcPr>
            <w:tcW w:w="900" w:type="dxa"/>
            <w:tcBorders>
              <w:top w:val="single" w:sz="4" w:space="0" w:color="auto"/>
              <w:left w:val="single" w:sz="4" w:space="0" w:color="auto"/>
              <w:bottom w:val="single" w:sz="4" w:space="0" w:color="auto"/>
              <w:right w:val="single" w:sz="4" w:space="0" w:color="auto"/>
            </w:tcBorders>
            <w:hideMark/>
          </w:tcPr>
          <w:p w14:paraId="1B06CCCC" w14:textId="77777777" w:rsidR="00F81BE7" w:rsidRDefault="00F81BE7" w:rsidP="005E6FE1">
            <w:pPr>
              <w:spacing w:line="254" w:lineRule="auto"/>
            </w:pPr>
            <w:r>
              <w:t>string</w:t>
            </w:r>
          </w:p>
        </w:tc>
        <w:tc>
          <w:tcPr>
            <w:tcW w:w="3691" w:type="dxa"/>
            <w:tcBorders>
              <w:top w:val="single" w:sz="4" w:space="0" w:color="auto"/>
              <w:left w:val="single" w:sz="4" w:space="0" w:color="auto"/>
              <w:bottom w:val="single" w:sz="4" w:space="0" w:color="auto"/>
              <w:right w:val="single" w:sz="4" w:space="0" w:color="auto"/>
            </w:tcBorders>
            <w:vAlign w:val="center"/>
            <w:hideMark/>
          </w:tcPr>
          <w:p w14:paraId="6EEB5F56" w14:textId="77777777" w:rsidR="00F81BE7" w:rsidRDefault="00F81BE7" w:rsidP="005E6FE1">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56B54D0B" w14:textId="77777777" w:rsidR="00F81BE7" w:rsidRDefault="00F81BE7" w:rsidP="005E6FE1">
            <w:pPr>
              <w:spacing w:line="254" w:lineRule="auto"/>
            </w:pPr>
            <w:r>
              <w:t>32 Chars</w:t>
            </w:r>
          </w:p>
        </w:tc>
        <w:tc>
          <w:tcPr>
            <w:tcW w:w="1803" w:type="dxa"/>
            <w:tcBorders>
              <w:top w:val="single" w:sz="4" w:space="0" w:color="auto"/>
              <w:left w:val="single" w:sz="4" w:space="0" w:color="auto"/>
              <w:bottom w:val="single" w:sz="4" w:space="0" w:color="auto"/>
              <w:right w:val="single" w:sz="4" w:space="0" w:color="auto"/>
            </w:tcBorders>
            <w:hideMark/>
          </w:tcPr>
          <w:p w14:paraId="045980EE" w14:textId="77777777" w:rsidR="00F81BE7" w:rsidRDefault="00F81BE7" w:rsidP="005E6FE1">
            <w:pPr>
              <w:spacing w:line="254" w:lineRule="auto"/>
            </w:pPr>
            <w:r>
              <w:t>Name of Profile to be created</w:t>
            </w:r>
          </w:p>
        </w:tc>
      </w:tr>
      <w:tr w:rsidR="00F81BE7" w14:paraId="24418816"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hideMark/>
          </w:tcPr>
          <w:p w14:paraId="29A91717" w14:textId="77777777" w:rsidR="00F81BE7" w:rsidRDefault="00F81BE7" w:rsidP="005E6FE1">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56E79DC1" w14:textId="77777777" w:rsidR="00F81BE7" w:rsidRDefault="00F81BE7" w:rsidP="005E6FE1">
            <w:pPr>
              <w:spacing w:line="254" w:lineRule="auto"/>
            </w:pPr>
            <w:r>
              <w:t>PersID</w:t>
            </w:r>
          </w:p>
        </w:tc>
        <w:tc>
          <w:tcPr>
            <w:tcW w:w="900" w:type="dxa"/>
            <w:tcBorders>
              <w:top w:val="single" w:sz="4" w:space="0" w:color="auto"/>
              <w:left w:val="single" w:sz="4" w:space="0" w:color="auto"/>
              <w:bottom w:val="single" w:sz="4" w:space="0" w:color="auto"/>
              <w:right w:val="single" w:sz="4" w:space="0" w:color="auto"/>
            </w:tcBorders>
            <w:hideMark/>
          </w:tcPr>
          <w:p w14:paraId="0E9BCB22" w14:textId="77777777" w:rsidR="00F81BE7" w:rsidRDefault="00F81BE7" w:rsidP="005E6FE1">
            <w:pPr>
              <w:spacing w:line="254" w:lineRule="auto"/>
            </w:pPr>
            <w:r>
              <w:t>Enum</w:t>
            </w:r>
          </w:p>
        </w:tc>
        <w:tc>
          <w:tcPr>
            <w:tcW w:w="3691" w:type="dxa"/>
            <w:tcBorders>
              <w:top w:val="single" w:sz="4" w:space="0" w:color="auto"/>
              <w:left w:val="single" w:sz="4" w:space="0" w:color="auto"/>
              <w:bottom w:val="single" w:sz="4" w:space="0" w:color="auto"/>
              <w:right w:val="single" w:sz="4" w:space="0" w:color="auto"/>
            </w:tcBorders>
            <w:hideMark/>
          </w:tcPr>
          <w:p w14:paraId="09CC9EE9" w14:textId="77777777" w:rsidR="00F81BE7" w:rsidRDefault="00F81BE7" w:rsidP="005E6FE1">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09F91608" w14:textId="77777777" w:rsidR="00F81BE7" w:rsidRDefault="00F81BE7" w:rsidP="005E6FE1">
            <w:pPr>
              <w:spacing w:line="254" w:lineRule="auto"/>
            </w:pPr>
            <w:r>
              <w:t>-</w:t>
            </w:r>
          </w:p>
        </w:tc>
        <w:tc>
          <w:tcPr>
            <w:tcW w:w="1803" w:type="dxa"/>
            <w:tcBorders>
              <w:top w:val="single" w:sz="4" w:space="0" w:color="auto"/>
              <w:left w:val="single" w:sz="4" w:space="0" w:color="auto"/>
              <w:bottom w:val="single" w:sz="4" w:space="0" w:color="auto"/>
              <w:right w:val="single" w:sz="4" w:space="0" w:color="auto"/>
            </w:tcBorders>
            <w:hideMark/>
          </w:tcPr>
          <w:p w14:paraId="33CEEC07" w14:textId="77777777" w:rsidR="00F81BE7" w:rsidRDefault="00F81BE7" w:rsidP="005E6FE1">
            <w:pPr>
              <w:spacing w:line="254" w:lineRule="auto"/>
            </w:pPr>
            <w:r>
              <w:t>Personality profile is being accessed</w:t>
            </w:r>
          </w:p>
        </w:tc>
      </w:tr>
      <w:tr w:rsidR="00F81BE7" w14:paraId="100F879E"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010E68AC"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20D23633"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3B760058"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38F80FB1" w14:textId="77777777" w:rsidR="00F81BE7" w:rsidRDefault="00F81BE7" w:rsidP="005E6FE1">
            <w:pPr>
              <w:spacing w:line="254" w:lineRule="auto"/>
            </w:pPr>
            <w:r>
              <w:rPr>
                <w:rFonts w:cs="Arial"/>
                <w:color w:val="000000"/>
              </w:rPr>
              <w:t>PROFILE_1</w:t>
            </w:r>
          </w:p>
        </w:tc>
        <w:tc>
          <w:tcPr>
            <w:tcW w:w="1169" w:type="dxa"/>
            <w:tcBorders>
              <w:top w:val="single" w:sz="4" w:space="0" w:color="auto"/>
              <w:left w:val="single" w:sz="4" w:space="0" w:color="auto"/>
              <w:bottom w:val="single" w:sz="4" w:space="0" w:color="auto"/>
              <w:right w:val="single" w:sz="4" w:space="0" w:color="auto"/>
            </w:tcBorders>
            <w:hideMark/>
          </w:tcPr>
          <w:p w14:paraId="1F7EC1AF" w14:textId="77777777" w:rsidR="00F81BE7" w:rsidRDefault="00F81BE7" w:rsidP="005E6FE1">
            <w:pPr>
              <w:spacing w:line="254" w:lineRule="auto"/>
            </w:pPr>
            <w:r>
              <w:t>0x0</w:t>
            </w:r>
          </w:p>
        </w:tc>
        <w:tc>
          <w:tcPr>
            <w:tcW w:w="1803" w:type="dxa"/>
            <w:tcBorders>
              <w:top w:val="single" w:sz="4" w:space="0" w:color="auto"/>
              <w:left w:val="single" w:sz="4" w:space="0" w:color="auto"/>
              <w:bottom w:val="single" w:sz="4" w:space="0" w:color="auto"/>
              <w:right w:val="single" w:sz="4" w:space="0" w:color="auto"/>
            </w:tcBorders>
          </w:tcPr>
          <w:p w14:paraId="5CD91BE2" w14:textId="77777777" w:rsidR="00F81BE7" w:rsidRDefault="00F81BE7" w:rsidP="005E6FE1">
            <w:pPr>
              <w:spacing w:line="254" w:lineRule="auto"/>
            </w:pPr>
          </w:p>
        </w:tc>
      </w:tr>
      <w:tr w:rsidR="00F81BE7" w14:paraId="2AE7B27C"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3ED27C0F"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2BEE261D"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A38F821"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269402C6" w14:textId="77777777" w:rsidR="00F81BE7" w:rsidRDefault="00F81BE7" w:rsidP="005E6FE1">
            <w:pPr>
              <w:spacing w:line="254" w:lineRule="auto"/>
            </w:pPr>
            <w:r>
              <w:rPr>
                <w:rFonts w:cs="Arial"/>
                <w:color w:val="000000"/>
              </w:rPr>
              <w:t>PROFILE_2</w:t>
            </w:r>
          </w:p>
        </w:tc>
        <w:tc>
          <w:tcPr>
            <w:tcW w:w="1169" w:type="dxa"/>
            <w:tcBorders>
              <w:top w:val="single" w:sz="4" w:space="0" w:color="auto"/>
              <w:left w:val="single" w:sz="4" w:space="0" w:color="auto"/>
              <w:bottom w:val="single" w:sz="4" w:space="0" w:color="auto"/>
              <w:right w:val="single" w:sz="4" w:space="0" w:color="auto"/>
            </w:tcBorders>
            <w:hideMark/>
          </w:tcPr>
          <w:p w14:paraId="173B3847" w14:textId="77777777" w:rsidR="00F81BE7" w:rsidRDefault="00F81BE7" w:rsidP="005E6FE1">
            <w:pPr>
              <w:spacing w:line="254" w:lineRule="auto"/>
            </w:pPr>
            <w:r>
              <w:t>0x1</w:t>
            </w:r>
          </w:p>
        </w:tc>
        <w:tc>
          <w:tcPr>
            <w:tcW w:w="1803" w:type="dxa"/>
            <w:tcBorders>
              <w:top w:val="single" w:sz="4" w:space="0" w:color="auto"/>
              <w:left w:val="single" w:sz="4" w:space="0" w:color="auto"/>
              <w:bottom w:val="single" w:sz="4" w:space="0" w:color="auto"/>
              <w:right w:val="single" w:sz="4" w:space="0" w:color="auto"/>
            </w:tcBorders>
          </w:tcPr>
          <w:p w14:paraId="55EAC72B" w14:textId="77777777" w:rsidR="00F81BE7" w:rsidRDefault="00F81BE7" w:rsidP="005E6FE1">
            <w:pPr>
              <w:spacing w:line="254" w:lineRule="auto"/>
            </w:pPr>
          </w:p>
        </w:tc>
      </w:tr>
      <w:tr w:rsidR="00F81BE7" w14:paraId="0E8AFA38"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15B70E2D"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2AA780A2"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6FE87BD"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1DAA430A" w14:textId="77777777" w:rsidR="00F81BE7" w:rsidRDefault="00F81BE7" w:rsidP="005E6FE1">
            <w:pPr>
              <w:spacing w:line="254" w:lineRule="auto"/>
            </w:pPr>
            <w:r>
              <w:rPr>
                <w:rFonts w:cs="Arial"/>
                <w:color w:val="000000"/>
              </w:rPr>
              <w:t>PROFILE_3</w:t>
            </w:r>
          </w:p>
        </w:tc>
        <w:tc>
          <w:tcPr>
            <w:tcW w:w="1169" w:type="dxa"/>
            <w:tcBorders>
              <w:top w:val="single" w:sz="4" w:space="0" w:color="auto"/>
              <w:left w:val="single" w:sz="4" w:space="0" w:color="auto"/>
              <w:bottom w:val="single" w:sz="4" w:space="0" w:color="auto"/>
              <w:right w:val="single" w:sz="4" w:space="0" w:color="auto"/>
            </w:tcBorders>
            <w:hideMark/>
          </w:tcPr>
          <w:p w14:paraId="27DAA755" w14:textId="77777777" w:rsidR="00F81BE7" w:rsidRDefault="00F81BE7" w:rsidP="005E6FE1">
            <w:pPr>
              <w:spacing w:line="254" w:lineRule="auto"/>
            </w:pPr>
            <w:r>
              <w:t>0x2</w:t>
            </w:r>
          </w:p>
        </w:tc>
        <w:tc>
          <w:tcPr>
            <w:tcW w:w="1803" w:type="dxa"/>
            <w:tcBorders>
              <w:top w:val="single" w:sz="4" w:space="0" w:color="auto"/>
              <w:left w:val="single" w:sz="4" w:space="0" w:color="auto"/>
              <w:bottom w:val="single" w:sz="4" w:space="0" w:color="auto"/>
              <w:right w:val="single" w:sz="4" w:space="0" w:color="auto"/>
            </w:tcBorders>
          </w:tcPr>
          <w:p w14:paraId="0A523369" w14:textId="77777777" w:rsidR="00F81BE7" w:rsidRDefault="00F81BE7" w:rsidP="005E6FE1">
            <w:pPr>
              <w:spacing w:line="254" w:lineRule="auto"/>
            </w:pPr>
          </w:p>
        </w:tc>
      </w:tr>
      <w:tr w:rsidR="00F81BE7" w14:paraId="46E1E5D5"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04ADFD3B"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21D86D78"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6EC4E71"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328A0138" w14:textId="77777777" w:rsidR="00F81BE7" w:rsidRDefault="00F81BE7" w:rsidP="005E6FE1">
            <w:pPr>
              <w:spacing w:line="254" w:lineRule="auto"/>
            </w:pPr>
            <w:r>
              <w:rPr>
                <w:rFonts w:cs="Arial"/>
                <w:color w:val="000000"/>
              </w:rPr>
              <w:t>PROFILE_4</w:t>
            </w:r>
          </w:p>
        </w:tc>
        <w:tc>
          <w:tcPr>
            <w:tcW w:w="1169" w:type="dxa"/>
            <w:tcBorders>
              <w:top w:val="single" w:sz="4" w:space="0" w:color="auto"/>
              <w:left w:val="single" w:sz="4" w:space="0" w:color="auto"/>
              <w:bottom w:val="single" w:sz="4" w:space="0" w:color="auto"/>
              <w:right w:val="single" w:sz="4" w:space="0" w:color="auto"/>
            </w:tcBorders>
            <w:hideMark/>
          </w:tcPr>
          <w:p w14:paraId="735D95B6" w14:textId="77777777" w:rsidR="00F81BE7" w:rsidRDefault="00F81BE7" w:rsidP="005E6FE1">
            <w:pPr>
              <w:spacing w:line="254" w:lineRule="auto"/>
            </w:pPr>
            <w:r>
              <w:t>0x3</w:t>
            </w:r>
          </w:p>
        </w:tc>
        <w:tc>
          <w:tcPr>
            <w:tcW w:w="1803" w:type="dxa"/>
            <w:tcBorders>
              <w:top w:val="single" w:sz="4" w:space="0" w:color="auto"/>
              <w:left w:val="single" w:sz="4" w:space="0" w:color="auto"/>
              <w:bottom w:val="single" w:sz="4" w:space="0" w:color="auto"/>
              <w:right w:val="single" w:sz="4" w:space="0" w:color="auto"/>
            </w:tcBorders>
          </w:tcPr>
          <w:p w14:paraId="6845552F" w14:textId="77777777" w:rsidR="00F81BE7" w:rsidRDefault="00F81BE7" w:rsidP="005E6FE1">
            <w:pPr>
              <w:spacing w:line="254" w:lineRule="auto"/>
            </w:pPr>
          </w:p>
        </w:tc>
      </w:tr>
      <w:tr w:rsidR="00F81BE7" w14:paraId="2D9E60D8" w14:textId="77777777" w:rsidTr="005E6FE1">
        <w:trPr>
          <w:jc w:val="center"/>
        </w:trPr>
        <w:tc>
          <w:tcPr>
            <w:tcW w:w="715" w:type="dxa"/>
            <w:tcBorders>
              <w:top w:val="single" w:sz="4" w:space="0" w:color="auto"/>
              <w:left w:val="single" w:sz="4" w:space="0" w:color="auto"/>
              <w:bottom w:val="single" w:sz="4" w:space="0" w:color="auto"/>
              <w:right w:val="single" w:sz="4" w:space="0" w:color="auto"/>
            </w:tcBorders>
          </w:tcPr>
          <w:p w14:paraId="633AFC96" w14:textId="77777777" w:rsidR="00F81BE7" w:rsidRDefault="00F81BE7" w:rsidP="005E6FE1">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8F8E905" w14:textId="77777777" w:rsidR="00F81BE7" w:rsidRDefault="00F81BE7" w:rsidP="005E6FE1">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30105F8D" w14:textId="77777777" w:rsidR="00F81BE7" w:rsidRDefault="00F81BE7" w:rsidP="005E6FE1">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7F2E6BED" w14:textId="77777777" w:rsidR="00F81BE7" w:rsidRDefault="00F81BE7" w:rsidP="005E6FE1">
            <w:pPr>
              <w:spacing w:line="254" w:lineRule="auto"/>
            </w:pPr>
            <w:r>
              <w:rPr>
                <w:rFonts w:cs="Arial"/>
                <w:color w:val="000000"/>
              </w:rPr>
              <w:t>VEHICLE</w:t>
            </w:r>
          </w:p>
        </w:tc>
        <w:tc>
          <w:tcPr>
            <w:tcW w:w="1169" w:type="dxa"/>
            <w:tcBorders>
              <w:top w:val="single" w:sz="4" w:space="0" w:color="auto"/>
              <w:left w:val="single" w:sz="4" w:space="0" w:color="auto"/>
              <w:bottom w:val="single" w:sz="4" w:space="0" w:color="auto"/>
              <w:right w:val="single" w:sz="4" w:space="0" w:color="auto"/>
            </w:tcBorders>
            <w:hideMark/>
          </w:tcPr>
          <w:p w14:paraId="32EF5CC8" w14:textId="77777777" w:rsidR="00F81BE7" w:rsidRDefault="00F81BE7" w:rsidP="005E6FE1">
            <w:pPr>
              <w:spacing w:line="254" w:lineRule="auto"/>
            </w:pPr>
            <w:r>
              <w:t>0x4</w:t>
            </w:r>
          </w:p>
        </w:tc>
        <w:tc>
          <w:tcPr>
            <w:tcW w:w="1803" w:type="dxa"/>
            <w:tcBorders>
              <w:top w:val="single" w:sz="4" w:space="0" w:color="auto"/>
              <w:left w:val="single" w:sz="4" w:space="0" w:color="auto"/>
              <w:bottom w:val="single" w:sz="4" w:space="0" w:color="auto"/>
              <w:right w:val="single" w:sz="4" w:space="0" w:color="auto"/>
            </w:tcBorders>
          </w:tcPr>
          <w:p w14:paraId="23C73DE6" w14:textId="77777777" w:rsidR="00F81BE7" w:rsidRDefault="00F81BE7" w:rsidP="005E6FE1">
            <w:pPr>
              <w:spacing w:line="254" w:lineRule="auto"/>
            </w:pPr>
          </w:p>
        </w:tc>
      </w:tr>
    </w:tbl>
    <w:p w14:paraId="2FF61277" w14:textId="77777777" w:rsidR="00F81BE7" w:rsidRDefault="00F81BE7" w:rsidP="00F81BE7"/>
    <w:p w14:paraId="0E2F2A76" w14:textId="77777777" w:rsidR="00F81BE7" w:rsidRPr="000371E0" w:rsidRDefault="00F81BE7" w:rsidP="00F81BE7">
      <w:pPr>
        <w:pStyle w:val="RELogSignal"/>
        <w:shd w:val="clear" w:color="auto" w:fill="F2F2F2" w:themeFill="background1" w:themeFillShade="F2"/>
      </w:pPr>
      <w:r>
        <w:t xml:space="preserve"> </w:t>
      </w:r>
      <w:bookmarkStart w:id="2791" w:name="_1f859e7a15a599ed4d548c537976441c"/>
      <w:r>
        <w:t>Unlink_Rq</w:t>
      </w:r>
      <w:bookmarkEnd w:id="2791"/>
    </w:p>
    <w:p w14:paraId="427CB26E" w14:textId="77777777" w:rsidR="00F81BE7" w:rsidRPr="00200D70" w:rsidRDefault="00F81BE7" w:rsidP="00F81BE7">
      <w:pPr>
        <w:rPr>
          <w:rFonts w:cs="Arial"/>
        </w:rPr>
      </w:pPr>
      <w:r>
        <w:rPr>
          <w:rFonts w:cs="Arial"/>
        </w:rPr>
        <w:lastRenderedPageBreak/>
        <w:t>Request from the Profile Interface Client to the Profile Management Server to unlink a profile from its linked Ford account.</w:t>
      </w:r>
    </w:p>
    <w:p w14:paraId="44D5FD54" w14:textId="77777777" w:rsidR="00F81BE7" w:rsidRPr="00200D70" w:rsidRDefault="00F81BE7" w:rsidP="00F81BE7">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F81BE7" w:rsidRPr="00200D70" w14:paraId="63540BE9"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645169" w14:textId="77777777" w:rsidR="00F81BE7" w:rsidRPr="00200D70" w:rsidRDefault="00F81BE7" w:rsidP="005E6FE1">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941771" w14:textId="77777777" w:rsidR="00F81BE7" w:rsidRPr="00320989" w:rsidRDefault="00F81BE7" w:rsidP="005E6FE1">
            <w:pPr>
              <w:pStyle w:val="scriptNormal"/>
              <w:rPr>
                <w:color w:val="auto"/>
              </w:rPr>
            </w:pPr>
          </w:p>
        </w:tc>
      </w:tr>
      <w:tr w:rsidR="00F81BE7" w:rsidRPr="00200D70" w14:paraId="2863CE2B"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59DCE3" w14:textId="77777777" w:rsidR="00F81BE7" w:rsidRPr="00200D70" w:rsidRDefault="00F81BE7" w:rsidP="005E6FE1">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7BB1E0" w14:textId="77777777" w:rsidR="00F81BE7" w:rsidRPr="00200D70" w:rsidRDefault="00F81BE7" w:rsidP="005E6FE1">
            <w:pPr>
              <w:rPr>
                <w:rFonts w:eastAsiaTheme="minorHAnsi" w:cs="Arial"/>
                <w:color w:val="000000" w:themeColor="text1"/>
              </w:rPr>
            </w:pPr>
          </w:p>
        </w:tc>
      </w:tr>
      <w:tr w:rsidR="00F81BE7" w:rsidRPr="00200D70" w14:paraId="65C0FD05" w14:textId="77777777" w:rsidTr="005E6FE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7E921C3" w14:textId="77777777" w:rsidR="00F81BE7" w:rsidRPr="00200D70" w:rsidRDefault="00F81BE7" w:rsidP="005E6FE1">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F81BE7" w:rsidRPr="00200D70" w14:paraId="795DF6D3" w14:textId="77777777" w:rsidTr="005E6FE1">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B79816" w14:textId="77777777" w:rsidR="00F81BE7" w:rsidRPr="00200D70" w:rsidRDefault="00F81BE7" w:rsidP="005E6FE1">
            <w:pPr>
              <w:rPr>
                <w:rFonts w:cs="Arial"/>
                <w:b/>
                <w:bCs/>
                <w:lang w:val="en-GB"/>
              </w:rPr>
            </w:pPr>
            <w:r w:rsidRPr="00200D70">
              <w:rPr>
                <w:rFonts w:cs="Arial"/>
                <w:b/>
                <w:bCs/>
                <w:lang w:val="en-GB"/>
              </w:rPr>
              <w:t>Value</w:t>
            </w:r>
          </w:p>
          <w:p w14:paraId="195253B8" w14:textId="77777777" w:rsidR="00F81BE7" w:rsidRPr="00200D70" w:rsidRDefault="00F81BE7" w:rsidP="005E6FE1">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627783" w14:textId="77777777" w:rsidR="00F81BE7" w:rsidRPr="00200D70" w:rsidRDefault="00F81BE7" w:rsidP="005E6FE1">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8FA2E0" w14:textId="77777777" w:rsidR="00F81BE7" w:rsidRDefault="00F81BE7" w:rsidP="005E6FE1">
            <w:pPr>
              <w:rPr>
                <w:rFonts w:eastAsiaTheme="minorHAnsi" w:cs="Arial"/>
                <w:color w:val="000000" w:themeColor="text1"/>
              </w:rPr>
            </w:pPr>
            <w:r>
              <w:rPr>
                <w:rFonts w:eastAsiaTheme="minorHAnsi" w:cs="Arial"/>
                <w:color w:val="000000" w:themeColor="text1"/>
              </w:rPr>
              <w:t>PersIndex</w:t>
            </w:r>
          </w:p>
          <w:p w14:paraId="43682D63" w14:textId="77777777" w:rsidR="00F81BE7" w:rsidRDefault="00F81BE7" w:rsidP="005E6FE1">
            <w:pPr>
              <w:rPr>
                <w:rFonts w:eastAsiaTheme="minorHAnsi" w:cs="Arial"/>
                <w:color w:val="000000" w:themeColor="text1"/>
              </w:rPr>
            </w:pPr>
            <w:r>
              <w:rPr>
                <w:rFonts w:eastAsiaTheme="minorHAnsi" w:cs="Arial"/>
                <w:color w:val="000000" w:themeColor="text1"/>
              </w:rPr>
              <w:t>UserID</w:t>
            </w:r>
          </w:p>
          <w:p w14:paraId="0EA209C8" w14:textId="77777777" w:rsidR="00F81BE7" w:rsidRPr="00200D70" w:rsidRDefault="00F81BE7" w:rsidP="005E6FE1">
            <w:pPr>
              <w:rPr>
                <w:rFonts w:eastAsiaTheme="minorHAnsi" w:cs="Arial"/>
                <w:color w:val="000000" w:themeColor="text1"/>
              </w:rPr>
            </w:pPr>
          </w:p>
        </w:tc>
      </w:tr>
      <w:tr w:rsidR="00F81BE7" w:rsidRPr="00200D70" w14:paraId="6B19106A"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D2ED32" w14:textId="77777777" w:rsidR="00F81BE7" w:rsidRPr="00200D70" w:rsidRDefault="00F81BE7" w:rsidP="005E6FE1">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E26A69" w14:textId="77777777" w:rsidR="00F81BE7" w:rsidRPr="00200D70" w:rsidRDefault="00F81BE7" w:rsidP="005E6FE1">
            <w:pPr>
              <w:rPr>
                <w:rFonts w:eastAsiaTheme="minorHAnsi" w:cs="Arial"/>
                <w:color w:val="000000" w:themeColor="text1"/>
              </w:rPr>
            </w:pPr>
          </w:p>
        </w:tc>
      </w:tr>
    </w:tbl>
    <w:p w14:paraId="3B979D48" w14:textId="77777777" w:rsidR="00F81BE7" w:rsidRDefault="00F81BE7" w:rsidP="00F81BE7"/>
    <w:p w14:paraId="4279A6DA" w14:textId="77777777" w:rsidR="00F81BE7" w:rsidRPr="000371E0" w:rsidRDefault="00F81BE7" w:rsidP="00F81BE7">
      <w:pPr>
        <w:pStyle w:val="RELogSignal"/>
        <w:shd w:val="clear" w:color="auto" w:fill="F2F2F2" w:themeFill="background1" w:themeFillShade="F2"/>
      </w:pPr>
      <w:r>
        <w:t xml:space="preserve"> </w:t>
      </w:r>
      <w:bookmarkStart w:id="2792" w:name="_9466ab7673990b609a7787d0fb0bf049"/>
      <w:r>
        <w:t>Unlink_Rsp</w:t>
      </w:r>
      <w:bookmarkEnd w:id="2792"/>
    </w:p>
    <w:p w14:paraId="5002CEEA" w14:textId="77777777" w:rsidR="00F81BE7" w:rsidRPr="00200D70" w:rsidRDefault="00F81BE7" w:rsidP="00F81BE7">
      <w:pPr>
        <w:rPr>
          <w:rFonts w:cs="Arial"/>
        </w:rPr>
      </w:pPr>
      <w:r>
        <w:rPr>
          <w:rFonts w:cs="Arial"/>
        </w:rPr>
        <w:t>Response to the Unlink_Rq indicating a Success or Failure when unlinking a profile from a Ford Account.</w:t>
      </w:r>
    </w:p>
    <w:p w14:paraId="16C8B90F" w14:textId="77777777" w:rsidR="00F81BE7" w:rsidRPr="00200D70" w:rsidRDefault="00F81BE7" w:rsidP="00F81BE7">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F81BE7" w:rsidRPr="00320989" w14:paraId="669CF2C0"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7023F5" w14:textId="77777777" w:rsidR="00F81BE7" w:rsidRPr="00200D70" w:rsidRDefault="00F81BE7" w:rsidP="005E6FE1">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2027A0" w14:textId="77777777" w:rsidR="00F81BE7" w:rsidRPr="00320989" w:rsidRDefault="00F81BE7" w:rsidP="005E6FE1">
            <w:pPr>
              <w:pStyle w:val="scriptNormal"/>
              <w:rPr>
                <w:color w:val="auto"/>
              </w:rPr>
            </w:pPr>
          </w:p>
        </w:tc>
      </w:tr>
      <w:tr w:rsidR="00F81BE7" w:rsidRPr="00200D70" w14:paraId="1E6D1D60"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19907C" w14:textId="77777777" w:rsidR="00F81BE7" w:rsidRPr="00200D70" w:rsidRDefault="00F81BE7" w:rsidP="005E6FE1">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C8ABA2" w14:textId="77777777" w:rsidR="00F81BE7" w:rsidRPr="00200D70" w:rsidRDefault="00F81BE7" w:rsidP="005E6FE1">
            <w:pPr>
              <w:rPr>
                <w:rFonts w:eastAsiaTheme="minorHAnsi" w:cs="Arial"/>
                <w:color w:val="000000" w:themeColor="text1"/>
              </w:rPr>
            </w:pPr>
          </w:p>
        </w:tc>
      </w:tr>
      <w:tr w:rsidR="00F81BE7" w:rsidRPr="00200D70" w14:paraId="11B6C9ED" w14:textId="77777777" w:rsidTr="005E6FE1">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B0CB634" w14:textId="77777777" w:rsidR="00F81BE7" w:rsidRPr="00200D70" w:rsidRDefault="00F81BE7" w:rsidP="005E6FE1">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F81BE7" w:rsidRPr="00200D70" w14:paraId="7702A737" w14:textId="77777777" w:rsidTr="005E6FE1">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6D4531" w14:textId="77777777" w:rsidR="00F81BE7" w:rsidRPr="00200D70" w:rsidRDefault="00F81BE7" w:rsidP="005E6FE1">
            <w:pPr>
              <w:rPr>
                <w:rFonts w:cs="Arial"/>
                <w:b/>
                <w:bCs/>
                <w:lang w:val="en-GB"/>
              </w:rPr>
            </w:pPr>
            <w:r w:rsidRPr="00200D70">
              <w:rPr>
                <w:rFonts w:cs="Arial"/>
                <w:b/>
                <w:bCs/>
                <w:lang w:val="en-GB"/>
              </w:rPr>
              <w:t>Value</w:t>
            </w:r>
          </w:p>
          <w:p w14:paraId="77043633" w14:textId="77777777" w:rsidR="00F81BE7" w:rsidRPr="00200D70" w:rsidRDefault="00F81BE7" w:rsidP="005E6FE1">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7A034B7" w14:textId="77777777" w:rsidR="00F81BE7" w:rsidRPr="00200D70" w:rsidRDefault="00F81BE7" w:rsidP="005E6FE1">
            <w:pPr>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1349CA" w14:textId="77777777" w:rsidR="00F81BE7" w:rsidRPr="00200D70" w:rsidRDefault="00F81BE7" w:rsidP="005E6FE1">
            <w:pPr>
              <w:rPr>
                <w:rFonts w:eastAsiaTheme="minorHAnsi" w:cs="Arial"/>
                <w:color w:val="000000" w:themeColor="text1"/>
              </w:rPr>
            </w:pPr>
            <w:r>
              <w:rPr>
                <w:rFonts w:eastAsiaTheme="minorHAnsi" w:cs="Arial"/>
                <w:color w:val="000000" w:themeColor="text1"/>
              </w:rPr>
              <w:t>NULL</w:t>
            </w:r>
          </w:p>
        </w:tc>
      </w:tr>
      <w:tr w:rsidR="00F81BE7" w:rsidRPr="00200D70" w14:paraId="3ADDCAC6" w14:textId="77777777" w:rsidTr="005E6FE1">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3BD5EB35"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8AD1E68" w14:textId="77777777" w:rsidR="00F81BE7" w:rsidRPr="00200D70" w:rsidRDefault="00F81BE7" w:rsidP="005E6FE1">
            <w:pPr>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744091" w14:textId="77777777" w:rsidR="00F81BE7" w:rsidRPr="00200D70" w:rsidRDefault="00F81BE7" w:rsidP="005E6FE1">
            <w:pPr>
              <w:rPr>
                <w:rFonts w:eastAsiaTheme="minorHAnsi" w:cs="Arial"/>
                <w:color w:val="000000" w:themeColor="text1"/>
              </w:rPr>
            </w:pPr>
            <w:r>
              <w:rPr>
                <w:rFonts w:eastAsiaTheme="minorHAnsi" w:cs="Arial"/>
                <w:color w:val="000000" w:themeColor="text1"/>
              </w:rPr>
              <w:t>SUCCESS</w:t>
            </w:r>
          </w:p>
        </w:tc>
      </w:tr>
      <w:tr w:rsidR="00F81BE7" w:rsidRPr="00200D70" w14:paraId="44C28CA5" w14:textId="77777777" w:rsidTr="005E6FE1">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69B8EE6F" w14:textId="77777777" w:rsidR="00F81BE7" w:rsidRPr="00200D70" w:rsidRDefault="00F81BE7" w:rsidP="005E6FE1">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6A016BA" w14:textId="77777777" w:rsidR="00F81BE7" w:rsidRPr="00200D70" w:rsidRDefault="00F81BE7" w:rsidP="005E6FE1">
            <w:pPr>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94C7D1" w14:textId="77777777" w:rsidR="00F81BE7" w:rsidRPr="00200D70" w:rsidRDefault="00F81BE7" w:rsidP="005E6FE1">
            <w:pPr>
              <w:rPr>
                <w:rFonts w:eastAsiaTheme="minorHAnsi" w:cs="Arial"/>
                <w:color w:val="000000" w:themeColor="text1"/>
              </w:rPr>
            </w:pPr>
            <w:r>
              <w:rPr>
                <w:rFonts w:eastAsiaTheme="minorHAnsi" w:cs="Arial"/>
                <w:color w:val="000000" w:themeColor="text1"/>
              </w:rPr>
              <w:t>FAIL</w:t>
            </w:r>
          </w:p>
        </w:tc>
      </w:tr>
      <w:tr w:rsidR="00F81BE7" w:rsidRPr="00200D70" w14:paraId="5FA092AD" w14:textId="77777777" w:rsidTr="005E6FE1">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9A692F" w14:textId="77777777" w:rsidR="00F81BE7" w:rsidRPr="00200D70" w:rsidRDefault="00F81BE7" w:rsidP="005E6FE1">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C228B6" w14:textId="77777777" w:rsidR="00F81BE7" w:rsidRPr="00200D70" w:rsidRDefault="00F81BE7" w:rsidP="005E6FE1">
            <w:pPr>
              <w:rPr>
                <w:rFonts w:eastAsiaTheme="minorHAnsi" w:cs="Arial"/>
                <w:color w:val="000000" w:themeColor="text1"/>
              </w:rPr>
            </w:pPr>
          </w:p>
        </w:tc>
      </w:tr>
    </w:tbl>
    <w:p w14:paraId="2E27D868" w14:textId="77777777" w:rsidR="00F81BE7" w:rsidRDefault="00F81BE7" w:rsidP="00F81BE7"/>
    <w:p w14:paraId="58208384" w14:textId="77777777" w:rsidR="00584E2D" w:rsidRDefault="00584E2D" w:rsidP="00584E2D">
      <w:pPr>
        <w:pStyle w:val="Heading3"/>
        <w:rPr>
          <w:lang w:val="en-GB"/>
        </w:rPr>
      </w:pPr>
      <w:r w:rsidRPr="00584E2D">
        <w:rPr>
          <w:lang w:val="en-GB"/>
        </w:rPr>
        <w:t>Logical Parameters</w:t>
      </w:r>
      <w:bookmarkEnd w:id="2751"/>
      <w:bookmarkEnd w:id="2752"/>
    </w:p>
    <w:p w14:paraId="72623498" w14:textId="4CB420C1"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45"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3C889CA9" w14:textId="77777777" w:rsidR="00584E2D" w:rsidRPr="00584E2D" w:rsidRDefault="00584E2D" w:rsidP="00584E2D"/>
    <w:p w14:paraId="5FEED988" w14:textId="77777777" w:rsidR="00584E2D" w:rsidRDefault="00733073" w:rsidP="00584E2D">
      <w:pPr>
        <w:pStyle w:val="Heading3"/>
        <w:rPr>
          <w:lang w:val="en-GB"/>
        </w:rPr>
      </w:pPr>
      <w:bookmarkStart w:id="2793" w:name="_Toc6466560"/>
      <w:r>
        <w:rPr>
          <w:lang w:val="en-GB"/>
        </w:rPr>
        <w:t>Encoding</w:t>
      </w:r>
      <w:r w:rsidR="00584E2D" w:rsidRPr="00584E2D">
        <w:rPr>
          <w:lang w:val="en-GB"/>
        </w:rPr>
        <w:t xml:space="preserve"> Types</w:t>
      </w:r>
      <w:bookmarkEnd w:id="2793"/>
    </w:p>
    <w:p w14:paraId="691C23F3" w14:textId="3559777D"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46"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2794" w:name="_Toc6466561"/>
      <w:r>
        <w:t>Glossary</w:t>
      </w:r>
      <w:bookmarkEnd w:id="2794"/>
    </w:p>
    <w:p w14:paraId="573571D8" w14:textId="77777777"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4449B50D"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147" w:history="1">
        <w:r w:rsidRPr="000F5F82">
          <w:rPr>
            <w:rStyle w:val="SubtleEmphasis"/>
            <w:color w:val="0000FF"/>
          </w:rPr>
          <w:t>RE Glossary</w:t>
        </w:r>
      </w:hyperlink>
    </w:p>
    <w:p w14:paraId="39339A95" w14:textId="069CDC23" w:rsidR="00A92B2F" w:rsidRDefault="00A92B2F" w:rsidP="00B4449D">
      <w:pPr>
        <w:pStyle w:val="Heading3"/>
      </w:pPr>
      <w:bookmarkStart w:id="2795" w:name="_Toc6466562"/>
      <w:bookmarkStart w:id="2796" w:name="_Toc534968182"/>
      <w:bookmarkStart w:id="2797" w:name="_Toc529191288"/>
      <w:r>
        <w:t>Definitions</w:t>
      </w:r>
      <w:bookmarkEnd w:id="2795"/>
      <w:bookmarkEnd w:id="2796"/>
      <w:bookmarkEnd w:id="2797"/>
    </w:p>
    <w:p w14:paraId="4AB5E742" w14:textId="5AB387DE"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148" w:history="1">
        <w:r w:rsidRPr="00316F4E">
          <w:rPr>
            <w:rStyle w:val="SubtleEmphasis"/>
            <w:color w:val="0000FF"/>
          </w:rPr>
          <w:t>RE Glossary</w:t>
        </w:r>
      </w:hyperlink>
    </w:p>
    <w:p w14:paraId="4A16C4B2" w14:textId="77777777" w:rsidR="006C2DE5" w:rsidRDefault="006C2DE5"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A92B2F" w:rsidRPr="007C20FA" w14:paraId="23C5689B" w14:textId="77777777" w:rsidTr="007C45F4">
        <w:trPr>
          <w:trHeight w:val="350"/>
          <w:tblHeader/>
        </w:trPr>
        <w:tc>
          <w:tcPr>
            <w:tcW w:w="2268" w:type="dxa"/>
            <w:shd w:val="pct20" w:color="auto" w:fill="FFFFFF"/>
            <w:vAlign w:val="center"/>
          </w:tcPr>
          <w:p w14:paraId="0FE60F7D" w14:textId="77777777" w:rsidR="00A92B2F" w:rsidRPr="00643D15" w:rsidRDefault="00A92B2F" w:rsidP="007C45F4">
            <w:pPr>
              <w:jc w:val="center"/>
              <w:rPr>
                <w:b/>
              </w:rPr>
            </w:pPr>
            <w:r w:rsidRPr="00643D15">
              <w:rPr>
                <w:b/>
              </w:rPr>
              <w:t>Definition</w:t>
            </w:r>
          </w:p>
        </w:tc>
        <w:tc>
          <w:tcPr>
            <w:tcW w:w="8222" w:type="dxa"/>
            <w:shd w:val="pct20" w:color="auto" w:fill="FFFFFF"/>
            <w:vAlign w:val="center"/>
          </w:tcPr>
          <w:p w14:paraId="07ECD574" w14:textId="77777777" w:rsidR="00A92B2F" w:rsidRPr="00643D15" w:rsidRDefault="00A92B2F" w:rsidP="007C45F4">
            <w:pPr>
              <w:jc w:val="center"/>
              <w:rPr>
                <w:b/>
              </w:rPr>
            </w:pPr>
            <w:r w:rsidRPr="00643D15">
              <w:rPr>
                <w:b/>
              </w:rPr>
              <w:t>Description</w:t>
            </w:r>
          </w:p>
        </w:tc>
      </w:tr>
      <w:tr w:rsidR="00A92B2F" w:rsidRPr="007C20FA" w14:paraId="58F7EDC6" w14:textId="77777777" w:rsidTr="007C45F4">
        <w:tc>
          <w:tcPr>
            <w:tcW w:w="2268" w:type="dxa"/>
          </w:tcPr>
          <w:p w14:paraId="3CE3FB60" w14:textId="77777777" w:rsidR="00A92B2F" w:rsidRPr="007C20FA" w:rsidRDefault="00A92B2F" w:rsidP="007C45F4">
            <w:r>
              <w:t>Account ID</w:t>
            </w:r>
          </w:p>
        </w:tc>
        <w:tc>
          <w:tcPr>
            <w:tcW w:w="8222" w:type="dxa"/>
          </w:tcPr>
          <w:p w14:paraId="112F66C6" w14:textId="77777777" w:rsidR="00A92B2F" w:rsidRDefault="00A92B2F" w:rsidP="007C45F4">
            <w:r>
              <w:t>Ford Account ID stored in the vehicle used to create a link between vehicle profile ID and user's FordPass Account.</w:t>
            </w:r>
          </w:p>
        </w:tc>
      </w:tr>
      <w:tr w:rsidR="00A92B2F" w:rsidRPr="007C20FA" w14:paraId="354E2DE3" w14:textId="77777777" w:rsidTr="007C45F4">
        <w:tc>
          <w:tcPr>
            <w:tcW w:w="2268" w:type="dxa"/>
          </w:tcPr>
          <w:p w14:paraId="38BA1C02" w14:textId="77777777" w:rsidR="00A92B2F" w:rsidRPr="007C20FA" w:rsidRDefault="00A92B2F" w:rsidP="007C45F4">
            <w:r>
              <w:t>FTTI</w:t>
            </w:r>
          </w:p>
        </w:tc>
        <w:tc>
          <w:tcPr>
            <w:tcW w:w="8222" w:type="dxa"/>
          </w:tcPr>
          <w:p w14:paraId="56D144ED" w14:textId="77777777" w:rsidR="00A92B2F" w:rsidRDefault="00A92B2F" w:rsidP="007C45F4">
            <w:r>
              <w:t>Fault Tolerance Time Interval</w:t>
            </w:r>
          </w:p>
        </w:tc>
      </w:tr>
      <w:tr w:rsidR="00A92B2F" w:rsidRPr="007C20FA" w14:paraId="35B7F0EC" w14:textId="77777777" w:rsidTr="007C45F4">
        <w:tc>
          <w:tcPr>
            <w:tcW w:w="2268" w:type="dxa"/>
          </w:tcPr>
          <w:p w14:paraId="134325A0" w14:textId="77777777" w:rsidR="00A92B2F" w:rsidRPr="007C20FA" w:rsidRDefault="00A92B2F" w:rsidP="007C45F4">
            <w:r>
              <w:lastRenderedPageBreak/>
              <w:t>HMI Client</w:t>
            </w:r>
          </w:p>
        </w:tc>
        <w:tc>
          <w:tcPr>
            <w:tcW w:w="8222" w:type="dxa"/>
          </w:tcPr>
          <w:p w14:paraId="12071B88" w14:textId="77777777" w:rsidR="00A92B2F" w:rsidRDefault="00A92B2F" w:rsidP="007C45F4">
            <w:r>
              <w:t>The technology used to display a profile setting's current status to the user. Example, radio stations are displayed to the customer using the SYNC screen as an HMI client, but the stations are stored in the Audio Head Unit.</w:t>
            </w:r>
          </w:p>
        </w:tc>
      </w:tr>
      <w:tr w:rsidR="00A92B2F" w:rsidRPr="007C20FA" w14:paraId="35F1C25F" w14:textId="77777777" w:rsidTr="007C45F4">
        <w:tc>
          <w:tcPr>
            <w:tcW w:w="2268" w:type="dxa"/>
          </w:tcPr>
          <w:p w14:paraId="6CA25045" w14:textId="77777777" w:rsidR="00A92B2F" w:rsidRPr="007C20FA" w:rsidRDefault="00A92B2F" w:rsidP="007C45F4">
            <w:r>
              <w:t>PPP</w:t>
            </w:r>
          </w:p>
        </w:tc>
        <w:tc>
          <w:tcPr>
            <w:tcW w:w="8222" w:type="dxa"/>
          </w:tcPr>
          <w:p w14:paraId="29EE4C4C" w14:textId="77777777" w:rsidR="00A92B2F" w:rsidRDefault="00A92B2F" w:rsidP="007C45F4">
            <w:r>
              <w:t>Personal and Portable Profiles</w:t>
            </w:r>
          </w:p>
        </w:tc>
      </w:tr>
      <w:tr w:rsidR="00A92B2F" w:rsidRPr="007C20FA" w14:paraId="7BC0D464" w14:textId="77777777" w:rsidTr="007C45F4">
        <w:tc>
          <w:tcPr>
            <w:tcW w:w="2268" w:type="dxa"/>
          </w:tcPr>
          <w:p w14:paraId="16BA8A49" w14:textId="77777777" w:rsidR="00A92B2F" w:rsidRPr="007C20FA" w:rsidRDefault="00A92B2F" w:rsidP="007C45F4">
            <w:r>
              <w:t>Profile Interface Client</w:t>
            </w:r>
          </w:p>
        </w:tc>
        <w:tc>
          <w:tcPr>
            <w:tcW w:w="8222" w:type="dxa"/>
          </w:tcPr>
          <w:p w14:paraId="0D57C8D9" w14:textId="77777777" w:rsidR="00A92B2F" w:rsidRDefault="00A92B2F" w:rsidP="007C45F4">
            <w:r>
              <w:t xml:space="preserve">The Profile Interface Client is the subsystem that interfaces with the customer inside of the host vehicle. Any functionality that requires a display or an interaction with the customer isl be provided through this subsystem. The Profile Interface Client is also in charge of alerting the customer if there are any errors within the system. </w:t>
            </w:r>
          </w:p>
        </w:tc>
      </w:tr>
      <w:tr w:rsidR="00A92B2F" w:rsidRPr="007C20FA" w14:paraId="78E964C5" w14:textId="77777777" w:rsidTr="007C45F4">
        <w:tc>
          <w:tcPr>
            <w:tcW w:w="2268" w:type="dxa"/>
          </w:tcPr>
          <w:p w14:paraId="2FA0FCEF" w14:textId="77777777" w:rsidR="00A92B2F" w:rsidRPr="007C20FA" w:rsidRDefault="00A92B2F" w:rsidP="007C45F4">
            <w:r>
              <w:t>Secondary Authentication Passcode</w:t>
            </w:r>
          </w:p>
        </w:tc>
        <w:tc>
          <w:tcPr>
            <w:tcW w:w="8222" w:type="dxa"/>
          </w:tcPr>
          <w:p w14:paraId="4E14395C" w14:textId="77777777" w:rsidR="00A92B2F" w:rsidRDefault="00A92B2F" w:rsidP="007C45F4">
            <w:r>
              <w:t>A passcode that a user configures for their profile. Entering this passcode provides the user full access to their profile.</w:t>
            </w:r>
          </w:p>
        </w:tc>
      </w:tr>
    </w:tbl>
    <w:p w14:paraId="3A69A0CB" w14:textId="6D1FE137" w:rsidR="00A92B2F" w:rsidRDefault="00A92B2F" w:rsidP="00A92B2F">
      <w:pPr>
        <w:pStyle w:val="Caption"/>
      </w:pPr>
      <w:bookmarkStart w:id="2798" w:name="_Toc6466575"/>
      <w:bookmarkStart w:id="2799" w:name="_Toc534968211"/>
      <w:bookmarkStart w:id="2800" w:name="_Toc529191315"/>
      <w:r w:rsidRPr="000662CE">
        <w:t xml:space="preserve">Table </w:t>
      </w:r>
      <w:r>
        <w:rPr>
          <w:noProof/>
        </w:rPr>
        <w:fldChar w:fldCharType="begin"/>
      </w:r>
      <w:r>
        <w:rPr>
          <w:noProof/>
        </w:rPr>
        <w:instrText xml:space="preserve"> SEQ Table \* ARABIC </w:instrText>
      </w:r>
      <w:r>
        <w:rPr>
          <w:noProof/>
        </w:rPr>
        <w:fldChar w:fldCharType="separate"/>
      </w:r>
      <w:r w:rsidR="00171070">
        <w:rPr>
          <w:noProof/>
        </w:rPr>
        <w:t>9</w:t>
      </w:r>
      <w:r>
        <w:rPr>
          <w:noProof/>
        </w:rPr>
        <w:fldChar w:fldCharType="end"/>
      </w:r>
      <w:r w:rsidRPr="000662CE">
        <w:t>: Definitions used in this document</w:t>
      </w:r>
      <w:bookmarkEnd w:id="2798"/>
      <w:bookmarkEnd w:id="2799"/>
      <w:bookmarkEnd w:id="2800"/>
    </w:p>
    <w:p w14:paraId="3586F2FF" w14:textId="77777777" w:rsidR="00A92B2F" w:rsidRDefault="00A92B2F" w:rsidP="00B4449D">
      <w:pPr>
        <w:pStyle w:val="Heading3"/>
      </w:pPr>
      <w:bookmarkStart w:id="2801" w:name="_Abbreviations"/>
      <w:bookmarkStart w:id="2802" w:name="_Toc6466563"/>
      <w:bookmarkStart w:id="2803" w:name="_Toc534968183"/>
      <w:bookmarkStart w:id="2804" w:name="_Toc529191289"/>
      <w:bookmarkEnd w:id="2801"/>
      <w:r>
        <w:t>Abbreviations</w:t>
      </w:r>
      <w:bookmarkEnd w:id="2802"/>
      <w:bookmarkEnd w:id="2803"/>
      <w:bookmarkEnd w:id="2804"/>
    </w:p>
    <w:p w14:paraId="04ED0B1A" w14:textId="77777777" w:rsidR="00A92B2F" w:rsidRPr="00E07869" w:rsidRDefault="00A92B2F" w:rsidP="00A92B2F">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6CD800F6"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149"/>
      <w:footerReference w:type="default" r:id="rId150"/>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Nuesch, Sandro (S.P.)" w:date="2019-04-02T12:24:00Z" w:initials="NS(">
    <w:p w14:paraId="114D7FD3" w14:textId="7C8E91D2" w:rsidR="00C739D1" w:rsidRPr="00922518" w:rsidRDefault="00C739D1" w:rsidP="00922518">
      <w:pPr>
        <w:pStyle w:val="CommentText"/>
        <w:rPr>
          <w:rStyle w:val="CommentReference"/>
          <w:color w:val="auto"/>
        </w:rPr>
      </w:pPr>
      <w:r>
        <w:annotationRef/>
      </w:r>
      <w:r w:rsidRPr="00922518">
        <w:rPr>
          <w:rStyle w:val="CommentReference"/>
          <w:color w:val="auto"/>
        </w:rPr>
        <w:t>To</w:t>
      </w:r>
      <w:r>
        <w:rPr>
          <w:rStyle w:val="CommentReference"/>
          <w:color w:val="auto"/>
        </w:rPr>
        <w:t xml:space="preserve"> automatically update all table of contents and figures</w:t>
      </w:r>
      <w:r w:rsidRPr="00922518">
        <w:rPr>
          <w:rStyle w:val="CommentReference"/>
          <w:color w:val="auto"/>
        </w:rPr>
        <w:t xml:space="preserve"> and </w:t>
      </w:r>
      <w:r>
        <w:rPr>
          <w:rStyle w:val="CommentReference"/>
          <w:color w:val="auto"/>
        </w:rPr>
        <w:t>t</w:t>
      </w:r>
      <w:r w:rsidRPr="00922518">
        <w:rPr>
          <w:rStyle w:val="CommentReference"/>
          <w:color w:val="auto"/>
        </w:rPr>
        <w:t>able numbers do the following:</w:t>
      </w:r>
    </w:p>
    <w:p w14:paraId="652D768D" w14:textId="77777777" w:rsidR="00C739D1" w:rsidRPr="00922518" w:rsidRDefault="00C739D1"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ctrl+a</w:t>
      </w:r>
    </w:p>
    <w:p w14:paraId="1C29E235" w14:textId="77777777" w:rsidR="00C739D1" w:rsidRPr="00922518" w:rsidRDefault="00C739D1"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F9</w:t>
      </w:r>
    </w:p>
    <w:p w14:paraId="0DD7BCB6" w14:textId="77777777" w:rsidR="00C739D1" w:rsidRPr="00922518" w:rsidRDefault="00C739D1"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Table</w:t>
      </w:r>
    </w:p>
    <w:p w14:paraId="286F4119" w14:textId="77777777" w:rsidR="00C739D1" w:rsidRPr="00922518" w:rsidRDefault="00C739D1"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entire table”</w:t>
      </w:r>
    </w:p>
    <w:p w14:paraId="4F2131A6" w14:textId="77777777" w:rsidR="00C739D1" w:rsidRPr="00922518" w:rsidRDefault="00C739D1" w:rsidP="00922518">
      <w:pPr>
        <w:pStyle w:val="CommentText"/>
        <w:rPr>
          <w:rStyle w:val="CommentReference"/>
          <w:color w:val="auto"/>
        </w:rPr>
      </w:pPr>
      <w:r w:rsidRPr="00922518">
        <w:rPr>
          <w:rStyle w:val="CommentReference"/>
          <w:color w:val="auto"/>
        </w:rPr>
        <w:t>Repeat 1-4 a second time.</w:t>
      </w:r>
    </w:p>
    <w:p w14:paraId="05FD8083" w14:textId="477A97C7" w:rsidR="00C739D1" w:rsidRDefault="00C739D1" w:rsidP="00922518">
      <w:pPr>
        <w:pStyle w:val="CommentText"/>
      </w:pPr>
      <w:r w:rsidRPr="00922518">
        <w:rPr>
          <w:rStyle w:val="CommentReference"/>
          <w:b/>
          <w:color w:val="auto"/>
        </w:rPr>
        <w:t>Delete this comment after the table of contents have been updated.</w:t>
      </w:r>
    </w:p>
  </w:comment>
  <w:comment w:id="57" w:author="Bauer, Justin (J.)" w:date="2021-10-29T11:20:00Z" w:initials="BJ(">
    <w:p w14:paraId="269A942E" w14:textId="35F4573A" w:rsidR="00C739D1" w:rsidRDefault="00C739D1">
      <w:pPr>
        <w:pStyle w:val="CommentText"/>
      </w:pPr>
      <w:r>
        <w:rPr>
          <w:rStyle w:val="CommentReference"/>
        </w:rPr>
        <w:annotationRef/>
      </w:r>
      <w:r>
        <w:t>Generate a new image with updated function mapping</w:t>
      </w:r>
    </w:p>
  </w:comment>
  <w:comment w:id="63" w:author="Bauer, Justin (J.)" w:date="2021-10-29T11:20:00Z" w:initials="BJ(">
    <w:p w14:paraId="79C312B9" w14:textId="2CB30A74" w:rsidR="00C739D1" w:rsidRDefault="00C739D1">
      <w:pPr>
        <w:pStyle w:val="CommentText"/>
      </w:pPr>
      <w:r>
        <w:rPr>
          <w:rStyle w:val="CommentReference"/>
        </w:rPr>
        <w:annotationRef/>
      </w:r>
      <w:r>
        <w:t>Update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FD8083" w15:done="0"/>
  <w15:commentEx w15:paraId="269A942E" w15:done="0"/>
  <w15:commentEx w15:paraId="79C312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265761" w16cex:dateUtc="2021-10-29T15:20:00Z"/>
  <w16cex:commentExtensible w16cex:durableId="25265774" w16cex:dateUtc="2021-10-29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FD8083" w16cid:durableId="216D0505"/>
  <w16cid:commentId w16cid:paraId="269A942E" w16cid:durableId="25265761"/>
  <w16cid:commentId w16cid:paraId="79C312B9" w16cid:durableId="252657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7C9CA8" w14:textId="77777777" w:rsidR="00AB7756" w:rsidRDefault="00AB7756">
      <w:r>
        <w:separator/>
      </w:r>
    </w:p>
  </w:endnote>
  <w:endnote w:type="continuationSeparator" w:id="0">
    <w:p w14:paraId="2251CAC0" w14:textId="77777777" w:rsidR="00AB7756" w:rsidRDefault="00AB7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Univers"/>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6159F" w14:textId="58A16A57" w:rsidR="00C739D1" w:rsidRPr="004306CB" w:rsidRDefault="00C739D1"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ins w:id="1" w:author="Bauer, Justin (J.)" w:date="2021-11-03T11:42:00Z">
      <w:r w:rsidR="00EA6152">
        <w:rPr>
          <w:rFonts w:ascii="Arial" w:hAnsi="Arial" w:cs="Arial"/>
          <w:i/>
          <w:color w:val="000000" w:themeColor="text1"/>
          <w:szCs w:val="16"/>
        </w:rPr>
        <w:t xml:space="preserve"> Justin Bauer (jbauer50)</w:t>
      </w:r>
    </w:ins>
    <w:del w:id="2" w:author="Bauer, Justin (J.)" w:date="2021-11-03T11:42:00Z">
      <w:r w:rsidRPr="004306CB" w:rsidDel="00EA6152">
        <w:rPr>
          <w:rFonts w:ascii="Arial" w:hAnsi="Arial" w:cs="Arial"/>
          <w:i/>
          <w:color w:val="000000" w:themeColor="text1"/>
          <w:szCs w:val="16"/>
        </w:rPr>
        <w:delText xml:space="preserve"> </w:delText>
      </w:r>
      <w:r w:rsidRPr="004306CB" w:rsidDel="00EA6152">
        <w:rPr>
          <w:rFonts w:ascii="Arial" w:hAnsi="Arial" w:cs="Arial"/>
          <w:i/>
          <w:color w:val="000000" w:themeColor="text1"/>
          <w:szCs w:val="16"/>
        </w:rPr>
        <w:fldChar w:fldCharType="begin"/>
      </w:r>
      <w:r w:rsidRPr="004306CB" w:rsidDel="00EA6152">
        <w:rPr>
          <w:rFonts w:ascii="Arial" w:hAnsi="Arial" w:cs="Arial"/>
          <w:i/>
          <w:color w:val="000000" w:themeColor="text1"/>
          <w:szCs w:val="16"/>
        </w:rPr>
        <w:delInstrText xml:space="preserve"> DOCPROPERTY  DocOwner  \* MERGEFORMAT </w:delInstrText>
      </w:r>
      <w:r w:rsidRPr="004306CB" w:rsidDel="00EA6152">
        <w:rPr>
          <w:rFonts w:ascii="Arial" w:hAnsi="Arial" w:cs="Arial"/>
          <w:i/>
          <w:color w:val="000000" w:themeColor="text1"/>
          <w:szCs w:val="16"/>
        </w:rPr>
        <w:fldChar w:fldCharType="separate"/>
      </w:r>
      <w:r w:rsidDel="00EA6152">
        <w:rPr>
          <w:rFonts w:ascii="Arial" w:hAnsi="Arial" w:cs="Arial"/>
          <w:i/>
          <w:color w:val="000000" w:themeColor="text1"/>
          <w:szCs w:val="16"/>
        </w:rPr>
        <w:delText>MyName</w:delText>
      </w:r>
      <w:r w:rsidRPr="004306CB" w:rsidDel="00EA6152">
        <w:rPr>
          <w:rFonts w:ascii="Arial" w:hAnsi="Arial" w:cs="Arial"/>
          <w:i/>
          <w:color w:val="000000" w:themeColor="text1"/>
          <w:szCs w:val="16"/>
        </w:rPr>
        <w:fldChar w:fldCharType="end"/>
      </w:r>
    </w:del>
    <w:r w:rsidRPr="004306CB">
      <w:rPr>
        <w:rFonts w:ascii="Arial" w:hAnsi="Arial" w:cs="Arial"/>
        <w:i/>
        <w:color w:val="000000" w:themeColor="text1"/>
        <w:szCs w:val="16"/>
      </w:rPr>
      <w:tab/>
    </w:r>
    <w:r>
      <w:rPr>
        <w:rFonts w:ascii="Arial" w:hAnsi="Arial" w:cs="Arial"/>
        <w:i/>
        <w:color w:val="000000" w:themeColor="text1"/>
        <w:szCs w:val="16"/>
      </w:rPr>
      <w:t xml:space="preserve">Document ID: </w:t>
    </w:r>
    <w:ins w:id="3" w:author="Bauer, Justin (J.)" w:date="2021-11-03T11:41:00Z">
      <w:r w:rsidR="00EA6152">
        <w:rPr>
          <w:rFonts w:cs="Arial"/>
        </w:rPr>
        <w:t>VDOC089825</w:t>
      </w:r>
    </w:ins>
    <w:del w:id="4" w:author="Bauer, Justin (J.)" w:date="2021-11-03T11:41:00Z">
      <w:r w:rsidRPr="0070003A" w:rsidDel="00EA6152">
        <w:rPr>
          <w:rFonts w:ascii="Arial" w:hAnsi="Arial" w:cs="Arial"/>
          <w:i/>
          <w:color w:val="000000" w:themeColor="text1"/>
          <w:szCs w:val="16"/>
        </w:rPr>
        <w:fldChar w:fldCharType="begin"/>
      </w:r>
      <w:r w:rsidRPr="0070003A" w:rsidDel="00EA6152">
        <w:rPr>
          <w:rFonts w:ascii="Arial" w:hAnsi="Arial" w:cs="Arial"/>
          <w:i/>
          <w:color w:val="000000" w:themeColor="text1"/>
          <w:szCs w:val="16"/>
        </w:rPr>
        <w:delInstrText xml:space="preserve"> FILENAME  \* Lower  \* MERGEFORMAT </w:delInstrText>
      </w:r>
      <w:r w:rsidRPr="0070003A" w:rsidDel="00EA6152">
        <w:rPr>
          <w:rFonts w:ascii="Arial" w:hAnsi="Arial" w:cs="Arial"/>
          <w:i/>
          <w:color w:val="000000" w:themeColor="text1"/>
          <w:szCs w:val="16"/>
        </w:rPr>
        <w:fldChar w:fldCharType="separate"/>
      </w:r>
      <w:r w:rsidDel="00EA6152">
        <w:rPr>
          <w:rFonts w:ascii="Arial" w:hAnsi="Arial" w:cs="Arial"/>
          <w:i/>
          <w:color w:val="000000" w:themeColor="text1"/>
          <w:szCs w:val="16"/>
        </w:rPr>
        <w:delText>functionspec_sysmlreporttemplate</w:delText>
      </w:r>
      <w:r w:rsidRPr="0070003A" w:rsidDel="00EA6152">
        <w:rPr>
          <w:rFonts w:ascii="Arial" w:hAnsi="Arial" w:cs="Arial"/>
          <w:i/>
          <w:color w:val="000000" w:themeColor="text1"/>
          <w:szCs w:val="16"/>
        </w:rPr>
        <w:fldChar w:fldCharType="end"/>
      </w:r>
    </w:del>
  </w:p>
  <w:p w14:paraId="63583E90" w14:textId="7F679F38" w:rsidR="00C739D1" w:rsidRPr="004306CB" w:rsidRDefault="00C739D1"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2021-03-10</w:t>
    </w:r>
  </w:p>
  <w:p w14:paraId="4B65174B" w14:textId="64DC4B1F" w:rsidR="00C739D1" w:rsidRPr="004306CB" w:rsidRDefault="00C739D1"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2021-1</w:t>
    </w:r>
    <w:ins w:id="5" w:author="Bauer, Justin (J.)" w:date="2021-11-03T11:41:00Z">
      <w:r w:rsidR="00EA6152">
        <w:rPr>
          <w:rFonts w:ascii="Arial" w:hAnsi="Arial" w:cs="Arial"/>
          <w:i/>
          <w:color w:val="auto"/>
        </w:rPr>
        <w:t>1</w:t>
      </w:r>
    </w:ins>
    <w:del w:id="6" w:author="Bauer, Justin (J.)" w:date="2021-11-03T11:41:00Z">
      <w:r w:rsidDel="00EA6152">
        <w:rPr>
          <w:rFonts w:ascii="Arial" w:hAnsi="Arial" w:cs="Arial"/>
          <w:i/>
          <w:color w:val="auto"/>
        </w:rPr>
        <w:delText>0</w:delText>
      </w:r>
    </w:del>
    <w:r>
      <w:rPr>
        <w:rFonts w:ascii="Arial" w:hAnsi="Arial" w:cs="Arial"/>
        <w:i/>
        <w:color w:val="auto"/>
      </w:rPr>
      <w:t>-</w:t>
    </w:r>
    <w:ins w:id="7" w:author="Bauer, Justin (J.)" w:date="2021-11-03T11:42:00Z">
      <w:r w:rsidR="00EA6152">
        <w:rPr>
          <w:rFonts w:ascii="Arial" w:hAnsi="Arial" w:cs="Arial"/>
          <w:i/>
          <w:color w:val="auto"/>
        </w:rPr>
        <w:t>03</w:t>
      </w:r>
    </w:ins>
    <w:del w:id="8" w:author="Bauer, Justin (J.)" w:date="2021-11-03T11:42:00Z">
      <w:r w:rsidDel="00EA6152">
        <w:rPr>
          <w:rFonts w:ascii="Arial" w:hAnsi="Arial" w:cs="Arial"/>
          <w:i/>
          <w:color w:val="auto"/>
        </w:rPr>
        <w:delText>22</w:delText>
      </w:r>
    </w:del>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91198" w14:textId="11410C6E" w:rsidR="00C739D1" w:rsidRPr="004306CB" w:rsidRDefault="00C739D1"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ins w:id="2805" w:author="Bauer, Justin (J.)" w:date="2021-11-03T11:42:00Z">
      <w:r w:rsidR="0096374C">
        <w:rPr>
          <w:rFonts w:ascii="Arial" w:hAnsi="Arial" w:cs="Arial"/>
          <w:i/>
          <w:color w:val="000000" w:themeColor="text1"/>
          <w:szCs w:val="16"/>
        </w:rPr>
        <w:t xml:space="preserve"> Justin Bauer (jbauer50)</w:t>
      </w:r>
    </w:ins>
    <w:del w:id="2806" w:author="Bauer, Justin (J.)" w:date="2021-11-03T11:42:00Z">
      <w:r w:rsidDel="0096374C">
        <w:rPr>
          <w:rFonts w:ascii="Arial" w:hAnsi="Arial" w:cs="Arial"/>
          <w:i/>
          <w:color w:val="000000" w:themeColor="text1"/>
          <w:szCs w:val="16"/>
        </w:rPr>
        <w:delText xml:space="preserve"> </w:delText>
      </w:r>
      <w:r w:rsidRPr="004306CB" w:rsidDel="0096374C">
        <w:rPr>
          <w:rFonts w:ascii="Arial" w:hAnsi="Arial" w:cs="Arial"/>
          <w:i/>
          <w:color w:val="000000" w:themeColor="text1"/>
          <w:szCs w:val="16"/>
        </w:rPr>
        <w:fldChar w:fldCharType="begin"/>
      </w:r>
      <w:r w:rsidRPr="004306CB" w:rsidDel="0096374C">
        <w:rPr>
          <w:rFonts w:ascii="Arial" w:hAnsi="Arial" w:cs="Arial"/>
          <w:i/>
          <w:color w:val="000000" w:themeColor="text1"/>
          <w:szCs w:val="16"/>
        </w:rPr>
        <w:delInstrText xml:space="preserve"> DOCPROPERTY  DocOwner  \* MERGEFORMAT </w:delInstrText>
      </w:r>
      <w:r w:rsidRPr="004306CB" w:rsidDel="0096374C">
        <w:rPr>
          <w:rFonts w:ascii="Arial" w:hAnsi="Arial" w:cs="Arial"/>
          <w:i/>
          <w:color w:val="000000" w:themeColor="text1"/>
          <w:szCs w:val="16"/>
        </w:rPr>
        <w:fldChar w:fldCharType="separate"/>
      </w:r>
      <w:r w:rsidDel="0096374C">
        <w:rPr>
          <w:rFonts w:ascii="Arial" w:hAnsi="Arial" w:cs="Arial"/>
          <w:i/>
          <w:color w:val="000000" w:themeColor="text1"/>
          <w:szCs w:val="16"/>
        </w:rPr>
        <w:delText>MyName</w:delText>
      </w:r>
      <w:r w:rsidRPr="004306CB" w:rsidDel="0096374C">
        <w:rPr>
          <w:rFonts w:ascii="Arial" w:hAnsi="Arial" w:cs="Arial"/>
          <w:i/>
          <w:color w:val="000000" w:themeColor="text1"/>
          <w:szCs w:val="16"/>
        </w:rPr>
        <w:fldChar w:fldCharType="end"/>
      </w:r>
    </w:del>
    <w:r w:rsidRPr="004306CB">
      <w:rPr>
        <w:rFonts w:ascii="Arial" w:hAnsi="Arial" w:cs="Arial"/>
        <w:i/>
        <w:color w:val="000000" w:themeColor="text1"/>
        <w:szCs w:val="16"/>
      </w:rPr>
      <w:tab/>
    </w:r>
    <w:r>
      <w:rPr>
        <w:rFonts w:ascii="Arial" w:hAnsi="Arial" w:cs="Arial"/>
        <w:i/>
        <w:color w:val="000000" w:themeColor="text1"/>
        <w:szCs w:val="16"/>
      </w:rPr>
      <w:t xml:space="preserve">Document ID: </w:t>
    </w:r>
    <w:ins w:id="2807" w:author="Bauer, Justin (J.)" w:date="2021-11-03T11:42:00Z">
      <w:r w:rsidR="0096374C">
        <w:rPr>
          <w:rFonts w:cs="Arial"/>
        </w:rPr>
        <w:t>VDOC089825</w:t>
      </w:r>
    </w:ins>
    <w:del w:id="2808" w:author="Bauer, Justin (J.)" w:date="2021-11-03T11:42:00Z">
      <w:r w:rsidRPr="0070003A" w:rsidDel="0096374C">
        <w:rPr>
          <w:rFonts w:ascii="Arial" w:hAnsi="Arial" w:cs="Arial"/>
          <w:i/>
          <w:color w:val="000000" w:themeColor="text1"/>
          <w:szCs w:val="16"/>
        </w:rPr>
        <w:fldChar w:fldCharType="begin"/>
      </w:r>
      <w:r w:rsidRPr="0070003A" w:rsidDel="0096374C">
        <w:rPr>
          <w:rFonts w:ascii="Arial" w:hAnsi="Arial" w:cs="Arial"/>
          <w:i/>
          <w:color w:val="000000" w:themeColor="text1"/>
          <w:szCs w:val="16"/>
        </w:rPr>
        <w:delInstrText xml:space="preserve"> FILENAME  \* Lower  \* MERGEFORMAT </w:delInstrText>
      </w:r>
      <w:r w:rsidRPr="0070003A" w:rsidDel="0096374C">
        <w:rPr>
          <w:rFonts w:ascii="Arial" w:hAnsi="Arial" w:cs="Arial"/>
          <w:i/>
          <w:color w:val="000000" w:themeColor="text1"/>
          <w:szCs w:val="16"/>
        </w:rPr>
        <w:fldChar w:fldCharType="separate"/>
      </w:r>
      <w:r w:rsidDel="0096374C">
        <w:rPr>
          <w:rFonts w:ascii="Arial" w:hAnsi="Arial" w:cs="Arial"/>
          <w:i/>
          <w:color w:val="000000" w:themeColor="text1"/>
          <w:szCs w:val="16"/>
        </w:rPr>
        <w:delText>functionspec_sysmlreporttemplate</w:delText>
      </w:r>
      <w:r w:rsidRPr="0070003A" w:rsidDel="0096374C">
        <w:rPr>
          <w:rFonts w:ascii="Arial" w:hAnsi="Arial" w:cs="Arial"/>
          <w:i/>
          <w:color w:val="000000" w:themeColor="text1"/>
          <w:szCs w:val="16"/>
        </w:rPr>
        <w:fldChar w:fldCharType="end"/>
      </w:r>
    </w:del>
  </w:p>
  <w:p w14:paraId="77A4B0C2" w14:textId="5F5D9D94" w:rsidR="00C739D1" w:rsidRPr="004306CB" w:rsidRDefault="00C739D1"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2021-03-10</w:t>
    </w:r>
  </w:p>
  <w:p w14:paraId="041DF9B1" w14:textId="0BFE2977" w:rsidR="00C739D1" w:rsidRPr="004306CB" w:rsidRDefault="00C739D1"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w:t>
    </w:r>
    <w:ins w:id="2809" w:author="Bauer, Justin (J.)" w:date="2021-11-03T11:42:00Z">
      <w:r w:rsidR="0096374C">
        <w:rPr>
          <w:rFonts w:ascii="Arial" w:hAnsi="Arial" w:cs="Arial"/>
          <w:i/>
          <w:color w:val="auto"/>
        </w:rPr>
        <w:t>11</w:t>
      </w:r>
    </w:ins>
    <w:del w:id="2810" w:author="Bauer, Justin (J.)" w:date="2021-11-03T11:42:00Z">
      <w:r w:rsidDel="0096374C">
        <w:rPr>
          <w:rFonts w:ascii="Arial" w:hAnsi="Arial" w:cs="Arial"/>
          <w:i/>
          <w:color w:val="auto"/>
        </w:rPr>
        <w:delText>03</w:delText>
      </w:r>
    </w:del>
    <w:r>
      <w:rPr>
        <w:rFonts w:ascii="Arial" w:hAnsi="Arial" w:cs="Arial"/>
        <w:i/>
        <w:color w:val="auto"/>
      </w:rPr>
      <w:t>-</w:t>
    </w:r>
    <w:ins w:id="2811" w:author="Bauer, Justin (J.)" w:date="2021-11-03T11:42:00Z">
      <w:r w:rsidR="0096374C">
        <w:rPr>
          <w:rFonts w:ascii="Arial" w:hAnsi="Arial" w:cs="Arial"/>
          <w:i/>
          <w:color w:val="auto"/>
        </w:rPr>
        <w:t>03</w:t>
      </w:r>
    </w:ins>
    <w:del w:id="2812" w:author="Bauer, Justin (J.)" w:date="2021-11-03T11:42:00Z">
      <w:r w:rsidDel="0096374C">
        <w:rPr>
          <w:rFonts w:ascii="Arial" w:hAnsi="Arial" w:cs="Arial"/>
          <w:i/>
          <w:color w:val="auto"/>
        </w:rPr>
        <w:delText>10</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B89FB" w14:textId="77777777" w:rsidR="00AB7756" w:rsidRDefault="00AB7756">
      <w:r>
        <w:separator/>
      </w:r>
    </w:p>
  </w:footnote>
  <w:footnote w:type="continuationSeparator" w:id="0">
    <w:p w14:paraId="6091D7E1" w14:textId="77777777" w:rsidR="00AB7756" w:rsidRDefault="00AB77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81302" w14:textId="611E81C2" w:rsidR="00C739D1" w:rsidRPr="00FC036D" w:rsidRDefault="00C739D1"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4970E0">
      <w:rPr>
        <w:b/>
        <w:noProof/>
        <w:sz w:val="32"/>
        <w:szCs w:val="32"/>
      </w:rPr>
      <w:t>Profile Interface Client</w:t>
    </w:r>
    <w:r>
      <w:rPr>
        <w:rFonts w:cs="Arial"/>
        <w:b/>
        <w:sz w:val="32"/>
        <w:szCs w:val="32"/>
      </w:rPr>
      <w:t xml:space="preserve"> Specification</w:t>
    </w:r>
  </w:p>
  <w:p w14:paraId="524E1C07" w14:textId="77777777" w:rsidR="00C739D1" w:rsidRPr="00A6652D" w:rsidRDefault="00C739D1"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20938" w14:textId="77777777" w:rsidR="00C739D1" w:rsidRDefault="00C739D1"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18092AE3" w:rsidR="00C739D1" w:rsidRPr="00540F5E" w:rsidRDefault="004970E0" w:rsidP="00FF2F88">
    <w:pPr>
      <w:jc w:val="center"/>
      <w:rPr>
        <w:rFonts w:cs="Arial"/>
        <w:b/>
        <w:sz w:val="28"/>
        <w:szCs w:val="28"/>
      </w:rPr>
    </w:pPr>
    <w:r>
      <w:rPr>
        <w:rFonts w:cs="Arial"/>
        <w:sz w:val="28"/>
        <w:szCs w:val="28"/>
      </w:rPr>
      <w:t>Profile Interface Client</w:t>
    </w:r>
  </w:p>
  <w:p w14:paraId="3105F1F8" w14:textId="77777777" w:rsidR="00C739D1" w:rsidRPr="00F96466" w:rsidRDefault="00C739D1"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5" type="#_x0000_t75" alt="-1785743972.jpg" style="width:12pt;height:12pt;visibility:visible;mso-wrap-style:square" o:bullet="t">
        <v:imagedata r:id="rId1" o:title="-1785743972"/>
      </v:shape>
    </w:pict>
  </w:numPicBullet>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549CC"/>
    <w:multiLevelType w:val="hybridMultilevel"/>
    <w:tmpl w:val="E5EC3CDA"/>
    <w:lvl w:ilvl="0" w:tplc="C34AA52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0B7B18"/>
    <w:multiLevelType w:val="hybridMultilevel"/>
    <w:tmpl w:val="89841D7C"/>
    <w:lvl w:ilvl="0" w:tplc="6320585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B272653"/>
    <w:multiLevelType w:val="hybridMultilevel"/>
    <w:tmpl w:val="F2AEBE7E"/>
    <w:lvl w:ilvl="0" w:tplc="7E420D1E">
      <w:start w:val="202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5"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9"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0F5C6C"/>
    <w:multiLevelType w:val="hybridMultilevel"/>
    <w:tmpl w:val="6A60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4"/>
  </w:num>
  <w:num w:numId="4">
    <w:abstractNumId w:val="18"/>
  </w:num>
  <w:num w:numId="5">
    <w:abstractNumId w:val="15"/>
  </w:num>
  <w:num w:numId="6">
    <w:abstractNumId w:val="18"/>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8"/>
  </w:num>
  <w:num w:numId="8">
    <w:abstractNumId w:val="6"/>
  </w:num>
  <w:num w:numId="9">
    <w:abstractNumId w:val="1"/>
  </w:num>
  <w:num w:numId="10">
    <w:abstractNumId w:val="12"/>
  </w:num>
  <w:num w:numId="11">
    <w:abstractNumId w:val="5"/>
  </w:num>
  <w:num w:numId="12">
    <w:abstractNumId w:val="20"/>
  </w:num>
  <w:num w:numId="13">
    <w:abstractNumId w:val="7"/>
  </w:num>
  <w:num w:numId="14">
    <w:abstractNumId w:val="0"/>
  </w:num>
  <w:num w:numId="15">
    <w:abstractNumId w:val="10"/>
  </w:num>
  <w:num w:numId="16">
    <w:abstractNumId w:val="19"/>
  </w:num>
  <w:num w:numId="17">
    <w:abstractNumId w:val="11"/>
  </w:num>
  <w:num w:numId="18">
    <w:abstractNumId w:val="2"/>
  </w:num>
  <w:num w:numId="19">
    <w:abstractNumId w:val="17"/>
  </w:num>
  <w:num w:numId="20">
    <w:abstractNumId w:val="16"/>
  </w:num>
  <w:num w:numId="21">
    <w:abstractNumId w:val="13"/>
  </w:num>
  <w:num w:numId="22">
    <w:abstractNumId w:val="3"/>
  </w:num>
  <w:num w:numId="23">
    <w:abstractNumId w:val="8"/>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auer, Justin (J.)">
    <w15:presenceInfo w15:providerId="AD" w15:userId="S::jbauer50@ford.com::96564277-5136-4fa7-87c2-555712c0656f"/>
  </w15:person>
  <w15:person w15:author="Nuesch, Sandro (S.P.)">
    <w15:presenceInfo w15:providerId="AD" w15:userId="S-1-5-21-1078229911-1189946983-1225219381-1065567"/>
  </w15:person>
  <w15:person w15:author="Justin">
    <w15:presenceInfo w15:providerId="AD" w15:userId="S::jbauer50@ford.com::96564277-5136-4fa7-87c2-555712c06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466A"/>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1C9"/>
    <w:rsid w:val="0008579A"/>
    <w:rsid w:val="000865CE"/>
    <w:rsid w:val="00086E78"/>
    <w:rsid w:val="00087F30"/>
    <w:rsid w:val="00091179"/>
    <w:rsid w:val="000919AE"/>
    <w:rsid w:val="000924FD"/>
    <w:rsid w:val="00092619"/>
    <w:rsid w:val="000957DE"/>
    <w:rsid w:val="000965BA"/>
    <w:rsid w:val="00096CCF"/>
    <w:rsid w:val="000A0D42"/>
    <w:rsid w:val="000A10E1"/>
    <w:rsid w:val="000A127D"/>
    <w:rsid w:val="000A15B1"/>
    <w:rsid w:val="000A30CD"/>
    <w:rsid w:val="000A4A47"/>
    <w:rsid w:val="000A4B31"/>
    <w:rsid w:val="000B20B1"/>
    <w:rsid w:val="000B35EB"/>
    <w:rsid w:val="000B4834"/>
    <w:rsid w:val="000B4B3C"/>
    <w:rsid w:val="000B4D22"/>
    <w:rsid w:val="000B58D9"/>
    <w:rsid w:val="000B772A"/>
    <w:rsid w:val="000B78E1"/>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1A3D"/>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4AD4"/>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1D6"/>
    <w:rsid w:val="001C46D7"/>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E23"/>
    <w:rsid w:val="001F7FAB"/>
    <w:rsid w:val="00200CB7"/>
    <w:rsid w:val="00201102"/>
    <w:rsid w:val="00201E0F"/>
    <w:rsid w:val="00202583"/>
    <w:rsid w:val="00203108"/>
    <w:rsid w:val="0020338E"/>
    <w:rsid w:val="00203C08"/>
    <w:rsid w:val="002040EB"/>
    <w:rsid w:val="0020506C"/>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044"/>
    <w:rsid w:val="00227BB0"/>
    <w:rsid w:val="00227C6C"/>
    <w:rsid w:val="00227F87"/>
    <w:rsid w:val="0023074B"/>
    <w:rsid w:val="00231CAB"/>
    <w:rsid w:val="00232A3C"/>
    <w:rsid w:val="00232DCE"/>
    <w:rsid w:val="00233487"/>
    <w:rsid w:val="00233FAB"/>
    <w:rsid w:val="002345C2"/>
    <w:rsid w:val="002345D3"/>
    <w:rsid w:val="00235108"/>
    <w:rsid w:val="0023577F"/>
    <w:rsid w:val="0023651B"/>
    <w:rsid w:val="0023667B"/>
    <w:rsid w:val="00236A73"/>
    <w:rsid w:val="0023713E"/>
    <w:rsid w:val="00240210"/>
    <w:rsid w:val="0024032A"/>
    <w:rsid w:val="002404FD"/>
    <w:rsid w:val="00241F2F"/>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464"/>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0E0"/>
    <w:rsid w:val="00497759"/>
    <w:rsid w:val="00497C8C"/>
    <w:rsid w:val="004A00C3"/>
    <w:rsid w:val="004A055B"/>
    <w:rsid w:val="004A0D15"/>
    <w:rsid w:val="004A0DF8"/>
    <w:rsid w:val="004A1287"/>
    <w:rsid w:val="004A1F50"/>
    <w:rsid w:val="004A3A76"/>
    <w:rsid w:val="004A3BE7"/>
    <w:rsid w:val="004A6F14"/>
    <w:rsid w:val="004A76BA"/>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7BD"/>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6E00"/>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1ECA"/>
    <w:rsid w:val="0054258D"/>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2DE4"/>
    <w:rsid w:val="00584A36"/>
    <w:rsid w:val="00584E2D"/>
    <w:rsid w:val="00585636"/>
    <w:rsid w:val="00585757"/>
    <w:rsid w:val="00585777"/>
    <w:rsid w:val="00586203"/>
    <w:rsid w:val="00586514"/>
    <w:rsid w:val="00587043"/>
    <w:rsid w:val="0058706A"/>
    <w:rsid w:val="00587489"/>
    <w:rsid w:val="00587583"/>
    <w:rsid w:val="00590794"/>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741E"/>
    <w:rsid w:val="005D7DAD"/>
    <w:rsid w:val="005E1019"/>
    <w:rsid w:val="005E1F55"/>
    <w:rsid w:val="005E33AD"/>
    <w:rsid w:val="005E3CB8"/>
    <w:rsid w:val="005E45F4"/>
    <w:rsid w:val="005E6F07"/>
    <w:rsid w:val="005E6FE1"/>
    <w:rsid w:val="005E7722"/>
    <w:rsid w:val="005E7B8E"/>
    <w:rsid w:val="005F00DD"/>
    <w:rsid w:val="005F02B3"/>
    <w:rsid w:val="005F071A"/>
    <w:rsid w:val="005F09E6"/>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4616D"/>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5AF"/>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71D5B"/>
    <w:rsid w:val="00772175"/>
    <w:rsid w:val="00773D78"/>
    <w:rsid w:val="0077501B"/>
    <w:rsid w:val="00775330"/>
    <w:rsid w:val="00776742"/>
    <w:rsid w:val="0077677F"/>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3B2"/>
    <w:rsid w:val="00797407"/>
    <w:rsid w:val="00797464"/>
    <w:rsid w:val="0079750B"/>
    <w:rsid w:val="007A0C37"/>
    <w:rsid w:val="007A1080"/>
    <w:rsid w:val="007A1585"/>
    <w:rsid w:val="007A46A3"/>
    <w:rsid w:val="007A46D7"/>
    <w:rsid w:val="007A4C85"/>
    <w:rsid w:val="007A5211"/>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124C"/>
    <w:rsid w:val="007E27F3"/>
    <w:rsid w:val="007E2D9C"/>
    <w:rsid w:val="007E304B"/>
    <w:rsid w:val="007E56DE"/>
    <w:rsid w:val="007E5E70"/>
    <w:rsid w:val="007E6945"/>
    <w:rsid w:val="007E77B3"/>
    <w:rsid w:val="007E7B3F"/>
    <w:rsid w:val="007F0329"/>
    <w:rsid w:val="007F3CAF"/>
    <w:rsid w:val="007F5006"/>
    <w:rsid w:val="007F62AE"/>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D78"/>
    <w:rsid w:val="00863E58"/>
    <w:rsid w:val="00863ECC"/>
    <w:rsid w:val="00864F87"/>
    <w:rsid w:val="0086516E"/>
    <w:rsid w:val="0086531E"/>
    <w:rsid w:val="00865F1F"/>
    <w:rsid w:val="00871205"/>
    <w:rsid w:val="00871902"/>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1C87"/>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374C"/>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A742B"/>
    <w:rsid w:val="009B1913"/>
    <w:rsid w:val="009B1BC7"/>
    <w:rsid w:val="009B1E33"/>
    <w:rsid w:val="009B3F23"/>
    <w:rsid w:val="009B440F"/>
    <w:rsid w:val="009B56FC"/>
    <w:rsid w:val="009B6200"/>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514B"/>
    <w:rsid w:val="00A25892"/>
    <w:rsid w:val="00A26586"/>
    <w:rsid w:val="00A2739C"/>
    <w:rsid w:val="00A273AD"/>
    <w:rsid w:val="00A30387"/>
    <w:rsid w:val="00A30467"/>
    <w:rsid w:val="00A315CB"/>
    <w:rsid w:val="00A3354B"/>
    <w:rsid w:val="00A34662"/>
    <w:rsid w:val="00A34D7E"/>
    <w:rsid w:val="00A358C5"/>
    <w:rsid w:val="00A35CB1"/>
    <w:rsid w:val="00A36A80"/>
    <w:rsid w:val="00A375EB"/>
    <w:rsid w:val="00A37871"/>
    <w:rsid w:val="00A37A6E"/>
    <w:rsid w:val="00A37FBA"/>
    <w:rsid w:val="00A40DA6"/>
    <w:rsid w:val="00A41455"/>
    <w:rsid w:val="00A42157"/>
    <w:rsid w:val="00A428A4"/>
    <w:rsid w:val="00A43959"/>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32B0"/>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B7756"/>
    <w:rsid w:val="00AC0C92"/>
    <w:rsid w:val="00AC1026"/>
    <w:rsid w:val="00AC4F34"/>
    <w:rsid w:val="00AC5F4F"/>
    <w:rsid w:val="00AD02BF"/>
    <w:rsid w:val="00AD1935"/>
    <w:rsid w:val="00AD294F"/>
    <w:rsid w:val="00AD3099"/>
    <w:rsid w:val="00AD4641"/>
    <w:rsid w:val="00AD7649"/>
    <w:rsid w:val="00AE04B0"/>
    <w:rsid w:val="00AE1D06"/>
    <w:rsid w:val="00AE2453"/>
    <w:rsid w:val="00AE3D1B"/>
    <w:rsid w:val="00AE3F23"/>
    <w:rsid w:val="00AE4EA7"/>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072E1"/>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673"/>
    <w:rsid w:val="00B32EDC"/>
    <w:rsid w:val="00B330F2"/>
    <w:rsid w:val="00B331D6"/>
    <w:rsid w:val="00B35346"/>
    <w:rsid w:val="00B353B1"/>
    <w:rsid w:val="00B36F0A"/>
    <w:rsid w:val="00B371BA"/>
    <w:rsid w:val="00B372B2"/>
    <w:rsid w:val="00B37EF2"/>
    <w:rsid w:val="00B400B3"/>
    <w:rsid w:val="00B4149C"/>
    <w:rsid w:val="00B41868"/>
    <w:rsid w:val="00B42449"/>
    <w:rsid w:val="00B42A06"/>
    <w:rsid w:val="00B4398E"/>
    <w:rsid w:val="00B4449D"/>
    <w:rsid w:val="00B44934"/>
    <w:rsid w:val="00B46C6A"/>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07BB"/>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1C34"/>
    <w:rsid w:val="00C31C56"/>
    <w:rsid w:val="00C31FB7"/>
    <w:rsid w:val="00C31FDE"/>
    <w:rsid w:val="00C32107"/>
    <w:rsid w:val="00C32653"/>
    <w:rsid w:val="00C32C0B"/>
    <w:rsid w:val="00C358C8"/>
    <w:rsid w:val="00C35AC4"/>
    <w:rsid w:val="00C360AD"/>
    <w:rsid w:val="00C42773"/>
    <w:rsid w:val="00C42C01"/>
    <w:rsid w:val="00C4352C"/>
    <w:rsid w:val="00C448C4"/>
    <w:rsid w:val="00C4557A"/>
    <w:rsid w:val="00C4561D"/>
    <w:rsid w:val="00C45D3C"/>
    <w:rsid w:val="00C45E26"/>
    <w:rsid w:val="00C47E9A"/>
    <w:rsid w:val="00C508A3"/>
    <w:rsid w:val="00C515DB"/>
    <w:rsid w:val="00C519CF"/>
    <w:rsid w:val="00C51F65"/>
    <w:rsid w:val="00C52313"/>
    <w:rsid w:val="00C52C6F"/>
    <w:rsid w:val="00C52E05"/>
    <w:rsid w:val="00C54EF2"/>
    <w:rsid w:val="00C550C6"/>
    <w:rsid w:val="00C55F9E"/>
    <w:rsid w:val="00C56951"/>
    <w:rsid w:val="00C6201A"/>
    <w:rsid w:val="00C62DAE"/>
    <w:rsid w:val="00C63ABC"/>
    <w:rsid w:val="00C6564C"/>
    <w:rsid w:val="00C65A4B"/>
    <w:rsid w:val="00C66426"/>
    <w:rsid w:val="00C7145F"/>
    <w:rsid w:val="00C7333E"/>
    <w:rsid w:val="00C739D1"/>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87CD2"/>
    <w:rsid w:val="00C9106C"/>
    <w:rsid w:val="00C94504"/>
    <w:rsid w:val="00C94E47"/>
    <w:rsid w:val="00C967D2"/>
    <w:rsid w:val="00C97766"/>
    <w:rsid w:val="00CA233C"/>
    <w:rsid w:val="00CA2383"/>
    <w:rsid w:val="00CA2861"/>
    <w:rsid w:val="00CA28C2"/>
    <w:rsid w:val="00CA34BC"/>
    <w:rsid w:val="00CA39B7"/>
    <w:rsid w:val="00CA4A62"/>
    <w:rsid w:val="00CA50AC"/>
    <w:rsid w:val="00CA63D9"/>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402D"/>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3802"/>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7AB"/>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2FB2"/>
    <w:rsid w:val="00DF367D"/>
    <w:rsid w:val="00DF4153"/>
    <w:rsid w:val="00DF42DC"/>
    <w:rsid w:val="00DF462B"/>
    <w:rsid w:val="00DF4753"/>
    <w:rsid w:val="00DF52BD"/>
    <w:rsid w:val="00DF5B86"/>
    <w:rsid w:val="00DF683E"/>
    <w:rsid w:val="00DF73A4"/>
    <w:rsid w:val="00DF73AD"/>
    <w:rsid w:val="00E01141"/>
    <w:rsid w:val="00E03BCB"/>
    <w:rsid w:val="00E04E3C"/>
    <w:rsid w:val="00E06541"/>
    <w:rsid w:val="00E068FA"/>
    <w:rsid w:val="00E07CDF"/>
    <w:rsid w:val="00E10CF1"/>
    <w:rsid w:val="00E11061"/>
    <w:rsid w:val="00E1178C"/>
    <w:rsid w:val="00E138B3"/>
    <w:rsid w:val="00E16EC1"/>
    <w:rsid w:val="00E174DC"/>
    <w:rsid w:val="00E176B7"/>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5ACE"/>
    <w:rsid w:val="00E36D9A"/>
    <w:rsid w:val="00E37BE3"/>
    <w:rsid w:val="00E42053"/>
    <w:rsid w:val="00E46AA4"/>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4DCB"/>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152"/>
    <w:rsid w:val="00EA6DDF"/>
    <w:rsid w:val="00EA6F74"/>
    <w:rsid w:val="00EB03AD"/>
    <w:rsid w:val="00EB0D09"/>
    <w:rsid w:val="00EB1136"/>
    <w:rsid w:val="00EB1BEF"/>
    <w:rsid w:val="00EB1E18"/>
    <w:rsid w:val="00EB2675"/>
    <w:rsid w:val="00EB420D"/>
    <w:rsid w:val="00EB5A01"/>
    <w:rsid w:val="00EC0240"/>
    <w:rsid w:val="00EC11F9"/>
    <w:rsid w:val="00EC1938"/>
    <w:rsid w:val="00EC1C7B"/>
    <w:rsid w:val="00EC231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5270"/>
    <w:rsid w:val="00ED53A4"/>
    <w:rsid w:val="00ED5E52"/>
    <w:rsid w:val="00ED6B01"/>
    <w:rsid w:val="00ED7D31"/>
    <w:rsid w:val="00EE0DF6"/>
    <w:rsid w:val="00EE178C"/>
    <w:rsid w:val="00EE2257"/>
    <w:rsid w:val="00EE2BD0"/>
    <w:rsid w:val="00EE3E9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5EF4"/>
    <w:rsid w:val="00EF7661"/>
    <w:rsid w:val="00F006E7"/>
    <w:rsid w:val="00F01E23"/>
    <w:rsid w:val="00F02AB4"/>
    <w:rsid w:val="00F036AA"/>
    <w:rsid w:val="00F036DC"/>
    <w:rsid w:val="00F0411A"/>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CF8"/>
    <w:rsid w:val="00F61FE3"/>
    <w:rsid w:val="00F6315A"/>
    <w:rsid w:val="00F63423"/>
    <w:rsid w:val="00F64303"/>
    <w:rsid w:val="00F648FD"/>
    <w:rsid w:val="00F651A6"/>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1BE7"/>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2F88"/>
    <w:rsid w:val="00FF3040"/>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g"/><Relationship Id="rId117" Type="http://schemas.openxmlformats.org/officeDocument/2006/relationships/image" Target="media/image26.jpg"/><Relationship Id="rId21" Type="http://schemas.openxmlformats.org/officeDocument/2006/relationships/hyperlink" Target="http://wiki.ford.com/display/RequirementsEngineering/Stakeholder+Analysis" TargetMode="External"/><Relationship Id="rId42" Type="http://schemas.openxmlformats.org/officeDocument/2006/relationships/hyperlink" Target="http://wiki.ford.com/pages/viewpage.action?pageId=110594919&amp;src=contextnavpagetreemode" TargetMode="External"/><Relationship Id="rId47" Type="http://schemas.openxmlformats.org/officeDocument/2006/relationships/hyperlink" Target="https://pd3.spt.ford.com/sites/SystemsEngineering/SEC/sysml-teamsite/SysML%20Wiki/Sequence%20Diagram%20Basics.aspx" TargetMode="External"/><Relationship Id="rId63" Type="http://schemas.openxmlformats.org/officeDocument/2006/relationships/image" Target="media/image17.jpg"/><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6" Type="http://schemas.microsoft.com/office/2016/09/relationships/commentsIds" Target="commentsIds.xml"/><Relationship Id="rId107" Type="http://schemas.openxmlformats.org/officeDocument/2006/relationships/hyperlink" Target="http://wiki.ford.com/display/RequirementsEngineering/Requirements+Attributes" TargetMode="External"/><Relationship Id="rId11" Type="http://schemas.openxmlformats.org/officeDocument/2006/relationships/hyperlink" Target="https://www.vsemweb.ford.com/tc/launchapp?-attach=true&amp;-s=226TCSession&amp;-o=FYV5z4zQx3NrTDAAAAAAAAAAAAA&amp;servername=Production_Server" TargetMode="External"/><Relationship Id="rId32" Type="http://schemas.openxmlformats.org/officeDocument/2006/relationships/hyperlink" Target="https://pd3.spt.ford.com/sites/SystemsEngineering/SEC/sysml-teamsite/SysML%20Wiki/Internal%20Block%20Diagram%20Basics.aspx" TargetMode="External"/><Relationship Id="rId37" Type="http://schemas.openxmlformats.org/officeDocument/2006/relationships/image" Target="media/image8.jpg"/><Relationship Id="rId53" Type="http://schemas.openxmlformats.org/officeDocument/2006/relationships/hyperlink" Target="https://pd3.spt.ford.com/sites/GlobalFunctionalSafety/Pages/default.aspx"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image" Target="media/image19.jpg"/><Relationship Id="rId79" Type="http://schemas.openxmlformats.org/officeDocument/2006/relationships/image" Target="media/image21.jpg"/><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Adding+a+Logical+Signal+or+Parameter" TargetMode="External"/><Relationship Id="rId149" Type="http://schemas.openxmlformats.org/officeDocument/2006/relationships/header" Target="header2.xml"/><Relationship Id="rId5" Type="http://schemas.openxmlformats.org/officeDocument/2006/relationships/numbering" Target="numbering.xml"/><Relationship Id="rId90" Type="http://schemas.openxmlformats.org/officeDocument/2006/relationships/image" Target="media/image22.jpg"/><Relationship Id="rId95" Type="http://schemas.openxmlformats.org/officeDocument/2006/relationships/hyperlink" Target="http://wiki.ford.com/display/RequirementsEngineering/Requirements+Attributes" TargetMode="External"/><Relationship Id="rId22" Type="http://schemas.openxmlformats.org/officeDocument/2006/relationships/hyperlink" Target="http://wiki.ford.com/display/RequirementsEngineering/Specification+templates" TargetMode="External"/><Relationship Id="rId27" Type="http://schemas.openxmlformats.org/officeDocument/2006/relationships/image" Target="media/image5.png"/><Relationship Id="rId43" Type="http://schemas.openxmlformats.org/officeDocument/2006/relationships/hyperlink" Target="http://wiki.ford.com/display/RequirementsEngineering/State+Charts?src=contextnavpagetreemode" TargetMode="External"/><Relationship Id="rId48" Type="http://schemas.openxmlformats.org/officeDocument/2006/relationships/hyperlink" Target="http://wiki.ford.com/display/RequirementsEngineering/How+to+write+better+requirements?src=contextnavpagetreemode"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4" Type="http://schemas.openxmlformats.org/officeDocument/2006/relationships/image" Target="media/image29.jpg"/><Relationship Id="rId139"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footer" Target="footer2.xml"/><Relationship Id="rId12" Type="http://schemas.openxmlformats.org/officeDocument/2006/relationships/header" Target="header1.xml"/><Relationship Id="rId17" Type="http://schemas.openxmlformats.org/officeDocument/2006/relationships/hyperlink" Target="http://wiki.ford.com/display/RequirementsEngineering/Requirements+Engineering+for+SW+Enabled+Features" TargetMode="External"/><Relationship Id="rId25" Type="http://schemas.openxmlformats.org/officeDocument/2006/relationships/hyperlink" Target="http://wiki.ford.com/display/RequirementsEngineering/Requirements+Attributes?src=contextnavpagetreemode" TargetMode="External"/><Relationship Id="rId33"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38" Type="http://schemas.openxmlformats.org/officeDocument/2006/relationships/image" Target="media/image9.jpg"/><Relationship Id="rId46" Type="http://schemas.openxmlformats.org/officeDocument/2006/relationships/hyperlink" Target="http://wiki.ford.com/display/RequirementsEngineering/Sequence+Chart?src=contextnavpagetreemode"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16" Type="http://schemas.openxmlformats.org/officeDocument/2006/relationships/image" Target="media/image25.jpg"/><Relationship Id="rId124" Type="http://schemas.openxmlformats.org/officeDocument/2006/relationships/image" Target="media/image27.jpg"/><Relationship Id="rId129"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20" Type="http://schemas.openxmlformats.org/officeDocument/2006/relationships/hyperlink" Target="https://www.vsemweb.ford.com/tc/launchapp?-attach=true&amp;-s=226TCSession&amp;-o=S5U9Hrgbx3NrTDAAAAAAAAAAAAA&amp;servername=Production_Server" TargetMode="External"/><Relationship Id="rId41" Type="http://schemas.openxmlformats.org/officeDocument/2006/relationships/hyperlink" Target="http://wiki.ford.com/pages/viewpage.action?pageId=110594919&amp;src=contextnavpagetreemode" TargetMode="External"/><Relationship Id="rId54" Type="http://schemas.openxmlformats.org/officeDocument/2006/relationships/image" Target="media/image11.jpg"/><Relationship Id="rId62" Type="http://schemas.openxmlformats.org/officeDocument/2006/relationships/image" Target="media/image16.jpg"/><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image" Target="media/image23.jpg"/><Relationship Id="rId96"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Adding+a+Logical+Signal+or+Parameter"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hyperlink" Target="http://wiki.ford.com/display/RequirementsEngineering/Requirements+Engineering+for+SW+Enabled+Features" TargetMode="External"/><Relationship Id="rId28" Type="http://schemas.openxmlformats.org/officeDocument/2006/relationships/image" Target="media/image6.png"/><Relationship Id="rId36" Type="http://schemas.openxmlformats.org/officeDocument/2006/relationships/hyperlink" Target="http://www.ieee.org/documents/ieeecitationref.pdf"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iki.ford.com/display/RequirementsEngineering/Data+Flow+Diagram?src=contextnavpagetreemode" TargetMode="External"/><Relationship Id="rId44" Type="http://schemas.openxmlformats.org/officeDocument/2006/relationships/hyperlink" Target="http://wiki.ford.com/display/RequirementsEngineering/Activity+Diagram?src=contextnavpagetreemode"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image" Target="media/image14.jpg"/><Relationship Id="rId65" Type="http://schemas.openxmlformats.org/officeDocument/2006/relationships/hyperlink" Target="http://wiki.ford.com/display/RequirementsEngineering/Requirements+Attributes" TargetMode="External"/><Relationship Id="rId73" Type="http://schemas.openxmlformats.org/officeDocument/2006/relationships/image" Target="media/image18.jpg"/><Relationship Id="rId78" Type="http://schemas.openxmlformats.org/officeDocument/2006/relationships/image" Target="media/image20.jpg"/><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image" Target="media/image24.jpg"/><Relationship Id="rId122" Type="http://schemas.openxmlformats.org/officeDocument/2006/relationships/hyperlink" Target="http://wiki.ford.com/display/RequirementsEngineering/Requirements+Attributes" TargetMode="External"/><Relationship Id="rId130" Type="http://schemas.openxmlformats.org/officeDocument/2006/relationships/image" Target="media/image28.jpg"/><Relationship Id="rId135" Type="http://schemas.openxmlformats.org/officeDocument/2006/relationships/image" Target="media/image30.jpg"/><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Glossary?src=contextnavpagetreemode" TargetMode="External"/><Relationship Id="rId15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www.vsemweb.ford.com:443/tc/launchapp?-attach=true&amp;-s=226TCSession&amp;-o=ZmZNi0JHx3NrTDAAAAAAAAAAAAA" TargetMode="External"/><Relationship Id="rId39" Type="http://schemas.openxmlformats.org/officeDocument/2006/relationships/hyperlink" Target="http://wiki.ford.com/display/RequirementsEngineering/Adding+a+Logical+Signal+or+Parameter"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image" Target="media/image7.jpg"/><Relationship Id="rId50" Type="http://schemas.openxmlformats.org/officeDocument/2006/relationships/hyperlink" Target="http://wiki.ford.com/display/RequirementsEngineering/Requirements+Attributes" TargetMode="External"/><Relationship Id="rId55" Type="http://schemas.openxmlformats.org/officeDocument/2006/relationships/image" Target="media/image12.jpg"/><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Adding+an+Encoding+Type"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microsoft.com/office/2018/08/relationships/commentsExtensible" Target="commentsExtensible.xml"/><Relationship Id="rId24" Type="http://schemas.openxmlformats.org/officeDocument/2006/relationships/hyperlink" Target="http://wiki.ford.com/display/RequirementsEngineering/Specification+templates?src=contextnavpagetreemode" TargetMode="External"/><Relationship Id="rId40" Type="http://schemas.openxmlformats.org/officeDocument/2006/relationships/image" Target="media/image10.jpg"/><Relationship Id="rId45" Type="http://schemas.openxmlformats.org/officeDocument/2006/relationships/hyperlink" Target="https://pd3.spt.ford.com/sites/SystemsEngineering/SEC/sysml-teamsite/SysML%20Wiki/Activity%20Diagram%20Basics.aspx"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61" Type="http://schemas.openxmlformats.org/officeDocument/2006/relationships/image" Target="media/image15.jpg"/><Relationship Id="rId82" Type="http://schemas.openxmlformats.org/officeDocument/2006/relationships/hyperlink" Target="http://wiki.ford.com/display/RequirementsEngineering/Requirements+Attributes" TargetMode="External"/><Relationship Id="rId152" Type="http://schemas.microsoft.com/office/2011/relationships/people" Target="people.xml"/><Relationship Id="rId19" Type="http://schemas.openxmlformats.org/officeDocument/2006/relationships/image" Target="media/image3.jpg"/><Relationship Id="rId14" Type="http://schemas.openxmlformats.org/officeDocument/2006/relationships/comments" Target="comments.xml"/><Relationship Id="rId30" Type="http://schemas.openxmlformats.org/officeDocument/2006/relationships/hyperlink" Target="http://wiki.ford.com/display/RequirementsEngineering/Functional+Analysis+and+Architecture" TargetMode="External"/><Relationship Id="rId35" Type="http://schemas.openxmlformats.org/officeDocument/2006/relationships/hyperlink" Target="http://wiki.ford.com/display/RequirementsEngineering/Variant+Management" TargetMode="External"/><Relationship Id="rId56" Type="http://schemas.openxmlformats.org/officeDocument/2006/relationships/image" Target="media/image13.jpg"/><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Glossary?src=contextnavpagetreemode" TargetMode="External"/><Relationship Id="rId8" Type="http://schemas.openxmlformats.org/officeDocument/2006/relationships/webSettings" Target="webSettings.xml"/><Relationship Id="rId51" Type="http://schemas.openxmlformats.org/officeDocument/2006/relationships/hyperlink" Target="https://pd3.spt.ford.com/sites/GlobalFunctionalSafety/Pages/default.aspx"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0C1CF649C03E47BD6B7613DBFFD304" ma:contentTypeVersion="15" ma:contentTypeDescription="Create a new document." ma:contentTypeScope="" ma:versionID="8aea475017d8412ef43de340f91beb3f">
  <xsd:schema xmlns:xsd="http://www.w3.org/2001/XMLSchema" xmlns:xs="http://www.w3.org/2001/XMLSchema" xmlns:p="http://schemas.microsoft.com/office/2006/metadata/properties" xmlns:ns2="09a876ab-d00a-4f70-8424-6d58cc3c6c74" xmlns:ns3="http://schemas.microsoft.com/sharepoint/v4" xmlns:ns4="09f8fd50-1962-4121-b22b-bd566c66402e" targetNamespace="http://schemas.microsoft.com/office/2006/metadata/properties" ma:root="true" ma:fieldsID="b64884c15ef7d81d9e8e6e1cc61a7069" ns2:_="" ns3:_="" ns4:_="">
    <xsd:import namespace="09a876ab-d00a-4f70-8424-6d58cc3c6c74"/>
    <xsd:import namespace="http://schemas.microsoft.com/sharepoint/v4"/>
    <xsd:import namespace="09f8fd50-1962-4121-b22b-bd566c66402e"/>
    <xsd:element name="properties">
      <xsd:complexType>
        <xsd:sequence>
          <xsd:element name="documentManagement">
            <xsd:complexType>
              <xsd:all>
                <xsd:element ref="ns2:SharedWithUsers" minOccurs="0"/>
                <xsd:element ref="ns3:IconOverlay" minOccurs="0"/>
                <xsd:element ref="ns4:MediaServiceMetadata" minOccurs="0"/>
                <xsd:element ref="ns4:MediaServiceFastMetadata" minOccurs="0"/>
                <xsd:element ref="ns4:MediaServiceAutoKeyPoints" minOccurs="0"/>
                <xsd:element ref="ns4:MediaServiceKeyPoints" minOccurs="0"/>
                <xsd:element ref="ns2:SharedWithDetail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a876ab-d00a-4f70-8424-6d58cc3c6c74"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f8fd50-1962-4121-b22b-bd566c66402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6F1561-6502-4F91-9B67-08304A8D26C1}"/>
</file>

<file path=customXml/itemProps2.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47E5EC18-FC08-45CF-8538-2A8A01DFEE5E}">
  <ds:schemaRefs>
    <ds:schemaRef ds:uri="http://schemas.openxmlformats.org/officeDocument/2006/bibliography"/>
  </ds:schemaRefs>
</ds:datastoreItem>
</file>

<file path=customXml/itemProps4.xml><?xml version="1.0" encoding="utf-8"?>
<ds:datastoreItem xmlns:ds="http://schemas.openxmlformats.org/officeDocument/2006/customXml" ds:itemID="{0BA8F498-65D8-4396-BE0F-49F6D1D4CD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1381</TotalTime>
  <Pages>99</Pages>
  <Words>22000</Words>
  <Characters>141245</Characters>
  <Application>Microsoft Office Word</Application>
  <DocSecurity>0</DocSecurity>
  <Lines>5044</Lines>
  <Paragraphs>3200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160045</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Bauer, Justin (J.)</cp:lastModifiedBy>
  <cp:revision>42</cp:revision>
  <cp:lastPrinted>2006-07-11T12:32:00Z</cp:lastPrinted>
  <dcterms:created xsi:type="dcterms:W3CDTF">2021-06-04T15:11:00Z</dcterms:created>
  <dcterms:modified xsi:type="dcterms:W3CDTF">2021-11-03T15:57:00Z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0x010100190C1CF649C03E47BD6B7613DBFFD304</vt:lpwstr>
  </property>
</Properties>
</file>