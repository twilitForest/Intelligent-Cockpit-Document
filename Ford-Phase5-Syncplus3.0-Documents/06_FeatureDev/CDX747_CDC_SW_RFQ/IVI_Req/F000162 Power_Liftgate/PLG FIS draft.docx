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85" w:tblpY="1708"/>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1"/>
        <w:gridCol w:w="1972"/>
        <w:gridCol w:w="1078"/>
        <w:gridCol w:w="3048"/>
        <w:gridCol w:w="2058"/>
      </w:tblGrid>
      <w:tr w:rsidR="005B4377" w:rsidRPr="00B4398C" w14:paraId="2EFE4C59" w14:textId="77777777" w:rsidTr="004E35C8">
        <w:trPr>
          <w:trHeight w:hRule="exact" w:val="567"/>
        </w:trPr>
        <w:tc>
          <w:tcPr>
            <w:tcW w:w="2127" w:type="dxa"/>
            <w:tcBorders>
              <w:top w:val="nil"/>
              <w:left w:val="nil"/>
              <w:bottom w:val="nil"/>
              <w:right w:val="nil"/>
            </w:tcBorders>
            <w:vAlign w:val="center"/>
          </w:tcPr>
          <w:p w14:paraId="4E0D3080" w14:textId="77777777" w:rsidR="005B4377" w:rsidRPr="00B4398C" w:rsidRDefault="005B4377" w:rsidP="004E35C8">
            <w:pPr>
              <w:spacing w:line="480" w:lineRule="auto"/>
              <w:rPr>
                <w:sz w:val="16"/>
                <w:szCs w:val="16"/>
              </w:rPr>
            </w:pPr>
          </w:p>
        </w:tc>
        <w:tc>
          <w:tcPr>
            <w:tcW w:w="6166" w:type="dxa"/>
            <w:gridSpan w:val="3"/>
            <w:tcBorders>
              <w:top w:val="nil"/>
              <w:left w:val="nil"/>
              <w:bottom w:val="nil"/>
              <w:right w:val="nil"/>
            </w:tcBorders>
            <w:vAlign w:val="center"/>
          </w:tcPr>
          <w:p w14:paraId="6B0A8A18" w14:textId="77777777" w:rsidR="005B4377" w:rsidRPr="00E90E73" w:rsidRDefault="005B4377" w:rsidP="004E35C8">
            <w:pPr>
              <w:spacing w:line="480" w:lineRule="auto"/>
              <w:rPr>
                <w:sz w:val="16"/>
                <w:szCs w:val="16"/>
              </w:rPr>
            </w:pPr>
          </w:p>
        </w:tc>
        <w:tc>
          <w:tcPr>
            <w:tcW w:w="0" w:type="auto"/>
            <w:tcBorders>
              <w:top w:val="nil"/>
              <w:left w:val="nil"/>
              <w:bottom w:val="nil"/>
              <w:right w:val="nil"/>
            </w:tcBorders>
            <w:vAlign w:val="center"/>
          </w:tcPr>
          <w:p w14:paraId="0E60B4A1" w14:textId="77777777" w:rsidR="005B4377" w:rsidRPr="00B4398C" w:rsidRDefault="005B4377" w:rsidP="004E35C8">
            <w:pPr>
              <w:spacing w:line="480" w:lineRule="auto"/>
              <w:rPr>
                <w:sz w:val="16"/>
                <w:szCs w:val="16"/>
              </w:rPr>
            </w:pPr>
          </w:p>
        </w:tc>
      </w:tr>
      <w:tr w:rsidR="005B4377" w:rsidRPr="00B4398C" w14:paraId="73AC1496" w14:textId="77777777" w:rsidTr="004E35C8">
        <w:trPr>
          <w:trHeight w:hRule="exact" w:val="567"/>
        </w:trPr>
        <w:tc>
          <w:tcPr>
            <w:tcW w:w="2127" w:type="dxa"/>
            <w:tcBorders>
              <w:top w:val="nil"/>
              <w:left w:val="nil"/>
              <w:bottom w:val="nil"/>
              <w:right w:val="nil"/>
            </w:tcBorders>
            <w:vAlign w:val="center"/>
          </w:tcPr>
          <w:p w14:paraId="6CC3AD39" w14:textId="77777777" w:rsidR="005B4377" w:rsidRPr="00B4398C" w:rsidRDefault="005B4377" w:rsidP="004E35C8">
            <w:pPr>
              <w:spacing w:line="480" w:lineRule="auto"/>
              <w:rPr>
                <w:sz w:val="16"/>
                <w:szCs w:val="16"/>
              </w:rPr>
            </w:pPr>
          </w:p>
        </w:tc>
        <w:tc>
          <w:tcPr>
            <w:tcW w:w="6166" w:type="dxa"/>
            <w:gridSpan w:val="3"/>
            <w:tcBorders>
              <w:top w:val="nil"/>
              <w:left w:val="nil"/>
              <w:bottom w:val="nil"/>
              <w:right w:val="nil"/>
            </w:tcBorders>
            <w:vAlign w:val="center"/>
          </w:tcPr>
          <w:p w14:paraId="29D95B12" w14:textId="77777777" w:rsidR="005B4377" w:rsidRPr="00B4398C" w:rsidRDefault="005B4377" w:rsidP="004E35C8">
            <w:pPr>
              <w:spacing w:line="480" w:lineRule="auto"/>
              <w:rPr>
                <w:sz w:val="16"/>
                <w:szCs w:val="16"/>
              </w:rPr>
            </w:pPr>
          </w:p>
        </w:tc>
        <w:tc>
          <w:tcPr>
            <w:tcW w:w="0" w:type="auto"/>
            <w:tcBorders>
              <w:top w:val="nil"/>
              <w:left w:val="nil"/>
              <w:bottom w:val="nil"/>
              <w:right w:val="nil"/>
            </w:tcBorders>
            <w:vAlign w:val="center"/>
          </w:tcPr>
          <w:p w14:paraId="128782A8" w14:textId="77777777" w:rsidR="005B4377" w:rsidRPr="00B4398C" w:rsidRDefault="005B4377" w:rsidP="004E35C8">
            <w:pPr>
              <w:spacing w:line="480" w:lineRule="auto"/>
              <w:rPr>
                <w:sz w:val="16"/>
                <w:szCs w:val="16"/>
              </w:rPr>
            </w:pPr>
          </w:p>
        </w:tc>
      </w:tr>
      <w:tr w:rsidR="005B4377" w:rsidRPr="0054236C" w14:paraId="72643492" w14:textId="77777777" w:rsidTr="004E35C8">
        <w:trPr>
          <w:trHeight w:hRule="exact" w:val="668"/>
        </w:trPr>
        <w:tc>
          <w:tcPr>
            <w:tcW w:w="2127" w:type="dxa"/>
            <w:tcBorders>
              <w:top w:val="nil"/>
              <w:left w:val="nil"/>
              <w:bottom w:val="nil"/>
              <w:right w:val="nil"/>
            </w:tcBorders>
            <w:vAlign w:val="center"/>
          </w:tcPr>
          <w:p w14:paraId="2B9EA91E" w14:textId="77777777" w:rsidR="005B4377" w:rsidRPr="00E90E73" w:rsidRDefault="005B4377" w:rsidP="004E35C8">
            <w:pPr>
              <w:spacing w:line="480" w:lineRule="auto"/>
              <w:rPr>
                <w:sz w:val="16"/>
                <w:szCs w:val="16"/>
              </w:rPr>
            </w:pPr>
          </w:p>
        </w:tc>
        <w:tc>
          <w:tcPr>
            <w:tcW w:w="6166" w:type="dxa"/>
            <w:gridSpan w:val="3"/>
            <w:tcBorders>
              <w:top w:val="nil"/>
              <w:left w:val="nil"/>
              <w:bottom w:val="nil"/>
              <w:right w:val="nil"/>
            </w:tcBorders>
            <w:vAlign w:val="center"/>
          </w:tcPr>
          <w:p w14:paraId="00CAA9A9" w14:textId="77777777" w:rsidR="005B4377" w:rsidRPr="00620659" w:rsidRDefault="00F373CF" w:rsidP="004E35C8">
            <w:pPr>
              <w:pStyle w:val="CoverpageTitle"/>
              <w:spacing w:before="0" w:after="0"/>
            </w:pPr>
            <w:fldSimple w:instr=" DOCPROPERTY  ProductName  \* MERGEFORMAT ">
              <w:r w:rsidR="009511B2">
                <w:t>Power Liftgate</w:t>
              </w:r>
            </w:fldSimple>
          </w:p>
        </w:tc>
        <w:tc>
          <w:tcPr>
            <w:tcW w:w="0" w:type="auto"/>
            <w:tcBorders>
              <w:top w:val="nil"/>
              <w:left w:val="nil"/>
              <w:bottom w:val="nil"/>
              <w:right w:val="nil"/>
            </w:tcBorders>
            <w:vAlign w:val="center"/>
          </w:tcPr>
          <w:p w14:paraId="79DB6FFD" w14:textId="77777777" w:rsidR="005B4377" w:rsidRPr="00620659" w:rsidRDefault="005B4377" w:rsidP="004E35C8">
            <w:pPr>
              <w:spacing w:line="480" w:lineRule="auto"/>
              <w:rPr>
                <w:sz w:val="16"/>
                <w:szCs w:val="16"/>
              </w:rPr>
            </w:pPr>
          </w:p>
        </w:tc>
      </w:tr>
      <w:tr w:rsidR="005B4377" w:rsidRPr="0054236C" w14:paraId="3CBBEFA1" w14:textId="77777777" w:rsidTr="004E35C8">
        <w:trPr>
          <w:trHeight w:hRule="exact" w:val="635"/>
        </w:trPr>
        <w:tc>
          <w:tcPr>
            <w:tcW w:w="2127" w:type="dxa"/>
            <w:tcBorders>
              <w:top w:val="nil"/>
              <w:left w:val="nil"/>
              <w:bottom w:val="nil"/>
              <w:right w:val="nil"/>
            </w:tcBorders>
            <w:vAlign w:val="center"/>
          </w:tcPr>
          <w:p w14:paraId="0941AD91" w14:textId="77777777" w:rsidR="005B4377" w:rsidRPr="00E90E73" w:rsidRDefault="005B4377" w:rsidP="004E35C8">
            <w:pPr>
              <w:spacing w:line="480" w:lineRule="auto"/>
              <w:rPr>
                <w:sz w:val="16"/>
                <w:szCs w:val="16"/>
              </w:rPr>
            </w:pPr>
          </w:p>
        </w:tc>
        <w:tc>
          <w:tcPr>
            <w:tcW w:w="6166" w:type="dxa"/>
            <w:gridSpan w:val="3"/>
            <w:tcBorders>
              <w:top w:val="nil"/>
              <w:left w:val="nil"/>
              <w:bottom w:val="nil"/>
              <w:right w:val="nil"/>
            </w:tcBorders>
            <w:vAlign w:val="center"/>
          </w:tcPr>
          <w:p w14:paraId="37AC5623" w14:textId="5A4CAEF0" w:rsidR="005B4377" w:rsidRPr="00C85115" w:rsidRDefault="005B4377" w:rsidP="004E35C8">
            <w:pPr>
              <w:pStyle w:val="CoverpageTitle"/>
              <w:spacing w:before="0" w:after="0"/>
              <w:rPr>
                <w:sz w:val="20"/>
                <w:szCs w:val="20"/>
              </w:rPr>
            </w:pPr>
            <w:r w:rsidRPr="00C85115">
              <w:rPr>
                <w:sz w:val="20"/>
                <w:szCs w:val="20"/>
              </w:rPr>
              <w:t>(</w:t>
            </w:r>
            <w:r w:rsidR="006B2469" w:rsidRPr="006B2469">
              <w:rPr>
                <w:sz w:val="20"/>
                <w:szCs w:val="20"/>
                <w:highlight w:val="cyan"/>
              </w:rPr>
              <w:t>F000162</w:t>
            </w:r>
            <w:r w:rsidRPr="00C85115">
              <w:rPr>
                <w:sz w:val="20"/>
                <w:szCs w:val="20"/>
              </w:rPr>
              <w:t>)</w:t>
            </w:r>
          </w:p>
        </w:tc>
        <w:tc>
          <w:tcPr>
            <w:tcW w:w="0" w:type="auto"/>
            <w:tcBorders>
              <w:top w:val="nil"/>
              <w:left w:val="nil"/>
              <w:bottom w:val="nil"/>
              <w:right w:val="nil"/>
            </w:tcBorders>
            <w:vAlign w:val="center"/>
          </w:tcPr>
          <w:p w14:paraId="69715AF9" w14:textId="77777777" w:rsidR="005B4377" w:rsidRPr="00E90E73" w:rsidRDefault="005B4377" w:rsidP="004E35C8">
            <w:pPr>
              <w:spacing w:line="480" w:lineRule="auto"/>
              <w:rPr>
                <w:sz w:val="16"/>
                <w:szCs w:val="16"/>
              </w:rPr>
            </w:pPr>
          </w:p>
        </w:tc>
      </w:tr>
      <w:tr w:rsidR="005B4377" w:rsidRPr="00396024" w14:paraId="48EEC9F2" w14:textId="77777777" w:rsidTr="004E35C8">
        <w:trPr>
          <w:trHeight w:hRule="exact" w:val="567"/>
        </w:trPr>
        <w:tc>
          <w:tcPr>
            <w:tcW w:w="2127" w:type="dxa"/>
            <w:tcBorders>
              <w:top w:val="nil"/>
              <w:left w:val="nil"/>
              <w:bottom w:val="nil"/>
              <w:right w:val="nil"/>
            </w:tcBorders>
            <w:vAlign w:val="center"/>
          </w:tcPr>
          <w:p w14:paraId="10E4BFEB" w14:textId="77777777" w:rsidR="005B4377" w:rsidRPr="00396024" w:rsidRDefault="005B4377" w:rsidP="004E35C8">
            <w:pPr>
              <w:spacing w:line="480" w:lineRule="auto"/>
              <w:rPr>
                <w:sz w:val="16"/>
                <w:szCs w:val="16"/>
              </w:rPr>
            </w:pPr>
          </w:p>
        </w:tc>
        <w:tc>
          <w:tcPr>
            <w:tcW w:w="6166" w:type="dxa"/>
            <w:gridSpan w:val="3"/>
            <w:tcBorders>
              <w:top w:val="nil"/>
              <w:left w:val="nil"/>
              <w:bottom w:val="nil"/>
              <w:right w:val="nil"/>
            </w:tcBorders>
            <w:vAlign w:val="center"/>
          </w:tcPr>
          <w:p w14:paraId="32A35857" w14:textId="77777777" w:rsidR="005B4377" w:rsidRPr="00396024" w:rsidRDefault="005B4377" w:rsidP="004E35C8">
            <w:pPr>
              <w:spacing w:line="480" w:lineRule="auto"/>
              <w:rPr>
                <w:sz w:val="16"/>
                <w:szCs w:val="16"/>
              </w:rPr>
            </w:pPr>
          </w:p>
        </w:tc>
        <w:tc>
          <w:tcPr>
            <w:tcW w:w="0" w:type="auto"/>
            <w:tcBorders>
              <w:top w:val="nil"/>
              <w:left w:val="nil"/>
              <w:bottom w:val="nil"/>
              <w:right w:val="nil"/>
            </w:tcBorders>
            <w:vAlign w:val="center"/>
          </w:tcPr>
          <w:p w14:paraId="3F80BD66" w14:textId="77777777" w:rsidR="005B4377" w:rsidRPr="00396024" w:rsidRDefault="005B4377" w:rsidP="004E35C8">
            <w:pPr>
              <w:spacing w:line="480" w:lineRule="auto"/>
              <w:rPr>
                <w:sz w:val="16"/>
                <w:szCs w:val="16"/>
              </w:rPr>
            </w:pPr>
          </w:p>
        </w:tc>
      </w:tr>
      <w:tr w:rsidR="005B4377" w:rsidRPr="00396024" w14:paraId="7A1C080F" w14:textId="77777777" w:rsidTr="004E35C8">
        <w:trPr>
          <w:trHeight w:hRule="exact" w:val="567"/>
        </w:trPr>
        <w:tc>
          <w:tcPr>
            <w:tcW w:w="2127" w:type="dxa"/>
            <w:tcBorders>
              <w:top w:val="nil"/>
              <w:left w:val="nil"/>
              <w:bottom w:val="single" w:sz="4" w:space="0" w:color="auto"/>
              <w:right w:val="nil"/>
            </w:tcBorders>
            <w:vAlign w:val="center"/>
          </w:tcPr>
          <w:p w14:paraId="0BC6253B" w14:textId="77777777" w:rsidR="005B4377" w:rsidRPr="00396024" w:rsidRDefault="005B4377" w:rsidP="004E35C8">
            <w:pPr>
              <w:spacing w:line="480" w:lineRule="auto"/>
              <w:rPr>
                <w:sz w:val="16"/>
                <w:szCs w:val="16"/>
              </w:rPr>
            </w:pPr>
          </w:p>
        </w:tc>
        <w:tc>
          <w:tcPr>
            <w:tcW w:w="6166" w:type="dxa"/>
            <w:gridSpan w:val="3"/>
            <w:tcBorders>
              <w:top w:val="nil"/>
              <w:left w:val="nil"/>
              <w:bottom w:val="single" w:sz="4" w:space="0" w:color="auto"/>
              <w:right w:val="nil"/>
            </w:tcBorders>
            <w:vAlign w:val="center"/>
          </w:tcPr>
          <w:p w14:paraId="4B8EF384" w14:textId="77777777" w:rsidR="005B4377" w:rsidRPr="00396024" w:rsidRDefault="005B4377" w:rsidP="004E35C8">
            <w:pPr>
              <w:spacing w:line="480" w:lineRule="auto"/>
              <w:rPr>
                <w:sz w:val="16"/>
                <w:szCs w:val="16"/>
              </w:rPr>
            </w:pPr>
          </w:p>
        </w:tc>
        <w:tc>
          <w:tcPr>
            <w:tcW w:w="0" w:type="auto"/>
            <w:tcBorders>
              <w:top w:val="nil"/>
              <w:left w:val="nil"/>
              <w:bottom w:val="single" w:sz="4" w:space="0" w:color="auto"/>
              <w:right w:val="nil"/>
            </w:tcBorders>
            <w:vAlign w:val="center"/>
          </w:tcPr>
          <w:p w14:paraId="4620F9CD" w14:textId="77777777" w:rsidR="005B4377" w:rsidRPr="00396024" w:rsidRDefault="005B4377" w:rsidP="004E35C8">
            <w:pPr>
              <w:spacing w:line="480" w:lineRule="auto"/>
              <w:rPr>
                <w:sz w:val="16"/>
                <w:szCs w:val="16"/>
              </w:rPr>
            </w:pPr>
          </w:p>
        </w:tc>
      </w:tr>
      <w:tr w:rsidR="005B4377" w:rsidRPr="00396024" w14:paraId="6C6FE0B3" w14:textId="77777777" w:rsidTr="004E35C8">
        <w:trPr>
          <w:trHeight w:val="20"/>
        </w:trPr>
        <w:tc>
          <w:tcPr>
            <w:tcW w:w="2127" w:type="dxa"/>
            <w:vAlign w:val="center"/>
          </w:tcPr>
          <w:p w14:paraId="206E1871" w14:textId="77777777" w:rsidR="005B4377" w:rsidRPr="00396024" w:rsidRDefault="005B4377" w:rsidP="004E35C8">
            <w:r>
              <w:t>Document Type</w:t>
            </w:r>
          </w:p>
        </w:tc>
        <w:tc>
          <w:tcPr>
            <w:tcW w:w="6166" w:type="dxa"/>
            <w:gridSpan w:val="3"/>
            <w:shd w:val="clear" w:color="auto" w:fill="E6E6E6"/>
            <w:vAlign w:val="center"/>
          </w:tcPr>
          <w:p w14:paraId="3AAC7D98" w14:textId="77777777" w:rsidR="005B4377" w:rsidRPr="00E807B0" w:rsidRDefault="005B4377" w:rsidP="004E35C8">
            <w:pPr>
              <w:jc w:val="center"/>
              <w:rPr>
                <w:b/>
              </w:rPr>
            </w:pPr>
            <w:r w:rsidRPr="00E807B0">
              <w:rPr>
                <w:b/>
              </w:rPr>
              <w:fldChar w:fldCharType="begin"/>
            </w:r>
            <w:r w:rsidRPr="00E807B0">
              <w:rPr>
                <w:b/>
              </w:rPr>
              <w:instrText xml:space="preserve"> DOCPROPERTY  DocType  \* MERGEFORMAT </w:instrText>
            </w:r>
            <w:r w:rsidRPr="00E807B0">
              <w:rPr>
                <w:b/>
              </w:rPr>
              <w:fldChar w:fldCharType="separate"/>
            </w:r>
            <w:r w:rsidR="009511B2">
              <w:rPr>
                <w:b/>
              </w:rPr>
              <w:t>Feature Implementation Specification (FIS)</w:t>
            </w:r>
            <w:r w:rsidRPr="00E807B0">
              <w:rPr>
                <w:b/>
              </w:rPr>
              <w:fldChar w:fldCharType="end"/>
            </w:r>
          </w:p>
        </w:tc>
        <w:tc>
          <w:tcPr>
            <w:tcW w:w="0" w:type="auto"/>
            <w:vAlign w:val="center"/>
          </w:tcPr>
          <w:p w14:paraId="065B0232" w14:textId="77777777" w:rsidR="005B4377" w:rsidRPr="00396024" w:rsidRDefault="005B4377" w:rsidP="004E35C8">
            <w:pPr>
              <w:rPr>
                <w:sz w:val="16"/>
                <w:szCs w:val="16"/>
              </w:rPr>
            </w:pPr>
          </w:p>
        </w:tc>
      </w:tr>
      <w:tr w:rsidR="005B4377" w:rsidRPr="00155160" w14:paraId="0E47D7B8" w14:textId="77777777" w:rsidTr="004E35C8">
        <w:trPr>
          <w:trHeight w:val="20"/>
        </w:trPr>
        <w:tc>
          <w:tcPr>
            <w:tcW w:w="2127" w:type="dxa"/>
            <w:vAlign w:val="center"/>
          </w:tcPr>
          <w:p w14:paraId="1B0C1722" w14:textId="77777777" w:rsidR="005B4377" w:rsidRPr="00155160" w:rsidRDefault="005B4377" w:rsidP="004E35C8">
            <w:r w:rsidRPr="00155160">
              <w:t>Template Version</w:t>
            </w:r>
          </w:p>
        </w:tc>
        <w:tc>
          <w:tcPr>
            <w:tcW w:w="6166" w:type="dxa"/>
            <w:gridSpan w:val="3"/>
            <w:shd w:val="clear" w:color="auto" w:fill="E6E6E6"/>
            <w:vAlign w:val="center"/>
          </w:tcPr>
          <w:p w14:paraId="39E0409A" w14:textId="77777777" w:rsidR="005B4377" w:rsidRPr="00E807B0" w:rsidRDefault="00E807B0" w:rsidP="00E807B0">
            <w:pPr>
              <w:jc w:val="center"/>
              <w:rPr>
                <w:b/>
              </w:rPr>
            </w:pPr>
            <w:r w:rsidRPr="00E807B0">
              <w:rPr>
                <w:b/>
              </w:rPr>
              <w:fldChar w:fldCharType="begin"/>
            </w:r>
            <w:r w:rsidRPr="00E807B0">
              <w:rPr>
                <w:b/>
              </w:rPr>
              <w:instrText xml:space="preserve"> DOCPROPERTY  TemplateVersion  \* MERGEFORMAT </w:instrText>
            </w:r>
            <w:r w:rsidRPr="00E807B0">
              <w:rPr>
                <w:b/>
              </w:rPr>
              <w:fldChar w:fldCharType="separate"/>
            </w:r>
            <w:r w:rsidR="009511B2">
              <w:rPr>
                <w:b/>
              </w:rPr>
              <w:t>6</w:t>
            </w:r>
            <w:r w:rsidRPr="00E807B0">
              <w:rPr>
                <w:b/>
              </w:rPr>
              <w:fldChar w:fldCharType="end"/>
            </w:r>
            <w:r w:rsidR="005B4377" w:rsidRPr="00E807B0">
              <w:rPr>
                <w:b/>
              </w:rPr>
              <w:t>.</w:t>
            </w:r>
            <w:r w:rsidRPr="00E807B0">
              <w:rPr>
                <w:b/>
              </w:rPr>
              <w:fldChar w:fldCharType="begin"/>
            </w:r>
            <w:r w:rsidRPr="00E807B0">
              <w:rPr>
                <w:b/>
              </w:rPr>
              <w:instrText xml:space="preserve"> DOCPROPERTY  TemplateRevision  \* MERGEFORMAT </w:instrText>
            </w:r>
            <w:r w:rsidRPr="00E807B0">
              <w:rPr>
                <w:b/>
              </w:rPr>
              <w:fldChar w:fldCharType="separate"/>
            </w:r>
            <w:r w:rsidR="009511B2">
              <w:rPr>
                <w:b/>
              </w:rPr>
              <w:t>0c</w:t>
            </w:r>
            <w:r w:rsidRPr="00E807B0">
              <w:rPr>
                <w:b/>
              </w:rPr>
              <w:fldChar w:fldCharType="end"/>
            </w:r>
          </w:p>
        </w:tc>
        <w:tc>
          <w:tcPr>
            <w:tcW w:w="0" w:type="auto"/>
            <w:vAlign w:val="center"/>
          </w:tcPr>
          <w:p w14:paraId="6B1B3832" w14:textId="77777777" w:rsidR="005B4377" w:rsidRPr="00155160" w:rsidRDefault="005B4377" w:rsidP="004E35C8">
            <w:pPr>
              <w:rPr>
                <w:sz w:val="16"/>
                <w:szCs w:val="16"/>
              </w:rPr>
            </w:pPr>
          </w:p>
        </w:tc>
      </w:tr>
      <w:tr w:rsidR="005B4377" w:rsidRPr="00396024" w14:paraId="75959848" w14:textId="77777777" w:rsidTr="004E35C8">
        <w:trPr>
          <w:trHeight w:val="20"/>
        </w:trPr>
        <w:tc>
          <w:tcPr>
            <w:tcW w:w="2127" w:type="dxa"/>
            <w:vAlign w:val="center"/>
          </w:tcPr>
          <w:p w14:paraId="752B6390" w14:textId="77777777" w:rsidR="005B4377" w:rsidRPr="00771878" w:rsidRDefault="005B4377" w:rsidP="004E35C8">
            <w:r w:rsidRPr="00771878">
              <w:t>Document ID</w:t>
            </w:r>
          </w:p>
        </w:tc>
        <w:tc>
          <w:tcPr>
            <w:tcW w:w="6166" w:type="dxa"/>
            <w:gridSpan w:val="3"/>
            <w:shd w:val="clear" w:color="auto" w:fill="E6E6E6"/>
            <w:vAlign w:val="center"/>
          </w:tcPr>
          <w:p w14:paraId="1C979495" w14:textId="77777777" w:rsidR="005B4377" w:rsidRPr="00771878" w:rsidRDefault="004571F5" w:rsidP="004E35C8">
            <w:pPr>
              <w:jc w:val="center"/>
            </w:pPr>
            <w:r w:rsidRPr="00E807B0">
              <w:rPr>
                <w:b/>
              </w:rPr>
              <w:fldChar w:fldCharType="begin"/>
            </w:r>
            <w:r w:rsidRPr="00E807B0">
              <w:rPr>
                <w:b/>
              </w:rPr>
              <w:instrText xml:space="preserve"> FILENAME  \* Lower  \* MERGEFORMAT </w:instrText>
            </w:r>
            <w:r w:rsidRPr="00E807B0">
              <w:rPr>
                <w:b/>
              </w:rPr>
              <w:fldChar w:fldCharType="separate"/>
            </w:r>
            <w:r w:rsidR="009511B2">
              <w:rPr>
                <w:b/>
                <w:noProof/>
              </w:rPr>
              <w:t>power liftgate fis.docx</w:t>
            </w:r>
            <w:r w:rsidRPr="00E807B0">
              <w:rPr>
                <w:b/>
              </w:rPr>
              <w:fldChar w:fldCharType="end"/>
            </w:r>
          </w:p>
        </w:tc>
        <w:tc>
          <w:tcPr>
            <w:tcW w:w="0" w:type="auto"/>
            <w:vAlign w:val="center"/>
          </w:tcPr>
          <w:p w14:paraId="7E2BE8F9" w14:textId="77777777" w:rsidR="005B4377" w:rsidRPr="00396024" w:rsidRDefault="005B4377" w:rsidP="004E35C8">
            <w:pPr>
              <w:rPr>
                <w:sz w:val="16"/>
                <w:szCs w:val="16"/>
              </w:rPr>
            </w:pPr>
          </w:p>
        </w:tc>
      </w:tr>
      <w:tr w:rsidR="004571F5" w:rsidRPr="00396024" w14:paraId="653CC51F" w14:textId="77777777" w:rsidTr="004E35C8">
        <w:trPr>
          <w:trHeight w:val="20"/>
        </w:trPr>
        <w:tc>
          <w:tcPr>
            <w:tcW w:w="2127" w:type="dxa"/>
            <w:tcBorders>
              <w:bottom w:val="single" w:sz="4" w:space="0" w:color="auto"/>
            </w:tcBorders>
            <w:vAlign w:val="center"/>
          </w:tcPr>
          <w:p w14:paraId="06FFFDDE" w14:textId="77777777" w:rsidR="004571F5" w:rsidRDefault="004571F5" w:rsidP="004571F5">
            <w:r>
              <w:t>Document Location</w:t>
            </w:r>
          </w:p>
        </w:tc>
        <w:tc>
          <w:tcPr>
            <w:tcW w:w="6166" w:type="dxa"/>
            <w:gridSpan w:val="3"/>
            <w:tcBorders>
              <w:bottom w:val="single" w:sz="4" w:space="0" w:color="auto"/>
            </w:tcBorders>
            <w:shd w:val="clear" w:color="auto" w:fill="E6E6E6"/>
            <w:vAlign w:val="center"/>
          </w:tcPr>
          <w:p w14:paraId="25BADCEE" w14:textId="77777777" w:rsidR="004571F5" w:rsidRPr="00E807B0" w:rsidRDefault="004571F5" w:rsidP="004571F5">
            <w:pPr>
              <w:jc w:val="center"/>
              <w:rPr>
                <w:b/>
              </w:rPr>
            </w:pPr>
          </w:p>
        </w:tc>
        <w:tc>
          <w:tcPr>
            <w:tcW w:w="0" w:type="auto"/>
            <w:tcBorders>
              <w:bottom w:val="single" w:sz="4" w:space="0" w:color="auto"/>
            </w:tcBorders>
            <w:shd w:val="clear" w:color="auto" w:fill="auto"/>
            <w:vAlign w:val="center"/>
          </w:tcPr>
          <w:p w14:paraId="0CBA618B" w14:textId="77777777" w:rsidR="004571F5" w:rsidRPr="00396024" w:rsidRDefault="004571F5" w:rsidP="004571F5"/>
        </w:tc>
      </w:tr>
      <w:tr w:rsidR="005B4377" w:rsidRPr="00396024" w14:paraId="3B12FBB9" w14:textId="77777777" w:rsidTr="004E35C8">
        <w:trPr>
          <w:trHeight w:val="20"/>
        </w:trPr>
        <w:tc>
          <w:tcPr>
            <w:tcW w:w="2127" w:type="dxa"/>
            <w:tcBorders>
              <w:bottom w:val="single" w:sz="4" w:space="0" w:color="auto"/>
            </w:tcBorders>
            <w:vAlign w:val="center"/>
          </w:tcPr>
          <w:p w14:paraId="676315DE" w14:textId="77777777" w:rsidR="005B4377" w:rsidRPr="00396024" w:rsidRDefault="005B4377" w:rsidP="004E35C8">
            <w:r w:rsidRPr="00396024">
              <w:t>Document Owner</w:t>
            </w:r>
          </w:p>
        </w:tc>
        <w:tc>
          <w:tcPr>
            <w:tcW w:w="6166" w:type="dxa"/>
            <w:gridSpan w:val="3"/>
            <w:tcBorders>
              <w:bottom w:val="single" w:sz="4" w:space="0" w:color="auto"/>
            </w:tcBorders>
            <w:shd w:val="clear" w:color="auto" w:fill="E6E6E6"/>
            <w:vAlign w:val="center"/>
          </w:tcPr>
          <w:p w14:paraId="5F4ADD28" w14:textId="311FF0DB" w:rsidR="005B4377" w:rsidRPr="00E807B0" w:rsidRDefault="005B4377" w:rsidP="004E35C8">
            <w:pPr>
              <w:jc w:val="center"/>
              <w:rPr>
                <w:b/>
              </w:rPr>
            </w:pPr>
            <w:r w:rsidRPr="00E807B0">
              <w:rPr>
                <w:b/>
              </w:rPr>
              <w:fldChar w:fldCharType="begin"/>
            </w:r>
            <w:r w:rsidRPr="00E807B0">
              <w:rPr>
                <w:b/>
              </w:rPr>
              <w:instrText xml:space="preserve"> DOCPROPERTY  DocOwner  \* MERGEFORMAT </w:instrText>
            </w:r>
            <w:r w:rsidRPr="00E807B0">
              <w:rPr>
                <w:b/>
              </w:rPr>
              <w:fldChar w:fldCharType="separate"/>
            </w:r>
            <w:r w:rsidR="009511B2">
              <w:rPr>
                <w:b/>
              </w:rPr>
              <w:t>Daniel King (DKING13)</w:t>
            </w:r>
            <w:r w:rsidRPr="00E807B0">
              <w:rPr>
                <w:b/>
              </w:rPr>
              <w:fldChar w:fldCharType="end"/>
            </w:r>
            <w:r w:rsidR="006B2469">
              <w:rPr>
                <w:b/>
              </w:rPr>
              <w:t xml:space="preserve">, </w:t>
            </w:r>
            <w:r w:rsidR="006B2469" w:rsidRPr="006B2469">
              <w:rPr>
                <w:b/>
                <w:highlight w:val="cyan"/>
              </w:rPr>
              <w:t>Karan Puri (KPURI)</w:t>
            </w:r>
          </w:p>
        </w:tc>
        <w:tc>
          <w:tcPr>
            <w:tcW w:w="0" w:type="auto"/>
            <w:tcBorders>
              <w:bottom w:val="single" w:sz="4" w:space="0" w:color="auto"/>
            </w:tcBorders>
            <w:shd w:val="clear" w:color="auto" w:fill="auto"/>
            <w:vAlign w:val="center"/>
          </w:tcPr>
          <w:p w14:paraId="56133CDE" w14:textId="77777777" w:rsidR="005B4377" w:rsidRPr="00396024" w:rsidRDefault="005B4377" w:rsidP="004E35C8"/>
        </w:tc>
      </w:tr>
      <w:tr w:rsidR="005B4377" w:rsidRPr="00396024" w14:paraId="31BF889E" w14:textId="77777777" w:rsidTr="004E35C8">
        <w:trPr>
          <w:trHeight w:val="20"/>
        </w:trPr>
        <w:tc>
          <w:tcPr>
            <w:tcW w:w="2127" w:type="dxa"/>
            <w:vAlign w:val="center"/>
          </w:tcPr>
          <w:p w14:paraId="624FB156" w14:textId="77777777" w:rsidR="005B4377" w:rsidRPr="00396024" w:rsidRDefault="005B4377" w:rsidP="004E35C8">
            <w:r w:rsidRPr="00396024">
              <w:t>Document Version</w:t>
            </w:r>
          </w:p>
        </w:tc>
        <w:tc>
          <w:tcPr>
            <w:tcW w:w="6166" w:type="dxa"/>
            <w:gridSpan w:val="3"/>
            <w:shd w:val="clear" w:color="auto" w:fill="E6E6E6"/>
            <w:vAlign w:val="center"/>
          </w:tcPr>
          <w:p w14:paraId="265314DF" w14:textId="77777777" w:rsidR="005B4377" w:rsidRPr="00E807B0" w:rsidRDefault="005B4377" w:rsidP="004E35C8">
            <w:pPr>
              <w:jc w:val="center"/>
              <w:rPr>
                <w:b/>
              </w:rPr>
            </w:pPr>
            <w:r w:rsidRPr="00E807B0">
              <w:rPr>
                <w:b/>
              </w:rPr>
              <w:fldChar w:fldCharType="begin"/>
            </w:r>
            <w:r w:rsidRPr="00E807B0">
              <w:rPr>
                <w:b/>
              </w:rPr>
              <w:instrText xml:space="preserve"> DOCPROPERTY  DocRevision  \* MERGEFORMAT </w:instrText>
            </w:r>
            <w:r w:rsidRPr="00E807B0">
              <w:rPr>
                <w:b/>
              </w:rPr>
              <w:fldChar w:fldCharType="separate"/>
            </w:r>
            <w:r w:rsidR="009511B2">
              <w:rPr>
                <w:b/>
              </w:rPr>
              <w:t>A</w:t>
            </w:r>
            <w:r w:rsidRPr="00E807B0">
              <w:rPr>
                <w:b/>
              </w:rPr>
              <w:fldChar w:fldCharType="end"/>
            </w:r>
          </w:p>
        </w:tc>
        <w:tc>
          <w:tcPr>
            <w:tcW w:w="0" w:type="auto"/>
            <w:tcBorders>
              <w:bottom w:val="single" w:sz="4" w:space="0" w:color="auto"/>
            </w:tcBorders>
            <w:vAlign w:val="center"/>
          </w:tcPr>
          <w:p w14:paraId="5C5486AD" w14:textId="77777777" w:rsidR="005B4377" w:rsidRPr="00396024" w:rsidRDefault="005B4377" w:rsidP="004E35C8"/>
        </w:tc>
      </w:tr>
      <w:tr w:rsidR="005B4377" w:rsidRPr="00396024" w14:paraId="16B52A8A" w14:textId="77777777" w:rsidTr="004E35C8">
        <w:trPr>
          <w:trHeight w:val="20"/>
        </w:trPr>
        <w:tc>
          <w:tcPr>
            <w:tcW w:w="2127" w:type="dxa"/>
            <w:vAlign w:val="center"/>
          </w:tcPr>
          <w:p w14:paraId="1BE8F336" w14:textId="77777777" w:rsidR="005B4377" w:rsidRPr="00396024" w:rsidRDefault="005B4377" w:rsidP="004E35C8">
            <w:r>
              <w:t>Document Status</w:t>
            </w:r>
          </w:p>
        </w:tc>
        <w:tc>
          <w:tcPr>
            <w:tcW w:w="6166" w:type="dxa"/>
            <w:gridSpan w:val="3"/>
            <w:shd w:val="clear" w:color="auto" w:fill="E6E6E6"/>
            <w:vAlign w:val="center"/>
          </w:tcPr>
          <w:p w14:paraId="52C721FA" w14:textId="77777777" w:rsidR="005B4377" w:rsidRPr="00E807B0" w:rsidRDefault="005B4377" w:rsidP="004E35C8">
            <w:pPr>
              <w:jc w:val="center"/>
              <w:rPr>
                <w:b/>
              </w:rPr>
            </w:pPr>
            <w:r w:rsidRPr="00E807B0">
              <w:rPr>
                <w:b/>
              </w:rPr>
              <w:fldChar w:fldCharType="begin"/>
            </w:r>
            <w:r w:rsidRPr="00E807B0">
              <w:rPr>
                <w:b/>
              </w:rPr>
              <w:instrText xml:space="preserve"> DOCPROPERTY  DocStatus  \* MERGEFORMAT </w:instrText>
            </w:r>
            <w:r w:rsidRPr="00E807B0">
              <w:rPr>
                <w:b/>
              </w:rPr>
              <w:fldChar w:fldCharType="separate"/>
            </w:r>
            <w:r w:rsidR="009511B2">
              <w:rPr>
                <w:b/>
              </w:rPr>
              <w:t>Draft</w:t>
            </w:r>
            <w:r w:rsidRPr="00E807B0">
              <w:rPr>
                <w:b/>
              </w:rPr>
              <w:fldChar w:fldCharType="end"/>
            </w:r>
          </w:p>
        </w:tc>
        <w:tc>
          <w:tcPr>
            <w:tcW w:w="0" w:type="auto"/>
            <w:tcBorders>
              <w:bottom w:val="single" w:sz="4" w:space="0" w:color="auto"/>
            </w:tcBorders>
            <w:vAlign w:val="center"/>
          </w:tcPr>
          <w:p w14:paraId="3C6F58F9" w14:textId="77777777" w:rsidR="005B4377" w:rsidRPr="00396024" w:rsidRDefault="005B4377" w:rsidP="004E35C8"/>
        </w:tc>
      </w:tr>
      <w:tr w:rsidR="005B4377" w:rsidRPr="00396024" w14:paraId="739E6D55" w14:textId="77777777" w:rsidTr="004E35C8">
        <w:trPr>
          <w:trHeight w:val="20"/>
        </w:trPr>
        <w:tc>
          <w:tcPr>
            <w:tcW w:w="2127" w:type="dxa"/>
            <w:tcBorders>
              <w:bottom w:val="single" w:sz="4" w:space="0" w:color="auto"/>
            </w:tcBorders>
            <w:vAlign w:val="center"/>
          </w:tcPr>
          <w:p w14:paraId="3F2DC10E" w14:textId="77777777" w:rsidR="005B4377" w:rsidRDefault="005B4377" w:rsidP="004E35C8">
            <w:r>
              <w:t>Date Issued</w:t>
            </w:r>
          </w:p>
        </w:tc>
        <w:tc>
          <w:tcPr>
            <w:tcW w:w="6166" w:type="dxa"/>
            <w:gridSpan w:val="3"/>
            <w:tcBorders>
              <w:bottom w:val="single" w:sz="4" w:space="0" w:color="auto"/>
            </w:tcBorders>
            <w:shd w:val="clear" w:color="auto" w:fill="E6E6E6"/>
            <w:vAlign w:val="center"/>
          </w:tcPr>
          <w:p w14:paraId="59541684" w14:textId="77777777" w:rsidR="005B4377" w:rsidRPr="00E807B0" w:rsidRDefault="005B4377" w:rsidP="004E35C8">
            <w:pPr>
              <w:jc w:val="center"/>
              <w:rPr>
                <w:b/>
              </w:rPr>
            </w:pPr>
            <w:r w:rsidRPr="00E807B0">
              <w:rPr>
                <w:b/>
              </w:rPr>
              <w:fldChar w:fldCharType="begin"/>
            </w:r>
            <w:r w:rsidRPr="00E807B0">
              <w:rPr>
                <w:b/>
              </w:rPr>
              <w:instrText xml:space="preserve"> DOCPROPERTY  DocIssueDate  \* MERGEFORMAT </w:instrText>
            </w:r>
            <w:r w:rsidRPr="00E807B0">
              <w:rPr>
                <w:b/>
              </w:rPr>
              <w:fldChar w:fldCharType="separate"/>
            </w:r>
            <w:r w:rsidR="009511B2">
              <w:rPr>
                <w:b/>
              </w:rPr>
              <w:t>2020-01-31</w:t>
            </w:r>
            <w:r w:rsidRPr="00E807B0">
              <w:rPr>
                <w:b/>
              </w:rPr>
              <w:fldChar w:fldCharType="end"/>
            </w:r>
          </w:p>
        </w:tc>
        <w:tc>
          <w:tcPr>
            <w:tcW w:w="0" w:type="auto"/>
            <w:tcBorders>
              <w:bottom w:val="single" w:sz="4" w:space="0" w:color="auto"/>
            </w:tcBorders>
            <w:shd w:val="clear" w:color="auto" w:fill="auto"/>
            <w:vAlign w:val="center"/>
          </w:tcPr>
          <w:p w14:paraId="09F0BD64" w14:textId="77777777" w:rsidR="005B4377" w:rsidRPr="00396024" w:rsidRDefault="005B4377" w:rsidP="004E35C8"/>
        </w:tc>
      </w:tr>
      <w:tr w:rsidR="005B4377" w:rsidRPr="00396024" w14:paraId="233C33FC" w14:textId="77777777" w:rsidTr="004E35C8">
        <w:trPr>
          <w:trHeight w:val="20"/>
        </w:trPr>
        <w:tc>
          <w:tcPr>
            <w:tcW w:w="2127" w:type="dxa"/>
            <w:tcBorders>
              <w:bottom w:val="single" w:sz="4" w:space="0" w:color="auto"/>
            </w:tcBorders>
            <w:vAlign w:val="center"/>
          </w:tcPr>
          <w:p w14:paraId="1FD54513" w14:textId="77777777" w:rsidR="005B4377" w:rsidRDefault="005B4377" w:rsidP="004E35C8">
            <w:r>
              <w:t>Date Revised</w:t>
            </w:r>
          </w:p>
        </w:tc>
        <w:tc>
          <w:tcPr>
            <w:tcW w:w="6166" w:type="dxa"/>
            <w:gridSpan w:val="3"/>
            <w:tcBorders>
              <w:bottom w:val="single" w:sz="4" w:space="0" w:color="auto"/>
            </w:tcBorders>
            <w:shd w:val="clear" w:color="auto" w:fill="E6E6E6"/>
            <w:vAlign w:val="center"/>
          </w:tcPr>
          <w:p w14:paraId="53C7B2A8" w14:textId="208C464F" w:rsidR="005B4377" w:rsidRPr="00E807B0" w:rsidRDefault="005B4377" w:rsidP="004E35C8">
            <w:pPr>
              <w:jc w:val="center"/>
              <w:rPr>
                <w:b/>
              </w:rPr>
            </w:pPr>
            <w:r w:rsidRPr="00A5244F">
              <w:rPr>
                <w:b/>
                <w:highlight w:val="cyan"/>
              </w:rPr>
              <w:fldChar w:fldCharType="begin"/>
            </w:r>
            <w:r w:rsidRPr="00A5244F">
              <w:rPr>
                <w:b/>
                <w:highlight w:val="cyan"/>
              </w:rPr>
              <w:instrText xml:space="preserve"> DOCPROPERTY  DocRevisionDate  \* MERGEFORMAT </w:instrText>
            </w:r>
            <w:r w:rsidRPr="00A5244F">
              <w:rPr>
                <w:b/>
                <w:highlight w:val="cyan"/>
              </w:rPr>
              <w:fldChar w:fldCharType="separate"/>
            </w:r>
            <w:r w:rsidR="009511B2" w:rsidRPr="00A5244F">
              <w:rPr>
                <w:b/>
                <w:highlight w:val="cyan"/>
              </w:rPr>
              <w:t>202</w:t>
            </w:r>
            <w:r w:rsidR="00A5244F" w:rsidRPr="00A5244F">
              <w:rPr>
                <w:b/>
                <w:highlight w:val="cyan"/>
              </w:rPr>
              <w:t>1</w:t>
            </w:r>
            <w:r w:rsidR="009511B2" w:rsidRPr="00A5244F">
              <w:rPr>
                <w:b/>
                <w:highlight w:val="cyan"/>
              </w:rPr>
              <w:t>-0</w:t>
            </w:r>
            <w:r w:rsidR="00A5244F" w:rsidRPr="00A5244F">
              <w:rPr>
                <w:b/>
                <w:highlight w:val="cyan"/>
              </w:rPr>
              <w:t>4</w:t>
            </w:r>
            <w:r w:rsidR="009511B2" w:rsidRPr="00A5244F">
              <w:rPr>
                <w:b/>
                <w:highlight w:val="cyan"/>
              </w:rPr>
              <w:t>-</w:t>
            </w:r>
            <w:r w:rsidRPr="00A5244F">
              <w:rPr>
                <w:b/>
                <w:highlight w:val="cyan"/>
              </w:rPr>
              <w:fldChar w:fldCharType="end"/>
            </w:r>
            <w:r w:rsidR="00A5244F" w:rsidRPr="00A5244F">
              <w:rPr>
                <w:b/>
                <w:highlight w:val="cyan"/>
              </w:rPr>
              <w:t>23</w:t>
            </w:r>
          </w:p>
        </w:tc>
        <w:tc>
          <w:tcPr>
            <w:tcW w:w="0" w:type="auto"/>
            <w:tcBorders>
              <w:bottom w:val="single" w:sz="4" w:space="0" w:color="auto"/>
            </w:tcBorders>
            <w:shd w:val="clear" w:color="auto" w:fill="auto"/>
            <w:vAlign w:val="center"/>
          </w:tcPr>
          <w:p w14:paraId="2F1DBF2F" w14:textId="77777777" w:rsidR="005B4377" w:rsidRPr="00396024" w:rsidRDefault="005B4377" w:rsidP="004E35C8"/>
        </w:tc>
      </w:tr>
      <w:tr w:rsidR="005B4377" w:rsidRPr="00396024" w14:paraId="51C4DB99" w14:textId="77777777" w:rsidTr="004E35C8">
        <w:trPr>
          <w:trHeight w:val="20"/>
        </w:trPr>
        <w:tc>
          <w:tcPr>
            <w:tcW w:w="2127" w:type="dxa"/>
            <w:vMerge w:val="restart"/>
            <w:vAlign w:val="center"/>
          </w:tcPr>
          <w:p w14:paraId="57A31014" w14:textId="77777777" w:rsidR="005B4377" w:rsidRDefault="005B4377" w:rsidP="004E35C8">
            <w:r>
              <w:t>Document Classification</w:t>
            </w:r>
          </w:p>
        </w:tc>
        <w:tc>
          <w:tcPr>
            <w:tcW w:w="1984" w:type="dxa"/>
            <w:tcBorders>
              <w:right w:val="nil"/>
            </w:tcBorders>
            <w:shd w:val="clear" w:color="auto" w:fill="E6E6E6"/>
            <w:vAlign w:val="center"/>
          </w:tcPr>
          <w:p w14:paraId="25ACBEB0" w14:textId="77777777" w:rsidR="005B4377" w:rsidRPr="009A5BDD" w:rsidRDefault="005B4377" w:rsidP="004E35C8">
            <w:pPr>
              <w:jc w:val="center"/>
            </w:pPr>
            <w:r w:rsidRPr="009A5BDD">
              <w:t>GIS1 Item Number:</w:t>
            </w:r>
          </w:p>
        </w:tc>
        <w:tc>
          <w:tcPr>
            <w:tcW w:w="4182" w:type="dxa"/>
            <w:gridSpan w:val="2"/>
            <w:tcBorders>
              <w:left w:val="nil"/>
            </w:tcBorders>
            <w:shd w:val="clear" w:color="auto" w:fill="E6E6E6"/>
            <w:vAlign w:val="center"/>
          </w:tcPr>
          <w:p w14:paraId="6F1C1D3B" w14:textId="77777777" w:rsidR="005B4377" w:rsidRPr="00E807B0" w:rsidRDefault="005B4377" w:rsidP="004E35C8">
            <w:pPr>
              <w:jc w:val="center"/>
              <w:rPr>
                <w:b/>
              </w:rPr>
            </w:pPr>
            <w:r w:rsidRPr="00E807B0">
              <w:rPr>
                <w:b/>
              </w:rPr>
              <w:fldChar w:fldCharType="begin"/>
            </w:r>
            <w:r w:rsidRPr="00E807B0">
              <w:rPr>
                <w:b/>
              </w:rPr>
              <w:instrText xml:space="preserve"> DOCPROPERTY  DocGis1ItemNumber  \* MERGEFORMAT </w:instrText>
            </w:r>
            <w:r w:rsidRPr="00E807B0">
              <w:rPr>
                <w:b/>
              </w:rPr>
              <w:fldChar w:fldCharType="separate"/>
            </w:r>
            <w:r w:rsidR="009511B2">
              <w:rPr>
                <w:b/>
              </w:rPr>
              <w:t>27.60/35</w:t>
            </w:r>
            <w:r w:rsidRPr="00E807B0">
              <w:rPr>
                <w:b/>
              </w:rPr>
              <w:fldChar w:fldCharType="end"/>
            </w:r>
          </w:p>
        </w:tc>
        <w:tc>
          <w:tcPr>
            <w:tcW w:w="0" w:type="auto"/>
            <w:vMerge w:val="restart"/>
            <w:shd w:val="clear" w:color="auto" w:fill="auto"/>
            <w:vAlign w:val="center"/>
          </w:tcPr>
          <w:p w14:paraId="249A6296" w14:textId="77777777" w:rsidR="005B4377" w:rsidRPr="00396024" w:rsidRDefault="005B4377" w:rsidP="004E35C8"/>
        </w:tc>
      </w:tr>
      <w:tr w:rsidR="005B4377" w:rsidRPr="00396024" w14:paraId="0E9BAF2A" w14:textId="77777777" w:rsidTr="004E35C8">
        <w:trPr>
          <w:trHeight w:val="20"/>
        </w:trPr>
        <w:tc>
          <w:tcPr>
            <w:tcW w:w="2127" w:type="dxa"/>
            <w:vMerge/>
            <w:vAlign w:val="center"/>
          </w:tcPr>
          <w:p w14:paraId="082964E3" w14:textId="77777777" w:rsidR="005B4377" w:rsidRDefault="005B4377" w:rsidP="004E35C8"/>
        </w:tc>
        <w:tc>
          <w:tcPr>
            <w:tcW w:w="1984" w:type="dxa"/>
            <w:tcBorders>
              <w:right w:val="nil"/>
            </w:tcBorders>
            <w:shd w:val="clear" w:color="auto" w:fill="E6E6E6"/>
            <w:vAlign w:val="center"/>
          </w:tcPr>
          <w:p w14:paraId="371005F2" w14:textId="77777777" w:rsidR="005B4377" w:rsidRPr="009A5BDD" w:rsidRDefault="005B4377" w:rsidP="004E35C8">
            <w:pPr>
              <w:jc w:val="center"/>
            </w:pPr>
            <w:r w:rsidRPr="009A5BDD">
              <w:t>GIS2 Classification:</w:t>
            </w:r>
          </w:p>
        </w:tc>
        <w:tc>
          <w:tcPr>
            <w:tcW w:w="4182" w:type="dxa"/>
            <w:gridSpan w:val="2"/>
            <w:tcBorders>
              <w:left w:val="nil"/>
            </w:tcBorders>
            <w:shd w:val="clear" w:color="auto" w:fill="E6E6E6"/>
            <w:vAlign w:val="center"/>
          </w:tcPr>
          <w:p w14:paraId="7CC0F891" w14:textId="77777777" w:rsidR="005B4377" w:rsidRPr="00E807B0" w:rsidRDefault="005B4377" w:rsidP="004E35C8">
            <w:pPr>
              <w:jc w:val="center"/>
              <w:rPr>
                <w:b/>
              </w:rPr>
            </w:pPr>
            <w:r w:rsidRPr="00E807B0">
              <w:rPr>
                <w:b/>
              </w:rPr>
              <w:fldChar w:fldCharType="begin"/>
            </w:r>
            <w:r w:rsidRPr="00E807B0">
              <w:rPr>
                <w:b/>
              </w:rPr>
              <w:instrText xml:space="preserve"> DOCPROPERTY  DocGis2Classification  \* MERGEFORMAT </w:instrText>
            </w:r>
            <w:r w:rsidRPr="00E807B0">
              <w:rPr>
                <w:b/>
              </w:rPr>
              <w:fldChar w:fldCharType="separate"/>
            </w:r>
            <w:r w:rsidR="009511B2">
              <w:rPr>
                <w:b/>
              </w:rPr>
              <w:t>Confidential</w:t>
            </w:r>
            <w:r w:rsidRPr="00E807B0">
              <w:rPr>
                <w:b/>
              </w:rPr>
              <w:fldChar w:fldCharType="end"/>
            </w:r>
          </w:p>
        </w:tc>
        <w:tc>
          <w:tcPr>
            <w:tcW w:w="0" w:type="auto"/>
            <w:vMerge/>
            <w:shd w:val="clear" w:color="auto" w:fill="auto"/>
            <w:vAlign w:val="center"/>
          </w:tcPr>
          <w:p w14:paraId="120CC2D9" w14:textId="77777777" w:rsidR="005B4377" w:rsidRPr="00396024" w:rsidRDefault="005B4377" w:rsidP="004E35C8"/>
        </w:tc>
      </w:tr>
      <w:tr w:rsidR="005B4377" w:rsidRPr="00396024" w14:paraId="3D1B807E" w14:textId="77777777" w:rsidTr="004E35C8">
        <w:trPr>
          <w:trHeight w:val="20"/>
        </w:trPr>
        <w:tc>
          <w:tcPr>
            <w:tcW w:w="10381" w:type="dxa"/>
            <w:gridSpan w:val="5"/>
            <w:tcBorders>
              <w:left w:val="nil"/>
              <w:bottom w:val="nil"/>
              <w:right w:val="nil"/>
            </w:tcBorders>
            <w:vAlign w:val="center"/>
          </w:tcPr>
          <w:p w14:paraId="059B97CE" w14:textId="77777777" w:rsidR="005B4377" w:rsidRPr="00396024" w:rsidRDefault="005B4377" w:rsidP="004E35C8"/>
        </w:tc>
      </w:tr>
      <w:tr w:rsidR="005B4377" w:rsidRPr="00396024" w14:paraId="752B54B1" w14:textId="77777777" w:rsidTr="004E35C8">
        <w:trPr>
          <w:trHeight w:val="20"/>
        </w:trPr>
        <w:tc>
          <w:tcPr>
            <w:tcW w:w="10381" w:type="dxa"/>
            <w:gridSpan w:val="5"/>
            <w:tcBorders>
              <w:top w:val="nil"/>
              <w:left w:val="nil"/>
              <w:right w:val="nil"/>
            </w:tcBorders>
            <w:vAlign w:val="center"/>
          </w:tcPr>
          <w:p w14:paraId="631D46A0" w14:textId="77777777" w:rsidR="005B4377" w:rsidRDefault="005B4377" w:rsidP="004E35C8"/>
        </w:tc>
      </w:tr>
      <w:tr w:rsidR="005B4377" w:rsidRPr="00396024" w14:paraId="7F8B1B78" w14:textId="77777777" w:rsidTr="004E35C8">
        <w:trPr>
          <w:trHeight w:val="20"/>
        </w:trPr>
        <w:tc>
          <w:tcPr>
            <w:tcW w:w="10381" w:type="dxa"/>
            <w:gridSpan w:val="5"/>
            <w:vAlign w:val="center"/>
          </w:tcPr>
          <w:p w14:paraId="1A5D1213" w14:textId="77777777" w:rsidR="005B4377" w:rsidRPr="00396024" w:rsidRDefault="005B4377" w:rsidP="004E35C8">
            <w:r w:rsidRPr="00A0347A">
              <w:t>Document Approval</w:t>
            </w:r>
          </w:p>
        </w:tc>
      </w:tr>
      <w:tr w:rsidR="005B4377" w:rsidRPr="00396024" w14:paraId="2E3F4EDA" w14:textId="77777777" w:rsidTr="004E35C8">
        <w:trPr>
          <w:trHeight w:val="20"/>
        </w:trPr>
        <w:tc>
          <w:tcPr>
            <w:tcW w:w="2127" w:type="dxa"/>
            <w:shd w:val="clear" w:color="auto" w:fill="D9D9D9" w:themeFill="background1" w:themeFillShade="D9"/>
            <w:vAlign w:val="center"/>
          </w:tcPr>
          <w:p w14:paraId="16A9D01E" w14:textId="77777777" w:rsidR="005B4377" w:rsidRDefault="005B4377" w:rsidP="004E35C8">
            <w:r w:rsidRPr="00FA67AF">
              <w:t>Person</w:t>
            </w:r>
          </w:p>
        </w:tc>
        <w:tc>
          <w:tcPr>
            <w:tcW w:w="3083" w:type="dxa"/>
            <w:gridSpan w:val="2"/>
            <w:shd w:val="clear" w:color="auto" w:fill="D9D9D9" w:themeFill="background1" w:themeFillShade="D9"/>
            <w:vAlign w:val="center"/>
          </w:tcPr>
          <w:p w14:paraId="0BA1DCC1" w14:textId="77777777" w:rsidR="005B4377" w:rsidRDefault="005B4377" w:rsidP="004E35C8">
            <w:r w:rsidRPr="00FA67AF">
              <w:t>Role</w:t>
            </w:r>
          </w:p>
        </w:tc>
        <w:tc>
          <w:tcPr>
            <w:tcW w:w="3083" w:type="dxa"/>
            <w:shd w:val="clear" w:color="auto" w:fill="D9D9D9" w:themeFill="background1" w:themeFillShade="D9"/>
            <w:vAlign w:val="center"/>
          </w:tcPr>
          <w:p w14:paraId="5B9E8106" w14:textId="77777777" w:rsidR="005B4377" w:rsidRDefault="005B4377" w:rsidP="004E35C8">
            <w:r w:rsidRPr="00FA67AF">
              <w:t>Email Confirmation</w:t>
            </w:r>
          </w:p>
        </w:tc>
        <w:tc>
          <w:tcPr>
            <w:tcW w:w="0" w:type="auto"/>
            <w:shd w:val="clear" w:color="auto" w:fill="D9D9D9" w:themeFill="background1" w:themeFillShade="D9"/>
            <w:vAlign w:val="center"/>
          </w:tcPr>
          <w:p w14:paraId="6AC8A3C3" w14:textId="77777777" w:rsidR="005B4377" w:rsidRPr="00396024" w:rsidRDefault="005B4377" w:rsidP="004E35C8">
            <w:r w:rsidRPr="00FA67AF">
              <w:t>Date</w:t>
            </w:r>
          </w:p>
        </w:tc>
      </w:tr>
      <w:tr w:rsidR="005B4377" w:rsidRPr="00396024" w14:paraId="6DE5DB94" w14:textId="77777777" w:rsidTr="004E35C8">
        <w:trPr>
          <w:trHeight w:val="20"/>
        </w:trPr>
        <w:tc>
          <w:tcPr>
            <w:tcW w:w="2127" w:type="dxa"/>
            <w:vAlign w:val="center"/>
          </w:tcPr>
          <w:p w14:paraId="4DC0C0F5" w14:textId="77777777" w:rsidR="005B4377" w:rsidRDefault="005B4377" w:rsidP="004E35C8"/>
        </w:tc>
        <w:tc>
          <w:tcPr>
            <w:tcW w:w="3083" w:type="dxa"/>
            <w:gridSpan w:val="2"/>
            <w:shd w:val="clear" w:color="auto" w:fill="auto"/>
            <w:vAlign w:val="center"/>
          </w:tcPr>
          <w:p w14:paraId="76B766F2" w14:textId="77777777" w:rsidR="005B4377" w:rsidRDefault="005B4377" w:rsidP="004E35C8"/>
        </w:tc>
        <w:tc>
          <w:tcPr>
            <w:tcW w:w="3083" w:type="dxa"/>
            <w:shd w:val="clear" w:color="auto" w:fill="auto"/>
            <w:vAlign w:val="center"/>
          </w:tcPr>
          <w:p w14:paraId="74F539FD" w14:textId="77777777" w:rsidR="005B4377" w:rsidRDefault="005B4377" w:rsidP="004E35C8"/>
        </w:tc>
        <w:tc>
          <w:tcPr>
            <w:tcW w:w="0" w:type="auto"/>
            <w:shd w:val="clear" w:color="auto" w:fill="auto"/>
            <w:vAlign w:val="center"/>
          </w:tcPr>
          <w:p w14:paraId="7EBE8449" w14:textId="77777777" w:rsidR="005B4377" w:rsidRPr="00396024" w:rsidRDefault="005B4377" w:rsidP="004E35C8"/>
        </w:tc>
      </w:tr>
      <w:tr w:rsidR="005B4377" w:rsidRPr="00396024" w14:paraId="6717D542" w14:textId="77777777" w:rsidTr="004E35C8">
        <w:trPr>
          <w:trHeight w:val="20"/>
        </w:trPr>
        <w:tc>
          <w:tcPr>
            <w:tcW w:w="2127" w:type="dxa"/>
            <w:vAlign w:val="center"/>
          </w:tcPr>
          <w:p w14:paraId="2625AEBC" w14:textId="77777777" w:rsidR="005B4377" w:rsidRDefault="005B4377" w:rsidP="004E35C8"/>
        </w:tc>
        <w:tc>
          <w:tcPr>
            <w:tcW w:w="3083" w:type="dxa"/>
            <w:gridSpan w:val="2"/>
            <w:shd w:val="clear" w:color="auto" w:fill="auto"/>
            <w:vAlign w:val="center"/>
          </w:tcPr>
          <w:p w14:paraId="0EAD206A" w14:textId="77777777" w:rsidR="005B4377" w:rsidRDefault="005B4377" w:rsidP="004E35C8"/>
        </w:tc>
        <w:tc>
          <w:tcPr>
            <w:tcW w:w="3083" w:type="dxa"/>
            <w:shd w:val="clear" w:color="auto" w:fill="auto"/>
            <w:vAlign w:val="center"/>
          </w:tcPr>
          <w:p w14:paraId="22C14C3D" w14:textId="77777777" w:rsidR="005B4377" w:rsidRDefault="005B4377" w:rsidP="004E35C8"/>
        </w:tc>
        <w:tc>
          <w:tcPr>
            <w:tcW w:w="0" w:type="auto"/>
            <w:shd w:val="clear" w:color="auto" w:fill="auto"/>
            <w:vAlign w:val="center"/>
          </w:tcPr>
          <w:p w14:paraId="6C968FCE" w14:textId="77777777" w:rsidR="005B4377" w:rsidRPr="00396024" w:rsidRDefault="005B4377" w:rsidP="004E35C8"/>
        </w:tc>
      </w:tr>
    </w:tbl>
    <w:p w14:paraId="185D35E5" w14:textId="77777777" w:rsidR="00CE4A6A" w:rsidRPr="009E3B7C" w:rsidRDefault="00CE4A6A">
      <w:pPr>
        <w:rPr>
          <w:rFonts w:cs="Arial"/>
        </w:rPr>
      </w:pPr>
    </w:p>
    <w:p w14:paraId="4AE961C4" w14:textId="77777777" w:rsidR="00227BB0" w:rsidRPr="00142F26" w:rsidRDefault="00227BB0" w:rsidP="00142F26">
      <w:pPr>
        <w:rPr>
          <w:caps/>
          <w:sz w:val="32"/>
        </w:rPr>
      </w:pPr>
    </w:p>
    <w:p w14:paraId="7658724B" w14:textId="77777777" w:rsidR="00CE4A6A" w:rsidRPr="00142F26" w:rsidRDefault="00CE4A6A" w:rsidP="00142F26">
      <w:pPr>
        <w:rPr>
          <w:rFonts w:cs="Arial"/>
          <w:caps/>
          <w:sz w:val="32"/>
        </w:rPr>
      </w:pPr>
    </w:p>
    <w:p w14:paraId="3A259C23" w14:textId="77777777" w:rsidR="00CE4A6A" w:rsidRPr="00142F26" w:rsidRDefault="003B765A" w:rsidP="00142F26">
      <w:pPr>
        <w:pStyle w:val="CoverpageTitle"/>
        <w:spacing w:before="0" w:after="0"/>
        <w:rPr>
          <w:rFonts w:cs="Arial"/>
          <w:szCs w:val="20"/>
        </w:rPr>
      </w:pPr>
      <w:r>
        <w:rPr>
          <w:rFonts w:cs="Arial"/>
          <w:szCs w:val="20"/>
        </w:rPr>
        <w:t>Printed Copies A</w:t>
      </w:r>
      <w:r w:rsidR="00CE4A6A" w:rsidRPr="00142F26">
        <w:rPr>
          <w:rFonts w:cs="Arial"/>
          <w:szCs w:val="20"/>
        </w:rPr>
        <w:t>re Uncontrolled</w:t>
      </w:r>
    </w:p>
    <w:p w14:paraId="4FE3ABFA" w14:textId="77777777" w:rsidR="00142F26" w:rsidRPr="00142F26" w:rsidRDefault="00142F26" w:rsidP="00142F26">
      <w:pPr>
        <w:pStyle w:val="CoverpageTitle"/>
        <w:spacing w:before="0" w:after="0"/>
        <w:jc w:val="left"/>
        <w:rPr>
          <w:rFonts w:cs="Arial"/>
          <w:b w:val="0"/>
          <w:szCs w:val="20"/>
        </w:rPr>
      </w:pPr>
    </w:p>
    <w:p w14:paraId="6C4977AD" w14:textId="77777777" w:rsidR="00CE4A6A" w:rsidRPr="009E3B7C" w:rsidRDefault="00CE4A6A" w:rsidP="00CE4A6A">
      <w:pPr>
        <w:rPr>
          <w:rFonts w:cs="Arial"/>
        </w:rPr>
      </w:pPr>
    </w:p>
    <w:p w14:paraId="59810A3A" w14:textId="77777777" w:rsidR="00CE4A6A" w:rsidRPr="009E3B7C" w:rsidRDefault="00CE4A6A" w:rsidP="00CE4A6A">
      <w:pPr>
        <w:rPr>
          <w:rFonts w:cs="Arial"/>
        </w:rPr>
        <w:sectPr w:rsidR="00CE4A6A" w:rsidRPr="009E3B7C" w:rsidSect="003D5A66">
          <w:headerReference w:type="default" r:id="rId11"/>
          <w:footerReference w:type="default" r:id="rId12"/>
          <w:headerReference w:type="first" r:id="rId13"/>
          <w:pgSz w:w="11907" w:h="16840" w:code="9"/>
          <w:pgMar w:top="1440" w:right="862" w:bottom="1440" w:left="862" w:header="567" w:footer="737" w:gutter="0"/>
          <w:cols w:space="720"/>
          <w:titlePg/>
          <w:docGrid w:linePitch="272"/>
        </w:sectPr>
      </w:pPr>
    </w:p>
    <w:p w14:paraId="46723FF1" w14:textId="77777777" w:rsidR="00CE4A6A" w:rsidRDefault="00CE4A6A" w:rsidP="009A63CD">
      <w:pPr>
        <w:pStyle w:val="Heading1"/>
        <w:numPr>
          <w:ilvl w:val="0"/>
          <w:numId w:val="0"/>
        </w:numPr>
      </w:pPr>
      <w:bookmarkStart w:id="0" w:name="_Toc498090117"/>
      <w:bookmarkStart w:id="1" w:name="_Toc32332078"/>
      <w:r w:rsidRPr="009A63CD">
        <w:lastRenderedPageBreak/>
        <w:t>Disclaimer</w:t>
      </w:r>
      <w:bookmarkEnd w:id="0"/>
      <w:bookmarkEnd w:id="1"/>
    </w:p>
    <w:p w14:paraId="280BD778" w14:textId="77777777" w:rsidR="009A63CD" w:rsidRPr="009A63CD" w:rsidRDefault="009A63CD" w:rsidP="009A63CD"/>
    <w:p w14:paraId="6955E50B" w14:textId="77777777" w:rsidR="00CE4A6A" w:rsidRPr="009E3B7C" w:rsidRDefault="00AC64CF" w:rsidP="00AC64CF">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009511B2" w:rsidRPr="009511B2">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F40B7A8" w14:textId="77777777" w:rsidR="00AC64CF" w:rsidRPr="009E3B7C" w:rsidRDefault="00AC64CF" w:rsidP="00AC64CF">
      <w:pPr>
        <w:jc w:val="both"/>
        <w:rPr>
          <w:rFonts w:cs="Arial"/>
          <w:b/>
          <w:bCs/>
          <w:color w:val="000000"/>
        </w:rPr>
      </w:pPr>
    </w:p>
    <w:p w14:paraId="10D267A6" w14:textId="77777777" w:rsidR="00CE4A6A" w:rsidRPr="009E3B7C" w:rsidRDefault="00CE4A6A" w:rsidP="00CE4A6A">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2DF06F2" w14:textId="77777777" w:rsidR="00CE4A6A" w:rsidRPr="009E3B7C" w:rsidRDefault="00CE4A6A" w:rsidP="00CE4A6A">
      <w:pPr>
        <w:jc w:val="both"/>
        <w:rPr>
          <w:rFonts w:cs="Arial"/>
          <w:color w:val="000000"/>
        </w:rPr>
      </w:pPr>
    </w:p>
    <w:p w14:paraId="711A623B" w14:textId="77777777" w:rsidR="00CE4A6A" w:rsidRPr="009E3B7C" w:rsidRDefault="00CE4A6A" w:rsidP="00CE4A6A">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1C375611" w14:textId="77777777" w:rsidR="00CE4A6A" w:rsidRPr="009E3B7C" w:rsidRDefault="00CE4A6A" w:rsidP="00CE4A6A">
      <w:pPr>
        <w:jc w:val="both"/>
        <w:rPr>
          <w:rFonts w:cs="Arial"/>
          <w:color w:val="000000"/>
        </w:rPr>
      </w:pPr>
    </w:p>
    <w:p w14:paraId="11ED7B8F" w14:textId="77777777" w:rsidR="00CE4A6A" w:rsidRPr="009E3B7C" w:rsidRDefault="00CE4A6A" w:rsidP="00CE4A6A">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EA9C4F6" w14:textId="77777777" w:rsidR="00CE4A6A" w:rsidRPr="009E3B7C" w:rsidRDefault="00CE4A6A" w:rsidP="00CE4A6A">
      <w:pPr>
        <w:jc w:val="both"/>
        <w:rPr>
          <w:rFonts w:cs="Arial"/>
          <w:color w:val="000000"/>
        </w:rPr>
      </w:pPr>
    </w:p>
    <w:p w14:paraId="31F5EB0F" w14:textId="77777777" w:rsidR="00CE4A6A" w:rsidRPr="009E3B7C" w:rsidRDefault="00CE4A6A" w:rsidP="00CE4A6A">
      <w:pPr>
        <w:jc w:val="both"/>
        <w:rPr>
          <w:rFonts w:cs="Arial"/>
          <w:color w:val="000000"/>
        </w:rPr>
      </w:pPr>
      <w:r w:rsidRPr="009E3B7C">
        <w:rPr>
          <w:rFonts w:cs="Arial"/>
          <w:color w:val="000000"/>
        </w:rPr>
        <w:t xml:space="preserve">This document or portions thereof shall not be distributed outside FORD MOTOR COMPANY without prior written consent. Refer all questions concerning disclosure to the author(s) or </w:t>
      </w:r>
      <w:r w:rsidR="00F66B65" w:rsidRPr="009E3B7C">
        <w:rPr>
          <w:rFonts w:cs="Arial"/>
          <w:color w:val="000000"/>
        </w:rPr>
        <w:t>any duly authorized representative of</w:t>
      </w:r>
      <w:r w:rsidRPr="009E3B7C">
        <w:rPr>
          <w:rFonts w:cs="Arial"/>
          <w:color w:val="000000"/>
        </w:rPr>
        <w:t xml:space="preserve"> Ford Motor Company.</w:t>
      </w:r>
    </w:p>
    <w:p w14:paraId="4247622F" w14:textId="77777777" w:rsidR="007D3F41" w:rsidRPr="009E3B7C" w:rsidRDefault="007D3F41" w:rsidP="00CE4A6A">
      <w:pPr>
        <w:jc w:val="both"/>
        <w:rPr>
          <w:rFonts w:cs="Arial"/>
          <w:color w:val="000000"/>
        </w:rPr>
      </w:pPr>
    </w:p>
    <w:p w14:paraId="478E86B5" w14:textId="77777777" w:rsidR="007D3F41" w:rsidRPr="009E3B7C" w:rsidRDefault="007D3F41" w:rsidP="007D3F41">
      <w:pPr>
        <w:rPr>
          <w:rFonts w:cs="Arial"/>
          <w:b/>
          <w:color w:val="000000"/>
        </w:rPr>
      </w:pPr>
      <w:r w:rsidRPr="009E3B7C">
        <w:rPr>
          <w:rFonts w:cs="Arial"/>
          <w:b/>
          <w:color w:val="000000"/>
        </w:rPr>
        <w:t xml:space="preserve">Copyright, </w:t>
      </w:r>
      <w:r w:rsidRPr="009E3B7C">
        <w:rPr>
          <w:rFonts w:cs="Arial"/>
          <w:b/>
          <w:color w:val="000000"/>
        </w:rPr>
        <w:fldChar w:fldCharType="begin"/>
      </w:r>
      <w:r w:rsidRPr="009E3B7C">
        <w:rPr>
          <w:rFonts w:cs="Arial"/>
          <w:b/>
          <w:color w:val="000000"/>
        </w:rPr>
        <w:instrText>symbol 211 \f "Symbol" \s 18</w:instrText>
      </w:r>
      <w:r w:rsidRPr="009E3B7C">
        <w:rPr>
          <w:rFonts w:cs="Arial"/>
          <w:b/>
          <w:color w:val="000000"/>
        </w:rPr>
        <w:fldChar w:fldCharType="separate"/>
      </w:r>
      <w:r w:rsidRPr="009E3B7C">
        <w:rPr>
          <w:rFonts w:cs="Arial"/>
          <w:b/>
          <w:color w:val="000000"/>
        </w:rPr>
        <w:t>Ó</w:t>
      </w:r>
      <w:r w:rsidRPr="009E3B7C">
        <w:rPr>
          <w:rFonts w:cs="Arial"/>
          <w:b/>
          <w:color w:val="000000"/>
        </w:rPr>
        <w:fldChar w:fldCharType="end"/>
      </w:r>
      <w:r w:rsidRPr="009E3B7C">
        <w:rPr>
          <w:rFonts w:cs="Arial"/>
          <w:b/>
          <w:color w:val="000000"/>
        </w:rPr>
        <w:t xml:space="preserve"> </w:t>
      </w:r>
      <w:proofErr w:type="gramStart"/>
      <w:r w:rsidRPr="009E3B7C">
        <w:rPr>
          <w:rFonts w:cs="Arial"/>
          <w:b/>
          <w:color w:val="000000"/>
        </w:rPr>
        <w:t>2016</w:t>
      </w:r>
      <w:r w:rsidRPr="009E3B7C">
        <w:rPr>
          <w:rFonts w:cs="Arial"/>
          <w:b/>
          <w:bCs/>
          <w:color w:val="000000"/>
        </w:rPr>
        <w:t xml:space="preserve"> </w:t>
      </w:r>
      <w:r w:rsidRPr="009E3B7C">
        <w:rPr>
          <w:rFonts w:cs="Arial"/>
          <w:b/>
          <w:color w:val="000000"/>
        </w:rPr>
        <w:t xml:space="preserve"> Ford</w:t>
      </w:r>
      <w:proofErr w:type="gramEnd"/>
      <w:r w:rsidRPr="009E3B7C">
        <w:rPr>
          <w:rFonts w:cs="Arial"/>
          <w:b/>
          <w:color w:val="000000"/>
        </w:rPr>
        <w:t xml:space="preserve"> Motor Company</w:t>
      </w:r>
    </w:p>
    <w:p w14:paraId="41D29B3B" w14:textId="77777777" w:rsidR="00CE4A6A" w:rsidRDefault="00CE4A6A" w:rsidP="00CE4A6A">
      <w:pPr>
        <w:pStyle w:val="Heading1"/>
        <w:numPr>
          <w:ilvl w:val="0"/>
          <w:numId w:val="0"/>
        </w:numPr>
        <w:ind w:left="432" w:hanging="432"/>
        <w:rPr>
          <w:szCs w:val="20"/>
        </w:rPr>
      </w:pPr>
      <w:bookmarkStart w:id="2" w:name="_Toc498090118"/>
      <w:bookmarkStart w:id="3" w:name="_Toc32332079"/>
      <w:r w:rsidRPr="009A63CD">
        <w:rPr>
          <w:szCs w:val="20"/>
        </w:rPr>
        <w:lastRenderedPageBreak/>
        <w:t>Contents</w:t>
      </w:r>
      <w:bookmarkEnd w:id="2"/>
      <w:bookmarkEnd w:id="3"/>
    </w:p>
    <w:p w14:paraId="4799F93B" w14:textId="77777777" w:rsidR="008E155B" w:rsidRPr="008E155B" w:rsidRDefault="008E155B" w:rsidP="008E155B"/>
    <w:p w14:paraId="78FB1B41" w14:textId="77777777" w:rsidR="009511B2" w:rsidRDefault="00D0389C">
      <w:pPr>
        <w:pStyle w:val="TOC1"/>
        <w:tabs>
          <w:tab w:val="right" w:leader="dot" w:pos="10173"/>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"1-6" \h \z \u </w:instrText>
      </w:r>
      <w:r w:rsidRPr="009E3B7C">
        <w:rPr>
          <w:rFonts w:cs="Arial"/>
        </w:rPr>
        <w:fldChar w:fldCharType="separate"/>
      </w:r>
      <w:hyperlink w:anchor="_Toc32332078" w:history="1">
        <w:r w:rsidR="009511B2" w:rsidRPr="004D4C13">
          <w:rPr>
            <w:rStyle w:val="Hyperlink"/>
            <w:noProof/>
          </w:rPr>
          <w:t>Disclaimer</w:t>
        </w:r>
        <w:r w:rsidR="009511B2">
          <w:rPr>
            <w:noProof/>
            <w:webHidden/>
          </w:rPr>
          <w:tab/>
        </w:r>
        <w:r w:rsidR="009511B2">
          <w:rPr>
            <w:noProof/>
            <w:webHidden/>
          </w:rPr>
          <w:fldChar w:fldCharType="begin"/>
        </w:r>
        <w:r w:rsidR="009511B2">
          <w:rPr>
            <w:noProof/>
            <w:webHidden/>
          </w:rPr>
          <w:instrText xml:space="preserve"> PAGEREF _Toc32332078 \h </w:instrText>
        </w:r>
        <w:r w:rsidR="009511B2">
          <w:rPr>
            <w:noProof/>
            <w:webHidden/>
          </w:rPr>
        </w:r>
        <w:r w:rsidR="009511B2">
          <w:rPr>
            <w:noProof/>
            <w:webHidden/>
          </w:rPr>
          <w:fldChar w:fldCharType="separate"/>
        </w:r>
        <w:r w:rsidR="009511B2">
          <w:rPr>
            <w:noProof/>
            <w:webHidden/>
          </w:rPr>
          <w:t>2</w:t>
        </w:r>
        <w:r w:rsidR="009511B2">
          <w:rPr>
            <w:noProof/>
            <w:webHidden/>
          </w:rPr>
          <w:fldChar w:fldCharType="end"/>
        </w:r>
      </w:hyperlink>
    </w:p>
    <w:p w14:paraId="5451901D" w14:textId="77777777" w:rsidR="009511B2" w:rsidRDefault="00F373CF">
      <w:pPr>
        <w:pStyle w:val="TOC1"/>
        <w:tabs>
          <w:tab w:val="right" w:leader="dot" w:pos="10173"/>
        </w:tabs>
        <w:rPr>
          <w:rFonts w:asciiTheme="minorHAnsi" w:eastAsiaTheme="minorEastAsia" w:hAnsiTheme="minorHAnsi" w:cstheme="minorBidi"/>
          <w:noProof/>
          <w:sz w:val="22"/>
          <w:szCs w:val="22"/>
        </w:rPr>
      </w:pPr>
      <w:hyperlink w:anchor="_Toc32332079" w:history="1">
        <w:r w:rsidR="009511B2" w:rsidRPr="004D4C13">
          <w:rPr>
            <w:rStyle w:val="Hyperlink"/>
            <w:noProof/>
          </w:rPr>
          <w:t>Contents</w:t>
        </w:r>
        <w:r w:rsidR="009511B2">
          <w:rPr>
            <w:noProof/>
            <w:webHidden/>
          </w:rPr>
          <w:tab/>
        </w:r>
        <w:r w:rsidR="009511B2">
          <w:rPr>
            <w:noProof/>
            <w:webHidden/>
          </w:rPr>
          <w:fldChar w:fldCharType="begin"/>
        </w:r>
        <w:r w:rsidR="009511B2">
          <w:rPr>
            <w:noProof/>
            <w:webHidden/>
          </w:rPr>
          <w:instrText xml:space="preserve"> PAGEREF _Toc32332079 \h </w:instrText>
        </w:r>
        <w:r w:rsidR="009511B2">
          <w:rPr>
            <w:noProof/>
            <w:webHidden/>
          </w:rPr>
        </w:r>
        <w:r w:rsidR="009511B2">
          <w:rPr>
            <w:noProof/>
            <w:webHidden/>
          </w:rPr>
          <w:fldChar w:fldCharType="separate"/>
        </w:r>
        <w:r w:rsidR="009511B2">
          <w:rPr>
            <w:noProof/>
            <w:webHidden/>
          </w:rPr>
          <w:t>3</w:t>
        </w:r>
        <w:r w:rsidR="009511B2">
          <w:rPr>
            <w:noProof/>
            <w:webHidden/>
          </w:rPr>
          <w:fldChar w:fldCharType="end"/>
        </w:r>
      </w:hyperlink>
    </w:p>
    <w:p w14:paraId="581279FB" w14:textId="77777777" w:rsidR="009511B2" w:rsidRDefault="00F373CF">
      <w:pPr>
        <w:pStyle w:val="TOC1"/>
        <w:tabs>
          <w:tab w:val="left" w:pos="400"/>
          <w:tab w:val="right" w:leader="dot" w:pos="10173"/>
        </w:tabs>
        <w:rPr>
          <w:rFonts w:asciiTheme="minorHAnsi" w:eastAsiaTheme="minorEastAsia" w:hAnsiTheme="minorHAnsi" w:cstheme="minorBidi"/>
          <w:noProof/>
          <w:sz w:val="22"/>
          <w:szCs w:val="22"/>
        </w:rPr>
      </w:pPr>
      <w:hyperlink w:anchor="_Toc32332080" w:history="1">
        <w:r w:rsidR="009511B2" w:rsidRPr="004D4C13">
          <w:rPr>
            <w:rStyle w:val="Hyperlink"/>
            <w:noProof/>
          </w:rPr>
          <w:t>1</w:t>
        </w:r>
        <w:r w:rsidR="009511B2">
          <w:rPr>
            <w:rFonts w:asciiTheme="minorHAnsi" w:eastAsiaTheme="minorEastAsia" w:hAnsiTheme="minorHAnsi" w:cstheme="minorBidi"/>
            <w:noProof/>
            <w:sz w:val="22"/>
            <w:szCs w:val="22"/>
          </w:rPr>
          <w:tab/>
        </w:r>
        <w:r w:rsidR="009511B2" w:rsidRPr="004D4C13">
          <w:rPr>
            <w:rStyle w:val="Hyperlink"/>
            <w:noProof/>
          </w:rPr>
          <w:t>Introduction</w:t>
        </w:r>
        <w:r w:rsidR="009511B2">
          <w:rPr>
            <w:noProof/>
            <w:webHidden/>
          </w:rPr>
          <w:tab/>
        </w:r>
        <w:r w:rsidR="009511B2">
          <w:rPr>
            <w:noProof/>
            <w:webHidden/>
          </w:rPr>
          <w:fldChar w:fldCharType="begin"/>
        </w:r>
        <w:r w:rsidR="009511B2">
          <w:rPr>
            <w:noProof/>
            <w:webHidden/>
          </w:rPr>
          <w:instrText xml:space="preserve"> PAGEREF _Toc32332080 \h </w:instrText>
        </w:r>
        <w:r w:rsidR="009511B2">
          <w:rPr>
            <w:noProof/>
            <w:webHidden/>
          </w:rPr>
        </w:r>
        <w:r w:rsidR="009511B2">
          <w:rPr>
            <w:noProof/>
            <w:webHidden/>
          </w:rPr>
          <w:fldChar w:fldCharType="separate"/>
        </w:r>
        <w:r w:rsidR="009511B2">
          <w:rPr>
            <w:noProof/>
            <w:webHidden/>
          </w:rPr>
          <w:t>8</w:t>
        </w:r>
        <w:r w:rsidR="009511B2">
          <w:rPr>
            <w:noProof/>
            <w:webHidden/>
          </w:rPr>
          <w:fldChar w:fldCharType="end"/>
        </w:r>
      </w:hyperlink>
    </w:p>
    <w:p w14:paraId="57DE7D08" w14:textId="77777777" w:rsidR="009511B2" w:rsidRDefault="00F373CF">
      <w:pPr>
        <w:pStyle w:val="TOC2"/>
        <w:rPr>
          <w:rFonts w:asciiTheme="minorHAnsi" w:eastAsiaTheme="minorEastAsia" w:hAnsiTheme="minorHAnsi" w:cstheme="minorBidi"/>
          <w:bCs w:val="0"/>
          <w:sz w:val="22"/>
          <w:szCs w:val="22"/>
        </w:rPr>
      </w:pPr>
      <w:hyperlink w:anchor="_Toc32332081" w:history="1">
        <w:r w:rsidR="009511B2" w:rsidRPr="004D4C13">
          <w:rPr>
            <w:rStyle w:val="Hyperlink"/>
          </w:rPr>
          <w:t>1.1</w:t>
        </w:r>
        <w:r w:rsidR="009511B2">
          <w:rPr>
            <w:rFonts w:asciiTheme="minorHAnsi" w:eastAsiaTheme="minorEastAsia" w:hAnsiTheme="minorHAnsi" w:cstheme="minorBidi"/>
            <w:bCs w:val="0"/>
            <w:sz w:val="22"/>
            <w:szCs w:val="22"/>
          </w:rPr>
          <w:tab/>
        </w:r>
        <w:r w:rsidR="009511B2" w:rsidRPr="004D4C13">
          <w:rPr>
            <w:rStyle w:val="Hyperlink"/>
          </w:rPr>
          <w:t>Document Purpose</w:t>
        </w:r>
        <w:r w:rsidR="009511B2">
          <w:rPr>
            <w:webHidden/>
          </w:rPr>
          <w:tab/>
        </w:r>
        <w:r w:rsidR="009511B2">
          <w:rPr>
            <w:webHidden/>
          </w:rPr>
          <w:fldChar w:fldCharType="begin"/>
        </w:r>
        <w:r w:rsidR="009511B2">
          <w:rPr>
            <w:webHidden/>
          </w:rPr>
          <w:instrText xml:space="preserve"> PAGEREF _Toc32332081 \h </w:instrText>
        </w:r>
        <w:r w:rsidR="009511B2">
          <w:rPr>
            <w:webHidden/>
          </w:rPr>
        </w:r>
        <w:r w:rsidR="009511B2">
          <w:rPr>
            <w:webHidden/>
          </w:rPr>
          <w:fldChar w:fldCharType="separate"/>
        </w:r>
        <w:r w:rsidR="009511B2">
          <w:rPr>
            <w:webHidden/>
          </w:rPr>
          <w:t>8</w:t>
        </w:r>
        <w:r w:rsidR="009511B2">
          <w:rPr>
            <w:webHidden/>
          </w:rPr>
          <w:fldChar w:fldCharType="end"/>
        </w:r>
      </w:hyperlink>
    </w:p>
    <w:p w14:paraId="0D6F767F" w14:textId="77777777" w:rsidR="009511B2" w:rsidRDefault="00F373CF">
      <w:pPr>
        <w:pStyle w:val="TOC2"/>
        <w:rPr>
          <w:rFonts w:asciiTheme="minorHAnsi" w:eastAsiaTheme="minorEastAsia" w:hAnsiTheme="minorHAnsi" w:cstheme="minorBidi"/>
          <w:bCs w:val="0"/>
          <w:sz w:val="22"/>
          <w:szCs w:val="22"/>
        </w:rPr>
      </w:pPr>
      <w:hyperlink w:anchor="_Toc32332082" w:history="1">
        <w:r w:rsidR="009511B2" w:rsidRPr="004D4C13">
          <w:rPr>
            <w:rStyle w:val="Hyperlink"/>
          </w:rPr>
          <w:t>1.2</w:t>
        </w:r>
        <w:r w:rsidR="009511B2">
          <w:rPr>
            <w:rFonts w:asciiTheme="minorHAnsi" w:eastAsiaTheme="minorEastAsia" w:hAnsiTheme="minorHAnsi" w:cstheme="minorBidi"/>
            <w:bCs w:val="0"/>
            <w:sz w:val="22"/>
            <w:szCs w:val="22"/>
          </w:rPr>
          <w:tab/>
        </w:r>
        <w:r w:rsidR="009511B2" w:rsidRPr="004D4C13">
          <w:rPr>
            <w:rStyle w:val="Hyperlink"/>
          </w:rPr>
          <w:t>Document Scope</w:t>
        </w:r>
        <w:r w:rsidR="009511B2">
          <w:rPr>
            <w:webHidden/>
          </w:rPr>
          <w:tab/>
        </w:r>
        <w:r w:rsidR="009511B2">
          <w:rPr>
            <w:webHidden/>
          </w:rPr>
          <w:fldChar w:fldCharType="begin"/>
        </w:r>
        <w:r w:rsidR="009511B2">
          <w:rPr>
            <w:webHidden/>
          </w:rPr>
          <w:instrText xml:space="preserve"> PAGEREF _Toc32332082 \h </w:instrText>
        </w:r>
        <w:r w:rsidR="009511B2">
          <w:rPr>
            <w:webHidden/>
          </w:rPr>
        </w:r>
        <w:r w:rsidR="009511B2">
          <w:rPr>
            <w:webHidden/>
          </w:rPr>
          <w:fldChar w:fldCharType="separate"/>
        </w:r>
        <w:r w:rsidR="009511B2">
          <w:rPr>
            <w:webHidden/>
          </w:rPr>
          <w:t>8</w:t>
        </w:r>
        <w:r w:rsidR="009511B2">
          <w:rPr>
            <w:webHidden/>
          </w:rPr>
          <w:fldChar w:fldCharType="end"/>
        </w:r>
      </w:hyperlink>
    </w:p>
    <w:p w14:paraId="0821B0C5" w14:textId="77777777" w:rsidR="009511B2" w:rsidRDefault="00F373CF">
      <w:pPr>
        <w:pStyle w:val="TOC2"/>
        <w:rPr>
          <w:rFonts w:asciiTheme="minorHAnsi" w:eastAsiaTheme="minorEastAsia" w:hAnsiTheme="minorHAnsi" w:cstheme="minorBidi"/>
          <w:bCs w:val="0"/>
          <w:sz w:val="22"/>
          <w:szCs w:val="22"/>
        </w:rPr>
      </w:pPr>
      <w:hyperlink w:anchor="_Toc32332083" w:history="1">
        <w:r w:rsidR="009511B2" w:rsidRPr="004D4C13">
          <w:rPr>
            <w:rStyle w:val="Hyperlink"/>
          </w:rPr>
          <w:t>1.3</w:t>
        </w:r>
        <w:r w:rsidR="009511B2">
          <w:rPr>
            <w:rFonts w:asciiTheme="minorHAnsi" w:eastAsiaTheme="minorEastAsia" w:hAnsiTheme="minorHAnsi" w:cstheme="minorBidi"/>
            <w:bCs w:val="0"/>
            <w:sz w:val="22"/>
            <w:szCs w:val="22"/>
          </w:rPr>
          <w:tab/>
        </w:r>
        <w:r w:rsidR="009511B2" w:rsidRPr="004D4C13">
          <w:rPr>
            <w:rStyle w:val="Hyperlink"/>
          </w:rPr>
          <w:t>Document Audience</w:t>
        </w:r>
        <w:r w:rsidR="009511B2">
          <w:rPr>
            <w:webHidden/>
          </w:rPr>
          <w:tab/>
        </w:r>
        <w:r w:rsidR="009511B2">
          <w:rPr>
            <w:webHidden/>
          </w:rPr>
          <w:fldChar w:fldCharType="begin"/>
        </w:r>
        <w:r w:rsidR="009511B2">
          <w:rPr>
            <w:webHidden/>
          </w:rPr>
          <w:instrText xml:space="preserve"> PAGEREF _Toc32332083 \h </w:instrText>
        </w:r>
        <w:r w:rsidR="009511B2">
          <w:rPr>
            <w:webHidden/>
          </w:rPr>
        </w:r>
        <w:r w:rsidR="009511B2">
          <w:rPr>
            <w:webHidden/>
          </w:rPr>
          <w:fldChar w:fldCharType="separate"/>
        </w:r>
        <w:r w:rsidR="009511B2">
          <w:rPr>
            <w:webHidden/>
          </w:rPr>
          <w:t>8</w:t>
        </w:r>
        <w:r w:rsidR="009511B2">
          <w:rPr>
            <w:webHidden/>
          </w:rPr>
          <w:fldChar w:fldCharType="end"/>
        </w:r>
      </w:hyperlink>
    </w:p>
    <w:p w14:paraId="0F8725C0" w14:textId="77777777" w:rsidR="009511B2" w:rsidRDefault="00F373CF">
      <w:pPr>
        <w:pStyle w:val="TOC3"/>
        <w:rPr>
          <w:rFonts w:asciiTheme="minorHAnsi" w:eastAsiaTheme="minorEastAsia" w:hAnsiTheme="minorHAnsi" w:cstheme="minorBidi"/>
          <w:noProof/>
          <w:sz w:val="22"/>
          <w:szCs w:val="22"/>
        </w:rPr>
      </w:pPr>
      <w:hyperlink w:anchor="_Toc32332084" w:history="1">
        <w:r w:rsidR="009511B2" w:rsidRPr="004D4C13">
          <w:rPr>
            <w:rStyle w:val="Hyperlink"/>
            <w:noProof/>
          </w:rPr>
          <w:t>1.3.1</w:t>
        </w:r>
        <w:r w:rsidR="009511B2">
          <w:rPr>
            <w:rFonts w:asciiTheme="minorHAnsi" w:eastAsiaTheme="minorEastAsia" w:hAnsiTheme="minorHAnsi" w:cstheme="minorBidi"/>
            <w:noProof/>
            <w:sz w:val="22"/>
            <w:szCs w:val="22"/>
          </w:rPr>
          <w:tab/>
        </w:r>
        <w:r w:rsidR="009511B2" w:rsidRPr="004D4C13">
          <w:rPr>
            <w:rStyle w:val="Hyperlink"/>
            <w:noProof/>
          </w:rPr>
          <w:t>Stakeholder List</w:t>
        </w:r>
        <w:r w:rsidR="009511B2">
          <w:rPr>
            <w:noProof/>
            <w:webHidden/>
          </w:rPr>
          <w:tab/>
        </w:r>
        <w:r w:rsidR="009511B2">
          <w:rPr>
            <w:noProof/>
            <w:webHidden/>
          </w:rPr>
          <w:fldChar w:fldCharType="begin"/>
        </w:r>
        <w:r w:rsidR="009511B2">
          <w:rPr>
            <w:noProof/>
            <w:webHidden/>
          </w:rPr>
          <w:instrText xml:space="preserve"> PAGEREF _Toc32332084 \h </w:instrText>
        </w:r>
        <w:r w:rsidR="009511B2">
          <w:rPr>
            <w:noProof/>
            <w:webHidden/>
          </w:rPr>
        </w:r>
        <w:r w:rsidR="009511B2">
          <w:rPr>
            <w:noProof/>
            <w:webHidden/>
          </w:rPr>
          <w:fldChar w:fldCharType="separate"/>
        </w:r>
        <w:r w:rsidR="009511B2">
          <w:rPr>
            <w:noProof/>
            <w:webHidden/>
          </w:rPr>
          <w:t>8</w:t>
        </w:r>
        <w:r w:rsidR="009511B2">
          <w:rPr>
            <w:noProof/>
            <w:webHidden/>
          </w:rPr>
          <w:fldChar w:fldCharType="end"/>
        </w:r>
      </w:hyperlink>
    </w:p>
    <w:p w14:paraId="4EBFE25C" w14:textId="77777777" w:rsidR="009511B2" w:rsidRDefault="00F373CF">
      <w:pPr>
        <w:pStyle w:val="TOC2"/>
        <w:rPr>
          <w:rFonts w:asciiTheme="minorHAnsi" w:eastAsiaTheme="minorEastAsia" w:hAnsiTheme="minorHAnsi" w:cstheme="minorBidi"/>
          <w:bCs w:val="0"/>
          <w:sz w:val="22"/>
          <w:szCs w:val="22"/>
        </w:rPr>
      </w:pPr>
      <w:hyperlink w:anchor="_Toc32332085" w:history="1">
        <w:r w:rsidR="009511B2" w:rsidRPr="004D4C13">
          <w:rPr>
            <w:rStyle w:val="Hyperlink"/>
          </w:rPr>
          <w:t>1.4</w:t>
        </w:r>
        <w:r w:rsidR="009511B2">
          <w:rPr>
            <w:rFonts w:asciiTheme="minorHAnsi" w:eastAsiaTheme="minorEastAsia" w:hAnsiTheme="minorHAnsi" w:cstheme="minorBidi"/>
            <w:bCs w:val="0"/>
            <w:sz w:val="22"/>
            <w:szCs w:val="22"/>
          </w:rPr>
          <w:tab/>
        </w:r>
        <w:r w:rsidR="009511B2" w:rsidRPr="004D4C13">
          <w:rPr>
            <w:rStyle w:val="Hyperlink"/>
          </w:rPr>
          <w:t>Document Organization</w:t>
        </w:r>
        <w:r w:rsidR="009511B2">
          <w:rPr>
            <w:webHidden/>
          </w:rPr>
          <w:tab/>
        </w:r>
        <w:r w:rsidR="009511B2">
          <w:rPr>
            <w:webHidden/>
          </w:rPr>
          <w:fldChar w:fldCharType="begin"/>
        </w:r>
        <w:r w:rsidR="009511B2">
          <w:rPr>
            <w:webHidden/>
          </w:rPr>
          <w:instrText xml:space="preserve"> PAGEREF _Toc32332085 \h </w:instrText>
        </w:r>
        <w:r w:rsidR="009511B2">
          <w:rPr>
            <w:webHidden/>
          </w:rPr>
        </w:r>
        <w:r w:rsidR="009511B2">
          <w:rPr>
            <w:webHidden/>
          </w:rPr>
          <w:fldChar w:fldCharType="separate"/>
        </w:r>
        <w:r w:rsidR="009511B2">
          <w:rPr>
            <w:webHidden/>
          </w:rPr>
          <w:t>8</w:t>
        </w:r>
        <w:r w:rsidR="009511B2">
          <w:rPr>
            <w:webHidden/>
          </w:rPr>
          <w:fldChar w:fldCharType="end"/>
        </w:r>
      </w:hyperlink>
    </w:p>
    <w:p w14:paraId="325BB253" w14:textId="77777777" w:rsidR="009511B2" w:rsidRDefault="00F373CF">
      <w:pPr>
        <w:pStyle w:val="TOC3"/>
        <w:rPr>
          <w:rFonts w:asciiTheme="minorHAnsi" w:eastAsiaTheme="minorEastAsia" w:hAnsiTheme="minorHAnsi" w:cstheme="minorBidi"/>
          <w:noProof/>
          <w:sz w:val="22"/>
          <w:szCs w:val="22"/>
        </w:rPr>
      </w:pPr>
      <w:hyperlink w:anchor="_Toc32332086" w:history="1">
        <w:r w:rsidR="009511B2" w:rsidRPr="004D4C13">
          <w:rPr>
            <w:rStyle w:val="Hyperlink"/>
            <w:noProof/>
          </w:rPr>
          <w:t>1.4.1</w:t>
        </w:r>
        <w:r w:rsidR="009511B2">
          <w:rPr>
            <w:rFonts w:asciiTheme="minorHAnsi" w:eastAsiaTheme="minorEastAsia" w:hAnsiTheme="minorHAnsi" w:cstheme="minorBidi"/>
            <w:noProof/>
            <w:sz w:val="22"/>
            <w:szCs w:val="22"/>
          </w:rPr>
          <w:tab/>
        </w:r>
        <w:r w:rsidR="009511B2" w:rsidRPr="004D4C13">
          <w:rPr>
            <w:rStyle w:val="Hyperlink"/>
            <w:noProof/>
          </w:rPr>
          <w:t>Document Context</w:t>
        </w:r>
        <w:r w:rsidR="009511B2">
          <w:rPr>
            <w:noProof/>
            <w:webHidden/>
          </w:rPr>
          <w:tab/>
        </w:r>
        <w:r w:rsidR="009511B2">
          <w:rPr>
            <w:noProof/>
            <w:webHidden/>
          </w:rPr>
          <w:fldChar w:fldCharType="begin"/>
        </w:r>
        <w:r w:rsidR="009511B2">
          <w:rPr>
            <w:noProof/>
            <w:webHidden/>
          </w:rPr>
          <w:instrText xml:space="preserve"> PAGEREF _Toc32332086 \h </w:instrText>
        </w:r>
        <w:r w:rsidR="009511B2">
          <w:rPr>
            <w:noProof/>
            <w:webHidden/>
          </w:rPr>
        </w:r>
        <w:r w:rsidR="009511B2">
          <w:rPr>
            <w:noProof/>
            <w:webHidden/>
          </w:rPr>
          <w:fldChar w:fldCharType="separate"/>
        </w:r>
        <w:r w:rsidR="009511B2">
          <w:rPr>
            <w:noProof/>
            <w:webHidden/>
          </w:rPr>
          <w:t>8</w:t>
        </w:r>
        <w:r w:rsidR="009511B2">
          <w:rPr>
            <w:noProof/>
            <w:webHidden/>
          </w:rPr>
          <w:fldChar w:fldCharType="end"/>
        </w:r>
      </w:hyperlink>
    </w:p>
    <w:p w14:paraId="02D4D7E6" w14:textId="77777777" w:rsidR="009511B2" w:rsidRDefault="00F373CF">
      <w:pPr>
        <w:pStyle w:val="TOC3"/>
        <w:rPr>
          <w:rFonts w:asciiTheme="minorHAnsi" w:eastAsiaTheme="minorEastAsia" w:hAnsiTheme="minorHAnsi" w:cstheme="minorBidi"/>
          <w:noProof/>
          <w:sz w:val="22"/>
          <w:szCs w:val="22"/>
        </w:rPr>
      </w:pPr>
      <w:hyperlink w:anchor="_Toc32332087" w:history="1">
        <w:r w:rsidR="009511B2" w:rsidRPr="004D4C13">
          <w:rPr>
            <w:rStyle w:val="Hyperlink"/>
            <w:noProof/>
          </w:rPr>
          <w:t>1.4.2</w:t>
        </w:r>
        <w:r w:rsidR="009511B2">
          <w:rPr>
            <w:rFonts w:asciiTheme="minorHAnsi" w:eastAsiaTheme="minorEastAsia" w:hAnsiTheme="minorHAnsi" w:cstheme="minorBidi"/>
            <w:noProof/>
            <w:sz w:val="22"/>
            <w:szCs w:val="22"/>
          </w:rPr>
          <w:tab/>
        </w:r>
        <w:r w:rsidR="009511B2" w:rsidRPr="004D4C13">
          <w:rPr>
            <w:rStyle w:val="Hyperlink"/>
            <w:noProof/>
          </w:rPr>
          <w:t>Document Structure</w:t>
        </w:r>
        <w:r w:rsidR="009511B2">
          <w:rPr>
            <w:noProof/>
            <w:webHidden/>
          </w:rPr>
          <w:tab/>
        </w:r>
        <w:r w:rsidR="009511B2">
          <w:rPr>
            <w:noProof/>
            <w:webHidden/>
          </w:rPr>
          <w:fldChar w:fldCharType="begin"/>
        </w:r>
        <w:r w:rsidR="009511B2">
          <w:rPr>
            <w:noProof/>
            <w:webHidden/>
          </w:rPr>
          <w:instrText xml:space="preserve"> PAGEREF _Toc32332087 \h </w:instrText>
        </w:r>
        <w:r w:rsidR="009511B2">
          <w:rPr>
            <w:noProof/>
            <w:webHidden/>
          </w:rPr>
        </w:r>
        <w:r w:rsidR="009511B2">
          <w:rPr>
            <w:noProof/>
            <w:webHidden/>
          </w:rPr>
          <w:fldChar w:fldCharType="separate"/>
        </w:r>
        <w:r w:rsidR="009511B2">
          <w:rPr>
            <w:noProof/>
            <w:webHidden/>
          </w:rPr>
          <w:t>8</w:t>
        </w:r>
        <w:r w:rsidR="009511B2">
          <w:rPr>
            <w:noProof/>
            <w:webHidden/>
          </w:rPr>
          <w:fldChar w:fldCharType="end"/>
        </w:r>
      </w:hyperlink>
    </w:p>
    <w:p w14:paraId="3A6B3971" w14:textId="77777777" w:rsidR="009511B2" w:rsidRDefault="00F373CF">
      <w:pPr>
        <w:pStyle w:val="TOC2"/>
        <w:rPr>
          <w:rFonts w:asciiTheme="minorHAnsi" w:eastAsiaTheme="minorEastAsia" w:hAnsiTheme="minorHAnsi" w:cstheme="minorBidi"/>
          <w:bCs w:val="0"/>
          <w:sz w:val="22"/>
          <w:szCs w:val="22"/>
        </w:rPr>
      </w:pPr>
      <w:hyperlink w:anchor="_Toc32332088" w:history="1">
        <w:r w:rsidR="009511B2" w:rsidRPr="004D4C13">
          <w:rPr>
            <w:rStyle w:val="Hyperlink"/>
          </w:rPr>
          <w:t>1.5</w:t>
        </w:r>
        <w:r w:rsidR="009511B2">
          <w:rPr>
            <w:rFonts w:asciiTheme="minorHAnsi" w:eastAsiaTheme="minorEastAsia" w:hAnsiTheme="minorHAnsi" w:cstheme="minorBidi"/>
            <w:bCs w:val="0"/>
            <w:sz w:val="22"/>
            <w:szCs w:val="22"/>
          </w:rPr>
          <w:tab/>
        </w:r>
        <w:r w:rsidR="009511B2" w:rsidRPr="004D4C13">
          <w:rPr>
            <w:rStyle w:val="Hyperlink"/>
          </w:rPr>
          <w:t>Document Conventions</w:t>
        </w:r>
        <w:r w:rsidR="009511B2">
          <w:rPr>
            <w:webHidden/>
          </w:rPr>
          <w:tab/>
        </w:r>
        <w:r w:rsidR="009511B2">
          <w:rPr>
            <w:webHidden/>
          </w:rPr>
          <w:fldChar w:fldCharType="begin"/>
        </w:r>
        <w:r w:rsidR="009511B2">
          <w:rPr>
            <w:webHidden/>
          </w:rPr>
          <w:instrText xml:space="preserve"> PAGEREF _Toc32332088 \h </w:instrText>
        </w:r>
        <w:r w:rsidR="009511B2">
          <w:rPr>
            <w:webHidden/>
          </w:rPr>
        </w:r>
        <w:r w:rsidR="009511B2">
          <w:rPr>
            <w:webHidden/>
          </w:rPr>
          <w:fldChar w:fldCharType="separate"/>
        </w:r>
        <w:r w:rsidR="009511B2">
          <w:rPr>
            <w:webHidden/>
          </w:rPr>
          <w:t>9</w:t>
        </w:r>
        <w:r w:rsidR="009511B2">
          <w:rPr>
            <w:webHidden/>
          </w:rPr>
          <w:fldChar w:fldCharType="end"/>
        </w:r>
      </w:hyperlink>
    </w:p>
    <w:p w14:paraId="3E87884F" w14:textId="77777777" w:rsidR="009511B2" w:rsidRDefault="00F373CF">
      <w:pPr>
        <w:pStyle w:val="TOC3"/>
        <w:rPr>
          <w:rFonts w:asciiTheme="minorHAnsi" w:eastAsiaTheme="minorEastAsia" w:hAnsiTheme="minorHAnsi" w:cstheme="minorBidi"/>
          <w:noProof/>
          <w:sz w:val="22"/>
          <w:szCs w:val="22"/>
        </w:rPr>
      </w:pPr>
      <w:hyperlink w:anchor="_Toc32332089" w:history="1">
        <w:r w:rsidR="009511B2" w:rsidRPr="004D4C13">
          <w:rPr>
            <w:rStyle w:val="Hyperlink"/>
            <w:noProof/>
            <w:lang w:val="en-GB"/>
          </w:rPr>
          <w:t>1.5.1</w:t>
        </w:r>
        <w:r w:rsidR="009511B2">
          <w:rPr>
            <w:rFonts w:asciiTheme="minorHAnsi" w:eastAsiaTheme="minorEastAsia" w:hAnsiTheme="minorHAnsi" w:cstheme="minorBidi"/>
            <w:noProof/>
            <w:sz w:val="22"/>
            <w:szCs w:val="22"/>
          </w:rPr>
          <w:tab/>
        </w:r>
        <w:r w:rsidR="009511B2" w:rsidRPr="004D4C13">
          <w:rPr>
            <w:rStyle w:val="Hyperlink"/>
            <w:noProof/>
          </w:rPr>
          <w:t>Requirements Templates</w:t>
        </w:r>
        <w:r w:rsidR="009511B2">
          <w:rPr>
            <w:noProof/>
            <w:webHidden/>
          </w:rPr>
          <w:tab/>
        </w:r>
        <w:r w:rsidR="009511B2">
          <w:rPr>
            <w:noProof/>
            <w:webHidden/>
          </w:rPr>
          <w:fldChar w:fldCharType="begin"/>
        </w:r>
        <w:r w:rsidR="009511B2">
          <w:rPr>
            <w:noProof/>
            <w:webHidden/>
          </w:rPr>
          <w:instrText xml:space="preserve"> PAGEREF _Toc32332089 \h </w:instrText>
        </w:r>
        <w:r w:rsidR="009511B2">
          <w:rPr>
            <w:noProof/>
            <w:webHidden/>
          </w:rPr>
        </w:r>
        <w:r w:rsidR="009511B2">
          <w:rPr>
            <w:noProof/>
            <w:webHidden/>
          </w:rPr>
          <w:fldChar w:fldCharType="separate"/>
        </w:r>
        <w:r w:rsidR="009511B2">
          <w:rPr>
            <w:noProof/>
            <w:webHidden/>
          </w:rPr>
          <w:t>9</w:t>
        </w:r>
        <w:r w:rsidR="009511B2">
          <w:rPr>
            <w:noProof/>
            <w:webHidden/>
          </w:rPr>
          <w:fldChar w:fldCharType="end"/>
        </w:r>
      </w:hyperlink>
    </w:p>
    <w:p w14:paraId="70850A86"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090" w:history="1">
        <w:r w:rsidR="009511B2" w:rsidRPr="004D4C13">
          <w:rPr>
            <w:rStyle w:val="Hyperlink"/>
            <w:noProof/>
            <w:lang w:val="en-GB"/>
          </w:rPr>
          <w:t>1.5.1.1</w:t>
        </w:r>
        <w:r w:rsidR="009511B2">
          <w:rPr>
            <w:rFonts w:asciiTheme="minorHAnsi" w:eastAsiaTheme="minorEastAsia" w:hAnsiTheme="minorHAnsi" w:cstheme="minorBidi"/>
            <w:noProof/>
            <w:sz w:val="22"/>
            <w:szCs w:val="22"/>
          </w:rPr>
          <w:tab/>
        </w:r>
        <w:r w:rsidR="009511B2" w:rsidRPr="004D4C13">
          <w:rPr>
            <w:rStyle w:val="Hyperlink"/>
            <w:noProof/>
          </w:rPr>
          <w:t>Identification of requirements</w:t>
        </w:r>
        <w:r w:rsidR="009511B2">
          <w:rPr>
            <w:noProof/>
            <w:webHidden/>
          </w:rPr>
          <w:tab/>
        </w:r>
        <w:r w:rsidR="009511B2">
          <w:rPr>
            <w:noProof/>
            <w:webHidden/>
          </w:rPr>
          <w:fldChar w:fldCharType="begin"/>
        </w:r>
        <w:r w:rsidR="009511B2">
          <w:rPr>
            <w:noProof/>
            <w:webHidden/>
          </w:rPr>
          <w:instrText xml:space="preserve"> PAGEREF _Toc32332090 \h </w:instrText>
        </w:r>
        <w:r w:rsidR="009511B2">
          <w:rPr>
            <w:noProof/>
            <w:webHidden/>
          </w:rPr>
        </w:r>
        <w:r w:rsidR="009511B2">
          <w:rPr>
            <w:noProof/>
            <w:webHidden/>
          </w:rPr>
          <w:fldChar w:fldCharType="separate"/>
        </w:r>
        <w:r w:rsidR="009511B2">
          <w:rPr>
            <w:noProof/>
            <w:webHidden/>
          </w:rPr>
          <w:t>9</w:t>
        </w:r>
        <w:r w:rsidR="009511B2">
          <w:rPr>
            <w:noProof/>
            <w:webHidden/>
          </w:rPr>
          <w:fldChar w:fldCharType="end"/>
        </w:r>
      </w:hyperlink>
    </w:p>
    <w:p w14:paraId="3AF1AFFD"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091" w:history="1">
        <w:r w:rsidR="009511B2" w:rsidRPr="004D4C13">
          <w:rPr>
            <w:rStyle w:val="Hyperlink"/>
            <w:noProof/>
            <w:lang w:val="en-GB"/>
          </w:rPr>
          <w:t>1.5.1.2</w:t>
        </w:r>
        <w:r w:rsidR="009511B2">
          <w:rPr>
            <w:rFonts w:asciiTheme="minorHAnsi" w:eastAsiaTheme="minorEastAsia" w:hAnsiTheme="minorHAnsi" w:cstheme="minorBidi"/>
            <w:noProof/>
            <w:sz w:val="22"/>
            <w:szCs w:val="22"/>
          </w:rPr>
          <w:tab/>
        </w:r>
        <w:r w:rsidR="009511B2" w:rsidRPr="004D4C13">
          <w:rPr>
            <w:rStyle w:val="Hyperlink"/>
            <w:noProof/>
          </w:rPr>
          <w:t>Requirements Attributes</w:t>
        </w:r>
        <w:r w:rsidR="009511B2">
          <w:rPr>
            <w:noProof/>
            <w:webHidden/>
          </w:rPr>
          <w:tab/>
        </w:r>
        <w:r w:rsidR="009511B2">
          <w:rPr>
            <w:noProof/>
            <w:webHidden/>
          </w:rPr>
          <w:fldChar w:fldCharType="begin"/>
        </w:r>
        <w:r w:rsidR="009511B2">
          <w:rPr>
            <w:noProof/>
            <w:webHidden/>
          </w:rPr>
          <w:instrText xml:space="preserve"> PAGEREF _Toc32332091 \h </w:instrText>
        </w:r>
        <w:r w:rsidR="009511B2">
          <w:rPr>
            <w:noProof/>
            <w:webHidden/>
          </w:rPr>
        </w:r>
        <w:r w:rsidR="009511B2">
          <w:rPr>
            <w:noProof/>
            <w:webHidden/>
          </w:rPr>
          <w:fldChar w:fldCharType="separate"/>
        </w:r>
        <w:r w:rsidR="009511B2">
          <w:rPr>
            <w:noProof/>
            <w:webHidden/>
          </w:rPr>
          <w:t>9</w:t>
        </w:r>
        <w:r w:rsidR="009511B2">
          <w:rPr>
            <w:noProof/>
            <w:webHidden/>
          </w:rPr>
          <w:fldChar w:fldCharType="end"/>
        </w:r>
      </w:hyperlink>
    </w:p>
    <w:p w14:paraId="64F959BF" w14:textId="77777777" w:rsidR="009511B2" w:rsidRDefault="00F373CF">
      <w:pPr>
        <w:pStyle w:val="TOC1"/>
        <w:tabs>
          <w:tab w:val="left" w:pos="400"/>
          <w:tab w:val="right" w:leader="dot" w:pos="10173"/>
        </w:tabs>
        <w:rPr>
          <w:rFonts w:asciiTheme="minorHAnsi" w:eastAsiaTheme="minorEastAsia" w:hAnsiTheme="minorHAnsi" w:cstheme="minorBidi"/>
          <w:noProof/>
          <w:sz w:val="22"/>
          <w:szCs w:val="22"/>
        </w:rPr>
      </w:pPr>
      <w:hyperlink w:anchor="_Toc32332092" w:history="1">
        <w:r w:rsidR="009511B2" w:rsidRPr="004D4C13">
          <w:rPr>
            <w:rStyle w:val="Hyperlink"/>
            <w:noProof/>
            <w:lang w:val="en-GB"/>
          </w:rPr>
          <w:t>2</w:t>
        </w:r>
        <w:r w:rsidR="009511B2">
          <w:rPr>
            <w:rFonts w:asciiTheme="minorHAnsi" w:eastAsiaTheme="minorEastAsia" w:hAnsiTheme="minorHAnsi" w:cstheme="minorBidi"/>
            <w:noProof/>
            <w:sz w:val="22"/>
            <w:szCs w:val="22"/>
          </w:rPr>
          <w:tab/>
        </w:r>
        <w:r w:rsidR="009511B2" w:rsidRPr="004D4C13">
          <w:rPr>
            <w:rStyle w:val="Hyperlink"/>
            <w:noProof/>
            <w:lang w:val="en-GB"/>
          </w:rPr>
          <w:t>Feature Implementation Overview</w:t>
        </w:r>
        <w:r w:rsidR="009511B2">
          <w:rPr>
            <w:noProof/>
            <w:webHidden/>
          </w:rPr>
          <w:tab/>
        </w:r>
        <w:r w:rsidR="009511B2">
          <w:rPr>
            <w:noProof/>
            <w:webHidden/>
          </w:rPr>
          <w:fldChar w:fldCharType="begin"/>
        </w:r>
        <w:r w:rsidR="009511B2">
          <w:rPr>
            <w:noProof/>
            <w:webHidden/>
          </w:rPr>
          <w:instrText xml:space="preserve"> PAGEREF _Toc32332092 \h </w:instrText>
        </w:r>
        <w:r w:rsidR="009511B2">
          <w:rPr>
            <w:noProof/>
            <w:webHidden/>
          </w:rPr>
        </w:r>
        <w:r w:rsidR="009511B2">
          <w:rPr>
            <w:noProof/>
            <w:webHidden/>
          </w:rPr>
          <w:fldChar w:fldCharType="separate"/>
        </w:r>
        <w:r w:rsidR="009511B2">
          <w:rPr>
            <w:noProof/>
            <w:webHidden/>
          </w:rPr>
          <w:t>10</w:t>
        </w:r>
        <w:r w:rsidR="009511B2">
          <w:rPr>
            <w:noProof/>
            <w:webHidden/>
          </w:rPr>
          <w:fldChar w:fldCharType="end"/>
        </w:r>
      </w:hyperlink>
    </w:p>
    <w:p w14:paraId="4CF4D040" w14:textId="77777777" w:rsidR="009511B2" w:rsidRDefault="00F373CF">
      <w:pPr>
        <w:pStyle w:val="TOC2"/>
        <w:rPr>
          <w:rFonts w:asciiTheme="minorHAnsi" w:eastAsiaTheme="minorEastAsia" w:hAnsiTheme="minorHAnsi" w:cstheme="minorBidi"/>
          <w:bCs w:val="0"/>
          <w:sz w:val="22"/>
          <w:szCs w:val="22"/>
        </w:rPr>
      </w:pPr>
      <w:hyperlink w:anchor="_Toc32332093" w:history="1">
        <w:r w:rsidR="009511B2" w:rsidRPr="004D4C13">
          <w:rPr>
            <w:rStyle w:val="Hyperlink"/>
          </w:rPr>
          <w:t>2.1</w:t>
        </w:r>
        <w:r w:rsidR="009511B2">
          <w:rPr>
            <w:rFonts w:asciiTheme="minorHAnsi" w:eastAsiaTheme="minorEastAsia" w:hAnsiTheme="minorHAnsi" w:cstheme="minorBidi"/>
            <w:bCs w:val="0"/>
            <w:sz w:val="22"/>
            <w:szCs w:val="22"/>
          </w:rPr>
          <w:tab/>
        </w:r>
        <w:r w:rsidR="009511B2" w:rsidRPr="004D4C13">
          <w:rPr>
            <w:rStyle w:val="Hyperlink"/>
            <w:lang w:val="en-GB"/>
          </w:rPr>
          <w:t>Description</w:t>
        </w:r>
        <w:r w:rsidR="009511B2">
          <w:rPr>
            <w:webHidden/>
          </w:rPr>
          <w:tab/>
        </w:r>
        <w:r w:rsidR="009511B2">
          <w:rPr>
            <w:webHidden/>
          </w:rPr>
          <w:fldChar w:fldCharType="begin"/>
        </w:r>
        <w:r w:rsidR="009511B2">
          <w:rPr>
            <w:webHidden/>
          </w:rPr>
          <w:instrText xml:space="preserve"> PAGEREF _Toc32332093 \h </w:instrText>
        </w:r>
        <w:r w:rsidR="009511B2">
          <w:rPr>
            <w:webHidden/>
          </w:rPr>
        </w:r>
        <w:r w:rsidR="009511B2">
          <w:rPr>
            <w:webHidden/>
          </w:rPr>
          <w:fldChar w:fldCharType="separate"/>
        </w:r>
        <w:r w:rsidR="009511B2">
          <w:rPr>
            <w:webHidden/>
          </w:rPr>
          <w:t>10</w:t>
        </w:r>
        <w:r w:rsidR="009511B2">
          <w:rPr>
            <w:webHidden/>
          </w:rPr>
          <w:fldChar w:fldCharType="end"/>
        </w:r>
      </w:hyperlink>
    </w:p>
    <w:p w14:paraId="66E5F540" w14:textId="77777777" w:rsidR="009511B2" w:rsidRDefault="00F373CF">
      <w:pPr>
        <w:pStyle w:val="TOC2"/>
        <w:rPr>
          <w:rFonts w:asciiTheme="minorHAnsi" w:eastAsiaTheme="minorEastAsia" w:hAnsiTheme="minorHAnsi" w:cstheme="minorBidi"/>
          <w:bCs w:val="0"/>
          <w:sz w:val="22"/>
          <w:szCs w:val="22"/>
        </w:rPr>
      </w:pPr>
      <w:hyperlink w:anchor="_Toc32332094" w:history="1">
        <w:r w:rsidR="009511B2" w:rsidRPr="004D4C13">
          <w:rPr>
            <w:rStyle w:val="Hyperlink"/>
            <w:lang w:val="en-GB"/>
          </w:rPr>
          <w:t>2.2</w:t>
        </w:r>
        <w:r w:rsidR="009511B2">
          <w:rPr>
            <w:rFonts w:asciiTheme="minorHAnsi" w:eastAsiaTheme="minorEastAsia" w:hAnsiTheme="minorHAnsi" w:cstheme="minorBidi"/>
            <w:bCs w:val="0"/>
            <w:sz w:val="22"/>
            <w:szCs w:val="22"/>
          </w:rPr>
          <w:tab/>
        </w:r>
        <w:r w:rsidR="009511B2" w:rsidRPr="004D4C13">
          <w:rPr>
            <w:rStyle w:val="Hyperlink"/>
            <w:lang w:val="en-GB"/>
          </w:rPr>
          <w:t>Input Requirements</w:t>
        </w:r>
        <w:r w:rsidR="009511B2">
          <w:rPr>
            <w:webHidden/>
          </w:rPr>
          <w:tab/>
        </w:r>
        <w:r w:rsidR="009511B2">
          <w:rPr>
            <w:webHidden/>
          </w:rPr>
          <w:fldChar w:fldCharType="begin"/>
        </w:r>
        <w:r w:rsidR="009511B2">
          <w:rPr>
            <w:webHidden/>
          </w:rPr>
          <w:instrText xml:space="preserve"> PAGEREF _Toc32332094 \h </w:instrText>
        </w:r>
        <w:r w:rsidR="009511B2">
          <w:rPr>
            <w:webHidden/>
          </w:rPr>
        </w:r>
        <w:r w:rsidR="009511B2">
          <w:rPr>
            <w:webHidden/>
          </w:rPr>
          <w:fldChar w:fldCharType="separate"/>
        </w:r>
        <w:r w:rsidR="009511B2">
          <w:rPr>
            <w:webHidden/>
          </w:rPr>
          <w:t>10</w:t>
        </w:r>
        <w:r w:rsidR="009511B2">
          <w:rPr>
            <w:webHidden/>
          </w:rPr>
          <w:fldChar w:fldCharType="end"/>
        </w:r>
      </w:hyperlink>
    </w:p>
    <w:p w14:paraId="1EFE7577" w14:textId="77777777" w:rsidR="009511B2" w:rsidRDefault="00F373CF">
      <w:pPr>
        <w:pStyle w:val="TOC2"/>
        <w:rPr>
          <w:rFonts w:asciiTheme="minorHAnsi" w:eastAsiaTheme="minorEastAsia" w:hAnsiTheme="minorHAnsi" w:cstheme="minorBidi"/>
          <w:bCs w:val="0"/>
          <w:sz w:val="22"/>
          <w:szCs w:val="22"/>
        </w:rPr>
      </w:pPr>
      <w:hyperlink w:anchor="_Toc32332095" w:history="1">
        <w:r w:rsidR="009511B2" w:rsidRPr="004D4C13">
          <w:rPr>
            <w:rStyle w:val="Hyperlink"/>
            <w:lang w:val="en-GB"/>
          </w:rPr>
          <w:t>2.3</w:t>
        </w:r>
        <w:r w:rsidR="009511B2">
          <w:rPr>
            <w:rFonts w:asciiTheme="minorHAnsi" w:eastAsiaTheme="minorEastAsia" w:hAnsiTheme="minorHAnsi" w:cstheme="minorBidi"/>
            <w:bCs w:val="0"/>
            <w:sz w:val="22"/>
            <w:szCs w:val="22"/>
          </w:rPr>
          <w:tab/>
        </w:r>
        <w:r w:rsidR="009511B2" w:rsidRPr="004D4C13">
          <w:rPr>
            <w:rStyle w:val="Hyperlink"/>
            <w:lang w:val="en-GB"/>
          </w:rPr>
          <w:t>Assumptions</w:t>
        </w:r>
        <w:r w:rsidR="009511B2">
          <w:rPr>
            <w:webHidden/>
          </w:rPr>
          <w:tab/>
        </w:r>
        <w:r w:rsidR="009511B2">
          <w:rPr>
            <w:webHidden/>
          </w:rPr>
          <w:fldChar w:fldCharType="begin"/>
        </w:r>
        <w:r w:rsidR="009511B2">
          <w:rPr>
            <w:webHidden/>
          </w:rPr>
          <w:instrText xml:space="preserve"> PAGEREF _Toc32332095 \h </w:instrText>
        </w:r>
        <w:r w:rsidR="009511B2">
          <w:rPr>
            <w:webHidden/>
          </w:rPr>
        </w:r>
        <w:r w:rsidR="009511B2">
          <w:rPr>
            <w:webHidden/>
          </w:rPr>
          <w:fldChar w:fldCharType="separate"/>
        </w:r>
        <w:r w:rsidR="009511B2">
          <w:rPr>
            <w:webHidden/>
          </w:rPr>
          <w:t>10</w:t>
        </w:r>
        <w:r w:rsidR="009511B2">
          <w:rPr>
            <w:webHidden/>
          </w:rPr>
          <w:fldChar w:fldCharType="end"/>
        </w:r>
      </w:hyperlink>
    </w:p>
    <w:p w14:paraId="22ED0836" w14:textId="77777777" w:rsidR="009511B2" w:rsidRDefault="00F373CF">
      <w:pPr>
        <w:pStyle w:val="TOC2"/>
        <w:rPr>
          <w:rFonts w:asciiTheme="minorHAnsi" w:eastAsiaTheme="minorEastAsia" w:hAnsiTheme="minorHAnsi" w:cstheme="minorBidi"/>
          <w:bCs w:val="0"/>
          <w:sz w:val="22"/>
          <w:szCs w:val="22"/>
        </w:rPr>
      </w:pPr>
      <w:hyperlink w:anchor="_Toc32332096" w:history="1">
        <w:r w:rsidR="009511B2" w:rsidRPr="004D4C13">
          <w:rPr>
            <w:rStyle w:val="Hyperlink"/>
            <w:lang w:val="en-GB"/>
          </w:rPr>
          <w:t>2.4</w:t>
        </w:r>
        <w:r w:rsidR="009511B2">
          <w:rPr>
            <w:rFonts w:asciiTheme="minorHAnsi" w:eastAsiaTheme="minorEastAsia" w:hAnsiTheme="minorHAnsi" w:cstheme="minorBidi"/>
            <w:bCs w:val="0"/>
            <w:sz w:val="22"/>
            <w:szCs w:val="22"/>
          </w:rPr>
          <w:tab/>
        </w:r>
        <w:r w:rsidR="009511B2" w:rsidRPr="004D4C13">
          <w:rPr>
            <w:rStyle w:val="Hyperlink"/>
            <w:lang w:val="en-GB"/>
          </w:rPr>
          <w:t>References</w:t>
        </w:r>
        <w:r w:rsidR="009511B2">
          <w:rPr>
            <w:webHidden/>
          </w:rPr>
          <w:tab/>
        </w:r>
        <w:r w:rsidR="009511B2">
          <w:rPr>
            <w:webHidden/>
          </w:rPr>
          <w:fldChar w:fldCharType="begin"/>
        </w:r>
        <w:r w:rsidR="009511B2">
          <w:rPr>
            <w:webHidden/>
          </w:rPr>
          <w:instrText xml:space="preserve"> PAGEREF _Toc32332096 \h </w:instrText>
        </w:r>
        <w:r w:rsidR="009511B2">
          <w:rPr>
            <w:webHidden/>
          </w:rPr>
        </w:r>
        <w:r w:rsidR="009511B2">
          <w:rPr>
            <w:webHidden/>
          </w:rPr>
          <w:fldChar w:fldCharType="separate"/>
        </w:r>
        <w:r w:rsidR="009511B2">
          <w:rPr>
            <w:webHidden/>
          </w:rPr>
          <w:t>10</w:t>
        </w:r>
        <w:r w:rsidR="009511B2">
          <w:rPr>
            <w:webHidden/>
          </w:rPr>
          <w:fldChar w:fldCharType="end"/>
        </w:r>
      </w:hyperlink>
    </w:p>
    <w:p w14:paraId="7A60B902" w14:textId="77777777" w:rsidR="009511B2" w:rsidRDefault="00F373CF">
      <w:pPr>
        <w:pStyle w:val="TOC3"/>
        <w:rPr>
          <w:rFonts w:asciiTheme="minorHAnsi" w:eastAsiaTheme="minorEastAsia" w:hAnsiTheme="minorHAnsi" w:cstheme="minorBidi"/>
          <w:noProof/>
          <w:sz w:val="22"/>
          <w:szCs w:val="22"/>
        </w:rPr>
      </w:pPr>
      <w:hyperlink w:anchor="_Toc32332097" w:history="1">
        <w:r w:rsidR="009511B2" w:rsidRPr="004D4C13">
          <w:rPr>
            <w:rStyle w:val="Hyperlink"/>
            <w:noProof/>
          </w:rPr>
          <w:t>2.4.1</w:t>
        </w:r>
        <w:r w:rsidR="009511B2">
          <w:rPr>
            <w:rFonts w:asciiTheme="minorHAnsi" w:eastAsiaTheme="minorEastAsia" w:hAnsiTheme="minorHAnsi" w:cstheme="minorBidi"/>
            <w:noProof/>
            <w:sz w:val="22"/>
            <w:szCs w:val="22"/>
          </w:rPr>
          <w:tab/>
        </w:r>
        <w:r w:rsidR="009511B2" w:rsidRPr="004D4C13">
          <w:rPr>
            <w:rStyle w:val="Hyperlink"/>
            <w:noProof/>
          </w:rPr>
          <w:t>Ford Documents</w:t>
        </w:r>
        <w:r w:rsidR="009511B2">
          <w:rPr>
            <w:noProof/>
            <w:webHidden/>
          </w:rPr>
          <w:tab/>
        </w:r>
        <w:r w:rsidR="009511B2">
          <w:rPr>
            <w:noProof/>
            <w:webHidden/>
          </w:rPr>
          <w:fldChar w:fldCharType="begin"/>
        </w:r>
        <w:r w:rsidR="009511B2">
          <w:rPr>
            <w:noProof/>
            <w:webHidden/>
          </w:rPr>
          <w:instrText xml:space="preserve"> PAGEREF _Toc32332097 \h </w:instrText>
        </w:r>
        <w:r w:rsidR="009511B2">
          <w:rPr>
            <w:noProof/>
            <w:webHidden/>
          </w:rPr>
        </w:r>
        <w:r w:rsidR="009511B2">
          <w:rPr>
            <w:noProof/>
            <w:webHidden/>
          </w:rPr>
          <w:fldChar w:fldCharType="separate"/>
        </w:r>
        <w:r w:rsidR="009511B2">
          <w:rPr>
            <w:noProof/>
            <w:webHidden/>
          </w:rPr>
          <w:t>11</w:t>
        </w:r>
        <w:r w:rsidR="009511B2">
          <w:rPr>
            <w:noProof/>
            <w:webHidden/>
          </w:rPr>
          <w:fldChar w:fldCharType="end"/>
        </w:r>
      </w:hyperlink>
    </w:p>
    <w:p w14:paraId="6BA6872C" w14:textId="77777777" w:rsidR="009511B2" w:rsidRDefault="00F373CF">
      <w:pPr>
        <w:pStyle w:val="TOC3"/>
        <w:rPr>
          <w:rFonts w:asciiTheme="minorHAnsi" w:eastAsiaTheme="minorEastAsia" w:hAnsiTheme="minorHAnsi" w:cstheme="minorBidi"/>
          <w:noProof/>
          <w:sz w:val="22"/>
          <w:szCs w:val="22"/>
        </w:rPr>
      </w:pPr>
      <w:hyperlink w:anchor="_Toc32332098" w:history="1">
        <w:r w:rsidR="009511B2" w:rsidRPr="004D4C13">
          <w:rPr>
            <w:rStyle w:val="Hyperlink"/>
            <w:noProof/>
          </w:rPr>
          <w:t>2.4.2</w:t>
        </w:r>
        <w:r w:rsidR="009511B2">
          <w:rPr>
            <w:rFonts w:asciiTheme="minorHAnsi" w:eastAsiaTheme="minorEastAsia" w:hAnsiTheme="minorHAnsi" w:cstheme="minorBidi"/>
            <w:noProof/>
            <w:sz w:val="22"/>
            <w:szCs w:val="22"/>
          </w:rPr>
          <w:tab/>
        </w:r>
        <w:r w:rsidR="009511B2" w:rsidRPr="004D4C13">
          <w:rPr>
            <w:rStyle w:val="Hyperlink"/>
            <w:noProof/>
          </w:rPr>
          <w:t>External Documents and Publications</w:t>
        </w:r>
        <w:r w:rsidR="009511B2">
          <w:rPr>
            <w:noProof/>
            <w:webHidden/>
          </w:rPr>
          <w:tab/>
        </w:r>
        <w:r w:rsidR="009511B2">
          <w:rPr>
            <w:noProof/>
            <w:webHidden/>
          </w:rPr>
          <w:fldChar w:fldCharType="begin"/>
        </w:r>
        <w:r w:rsidR="009511B2">
          <w:rPr>
            <w:noProof/>
            <w:webHidden/>
          </w:rPr>
          <w:instrText xml:space="preserve"> PAGEREF _Toc32332098 \h </w:instrText>
        </w:r>
        <w:r w:rsidR="009511B2">
          <w:rPr>
            <w:noProof/>
            <w:webHidden/>
          </w:rPr>
        </w:r>
        <w:r w:rsidR="009511B2">
          <w:rPr>
            <w:noProof/>
            <w:webHidden/>
          </w:rPr>
          <w:fldChar w:fldCharType="separate"/>
        </w:r>
        <w:r w:rsidR="009511B2">
          <w:rPr>
            <w:noProof/>
            <w:webHidden/>
          </w:rPr>
          <w:t>11</w:t>
        </w:r>
        <w:r w:rsidR="009511B2">
          <w:rPr>
            <w:noProof/>
            <w:webHidden/>
          </w:rPr>
          <w:fldChar w:fldCharType="end"/>
        </w:r>
      </w:hyperlink>
    </w:p>
    <w:p w14:paraId="6E9C9027" w14:textId="77777777" w:rsidR="009511B2" w:rsidRDefault="00F373CF">
      <w:pPr>
        <w:pStyle w:val="TOC2"/>
        <w:rPr>
          <w:rFonts w:asciiTheme="minorHAnsi" w:eastAsiaTheme="minorEastAsia" w:hAnsiTheme="minorHAnsi" w:cstheme="minorBidi"/>
          <w:bCs w:val="0"/>
          <w:sz w:val="22"/>
          <w:szCs w:val="22"/>
        </w:rPr>
      </w:pPr>
      <w:hyperlink w:anchor="_Toc32332099" w:history="1">
        <w:r w:rsidR="009511B2" w:rsidRPr="004D4C13">
          <w:rPr>
            <w:rStyle w:val="Hyperlink"/>
          </w:rPr>
          <w:t>2.5</w:t>
        </w:r>
        <w:r w:rsidR="009511B2">
          <w:rPr>
            <w:rFonts w:asciiTheme="minorHAnsi" w:eastAsiaTheme="minorEastAsia" w:hAnsiTheme="minorHAnsi" w:cstheme="minorBidi"/>
            <w:bCs w:val="0"/>
            <w:sz w:val="22"/>
            <w:szCs w:val="22"/>
          </w:rPr>
          <w:tab/>
        </w:r>
        <w:r w:rsidR="009511B2" w:rsidRPr="004D4C13">
          <w:rPr>
            <w:rStyle w:val="Hyperlink"/>
          </w:rPr>
          <w:t>Glossary</w:t>
        </w:r>
        <w:r w:rsidR="009511B2">
          <w:rPr>
            <w:webHidden/>
          </w:rPr>
          <w:tab/>
        </w:r>
        <w:r w:rsidR="009511B2">
          <w:rPr>
            <w:webHidden/>
          </w:rPr>
          <w:fldChar w:fldCharType="begin"/>
        </w:r>
        <w:r w:rsidR="009511B2">
          <w:rPr>
            <w:webHidden/>
          </w:rPr>
          <w:instrText xml:space="preserve"> PAGEREF _Toc32332099 \h </w:instrText>
        </w:r>
        <w:r w:rsidR="009511B2">
          <w:rPr>
            <w:webHidden/>
          </w:rPr>
        </w:r>
        <w:r w:rsidR="009511B2">
          <w:rPr>
            <w:webHidden/>
          </w:rPr>
          <w:fldChar w:fldCharType="separate"/>
        </w:r>
        <w:r w:rsidR="009511B2">
          <w:rPr>
            <w:webHidden/>
          </w:rPr>
          <w:t>11</w:t>
        </w:r>
        <w:r w:rsidR="009511B2">
          <w:rPr>
            <w:webHidden/>
          </w:rPr>
          <w:fldChar w:fldCharType="end"/>
        </w:r>
      </w:hyperlink>
    </w:p>
    <w:p w14:paraId="07531B09" w14:textId="77777777" w:rsidR="009511B2" w:rsidRDefault="00F373CF">
      <w:pPr>
        <w:pStyle w:val="TOC3"/>
        <w:rPr>
          <w:rFonts w:asciiTheme="minorHAnsi" w:eastAsiaTheme="minorEastAsia" w:hAnsiTheme="minorHAnsi" w:cstheme="minorBidi"/>
          <w:noProof/>
          <w:sz w:val="22"/>
          <w:szCs w:val="22"/>
        </w:rPr>
      </w:pPr>
      <w:hyperlink w:anchor="_Toc32332100" w:history="1">
        <w:r w:rsidR="009511B2" w:rsidRPr="004D4C13">
          <w:rPr>
            <w:rStyle w:val="Hyperlink"/>
            <w:noProof/>
          </w:rPr>
          <w:t>2.5.1</w:t>
        </w:r>
        <w:r w:rsidR="009511B2">
          <w:rPr>
            <w:rFonts w:asciiTheme="minorHAnsi" w:eastAsiaTheme="minorEastAsia" w:hAnsiTheme="minorHAnsi" w:cstheme="minorBidi"/>
            <w:noProof/>
            <w:sz w:val="22"/>
            <w:szCs w:val="22"/>
          </w:rPr>
          <w:tab/>
        </w:r>
        <w:r w:rsidR="009511B2" w:rsidRPr="004D4C13">
          <w:rPr>
            <w:rStyle w:val="Hyperlink"/>
            <w:noProof/>
          </w:rPr>
          <w:t>Definitions</w:t>
        </w:r>
        <w:r w:rsidR="009511B2">
          <w:rPr>
            <w:noProof/>
            <w:webHidden/>
          </w:rPr>
          <w:tab/>
        </w:r>
        <w:r w:rsidR="009511B2">
          <w:rPr>
            <w:noProof/>
            <w:webHidden/>
          </w:rPr>
          <w:fldChar w:fldCharType="begin"/>
        </w:r>
        <w:r w:rsidR="009511B2">
          <w:rPr>
            <w:noProof/>
            <w:webHidden/>
          </w:rPr>
          <w:instrText xml:space="preserve"> PAGEREF _Toc32332100 \h </w:instrText>
        </w:r>
        <w:r w:rsidR="009511B2">
          <w:rPr>
            <w:noProof/>
            <w:webHidden/>
          </w:rPr>
        </w:r>
        <w:r w:rsidR="009511B2">
          <w:rPr>
            <w:noProof/>
            <w:webHidden/>
          </w:rPr>
          <w:fldChar w:fldCharType="separate"/>
        </w:r>
        <w:r w:rsidR="009511B2">
          <w:rPr>
            <w:noProof/>
            <w:webHidden/>
          </w:rPr>
          <w:t>11</w:t>
        </w:r>
        <w:r w:rsidR="009511B2">
          <w:rPr>
            <w:noProof/>
            <w:webHidden/>
          </w:rPr>
          <w:fldChar w:fldCharType="end"/>
        </w:r>
      </w:hyperlink>
    </w:p>
    <w:p w14:paraId="1A40ED48" w14:textId="77777777" w:rsidR="009511B2" w:rsidRDefault="00F373CF">
      <w:pPr>
        <w:pStyle w:val="TOC3"/>
        <w:rPr>
          <w:rFonts w:asciiTheme="minorHAnsi" w:eastAsiaTheme="minorEastAsia" w:hAnsiTheme="minorHAnsi" w:cstheme="minorBidi"/>
          <w:noProof/>
          <w:sz w:val="22"/>
          <w:szCs w:val="22"/>
        </w:rPr>
      </w:pPr>
      <w:hyperlink w:anchor="_Toc32332101" w:history="1">
        <w:r w:rsidR="009511B2" w:rsidRPr="004D4C13">
          <w:rPr>
            <w:rStyle w:val="Hyperlink"/>
            <w:noProof/>
          </w:rPr>
          <w:t>2.5.2</w:t>
        </w:r>
        <w:r w:rsidR="009511B2">
          <w:rPr>
            <w:rFonts w:asciiTheme="minorHAnsi" w:eastAsiaTheme="minorEastAsia" w:hAnsiTheme="minorHAnsi" w:cstheme="minorBidi"/>
            <w:noProof/>
            <w:sz w:val="22"/>
            <w:szCs w:val="22"/>
          </w:rPr>
          <w:tab/>
        </w:r>
        <w:r w:rsidR="009511B2" w:rsidRPr="004D4C13">
          <w:rPr>
            <w:rStyle w:val="Hyperlink"/>
            <w:noProof/>
          </w:rPr>
          <w:t>Abbreviations</w:t>
        </w:r>
        <w:r w:rsidR="009511B2">
          <w:rPr>
            <w:noProof/>
            <w:webHidden/>
          </w:rPr>
          <w:tab/>
        </w:r>
        <w:r w:rsidR="009511B2">
          <w:rPr>
            <w:noProof/>
            <w:webHidden/>
          </w:rPr>
          <w:fldChar w:fldCharType="begin"/>
        </w:r>
        <w:r w:rsidR="009511B2">
          <w:rPr>
            <w:noProof/>
            <w:webHidden/>
          </w:rPr>
          <w:instrText xml:space="preserve"> PAGEREF _Toc32332101 \h </w:instrText>
        </w:r>
        <w:r w:rsidR="009511B2">
          <w:rPr>
            <w:noProof/>
            <w:webHidden/>
          </w:rPr>
        </w:r>
        <w:r w:rsidR="009511B2">
          <w:rPr>
            <w:noProof/>
            <w:webHidden/>
          </w:rPr>
          <w:fldChar w:fldCharType="separate"/>
        </w:r>
        <w:r w:rsidR="009511B2">
          <w:rPr>
            <w:noProof/>
            <w:webHidden/>
          </w:rPr>
          <w:t>11</w:t>
        </w:r>
        <w:r w:rsidR="009511B2">
          <w:rPr>
            <w:noProof/>
            <w:webHidden/>
          </w:rPr>
          <w:fldChar w:fldCharType="end"/>
        </w:r>
      </w:hyperlink>
    </w:p>
    <w:p w14:paraId="47DBA1CC" w14:textId="77777777" w:rsidR="009511B2" w:rsidRDefault="00F373CF">
      <w:pPr>
        <w:pStyle w:val="TOC1"/>
        <w:tabs>
          <w:tab w:val="left" w:pos="400"/>
          <w:tab w:val="right" w:leader="dot" w:pos="10173"/>
        </w:tabs>
        <w:rPr>
          <w:rFonts w:asciiTheme="minorHAnsi" w:eastAsiaTheme="minorEastAsia" w:hAnsiTheme="minorHAnsi" w:cstheme="minorBidi"/>
          <w:noProof/>
          <w:sz w:val="22"/>
          <w:szCs w:val="22"/>
        </w:rPr>
      </w:pPr>
      <w:hyperlink w:anchor="_Toc32332102" w:history="1">
        <w:r w:rsidR="009511B2" w:rsidRPr="004D4C13">
          <w:rPr>
            <w:rStyle w:val="Hyperlink"/>
            <w:noProof/>
            <w:lang w:val="en-GB"/>
          </w:rPr>
          <w:t>3</w:t>
        </w:r>
        <w:r w:rsidR="009511B2">
          <w:rPr>
            <w:rFonts w:asciiTheme="minorHAnsi" w:eastAsiaTheme="minorEastAsia" w:hAnsiTheme="minorHAnsi" w:cstheme="minorBidi"/>
            <w:noProof/>
            <w:sz w:val="22"/>
            <w:szCs w:val="22"/>
          </w:rPr>
          <w:tab/>
        </w:r>
        <w:r w:rsidR="009511B2" w:rsidRPr="004D4C13">
          <w:rPr>
            <w:rStyle w:val="Hyperlink"/>
            <w:noProof/>
            <w:lang w:val="en-GB"/>
          </w:rPr>
          <w:t>Feature Implementation Architecture</w:t>
        </w:r>
        <w:r w:rsidR="009511B2">
          <w:rPr>
            <w:noProof/>
            <w:webHidden/>
          </w:rPr>
          <w:tab/>
        </w:r>
        <w:r w:rsidR="009511B2">
          <w:rPr>
            <w:noProof/>
            <w:webHidden/>
          </w:rPr>
          <w:fldChar w:fldCharType="begin"/>
        </w:r>
        <w:r w:rsidR="009511B2">
          <w:rPr>
            <w:noProof/>
            <w:webHidden/>
          </w:rPr>
          <w:instrText xml:space="preserve"> PAGEREF _Toc32332102 \h </w:instrText>
        </w:r>
        <w:r w:rsidR="009511B2">
          <w:rPr>
            <w:noProof/>
            <w:webHidden/>
          </w:rPr>
        </w:r>
        <w:r w:rsidR="009511B2">
          <w:rPr>
            <w:noProof/>
            <w:webHidden/>
          </w:rPr>
          <w:fldChar w:fldCharType="separate"/>
        </w:r>
        <w:r w:rsidR="009511B2">
          <w:rPr>
            <w:noProof/>
            <w:webHidden/>
          </w:rPr>
          <w:t>12</w:t>
        </w:r>
        <w:r w:rsidR="009511B2">
          <w:rPr>
            <w:noProof/>
            <w:webHidden/>
          </w:rPr>
          <w:fldChar w:fldCharType="end"/>
        </w:r>
      </w:hyperlink>
    </w:p>
    <w:p w14:paraId="4FDAE341" w14:textId="77777777" w:rsidR="009511B2" w:rsidRDefault="00F373CF">
      <w:pPr>
        <w:pStyle w:val="TOC2"/>
        <w:rPr>
          <w:rFonts w:asciiTheme="minorHAnsi" w:eastAsiaTheme="minorEastAsia" w:hAnsiTheme="minorHAnsi" w:cstheme="minorBidi"/>
          <w:bCs w:val="0"/>
          <w:sz w:val="22"/>
          <w:szCs w:val="22"/>
        </w:rPr>
      </w:pPr>
      <w:hyperlink w:anchor="_Toc32332103" w:history="1">
        <w:r w:rsidR="009511B2" w:rsidRPr="004D4C13">
          <w:rPr>
            <w:rStyle w:val="Hyperlink"/>
            <w:lang w:val="en-GB"/>
          </w:rPr>
          <w:t>3.1</w:t>
        </w:r>
        <w:r w:rsidR="009511B2">
          <w:rPr>
            <w:rFonts w:asciiTheme="minorHAnsi" w:eastAsiaTheme="minorEastAsia" w:hAnsiTheme="minorHAnsi" w:cstheme="minorBidi"/>
            <w:bCs w:val="0"/>
            <w:sz w:val="22"/>
            <w:szCs w:val="22"/>
          </w:rPr>
          <w:tab/>
        </w:r>
        <w:r w:rsidR="009511B2" w:rsidRPr="004D4C13">
          <w:rPr>
            <w:rStyle w:val="Hyperlink"/>
            <w:lang w:val="en-GB"/>
          </w:rPr>
          <w:t>Functional Architecture</w:t>
        </w:r>
        <w:r w:rsidR="009511B2">
          <w:rPr>
            <w:webHidden/>
          </w:rPr>
          <w:tab/>
        </w:r>
        <w:r w:rsidR="009511B2">
          <w:rPr>
            <w:webHidden/>
          </w:rPr>
          <w:fldChar w:fldCharType="begin"/>
        </w:r>
        <w:r w:rsidR="009511B2">
          <w:rPr>
            <w:webHidden/>
          </w:rPr>
          <w:instrText xml:space="preserve"> PAGEREF _Toc32332103 \h </w:instrText>
        </w:r>
        <w:r w:rsidR="009511B2">
          <w:rPr>
            <w:webHidden/>
          </w:rPr>
        </w:r>
        <w:r w:rsidR="009511B2">
          <w:rPr>
            <w:webHidden/>
          </w:rPr>
          <w:fldChar w:fldCharType="separate"/>
        </w:r>
        <w:r w:rsidR="009511B2">
          <w:rPr>
            <w:webHidden/>
          </w:rPr>
          <w:t>12</w:t>
        </w:r>
        <w:r w:rsidR="009511B2">
          <w:rPr>
            <w:webHidden/>
          </w:rPr>
          <w:fldChar w:fldCharType="end"/>
        </w:r>
      </w:hyperlink>
    </w:p>
    <w:p w14:paraId="1B4D0DC8" w14:textId="77777777" w:rsidR="009511B2" w:rsidRDefault="00F373CF">
      <w:pPr>
        <w:pStyle w:val="TOC3"/>
        <w:rPr>
          <w:rFonts w:asciiTheme="minorHAnsi" w:eastAsiaTheme="minorEastAsia" w:hAnsiTheme="minorHAnsi" w:cstheme="minorBidi"/>
          <w:noProof/>
          <w:sz w:val="22"/>
          <w:szCs w:val="22"/>
        </w:rPr>
      </w:pPr>
      <w:hyperlink w:anchor="_Toc32332104" w:history="1">
        <w:r w:rsidR="009511B2" w:rsidRPr="004D4C13">
          <w:rPr>
            <w:rStyle w:val="Hyperlink"/>
            <w:noProof/>
          </w:rPr>
          <w:t>3.1.1</w:t>
        </w:r>
        <w:r w:rsidR="009511B2">
          <w:rPr>
            <w:rFonts w:asciiTheme="minorHAnsi" w:eastAsiaTheme="minorEastAsia" w:hAnsiTheme="minorHAnsi" w:cstheme="minorBidi"/>
            <w:noProof/>
            <w:sz w:val="22"/>
            <w:szCs w:val="22"/>
          </w:rPr>
          <w:tab/>
        </w:r>
        <w:r w:rsidR="009511B2" w:rsidRPr="004D4C13">
          <w:rPr>
            <w:rStyle w:val="Hyperlink"/>
            <w:noProof/>
          </w:rPr>
          <w:t>Description</w:t>
        </w:r>
        <w:r w:rsidR="009511B2">
          <w:rPr>
            <w:noProof/>
            <w:webHidden/>
          </w:rPr>
          <w:tab/>
        </w:r>
        <w:r w:rsidR="009511B2">
          <w:rPr>
            <w:noProof/>
            <w:webHidden/>
          </w:rPr>
          <w:fldChar w:fldCharType="begin"/>
        </w:r>
        <w:r w:rsidR="009511B2">
          <w:rPr>
            <w:noProof/>
            <w:webHidden/>
          </w:rPr>
          <w:instrText xml:space="preserve"> PAGEREF _Toc32332104 \h </w:instrText>
        </w:r>
        <w:r w:rsidR="009511B2">
          <w:rPr>
            <w:noProof/>
            <w:webHidden/>
          </w:rPr>
        </w:r>
        <w:r w:rsidR="009511B2">
          <w:rPr>
            <w:noProof/>
            <w:webHidden/>
          </w:rPr>
          <w:fldChar w:fldCharType="separate"/>
        </w:r>
        <w:r w:rsidR="009511B2">
          <w:rPr>
            <w:noProof/>
            <w:webHidden/>
          </w:rPr>
          <w:t>12</w:t>
        </w:r>
        <w:r w:rsidR="009511B2">
          <w:rPr>
            <w:noProof/>
            <w:webHidden/>
          </w:rPr>
          <w:fldChar w:fldCharType="end"/>
        </w:r>
      </w:hyperlink>
    </w:p>
    <w:p w14:paraId="76166AF9" w14:textId="77777777" w:rsidR="009511B2" w:rsidRDefault="00F373CF">
      <w:pPr>
        <w:pStyle w:val="TOC3"/>
        <w:rPr>
          <w:rFonts w:asciiTheme="minorHAnsi" w:eastAsiaTheme="minorEastAsia" w:hAnsiTheme="minorHAnsi" w:cstheme="minorBidi"/>
          <w:noProof/>
          <w:sz w:val="22"/>
          <w:szCs w:val="22"/>
        </w:rPr>
      </w:pPr>
      <w:hyperlink w:anchor="_Toc32332105" w:history="1">
        <w:r w:rsidR="009511B2" w:rsidRPr="004D4C13">
          <w:rPr>
            <w:rStyle w:val="Hyperlink"/>
            <w:noProof/>
          </w:rPr>
          <w:t>3.1.2</w:t>
        </w:r>
        <w:r w:rsidR="009511B2">
          <w:rPr>
            <w:rFonts w:asciiTheme="minorHAnsi" w:eastAsiaTheme="minorEastAsia" w:hAnsiTheme="minorHAnsi" w:cstheme="minorBidi"/>
            <w:noProof/>
            <w:sz w:val="22"/>
            <w:szCs w:val="22"/>
          </w:rPr>
          <w:tab/>
        </w:r>
        <w:r w:rsidR="009511B2" w:rsidRPr="004D4C13">
          <w:rPr>
            <w:rStyle w:val="Hyperlink"/>
            <w:noProof/>
          </w:rPr>
          <w:t>Function List</w:t>
        </w:r>
        <w:r w:rsidR="009511B2">
          <w:rPr>
            <w:noProof/>
            <w:webHidden/>
          </w:rPr>
          <w:tab/>
        </w:r>
        <w:r w:rsidR="009511B2">
          <w:rPr>
            <w:noProof/>
            <w:webHidden/>
          </w:rPr>
          <w:fldChar w:fldCharType="begin"/>
        </w:r>
        <w:r w:rsidR="009511B2">
          <w:rPr>
            <w:noProof/>
            <w:webHidden/>
          </w:rPr>
          <w:instrText xml:space="preserve"> PAGEREF _Toc32332105 \h </w:instrText>
        </w:r>
        <w:r w:rsidR="009511B2">
          <w:rPr>
            <w:noProof/>
            <w:webHidden/>
          </w:rPr>
        </w:r>
        <w:r w:rsidR="009511B2">
          <w:rPr>
            <w:noProof/>
            <w:webHidden/>
          </w:rPr>
          <w:fldChar w:fldCharType="separate"/>
        </w:r>
        <w:r w:rsidR="009511B2">
          <w:rPr>
            <w:noProof/>
            <w:webHidden/>
          </w:rPr>
          <w:t>12</w:t>
        </w:r>
        <w:r w:rsidR="009511B2">
          <w:rPr>
            <w:noProof/>
            <w:webHidden/>
          </w:rPr>
          <w:fldChar w:fldCharType="end"/>
        </w:r>
      </w:hyperlink>
    </w:p>
    <w:p w14:paraId="5512D0EF" w14:textId="77777777" w:rsidR="009511B2" w:rsidRDefault="00F373CF">
      <w:pPr>
        <w:pStyle w:val="TOC3"/>
        <w:rPr>
          <w:rFonts w:asciiTheme="minorHAnsi" w:eastAsiaTheme="minorEastAsia" w:hAnsiTheme="minorHAnsi" w:cstheme="minorBidi"/>
          <w:noProof/>
          <w:sz w:val="22"/>
          <w:szCs w:val="22"/>
        </w:rPr>
      </w:pPr>
      <w:hyperlink w:anchor="_Toc32332106" w:history="1">
        <w:r w:rsidR="009511B2" w:rsidRPr="004D4C13">
          <w:rPr>
            <w:rStyle w:val="Hyperlink"/>
            <w:noProof/>
          </w:rPr>
          <w:t>3.1.3</w:t>
        </w:r>
        <w:r w:rsidR="009511B2">
          <w:rPr>
            <w:rFonts w:asciiTheme="minorHAnsi" w:eastAsiaTheme="minorEastAsia" w:hAnsiTheme="minorHAnsi" w:cstheme="minorBidi"/>
            <w:noProof/>
            <w:sz w:val="22"/>
            <w:szCs w:val="22"/>
          </w:rPr>
          <w:tab/>
        </w:r>
        <w:r w:rsidR="009511B2" w:rsidRPr="004D4C13">
          <w:rPr>
            <w:rStyle w:val="Hyperlink"/>
            <w:noProof/>
          </w:rPr>
          <w:t>Signal List</w:t>
        </w:r>
        <w:r w:rsidR="009511B2">
          <w:rPr>
            <w:noProof/>
            <w:webHidden/>
          </w:rPr>
          <w:tab/>
        </w:r>
        <w:r w:rsidR="009511B2">
          <w:rPr>
            <w:noProof/>
            <w:webHidden/>
          </w:rPr>
          <w:fldChar w:fldCharType="begin"/>
        </w:r>
        <w:r w:rsidR="009511B2">
          <w:rPr>
            <w:noProof/>
            <w:webHidden/>
          </w:rPr>
          <w:instrText xml:space="preserve"> PAGEREF _Toc32332106 \h </w:instrText>
        </w:r>
        <w:r w:rsidR="009511B2">
          <w:rPr>
            <w:noProof/>
            <w:webHidden/>
          </w:rPr>
        </w:r>
        <w:r w:rsidR="009511B2">
          <w:rPr>
            <w:noProof/>
            <w:webHidden/>
          </w:rPr>
          <w:fldChar w:fldCharType="separate"/>
        </w:r>
        <w:r w:rsidR="009511B2">
          <w:rPr>
            <w:noProof/>
            <w:webHidden/>
          </w:rPr>
          <w:t>12</w:t>
        </w:r>
        <w:r w:rsidR="009511B2">
          <w:rPr>
            <w:noProof/>
            <w:webHidden/>
          </w:rPr>
          <w:fldChar w:fldCharType="end"/>
        </w:r>
      </w:hyperlink>
    </w:p>
    <w:p w14:paraId="4DE6520A" w14:textId="77777777" w:rsidR="009511B2" w:rsidRDefault="00F373CF">
      <w:pPr>
        <w:pStyle w:val="TOC2"/>
        <w:rPr>
          <w:rFonts w:asciiTheme="minorHAnsi" w:eastAsiaTheme="minorEastAsia" w:hAnsiTheme="minorHAnsi" w:cstheme="minorBidi"/>
          <w:bCs w:val="0"/>
          <w:sz w:val="22"/>
          <w:szCs w:val="22"/>
        </w:rPr>
      </w:pPr>
      <w:hyperlink w:anchor="_Toc32332107" w:history="1">
        <w:r w:rsidR="009511B2" w:rsidRPr="004D4C13">
          <w:rPr>
            <w:rStyle w:val="Hyperlink"/>
            <w:lang w:val="en-GB"/>
          </w:rPr>
          <w:t>3.2</w:t>
        </w:r>
        <w:r w:rsidR="009511B2">
          <w:rPr>
            <w:rFonts w:asciiTheme="minorHAnsi" w:eastAsiaTheme="minorEastAsia" w:hAnsiTheme="minorHAnsi" w:cstheme="minorBidi"/>
            <w:bCs w:val="0"/>
            <w:sz w:val="22"/>
            <w:szCs w:val="22"/>
          </w:rPr>
          <w:tab/>
        </w:r>
        <w:r w:rsidR="009511B2" w:rsidRPr="004D4C13">
          <w:rPr>
            <w:rStyle w:val="Hyperlink"/>
            <w:lang w:val="en-GB"/>
          </w:rPr>
          <w:t>Physical Architecture</w:t>
        </w:r>
        <w:r w:rsidR="009511B2">
          <w:rPr>
            <w:webHidden/>
          </w:rPr>
          <w:tab/>
        </w:r>
        <w:r w:rsidR="009511B2">
          <w:rPr>
            <w:webHidden/>
          </w:rPr>
          <w:fldChar w:fldCharType="begin"/>
        </w:r>
        <w:r w:rsidR="009511B2">
          <w:rPr>
            <w:webHidden/>
          </w:rPr>
          <w:instrText xml:space="preserve"> PAGEREF _Toc32332107 \h </w:instrText>
        </w:r>
        <w:r w:rsidR="009511B2">
          <w:rPr>
            <w:webHidden/>
          </w:rPr>
        </w:r>
        <w:r w:rsidR="009511B2">
          <w:rPr>
            <w:webHidden/>
          </w:rPr>
          <w:fldChar w:fldCharType="separate"/>
        </w:r>
        <w:r w:rsidR="009511B2">
          <w:rPr>
            <w:webHidden/>
          </w:rPr>
          <w:t>13</w:t>
        </w:r>
        <w:r w:rsidR="009511B2">
          <w:rPr>
            <w:webHidden/>
          </w:rPr>
          <w:fldChar w:fldCharType="end"/>
        </w:r>
      </w:hyperlink>
    </w:p>
    <w:p w14:paraId="17E63515" w14:textId="77777777" w:rsidR="009511B2" w:rsidRDefault="00F373CF">
      <w:pPr>
        <w:pStyle w:val="TOC3"/>
        <w:rPr>
          <w:rFonts w:asciiTheme="minorHAnsi" w:eastAsiaTheme="minorEastAsia" w:hAnsiTheme="minorHAnsi" w:cstheme="minorBidi"/>
          <w:noProof/>
          <w:sz w:val="22"/>
          <w:szCs w:val="22"/>
        </w:rPr>
      </w:pPr>
      <w:hyperlink w:anchor="_Toc32332108" w:history="1">
        <w:r w:rsidR="009511B2" w:rsidRPr="004D4C13">
          <w:rPr>
            <w:rStyle w:val="Hyperlink"/>
            <w:noProof/>
          </w:rPr>
          <w:t>3.2.1</w:t>
        </w:r>
        <w:r w:rsidR="009511B2">
          <w:rPr>
            <w:rFonts w:asciiTheme="minorHAnsi" w:eastAsiaTheme="minorEastAsia" w:hAnsiTheme="minorHAnsi" w:cstheme="minorBidi"/>
            <w:noProof/>
            <w:sz w:val="22"/>
            <w:szCs w:val="22"/>
          </w:rPr>
          <w:tab/>
        </w:r>
        <w:r w:rsidR="009511B2" w:rsidRPr="004D4C13">
          <w:rPr>
            <w:rStyle w:val="Hyperlink"/>
            <w:noProof/>
          </w:rPr>
          <w:t>E/E Architecture</w:t>
        </w:r>
        <w:r w:rsidR="009511B2">
          <w:rPr>
            <w:noProof/>
            <w:webHidden/>
          </w:rPr>
          <w:tab/>
        </w:r>
        <w:r w:rsidR="009511B2">
          <w:rPr>
            <w:noProof/>
            <w:webHidden/>
          </w:rPr>
          <w:fldChar w:fldCharType="begin"/>
        </w:r>
        <w:r w:rsidR="009511B2">
          <w:rPr>
            <w:noProof/>
            <w:webHidden/>
          </w:rPr>
          <w:instrText xml:space="preserve"> PAGEREF _Toc32332108 \h </w:instrText>
        </w:r>
        <w:r w:rsidR="009511B2">
          <w:rPr>
            <w:noProof/>
            <w:webHidden/>
          </w:rPr>
        </w:r>
        <w:r w:rsidR="009511B2">
          <w:rPr>
            <w:noProof/>
            <w:webHidden/>
          </w:rPr>
          <w:fldChar w:fldCharType="separate"/>
        </w:r>
        <w:r w:rsidR="009511B2">
          <w:rPr>
            <w:noProof/>
            <w:webHidden/>
          </w:rPr>
          <w:t>13</w:t>
        </w:r>
        <w:r w:rsidR="009511B2">
          <w:rPr>
            <w:noProof/>
            <w:webHidden/>
          </w:rPr>
          <w:fldChar w:fldCharType="end"/>
        </w:r>
      </w:hyperlink>
    </w:p>
    <w:p w14:paraId="758F2C3C"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09" w:history="1">
        <w:r w:rsidR="009511B2" w:rsidRPr="004D4C13">
          <w:rPr>
            <w:rStyle w:val="Hyperlink"/>
            <w:noProof/>
          </w:rPr>
          <w:t>3.2.1.1</w:t>
        </w:r>
        <w:r w:rsidR="009511B2">
          <w:rPr>
            <w:rFonts w:asciiTheme="minorHAnsi" w:eastAsiaTheme="minorEastAsia" w:hAnsiTheme="minorHAnsi" w:cstheme="minorBidi"/>
            <w:noProof/>
            <w:sz w:val="22"/>
            <w:szCs w:val="22"/>
          </w:rPr>
          <w:tab/>
        </w:r>
        <w:r w:rsidR="009511B2" w:rsidRPr="004D4C13">
          <w:rPr>
            <w:rStyle w:val="Hyperlink"/>
            <w:noProof/>
          </w:rPr>
          <w:t>E/E Architecture Variants</w:t>
        </w:r>
        <w:r w:rsidR="009511B2">
          <w:rPr>
            <w:noProof/>
            <w:webHidden/>
          </w:rPr>
          <w:tab/>
        </w:r>
        <w:r w:rsidR="009511B2">
          <w:rPr>
            <w:noProof/>
            <w:webHidden/>
          </w:rPr>
          <w:fldChar w:fldCharType="begin"/>
        </w:r>
        <w:r w:rsidR="009511B2">
          <w:rPr>
            <w:noProof/>
            <w:webHidden/>
          </w:rPr>
          <w:instrText xml:space="preserve"> PAGEREF _Toc32332109 \h </w:instrText>
        </w:r>
        <w:r w:rsidR="009511B2">
          <w:rPr>
            <w:noProof/>
            <w:webHidden/>
          </w:rPr>
        </w:r>
        <w:r w:rsidR="009511B2">
          <w:rPr>
            <w:noProof/>
            <w:webHidden/>
          </w:rPr>
          <w:fldChar w:fldCharType="separate"/>
        </w:r>
        <w:r w:rsidR="009511B2">
          <w:rPr>
            <w:noProof/>
            <w:webHidden/>
          </w:rPr>
          <w:t>13</w:t>
        </w:r>
        <w:r w:rsidR="009511B2">
          <w:rPr>
            <w:noProof/>
            <w:webHidden/>
          </w:rPr>
          <w:fldChar w:fldCharType="end"/>
        </w:r>
      </w:hyperlink>
    </w:p>
    <w:p w14:paraId="10A0F030"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10" w:history="1">
        <w:r w:rsidR="009511B2" w:rsidRPr="004D4C13">
          <w:rPr>
            <w:rStyle w:val="Hyperlink"/>
            <w:bCs/>
            <w:noProof/>
          </w:rPr>
          <w:t>3.2.1.1.1</w:t>
        </w:r>
        <w:r w:rsidR="009511B2">
          <w:rPr>
            <w:rFonts w:asciiTheme="minorHAnsi" w:eastAsiaTheme="minorEastAsia" w:hAnsiTheme="minorHAnsi" w:cstheme="minorBidi"/>
            <w:noProof/>
            <w:sz w:val="22"/>
            <w:szCs w:val="22"/>
          </w:rPr>
          <w:tab/>
        </w:r>
        <w:r w:rsidR="009511B2" w:rsidRPr="004D4C13">
          <w:rPr>
            <w:rStyle w:val="Hyperlink"/>
            <w:noProof/>
          </w:rPr>
          <w:t>E/E Architecture “FNV2.5”</w:t>
        </w:r>
        <w:r w:rsidR="009511B2">
          <w:rPr>
            <w:noProof/>
            <w:webHidden/>
          </w:rPr>
          <w:tab/>
        </w:r>
        <w:r w:rsidR="009511B2">
          <w:rPr>
            <w:noProof/>
            <w:webHidden/>
          </w:rPr>
          <w:fldChar w:fldCharType="begin"/>
        </w:r>
        <w:r w:rsidR="009511B2">
          <w:rPr>
            <w:noProof/>
            <w:webHidden/>
          </w:rPr>
          <w:instrText xml:space="preserve"> PAGEREF _Toc32332110 \h </w:instrText>
        </w:r>
        <w:r w:rsidR="009511B2">
          <w:rPr>
            <w:noProof/>
            <w:webHidden/>
          </w:rPr>
        </w:r>
        <w:r w:rsidR="009511B2">
          <w:rPr>
            <w:noProof/>
            <w:webHidden/>
          </w:rPr>
          <w:fldChar w:fldCharType="separate"/>
        </w:r>
        <w:r w:rsidR="009511B2">
          <w:rPr>
            <w:noProof/>
            <w:webHidden/>
          </w:rPr>
          <w:t>13</w:t>
        </w:r>
        <w:r w:rsidR="009511B2">
          <w:rPr>
            <w:noProof/>
            <w:webHidden/>
          </w:rPr>
          <w:fldChar w:fldCharType="end"/>
        </w:r>
      </w:hyperlink>
    </w:p>
    <w:p w14:paraId="092B149E"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11" w:history="1">
        <w:r w:rsidR="009511B2" w:rsidRPr="004D4C13">
          <w:rPr>
            <w:rStyle w:val="Hyperlink"/>
            <w:noProof/>
          </w:rPr>
          <w:t>3.2.1.2</w:t>
        </w:r>
        <w:r w:rsidR="009511B2">
          <w:rPr>
            <w:rFonts w:asciiTheme="minorHAnsi" w:eastAsiaTheme="minorEastAsia" w:hAnsiTheme="minorHAnsi" w:cstheme="minorBidi"/>
            <w:noProof/>
            <w:sz w:val="22"/>
            <w:szCs w:val="22"/>
          </w:rPr>
          <w:tab/>
        </w:r>
        <w:r w:rsidR="009511B2" w:rsidRPr="004D4C13">
          <w:rPr>
            <w:rStyle w:val="Hyperlink"/>
            <w:noProof/>
          </w:rPr>
          <w:t>E/E Components</w:t>
        </w:r>
        <w:r w:rsidR="009511B2">
          <w:rPr>
            <w:noProof/>
            <w:webHidden/>
          </w:rPr>
          <w:tab/>
        </w:r>
        <w:r w:rsidR="009511B2">
          <w:rPr>
            <w:noProof/>
            <w:webHidden/>
          </w:rPr>
          <w:fldChar w:fldCharType="begin"/>
        </w:r>
        <w:r w:rsidR="009511B2">
          <w:rPr>
            <w:noProof/>
            <w:webHidden/>
          </w:rPr>
          <w:instrText xml:space="preserve"> PAGEREF _Toc32332111 \h </w:instrText>
        </w:r>
        <w:r w:rsidR="009511B2">
          <w:rPr>
            <w:noProof/>
            <w:webHidden/>
          </w:rPr>
        </w:r>
        <w:r w:rsidR="009511B2">
          <w:rPr>
            <w:noProof/>
            <w:webHidden/>
          </w:rPr>
          <w:fldChar w:fldCharType="separate"/>
        </w:r>
        <w:r w:rsidR="009511B2">
          <w:rPr>
            <w:noProof/>
            <w:webHidden/>
          </w:rPr>
          <w:t>14</w:t>
        </w:r>
        <w:r w:rsidR="009511B2">
          <w:rPr>
            <w:noProof/>
            <w:webHidden/>
          </w:rPr>
          <w:fldChar w:fldCharType="end"/>
        </w:r>
      </w:hyperlink>
    </w:p>
    <w:p w14:paraId="54C2A732"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12" w:history="1">
        <w:r w:rsidR="009511B2" w:rsidRPr="004D4C13">
          <w:rPr>
            <w:rStyle w:val="Hyperlink"/>
            <w:noProof/>
          </w:rPr>
          <w:t>3.2.1.3</w:t>
        </w:r>
        <w:r w:rsidR="009511B2">
          <w:rPr>
            <w:rFonts w:asciiTheme="minorHAnsi" w:eastAsiaTheme="minorEastAsia" w:hAnsiTheme="minorHAnsi" w:cstheme="minorBidi"/>
            <w:noProof/>
            <w:sz w:val="22"/>
            <w:szCs w:val="22"/>
          </w:rPr>
          <w:tab/>
        </w:r>
        <w:r w:rsidR="009511B2" w:rsidRPr="004D4C13">
          <w:rPr>
            <w:rStyle w:val="Hyperlink"/>
            <w:noProof/>
          </w:rPr>
          <w:t>E/E Connections</w:t>
        </w:r>
        <w:r w:rsidR="009511B2">
          <w:rPr>
            <w:noProof/>
            <w:webHidden/>
          </w:rPr>
          <w:tab/>
        </w:r>
        <w:r w:rsidR="009511B2">
          <w:rPr>
            <w:noProof/>
            <w:webHidden/>
          </w:rPr>
          <w:fldChar w:fldCharType="begin"/>
        </w:r>
        <w:r w:rsidR="009511B2">
          <w:rPr>
            <w:noProof/>
            <w:webHidden/>
          </w:rPr>
          <w:instrText xml:space="preserve"> PAGEREF _Toc32332112 \h </w:instrText>
        </w:r>
        <w:r w:rsidR="009511B2">
          <w:rPr>
            <w:noProof/>
            <w:webHidden/>
          </w:rPr>
        </w:r>
        <w:r w:rsidR="009511B2">
          <w:rPr>
            <w:noProof/>
            <w:webHidden/>
          </w:rPr>
          <w:fldChar w:fldCharType="separate"/>
        </w:r>
        <w:r w:rsidR="009511B2">
          <w:rPr>
            <w:noProof/>
            <w:webHidden/>
          </w:rPr>
          <w:t>14</w:t>
        </w:r>
        <w:r w:rsidR="009511B2">
          <w:rPr>
            <w:noProof/>
            <w:webHidden/>
          </w:rPr>
          <w:fldChar w:fldCharType="end"/>
        </w:r>
      </w:hyperlink>
    </w:p>
    <w:p w14:paraId="4A95130A"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13" w:history="1">
        <w:r w:rsidR="009511B2" w:rsidRPr="004D4C13">
          <w:rPr>
            <w:rStyle w:val="Hyperlink"/>
            <w:noProof/>
            <w:lang w:val="en-GB"/>
          </w:rPr>
          <w:t>3.2.1.4</w:t>
        </w:r>
        <w:r w:rsidR="009511B2">
          <w:rPr>
            <w:rFonts w:asciiTheme="minorHAnsi" w:eastAsiaTheme="minorEastAsia" w:hAnsiTheme="minorHAnsi" w:cstheme="minorBidi"/>
            <w:noProof/>
            <w:sz w:val="22"/>
            <w:szCs w:val="22"/>
          </w:rPr>
          <w:tab/>
        </w:r>
        <w:r w:rsidR="009511B2" w:rsidRPr="004D4C13">
          <w:rPr>
            <w:rStyle w:val="Hyperlink"/>
            <w:noProof/>
          </w:rPr>
          <w:t>Signal</w:t>
        </w:r>
        <w:r w:rsidR="009511B2" w:rsidRPr="004D4C13">
          <w:rPr>
            <w:rStyle w:val="Hyperlink"/>
            <w:noProof/>
            <w:lang w:val="en-GB"/>
          </w:rPr>
          <w:t xml:space="preserve"> List</w:t>
        </w:r>
        <w:r w:rsidR="009511B2">
          <w:rPr>
            <w:noProof/>
            <w:webHidden/>
          </w:rPr>
          <w:tab/>
        </w:r>
        <w:r w:rsidR="009511B2">
          <w:rPr>
            <w:noProof/>
            <w:webHidden/>
          </w:rPr>
          <w:fldChar w:fldCharType="begin"/>
        </w:r>
        <w:r w:rsidR="009511B2">
          <w:rPr>
            <w:noProof/>
            <w:webHidden/>
          </w:rPr>
          <w:instrText xml:space="preserve"> PAGEREF _Toc32332113 \h </w:instrText>
        </w:r>
        <w:r w:rsidR="009511B2">
          <w:rPr>
            <w:noProof/>
            <w:webHidden/>
          </w:rPr>
        </w:r>
        <w:r w:rsidR="009511B2">
          <w:rPr>
            <w:noProof/>
            <w:webHidden/>
          </w:rPr>
          <w:fldChar w:fldCharType="separate"/>
        </w:r>
        <w:r w:rsidR="009511B2">
          <w:rPr>
            <w:noProof/>
            <w:webHidden/>
          </w:rPr>
          <w:t>14</w:t>
        </w:r>
        <w:r w:rsidR="009511B2">
          <w:rPr>
            <w:noProof/>
            <w:webHidden/>
          </w:rPr>
          <w:fldChar w:fldCharType="end"/>
        </w:r>
      </w:hyperlink>
    </w:p>
    <w:p w14:paraId="5408335C" w14:textId="77777777" w:rsidR="009511B2" w:rsidRDefault="00F373CF">
      <w:pPr>
        <w:pStyle w:val="TOC2"/>
        <w:rPr>
          <w:rFonts w:asciiTheme="minorHAnsi" w:eastAsiaTheme="minorEastAsia" w:hAnsiTheme="minorHAnsi" w:cstheme="minorBidi"/>
          <w:bCs w:val="0"/>
          <w:sz w:val="22"/>
          <w:szCs w:val="22"/>
        </w:rPr>
      </w:pPr>
      <w:hyperlink w:anchor="_Toc32332114" w:history="1">
        <w:r w:rsidR="009511B2" w:rsidRPr="004D4C13">
          <w:rPr>
            <w:rStyle w:val="Hyperlink"/>
            <w:lang w:val="en-GB"/>
          </w:rPr>
          <w:t>3.3</w:t>
        </w:r>
        <w:r w:rsidR="009511B2">
          <w:rPr>
            <w:rFonts w:asciiTheme="minorHAnsi" w:eastAsiaTheme="minorEastAsia" w:hAnsiTheme="minorHAnsi" w:cstheme="minorBidi"/>
            <w:bCs w:val="0"/>
            <w:sz w:val="22"/>
            <w:szCs w:val="22"/>
          </w:rPr>
          <w:tab/>
        </w:r>
        <w:r w:rsidR="009511B2" w:rsidRPr="004D4C13">
          <w:rPr>
            <w:rStyle w:val="Hyperlink"/>
            <w:lang w:val="en-GB"/>
          </w:rPr>
          <w:t>Function Deployment</w:t>
        </w:r>
        <w:r w:rsidR="009511B2">
          <w:rPr>
            <w:webHidden/>
          </w:rPr>
          <w:tab/>
        </w:r>
        <w:r w:rsidR="009511B2">
          <w:rPr>
            <w:webHidden/>
          </w:rPr>
          <w:fldChar w:fldCharType="begin"/>
        </w:r>
        <w:r w:rsidR="009511B2">
          <w:rPr>
            <w:webHidden/>
          </w:rPr>
          <w:instrText xml:space="preserve"> PAGEREF _Toc32332114 \h </w:instrText>
        </w:r>
        <w:r w:rsidR="009511B2">
          <w:rPr>
            <w:webHidden/>
          </w:rPr>
        </w:r>
        <w:r w:rsidR="009511B2">
          <w:rPr>
            <w:webHidden/>
          </w:rPr>
          <w:fldChar w:fldCharType="separate"/>
        </w:r>
        <w:r w:rsidR="009511B2">
          <w:rPr>
            <w:webHidden/>
          </w:rPr>
          <w:t>14</w:t>
        </w:r>
        <w:r w:rsidR="009511B2">
          <w:rPr>
            <w:webHidden/>
          </w:rPr>
          <w:fldChar w:fldCharType="end"/>
        </w:r>
      </w:hyperlink>
    </w:p>
    <w:p w14:paraId="59A72A42" w14:textId="77777777" w:rsidR="009511B2" w:rsidRDefault="00F373CF">
      <w:pPr>
        <w:pStyle w:val="TOC3"/>
        <w:rPr>
          <w:rFonts w:asciiTheme="minorHAnsi" w:eastAsiaTheme="minorEastAsia" w:hAnsiTheme="minorHAnsi" w:cstheme="minorBidi"/>
          <w:noProof/>
          <w:sz w:val="22"/>
          <w:szCs w:val="22"/>
        </w:rPr>
      </w:pPr>
      <w:hyperlink w:anchor="_Toc32332115" w:history="1">
        <w:r w:rsidR="009511B2" w:rsidRPr="004D4C13">
          <w:rPr>
            <w:rStyle w:val="Hyperlink"/>
            <w:noProof/>
          </w:rPr>
          <w:t>3.3.1</w:t>
        </w:r>
        <w:r w:rsidR="009511B2">
          <w:rPr>
            <w:rFonts w:asciiTheme="minorHAnsi" w:eastAsiaTheme="minorEastAsia" w:hAnsiTheme="minorHAnsi" w:cstheme="minorBidi"/>
            <w:noProof/>
            <w:sz w:val="22"/>
            <w:szCs w:val="22"/>
          </w:rPr>
          <w:tab/>
        </w:r>
        <w:r w:rsidR="009511B2" w:rsidRPr="004D4C13">
          <w:rPr>
            <w:rStyle w:val="Hyperlink"/>
            <w:noProof/>
          </w:rPr>
          <w:t>Function Allocation</w:t>
        </w:r>
        <w:r w:rsidR="009511B2">
          <w:rPr>
            <w:noProof/>
            <w:webHidden/>
          </w:rPr>
          <w:tab/>
        </w:r>
        <w:r w:rsidR="009511B2">
          <w:rPr>
            <w:noProof/>
            <w:webHidden/>
          </w:rPr>
          <w:fldChar w:fldCharType="begin"/>
        </w:r>
        <w:r w:rsidR="009511B2">
          <w:rPr>
            <w:noProof/>
            <w:webHidden/>
          </w:rPr>
          <w:instrText xml:space="preserve"> PAGEREF _Toc32332115 \h </w:instrText>
        </w:r>
        <w:r w:rsidR="009511B2">
          <w:rPr>
            <w:noProof/>
            <w:webHidden/>
          </w:rPr>
        </w:r>
        <w:r w:rsidR="009511B2">
          <w:rPr>
            <w:noProof/>
            <w:webHidden/>
          </w:rPr>
          <w:fldChar w:fldCharType="separate"/>
        </w:r>
        <w:r w:rsidR="009511B2">
          <w:rPr>
            <w:noProof/>
            <w:webHidden/>
          </w:rPr>
          <w:t>15</w:t>
        </w:r>
        <w:r w:rsidR="009511B2">
          <w:rPr>
            <w:noProof/>
            <w:webHidden/>
          </w:rPr>
          <w:fldChar w:fldCharType="end"/>
        </w:r>
      </w:hyperlink>
    </w:p>
    <w:p w14:paraId="7D0D1E02"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16" w:history="1">
        <w:r w:rsidR="009511B2" w:rsidRPr="004D4C13">
          <w:rPr>
            <w:rStyle w:val="Hyperlink"/>
            <w:noProof/>
          </w:rPr>
          <w:t>3.3.1.1</w:t>
        </w:r>
        <w:r w:rsidR="009511B2">
          <w:rPr>
            <w:rFonts w:asciiTheme="minorHAnsi" w:eastAsiaTheme="minorEastAsia" w:hAnsiTheme="minorHAnsi" w:cstheme="minorBidi"/>
            <w:noProof/>
            <w:sz w:val="22"/>
            <w:szCs w:val="22"/>
          </w:rPr>
          <w:tab/>
        </w:r>
        <w:r w:rsidR="009511B2" w:rsidRPr="004D4C13">
          <w:rPr>
            <w:rStyle w:val="Hyperlink"/>
            <w:noProof/>
          </w:rPr>
          <w:t>Functional Safety</w:t>
        </w:r>
        <w:r w:rsidR="009511B2">
          <w:rPr>
            <w:noProof/>
            <w:webHidden/>
          </w:rPr>
          <w:tab/>
        </w:r>
        <w:r w:rsidR="009511B2">
          <w:rPr>
            <w:noProof/>
            <w:webHidden/>
          </w:rPr>
          <w:fldChar w:fldCharType="begin"/>
        </w:r>
        <w:r w:rsidR="009511B2">
          <w:rPr>
            <w:noProof/>
            <w:webHidden/>
          </w:rPr>
          <w:instrText xml:space="preserve"> PAGEREF _Toc32332116 \h </w:instrText>
        </w:r>
        <w:r w:rsidR="009511B2">
          <w:rPr>
            <w:noProof/>
            <w:webHidden/>
          </w:rPr>
        </w:r>
        <w:r w:rsidR="009511B2">
          <w:rPr>
            <w:noProof/>
            <w:webHidden/>
          </w:rPr>
          <w:fldChar w:fldCharType="separate"/>
        </w:r>
        <w:r w:rsidR="009511B2">
          <w:rPr>
            <w:noProof/>
            <w:webHidden/>
          </w:rPr>
          <w:t>15</w:t>
        </w:r>
        <w:r w:rsidR="009511B2">
          <w:rPr>
            <w:noProof/>
            <w:webHidden/>
          </w:rPr>
          <w:fldChar w:fldCharType="end"/>
        </w:r>
      </w:hyperlink>
    </w:p>
    <w:p w14:paraId="7B45327A" w14:textId="77777777" w:rsidR="009511B2" w:rsidRDefault="00F373CF">
      <w:pPr>
        <w:pStyle w:val="TOC1"/>
        <w:tabs>
          <w:tab w:val="left" w:pos="400"/>
          <w:tab w:val="right" w:leader="dot" w:pos="10173"/>
        </w:tabs>
        <w:rPr>
          <w:rFonts w:asciiTheme="minorHAnsi" w:eastAsiaTheme="minorEastAsia" w:hAnsiTheme="minorHAnsi" w:cstheme="minorBidi"/>
          <w:noProof/>
          <w:sz w:val="22"/>
          <w:szCs w:val="22"/>
        </w:rPr>
      </w:pPr>
      <w:hyperlink w:anchor="_Toc32332117" w:history="1">
        <w:r w:rsidR="009511B2" w:rsidRPr="004D4C13">
          <w:rPr>
            <w:rStyle w:val="Hyperlink"/>
            <w:noProof/>
          </w:rPr>
          <w:t>4</w:t>
        </w:r>
        <w:r w:rsidR="009511B2">
          <w:rPr>
            <w:rFonts w:asciiTheme="minorHAnsi" w:eastAsiaTheme="minorEastAsia" w:hAnsiTheme="minorHAnsi" w:cstheme="minorBidi"/>
            <w:noProof/>
            <w:sz w:val="22"/>
            <w:szCs w:val="22"/>
          </w:rPr>
          <w:tab/>
        </w:r>
        <w:r w:rsidR="009511B2" w:rsidRPr="004D4C13">
          <w:rPr>
            <w:rStyle w:val="Hyperlink"/>
            <w:noProof/>
          </w:rPr>
          <w:t>Feature Implementation Modeling</w:t>
        </w:r>
        <w:r w:rsidR="009511B2">
          <w:rPr>
            <w:noProof/>
            <w:webHidden/>
          </w:rPr>
          <w:tab/>
        </w:r>
        <w:r w:rsidR="009511B2">
          <w:rPr>
            <w:noProof/>
            <w:webHidden/>
          </w:rPr>
          <w:fldChar w:fldCharType="begin"/>
        </w:r>
        <w:r w:rsidR="009511B2">
          <w:rPr>
            <w:noProof/>
            <w:webHidden/>
          </w:rPr>
          <w:instrText xml:space="preserve"> PAGEREF _Toc32332117 \h </w:instrText>
        </w:r>
        <w:r w:rsidR="009511B2">
          <w:rPr>
            <w:noProof/>
            <w:webHidden/>
          </w:rPr>
        </w:r>
        <w:r w:rsidR="009511B2">
          <w:rPr>
            <w:noProof/>
            <w:webHidden/>
          </w:rPr>
          <w:fldChar w:fldCharType="separate"/>
        </w:r>
        <w:r w:rsidR="009511B2">
          <w:rPr>
            <w:noProof/>
            <w:webHidden/>
          </w:rPr>
          <w:t>17</w:t>
        </w:r>
        <w:r w:rsidR="009511B2">
          <w:rPr>
            <w:noProof/>
            <w:webHidden/>
          </w:rPr>
          <w:fldChar w:fldCharType="end"/>
        </w:r>
      </w:hyperlink>
    </w:p>
    <w:p w14:paraId="28AE66FC" w14:textId="77777777" w:rsidR="009511B2" w:rsidRDefault="00F373CF">
      <w:pPr>
        <w:pStyle w:val="TOC2"/>
        <w:rPr>
          <w:rFonts w:asciiTheme="minorHAnsi" w:eastAsiaTheme="minorEastAsia" w:hAnsiTheme="minorHAnsi" w:cstheme="minorBidi"/>
          <w:bCs w:val="0"/>
          <w:sz w:val="22"/>
          <w:szCs w:val="22"/>
        </w:rPr>
      </w:pPr>
      <w:hyperlink w:anchor="_Toc32332118" w:history="1">
        <w:r w:rsidR="009511B2" w:rsidRPr="004D4C13">
          <w:rPr>
            <w:rStyle w:val="Hyperlink"/>
          </w:rPr>
          <w:t>4.1</w:t>
        </w:r>
        <w:r w:rsidR="009511B2">
          <w:rPr>
            <w:rFonts w:asciiTheme="minorHAnsi" w:eastAsiaTheme="minorEastAsia" w:hAnsiTheme="minorHAnsi" w:cstheme="minorBidi"/>
            <w:bCs w:val="0"/>
            <w:sz w:val="22"/>
            <w:szCs w:val="22"/>
          </w:rPr>
          <w:tab/>
        </w:r>
        <w:r w:rsidR="009511B2" w:rsidRPr="004D4C13">
          <w:rPr>
            <w:rStyle w:val="Hyperlink"/>
          </w:rPr>
          <w:t>Component Interaction Diagrams</w:t>
        </w:r>
        <w:r w:rsidR="009511B2">
          <w:rPr>
            <w:webHidden/>
          </w:rPr>
          <w:tab/>
        </w:r>
        <w:r w:rsidR="009511B2">
          <w:rPr>
            <w:webHidden/>
          </w:rPr>
          <w:fldChar w:fldCharType="begin"/>
        </w:r>
        <w:r w:rsidR="009511B2">
          <w:rPr>
            <w:webHidden/>
          </w:rPr>
          <w:instrText xml:space="preserve"> PAGEREF _Toc32332118 \h </w:instrText>
        </w:r>
        <w:r w:rsidR="009511B2">
          <w:rPr>
            <w:webHidden/>
          </w:rPr>
        </w:r>
        <w:r w:rsidR="009511B2">
          <w:rPr>
            <w:webHidden/>
          </w:rPr>
          <w:fldChar w:fldCharType="separate"/>
        </w:r>
        <w:r w:rsidR="009511B2">
          <w:rPr>
            <w:webHidden/>
          </w:rPr>
          <w:t>17</w:t>
        </w:r>
        <w:r w:rsidR="009511B2">
          <w:rPr>
            <w:webHidden/>
          </w:rPr>
          <w:fldChar w:fldCharType="end"/>
        </w:r>
      </w:hyperlink>
    </w:p>
    <w:p w14:paraId="45B1A458" w14:textId="77777777" w:rsidR="009511B2" w:rsidRDefault="00F373CF">
      <w:pPr>
        <w:pStyle w:val="TOC3"/>
        <w:rPr>
          <w:rFonts w:asciiTheme="minorHAnsi" w:eastAsiaTheme="minorEastAsia" w:hAnsiTheme="minorHAnsi" w:cstheme="minorBidi"/>
          <w:noProof/>
          <w:sz w:val="22"/>
          <w:szCs w:val="22"/>
        </w:rPr>
      </w:pPr>
      <w:hyperlink w:anchor="_Toc32332119" w:history="1">
        <w:r w:rsidR="009511B2" w:rsidRPr="004D4C13">
          <w:rPr>
            <w:rStyle w:val="Hyperlink"/>
            <w:noProof/>
          </w:rPr>
          <w:t>4.1.1</w:t>
        </w:r>
        <w:r w:rsidR="009511B2">
          <w:rPr>
            <w:rFonts w:asciiTheme="minorHAnsi" w:eastAsiaTheme="minorEastAsia" w:hAnsiTheme="minorHAnsi" w:cstheme="minorBidi"/>
            <w:noProof/>
            <w:sz w:val="22"/>
            <w:szCs w:val="22"/>
          </w:rPr>
          <w:tab/>
        </w:r>
        <w:r w:rsidR="009511B2" w:rsidRPr="004D4C13">
          <w:rPr>
            <w:rStyle w:val="Hyperlink"/>
            <w:noProof/>
          </w:rPr>
          <w:t>Functional Safety</w:t>
        </w:r>
        <w:r w:rsidR="009511B2">
          <w:rPr>
            <w:noProof/>
            <w:webHidden/>
          </w:rPr>
          <w:tab/>
        </w:r>
        <w:r w:rsidR="009511B2">
          <w:rPr>
            <w:noProof/>
            <w:webHidden/>
          </w:rPr>
          <w:fldChar w:fldCharType="begin"/>
        </w:r>
        <w:r w:rsidR="009511B2">
          <w:rPr>
            <w:noProof/>
            <w:webHidden/>
          </w:rPr>
          <w:instrText xml:space="preserve"> PAGEREF _Toc32332119 \h </w:instrText>
        </w:r>
        <w:r w:rsidR="009511B2">
          <w:rPr>
            <w:noProof/>
            <w:webHidden/>
          </w:rPr>
        </w:r>
        <w:r w:rsidR="009511B2">
          <w:rPr>
            <w:noProof/>
            <w:webHidden/>
          </w:rPr>
          <w:fldChar w:fldCharType="separate"/>
        </w:r>
        <w:r w:rsidR="009511B2">
          <w:rPr>
            <w:noProof/>
            <w:webHidden/>
          </w:rPr>
          <w:t>17</w:t>
        </w:r>
        <w:r w:rsidR="009511B2">
          <w:rPr>
            <w:noProof/>
            <w:webHidden/>
          </w:rPr>
          <w:fldChar w:fldCharType="end"/>
        </w:r>
      </w:hyperlink>
    </w:p>
    <w:p w14:paraId="4AFA92CB"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20" w:history="1">
        <w:r w:rsidR="009511B2" w:rsidRPr="004D4C13">
          <w:rPr>
            <w:rStyle w:val="Hyperlink"/>
            <w:noProof/>
          </w:rPr>
          <w:t>4.1.1.1</w:t>
        </w:r>
        <w:r w:rsidR="009511B2">
          <w:rPr>
            <w:rFonts w:asciiTheme="minorHAnsi" w:eastAsiaTheme="minorEastAsia" w:hAnsiTheme="minorHAnsi" w:cstheme="minorBidi"/>
            <w:noProof/>
            <w:sz w:val="22"/>
            <w:szCs w:val="22"/>
          </w:rPr>
          <w:tab/>
        </w:r>
        <w:r w:rsidR="009511B2" w:rsidRPr="004D4C13">
          <w:rPr>
            <w:rStyle w:val="Hyperlink"/>
            <w:noProof/>
          </w:rPr>
          <w:t>Fault Handling Time Analysis</w:t>
        </w:r>
        <w:r w:rsidR="009511B2">
          <w:rPr>
            <w:noProof/>
            <w:webHidden/>
          </w:rPr>
          <w:tab/>
        </w:r>
        <w:r w:rsidR="009511B2">
          <w:rPr>
            <w:noProof/>
            <w:webHidden/>
          </w:rPr>
          <w:fldChar w:fldCharType="begin"/>
        </w:r>
        <w:r w:rsidR="009511B2">
          <w:rPr>
            <w:noProof/>
            <w:webHidden/>
          </w:rPr>
          <w:instrText xml:space="preserve"> PAGEREF _Toc32332120 \h </w:instrText>
        </w:r>
        <w:r w:rsidR="009511B2">
          <w:rPr>
            <w:noProof/>
            <w:webHidden/>
          </w:rPr>
        </w:r>
        <w:r w:rsidR="009511B2">
          <w:rPr>
            <w:noProof/>
            <w:webHidden/>
          </w:rPr>
          <w:fldChar w:fldCharType="separate"/>
        </w:r>
        <w:r w:rsidR="009511B2">
          <w:rPr>
            <w:noProof/>
            <w:webHidden/>
          </w:rPr>
          <w:t>17</w:t>
        </w:r>
        <w:r w:rsidR="009511B2">
          <w:rPr>
            <w:noProof/>
            <w:webHidden/>
          </w:rPr>
          <w:fldChar w:fldCharType="end"/>
        </w:r>
      </w:hyperlink>
    </w:p>
    <w:p w14:paraId="09DE52E3"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21" w:history="1">
        <w:r w:rsidR="009511B2" w:rsidRPr="004D4C13">
          <w:rPr>
            <w:rStyle w:val="Hyperlink"/>
            <w:noProof/>
          </w:rPr>
          <w:t>4.1.1.2</w:t>
        </w:r>
        <w:r w:rsidR="009511B2">
          <w:rPr>
            <w:rFonts w:asciiTheme="minorHAnsi" w:eastAsiaTheme="minorEastAsia" w:hAnsiTheme="minorHAnsi" w:cstheme="minorBidi"/>
            <w:noProof/>
            <w:sz w:val="22"/>
            <w:szCs w:val="22"/>
          </w:rPr>
          <w:tab/>
        </w:r>
        <w:r w:rsidR="009511B2" w:rsidRPr="004D4C13">
          <w:rPr>
            <w:rStyle w:val="Hyperlink"/>
            <w:noProof/>
          </w:rPr>
          <w:t>Requirements Derivation Diagram</w:t>
        </w:r>
        <w:r w:rsidR="009511B2">
          <w:rPr>
            <w:noProof/>
            <w:webHidden/>
          </w:rPr>
          <w:tab/>
        </w:r>
        <w:r w:rsidR="009511B2">
          <w:rPr>
            <w:noProof/>
            <w:webHidden/>
          </w:rPr>
          <w:fldChar w:fldCharType="begin"/>
        </w:r>
        <w:r w:rsidR="009511B2">
          <w:rPr>
            <w:noProof/>
            <w:webHidden/>
          </w:rPr>
          <w:instrText xml:space="preserve"> PAGEREF _Toc32332121 \h </w:instrText>
        </w:r>
        <w:r w:rsidR="009511B2">
          <w:rPr>
            <w:noProof/>
            <w:webHidden/>
          </w:rPr>
        </w:r>
        <w:r w:rsidR="009511B2">
          <w:rPr>
            <w:noProof/>
            <w:webHidden/>
          </w:rPr>
          <w:fldChar w:fldCharType="separate"/>
        </w:r>
        <w:r w:rsidR="009511B2">
          <w:rPr>
            <w:noProof/>
            <w:webHidden/>
          </w:rPr>
          <w:t>18</w:t>
        </w:r>
        <w:r w:rsidR="009511B2">
          <w:rPr>
            <w:noProof/>
            <w:webHidden/>
          </w:rPr>
          <w:fldChar w:fldCharType="end"/>
        </w:r>
      </w:hyperlink>
    </w:p>
    <w:p w14:paraId="311E797A" w14:textId="77777777" w:rsidR="009511B2" w:rsidRDefault="00F373CF">
      <w:pPr>
        <w:pStyle w:val="TOC2"/>
        <w:rPr>
          <w:rFonts w:asciiTheme="minorHAnsi" w:eastAsiaTheme="minorEastAsia" w:hAnsiTheme="minorHAnsi" w:cstheme="minorBidi"/>
          <w:bCs w:val="0"/>
          <w:sz w:val="22"/>
          <w:szCs w:val="22"/>
        </w:rPr>
      </w:pPr>
      <w:hyperlink w:anchor="_Toc32332122" w:history="1">
        <w:r w:rsidR="009511B2" w:rsidRPr="004D4C13">
          <w:rPr>
            <w:rStyle w:val="Hyperlink"/>
          </w:rPr>
          <w:t>4.2</w:t>
        </w:r>
        <w:r w:rsidR="009511B2">
          <w:rPr>
            <w:rFonts w:asciiTheme="minorHAnsi" w:eastAsiaTheme="minorEastAsia" w:hAnsiTheme="minorHAnsi" w:cstheme="minorBidi"/>
            <w:bCs w:val="0"/>
            <w:sz w:val="22"/>
            <w:szCs w:val="22"/>
          </w:rPr>
          <w:tab/>
        </w:r>
        <w:r w:rsidR="009511B2" w:rsidRPr="004D4C13">
          <w:rPr>
            <w:rStyle w:val="Hyperlink"/>
          </w:rPr>
          <w:t>Component Interface Behavior Diagrams</w:t>
        </w:r>
        <w:r w:rsidR="009511B2">
          <w:rPr>
            <w:webHidden/>
          </w:rPr>
          <w:tab/>
        </w:r>
        <w:r w:rsidR="009511B2">
          <w:rPr>
            <w:webHidden/>
          </w:rPr>
          <w:fldChar w:fldCharType="begin"/>
        </w:r>
        <w:r w:rsidR="009511B2">
          <w:rPr>
            <w:webHidden/>
          </w:rPr>
          <w:instrText xml:space="preserve"> PAGEREF _Toc32332122 \h </w:instrText>
        </w:r>
        <w:r w:rsidR="009511B2">
          <w:rPr>
            <w:webHidden/>
          </w:rPr>
        </w:r>
        <w:r w:rsidR="009511B2">
          <w:rPr>
            <w:webHidden/>
          </w:rPr>
          <w:fldChar w:fldCharType="separate"/>
        </w:r>
        <w:r w:rsidR="009511B2">
          <w:rPr>
            <w:webHidden/>
          </w:rPr>
          <w:t>18</w:t>
        </w:r>
        <w:r w:rsidR="009511B2">
          <w:rPr>
            <w:webHidden/>
          </w:rPr>
          <w:fldChar w:fldCharType="end"/>
        </w:r>
      </w:hyperlink>
    </w:p>
    <w:p w14:paraId="7926FAD5" w14:textId="77777777" w:rsidR="009511B2" w:rsidRDefault="00F373CF">
      <w:pPr>
        <w:pStyle w:val="TOC3"/>
        <w:rPr>
          <w:rFonts w:asciiTheme="minorHAnsi" w:eastAsiaTheme="minorEastAsia" w:hAnsiTheme="minorHAnsi" w:cstheme="minorBidi"/>
          <w:noProof/>
          <w:sz w:val="22"/>
          <w:szCs w:val="22"/>
        </w:rPr>
      </w:pPr>
      <w:hyperlink w:anchor="_Toc32332123" w:history="1">
        <w:r w:rsidR="009511B2" w:rsidRPr="004D4C13">
          <w:rPr>
            <w:rStyle w:val="Hyperlink"/>
            <w:noProof/>
          </w:rPr>
          <w:t>4.2.1</w:t>
        </w:r>
        <w:r w:rsidR="009511B2">
          <w:rPr>
            <w:rFonts w:asciiTheme="minorHAnsi" w:eastAsiaTheme="minorEastAsia" w:hAnsiTheme="minorHAnsi" w:cstheme="minorBidi"/>
            <w:noProof/>
            <w:sz w:val="22"/>
            <w:szCs w:val="22"/>
          </w:rPr>
          <w:tab/>
        </w:r>
        <w:r w:rsidR="009511B2" w:rsidRPr="004D4C13">
          <w:rPr>
            <w:rStyle w:val="Hyperlink"/>
            <w:noProof/>
          </w:rPr>
          <w:t>Scenario: Request power operation from exterior switch with valid passive entry device</w:t>
        </w:r>
        <w:r w:rsidR="009511B2">
          <w:rPr>
            <w:noProof/>
            <w:webHidden/>
          </w:rPr>
          <w:tab/>
        </w:r>
        <w:r w:rsidR="009511B2">
          <w:rPr>
            <w:noProof/>
            <w:webHidden/>
          </w:rPr>
          <w:fldChar w:fldCharType="begin"/>
        </w:r>
        <w:r w:rsidR="009511B2">
          <w:rPr>
            <w:noProof/>
            <w:webHidden/>
          </w:rPr>
          <w:instrText xml:space="preserve"> PAGEREF _Toc32332123 \h </w:instrText>
        </w:r>
        <w:r w:rsidR="009511B2">
          <w:rPr>
            <w:noProof/>
            <w:webHidden/>
          </w:rPr>
        </w:r>
        <w:r w:rsidR="009511B2">
          <w:rPr>
            <w:noProof/>
            <w:webHidden/>
          </w:rPr>
          <w:fldChar w:fldCharType="separate"/>
        </w:r>
        <w:r w:rsidR="009511B2">
          <w:rPr>
            <w:noProof/>
            <w:webHidden/>
          </w:rPr>
          <w:t>19</w:t>
        </w:r>
        <w:r w:rsidR="009511B2">
          <w:rPr>
            <w:noProof/>
            <w:webHidden/>
          </w:rPr>
          <w:fldChar w:fldCharType="end"/>
        </w:r>
      </w:hyperlink>
    </w:p>
    <w:p w14:paraId="6771C273" w14:textId="77777777" w:rsidR="009511B2" w:rsidRDefault="00F373CF">
      <w:pPr>
        <w:pStyle w:val="TOC3"/>
        <w:rPr>
          <w:rFonts w:asciiTheme="minorHAnsi" w:eastAsiaTheme="minorEastAsia" w:hAnsiTheme="minorHAnsi" w:cstheme="minorBidi"/>
          <w:noProof/>
          <w:sz w:val="22"/>
          <w:szCs w:val="22"/>
        </w:rPr>
      </w:pPr>
      <w:hyperlink w:anchor="_Toc32332124" w:history="1">
        <w:r w:rsidR="009511B2" w:rsidRPr="004D4C13">
          <w:rPr>
            <w:rStyle w:val="Hyperlink"/>
            <w:noProof/>
          </w:rPr>
          <w:t>4.2.2</w:t>
        </w:r>
        <w:r w:rsidR="009511B2">
          <w:rPr>
            <w:rFonts w:asciiTheme="minorHAnsi" w:eastAsiaTheme="minorEastAsia" w:hAnsiTheme="minorHAnsi" w:cstheme="minorBidi"/>
            <w:noProof/>
            <w:sz w:val="22"/>
            <w:szCs w:val="22"/>
          </w:rPr>
          <w:tab/>
        </w:r>
        <w:r w:rsidR="009511B2" w:rsidRPr="004D4C13">
          <w:rPr>
            <w:rStyle w:val="Hyperlink"/>
            <w:noProof/>
          </w:rPr>
          <w:t>Scenario: Remote Toggle/Stop Request</w:t>
        </w:r>
        <w:r w:rsidR="009511B2">
          <w:rPr>
            <w:noProof/>
            <w:webHidden/>
          </w:rPr>
          <w:tab/>
        </w:r>
        <w:r w:rsidR="009511B2">
          <w:rPr>
            <w:noProof/>
            <w:webHidden/>
          </w:rPr>
          <w:fldChar w:fldCharType="begin"/>
        </w:r>
        <w:r w:rsidR="009511B2">
          <w:rPr>
            <w:noProof/>
            <w:webHidden/>
          </w:rPr>
          <w:instrText xml:space="preserve"> PAGEREF _Toc32332124 \h </w:instrText>
        </w:r>
        <w:r w:rsidR="009511B2">
          <w:rPr>
            <w:noProof/>
            <w:webHidden/>
          </w:rPr>
        </w:r>
        <w:r w:rsidR="009511B2">
          <w:rPr>
            <w:noProof/>
            <w:webHidden/>
          </w:rPr>
          <w:fldChar w:fldCharType="separate"/>
        </w:r>
        <w:r w:rsidR="009511B2">
          <w:rPr>
            <w:noProof/>
            <w:webHidden/>
          </w:rPr>
          <w:t>19</w:t>
        </w:r>
        <w:r w:rsidR="009511B2">
          <w:rPr>
            <w:noProof/>
            <w:webHidden/>
          </w:rPr>
          <w:fldChar w:fldCharType="end"/>
        </w:r>
      </w:hyperlink>
    </w:p>
    <w:p w14:paraId="123DA666" w14:textId="77777777" w:rsidR="009511B2" w:rsidRDefault="00F373CF">
      <w:pPr>
        <w:pStyle w:val="TOC3"/>
        <w:rPr>
          <w:rFonts w:asciiTheme="minorHAnsi" w:eastAsiaTheme="minorEastAsia" w:hAnsiTheme="minorHAnsi" w:cstheme="minorBidi"/>
          <w:noProof/>
          <w:sz w:val="22"/>
          <w:szCs w:val="22"/>
        </w:rPr>
      </w:pPr>
      <w:hyperlink w:anchor="_Toc32332125" w:history="1">
        <w:r w:rsidR="009511B2" w:rsidRPr="004D4C13">
          <w:rPr>
            <w:rStyle w:val="Hyperlink"/>
            <w:noProof/>
          </w:rPr>
          <w:t>4.2.3</w:t>
        </w:r>
        <w:r w:rsidR="009511B2">
          <w:rPr>
            <w:rFonts w:asciiTheme="minorHAnsi" w:eastAsiaTheme="minorEastAsia" w:hAnsiTheme="minorHAnsi" w:cstheme="minorBidi"/>
            <w:noProof/>
            <w:sz w:val="22"/>
            <w:szCs w:val="22"/>
          </w:rPr>
          <w:tab/>
        </w:r>
        <w:r w:rsidR="009511B2" w:rsidRPr="004D4C13">
          <w:rPr>
            <w:rStyle w:val="Hyperlink"/>
            <w:noProof/>
          </w:rPr>
          <w:t>Scenario:Remote Open/Close Request</w:t>
        </w:r>
        <w:r w:rsidR="009511B2">
          <w:rPr>
            <w:noProof/>
            <w:webHidden/>
          </w:rPr>
          <w:tab/>
        </w:r>
        <w:r w:rsidR="009511B2">
          <w:rPr>
            <w:noProof/>
            <w:webHidden/>
          </w:rPr>
          <w:fldChar w:fldCharType="begin"/>
        </w:r>
        <w:r w:rsidR="009511B2">
          <w:rPr>
            <w:noProof/>
            <w:webHidden/>
          </w:rPr>
          <w:instrText xml:space="preserve"> PAGEREF _Toc32332125 \h </w:instrText>
        </w:r>
        <w:r w:rsidR="009511B2">
          <w:rPr>
            <w:noProof/>
            <w:webHidden/>
          </w:rPr>
        </w:r>
        <w:r w:rsidR="009511B2">
          <w:rPr>
            <w:noProof/>
            <w:webHidden/>
          </w:rPr>
          <w:fldChar w:fldCharType="separate"/>
        </w:r>
        <w:r w:rsidR="009511B2">
          <w:rPr>
            <w:noProof/>
            <w:webHidden/>
          </w:rPr>
          <w:t>20</w:t>
        </w:r>
        <w:r w:rsidR="009511B2">
          <w:rPr>
            <w:noProof/>
            <w:webHidden/>
          </w:rPr>
          <w:fldChar w:fldCharType="end"/>
        </w:r>
      </w:hyperlink>
    </w:p>
    <w:p w14:paraId="62254AC1" w14:textId="77777777" w:rsidR="009511B2" w:rsidRDefault="00F373CF">
      <w:pPr>
        <w:pStyle w:val="TOC3"/>
        <w:rPr>
          <w:rFonts w:asciiTheme="minorHAnsi" w:eastAsiaTheme="minorEastAsia" w:hAnsiTheme="minorHAnsi" w:cstheme="minorBidi"/>
          <w:noProof/>
          <w:sz w:val="22"/>
          <w:szCs w:val="22"/>
        </w:rPr>
      </w:pPr>
      <w:hyperlink w:anchor="_Toc32332126" w:history="1">
        <w:r w:rsidR="009511B2" w:rsidRPr="004D4C13">
          <w:rPr>
            <w:rStyle w:val="Hyperlink"/>
            <w:noProof/>
          </w:rPr>
          <w:t>4.2.4</w:t>
        </w:r>
        <w:r w:rsidR="009511B2">
          <w:rPr>
            <w:rFonts w:asciiTheme="minorHAnsi" w:eastAsiaTheme="minorEastAsia" w:hAnsiTheme="minorHAnsi" w:cstheme="minorBidi"/>
            <w:noProof/>
            <w:sz w:val="22"/>
            <w:szCs w:val="22"/>
          </w:rPr>
          <w:tab/>
        </w:r>
        <w:r w:rsidR="009511B2" w:rsidRPr="004D4C13">
          <w:rPr>
            <w:rStyle w:val="Hyperlink"/>
            <w:noProof/>
          </w:rPr>
          <w:t>Scenario: Lock/Unlock All Doors Exterior Handle</w:t>
        </w:r>
        <w:r w:rsidR="009511B2">
          <w:rPr>
            <w:noProof/>
            <w:webHidden/>
          </w:rPr>
          <w:tab/>
        </w:r>
        <w:r w:rsidR="009511B2">
          <w:rPr>
            <w:noProof/>
            <w:webHidden/>
          </w:rPr>
          <w:fldChar w:fldCharType="begin"/>
        </w:r>
        <w:r w:rsidR="009511B2">
          <w:rPr>
            <w:noProof/>
            <w:webHidden/>
          </w:rPr>
          <w:instrText xml:space="preserve"> PAGEREF _Toc32332126 \h </w:instrText>
        </w:r>
        <w:r w:rsidR="009511B2">
          <w:rPr>
            <w:noProof/>
            <w:webHidden/>
          </w:rPr>
        </w:r>
        <w:r w:rsidR="009511B2">
          <w:rPr>
            <w:noProof/>
            <w:webHidden/>
          </w:rPr>
          <w:fldChar w:fldCharType="separate"/>
        </w:r>
        <w:r w:rsidR="009511B2">
          <w:rPr>
            <w:noProof/>
            <w:webHidden/>
          </w:rPr>
          <w:t>20</w:t>
        </w:r>
        <w:r w:rsidR="009511B2">
          <w:rPr>
            <w:noProof/>
            <w:webHidden/>
          </w:rPr>
          <w:fldChar w:fldCharType="end"/>
        </w:r>
      </w:hyperlink>
    </w:p>
    <w:p w14:paraId="4BB1B4B1" w14:textId="77777777" w:rsidR="009511B2" w:rsidRDefault="00F373CF">
      <w:pPr>
        <w:pStyle w:val="TOC3"/>
        <w:rPr>
          <w:rFonts w:asciiTheme="minorHAnsi" w:eastAsiaTheme="minorEastAsia" w:hAnsiTheme="minorHAnsi" w:cstheme="minorBidi"/>
          <w:noProof/>
          <w:sz w:val="22"/>
          <w:szCs w:val="22"/>
        </w:rPr>
      </w:pPr>
      <w:hyperlink w:anchor="_Toc32332127" w:history="1">
        <w:r w:rsidR="009511B2" w:rsidRPr="004D4C13">
          <w:rPr>
            <w:rStyle w:val="Hyperlink"/>
            <w:noProof/>
          </w:rPr>
          <w:t>4.2.5</w:t>
        </w:r>
        <w:r w:rsidR="009511B2">
          <w:rPr>
            <w:rFonts w:asciiTheme="minorHAnsi" w:eastAsiaTheme="minorEastAsia" w:hAnsiTheme="minorHAnsi" w:cstheme="minorBidi"/>
            <w:noProof/>
            <w:sz w:val="22"/>
            <w:szCs w:val="22"/>
          </w:rPr>
          <w:tab/>
        </w:r>
        <w:r w:rsidR="009511B2" w:rsidRPr="004D4C13">
          <w:rPr>
            <w:rStyle w:val="Hyperlink"/>
            <w:noProof/>
          </w:rPr>
          <w:t>Scenario: Enable BEC Exterior Handle</w:t>
        </w:r>
        <w:r w:rsidR="009511B2">
          <w:rPr>
            <w:noProof/>
            <w:webHidden/>
          </w:rPr>
          <w:tab/>
        </w:r>
        <w:r w:rsidR="009511B2">
          <w:rPr>
            <w:noProof/>
            <w:webHidden/>
          </w:rPr>
          <w:fldChar w:fldCharType="begin"/>
        </w:r>
        <w:r w:rsidR="009511B2">
          <w:rPr>
            <w:noProof/>
            <w:webHidden/>
          </w:rPr>
          <w:instrText xml:space="preserve"> PAGEREF _Toc32332127 \h </w:instrText>
        </w:r>
        <w:r w:rsidR="009511B2">
          <w:rPr>
            <w:noProof/>
            <w:webHidden/>
          </w:rPr>
        </w:r>
        <w:r w:rsidR="009511B2">
          <w:rPr>
            <w:noProof/>
            <w:webHidden/>
          </w:rPr>
          <w:fldChar w:fldCharType="separate"/>
        </w:r>
        <w:r w:rsidR="009511B2">
          <w:rPr>
            <w:noProof/>
            <w:webHidden/>
          </w:rPr>
          <w:t>21</w:t>
        </w:r>
        <w:r w:rsidR="009511B2">
          <w:rPr>
            <w:noProof/>
            <w:webHidden/>
          </w:rPr>
          <w:fldChar w:fldCharType="end"/>
        </w:r>
      </w:hyperlink>
    </w:p>
    <w:p w14:paraId="7B6DB753" w14:textId="77777777" w:rsidR="009511B2" w:rsidRDefault="00F373CF">
      <w:pPr>
        <w:pStyle w:val="TOC3"/>
        <w:rPr>
          <w:rFonts w:asciiTheme="minorHAnsi" w:eastAsiaTheme="minorEastAsia" w:hAnsiTheme="minorHAnsi" w:cstheme="minorBidi"/>
          <w:noProof/>
          <w:sz w:val="22"/>
          <w:szCs w:val="22"/>
        </w:rPr>
      </w:pPr>
      <w:hyperlink w:anchor="_Toc32332128" w:history="1">
        <w:r w:rsidR="009511B2" w:rsidRPr="004D4C13">
          <w:rPr>
            <w:rStyle w:val="Hyperlink"/>
            <w:noProof/>
          </w:rPr>
          <w:t>4.2.6</w:t>
        </w:r>
        <w:r w:rsidR="009511B2">
          <w:rPr>
            <w:rFonts w:asciiTheme="minorHAnsi" w:eastAsiaTheme="minorEastAsia" w:hAnsiTheme="minorHAnsi" w:cstheme="minorBidi"/>
            <w:noProof/>
            <w:sz w:val="22"/>
            <w:szCs w:val="22"/>
          </w:rPr>
          <w:tab/>
        </w:r>
        <w:r w:rsidR="009511B2" w:rsidRPr="004D4C13">
          <w:rPr>
            <w:rStyle w:val="Hyperlink"/>
            <w:noProof/>
          </w:rPr>
          <w:t>Scenario: Trim Switch Inhibit</w:t>
        </w:r>
        <w:r w:rsidR="009511B2">
          <w:rPr>
            <w:noProof/>
            <w:webHidden/>
          </w:rPr>
          <w:tab/>
        </w:r>
        <w:r w:rsidR="009511B2">
          <w:rPr>
            <w:noProof/>
            <w:webHidden/>
          </w:rPr>
          <w:fldChar w:fldCharType="begin"/>
        </w:r>
        <w:r w:rsidR="009511B2">
          <w:rPr>
            <w:noProof/>
            <w:webHidden/>
          </w:rPr>
          <w:instrText xml:space="preserve"> PAGEREF _Toc32332128 \h </w:instrText>
        </w:r>
        <w:r w:rsidR="009511B2">
          <w:rPr>
            <w:noProof/>
            <w:webHidden/>
          </w:rPr>
        </w:r>
        <w:r w:rsidR="009511B2">
          <w:rPr>
            <w:noProof/>
            <w:webHidden/>
          </w:rPr>
          <w:fldChar w:fldCharType="separate"/>
        </w:r>
        <w:r w:rsidR="009511B2">
          <w:rPr>
            <w:noProof/>
            <w:webHidden/>
          </w:rPr>
          <w:t>21</w:t>
        </w:r>
        <w:r w:rsidR="009511B2">
          <w:rPr>
            <w:noProof/>
            <w:webHidden/>
          </w:rPr>
          <w:fldChar w:fldCharType="end"/>
        </w:r>
      </w:hyperlink>
    </w:p>
    <w:p w14:paraId="3B1EE0DE" w14:textId="77777777" w:rsidR="009511B2" w:rsidRDefault="00F373CF">
      <w:pPr>
        <w:pStyle w:val="TOC3"/>
        <w:rPr>
          <w:rFonts w:asciiTheme="minorHAnsi" w:eastAsiaTheme="minorEastAsia" w:hAnsiTheme="minorHAnsi" w:cstheme="minorBidi"/>
          <w:noProof/>
          <w:sz w:val="22"/>
          <w:szCs w:val="22"/>
        </w:rPr>
      </w:pPr>
      <w:hyperlink w:anchor="_Toc32332129" w:history="1">
        <w:r w:rsidR="009511B2" w:rsidRPr="004D4C13">
          <w:rPr>
            <w:rStyle w:val="Hyperlink"/>
            <w:noProof/>
          </w:rPr>
          <w:t>4.2.7</w:t>
        </w:r>
        <w:r w:rsidR="009511B2">
          <w:rPr>
            <w:rFonts w:asciiTheme="minorHAnsi" w:eastAsiaTheme="minorEastAsia" w:hAnsiTheme="minorHAnsi" w:cstheme="minorBidi"/>
            <w:noProof/>
            <w:sz w:val="22"/>
            <w:szCs w:val="22"/>
          </w:rPr>
          <w:tab/>
        </w:r>
        <w:r w:rsidR="009511B2" w:rsidRPr="004D4C13">
          <w:rPr>
            <w:rStyle w:val="Hyperlink"/>
            <w:noProof/>
          </w:rPr>
          <w:t>Scenario: Valet Mode</w:t>
        </w:r>
        <w:r w:rsidR="009511B2">
          <w:rPr>
            <w:noProof/>
            <w:webHidden/>
          </w:rPr>
          <w:tab/>
        </w:r>
        <w:r w:rsidR="009511B2">
          <w:rPr>
            <w:noProof/>
            <w:webHidden/>
          </w:rPr>
          <w:fldChar w:fldCharType="begin"/>
        </w:r>
        <w:r w:rsidR="009511B2">
          <w:rPr>
            <w:noProof/>
            <w:webHidden/>
          </w:rPr>
          <w:instrText xml:space="preserve"> PAGEREF _Toc32332129 \h </w:instrText>
        </w:r>
        <w:r w:rsidR="009511B2">
          <w:rPr>
            <w:noProof/>
            <w:webHidden/>
          </w:rPr>
        </w:r>
        <w:r w:rsidR="009511B2">
          <w:rPr>
            <w:noProof/>
            <w:webHidden/>
          </w:rPr>
          <w:fldChar w:fldCharType="separate"/>
        </w:r>
        <w:r w:rsidR="009511B2">
          <w:rPr>
            <w:noProof/>
            <w:webHidden/>
          </w:rPr>
          <w:t>22</w:t>
        </w:r>
        <w:r w:rsidR="009511B2">
          <w:rPr>
            <w:noProof/>
            <w:webHidden/>
          </w:rPr>
          <w:fldChar w:fldCharType="end"/>
        </w:r>
      </w:hyperlink>
    </w:p>
    <w:p w14:paraId="2AA565EA" w14:textId="77777777" w:rsidR="009511B2" w:rsidRDefault="00F373CF">
      <w:pPr>
        <w:pStyle w:val="TOC1"/>
        <w:tabs>
          <w:tab w:val="left" w:pos="400"/>
          <w:tab w:val="right" w:leader="dot" w:pos="10173"/>
        </w:tabs>
        <w:rPr>
          <w:rFonts w:asciiTheme="minorHAnsi" w:eastAsiaTheme="minorEastAsia" w:hAnsiTheme="minorHAnsi" w:cstheme="minorBidi"/>
          <w:noProof/>
          <w:sz w:val="22"/>
          <w:szCs w:val="22"/>
        </w:rPr>
      </w:pPr>
      <w:hyperlink w:anchor="_Toc32332130" w:history="1">
        <w:r w:rsidR="009511B2" w:rsidRPr="004D4C13">
          <w:rPr>
            <w:rStyle w:val="Hyperlink"/>
            <w:noProof/>
          </w:rPr>
          <w:t>5</w:t>
        </w:r>
        <w:r w:rsidR="009511B2">
          <w:rPr>
            <w:rFonts w:asciiTheme="minorHAnsi" w:eastAsiaTheme="minorEastAsia" w:hAnsiTheme="minorHAnsi" w:cstheme="minorBidi"/>
            <w:noProof/>
            <w:sz w:val="22"/>
            <w:szCs w:val="22"/>
          </w:rPr>
          <w:tab/>
        </w:r>
        <w:r w:rsidR="009511B2" w:rsidRPr="004D4C13">
          <w:rPr>
            <w:rStyle w:val="Hyperlink"/>
            <w:noProof/>
          </w:rPr>
          <w:t>Feature Implementation Requirements</w:t>
        </w:r>
        <w:r w:rsidR="009511B2">
          <w:rPr>
            <w:noProof/>
            <w:webHidden/>
          </w:rPr>
          <w:tab/>
        </w:r>
        <w:r w:rsidR="009511B2">
          <w:rPr>
            <w:noProof/>
            <w:webHidden/>
          </w:rPr>
          <w:fldChar w:fldCharType="begin"/>
        </w:r>
        <w:r w:rsidR="009511B2">
          <w:rPr>
            <w:noProof/>
            <w:webHidden/>
          </w:rPr>
          <w:instrText xml:space="preserve"> PAGEREF _Toc32332130 \h </w:instrText>
        </w:r>
        <w:r w:rsidR="009511B2">
          <w:rPr>
            <w:noProof/>
            <w:webHidden/>
          </w:rPr>
        </w:r>
        <w:r w:rsidR="009511B2">
          <w:rPr>
            <w:noProof/>
            <w:webHidden/>
          </w:rPr>
          <w:fldChar w:fldCharType="separate"/>
        </w:r>
        <w:r w:rsidR="009511B2">
          <w:rPr>
            <w:noProof/>
            <w:webHidden/>
          </w:rPr>
          <w:t>23</w:t>
        </w:r>
        <w:r w:rsidR="009511B2">
          <w:rPr>
            <w:noProof/>
            <w:webHidden/>
          </w:rPr>
          <w:fldChar w:fldCharType="end"/>
        </w:r>
      </w:hyperlink>
    </w:p>
    <w:p w14:paraId="26437D81" w14:textId="77777777" w:rsidR="009511B2" w:rsidRDefault="00F373CF">
      <w:pPr>
        <w:pStyle w:val="TOC2"/>
        <w:rPr>
          <w:rFonts w:asciiTheme="minorHAnsi" w:eastAsiaTheme="minorEastAsia" w:hAnsiTheme="minorHAnsi" w:cstheme="minorBidi"/>
          <w:bCs w:val="0"/>
          <w:sz w:val="22"/>
          <w:szCs w:val="22"/>
        </w:rPr>
      </w:pPr>
      <w:hyperlink w:anchor="_Toc32332131" w:history="1">
        <w:r w:rsidR="009511B2" w:rsidRPr="004D4C13">
          <w:rPr>
            <w:rStyle w:val="Hyperlink"/>
          </w:rPr>
          <w:t>5.1</w:t>
        </w:r>
        <w:r w:rsidR="009511B2">
          <w:rPr>
            <w:rFonts w:asciiTheme="minorHAnsi" w:eastAsiaTheme="minorEastAsia" w:hAnsiTheme="minorHAnsi" w:cstheme="minorBidi"/>
            <w:bCs w:val="0"/>
            <w:sz w:val="22"/>
            <w:szCs w:val="22"/>
          </w:rPr>
          <w:tab/>
        </w:r>
        <w:r w:rsidR="009511B2" w:rsidRPr="004D4C13">
          <w:rPr>
            <w:rStyle w:val="Hyperlink"/>
          </w:rPr>
          <w:t>Requirements on Components</w:t>
        </w:r>
        <w:r w:rsidR="009511B2">
          <w:rPr>
            <w:webHidden/>
          </w:rPr>
          <w:tab/>
        </w:r>
        <w:r w:rsidR="009511B2">
          <w:rPr>
            <w:webHidden/>
          </w:rPr>
          <w:fldChar w:fldCharType="begin"/>
        </w:r>
        <w:r w:rsidR="009511B2">
          <w:rPr>
            <w:webHidden/>
          </w:rPr>
          <w:instrText xml:space="preserve"> PAGEREF _Toc32332131 \h </w:instrText>
        </w:r>
        <w:r w:rsidR="009511B2">
          <w:rPr>
            <w:webHidden/>
          </w:rPr>
        </w:r>
        <w:r w:rsidR="009511B2">
          <w:rPr>
            <w:webHidden/>
          </w:rPr>
          <w:fldChar w:fldCharType="separate"/>
        </w:r>
        <w:r w:rsidR="009511B2">
          <w:rPr>
            <w:webHidden/>
          </w:rPr>
          <w:t>23</w:t>
        </w:r>
        <w:r w:rsidR="009511B2">
          <w:rPr>
            <w:webHidden/>
          </w:rPr>
          <w:fldChar w:fldCharType="end"/>
        </w:r>
      </w:hyperlink>
    </w:p>
    <w:p w14:paraId="063279E2" w14:textId="77777777" w:rsidR="009511B2" w:rsidRDefault="00F373CF">
      <w:pPr>
        <w:pStyle w:val="TOC3"/>
        <w:rPr>
          <w:rFonts w:asciiTheme="minorHAnsi" w:eastAsiaTheme="minorEastAsia" w:hAnsiTheme="minorHAnsi" w:cstheme="minorBidi"/>
          <w:noProof/>
          <w:sz w:val="22"/>
          <w:szCs w:val="22"/>
        </w:rPr>
      </w:pPr>
      <w:hyperlink w:anchor="_Toc32332132" w:history="1">
        <w:r w:rsidR="009511B2" w:rsidRPr="004D4C13">
          <w:rPr>
            <w:rStyle w:val="Hyperlink"/>
            <w:noProof/>
            <w:lang w:val="en-GB"/>
          </w:rPr>
          <w:t>5.1.1</w:t>
        </w:r>
        <w:r w:rsidR="009511B2">
          <w:rPr>
            <w:rFonts w:asciiTheme="minorHAnsi" w:eastAsiaTheme="minorEastAsia" w:hAnsiTheme="minorHAnsi" w:cstheme="minorBidi"/>
            <w:noProof/>
            <w:sz w:val="22"/>
            <w:szCs w:val="22"/>
          </w:rPr>
          <w:tab/>
        </w:r>
        <w:r w:rsidR="009511B2" w:rsidRPr="004D4C13">
          <w:rPr>
            <w:rStyle w:val="Hyperlink"/>
            <w:noProof/>
            <w:lang w:val="en-GB"/>
          </w:rPr>
          <w:t>BCM</w:t>
        </w:r>
        <w:r w:rsidR="009511B2">
          <w:rPr>
            <w:noProof/>
            <w:webHidden/>
          </w:rPr>
          <w:tab/>
        </w:r>
        <w:r w:rsidR="009511B2">
          <w:rPr>
            <w:noProof/>
            <w:webHidden/>
          </w:rPr>
          <w:fldChar w:fldCharType="begin"/>
        </w:r>
        <w:r w:rsidR="009511B2">
          <w:rPr>
            <w:noProof/>
            <w:webHidden/>
          </w:rPr>
          <w:instrText xml:space="preserve"> PAGEREF _Toc32332132 \h </w:instrText>
        </w:r>
        <w:r w:rsidR="009511B2">
          <w:rPr>
            <w:noProof/>
            <w:webHidden/>
          </w:rPr>
        </w:r>
        <w:r w:rsidR="009511B2">
          <w:rPr>
            <w:noProof/>
            <w:webHidden/>
          </w:rPr>
          <w:fldChar w:fldCharType="separate"/>
        </w:r>
        <w:r w:rsidR="009511B2">
          <w:rPr>
            <w:noProof/>
            <w:webHidden/>
          </w:rPr>
          <w:t>23</w:t>
        </w:r>
        <w:r w:rsidR="009511B2">
          <w:rPr>
            <w:noProof/>
            <w:webHidden/>
          </w:rPr>
          <w:fldChar w:fldCharType="end"/>
        </w:r>
      </w:hyperlink>
    </w:p>
    <w:p w14:paraId="597A9988" w14:textId="06B731AC"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33" w:history="1">
        <w:r w:rsidR="009511B2" w:rsidRPr="004D4C13">
          <w:rPr>
            <w:rStyle w:val="Hyperlink"/>
            <w:noProof/>
            <w:lang w:val="en-GB"/>
          </w:rPr>
          <w:t>5.1.1.1</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Open/Close Requests</w:t>
        </w:r>
        <w:r w:rsidR="009511B2">
          <w:rPr>
            <w:noProof/>
            <w:webHidden/>
          </w:rPr>
          <w:tab/>
        </w:r>
        <w:r w:rsidR="009511B2">
          <w:rPr>
            <w:noProof/>
            <w:webHidden/>
          </w:rPr>
          <w:fldChar w:fldCharType="begin"/>
        </w:r>
        <w:r w:rsidR="009511B2">
          <w:rPr>
            <w:noProof/>
            <w:webHidden/>
          </w:rPr>
          <w:instrText xml:space="preserve"> PAGEREF _Toc32332133 \h </w:instrText>
        </w:r>
        <w:r w:rsidR="009511B2">
          <w:rPr>
            <w:noProof/>
            <w:webHidden/>
          </w:rPr>
        </w:r>
        <w:r w:rsidR="009511B2">
          <w:rPr>
            <w:noProof/>
            <w:webHidden/>
          </w:rPr>
          <w:fldChar w:fldCharType="separate"/>
        </w:r>
        <w:r w:rsidR="009511B2">
          <w:rPr>
            <w:noProof/>
            <w:webHidden/>
          </w:rPr>
          <w:t>23</w:t>
        </w:r>
        <w:r w:rsidR="009511B2">
          <w:rPr>
            <w:noProof/>
            <w:webHidden/>
          </w:rPr>
          <w:fldChar w:fldCharType="end"/>
        </w:r>
      </w:hyperlink>
    </w:p>
    <w:p w14:paraId="4F60ECB8"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34" w:history="1">
        <w:r w:rsidR="009511B2" w:rsidRPr="004D4C13">
          <w:rPr>
            <w:rStyle w:val="Hyperlink"/>
            <w:bCs/>
            <w:noProof/>
            <w:lang w:val="en-GB"/>
          </w:rPr>
          <w:t>5.1.1.1.1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_Toc32332134 \h </w:instrText>
        </w:r>
        <w:r w:rsidR="009511B2">
          <w:rPr>
            <w:noProof/>
            <w:webHidden/>
          </w:rPr>
        </w:r>
        <w:r w:rsidR="009511B2">
          <w:rPr>
            <w:noProof/>
            <w:webHidden/>
          </w:rPr>
          <w:fldChar w:fldCharType="separate"/>
        </w:r>
        <w:r w:rsidR="009511B2">
          <w:rPr>
            <w:noProof/>
            <w:webHidden/>
          </w:rPr>
          <w:t>23</w:t>
        </w:r>
        <w:r w:rsidR="009511B2">
          <w:rPr>
            <w:noProof/>
            <w:webHidden/>
          </w:rPr>
          <w:fldChar w:fldCharType="end"/>
        </w:r>
      </w:hyperlink>
    </w:p>
    <w:p w14:paraId="5466216A"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35" w:history="1">
        <w:r w:rsidR="009511B2" w:rsidRPr="004D4C13">
          <w:rPr>
            <w:rStyle w:val="Hyperlink"/>
            <w:noProof/>
            <w:lang w:val="en-GB"/>
          </w:rPr>
          <w:t>5.1.1.1.1.1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_Toc32332135 \h </w:instrText>
        </w:r>
        <w:r w:rsidR="009511B2">
          <w:rPr>
            <w:noProof/>
            <w:webHidden/>
          </w:rPr>
        </w:r>
        <w:r w:rsidR="009511B2">
          <w:rPr>
            <w:noProof/>
            <w:webHidden/>
          </w:rPr>
          <w:fldChar w:fldCharType="separate"/>
        </w:r>
        <w:r w:rsidR="009511B2">
          <w:rPr>
            <w:noProof/>
            <w:webHidden/>
          </w:rPr>
          <w:t>23</w:t>
        </w:r>
        <w:r w:rsidR="009511B2">
          <w:rPr>
            <w:noProof/>
            <w:webHidden/>
          </w:rPr>
          <w:fldChar w:fldCharType="end"/>
        </w:r>
      </w:hyperlink>
    </w:p>
    <w:p w14:paraId="6D1CBFCA"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36" w:history="1">
        <w:r w:rsidR="009511B2" w:rsidRPr="004D4C13">
          <w:rPr>
            <w:rStyle w:val="Hyperlink"/>
            <w:noProof/>
            <w:lang w:val="en-GB"/>
          </w:rPr>
          <w:t>5.1.1.1.1.2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_Toc32332136 \h </w:instrText>
        </w:r>
        <w:r w:rsidR="009511B2">
          <w:rPr>
            <w:noProof/>
            <w:webHidden/>
          </w:rPr>
        </w:r>
        <w:r w:rsidR="009511B2">
          <w:rPr>
            <w:noProof/>
            <w:webHidden/>
          </w:rPr>
          <w:fldChar w:fldCharType="separate"/>
        </w:r>
        <w:r w:rsidR="009511B2">
          <w:rPr>
            <w:noProof/>
            <w:webHidden/>
          </w:rPr>
          <w:t>24</w:t>
        </w:r>
        <w:r w:rsidR="009511B2">
          <w:rPr>
            <w:noProof/>
            <w:webHidden/>
          </w:rPr>
          <w:fldChar w:fldCharType="end"/>
        </w:r>
      </w:hyperlink>
    </w:p>
    <w:p w14:paraId="02F691E3"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37" w:history="1">
        <w:r w:rsidR="009511B2" w:rsidRPr="004D4C13">
          <w:rPr>
            <w:rStyle w:val="Hyperlink"/>
            <w:noProof/>
          </w:rPr>
          <w:t>5.1.1.1.1.3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_Toc32332137 \h </w:instrText>
        </w:r>
        <w:r w:rsidR="009511B2">
          <w:rPr>
            <w:noProof/>
            <w:webHidden/>
          </w:rPr>
        </w:r>
        <w:r w:rsidR="009511B2">
          <w:rPr>
            <w:noProof/>
            <w:webHidden/>
          </w:rPr>
          <w:fldChar w:fldCharType="separate"/>
        </w:r>
        <w:r w:rsidR="009511B2">
          <w:rPr>
            <w:noProof/>
            <w:webHidden/>
          </w:rPr>
          <w:t>24</w:t>
        </w:r>
        <w:r w:rsidR="009511B2">
          <w:rPr>
            <w:noProof/>
            <w:webHidden/>
          </w:rPr>
          <w:fldChar w:fldCharType="end"/>
        </w:r>
      </w:hyperlink>
    </w:p>
    <w:p w14:paraId="48475B59"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38" w:history="1">
        <w:r w:rsidR="009511B2" w:rsidRPr="004D4C13">
          <w:rPr>
            <w:rStyle w:val="Hyperlink"/>
            <w:noProof/>
          </w:rPr>
          <w:t>5.1.1.1.1.4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_Toc32332138 \h </w:instrText>
        </w:r>
        <w:r w:rsidR="009511B2">
          <w:rPr>
            <w:noProof/>
            <w:webHidden/>
          </w:rPr>
        </w:r>
        <w:r w:rsidR="009511B2">
          <w:rPr>
            <w:noProof/>
            <w:webHidden/>
          </w:rPr>
          <w:fldChar w:fldCharType="separate"/>
        </w:r>
        <w:r w:rsidR="009511B2">
          <w:rPr>
            <w:noProof/>
            <w:webHidden/>
          </w:rPr>
          <w:t>24</w:t>
        </w:r>
        <w:r w:rsidR="009511B2">
          <w:rPr>
            <w:noProof/>
            <w:webHidden/>
          </w:rPr>
          <w:fldChar w:fldCharType="end"/>
        </w:r>
      </w:hyperlink>
    </w:p>
    <w:p w14:paraId="748853C7"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139" w:history="1">
        <w:r w:rsidR="009511B2" w:rsidRPr="004D4C13">
          <w:rPr>
            <w:rStyle w:val="Hyperlink"/>
            <w:noProof/>
            <w:lang w:val="en-GB"/>
          </w:rPr>
          <w:t>5.1.1.1.2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_Toc32332139 \h </w:instrText>
        </w:r>
        <w:r w:rsidR="009511B2">
          <w:rPr>
            <w:noProof/>
            <w:webHidden/>
          </w:rPr>
        </w:r>
        <w:r w:rsidR="009511B2">
          <w:rPr>
            <w:noProof/>
            <w:webHidden/>
          </w:rPr>
          <w:fldChar w:fldCharType="separate"/>
        </w:r>
        <w:r w:rsidR="009511B2">
          <w:rPr>
            <w:noProof/>
            <w:webHidden/>
          </w:rPr>
          <w:t>24</w:t>
        </w:r>
        <w:r w:rsidR="009511B2">
          <w:rPr>
            <w:noProof/>
            <w:webHidden/>
          </w:rPr>
          <w:fldChar w:fldCharType="end"/>
        </w:r>
      </w:hyperlink>
    </w:p>
    <w:p w14:paraId="2D02E019"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40" w:history="1">
        <w:r w:rsidR="009511B2" w:rsidRPr="004D4C13">
          <w:rPr>
            <w:rStyle w:val="Hyperlink"/>
            <w:noProof/>
            <w:lang w:val="en-GB"/>
          </w:rPr>
          <w:t>5.1.1.2</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Exterior Switch Enable</w:t>
        </w:r>
        <w:r w:rsidR="009511B2">
          <w:rPr>
            <w:noProof/>
            <w:webHidden/>
          </w:rPr>
          <w:tab/>
        </w:r>
        <w:r w:rsidR="009511B2">
          <w:rPr>
            <w:noProof/>
            <w:webHidden/>
          </w:rPr>
          <w:fldChar w:fldCharType="begin"/>
        </w:r>
        <w:r w:rsidR="009511B2">
          <w:rPr>
            <w:noProof/>
            <w:webHidden/>
          </w:rPr>
          <w:instrText xml:space="preserve"> PAGEREF _Toc32332140 \h </w:instrText>
        </w:r>
        <w:r w:rsidR="009511B2">
          <w:rPr>
            <w:noProof/>
            <w:webHidden/>
          </w:rPr>
        </w:r>
        <w:r w:rsidR="009511B2">
          <w:rPr>
            <w:noProof/>
            <w:webHidden/>
          </w:rPr>
          <w:fldChar w:fldCharType="separate"/>
        </w:r>
        <w:r w:rsidR="009511B2">
          <w:rPr>
            <w:noProof/>
            <w:webHidden/>
          </w:rPr>
          <w:t>25</w:t>
        </w:r>
        <w:r w:rsidR="009511B2">
          <w:rPr>
            <w:noProof/>
            <w:webHidden/>
          </w:rPr>
          <w:fldChar w:fldCharType="end"/>
        </w:r>
      </w:hyperlink>
    </w:p>
    <w:p w14:paraId="625BDAA6"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41" w:history="1">
        <w:r w:rsidR="009511B2" w:rsidRPr="004D4C13">
          <w:rPr>
            <w:rStyle w:val="Hyperlink"/>
            <w:bCs/>
            <w:noProof/>
            <w:lang w:val="en-GB"/>
          </w:rPr>
          <w:t>5.1.1.2.1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_Toc32332141 \h </w:instrText>
        </w:r>
        <w:r w:rsidR="009511B2">
          <w:rPr>
            <w:noProof/>
            <w:webHidden/>
          </w:rPr>
        </w:r>
        <w:r w:rsidR="009511B2">
          <w:rPr>
            <w:noProof/>
            <w:webHidden/>
          </w:rPr>
          <w:fldChar w:fldCharType="separate"/>
        </w:r>
        <w:r w:rsidR="009511B2">
          <w:rPr>
            <w:noProof/>
            <w:webHidden/>
          </w:rPr>
          <w:t>25</w:t>
        </w:r>
        <w:r w:rsidR="009511B2">
          <w:rPr>
            <w:noProof/>
            <w:webHidden/>
          </w:rPr>
          <w:fldChar w:fldCharType="end"/>
        </w:r>
      </w:hyperlink>
    </w:p>
    <w:p w14:paraId="78DFFBA7"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42" w:history="1">
        <w:r w:rsidR="009511B2" w:rsidRPr="004D4C13">
          <w:rPr>
            <w:rStyle w:val="Hyperlink"/>
            <w:noProof/>
            <w:lang w:val="en-GB"/>
          </w:rPr>
          <w:t>5.1.1.2.1.1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_Toc32332142 \h </w:instrText>
        </w:r>
        <w:r w:rsidR="009511B2">
          <w:rPr>
            <w:noProof/>
            <w:webHidden/>
          </w:rPr>
        </w:r>
        <w:r w:rsidR="009511B2">
          <w:rPr>
            <w:noProof/>
            <w:webHidden/>
          </w:rPr>
          <w:fldChar w:fldCharType="separate"/>
        </w:r>
        <w:r w:rsidR="009511B2">
          <w:rPr>
            <w:noProof/>
            <w:webHidden/>
          </w:rPr>
          <w:t>25</w:t>
        </w:r>
        <w:r w:rsidR="009511B2">
          <w:rPr>
            <w:noProof/>
            <w:webHidden/>
          </w:rPr>
          <w:fldChar w:fldCharType="end"/>
        </w:r>
      </w:hyperlink>
    </w:p>
    <w:p w14:paraId="43C61E58"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43" w:history="1">
        <w:r w:rsidR="009511B2" w:rsidRPr="004D4C13">
          <w:rPr>
            <w:rStyle w:val="Hyperlink"/>
            <w:noProof/>
            <w:lang w:val="en-GB"/>
          </w:rPr>
          <w:t>5.1.1.2.1.2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_Toc32332143 \h </w:instrText>
        </w:r>
        <w:r w:rsidR="009511B2">
          <w:rPr>
            <w:noProof/>
            <w:webHidden/>
          </w:rPr>
        </w:r>
        <w:r w:rsidR="009511B2">
          <w:rPr>
            <w:noProof/>
            <w:webHidden/>
          </w:rPr>
          <w:fldChar w:fldCharType="separate"/>
        </w:r>
        <w:r w:rsidR="009511B2">
          <w:rPr>
            <w:noProof/>
            <w:webHidden/>
          </w:rPr>
          <w:t>25</w:t>
        </w:r>
        <w:r w:rsidR="009511B2">
          <w:rPr>
            <w:noProof/>
            <w:webHidden/>
          </w:rPr>
          <w:fldChar w:fldCharType="end"/>
        </w:r>
      </w:hyperlink>
    </w:p>
    <w:p w14:paraId="2286E65E"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44" w:history="1">
        <w:r w:rsidR="009511B2" w:rsidRPr="004D4C13">
          <w:rPr>
            <w:rStyle w:val="Hyperlink"/>
            <w:noProof/>
          </w:rPr>
          <w:t>5.1.1.2.1.3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_Toc32332144 \h </w:instrText>
        </w:r>
        <w:r w:rsidR="009511B2">
          <w:rPr>
            <w:noProof/>
            <w:webHidden/>
          </w:rPr>
        </w:r>
        <w:r w:rsidR="009511B2">
          <w:rPr>
            <w:noProof/>
            <w:webHidden/>
          </w:rPr>
          <w:fldChar w:fldCharType="separate"/>
        </w:r>
        <w:r w:rsidR="009511B2">
          <w:rPr>
            <w:noProof/>
            <w:webHidden/>
          </w:rPr>
          <w:t>25</w:t>
        </w:r>
        <w:r w:rsidR="009511B2">
          <w:rPr>
            <w:noProof/>
            <w:webHidden/>
          </w:rPr>
          <w:fldChar w:fldCharType="end"/>
        </w:r>
      </w:hyperlink>
    </w:p>
    <w:p w14:paraId="2C407A2B"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45" w:history="1">
        <w:r w:rsidR="009511B2" w:rsidRPr="004D4C13">
          <w:rPr>
            <w:rStyle w:val="Hyperlink"/>
            <w:noProof/>
          </w:rPr>
          <w:t>5.1.1.2.1.4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_Toc32332145 \h </w:instrText>
        </w:r>
        <w:r w:rsidR="009511B2">
          <w:rPr>
            <w:noProof/>
            <w:webHidden/>
          </w:rPr>
        </w:r>
        <w:r w:rsidR="009511B2">
          <w:rPr>
            <w:noProof/>
            <w:webHidden/>
          </w:rPr>
          <w:fldChar w:fldCharType="separate"/>
        </w:r>
        <w:r w:rsidR="009511B2">
          <w:rPr>
            <w:noProof/>
            <w:webHidden/>
          </w:rPr>
          <w:t>25</w:t>
        </w:r>
        <w:r w:rsidR="009511B2">
          <w:rPr>
            <w:noProof/>
            <w:webHidden/>
          </w:rPr>
          <w:fldChar w:fldCharType="end"/>
        </w:r>
      </w:hyperlink>
    </w:p>
    <w:p w14:paraId="409B8B2E"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146" w:history="1">
        <w:r w:rsidR="009511B2" w:rsidRPr="004D4C13">
          <w:rPr>
            <w:rStyle w:val="Hyperlink"/>
            <w:noProof/>
            <w:lang w:val="en-GB"/>
          </w:rPr>
          <w:t>5.1.1.2.2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_Toc32332146 \h </w:instrText>
        </w:r>
        <w:r w:rsidR="009511B2">
          <w:rPr>
            <w:noProof/>
            <w:webHidden/>
          </w:rPr>
        </w:r>
        <w:r w:rsidR="009511B2">
          <w:rPr>
            <w:noProof/>
            <w:webHidden/>
          </w:rPr>
          <w:fldChar w:fldCharType="separate"/>
        </w:r>
        <w:r w:rsidR="009511B2">
          <w:rPr>
            <w:noProof/>
            <w:webHidden/>
          </w:rPr>
          <w:t>26</w:t>
        </w:r>
        <w:r w:rsidR="009511B2">
          <w:rPr>
            <w:noProof/>
            <w:webHidden/>
          </w:rPr>
          <w:fldChar w:fldCharType="end"/>
        </w:r>
      </w:hyperlink>
    </w:p>
    <w:p w14:paraId="2A372919"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47" w:history="1">
        <w:r w:rsidR="009511B2" w:rsidRPr="004D4C13">
          <w:rPr>
            <w:rStyle w:val="Hyperlink"/>
            <w:noProof/>
            <w:lang w:val="en-GB"/>
          </w:rPr>
          <w:t>5.1.1.3</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Remote Access</w:t>
        </w:r>
        <w:r w:rsidR="009511B2">
          <w:rPr>
            <w:noProof/>
            <w:webHidden/>
          </w:rPr>
          <w:tab/>
        </w:r>
        <w:r w:rsidR="009511B2">
          <w:rPr>
            <w:noProof/>
            <w:webHidden/>
          </w:rPr>
          <w:fldChar w:fldCharType="begin"/>
        </w:r>
        <w:r w:rsidR="009511B2">
          <w:rPr>
            <w:noProof/>
            <w:webHidden/>
          </w:rPr>
          <w:instrText xml:space="preserve"> PAGEREF _Toc32332147 \h </w:instrText>
        </w:r>
        <w:r w:rsidR="009511B2">
          <w:rPr>
            <w:noProof/>
            <w:webHidden/>
          </w:rPr>
        </w:r>
        <w:r w:rsidR="009511B2">
          <w:rPr>
            <w:noProof/>
            <w:webHidden/>
          </w:rPr>
          <w:fldChar w:fldCharType="separate"/>
        </w:r>
        <w:r w:rsidR="009511B2">
          <w:rPr>
            <w:noProof/>
            <w:webHidden/>
          </w:rPr>
          <w:t>26</w:t>
        </w:r>
        <w:r w:rsidR="009511B2">
          <w:rPr>
            <w:noProof/>
            <w:webHidden/>
          </w:rPr>
          <w:fldChar w:fldCharType="end"/>
        </w:r>
      </w:hyperlink>
    </w:p>
    <w:p w14:paraId="21305F34"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48" w:history="1">
        <w:r w:rsidR="009511B2" w:rsidRPr="004D4C13">
          <w:rPr>
            <w:rStyle w:val="Hyperlink"/>
            <w:bCs/>
            <w:noProof/>
            <w:lang w:val="en-GB"/>
          </w:rPr>
          <w:t>5.1.1.3.1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_Toc32332148 \h </w:instrText>
        </w:r>
        <w:r w:rsidR="009511B2">
          <w:rPr>
            <w:noProof/>
            <w:webHidden/>
          </w:rPr>
        </w:r>
        <w:r w:rsidR="009511B2">
          <w:rPr>
            <w:noProof/>
            <w:webHidden/>
          </w:rPr>
          <w:fldChar w:fldCharType="separate"/>
        </w:r>
        <w:r w:rsidR="009511B2">
          <w:rPr>
            <w:noProof/>
            <w:webHidden/>
          </w:rPr>
          <w:t>26</w:t>
        </w:r>
        <w:r w:rsidR="009511B2">
          <w:rPr>
            <w:noProof/>
            <w:webHidden/>
          </w:rPr>
          <w:fldChar w:fldCharType="end"/>
        </w:r>
      </w:hyperlink>
    </w:p>
    <w:p w14:paraId="57C10D6E"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49" w:history="1">
        <w:r w:rsidR="009511B2" w:rsidRPr="004D4C13">
          <w:rPr>
            <w:rStyle w:val="Hyperlink"/>
            <w:noProof/>
            <w:lang w:val="en-GB"/>
          </w:rPr>
          <w:t>5.1.1.3.1.1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_Toc32332149 \h </w:instrText>
        </w:r>
        <w:r w:rsidR="009511B2">
          <w:rPr>
            <w:noProof/>
            <w:webHidden/>
          </w:rPr>
        </w:r>
        <w:r w:rsidR="009511B2">
          <w:rPr>
            <w:noProof/>
            <w:webHidden/>
          </w:rPr>
          <w:fldChar w:fldCharType="separate"/>
        </w:r>
        <w:r w:rsidR="009511B2">
          <w:rPr>
            <w:noProof/>
            <w:webHidden/>
          </w:rPr>
          <w:t>26</w:t>
        </w:r>
        <w:r w:rsidR="009511B2">
          <w:rPr>
            <w:noProof/>
            <w:webHidden/>
          </w:rPr>
          <w:fldChar w:fldCharType="end"/>
        </w:r>
      </w:hyperlink>
    </w:p>
    <w:p w14:paraId="242D1000"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50" w:history="1">
        <w:r w:rsidR="009511B2" w:rsidRPr="004D4C13">
          <w:rPr>
            <w:rStyle w:val="Hyperlink"/>
            <w:noProof/>
            <w:lang w:val="en-GB"/>
          </w:rPr>
          <w:t>5.1.1.3.1.2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_Toc32332150 \h </w:instrText>
        </w:r>
        <w:r w:rsidR="009511B2">
          <w:rPr>
            <w:noProof/>
            <w:webHidden/>
          </w:rPr>
        </w:r>
        <w:r w:rsidR="009511B2">
          <w:rPr>
            <w:noProof/>
            <w:webHidden/>
          </w:rPr>
          <w:fldChar w:fldCharType="separate"/>
        </w:r>
        <w:r w:rsidR="009511B2">
          <w:rPr>
            <w:noProof/>
            <w:webHidden/>
          </w:rPr>
          <w:t>26</w:t>
        </w:r>
        <w:r w:rsidR="009511B2">
          <w:rPr>
            <w:noProof/>
            <w:webHidden/>
          </w:rPr>
          <w:fldChar w:fldCharType="end"/>
        </w:r>
      </w:hyperlink>
    </w:p>
    <w:p w14:paraId="6FCB9E13"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51" w:history="1">
        <w:r w:rsidR="009511B2" w:rsidRPr="004D4C13">
          <w:rPr>
            <w:rStyle w:val="Hyperlink"/>
            <w:noProof/>
          </w:rPr>
          <w:t>5.1.1.3.1.3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_Toc32332151 \h </w:instrText>
        </w:r>
        <w:r w:rsidR="009511B2">
          <w:rPr>
            <w:noProof/>
            <w:webHidden/>
          </w:rPr>
        </w:r>
        <w:r w:rsidR="009511B2">
          <w:rPr>
            <w:noProof/>
            <w:webHidden/>
          </w:rPr>
          <w:fldChar w:fldCharType="separate"/>
        </w:r>
        <w:r w:rsidR="009511B2">
          <w:rPr>
            <w:noProof/>
            <w:webHidden/>
          </w:rPr>
          <w:t>27</w:t>
        </w:r>
        <w:r w:rsidR="009511B2">
          <w:rPr>
            <w:noProof/>
            <w:webHidden/>
          </w:rPr>
          <w:fldChar w:fldCharType="end"/>
        </w:r>
      </w:hyperlink>
    </w:p>
    <w:p w14:paraId="717C2314"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52" w:history="1">
        <w:r w:rsidR="009511B2" w:rsidRPr="004D4C13">
          <w:rPr>
            <w:rStyle w:val="Hyperlink"/>
            <w:noProof/>
          </w:rPr>
          <w:t>5.1.1.3.1.4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_Toc32332152 \h </w:instrText>
        </w:r>
        <w:r w:rsidR="009511B2">
          <w:rPr>
            <w:noProof/>
            <w:webHidden/>
          </w:rPr>
        </w:r>
        <w:r w:rsidR="009511B2">
          <w:rPr>
            <w:noProof/>
            <w:webHidden/>
          </w:rPr>
          <w:fldChar w:fldCharType="separate"/>
        </w:r>
        <w:r w:rsidR="009511B2">
          <w:rPr>
            <w:noProof/>
            <w:webHidden/>
          </w:rPr>
          <w:t>27</w:t>
        </w:r>
        <w:r w:rsidR="009511B2">
          <w:rPr>
            <w:noProof/>
            <w:webHidden/>
          </w:rPr>
          <w:fldChar w:fldCharType="end"/>
        </w:r>
      </w:hyperlink>
    </w:p>
    <w:p w14:paraId="425AB0EC"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153" w:history="1">
        <w:r w:rsidR="009511B2" w:rsidRPr="004D4C13">
          <w:rPr>
            <w:rStyle w:val="Hyperlink"/>
            <w:noProof/>
            <w:lang w:val="en-GB"/>
          </w:rPr>
          <w:t>5.1.1.3.2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_Toc32332153 \h </w:instrText>
        </w:r>
        <w:r w:rsidR="009511B2">
          <w:rPr>
            <w:noProof/>
            <w:webHidden/>
          </w:rPr>
        </w:r>
        <w:r w:rsidR="009511B2">
          <w:rPr>
            <w:noProof/>
            <w:webHidden/>
          </w:rPr>
          <w:fldChar w:fldCharType="separate"/>
        </w:r>
        <w:r w:rsidR="009511B2">
          <w:rPr>
            <w:noProof/>
            <w:webHidden/>
          </w:rPr>
          <w:t>27</w:t>
        </w:r>
        <w:r w:rsidR="009511B2">
          <w:rPr>
            <w:noProof/>
            <w:webHidden/>
          </w:rPr>
          <w:fldChar w:fldCharType="end"/>
        </w:r>
      </w:hyperlink>
    </w:p>
    <w:p w14:paraId="2C4234EA"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54" w:history="1">
        <w:r w:rsidR="009511B2" w:rsidRPr="004D4C13">
          <w:rPr>
            <w:rStyle w:val="Hyperlink"/>
            <w:noProof/>
            <w:lang w:val="en-GB"/>
          </w:rPr>
          <w:t>5.1.1.4</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Hands-Free Activation</w:t>
        </w:r>
        <w:r w:rsidR="009511B2">
          <w:rPr>
            <w:noProof/>
            <w:webHidden/>
          </w:rPr>
          <w:tab/>
        </w:r>
        <w:r w:rsidR="009511B2">
          <w:rPr>
            <w:noProof/>
            <w:webHidden/>
          </w:rPr>
          <w:fldChar w:fldCharType="begin"/>
        </w:r>
        <w:r w:rsidR="009511B2">
          <w:rPr>
            <w:noProof/>
            <w:webHidden/>
          </w:rPr>
          <w:instrText xml:space="preserve"> PAGEREF _Toc32332154 \h </w:instrText>
        </w:r>
        <w:r w:rsidR="009511B2">
          <w:rPr>
            <w:noProof/>
            <w:webHidden/>
          </w:rPr>
        </w:r>
        <w:r w:rsidR="009511B2">
          <w:rPr>
            <w:noProof/>
            <w:webHidden/>
          </w:rPr>
          <w:fldChar w:fldCharType="separate"/>
        </w:r>
        <w:r w:rsidR="009511B2">
          <w:rPr>
            <w:noProof/>
            <w:webHidden/>
          </w:rPr>
          <w:t>27</w:t>
        </w:r>
        <w:r w:rsidR="009511B2">
          <w:rPr>
            <w:noProof/>
            <w:webHidden/>
          </w:rPr>
          <w:fldChar w:fldCharType="end"/>
        </w:r>
      </w:hyperlink>
    </w:p>
    <w:p w14:paraId="02F4AD0F"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55" w:history="1">
        <w:r w:rsidR="009511B2" w:rsidRPr="004D4C13">
          <w:rPr>
            <w:rStyle w:val="Hyperlink"/>
            <w:noProof/>
            <w:lang w:val="en-GB"/>
          </w:rPr>
          <w:t>5.1.1.5</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Back End Closure Authenticated Communication</w:t>
        </w:r>
        <w:r w:rsidR="009511B2">
          <w:rPr>
            <w:noProof/>
            <w:webHidden/>
          </w:rPr>
          <w:tab/>
        </w:r>
        <w:r w:rsidR="009511B2">
          <w:rPr>
            <w:noProof/>
            <w:webHidden/>
          </w:rPr>
          <w:fldChar w:fldCharType="begin"/>
        </w:r>
        <w:r w:rsidR="009511B2">
          <w:rPr>
            <w:noProof/>
            <w:webHidden/>
          </w:rPr>
          <w:instrText xml:space="preserve"> PAGEREF _Toc32332155 \h </w:instrText>
        </w:r>
        <w:r w:rsidR="009511B2">
          <w:rPr>
            <w:noProof/>
            <w:webHidden/>
          </w:rPr>
        </w:r>
        <w:r w:rsidR="009511B2">
          <w:rPr>
            <w:noProof/>
            <w:webHidden/>
          </w:rPr>
          <w:fldChar w:fldCharType="separate"/>
        </w:r>
        <w:r w:rsidR="009511B2">
          <w:rPr>
            <w:noProof/>
            <w:webHidden/>
          </w:rPr>
          <w:t>27</w:t>
        </w:r>
        <w:r w:rsidR="009511B2">
          <w:rPr>
            <w:noProof/>
            <w:webHidden/>
          </w:rPr>
          <w:fldChar w:fldCharType="end"/>
        </w:r>
      </w:hyperlink>
    </w:p>
    <w:p w14:paraId="7F9FC6D4"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56" w:history="1">
        <w:r w:rsidR="009511B2" w:rsidRPr="004D4C13">
          <w:rPr>
            <w:rStyle w:val="Hyperlink"/>
            <w:bCs/>
            <w:noProof/>
            <w:lang w:val="en-GB"/>
          </w:rPr>
          <w:t>5.1.1.5.1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_Toc32332156 \h </w:instrText>
        </w:r>
        <w:r w:rsidR="009511B2">
          <w:rPr>
            <w:noProof/>
            <w:webHidden/>
          </w:rPr>
        </w:r>
        <w:r w:rsidR="009511B2">
          <w:rPr>
            <w:noProof/>
            <w:webHidden/>
          </w:rPr>
          <w:fldChar w:fldCharType="separate"/>
        </w:r>
        <w:r w:rsidR="009511B2">
          <w:rPr>
            <w:noProof/>
            <w:webHidden/>
          </w:rPr>
          <w:t>27</w:t>
        </w:r>
        <w:r w:rsidR="009511B2">
          <w:rPr>
            <w:noProof/>
            <w:webHidden/>
          </w:rPr>
          <w:fldChar w:fldCharType="end"/>
        </w:r>
      </w:hyperlink>
    </w:p>
    <w:p w14:paraId="2F9B9D91"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57" w:history="1">
        <w:r w:rsidR="009511B2" w:rsidRPr="004D4C13">
          <w:rPr>
            <w:rStyle w:val="Hyperlink"/>
            <w:noProof/>
            <w:lang w:val="en-GB"/>
          </w:rPr>
          <w:t>5.1.1.5.1.1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_Toc32332157 \h </w:instrText>
        </w:r>
        <w:r w:rsidR="009511B2">
          <w:rPr>
            <w:noProof/>
            <w:webHidden/>
          </w:rPr>
        </w:r>
        <w:r w:rsidR="009511B2">
          <w:rPr>
            <w:noProof/>
            <w:webHidden/>
          </w:rPr>
          <w:fldChar w:fldCharType="separate"/>
        </w:r>
        <w:r w:rsidR="009511B2">
          <w:rPr>
            <w:noProof/>
            <w:webHidden/>
          </w:rPr>
          <w:t>27</w:t>
        </w:r>
        <w:r w:rsidR="009511B2">
          <w:rPr>
            <w:noProof/>
            <w:webHidden/>
          </w:rPr>
          <w:fldChar w:fldCharType="end"/>
        </w:r>
      </w:hyperlink>
    </w:p>
    <w:p w14:paraId="7FF89977"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58" w:history="1">
        <w:r w:rsidR="009511B2" w:rsidRPr="004D4C13">
          <w:rPr>
            <w:rStyle w:val="Hyperlink"/>
            <w:noProof/>
            <w:lang w:val="en-GB"/>
          </w:rPr>
          <w:t>5.1.1.5.1.2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_Toc32332158 \h </w:instrText>
        </w:r>
        <w:r w:rsidR="009511B2">
          <w:rPr>
            <w:noProof/>
            <w:webHidden/>
          </w:rPr>
        </w:r>
        <w:r w:rsidR="009511B2">
          <w:rPr>
            <w:noProof/>
            <w:webHidden/>
          </w:rPr>
          <w:fldChar w:fldCharType="separate"/>
        </w:r>
        <w:r w:rsidR="009511B2">
          <w:rPr>
            <w:noProof/>
            <w:webHidden/>
          </w:rPr>
          <w:t>28</w:t>
        </w:r>
        <w:r w:rsidR="009511B2">
          <w:rPr>
            <w:noProof/>
            <w:webHidden/>
          </w:rPr>
          <w:fldChar w:fldCharType="end"/>
        </w:r>
      </w:hyperlink>
    </w:p>
    <w:p w14:paraId="7F24699B"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59" w:history="1">
        <w:r w:rsidR="009511B2" w:rsidRPr="004D4C13">
          <w:rPr>
            <w:rStyle w:val="Hyperlink"/>
            <w:noProof/>
          </w:rPr>
          <w:t>5.1.1.5.1.3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_Toc32332159 \h </w:instrText>
        </w:r>
        <w:r w:rsidR="009511B2">
          <w:rPr>
            <w:noProof/>
            <w:webHidden/>
          </w:rPr>
        </w:r>
        <w:r w:rsidR="009511B2">
          <w:rPr>
            <w:noProof/>
            <w:webHidden/>
          </w:rPr>
          <w:fldChar w:fldCharType="separate"/>
        </w:r>
        <w:r w:rsidR="009511B2">
          <w:rPr>
            <w:noProof/>
            <w:webHidden/>
          </w:rPr>
          <w:t>28</w:t>
        </w:r>
        <w:r w:rsidR="009511B2">
          <w:rPr>
            <w:noProof/>
            <w:webHidden/>
          </w:rPr>
          <w:fldChar w:fldCharType="end"/>
        </w:r>
      </w:hyperlink>
    </w:p>
    <w:p w14:paraId="32F4576B"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60" w:history="1">
        <w:r w:rsidR="009511B2" w:rsidRPr="004D4C13">
          <w:rPr>
            <w:rStyle w:val="Hyperlink"/>
            <w:noProof/>
          </w:rPr>
          <w:t>5.1.1.5.1.4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_Toc32332160 \h </w:instrText>
        </w:r>
        <w:r w:rsidR="009511B2">
          <w:rPr>
            <w:noProof/>
            <w:webHidden/>
          </w:rPr>
        </w:r>
        <w:r w:rsidR="009511B2">
          <w:rPr>
            <w:noProof/>
            <w:webHidden/>
          </w:rPr>
          <w:fldChar w:fldCharType="separate"/>
        </w:r>
        <w:r w:rsidR="009511B2">
          <w:rPr>
            <w:noProof/>
            <w:webHidden/>
          </w:rPr>
          <w:t>28</w:t>
        </w:r>
        <w:r w:rsidR="009511B2">
          <w:rPr>
            <w:noProof/>
            <w:webHidden/>
          </w:rPr>
          <w:fldChar w:fldCharType="end"/>
        </w:r>
      </w:hyperlink>
    </w:p>
    <w:p w14:paraId="62CA844D"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161" w:history="1">
        <w:r w:rsidR="009511B2" w:rsidRPr="004D4C13">
          <w:rPr>
            <w:rStyle w:val="Hyperlink"/>
            <w:noProof/>
            <w:lang w:val="en-GB"/>
          </w:rPr>
          <w:t>5.1.1.5.2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_Toc32332161 \h </w:instrText>
        </w:r>
        <w:r w:rsidR="009511B2">
          <w:rPr>
            <w:noProof/>
            <w:webHidden/>
          </w:rPr>
        </w:r>
        <w:r w:rsidR="009511B2">
          <w:rPr>
            <w:noProof/>
            <w:webHidden/>
          </w:rPr>
          <w:fldChar w:fldCharType="separate"/>
        </w:r>
        <w:r w:rsidR="009511B2">
          <w:rPr>
            <w:noProof/>
            <w:webHidden/>
          </w:rPr>
          <w:t>28</w:t>
        </w:r>
        <w:r w:rsidR="009511B2">
          <w:rPr>
            <w:noProof/>
            <w:webHidden/>
          </w:rPr>
          <w:fldChar w:fldCharType="end"/>
        </w:r>
      </w:hyperlink>
    </w:p>
    <w:p w14:paraId="0E427569"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62" w:history="1">
        <w:r w:rsidR="009511B2" w:rsidRPr="004D4C13">
          <w:rPr>
            <w:rStyle w:val="Hyperlink"/>
            <w:noProof/>
            <w:lang w:val="en-GB"/>
          </w:rPr>
          <w:t>5.1.1.6</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Verify BEC Remote Access Counts</w:t>
        </w:r>
        <w:r w:rsidR="009511B2">
          <w:rPr>
            <w:noProof/>
            <w:webHidden/>
          </w:rPr>
          <w:tab/>
        </w:r>
        <w:r w:rsidR="009511B2">
          <w:rPr>
            <w:noProof/>
            <w:webHidden/>
          </w:rPr>
          <w:fldChar w:fldCharType="begin"/>
        </w:r>
        <w:r w:rsidR="009511B2">
          <w:rPr>
            <w:noProof/>
            <w:webHidden/>
          </w:rPr>
          <w:instrText xml:space="preserve"> PAGEREF _Toc32332162 \h </w:instrText>
        </w:r>
        <w:r w:rsidR="009511B2">
          <w:rPr>
            <w:noProof/>
            <w:webHidden/>
          </w:rPr>
        </w:r>
        <w:r w:rsidR="009511B2">
          <w:rPr>
            <w:noProof/>
            <w:webHidden/>
          </w:rPr>
          <w:fldChar w:fldCharType="separate"/>
        </w:r>
        <w:r w:rsidR="009511B2">
          <w:rPr>
            <w:noProof/>
            <w:webHidden/>
          </w:rPr>
          <w:t>31</w:t>
        </w:r>
        <w:r w:rsidR="009511B2">
          <w:rPr>
            <w:noProof/>
            <w:webHidden/>
          </w:rPr>
          <w:fldChar w:fldCharType="end"/>
        </w:r>
      </w:hyperlink>
    </w:p>
    <w:p w14:paraId="269F0527"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63" w:history="1">
        <w:r w:rsidR="009511B2" w:rsidRPr="004D4C13">
          <w:rPr>
            <w:rStyle w:val="Hyperlink"/>
            <w:bCs/>
            <w:noProof/>
            <w:lang w:val="en-GB"/>
          </w:rPr>
          <w:t>5.1.1.6.1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_Toc32332163 \h </w:instrText>
        </w:r>
        <w:r w:rsidR="009511B2">
          <w:rPr>
            <w:noProof/>
            <w:webHidden/>
          </w:rPr>
        </w:r>
        <w:r w:rsidR="009511B2">
          <w:rPr>
            <w:noProof/>
            <w:webHidden/>
          </w:rPr>
          <w:fldChar w:fldCharType="separate"/>
        </w:r>
        <w:r w:rsidR="009511B2">
          <w:rPr>
            <w:noProof/>
            <w:webHidden/>
          </w:rPr>
          <w:t>31</w:t>
        </w:r>
        <w:r w:rsidR="009511B2">
          <w:rPr>
            <w:noProof/>
            <w:webHidden/>
          </w:rPr>
          <w:fldChar w:fldCharType="end"/>
        </w:r>
      </w:hyperlink>
    </w:p>
    <w:p w14:paraId="3D957200"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64" w:history="1">
        <w:r w:rsidR="009511B2" w:rsidRPr="004D4C13">
          <w:rPr>
            <w:rStyle w:val="Hyperlink"/>
            <w:noProof/>
            <w:lang w:val="en-GB"/>
          </w:rPr>
          <w:t>5.1.1.6.1.1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_Toc32332164 \h </w:instrText>
        </w:r>
        <w:r w:rsidR="009511B2">
          <w:rPr>
            <w:noProof/>
            <w:webHidden/>
          </w:rPr>
        </w:r>
        <w:r w:rsidR="009511B2">
          <w:rPr>
            <w:noProof/>
            <w:webHidden/>
          </w:rPr>
          <w:fldChar w:fldCharType="separate"/>
        </w:r>
        <w:r w:rsidR="009511B2">
          <w:rPr>
            <w:noProof/>
            <w:webHidden/>
          </w:rPr>
          <w:t>31</w:t>
        </w:r>
        <w:r w:rsidR="009511B2">
          <w:rPr>
            <w:noProof/>
            <w:webHidden/>
          </w:rPr>
          <w:fldChar w:fldCharType="end"/>
        </w:r>
      </w:hyperlink>
    </w:p>
    <w:p w14:paraId="294332C2"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65" w:history="1">
        <w:r w:rsidR="009511B2" w:rsidRPr="004D4C13">
          <w:rPr>
            <w:rStyle w:val="Hyperlink"/>
            <w:noProof/>
            <w:lang w:val="en-GB"/>
          </w:rPr>
          <w:t>5.1.1.6.1.2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_Toc32332165 \h </w:instrText>
        </w:r>
        <w:r w:rsidR="009511B2">
          <w:rPr>
            <w:noProof/>
            <w:webHidden/>
          </w:rPr>
        </w:r>
        <w:r w:rsidR="009511B2">
          <w:rPr>
            <w:noProof/>
            <w:webHidden/>
          </w:rPr>
          <w:fldChar w:fldCharType="separate"/>
        </w:r>
        <w:r w:rsidR="009511B2">
          <w:rPr>
            <w:noProof/>
            <w:webHidden/>
          </w:rPr>
          <w:t>31</w:t>
        </w:r>
        <w:r w:rsidR="009511B2">
          <w:rPr>
            <w:noProof/>
            <w:webHidden/>
          </w:rPr>
          <w:fldChar w:fldCharType="end"/>
        </w:r>
      </w:hyperlink>
    </w:p>
    <w:p w14:paraId="11FEFE44"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66" w:history="1">
        <w:r w:rsidR="009511B2" w:rsidRPr="004D4C13">
          <w:rPr>
            <w:rStyle w:val="Hyperlink"/>
            <w:noProof/>
          </w:rPr>
          <w:t>5.1.1.6.1.3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_Toc32332166 \h </w:instrText>
        </w:r>
        <w:r w:rsidR="009511B2">
          <w:rPr>
            <w:noProof/>
            <w:webHidden/>
          </w:rPr>
        </w:r>
        <w:r w:rsidR="009511B2">
          <w:rPr>
            <w:noProof/>
            <w:webHidden/>
          </w:rPr>
          <w:fldChar w:fldCharType="separate"/>
        </w:r>
        <w:r w:rsidR="009511B2">
          <w:rPr>
            <w:noProof/>
            <w:webHidden/>
          </w:rPr>
          <w:t>32</w:t>
        </w:r>
        <w:r w:rsidR="009511B2">
          <w:rPr>
            <w:noProof/>
            <w:webHidden/>
          </w:rPr>
          <w:fldChar w:fldCharType="end"/>
        </w:r>
      </w:hyperlink>
    </w:p>
    <w:p w14:paraId="7E6D3C9C"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67" w:history="1">
        <w:r w:rsidR="009511B2" w:rsidRPr="004D4C13">
          <w:rPr>
            <w:rStyle w:val="Hyperlink"/>
            <w:noProof/>
          </w:rPr>
          <w:t>5.1.1.6.1.4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_Toc32332167 \h </w:instrText>
        </w:r>
        <w:r w:rsidR="009511B2">
          <w:rPr>
            <w:noProof/>
            <w:webHidden/>
          </w:rPr>
        </w:r>
        <w:r w:rsidR="009511B2">
          <w:rPr>
            <w:noProof/>
            <w:webHidden/>
          </w:rPr>
          <w:fldChar w:fldCharType="separate"/>
        </w:r>
        <w:r w:rsidR="009511B2">
          <w:rPr>
            <w:noProof/>
            <w:webHidden/>
          </w:rPr>
          <w:t>32</w:t>
        </w:r>
        <w:r w:rsidR="009511B2">
          <w:rPr>
            <w:noProof/>
            <w:webHidden/>
          </w:rPr>
          <w:fldChar w:fldCharType="end"/>
        </w:r>
      </w:hyperlink>
    </w:p>
    <w:p w14:paraId="3FBB1892"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168" w:history="1">
        <w:r w:rsidR="009511B2" w:rsidRPr="004D4C13">
          <w:rPr>
            <w:rStyle w:val="Hyperlink"/>
            <w:noProof/>
            <w:lang w:val="en-GB"/>
          </w:rPr>
          <w:t>5.1.1.6.2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_Toc32332168 \h </w:instrText>
        </w:r>
        <w:r w:rsidR="009511B2">
          <w:rPr>
            <w:noProof/>
            <w:webHidden/>
          </w:rPr>
        </w:r>
        <w:r w:rsidR="009511B2">
          <w:rPr>
            <w:noProof/>
            <w:webHidden/>
          </w:rPr>
          <w:fldChar w:fldCharType="separate"/>
        </w:r>
        <w:r w:rsidR="009511B2">
          <w:rPr>
            <w:noProof/>
            <w:webHidden/>
          </w:rPr>
          <w:t>32</w:t>
        </w:r>
        <w:r w:rsidR="009511B2">
          <w:rPr>
            <w:noProof/>
            <w:webHidden/>
          </w:rPr>
          <w:fldChar w:fldCharType="end"/>
        </w:r>
      </w:hyperlink>
    </w:p>
    <w:p w14:paraId="07AA6219" w14:textId="77777777" w:rsidR="009511B2" w:rsidRDefault="00F373CF">
      <w:pPr>
        <w:pStyle w:val="TOC3"/>
        <w:rPr>
          <w:rFonts w:asciiTheme="minorHAnsi" w:eastAsiaTheme="minorEastAsia" w:hAnsiTheme="minorHAnsi" w:cstheme="minorBidi"/>
          <w:noProof/>
          <w:sz w:val="22"/>
          <w:szCs w:val="22"/>
        </w:rPr>
      </w:pPr>
      <w:hyperlink w:anchor="_Toc32332169" w:history="1">
        <w:r w:rsidR="009511B2" w:rsidRPr="004D4C13">
          <w:rPr>
            <w:rStyle w:val="Hyperlink"/>
            <w:noProof/>
            <w:lang w:val="en-GB"/>
          </w:rPr>
          <w:t>5.1.2</w:t>
        </w:r>
        <w:r w:rsidR="009511B2">
          <w:rPr>
            <w:rFonts w:asciiTheme="minorHAnsi" w:eastAsiaTheme="minorEastAsia" w:hAnsiTheme="minorHAnsi" w:cstheme="minorBidi"/>
            <w:noProof/>
            <w:sz w:val="22"/>
            <w:szCs w:val="22"/>
          </w:rPr>
          <w:tab/>
        </w:r>
        <w:r w:rsidR="009511B2" w:rsidRPr="004D4C13">
          <w:rPr>
            <w:rStyle w:val="Hyperlink"/>
            <w:noProof/>
            <w:lang w:val="en-GB"/>
          </w:rPr>
          <w:t>RGTM</w:t>
        </w:r>
        <w:r w:rsidR="009511B2">
          <w:rPr>
            <w:noProof/>
            <w:webHidden/>
          </w:rPr>
          <w:tab/>
        </w:r>
        <w:r w:rsidR="009511B2">
          <w:rPr>
            <w:noProof/>
            <w:webHidden/>
          </w:rPr>
          <w:fldChar w:fldCharType="begin"/>
        </w:r>
        <w:r w:rsidR="009511B2">
          <w:rPr>
            <w:noProof/>
            <w:webHidden/>
          </w:rPr>
          <w:instrText xml:space="preserve"> PAGEREF _Toc32332169 \h </w:instrText>
        </w:r>
        <w:r w:rsidR="009511B2">
          <w:rPr>
            <w:noProof/>
            <w:webHidden/>
          </w:rPr>
        </w:r>
        <w:r w:rsidR="009511B2">
          <w:rPr>
            <w:noProof/>
            <w:webHidden/>
          </w:rPr>
          <w:fldChar w:fldCharType="separate"/>
        </w:r>
        <w:r w:rsidR="009511B2">
          <w:rPr>
            <w:noProof/>
            <w:webHidden/>
          </w:rPr>
          <w:t>35</w:t>
        </w:r>
        <w:r w:rsidR="009511B2">
          <w:rPr>
            <w:noProof/>
            <w:webHidden/>
          </w:rPr>
          <w:fldChar w:fldCharType="end"/>
        </w:r>
      </w:hyperlink>
    </w:p>
    <w:p w14:paraId="2E821061"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70" w:history="1">
        <w:r w:rsidR="009511B2" w:rsidRPr="004D4C13">
          <w:rPr>
            <w:rStyle w:val="Hyperlink"/>
            <w:noProof/>
            <w:lang w:val="en-GB"/>
          </w:rPr>
          <w:t>5.1.2.1</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Validation of User Requests</w:t>
        </w:r>
        <w:r w:rsidR="009511B2">
          <w:rPr>
            <w:noProof/>
            <w:webHidden/>
          </w:rPr>
          <w:tab/>
        </w:r>
        <w:r w:rsidR="009511B2">
          <w:rPr>
            <w:noProof/>
            <w:webHidden/>
          </w:rPr>
          <w:fldChar w:fldCharType="begin"/>
        </w:r>
        <w:r w:rsidR="009511B2">
          <w:rPr>
            <w:noProof/>
            <w:webHidden/>
          </w:rPr>
          <w:instrText xml:space="preserve"> PAGEREF _Toc32332170 \h </w:instrText>
        </w:r>
        <w:r w:rsidR="009511B2">
          <w:rPr>
            <w:noProof/>
            <w:webHidden/>
          </w:rPr>
        </w:r>
        <w:r w:rsidR="009511B2">
          <w:rPr>
            <w:noProof/>
            <w:webHidden/>
          </w:rPr>
          <w:fldChar w:fldCharType="separate"/>
        </w:r>
        <w:r w:rsidR="009511B2">
          <w:rPr>
            <w:noProof/>
            <w:webHidden/>
          </w:rPr>
          <w:t>35</w:t>
        </w:r>
        <w:r w:rsidR="009511B2">
          <w:rPr>
            <w:noProof/>
            <w:webHidden/>
          </w:rPr>
          <w:fldChar w:fldCharType="end"/>
        </w:r>
      </w:hyperlink>
    </w:p>
    <w:p w14:paraId="4EBB3506"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71" w:history="1">
        <w:r w:rsidR="009511B2" w:rsidRPr="004D4C13">
          <w:rPr>
            <w:rStyle w:val="Hyperlink"/>
            <w:bCs/>
            <w:noProof/>
            <w:lang w:val="en-GB"/>
          </w:rPr>
          <w:t>5.1.2.1.1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_Toc32332171 \h </w:instrText>
        </w:r>
        <w:r w:rsidR="009511B2">
          <w:rPr>
            <w:noProof/>
            <w:webHidden/>
          </w:rPr>
        </w:r>
        <w:r w:rsidR="009511B2">
          <w:rPr>
            <w:noProof/>
            <w:webHidden/>
          </w:rPr>
          <w:fldChar w:fldCharType="separate"/>
        </w:r>
        <w:r w:rsidR="009511B2">
          <w:rPr>
            <w:noProof/>
            <w:webHidden/>
          </w:rPr>
          <w:t>35</w:t>
        </w:r>
        <w:r w:rsidR="009511B2">
          <w:rPr>
            <w:noProof/>
            <w:webHidden/>
          </w:rPr>
          <w:fldChar w:fldCharType="end"/>
        </w:r>
      </w:hyperlink>
    </w:p>
    <w:p w14:paraId="7EEE1492"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72" w:history="1">
        <w:r w:rsidR="009511B2" w:rsidRPr="004D4C13">
          <w:rPr>
            <w:rStyle w:val="Hyperlink"/>
            <w:noProof/>
            <w:lang w:val="en-GB"/>
          </w:rPr>
          <w:t>5.1.2.1.1.1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_Toc32332172 \h </w:instrText>
        </w:r>
        <w:r w:rsidR="009511B2">
          <w:rPr>
            <w:noProof/>
            <w:webHidden/>
          </w:rPr>
        </w:r>
        <w:r w:rsidR="009511B2">
          <w:rPr>
            <w:noProof/>
            <w:webHidden/>
          </w:rPr>
          <w:fldChar w:fldCharType="separate"/>
        </w:r>
        <w:r w:rsidR="009511B2">
          <w:rPr>
            <w:noProof/>
            <w:webHidden/>
          </w:rPr>
          <w:t>35</w:t>
        </w:r>
        <w:r w:rsidR="009511B2">
          <w:rPr>
            <w:noProof/>
            <w:webHidden/>
          </w:rPr>
          <w:fldChar w:fldCharType="end"/>
        </w:r>
      </w:hyperlink>
    </w:p>
    <w:p w14:paraId="0E982CBD"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73" w:history="1">
        <w:r w:rsidR="009511B2" w:rsidRPr="004D4C13">
          <w:rPr>
            <w:rStyle w:val="Hyperlink"/>
            <w:noProof/>
            <w:lang w:val="en-GB"/>
          </w:rPr>
          <w:t>5.1.2.1.1.2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_Toc32332173 \h </w:instrText>
        </w:r>
        <w:r w:rsidR="009511B2">
          <w:rPr>
            <w:noProof/>
            <w:webHidden/>
          </w:rPr>
        </w:r>
        <w:r w:rsidR="009511B2">
          <w:rPr>
            <w:noProof/>
            <w:webHidden/>
          </w:rPr>
          <w:fldChar w:fldCharType="separate"/>
        </w:r>
        <w:r w:rsidR="009511B2">
          <w:rPr>
            <w:noProof/>
            <w:webHidden/>
          </w:rPr>
          <w:t>35</w:t>
        </w:r>
        <w:r w:rsidR="009511B2">
          <w:rPr>
            <w:noProof/>
            <w:webHidden/>
          </w:rPr>
          <w:fldChar w:fldCharType="end"/>
        </w:r>
      </w:hyperlink>
    </w:p>
    <w:p w14:paraId="7EF90056"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74" w:history="1">
        <w:r w:rsidR="009511B2" w:rsidRPr="004D4C13">
          <w:rPr>
            <w:rStyle w:val="Hyperlink"/>
            <w:noProof/>
          </w:rPr>
          <w:t>5.1.2.1.1.3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_Toc32332174 \h </w:instrText>
        </w:r>
        <w:r w:rsidR="009511B2">
          <w:rPr>
            <w:noProof/>
            <w:webHidden/>
          </w:rPr>
        </w:r>
        <w:r w:rsidR="009511B2">
          <w:rPr>
            <w:noProof/>
            <w:webHidden/>
          </w:rPr>
          <w:fldChar w:fldCharType="separate"/>
        </w:r>
        <w:r w:rsidR="009511B2">
          <w:rPr>
            <w:noProof/>
            <w:webHidden/>
          </w:rPr>
          <w:t>36</w:t>
        </w:r>
        <w:r w:rsidR="009511B2">
          <w:rPr>
            <w:noProof/>
            <w:webHidden/>
          </w:rPr>
          <w:fldChar w:fldCharType="end"/>
        </w:r>
      </w:hyperlink>
    </w:p>
    <w:p w14:paraId="318ECD7E"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75" w:history="1">
        <w:r w:rsidR="009511B2" w:rsidRPr="004D4C13">
          <w:rPr>
            <w:rStyle w:val="Hyperlink"/>
            <w:noProof/>
          </w:rPr>
          <w:t>5.1.2.1.1.4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_Toc32332175 \h </w:instrText>
        </w:r>
        <w:r w:rsidR="009511B2">
          <w:rPr>
            <w:noProof/>
            <w:webHidden/>
          </w:rPr>
        </w:r>
        <w:r w:rsidR="009511B2">
          <w:rPr>
            <w:noProof/>
            <w:webHidden/>
          </w:rPr>
          <w:fldChar w:fldCharType="separate"/>
        </w:r>
        <w:r w:rsidR="009511B2">
          <w:rPr>
            <w:noProof/>
            <w:webHidden/>
          </w:rPr>
          <w:t>36</w:t>
        </w:r>
        <w:r w:rsidR="009511B2">
          <w:rPr>
            <w:noProof/>
            <w:webHidden/>
          </w:rPr>
          <w:fldChar w:fldCharType="end"/>
        </w:r>
      </w:hyperlink>
    </w:p>
    <w:p w14:paraId="4E6E2421"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176" w:history="1">
        <w:r w:rsidR="009511B2" w:rsidRPr="004D4C13">
          <w:rPr>
            <w:rStyle w:val="Hyperlink"/>
            <w:noProof/>
            <w:lang w:val="en-GB"/>
          </w:rPr>
          <w:t>5.1.2.1.2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_Toc32332176 \h </w:instrText>
        </w:r>
        <w:r w:rsidR="009511B2">
          <w:rPr>
            <w:noProof/>
            <w:webHidden/>
          </w:rPr>
        </w:r>
        <w:r w:rsidR="009511B2">
          <w:rPr>
            <w:noProof/>
            <w:webHidden/>
          </w:rPr>
          <w:fldChar w:fldCharType="separate"/>
        </w:r>
        <w:r w:rsidR="009511B2">
          <w:rPr>
            <w:noProof/>
            <w:webHidden/>
          </w:rPr>
          <w:t>36</w:t>
        </w:r>
        <w:r w:rsidR="009511B2">
          <w:rPr>
            <w:noProof/>
            <w:webHidden/>
          </w:rPr>
          <w:fldChar w:fldCharType="end"/>
        </w:r>
      </w:hyperlink>
    </w:p>
    <w:p w14:paraId="726CD928"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77" w:history="1">
        <w:r w:rsidR="009511B2" w:rsidRPr="004D4C13">
          <w:rPr>
            <w:rStyle w:val="Hyperlink"/>
            <w:noProof/>
            <w:lang w:val="en-GB"/>
          </w:rPr>
          <w:t>5.1.2.2</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Liftgate / Decklid Position Programming</w:t>
        </w:r>
        <w:r w:rsidR="009511B2">
          <w:rPr>
            <w:noProof/>
            <w:webHidden/>
          </w:rPr>
          <w:tab/>
        </w:r>
        <w:r w:rsidR="009511B2">
          <w:rPr>
            <w:noProof/>
            <w:webHidden/>
          </w:rPr>
          <w:fldChar w:fldCharType="begin"/>
        </w:r>
        <w:r w:rsidR="009511B2">
          <w:rPr>
            <w:noProof/>
            <w:webHidden/>
          </w:rPr>
          <w:instrText xml:space="preserve"> PAGEREF _Toc32332177 \h </w:instrText>
        </w:r>
        <w:r w:rsidR="009511B2">
          <w:rPr>
            <w:noProof/>
            <w:webHidden/>
          </w:rPr>
        </w:r>
        <w:r w:rsidR="009511B2">
          <w:rPr>
            <w:noProof/>
            <w:webHidden/>
          </w:rPr>
          <w:fldChar w:fldCharType="separate"/>
        </w:r>
        <w:r w:rsidR="009511B2">
          <w:rPr>
            <w:noProof/>
            <w:webHidden/>
          </w:rPr>
          <w:t>36</w:t>
        </w:r>
        <w:r w:rsidR="009511B2">
          <w:rPr>
            <w:noProof/>
            <w:webHidden/>
          </w:rPr>
          <w:fldChar w:fldCharType="end"/>
        </w:r>
      </w:hyperlink>
    </w:p>
    <w:p w14:paraId="54D3C532"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78" w:history="1">
        <w:r w:rsidR="009511B2" w:rsidRPr="004D4C13">
          <w:rPr>
            <w:rStyle w:val="Hyperlink"/>
            <w:bCs/>
            <w:noProof/>
            <w:lang w:val="en-GB"/>
          </w:rPr>
          <w:t>5.1.2.2.1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_Toc32332178 \h </w:instrText>
        </w:r>
        <w:r w:rsidR="009511B2">
          <w:rPr>
            <w:noProof/>
            <w:webHidden/>
          </w:rPr>
        </w:r>
        <w:r w:rsidR="009511B2">
          <w:rPr>
            <w:noProof/>
            <w:webHidden/>
          </w:rPr>
          <w:fldChar w:fldCharType="separate"/>
        </w:r>
        <w:r w:rsidR="009511B2">
          <w:rPr>
            <w:noProof/>
            <w:webHidden/>
          </w:rPr>
          <w:t>36</w:t>
        </w:r>
        <w:r w:rsidR="009511B2">
          <w:rPr>
            <w:noProof/>
            <w:webHidden/>
          </w:rPr>
          <w:fldChar w:fldCharType="end"/>
        </w:r>
      </w:hyperlink>
    </w:p>
    <w:p w14:paraId="5B40FE22"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79" w:history="1">
        <w:r w:rsidR="009511B2" w:rsidRPr="004D4C13">
          <w:rPr>
            <w:rStyle w:val="Hyperlink"/>
            <w:noProof/>
            <w:lang w:val="en-GB"/>
          </w:rPr>
          <w:t>5.1.2.2.1.1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_Toc32332179 \h </w:instrText>
        </w:r>
        <w:r w:rsidR="009511B2">
          <w:rPr>
            <w:noProof/>
            <w:webHidden/>
          </w:rPr>
        </w:r>
        <w:r w:rsidR="009511B2">
          <w:rPr>
            <w:noProof/>
            <w:webHidden/>
          </w:rPr>
          <w:fldChar w:fldCharType="separate"/>
        </w:r>
        <w:r w:rsidR="009511B2">
          <w:rPr>
            <w:noProof/>
            <w:webHidden/>
          </w:rPr>
          <w:t>36</w:t>
        </w:r>
        <w:r w:rsidR="009511B2">
          <w:rPr>
            <w:noProof/>
            <w:webHidden/>
          </w:rPr>
          <w:fldChar w:fldCharType="end"/>
        </w:r>
      </w:hyperlink>
    </w:p>
    <w:p w14:paraId="67623890"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80" w:history="1">
        <w:r w:rsidR="009511B2" w:rsidRPr="004D4C13">
          <w:rPr>
            <w:rStyle w:val="Hyperlink"/>
            <w:noProof/>
            <w:lang w:val="en-GB"/>
          </w:rPr>
          <w:t>5.1.2.2.1.2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_Toc32332180 \h </w:instrText>
        </w:r>
        <w:r w:rsidR="009511B2">
          <w:rPr>
            <w:noProof/>
            <w:webHidden/>
          </w:rPr>
        </w:r>
        <w:r w:rsidR="009511B2">
          <w:rPr>
            <w:noProof/>
            <w:webHidden/>
          </w:rPr>
          <w:fldChar w:fldCharType="separate"/>
        </w:r>
        <w:r w:rsidR="009511B2">
          <w:rPr>
            <w:noProof/>
            <w:webHidden/>
          </w:rPr>
          <w:t>36</w:t>
        </w:r>
        <w:r w:rsidR="009511B2">
          <w:rPr>
            <w:noProof/>
            <w:webHidden/>
          </w:rPr>
          <w:fldChar w:fldCharType="end"/>
        </w:r>
      </w:hyperlink>
    </w:p>
    <w:p w14:paraId="3E20E0D4"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81" w:history="1">
        <w:r w:rsidR="009511B2" w:rsidRPr="004D4C13">
          <w:rPr>
            <w:rStyle w:val="Hyperlink"/>
            <w:noProof/>
          </w:rPr>
          <w:t>5.1.2.2.1.3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_Toc32332181 \h </w:instrText>
        </w:r>
        <w:r w:rsidR="009511B2">
          <w:rPr>
            <w:noProof/>
            <w:webHidden/>
          </w:rPr>
        </w:r>
        <w:r w:rsidR="009511B2">
          <w:rPr>
            <w:noProof/>
            <w:webHidden/>
          </w:rPr>
          <w:fldChar w:fldCharType="separate"/>
        </w:r>
        <w:r w:rsidR="009511B2">
          <w:rPr>
            <w:noProof/>
            <w:webHidden/>
          </w:rPr>
          <w:t>37</w:t>
        </w:r>
        <w:r w:rsidR="009511B2">
          <w:rPr>
            <w:noProof/>
            <w:webHidden/>
          </w:rPr>
          <w:fldChar w:fldCharType="end"/>
        </w:r>
      </w:hyperlink>
    </w:p>
    <w:p w14:paraId="0E5DE9CE"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82" w:history="1">
        <w:r w:rsidR="009511B2" w:rsidRPr="004D4C13">
          <w:rPr>
            <w:rStyle w:val="Hyperlink"/>
            <w:noProof/>
          </w:rPr>
          <w:t>5.1.2.2.1.4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_Toc32332182 \h </w:instrText>
        </w:r>
        <w:r w:rsidR="009511B2">
          <w:rPr>
            <w:noProof/>
            <w:webHidden/>
          </w:rPr>
        </w:r>
        <w:r w:rsidR="009511B2">
          <w:rPr>
            <w:noProof/>
            <w:webHidden/>
          </w:rPr>
          <w:fldChar w:fldCharType="separate"/>
        </w:r>
        <w:r w:rsidR="009511B2">
          <w:rPr>
            <w:noProof/>
            <w:webHidden/>
          </w:rPr>
          <w:t>37</w:t>
        </w:r>
        <w:r w:rsidR="009511B2">
          <w:rPr>
            <w:noProof/>
            <w:webHidden/>
          </w:rPr>
          <w:fldChar w:fldCharType="end"/>
        </w:r>
      </w:hyperlink>
    </w:p>
    <w:p w14:paraId="43DF2D92"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183" w:history="1">
        <w:r w:rsidR="009511B2" w:rsidRPr="004D4C13">
          <w:rPr>
            <w:rStyle w:val="Hyperlink"/>
            <w:noProof/>
            <w:lang w:val="en-GB"/>
          </w:rPr>
          <w:t>5.1.2.2.2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_Toc32332183 \h </w:instrText>
        </w:r>
        <w:r w:rsidR="009511B2">
          <w:rPr>
            <w:noProof/>
            <w:webHidden/>
          </w:rPr>
        </w:r>
        <w:r w:rsidR="009511B2">
          <w:rPr>
            <w:noProof/>
            <w:webHidden/>
          </w:rPr>
          <w:fldChar w:fldCharType="separate"/>
        </w:r>
        <w:r w:rsidR="009511B2">
          <w:rPr>
            <w:noProof/>
            <w:webHidden/>
          </w:rPr>
          <w:t>37</w:t>
        </w:r>
        <w:r w:rsidR="009511B2">
          <w:rPr>
            <w:noProof/>
            <w:webHidden/>
          </w:rPr>
          <w:fldChar w:fldCharType="end"/>
        </w:r>
      </w:hyperlink>
    </w:p>
    <w:p w14:paraId="63E41A8B"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84" w:history="1">
        <w:r w:rsidR="009511B2" w:rsidRPr="004D4C13">
          <w:rPr>
            <w:rStyle w:val="Hyperlink"/>
            <w:noProof/>
            <w:lang w:val="en-GB"/>
          </w:rPr>
          <w:t>5.1.2.3</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Arbitration of User Inputs</w:t>
        </w:r>
        <w:r w:rsidR="009511B2">
          <w:rPr>
            <w:noProof/>
            <w:webHidden/>
          </w:rPr>
          <w:tab/>
        </w:r>
        <w:r w:rsidR="009511B2">
          <w:rPr>
            <w:noProof/>
            <w:webHidden/>
          </w:rPr>
          <w:fldChar w:fldCharType="begin"/>
        </w:r>
        <w:r w:rsidR="009511B2">
          <w:rPr>
            <w:noProof/>
            <w:webHidden/>
          </w:rPr>
          <w:instrText xml:space="preserve"> PAGEREF _Toc32332184 \h </w:instrText>
        </w:r>
        <w:r w:rsidR="009511B2">
          <w:rPr>
            <w:noProof/>
            <w:webHidden/>
          </w:rPr>
        </w:r>
        <w:r w:rsidR="009511B2">
          <w:rPr>
            <w:noProof/>
            <w:webHidden/>
          </w:rPr>
          <w:fldChar w:fldCharType="separate"/>
        </w:r>
        <w:r w:rsidR="009511B2">
          <w:rPr>
            <w:noProof/>
            <w:webHidden/>
          </w:rPr>
          <w:t>37</w:t>
        </w:r>
        <w:r w:rsidR="009511B2">
          <w:rPr>
            <w:noProof/>
            <w:webHidden/>
          </w:rPr>
          <w:fldChar w:fldCharType="end"/>
        </w:r>
      </w:hyperlink>
    </w:p>
    <w:p w14:paraId="40DB44E7"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85" w:history="1">
        <w:r w:rsidR="009511B2" w:rsidRPr="004D4C13">
          <w:rPr>
            <w:rStyle w:val="Hyperlink"/>
            <w:bCs/>
            <w:noProof/>
            <w:lang w:val="en-GB"/>
          </w:rPr>
          <w:t>5.1.2.3.1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_Toc32332185 \h </w:instrText>
        </w:r>
        <w:r w:rsidR="009511B2">
          <w:rPr>
            <w:noProof/>
            <w:webHidden/>
          </w:rPr>
        </w:r>
        <w:r w:rsidR="009511B2">
          <w:rPr>
            <w:noProof/>
            <w:webHidden/>
          </w:rPr>
          <w:fldChar w:fldCharType="separate"/>
        </w:r>
        <w:r w:rsidR="009511B2">
          <w:rPr>
            <w:noProof/>
            <w:webHidden/>
          </w:rPr>
          <w:t>37</w:t>
        </w:r>
        <w:r w:rsidR="009511B2">
          <w:rPr>
            <w:noProof/>
            <w:webHidden/>
          </w:rPr>
          <w:fldChar w:fldCharType="end"/>
        </w:r>
      </w:hyperlink>
    </w:p>
    <w:p w14:paraId="36EF15CE"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86" w:history="1">
        <w:r w:rsidR="009511B2" w:rsidRPr="004D4C13">
          <w:rPr>
            <w:rStyle w:val="Hyperlink"/>
            <w:noProof/>
            <w:lang w:val="en-GB"/>
          </w:rPr>
          <w:t>5.1.2.3.1.1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_Toc32332186 \h </w:instrText>
        </w:r>
        <w:r w:rsidR="009511B2">
          <w:rPr>
            <w:noProof/>
            <w:webHidden/>
          </w:rPr>
        </w:r>
        <w:r w:rsidR="009511B2">
          <w:rPr>
            <w:noProof/>
            <w:webHidden/>
          </w:rPr>
          <w:fldChar w:fldCharType="separate"/>
        </w:r>
        <w:r w:rsidR="009511B2">
          <w:rPr>
            <w:noProof/>
            <w:webHidden/>
          </w:rPr>
          <w:t>37</w:t>
        </w:r>
        <w:r w:rsidR="009511B2">
          <w:rPr>
            <w:noProof/>
            <w:webHidden/>
          </w:rPr>
          <w:fldChar w:fldCharType="end"/>
        </w:r>
      </w:hyperlink>
    </w:p>
    <w:p w14:paraId="0D24490B"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87" w:history="1">
        <w:r w:rsidR="009511B2" w:rsidRPr="004D4C13">
          <w:rPr>
            <w:rStyle w:val="Hyperlink"/>
            <w:noProof/>
            <w:lang w:val="en-GB"/>
          </w:rPr>
          <w:t>5.1.2.3.1.2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_Toc32332187 \h </w:instrText>
        </w:r>
        <w:r w:rsidR="009511B2">
          <w:rPr>
            <w:noProof/>
            <w:webHidden/>
          </w:rPr>
        </w:r>
        <w:r w:rsidR="009511B2">
          <w:rPr>
            <w:noProof/>
            <w:webHidden/>
          </w:rPr>
          <w:fldChar w:fldCharType="separate"/>
        </w:r>
        <w:r w:rsidR="009511B2">
          <w:rPr>
            <w:noProof/>
            <w:webHidden/>
          </w:rPr>
          <w:t>38</w:t>
        </w:r>
        <w:r w:rsidR="009511B2">
          <w:rPr>
            <w:noProof/>
            <w:webHidden/>
          </w:rPr>
          <w:fldChar w:fldCharType="end"/>
        </w:r>
      </w:hyperlink>
    </w:p>
    <w:p w14:paraId="4412F03B"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88" w:history="1">
        <w:r w:rsidR="009511B2" w:rsidRPr="004D4C13">
          <w:rPr>
            <w:rStyle w:val="Hyperlink"/>
            <w:noProof/>
          </w:rPr>
          <w:t>5.1.2.3.1.3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_Toc32332188 \h </w:instrText>
        </w:r>
        <w:r w:rsidR="009511B2">
          <w:rPr>
            <w:noProof/>
            <w:webHidden/>
          </w:rPr>
        </w:r>
        <w:r w:rsidR="009511B2">
          <w:rPr>
            <w:noProof/>
            <w:webHidden/>
          </w:rPr>
          <w:fldChar w:fldCharType="separate"/>
        </w:r>
        <w:r w:rsidR="009511B2">
          <w:rPr>
            <w:noProof/>
            <w:webHidden/>
          </w:rPr>
          <w:t>38</w:t>
        </w:r>
        <w:r w:rsidR="009511B2">
          <w:rPr>
            <w:noProof/>
            <w:webHidden/>
          </w:rPr>
          <w:fldChar w:fldCharType="end"/>
        </w:r>
      </w:hyperlink>
    </w:p>
    <w:p w14:paraId="2596DAFB"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89" w:history="1">
        <w:r w:rsidR="009511B2" w:rsidRPr="004D4C13">
          <w:rPr>
            <w:rStyle w:val="Hyperlink"/>
            <w:noProof/>
          </w:rPr>
          <w:t>5.1.2.3.1.4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_Toc32332189 \h </w:instrText>
        </w:r>
        <w:r w:rsidR="009511B2">
          <w:rPr>
            <w:noProof/>
            <w:webHidden/>
          </w:rPr>
        </w:r>
        <w:r w:rsidR="009511B2">
          <w:rPr>
            <w:noProof/>
            <w:webHidden/>
          </w:rPr>
          <w:fldChar w:fldCharType="separate"/>
        </w:r>
        <w:r w:rsidR="009511B2">
          <w:rPr>
            <w:noProof/>
            <w:webHidden/>
          </w:rPr>
          <w:t>38</w:t>
        </w:r>
        <w:r w:rsidR="009511B2">
          <w:rPr>
            <w:noProof/>
            <w:webHidden/>
          </w:rPr>
          <w:fldChar w:fldCharType="end"/>
        </w:r>
      </w:hyperlink>
    </w:p>
    <w:p w14:paraId="275B96F7"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190" w:history="1">
        <w:r w:rsidR="009511B2" w:rsidRPr="004D4C13">
          <w:rPr>
            <w:rStyle w:val="Hyperlink"/>
            <w:noProof/>
            <w:lang w:val="en-GB"/>
          </w:rPr>
          <w:t>5.1.2.3.2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_Toc32332190 \h </w:instrText>
        </w:r>
        <w:r w:rsidR="009511B2">
          <w:rPr>
            <w:noProof/>
            <w:webHidden/>
          </w:rPr>
        </w:r>
        <w:r w:rsidR="009511B2">
          <w:rPr>
            <w:noProof/>
            <w:webHidden/>
          </w:rPr>
          <w:fldChar w:fldCharType="separate"/>
        </w:r>
        <w:r w:rsidR="009511B2">
          <w:rPr>
            <w:noProof/>
            <w:webHidden/>
          </w:rPr>
          <w:t>38</w:t>
        </w:r>
        <w:r w:rsidR="009511B2">
          <w:rPr>
            <w:noProof/>
            <w:webHidden/>
          </w:rPr>
          <w:fldChar w:fldCharType="end"/>
        </w:r>
      </w:hyperlink>
    </w:p>
    <w:p w14:paraId="7FBB5C04"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91" w:history="1">
        <w:r w:rsidR="009511B2" w:rsidRPr="004D4C13">
          <w:rPr>
            <w:rStyle w:val="Hyperlink"/>
            <w:noProof/>
            <w:lang w:val="en-GB"/>
          </w:rPr>
          <w:t>5.1.2.4</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Verify Vehicle Stationary</w:t>
        </w:r>
        <w:r w:rsidR="009511B2">
          <w:rPr>
            <w:noProof/>
            <w:webHidden/>
          </w:rPr>
          <w:tab/>
        </w:r>
        <w:r w:rsidR="009511B2">
          <w:rPr>
            <w:noProof/>
            <w:webHidden/>
          </w:rPr>
          <w:fldChar w:fldCharType="begin"/>
        </w:r>
        <w:r w:rsidR="009511B2">
          <w:rPr>
            <w:noProof/>
            <w:webHidden/>
          </w:rPr>
          <w:instrText xml:space="preserve"> PAGEREF _Toc32332191 \h </w:instrText>
        </w:r>
        <w:r w:rsidR="009511B2">
          <w:rPr>
            <w:noProof/>
            <w:webHidden/>
          </w:rPr>
        </w:r>
        <w:r w:rsidR="009511B2">
          <w:rPr>
            <w:noProof/>
            <w:webHidden/>
          </w:rPr>
          <w:fldChar w:fldCharType="separate"/>
        </w:r>
        <w:r w:rsidR="009511B2">
          <w:rPr>
            <w:noProof/>
            <w:webHidden/>
          </w:rPr>
          <w:t>38</w:t>
        </w:r>
        <w:r w:rsidR="009511B2">
          <w:rPr>
            <w:noProof/>
            <w:webHidden/>
          </w:rPr>
          <w:fldChar w:fldCharType="end"/>
        </w:r>
      </w:hyperlink>
    </w:p>
    <w:p w14:paraId="51C600EF"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92" w:history="1">
        <w:r w:rsidR="009511B2" w:rsidRPr="004D4C13">
          <w:rPr>
            <w:rStyle w:val="Hyperlink"/>
            <w:bCs/>
            <w:noProof/>
            <w:lang w:val="en-GB"/>
          </w:rPr>
          <w:t>5.1.2.4.1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_Toc32332192 \h </w:instrText>
        </w:r>
        <w:r w:rsidR="009511B2">
          <w:rPr>
            <w:noProof/>
            <w:webHidden/>
          </w:rPr>
        </w:r>
        <w:r w:rsidR="009511B2">
          <w:rPr>
            <w:noProof/>
            <w:webHidden/>
          </w:rPr>
          <w:fldChar w:fldCharType="separate"/>
        </w:r>
        <w:r w:rsidR="009511B2">
          <w:rPr>
            <w:noProof/>
            <w:webHidden/>
          </w:rPr>
          <w:t>38</w:t>
        </w:r>
        <w:r w:rsidR="009511B2">
          <w:rPr>
            <w:noProof/>
            <w:webHidden/>
          </w:rPr>
          <w:fldChar w:fldCharType="end"/>
        </w:r>
      </w:hyperlink>
    </w:p>
    <w:p w14:paraId="341EB7DA"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93" w:history="1">
        <w:r w:rsidR="009511B2" w:rsidRPr="004D4C13">
          <w:rPr>
            <w:rStyle w:val="Hyperlink"/>
            <w:noProof/>
            <w:lang w:val="en-GB"/>
          </w:rPr>
          <w:t>5.1.2.4.1.1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_Toc32332193 \h </w:instrText>
        </w:r>
        <w:r w:rsidR="009511B2">
          <w:rPr>
            <w:noProof/>
            <w:webHidden/>
          </w:rPr>
        </w:r>
        <w:r w:rsidR="009511B2">
          <w:rPr>
            <w:noProof/>
            <w:webHidden/>
          </w:rPr>
          <w:fldChar w:fldCharType="separate"/>
        </w:r>
        <w:r w:rsidR="009511B2">
          <w:rPr>
            <w:noProof/>
            <w:webHidden/>
          </w:rPr>
          <w:t>38</w:t>
        </w:r>
        <w:r w:rsidR="009511B2">
          <w:rPr>
            <w:noProof/>
            <w:webHidden/>
          </w:rPr>
          <w:fldChar w:fldCharType="end"/>
        </w:r>
      </w:hyperlink>
    </w:p>
    <w:p w14:paraId="197FF6AC"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94" w:history="1">
        <w:r w:rsidR="009511B2" w:rsidRPr="004D4C13">
          <w:rPr>
            <w:rStyle w:val="Hyperlink"/>
            <w:noProof/>
            <w:lang w:val="en-GB"/>
          </w:rPr>
          <w:t>5.1.2.4.1.2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_Toc32332194 \h </w:instrText>
        </w:r>
        <w:r w:rsidR="009511B2">
          <w:rPr>
            <w:noProof/>
            <w:webHidden/>
          </w:rPr>
        </w:r>
        <w:r w:rsidR="009511B2">
          <w:rPr>
            <w:noProof/>
            <w:webHidden/>
          </w:rPr>
          <w:fldChar w:fldCharType="separate"/>
        </w:r>
        <w:r w:rsidR="009511B2">
          <w:rPr>
            <w:noProof/>
            <w:webHidden/>
          </w:rPr>
          <w:t>39</w:t>
        </w:r>
        <w:r w:rsidR="009511B2">
          <w:rPr>
            <w:noProof/>
            <w:webHidden/>
          </w:rPr>
          <w:fldChar w:fldCharType="end"/>
        </w:r>
      </w:hyperlink>
    </w:p>
    <w:p w14:paraId="5D26DB1B"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95" w:history="1">
        <w:r w:rsidR="009511B2" w:rsidRPr="004D4C13">
          <w:rPr>
            <w:rStyle w:val="Hyperlink"/>
            <w:noProof/>
          </w:rPr>
          <w:t>5.1.2.4.1.3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_Toc32332195 \h </w:instrText>
        </w:r>
        <w:r w:rsidR="009511B2">
          <w:rPr>
            <w:noProof/>
            <w:webHidden/>
          </w:rPr>
        </w:r>
        <w:r w:rsidR="009511B2">
          <w:rPr>
            <w:noProof/>
            <w:webHidden/>
          </w:rPr>
          <w:fldChar w:fldCharType="separate"/>
        </w:r>
        <w:r w:rsidR="009511B2">
          <w:rPr>
            <w:noProof/>
            <w:webHidden/>
          </w:rPr>
          <w:t>39</w:t>
        </w:r>
        <w:r w:rsidR="009511B2">
          <w:rPr>
            <w:noProof/>
            <w:webHidden/>
          </w:rPr>
          <w:fldChar w:fldCharType="end"/>
        </w:r>
      </w:hyperlink>
    </w:p>
    <w:p w14:paraId="36B0849C"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196" w:history="1">
        <w:r w:rsidR="009511B2" w:rsidRPr="004D4C13">
          <w:rPr>
            <w:rStyle w:val="Hyperlink"/>
            <w:noProof/>
          </w:rPr>
          <w:t>5.1.2.4.1.4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_Toc32332196 \h </w:instrText>
        </w:r>
        <w:r w:rsidR="009511B2">
          <w:rPr>
            <w:noProof/>
            <w:webHidden/>
          </w:rPr>
        </w:r>
        <w:r w:rsidR="009511B2">
          <w:rPr>
            <w:noProof/>
            <w:webHidden/>
          </w:rPr>
          <w:fldChar w:fldCharType="separate"/>
        </w:r>
        <w:r w:rsidR="009511B2">
          <w:rPr>
            <w:noProof/>
            <w:webHidden/>
          </w:rPr>
          <w:t>39</w:t>
        </w:r>
        <w:r w:rsidR="009511B2">
          <w:rPr>
            <w:noProof/>
            <w:webHidden/>
          </w:rPr>
          <w:fldChar w:fldCharType="end"/>
        </w:r>
      </w:hyperlink>
    </w:p>
    <w:p w14:paraId="2CDC1A6E"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197" w:history="1">
        <w:r w:rsidR="009511B2" w:rsidRPr="004D4C13">
          <w:rPr>
            <w:rStyle w:val="Hyperlink"/>
            <w:noProof/>
            <w:lang w:val="en-GB"/>
          </w:rPr>
          <w:t>5.1.2.4.2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_Toc32332197 \h </w:instrText>
        </w:r>
        <w:r w:rsidR="009511B2">
          <w:rPr>
            <w:noProof/>
            <w:webHidden/>
          </w:rPr>
        </w:r>
        <w:r w:rsidR="009511B2">
          <w:rPr>
            <w:noProof/>
            <w:webHidden/>
          </w:rPr>
          <w:fldChar w:fldCharType="separate"/>
        </w:r>
        <w:r w:rsidR="009511B2">
          <w:rPr>
            <w:noProof/>
            <w:webHidden/>
          </w:rPr>
          <w:t>39</w:t>
        </w:r>
        <w:r w:rsidR="009511B2">
          <w:rPr>
            <w:noProof/>
            <w:webHidden/>
          </w:rPr>
          <w:fldChar w:fldCharType="end"/>
        </w:r>
      </w:hyperlink>
    </w:p>
    <w:p w14:paraId="12EECBED"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198" w:history="1">
        <w:r w:rsidR="009511B2" w:rsidRPr="004D4C13">
          <w:rPr>
            <w:rStyle w:val="Hyperlink"/>
            <w:noProof/>
            <w:lang w:val="en-GB"/>
          </w:rPr>
          <w:t>5.1.2.5</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Determine BEC Move Request</w:t>
        </w:r>
        <w:r w:rsidR="009511B2">
          <w:rPr>
            <w:noProof/>
            <w:webHidden/>
          </w:rPr>
          <w:tab/>
        </w:r>
        <w:r w:rsidR="009511B2">
          <w:rPr>
            <w:noProof/>
            <w:webHidden/>
          </w:rPr>
          <w:fldChar w:fldCharType="begin"/>
        </w:r>
        <w:r w:rsidR="009511B2">
          <w:rPr>
            <w:noProof/>
            <w:webHidden/>
          </w:rPr>
          <w:instrText xml:space="preserve"> PAGEREF _Toc32332198 \h </w:instrText>
        </w:r>
        <w:r w:rsidR="009511B2">
          <w:rPr>
            <w:noProof/>
            <w:webHidden/>
          </w:rPr>
        </w:r>
        <w:r w:rsidR="009511B2">
          <w:rPr>
            <w:noProof/>
            <w:webHidden/>
          </w:rPr>
          <w:fldChar w:fldCharType="separate"/>
        </w:r>
        <w:r w:rsidR="009511B2">
          <w:rPr>
            <w:noProof/>
            <w:webHidden/>
          </w:rPr>
          <w:t>40</w:t>
        </w:r>
        <w:r w:rsidR="009511B2">
          <w:rPr>
            <w:noProof/>
            <w:webHidden/>
          </w:rPr>
          <w:fldChar w:fldCharType="end"/>
        </w:r>
      </w:hyperlink>
    </w:p>
    <w:p w14:paraId="6E11EE07"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199" w:history="1">
        <w:r w:rsidR="009511B2" w:rsidRPr="004D4C13">
          <w:rPr>
            <w:rStyle w:val="Hyperlink"/>
            <w:bCs/>
            <w:noProof/>
            <w:lang w:val="en-GB"/>
          </w:rPr>
          <w:t>5.1.2.5.1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_Toc32332199 \h </w:instrText>
        </w:r>
        <w:r w:rsidR="009511B2">
          <w:rPr>
            <w:noProof/>
            <w:webHidden/>
          </w:rPr>
        </w:r>
        <w:r w:rsidR="009511B2">
          <w:rPr>
            <w:noProof/>
            <w:webHidden/>
          </w:rPr>
          <w:fldChar w:fldCharType="separate"/>
        </w:r>
        <w:r w:rsidR="009511B2">
          <w:rPr>
            <w:noProof/>
            <w:webHidden/>
          </w:rPr>
          <w:t>40</w:t>
        </w:r>
        <w:r w:rsidR="009511B2">
          <w:rPr>
            <w:noProof/>
            <w:webHidden/>
          </w:rPr>
          <w:fldChar w:fldCharType="end"/>
        </w:r>
      </w:hyperlink>
    </w:p>
    <w:p w14:paraId="40E585D1"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00" w:history="1">
        <w:r w:rsidR="009511B2" w:rsidRPr="004D4C13">
          <w:rPr>
            <w:rStyle w:val="Hyperlink"/>
            <w:noProof/>
            <w:lang w:val="en-GB"/>
          </w:rPr>
          <w:t>5.1.2.5.1.1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_Toc32332200 \h </w:instrText>
        </w:r>
        <w:r w:rsidR="009511B2">
          <w:rPr>
            <w:noProof/>
            <w:webHidden/>
          </w:rPr>
        </w:r>
        <w:r w:rsidR="009511B2">
          <w:rPr>
            <w:noProof/>
            <w:webHidden/>
          </w:rPr>
          <w:fldChar w:fldCharType="separate"/>
        </w:r>
        <w:r w:rsidR="009511B2">
          <w:rPr>
            <w:noProof/>
            <w:webHidden/>
          </w:rPr>
          <w:t>40</w:t>
        </w:r>
        <w:r w:rsidR="009511B2">
          <w:rPr>
            <w:noProof/>
            <w:webHidden/>
          </w:rPr>
          <w:fldChar w:fldCharType="end"/>
        </w:r>
      </w:hyperlink>
    </w:p>
    <w:p w14:paraId="404B85C2"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01" w:history="1">
        <w:r w:rsidR="009511B2" w:rsidRPr="004D4C13">
          <w:rPr>
            <w:rStyle w:val="Hyperlink"/>
            <w:noProof/>
            <w:lang w:val="en-GB"/>
          </w:rPr>
          <w:t>5.1.2.5.1.2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_Toc32332201 \h </w:instrText>
        </w:r>
        <w:r w:rsidR="009511B2">
          <w:rPr>
            <w:noProof/>
            <w:webHidden/>
          </w:rPr>
        </w:r>
        <w:r w:rsidR="009511B2">
          <w:rPr>
            <w:noProof/>
            <w:webHidden/>
          </w:rPr>
          <w:fldChar w:fldCharType="separate"/>
        </w:r>
        <w:r w:rsidR="009511B2">
          <w:rPr>
            <w:noProof/>
            <w:webHidden/>
          </w:rPr>
          <w:t>40</w:t>
        </w:r>
        <w:r w:rsidR="009511B2">
          <w:rPr>
            <w:noProof/>
            <w:webHidden/>
          </w:rPr>
          <w:fldChar w:fldCharType="end"/>
        </w:r>
      </w:hyperlink>
    </w:p>
    <w:p w14:paraId="2C572D5B"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02" w:history="1">
        <w:r w:rsidR="009511B2" w:rsidRPr="004D4C13">
          <w:rPr>
            <w:rStyle w:val="Hyperlink"/>
            <w:noProof/>
          </w:rPr>
          <w:t>5.1.2.5.1.3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_Toc32332202 \h </w:instrText>
        </w:r>
        <w:r w:rsidR="009511B2">
          <w:rPr>
            <w:noProof/>
            <w:webHidden/>
          </w:rPr>
        </w:r>
        <w:r w:rsidR="009511B2">
          <w:rPr>
            <w:noProof/>
            <w:webHidden/>
          </w:rPr>
          <w:fldChar w:fldCharType="separate"/>
        </w:r>
        <w:r w:rsidR="009511B2">
          <w:rPr>
            <w:noProof/>
            <w:webHidden/>
          </w:rPr>
          <w:t>40</w:t>
        </w:r>
        <w:r w:rsidR="009511B2">
          <w:rPr>
            <w:noProof/>
            <w:webHidden/>
          </w:rPr>
          <w:fldChar w:fldCharType="end"/>
        </w:r>
      </w:hyperlink>
    </w:p>
    <w:p w14:paraId="2773D9A5"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03" w:history="1">
        <w:r w:rsidR="009511B2" w:rsidRPr="004D4C13">
          <w:rPr>
            <w:rStyle w:val="Hyperlink"/>
            <w:noProof/>
          </w:rPr>
          <w:t>5.1.2.5.1.4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_Toc32332203 \h </w:instrText>
        </w:r>
        <w:r w:rsidR="009511B2">
          <w:rPr>
            <w:noProof/>
            <w:webHidden/>
          </w:rPr>
        </w:r>
        <w:r w:rsidR="009511B2">
          <w:rPr>
            <w:noProof/>
            <w:webHidden/>
          </w:rPr>
          <w:fldChar w:fldCharType="separate"/>
        </w:r>
        <w:r w:rsidR="009511B2">
          <w:rPr>
            <w:noProof/>
            <w:webHidden/>
          </w:rPr>
          <w:t>40</w:t>
        </w:r>
        <w:r w:rsidR="009511B2">
          <w:rPr>
            <w:noProof/>
            <w:webHidden/>
          </w:rPr>
          <w:fldChar w:fldCharType="end"/>
        </w:r>
      </w:hyperlink>
    </w:p>
    <w:p w14:paraId="227163C3"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204" w:history="1">
        <w:r w:rsidR="009511B2" w:rsidRPr="004D4C13">
          <w:rPr>
            <w:rStyle w:val="Hyperlink"/>
            <w:noProof/>
            <w:lang w:val="en-GB"/>
          </w:rPr>
          <w:t>5.1.2.5.2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_Toc32332204 \h </w:instrText>
        </w:r>
        <w:r w:rsidR="009511B2">
          <w:rPr>
            <w:noProof/>
            <w:webHidden/>
          </w:rPr>
        </w:r>
        <w:r w:rsidR="009511B2">
          <w:rPr>
            <w:noProof/>
            <w:webHidden/>
          </w:rPr>
          <w:fldChar w:fldCharType="separate"/>
        </w:r>
        <w:r w:rsidR="009511B2">
          <w:rPr>
            <w:noProof/>
            <w:webHidden/>
          </w:rPr>
          <w:t>41</w:t>
        </w:r>
        <w:r w:rsidR="009511B2">
          <w:rPr>
            <w:noProof/>
            <w:webHidden/>
          </w:rPr>
          <w:fldChar w:fldCharType="end"/>
        </w:r>
      </w:hyperlink>
    </w:p>
    <w:p w14:paraId="730CFAFD"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05" w:history="1">
        <w:r w:rsidR="009511B2" w:rsidRPr="004D4C13">
          <w:rPr>
            <w:rStyle w:val="Hyperlink"/>
            <w:noProof/>
            <w:lang w:val="en-GB"/>
          </w:rPr>
          <w:t>5.1.2.6</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Control BEC Operation</w:t>
        </w:r>
        <w:r w:rsidR="009511B2">
          <w:rPr>
            <w:noProof/>
            <w:webHidden/>
          </w:rPr>
          <w:tab/>
        </w:r>
        <w:r w:rsidR="009511B2">
          <w:rPr>
            <w:noProof/>
            <w:webHidden/>
          </w:rPr>
          <w:fldChar w:fldCharType="begin"/>
        </w:r>
        <w:r w:rsidR="009511B2">
          <w:rPr>
            <w:noProof/>
            <w:webHidden/>
          </w:rPr>
          <w:instrText xml:space="preserve"> PAGEREF _Toc32332205 \h </w:instrText>
        </w:r>
        <w:r w:rsidR="009511B2">
          <w:rPr>
            <w:noProof/>
            <w:webHidden/>
          </w:rPr>
        </w:r>
        <w:r w:rsidR="009511B2">
          <w:rPr>
            <w:noProof/>
            <w:webHidden/>
          </w:rPr>
          <w:fldChar w:fldCharType="separate"/>
        </w:r>
        <w:r w:rsidR="009511B2">
          <w:rPr>
            <w:noProof/>
            <w:webHidden/>
          </w:rPr>
          <w:t>41</w:t>
        </w:r>
        <w:r w:rsidR="009511B2">
          <w:rPr>
            <w:noProof/>
            <w:webHidden/>
          </w:rPr>
          <w:fldChar w:fldCharType="end"/>
        </w:r>
      </w:hyperlink>
    </w:p>
    <w:p w14:paraId="5405C33B"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06" w:history="1">
        <w:r w:rsidR="009511B2" w:rsidRPr="004D4C13">
          <w:rPr>
            <w:rStyle w:val="Hyperlink"/>
            <w:bCs/>
            <w:noProof/>
            <w:lang w:val="en-GB"/>
          </w:rPr>
          <w:t>5.1.2.6.1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_Toc32332206 \h </w:instrText>
        </w:r>
        <w:r w:rsidR="009511B2">
          <w:rPr>
            <w:noProof/>
            <w:webHidden/>
          </w:rPr>
        </w:r>
        <w:r w:rsidR="009511B2">
          <w:rPr>
            <w:noProof/>
            <w:webHidden/>
          </w:rPr>
          <w:fldChar w:fldCharType="separate"/>
        </w:r>
        <w:r w:rsidR="009511B2">
          <w:rPr>
            <w:noProof/>
            <w:webHidden/>
          </w:rPr>
          <w:t>41</w:t>
        </w:r>
        <w:r w:rsidR="009511B2">
          <w:rPr>
            <w:noProof/>
            <w:webHidden/>
          </w:rPr>
          <w:fldChar w:fldCharType="end"/>
        </w:r>
      </w:hyperlink>
    </w:p>
    <w:p w14:paraId="7C1F8A11"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07" w:history="1">
        <w:r w:rsidR="009511B2" w:rsidRPr="004D4C13">
          <w:rPr>
            <w:rStyle w:val="Hyperlink"/>
            <w:noProof/>
            <w:lang w:val="en-GB"/>
          </w:rPr>
          <w:t>5.1.2.6.1.1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_Toc32332207 \h </w:instrText>
        </w:r>
        <w:r w:rsidR="009511B2">
          <w:rPr>
            <w:noProof/>
            <w:webHidden/>
          </w:rPr>
        </w:r>
        <w:r w:rsidR="009511B2">
          <w:rPr>
            <w:noProof/>
            <w:webHidden/>
          </w:rPr>
          <w:fldChar w:fldCharType="separate"/>
        </w:r>
        <w:r w:rsidR="009511B2">
          <w:rPr>
            <w:noProof/>
            <w:webHidden/>
          </w:rPr>
          <w:t>41</w:t>
        </w:r>
        <w:r w:rsidR="009511B2">
          <w:rPr>
            <w:noProof/>
            <w:webHidden/>
          </w:rPr>
          <w:fldChar w:fldCharType="end"/>
        </w:r>
      </w:hyperlink>
    </w:p>
    <w:p w14:paraId="6100B3FF"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08" w:history="1">
        <w:r w:rsidR="009511B2" w:rsidRPr="004D4C13">
          <w:rPr>
            <w:rStyle w:val="Hyperlink"/>
            <w:noProof/>
            <w:lang w:val="en-GB"/>
          </w:rPr>
          <w:t>5.1.2.6.1.2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_Toc32332208 \h </w:instrText>
        </w:r>
        <w:r w:rsidR="009511B2">
          <w:rPr>
            <w:noProof/>
            <w:webHidden/>
          </w:rPr>
        </w:r>
        <w:r w:rsidR="009511B2">
          <w:rPr>
            <w:noProof/>
            <w:webHidden/>
          </w:rPr>
          <w:fldChar w:fldCharType="separate"/>
        </w:r>
        <w:r w:rsidR="009511B2">
          <w:rPr>
            <w:noProof/>
            <w:webHidden/>
          </w:rPr>
          <w:t>41</w:t>
        </w:r>
        <w:r w:rsidR="009511B2">
          <w:rPr>
            <w:noProof/>
            <w:webHidden/>
          </w:rPr>
          <w:fldChar w:fldCharType="end"/>
        </w:r>
      </w:hyperlink>
    </w:p>
    <w:p w14:paraId="7306275C"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09" w:history="1">
        <w:r w:rsidR="009511B2" w:rsidRPr="004D4C13">
          <w:rPr>
            <w:rStyle w:val="Hyperlink"/>
            <w:noProof/>
          </w:rPr>
          <w:t>5.1.2.6.1.3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_Toc32332209 \h </w:instrText>
        </w:r>
        <w:r w:rsidR="009511B2">
          <w:rPr>
            <w:noProof/>
            <w:webHidden/>
          </w:rPr>
        </w:r>
        <w:r w:rsidR="009511B2">
          <w:rPr>
            <w:noProof/>
            <w:webHidden/>
          </w:rPr>
          <w:fldChar w:fldCharType="separate"/>
        </w:r>
        <w:r w:rsidR="009511B2">
          <w:rPr>
            <w:noProof/>
            <w:webHidden/>
          </w:rPr>
          <w:t>42</w:t>
        </w:r>
        <w:r w:rsidR="009511B2">
          <w:rPr>
            <w:noProof/>
            <w:webHidden/>
          </w:rPr>
          <w:fldChar w:fldCharType="end"/>
        </w:r>
      </w:hyperlink>
    </w:p>
    <w:p w14:paraId="4E20D993"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10" w:history="1">
        <w:r w:rsidR="009511B2" w:rsidRPr="004D4C13">
          <w:rPr>
            <w:rStyle w:val="Hyperlink"/>
            <w:noProof/>
          </w:rPr>
          <w:t>5.1.2.6.1.4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_Toc32332210 \h </w:instrText>
        </w:r>
        <w:r w:rsidR="009511B2">
          <w:rPr>
            <w:noProof/>
            <w:webHidden/>
          </w:rPr>
        </w:r>
        <w:r w:rsidR="009511B2">
          <w:rPr>
            <w:noProof/>
            <w:webHidden/>
          </w:rPr>
          <w:fldChar w:fldCharType="separate"/>
        </w:r>
        <w:r w:rsidR="009511B2">
          <w:rPr>
            <w:noProof/>
            <w:webHidden/>
          </w:rPr>
          <w:t>42</w:t>
        </w:r>
        <w:r w:rsidR="009511B2">
          <w:rPr>
            <w:noProof/>
            <w:webHidden/>
          </w:rPr>
          <w:fldChar w:fldCharType="end"/>
        </w:r>
      </w:hyperlink>
    </w:p>
    <w:p w14:paraId="5D47BEA2"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211" w:history="1">
        <w:r w:rsidR="009511B2" w:rsidRPr="004D4C13">
          <w:rPr>
            <w:rStyle w:val="Hyperlink"/>
            <w:noProof/>
            <w:lang w:val="en-GB"/>
          </w:rPr>
          <w:t>5.1.2.6.2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_Toc32332211 \h </w:instrText>
        </w:r>
        <w:r w:rsidR="009511B2">
          <w:rPr>
            <w:noProof/>
            <w:webHidden/>
          </w:rPr>
        </w:r>
        <w:r w:rsidR="009511B2">
          <w:rPr>
            <w:noProof/>
            <w:webHidden/>
          </w:rPr>
          <w:fldChar w:fldCharType="separate"/>
        </w:r>
        <w:r w:rsidR="009511B2">
          <w:rPr>
            <w:noProof/>
            <w:webHidden/>
          </w:rPr>
          <w:t>42</w:t>
        </w:r>
        <w:r w:rsidR="009511B2">
          <w:rPr>
            <w:noProof/>
            <w:webHidden/>
          </w:rPr>
          <w:fldChar w:fldCharType="end"/>
        </w:r>
      </w:hyperlink>
    </w:p>
    <w:p w14:paraId="24692BB6"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12" w:history="1">
        <w:r w:rsidR="009511B2" w:rsidRPr="004D4C13">
          <w:rPr>
            <w:rStyle w:val="Hyperlink"/>
            <w:noProof/>
            <w:lang w:val="en-GB"/>
          </w:rPr>
          <w:t>5.1.2.7</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Manage Drift</w:t>
        </w:r>
        <w:r w:rsidR="009511B2">
          <w:rPr>
            <w:noProof/>
            <w:webHidden/>
          </w:rPr>
          <w:tab/>
        </w:r>
        <w:r w:rsidR="009511B2">
          <w:rPr>
            <w:noProof/>
            <w:webHidden/>
          </w:rPr>
          <w:fldChar w:fldCharType="begin"/>
        </w:r>
        <w:r w:rsidR="009511B2">
          <w:rPr>
            <w:noProof/>
            <w:webHidden/>
          </w:rPr>
          <w:instrText xml:space="preserve"> PAGEREF _Toc32332212 \h </w:instrText>
        </w:r>
        <w:r w:rsidR="009511B2">
          <w:rPr>
            <w:noProof/>
            <w:webHidden/>
          </w:rPr>
        </w:r>
        <w:r w:rsidR="009511B2">
          <w:rPr>
            <w:noProof/>
            <w:webHidden/>
          </w:rPr>
          <w:fldChar w:fldCharType="separate"/>
        </w:r>
        <w:r w:rsidR="009511B2">
          <w:rPr>
            <w:noProof/>
            <w:webHidden/>
          </w:rPr>
          <w:t>42</w:t>
        </w:r>
        <w:r w:rsidR="009511B2">
          <w:rPr>
            <w:noProof/>
            <w:webHidden/>
          </w:rPr>
          <w:fldChar w:fldCharType="end"/>
        </w:r>
      </w:hyperlink>
    </w:p>
    <w:p w14:paraId="71BEBD4E"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13" w:history="1">
        <w:r w:rsidR="009511B2" w:rsidRPr="004D4C13">
          <w:rPr>
            <w:rStyle w:val="Hyperlink"/>
            <w:bCs/>
            <w:noProof/>
            <w:lang w:val="en-GB"/>
          </w:rPr>
          <w:t>5.1.2.7.1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_Toc32332213 \h </w:instrText>
        </w:r>
        <w:r w:rsidR="009511B2">
          <w:rPr>
            <w:noProof/>
            <w:webHidden/>
          </w:rPr>
        </w:r>
        <w:r w:rsidR="009511B2">
          <w:rPr>
            <w:noProof/>
            <w:webHidden/>
          </w:rPr>
          <w:fldChar w:fldCharType="separate"/>
        </w:r>
        <w:r w:rsidR="009511B2">
          <w:rPr>
            <w:noProof/>
            <w:webHidden/>
          </w:rPr>
          <w:t>42</w:t>
        </w:r>
        <w:r w:rsidR="009511B2">
          <w:rPr>
            <w:noProof/>
            <w:webHidden/>
          </w:rPr>
          <w:fldChar w:fldCharType="end"/>
        </w:r>
      </w:hyperlink>
    </w:p>
    <w:p w14:paraId="3D715185"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14" w:history="1">
        <w:r w:rsidR="009511B2" w:rsidRPr="004D4C13">
          <w:rPr>
            <w:rStyle w:val="Hyperlink"/>
            <w:noProof/>
            <w:lang w:val="en-GB"/>
          </w:rPr>
          <w:t>5.1.2.7.1.1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_Toc32332214 \h </w:instrText>
        </w:r>
        <w:r w:rsidR="009511B2">
          <w:rPr>
            <w:noProof/>
            <w:webHidden/>
          </w:rPr>
        </w:r>
        <w:r w:rsidR="009511B2">
          <w:rPr>
            <w:noProof/>
            <w:webHidden/>
          </w:rPr>
          <w:fldChar w:fldCharType="separate"/>
        </w:r>
        <w:r w:rsidR="009511B2">
          <w:rPr>
            <w:noProof/>
            <w:webHidden/>
          </w:rPr>
          <w:t>42</w:t>
        </w:r>
        <w:r w:rsidR="009511B2">
          <w:rPr>
            <w:noProof/>
            <w:webHidden/>
          </w:rPr>
          <w:fldChar w:fldCharType="end"/>
        </w:r>
      </w:hyperlink>
    </w:p>
    <w:p w14:paraId="3F5142A5"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15" w:history="1">
        <w:r w:rsidR="009511B2" w:rsidRPr="004D4C13">
          <w:rPr>
            <w:rStyle w:val="Hyperlink"/>
            <w:noProof/>
            <w:lang w:val="en-GB"/>
          </w:rPr>
          <w:t>5.1.2.7.1.2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_Toc32332215 \h </w:instrText>
        </w:r>
        <w:r w:rsidR="009511B2">
          <w:rPr>
            <w:noProof/>
            <w:webHidden/>
          </w:rPr>
        </w:r>
        <w:r w:rsidR="009511B2">
          <w:rPr>
            <w:noProof/>
            <w:webHidden/>
          </w:rPr>
          <w:fldChar w:fldCharType="separate"/>
        </w:r>
        <w:r w:rsidR="009511B2">
          <w:rPr>
            <w:noProof/>
            <w:webHidden/>
          </w:rPr>
          <w:t>42</w:t>
        </w:r>
        <w:r w:rsidR="009511B2">
          <w:rPr>
            <w:noProof/>
            <w:webHidden/>
          </w:rPr>
          <w:fldChar w:fldCharType="end"/>
        </w:r>
      </w:hyperlink>
    </w:p>
    <w:p w14:paraId="2B7679ED"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16" w:history="1">
        <w:r w:rsidR="009511B2" w:rsidRPr="004D4C13">
          <w:rPr>
            <w:rStyle w:val="Hyperlink"/>
            <w:noProof/>
          </w:rPr>
          <w:t>5.1.2.7.1.3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_Toc32332216 \h </w:instrText>
        </w:r>
        <w:r w:rsidR="009511B2">
          <w:rPr>
            <w:noProof/>
            <w:webHidden/>
          </w:rPr>
        </w:r>
        <w:r w:rsidR="009511B2">
          <w:rPr>
            <w:noProof/>
            <w:webHidden/>
          </w:rPr>
          <w:fldChar w:fldCharType="separate"/>
        </w:r>
        <w:r w:rsidR="009511B2">
          <w:rPr>
            <w:noProof/>
            <w:webHidden/>
          </w:rPr>
          <w:t>43</w:t>
        </w:r>
        <w:r w:rsidR="009511B2">
          <w:rPr>
            <w:noProof/>
            <w:webHidden/>
          </w:rPr>
          <w:fldChar w:fldCharType="end"/>
        </w:r>
      </w:hyperlink>
    </w:p>
    <w:p w14:paraId="7B304599"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17" w:history="1">
        <w:r w:rsidR="009511B2" w:rsidRPr="004D4C13">
          <w:rPr>
            <w:rStyle w:val="Hyperlink"/>
            <w:noProof/>
          </w:rPr>
          <w:t>5.1.2.7.1.4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_Toc32332217 \h </w:instrText>
        </w:r>
        <w:r w:rsidR="009511B2">
          <w:rPr>
            <w:noProof/>
            <w:webHidden/>
          </w:rPr>
        </w:r>
        <w:r w:rsidR="009511B2">
          <w:rPr>
            <w:noProof/>
            <w:webHidden/>
          </w:rPr>
          <w:fldChar w:fldCharType="separate"/>
        </w:r>
        <w:r w:rsidR="009511B2">
          <w:rPr>
            <w:noProof/>
            <w:webHidden/>
          </w:rPr>
          <w:t>43</w:t>
        </w:r>
        <w:r w:rsidR="009511B2">
          <w:rPr>
            <w:noProof/>
            <w:webHidden/>
          </w:rPr>
          <w:fldChar w:fldCharType="end"/>
        </w:r>
      </w:hyperlink>
    </w:p>
    <w:p w14:paraId="05EAE9E2"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218" w:history="1">
        <w:r w:rsidR="009511B2" w:rsidRPr="004D4C13">
          <w:rPr>
            <w:rStyle w:val="Hyperlink"/>
            <w:noProof/>
            <w:lang w:val="en-GB"/>
          </w:rPr>
          <w:t>5.1.2.7.2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_Toc32332218 \h </w:instrText>
        </w:r>
        <w:r w:rsidR="009511B2">
          <w:rPr>
            <w:noProof/>
            <w:webHidden/>
          </w:rPr>
        </w:r>
        <w:r w:rsidR="009511B2">
          <w:rPr>
            <w:noProof/>
            <w:webHidden/>
          </w:rPr>
          <w:fldChar w:fldCharType="separate"/>
        </w:r>
        <w:r w:rsidR="009511B2">
          <w:rPr>
            <w:noProof/>
            <w:webHidden/>
          </w:rPr>
          <w:t>43</w:t>
        </w:r>
        <w:r w:rsidR="009511B2">
          <w:rPr>
            <w:noProof/>
            <w:webHidden/>
          </w:rPr>
          <w:fldChar w:fldCharType="end"/>
        </w:r>
      </w:hyperlink>
    </w:p>
    <w:p w14:paraId="201B3AC7"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19" w:history="1">
        <w:r w:rsidR="009511B2" w:rsidRPr="004D4C13">
          <w:rPr>
            <w:rStyle w:val="Hyperlink"/>
            <w:noProof/>
            <w:lang w:val="en-GB"/>
          </w:rPr>
          <w:t>5.1.2.8</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Slam Protection</w:t>
        </w:r>
        <w:r w:rsidR="009511B2">
          <w:rPr>
            <w:noProof/>
            <w:webHidden/>
          </w:rPr>
          <w:tab/>
        </w:r>
        <w:r w:rsidR="009511B2">
          <w:rPr>
            <w:noProof/>
            <w:webHidden/>
          </w:rPr>
          <w:fldChar w:fldCharType="begin"/>
        </w:r>
        <w:r w:rsidR="009511B2">
          <w:rPr>
            <w:noProof/>
            <w:webHidden/>
          </w:rPr>
          <w:instrText xml:space="preserve"> PAGEREF _Toc32332219 \h </w:instrText>
        </w:r>
        <w:r w:rsidR="009511B2">
          <w:rPr>
            <w:noProof/>
            <w:webHidden/>
          </w:rPr>
        </w:r>
        <w:r w:rsidR="009511B2">
          <w:rPr>
            <w:noProof/>
            <w:webHidden/>
          </w:rPr>
          <w:fldChar w:fldCharType="separate"/>
        </w:r>
        <w:r w:rsidR="009511B2">
          <w:rPr>
            <w:noProof/>
            <w:webHidden/>
          </w:rPr>
          <w:t>43</w:t>
        </w:r>
        <w:r w:rsidR="009511B2">
          <w:rPr>
            <w:noProof/>
            <w:webHidden/>
          </w:rPr>
          <w:fldChar w:fldCharType="end"/>
        </w:r>
      </w:hyperlink>
    </w:p>
    <w:p w14:paraId="4FAA9632"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20" w:history="1">
        <w:r w:rsidR="009511B2" w:rsidRPr="004D4C13">
          <w:rPr>
            <w:rStyle w:val="Hyperlink"/>
            <w:noProof/>
            <w:lang w:val="en-GB"/>
          </w:rPr>
          <w:t>5.1.2.9</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Obstacle Detection</w:t>
        </w:r>
        <w:r w:rsidR="009511B2">
          <w:rPr>
            <w:noProof/>
            <w:webHidden/>
          </w:rPr>
          <w:tab/>
        </w:r>
        <w:r w:rsidR="009511B2">
          <w:rPr>
            <w:noProof/>
            <w:webHidden/>
          </w:rPr>
          <w:fldChar w:fldCharType="begin"/>
        </w:r>
        <w:r w:rsidR="009511B2">
          <w:rPr>
            <w:noProof/>
            <w:webHidden/>
          </w:rPr>
          <w:instrText xml:space="preserve"> PAGEREF _Toc32332220 \h </w:instrText>
        </w:r>
        <w:r w:rsidR="009511B2">
          <w:rPr>
            <w:noProof/>
            <w:webHidden/>
          </w:rPr>
        </w:r>
        <w:r w:rsidR="009511B2">
          <w:rPr>
            <w:noProof/>
            <w:webHidden/>
          </w:rPr>
          <w:fldChar w:fldCharType="separate"/>
        </w:r>
        <w:r w:rsidR="009511B2">
          <w:rPr>
            <w:noProof/>
            <w:webHidden/>
          </w:rPr>
          <w:t>43</w:t>
        </w:r>
        <w:r w:rsidR="009511B2">
          <w:rPr>
            <w:noProof/>
            <w:webHidden/>
          </w:rPr>
          <w:fldChar w:fldCharType="end"/>
        </w:r>
      </w:hyperlink>
    </w:p>
    <w:p w14:paraId="5E50D4F4"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21" w:history="1">
        <w:r w:rsidR="009511B2" w:rsidRPr="004D4C13">
          <w:rPr>
            <w:rStyle w:val="Hyperlink"/>
            <w:bCs/>
            <w:noProof/>
            <w:lang w:val="en-GB"/>
          </w:rPr>
          <w:t>5.1.2.9.1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_Toc32332221 \h </w:instrText>
        </w:r>
        <w:r w:rsidR="009511B2">
          <w:rPr>
            <w:noProof/>
            <w:webHidden/>
          </w:rPr>
        </w:r>
        <w:r w:rsidR="009511B2">
          <w:rPr>
            <w:noProof/>
            <w:webHidden/>
          </w:rPr>
          <w:fldChar w:fldCharType="separate"/>
        </w:r>
        <w:r w:rsidR="009511B2">
          <w:rPr>
            <w:noProof/>
            <w:webHidden/>
          </w:rPr>
          <w:t>43</w:t>
        </w:r>
        <w:r w:rsidR="009511B2">
          <w:rPr>
            <w:noProof/>
            <w:webHidden/>
          </w:rPr>
          <w:fldChar w:fldCharType="end"/>
        </w:r>
      </w:hyperlink>
    </w:p>
    <w:p w14:paraId="5E0677D8"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22" w:history="1">
        <w:r w:rsidR="009511B2" w:rsidRPr="004D4C13">
          <w:rPr>
            <w:rStyle w:val="Hyperlink"/>
            <w:noProof/>
            <w:lang w:val="en-GB"/>
          </w:rPr>
          <w:t>5.1.2.9.1.1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_Toc32332222 \h </w:instrText>
        </w:r>
        <w:r w:rsidR="009511B2">
          <w:rPr>
            <w:noProof/>
            <w:webHidden/>
          </w:rPr>
        </w:r>
        <w:r w:rsidR="009511B2">
          <w:rPr>
            <w:noProof/>
            <w:webHidden/>
          </w:rPr>
          <w:fldChar w:fldCharType="separate"/>
        </w:r>
        <w:r w:rsidR="009511B2">
          <w:rPr>
            <w:noProof/>
            <w:webHidden/>
          </w:rPr>
          <w:t>43</w:t>
        </w:r>
        <w:r w:rsidR="009511B2">
          <w:rPr>
            <w:noProof/>
            <w:webHidden/>
          </w:rPr>
          <w:fldChar w:fldCharType="end"/>
        </w:r>
      </w:hyperlink>
    </w:p>
    <w:p w14:paraId="39308631"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23" w:history="1">
        <w:r w:rsidR="009511B2" w:rsidRPr="004D4C13">
          <w:rPr>
            <w:rStyle w:val="Hyperlink"/>
            <w:noProof/>
            <w:lang w:val="en-GB"/>
          </w:rPr>
          <w:t>5.1.2.9.1.2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_Toc32332223 \h </w:instrText>
        </w:r>
        <w:r w:rsidR="009511B2">
          <w:rPr>
            <w:noProof/>
            <w:webHidden/>
          </w:rPr>
        </w:r>
        <w:r w:rsidR="009511B2">
          <w:rPr>
            <w:noProof/>
            <w:webHidden/>
          </w:rPr>
          <w:fldChar w:fldCharType="separate"/>
        </w:r>
        <w:r w:rsidR="009511B2">
          <w:rPr>
            <w:noProof/>
            <w:webHidden/>
          </w:rPr>
          <w:t>43</w:t>
        </w:r>
        <w:r w:rsidR="009511B2">
          <w:rPr>
            <w:noProof/>
            <w:webHidden/>
          </w:rPr>
          <w:fldChar w:fldCharType="end"/>
        </w:r>
      </w:hyperlink>
    </w:p>
    <w:p w14:paraId="1598CEC9"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24" w:history="1">
        <w:r w:rsidR="009511B2" w:rsidRPr="004D4C13">
          <w:rPr>
            <w:rStyle w:val="Hyperlink"/>
            <w:noProof/>
          </w:rPr>
          <w:t>5.1.2.9.1.3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_Toc32332224 \h </w:instrText>
        </w:r>
        <w:r w:rsidR="009511B2">
          <w:rPr>
            <w:noProof/>
            <w:webHidden/>
          </w:rPr>
        </w:r>
        <w:r w:rsidR="009511B2">
          <w:rPr>
            <w:noProof/>
            <w:webHidden/>
          </w:rPr>
          <w:fldChar w:fldCharType="separate"/>
        </w:r>
        <w:r w:rsidR="009511B2">
          <w:rPr>
            <w:noProof/>
            <w:webHidden/>
          </w:rPr>
          <w:t>44</w:t>
        </w:r>
        <w:r w:rsidR="009511B2">
          <w:rPr>
            <w:noProof/>
            <w:webHidden/>
          </w:rPr>
          <w:fldChar w:fldCharType="end"/>
        </w:r>
      </w:hyperlink>
    </w:p>
    <w:p w14:paraId="2241A55A"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25" w:history="1">
        <w:r w:rsidR="009511B2" w:rsidRPr="004D4C13">
          <w:rPr>
            <w:rStyle w:val="Hyperlink"/>
            <w:noProof/>
          </w:rPr>
          <w:t>5.1.2.9.1.4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_Toc32332225 \h </w:instrText>
        </w:r>
        <w:r w:rsidR="009511B2">
          <w:rPr>
            <w:noProof/>
            <w:webHidden/>
          </w:rPr>
        </w:r>
        <w:r w:rsidR="009511B2">
          <w:rPr>
            <w:noProof/>
            <w:webHidden/>
          </w:rPr>
          <w:fldChar w:fldCharType="separate"/>
        </w:r>
        <w:r w:rsidR="009511B2">
          <w:rPr>
            <w:noProof/>
            <w:webHidden/>
          </w:rPr>
          <w:t>44</w:t>
        </w:r>
        <w:r w:rsidR="009511B2">
          <w:rPr>
            <w:noProof/>
            <w:webHidden/>
          </w:rPr>
          <w:fldChar w:fldCharType="end"/>
        </w:r>
      </w:hyperlink>
    </w:p>
    <w:p w14:paraId="4B71273D"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226" w:history="1">
        <w:r w:rsidR="009511B2" w:rsidRPr="004D4C13">
          <w:rPr>
            <w:rStyle w:val="Hyperlink"/>
            <w:noProof/>
            <w:lang w:val="en-GB"/>
          </w:rPr>
          <w:t>5.1.2.9.2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_Toc32332226 \h </w:instrText>
        </w:r>
        <w:r w:rsidR="009511B2">
          <w:rPr>
            <w:noProof/>
            <w:webHidden/>
          </w:rPr>
        </w:r>
        <w:r w:rsidR="009511B2">
          <w:rPr>
            <w:noProof/>
            <w:webHidden/>
          </w:rPr>
          <w:fldChar w:fldCharType="separate"/>
        </w:r>
        <w:r w:rsidR="009511B2">
          <w:rPr>
            <w:noProof/>
            <w:webHidden/>
          </w:rPr>
          <w:t>44</w:t>
        </w:r>
        <w:r w:rsidR="009511B2">
          <w:rPr>
            <w:noProof/>
            <w:webHidden/>
          </w:rPr>
          <w:fldChar w:fldCharType="end"/>
        </w:r>
      </w:hyperlink>
    </w:p>
    <w:p w14:paraId="4EFB3C2E"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27" w:history="1">
        <w:r w:rsidR="009511B2" w:rsidRPr="004D4C13">
          <w:rPr>
            <w:rStyle w:val="Hyperlink"/>
            <w:noProof/>
            <w:lang w:val="en-GB"/>
          </w:rPr>
          <w:t>5.1.2.10</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Audible Feedback</w:t>
        </w:r>
        <w:r w:rsidR="009511B2">
          <w:rPr>
            <w:noProof/>
            <w:webHidden/>
          </w:rPr>
          <w:tab/>
        </w:r>
        <w:r w:rsidR="009511B2">
          <w:rPr>
            <w:noProof/>
            <w:webHidden/>
          </w:rPr>
          <w:fldChar w:fldCharType="begin"/>
        </w:r>
        <w:r w:rsidR="009511B2">
          <w:rPr>
            <w:noProof/>
            <w:webHidden/>
          </w:rPr>
          <w:instrText xml:space="preserve"> PAGEREF _Toc32332227 \h </w:instrText>
        </w:r>
        <w:r w:rsidR="009511B2">
          <w:rPr>
            <w:noProof/>
            <w:webHidden/>
          </w:rPr>
        </w:r>
        <w:r w:rsidR="009511B2">
          <w:rPr>
            <w:noProof/>
            <w:webHidden/>
          </w:rPr>
          <w:fldChar w:fldCharType="separate"/>
        </w:r>
        <w:r w:rsidR="009511B2">
          <w:rPr>
            <w:noProof/>
            <w:webHidden/>
          </w:rPr>
          <w:t>44</w:t>
        </w:r>
        <w:r w:rsidR="009511B2">
          <w:rPr>
            <w:noProof/>
            <w:webHidden/>
          </w:rPr>
          <w:fldChar w:fldCharType="end"/>
        </w:r>
      </w:hyperlink>
    </w:p>
    <w:p w14:paraId="17409591" w14:textId="77777777" w:rsidR="009511B2" w:rsidRDefault="00F373CF">
      <w:pPr>
        <w:pStyle w:val="TOC5"/>
        <w:tabs>
          <w:tab w:val="left" w:pos="1910"/>
          <w:tab w:val="right" w:leader="dot" w:pos="10173"/>
        </w:tabs>
        <w:rPr>
          <w:rFonts w:asciiTheme="minorHAnsi" w:eastAsiaTheme="minorEastAsia" w:hAnsiTheme="minorHAnsi" w:cstheme="minorBidi"/>
          <w:noProof/>
          <w:sz w:val="22"/>
          <w:szCs w:val="22"/>
        </w:rPr>
      </w:pPr>
      <w:hyperlink w:anchor="_Toc32332228" w:history="1">
        <w:r w:rsidR="009511B2" w:rsidRPr="004D4C13">
          <w:rPr>
            <w:rStyle w:val="Hyperlink"/>
            <w:bCs/>
            <w:noProof/>
            <w:lang w:val="en-GB"/>
          </w:rPr>
          <w:t>5.1.2.10.1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_Toc32332228 \h </w:instrText>
        </w:r>
        <w:r w:rsidR="009511B2">
          <w:rPr>
            <w:noProof/>
            <w:webHidden/>
          </w:rPr>
        </w:r>
        <w:r w:rsidR="009511B2">
          <w:rPr>
            <w:noProof/>
            <w:webHidden/>
          </w:rPr>
          <w:fldChar w:fldCharType="separate"/>
        </w:r>
        <w:r w:rsidR="009511B2">
          <w:rPr>
            <w:noProof/>
            <w:webHidden/>
          </w:rPr>
          <w:t>44</w:t>
        </w:r>
        <w:r w:rsidR="009511B2">
          <w:rPr>
            <w:noProof/>
            <w:webHidden/>
          </w:rPr>
          <w:fldChar w:fldCharType="end"/>
        </w:r>
      </w:hyperlink>
    </w:p>
    <w:p w14:paraId="23B6A1E3"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29" w:history="1">
        <w:r w:rsidR="009511B2" w:rsidRPr="004D4C13">
          <w:rPr>
            <w:rStyle w:val="Hyperlink"/>
            <w:noProof/>
            <w:lang w:val="en-GB"/>
          </w:rPr>
          <w:t>5.1.2.10.1.1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_Toc32332229 \h </w:instrText>
        </w:r>
        <w:r w:rsidR="009511B2">
          <w:rPr>
            <w:noProof/>
            <w:webHidden/>
          </w:rPr>
        </w:r>
        <w:r w:rsidR="009511B2">
          <w:rPr>
            <w:noProof/>
            <w:webHidden/>
          </w:rPr>
          <w:fldChar w:fldCharType="separate"/>
        </w:r>
        <w:r w:rsidR="009511B2">
          <w:rPr>
            <w:noProof/>
            <w:webHidden/>
          </w:rPr>
          <w:t>44</w:t>
        </w:r>
        <w:r w:rsidR="009511B2">
          <w:rPr>
            <w:noProof/>
            <w:webHidden/>
          </w:rPr>
          <w:fldChar w:fldCharType="end"/>
        </w:r>
      </w:hyperlink>
    </w:p>
    <w:p w14:paraId="306D3C82"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30" w:history="1">
        <w:r w:rsidR="009511B2" w:rsidRPr="004D4C13">
          <w:rPr>
            <w:rStyle w:val="Hyperlink"/>
            <w:noProof/>
            <w:lang w:val="en-GB"/>
          </w:rPr>
          <w:t>5.1.2.10.1.2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_Toc32332230 \h </w:instrText>
        </w:r>
        <w:r w:rsidR="009511B2">
          <w:rPr>
            <w:noProof/>
            <w:webHidden/>
          </w:rPr>
        </w:r>
        <w:r w:rsidR="009511B2">
          <w:rPr>
            <w:noProof/>
            <w:webHidden/>
          </w:rPr>
          <w:fldChar w:fldCharType="separate"/>
        </w:r>
        <w:r w:rsidR="009511B2">
          <w:rPr>
            <w:noProof/>
            <w:webHidden/>
          </w:rPr>
          <w:t>44</w:t>
        </w:r>
        <w:r w:rsidR="009511B2">
          <w:rPr>
            <w:noProof/>
            <w:webHidden/>
          </w:rPr>
          <w:fldChar w:fldCharType="end"/>
        </w:r>
      </w:hyperlink>
    </w:p>
    <w:p w14:paraId="69B72629"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31" w:history="1">
        <w:r w:rsidR="009511B2" w:rsidRPr="004D4C13">
          <w:rPr>
            <w:rStyle w:val="Hyperlink"/>
            <w:noProof/>
          </w:rPr>
          <w:t>5.1.2.10.1.3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_Toc32332231 \h </w:instrText>
        </w:r>
        <w:r w:rsidR="009511B2">
          <w:rPr>
            <w:noProof/>
            <w:webHidden/>
          </w:rPr>
        </w:r>
        <w:r w:rsidR="009511B2">
          <w:rPr>
            <w:noProof/>
            <w:webHidden/>
          </w:rPr>
          <w:fldChar w:fldCharType="separate"/>
        </w:r>
        <w:r w:rsidR="009511B2">
          <w:rPr>
            <w:noProof/>
            <w:webHidden/>
          </w:rPr>
          <w:t>45</w:t>
        </w:r>
        <w:r w:rsidR="009511B2">
          <w:rPr>
            <w:noProof/>
            <w:webHidden/>
          </w:rPr>
          <w:fldChar w:fldCharType="end"/>
        </w:r>
      </w:hyperlink>
    </w:p>
    <w:p w14:paraId="323FD20E"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32" w:history="1">
        <w:r w:rsidR="009511B2" w:rsidRPr="004D4C13">
          <w:rPr>
            <w:rStyle w:val="Hyperlink"/>
            <w:noProof/>
          </w:rPr>
          <w:t>5.1.2.10.1.4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_Toc32332232 \h </w:instrText>
        </w:r>
        <w:r w:rsidR="009511B2">
          <w:rPr>
            <w:noProof/>
            <w:webHidden/>
          </w:rPr>
        </w:r>
        <w:r w:rsidR="009511B2">
          <w:rPr>
            <w:noProof/>
            <w:webHidden/>
          </w:rPr>
          <w:fldChar w:fldCharType="separate"/>
        </w:r>
        <w:r w:rsidR="009511B2">
          <w:rPr>
            <w:noProof/>
            <w:webHidden/>
          </w:rPr>
          <w:t>45</w:t>
        </w:r>
        <w:r w:rsidR="009511B2">
          <w:rPr>
            <w:noProof/>
            <w:webHidden/>
          </w:rPr>
          <w:fldChar w:fldCharType="end"/>
        </w:r>
      </w:hyperlink>
    </w:p>
    <w:p w14:paraId="556A30C9" w14:textId="77777777" w:rsidR="009511B2" w:rsidRDefault="00F373CF">
      <w:pPr>
        <w:pStyle w:val="TOC6"/>
        <w:tabs>
          <w:tab w:val="left" w:pos="1940"/>
          <w:tab w:val="right" w:leader="dot" w:pos="10173"/>
        </w:tabs>
        <w:rPr>
          <w:rFonts w:asciiTheme="minorHAnsi" w:eastAsiaTheme="minorEastAsia" w:hAnsiTheme="minorHAnsi" w:cstheme="minorBidi"/>
          <w:noProof/>
          <w:sz w:val="22"/>
          <w:szCs w:val="22"/>
        </w:rPr>
      </w:pPr>
      <w:hyperlink w:anchor="_Toc32332233" w:history="1">
        <w:r w:rsidR="009511B2" w:rsidRPr="004D4C13">
          <w:rPr>
            <w:rStyle w:val="Hyperlink"/>
            <w:noProof/>
            <w:lang w:val="en-GB"/>
          </w:rPr>
          <w:t>5.1.2.10.2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_Toc32332233 \h </w:instrText>
        </w:r>
        <w:r w:rsidR="009511B2">
          <w:rPr>
            <w:noProof/>
            <w:webHidden/>
          </w:rPr>
        </w:r>
        <w:r w:rsidR="009511B2">
          <w:rPr>
            <w:noProof/>
            <w:webHidden/>
          </w:rPr>
          <w:fldChar w:fldCharType="separate"/>
        </w:r>
        <w:r w:rsidR="009511B2">
          <w:rPr>
            <w:noProof/>
            <w:webHidden/>
          </w:rPr>
          <w:t>45</w:t>
        </w:r>
        <w:r w:rsidR="009511B2">
          <w:rPr>
            <w:noProof/>
            <w:webHidden/>
          </w:rPr>
          <w:fldChar w:fldCharType="end"/>
        </w:r>
      </w:hyperlink>
    </w:p>
    <w:p w14:paraId="65DE76B8"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34" w:history="1">
        <w:r w:rsidR="009511B2" w:rsidRPr="004D4C13">
          <w:rPr>
            <w:rStyle w:val="Hyperlink"/>
            <w:noProof/>
            <w:lang w:val="en-GB"/>
          </w:rPr>
          <w:t>5.1.2.11</w:t>
        </w:r>
        <w:r w:rsidR="009511B2">
          <w:rPr>
            <w:rFonts w:asciiTheme="minorHAnsi" w:eastAsiaTheme="minorEastAsia" w:hAnsiTheme="minorHAnsi" w:cstheme="minorBidi"/>
            <w:noProof/>
            <w:sz w:val="22"/>
            <w:szCs w:val="22"/>
          </w:rPr>
          <w:tab/>
        </w:r>
        <w:r w:rsidR="009511B2" w:rsidRPr="004D4C13">
          <w:rPr>
            <w:rStyle w:val="Hyperlink"/>
            <w:noProof/>
            <w:lang w:val="en-GB"/>
          </w:rPr>
          <w:t>BEC Determine Manual Mode</w:t>
        </w:r>
        <w:r w:rsidR="009511B2">
          <w:rPr>
            <w:noProof/>
            <w:webHidden/>
          </w:rPr>
          <w:tab/>
        </w:r>
        <w:r w:rsidR="009511B2">
          <w:rPr>
            <w:noProof/>
            <w:webHidden/>
          </w:rPr>
          <w:fldChar w:fldCharType="begin"/>
        </w:r>
        <w:r w:rsidR="009511B2">
          <w:rPr>
            <w:noProof/>
            <w:webHidden/>
          </w:rPr>
          <w:instrText xml:space="preserve"> PAGEREF _Toc32332234 \h </w:instrText>
        </w:r>
        <w:r w:rsidR="009511B2">
          <w:rPr>
            <w:noProof/>
            <w:webHidden/>
          </w:rPr>
        </w:r>
        <w:r w:rsidR="009511B2">
          <w:rPr>
            <w:noProof/>
            <w:webHidden/>
          </w:rPr>
          <w:fldChar w:fldCharType="separate"/>
        </w:r>
        <w:r w:rsidR="009511B2">
          <w:rPr>
            <w:noProof/>
            <w:webHidden/>
          </w:rPr>
          <w:t>45</w:t>
        </w:r>
        <w:r w:rsidR="009511B2">
          <w:rPr>
            <w:noProof/>
            <w:webHidden/>
          </w:rPr>
          <w:fldChar w:fldCharType="end"/>
        </w:r>
      </w:hyperlink>
    </w:p>
    <w:p w14:paraId="227D59AC" w14:textId="77777777" w:rsidR="009511B2" w:rsidRDefault="00F373CF">
      <w:pPr>
        <w:pStyle w:val="TOC5"/>
        <w:tabs>
          <w:tab w:val="left" w:pos="1910"/>
          <w:tab w:val="right" w:leader="dot" w:pos="10173"/>
        </w:tabs>
        <w:rPr>
          <w:rFonts w:asciiTheme="minorHAnsi" w:eastAsiaTheme="minorEastAsia" w:hAnsiTheme="minorHAnsi" w:cstheme="minorBidi"/>
          <w:noProof/>
          <w:sz w:val="22"/>
          <w:szCs w:val="22"/>
        </w:rPr>
      </w:pPr>
      <w:hyperlink w:anchor="_Toc32332235" w:history="1">
        <w:r w:rsidR="009511B2" w:rsidRPr="004D4C13">
          <w:rPr>
            <w:rStyle w:val="Hyperlink"/>
            <w:bCs/>
            <w:noProof/>
            <w:lang w:val="en-GB"/>
          </w:rPr>
          <w:t>5.1.2.11.1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_Toc32332235 \h </w:instrText>
        </w:r>
        <w:r w:rsidR="009511B2">
          <w:rPr>
            <w:noProof/>
            <w:webHidden/>
          </w:rPr>
        </w:r>
        <w:r w:rsidR="009511B2">
          <w:rPr>
            <w:noProof/>
            <w:webHidden/>
          </w:rPr>
          <w:fldChar w:fldCharType="separate"/>
        </w:r>
        <w:r w:rsidR="009511B2">
          <w:rPr>
            <w:noProof/>
            <w:webHidden/>
          </w:rPr>
          <w:t>45</w:t>
        </w:r>
        <w:r w:rsidR="009511B2">
          <w:rPr>
            <w:noProof/>
            <w:webHidden/>
          </w:rPr>
          <w:fldChar w:fldCharType="end"/>
        </w:r>
      </w:hyperlink>
    </w:p>
    <w:p w14:paraId="3DE5D362"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36" w:history="1">
        <w:r w:rsidR="009511B2" w:rsidRPr="004D4C13">
          <w:rPr>
            <w:rStyle w:val="Hyperlink"/>
            <w:noProof/>
            <w:lang w:val="en-GB"/>
          </w:rPr>
          <w:t>5.1.2.11.1.1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_Toc32332236 \h </w:instrText>
        </w:r>
        <w:r w:rsidR="009511B2">
          <w:rPr>
            <w:noProof/>
            <w:webHidden/>
          </w:rPr>
        </w:r>
        <w:r w:rsidR="009511B2">
          <w:rPr>
            <w:noProof/>
            <w:webHidden/>
          </w:rPr>
          <w:fldChar w:fldCharType="separate"/>
        </w:r>
        <w:r w:rsidR="009511B2">
          <w:rPr>
            <w:noProof/>
            <w:webHidden/>
          </w:rPr>
          <w:t>45</w:t>
        </w:r>
        <w:r w:rsidR="009511B2">
          <w:rPr>
            <w:noProof/>
            <w:webHidden/>
          </w:rPr>
          <w:fldChar w:fldCharType="end"/>
        </w:r>
      </w:hyperlink>
    </w:p>
    <w:p w14:paraId="34EB1D69"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37" w:history="1">
        <w:r w:rsidR="009511B2" w:rsidRPr="004D4C13">
          <w:rPr>
            <w:rStyle w:val="Hyperlink"/>
            <w:noProof/>
            <w:lang w:val="en-GB"/>
          </w:rPr>
          <w:t>5.1.2.11.1.2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_Toc32332237 \h </w:instrText>
        </w:r>
        <w:r w:rsidR="009511B2">
          <w:rPr>
            <w:noProof/>
            <w:webHidden/>
          </w:rPr>
        </w:r>
        <w:r w:rsidR="009511B2">
          <w:rPr>
            <w:noProof/>
            <w:webHidden/>
          </w:rPr>
          <w:fldChar w:fldCharType="separate"/>
        </w:r>
        <w:r w:rsidR="009511B2">
          <w:rPr>
            <w:noProof/>
            <w:webHidden/>
          </w:rPr>
          <w:t>45</w:t>
        </w:r>
        <w:r w:rsidR="009511B2">
          <w:rPr>
            <w:noProof/>
            <w:webHidden/>
          </w:rPr>
          <w:fldChar w:fldCharType="end"/>
        </w:r>
      </w:hyperlink>
    </w:p>
    <w:p w14:paraId="3AD41192"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38" w:history="1">
        <w:r w:rsidR="009511B2" w:rsidRPr="004D4C13">
          <w:rPr>
            <w:rStyle w:val="Hyperlink"/>
            <w:noProof/>
          </w:rPr>
          <w:t>5.1.2.11.1.3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_Toc32332238 \h </w:instrText>
        </w:r>
        <w:r w:rsidR="009511B2">
          <w:rPr>
            <w:noProof/>
            <w:webHidden/>
          </w:rPr>
        </w:r>
        <w:r w:rsidR="009511B2">
          <w:rPr>
            <w:noProof/>
            <w:webHidden/>
          </w:rPr>
          <w:fldChar w:fldCharType="separate"/>
        </w:r>
        <w:r w:rsidR="009511B2">
          <w:rPr>
            <w:noProof/>
            <w:webHidden/>
          </w:rPr>
          <w:t>46</w:t>
        </w:r>
        <w:r w:rsidR="009511B2">
          <w:rPr>
            <w:noProof/>
            <w:webHidden/>
          </w:rPr>
          <w:fldChar w:fldCharType="end"/>
        </w:r>
      </w:hyperlink>
    </w:p>
    <w:p w14:paraId="74B2F25D"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39" w:history="1">
        <w:r w:rsidR="009511B2" w:rsidRPr="004D4C13">
          <w:rPr>
            <w:rStyle w:val="Hyperlink"/>
            <w:noProof/>
          </w:rPr>
          <w:t>5.1.2.11.1.4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_Toc32332239 \h </w:instrText>
        </w:r>
        <w:r w:rsidR="009511B2">
          <w:rPr>
            <w:noProof/>
            <w:webHidden/>
          </w:rPr>
        </w:r>
        <w:r w:rsidR="009511B2">
          <w:rPr>
            <w:noProof/>
            <w:webHidden/>
          </w:rPr>
          <w:fldChar w:fldCharType="separate"/>
        </w:r>
        <w:r w:rsidR="009511B2">
          <w:rPr>
            <w:noProof/>
            <w:webHidden/>
          </w:rPr>
          <w:t>46</w:t>
        </w:r>
        <w:r w:rsidR="009511B2">
          <w:rPr>
            <w:noProof/>
            <w:webHidden/>
          </w:rPr>
          <w:fldChar w:fldCharType="end"/>
        </w:r>
      </w:hyperlink>
    </w:p>
    <w:p w14:paraId="1008E24F" w14:textId="77777777" w:rsidR="009511B2" w:rsidRDefault="00F373CF">
      <w:pPr>
        <w:pStyle w:val="TOC6"/>
        <w:tabs>
          <w:tab w:val="left" w:pos="1940"/>
          <w:tab w:val="right" w:leader="dot" w:pos="10173"/>
        </w:tabs>
        <w:rPr>
          <w:rFonts w:asciiTheme="minorHAnsi" w:eastAsiaTheme="minorEastAsia" w:hAnsiTheme="minorHAnsi" w:cstheme="minorBidi"/>
          <w:noProof/>
          <w:sz w:val="22"/>
          <w:szCs w:val="22"/>
        </w:rPr>
      </w:pPr>
      <w:hyperlink w:anchor="_Toc32332240" w:history="1">
        <w:r w:rsidR="009511B2" w:rsidRPr="004D4C13">
          <w:rPr>
            <w:rStyle w:val="Hyperlink"/>
            <w:noProof/>
            <w:lang w:val="en-GB"/>
          </w:rPr>
          <w:t>5.1.2.11.2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_Toc32332240 \h </w:instrText>
        </w:r>
        <w:r w:rsidR="009511B2">
          <w:rPr>
            <w:noProof/>
            <w:webHidden/>
          </w:rPr>
        </w:r>
        <w:r w:rsidR="009511B2">
          <w:rPr>
            <w:noProof/>
            <w:webHidden/>
          </w:rPr>
          <w:fldChar w:fldCharType="separate"/>
        </w:r>
        <w:r w:rsidR="009511B2">
          <w:rPr>
            <w:noProof/>
            <w:webHidden/>
          </w:rPr>
          <w:t>46</w:t>
        </w:r>
        <w:r w:rsidR="009511B2">
          <w:rPr>
            <w:noProof/>
            <w:webHidden/>
          </w:rPr>
          <w:fldChar w:fldCharType="end"/>
        </w:r>
      </w:hyperlink>
    </w:p>
    <w:p w14:paraId="3FDEA261"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41" w:history="1">
        <w:r w:rsidR="009511B2" w:rsidRPr="004D4C13">
          <w:rPr>
            <w:rStyle w:val="Hyperlink"/>
            <w:noProof/>
            <w:lang w:val="en-GB"/>
          </w:rPr>
          <w:t>5.1.2.12</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Back End Closure Status Feedback</w:t>
        </w:r>
        <w:r w:rsidR="009511B2">
          <w:rPr>
            <w:noProof/>
            <w:webHidden/>
          </w:rPr>
          <w:tab/>
        </w:r>
        <w:r w:rsidR="009511B2">
          <w:rPr>
            <w:noProof/>
            <w:webHidden/>
          </w:rPr>
          <w:fldChar w:fldCharType="begin"/>
        </w:r>
        <w:r w:rsidR="009511B2">
          <w:rPr>
            <w:noProof/>
            <w:webHidden/>
          </w:rPr>
          <w:instrText xml:space="preserve"> PAGEREF _Toc32332241 \h </w:instrText>
        </w:r>
        <w:r w:rsidR="009511B2">
          <w:rPr>
            <w:noProof/>
            <w:webHidden/>
          </w:rPr>
        </w:r>
        <w:r w:rsidR="009511B2">
          <w:rPr>
            <w:noProof/>
            <w:webHidden/>
          </w:rPr>
          <w:fldChar w:fldCharType="separate"/>
        </w:r>
        <w:r w:rsidR="009511B2">
          <w:rPr>
            <w:noProof/>
            <w:webHidden/>
          </w:rPr>
          <w:t>46</w:t>
        </w:r>
        <w:r w:rsidR="009511B2">
          <w:rPr>
            <w:noProof/>
            <w:webHidden/>
          </w:rPr>
          <w:fldChar w:fldCharType="end"/>
        </w:r>
      </w:hyperlink>
    </w:p>
    <w:p w14:paraId="5B08271F" w14:textId="77777777" w:rsidR="009511B2" w:rsidRDefault="00F373CF">
      <w:pPr>
        <w:pStyle w:val="TOC5"/>
        <w:tabs>
          <w:tab w:val="left" w:pos="1910"/>
          <w:tab w:val="right" w:leader="dot" w:pos="10173"/>
        </w:tabs>
        <w:rPr>
          <w:rFonts w:asciiTheme="minorHAnsi" w:eastAsiaTheme="minorEastAsia" w:hAnsiTheme="minorHAnsi" w:cstheme="minorBidi"/>
          <w:noProof/>
          <w:sz w:val="22"/>
          <w:szCs w:val="22"/>
        </w:rPr>
      </w:pPr>
      <w:hyperlink w:anchor="_Toc32332242" w:history="1">
        <w:r w:rsidR="009511B2" w:rsidRPr="004D4C13">
          <w:rPr>
            <w:rStyle w:val="Hyperlink"/>
            <w:bCs/>
            <w:noProof/>
            <w:lang w:val="en-GB"/>
          </w:rPr>
          <w:t>5.1.2.12.1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_Toc32332242 \h </w:instrText>
        </w:r>
        <w:r w:rsidR="009511B2">
          <w:rPr>
            <w:noProof/>
            <w:webHidden/>
          </w:rPr>
        </w:r>
        <w:r w:rsidR="009511B2">
          <w:rPr>
            <w:noProof/>
            <w:webHidden/>
          </w:rPr>
          <w:fldChar w:fldCharType="separate"/>
        </w:r>
        <w:r w:rsidR="009511B2">
          <w:rPr>
            <w:noProof/>
            <w:webHidden/>
          </w:rPr>
          <w:t>46</w:t>
        </w:r>
        <w:r w:rsidR="009511B2">
          <w:rPr>
            <w:noProof/>
            <w:webHidden/>
          </w:rPr>
          <w:fldChar w:fldCharType="end"/>
        </w:r>
      </w:hyperlink>
    </w:p>
    <w:p w14:paraId="62D1BFD4"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43" w:history="1">
        <w:r w:rsidR="009511B2" w:rsidRPr="004D4C13">
          <w:rPr>
            <w:rStyle w:val="Hyperlink"/>
            <w:noProof/>
            <w:lang w:val="en-GB"/>
          </w:rPr>
          <w:t>5.1.2.12.1.1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_Toc32332243 \h </w:instrText>
        </w:r>
        <w:r w:rsidR="009511B2">
          <w:rPr>
            <w:noProof/>
            <w:webHidden/>
          </w:rPr>
        </w:r>
        <w:r w:rsidR="009511B2">
          <w:rPr>
            <w:noProof/>
            <w:webHidden/>
          </w:rPr>
          <w:fldChar w:fldCharType="separate"/>
        </w:r>
        <w:r w:rsidR="009511B2">
          <w:rPr>
            <w:noProof/>
            <w:webHidden/>
          </w:rPr>
          <w:t>46</w:t>
        </w:r>
        <w:r w:rsidR="009511B2">
          <w:rPr>
            <w:noProof/>
            <w:webHidden/>
          </w:rPr>
          <w:fldChar w:fldCharType="end"/>
        </w:r>
      </w:hyperlink>
    </w:p>
    <w:p w14:paraId="23B9139D"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44" w:history="1">
        <w:r w:rsidR="009511B2" w:rsidRPr="004D4C13">
          <w:rPr>
            <w:rStyle w:val="Hyperlink"/>
            <w:noProof/>
            <w:lang w:val="en-GB"/>
          </w:rPr>
          <w:t>5.1.2.12.1.2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_Toc32332244 \h </w:instrText>
        </w:r>
        <w:r w:rsidR="009511B2">
          <w:rPr>
            <w:noProof/>
            <w:webHidden/>
          </w:rPr>
        </w:r>
        <w:r w:rsidR="009511B2">
          <w:rPr>
            <w:noProof/>
            <w:webHidden/>
          </w:rPr>
          <w:fldChar w:fldCharType="separate"/>
        </w:r>
        <w:r w:rsidR="009511B2">
          <w:rPr>
            <w:noProof/>
            <w:webHidden/>
          </w:rPr>
          <w:t>46</w:t>
        </w:r>
        <w:r w:rsidR="009511B2">
          <w:rPr>
            <w:noProof/>
            <w:webHidden/>
          </w:rPr>
          <w:fldChar w:fldCharType="end"/>
        </w:r>
      </w:hyperlink>
    </w:p>
    <w:p w14:paraId="0E324195"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45" w:history="1">
        <w:r w:rsidR="009511B2" w:rsidRPr="004D4C13">
          <w:rPr>
            <w:rStyle w:val="Hyperlink"/>
            <w:noProof/>
          </w:rPr>
          <w:t>5.1.2.12.1.3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_Toc32332245 \h </w:instrText>
        </w:r>
        <w:r w:rsidR="009511B2">
          <w:rPr>
            <w:noProof/>
            <w:webHidden/>
          </w:rPr>
        </w:r>
        <w:r w:rsidR="009511B2">
          <w:rPr>
            <w:noProof/>
            <w:webHidden/>
          </w:rPr>
          <w:fldChar w:fldCharType="separate"/>
        </w:r>
        <w:r w:rsidR="009511B2">
          <w:rPr>
            <w:noProof/>
            <w:webHidden/>
          </w:rPr>
          <w:t>47</w:t>
        </w:r>
        <w:r w:rsidR="009511B2">
          <w:rPr>
            <w:noProof/>
            <w:webHidden/>
          </w:rPr>
          <w:fldChar w:fldCharType="end"/>
        </w:r>
      </w:hyperlink>
    </w:p>
    <w:p w14:paraId="390AB8E9"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46" w:history="1">
        <w:r w:rsidR="009511B2" w:rsidRPr="004D4C13">
          <w:rPr>
            <w:rStyle w:val="Hyperlink"/>
            <w:noProof/>
          </w:rPr>
          <w:t>5.1.2.12.1.4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_Toc32332246 \h </w:instrText>
        </w:r>
        <w:r w:rsidR="009511B2">
          <w:rPr>
            <w:noProof/>
            <w:webHidden/>
          </w:rPr>
        </w:r>
        <w:r w:rsidR="009511B2">
          <w:rPr>
            <w:noProof/>
            <w:webHidden/>
          </w:rPr>
          <w:fldChar w:fldCharType="separate"/>
        </w:r>
        <w:r w:rsidR="009511B2">
          <w:rPr>
            <w:noProof/>
            <w:webHidden/>
          </w:rPr>
          <w:t>47</w:t>
        </w:r>
        <w:r w:rsidR="009511B2">
          <w:rPr>
            <w:noProof/>
            <w:webHidden/>
          </w:rPr>
          <w:fldChar w:fldCharType="end"/>
        </w:r>
      </w:hyperlink>
    </w:p>
    <w:p w14:paraId="6B649CEE" w14:textId="77777777" w:rsidR="009511B2" w:rsidRDefault="00F373CF">
      <w:pPr>
        <w:pStyle w:val="TOC6"/>
        <w:tabs>
          <w:tab w:val="left" w:pos="1940"/>
          <w:tab w:val="right" w:leader="dot" w:pos="10173"/>
        </w:tabs>
        <w:rPr>
          <w:rFonts w:asciiTheme="minorHAnsi" w:eastAsiaTheme="minorEastAsia" w:hAnsiTheme="minorHAnsi" w:cstheme="minorBidi"/>
          <w:noProof/>
          <w:sz w:val="22"/>
          <w:szCs w:val="22"/>
        </w:rPr>
      </w:pPr>
      <w:hyperlink w:anchor="_Toc32332247" w:history="1">
        <w:r w:rsidR="009511B2" w:rsidRPr="004D4C13">
          <w:rPr>
            <w:rStyle w:val="Hyperlink"/>
            <w:noProof/>
            <w:lang w:val="en-GB"/>
          </w:rPr>
          <w:t>5.1.2.12.2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_Toc32332247 \h </w:instrText>
        </w:r>
        <w:r w:rsidR="009511B2">
          <w:rPr>
            <w:noProof/>
            <w:webHidden/>
          </w:rPr>
        </w:r>
        <w:r w:rsidR="009511B2">
          <w:rPr>
            <w:noProof/>
            <w:webHidden/>
          </w:rPr>
          <w:fldChar w:fldCharType="separate"/>
        </w:r>
        <w:r w:rsidR="009511B2">
          <w:rPr>
            <w:noProof/>
            <w:webHidden/>
          </w:rPr>
          <w:t>47</w:t>
        </w:r>
        <w:r w:rsidR="009511B2">
          <w:rPr>
            <w:noProof/>
            <w:webHidden/>
          </w:rPr>
          <w:fldChar w:fldCharType="end"/>
        </w:r>
      </w:hyperlink>
    </w:p>
    <w:p w14:paraId="0DE551F2"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48" w:history="1">
        <w:r w:rsidR="009511B2" w:rsidRPr="004D4C13">
          <w:rPr>
            <w:rStyle w:val="Hyperlink"/>
            <w:noProof/>
            <w:lang w:val="en-GB"/>
          </w:rPr>
          <w:t>5.1.2.13</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Back End Closure Authenticated Communication</w:t>
        </w:r>
        <w:r w:rsidR="009511B2">
          <w:rPr>
            <w:noProof/>
            <w:webHidden/>
          </w:rPr>
          <w:tab/>
        </w:r>
        <w:r w:rsidR="009511B2">
          <w:rPr>
            <w:noProof/>
            <w:webHidden/>
          </w:rPr>
          <w:fldChar w:fldCharType="begin"/>
        </w:r>
        <w:r w:rsidR="009511B2">
          <w:rPr>
            <w:noProof/>
            <w:webHidden/>
          </w:rPr>
          <w:instrText xml:space="preserve"> PAGEREF _Toc32332248 \h </w:instrText>
        </w:r>
        <w:r w:rsidR="009511B2">
          <w:rPr>
            <w:noProof/>
            <w:webHidden/>
          </w:rPr>
        </w:r>
        <w:r w:rsidR="009511B2">
          <w:rPr>
            <w:noProof/>
            <w:webHidden/>
          </w:rPr>
          <w:fldChar w:fldCharType="separate"/>
        </w:r>
        <w:r w:rsidR="009511B2">
          <w:rPr>
            <w:noProof/>
            <w:webHidden/>
          </w:rPr>
          <w:t>47</w:t>
        </w:r>
        <w:r w:rsidR="009511B2">
          <w:rPr>
            <w:noProof/>
            <w:webHidden/>
          </w:rPr>
          <w:fldChar w:fldCharType="end"/>
        </w:r>
      </w:hyperlink>
    </w:p>
    <w:p w14:paraId="31857194" w14:textId="77777777" w:rsidR="009511B2" w:rsidRDefault="00F373CF">
      <w:pPr>
        <w:pStyle w:val="TOC5"/>
        <w:tabs>
          <w:tab w:val="left" w:pos="1910"/>
          <w:tab w:val="right" w:leader="dot" w:pos="10173"/>
        </w:tabs>
        <w:rPr>
          <w:rFonts w:asciiTheme="minorHAnsi" w:eastAsiaTheme="minorEastAsia" w:hAnsiTheme="minorHAnsi" w:cstheme="minorBidi"/>
          <w:noProof/>
          <w:sz w:val="22"/>
          <w:szCs w:val="22"/>
        </w:rPr>
      </w:pPr>
      <w:hyperlink w:anchor="_Toc32332249" w:history="1">
        <w:r w:rsidR="009511B2" w:rsidRPr="004D4C13">
          <w:rPr>
            <w:rStyle w:val="Hyperlink"/>
            <w:bCs/>
            <w:noProof/>
            <w:lang w:val="en-GB"/>
          </w:rPr>
          <w:t>5.1.2.13.1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_Toc32332249 \h </w:instrText>
        </w:r>
        <w:r w:rsidR="009511B2">
          <w:rPr>
            <w:noProof/>
            <w:webHidden/>
          </w:rPr>
        </w:r>
        <w:r w:rsidR="009511B2">
          <w:rPr>
            <w:noProof/>
            <w:webHidden/>
          </w:rPr>
          <w:fldChar w:fldCharType="separate"/>
        </w:r>
        <w:r w:rsidR="009511B2">
          <w:rPr>
            <w:noProof/>
            <w:webHidden/>
          </w:rPr>
          <w:t>47</w:t>
        </w:r>
        <w:r w:rsidR="009511B2">
          <w:rPr>
            <w:noProof/>
            <w:webHidden/>
          </w:rPr>
          <w:fldChar w:fldCharType="end"/>
        </w:r>
      </w:hyperlink>
    </w:p>
    <w:p w14:paraId="67630B3D"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50" w:history="1">
        <w:r w:rsidR="009511B2" w:rsidRPr="004D4C13">
          <w:rPr>
            <w:rStyle w:val="Hyperlink"/>
            <w:noProof/>
            <w:lang w:val="en-GB"/>
          </w:rPr>
          <w:t>5.1.2.13.1.1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_Toc32332250 \h </w:instrText>
        </w:r>
        <w:r w:rsidR="009511B2">
          <w:rPr>
            <w:noProof/>
            <w:webHidden/>
          </w:rPr>
        </w:r>
        <w:r w:rsidR="009511B2">
          <w:rPr>
            <w:noProof/>
            <w:webHidden/>
          </w:rPr>
          <w:fldChar w:fldCharType="separate"/>
        </w:r>
        <w:r w:rsidR="009511B2">
          <w:rPr>
            <w:noProof/>
            <w:webHidden/>
          </w:rPr>
          <w:t>47</w:t>
        </w:r>
        <w:r w:rsidR="009511B2">
          <w:rPr>
            <w:noProof/>
            <w:webHidden/>
          </w:rPr>
          <w:fldChar w:fldCharType="end"/>
        </w:r>
      </w:hyperlink>
    </w:p>
    <w:p w14:paraId="5DB30025"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51" w:history="1">
        <w:r w:rsidR="009511B2" w:rsidRPr="004D4C13">
          <w:rPr>
            <w:rStyle w:val="Hyperlink"/>
            <w:noProof/>
            <w:lang w:val="en-GB"/>
          </w:rPr>
          <w:t>5.1.2.13.1.2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_Toc32332251 \h </w:instrText>
        </w:r>
        <w:r w:rsidR="009511B2">
          <w:rPr>
            <w:noProof/>
            <w:webHidden/>
          </w:rPr>
        </w:r>
        <w:r w:rsidR="009511B2">
          <w:rPr>
            <w:noProof/>
            <w:webHidden/>
          </w:rPr>
          <w:fldChar w:fldCharType="separate"/>
        </w:r>
        <w:r w:rsidR="009511B2">
          <w:rPr>
            <w:noProof/>
            <w:webHidden/>
          </w:rPr>
          <w:t>47</w:t>
        </w:r>
        <w:r w:rsidR="009511B2">
          <w:rPr>
            <w:noProof/>
            <w:webHidden/>
          </w:rPr>
          <w:fldChar w:fldCharType="end"/>
        </w:r>
      </w:hyperlink>
    </w:p>
    <w:p w14:paraId="3719753E"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52" w:history="1">
        <w:r w:rsidR="009511B2" w:rsidRPr="004D4C13">
          <w:rPr>
            <w:rStyle w:val="Hyperlink"/>
            <w:noProof/>
          </w:rPr>
          <w:t>5.1.2.13.1.3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_Toc32332252 \h </w:instrText>
        </w:r>
        <w:r w:rsidR="009511B2">
          <w:rPr>
            <w:noProof/>
            <w:webHidden/>
          </w:rPr>
        </w:r>
        <w:r w:rsidR="009511B2">
          <w:rPr>
            <w:noProof/>
            <w:webHidden/>
          </w:rPr>
          <w:fldChar w:fldCharType="separate"/>
        </w:r>
        <w:r w:rsidR="009511B2">
          <w:rPr>
            <w:noProof/>
            <w:webHidden/>
          </w:rPr>
          <w:t>48</w:t>
        </w:r>
        <w:r w:rsidR="009511B2">
          <w:rPr>
            <w:noProof/>
            <w:webHidden/>
          </w:rPr>
          <w:fldChar w:fldCharType="end"/>
        </w:r>
      </w:hyperlink>
    </w:p>
    <w:p w14:paraId="66B39148" w14:textId="77777777" w:rsidR="009511B2" w:rsidRDefault="00F373CF">
      <w:pPr>
        <w:pStyle w:val="TOC6"/>
        <w:tabs>
          <w:tab w:val="left" w:pos="2075"/>
          <w:tab w:val="right" w:leader="dot" w:pos="10173"/>
        </w:tabs>
        <w:rPr>
          <w:rFonts w:asciiTheme="minorHAnsi" w:eastAsiaTheme="minorEastAsia" w:hAnsiTheme="minorHAnsi" w:cstheme="minorBidi"/>
          <w:noProof/>
          <w:sz w:val="22"/>
          <w:szCs w:val="22"/>
        </w:rPr>
      </w:pPr>
      <w:hyperlink w:anchor="_Toc32332253" w:history="1">
        <w:r w:rsidR="009511B2" w:rsidRPr="004D4C13">
          <w:rPr>
            <w:rStyle w:val="Hyperlink"/>
            <w:noProof/>
          </w:rPr>
          <w:t>5.1.2.13.1.4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_Toc32332253 \h </w:instrText>
        </w:r>
        <w:r w:rsidR="009511B2">
          <w:rPr>
            <w:noProof/>
            <w:webHidden/>
          </w:rPr>
        </w:r>
        <w:r w:rsidR="009511B2">
          <w:rPr>
            <w:noProof/>
            <w:webHidden/>
          </w:rPr>
          <w:fldChar w:fldCharType="separate"/>
        </w:r>
        <w:r w:rsidR="009511B2">
          <w:rPr>
            <w:noProof/>
            <w:webHidden/>
          </w:rPr>
          <w:t>48</w:t>
        </w:r>
        <w:r w:rsidR="009511B2">
          <w:rPr>
            <w:noProof/>
            <w:webHidden/>
          </w:rPr>
          <w:fldChar w:fldCharType="end"/>
        </w:r>
      </w:hyperlink>
    </w:p>
    <w:p w14:paraId="11D9551F" w14:textId="77777777" w:rsidR="009511B2" w:rsidRDefault="00F373CF">
      <w:pPr>
        <w:pStyle w:val="TOC6"/>
        <w:tabs>
          <w:tab w:val="left" w:pos="1940"/>
          <w:tab w:val="right" w:leader="dot" w:pos="10173"/>
        </w:tabs>
        <w:rPr>
          <w:rFonts w:asciiTheme="minorHAnsi" w:eastAsiaTheme="minorEastAsia" w:hAnsiTheme="minorHAnsi" w:cstheme="minorBidi"/>
          <w:noProof/>
          <w:sz w:val="22"/>
          <w:szCs w:val="22"/>
        </w:rPr>
      </w:pPr>
      <w:hyperlink w:anchor="_Toc32332254" w:history="1">
        <w:r w:rsidR="009511B2" w:rsidRPr="004D4C13">
          <w:rPr>
            <w:rStyle w:val="Hyperlink"/>
            <w:noProof/>
            <w:lang w:val="en-GB"/>
          </w:rPr>
          <w:t>5.1.2.13.2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_Toc32332254 \h </w:instrText>
        </w:r>
        <w:r w:rsidR="009511B2">
          <w:rPr>
            <w:noProof/>
            <w:webHidden/>
          </w:rPr>
        </w:r>
        <w:r w:rsidR="009511B2">
          <w:rPr>
            <w:noProof/>
            <w:webHidden/>
          </w:rPr>
          <w:fldChar w:fldCharType="separate"/>
        </w:r>
        <w:r w:rsidR="009511B2">
          <w:rPr>
            <w:noProof/>
            <w:webHidden/>
          </w:rPr>
          <w:t>48</w:t>
        </w:r>
        <w:r w:rsidR="009511B2">
          <w:rPr>
            <w:noProof/>
            <w:webHidden/>
          </w:rPr>
          <w:fldChar w:fldCharType="end"/>
        </w:r>
      </w:hyperlink>
    </w:p>
    <w:p w14:paraId="59A33132" w14:textId="3B05C9B7" w:rsidR="009511B2" w:rsidRDefault="00F373CF">
      <w:pPr>
        <w:pStyle w:val="TOC3"/>
        <w:rPr>
          <w:rFonts w:asciiTheme="minorHAnsi" w:eastAsiaTheme="minorEastAsia" w:hAnsiTheme="minorHAnsi" w:cstheme="minorBidi"/>
          <w:noProof/>
          <w:sz w:val="22"/>
          <w:szCs w:val="22"/>
        </w:rPr>
      </w:pPr>
      <w:hyperlink w:anchor="_Toc32332255" w:history="1">
        <w:r w:rsidR="009511B2" w:rsidRPr="004D4C13">
          <w:rPr>
            <w:rStyle w:val="Hyperlink"/>
            <w:noProof/>
            <w:lang w:val="en-GB"/>
          </w:rPr>
          <w:t>5.1.3</w:t>
        </w:r>
        <w:r w:rsidR="009511B2">
          <w:rPr>
            <w:rFonts w:asciiTheme="minorHAnsi" w:eastAsiaTheme="minorEastAsia" w:hAnsiTheme="minorHAnsi" w:cstheme="minorBidi"/>
            <w:noProof/>
            <w:sz w:val="22"/>
            <w:szCs w:val="22"/>
          </w:rPr>
          <w:tab/>
        </w:r>
        <w:r w:rsidR="009511B2" w:rsidRPr="004D4C13">
          <w:rPr>
            <w:rStyle w:val="Hyperlink"/>
            <w:noProof/>
            <w:lang w:val="en-GB"/>
          </w:rPr>
          <w:t>APIM</w:t>
        </w:r>
        <w:r w:rsidR="00FF1CA0">
          <w:rPr>
            <w:rStyle w:val="Hyperlink"/>
            <w:noProof/>
            <w:lang w:val="en-GB"/>
          </w:rPr>
          <w:t xml:space="preserve"> / APIM_CDC</w:t>
        </w:r>
        <w:r w:rsidR="009511B2">
          <w:rPr>
            <w:noProof/>
            <w:webHidden/>
          </w:rPr>
          <w:tab/>
        </w:r>
        <w:r w:rsidR="009511B2">
          <w:rPr>
            <w:noProof/>
            <w:webHidden/>
          </w:rPr>
          <w:fldChar w:fldCharType="begin"/>
        </w:r>
        <w:r w:rsidR="009511B2">
          <w:rPr>
            <w:noProof/>
            <w:webHidden/>
          </w:rPr>
          <w:instrText xml:space="preserve"> PAGEREF _Toc32332255 \h </w:instrText>
        </w:r>
        <w:r w:rsidR="009511B2">
          <w:rPr>
            <w:noProof/>
            <w:webHidden/>
          </w:rPr>
        </w:r>
        <w:r w:rsidR="009511B2">
          <w:rPr>
            <w:noProof/>
            <w:webHidden/>
          </w:rPr>
          <w:fldChar w:fldCharType="separate"/>
        </w:r>
        <w:r w:rsidR="009511B2">
          <w:rPr>
            <w:noProof/>
            <w:webHidden/>
          </w:rPr>
          <w:t>51</w:t>
        </w:r>
        <w:r w:rsidR="009511B2">
          <w:rPr>
            <w:noProof/>
            <w:webHidden/>
          </w:rPr>
          <w:fldChar w:fldCharType="end"/>
        </w:r>
      </w:hyperlink>
    </w:p>
    <w:p w14:paraId="64A32813"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56" w:history="1">
        <w:r w:rsidR="009511B2" w:rsidRPr="004D4C13">
          <w:rPr>
            <w:rStyle w:val="Hyperlink"/>
            <w:noProof/>
            <w:lang w:val="en-GB"/>
          </w:rPr>
          <w:t>5.1.3.1</w:t>
        </w:r>
        <w:r w:rsidR="009511B2">
          <w:rPr>
            <w:rFonts w:asciiTheme="minorHAnsi" w:eastAsiaTheme="minorEastAsia" w:hAnsiTheme="minorHAnsi" w:cstheme="minorBidi"/>
            <w:noProof/>
            <w:sz w:val="22"/>
            <w:szCs w:val="22"/>
          </w:rPr>
          <w:tab/>
        </w:r>
        <w:r w:rsidR="009511B2" w:rsidRPr="004D4C13">
          <w:rPr>
            <w:rStyle w:val="Hyperlink"/>
            <w:noProof/>
            <w:lang w:val="en-GB"/>
          </w:rPr>
          <w:t>Implemented Function BEC User Select Manual Mode</w:t>
        </w:r>
        <w:r w:rsidR="009511B2">
          <w:rPr>
            <w:noProof/>
            <w:webHidden/>
          </w:rPr>
          <w:tab/>
        </w:r>
        <w:r w:rsidR="009511B2">
          <w:rPr>
            <w:noProof/>
            <w:webHidden/>
          </w:rPr>
          <w:fldChar w:fldCharType="begin"/>
        </w:r>
        <w:r w:rsidR="009511B2">
          <w:rPr>
            <w:noProof/>
            <w:webHidden/>
          </w:rPr>
          <w:instrText xml:space="preserve"> PAGEREF _Toc32332256 \h </w:instrText>
        </w:r>
        <w:r w:rsidR="009511B2">
          <w:rPr>
            <w:noProof/>
            <w:webHidden/>
          </w:rPr>
        </w:r>
        <w:r w:rsidR="009511B2">
          <w:rPr>
            <w:noProof/>
            <w:webHidden/>
          </w:rPr>
          <w:fldChar w:fldCharType="separate"/>
        </w:r>
        <w:r w:rsidR="009511B2">
          <w:rPr>
            <w:noProof/>
            <w:webHidden/>
          </w:rPr>
          <w:t>51</w:t>
        </w:r>
        <w:r w:rsidR="009511B2">
          <w:rPr>
            <w:noProof/>
            <w:webHidden/>
          </w:rPr>
          <w:fldChar w:fldCharType="end"/>
        </w:r>
      </w:hyperlink>
    </w:p>
    <w:p w14:paraId="624543BB"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57" w:history="1">
        <w:r w:rsidR="009511B2" w:rsidRPr="004D4C13">
          <w:rPr>
            <w:rStyle w:val="Hyperlink"/>
            <w:bCs/>
            <w:noProof/>
            <w:lang w:val="en-GB"/>
          </w:rPr>
          <w:t>5.1.3.1.1</w:t>
        </w:r>
        <w:r w:rsidR="009511B2">
          <w:rPr>
            <w:rFonts w:asciiTheme="minorHAnsi" w:eastAsiaTheme="minorEastAsia" w:hAnsiTheme="minorHAnsi" w:cstheme="minorBidi"/>
            <w:noProof/>
            <w:sz w:val="22"/>
            <w:szCs w:val="22"/>
          </w:rPr>
          <w:tab/>
        </w:r>
        <w:r w:rsidR="009511B2" w:rsidRPr="004D4C13">
          <w:rPr>
            <w:rStyle w:val="Hyperlink"/>
            <w:noProof/>
            <w:lang w:val="en-GB"/>
          </w:rPr>
          <w:t>Function Interfaces</w:t>
        </w:r>
        <w:r w:rsidR="009511B2">
          <w:rPr>
            <w:noProof/>
            <w:webHidden/>
          </w:rPr>
          <w:tab/>
        </w:r>
        <w:r w:rsidR="009511B2">
          <w:rPr>
            <w:noProof/>
            <w:webHidden/>
          </w:rPr>
          <w:fldChar w:fldCharType="begin"/>
        </w:r>
        <w:r w:rsidR="009511B2">
          <w:rPr>
            <w:noProof/>
            <w:webHidden/>
          </w:rPr>
          <w:instrText xml:space="preserve"> PAGEREF _Toc32332257 \h </w:instrText>
        </w:r>
        <w:r w:rsidR="009511B2">
          <w:rPr>
            <w:noProof/>
            <w:webHidden/>
          </w:rPr>
        </w:r>
        <w:r w:rsidR="009511B2">
          <w:rPr>
            <w:noProof/>
            <w:webHidden/>
          </w:rPr>
          <w:fldChar w:fldCharType="separate"/>
        </w:r>
        <w:r w:rsidR="009511B2">
          <w:rPr>
            <w:noProof/>
            <w:webHidden/>
          </w:rPr>
          <w:t>51</w:t>
        </w:r>
        <w:r w:rsidR="009511B2">
          <w:rPr>
            <w:noProof/>
            <w:webHidden/>
          </w:rPr>
          <w:fldChar w:fldCharType="end"/>
        </w:r>
      </w:hyperlink>
    </w:p>
    <w:p w14:paraId="16444D2E"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58" w:history="1">
        <w:r w:rsidR="009511B2" w:rsidRPr="004D4C13">
          <w:rPr>
            <w:rStyle w:val="Hyperlink"/>
            <w:noProof/>
            <w:lang w:val="en-GB"/>
          </w:rPr>
          <w:t>5.1.3.1.1.1</w:t>
        </w:r>
        <w:r w:rsidR="009511B2">
          <w:rPr>
            <w:rFonts w:asciiTheme="minorHAnsi" w:eastAsiaTheme="minorEastAsia" w:hAnsiTheme="minorHAnsi" w:cstheme="minorBidi"/>
            <w:noProof/>
            <w:sz w:val="22"/>
            <w:szCs w:val="22"/>
          </w:rPr>
          <w:tab/>
        </w:r>
        <w:r w:rsidR="009511B2" w:rsidRPr="004D4C13">
          <w:rPr>
            <w:rStyle w:val="Hyperlink"/>
            <w:noProof/>
            <w:lang w:val="en-GB"/>
          </w:rPr>
          <w:t>Inputs</w:t>
        </w:r>
        <w:r w:rsidR="009511B2">
          <w:rPr>
            <w:noProof/>
            <w:webHidden/>
          </w:rPr>
          <w:tab/>
        </w:r>
        <w:r w:rsidR="009511B2">
          <w:rPr>
            <w:noProof/>
            <w:webHidden/>
          </w:rPr>
          <w:fldChar w:fldCharType="begin"/>
        </w:r>
        <w:r w:rsidR="009511B2">
          <w:rPr>
            <w:noProof/>
            <w:webHidden/>
          </w:rPr>
          <w:instrText xml:space="preserve"> PAGEREF _Toc32332258 \h </w:instrText>
        </w:r>
        <w:r w:rsidR="009511B2">
          <w:rPr>
            <w:noProof/>
            <w:webHidden/>
          </w:rPr>
        </w:r>
        <w:r w:rsidR="009511B2">
          <w:rPr>
            <w:noProof/>
            <w:webHidden/>
          </w:rPr>
          <w:fldChar w:fldCharType="separate"/>
        </w:r>
        <w:r w:rsidR="009511B2">
          <w:rPr>
            <w:noProof/>
            <w:webHidden/>
          </w:rPr>
          <w:t>51</w:t>
        </w:r>
        <w:r w:rsidR="009511B2">
          <w:rPr>
            <w:noProof/>
            <w:webHidden/>
          </w:rPr>
          <w:fldChar w:fldCharType="end"/>
        </w:r>
      </w:hyperlink>
    </w:p>
    <w:p w14:paraId="555194EF"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59" w:history="1">
        <w:r w:rsidR="009511B2" w:rsidRPr="004D4C13">
          <w:rPr>
            <w:rStyle w:val="Hyperlink"/>
            <w:noProof/>
            <w:lang w:val="en-GB"/>
          </w:rPr>
          <w:t>5.1.3.1.1.2</w:t>
        </w:r>
        <w:r w:rsidR="009511B2">
          <w:rPr>
            <w:rFonts w:asciiTheme="minorHAnsi" w:eastAsiaTheme="minorEastAsia" w:hAnsiTheme="minorHAnsi" w:cstheme="minorBidi"/>
            <w:noProof/>
            <w:sz w:val="22"/>
            <w:szCs w:val="22"/>
          </w:rPr>
          <w:tab/>
        </w:r>
        <w:r w:rsidR="009511B2" w:rsidRPr="004D4C13">
          <w:rPr>
            <w:rStyle w:val="Hyperlink"/>
            <w:noProof/>
            <w:lang w:val="en-GB"/>
          </w:rPr>
          <w:t>Outputs</w:t>
        </w:r>
        <w:r w:rsidR="009511B2">
          <w:rPr>
            <w:noProof/>
            <w:webHidden/>
          </w:rPr>
          <w:tab/>
        </w:r>
        <w:r w:rsidR="009511B2">
          <w:rPr>
            <w:noProof/>
            <w:webHidden/>
          </w:rPr>
          <w:fldChar w:fldCharType="begin"/>
        </w:r>
        <w:r w:rsidR="009511B2">
          <w:rPr>
            <w:noProof/>
            <w:webHidden/>
          </w:rPr>
          <w:instrText xml:space="preserve"> PAGEREF _Toc32332259 \h </w:instrText>
        </w:r>
        <w:r w:rsidR="009511B2">
          <w:rPr>
            <w:noProof/>
            <w:webHidden/>
          </w:rPr>
        </w:r>
        <w:r w:rsidR="009511B2">
          <w:rPr>
            <w:noProof/>
            <w:webHidden/>
          </w:rPr>
          <w:fldChar w:fldCharType="separate"/>
        </w:r>
        <w:r w:rsidR="009511B2">
          <w:rPr>
            <w:noProof/>
            <w:webHidden/>
          </w:rPr>
          <w:t>51</w:t>
        </w:r>
        <w:r w:rsidR="009511B2">
          <w:rPr>
            <w:noProof/>
            <w:webHidden/>
          </w:rPr>
          <w:fldChar w:fldCharType="end"/>
        </w:r>
      </w:hyperlink>
    </w:p>
    <w:p w14:paraId="35CB69A5"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60" w:history="1">
        <w:r w:rsidR="009511B2" w:rsidRPr="004D4C13">
          <w:rPr>
            <w:rStyle w:val="Hyperlink"/>
            <w:noProof/>
          </w:rPr>
          <w:t>5.1.3.1.1.3</w:t>
        </w:r>
        <w:r w:rsidR="009511B2">
          <w:rPr>
            <w:rFonts w:asciiTheme="minorHAnsi" w:eastAsiaTheme="minorEastAsia" w:hAnsiTheme="minorHAnsi" w:cstheme="minorBidi"/>
            <w:noProof/>
            <w:sz w:val="22"/>
            <w:szCs w:val="22"/>
          </w:rPr>
          <w:tab/>
        </w:r>
        <w:r w:rsidR="009511B2" w:rsidRPr="004D4C13">
          <w:rPr>
            <w:rStyle w:val="Hyperlink"/>
            <w:noProof/>
          </w:rPr>
          <w:t>Parameters</w:t>
        </w:r>
        <w:r w:rsidR="009511B2">
          <w:rPr>
            <w:noProof/>
            <w:webHidden/>
          </w:rPr>
          <w:tab/>
        </w:r>
        <w:r w:rsidR="009511B2">
          <w:rPr>
            <w:noProof/>
            <w:webHidden/>
          </w:rPr>
          <w:fldChar w:fldCharType="begin"/>
        </w:r>
        <w:r w:rsidR="009511B2">
          <w:rPr>
            <w:noProof/>
            <w:webHidden/>
          </w:rPr>
          <w:instrText xml:space="preserve"> PAGEREF _Toc32332260 \h </w:instrText>
        </w:r>
        <w:r w:rsidR="009511B2">
          <w:rPr>
            <w:noProof/>
            <w:webHidden/>
          </w:rPr>
        </w:r>
        <w:r w:rsidR="009511B2">
          <w:rPr>
            <w:noProof/>
            <w:webHidden/>
          </w:rPr>
          <w:fldChar w:fldCharType="separate"/>
        </w:r>
        <w:r w:rsidR="009511B2">
          <w:rPr>
            <w:noProof/>
            <w:webHidden/>
          </w:rPr>
          <w:t>51</w:t>
        </w:r>
        <w:r w:rsidR="009511B2">
          <w:rPr>
            <w:noProof/>
            <w:webHidden/>
          </w:rPr>
          <w:fldChar w:fldCharType="end"/>
        </w:r>
      </w:hyperlink>
    </w:p>
    <w:p w14:paraId="57A0AA18" w14:textId="77777777" w:rsidR="009511B2" w:rsidRDefault="00F373CF">
      <w:pPr>
        <w:pStyle w:val="TOC6"/>
        <w:tabs>
          <w:tab w:val="left" w:pos="1985"/>
          <w:tab w:val="right" w:leader="dot" w:pos="10173"/>
        </w:tabs>
        <w:rPr>
          <w:rFonts w:asciiTheme="minorHAnsi" w:eastAsiaTheme="minorEastAsia" w:hAnsiTheme="minorHAnsi" w:cstheme="minorBidi"/>
          <w:noProof/>
          <w:sz w:val="22"/>
          <w:szCs w:val="22"/>
        </w:rPr>
      </w:pPr>
      <w:hyperlink w:anchor="_Toc32332261" w:history="1">
        <w:r w:rsidR="009511B2" w:rsidRPr="004D4C13">
          <w:rPr>
            <w:rStyle w:val="Hyperlink"/>
            <w:noProof/>
          </w:rPr>
          <w:t>5.1.3.1.1.4</w:t>
        </w:r>
        <w:r w:rsidR="009511B2">
          <w:rPr>
            <w:rFonts w:asciiTheme="minorHAnsi" w:eastAsiaTheme="minorEastAsia" w:hAnsiTheme="minorHAnsi" w:cstheme="minorBidi"/>
            <w:noProof/>
            <w:sz w:val="22"/>
            <w:szCs w:val="22"/>
          </w:rPr>
          <w:tab/>
        </w:r>
        <w:r w:rsidR="009511B2" w:rsidRPr="004D4C13">
          <w:rPr>
            <w:rStyle w:val="Hyperlink"/>
            <w:noProof/>
          </w:rPr>
          <w:t>Interface Requirements</w:t>
        </w:r>
        <w:r w:rsidR="009511B2">
          <w:rPr>
            <w:noProof/>
            <w:webHidden/>
          </w:rPr>
          <w:tab/>
        </w:r>
        <w:r w:rsidR="009511B2">
          <w:rPr>
            <w:noProof/>
            <w:webHidden/>
          </w:rPr>
          <w:fldChar w:fldCharType="begin"/>
        </w:r>
        <w:r w:rsidR="009511B2">
          <w:rPr>
            <w:noProof/>
            <w:webHidden/>
          </w:rPr>
          <w:instrText xml:space="preserve"> PAGEREF _Toc32332261 \h </w:instrText>
        </w:r>
        <w:r w:rsidR="009511B2">
          <w:rPr>
            <w:noProof/>
            <w:webHidden/>
          </w:rPr>
        </w:r>
        <w:r w:rsidR="009511B2">
          <w:rPr>
            <w:noProof/>
            <w:webHidden/>
          </w:rPr>
          <w:fldChar w:fldCharType="separate"/>
        </w:r>
        <w:r w:rsidR="009511B2">
          <w:rPr>
            <w:noProof/>
            <w:webHidden/>
          </w:rPr>
          <w:t>51</w:t>
        </w:r>
        <w:r w:rsidR="009511B2">
          <w:rPr>
            <w:noProof/>
            <w:webHidden/>
          </w:rPr>
          <w:fldChar w:fldCharType="end"/>
        </w:r>
      </w:hyperlink>
    </w:p>
    <w:p w14:paraId="49AA3BAD" w14:textId="77777777" w:rsidR="009511B2" w:rsidRDefault="00F373CF">
      <w:pPr>
        <w:pStyle w:val="TOC6"/>
        <w:tabs>
          <w:tab w:val="left" w:pos="1850"/>
          <w:tab w:val="right" w:leader="dot" w:pos="10173"/>
        </w:tabs>
        <w:rPr>
          <w:rFonts w:asciiTheme="minorHAnsi" w:eastAsiaTheme="minorEastAsia" w:hAnsiTheme="minorHAnsi" w:cstheme="minorBidi"/>
          <w:noProof/>
          <w:sz w:val="22"/>
          <w:szCs w:val="22"/>
        </w:rPr>
      </w:pPr>
      <w:hyperlink w:anchor="_Toc32332262" w:history="1">
        <w:r w:rsidR="009511B2" w:rsidRPr="004D4C13">
          <w:rPr>
            <w:rStyle w:val="Hyperlink"/>
            <w:noProof/>
            <w:lang w:val="en-GB"/>
          </w:rPr>
          <w:t>5.1.3.1.2</w:t>
        </w:r>
        <w:r w:rsidR="009511B2">
          <w:rPr>
            <w:rFonts w:asciiTheme="minorHAnsi" w:eastAsiaTheme="minorEastAsia" w:hAnsiTheme="minorHAnsi" w:cstheme="minorBidi"/>
            <w:noProof/>
            <w:sz w:val="22"/>
            <w:szCs w:val="22"/>
          </w:rPr>
          <w:tab/>
        </w:r>
        <w:r w:rsidR="009511B2" w:rsidRPr="004D4C13">
          <w:rPr>
            <w:rStyle w:val="Hyperlink"/>
            <w:noProof/>
            <w:lang w:val="en-GB"/>
          </w:rPr>
          <w:t>Function Requirements</w:t>
        </w:r>
        <w:r w:rsidR="009511B2">
          <w:rPr>
            <w:noProof/>
            <w:webHidden/>
          </w:rPr>
          <w:tab/>
        </w:r>
        <w:r w:rsidR="009511B2">
          <w:rPr>
            <w:noProof/>
            <w:webHidden/>
          </w:rPr>
          <w:fldChar w:fldCharType="begin"/>
        </w:r>
        <w:r w:rsidR="009511B2">
          <w:rPr>
            <w:noProof/>
            <w:webHidden/>
          </w:rPr>
          <w:instrText xml:space="preserve"> PAGEREF _Toc32332262 \h </w:instrText>
        </w:r>
        <w:r w:rsidR="009511B2">
          <w:rPr>
            <w:noProof/>
            <w:webHidden/>
          </w:rPr>
        </w:r>
        <w:r w:rsidR="009511B2">
          <w:rPr>
            <w:noProof/>
            <w:webHidden/>
          </w:rPr>
          <w:fldChar w:fldCharType="separate"/>
        </w:r>
        <w:r w:rsidR="009511B2">
          <w:rPr>
            <w:noProof/>
            <w:webHidden/>
          </w:rPr>
          <w:t>51</w:t>
        </w:r>
        <w:r w:rsidR="009511B2">
          <w:rPr>
            <w:noProof/>
            <w:webHidden/>
          </w:rPr>
          <w:fldChar w:fldCharType="end"/>
        </w:r>
      </w:hyperlink>
    </w:p>
    <w:p w14:paraId="22C03756" w14:textId="77777777" w:rsidR="009511B2" w:rsidRDefault="00F373CF">
      <w:pPr>
        <w:pStyle w:val="TOC2"/>
        <w:rPr>
          <w:rFonts w:asciiTheme="minorHAnsi" w:eastAsiaTheme="minorEastAsia" w:hAnsiTheme="minorHAnsi" w:cstheme="minorBidi"/>
          <w:bCs w:val="0"/>
          <w:sz w:val="22"/>
          <w:szCs w:val="22"/>
        </w:rPr>
      </w:pPr>
      <w:hyperlink w:anchor="_Toc32332263" w:history="1">
        <w:r w:rsidR="009511B2" w:rsidRPr="004D4C13">
          <w:rPr>
            <w:rStyle w:val="Hyperlink"/>
          </w:rPr>
          <w:t>5.2</w:t>
        </w:r>
        <w:r w:rsidR="009511B2">
          <w:rPr>
            <w:rFonts w:asciiTheme="minorHAnsi" w:eastAsiaTheme="minorEastAsia" w:hAnsiTheme="minorHAnsi" w:cstheme="minorBidi"/>
            <w:bCs w:val="0"/>
            <w:sz w:val="22"/>
            <w:szCs w:val="22"/>
          </w:rPr>
          <w:tab/>
        </w:r>
        <w:r w:rsidR="009511B2" w:rsidRPr="004D4C13">
          <w:rPr>
            <w:rStyle w:val="Hyperlink"/>
          </w:rPr>
          <w:t>Requirements on Connections</w:t>
        </w:r>
        <w:r w:rsidR="009511B2">
          <w:rPr>
            <w:webHidden/>
          </w:rPr>
          <w:tab/>
        </w:r>
        <w:r w:rsidR="009511B2">
          <w:rPr>
            <w:webHidden/>
          </w:rPr>
          <w:fldChar w:fldCharType="begin"/>
        </w:r>
        <w:r w:rsidR="009511B2">
          <w:rPr>
            <w:webHidden/>
          </w:rPr>
          <w:instrText xml:space="preserve"> PAGEREF _Toc32332263 \h </w:instrText>
        </w:r>
        <w:r w:rsidR="009511B2">
          <w:rPr>
            <w:webHidden/>
          </w:rPr>
        </w:r>
        <w:r w:rsidR="009511B2">
          <w:rPr>
            <w:webHidden/>
          </w:rPr>
          <w:fldChar w:fldCharType="separate"/>
        </w:r>
        <w:r w:rsidR="009511B2">
          <w:rPr>
            <w:webHidden/>
          </w:rPr>
          <w:t>52</w:t>
        </w:r>
        <w:r w:rsidR="009511B2">
          <w:rPr>
            <w:webHidden/>
          </w:rPr>
          <w:fldChar w:fldCharType="end"/>
        </w:r>
      </w:hyperlink>
    </w:p>
    <w:p w14:paraId="4317AFC4" w14:textId="77777777" w:rsidR="009511B2" w:rsidRDefault="00F373CF">
      <w:pPr>
        <w:pStyle w:val="TOC3"/>
        <w:rPr>
          <w:rFonts w:asciiTheme="minorHAnsi" w:eastAsiaTheme="minorEastAsia" w:hAnsiTheme="minorHAnsi" w:cstheme="minorBidi"/>
          <w:noProof/>
          <w:sz w:val="22"/>
          <w:szCs w:val="22"/>
        </w:rPr>
      </w:pPr>
      <w:hyperlink w:anchor="_Toc32332264" w:history="1">
        <w:r w:rsidR="009511B2" w:rsidRPr="004D4C13">
          <w:rPr>
            <w:rStyle w:val="Hyperlink"/>
            <w:noProof/>
            <w:lang w:val="en-GB"/>
          </w:rPr>
          <w:t>5.2.1</w:t>
        </w:r>
        <w:r w:rsidR="009511B2">
          <w:rPr>
            <w:rFonts w:asciiTheme="minorHAnsi" w:eastAsiaTheme="minorEastAsia" w:hAnsiTheme="minorHAnsi" w:cstheme="minorBidi"/>
            <w:noProof/>
            <w:sz w:val="22"/>
            <w:szCs w:val="22"/>
          </w:rPr>
          <w:tab/>
        </w:r>
        <w:r w:rsidR="009511B2" w:rsidRPr="004D4C13">
          <w:rPr>
            <w:rStyle w:val="Hyperlink"/>
            <w:noProof/>
            <w:lang w:val="en-GB"/>
          </w:rPr>
          <w:t>CAN Bus x</w:t>
        </w:r>
        <w:r w:rsidR="009511B2">
          <w:rPr>
            <w:noProof/>
            <w:webHidden/>
          </w:rPr>
          <w:tab/>
        </w:r>
        <w:r w:rsidR="009511B2">
          <w:rPr>
            <w:noProof/>
            <w:webHidden/>
          </w:rPr>
          <w:fldChar w:fldCharType="begin"/>
        </w:r>
        <w:r w:rsidR="009511B2">
          <w:rPr>
            <w:noProof/>
            <w:webHidden/>
          </w:rPr>
          <w:instrText xml:space="preserve"> PAGEREF _Toc32332264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7EBEBDA7"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65" w:history="1">
        <w:r w:rsidR="009511B2" w:rsidRPr="004D4C13">
          <w:rPr>
            <w:rStyle w:val="Hyperlink"/>
            <w:noProof/>
            <w:lang w:val="en-GB"/>
          </w:rPr>
          <w:t>5.2.1.1</w:t>
        </w:r>
        <w:r w:rsidR="009511B2">
          <w:rPr>
            <w:rFonts w:asciiTheme="minorHAnsi" w:eastAsiaTheme="minorEastAsia" w:hAnsiTheme="minorHAnsi" w:cstheme="minorBidi"/>
            <w:noProof/>
            <w:sz w:val="22"/>
            <w:szCs w:val="22"/>
          </w:rPr>
          <w:tab/>
        </w:r>
        <w:r w:rsidR="009511B2" w:rsidRPr="004D4C13">
          <w:rPr>
            <w:rStyle w:val="Hyperlink"/>
            <w:noProof/>
            <w:lang w:val="en-GB"/>
          </w:rPr>
          <w:t>Protocol Requirements</w:t>
        </w:r>
        <w:r w:rsidR="009511B2">
          <w:rPr>
            <w:noProof/>
            <w:webHidden/>
          </w:rPr>
          <w:tab/>
        </w:r>
        <w:r w:rsidR="009511B2">
          <w:rPr>
            <w:noProof/>
            <w:webHidden/>
          </w:rPr>
          <w:fldChar w:fldCharType="begin"/>
        </w:r>
        <w:r w:rsidR="009511B2">
          <w:rPr>
            <w:noProof/>
            <w:webHidden/>
          </w:rPr>
          <w:instrText xml:space="preserve"> PAGEREF _Toc32332265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767EAC7F"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66" w:history="1">
        <w:r w:rsidR="009511B2" w:rsidRPr="004D4C13">
          <w:rPr>
            <w:rStyle w:val="Hyperlink"/>
            <w:bCs/>
            <w:noProof/>
          </w:rPr>
          <w:t>5.2.1.1.1</w:t>
        </w:r>
        <w:r w:rsidR="009511B2">
          <w:rPr>
            <w:rFonts w:asciiTheme="minorHAnsi" w:eastAsiaTheme="minorEastAsia" w:hAnsiTheme="minorHAnsi" w:cstheme="minorBidi"/>
            <w:noProof/>
            <w:sz w:val="22"/>
            <w:szCs w:val="22"/>
          </w:rPr>
          <w:tab/>
        </w:r>
        <w:r w:rsidR="009511B2" w:rsidRPr="004D4C13">
          <w:rPr>
            <w:rStyle w:val="Hyperlink"/>
            <w:noProof/>
          </w:rPr>
          <w:t>Message List</w:t>
        </w:r>
        <w:r w:rsidR="009511B2">
          <w:rPr>
            <w:noProof/>
            <w:webHidden/>
          </w:rPr>
          <w:tab/>
        </w:r>
        <w:r w:rsidR="009511B2">
          <w:rPr>
            <w:noProof/>
            <w:webHidden/>
          </w:rPr>
          <w:fldChar w:fldCharType="begin"/>
        </w:r>
        <w:r w:rsidR="009511B2">
          <w:rPr>
            <w:noProof/>
            <w:webHidden/>
          </w:rPr>
          <w:instrText xml:space="preserve"> PAGEREF _Toc32332266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74AC75A6"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67" w:history="1">
        <w:r w:rsidR="009511B2" w:rsidRPr="004D4C13">
          <w:rPr>
            <w:rStyle w:val="Hyperlink"/>
            <w:noProof/>
            <w:lang w:val="en-GB"/>
          </w:rPr>
          <w:t>5.2.1.2</w:t>
        </w:r>
        <w:r w:rsidR="009511B2">
          <w:rPr>
            <w:rFonts w:asciiTheme="minorHAnsi" w:eastAsiaTheme="minorEastAsia" w:hAnsiTheme="minorHAnsi" w:cstheme="minorBidi"/>
            <w:noProof/>
            <w:sz w:val="22"/>
            <w:szCs w:val="22"/>
          </w:rPr>
          <w:tab/>
        </w:r>
        <w:r w:rsidR="009511B2" w:rsidRPr="004D4C13">
          <w:rPr>
            <w:rStyle w:val="Hyperlink"/>
            <w:noProof/>
            <w:lang w:val="en-GB"/>
          </w:rPr>
          <w:t>Electrical Requirements</w:t>
        </w:r>
        <w:r w:rsidR="009511B2">
          <w:rPr>
            <w:noProof/>
            <w:webHidden/>
          </w:rPr>
          <w:tab/>
        </w:r>
        <w:r w:rsidR="009511B2">
          <w:rPr>
            <w:noProof/>
            <w:webHidden/>
          </w:rPr>
          <w:fldChar w:fldCharType="begin"/>
        </w:r>
        <w:r w:rsidR="009511B2">
          <w:rPr>
            <w:noProof/>
            <w:webHidden/>
          </w:rPr>
          <w:instrText xml:space="preserve"> PAGEREF _Toc32332267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172A68B4" w14:textId="77777777" w:rsidR="009511B2" w:rsidRDefault="00F373CF">
      <w:pPr>
        <w:pStyle w:val="TOC3"/>
        <w:rPr>
          <w:rFonts w:asciiTheme="minorHAnsi" w:eastAsiaTheme="minorEastAsia" w:hAnsiTheme="minorHAnsi" w:cstheme="minorBidi"/>
          <w:noProof/>
          <w:sz w:val="22"/>
          <w:szCs w:val="22"/>
        </w:rPr>
      </w:pPr>
      <w:hyperlink w:anchor="_Toc32332268" w:history="1">
        <w:r w:rsidR="009511B2" w:rsidRPr="004D4C13">
          <w:rPr>
            <w:rStyle w:val="Hyperlink"/>
            <w:noProof/>
            <w:lang w:val="en-GB"/>
          </w:rPr>
          <w:t>5.2.2</w:t>
        </w:r>
        <w:r w:rsidR="009511B2">
          <w:rPr>
            <w:rFonts w:asciiTheme="minorHAnsi" w:eastAsiaTheme="minorEastAsia" w:hAnsiTheme="minorHAnsi" w:cstheme="minorBidi"/>
            <w:noProof/>
            <w:sz w:val="22"/>
            <w:szCs w:val="22"/>
          </w:rPr>
          <w:tab/>
        </w:r>
        <w:r w:rsidR="009511B2" w:rsidRPr="004D4C13">
          <w:rPr>
            <w:rStyle w:val="Hyperlink"/>
            <w:noProof/>
            <w:lang w:val="en-GB"/>
          </w:rPr>
          <w:t>LIN x</w:t>
        </w:r>
        <w:r w:rsidR="009511B2">
          <w:rPr>
            <w:noProof/>
            <w:webHidden/>
          </w:rPr>
          <w:tab/>
        </w:r>
        <w:r w:rsidR="009511B2">
          <w:rPr>
            <w:noProof/>
            <w:webHidden/>
          </w:rPr>
          <w:fldChar w:fldCharType="begin"/>
        </w:r>
        <w:r w:rsidR="009511B2">
          <w:rPr>
            <w:noProof/>
            <w:webHidden/>
          </w:rPr>
          <w:instrText xml:space="preserve"> PAGEREF _Toc32332268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50FF7D8F"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69" w:history="1">
        <w:r w:rsidR="009511B2" w:rsidRPr="004D4C13">
          <w:rPr>
            <w:rStyle w:val="Hyperlink"/>
            <w:noProof/>
            <w:lang w:val="en-GB"/>
          </w:rPr>
          <w:t>5.2.2.1</w:t>
        </w:r>
        <w:r w:rsidR="009511B2">
          <w:rPr>
            <w:rFonts w:asciiTheme="minorHAnsi" w:eastAsiaTheme="minorEastAsia" w:hAnsiTheme="minorHAnsi" w:cstheme="minorBidi"/>
            <w:noProof/>
            <w:sz w:val="22"/>
            <w:szCs w:val="22"/>
          </w:rPr>
          <w:tab/>
        </w:r>
        <w:r w:rsidR="009511B2" w:rsidRPr="004D4C13">
          <w:rPr>
            <w:rStyle w:val="Hyperlink"/>
            <w:noProof/>
            <w:lang w:val="en-GB"/>
          </w:rPr>
          <w:t>Protocol Requirements</w:t>
        </w:r>
        <w:r w:rsidR="009511B2">
          <w:rPr>
            <w:noProof/>
            <w:webHidden/>
          </w:rPr>
          <w:tab/>
        </w:r>
        <w:r w:rsidR="009511B2">
          <w:rPr>
            <w:noProof/>
            <w:webHidden/>
          </w:rPr>
          <w:fldChar w:fldCharType="begin"/>
        </w:r>
        <w:r w:rsidR="009511B2">
          <w:rPr>
            <w:noProof/>
            <w:webHidden/>
          </w:rPr>
          <w:instrText xml:space="preserve"> PAGEREF _Toc32332269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7480AB51"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70" w:history="1">
        <w:r w:rsidR="009511B2" w:rsidRPr="004D4C13">
          <w:rPr>
            <w:rStyle w:val="Hyperlink"/>
            <w:bCs/>
            <w:noProof/>
          </w:rPr>
          <w:t>5.2.2.1.1</w:t>
        </w:r>
        <w:r w:rsidR="009511B2">
          <w:rPr>
            <w:rFonts w:asciiTheme="minorHAnsi" w:eastAsiaTheme="minorEastAsia" w:hAnsiTheme="minorHAnsi" w:cstheme="minorBidi"/>
            <w:noProof/>
            <w:sz w:val="22"/>
            <w:szCs w:val="22"/>
          </w:rPr>
          <w:tab/>
        </w:r>
        <w:r w:rsidR="009511B2" w:rsidRPr="004D4C13">
          <w:rPr>
            <w:rStyle w:val="Hyperlink"/>
            <w:noProof/>
          </w:rPr>
          <w:t>Message List</w:t>
        </w:r>
        <w:r w:rsidR="009511B2">
          <w:rPr>
            <w:noProof/>
            <w:webHidden/>
          </w:rPr>
          <w:tab/>
        </w:r>
        <w:r w:rsidR="009511B2">
          <w:rPr>
            <w:noProof/>
            <w:webHidden/>
          </w:rPr>
          <w:fldChar w:fldCharType="begin"/>
        </w:r>
        <w:r w:rsidR="009511B2">
          <w:rPr>
            <w:noProof/>
            <w:webHidden/>
          </w:rPr>
          <w:instrText xml:space="preserve"> PAGEREF _Toc32332270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07393080"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71" w:history="1">
        <w:r w:rsidR="009511B2" w:rsidRPr="004D4C13">
          <w:rPr>
            <w:rStyle w:val="Hyperlink"/>
            <w:bCs/>
            <w:noProof/>
          </w:rPr>
          <w:t>5.2.2.1.2</w:t>
        </w:r>
        <w:r w:rsidR="009511B2">
          <w:rPr>
            <w:rFonts w:asciiTheme="minorHAnsi" w:eastAsiaTheme="minorEastAsia" w:hAnsiTheme="minorHAnsi" w:cstheme="minorBidi"/>
            <w:noProof/>
            <w:sz w:val="22"/>
            <w:szCs w:val="22"/>
          </w:rPr>
          <w:tab/>
        </w:r>
        <w:r w:rsidR="009511B2" w:rsidRPr="004D4C13">
          <w:rPr>
            <w:rStyle w:val="Hyperlink"/>
            <w:noProof/>
          </w:rPr>
          <w:t>Schedule Table</w:t>
        </w:r>
        <w:r w:rsidR="009511B2">
          <w:rPr>
            <w:noProof/>
            <w:webHidden/>
          </w:rPr>
          <w:tab/>
        </w:r>
        <w:r w:rsidR="009511B2">
          <w:rPr>
            <w:noProof/>
            <w:webHidden/>
          </w:rPr>
          <w:fldChar w:fldCharType="begin"/>
        </w:r>
        <w:r w:rsidR="009511B2">
          <w:rPr>
            <w:noProof/>
            <w:webHidden/>
          </w:rPr>
          <w:instrText xml:space="preserve"> PAGEREF _Toc32332271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38064B88"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72" w:history="1">
        <w:r w:rsidR="009511B2" w:rsidRPr="004D4C13">
          <w:rPr>
            <w:rStyle w:val="Hyperlink"/>
            <w:noProof/>
            <w:lang w:val="en-GB"/>
          </w:rPr>
          <w:t>5.2.2.2</w:t>
        </w:r>
        <w:r w:rsidR="009511B2">
          <w:rPr>
            <w:rFonts w:asciiTheme="minorHAnsi" w:eastAsiaTheme="minorEastAsia" w:hAnsiTheme="minorHAnsi" w:cstheme="minorBidi"/>
            <w:noProof/>
            <w:sz w:val="22"/>
            <w:szCs w:val="22"/>
          </w:rPr>
          <w:tab/>
        </w:r>
        <w:r w:rsidR="009511B2" w:rsidRPr="004D4C13">
          <w:rPr>
            <w:rStyle w:val="Hyperlink"/>
            <w:noProof/>
            <w:lang w:val="en-GB"/>
          </w:rPr>
          <w:t>Electrical Requirements</w:t>
        </w:r>
        <w:r w:rsidR="009511B2">
          <w:rPr>
            <w:noProof/>
            <w:webHidden/>
          </w:rPr>
          <w:tab/>
        </w:r>
        <w:r w:rsidR="009511B2">
          <w:rPr>
            <w:noProof/>
            <w:webHidden/>
          </w:rPr>
          <w:fldChar w:fldCharType="begin"/>
        </w:r>
        <w:r w:rsidR="009511B2">
          <w:rPr>
            <w:noProof/>
            <w:webHidden/>
          </w:rPr>
          <w:instrText xml:space="preserve"> PAGEREF _Toc32332272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648C809D" w14:textId="77777777" w:rsidR="009511B2" w:rsidRDefault="00F373CF">
      <w:pPr>
        <w:pStyle w:val="TOC3"/>
        <w:rPr>
          <w:rFonts w:asciiTheme="minorHAnsi" w:eastAsiaTheme="minorEastAsia" w:hAnsiTheme="minorHAnsi" w:cstheme="minorBidi"/>
          <w:noProof/>
          <w:sz w:val="22"/>
          <w:szCs w:val="22"/>
        </w:rPr>
      </w:pPr>
      <w:hyperlink w:anchor="_Toc32332273" w:history="1">
        <w:r w:rsidR="009511B2" w:rsidRPr="004D4C13">
          <w:rPr>
            <w:rStyle w:val="Hyperlink"/>
            <w:noProof/>
            <w:lang w:val="en-GB"/>
          </w:rPr>
          <w:t>5.2.3</w:t>
        </w:r>
        <w:r w:rsidR="009511B2">
          <w:rPr>
            <w:rFonts w:asciiTheme="minorHAnsi" w:eastAsiaTheme="minorEastAsia" w:hAnsiTheme="minorHAnsi" w:cstheme="minorBidi"/>
            <w:noProof/>
            <w:sz w:val="22"/>
            <w:szCs w:val="22"/>
          </w:rPr>
          <w:tab/>
        </w:r>
        <w:r w:rsidR="009511B2" w:rsidRPr="004D4C13">
          <w:rPr>
            <w:rStyle w:val="Hyperlink"/>
            <w:noProof/>
            <w:lang w:val="en-GB"/>
          </w:rPr>
          <w:t>Ethernet x</w:t>
        </w:r>
        <w:r w:rsidR="009511B2">
          <w:rPr>
            <w:noProof/>
            <w:webHidden/>
          </w:rPr>
          <w:tab/>
        </w:r>
        <w:r w:rsidR="009511B2">
          <w:rPr>
            <w:noProof/>
            <w:webHidden/>
          </w:rPr>
          <w:fldChar w:fldCharType="begin"/>
        </w:r>
        <w:r w:rsidR="009511B2">
          <w:rPr>
            <w:noProof/>
            <w:webHidden/>
          </w:rPr>
          <w:instrText xml:space="preserve"> PAGEREF _Toc32332273 \h </w:instrText>
        </w:r>
        <w:r w:rsidR="009511B2">
          <w:rPr>
            <w:noProof/>
            <w:webHidden/>
          </w:rPr>
        </w:r>
        <w:r w:rsidR="009511B2">
          <w:rPr>
            <w:noProof/>
            <w:webHidden/>
          </w:rPr>
          <w:fldChar w:fldCharType="separate"/>
        </w:r>
        <w:r w:rsidR="009511B2">
          <w:rPr>
            <w:noProof/>
            <w:webHidden/>
          </w:rPr>
          <w:t>52</w:t>
        </w:r>
        <w:r w:rsidR="009511B2">
          <w:rPr>
            <w:noProof/>
            <w:webHidden/>
          </w:rPr>
          <w:fldChar w:fldCharType="end"/>
        </w:r>
      </w:hyperlink>
    </w:p>
    <w:p w14:paraId="7D2EE990" w14:textId="77777777" w:rsidR="009511B2" w:rsidRDefault="00F373CF">
      <w:pPr>
        <w:pStyle w:val="TOC3"/>
        <w:rPr>
          <w:rFonts w:asciiTheme="minorHAnsi" w:eastAsiaTheme="minorEastAsia" w:hAnsiTheme="minorHAnsi" w:cstheme="minorBidi"/>
          <w:noProof/>
          <w:sz w:val="22"/>
          <w:szCs w:val="22"/>
        </w:rPr>
      </w:pPr>
      <w:hyperlink w:anchor="_Toc32332274" w:history="1">
        <w:r w:rsidR="009511B2" w:rsidRPr="004D4C13">
          <w:rPr>
            <w:rStyle w:val="Hyperlink"/>
            <w:noProof/>
            <w:lang w:val="en-GB"/>
          </w:rPr>
          <w:t>5.2.4</w:t>
        </w:r>
        <w:r w:rsidR="009511B2">
          <w:rPr>
            <w:rFonts w:asciiTheme="minorHAnsi" w:eastAsiaTheme="minorEastAsia" w:hAnsiTheme="minorHAnsi" w:cstheme="minorBidi"/>
            <w:noProof/>
            <w:sz w:val="22"/>
            <w:szCs w:val="22"/>
          </w:rPr>
          <w:tab/>
        </w:r>
        <w:r w:rsidR="009511B2" w:rsidRPr="004D4C13">
          <w:rPr>
            <w:rStyle w:val="Hyperlink"/>
            <w:noProof/>
            <w:lang w:val="en-GB"/>
          </w:rPr>
          <w:t>WLAN (IEEE 802.11.x)</w:t>
        </w:r>
        <w:r w:rsidR="009511B2">
          <w:rPr>
            <w:noProof/>
            <w:webHidden/>
          </w:rPr>
          <w:tab/>
        </w:r>
        <w:r w:rsidR="009511B2">
          <w:rPr>
            <w:noProof/>
            <w:webHidden/>
          </w:rPr>
          <w:fldChar w:fldCharType="begin"/>
        </w:r>
        <w:r w:rsidR="009511B2">
          <w:rPr>
            <w:noProof/>
            <w:webHidden/>
          </w:rPr>
          <w:instrText xml:space="preserve"> PAGEREF _Toc32332274 \h </w:instrText>
        </w:r>
        <w:r w:rsidR="009511B2">
          <w:rPr>
            <w:noProof/>
            <w:webHidden/>
          </w:rPr>
        </w:r>
        <w:r w:rsidR="009511B2">
          <w:rPr>
            <w:noProof/>
            <w:webHidden/>
          </w:rPr>
          <w:fldChar w:fldCharType="separate"/>
        </w:r>
        <w:r w:rsidR="009511B2">
          <w:rPr>
            <w:noProof/>
            <w:webHidden/>
          </w:rPr>
          <w:t>53</w:t>
        </w:r>
        <w:r w:rsidR="009511B2">
          <w:rPr>
            <w:noProof/>
            <w:webHidden/>
          </w:rPr>
          <w:fldChar w:fldCharType="end"/>
        </w:r>
      </w:hyperlink>
    </w:p>
    <w:p w14:paraId="0BC3340C" w14:textId="77777777" w:rsidR="009511B2" w:rsidRDefault="00F373CF">
      <w:pPr>
        <w:pStyle w:val="TOC3"/>
        <w:rPr>
          <w:rFonts w:asciiTheme="minorHAnsi" w:eastAsiaTheme="minorEastAsia" w:hAnsiTheme="minorHAnsi" w:cstheme="minorBidi"/>
          <w:noProof/>
          <w:sz w:val="22"/>
          <w:szCs w:val="22"/>
        </w:rPr>
      </w:pPr>
      <w:hyperlink w:anchor="_Toc32332275" w:history="1">
        <w:r w:rsidR="009511B2" w:rsidRPr="004D4C13">
          <w:rPr>
            <w:rStyle w:val="Hyperlink"/>
            <w:noProof/>
            <w:lang w:val="en-GB"/>
          </w:rPr>
          <w:t>5.2.5</w:t>
        </w:r>
        <w:r w:rsidR="009511B2">
          <w:rPr>
            <w:rFonts w:asciiTheme="minorHAnsi" w:eastAsiaTheme="minorEastAsia" w:hAnsiTheme="minorHAnsi" w:cstheme="minorBidi"/>
            <w:noProof/>
            <w:sz w:val="22"/>
            <w:szCs w:val="22"/>
          </w:rPr>
          <w:tab/>
        </w:r>
        <w:r w:rsidR="009511B2" w:rsidRPr="004D4C13">
          <w:rPr>
            <w:rStyle w:val="Hyperlink"/>
            <w:noProof/>
            <w:lang w:val="en-GB"/>
          </w:rPr>
          <w:t>RF</w:t>
        </w:r>
        <w:r w:rsidR="009511B2">
          <w:rPr>
            <w:noProof/>
            <w:webHidden/>
          </w:rPr>
          <w:tab/>
        </w:r>
        <w:r w:rsidR="009511B2">
          <w:rPr>
            <w:noProof/>
            <w:webHidden/>
          </w:rPr>
          <w:fldChar w:fldCharType="begin"/>
        </w:r>
        <w:r w:rsidR="009511B2">
          <w:rPr>
            <w:noProof/>
            <w:webHidden/>
          </w:rPr>
          <w:instrText xml:space="preserve"> PAGEREF _Toc32332275 \h </w:instrText>
        </w:r>
        <w:r w:rsidR="009511B2">
          <w:rPr>
            <w:noProof/>
            <w:webHidden/>
          </w:rPr>
        </w:r>
        <w:r w:rsidR="009511B2">
          <w:rPr>
            <w:noProof/>
            <w:webHidden/>
          </w:rPr>
          <w:fldChar w:fldCharType="separate"/>
        </w:r>
        <w:r w:rsidR="009511B2">
          <w:rPr>
            <w:noProof/>
            <w:webHidden/>
          </w:rPr>
          <w:t>53</w:t>
        </w:r>
        <w:r w:rsidR="009511B2">
          <w:rPr>
            <w:noProof/>
            <w:webHidden/>
          </w:rPr>
          <w:fldChar w:fldCharType="end"/>
        </w:r>
      </w:hyperlink>
    </w:p>
    <w:p w14:paraId="5AB07837" w14:textId="77777777" w:rsidR="009511B2" w:rsidRDefault="00F373CF">
      <w:pPr>
        <w:pStyle w:val="TOC3"/>
        <w:rPr>
          <w:rFonts w:asciiTheme="minorHAnsi" w:eastAsiaTheme="minorEastAsia" w:hAnsiTheme="minorHAnsi" w:cstheme="minorBidi"/>
          <w:noProof/>
          <w:sz w:val="22"/>
          <w:szCs w:val="22"/>
        </w:rPr>
      </w:pPr>
      <w:hyperlink w:anchor="_Toc32332276" w:history="1">
        <w:r w:rsidR="009511B2" w:rsidRPr="004D4C13">
          <w:rPr>
            <w:rStyle w:val="Hyperlink"/>
            <w:noProof/>
          </w:rPr>
          <w:t>5.2.6</w:t>
        </w:r>
        <w:r w:rsidR="009511B2">
          <w:rPr>
            <w:rFonts w:asciiTheme="minorHAnsi" w:eastAsiaTheme="minorEastAsia" w:hAnsiTheme="minorHAnsi" w:cstheme="minorBidi"/>
            <w:noProof/>
            <w:sz w:val="22"/>
            <w:szCs w:val="22"/>
          </w:rPr>
          <w:tab/>
        </w:r>
        <w:r w:rsidR="009511B2" w:rsidRPr="004D4C13">
          <w:rPr>
            <w:rStyle w:val="Hyperlink"/>
            <w:noProof/>
          </w:rPr>
          <w:t>Hardwired I/Os</w:t>
        </w:r>
        <w:r w:rsidR="009511B2">
          <w:rPr>
            <w:noProof/>
            <w:webHidden/>
          </w:rPr>
          <w:tab/>
        </w:r>
        <w:r w:rsidR="009511B2">
          <w:rPr>
            <w:noProof/>
            <w:webHidden/>
          </w:rPr>
          <w:fldChar w:fldCharType="begin"/>
        </w:r>
        <w:r w:rsidR="009511B2">
          <w:rPr>
            <w:noProof/>
            <w:webHidden/>
          </w:rPr>
          <w:instrText xml:space="preserve"> PAGEREF _Toc32332276 \h </w:instrText>
        </w:r>
        <w:r w:rsidR="009511B2">
          <w:rPr>
            <w:noProof/>
            <w:webHidden/>
          </w:rPr>
        </w:r>
        <w:r w:rsidR="009511B2">
          <w:rPr>
            <w:noProof/>
            <w:webHidden/>
          </w:rPr>
          <w:fldChar w:fldCharType="separate"/>
        </w:r>
        <w:r w:rsidR="009511B2">
          <w:rPr>
            <w:noProof/>
            <w:webHidden/>
          </w:rPr>
          <w:t>53</w:t>
        </w:r>
        <w:r w:rsidR="009511B2">
          <w:rPr>
            <w:noProof/>
            <w:webHidden/>
          </w:rPr>
          <w:fldChar w:fldCharType="end"/>
        </w:r>
      </w:hyperlink>
    </w:p>
    <w:p w14:paraId="3F00B73D" w14:textId="77777777" w:rsidR="009511B2" w:rsidRDefault="00F373CF">
      <w:pPr>
        <w:pStyle w:val="TOC2"/>
        <w:rPr>
          <w:rFonts w:asciiTheme="minorHAnsi" w:eastAsiaTheme="minorEastAsia" w:hAnsiTheme="minorHAnsi" w:cstheme="minorBidi"/>
          <w:bCs w:val="0"/>
          <w:sz w:val="22"/>
          <w:szCs w:val="22"/>
        </w:rPr>
      </w:pPr>
      <w:hyperlink w:anchor="_Toc32332277" w:history="1">
        <w:r w:rsidR="009511B2" w:rsidRPr="004D4C13">
          <w:rPr>
            <w:rStyle w:val="Hyperlink"/>
          </w:rPr>
          <w:t>5.3</w:t>
        </w:r>
        <w:r w:rsidR="009511B2">
          <w:rPr>
            <w:rFonts w:asciiTheme="minorHAnsi" w:eastAsiaTheme="minorEastAsia" w:hAnsiTheme="minorHAnsi" w:cstheme="minorBidi"/>
            <w:bCs w:val="0"/>
            <w:sz w:val="22"/>
            <w:szCs w:val="22"/>
          </w:rPr>
          <w:tab/>
        </w:r>
        <w:r w:rsidR="009511B2" w:rsidRPr="004D4C13">
          <w:rPr>
            <w:rStyle w:val="Hyperlink"/>
          </w:rPr>
          <w:t>Requirements on Development Process</w:t>
        </w:r>
        <w:r w:rsidR="009511B2">
          <w:rPr>
            <w:webHidden/>
          </w:rPr>
          <w:tab/>
        </w:r>
        <w:r w:rsidR="009511B2">
          <w:rPr>
            <w:webHidden/>
          </w:rPr>
          <w:fldChar w:fldCharType="begin"/>
        </w:r>
        <w:r w:rsidR="009511B2">
          <w:rPr>
            <w:webHidden/>
          </w:rPr>
          <w:instrText xml:space="preserve"> PAGEREF _Toc32332277 \h </w:instrText>
        </w:r>
        <w:r w:rsidR="009511B2">
          <w:rPr>
            <w:webHidden/>
          </w:rPr>
        </w:r>
        <w:r w:rsidR="009511B2">
          <w:rPr>
            <w:webHidden/>
          </w:rPr>
          <w:fldChar w:fldCharType="separate"/>
        </w:r>
        <w:r w:rsidR="009511B2">
          <w:rPr>
            <w:webHidden/>
          </w:rPr>
          <w:t>53</w:t>
        </w:r>
        <w:r w:rsidR="009511B2">
          <w:rPr>
            <w:webHidden/>
          </w:rPr>
          <w:fldChar w:fldCharType="end"/>
        </w:r>
      </w:hyperlink>
    </w:p>
    <w:p w14:paraId="19827029" w14:textId="77777777" w:rsidR="009511B2" w:rsidRDefault="00F373CF">
      <w:pPr>
        <w:pStyle w:val="TOC1"/>
        <w:tabs>
          <w:tab w:val="left" w:pos="400"/>
          <w:tab w:val="right" w:leader="dot" w:pos="10173"/>
        </w:tabs>
        <w:rPr>
          <w:rFonts w:asciiTheme="minorHAnsi" w:eastAsiaTheme="minorEastAsia" w:hAnsiTheme="minorHAnsi" w:cstheme="minorBidi"/>
          <w:noProof/>
          <w:sz w:val="22"/>
          <w:szCs w:val="22"/>
        </w:rPr>
      </w:pPr>
      <w:hyperlink w:anchor="_Toc32332278" w:history="1">
        <w:r w:rsidR="009511B2" w:rsidRPr="004D4C13">
          <w:rPr>
            <w:rStyle w:val="Hyperlink"/>
            <w:noProof/>
            <w:lang w:val="en-GB"/>
          </w:rPr>
          <w:t>6</w:t>
        </w:r>
        <w:r w:rsidR="009511B2">
          <w:rPr>
            <w:rFonts w:asciiTheme="minorHAnsi" w:eastAsiaTheme="minorEastAsia" w:hAnsiTheme="minorHAnsi" w:cstheme="minorBidi"/>
            <w:noProof/>
            <w:sz w:val="22"/>
            <w:szCs w:val="22"/>
          </w:rPr>
          <w:tab/>
        </w:r>
        <w:r w:rsidR="009511B2" w:rsidRPr="004D4C13">
          <w:rPr>
            <w:rStyle w:val="Hyperlink"/>
            <w:noProof/>
            <w:lang w:val="en-GB"/>
          </w:rPr>
          <w:t>Open Concerns</w:t>
        </w:r>
        <w:r w:rsidR="009511B2">
          <w:rPr>
            <w:noProof/>
            <w:webHidden/>
          </w:rPr>
          <w:tab/>
        </w:r>
        <w:r w:rsidR="009511B2">
          <w:rPr>
            <w:noProof/>
            <w:webHidden/>
          </w:rPr>
          <w:fldChar w:fldCharType="begin"/>
        </w:r>
        <w:r w:rsidR="009511B2">
          <w:rPr>
            <w:noProof/>
            <w:webHidden/>
          </w:rPr>
          <w:instrText xml:space="preserve"> PAGEREF _Toc32332278 \h </w:instrText>
        </w:r>
        <w:r w:rsidR="009511B2">
          <w:rPr>
            <w:noProof/>
            <w:webHidden/>
          </w:rPr>
        </w:r>
        <w:r w:rsidR="009511B2">
          <w:rPr>
            <w:noProof/>
            <w:webHidden/>
          </w:rPr>
          <w:fldChar w:fldCharType="separate"/>
        </w:r>
        <w:r w:rsidR="009511B2">
          <w:rPr>
            <w:noProof/>
            <w:webHidden/>
          </w:rPr>
          <w:t>54</w:t>
        </w:r>
        <w:r w:rsidR="009511B2">
          <w:rPr>
            <w:noProof/>
            <w:webHidden/>
          </w:rPr>
          <w:fldChar w:fldCharType="end"/>
        </w:r>
      </w:hyperlink>
    </w:p>
    <w:p w14:paraId="3C1595EF" w14:textId="77777777" w:rsidR="009511B2" w:rsidRDefault="00F373CF">
      <w:pPr>
        <w:pStyle w:val="TOC1"/>
        <w:tabs>
          <w:tab w:val="left" w:pos="400"/>
          <w:tab w:val="right" w:leader="dot" w:pos="10173"/>
        </w:tabs>
        <w:rPr>
          <w:rFonts w:asciiTheme="minorHAnsi" w:eastAsiaTheme="minorEastAsia" w:hAnsiTheme="minorHAnsi" w:cstheme="minorBidi"/>
          <w:noProof/>
          <w:sz w:val="22"/>
          <w:szCs w:val="22"/>
        </w:rPr>
      </w:pPr>
      <w:hyperlink w:anchor="_Toc32332279" w:history="1">
        <w:r w:rsidR="009511B2" w:rsidRPr="004D4C13">
          <w:rPr>
            <w:rStyle w:val="Hyperlink"/>
            <w:noProof/>
            <w:lang w:val="en-GB"/>
          </w:rPr>
          <w:t>7</w:t>
        </w:r>
        <w:r w:rsidR="009511B2">
          <w:rPr>
            <w:rFonts w:asciiTheme="minorHAnsi" w:eastAsiaTheme="minorEastAsia" w:hAnsiTheme="minorHAnsi" w:cstheme="minorBidi"/>
            <w:noProof/>
            <w:sz w:val="22"/>
            <w:szCs w:val="22"/>
          </w:rPr>
          <w:tab/>
        </w:r>
        <w:r w:rsidR="009511B2" w:rsidRPr="004D4C13">
          <w:rPr>
            <w:rStyle w:val="Hyperlink"/>
            <w:noProof/>
            <w:lang w:val="en-GB"/>
          </w:rPr>
          <w:t>Revision History</w:t>
        </w:r>
        <w:r w:rsidR="009511B2">
          <w:rPr>
            <w:noProof/>
            <w:webHidden/>
          </w:rPr>
          <w:tab/>
        </w:r>
        <w:r w:rsidR="009511B2">
          <w:rPr>
            <w:noProof/>
            <w:webHidden/>
          </w:rPr>
          <w:fldChar w:fldCharType="begin"/>
        </w:r>
        <w:r w:rsidR="009511B2">
          <w:rPr>
            <w:noProof/>
            <w:webHidden/>
          </w:rPr>
          <w:instrText xml:space="preserve"> PAGEREF _Toc32332279 \h </w:instrText>
        </w:r>
        <w:r w:rsidR="009511B2">
          <w:rPr>
            <w:noProof/>
            <w:webHidden/>
          </w:rPr>
        </w:r>
        <w:r w:rsidR="009511B2">
          <w:rPr>
            <w:noProof/>
            <w:webHidden/>
          </w:rPr>
          <w:fldChar w:fldCharType="separate"/>
        </w:r>
        <w:r w:rsidR="009511B2">
          <w:rPr>
            <w:noProof/>
            <w:webHidden/>
          </w:rPr>
          <w:t>55</w:t>
        </w:r>
        <w:r w:rsidR="009511B2">
          <w:rPr>
            <w:noProof/>
            <w:webHidden/>
          </w:rPr>
          <w:fldChar w:fldCharType="end"/>
        </w:r>
      </w:hyperlink>
    </w:p>
    <w:p w14:paraId="2325BEC7" w14:textId="77777777" w:rsidR="009511B2" w:rsidRDefault="00F373CF">
      <w:pPr>
        <w:pStyle w:val="TOC1"/>
        <w:tabs>
          <w:tab w:val="left" w:pos="400"/>
          <w:tab w:val="right" w:leader="dot" w:pos="10173"/>
        </w:tabs>
        <w:rPr>
          <w:rFonts w:asciiTheme="minorHAnsi" w:eastAsiaTheme="minorEastAsia" w:hAnsiTheme="minorHAnsi" w:cstheme="minorBidi"/>
          <w:noProof/>
          <w:sz w:val="22"/>
          <w:szCs w:val="22"/>
        </w:rPr>
      </w:pPr>
      <w:hyperlink w:anchor="_Toc32332281" w:history="1">
        <w:r w:rsidR="009511B2" w:rsidRPr="004D4C13">
          <w:rPr>
            <w:rStyle w:val="Hyperlink"/>
            <w:noProof/>
            <w:lang w:val="en-GB"/>
          </w:rPr>
          <w:t>8</w:t>
        </w:r>
        <w:r w:rsidR="009511B2">
          <w:rPr>
            <w:rFonts w:asciiTheme="minorHAnsi" w:eastAsiaTheme="minorEastAsia" w:hAnsiTheme="minorHAnsi" w:cstheme="minorBidi"/>
            <w:noProof/>
            <w:sz w:val="22"/>
            <w:szCs w:val="22"/>
          </w:rPr>
          <w:tab/>
        </w:r>
        <w:r w:rsidR="009511B2" w:rsidRPr="004D4C13">
          <w:rPr>
            <w:rStyle w:val="Hyperlink"/>
            <w:noProof/>
            <w:lang w:val="en-GB"/>
          </w:rPr>
          <w:t>Appendix</w:t>
        </w:r>
        <w:r w:rsidR="009511B2">
          <w:rPr>
            <w:noProof/>
            <w:webHidden/>
          </w:rPr>
          <w:tab/>
        </w:r>
        <w:r w:rsidR="009511B2">
          <w:rPr>
            <w:noProof/>
            <w:webHidden/>
          </w:rPr>
          <w:fldChar w:fldCharType="begin"/>
        </w:r>
        <w:r w:rsidR="009511B2">
          <w:rPr>
            <w:noProof/>
            <w:webHidden/>
          </w:rPr>
          <w:instrText xml:space="preserve"> PAGEREF _Toc32332281 \h </w:instrText>
        </w:r>
        <w:r w:rsidR="009511B2">
          <w:rPr>
            <w:noProof/>
            <w:webHidden/>
          </w:rPr>
        </w:r>
        <w:r w:rsidR="009511B2">
          <w:rPr>
            <w:noProof/>
            <w:webHidden/>
          </w:rPr>
          <w:fldChar w:fldCharType="separate"/>
        </w:r>
        <w:r w:rsidR="009511B2">
          <w:rPr>
            <w:noProof/>
            <w:webHidden/>
          </w:rPr>
          <w:t>56</w:t>
        </w:r>
        <w:r w:rsidR="009511B2">
          <w:rPr>
            <w:noProof/>
            <w:webHidden/>
          </w:rPr>
          <w:fldChar w:fldCharType="end"/>
        </w:r>
      </w:hyperlink>
    </w:p>
    <w:p w14:paraId="7A14A0AC" w14:textId="77777777" w:rsidR="009511B2" w:rsidRDefault="00F373CF">
      <w:pPr>
        <w:pStyle w:val="TOC2"/>
        <w:rPr>
          <w:rFonts w:asciiTheme="minorHAnsi" w:eastAsiaTheme="minorEastAsia" w:hAnsiTheme="minorHAnsi" w:cstheme="minorBidi"/>
          <w:bCs w:val="0"/>
          <w:sz w:val="22"/>
          <w:szCs w:val="22"/>
        </w:rPr>
      </w:pPr>
      <w:hyperlink w:anchor="_Toc32332282" w:history="1">
        <w:r w:rsidR="009511B2" w:rsidRPr="004D4C13">
          <w:rPr>
            <w:rStyle w:val="Hyperlink"/>
            <w:lang w:val="en-GB"/>
          </w:rPr>
          <w:t>8.1</w:t>
        </w:r>
        <w:r w:rsidR="009511B2">
          <w:rPr>
            <w:rFonts w:asciiTheme="minorHAnsi" w:eastAsiaTheme="minorEastAsia" w:hAnsiTheme="minorHAnsi" w:cstheme="minorBidi"/>
            <w:bCs w:val="0"/>
            <w:sz w:val="22"/>
            <w:szCs w:val="22"/>
          </w:rPr>
          <w:tab/>
        </w:r>
        <w:r w:rsidR="009511B2" w:rsidRPr="004D4C13">
          <w:rPr>
            <w:rStyle w:val="Hyperlink"/>
            <w:lang w:val="en-GB"/>
          </w:rPr>
          <w:t>Data Dictionary</w:t>
        </w:r>
        <w:r w:rsidR="009511B2">
          <w:rPr>
            <w:webHidden/>
          </w:rPr>
          <w:tab/>
        </w:r>
        <w:r w:rsidR="009511B2">
          <w:rPr>
            <w:webHidden/>
          </w:rPr>
          <w:fldChar w:fldCharType="begin"/>
        </w:r>
        <w:r w:rsidR="009511B2">
          <w:rPr>
            <w:webHidden/>
          </w:rPr>
          <w:instrText xml:space="preserve"> PAGEREF _Toc32332282 \h </w:instrText>
        </w:r>
        <w:r w:rsidR="009511B2">
          <w:rPr>
            <w:webHidden/>
          </w:rPr>
        </w:r>
        <w:r w:rsidR="009511B2">
          <w:rPr>
            <w:webHidden/>
          </w:rPr>
          <w:fldChar w:fldCharType="separate"/>
        </w:r>
        <w:r w:rsidR="009511B2">
          <w:rPr>
            <w:webHidden/>
          </w:rPr>
          <w:t>56</w:t>
        </w:r>
        <w:r w:rsidR="009511B2">
          <w:rPr>
            <w:webHidden/>
          </w:rPr>
          <w:fldChar w:fldCharType="end"/>
        </w:r>
      </w:hyperlink>
    </w:p>
    <w:p w14:paraId="0464D229" w14:textId="77777777" w:rsidR="009511B2" w:rsidRDefault="00F373CF">
      <w:pPr>
        <w:pStyle w:val="TOC3"/>
        <w:rPr>
          <w:rFonts w:asciiTheme="minorHAnsi" w:eastAsiaTheme="minorEastAsia" w:hAnsiTheme="minorHAnsi" w:cstheme="minorBidi"/>
          <w:noProof/>
          <w:sz w:val="22"/>
          <w:szCs w:val="22"/>
        </w:rPr>
      </w:pPr>
      <w:hyperlink w:anchor="_Toc32332283" w:history="1">
        <w:r w:rsidR="009511B2" w:rsidRPr="004D4C13">
          <w:rPr>
            <w:rStyle w:val="Hyperlink"/>
            <w:noProof/>
            <w:lang w:val="en-GB"/>
          </w:rPr>
          <w:t>8.1.1</w:t>
        </w:r>
        <w:r w:rsidR="009511B2">
          <w:rPr>
            <w:rFonts w:asciiTheme="minorHAnsi" w:eastAsiaTheme="minorEastAsia" w:hAnsiTheme="minorHAnsi" w:cstheme="minorBidi"/>
            <w:noProof/>
            <w:sz w:val="22"/>
            <w:szCs w:val="22"/>
          </w:rPr>
          <w:tab/>
        </w:r>
        <w:r w:rsidR="009511B2" w:rsidRPr="004D4C13">
          <w:rPr>
            <w:rStyle w:val="Hyperlink"/>
            <w:noProof/>
            <w:lang w:val="en-GB"/>
          </w:rPr>
          <w:t>Logical Signals</w:t>
        </w:r>
        <w:r w:rsidR="009511B2">
          <w:rPr>
            <w:noProof/>
            <w:webHidden/>
          </w:rPr>
          <w:tab/>
        </w:r>
        <w:r w:rsidR="009511B2">
          <w:rPr>
            <w:noProof/>
            <w:webHidden/>
          </w:rPr>
          <w:fldChar w:fldCharType="begin"/>
        </w:r>
        <w:r w:rsidR="009511B2">
          <w:rPr>
            <w:noProof/>
            <w:webHidden/>
          </w:rPr>
          <w:instrText xml:space="preserve"> PAGEREF _Toc32332283 \h </w:instrText>
        </w:r>
        <w:r w:rsidR="009511B2">
          <w:rPr>
            <w:noProof/>
            <w:webHidden/>
          </w:rPr>
        </w:r>
        <w:r w:rsidR="009511B2">
          <w:rPr>
            <w:noProof/>
            <w:webHidden/>
          </w:rPr>
          <w:fldChar w:fldCharType="separate"/>
        </w:r>
        <w:r w:rsidR="009511B2">
          <w:rPr>
            <w:noProof/>
            <w:webHidden/>
          </w:rPr>
          <w:t>56</w:t>
        </w:r>
        <w:r w:rsidR="009511B2">
          <w:rPr>
            <w:noProof/>
            <w:webHidden/>
          </w:rPr>
          <w:fldChar w:fldCharType="end"/>
        </w:r>
      </w:hyperlink>
    </w:p>
    <w:p w14:paraId="2ADF231F" w14:textId="77777777" w:rsidR="009511B2" w:rsidRDefault="00F373CF">
      <w:pPr>
        <w:pStyle w:val="TOC3"/>
        <w:rPr>
          <w:rFonts w:asciiTheme="minorHAnsi" w:eastAsiaTheme="minorEastAsia" w:hAnsiTheme="minorHAnsi" w:cstheme="minorBidi"/>
          <w:noProof/>
          <w:sz w:val="22"/>
          <w:szCs w:val="22"/>
        </w:rPr>
      </w:pPr>
      <w:hyperlink w:anchor="_Toc32332284" w:history="1">
        <w:r w:rsidR="009511B2" w:rsidRPr="004D4C13">
          <w:rPr>
            <w:rStyle w:val="Hyperlink"/>
            <w:noProof/>
            <w:lang w:val="en-GB"/>
          </w:rPr>
          <w:t>8.1.2</w:t>
        </w:r>
        <w:r w:rsidR="009511B2">
          <w:rPr>
            <w:rFonts w:asciiTheme="minorHAnsi" w:eastAsiaTheme="minorEastAsia" w:hAnsiTheme="minorHAnsi" w:cstheme="minorBidi"/>
            <w:noProof/>
            <w:sz w:val="22"/>
            <w:szCs w:val="22"/>
          </w:rPr>
          <w:tab/>
        </w:r>
        <w:r w:rsidR="009511B2" w:rsidRPr="004D4C13">
          <w:rPr>
            <w:rStyle w:val="Hyperlink"/>
            <w:noProof/>
            <w:lang w:val="en-GB"/>
          </w:rPr>
          <w:t>Logical Parameters</w:t>
        </w:r>
        <w:r w:rsidR="009511B2">
          <w:rPr>
            <w:noProof/>
            <w:webHidden/>
          </w:rPr>
          <w:tab/>
        </w:r>
        <w:r w:rsidR="009511B2">
          <w:rPr>
            <w:noProof/>
            <w:webHidden/>
          </w:rPr>
          <w:fldChar w:fldCharType="begin"/>
        </w:r>
        <w:r w:rsidR="009511B2">
          <w:rPr>
            <w:noProof/>
            <w:webHidden/>
          </w:rPr>
          <w:instrText xml:space="preserve"> PAGEREF _Toc32332284 \h </w:instrText>
        </w:r>
        <w:r w:rsidR="009511B2">
          <w:rPr>
            <w:noProof/>
            <w:webHidden/>
          </w:rPr>
        </w:r>
        <w:r w:rsidR="009511B2">
          <w:rPr>
            <w:noProof/>
            <w:webHidden/>
          </w:rPr>
          <w:fldChar w:fldCharType="separate"/>
        </w:r>
        <w:r w:rsidR="009511B2">
          <w:rPr>
            <w:noProof/>
            <w:webHidden/>
          </w:rPr>
          <w:t>56</w:t>
        </w:r>
        <w:r w:rsidR="009511B2">
          <w:rPr>
            <w:noProof/>
            <w:webHidden/>
          </w:rPr>
          <w:fldChar w:fldCharType="end"/>
        </w:r>
      </w:hyperlink>
    </w:p>
    <w:p w14:paraId="4D5326E4" w14:textId="77777777" w:rsidR="009511B2" w:rsidRDefault="00F373CF">
      <w:pPr>
        <w:pStyle w:val="TOC3"/>
        <w:rPr>
          <w:rFonts w:asciiTheme="minorHAnsi" w:eastAsiaTheme="minorEastAsia" w:hAnsiTheme="minorHAnsi" w:cstheme="minorBidi"/>
          <w:noProof/>
          <w:sz w:val="22"/>
          <w:szCs w:val="22"/>
        </w:rPr>
      </w:pPr>
      <w:hyperlink w:anchor="_Toc32332285" w:history="1">
        <w:r w:rsidR="009511B2" w:rsidRPr="004D4C13">
          <w:rPr>
            <w:rStyle w:val="Hyperlink"/>
            <w:noProof/>
          </w:rPr>
          <w:t>8.1.3</w:t>
        </w:r>
        <w:r w:rsidR="009511B2">
          <w:rPr>
            <w:rFonts w:asciiTheme="minorHAnsi" w:eastAsiaTheme="minorEastAsia" w:hAnsiTheme="minorHAnsi" w:cstheme="minorBidi"/>
            <w:noProof/>
            <w:sz w:val="22"/>
            <w:szCs w:val="22"/>
          </w:rPr>
          <w:tab/>
        </w:r>
        <w:r w:rsidR="009511B2" w:rsidRPr="004D4C13">
          <w:rPr>
            <w:rStyle w:val="Hyperlink"/>
            <w:noProof/>
          </w:rPr>
          <w:t>Technical Signals</w:t>
        </w:r>
        <w:r w:rsidR="009511B2">
          <w:rPr>
            <w:noProof/>
            <w:webHidden/>
          </w:rPr>
          <w:tab/>
        </w:r>
        <w:r w:rsidR="009511B2">
          <w:rPr>
            <w:noProof/>
            <w:webHidden/>
          </w:rPr>
          <w:fldChar w:fldCharType="begin"/>
        </w:r>
        <w:r w:rsidR="009511B2">
          <w:rPr>
            <w:noProof/>
            <w:webHidden/>
          </w:rPr>
          <w:instrText xml:space="preserve"> PAGEREF _Toc32332285 \h </w:instrText>
        </w:r>
        <w:r w:rsidR="009511B2">
          <w:rPr>
            <w:noProof/>
            <w:webHidden/>
          </w:rPr>
        </w:r>
        <w:r w:rsidR="009511B2">
          <w:rPr>
            <w:noProof/>
            <w:webHidden/>
          </w:rPr>
          <w:fldChar w:fldCharType="separate"/>
        </w:r>
        <w:r w:rsidR="009511B2">
          <w:rPr>
            <w:noProof/>
            <w:webHidden/>
          </w:rPr>
          <w:t>56</w:t>
        </w:r>
        <w:r w:rsidR="009511B2">
          <w:rPr>
            <w:noProof/>
            <w:webHidden/>
          </w:rPr>
          <w:fldChar w:fldCharType="end"/>
        </w:r>
      </w:hyperlink>
    </w:p>
    <w:p w14:paraId="0A07CF60"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86" w:history="1">
        <w:r w:rsidR="009511B2" w:rsidRPr="004D4C13">
          <w:rPr>
            <w:rStyle w:val="Hyperlink"/>
            <w:noProof/>
          </w:rPr>
          <w:t>8.1.3.1</w:t>
        </w:r>
        <w:r w:rsidR="009511B2">
          <w:rPr>
            <w:rFonts w:asciiTheme="minorHAnsi" w:eastAsiaTheme="minorEastAsia" w:hAnsiTheme="minorHAnsi" w:cstheme="minorBidi"/>
            <w:noProof/>
            <w:sz w:val="22"/>
            <w:szCs w:val="22"/>
          </w:rPr>
          <w:tab/>
        </w:r>
        <w:r w:rsidR="009511B2" w:rsidRPr="004D4C13">
          <w:rPr>
            <w:rStyle w:val="Hyperlink"/>
            <w:noProof/>
          </w:rPr>
          <w:t>GSDB Signals</w:t>
        </w:r>
        <w:r w:rsidR="009511B2">
          <w:rPr>
            <w:noProof/>
            <w:webHidden/>
          </w:rPr>
          <w:tab/>
        </w:r>
        <w:r w:rsidR="009511B2">
          <w:rPr>
            <w:noProof/>
            <w:webHidden/>
          </w:rPr>
          <w:fldChar w:fldCharType="begin"/>
        </w:r>
        <w:r w:rsidR="009511B2">
          <w:rPr>
            <w:noProof/>
            <w:webHidden/>
          </w:rPr>
          <w:instrText xml:space="preserve"> PAGEREF _Toc32332286 \h </w:instrText>
        </w:r>
        <w:r w:rsidR="009511B2">
          <w:rPr>
            <w:noProof/>
            <w:webHidden/>
          </w:rPr>
        </w:r>
        <w:r w:rsidR="009511B2">
          <w:rPr>
            <w:noProof/>
            <w:webHidden/>
          </w:rPr>
          <w:fldChar w:fldCharType="separate"/>
        </w:r>
        <w:r w:rsidR="009511B2">
          <w:rPr>
            <w:noProof/>
            <w:webHidden/>
          </w:rPr>
          <w:t>56</w:t>
        </w:r>
        <w:r w:rsidR="009511B2">
          <w:rPr>
            <w:noProof/>
            <w:webHidden/>
          </w:rPr>
          <w:fldChar w:fldCharType="end"/>
        </w:r>
      </w:hyperlink>
    </w:p>
    <w:p w14:paraId="68AB417B"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87" w:history="1">
        <w:r w:rsidR="009511B2" w:rsidRPr="004D4C13">
          <w:rPr>
            <w:rStyle w:val="Hyperlink"/>
            <w:noProof/>
          </w:rPr>
          <w:t>8.1.3.2</w:t>
        </w:r>
        <w:r w:rsidR="009511B2">
          <w:rPr>
            <w:rFonts w:asciiTheme="minorHAnsi" w:eastAsiaTheme="minorEastAsia" w:hAnsiTheme="minorHAnsi" w:cstheme="minorBidi"/>
            <w:noProof/>
            <w:sz w:val="22"/>
            <w:szCs w:val="22"/>
          </w:rPr>
          <w:tab/>
        </w:r>
        <w:r w:rsidR="009511B2" w:rsidRPr="004D4C13">
          <w:rPr>
            <w:rStyle w:val="Hyperlink"/>
            <w:noProof/>
          </w:rPr>
          <w:t>Service Oriented Communication</w:t>
        </w:r>
        <w:r w:rsidR="009511B2">
          <w:rPr>
            <w:noProof/>
            <w:webHidden/>
          </w:rPr>
          <w:tab/>
        </w:r>
        <w:r w:rsidR="009511B2">
          <w:rPr>
            <w:noProof/>
            <w:webHidden/>
          </w:rPr>
          <w:fldChar w:fldCharType="begin"/>
        </w:r>
        <w:r w:rsidR="009511B2">
          <w:rPr>
            <w:noProof/>
            <w:webHidden/>
          </w:rPr>
          <w:instrText xml:space="preserve"> PAGEREF _Toc32332287 \h </w:instrText>
        </w:r>
        <w:r w:rsidR="009511B2">
          <w:rPr>
            <w:noProof/>
            <w:webHidden/>
          </w:rPr>
        </w:r>
        <w:r w:rsidR="009511B2">
          <w:rPr>
            <w:noProof/>
            <w:webHidden/>
          </w:rPr>
          <w:fldChar w:fldCharType="separate"/>
        </w:r>
        <w:r w:rsidR="009511B2">
          <w:rPr>
            <w:noProof/>
            <w:webHidden/>
          </w:rPr>
          <w:t>56</w:t>
        </w:r>
        <w:r w:rsidR="009511B2">
          <w:rPr>
            <w:noProof/>
            <w:webHidden/>
          </w:rPr>
          <w:fldChar w:fldCharType="end"/>
        </w:r>
      </w:hyperlink>
    </w:p>
    <w:p w14:paraId="0CFC00F3"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88" w:history="1">
        <w:r w:rsidR="009511B2" w:rsidRPr="004D4C13">
          <w:rPr>
            <w:rStyle w:val="Hyperlink"/>
            <w:noProof/>
          </w:rPr>
          <w:t>8.1.3.3</w:t>
        </w:r>
        <w:r w:rsidR="009511B2">
          <w:rPr>
            <w:rFonts w:asciiTheme="minorHAnsi" w:eastAsiaTheme="minorEastAsia" w:hAnsiTheme="minorHAnsi" w:cstheme="minorBidi"/>
            <w:noProof/>
            <w:sz w:val="22"/>
            <w:szCs w:val="22"/>
          </w:rPr>
          <w:tab/>
        </w:r>
        <w:r w:rsidR="009511B2" w:rsidRPr="004D4C13">
          <w:rPr>
            <w:rStyle w:val="Hyperlink"/>
            <w:noProof/>
          </w:rPr>
          <w:t>Hardwired Signals</w:t>
        </w:r>
        <w:r w:rsidR="009511B2">
          <w:rPr>
            <w:noProof/>
            <w:webHidden/>
          </w:rPr>
          <w:tab/>
        </w:r>
        <w:r w:rsidR="009511B2">
          <w:rPr>
            <w:noProof/>
            <w:webHidden/>
          </w:rPr>
          <w:fldChar w:fldCharType="begin"/>
        </w:r>
        <w:r w:rsidR="009511B2">
          <w:rPr>
            <w:noProof/>
            <w:webHidden/>
          </w:rPr>
          <w:instrText xml:space="preserve"> PAGEREF _Toc32332288 \h </w:instrText>
        </w:r>
        <w:r w:rsidR="009511B2">
          <w:rPr>
            <w:noProof/>
            <w:webHidden/>
          </w:rPr>
        </w:r>
        <w:r w:rsidR="009511B2">
          <w:rPr>
            <w:noProof/>
            <w:webHidden/>
          </w:rPr>
          <w:fldChar w:fldCharType="separate"/>
        </w:r>
        <w:r w:rsidR="009511B2">
          <w:rPr>
            <w:noProof/>
            <w:webHidden/>
          </w:rPr>
          <w:t>56</w:t>
        </w:r>
        <w:r w:rsidR="009511B2">
          <w:rPr>
            <w:noProof/>
            <w:webHidden/>
          </w:rPr>
          <w:fldChar w:fldCharType="end"/>
        </w:r>
      </w:hyperlink>
    </w:p>
    <w:p w14:paraId="3ABD2805"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89" w:history="1">
        <w:r w:rsidR="009511B2" w:rsidRPr="004D4C13">
          <w:rPr>
            <w:rStyle w:val="Hyperlink"/>
            <w:noProof/>
          </w:rPr>
          <w:t>8.1.3.4</w:t>
        </w:r>
        <w:r w:rsidR="009511B2">
          <w:rPr>
            <w:rFonts w:asciiTheme="minorHAnsi" w:eastAsiaTheme="minorEastAsia" w:hAnsiTheme="minorHAnsi" w:cstheme="minorBidi"/>
            <w:noProof/>
            <w:sz w:val="22"/>
            <w:szCs w:val="22"/>
          </w:rPr>
          <w:tab/>
        </w:r>
        <w:r w:rsidR="009511B2" w:rsidRPr="004D4C13">
          <w:rPr>
            <w:rStyle w:val="Hyperlink"/>
            <w:noProof/>
          </w:rPr>
          <w:t>Diagnostic Interfaces</w:t>
        </w:r>
        <w:r w:rsidR="009511B2">
          <w:rPr>
            <w:noProof/>
            <w:webHidden/>
          </w:rPr>
          <w:tab/>
        </w:r>
        <w:r w:rsidR="009511B2">
          <w:rPr>
            <w:noProof/>
            <w:webHidden/>
          </w:rPr>
          <w:fldChar w:fldCharType="begin"/>
        </w:r>
        <w:r w:rsidR="009511B2">
          <w:rPr>
            <w:noProof/>
            <w:webHidden/>
          </w:rPr>
          <w:instrText xml:space="preserve"> PAGEREF _Toc32332289 \h </w:instrText>
        </w:r>
        <w:r w:rsidR="009511B2">
          <w:rPr>
            <w:noProof/>
            <w:webHidden/>
          </w:rPr>
        </w:r>
        <w:r w:rsidR="009511B2">
          <w:rPr>
            <w:noProof/>
            <w:webHidden/>
          </w:rPr>
          <w:fldChar w:fldCharType="separate"/>
        </w:r>
        <w:r w:rsidR="009511B2">
          <w:rPr>
            <w:noProof/>
            <w:webHidden/>
          </w:rPr>
          <w:t>56</w:t>
        </w:r>
        <w:r w:rsidR="009511B2">
          <w:rPr>
            <w:noProof/>
            <w:webHidden/>
          </w:rPr>
          <w:fldChar w:fldCharType="end"/>
        </w:r>
      </w:hyperlink>
    </w:p>
    <w:p w14:paraId="05B51512"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90" w:history="1">
        <w:r w:rsidR="009511B2" w:rsidRPr="004D4C13">
          <w:rPr>
            <w:rStyle w:val="Hyperlink"/>
            <w:bCs/>
            <w:noProof/>
          </w:rPr>
          <w:t>8.1.3.4.1</w:t>
        </w:r>
        <w:r w:rsidR="009511B2">
          <w:rPr>
            <w:rFonts w:asciiTheme="minorHAnsi" w:eastAsiaTheme="minorEastAsia" w:hAnsiTheme="minorHAnsi" w:cstheme="minorBidi"/>
            <w:noProof/>
            <w:sz w:val="22"/>
            <w:szCs w:val="22"/>
          </w:rPr>
          <w:tab/>
        </w:r>
        <w:r w:rsidR="009511B2" w:rsidRPr="004D4C13">
          <w:rPr>
            <w:rStyle w:val="Hyperlink"/>
            <w:noProof/>
          </w:rPr>
          <w:t>DTCs</w:t>
        </w:r>
        <w:r w:rsidR="009511B2">
          <w:rPr>
            <w:noProof/>
            <w:webHidden/>
          </w:rPr>
          <w:tab/>
        </w:r>
        <w:r w:rsidR="009511B2">
          <w:rPr>
            <w:noProof/>
            <w:webHidden/>
          </w:rPr>
          <w:fldChar w:fldCharType="begin"/>
        </w:r>
        <w:r w:rsidR="009511B2">
          <w:rPr>
            <w:noProof/>
            <w:webHidden/>
          </w:rPr>
          <w:instrText xml:space="preserve"> PAGEREF _Toc32332290 \h </w:instrText>
        </w:r>
        <w:r w:rsidR="009511B2">
          <w:rPr>
            <w:noProof/>
            <w:webHidden/>
          </w:rPr>
        </w:r>
        <w:r w:rsidR="009511B2">
          <w:rPr>
            <w:noProof/>
            <w:webHidden/>
          </w:rPr>
          <w:fldChar w:fldCharType="separate"/>
        </w:r>
        <w:r w:rsidR="009511B2">
          <w:rPr>
            <w:noProof/>
            <w:webHidden/>
          </w:rPr>
          <w:t>56</w:t>
        </w:r>
        <w:r w:rsidR="009511B2">
          <w:rPr>
            <w:noProof/>
            <w:webHidden/>
          </w:rPr>
          <w:fldChar w:fldCharType="end"/>
        </w:r>
      </w:hyperlink>
    </w:p>
    <w:p w14:paraId="0EF6116F"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91" w:history="1">
        <w:r w:rsidR="009511B2" w:rsidRPr="004D4C13">
          <w:rPr>
            <w:rStyle w:val="Hyperlink"/>
            <w:bCs/>
            <w:noProof/>
          </w:rPr>
          <w:t>8.1.3.4.2</w:t>
        </w:r>
        <w:r w:rsidR="009511B2">
          <w:rPr>
            <w:rFonts w:asciiTheme="minorHAnsi" w:eastAsiaTheme="minorEastAsia" w:hAnsiTheme="minorHAnsi" w:cstheme="minorBidi"/>
            <w:noProof/>
            <w:sz w:val="22"/>
            <w:szCs w:val="22"/>
          </w:rPr>
          <w:tab/>
        </w:r>
        <w:r w:rsidR="009511B2" w:rsidRPr="004D4C13">
          <w:rPr>
            <w:rStyle w:val="Hyperlink"/>
            <w:noProof/>
          </w:rPr>
          <w:t>DIDs</w:t>
        </w:r>
        <w:r w:rsidR="009511B2">
          <w:rPr>
            <w:noProof/>
            <w:webHidden/>
          </w:rPr>
          <w:tab/>
        </w:r>
        <w:r w:rsidR="009511B2">
          <w:rPr>
            <w:noProof/>
            <w:webHidden/>
          </w:rPr>
          <w:fldChar w:fldCharType="begin"/>
        </w:r>
        <w:r w:rsidR="009511B2">
          <w:rPr>
            <w:noProof/>
            <w:webHidden/>
          </w:rPr>
          <w:instrText xml:space="preserve"> PAGEREF _Toc32332291 \h </w:instrText>
        </w:r>
        <w:r w:rsidR="009511B2">
          <w:rPr>
            <w:noProof/>
            <w:webHidden/>
          </w:rPr>
        </w:r>
        <w:r w:rsidR="009511B2">
          <w:rPr>
            <w:noProof/>
            <w:webHidden/>
          </w:rPr>
          <w:fldChar w:fldCharType="separate"/>
        </w:r>
        <w:r w:rsidR="009511B2">
          <w:rPr>
            <w:noProof/>
            <w:webHidden/>
          </w:rPr>
          <w:t>57</w:t>
        </w:r>
        <w:r w:rsidR="009511B2">
          <w:rPr>
            <w:noProof/>
            <w:webHidden/>
          </w:rPr>
          <w:fldChar w:fldCharType="end"/>
        </w:r>
      </w:hyperlink>
    </w:p>
    <w:p w14:paraId="11078427" w14:textId="77777777" w:rsidR="009511B2" w:rsidRDefault="00F373CF">
      <w:pPr>
        <w:pStyle w:val="TOC3"/>
        <w:rPr>
          <w:rFonts w:asciiTheme="minorHAnsi" w:eastAsiaTheme="minorEastAsia" w:hAnsiTheme="minorHAnsi" w:cstheme="minorBidi"/>
          <w:noProof/>
          <w:sz w:val="22"/>
          <w:szCs w:val="22"/>
        </w:rPr>
      </w:pPr>
      <w:hyperlink w:anchor="_Toc32332292" w:history="1">
        <w:r w:rsidR="009511B2" w:rsidRPr="004D4C13">
          <w:rPr>
            <w:rStyle w:val="Hyperlink"/>
            <w:noProof/>
          </w:rPr>
          <w:t>8.1.4</w:t>
        </w:r>
        <w:r w:rsidR="009511B2">
          <w:rPr>
            <w:rFonts w:asciiTheme="minorHAnsi" w:eastAsiaTheme="minorEastAsia" w:hAnsiTheme="minorHAnsi" w:cstheme="minorBidi"/>
            <w:noProof/>
            <w:sz w:val="22"/>
            <w:szCs w:val="22"/>
          </w:rPr>
          <w:tab/>
        </w:r>
        <w:r w:rsidR="009511B2" w:rsidRPr="004D4C13">
          <w:rPr>
            <w:rStyle w:val="Hyperlink"/>
            <w:noProof/>
          </w:rPr>
          <w:t>Technical Parameters</w:t>
        </w:r>
        <w:r w:rsidR="009511B2">
          <w:rPr>
            <w:noProof/>
            <w:webHidden/>
          </w:rPr>
          <w:tab/>
        </w:r>
        <w:r w:rsidR="009511B2">
          <w:rPr>
            <w:noProof/>
            <w:webHidden/>
          </w:rPr>
          <w:fldChar w:fldCharType="begin"/>
        </w:r>
        <w:r w:rsidR="009511B2">
          <w:rPr>
            <w:noProof/>
            <w:webHidden/>
          </w:rPr>
          <w:instrText xml:space="preserve"> PAGEREF _Toc32332292 \h </w:instrText>
        </w:r>
        <w:r w:rsidR="009511B2">
          <w:rPr>
            <w:noProof/>
            <w:webHidden/>
          </w:rPr>
        </w:r>
        <w:r w:rsidR="009511B2">
          <w:rPr>
            <w:noProof/>
            <w:webHidden/>
          </w:rPr>
          <w:fldChar w:fldCharType="separate"/>
        </w:r>
        <w:r w:rsidR="009511B2">
          <w:rPr>
            <w:noProof/>
            <w:webHidden/>
          </w:rPr>
          <w:t>57</w:t>
        </w:r>
        <w:r w:rsidR="009511B2">
          <w:rPr>
            <w:noProof/>
            <w:webHidden/>
          </w:rPr>
          <w:fldChar w:fldCharType="end"/>
        </w:r>
      </w:hyperlink>
    </w:p>
    <w:p w14:paraId="686581D1" w14:textId="77777777" w:rsidR="009511B2" w:rsidRDefault="00F373CF">
      <w:pPr>
        <w:pStyle w:val="TOC3"/>
        <w:rPr>
          <w:rFonts w:asciiTheme="minorHAnsi" w:eastAsiaTheme="minorEastAsia" w:hAnsiTheme="minorHAnsi" w:cstheme="minorBidi"/>
          <w:noProof/>
          <w:sz w:val="22"/>
          <w:szCs w:val="22"/>
        </w:rPr>
      </w:pPr>
      <w:hyperlink w:anchor="_Toc32332293" w:history="1">
        <w:r w:rsidR="009511B2" w:rsidRPr="004D4C13">
          <w:rPr>
            <w:rStyle w:val="Hyperlink"/>
            <w:noProof/>
          </w:rPr>
          <w:t>8.1.5</w:t>
        </w:r>
        <w:r w:rsidR="009511B2">
          <w:rPr>
            <w:rFonts w:asciiTheme="minorHAnsi" w:eastAsiaTheme="minorEastAsia" w:hAnsiTheme="minorHAnsi" w:cstheme="minorBidi"/>
            <w:noProof/>
            <w:sz w:val="22"/>
            <w:szCs w:val="22"/>
          </w:rPr>
          <w:tab/>
        </w:r>
        <w:r w:rsidR="009511B2" w:rsidRPr="004D4C13">
          <w:rPr>
            <w:rStyle w:val="Hyperlink"/>
            <w:noProof/>
          </w:rPr>
          <w:t>Mappings</w:t>
        </w:r>
        <w:r w:rsidR="009511B2">
          <w:rPr>
            <w:noProof/>
            <w:webHidden/>
          </w:rPr>
          <w:tab/>
        </w:r>
        <w:r w:rsidR="009511B2">
          <w:rPr>
            <w:noProof/>
            <w:webHidden/>
          </w:rPr>
          <w:fldChar w:fldCharType="begin"/>
        </w:r>
        <w:r w:rsidR="009511B2">
          <w:rPr>
            <w:noProof/>
            <w:webHidden/>
          </w:rPr>
          <w:instrText xml:space="preserve"> PAGEREF _Toc32332293 \h </w:instrText>
        </w:r>
        <w:r w:rsidR="009511B2">
          <w:rPr>
            <w:noProof/>
            <w:webHidden/>
          </w:rPr>
        </w:r>
        <w:r w:rsidR="009511B2">
          <w:rPr>
            <w:noProof/>
            <w:webHidden/>
          </w:rPr>
          <w:fldChar w:fldCharType="separate"/>
        </w:r>
        <w:r w:rsidR="009511B2">
          <w:rPr>
            <w:noProof/>
            <w:webHidden/>
          </w:rPr>
          <w:t>57</w:t>
        </w:r>
        <w:r w:rsidR="009511B2">
          <w:rPr>
            <w:noProof/>
            <w:webHidden/>
          </w:rPr>
          <w:fldChar w:fldCharType="end"/>
        </w:r>
      </w:hyperlink>
    </w:p>
    <w:p w14:paraId="19320ADE" w14:textId="77777777" w:rsidR="009511B2" w:rsidRDefault="00F373CF">
      <w:pPr>
        <w:pStyle w:val="TOC3"/>
        <w:rPr>
          <w:rFonts w:asciiTheme="minorHAnsi" w:eastAsiaTheme="minorEastAsia" w:hAnsiTheme="minorHAnsi" w:cstheme="minorBidi"/>
          <w:noProof/>
          <w:sz w:val="22"/>
          <w:szCs w:val="22"/>
        </w:rPr>
      </w:pPr>
      <w:hyperlink w:anchor="_Toc32332294" w:history="1">
        <w:r w:rsidR="009511B2" w:rsidRPr="004D4C13">
          <w:rPr>
            <w:rStyle w:val="Hyperlink"/>
            <w:noProof/>
          </w:rPr>
          <w:t>8.1.6</w:t>
        </w:r>
        <w:r w:rsidR="009511B2">
          <w:rPr>
            <w:rFonts w:asciiTheme="minorHAnsi" w:eastAsiaTheme="minorEastAsia" w:hAnsiTheme="minorHAnsi" w:cstheme="minorBidi"/>
            <w:noProof/>
            <w:sz w:val="22"/>
            <w:szCs w:val="22"/>
          </w:rPr>
          <w:tab/>
        </w:r>
        <w:r w:rsidR="009511B2" w:rsidRPr="004D4C13">
          <w:rPr>
            <w:rStyle w:val="Hyperlink"/>
            <w:noProof/>
          </w:rPr>
          <w:t>Technical Interfaces</w:t>
        </w:r>
        <w:r w:rsidR="009511B2">
          <w:rPr>
            <w:noProof/>
            <w:webHidden/>
          </w:rPr>
          <w:tab/>
        </w:r>
        <w:r w:rsidR="009511B2">
          <w:rPr>
            <w:noProof/>
            <w:webHidden/>
          </w:rPr>
          <w:fldChar w:fldCharType="begin"/>
        </w:r>
        <w:r w:rsidR="009511B2">
          <w:rPr>
            <w:noProof/>
            <w:webHidden/>
          </w:rPr>
          <w:instrText xml:space="preserve"> PAGEREF _Toc32332294 \h </w:instrText>
        </w:r>
        <w:r w:rsidR="009511B2">
          <w:rPr>
            <w:noProof/>
            <w:webHidden/>
          </w:rPr>
        </w:r>
        <w:r w:rsidR="009511B2">
          <w:rPr>
            <w:noProof/>
            <w:webHidden/>
          </w:rPr>
          <w:fldChar w:fldCharType="separate"/>
        </w:r>
        <w:r w:rsidR="009511B2">
          <w:rPr>
            <w:noProof/>
            <w:webHidden/>
          </w:rPr>
          <w:t>58</w:t>
        </w:r>
        <w:r w:rsidR="009511B2">
          <w:rPr>
            <w:noProof/>
            <w:webHidden/>
          </w:rPr>
          <w:fldChar w:fldCharType="end"/>
        </w:r>
      </w:hyperlink>
    </w:p>
    <w:p w14:paraId="2FD79541"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95" w:history="1">
        <w:r w:rsidR="009511B2" w:rsidRPr="004D4C13">
          <w:rPr>
            <w:rStyle w:val="Hyperlink"/>
            <w:noProof/>
          </w:rPr>
          <w:t>8.1.6.1</w:t>
        </w:r>
        <w:r w:rsidR="009511B2">
          <w:rPr>
            <w:rFonts w:asciiTheme="minorHAnsi" w:eastAsiaTheme="minorEastAsia" w:hAnsiTheme="minorHAnsi" w:cstheme="minorBidi"/>
            <w:noProof/>
            <w:sz w:val="22"/>
            <w:szCs w:val="22"/>
          </w:rPr>
          <w:tab/>
        </w:r>
        <w:r w:rsidR="009511B2" w:rsidRPr="004D4C13">
          <w:rPr>
            <w:rStyle w:val="Hyperlink"/>
            <w:noProof/>
          </w:rPr>
          <w:t>AIS Interfaces</w:t>
        </w:r>
        <w:r w:rsidR="009511B2">
          <w:rPr>
            <w:noProof/>
            <w:webHidden/>
          </w:rPr>
          <w:tab/>
        </w:r>
        <w:r w:rsidR="009511B2">
          <w:rPr>
            <w:noProof/>
            <w:webHidden/>
          </w:rPr>
          <w:fldChar w:fldCharType="begin"/>
        </w:r>
        <w:r w:rsidR="009511B2">
          <w:rPr>
            <w:noProof/>
            <w:webHidden/>
          </w:rPr>
          <w:instrText xml:space="preserve"> PAGEREF _Toc32332295 \h </w:instrText>
        </w:r>
        <w:r w:rsidR="009511B2">
          <w:rPr>
            <w:noProof/>
            <w:webHidden/>
          </w:rPr>
        </w:r>
        <w:r w:rsidR="009511B2">
          <w:rPr>
            <w:noProof/>
            <w:webHidden/>
          </w:rPr>
          <w:fldChar w:fldCharType="separate"/>
        </w:r>
        <w:r w:rsidR="009511B2">
          <w:rPr>
            <w:noProof/>
            <w:webHidden/>
          </w:rPr>
          <w:t>58</w:t>
        </w:r>
        <w:r w:rsidR="009511B2">
          <w:rPr>
            <w:noProof/>
            <w:webHidden/>
          </w:rPr>
          <w:fldChar w:fldCharType="end"/>
        </w:r>
      </w:hyperlink>
    </w:p>
    <w:p w14:paraId="7C85B7B3"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96" w:history="1">
        <w:r w:rsidR="009511B2" w:rsidRPr="004D4C13">
          <w:rPr>
            <w:rStyle w:val="Hyperlink"/>
            <w:bCs/>
            <w:noProof/>
          </w:rPr>
          <w:t>8.1.6.1.1</w:t>
        </w:r>
        <w:r w:rsidR="009511B2">
          <w:rPr>
            <w:rFonts w:asciiTheme="minorHAnsi" w:eastAsiaTheme="minorEastAsia" w:hAnsiTheme="minorHAnsi" w:cstheme="minorBidi"/>
            <w:noProof/>
            <w:sz w:val="22"/>
            <w:szCs w:val="22"/>
          </w:rPr>
          <w:tab/>
        </w:r>
        <w:r w:rsidR="009511B2" w:rsidRPr="004D4C13">
          <w:rPr>
            <w:rStyle w:val="Hyperlink"/>
            <w:noProof/>
          </w:rPr>
          <w:t>Publisher Interfaces</w:t>
        </w:r>
        <w:r w:rsidR="009511B2">
          <w:rPr>
            <w:noProof/>
            <w:webHidden/>
          </w:rPr>
          <w:tab/>
        </w:r>
        <w:r w:rsidR="009511B2">
          <w:rPr>
            <w:noProof/>
            <w:webHidden/>
          </w:rPr>
          <w:fldChar w:fldCharType="begin"/>
        </w:r>
        <w:r w:rsidR="009511B2">
          <w:rPr>
            <w:noProof/>
            <w:webHidden/>
          </w:rPr>
          <w:instrText xml:space="preserve"> PAGEREF _Toc32332296 \h </w:instrText>
        </w:r>
        <w:r w:rsidR="009511B2">
          <w:rPr>
            <w:noProof/>
            <w:webHidden/>
          </w:rPr>
        </w:r>
        <w:r w:rsidR="009511B2">
          <w:rPr>
            <w:noProof/>
            <w:webHidden/>
          </w:rPr>
          <w:fldChar w:fldCharType="separate"/>
        </w:r>
        <w:r w:rsidR="009511B2">
          <w:rPr>
            <w:noProof/>
            <w:webHidden/>
          </w:rPr>
          <w:t>58</w:t>
        </w:r>
        <w:r w:rsidR="009511B2">
          <w:rPr>
            <w:noProof/>
            <w:webHidden/>
          </w:rPr>
          <w:fldChar w:fldCharType="end"/>
        </w:r>
      </w:hyperlink>
    </w:p>
    <w:p w14:paraId="30E54D1B" w14:textId="77777777" w:rsidR="009511B2" w:rsidRDefault="00F373CF">
      <w:pPr>
        <w:pStyle w:val="TOC5"/>
        <w:tabs>
          <w:tab w:val="left" w:pos="1798"/>
          <w:tab w:val="right" w:leader="dot" w:pos="10173"/>
        </w:tabs>
        <w:rPr>
          <w:rFonts w:asciiTheme="minorHAnsi" w:eastAsiaTheme="minorEastAsia" w:hAnsiTheme="minorHAnsi" w:cstheme="minorBidi"/>
          <w:noProof/>
          <w:sz w:val="22"/>
          <w:szCs w:val="22"/>
        </w:rPr>
      </w:pPr>
      <w:hyperlink w:anchor="_Toc32332297" w:history="1">
        <w:r w:rsidR="009511B2" w:rsidRPr="004D4C13">
          <w:rPr>
            <w:rStyle w:val="Hyperlink"/>
            <w:bCs/>
            <w:noProof/>
          </w:rPr>
          <w:t>8.1.6.1.2</w:t>
        </w:r>
        <w:r w:rsidR="009511B2">
          <w:rPr>
            <w:rFonts w:asciiTheme="minorHAnsi" w:eastAsiaTheme="minorEastAsia" w:hAnsiTheme="minorHAnsi" w:cstheme="minorBidi"/>
            <w:noProof/>
            <w:sz w:val="22"/>
            <w:szCs w:val="22"/>
          </w:rPr>
          <w:tab/>
        </w:r>
        <w:r w:rsidR="009511B2" w:rsidRPr="004D4C13">
          <w:rPr>
            <w:rStyle w:val="Hyperlink"/>
            <w:noProof/>
          </w:rPr>
          <w:t>Subscriber Interfaces</w:t>
        </w:r>
        <w:r w:rsidR="009511B2">
          <w:rPr>
            <w:noProof/>
            <w:webHidden/>
          </w:rPr>
          <w:tab/>
        </w:r>
        <w:r w:rsidR="009511B2">
          <w:rPr>
            <w:noProof/>
            <w:webHidden/>
          </w:rPr>
          <w:fldChar w:fldCharType="begin"/>
        </w:r>
        <w:r w:rsidR="009511B2">
          <w:rPr>
            <w:noProof/>
            <w:webHidden/>
          </w:rPr>
          <w:instrText xml:space="preserve"> PAGEREF _Toc32332297 \h </w:instrText>
        </w:r>
        <w:r w:rsidR="009511B2">
          <w:rPr>
            <w:noProof/>
            <w:webHidden/>
          </w:rPr>
        </w:r>
        <w:r w:rsidR="009511B2">
          <w:rPr>
            <w:noProof/>
            <w:webHidden/>
          </w:rPr>
          <w:fldChar w:fldCharType="separate"/>
        </w:r>
        <w:r w:rsidR="009511B2">
          <w:rPr>
            <w:noProof/>
            <w:webHidden/>
          </w:rPr>
          <w:t>58</w:t>
        </w:r>
        <w:r w:rsidR="009511B2">
          <w:rPr>
            <w:noProof/>
            <w:webHidden/>
          </w:rPr>
          <w:fldChar w:fldCharType="end"/>
        </w:r>
      </w:hyperlink>
    </w:p>
    <w:p w14:paraId="67CBE10B"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98" w:history="1">
        <w:r w:rsidR="009511B2" w:rsidRPr="004D4C13">
          <w:rPr>
            <w:rStyle w:val="Hyperlink"/>
            <w:noProof/>
          </w:rPr>
          <w:t>8.1.6.2</w:t>
        </w:r>
        <w:r w:rsidR="009511B2">
          <w:rPr>
            <w:rFonts w:asciiTheme="minorHAnsi" w:eastAsiaTheme="minorEastAsia" w:hAnsiTheme="minorHAnsi" w:cstheme="minorBidi"/>
            <w:noProof/>
            <w:sz w:val="22"/>
            <w:szCs w:val="22"/>
          </w:rPr>
          <w:tab/>
        </w:r>
        <w:r w:rsidR="009511B2" w:rsidRPr="004D4C13">
          <w:rPr>
            <w:rStyle w:val="Hyperlink"/>
            <w:noProof/>
          </w:rPr>
          <w:t>Service Oriented Communcation (SoC) Interfaces</w:t>
        </w:r>
        <w:r w:rsidR="009511B2">
          <w:rPr>
            <w:noProof/>
            <w:webHidden/>
          </w:rPr>
          <w:tab/>
        </w:r>
        <w:r w:rsidR="009511B2">
          <w:rPr>
            <w:noProof/>
            <w:webHidden/>
          </w:rPr>
          <w:fldChar w:fldCharType="begin"/>
        </w:r>
        <w:r w:rsidR="009511B2">
          <w:rPr>
            <w:noProof/>
            <w:webHidden/>
          </w:rPr>
          <w:instrText xml:space="preserve"> PAGEREF _Toc32332298 \h </w:instrText>
        </w:r>
        <w:r w:rsidR="009511B2">
          <w:rPr>
            <w:noProof/>
            <w:webHidden/>
          </w:rPr>
        </w:r>
        <w:r w:rsidR="009511B2">
          <w:rPr>
            <w:noProof/>
            <w:webHidden/>
          </w:rPr>
          <w:fldChar w:fldCharType="separate"/>
        </w:r>
        <w:r w:rsidR="009511B2">
          <w:rPr>
            <w:noProof/>
            <w:webHidden/>
          </w:rPr>
          <w:t>59</w:t>
        </w:r>
        <w:r w:rsidR="009511B2">
          <w:rPr>
            <w:noProof/>
            <w:webHidden/>
          </w:rPr>
          <w:fldChar w:fldCharType="end"/>
        </w:r>
      </w:hyperlink>
    </w:p>
    <w:p w14:paraId="138553D7"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299" w:history="1">
        <w:r w:rsidR="009511B2" w:rsidRPr="004D4C13">
          <w:rPr>
            <w:rStyle w:val="Hyperlink"/>
            <w:noProof/>
          </w:rPr>
          <w:t>8.1.6.3</w:t>
        </w:r>
        <w:r w:rsidR="009511B2">
          <w:rPr>
            <w:rFonts w:asciiTheme="minorHAnsi" w:eastAsiaTheme="minorEastAsia" w:hAnsiTheme="minorHAnsi" w:cstheme="minorBidi"/>
            <w:noProof/>
            <w:sz w:val="22"/>
            <w:szCs w:val="22"/>
          </w:rPr>
          <w:tab/>
        </w:r>
        <w:r w:rsidR="009511B2" w:rsidRPr="004D4C13">
          <w:rPr>
            <w:rStyle w:val="Hyperlink"/>
            <w:noProof/>
          </w:rPr>
          <w:t>AUTOSAR Ports (SW Interfaces)</w:t>
        </w:r>
        <w:r w:rsidR="009511B2">
          <w:rPr>
            <w:noProof/>
            <w:webHidden/>
          </w:rPr>
          <w:tab/>
        </w:r>
        <w:r w:rsidR="009511B2">
          <w:rPr>
            <w:noProof/>
            <w:webHidden/>
          </w:rPr>
          <w:fldChar w:fldCharType="begin"/>
        </w:r>
        <w:r w:rsidR="009511B2">
          <w:rPr>
            <w:noProof/>
            <w:webHidden/>
          </w:rPr>
          <w:instrText xml:space="preserve"> PAGEREF _Toc32332299 \h </w:instrText>
        </w:r>
        <w:r w:rsidR="009511B2">
          <w:rPr>
            <w:noProof/>
            <w:webHidden/>
          </w:rPr>
        </w:r>
        <w:r w:rsidR="009511B2">
          <w:rPr>
            <w:noProof/>
            <w:webHidden/>
          </w:rPr>
          <w:fldChar w:fldCharType="separate"/>
        </w:r>
        <w:r w:rsidR="009511B2">
          <w:rPr>
            <w:noProof/>
            <w:webHidden/>
          </w:rPr>
          <w:t>59</w:t>
        </w:r>
        <w:r w:rsidR="009511B2">
          <w:rPr>
            <w:noProof/>
            <w:webHidden/>
          </w:rPr>
          <w:fldChar w:fldCharType="end"/>
        </w:r>
      </w:hyperlink>
    </w:p>
    <w:p w14:paraId="7CEE27B5" w14:textId="77777777" w:rsidR="009511B2" w:rsidRDefault="00F373CF">
      <w:pPr>
        <w:pStyle w:val="TOC3"/>
        <w:rPr>
          <w:rFonts w:asciiTheme="minorHAnsi" w:eastAsiaTheme="minorEastAsia" w:hAnsiTheme="minorHAnsi" w:cstheme="minorBidi"/>
          <w:noProof/>
          <w:sz w:val="22"/>
          <w:szCs w:val="22"/>
        </w:rPr>
      </w:pPr>
      <w:hyperlink w:anchor="_Toc32332300" w:history="1">
        <w:r w:rsidR="009511B2" w:rsidRPr="004D4C13">
          <w:rPr>
            <w:rStyle w:val="Hyperlink"/>
            <w:noProof/>
          </w:rPr>
          <w:t>8.1.7</w:t>
        </w:r>
        <w:r w:rsidR="009511B2">
          <w:rPr>
            <w:rFonts w:asciiTheme="minorHAnsi" w:eastAsiaTheme="minorEastAsia" w:hAnsiTheme="minorHAnsi" w:cstheme="minorBidi"/>
            <w:noProof/>
            <w:sz w:val="22"/>
            <w:szCs w:val="22"/>
          </w:rPr>
          <w:tab/>
        </w:r>
        <w:r w:rsidR="009511B2" w:rsidRPr="004D4C13">
          <w:rPr>
            <w:rStyle w:val="Hyperlink"/>
            <w:noProof/>
          </w:rPr>
          <w:t>Messages</w:t>
        </w:r>
        <w:r w:rsidR="009511B2">
          <w:rPr>
            <w:noProof/>
            <w:webHidden/>
          </w:rPr>
          <w:tab/>
        </w:r>
        <w:r w:rsidR="009511B2">
          <w:rPr>
            <w:noProof/>
            <w:webHidden/>
          </w:rPr>
          <w:fldChar w:fldCharType="begin"/>
        </w:r>
        <w:r w:rsidR="009511B2">
          <w:rPr>
            <w:noProof/>
            <w:webHidden/>
          </w:rPr>
          <w:instrText xml:space="preserve"> PAGEREF _Toc32332300 \h </w:instrText>
        </w:r>
        <w:r w:rsidR="009511B2">
          <w:rPr>
            <w:noProof/>
            <w:webHidden/>
          </w:rPr>
        </w:r>
        <w:r w:rsidR="009511B2">
          <w:rPr>
            <w:noProof/>
            <w:webHidden/>
          </w:rPr>
          <w:fldChar w:fldCharType="separate"/>
        </w:r>
        <w:r w:rsidR="009511B2">
          <w:rPr>
            <w:noProof/>
            <w:webHidden/>
          </w:rPr>
          <w:t>59</w:t>
        </w:r>
        <w:r w:rsidR="009511B2">
          <w:rPr>
            <w:noProof/>
            <w:webHidden/>
          </w:rPr>
          <w:fldChar w:fldCharType="end"/>
        </w:r>
      </w:hyperlink>
    </w:p>
    <w:p w14:paraId="57764B54"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301" w:history="1">
        <w:r w:rsidR="009511B2" w:rsidRPr="004D4C13">
          <w:rPr>
            <w:rStyle w:val="Hyperlink"/>
            <w:noProof/>
          </w:rPr>
          <w:t>8.1.7.1</w:t>
        </w:r>
        <w:r w:rsidR="009511B2">
          <w:rPr>
            <w:rFonts w:asciiTheme="minorHAnsi" w:eastAsiaTheme="minorEastAsia" w:hAnsiTheme="minorHAnsi" w:cstheme="minorBidi"/>
            <w:noProof/>
            <w:sz w:val="22"/>
            <w:szCs w:val="22"/>
          </w:rPr>
          <w:tab/>
        </w:r>
        <w:r w:rsidR="009511B2" w:rsidRPr="004D4C13">
          <w:rPr>
            <w:rStyle w:val="Hyperlink"/>
            <w:noProof/>
          </w:rPr>
          <w:t>CAN Bus “&lt;Bus Name&gt;”</w:t>
        </w:r>
        <w:r w:rsidR="009511B2">
          <w:rPr>
            <w:noProof/>
            <w:webHidden/>
          </w:rPr>
          <w:tab/>
        </w:r>
        <w:r w:rsidR="009511B2">
          <w:rPr>
            <w:noProof/>
            <w:webHidden/>
          </w:rPr>
          <w:fldChar w:fldCharType="begin"/>
        </w:r>
        <w:r w:rsidR="009511B2">
          <w:rPr>
            <w:noProof/>
            <w:webHidden/>
          </w:rPr>
          <w:instrText xml:space="preserve"> PAGEREF _Toc32332301 \h </w:instrText>
        </w:r>
        <w:r w:rsidR="009511B2">
          <w:rPr>
            <w:noProof/>
            <w:webHidden/>
          </w:rPr>
        </w:r>
        <w:r w:rsidR="009511B2">
          <w:rPr>
            <w:noProof/>
            <w:webHidden/>
          </w:rPr>
          <w:fldChar w:fldCharType="separate"/>
        </w:r>
        <w:r w:rsidR="009511B2">
          <w:rPr>
            <w:noProof/>
            <w:webHidden/>
          </w:rPr>
          <w:t>59</w:t>
        </w:r>
        <w:r w:rsidR="009511B2">
          <w:rPr>
            <w:noProof/>
            <w:webHidden/>
          </w:rPr>
          <w:fldChar w:fldCharType="end"/>
        </w:r>
      </w:hyperlink>
    </w:p>
    <w:p w14:paraId="7034CA07" w14:textId="77777777" w:rsidR="009511B2" w:rsidRDefault="00F373CF">
      <w:pPr>
        <w:pStyle w:val="TOC4"/>
        <w:tabs>
          <w:tab w:val="left" w:pos="1600"/>
          <w:tab w:val="right" w:leader="dot" w:pos="10173"/>
        </w:tabs>
        <w:rPr>
          <w:rFonts w:asciiTheme="minorHAnsi" w:eastAsiaTheme="minorEastAsia" w:hAnsiTheme="minorHAnsi" w:cstheme="minorBidi"/>
          <w:noProof/>
          <w:sz w:val="22"/>
          <w:szCs w:val="22"/>
        </w:rPr>
      </w:pPr>
      <w:hyperlink w:anchor="_Toc32332302" w:history="1">
        <w:r w:rsidR="009511B2" w:rsidRPr="004D4C13">
          <w:rPr>
            <w:rStyle w:val="Hyperlink"/>
            <w:noProof/>
          </w:rPr>
          <w:t>8.1.7.2</w:t>
        </w:r>
        <w:r w:rsidR="009511B2">
          <w:rPr>
            <w:rFonts w:asciiTheme="minorHAnsi" w:eastAsiaTheme="minorEastAsia" w:hAnsiTheme="minorHAnsi" w:cstheme="minorBidi"/>
            <w:noProof/>
            <w:sz w:val="22"/>
            <w:szCs w:val="22"/>
          </w:rPr>
          <w:tab/>
        </w:r>
        <w:r w:rsidR="009511B2" w:rsidRPr="004D4C13">
          <w:rPr>
            <w:rStyle w:val="Hyperlink"/>
            <w:noProof/>
          </w:rPr>
          <w:t>LIN Bus “&lt;Bus Name&gt;”</w:t>
        </w:r>
        <w:r w:rsidR="009511B2">
          <w:rPr>
            <w:noProof/>
            <w:webHidden/>
          </w:rPr>
          <w:tab/>
        </w:r>
        <w:r w:rsidR="009511B2">
          <w:rPr>
            <w:noProof/>
            <w:webHidden/>
          </w:rPr>
          <w:fldChar w:fldCharType="begin"/>
        </w:r>
        <w:r w:rsidR="009511B2">
          <w:rPr>
            <w:noProof/>
            <w:webHidden/>
          </w:rPr>
          <w:instrText xml:space="preserve"> PAGEREF _Toc32332302 \h </w:instrText>
        </w:r>
        <w:r w:rsidR="009511B2">
          <w:rPr>
            <w:noProof/>
            <w:webHidden/>
          </w:rPr>
        </w:r>
        <w:r w:rsidR="009511B2">
          <w:rPr>
            <w:noProof/>
            <w:webHidden/>
          </w:rPr>
          <w:fldChar w:fldCharType="separate"/>
        </w:r>
        <w:r w:rsidR="009511B2">
          <w:rPr>
            <w:noProof/>
            <w:webHidden/>
          </w:rPr>
          <w:t>60</w:t>
        </w:r>
        <w:r w:rsidR="009511B2">
          <w:rPr>
            <w:noProof/>
            <w:webHidden/>
          </w:rPr>
          <w:fldChar w:fldCharType="end"/>
        </w:r>
      </w:hyperlink>
    </w:p>
    <w:p w14:paraId="343759B1" w14:textId="77777777" w:rsidR="009511B2" w:rsidRDefault="00F373CF">
      <w:pPr>
        <w:pStyle w:val="TOC3"/>
        <w:rPr>
          <w:rFonts w:asciiTheme="minorHAnsi" w:eastAsiaTheme="minorEastAsia" w:hAnsiTheme="minorHAnsi" w:cstheme="minorBidi"/>
          <w:noProof/>
          <w:sz w:val="22"/>
          <w:szCs w:val="22"/>
        </w:rPr>
      </w:pPr>
      <w:hyperlink w:anchor="_Toc32332303" w:history="1">
        <w:r w:rsidR="009511B2" w:rsidRPr="004D4C13">
          <w:rPr>
            <w:rStyle w:val="Hyperlink"/>
            <w:noProof/>
          </w:rPr>
          <w:t>8.1.8</w:t>
        </w:r>
        <w:r w:rsidR="009511B2">
          <w:rPr>
            <w:rFonts w:asciiTheme="minorHAnsi" w:eastAsiaTheme="minorEastAsia" w:hAnsiTheme="minorHAnsi" w:cstheme="minorBidi"/>
            <w:noProof/>
            <w:sz w:val="22"/>
            <w:szCs w:val="22"/>
          </w:rPr>
          <w:tab/>
        </w:r>
        <w:r w:rsidR="009511B2" w:rsidRPr="004D4C13">
          <w:rPr>
            <w:rStyle w:val="Hyperlink"/>
            <w:noProof/>
          </w:rPr>
          <w:t>Encoding Types</w:t>
        </w:r>
        <w:r w:rsidR="009511B2">
          <w:rPr>
            <w:noProof/>
            <w:webHidden/>
          </w:rPr>
          <w:tab/>
        </w:r>
        <w:r w:rsidR="009511B2">
          <w:rPr>
            <w:noProof/>
            <w:webHidden/>
          </w:rPr>
          <w:fldChar w:fldCharType="begin"/>
        </w:r>
        <w:r w:rsidR="009511B2">
          <w:rPr>
            <w:noProof/>
            <w:webHidden/>
          </w:rPr>
          <w:instrText xml:space="preserve"> PAGEREF _Toc32332303 \h </w:instrText>
        </w:r>
        <w:r w:rsidR="009511B2">
          <w:rPr>
            <w:noProof/>
            <w:webHidden/>
          </w:rPr>
        </w:r>
        <w:r w:rsidR="009511B2">
          <w:rPr>
            <w:noProof/>
            <w:webHidden/>
          </w:rPr>
          <w:fldChar w:fldCharType="separate"/>
        </w:r>
        <w:r w:rsidR="009511B2">
          <w:rPr>
            <w:noProof/>
            <w:webHidden/>
          </w:rPr>
          <w:t>60</w:t>
        </w:r>
        <w:r w:rsidR="009511B2">
          <w:rPr>
            <w:noProof/>
            <w:webHidden/>
          </w:rPr>
          <w:fldChar w:fldCharType="end"/>
        </w:r>
      </w:hyperlink>
    </w:p>
    <w:p w14:paraId="4A78AB8C" w14:textId="77777777" w:rsidR="004F4A45" w:rsidRPr="0008696C" w:rsidRDefault="00D0389C" w:rsidP="00E2703A">
      <w:pPr>
        <w:pStyle w:val="BlockText"/>
        <w:ind w:left="0" w:firstLine="0"/>
        <w:rPr>
          <w:rFonts w:ascii="Arial" w:hAnsi="Arial"/>
        </w:rPr>
      </w:pPr>
      <w:r w:rsidRPr="009E3B7C">
        <w:rPr>
          <w:rFonts w:cs="Arial"/>
        </w:rPr>
        <w:fldChar w:fldCharType="end"/>
      </w:r>
      <w:bookmarkStart w:id="4" w:name="_Toc423619081"/>
    </w:p>
    <w:p w14:paraId="125A084F" w14:textId="77777777" w:rsidR="004F4A45" w:rsidRPr="0008696C" w:rsidRDefault="004F4A45" w:rsidP="0046323D">
      <w:pPr>
        <w:rPr>
          <w:b/>
        </w:rPr>
      </w:pPr>
      <w:r w:rsidRPr="0008696C">
        <w:rPr>
          <w:b/>
        </w:rPr>
        <w:t>List of Figures</w:t>
      </w:r>
      <w:bookmarkEnd w:id="4"/>
    </w:p>
    <w:p w14:paraId="22FD6823" w14:textId="77777777" w:rsidR="004F4A45" w:rsidRPr="006C597B" w:rsidRDefault="004F4A45" w:rsidP="00E2703A">
      <w:pPr>
        <w:pStyle w:val="TOC2"/>
        <w:rPr>
          <w:rStyle w:val="Hyperlink"/>
          <w:color w:val="auto"/>
        </w:rPr>
      </w:pPr>
    </w:p>
    <w:p w14:paraId="6E90CB59" w14:textId="77777777" w:rsidR="005731D4" w:rsidRDefault="004F4A45">
      <w:pPr>
        <w:pStyle w:val="TableofFigures"/>
        <w:tabs>
          <w:tab w:val="right" w:leader="dot" w:pos="10173"/>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5584406" w:history="1">
        <w:r w:rsidR="005731D4" w:rsidRPr="00A863F8">
          <w:rPr>
            <w:rStyle w:val="Hyperlink"/>
            <w:noProof/>
          </w:rPr>
          <w:t>Figure 1: Functional Architecture</w:t>
        </w:r>
        <w:r w:rsidR="005731D4">
          <w:rPr>
            <w:noProof/>
            <w:webHidden/>
          </w:rPr>
          <w:tab/>
        </w:r>
        <w:r w:rsidR="005731D4">
          <w:rPr>
            <w:noProof/>
            <w:webHidden/>
          </w:rPr>
          <w:fldChar w:fldCharType="begin"/>
        </w:r>
        <w:r w:rsidR="005731D4">
          <w:rPr>
            <w:noProof/>
            <w:webHidden/>
          </w:rPr>
          <w:instrText xml:space="preserve"> PAGEREF _Toc25584406 \h </w:instrText>
        </w:r>
        <w:r w:rsidR="005731D4">
          <w:rPr>
            <w:noProof/>
            <w:webHidden/>
          </w:rPr>
        </w:r>
        <w:r w:rsidR="005731D4">
          <w:rPr>
            <w:noProof/>
            <w:webHidden/>
          </w:rPr>
          <w:fldChar w:fldCharType="separate"/>
        </w:r>
        <w:r w:rsidR="009511B2">
          <w:rPr>
            <w:noProof/>
            <w:webHidden/>
          </w:rPr>
          <w:t>12</w:t>
        </w:r>
        <w:r w:rsidR="005731D4">
          <w:rPr>
            <w:noProof/>
            <w:webHidden/>
          </w:rPr>
          <w:fldChar w:fldCharType="end"/>
        </w:r>
      </w:hyperlink>
    </w:p>
    <w:p w14:paraId="43D5FDDB"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07" w:history="1">
        <w:r w:rsidR="005731D4" w:rsidRPr="00A863F8">
          <w:rPr>
            <w:rStyle w:val="Hyperlink"/>
            <w:noProof/>
          </w:rPr>
          <w:t>Figure 2:E/E Architecture (Network Topology Style)</w:t>
        </w:r>
        <w:r w:rsidR="005731D4">
          <w:rPr>
            <w:noProof/>
            <w:webHidden/>
          </w:rPr>
          <w:tab/>
        </w:r>
        <w:r w:rsidR="005731D4">
          <w:rPr>
            <w:noProof/>
            <w:webHidden/>
          </w:rPr>
          <w:fldChar w:fldCharType="begin"/>
        </w:r>
        <w:r w:rsidR="005731D4">
          <w:rPr>
            <w:noProof/>
            <w:webHidden/>
          </w:rPr>
          <w:instrText xml:space="preserve"> PAGEREF _Toc25584407 \h </w:instrText>
        </w:r>
        <w:r w:rsidR="005731D4">
          <w:rPr>
            <w:noProof/>
            <w:webHidden/>
          </w:rPr>
        </w:r>
        <w:r w:rsidR="005731D4">
          <w:rPr>
            <w:noProof/>
            <w:webHidden/>
          </w:rPr>
          <w:fldChar w:fldCharType="separate"/>
        </w:r>
        <w:r w:rsidR="009511B2">
          <w:rPr>
            <w:noProof/>
            <w:webHidden/>
          </w:rPr>
          <w:t>13</w:t>
        </w:r>
        <w:r w:rsidR="005731D4">
          <w:rPr>
            <w:noProof/>
            <w:webHidden/>
          </w:rPr>
          <w:fldChar w:fldCharType="end"/>
        </w:r>
      </w:hyperlink>
    </w:p>
    <w:p w14:paraId="0378A363"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08" w:history="1">
        <w:r w:rsidR="005731D4" w:rsidRPr="00A863F8">
          <w:rPr>
            <w:rStyle w:val="Hyperlink"/>
            <w:noProof/>
          </w:rPr>
          <w:t>Figure 3: Back End Closure Authenticated Communication DataFlow Diagram</w:t>
        </w:r>
        <w:r w:rsidR="005731D4">
          <w:rPr>
            <w:noProof/>
            <w:webHidden/>
          </w:rPr>
          <w:tab/>
        </w:r>
        <w:r w:rsidR="005731D4">
          <w:rPr>
            <w:noProof/>
            <w:webHidden/>
          </w:rPr>
          <w:fldChar w:fldCharType="begin"/>
        </w:r>
        <w:r w:rsidR="005731D4">
          <w:rPr>
            <w:noProof/>
            <w:webHidden/>
          </w:rPr>
          <w:instrText xml:space="preserve"> PAGEREF _Toc25584408 \h </w:instrText>
        </w:r>
        <w:r w:rsidR="005731D4">
          <w:rPr>
            <w:noProof/>
            <w:webHidden/>
          </w:rPr>
        </w:r>
        <w:r w:rsidR="005731D4">
          <w:rPr>
            <w:noProof/>
            <w:webHidden/>
          </w:rPr>
          <w:fldChar w:fldCharType="separate"/>
        </w:r>
        <w:r w:rsidR="009511B2">
          <w:rPr>
            <w:noProof/>
            <w:webHidden/>
          </w:rPr>
          <w:t>17</w:t>
        </w:r>
        <w:r w:rsidR="005731D4">
          <w:rPr>
            <w:noProof/>
            <w:webHidden/>
          </w:rPr>
          <w:fldChar w:fldCharType="end"/>
        </w:r>
      </w:hyperlink>
    </w:p>
    <w:p w14:paraId="4620C4DC"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09" w:history="1">
        <w:r w:rsidR="005731D4" w:rsidRPr="00A863F8">
          <w:rPr>
            <w:rStyle w:val="Hyperlink"/>
            <w:noProof/>
          </w:rPr>
          <w:t>Figure 4: Receive BEC Remote Access Requests Dataflow Diagram</w:t>
        </w:r>
        <w:r w:rsidR="005731D4">
          <w:rPr>
            <w:noProof/>
            <w:webHidden/>
          </w:rPr>
          <w:tab/>
        </w:r>
        <w:r w:rsidR="005731D4">
          <w:rPr>
            <w:noProof/>
            <w:webHidden/>
          </w:rPr>
          <w:fldChar w:fldCharType="begin"/>
        </w:r>
        <w:r w:rsidR="005731D4">
          <w:rPr>
            <w:noProof/>
            <w:webHidden/>
          </w:rPr>
          <w:instrText xml:space="preserve"> PAGEREF _Toc25584409 \h </w:instrText>
        </w:r>
        <w:r w:rsidR="005731D4">
          <w:rPr>
            <w:noProof/>
            <w:webHidden/>
          </w:rPr>
        </w:r>
        <w:r w:rsidR="005731D4">
          <w:rPr>
            <w:noProof/>
            <w:webHidden/>
          </w:rPr>
          <w:fldChar w:fldCharType="separate"/>
        </w:r>
        <w:r w:rsidR="009511B2">
          <w:rPr>
            <w:noProof/>
            <w:webHidden/>
          </w:rPr>
          <w:t>17</w:t>
        </w:r>
        <w:r w:rsidR="005731D4">
          <w:rPr>
            <w:noProof/>
            <w:webHidden/>
          </w:rPr>
          <w:fldChar w:fldCharType="end"/>
        </w:r>
      </w:hyperlink>
    </w:p>
    <w:p w14:paraId="722D1917" w14:textId="77777777" w:rsidR="004F4A45" w:rsidRPr="006C597B" w:rsidRDefault="004F4A45" w:rsidP="00E2703A">
      <w:pPr>
        <w:pStyle w:val="TOC2"/>
        <w:rPr>
          <w:rStyle w:val="Hyperlink"/>
          <w:color w:val="auto"/>
          <w:u w:val="none"/>
        </w:rPr>
      </w:pPr>
      <w:r w:rsidRPr="006C597B">
        <w:rPr>
          <w:rStyle w:val="Hyperlink"/>
          <w:color w:val="auto"/>
          <w:u w:val="none"/>
        </w:rPr>
        <w:fldChar w:fldCharType="end"/>
      </w:r>
    </w:p>
    <w:p w14:paraId="47287A25" w14:textId="77777777" w:rsidR="004F4A45" w:rsidRPr="0008696C" w:rsidRDefault="004F4A45" w:rsidP="0046323D">
      <w:pPr>
        <w:rPr>
          <w:b/>
        </w:rPr>
      </w:pPr>
      <w:bookmarkStart w:id="5" w:name="_Toc423619082"/>
      <w:r w:rsidRPr="0008696C">
        <w:rPr>
          <w:b/>
        </w:rPr>
        <w:t>List of Tables</w:t>
      </w:r>
      <w:bookmarkEnd w:id="5"/>
    </w:p>
    <w:p w14:paraId="76E2C1C4" w14:textId="77777777" w:rsidR="004F4A45" w:rsidRPr="00E2703A" w:rsidRDefault="004F4A45" w:rsidP="00E2703A">
      <w:pPr>
        <w:pStyle w:val="TOC2"/>
        <w:rPr>
          <w:rStyle w:val="Hyperlink"/>
          <w:color w:val="auto"/>
        </w:rPr>
      </w:pPr>
    </w:p>
    <w:p w14:paraId="743084B8" w14:textId="77777777" w:rsidR="005731D4" w:rsidRDefault="004F4A45">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5584410" w:history="1">
        <w:r w:rsidR="005731D4" w:rsidRPr="00AE3CF9">
          <w:rPr>
            <w:rStyle w:val="Hyperlink"/>
            <w:noProof/>
          </w:rPr>
          <w:t>Table 1: Electrical Architecture(s) referenced in this document</w:t>
        </w:r>
        <w:r w:rsidR="005731D4">
          <w:rPr>
            <w:noProof/>
            <w:webHidden/>
          </w:rPr>
          <w:tab/>
        </w:r>
        <w:r w:rsidR="005731D4">
          <w:rPr>
            <w:noProof/>
            <w:webHidden/>
          </w:rPr>
          <w:fldChar w:fldCharType="begin"/>
        </w:r>
        <w:r w:rsidR="005731D4">
          <w:rPr>
            <w:noProof/>
            <w:webHidden/>
          </w:rPr>
          <w:instrText xml:space="preserve"> PAGEREF _Toc25584410 \h </w:instrText>
        </w:r>
        <w:r w:rsidR="005731D4">
          <w:rPr>
            <w:noProof/>
            <w:webHidden/>
          </w:rPr>
        </w:r>
        <w:r w:rsidR="005731D4">
          <w:rPr>
            <w:noProof/>
            <w:webHidden/>
          </w:rPr>
          <w:fldChar w:fldCharType="separate"/>
        </w:r>
        <w:r w:rsidR="009511B2">
          <w:rPr>
            <w:noProof/>
            <w:webHidden/>
          </w:rPr>
          <w:t>8</w:t>
        </w:r>
        <w:r w:rsidR="005731D4">
          <w:rPr>
            <w:noProof/>
            <w:webHidden/>
          </w:rPr>
          <w:fldChar w:fldCharType="end"/>
        </w:r>
      </w:hyperlink>
    </w:p>
    <w:p w14:paraId="04608540"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11" w:history="1">
        <w:r w:rsidR="005731D4" w:rsidRPr="00AE3CF9">
          <w:rPr>
            <w:rStyle w:val="Hyperlink"/>
            <w:noProof/>
          </w:rPr>
          <w:t>Table 2: Functions referenced in this document</w:t>
        </w:r>
        <w:r w:rsidR="005731D4">
          <w:rPr>
            <w:noProof/>
            <w:webHidden/>
          </w:rPr>
          <w:tab/>
        </w:r>
        <w:r w:rsidR="005731D4">
          <w:rPr>
            <w:noProof/>
            <w:webHidden/>
          </w:rPr>
          <w:fldChar w:fldCharType="begin"/>
        </w:r>
        <w:r w:rsidR="005731D4">
          <w:rPr>
            <w:noProof/>
            <w:webHidden/>
          </w:rPr>
          <w:instrText xml:space="preserve"> PAGEREF _Toc25584411 \h </w:instrText>
        </w:r>
        <w:r w:rsidR="005731D4">
          <w:rPr>
            <w:noProof/>
            <w:webHidden/>
          </w:rPr>
        </w:r>
        <w:r w:rsidR="005731D4">
          <w:rPr>
            <w:noProof/>
            <w:webHidden/>
          </w:rPr>
          <w:fldChar w:fldCharType="separate"/>
        </w:r>
        <w:r w:rsidR="009511B2">
          <w:rPr>
            <w:noProof/>
            <w:webHidden/>
          </w:rPr>
          <w:t>8</w:t>
        </w:r>
        <w:r w:rsidR="005731D4">
          <w:rPr>
            <w:noProof/>
            <w:webHidden/>
          </w:rPr>
          <w:fldChar w:fldCharType="end"/>
        </w:r>
      </w:hyperlink>
    </w:p>
    <w:p w14:paraId="05E4AC37"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12" w:history="1">
        <w:r w:rsidR="005731D4" w:rsidRPr="00AE3CF9">
          <w:rPr>
            <w:rStyle w:val="Hyperlink"/>
            <w:noProof/>
          </w:rPr>
          <w:t>Table 3: Ford internal Documents</w:t>
        </w:r>
        <w:r w:rsidR="005731D4">
          <w:rPr>
            <w:noProof/>
            <w:webHidden/>
          </w:rPr>
          <w:tab/>
        </w:r>
        <w:r w:rsidR="005731D4">
          <w:rPr>
            <w:noProof/>
            <w:webHidden/>
          </w:rPr>
          <w:fldChar w:fldCharType="begin"/>
        </w:r>
        <w:r w:rsidR="005731D4">
          <w:rPr>
            <w:noProof/>
            <w:webHidden/>
          </w:rPr>
          <w:instrText xml:space="preserve"> PAGEREF _Toc25584412 \h </w:instrText>
        </w:r>
        <w:r w:rsidR="005731D4">
          <w:rPr>
            <w:noProof/>
            <w:webHidden/>
          </w:rPr>
        </w:r>
        <w:r w:rsidR="005731D4">
          <w:rPr>
            <w:noProof/>
            <w:webHidden/>
          </w:rPr>
          <w:fldChar w:fldCharType="separate"/>
        </w:r>
        <w:r w:rsidR="009511B2">
          <w:rPr>
            <w:noProof/>
            <w:webHidden/>
          </w:rPr>
          <w:t>11</w:t>
        </w:r>
        <w:r w:rsidR="005731D4">
          <w:rPr>
            <w:noProof/>
            <w:webHidden/>
          </w:rPr>
          <w:fldChar w:fldCharType="end"/>
        </w:r>
      </w:hyperlink>
    </w:p>
    <w:p w14:paraId="30AF63CB"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13" w:history="1">
        <w:r w:rsidR="005731D4" w:rsidRPr="00AE3CF9">
          <w:rPr>
            <w:rStyle w:val="Hyperlink"/>
            <w:noProof/>
          </w:rPr>
          <w:t>Table 4: External documents and publications</w:t>
        </w:r>
        <w:r w:rsidR="005731D4">
          <w:rPr>
            <w:noProof/>
            <w:webHidden/>
          </w:rPr>
          <w:tab/>
        </w:r>
        <w:r w:rsidR="005731D4">
          <w:rPr>
            <w:noProof/>
            <w:webHidden/>
          </w:rPr>
          <w:fldChar w:fldCharType="begin"/>
        </w:r>
        <w:r w:rsidR="005731D4">
          <w:rPr>
            <w:noProof/>
            <w:webHidden/>
          </w:rPr>
          <w:instrText xml:space="preserve"> PAGEREF _Toc25584413 \h </w:instrText>
        </w:r>
        <w:r w:rsidR="005731D4">
          <w:rPr>
            <w:noProof/>
            <w:webHidden/>
          </w:rPr>
        </w:r>
        <w:r w:rsidR="005731D4">
          <w:rPr>
            <w:noProof/>
            <w:webHidden/>
          </w:rPr>
          <w:fldChar w:fldCharType="separate"/>
        </w:r>
        <w:r w:rsidR="009511B2">
          <w:rPr>
            <w:noProof/>
            <w:webHidden/>
          </w:rPr>
          <w:t>11</w:t>
        </w:r>
        <w:r w:rsidR="005731D4">
          <w:rPr>
            <w:noProof/>
            <w:webHidden/>
          </w:rPr>
          <w:fldChar w:fldCharType="end"/>
        </w:r>
      </w:hyperlink>
    </w:p>
    <w:p w14:paraId="539423DC"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14" w:history="1">
        <w:r w:rsidR="005731D4" w:rsidRPr="00AE3CF9">
          <w:rPr>
            <w:rStyle w:val="Hyperlink"/>
            <w:noProof/>
          </w:rPr>
          <w:t>Table 5: Definitions used in this document</w:t>
        </w:r>
        <w:r w:rsidR="005731D4">
          <w:rPr>
            <w:noProof/>
            <w:webHidden/>
          </w:rPr>
          <w:tab/>
        </w:r>
        <w:r w:rsidR="005731D4">
          <w:rPr>
            <w:noProof/>
            <w:webHidden/>
          </w:rPr>
          <w:fldChar w:fldCharType="begin"/>
        </w:r>
        <w:r w:rsidR="005731D4">
          <w:rPr>
            <w:noProof/>
            <w:webHidden/>
          </w:rPr>
          <w:instrText xml:space="preserve"> PAGEREF _Toc25584414 \h </w:instrText>
        </w:r>
        <w:r w:rsidR="005731D4">
          <w:rPr>
            <w:noProof/>
            <w:webHidden/>
          </w:rPr>
        </w:r>
        <w:r w:rsidR="005731D4">
          <w:rPr>
            <w:noProof/>
            <w:webHidden/>
          </w:rPr>
          <w:fldChar w:fldCharType="separate"/>
        </w:r>
        <w:r w:rsidR="009511B2">
          <w:rPr>
            <w:noProof/>
            <w:webHidden/>
          </w:rPr>
          <w:t>11</w:t>
        </w:r>
        <w:r w:rsidR="005731D4">
          <w:rPr>
            <w:noProof/>
            <w:webHidden/>
          </w:rPr>
          <w:fldChar w:fldCharType="end"/>
        </w:r>
      </w:hyperlink>
    </w:p>
    <w:p w14:paraId="753082D7"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15" w:history="1">
        <w:r w:rsidR="005731D4" w:rsidRPr="00AE3CF9">
          <w:rPr>
            <w:rStyle w:val="Hyperlink"/>
            <w:noProof/>
            <w:lang w:val="en-GB"/>
          </w:rPr>
          <w:t>Table 6: Abbreviations used in this document.</w:t>
        </w:r>
        <w:r w:rsidR="005731D4">
          <w:rPr>
            <w:noProof/>
            <w:webHidden/>
          </w:rPr>
          <w:tab/>
        </w:r>
        <w:r w:rsidR="005731D4">
          <w:rPr>
            <w:noProof/>
            <w:webHidden/>
          </w:rPr>
          <w:fldChar w:fldCharType="begin"/>
        </w:r>
        <w:r w:rsidR="005731D4">
          <w:rPr>
            <w:noProof/>
            <w:webHidden/>
          </w:rPr>
          <w:instrText xml:space="preserve"> PAGEREF _Toc25584415 \h </w:instrText>
        </w:r>
        <w:r w:rsidR="005731D4">
          <w:rPr>
            <w:noProof/>
            <w:webHidden/>
          </w:rPr>
        </w:r>
        <w:r w:rsidR="005731D4">
          <w:rPr>
            <w:noProof/>
            <w:webHidden/>
          </w:rPr>
          <w:fldChar w:fldCharType="separate"/>
        </w:r>
        <w:r w:rsidR="009511B2">
          <w:rPr>
            <w:noProof/>
            <w:webHidden/>
          </w:rPr>
          <w:t>11</w:t>
        </w:r>
        <w:r w:rsidR="005731D4">
          <w:rPr>
            <w:noProof/>
            <w:webHidden/>
          </w:rPr>
          <w:fldChar w:fldCharType="end"/>
        </w:r>
      </w:hyperlink>
    </w:p>
    <w:p w14:paraId="61185CBA"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16" w:history="1">
        <w:r w:rsidR="005731D4" w:rsidRPr="00AE3CF9">
          <w:rPr>
            <w:rStyle w:val="Hyperlink"/>
            <w:noProof/>
          </w:rPr>
          <w:t>Table 7: List of Functions</w:t>
        </w:r>
        <w:r w:rsidR="005731D4">
          <w:rPr>
            <w:noProof/>
            <w:webHidden/>
          </w:rPr>
          <w:tab/>
        </w:r>
        <w:r w:rsidR="005731D4">
          <w:rPr>
            <w:noProof/>
            <w:webHidden/>
          </w:rPr>
          <w:fldChar w:fldCharType="begin"/>
        </w:r>
        <w:r w:rsidR="005731D4">
          <w:rPr>
            <w:noProof/>
            <w:webHidden/>
          </w:rPr>
          <w:instrText xml:space="preserve"> PAGEREF _Toc25584416 \h </w:instrText>
        </w:r>
        <w:r w:rsidR="005731D4">
          <w:rPr>
            <w:noProof/>
            <w:webHidden/>
          </w:rPr>
        </w:r>
        <w:r w:rsidR="005731D4">
          <w:rPr>
            <w:noProof/>
            <w:webHidden/>
          </w:rPr>
          <w:fldChar w:fldCharType="separate"/>
        </w:r>
        <w:r w:rsidR="009511B2">
          <w:rPr>
            <w:noProof/>
            <w:webHidden/>
          </w:rPr>
          <w:t>12</w:t>
        </w:r>
        <w:r w:rsidR="005731D4">
          <w:rPr>
            <w:noProof/>
            <w:webHidden/>
          </w:rPr>
          <w:fldChar w:fldCharType="end"/>
        </w:r>
      </w:hyperlink>
    </w:p>
    <w:p w14:paraId="7EAA37B0"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17" w:history="1">
        <w:r w:rsidR="005731D4" w:rsidRPr="00AE3CF9">
          <w:rPr>
            <w:rStyle w:val="Hyperlink"/>
            <w:noProof/>
          </w:rPr>
          <w:t>Table 8: Electrical Components</w:t>
        </w:r>
        <w:r w:rsidR="005731D4">
          <w:rPr>
            <w:noProof/>
            <w:webHidden/>
          </w:rPr>
          <w:tab/>
        </w:r>
        <w:r w:rsidR="005731D4">
          <w:rPr>
            <w:noProof/>
            <w:webHidden/>
          </w:rPr>
          <w:fldChar w:fldCharType="begin"/>
        </w:r>
        <w:r w:rsidR="005731D4">
          <w:rPr>
            <w:noProof/>
            <w:webHidden/>
          </w:rPr>
          <w:instrText xml:space="preserve"> PAGEREF _Toc25584417 \h </w:instrText>
        </w:r>
        <w:r w:rsidR="005731D4">
          <w:rPr>
            <w:noProof/>
            <w:webHidden/>
          </w:rPr>
        </w:r>
        <w:r w:rsidR="005731D4">
          <w:rPr>
            <w:noProof/>
            <w:webHidden/>
          </w:rPr>
          <w:fldChar w:fldCharType="separate"/>
        </w:r>
        <w:r w:rsidR="009511B2">
          <w:rPr>
            <w:noProof/>
            <w:webHidden/>
          </w:rPr>
          <w:t>14</w:t>
        </w:r>
        <w:r w:rsidR="005731D4">
          <w:rPr>
            <w:noProof/>
            <w:webHidden/>
          </w:rPr>
          <w:fldChar w:fldCharType="end"/>
        </w:r>
      </w:hyperlink>
    </w:p>
    <w:p w14:paraId="63275F42"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18" w:history="1">
        <w:r w:rsidR="005731D4" w:rsidRPr="00AE3CF9">
          <w:rPr>
            <w:rStyle w:val="Hyperlink"/>
            <w:noProof/>
          </w:rPr>
          <w:t xml:space="preserve">Table 9: </w:t>
        </w:r>
        <w:r w:rsidR="005731D4" w:rsidRPr="00AE3CF9">
          <w:rPr>
            <w:rStyle w:val="Hyperlink"/>
            <w:rFonts w:cs="Arial"/>
            <w:noProof/>
          </w:rPr>
          <w:t>E/E</w:t>
        </w:r>
        <w:r w:rsidR="005731D4" w:rsidRPr="00AE3CF9">
          <w:rPr>
            <w:rStyle w:val="Hyperlink"/>
            <w:noProof/>
          </w:rPr>
          <w:t xml:space="preserve"> Connections</w:t>
        </w:r>
        <w:r w:rsidR="005731D4">
          <w:rPr>
            <w:noProof/>
            <w:webHidden/>
          </w:rPr>
          <w:tab/>
        </w:r>
        <w:r w:rsidR="005731D4">
          <w:rPr>
            <w:noProof/>
            <w:webHidden/>
          </w:rPr>
          <w:fldChar w:fldCharType="begin"/>
        </w:r>
        <w:r w:rsidR="005731D4">
          <w:rPr>
            <w:noProof/>
            <w:webHidden/>
          </w:rPr>
          <w:instrText xml:space="preserve"> PAGEREF _Toc25584418 \h </w:instrText>
        </w:r>
        <w:r w:rsidR="005731D4">
          <w:rPr>
            <w:noProof/>
            <w:webHidden/>
          </w:rPr>
        </w:r>
        <w:r w:rsidR="005731D4">
          <w:rPr>
            <w:noProof/>
            <w:webHidden/>
          </w:rPr>
          <w:fldChar w:fldCharType="separate"/>
        </w:r>
        <w:r w:rsidR="009511B2">
          <w:rPr>
            <w:noProof/>
            <w:webHidden/>
          </w:rPr>
          <w:t>14</w:t>
        </w:r>
        <w:r w:rsidR="005731D4">
          <w:rPr>
            <w:noProof/>
            <w:webHidden/>
          </w:rPr>
          <w:fldChar w:fldCharType="end"/>
        </w:r>
      </w:hyperlink>
    </w:p>
    <w:p w14:paraId="787E5EC9"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19" w:history="1">
        <w:r w:rsidR="005731D4" w:rsidRPr="00AE3CF9">
          <w:rPr>
            <w:rStyle w:val="Hyperlink"/>
            <w:noProof/>
          </w:rPr>
          <w:t>Table 10: Function Allocation Table</w:t>
        </w:r>
        <w:r w:rsidR="005731D4">
          <w:rPr>
            <w:noProof/>
            <w:webHidden/>
          </w:rPr>
          <w:tab/>
        </w:r>
        <w:r w:rsidR="005731D4">
          <w:rPr>
            <w:noProof/>
            <w:webHidden/>
          </w:rPr>
          <w:fldChar w:fldCharType="begin"/>
        </w:r>
        <w:r w:rsidR="005731D4">
          <w:rPr>
            <w:noProof/>
            <w:webHidden/>
          </w:rPr>
          <w:instrText xml:space="preserve"> PAGEREF _Toc25584419 \h </w:instrText>
        </w:r>
        <w:r w:rsidR="005731D4">
          <w:rPr>
            <w:noProof/>
            <w:webHidden/>
          </w:rPr>
        </w:r>
        <w:r w:rsidR="005731D4">
          <w:rPr>
            <w:noProof/>
            <w:webHidden/>
          </w:rPr>
          <w:fldChar w:fldCharType="separate"/>
        </w:r>
        <w:r w:rsidR="009511B2">
          <w:rPr>
            <w:noProof/>
            <w:webHidden/>
          </w:rPr>
          <w:t>15</w:t>
        </w:r>
        <w:r w:rsidR="005731D4">
          <w:rPr>
            <w:noProof/>
            <w:webHidden/>
          </w:rPr>
          <w:fldChar w:fldCharType="end"/>
        </w:r>
      </w:hyperlink>
    </w:p>
    <w:p w14:paraId="23072FDF"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0" w:history="1">
        <w:r w:rsidR="005731D4" w:rsidRPr="00AE3CF9">
          <w:rPr>
            <w:rStyle w:val="Hyperlink"/>
            <w:noProof/>
          </w:rPr>
          <w:t>Table 11: Function Allocation Table</w:t>
        </w:r>
        <w:r w:rsidR="005731D4">
          <w:rPr>
            <w:noProof/>
            <w:webHidden/>
          </w:rPr>
          <w:tab/>
        </w:r>
        <w:r w:rsidR="005731D4">
          <w:rPr>
            <w:noProof/>
            <w:webHidden/>
          </w:rPr>
          <w:fldChar w:fldCharType="begin"/>
        </w:r>
        <w:r w:rsidR="005731D4">
          <w:rPr>
            <w:noProof/>
            <w:webHidden/>
          </w:rPr>
          <w:instrText xml:space="preserve"> PAGEREF _Toc25584420 \h </w:instrText>
        </w:r>
        <w:r w:rsidR="005731D4">
          <w:rPr>
            <w:noProof/>
            <w:webHidden/>
          </w:rPr>
        </w:r>
        <w:r w:rsidR="005731D4">
          <w:rPr>
            <w:noProof/>
            <w:webHidden/>
          </w:rPr>
          <w:fldChar w:fldCharType="separate"/>
        </w:r>
        <w:r w:rsidR="009511B2">
          <w:rPr>
            <w:noProof/>
            <w:webHidden/>
          </w:rPr>
          <w:t>15</w:t>
        </w:r>
        <w:r w:rsidR="005731D4">
          <w:rPr>
            <w:noProof/>
            <w:webHidden/>
          </w:rPr>
          <w:fldChar w:fldCharType="end"/>
        </w:r>
      </w:hyperlink>
    </w:p>
    <w:p w14:paraId="65C43262"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1" w:history="1">
        <w:r w:rsidR="005731D4" w:rsidRPr="00AE3CF9">
          <w:rPr>
            <w:rStyle w:val="Hyperlink"/>
            <w:noProof/>
          </w:rPr>
          <w:t>Table 12: Architectural Redundancy Summary</w:t>
        </w:r>
        <w:r w:rsidR="005731D4">
          <w:rPr>
            <w:noProof/>
            <w:webHidden/>
          </w:rPr>
          <w:tab/>
        </w:r>
        <w:r w:rsidR="005731D4">
          <w:rPr>
            <w:noProof/>
            <w:webHidden/>
          </w:rPr>
          <w:fldChar w:fldCharType="begin"/>
        </w:r>
        <w:r w:rsidR="005731D4">
          <w:rPr>
            <w:noProof/>
            <w:webHidden/>
          </w:rPr>
          <w:instrText xml:space="preserve"> PAGEREF _Toc25584421 \h </w:instrText>
        </w:r>
        <w:r w:rsidR="005731D4">
          <w:rPr>
            <w:noProof/>
            <w:webHidden/>
          </w:rPr>
        </w:r>
        <w:r w:rsidR="005731D4">
          <w:rPr>
            <w:noProof/>
            <w:webHidden/>
          </w:rPr>
          <w:fldChar w:fldCharType="separate"/>
        </w:r>
        <w:r w:rsidR="009511B2">
          <w:rPr>
            <w:noProof/>
            <w:webHidden/>
          </w:rPr>
          <w:t>16</w:t>
        </w:r>
        <w:r w:rsidR="005731D4">
          <w:rPr>
            <w:noProof/>
            <w:webHidden/>
          </w:rPr>
          <w:fldChar w:fldCharType="end"/>
        </w:r>
      </w:hyperlink>
    </w:p>
    <w:p w14:paraId="32CDD888"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2" w:history="1">
        <w:r w:rsidR="005731D4" w:rsidRPr="00AE3CF9">
          <w:rPr>
            <w:rStyle w:val="Hyperlink"/>
            <w:noProof/>
          </w:rPr>
          <w:t>Table 13: Fault Handling Time Table</w:t>
        </w:r>
        <w:r w:rsidR="005731D4">
          <w:rPr>
            <w:noProof/>
            <w:webHidden/>
          </w:rPr>
          <w:tab/>
        </w:r>
        <w:r w:rsidR="005731D4">
          <w:rPr>
            <w:noProof/>
            <w:webHidden/>
          </w:rPr>
          <w:fldChar w:fldCharType="begin"/>
        </w:r>
        <w:r w:rsidR="005731D4">
          <w:rPr>
            <w:noProof/>
            <w:webHidden/>
          </w:rPr>
          <w:instrText xml:space="preserve"> PAGEREF _Toc25584422 \h </w:instrText>
        </w:r>
        <w:r w:rsidR="005731D4">
          <w:rPr>
            <w:noProof/>
            <w:webHidden/>
          </w:rPr>
        </w:r>
        <w:r w:rsidR="005731D4">
          <w:rPr>
            <w:noProof/>
            <w:webHidden/>
          </w:rPr>
          <w:fldChar w:fldCharType="separate"/>
        </w:r>
        <w:r w:rsidR="009511B2">
          <w:rPr>
            <w:noProof/>
            <w:webHidden/>
          </w:rPr>
          <w:t>18</w:t>
        </w:r>
        <w:r w:rsidR="005731D4">
          <w:rPr>
            <w:noProof/>
            <w:webHidden/>
          </w:rPr>
          <w:fldChar w:fldCharType="end"/>
        </w:r>
      </w:hyperlink>
    </w:p>
    <w:p w14:paraId="1DF8A7B5" w14:textId="1B5BEE55"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3" w:history="1">
        <w:r w:rsidR="005731D4" w:rsidRPr="00AE3CF9">
          <w:rPr>
            <w:rStyle w:val="Hyperlink"/>
            <w:noProof/>
          </w:rPr>
          <w:t xml:space="preserve">Table 14: Input Signal mappings of Function </w:t>
        </w:r>
        <w:r w:rsidR="005731D4" w:rsidRPr="00AE3CF9">
          <w:rPr>
            <w:rStyle w:val="Hyperlink"/>
            <w:noProof/>
            <w:lang w:val="en-GB"/>
          </w:rPr>
          <w:t>BEC Open/Close Requests</w:t>
        </w:r>
        <w:r w:rsidR="005731D4">
          <w:rPr>
            <w:noProof/>
            <w:webHidden/>
          </w:rPr>
          <w:tab/>
        </w:r>
        <w:r w:rsidR="005731D4">
          <w:rPr>
            <w:noProof/>
            <w:webHidden/>
          </w:rPr>
          <w:fldChar w:fldCharType="begin"/>
        </w:r>
        <w:r w:rsidR="005731D4">
          <w:rPr>
            <w:noProof/>
            <w:webHidden/>
          </w:rPr>
          <w:instrText xml:space="preserve"> PAGEREF _Toc25584423 \h </w:instrText>
        </w:r>
        <w:r w:rsidR="005731D4">
          <w:rPr>
            <w:noProof/>
            <w:webHidden/>
          </w:rPr>
        </w:r>
        <w:r w:rsidR="005731D4">
          <w:rPr>
            <w:noProof/>
            <w:webHidden/>
          </w:rPr>
          <w:fldChar w:fldCharType="separate"/>
        </w:r>
        <w:r w:rsidR="009511B2">
          <w:rPr>
            <w:noProof/>
            <w:webHidden/>
          </w:rPr>
          <w:t>23</w:t>
        </w:r>
        <w:r w:rsidR="005731D4">
          <w:rPr>
            <w:noProof/>
            <w:webHidden/>
          </w:rPr>
          <w:fldChar w:fldCharType="end"/>
        </w:r>
      </w:hyperlink>
    </w:p>
    <w:p w14:paraId="67469D79" w14:textId="2853366E"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4" w:history="1">
        <w:r w:rsidR="005731D4" w:rsidRPr="00AE3CF9">
          <w:rPr>
            <w:rStyle w:val="Hyperlink"/>
            <w:noProof/>
          </w:rPr>
          <w:t xml:space="preserve">Table 15: Output Signal mappings of Function </w:t>
        </w:r>
        <w:r w:rsidR="005731D4" w:rsidRPr="00AE3CF9">
          <w:rPr>
            <w:rStyle w:val="Hyperlink"/>
            <w:noProof/>
            <w:lang w:val="en-GB"/>
          </w:rPr>
          <w:t>BEC Open/Close Requests</w:t>
        </w:r>
        <w:r w:rsidR="005731D4">
          <w:rPr>
            <w:noProof/>
            <w:webHidden/>
          </w:rPr>
          <w:tab/>
        </w:r>
        <w:r w:rsidR="005731D4">
          <w:rPr>
            <w:noProof/>
            <w:webHidden/>
          </w:rPr>
          <w:fldChar w:fldCharType="begin"/>
        </w:r>
        <w:r w:rsidR="005731D4">
          <w:rPr>
            <w:noProof/>
            <w:webHidden/>
          </w:rPr>
          <w:instrText xml:space="preserve"> PAGEREF _Toc25584424 \h </w:instrText>
        </w:r>
        <w:r w:rsidR="005731D4">
          <w:rPr>
            <w:noProof/>
            <w:webHidden/>
          </w:rPr>
        </w:r>
        <w:r w:rsidR="005731D4">
          <w:rPr>
            <w:noProof/>
            <w:webHidden/>
          </w:rPr>
          <w:fldChar w:fldCharType="separate"/>
        </w:r>
        <w:r w:rsidR="009511B2">
          <w:rPr>
            <w:noProof/>
            <w:webHidden/>
          </w:rPr>
          <w:t>23</w:t>
        </w:r>
        <w:r w:rsidR="005731D4">
          <w:rPr>
            <w:noProof/>
            <w:webHidden/>
          </w:rPr>
          <w:fldChar w:fldCharType="end"/>
        </w:r>
      </w:hyperlink>
    </w:p>
    <w:p w14:paraId="1B14192E" w14:textId="39E1D91E"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5" w:history="1">
        <w:r w:rsidR="005731D4" w:rsidRPr="00AE3CF9">
          <w:rPr>
            <w:rStyle w:val="Hyperlink"/>
            <w:noProof/>
          </w:rPr>
          <w:t xml:space="preserve">Table 16: Parameter mappings of Function </w:t>
        </w:r>
        <w:r w:rsidR="005731D4" w:rsidRPr="00AE3CF9">
          <w:rPr>
            <w:rStyle w:val="Hyperlink"/>
            <w:noProof/>
            <w:lang w:val="en-GB"/>
          </w:rPr>
          <w:t>BEC Open/Close Requests</w:t>
        </w:r>
        <w:r w:rsidR="005731D4">
          <w:rPr>
            <w:noProof/>
            <w:webHidden/>
          </w:rPr>
          <w:tab/>
        </w:r>
        <w:r w:rsidR="005731D4">
          <w:rPr>
            <w:noProof/>
            <w:webHidden/>
          </w:rPr>
          <w:fldChar w:fldCharType="begin"/>
        </w:r>
        <w:r w:rsidR="005731D4">
          <w:rPr>
            <w:noProof/>
            <w:webHidden/>
          </w:rPr>
          <w:instrText xml:space="preserve"> PAGEREF _Toc25584425 \h </w:instrText>
        </w:r>
        <w:r w:rsidR="005731D4">
          <w:rPr>
            <w:noProof/>
            <w:webHidden/>
          </w:rPr>
        </w:r>
        <w:r w:rsidR="005731D4">
          <w:rPr>
            <w:noProof/>
            <w:webHidden/>
          </w:rPr>
          <w:fldChar w:fldCharType="separate"/>
        </w:r>
        <w:r w:rsidR="009511B2">
          <w:rPr>
            <w:noProof/>
            <w:webHidden/>
          </w:rPr>
          <w:t>24</w:t>
        </w:r>
        <w:r w:rsidR="005731D4">
          <w:rPr>
            <w:noProof/>
            <w:webHidden/>
          </w:rPr>
          <w:fldChar w:fldCharType="end"/>
        </w:r>
      </w:hyperlink>
    </w:p>
    <w:p w14:paraId="6D16B49A" w14:textId="2C7C5BFE"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6" w:history="1">
        <w:r w:rsidR="005731D4" w:rsidRPr="00AE3CF9">
          <w:rPr>
            <w:rStyle w:val="Hyperlink"/>
            <w:noProof/>
          </w:rPr>
          <w:t xml:space="preserve">Table 17: Inherited Requirements - </w:t>
        </w:r>
        <w:r w:rsidR="005731D4" w:rsidRPr="00AE3CF9">
          <w:rPr>
            <w:rStyle w:val="Hyperlink"/>
            <w:noProof/>
            <w:lang w:val="en-GB"/>
          </w:rPr>
          <w:t>BEC Open/Close Requests</w:t>
        </w:r>
        <w:r w:rsidR="005731D4">
          <w:rPr>
            <w:noProof/>
            <w:webHidden/>
          </w:rPr>
          <w:tab/>
        </w:r>
        <w:r w:rsidR="005731D4">
          <w:rPr>
            <w:noProof/>
            <w:webHidden/>
          </w:rPr>
          <w:fldChar w:fldCharType="begin"/>
        </w:r>
        <w:r w:rsidR="005731D4">
          <w:rPr>
            <w:noProof/>
            <w:webHidden/>
          </w:rPr>
          <w:instrText xml:space="preserve"> PAGEREF _Toc25584426 \h </w:instrText>
        </w:r>
        <w:r w:rsidR="005731D4">
          <w:rPr>
            <w:noProof/>
            <w:webHidden/>
          </w:rPr>
        </w:r>
        <w:r w:rsidR="005731D4">
          <w:rPr>
            <w:noProof/>
            <w:webHidden/>
          </w:rPr>
          <w:fldChar w:fldCharType="separate"/>
        </w:r>
        <w:r w:rsidR="009511B2">
          <w:rPr>
            <w:noProof/>
            <w:webHidden/>
          </w:rPr>
          <w:t>24</w:t>
        </w:r>
        <w:r w:rsidR="005731D4">
          <w:rPr>
            <w:noProof/>
            <w:webHidden/>
          </w:rPr>
          <w:fldChar w:fldCharType="end"/>
        </w:r>
      </w:hyperlink>
    </w:p>
    <w:p w14:paraId="1B1B6F4F"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7" w:history="1">
        <w:r w:rsidR="005731D4" w:rsidRPr="00AE3CF9">
          <w:rPr>
            <w:rStyle w:val="Hyperlink"/>
            <w:noProof/>
          </w:rPr>
          <w:t>Table 18: Input Signal mappings of Function</w:t>
        </w:r>
        <w:r w:rsidR="005731D4">
          <w:rPr>
            <w:noProof/>
            <w:webHidden/>
          </w:rPr>
          <w:tab/>
        </w:r>
        <w:r w:rsidR="005731D4">
          <w:rPr>
            <w:noProof/>
            <w:webHidden/>
          </w:rPr>
          <w:fldChar w:fldCharType="begin"/>
        </w:r>
        <w:r w:rsidR="005731D4">
          <w:rPr>
            <w:noProof/>
            <w:webHidden/>
          </w:rPr>
          <w:instrText xml:space="preserve"> PAGEREF _Toc25584427 \h </w:instrText>
        </w:r>
        <w:r w:rsidR="005731D4">
          <w:rPr>
            <w:noProof/>
            <w:webHidden/>
          </w:rPr>
        </w:r>
        <w:r w:rsidR="005731D4">
          <w:rPr>
            <w:noProof/>
            <w:webHidden/>
          </w:rPr>
          <w:fldChar w:fldCharType="separate"/>
        </w:r>
        <w:r w:rsidR="009511B2">
          <w:rPr>
            <w:noProof/>
            <w:webHidden/>
          </w:rPr>
          <w:t>24</w:t>
        </w:r>
        <w:r w:rsidR="005731D4">
          <w:rPr>
            <w:noProof/>
            <w:webHidden/>
          </w:rPr>
          <w:fldChar w:fldCharType="end"/>
        </w:r>
      </w:hyperlink>
    </w:p>
    <w:p w14:paraId="0689EAD1"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8" w:history="1">
        <w:r w:rsidR="005731D4" w:rsidRPr="00AE3CF9">
          <w:rPr>
            <w:rStyle w:val="Hyperlink"/>
            <w:noProof/>
          </w:rPr>
          <w:t>Table 19: Output Signal mappings of Function</w:t>
        </w:r>
        <w:r w:rsidR="005731D4">
          <w:rPr>
            <w:noProof/>
            <w:webHidden/>
          </w:rPr>
          <w:tab/>
        </w:r>
        <w:r w:rsidR="005731D4">
          <w:rPr>
            <w:noProof/>
            <w:webHidden/>
          </w:rPr>
          <w:fldChar w:fldCharType="begin"/>
        </w:r>
        <w:r w:rsidR="005731D4">
          <w:rPr>
            <w:noProof/>
            <w:webHidden/>
          </w:rPr>
          <w:instrText xml:space="preserve"> PAGEREF _Toc25584428 \h </w:instrText>
        </w:r>
        <w:r w:rsidR="005731D4">
          <w:rPr>
            <w:noProof/>
            <w:webHidden/>
          </w:rPr>
        </w:r>
        <w:r w:rsidR="005731D4">
          <w:rPr>
            <w:noProof/>
            <w:webHidden/>
          </w:rPr>
          <w:fldChar w:fldCharType="separate"/>
        </w:r>
        <w:r w:rsidR="009511B2">
          <w:rPr>
            <w:noProof/>
            <w:webHidden/>
          </w:rPr>
          <w:t>25</w:t>
        </w:r>
        <w:r w:rsidR="005731D4">
          <w:rPr>
            <w:noProof/>
            <w:webHidden/>
          </w:rPr>
          <w:fldChar w:fldCharType="end"/>
        </w:r>
      </w:hyperlink>
    </w:p>
    <w:p w14:paraId="7402017B"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29" w:history="1">
        <w:r w:rsidR="005731D4" w:rsidRPr="00AE3CF9">
          <w:rPr>
            <w:rStyle w:val="Hyperlink"/>
            <w:noProof/>
          </w:rPr>
          <w:t>Table 20: Parameter mappings of Function</w:t>
        </w:r>
        <w:r w:rsidR="005731D4">
          <w:rPr>
            <w:noProof/>
            <w:webHidden/>
          </w:rPr>
          <w:tab/>
        </w:r>
        <w:r w:rsidR="005731D4">
          <w:rPr>
            <w:noProof/>
            <w:webHidden/>
          </w:rPr>
          <w:fldChar w:fldCharType="begin"/>
        </w:r>
        <w:r w:rsidR="005731D4">
          <w:rPr>
            <w:noProof/>
            <w:webHidden/>
          </w:rPr>
          <w:instrText xml:space="preserve"> PAGEREF _Toc25584429 \h </w:instrText>
        </w:r>
        <w:r w:rsidR="005731D4">
          <w:rPr>
            <w:noProof/>
            <w:webHidden/>
          </w:rPr>
        </w:r>
        <w:r w:rsidR="005731D4">
          <w:rPr>
            <w:noProof/>
            <w:webHidden/>
          </w:rPr>
          <w:fldChar w:fldCharType="separate"/>
        </w:r>
        <w:r w:rsidR="009511B2">
          <w:rPr>
            <w:noProof/>
            <w:webHidden/>
          </w:rPr>
          <w:t>25</w:t>
        </w:r>
        <w:r w:rsidR="005731D4">
          <w:rPr>
            <w:noProof/>
            <w:webHidden/>
          </w:rPr>
          <w:fldChar w:fldCharType="end"/>
        </w:r>
      </w:hyperlink>
    </w:p>
    <w:p w14:paraId="0BFFB64F"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0" w:history="1">
        <w:r w:rsidR="005731D4" w:rsidRPr="00AE3CF9">
          <w:rPr>
            <w:rStyle w:val="Hyperlink"/>
            <w:noProof/>
          </w:rPr>
          <w:t xml:space="preserve">Table 21: Inherited Requirements - </w:t>
        </w:r>
        <w:r w:rsidR="005731D4" w:rsidRPr="00AE3CF9">
          <w:rPr>
            <w:rStyle w:val="Hyperlink"/>
            <w:noProof/>
            <w:lang w:val="en-GB"/>
          </w:rPr>
          <w:t>BEC Exterior Switch Enable</w:t>
        </w:r>
        <w:r w:rsidR="005731D4">
          <w:rPr>
            <w:noProof/>
            <w:webHidden/>
          </w:rPr>
          <w:tab/>
        </w:r>
        <w:r w:rsidR="005731D4">
          <w:rPr>
            <w:noProof/>
            <w:webHidden/>
          </w:rPr>
          <w:fldChar w:fldCharType="begin"/>
        </w:r>
        <w:r w:rsidR="005731D4">
          <w:rPr>
            <w:noProof/>
            <w:webHidden/>
          </w:rPr>
          <w:instrText xml:space="preserve"> PAGEREF _Toc25584430 \h </w:instrText>
        </w:r>
        <w:r w:rsidR="005731D4">
          <w:rPr>
            <w:noProof/>
            <w:webHidden/>
          </w:rPr>
        </w:r>
        <w:r w:rsidR="005731D4">
          <w:rPr>
            <w:noProof/>
            <w:webHidden/>
          </w:rPr>
          <w:fldChar w:fldCharType="separate"/>
        </w:r>
        <w:r w:rsidR="009511B2">
          <w:rPr>
            <w:noProof/>
            <w:webHidden/>
          </w:rPr>
          <w:t>25</w:t>
        </w:r>
        <w:r w:rsidR="005731D4">
          <w:rPr>
            <w:noProof/>
            <w:webHidden/>
          </w:rPr>
          <w:fldChar w:fldCharType="end"/>
        </w:r>
      </w:hyperlink>
    </w:p>
    <w:p w14:paraId="6C01BA75"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1" w:history="1">
        <w:r w:rsidR="005731D4" w:rsidRPr="00AE3CF9">
          <w:rPr>
            <w:rStyle w:val="Hyperlink"/>
            <w:noProof/>
          </w:rPr>
          <w:t>Table 22: Input Signal mappings of Function</w:t>
        </w:r>
        <w:r w:rsidR="005731D4">
          <w:rPr>
            <w:noProof/>
            <w:webHidden/>
          </w:rPr>
          <w:tab/>
        </w:r>
        <w:r w:rsidR="005731D4">
          <w:rPr>
            <w:noProof/>
            <w:webHidden/>
          </w:rPr>
          <w:fldChar w:fldCharType="begin"/>
        </w:r>
        <w:r w:rsidR="005731D4">
          <w:rPr>
            <w:noProof/>
            <w:webHidden/>
          </w:rPr>
          <w:instrText xml:space="preserve"> PAGEREF _Toc25584431 \h </w:instrText>
        </w:r>
        <w:r w:rsidR="005731D4">
          <w:rPr>
            <w:noProof/>
            <w:webHidden/>
          </w:rPr>
        </w:r>
        <w:r w:rsidR="005731D4">
          <w:rPr>
            <w:noProof/>
            <w:webHidden/>
          </w:rPr>
          <w:fldChar w:fldCharType="separate"/>
        </w:r>
        <w:r w:rsidR="009511B2">
          <w:rPr>
            <w:noProof/>
            <w:webHidden/>
          </w:rPr>
          <w:t>26</w:t>
        </w:r>
        <w:r w:rsidR="005731D4">
          <w:rPr>
            <w:noProof/>
            <w:webHidden/>
          </w:rPr>
          <w:fldChar w:fldCharType="end"/>
        </w:r>
      </w:hyperlink>
    </w:p>
    <w:p w14:paraId="195AF877"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2" w:history="1">
        <w:r w:rsidR="005731D4" w:rsidRPr="00AE3CF9">
          <w:rPr>
            <w:rStyle w:val="Hyperlink"/>
            <w:noProof/>
          </w:rPr>
          <w:t>Table 23: Output Signal mappings of Function</w:t>
        </w:r>
        <w:r w:rsidR="005731D4">
          <w:rPr>
            <w:noProof/>
            <w:webHidden/>
          </w:rPr>
          <w:tab/>
        </w:r>
        <w:r w:rsidR="005731D4">
          <w:rPr>
            <w:noProof/>
            <w:webHidden/>
          </w:rPr>
          <w:fldChar w:fldCharType="begin"/>
        </w:r>
        <w:r w:rsidR="005731D4">
          <w:rPr>
            <w:noProof/>
            <w:webHidden/>
          </w:rPr>
          <w:instrText xml:space="preserve"> PAGEREF _Toc25584432 \h </w:instrText>
        </w:r>
        <w:r w:rsidR="005731D4">
          <w:rPr>
            <w:noProof/>
            <w:webHidden/>
          </w:rPr>
        </w:r>
        <w:r w:rsidR="005731D4">
          <w:rPr>
            <w:noProof/>
            <w:webHidden/>
          </w:rPr>
          <w:fldChar w:fldCharType="separate"/>
        </w:r>
        <w:r w:rsidR="009511B2">
          <w:rPr>
            <w:noProof/>
            <w:webHidden/>
          </w:rPr>
          <w:t>26</w:t>
        </w:r>
        <w:r w:rsidR="005731D4">
          <w:rPr>
            <w:noProof/>
            <w:webHidden/>
          </w:rPr>
          <w:fldChar w:fldCharType="end"/>
        </w:r>
      </w:hyperlink>
    </w:p>
    <w:p w14:paraId="51FABEAD"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3" w:history="1">
        <w:r w:rsidR="005731D4" w:rsidRPr="00AE3CF9">
          <w:rPr>
            <w:rStyle w:val="Hyperlink"/>
            <w:noProof/>
          </w:rPr>
          <w:t>Table 24: Parameter mappings of Function</w:t>
        </w:r>
        <w:r w:rsidR="005731D4">
          <w:rPr>
            <w:noProof/>
            <w:webHidden/>
          </w:rPr>
          <w:tab/>
        </w:r>
        <w:r w:rsidR="005731D4">
          <w:rPr>
            <w:noProof/>
            <w:webHidden/>
          </w:rPr>
          <w:fldChar w:fldCharType="begin"/>
        </w:r>
        <w:r w:rsidR="005731D4">
          <w:rPr>
            <w:noProof/>
            <w:webHidden/>
          </w:rPr>
          <w:instrText xml:space="preserve"> PAGEREF _Toc25584433 \h </w:instrText>
        </w:r>
        <w:r w:rsidR="005731D4">
          <w:rPr>
            <w:noProof/>
            <w:webHidden/>
          </w:rPr>
        </w:r>
        <w:r w:rsidR="005731D4">
          <w:rPr>
            <w:noProof/>
            <w:webHidden/>
          </w:rPr>
          <w:fldChar w:fldCharType="separate"/>
        </w:r>
        <w:r w:rsidR="009511B2">
          <w:rPr>
            <w:noProof/>
            <w:webHidden/>
          </w:rPr>
          <w:t>26</w:t>
        </w:r>
        <w:r w:rsidR="005731D4">
          <w:rPr>
            <w:noProof/>
            <w:webHidden/>
          </w:rPr>
          <w:fldChar w:fldCharType="end"/>
        </w:r>
      </w:hyperlink>
    </w:p>
    <w:p w14:paraId="1B71DDB3"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4" w:history="1">
        <w:r w:rsidR="005731D4" w:rsidRPr="00AE3CF9">
          <w:rPr>
            <w:rStyle w:val="Hyperlink"/>
            <w:noProof/>
          </w:rPr>
          <w:t xml:space="preserve">Table 25: Inherited Requirements - </w:t>
        </w:r>
        <w:r w:rsidR="005731D4" w:rsidRPr="00AE3CF9">
          <w:rPr>
            <w:rStyle w:val="Hyperlink"/>
            <w:noProof/>
            <w:lang w:val="en-GB"/>
          </w:rPr>
          <w:t>BEC Remote Access</w:t>
        </w:r>
        <w:r w:rsidR="005731D4">
          <w:rPr>
            <w:noProof/>
            <w:webHidden/>
          </w:rPr>
          <w:tab/>
        </w:r>
        <w:r w:rsidR="005731D4">
          <w:rPr>
            <w:noProof/>
            <w:webHidden/>
          </w:rPr>
          <w:fldChar w:fldCharType="begin"/>
        </w:r>
        <w:r w:rsidR="005731D4">
          <w:rPr>
            <w:noProof/>
            <w:webHidden/>
          </w:rPr>
          <w:instrText xml:space="preserve"> PAGEREF _Toc25584434 \h </w:instrText>
        </w:r>
        <w:r w:rsidR="005731D4">
          <w:rPr>
            <w:noProof/>
            <w:webHidden/>
          </w:rPr>
        </w:r>
        <w:r w:rsidR="005731D4">
          <w:rPr>
            <w:noProof/>
            <w:webHidden/>
          </w:rPr>
          <w:fldChar w:fldCharType="separate"/>
        </w:r>
        <w:r w:rsidR="009511B2">
          <w:rPr>
            <w:noProof/>
            <w:webHidden/>
          </w:rPr>
          <w:t>27</w:t>
        </w:r>
        <w:r w:rsidR="005731D4">
          <w:rPr>
            <w:noProof/>
            <w:webHidden/>
          </w:rPr>
          <w:fldChar w:fldCharType="end"/>
        </w:r>
      </w:hyperlink>
    </w:p>
    <w:p w14:paraId="7A52D040"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5" w:history="1">
        <w:r w:rsidR="005731D4" w:rsidRPr="00AE3CF9">
          <w:rPr>
            <w:rStyle w:val="Hyperlink"/>
            <w:noProof/>
          </w:rPr>
          <w:t>Table 26: Input Signal mappings of Function</w:t>
        </w:r>
        <w:r w:rsidR="005731D4">
          <w:rPr>
            <w:noProof/>
            <w:webHidden/>
          </w:rPr>
          <w:tab/>
        </w:r>
        <w:r w:rsidR="005731D4">
          <w:rPr>
            <w:noProof/>
            <w:webHidden/>
          </w:rPr>
          <w:fldChar w:fldCharType="begin"/>
        </w:r>
        <w:r w:rsidR="005731D4">
          <w:rPr>
            <w:noProof/>
            <w:webHidden/>
          </w:rPr>
          <w:instrText xml:space="preserve"> PAGEREF _Toc25584435 \h </w:instrText>
        </w:r>
        <w:r w:rsidR="005731D4">
          <w:rPr>
            <w:noProof/>
            <w:webHidden/>
          </w:rPr>
        </w:r>
        <w:r w:rsidR="005731D4">
          <w:rPr>
            <w:noProof/>
            <w:webHidden/>
          </w:rPr>
          <w:fldChar w:fldCharType="separate"/>
        </w:r>
        <w:r w:rsidR="009511B2">
          <w:rPr>
            <w:noProof/>
            <w:webHidden/>
          </w:rPr>
          <w:t>27</w:t>
        </w:r>
        <w:r w:rsidR="005731D4">
          <w:rPr>
            <w:noProof/>
            <w:webHidden/>
          </w:rPr>
          <w:fldChar w:fldCharType="end"/>
        </w:r>
      </w:hyperlink>
    </w:p>
    <w:p w14:paraId="560C183E"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6" w:history="1">
        <w:r w:rsidR="005731D4" w:rsidRPr="00AE3CF9">
          <w:rPr>
            <w:rStyle w:val="Hyperlink"/>
            <w:noProof/>
          </w:rPr>
          <w:t>Table 27: Output Signal mappings of Function</w:t>
        </w:r>
        <w:r w:rsidR="005731D4">
          <w:rPr>
            <w:noProof/>
            <w:webHidden/>
          </w:rPr>
          <w:tab/>
        </w:r>
        <w:r w:rsidR="005731D4">
          <w:rPr>
            <w:noProof/>
            <w:webHidden/>
          </w:rPr>
          <w:fldChar w:fldCharType="begin"/>
        </w:r>
        <w:r w:rsidR="005731D4">
          <w:rPr>
            <w:noProof/>
            <w:webHidden/>
          </w:rPr>
          <w:instrText xml:space="preserve"> PAGEREF _Toc25584436 \h </w:instrText>
        </w:r>
        <w:r w:rsidR="005731D4">
          <w:rPr>
            <w:noProof/>
            <w:webHidden/>
          </w:rPr>
        </w:r>
        <w:r w:rsidR="005731D4">
          <w:rPr>
            <w:noProof/>
            <w:webHidden/>
          </w:rPr>
          <w:fldChar w:fldCharType="separate"/>
        </w:r>
        <w:r w:rsidR="009511B2">
          <w:rPr>
            <w:noProof/>
            <w:webHidden/>
          </w:rPr>
          <w:t>27</w:t>
        </w:r>
        <w:r w:rsidR="005731D4">
          <w:rPr>
            <w:noProof/>
            <w:webHidden/>
          </w:rPr>
          <w:fldChar w:fldCharType="end"/>
        </w:r>
      </w:hyperlink>
    </w:p>
    <w:p w14:paraId="290AD911"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7" w:history="1">
        <w:r w:rsidR="005731D4" w:rsidRPr="00AE3CF9">
          <w:rPr>
            <w:rStyle w:val="Hyperlink"/>
            <w:noProof/>
          </w:rPr>
          <w:t>Table 28: Parameter mappings of Function</w:t>
        </w:r>
        <w:r w:rsidR="005731D4">
          <w:rPr>
            <w:noProof/>
            <w:webHidden/>
          </w:rPr>
          <w:tab/>
        </w:r>
        <w:r w:rsidR="005731D4">
          <w:rPr>
            <w:noProof/>
            <w:webHidden/>
          </w:rPr>
          <w:fldChar w:fldCharType="begin"/>
        </w:r>
        <w:r w:rsidR="005731D4">
          <w:rPr>
            <w:noProof/>
            <w:webHidden/>
          </w:rPr>
          <w:instrText xml:space="preserve"> PAGEREF _Toc25584437 \h </w:instrText>
        </w:r>
        <w:r w:rsidR="005731D4">
          <w:rPr>
            <w:noProof/>
            <w:webHidden/>
          </w:rPr>
        </w:r>
        <w:r w:rsidR="005731D4">
          <w:rPr>
            <w:noProof/>
            <w:webHidden/>
          </w:rPr>
          <w:fldChar w:fldCharType="separate"/>
        </w:r>
        <w:r w:rsidR="009511B2">
          <w:rPr>
            <w:noProof/>
            <w:webHidden/>
          </w:rPr>
          <w:t>28</w:t>
        </w:r>
        <w:r w:rsidR="005731D4">
          <w:rPr>
            <w:noProof/>
            <w:webHidden/>
          </w:rPr>
          <w:fldChar w:fldCharType="end"/>
        </w:r>
      </w:hyperlink>
    </w:p>
    <w:p w14:paraId="20363326"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8" w:history="1">
        <w:r w:rsidR="005731D4" w:rsidRPr="00AE3CF9">
          <w:rPr>
            <w:rStyle w:val="Hyperlink"/>
            <w:noProof/>
          </w:rPr>
          <w:t>Table 29: Inherited Requirements</w:t>
        </w:r>
        <w:r w:rsidR="005731D4">
          <w:rPr>
            <w:noProof/>
            <w:webHidden/>
          </w:rPr>
          <w:tab/>
        </w:r>
        <w:r w:rsidR="005731D4">
          <w:rPr>
            <w:noProof/>
            <w:webHidden/>
          </w:rPr>
          <w:fldChar w:fldCharType="begin"/>
        </w:r>
        <w:r w:rsidR="005731D4">
          <w:rPr>
            <w:noProof/>
            <w:webHidden/>
          </w:rPr>
          <w:instrText xml:space="preserve"> PAGEREF _Toc25584438 \h </w:instrText>
        </w:r>
        <w:r w:rsidR="005731D4">
          <w:rPr>
            <w:noProof/>
            <w:webHidden/>
          </w:rPr>
        </w:r>
        <w:r w:rsidR="005731D4">
          <w:rPr>
            <w:noProof/>
            <w:webHidden/>
          </w:rPr>
          <w:fldChar w:fldCharType="separate"/>
        </w:r>
        <w:r w:rsidR="009511B2">
          <w:rPr>
            <w:noProof/>
            <w:webHidden/>
          </w:rPr>
          <w:t>28</w:t>
        </w:r>
        <w:r w:rsidR="005731D4">
          <w:rPr>
            <w:noProof/>
            <w:webHidden/>
          </w:rPr>
          <w:fldChar w:fldCharType="end"/>
        </w:r>
      </w:hyperlink>
    </w:p>
    <w:p w14:paraId="5A5507B4"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39" w:history="1">
        <w:r w:rsidR="005731D4" w:rsidRPr="00AE3CF9">
          <w:rPr>
            <w:rStyle w:val="Hyperlink"/>
            <w:noProof/>
          </w:rPr>
          <w:t>Table 30: Input Signal mappings of Function</w:t>
        </w:r>
        <w:r w:rsidR="005731D4">
          <w:rPr>
            <w:noProof/>
            <w:webHidden/>
          </w:rPr>
          <w:tab/>
        </w:r>
        <w:r w:rsidR="005731D4">
          <w:rPr>
            <w:noProof/>
            <w:webHidden/>
          </w:rPr>
          <w:fldChar w:fldCharType="begin"/>
        </w:r>
        <w:r w:rsidR="005731D4">
          <w:rPr>
            <w:noProof/>
            <w:webHidden/>
          </w:rPr>
          <w:instrText xml:space="preserve"> PAGEREF _Toc25584439 \h </w:instrText>
        </w:r>
        <w:r w:rsidR="005731D4">
          <w:rPr>
            <w:noProof/>
            <w:webHidden/>
          </w:rPr>
        </w:r>
        <w:r w:rsidR="005731D4">
          <w:rPr>
            <w:noProof/>
            <w:webHidden/>
          </w:rPr>
          <w:fldChar w:fldCharType="separate"/>
        </w:r>
        <w:r w:rsidR="009511B2">
          <w:rPr>
            <w:noProof/>
            <w:webHidden/>
          </w:rPr>
          <w:t>32</w:t>
        </w:r>
        <w:r w:rsidR="005731D4">
          <w:rPr>
            <w:noProof/>
            <w:webHidden/>
          </w:rPr>
          <w:fldChar w:fldCharType="end"/>
        </w:r>
      </w:hyperlink>
    </w:p>
    <w:p w14:paraId="0B156880"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0" w:history="1">
        <w:r w:rsidR="005731D4" w:rsidRPr="00AE3CF9">
          <w:rPr>
            <w:rStyle w:val="Hyperlink"/>
            <w:noProof/>
          </w:rPr>
          <w:t>Table 31: Output Signal mappings of Function</w:t>
        </w:r>
        <w:r w:rsidR="005731D4">
          <w:rPr>
            <w:noProof/>
            <w:webHidden/>
          </w:rPr>
          <w:tab/>
        </w:r>
        <w:r w:rsidR="005731D4">
          <w:rPr>
            <w:noProof/>
            <w:webHidden/>
          </w:rPr>
          <w:fldChar w:fldCharType="begin"/>
        </w:r>
        <w:r w:rsidR="005731D4">
          <w:rPr>
            <w:noProof/>
            <w:webHidden/>
          </w:rPr>
          <w:instrText xml:space="preserve"> PAGEREF _Toc25584440 \h </w:instrText>
        </w:r>
        <w:r w:rsidR="005731D4">
          <w:rPr>
            <w:noProof/>
            <w:webHidden/>
          </w:rPr>
        </w:r>
        <w:r w:rsidR="005731D4">
          <w:rPr>
            <w:noProof/>
            <w:webHidden/>
          </w:rPr>
          <w:fldChar w:fldCharType="separate"/>
        </w:r>
        <w:r w:rsidR="009511B2">
          <w:rPr>
            <w:noProof/>
            <w:webHidden/>
          </w:rPr>
          <w:t>32</w:t>
        </w:r>
        <w:r w:rsidR="005731D4">
          <w:rPr>
            <w:noProof/>
            <w:webHidden/>
          </w:rPr>
          <w:fldChar w:fldCharType="end"/>
        </w:r>
      </w:hyperlink>
    </w:p>
    <w:p w14:paraId="4F569D63"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1" w:history="1">
        <w:r w:rsidR="005731D4" w:rsidRPr="00AE3CF9">
          <w:rPr>
            <w:rStyle w:val="Hyperlink"/>
            <w:noProof/>
          </w:rPr>
          <w:t>Table 32: Parameter mappings of Function</w:t>
        </w:r>
        <w:r w:rsidR="005731D4">
          <w:rPr>
            <w:noProof/>
            <w:webHidden/>
          </w:rPr>
          <w:tab/>
        </w:r>
        <w:r w:rsidR="005731D4">
          <w:rPr>
            <w:noProof/>
            <w:webHidden/>
          </w:rPr>
          <w:fldChar w:fldCharType="begin"/>
        </w:r>
        <w:r w:rsidR="005731D4">
          <w:rPr>
            <w:noProof/>
            <w:webHidden/>
          </w:rPr>
          <w:instrText xml:space="preserve"> PAGEREF _Toc25584441 \h </w:instrText>
        </w:r>
        <w:r w:rsidR="005731D4">
          <w:rPr>
            <w:noProof/>
            <w:webHidden/>
          </w:rPr>
        </w:r>
        <w:r w:rsidR="005731D4">
          <w:rPr>
            <w:noProof/>
            <w:webHidden/>
          </w:rPr>
          <w:fldChar w:fldCharType="separate"/>
        </w:r>
        <w:r w:rsidR="009511B2">
          <w:rPr>
            <w:noProof/>
            <w:webHidden/>
          </w:rPr>
          <w:t>33</w:t>
        </w:r>
        <w:r w:rsidR="005731D4">
          <w:rPr>
            <w:noProof/>
            <w:webHidden/>
          </w:rPr>
          <w:fldChar w:fldCharType="end"/>
        </w:r>
      </w:hyperlink>
    </w:p>
    <w:p w14:paraId="48E0C338"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2" w:history="1">
        <w:r w:rsidR="005731D4" w:rsidRPr="00AE3CF9">
          <w:rPr>
            <w:rStyle w:val="Hyperlink"/>
            <w:noProof/>
          </w:rPr>
          <w:t xml:space="preserve">Table 33: Inherited Requirements - </w:t>
        </w:r>
        <w:r w:rsidR="005731D4" w:rsidRPr="00AE3CF9">
          <w:rPr>
            <w:rStyle w:val="Hyperlink"/>
            <w:noProof/>
            <w:lang w:val="en-GB"/>
          </w:rPr>
          <w:t>BEC Remote Access</w:t>
        </w:r>
        <w:r w:rsidR="005731D4">
          <w:rPr>
            <w:noProof/>
            <w:webHidden/>
          </w:rPr>
          <w:tab/>
        </w:r>
        <w:r w:rsidR="005731D4">
          <w:rPr>
            <w:noProof/>
            <w:webHidden/>
          </w:rPr>
          <w:fldChar w:fldCharType="begin"/>
        </w:r>
        <w:r w:rsidR="005731D4">
          <w:rPr>
            <w:noProof/>
            <w:webHidden/>
          </w:rPr>
          <w:instrText xml:space="preserve"> PAGEREF _Toc25584442 \h </w:instrText>
        </w:r>
        <w:r w:rsidR="005731D4">
          <w:rPr>
            <w:noProof/>
            <w:webHidden/>
          </w:rPr>
        </w:r>
        <w:r w:rsidR="005731D4">
          <w:rPr>
            <w:noProof/>
            <w:webHidden/>
          </w:rPr>
          <w:fldChar w:fldCharType="separate"/>
        </w:r>
        <w:r w:rsidR="009511B2">
          <w:rPr>
            <w:noProof/>
            <w:webHidden/>
          </w:rPr>
          <w:t>33</w:t>
        </w:r>
        <w:r w:rsidR="005731D4">
          <w:rPr>
            <w:noProof/>
            <w:webHidden/>
          </w:rPr>
          <w:fldChar w:fldCharType="end"/>
        </w:r>
      </w:hyperlink>
    </w:p>
    <w:p w14:paraId="71AE1687"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3" w:history="1">
        <w:r w:rsidR="005731D4" w:rsidRPr="00AE3CF9">
          <w:rPr>
            <w:rStyle w:val="Hyperlink"/>
            <w:noProof/>
          </w:rPr>
          <w:t>Table 34: Input Signal mappings of Function</w:t>
        </w:r>
        <w:r w:rsidR="005731D4">
          <w:rPr>
            <w:noProof/>
            <w:webHidden/>
          </w:rPr>
          <w:tab/>
        </w:r>
        <w:r w:rsidR="005731D4">
          <w:rPr>
            <w:noProof/>
            <w:webHidden/>
          </w:rPr>
          <w:fldChar w:fldCharType="begin"/>
        </w:r>
        <w:r w:rsidR="005731D4">
          <w:rPr>
            <w:noProof/>
            <w:webHidden/>
          </w:rPr>
          <w:instrText xml:space="preserve"> PAGEREF _Toc25584443 \h </w:instrText>
        </w:r>
        <w:r w:rsidR="005731D4">
          <w:rPr>
            <w:noProof/>
            <w:webHidden/>
          </w:rPr>
        </w:r>
        <w:r w:rsidR="005731D4">
          <w:rPr>
            <w:noProof/>
            <w:webHidden/>
          </w:rPr>
          <w:fldChar w:fldCharType="separate"/>
        </w:r>
        <w:r w:rsidR="009511B2">
          <w:rPr>
            <w:noProof/>
            <w:webHidden/>
          </w:rPr>
          <w:t>38</w:t>
        </w:r>
        <w:r w:rsidR="005731D4">
          <w:rPr>
            <w:noProof/>
            <w:webHidden/>
          </w:rPr>
          <w:fldChar w:fldCharType="end"/>
        </w:r>
      </w:hyperlink>
    </w:p>
    <w:p w14:paraId="3EA33B6B"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4" w:history="1">
        <w:r w:rsidR="005731D4" w:rsidRPr="00AE3CF9">
          <w:rPr>
            <w:rStyle w:val="Hyperlink"/>
            <w:noProof/>
          </w:rPr>
          <w:t>Table 35: Output Signal mappings of Function</w:t>
        </w:r>
        <w:r w:rsidR="005731D4">
          <w:rPr>
            <w:noProof/>
            <w:webHidden/>
          </w:rPr>
          <w:tab/>
        </w:r>
        <w:r w:rsidR="005731D4">
          <w:rPr>
            <w:noProof/>
            <w:webHidden/>
          </w:rPr>
          <w:fldChar w:fldCharType="begin"/>
        </w:r>
        <w:r w:rsidR="005731D4">
          <w:rPr>
            <w:noProof/>
            <w:webHidden/>
          </w:rPr>
          <w:instrText xml:space="preserve"> PAGEREF _Toc25584444 \h </w:instrText>
        </w:r>
        <w:r w:rsidR="005731D4">
          <w:rPr>
            <w:noProof/>
            <w:webHidden/>
          </w:rPr>
        </w:r>
        <w:r w:rsidR="005731D4">
          <w:rPr>
            <w:noProof/>
            <w:webHidden/>
          </w:rPr>
          <w:fldChar w:fldCharType="separate"/>
        </w:r>
        <w:r w:rsidR="009511B2">
          <w:rPr>
            <w:noProof/>
            <w:webHidden/>
          </w:rPr>
          <w:t>38</w:t>
        </w:r>
        <w:r w:rsidR="005731D4">
          <w:rPr>
            <w:noProof/>
            <w:webHidden/>
          </w:rPr>
          <w:fldChar w:fldCharType="end"/>
        </w:r>
      </w:hyperlink>
    </w:p>
    <w:p w14:paraId="172B53D0"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5" w:history="1">
        <w:r w:rsidR="005731D4" w:rsidRPr="00AE3CF9">
          <w:rPr>
            <w:rStyle w:val="Hyperlink"/>
            <w:noProof/>
          </w:rPr>
          <w:t>Table 36: Parameter mappings of Function</w:t>
        </w:r>
        <w:r w:rsidR="005731D4">
          <w:rPr>
            <w:noProof/>
            <w:webHidden/>
          </w:rPr>
          <w:tab/>
        </w:r>
        <w:r w:rsidR="005731D4">
          <w:rPr>
            <w:noProof/>
            <w:webHidden/>
          </w:rPr>
          <w:fldChar w:fldCharType="begin"/>
        </w:r>
        <w:r w:rsidR="005731D4">
          <w:rPr>
            <w:noProof/>
            <w:webHidden/>
          </w:rPr>
          <w:instrText xml:space="preserve"> PAGEREF _Toc25584445 \h </w:instrText>
        </w:r>
        <w:r w:rsidR="005731D4">
          <w:rPr>
            <w:noProof/>
            <w:webHidden/>
          </w:rPr>
        </w:r>
        <w:r w:rsidR="005731D4">
          <w:rPr>
            <w:noProof/>
            <w:webHidden/>
          </w:rPr>
          <w:fldChar w:fldCharType="separate"/>
        </w:r>
        <w:r w:rsidR="009511B2">
          <w:rPr>
            <w:noProof/>
            <w:webHidden/>
          </w:rPr>
          <w:t>38</w:t>
        </w:r>
        <w:r w:rsidR="005731D4">
          <w:rPr>
            <w:noProof/>
            <w:webHidden/>
          </w:rPr>
          <w:fldChar w:fldCharType="end"/>
        </w:r>
      </w:hyperlink>
    </w:p>
    <w:p w14:paraId="743B012A"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6" w:history="1">
        <w:r w:rsidR="005731D4" w:rsidRPr="00AE3CF9">
          <w:rPr>
            <w:rStyle w:val="Hyperlink"/>
            <w:noProof/>
          </w:rPr>
          <w:t>Table 37: Inherited Requirements</w:t>
        </w:r>
        <w:r w:rsidR="005731D4">
          <w:rPr>
            <w:noProof/>
            <w:webHidden/>
          </w:rPr>
          <w:tab/>
        </w:r>
        <w:r w:rsidR="005731D4">
          <w:rPr>
            <w:noProof/>
            <w:webHidden/>
          </w:rPr>
          <w:fldChar w:fldCharType="begin"/>
        </w:r>
        <w:r w:rsidR="005731D4">
          <w:rPr>
            <w:noProof/>
            <w:webHidden/>
          </w:rPr>
          <w:instrText xml:space="preserve"> PAGEREF _Toc25584446 \h </w:instrText>
        </w:r>
        <w:r w:rsidR="005731D4">
          <w:rPr>
            <w:noProof/>
            <w:webHidden/>
          </w:rPr>
        </w:r>
        <w:r w:rsidR="005731D4">
          <w:rPr>
            <w:noProof/>
            <w:webHidden/>
          </w:rPr>
          <w:fldChar w:fldCharType="separate"/>
        </w:r>
        <w:r w:rsidR="009511B2">
          <w:rPr>
            <w:noProof/>
            <w:webHidden/>
          </w:rPr>
          <w:t>39</w:t>
        </w:r>
        <w:r w:rsidR="005731D4">
          <w:rPr>
            <w:noProof/>
            <w:webHidden/>
          </w:rPr>
          <w:fldChar w:fldCharType="end"/>
        </w:r>
      </w:hyperlink>
    </w:p>
    <w:p w14:paraId="16A8A7B7"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7" w:history="1">
        <w:r w:rsidR="005731D4" w:rsidRPr="00AE3CF9">
          <w:rPr>
            <w:rStyle w:val="Hyperlink"/>
            <w:noProof/>
          </w:rPr>
          <w:t>Table 38: Input Signal mappings of Function</w:t>
        </w:r>
        <w:r w:rsidR="005731D4">
          <w:rPr>
            <w:noProof/>
            <w:webHidden/>
          </w:rPr>
          <w:tab/>
        </w:r>
        <w:r w:rsidR="005731D4">
          <w:rPr>
            <w:noProof/>
            <w:webHidden/>
          </w:rPr>
          <w:fldChar w:fldCharType="begin"/>
        </w:r>
        <w:r w:rsidR="005731D4">
          <w:rPr>
            <w:noProof/>
            <w:webHidden/>
          </w:rPr>
          <w:instrText xml:space="preserve"> PAGEREF _Toc25584447 \h </w:instrText>
        </w:r>
        <w:r w:rsidR="005731D4">
          <w:rPr>
            <w:noProof/>
            <w:webHidden/>
          </w:rPr>
        </w:r>
        <w:r w:rsidR="005731D4">
          <w:rPr>
            <w:noProof/>
            <w:webHidden/>
          </w:rPr>
          <w:fldChar w:fldCharType="separate"/>
        </w:r>
        <w:r w:rsidR="009511B2">
          <w:rPr>
            <w:noProof/>
            <w:webHidden/>
          </w:rPr>
          <w:t>40</w:t>
        </w:r>
        <w:r w:rsidR="005731D4">
          <w:rPr>
            <w:noProof/>
            <w:webHidden/>
          </w:rPr>
          <w:fldChar w:fldCharType="end"/>
        </w:r>
      </w:hyperlink>
    </w:p>
    <w:p w14:paraId="5F36C9E8"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8" w:history="1">
        <w:r w:rsidR="005731D4" w:rsidRPr="00AE3CF9">
          <w:rPr>
            <w:rStyle w:val="Hyperlink"/>
            <w:noProof/>
          </w:rPr>
          <w:t>Table 39: Output Signal mappings of Function</w:t>
        </w:r>
        <w:r w:rsidR="005731D4">
          <w:rPr>
            <w:noProof/>
            <w:webHidden/>
          </w:rPr>
          <w:tab/>
        </w:r>
        <w:r w:rsidR="005731D4">
          <w:rPr>
            <w:noProof/>
            <w:webHidden/>
          </w:rPr>
          <w:fldChar w:fldCharType="begin"/>
        </w:r>
        <w:r w:rsidR="005731D4">
          <w:rPr>
            <w:noProof/>
            <w:webHidden/>
          </w:rPr>
          <w:instrText xml:space="preserve"> PAGEREF _Toc25584448 \h </w:instrText>
        </w:r>
        <w:r w:rsidR="005731D4">
          <w:rPr>
            <w:noProof/>
            <w:webHidden/>
          </w:rPr>
        </w:r>
        <w:r w:rsidR="005731D4">
          <w:rPr>
            <w:noProof/>
            <w:webHidden/>
          </w:rPr>
          <w:fldChar w:fldCharType="separate"/>
        </w:r>
        <w:r w:rsidR="009511B2">
          <w:rPr>
            <w:noProof/>
            <w:webHidden/>
          </w:rPr>
          <w:t>40</w:t>
        </w:r>
        <w:r w:rsidR="005731D4">
          <w:rPr>
            <w:noProof/>
            <w:webHidden/>
          </w:rPr>
          <w:fldChar w:fldCharType="end"/>
        </w:r>
      </w:hyperlink>
    </w:p>
    <w:p w14:paraId="53ECAC7C"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49" w:history="1">
        <w:r w:rsidR="005731D4" w:rsidRPr="00AE3CF9">
          <w:rPr>
            <w:rStyle w:val="Hyperlink"/>
            <w:noProof/>
          </w:rPr>
          <w:t>Table 40: Parameter mappings of Function</w:t>
        </w:r>
        <w:r w:rsidR="005731D4">
          <w:rPr>
            <w:noProof/>
            <w:webHidden/>
          </w:rPr>
          <w:tab/>
        </w:r>
        <w:r w:rsidR="005731D4">
          <w:rPr>
            <w:noProof/>
            <w:webHidden/>
          </w:rPr>
          <w:fldChar w:fldCharType="begin"/>
        </w:r>
        <w:r w:rsidR="005731D4">
          <w:rPr>
            <w:noProof/>
            <w:webHidden/>
          </w:rPr>
          <w:instrText xml:space="preserve"> PAGEREF _Toc25584449 \h </w:instrText>
        </w:r>
        <w:r w:rsidR="005731D4">
          <w:rPr>
            <w:noProof/>
            <w:webHidden/>
          </w:rPr>
        </w:r>
        <w:r w:rsidR="005731D4">
          <w:rPr>
            <w:noProof/>
            <w:webHidden/>
          </w:rPr>
          <w:fldChar w:fldCharType="separate"/>
        </w:r>
        <w:r w:rsidR="009511B2">
          <w:rPr>
            <w:noProof/>
            <w:webHidden/>
          </w:rPr>
          <w:t>41</w:t>
        </w:r>
        <w:r w:rsidR="005731D4">
          <w:rPr>
            <w:noProof/>
            <w:webHidden/>
          </w:rPr>
          <w:fldChar w:fldCharType="end"/>
        </w:r>
      </w:hyperlink>
    </w:p>
    <w:p w14:paraId="39A1FDC5"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0" w:history="1">
        <w:r w:rsidR="005731D4" w:rsidRPr="00AE3CF9">
          <w:rPr>
            <w:rStyle w:val="Hyperlink"/>
            <w:noProof/>
          </w:rPr>
          <w:t>Table 41: Inherited Requirements</w:t>
        </w:r>
        <w:r w:rsidR="005731D4">
          <w:rPr>
            <w:noProof/>
            <w:webHidden/>
          </w:rPr>
          <w:tab/>
        </w:r>
        <w:r w:rsidR="005731D4">
          <w:rPr>
            <w:noProof/>
            <w:webHidden/>
          </w:rPr>
          <w:fldChar w:fldCharType="begin"/>
        </w:r>
        <w:r w:rsidR="005731D4">
          <w:rPr>
            <w:noProof/>
            <w:webHidden/>
          </w:rPr>
          <w:instrText xml:space="preserve"> PAGEREF _Toc25584450 \h </w:instrText>
        </w:r>
        <w:r w:rsidR="005731D4">
          <w:rPr>
            <w:noProof/>
            <w:webHidden/>
          </w:rPr>
        </w:r>
        <w:r w:rsidR="005731D4">
          <w:rPr>
            <w:noProof/>
            <w:webHidden/>
          </w:rPr>
          <w:fldChar w:fldCharType="separate"/>
        </w:r>
        <w:r w:rsidR="009511B2">
          <w:rPr>
            <w:noProof/>
            <w:webHidden/>
          </w:rPr>
          <w:t>41</w:t>
        </w:r>
        <w:r w:rsidR="005731D4">
          <w:rPr>
            <w:noProof/>
            <w:webHidden/>
          </w:rPr>
          <w:fldChar w:fldCharType="end"/>
        </w:r>
      </w:hyperlink>
    </w:p>
    <w:p w14:paraId="1691378D"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1" w:history="1">
        <w:r w:rsidR="005731D4" w:rsidRPr="00AE3CF9">
          <w:rPr>
            <w:rStyle w:val="Hyperlink"/>
            <w:noProof/>
          </w:rPr>
          <w:t>Table 42: Input Signal mappings of Function</w:t>
        </w:r>
        <w:r w:rsidR="005731D4">
          <w:rPr>
            <w:noProof/>
            <w:webHidden/>
          </w:rPr>
          <w:tab/>
        </w:r>
        <w:r w:rsidR="005731D4">
          <w:rPr>
            <w:noProof/>
            <w:webHidden/>
          </w:rPr>
          <w:fldChar w:fldCharType="begin"/>
        </w:r>
        <w:r w:rsidR="005731D4">
          <w:rPr>
            <w:noProof/>
            <w:webHidden/>
          </w:rPr>
          <w:instrText xml:space="preserve"> PAGEREF _Toc25584451 \h </w:instrText>
        </w:r>
        <w:r w:rsidR="005731D4">
          <w:rPr>
            <w:noProof/>
            <w:webHidden/>
          </w:rPr>
        </w:r>
        <w:r w:rsidR="005731D4">
          <w:rPr>
            <w:noProof/>
            <w:webHidden/>
          </w:rPr>
          <w:fldChar w:fldCharType="separate"/>
        </w:r>
        <w:r w:rsidR="009511B2">
          <w:rPr>
            <w:noProof/>
            <w:webHidden/>
          </w:rPr>
          <w:t>43</w:t>
        </w:r>
        <w:r w:rsidR="005731D4">
          <w:rPr>
            <w:noProof/>
            <w:webHidden/>
          </w:rPr>
          <w:fldChar w:fldCharType="end"/>
        </w:r>
      </w:hyperlink>
    </w:p>
    <w:p w14:paraId="5C0CCC8D"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2" w:history="1">
        <w:r w:rsidR="005731D4" w:rsidRPr="00AE3CF9">
          <w:rPr>
            <w:rStyle w:val="Hyperlink"/>
            <w:noProof/>
          </w:rPr>
          <w:t>Table 43: Output Signal mappings of Function</w:t>
        </w:r>
        <w:r w:rsidR="005731D4">
          <w:rPr>
            <w:noProof/>
            <w:webHidden/>
          </w:rPr>
          <w:tab/>
        </w:r>
        <w:r w:rsidR="005731D4">
          <w:rPr>
            <w:noProof/>
            <w:webHidden/>
          </w:rPr>
          <w:fldChar w:fldCharType="begin"/>
        </w:r>
        <w:r w:rsidR="005731D4">
          <w:rPr>
            <w:noProof/>
            <w:webHidden/>
          </w:rPr>
          <w:instrText xml:space="preserve"> PAGEREF _Toc25584452 \h </w:instrText>
        </w:r>
        <w:r w:rsidR="005731D4">
          <w:rPr>
            <w:noProof/>
            <w:webHidden/>
          </w:rPr>
        </w:r>
        <w:r w:rsidR="005731D4">
          <w:rPr>
            <w:noProof/>
            <w:webHidden/>
          </w:rPr>
          <w:fldChar w:fldCharType="separate"/>
        </w:r>
        <w:r w:rsidR="009511B2">
          <w:rPr>
            <w:noProof/>
            <w:webHidden/>
          </w:rPr>
          <w:t>43</w:t>
        </w:r>
        <w:r w:rsidR="005731D4">
          <w:rPr>
            <w:noProof/>
            <w:webHidden/>
          </w:rPr>
          <w:fldChar w:fldCharType="end"/>
        </w:r>
      </w:hyperlink>
    </w:p>
    <w:p w14:paraId="72101D21"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3" w:history="1">
        <w:r w:rsidR="005731D4" w:rsidRPr="00AE3CF9">
          <w:rPr>
            <w:rStyle w:val="Hyperlink"/>
            <w:noProof/>
          </w:rPr>
          <w:t>Table 44: Parameter mappings of Function</w:t>
        </w:r>
        <w:r w:rsidR="005731D4">
          <w:rPr>
            <w:noProof/>
            <w:webHidden/>
          </w:rPr>
          <w:tab/>
        </w:r>
        <w:r w:rsidR="005731D4">
          <w:rPr>
            <w:noProof/>
            <w:webHidden/>
          </w:rPr>
          <w:fldChar w:fldCharType="begin"/>
        </w:r>
        <w:r w:rsidR="005731D4">
          <w:rPr>
            <w:noProof/>
            <w:webHidden/>
          </w:rPr>
          <w:instrText xml:space="preserve"> PAGEREF _Toc25584453 \h </w:instrText>
        </w:r>
        <w:r w:rsidR="005731D4">
          <w:rPr>
            <w:noProof/>
            <w:webHidden/>
          </w:rPr>
        </w:r>
        <w:r w:rsidR="005731D4">
          <w:rPr>
            <w:noProof/>
            <w:webHidden/>
          </w:rPr>
          <w:fldChar w:fldCharType="separate"/>
        </w:r>
        <w:r w:rsidR="009511B2">
          <w:rPr>
            <w:noProof/>
            <w:webHidden/>
          </w:rPr>
          <w:t>43</w:t>
        </w:r>
        <w:r w:rsidR="005731D4">
          <w:rPr>
            <w:noProof/>
            <w:webHidden/>
          </w:rPr>
          <w:fldChar w:fldCharType="end"/>
        </w:r>
      </w:hyperlink>
    </w:p>
    <w:p w14:paraId="6F3A6802"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4" w:history="1">
        <w:r w:rsidR="005731D4" w:rsidRPr="00AE3CF9">
          <w:rPr>
            <w:rStyle w:val="Hyperlink"/>
            <w:noProof/>
          </w:rPr>
          <w:t>Table 45: Inherited Requirements</w:t>
        </w:r>
        <w:r w:rsidR="005731D4">
          <w:rPr>
            <w:noProof/>
            <w:webHidden/>
          </w:rPr>
          <w:tab/>
        </w:r>
        <w:r w:rsidR="005731D4">
          <w:rPr>
            <w:noProof/>
            <w:webHidden/>
          </w:rPr>
          <w:fldChar w:fldCharType="begin"/>
        </w:r>
        <w:r w:rsidR="005731D4">
          <w:rPr>
            <w:noProof/>
            <w:webHidden/>
          </w:rPr>
          <w:instrText xml:space="preserve"> PAGEREF _Toc25584454 \h </w:instrText>
        </w:r>
        <w:r w:rsidR="005731D4">
          <w:rPr>
            <w:noProof/>
            <w:webHidden/>
          </w:rPr>
        </w:r>
        <w:r w:rsidR="005731D4">
          <w:rPr>
            <w:noProof/>
            <w:webHidden/>
          </w:rPr>
          <w:fldChar w:fldCharType="separate"/>
        </w:r>
        <w:r w:rsidR="009511B2">
          <w:rPr>
            <w:noProof/>
            <w:webHidden/>
          </w:rPr>
          <w:t>44</w:t>
        </w:r>
        <w:r w:rsidR="005731D4">
          <w:rPr>
            <w:noProof/>
            <w:webHidden/>
          </w:rPr>
          <w:fldChar w:fldCharType="end"/>
        </w:r>
      </w:hyperlink>
    </w:p>
    <w:p w14:paraId="2EB4F9A8"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5" w:history="1">
        <w:r w:rsidR="005731D4" w:rsidRPr="00AE3CF9">
          <w:rPr>
            <w:rStyle w:val="Hyperlink"/>
            <w:noProof/>
          </w:rPr>
          <w:t>Table 46: Input Signal mappings of Function</w:t>
        </w:r>
        <w:r w:rsidR="005731D4">
          <w:rPr>
            <w:noProof/>
            <w:webHidden/>
          </w:rPr>
          <w:tab/>
        </w:r>
        <w:r w:rsidR="005731D4">
          <w:rPr>
            <w:noProof/>
            <w:webHidden/>
          </w:rPr>
          <w:fldChar w:fldCharType="begin"/>
        </w:r>
        <w:r w:rsidR="005731D4">
          <w:rPr>
            <w:noProof/>
            <w:webHidden/>
          </w:rPr>
          <w:instrText xml:space="preserve"> PAGEREF _Toc25584455 \h </w:instrText>
        </w:r>
        <w:r w:rsidR="005731D4">
          <w:rPr>
            <w:noProof/>
            <w:webHidden/>
          </w:rPr>
        </w:r>
        <w:r w:rsidR="005731D4">
          <w:rPr>
            <w:noProof/>
            <w:webHidden/>
          </w:rPr>
          <w:fldChar w:fldCharType="separate"/>
        </w:r>
        <w:r w:rsidR="009511B2">
          <w:rPr>
            <w:noProof/>
            <w:webHidden/>
          </w:rPr>
          <w:t>49</w:t>
        </w:r>
        <w:r w:rsidR="005731D4">
          <w:rPr>
            <w:noProof/>
            <w:webHidden/>
          </w:rPr>
          <w:fldChar w:fldCharType="end"/>
        </w:r>
      </w:hyperlink>
    </w:p>
    <w:p w14:paraId="6FDA6F48"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6" w:history="1">
        <w:r w:rsidR="005731D4" w:rsidRPr="00AE3CF9">
          <w:rPr>
            <w:rStyle w:val="Hyperlink"/>
            <w:noProof/>
          </w:rPr>
          <w:t>Table 47: Output Signal mappings of Function</w:t>
        </w:r>
        <w:r w:rsidR="005731D4">
          <w:rPr>
            <w:noProof/>
            <w:webHidden/>
          </w:rPr>
          <w:tab/>
        </w:r>
        <w:r w:rsidR="005731D4">
          <w:rPr>
            <w:noProof/>
            <w:webHidden/>
          </w:rPr>
          <w:fldChar w:fldCharType="begin"/>
        </w:r>
        <w:r w:rsidR="005731D4">
          <w:rPr>
            <w:noProof/>
            <w:webHidden/>
          </w:rPr>
          <w:instrText xml:space="preserve"> PAGEREF _Toc25584456 \h </w:instrText>
        </w:r>
        <w:r w:rsidR="005731D4">
          <w:rPr>
            <w:noProof/>
            <w:webHidden/>
          </w:rPr>
        </w:r>
        <w:r w:rsidR="005731D4">
          <w:rPr>
            <w:noProof/>
            <w:webHidden/>
          </w:rPr>
          <w:fldChar w:fldCharType="separate"/>
        </w:r>
        <w:r w:rsidR="009511B2">
          <w:rPr>
            <w:noProof/>
            <w:webHidden/>
          </w:rPr>
          <w:t>49</w:t>
        </w:r>
        <w:r w:rsidR="005731D4">
          <w:rPr>
            <w:noProof/>
            <w:webHidden/>
          </w:rPr>
          <w:fldChar w:fldCharType="end"/>
        </w:r>
      </w:hyperlink>
    </w:p>
    <w:p w14:paraId="29EC0169"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7" w:history="1">
        <w:r w:rsidR="005731D4" w:rsidRPr="00AE3CF9">
          <w:rPr>
            <w:rStyle w:val="Hyperlink"/>
            <w:noProof/>
          </w:rPr>
          <w:t>Table 48: Parameter mappings of Function</w:t>
        </w:r>
        <w:r w:rsidR="005731D4">
          <w:rPr>
            <w:noProof/>
            <w:webHidden/>
          </w:rPr>
          <w:tab/>
        </w:r>
        <w:r w:rsidR="005731D4">
          <w:rPr>
            <w:noProof/>
            <w:webHidden/>
          </w:rPr>
          <w:fldChar w:fldCharType="begin"/>
        </w:r>
        <w:r w:rsidR="005731D4">
          <w:rPr>
            <w:noProof/>
            <w:webHidden/>
          </w:rPr>
          <w:instrText xml:space="preserve"> PAGEREF _Toc25584457 \h </w:instrText>
        </w:r>
        <w:r w:rsidR="005731D4">
          <w:rPr>
            <w:noProof/>
            <w:webHidden/>
          </w:rPr>
        </w:r>
        <w:r w:rsidR="005731D4">
          <w:rPr>
            <w:noProof/>
            <w:webHidden/>
          </w:rPr>
          <w:fldChar w:fldCharType="separate"/>
        </w:r>
        <w:r w:rsidR="009511B2">
          <w:rPr>
            <w:noProof/>
            <w:webHidden/>
          </w:rPr>
          <w:t>50</w:t>
        </w:r>
        <w:r w:rsidR="005731D4">
          <w:rPr>
            <w:noProof/>
            <w:webHidden/>
          </w:rPr>
          <w:fldChar w:fldCharType="end"/>
        </w:r>
      </w:hyperlink>
    </w:p>
    <w:p w14:paraId="5DFEF47B"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8" w:history="1">
        <w:r w:rsidR="005731D4" w:rsidRPr="00AE3CF9">
          <w:rPr>
            <w:rStyle w:val="Hyperlink"/>
            <w:noProof/>
          </w:rPr>
          <w:t>Table 49: Inherited Requirements</w:t>
        </w:r>
        <w:r w:rsidR="005731D4">
          <w:rPr>
            <w:noProof/>
            <w:webHidden/>
          </w:rPr>
          <w:tab/>
        </w:r>
        <w:r w:rsidR="005731D4">
          <w:rPr>
            <w:noProof/>
            <w:webHidden/>
          </w:rPr>
          <w:fldChar w:fldCharType="begin"/>
        </w:r>
        <w:r w:rsidR="005731D4">
          <w:rPr>
            <w:noProof/>
            <w:webHidden/>
          </w:rPr>
          <w:instrText xml:space="preserve"> PAGEREF _Toc25584458 \h </w:instrText>
        </w:r>
        <w:r w:rsidR="005731D4">
          <w:rPr>
            <w:noProof/>
            <w:webHidden/>
          </w:rPr>
        </w:r>
        <w:r w:rsidR="005731D4">
          <w:rPr>
            <w:noProof/>
            <w:webHidden/>
          </w:rPr>
          <w:fldChar w:fldCharType="separate"/>
        </w:r>
        <w:r w:rsidR="009511B2">
          <w:rPr>
            <w:noProof/>
            <w:webHidden/>
          </w:rPr>
          <w:t>50</w:t>
        </w:r>
        <w:r w:rsidR="005731D4">
          <w:rPr>
            <w:noProof/>
            <w:webHidden/>
          </w:rPr>
          <w:fldChar w:fldCharType="end"/>
        </w:r>
      </w:hyperlink>
    </w:p>
    <w:p w14:paraId="18F5FCA3"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59" w:history="1">
        <w:r w:rsidR="005731D4" w:rsidRPr="00AE3CF9">
          <w:rPr>
            <w:rStyle w:val="Hyperlink"/>
            <w:noProof/>
          </w:rPr>
          <w:t>Table 46: Input Signal mappings of Function</w:t>
        </w:r>
        <w:r w:rsidR="005731D4">
          <w:rPr>
            <w:noProof/>
            <w:webHidden/>
          </w:rPr>
          <w:tab/>
        </w:r>
        <w:r w:rsidR="005731D4">
          <w:rPr>
            <w:noProof/>
            <w:webHidden/>
          </w:rPr>
          <w:fldChar w:fldCharType="begin"/>
        </w:r>
        <w:r w:rsidR="005731D4">
          <w:rPr>
            <w:noProof/>
            <w:webHidden/>
          </w:rPr>
          <w:instrText xml:space="preserve"> PAGEREF _Toc25584459 \h </w:instrText>
        </w:r>
        <w:r w:rsidR="005731D4">
          <w:rPr>
            <w:noProof/>
            <w:webHidden/>
          </w:rPr>
        </w:r>
        <w:r w:rsidR="005731D4">
          <w:rPr>
            <w:noProof/>
            <w:webHidden/>
          </w:rPr>
          <w:fldChar w:fldCharType="separate"/>
        </w:r>
        <w:r w:rsidR="009511B2">
          <w:rPr>
            <w:noProof/>
            <w:webHidden/>
          </w:rPr>
          <w:t>50</w:t>
        </w:r>
        <w:r w:rsidR="005731D4">
          <w:rPr>
            <w:noProof/>
            <w:webHidden/>
          </w:rPr>
          <w:fldChar w:fldCharType="end"/>
        </w:r>
      </w:hyperlink>
    </w:p>
    <w:p w14:paraId="2FE9A68C"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60" w:history="1">
        <w:r w:rsidR="005731D4" w:rsidRPr="00AE3CF9">
          <w:rPr>
            <w:rStyle w:val="Hyperlink"/>
            <w:noProof/>
          </w:rPr>
          <w:t>Table 47: Output Signal mappings of Function</w:t>
        </w:r>
        <w:r w:rsidR="005731D4">
          <w:rPr>
            <w:noProof/>
            <w:webHidden/>
          </w:rPr>
          <w:tab/>
        </w:r>
        <w:r w:rsidR="005731D4">
          <w:rPr>
            <w:noProof/>
            <w:webHidden/>
          </w:rPr>
          <w:fldChar w:fldCharType="begin"/>
        </w:r>
        <w:r w:rsidR="005731D4">
          <w:rPr>
            <w:noProof/>
            <w:webHidden/>
          </w:rPr>
          <w:instrText xml:space="preserve"> PAGEREF _Toc25584460 \h </w:instrText>
        </w:r>
        <w:r w:rsidR="005731D4">
          <w:rPr>
            <w:noProof/>
            <w:webHidden/>
          </w:rPr>
        </w:r>
        <w:r w:rsidR="005731D4">
          <w:rPr>
            <w:noProof/>
            <w:webHidden/>
          </w:rPr>
          <w:fldChar w:fldCharType="separate"/>
        </w:r>
        <w:r w:rsidR="009511B2">
          <w:rPr>
            <w:noProof/>
            <w:webHidden/>
          </w:rPr>
          <w:t>50</w:t>
        </w:r>
        <w:r w:rsidR="005731D4">
          <w:rPr>
            <w:noProof/>
            <w:webHidden/>
          </w:rPr>
          <w:fldChar w:fldCharType="end"/>
        </w:r>
      </w:hyperlink>
    </w:p>
    <w:p w14:paraId="31A71E94"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61" w:history="1">
        <w:r w:rsidR="005731D4" w:rsidRPr="00AE3CF9">
          <w:rPr>
            <w:rStyle w:val="Hyperlink"/>
            <w:noProof/>
          </w:rPr>
          <w:t>Table 48: Parameter mappings of Function</w:t>
        </w:r>
        <w:r w:rsidR="005731D4">
          <w:rPr>
            <w:noProof/>
            <w:webHidden/>
          </w:rPr>
          <w:tab/>
        </w:r>
        <w:r w:rsidR="005731D4">
          <w:rPr>
            <w:noProof/>
            <w:webHidden/>
          </w:rPr>
          <w:fldChar w:fldCharType="begin"/>
        </w:r>
        <w:r w:rsidR="005731D4">
          <w:rPr>
            <w:noProof/>
            <w:webHidden/>
          </w:rPr>
          <w:instrText xml:space="preserve"> PAGEREF _Toc25584461 \h </w:instrText>
        </w:r>
        <w:r w:rsidR="005731D4">
          <w:rPr>
            <w:noProof/>
            <w:webHidden/>
          </w:rPr>
        </w:r>
        <w:r w:rsidR="005731D4">
          <w:rPr>
            <w:noProof/>
            <w:webHidden/>
          </w:rPr>
          <w:fldChar w:fldCharType="separate"/>
        </w:r>
        <w:r w:rsidR="009511B2">
          <w:rPr>
            <w:noProof/>
            <w:webHidden/>
          </w:rPr>
          <w:t>51</w:t>
        </w:r>
        <w:r w:rsidR="005731D4">
          <w:rPr>
            <w:noProof/>
            <w:webHidden/>
          </w:rPr>
          <w:fldChar w:fldCharType="end"/>
        </w:r>
      </w:hyperlink>
    </w:p>
    <w:p w14:paraId="734CE5CF"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62" w:history="1">
        <w:r w:rsidR="005731D4" w:rsidRPr="00AE3CF9">
          <w:rPr>
            <w:rStyle w:val="Hyperlink"/>
            <w:noProof/>
          </w:rPr>
          <w:t>Table 49: Inherited Requirements</w:t>
        </w:r>
        <w:r w:rsidR="005731D4">
          <w:rPr>
            <w:noProof/>
            <w:webHidden/>
          </w:rPr>
          <w:tab/>
        </w:r>
        <w:r w:rsidR="005731D4">
          <w:rPr>
            <w:noProof/>
            <w:webHidden/>
          </w:rPr>
          <w:fldChar w:fldCharType="begin"/>
        </w:r>
        <w:r w:rsidR="005731D4">
          <w:rPr>
            <w:noProof/>
            <w:webHidden/>
          </w:rPr>
          <w:instrText xml:space="preserve"> PAGEREF _Toc25584462 \h </w:instrText>
        </w:r>
        <w:r w:rsidR="005731D4">
          <w:rPr>
            <w:noProof/>
            <w:webHidden/>
          </w:rPr>
        </w:r>
        <w:r w:rsidR="005731D4">
          <w:rPr>
            <w:noProof/>
            <w:webHidden/>
          </w:rPr>
          <w:fldChar w:fldCharType="separate"/>
        </w:r>
        <w:r w:rsidR="009511B2">
          <w:rPr>
            <w:noProof/>
            <w:webHidden/>
          </w:rPr>
          <w:t>51</w:t>
        </w:r>
        <w:r w:rsidR="005731D4">
          <w:rPr>
            <w:noProof/>
            <w:webHidden/>
          </w:rPr>
          <w:fldChar w:fldCharType="end"/>
        </w:r>
      </w:hyperlink>
    </w:p>
    <w:p w14:paraId="6819326E" w14:textId="77777777" w:rsidR="005731D4" w:rsidRDefault="00F373CF">
      <w:pPr>
        <w:pStyle w:val="TableofFigures"/>
        <w:tabs>
          <w:tab w:val="right" w:leader="dot" w:pos="10173"/>
        </w:tabs>
        <w:rPr>
          <w:rFonts w:asciiTheme="minorHAnsi" w:eastAsiaTheme="minorEastAsia" w:hAnsiTheme="minorHAnsi" w:cstheme="minorBidi"/>
          <w:noProof/>
          <w:sz w:val="22"/>
          <w:szCs w:val="22"/>
        </w:rPr>
      </w:pPr>
      <w:hyperlink w:anchor="_Toc25584463" w:history="1">
        <w:r w:rsidR="005731D4" w:rsidRPr="00AE3CF9">
          <w:rPr>
            <w:rStyle w:val="Hyperlink"/>
            <w:noProof/>
          </w:rPr>
          <w:t>Table 50: Open Concerns</w:t>
        </w:r>
        <w:r w:rsidR="005731D4">
          <w:rPr>
            <w:noProof/>
            <w:webHidden/>
          </w:rPr>
          <w:tab/>
        </w:r>
        <w:r w:rsidR="005731D4">
          <w:rPr>
            <w:noProof/>
            <w:webHidden/>
          </w:rPr>
          <w:fldChar w:fldCharType="begin"/>
        </w:r>
        <w:r w:rsidR="005731D4">
          <w:rPr>
            <w:noProof/>
            <w:webHidden/>
          </w:rPr>
          <w:instrText xml:space="preserve"> PAGEREF _Toc25584463 \h </w:instrText>
        </w:r>
        <w:r w:rsidR="005731D4">
          <w:rPr>
            <w:noProof/>
            <w:webHidden/>
          </w:rPr>
        </w:r>
        <w:r w:rsidR="005731D4">
          <w:rPr>
            <w:noProof/>
            <w:webHidden/>
          </w:rPr>
          <w:fldChar w:fldCharType="separate"/>
        </w:r>
        <w:r w:rsidR="009511B2">
          <w:rPr>
            <w:noProof/>
            <w:webHidden/>
          </w:rPr>
          <w:t>58</w:t>
        </w:r>
        <w:r w:rsidR="005731D4">
          <w:rPr>
            <w:noProof/>
            <w:webHidden/>
          </w:rPr>
          <w:fldChar w:fldCharType="end"/>
        </w:r>
      </w:hyperlink>
    </w:p>
    <w:p w14:paraId="29B08618" w14:textId="77777777" w:rsidR="003A3CDA" w:rsidRPr="00E2703A" w:rsidRDefault="004F4A45" w:rsidP="004F4A45">
      <w:r w:rsidRPr="00E2703A">
        <w:rPr>
          <w:rStyle w:val="Hyperlink"/>
          <w:rFonts w:cs="Arial"/>
          <w:noProof/>
          <w:color w:val="auto"/>
        </w:rPr>
        <w:fldChar w:fldCharType="end"/>
      </w:r>
    </w:p>
    <w:p w14:paraId="74152247" w14:textId="77777777" w:rsidR="00AF3D6B" w:rsidRPr="00185AC3" w:rsidRDefault="00495DD0" w:rsidP="00495DD0">
      <w:pPr>
        <w:pStyle w:val="Heading1"/>
      </w:pPr>
      <w:bookmarkStart w:id="6" w:name="_Toc481143785"/>
      <w:bookmarkStart w:id="7" w:name="_Toc32332080"/>
      <w:r>
        <w:lastRenderedPageBreak/>
        <w:t>Introduction</w:t>
      </w:r>
      <w:bookmarkEnd w:id="6"/>
      <w:bookmarkEnd w:id="7"/>
    </w:p>
    <w:p w14:paraId="69D0FCA5" w14:textId="77777777" w:rsidR="00AF3D6B" w:rsidRPr="00185AC3" w:rsidRDefault="001F7BB0" w:rsidP="0008696C">
      <w:pPr>
        <w:pStyle w:val="Heading2"/>
      </w:pPr>
      <w:bookmarkStart w:id="8" w:name="_Toc215652128"/>
      <w:bookmarkStart w:id="9" w:name="_Toc481143786"/>
      <w:bookmarkStart w:id="10" w:name="_Toc32332081"/>
      <w:r w:rsidRPr="005B03D3">
        <w:rPr>
          <w:szCs w:val="20"/>
        </w:rPr>
        <w:t xml:space="preserve">Document </w:t>
      </w:r>
      <w:r w:rsidR="00E36794">
        <w:t>Purpose</w:t>
      </w:r>
      <w:bookmarkEnd w:id="8"/>
      <w:bookmarkEnd w:id="9"/>
      <w:bookmarkEnd w:id="10"/>
    </w:p>
    <w:p w14:paraId="117933B7" w14:textId="77777777" w:rsidR="000C11E9" w:rsidRDefault="000C11E9" w:rsidP="000C11E9">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sidR="007514C3">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71C1AAED" w14:textId="77777777" w:rsidR="000C11E9" w:rsidRDefault="000C11E9" w:rsidP="000C11E9">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8168A2">
          <w:rPr>
            <w:rStyle w:val="Hyperlink"/>
            <w:rFonts w:cs="Arial"/>
            <w:lang w:val="en-US"/>
          </w:rPr>
          <w:t>Ford RE Wiki</w:t>
        </w:r>
      </w:hyperlink>
      <w:r>
        <w:rPr>
          <w:rStyle w:val="Hyperlink"/>
          <w:rFonts w:cs="Arial"/>
          <w:lang w:val="en-US"/>
        </w:rPr>
        <w:t>.</w:t>
      </w:r>
    </w:p>
    <w:p w14:paraId="2DC72FD3" w14:textId="77777777" w:rsidR="000C11E9" w:rsidRDefault="001F7BB0" w:rsidP="0008696C">
      <w:pPr>
        <w:pStyle w:val="Heading2"/>
      </w:pPr>
      <w:bookmarkStart w:id="11" w:name="_Toc455752475"/>
      <w:bookmarkStart w:id="12" w:name="_Toc481143787"/>
      <w:bookmarkStart w:id="13" w:name="_Toc32332082"/>
      <w:r w:rsidRPr="005B03D3">
        <w:rPr>
          <w:szCs w:val="20"/>
        </w:rPr>
        <w:t xml:space="preserve">Document </w:t>
      </w:r>
      <w:r w:rsidR="000C11E9">
        <w:t>Scope</w:t>
      </w:r>
      <w:bookmarkEnd w:id="11"/>
      <w:bookmarkEnd w:id="12"/>
      <w:bookmarkEnd w:id="13"/>
    </w:p>
    <w:p w14:paraId="4D827084" w14:textId="77777777" w:rsidR="000C11E9" w:rsidRPr="00F47F25" w:rsidRDefault="000C11E9" w:rsidP="000C11E9">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5"/>
        <w:gridCol w:w="2409"/>
        <w:gridCol w:w="3289"/>
      </w:tblGrid>
      <w:tr w:rsidR="000C11E9" w:rsidRPr="001B1565" w14:paraId="1A9905BB" w14:textId="77777777" w:rsidTr="00DD553E">
        <w:trPr>
          <w:cantSplit/>
          <w:tblHeader/>
        </w:trPr>
        <w:tc>
          <w:tcPr>
            <w:tcW w:w="4395" w:type="dxa"/>
            <w:shd w:val="clear" w:color="auto" w:fill="E0E0E0"/>
          </w:tcPr>
          <w:p w14:paraId="20236101" w14:textId="77777777" w:rsidR="000C11E9" w:rsidRPr="001B1565" w:rsidRDefault="000C11E9" w:rsidP="00F2468B">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084D302B" w14:textId="77777777" w:rsidR="000C11E9" w:rsidRPr="001B1565" w:rsidRDefault="000C11E9" w:rsidP="00F2468B">
            <w:pPr>
              <w:rPr>
                <w:rFonts w:ascii="Helvetica" w:hAnsi="Helvetica" w:cs="Helvetica"/>
                <w:b/>
              </w:rPr>
            </w:pPr>
            <w:r w:rsidRPr="001B1565">
              <w:rPr>
                <w:rFonts w:ascii="Helvetica" w:hAnsi="Helvetica" w:cs="Helvetica"/>
                <w:b/>
              </w:rPr>
              <w:t>Owner</w:t>
            </w:r>
          </w:p>
        </w:tc>
        <w:tc>
          <w:tcPr>
            <w:tcW w:w="3289" w:type="dxa"/>
            <w:shd w:val="clear" w:color="auto" w:fill="E0E0E0"/>
          </w:tcPr>
          <w:p w14:paraId="143D9C11" w14:textId="77777777" w:rsidR="000C11E9" w:rsidRPr="001B1565" w:rsidRDefault="000C11E9" w:rsidP="00F2468B">
            <w:pPr>
              <w:rPr>
                <w:rFonts w:ascii="Helvetica" w:hAnsi="Helvetica" w:cs="Helvetica"/>
                <w:b/>
              </w:rPr>
            </w:pPr>
            <w:r w:rsidRPr="001B1565">
              <w:rPr>
                <w:rFonts w:ascii="Helvetica" w:hAnsi="Helvetica" w:cs="Helvetica"/>
                <w:b/>
              </w:rPr>
              <w:t>Reference</w:t>
            </w:r>
          </w:p>
        </w:tc>
      </w:tr>
      <w:tr w:rsidR="000C11E9" w:rsidRPr="001B1565" w14:paraId="51048751" w14:textId="77777777" w:rsidTr="00DD553E">
        <w:tc>
          <w:tcPr>
            <w:tcW w:w="4395" w:type="dxa"/>
          </w:tcPr>
          <w:p w14:paraId="7B7D8A55" w14:textId="77777777" w:rsidR="000C11E9" w:rsidRPr="003C6F08" w:rsidRDefault="000C11E9" w:rsidP="00F2468B">
            <w:pPr>
              <w:rPr>
                <w:rFonts w:ascii="Helvetica" w:hAnsi="Helvetica" w:cs="Helvetica"/>
              </w:rPr>
            </w:pPr>
            <w:r w:rsidRPr="003C6F08">
              <w:rPr>
                <w:rFonts w:ascii="Helvetica" w:hAnsi="Helvetica" w:cs="Helvetica"/>
              </w:rPr>
              <w:t>e.g. CGEA1.3</w:t>
            </w:r>
          </w:p>
        </w:tc>
        <w:tc>
          <w:tcPr>
            <w:tcW w:w="2409" w:type="dxa"/>
          </w:tcPr>
          <w:p w14:paraId="1A30CFF3" w14:textId="77777777" w:rsidR="000C11E9" w:rsidRPr="003C6F08" w:rsidRDefault="000C11E9" w:rsidP="00F2468B">
            <w:pPr>
              <w:rPr>
                <w:rFonts w:ascii="Helvetica" w:hAnsi="Helvetica" w:cs="Helvetica"/>
              </w:rPr>
            </w:pPr>
          </w:p>
        </w:tc>
        <w:tc>
          <w:tcPr>
            <w:tcW w:w="3289" w:type="dxa"/>
          </w:tcPr>
          <w:p w14:paraId="5DA6547F" w14:textId="77777777" w:rsidR="000C11E9" w:rsidRPr="003C6F08" w:rsidRDefault="000C11E9" w:rsidP="00F2468B">
            <w:pPr>
              <w:rPr>
                <w:rFonts w:ascii="Helvetica" w:hAnsi="Helvetica" w:cs="Helvetica"/>
              </w:rPr>
            </w:pPr>
            <w:r w:rsidRPr="003C6F08">
              <w:rPr>
                <w:rFonts w:ascii="Helvetica" w:hAnsi="Helvetica" w:cs="Helvetica"/>
              </w:rPr>
              <w:t>&lt;Add VSEM Link&gt;</w:t>
            </w:r>
          </w:p>
        </w:tc>
      </w:tr>
      <w:tr w:rsidR="000C11E9" w:rsidRPr="001B1565" w14:paraId="3BC98501" w14:textId="77777777" w:rsidTr="00DD553E">
        <w:tc>
          <w:tcPr>
            <w:tcW w:w="4395" w:type="dxa"/>
          </w:tcPr>
          <w:p w14:paraId="35C81FF1" w14:textId="77777777" w:rsidR="000C11E9" w:rsidRPr="003C6F08" w:rsidRDefault="000C11E9" w:rsidP="00F2468B">
            <w:pPr>
              <w:rPr>
                <w:rFonts w:ascii="Helvetica" w:hAnsi="Helvetica" w:cs="Helvetica"/>
              </w:rPr>
            </w:pPr>
          </w:p>
        </w:tc>
        <w:tc>
          <w:tcPr>
            <w:tcW w:w="2409" w:type="dxa"/>
          </w:tcPr>
          <w:p w14:paraId="597E4182" w14:textId="77777777" w:rsidR="000C11E9" w:rsidRPr="003C6F08" w:rsidRDefault="000C11E9" w:rsidP="00F2468B">
            <w:pPr>
              <w:rPr>
                <w:rFonts w:ascii="Helvetica" w:hAnsi="Helvetica" w:cs="Helvetica"/>
              </w:rPr>
            </w:pPr>
          </w:p>
        </w:tc>
        <w:tc>
          <w:tcPr>
            <w:tcW w:w="3289" w:type="dxa"/>
          </w:tcPr>
          <w:p w14:paraId="5BA3F3B6" w14:textId="77777777" w:rsidR="000C11E9" w:rsidRPr="003C6F08" w:rsidRDefault="000C11E9" w:rsidP="00F2468B">
            <w:pPr>
              <w:rPr>
                <w:rFonts w:ascii="Helvetica" w:hAnsi="Helvetica" w:cs="Helvetica"/>
              </w:rPr>
            </w:pPr>
          </w:p>
        </w:tc>
      </w:tr>
    </w:tbl>
    <w:p w14:paraId="3D0042D1" w14:textId="77777777" w:rsidR="000C11E9" w:rsidRDefault="000C11E9" w:rsidP="000C11E9">
      <w:pPr>
        <w:pStyle w:val="Caption"/>
      </w:pPr>
      <w:bookmarkStart w:id="14" w:name="_Toc455752535"/>
      <w:bookmarkStart w:id="15" w:name="_Toc520108482"/>
      <w:bookmarkStart w:id="16" w:name="_Toc25584410"/>
      <w:r w:rsidRPr="001B1565">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1</w:t>
      </w:r>
      <w:r w:rsidR="00F309BE">
        <w:rPr>
          <w:noProof/>
        </w:rPr>
        <w:fldChar w:fldCharType="end"/>
      </w:r>
      <w:r w:rsidRPr="001B1565">
        <w:t xml:space="preserve">: </w:t>
      </w:r>
      <w:r>
        <w:t>Electrical Architecture(s) referenced in this document</w:t>
      </w:r>
      <w:bookmarkEnd w:id="14"/>
      <w:bookmarkEnd w:id="15"/>
      <w:bookmarkEnd w:id="16"/>
    </w:p>
    <w:p w14:paraId="4E102264" w14:textId="77777777" w:rsidR="000C11E9" w:rsidRDefault="000C11E9" w:rsidP="000C11E9">
      <w:pPr>
        <w:pStyle w:val="BodyText"/>
        <w:rPr>
          <w:lang w:val="en-US"/>
        </w:rPr>
      </w:pPr>
      <w:r>
        <w:rPr>
          <w:lang w:val="en-US"/>
        </w:rPr>
        <w:t xml:space="preserve">The following functions </w:t>
      </w:r>
      <w:r>
        <w:t xml:space="preserve">from the </w:t>
      </w:r>
      <w:hyperlink r:id="rId15" w:history="1">
        <w:r w:rsidRPr="003C6F08">
          <w:rPr>
            <w:rStyle w:val="Hyperlink"/>
          </w:rPr>
          <w:t>Global Feature &amp; Function List</w:t>
        </w:r>
      </w:hyperlink>
      <w:r>
        <w:t xml:space="preserve"> </w:t>
      </w:r>
      <w:r>
        <w:rPr>
          <w:lang w:val="en-US"/>
        </w:rPr>
        <w:t>are referenced in this Feature Implementation Specification:</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2126"/>
        <w:gridCol w:w="2551"/>
        <w:gridCol w:w="3289"/>
      </w:tblGrid>
      <w:tr w:rsidR="000C11E9" w:rsidRPr="001B1565" w14:paraId="334918AB" w14:textId="77777777" w:rsidTr="00DD553E">
        <w:trPr>
          <w:cantSplit/>
          <w:tblHeader/>
        </w:trPr>
        <w:tc>
          <w:tcPr>
            <w:tcW w:w="2127" w:type="dxa"/>
            <w:shd w:val="clear" w:color="auto" w:fill="E0E0E0"/>
          </w:tcPr>
          <w:p w14:paraId="5C0447B1" w14:textId="77777777" w:rsidR="000C11E9" w:rsidRPr="001B1565" w:rsidRDefault="000C11E9" w:rsidP="00F2468B">
            <w:pPr>
              <w:rPr>
                <w:rFonts w:ascii="Helvetica" w:hAnsi="Helvetica" w:cs="Helvetica"/>
                <w:b/>
              </w:rPr>
            </w:pPr>
            <w:r>
              <w:rPr>
                <w:rFonts w:ascii="Helvetica" w:hAnsi="Helvetica" w:cs="Helvetica"/>
                <w:b/>
              </w:rPr>
              <w:t>Function</w:t>
            </w:r>
            <w:r w:rsidRPr="001B1565">
              <w:rPr>
                <w:rFonts w:ascii="Helvetica" w:hAnsi="Helvetica" w:cs="Helvetica"/>
                <w:b/>
              </w:rPr>
              <w:t xml:space="preserve"> ID</w:t>
            </w:r>
          </w:p>
        </w:tc>
        <w:tc>
          <w:tcPr>
            <w:tcW w:w="2126" w:type="dxa"/>
            <w:shd w:val="clear" w:color="auto" w:fill="E0E0E0"/>
          </w:tcPr>
          <w:p w14:paraId="2B3F4AB0" w14:textId="77777777" w:rsidR="000C11E9" w:rsidRPr="001B1565" w:rsidRDefault="000C11E9" w:rsidP="00F2468B">
            <w:pPr>
              <w:rPr>
                <w:rFonts w:ascii="Helvetica" w:hAnsi="Helvetica" w:cs="Helvetica"/>
                <w:b/>
              </w:rPr>
            </w:pPr>
            <w:r>
              <w:rPr>
                <w:rFonts w:ascii="Helvetica" w:hAnsi="Helvetica" w:cs="Helvetica"/>
                <w:b/>
              </w:rPr>
              <w:t>Function</w:t>
            </w:r>
            <w:r w:rsidRPr="001B1565">
              <w:rPr>
                <w:rFonts w:ascii="Helvetica" w:hAnsi="Helvetica" w:cs="Helvetica"/>
                <w:b/>
              </w:rPr>
              <w:t xml:space="preserve"> </w:t>
            </w:r>
            <w:r>
              <w:rPr>
                <w:rFonts w:ascii="Helvetica" w:hAnsi="Helvetica" w:cs="Helvetica"/>
                <w:b/>
              </w:rPr>
              <w:t xml:space="preserve">(Group) </w:t>
            </w:r>
            <w:r w:rsidRPr="001B1565">
              <w:rPr>
                <w:rFonts w:ascii="Helvetica" w:hAnsi="Helvetica" w:cs="Helvetica"/>
                <w:b/>
              </w:rPr>
              <w:t>Name</w:t>
            </w:r>
          </w:p>
        </w:tc>
        <w:tc>
          <w:tcPr>
            <w:tcW w:w="2551" w:type="dxa"/>
            <w:shd w:val="clear" w:color="auto" w:fill="E0E0E0"/>
          </w:tcPr>
          <w:p w14:paraId="3620FF4E" w14:textId="77777777" w:rsidR="000C11E9" w:rsidRPr="001B1565" w:rsidRDefault="000C11E9" w:rsidP="00F2468B">
            <w:pPr>
              <w:rPr>
                <w:rFonts w:ascii="Helvetica" w:hAnsi="Helvetica" w:cs="Helvetica"/>
                <w:b/>
              </w:rPr>
            </w:pPr>
            <w:r w:rsidRPr="001B1565">
              <w:rPr>
                <w:rFonts w:ascii="Helvetica" w:hAnsi="Helvetica" w:cs="Helvetica"/>
                <w:b/>
              </w:rPr>
              <w:t>Owner</w:t>
            </w:r>
          </w:p>
        </w:tc>
        <w:tc>
          <w:tcPr>
            <w:tcW w:w="3289" w:type="dxa"/>
            <w:shd w:val="clear" w:color="auto" w:fill="E0E0E0"/>
          </w:tcPr>
          <w:p w14:paraId="2AEF241C" w14:textId="77777777" w:rsidR="000C11E9" w:rsidRPr="001B1565" w:rsidRDefault="000C11E9" w:rsidP="00F2468B">
            <w:pPr>
              <w:rPr>
                <w:rFonts w:ascii="Helvetica" w:hAnsi="Helvetica" w:cs="Helvetica"/>
                <w:b/>
              </w:rPr>
            </w:pPr>
            <w:r w:rsidRPr="001B1565">
              <w:rPr>
                <w:rFonts w:ascii="Helvetica" w:hAnsi="Helvetica" w:cs="Helvetica"/>
                <w:b/>
              </w:rPr>
              <w:t>Reference</w:t>
            </w:r>
          </w:p>
        </w:tc>
      </w:tr>
      <w:tr w:rsidR="000C11E9" w:rsidRPr="001B1565" w14:paraId="59752EF3" w14:textId="77777777" w:rsidTr="00DD553E">
        <w:tc>
          <w:tcPr>
            <w:tcW w:w="2127" w:type="dxa"/>
          </w:tcPr>
          <w:p w14:paraId="16443170" w14:textId="77777777" w:rsidR="000C11E9" w:rsidRPr="003C6F08" w:rsidRDefault="000C11E9" w:rsidP="00F2468B">
            <w:pPr>
              <w:rPr>
                <w:rFonts w:ascii="Helvetica" w:hAnsi="Helvetica" w:cs="Helvetica"/>
              </w:rPr>
            </w:pPr>
            <w:r w:rsidRPr="003C6F08">
              <w:rPr>
                <w:rFonts w:ascii="Helvetica" w:hAnsi="Helvetica" w:cs="Helvetica"/>
              </w:rPr>
              <w:t>&lt;Add VSEM ID&gt;</w:t>
            </w:r>
          </w:p>
        </w:tc>
        <w:tc>
          <w:tcPr>
            <w:tcW w:w="2126" w:type="dxa"/>
          </w:tcPr>
          <w:p w14:paraId="51295CF2" w14:textId="77777777" w:rsidR="000C11E9" w:rsidRPr="003C6F08" w:rsidRDefault="000C11E9" w:rsidP="00F2468B">
            <w:pPr>
              <w:rPr>
                <w:rFonts w:ascii="Helvetica" w:hAnsi="Helvetica" w:cs="Helvetica"/>
              </w:rPr>
            </w:pPr>
            <w:r w:rsidRPr="003C6F08">
              <w:rPr>
                <w:rFonts w:ascii="Helvetica" w:hAnsi="Helvetica" w:cs="Helvetica"/>
              </w:rPr>
              <w:t>Locking</w:t>
            </w:r>
          </w:p>
        </w:tc>
        <w:tc>
          <w:tcPr>
            <w:tcW w:w="2551" w:type="dxa"/>
          </w:tcPr>
          <w:p w14:paraId="3ADF7FCA" w14:textId="77777777" w:rsidR="000C11E9" w:rsidRPr="003C6F08" w:rsidRDefault="000C11E9" w:rsidP="00F2468B">
            <w:pPr>
              <w:rPr>
                <w:rFonts w:ascii="Helvetica" w:hAnsi="Helvetica" w:cs="Helvetica"/>
              </w:rPr>
            </w:pPr>
            <w:r w:rsidRPr="003C6F08">
              <w:rPr>
                <w:rFonts w:ascii="Helvetica" w:hAnsi="Helvetica" w:cs="Helvetica"/>
              </w:rPr>
              <w:t>n/a</w:t>
            </w:r>
          </w:p>
        </w:tc>
        <w:tc>
          <w:tcPr>
            <w:tcW w:w="3289" w:type="dxa"/>
          </w:tcPr>
          <w:p w14:paraId="2B3633FD" w14:textId="77777777" w:rsidR="000C11E9" w:rsidRPr="003C6F08" w:rsidRDefault="000C11E9" w:rsidP="00F2468B">
            <w:pPr>
              <w:rPr>
                <w:rFonts w:ascii="Helvetica" w:hAnsi="Helvetica" w:cs="Helvetica"/>
              </w:rPr>
            </w:pPr>
            <w:r w:rsidRPr="003C6F08">
              <w:rPr>
                <w:rFonts w:ascii="Helvetica" w:hAnsi="Helvetica" w:cs="Helvetica"/>
              </w:rPr>
              <w:t>&lt;Add VSEM Link&gt;</w:t>
            </w:r>
          </w:p>
        </w:tc>
      </w:tr>
      <w:tr w:rsidR="000C11E9" w:rsidRPr="001B1565" w14:paraId="50B1063F" w14:textId="77777777" w:rsidTr="00DD553E">
        <w:tc>
          <w:tcPr>
            <w:tcW w:w="2127" w:type="dxa"/>
          </w:tcPr>
          <w:p w14:paraId="7F970966" w14:textId="77777777" w:rsidR="000C11E9" w:rsidRPr="003C6F08" w:rsidRDefault="000C11E9" w:rsidP="00F2468B">
            <w:pPr>
              <w:rPr>
                <w:rFonts w:ascii="Helvetica" w:hAnsi="Helvetica" w:cs="Helvetica"/>
              </w:rPr>
            </w:pPr>
          </w:p>
        </w:tc>
        <w:tc>
          <w:tcPr>
            <w:tcW w:w="2126" w:type="dxa"/>
          </w:tcPr>
          <w:p w14:paraId="60508830" w14:textId="77777777" w:rsidR="000C11E9" w:rsidRPr="003C6F08" w:rsidRDefault="000C11E9" w:rsidP="00F2468B">
            <w:pPr>
              <w:rPr>
                <w:rFonts w:ascii="Helvetica" w:hAnsi="Helvetica" w:cs="Helvetica"/>
              </w:rPr>
            </w:pPr>
          </w:p>
        </w:tc>
        <w:tc>
          <w:tcPr>
            <w:tcW w:w="2551" w:type="dxa"/>
          </w:tcPr>
          <w:p w14:paraId="0C857647" w14:textId="77777777" w:rsidR="000C11E9" w:rsidRPr="003C6F08" w:rsidRDefault="000C11E9" w:rsidP="00F2468B">
            <w:pPr>
              <w:rPr>
                <w:rFonts w:ascii="Helvetica" w:hAnsi="Helvetica" w:cs="Helvetica"/>
              </w:rPr>
            </w:pPr>
          </w:p>
        </w:tc>
        <w:tc>
          <w:tcPr>
            <w:tcW w:w="3289" w:type="dxa"/>
          </w:tcPr>
          <w:p w14:paraId="7717374A" w14:textId="77777777" w:rsidR="000C11E9" w:rsidRPr="003C6F08" w:rsidRDefault="000C11E9" w:rsidP="00F2468B">
            <w:pPr>
              <w:rPr>
                <w:rFonts w:ascii="Helvetica" w:hAnsi="Helvetica" w:cs="Helvetica"/>
              </w:rPr>
            </w:pPr>
          </w:p>
        </w:tc>
      </w:tr>
    </w:tbl>
    <w:p w14:paraId="32497C2C" w14:textId="77777777" w:rsidR="000C11E9" w:rsidRPr="001B1565" w:rsidRDefault="000C11E9" w:rsidP="000C11E9">
      <w:pPr>
        <w:pStyle w:val="Caption"/>
      </w:pPr>
      <w:bookmarkStart w:id="17" w:name="_Toc455752534"/>
      <w:bookmarkStart w:id="18" w:name="_Toc520108483"/>
      <w:bookmarkStart w:id="19" w:name="_Toc25584411"/>
      <w:r w:rsidRPr="001B1565">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2</w:t>
      </w:r>
      <w:r w:rsidR="00F309BE">
        <w:rPr>
          <w:noProof/>
        </w:rPr>
        <w:fldChar w:fldCharType="end"/>
      </w:r>
      <w:r w:rsidRPr="001B1565">
        <w:t xml:space="preserve">: </w:t>
      </w:r>
      <w:r>
        <w:t>Functions referenced in this document</w:t>
      </w:r>
      <w:bookmarkEnd w:id="17"/>
      <w:bookmarkEnd w:id="18"/>
      <w:bookmarkEnd w:id="19"/>
    </w:p>
    <w:p w14:paraId="482D834B" w14:textId="77777777" w:rsidR="001C7523" w:rsidRDefault="001C7523" w:rsidP="001C7523"/>
    <w:p w14:paraId="1512AFE3" w14:textId="77777777" w:rsidR="00AF3D6B" w:rsidRDefault="001C7523" w:rsidP="0008696C">
      <w:pPr>
        <w:pStyle w:val="Heading2"/>
      </w:pPr>
      <w:bookmarkStart w:id="20" w:name="_Toc32332083"/>
      <w:r w:rsidRPr="005B03D3">
        <w:rPr>
          <w:szCs w:val="20"/>
        </w:rPr>
        <w:t xml:space="preserve">Document </w:t>
      </w:r>
      <w:bookmarkStart w:id="21" w:name="_Toc481143788"/>
      <w:r w:rsidR="00E36794">
        <w:t>Audience</w:t>
      </w:r>
      <w:bookmarkEnd w:id="20"/>
      <w:bookmarkEnd w:id="21"/>
    </w:p>
    <w:p w14:paraId="08F25090" w14:textId="77777777" w:rsidR="00737A13" w:rsidRDefault="00737A13" w:rsidP="00737A13">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971D92">
        <w:rPr>
          <w:rFonts w:cs="Arial"/>
          <w:color w:val="0000FF"/>
          <w:lang w:val="en-US"/>
        </w:rPr>
        <w:t>Daniel King, Feature Owner.</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53096786" w14:textId="77777777" w:rsidR="00EA5059" w:rsidRDefault="003F54D8" w:rsidP="00DA6AC2">
      <w:pPr>
        <w:pStyle w:val="Heading3"/>
      </w:pPr>
      <w:bookmarkStart w:id="22" w:name="_Toc481143789"/>
      <w:bookmarkStart w:id="23" w:name="_Toc32332084"/>
      <w:r>
        <w:t>Stakeholder</w:t>
      </w:r>
      <w:r w:rsidR="00EA5059">
        <w:t xml:space="preserve"> List</w:t>
      </w:r>
      <w:bookmarkEnd w:id="22"/>
      <w:bookmarkEnd w:id="23"/>
    </w:p>
    <w:p w14:paraId="2AD556E6" w14:textId="77777777" w:rsidR="00E92E07" w:rsidRDefault="00E92E07" w:rsidP="006A2B47">
      <w:pPr>
        <w:pStyle w:val="BodyText"/>
        <w:ind w:right="142"/>
        <w:jc w:val="both"/>
        <w:rPr>
          <w:rFonts w:cs="Arial"/>
          <w:lang w:val="en-US"/>
        </w:rPr>
      </w:pPr>
      <w:bookmarkStart w:id="24" w:name="_Toc215652130"/>
      <w:r w:rsidRPr="006A2B47">
        <w:rPr>
          <w:rFonts w:cs="Arial"/>
          <w:lang w:val="en-US"/>
        </w:rPr>
        <w:t xml:space="preserve">For the latest list of the </w:t>
      </w:r>
      <w:r w:rsidR="00482397" w:rsidRPr="006A2B47">
        <w:rPr>
          <w:rFonts w:cs="Arial"/>
          <w:lang w:val="en-US"/>
        </w:rPr>
        <w:t>function</w:t>
      </w:r>
      <w:r w:rsidRPr="006A2B47">
        <w:rPr>
          <w:rFonts w:cs="Arial"/>
          <w:lang w:val="en-US"/>
        </w:rPr>
        <w:t xml:space="preserve"> stakeholder</w:t>
      </w:r>
      <w:r w:rsidR="006A2B47">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sidR="00216DEC">
        <w:rPr>
          <w:rFonts w:cs="Arial"/>
          <w:color w:val="0000FF"/>
          <w:lang w:val="en-US"/>
        </w:rPr>
        <w:t>Put</w:t>
      </w:r>
      <w:r w:rsidRPr="006A2B47">
        <w:rPr>
          <w:rFonts w:cs="Arial"/>
          <w:color w:val="0000FF"/>
          <w:lang w:val="en-US"/>
        </w:rPr>
        <w:t xml:space="preserve"> VSEM Link</w:t>
      </w:r>
      <w:r w:rsidR="00216DEC">
        <w:rPr>
          <w:rFonts w:cs="Arial"/>
          <w:color w:val="0000FF"/>
          <w:lang w:val="en-US"/>
        </w:rPr>
        <w:t xml:space="preserve"> here</w:t>
      </w:r>
      <w:r w:rsidRPr="006A2B47">
        <w:rPr>
          <w:rFonts w:cs="Arial"/>
          <w:color w:val="0000FF"/>
          <w:lang w:val="en-US"/>
        </w:rPr>
        <w:t>&gt;</w:t>
      </w:r>
      <w:r w:rsidRPr="006A2B47">
        <w:rPr>
          <w:rFonts w:cs="Arial"/>
          <w:lang w:val="en-US"/>
        </w:rPr>
        <w:t>.</w:t>
      </w:r>
    </w:p>
    <w:p w14:paraId="55737983" w14:textId="77777777" w:rsidR="006A2B47" w:rsidRDefault="006A2B47" w:rsidP="00D23FDF">
      <w:pPr>
        <w:shd w:val="clear" w:color="auto" w:fill="D6E3BC" w:themeFill="accent3" w:themeFillTint="66"/>
        <w:rPr>
          <w:rStyle w:val="SubtleEmphasis"/>
        </w:rPr>
      </w:pPr>
      <w:r w:rsidRPr="004C471C">
        <w:rPr>
          <w:rStyle w:val="SubtleEmphasis"/>
          <w:b/>
        </w:rPr>
        <w:t>#Hint:</w:t>
      </w:r>
      <w:r w:rsidRPr="00347A88">
        <w:rPr>
          <w:rStyle w:val="SubtleEmphasis"/>
        </w:rPr>
        <w:t xml:space="preserve"> Refer to </w:t>
      </w:r>
      <w:hyperlink r:id="rId16" w:history="1">
        <w:r w:rsidR="008A3869" w:rsidRPr="003C6F08">
          <w:rPr>
            <w:rStyle w:val="SubtleEmphasis"/>
            <w:color w:val="0000FF"/>
          </w:rPr>
          <w:t>Ford RE Wiki – Stakeholder List</w:t>
        </w:r>
      </w:hyperlink>
      <w:r w:rsidR="008A3869" w:rsidRPr="00347A88">
        <w:rPr>
          <w:rStyle w:val="SubtleEmphasis"/>
        </w:rPr>
        <w:t xml:space="preserve"> </w:t>
      </w:r>
      <w:r w:rsidRPr="00347A88">
        <w:rPr>
          <w:rStyle w:val="SubtleEmphasis"/>
        </w:rPr>
        <w:t>on how to create a stakeholder list.</w:t>
      </w:r>
      <w:r w:rsidR="00216DEC">
        <w:rPr>
          <w:rStyle w:val="SubtleEmphasis"/>
        </w:rPr>
        <w:t xml:space="preserve"> The stakeholder list should be stored in VSEM in the pseudo folder “General Data Artifacts” of the corresponding feature / function / component.</w:t>
      </w:r>
    </w:p>
    <w:p w14:paraId="4A098D20" w14:textId="77777777" w:rsidR="001C7523" w:rsidRPr="009E3B7C" w:rsidRDefault="001C7523" w:rsidP="001C7523">
      <w:pPr>
        <w:pStyle w:val="BodyText"/>
        <w:ind w:right="142"/>
        <w:jc w:val="both"/>
        <w:rPr>
          <w:rFonts w:cs="Arial"/>
          <w:lang w:val="en-US"/>
        </w:rPr>
      </w:pPr>
    </w:p>
    <w:p w14:paraId="6B77EC19" w14:textId="77777777" w:rsidR="00AF3D6B" w:rsidRDefault="00E36794" w:rsidP="0008696C">
      <w:pPr>
        <w:pStyle w:val="Heading2"/>
      </w:pPr>
      <w:bookmarkStart w:id="25" w:name="_Toc520106081"/>
      <w:bookmarkStart w:id="26" w:name="_Toc520106082"/>
      <w:bookmarkStart w:id="27" w:name="_Toc481143790"/>
      <w:bookmarkStart w:id="28" w:name="_Toc32332085"/>
      <w:bookmarkEnd w:id="25"/>
      <w:bookmarkEnd w:id="26"/>
      <w:r>
        <w:t>Document Organization</w:t>
      </w:r>
      <w:bookmarkEnd w:id="24"/>
      <w:bookmarkEnd w:id="27"/>
      <w:bookmarkEnd w:id="28"/>
    </w:p>
    <w:p w14:paraId="72A9755D" w14:textId="77777777" w:rsidR="00191F34" w:rsidRDefault="00876323" w:rsidP="00DA6AC2">
      <w:pPr>
        <w:pStyle w:val="Heading3"/>
      </w:pPr>
      <w:bookmarkStart w:id="29" w:name="_Toc481143791"/>
      <w:bookmarkStart w:id="30" w:name="_Toc32332086"/>
      <w:r>
        <w:t>Document Context</w:t>
      </w:r>
      <w:bookmarkEnd w:id="29"/>
      <w:bookmarkEnd w:id="30"/>
    </w:p>
    <w:p w14:paraId="6A085B68" w14:textId="77777777" w:rsidR="00E92E07" w:rsidRPr="001B1565" w:rsidRDefault="00E92E07" w:rsidP="003C6F08">
      <w:pPr>
        <w:pStyle w:val="BodyText"/>
        <w:ind w:right="142"/>
      </w:pPr>
      <w:r w:rsidRPr="001B1565">
        <w:t xml:space="preserve">Refer to the </w:t>
      </w:r>
      <w:hyperlink r:id="rId17" w:history="1">
        <w:r w:rsidRPr="007312EA">
          <w:rPr>
            <w:rStyle w:val="Hyperlink"/>
            <w:u w:val="none"/>
          </w:rPr>
          <w:t>Specification Structure page</w:t>
        </w:r>
      </w:hyperlink>
      <w:r w:rsidRPr="001B1565">
        <w:t xml:space="preserve"> in the </w:t>
      </w:r>
      <w:hyperlink r:id="rId18" w:history="1">
        <w:r w:rsidRPr="007312EA">
          <w:rPr>
            <w:rStyle w:val="Hyperlink"/>
            <w:rFonts w:cs="Arial"/>
            <w:u w:val="none"/>
          </w:rPr>
          <w:t>Ford RE Wiki</w:t>
        </w:r>
      </w:hyperlink>
      <w:r w:rsidRPr="001B1565">
        <w:t xml:space="preserve"> to understand how the </w:t>
      </w:r>
      <w:r w:rsidR="00482397">
        <w:t>F</w:t>
      </w:r>
      <w:r w:rsidR="00E0458F">
        <w:t>I</w:t>
      </w:r>
      <w:r w:rsidR="00482397">
        <w:t>S</w:t>
      </w:r>
      <w:r w:rsidRPr="001B1565">
        <w:t xml:space="preserve"> relates to other Ford Requirements Documents and Specifications.</w:t>
      </w:r>
    </w:p>
    <w:p w14:paraId="5DA790E7" w14:textId="77777777" w:rsidR="00191F34" w:rsidRPr="00191F34" w:rsidRDefault="00191F34" w:rsidP="00DA6AC2">
      <w:pPr>
        <w:pStyle w:val="Heading3"/>
      </w:pPr>
      <w:bookmarkStart w:id="31" w:name="_Toc481143792"/>
      <w:bookmarkStart w:id="32" w:name="_Toc32332087"/>
      <w:r>
        <w:t>Document Structure</w:t>
      </w:r>
      <w:bookmarkEnd w:id="31"/>
      <w:bookmarkEnd w:id="32"/>
    </w:p>
    <w:p w14:paraId="006ECBE2" w14:textId="77777777" w:rsidR="005B03D3" w:rsidRPr="005B03D3" w:rsidRDefault="005B03D3" w:rsidP="005B03D3">
      <w:pPr>
        <w:rPr>
          <w:lang w:val="en-GB"/>
        </w:rPr>
      </w:pPr>
    </w:p>
    <w:p w14:paraId="35904809" w14:textId="77777777" w:rsidR="00482397" w:rsidRDefault="00482397" w:rsidP="00482397">
      <w:pPr>
        <w:pStyle w:val="BodyText"/>
        <w:ind w:right="142"/>
        <w:rPr>
          <w:rFonts w:cs="Arial"/>
          <w:lang w:val="en-US"/>
        </w:rPr>
      </w:pPr>
      <w:bookmarkStart w:id="33" w:name="_Toc211245114"/>
      <w:bookmarkStart w:id="34" w:name="_Toc216841808"/>
      <w:bookmarkStart w:id="35" w:name="_Toc215652133"/>
      <w:r w:rsidRPr="00185AC3">
        <w:rPr>
          <w:rFonts w:cs="Arial"/>
          <w:lang w:val="en-US"/>
        </w:rPr>
        <w:t>The structure of this document is explained below:</w:t>
      </w:r>
    </w:p>
    <w:p w14:paraId="7B285E2E" w14:textId="77777777" w:rsidR="004C471C" w:rsidRPr="004C471C" w:rsidRDefault="004C471C" w:rsidP="004C471C"/>
    <w:p w14:paraId="56B1F901" w14:textId="77777777" w:rsidR="00482397" w:rsidRPr="0064395C" w:rsidRDefault="00482397" w:rsidP="00482397">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rsidRPr="00185AC3">
        <w:rPr>
          <w:rFonts w:cs="Arial"/>
          <w:lang w:val="en-US"/>
        </w:rPr>
        <w:tab/>
      </w:r>
      <w:r w:rsidR="00664CE1" w:rsidRPr="0064395C">
        <w:t xml:space="preserve">Introduction – Giving an explanation how to use this document including responsibilities and the scope of the document. </w:t>
      </w:r>
      <w:proofErr w:type="gramStart"/>
      <w:r w:rsidR="00664CE1" w:rsidRPr="0064395C">
        <w:t>Additionally</w:t>
      </w:r>
      <w:proofErr w:type="gramEnd"/>
      <w:r w:rsidR="00664CE1" w:rsidRPr="0064395C">
        <w:t xml:space="preserve"> it contains the revision history and a list of unsettled but known </w:t>
      </w:r>
      <w:r w:rsidR="00664CE1" w:rsidRPr="0064395C">
        <w:lastRenderedPageBreak/>
        <w:t>issues that have to be consolidated in future versions. It explains the terminology and gives a clarification of the definitions, concepts and abbreviations used in the document.</w:t>
      </w:r>
    </w:p>
    <w:p w14:paraId="04AA8398" w14:textId="77777777" w:rsidR="00482397" w:rsidRPr="0064395C" w:rsidRDefault="00482397" w:rsidP="00482397">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rsidRPr="0064395C">
        <w:rPr>
          <w:lang w:val="en-US"/>
        </w:rPr>
        <w:tab/>
      </w:r>
      <w:r w:rsidR="009922D5" w:rsidRPr="0064395C">
        <w:rPr>
          <w:rFonts w:cs="Arial"/>
          <w:lang w:val="en-US"/>
        </w:rPr>
        <w:t>Feature Implementation</w:t>
      </w:r>
      <w:r w:rsidR="004219FC" w:rsidRPr="0064395C">
        <w:rPr>
          <w:lang w:val="en-US"/>
        </w:rPr>
        <w:t xml:space="preserve"> Description</w:t>
      </w:r>
      <w:r w:rsidR="004F4A45" w:rsidRPr="0064395C">
        <w:rPr>
          <w:lang w:val="en-US"/>
        </w:rPr>
        <w:t xml:space="preserve"> – Giving </w:t>
      </w:r>
      <w:r w:rsidR="004219FC" w:rsidRPr="0064395C">
        <w:rPr>
          <w:lang w:val="en-US"/>
        </w:rPr>
        <w:t xml:space="preserve">an overview of the platform and listing </w:t>
      </w:r>
      <w:r w:rsidR="004F4A45" w:rsidRPr="0064395C">
        <w:rPr>
          <w:lang w:val="en-US"/>
        </w:rPr>
        <w:t>assumptions, constraints or dependencies</w:t>
      </w:r>
    </w:p>
    <w:p w14:paraId="1C8704BC" w14:textId="77777777" w:rsidR="009E238B" w:rsidRDefault="00482397" w:rsidP="00482397">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rsidRPr="0064395C">
        <w:rPr>
          <w:lang w:val="en-US"/>
        </w:rPr>
        <w:tab/>
      </w:r>
      <w:r w:rsidR="009E238B">
        <w:rPr>
          <w:lang w:val="en-US"/>
        </w:rPr>
        <w:t>Feature Implementation Architecture – Describing 3 Architecture Views:</w:t>
      </w:r>
    </w:p>
    <w:p w14:paraId="02CD61B7" w14:textId="77777777" w:rsidR="009E238B" w:rsidRPr="009E238B" w:rsidRDefault="004F4A45" w:rsidP="009E238B">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1C2A4C8D" w14:textId="77777777" w:rsidR="004B6340" w:rsidRPr="009E238B" w:rsidRDefault="00F47ED8" w:rsidP="009E238B">
      <w:pPr>
        <w:pStyle w:val="ListParagraph"/>
        <w:numPr>
          <w:ilvl w:val="0"/>
          <w:numId w:val="23"/>
        </w:numPr>
        <w:rPr>
          <w:rFonts w:ascii="Arial" w:hAnsi="Arial" w:cs="Arial"/>
        </w:rPr>
      </w:pPr>
      <w:r w:rsidRPr="009E238B">
        <w:rPr>
          <w:rFonts w:ascii="Arial" w:hAnsi="Arial" w:cs="Arial"/>
        </w:rPr>
        <w:t>Physical Architecture</w:t>
      </w:r>
      <w:r w:rsidR="004219FC" w:rsidRPr="009E238B">
        <w:rPr>
          <w:rFonts w:ascii="Arial" w:hAnsi="Arial" w:cs="Arial"/>
        </w:rPr>
        <w:t xml:space="preserve"> </w:t>
      </w:r>
      <w:r w:rsidR="004F4A45" w:rsidRPr="009E238B">
        <w:rPr>
          <w:rFonts w:ascii="Arial" w:hAnsi="Arial" w:cs="Arial"/>
        </w:rPr>
        <w:t xml:space="preserve">– </w:t>
      </w:r>
      <w:r w:rsidR="00444FCE" w:rsidRPr="009E238B">
        <w:rPr>
          <w:rFonts w:ascii="Arial" w:hAnsi="Arial" w:cs="Arial"/>
        </w:rPr>
        <w:t>Showing the physical architecture (</w:t>
      </w:r>
      <w:proofErr w:type="gramStart"/>
      <w:r w:rsidR="00444FCE" w:rsidRPr="009E238B">
        <w:rPr>
          <w:rFonts w:ascii="Arial" w:hAnsi="Arial" w:cs="Arial"/>
        </w:rPr>
        <w:t>first of all</w:t>
      </w:r>
      <w:proofErr w:type="gramEnd"/>
      <w:r w:rsidR="00444FCE" w:rsidRPr="009E238B">
        <w:rPr>
          <w:rFonts w:ascii="Arial" w:hAnsi="Arial" w:cs="Arial"/>
        </w:rPr>
        <w:t xml:space="preserve"> the E/E Architecture), which the Logical Functions get allocated to.</w:t>
      </w:r>
    </w:p>
    <w:p w14:paraId="1DC77101" w14:textId="77777777" w:rsidR="0064395C" w:rsidRPr="009E238B" w:rsidRDefault="0064395C" w:rsidP="009E238B">
      <w:pPr>
        <w:pStyle w:val="ListParagraph"/>
        <w:numPr>
          <w:ilvl w:val="0"/>
          <w:numId w:val="23"/>
        </w:numPr>
        <w:rPr>
          <w:rFonts w:ascii="Arial" w:hAnsi="Arial" w:cs="Arial"/>
        </w:rPr>
      </w:pPr>
      <w:r w:rsidRPr="009E238B">
        <w:rPr>
          <w:rFonts w:ascii="Arial" w:hAnsi="Arial" w:cs="Arial"/>
        </w:rPr>
        <w:t xml:space="preserve">Function Deployment – Presenting the allocation of logical functions and signals to the electrical </w:t>
      </w:r>
      <w:r w:rsidR="00F47ED8" w:rsidRPr="009E238B">
        <w:rPr>
          <w:rFonts w:ascii="Arial" w:hAnsi="Arial" w:cs="Arial"/>
        </w:rPr>
        <w:t>and other components</w:t>
      </w:r>
      <w:r w:rsidR="009E238B">
        <w:rPr>
          <w:rFonts w:ascii="Arial" w:hAnsi="Arial" w:cs="Arial"/>
        </w:rPr>
        <w:br/>
      </w:r>
    </w:p>
    <w:p w14:paraId="0746EB30" w14:textId="77777777" w:rsidR="00482397" w:rsidRPr="0064395C" w:rsidRDefault="0064395C" w:rsidP="00482397">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4</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Modeling</w:t>
      </w:r>
      <w:r w:rsidR="004219FC" w:rsidRPr="0064395C">
        <w:rPr>
          <w:lang w:val="en-US"/>
        </w:rPr>
        <w:t xml:space="preserve"> –Modeling techniques providing additional detail on e.g. interface behavior</w:t>
      </w:r>
    </w:p>
    <w:p w14:paraId="46B95047" w14:textId="77777777" w:rsidR="00482397" w:rsidRPr="0064395C" w:rsidRDefault="0064395C" w:rsidP="00482397">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5</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Requirements</w:t>
      </w:r>
      <w:r w:rsidR="004219FC" w:rsidRPr="0064395C">
        <w:rPr>
          <w:lang w:val="en-US"/>
        </w:rPr>
        <w:t xml:space="preserve"> – </w:t>
      </w:r>
      <w:r w:rsidR="00E0458F" w:rsidRPr="0064395C">
        <w:rPr>
          <w:lang w:val="en-US"/>
        </w:rPr>
        <w:t>Deployment</w:t>
      </w:r>
      <w:r w:rsidR="004219FC" w:rsidRPr="0064395C">
        <w:rPr>
          <w:lang w:val="en-US"/>
        </w:rPr>
        <w:t xml:space="preserve"> specific requirements for ECUs, Network Communication, and Process</w:t>
      </w:r>
    </w:p>
    <w:p w14:paraId="4E498457" w14:textId="77777777" w:rsidR="004219FC" w:rsidRPr="0064395C" w:rsidRDefault="0064395C" w:rsidP="004219FC">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6</w:t>
      </w:r>
      <w:r w:rsidR="004219FC" w:rsidRPr="0064395C">
        <w:rPr>
          <w:lang w:val="en-US"/>
        </w:rPr>
        <w:t xml:space="preserve"> – </w:t>
      </w:r>
      <w:r w:rsidR="004219FC" w:rsidRPr="0064395C">
        <w:rPr>
          <w:lang w:val="en-US"/>
        </w:rPr>
        <w:tab/>
        <w:t xml:space="preserve">List of Open </w:t>
      </w:r>
      <w:r w:rsidR="007B2CCE" w:rsidRPr="0064395C">
        <w:rPr>
          <w:lang w:val="en-US"/>
        </w:rPr>
        <w:t>Concerns</w:t>
      </w:r>
    </w:p>
    <w:p w14:paraId="7566E18F" w14:textId="77777777" w:rsidR="009922D5" w:rsidRPr="0064395C" w:rsidRDefault="004219FC" w:rsidP="0008696C">
      <w:pPr>
        <w:pStyle w:val="BodyText"/>
        <w:tabs>
          <w:tab w:val="clear" w:pos="1134"/>
          <w:tab w:val="left" w:pos="1276"/>
        </w:tabs>
        <w:ind w:left="1276" w:right="142" w:hanging="1276"/>
        <w:jc w:val="both"/>
        <w:rPr>
          <w:rFonts w:cs="Arial"/>
          <w:lang w:val="en-US"/>
        </w:rPr>
      </w:pPr>
      <w:r w:rsidRPr="0064395C">
        <w:rPr>
          <w:b/>
          <w:lang w:val="en-US"/>
        </w:rPr>
        <w:t xml:space="preserve">Section </w:t>
      </w:r>
      <w:r w:rsidR="009E238B">
        <w:rPr>
          <w:b/>
          <w:lang w:val="en-US"/>
        </w:rPr>
        <w:t>7</w:t>
      </w:r>
      <w:r w:rsidR="000E42BB" w:rsidRPr="0064395C">
        <w:rPr>
          <w:lang w:val="en-US"/>
        </w:rPr>
        <w:t xml:space="preserve"> – </w:t>
      </w:r>
      <w:r w:rsidR="000E42BB" w:rsidRPr="0064395C">
        <w:rPr>
          <w:lang w:val="en-US"/>
        </w:rPr>
        <w:tab/>
      </w:r>
      <w:r w:rsidR="000E42BB" w:rsidRPr="0064395C">
        <w:rPr>
          <w:rFonts w:cs="Arial"/>
          <w:lang w:val="en-US"/>
        </w:rPr>
        <w:t>Revision History</w:t>
      </w:r>
    </w:p>
    <w:p w14:paraId="06E810A1" w14:textId="77777777" w:rsidR="004B6340" w:rsidRPr="0008696C" w:rsidRDefault="009E238B" w:rsidP="00482397">
      <w:pPr>
        <w:pStyle w:val="BodyText"/>
        <w:tabs>
          <w:tab w:val="clear" w:pos="1134"/>
          <w:tab w:val="left" w:pos="1276"/>
        </w:tabs>
        <w:ind w:left="1276" w:right="142" w:hanging="1276"/>
        <w:jc w:val="both"/>
      </w:pPr>
      <w:r>
        <w:rPr>
          <w:rFonts w:cs="Arial"/>
          <w:b/>
          <w:bCs/>
          <w:lang w:val="en-US"/>
        </w:rPr>
        <w:t>Section 8</w:t>
      </w:r>
      <w:r w:rsidR="009922D5" w:rsidRPr="0064395C">
        <w:rPr>
          <w:rFonts w:cs="Arial"/>
          <w:lang w:val="en-US"/>
        </w:rPr>
        <w:t xml:space="preserve"> – </w:t>
      </w:r>
      <w:r w:rsidR="009922D5" w:rsidRPr="0064395C">
        <w:rPr>
          <w:rFonts w:cs="Arial"/>
          <w:lang w:val="en-US"/>
        </w:rPr>
        <w:tab/>
      </w:r>
      <w:r w:rsidR="004F4A45" w:rsidRPr="0064395C">
        <w:rPr>
          <w:lang w:val="en-US"/>
        </w:rPr>
        <w:t>Appendix</w:t>
      </w:r>
      <w:r w:rsidR="00C8645D" w:rsidRPr="0064395C">
        <w:rPr>
          <w:lang w:val="en-US"/>
        </w:rPr>
        <w:t xml:space="preserve"> - </w:t>
      </w:r>
      <w:r w:rsidR="00C8645D" w:rsidRPr="0064395C">
        <w:t>Presenting additional data mainly in a tabular form, e.g., a data dictionary</w:t>
      </w:r>
    </w:p>
    <w:p w14:paraId="0FD2B6B3" w14:textId="77777777" w:rsidR="009922D5" w:rsidRDefault="009922D5" w:rsidP="009922D5">
      <w:pPr>
        <w:pStyle w:val="BodyText"/>
        <w:tabs>
          <w:tab w:val="clear" w:pos="1134"/>
          <w:tab w:val="left" w:pos="1276"/>
        </w:tabs>
        <w:ind w:left="1276" w:right="142" w:hanging="1276"/>
        <w:jc w:val="both"/>
        <w:rPr>
          <w:rFonts w:cs="Arial"/>
          <w:lang w:val="en-US"/>
        </w:rPr>
      </w:pPr>
      <w:bookmarkStart w:id="36" w:name="_Toc500052220"/>
      <w:bookmarkStart w:id="37" w:name="_Toc211245116"/>
      <w:bookmarkEnd w:id="33"/>
      <w:bookmarkEnd w:id="34"/>
    </w:p>
    <w:p w14:paraId="21B7AC13" w14:textId="77777777" w:rsidR="009922D5" w:rsidRPr="009E3B7C" w:rsidRDefault="009922D5" w:rsidP="001C05BA">
      <w:pPr>
        <w:pStyle w:val="Heading2"/>
        <w:rPr>
          <w:sz w:val="20"/>
          <w:szCs w:val="20"/>
        </w:rPr>
      </w:pPr>
      <w:bookmarkStart w:id="38" w:name="_Toc32332088"/>
      <w:r w:rsidRPr="009E3B7C">
        <w:rPr>
          <w:sz w:val="20"/>
          <w:szCs w:val="20"/>
        </w:rPr>
        <w:t>Document Conventions</w:t>
      </w:r>
      <w:bookmarkEnd w:id="38"/>
    </w:p>
    <w:p w14:paraId="1E510D7A" w14:textId="77777777" w:rsidR="00352F3E" w:rsidRPr="0008696C" w:rsidRDefault="005F0A33" w:rsidP="00664CE1">
      <w:pPr>
        <w:pStyle w:val="Heading3"/>
        <w:rPr>
          <w:sz w:val="20"/>
          <w:lang w:val="en-GB"/>
        </w:rPr>
      </w:pPr>
      <w:bookmarkStart w:id="39" w:name="_Toc412554112"/>
      <w:bookmarkStart w:id="40" w:name="_Toc481143800"/>
      <w:bookmarkStart w:id="41" w:name="_Toc32332089"/>
      <w:bookmarkEnd w:id="36"/>
      <w:bookmarkEnd w:id="37"/>
      <w:r w:rsidRPr="0008696C">
        <w:rPr>
          <w:sz w:val="20"/>
        </w:rPr>
        <w:t>Requirements Templates</w:t>
      </w:r>
      <w:bookmarkEnd w:id="39"/>
      <w:bookmarkEnd w:id="40"/>
      <w:bookmarkEnd w:id="41"/>
    </w:p>
    <w:p w14:paraId="267EBA1E" w14:textId="77777777" w:rsidR="007F46B2" w:rsidRDefault="007F46B2" w:rsidP="007F46B2">
      <w:bookmarkStart w:id="42" w:name="_Toc412554113"/>
      <w:r w:rsidRPr="00352F3E">
        <w:t>Each requirement</w:t>
      </w:r>
      <w:r>
        <w:t xml:space="preserve">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on Wiki page </w:t>
      </w:r>
      <w:hyperlink r:id="rId19" w:history="1">
        <w:r w:rsidRPr="00873CEB">
          <w:rPr>
            <w:rStyle w:val="Hyperlink"/>
          </w:rPr>
          <w:t>“Specification Templates”</w:t>
        </w:r>
      </w:hyperlink>
      <w:r>
        <w:t>. This document template also provides macros to insert the requirement templates. Refer to “</w:t>
      </w:r>
      <w:hyperlink r:id="rId20" w:history="1">
        <w:r w:rsidRPr="00873CEB">
          <w:rPr>
            <w:rStyle w:val="Hyperlink"/>
          </w:rPr>
          <w:t>How to use the Specification Templates</w:t>
        </w:r>
      </w:hyperlink>
      <w:r>
        <w:rPr>
          <w:rStyle w:val="Hyperlink"/>
        </w:rPr>
        <w:t>”</w:t>
      </w:r>
      <w:r>
        <w:t xml:space="preserve"> on how to enable the macros and the requirements templates in this specification.</w:t>
      </w:r>
    </w:p>
    <w:p w14:paraId="66B6DE99" w14:textId="77777777" w:rsidR="007F46B2" w:rsidRDefault="007F46B2" w:rsidP="007F46B2">
      <w:pPr>
        <w:jc w:val="both"/>
      </w:pPr>
    </w:p>
    <w:p w14:paraId="10867B49" w14:textId="77777777" w:rsidR="007F46B2" w:rsidRDefault="007F46B2" w:rsidP="007F46B2">
      <w:pPr>
        <w:jc w:val="both"/>
      </w:pPr>
      <w:r>
        <w:t xml:space="preserve">The requirements macro and requirements templates also enable the import of the specification to VSEM (refer to </w:t>
      </w:r>
      <w:hyperlink r:id="rId21" w:history="1">
        <w:r w:rsidRPr="00873CEB">
          <w:rPr>
            <w:rStyle w:val="Hyperlink"/>
          </w:rPr>
          <w:t>"How to import specifications into VSEM as separate requirements"</w:t>
        </w:r>
      </w:hyperlink>
      <w:r>
        <w:t>).</w:t>
      </w:r>
    </w:p>
    <w:p w14:paraId="123461FC" w14:textId="77777777" w:rsidR="00352F3E" w:rsidRPr="0008696C" w:rsidRDefault="005F0A33" w:rsidP="00352F3E">
      <w:pPr>
        <w:pStyle w:val="Heading4"/>
        <w:ind w:left="862" w:hanging="862"/>
        <w:rPr>
          <w:sz w:val="20"/>
          <w:lang w:val="en-GB"/>
        </w:rPr>
      </w:pPr>
      <w:bookmarkStart w:id="43" w:name="_Toc32332090"/>
      <w:r w:rsidRPr="0008696C">
        <w:rPr>
          <w:sz w:val="20"/>
        </w:rPr>
        <w:t>Identification of requirements</w:t>
      </w:r>
      <w:bookmarkEnd w:id="42"/>
      <w:bookmarkEnd w:id="43"/>
    </w:p>
    <w:p w14:paraId="7E9FB871" w14:textId="77777777" w:rsidR="007F46B2" w:rsidRPr="007C20FA" w:rsidRDefault="007F46B2" w:rsidP="007F46B2">
      <w:bookmarkStart w:id="44" w:name="_Toc412554114"/>
      <w:bookmarkStart w:id="45" w:name="_Toc388364620"/>
      <w:bookmarkStart w:id="46" w:name="_Toc396825968"/>
      <w:bookmarkStart w:id="47" w:name="_Ref402369865"/>
      <w:r w:rsidRPr="007C20FA">
        <w:t>The unique requirement ID given in the headline of any requirement follows the requirement throughout the development process. The requirement ID format follows a well-defined syntax.</w:t>
      </w:r>
    </w:p>
    <w:p w14:paraId="5073B438" w14:textId="77777777" w:rsidR="007F46B2" w:rsidRPr="007C20FA" w:rsidRDefault="007F46B2" w:rsidP="007F46B2"/>
    <w:p w14:paraId="01D5BB37" w14:textId="77777777" w:rsidR="003A0C2E" w:rsidRPr="00870BF7" w:rsidRDefault="003A0C2E" w:rsidP="003A0C2E">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7F7BCB8C" w14:textId="77777777" w:rsidR="003A0C2E" w:rsidRDefault="003A0C2E" w:rsidP="003A0C2E">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4B3CBE42" w14:textId="77777777" w:rsidR="003A0C2E" w:rsidRPr="00870BF7" w:rsidRDefault="003A0C2E" w:rsidP="003A0C2E">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745BD93E" w14:textId="77777777" w:rsidR="003A0C2E" w:rsidRPr="00870BF7" w:rsidRDefault="003A0C2E" w:rsidP="003A0C2E">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xml:space="preserve">, indicating the scope, which the requirement belongs to (e.g. feature or function </w:t>
      </w:r>
      <w:proofErr w:type="gramStart"/>
      <w:r>
        <w:rPr>
          <w:rFonts w:ascii="Arial" w:hAnsi="Arial" w:cs="Arial"/>
        </w:rPr>
        <w:t>name )</w:t>
      </w:r>
      <w:proofErr w:type="gramEnd"/>
    </w:p>
    <w:p w14:paraId="02AA159D" w14:textId="77777777" w:rsidR="003A0C2E" w:rsidRPr="00870BF7" w:rsidRDefault="003A0C2E" w:rsidP="003A0C2E">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520BE5B3" w14:textId="77777777" w:rsidR="003A0C2E" w:rsidRPr="0008696C" w:rsidRDefault="003A0C2E" w:rsidP="003A0C2E">
      <w:pPr>
        <w:pStyle w:val="FlietextAnwendugsdoku"/>
        <w:rPr>
          <w:rFonts w:ascii="Arial" w:hAnsi="Arial"/>
          <w:b/>
          <w:sz w:val="20"/>
        </w:rPr>
      </w:pPr>
      <w:r w:rsidRPr="0008696C">
        <w:rPr>
          <w:rFonts w:ascii="Arial" w:hAnsi="Arial"/>
          <w:i/>
          <w:sz w:val="20"/>
        </w:rPr>
        <w:t>Example:</w:t>
      </w:r>
    </w:p>
    <w:p w14:paraId="2D77F0AD" w14:textId="77777777" w:rsidR="007F46B2" w:rsidRPr="0008696C" w:rsidRDefault="003A0C2E" w:rsidP="003A0C2E">
      <w:pPr>
        <w:pStyle w:val="FlietextAnwendugsdoku"/>
        <w:ind w:left="3600" w:hanging="3600"/>
        <w:rPr>
          <w:rFonts w:ascii="Arial" w:hAnsi="Arial"/>
          <w:sz w:val="20"/>
        </w:rPr>
      </w:pPr>
      <w:r w:rsidRPr="0008696C">
        <w:rPr>
          <w:rFonts w:ascii="Arial" w:hAnsi="Arial"/>
          <w:i/>
          <w:sz w:val="20"/>
        </w:rPr>
        <w:t>R_CMP_LockArbitrator_00004</w:t>
      </w:r>
      <w:r w:rsidRPr="0008696C">
        <w:rPr>
          <w:rFonts w:ascii="Arial" w:hAnsi="Arial"/>
          <w:i/>
          <w:sz w:val="20"/>
        </w:rPr>
        <w:tab/>
      </w:r>
      <w:r w:rsidRPr="0008696C">
        <w:rPr>
          <w:rFonts w:ascii="Arial" w:hAnsi="Arial"/>
          <w:sz w:val="20"/>
        </w:rPr>
        <w:t>This is the fourth requirement on component level for the function Lock Arbitrator.</w:t>
      </w:r>
    </w:p>
    <w:p w14:paraId="6D58F5DC" w14:textId="77777777" w:rsidR="00A86FD5" w:rsidRPr="0008696C" w:rsidRDefault="00A86FD5" w:rsidP="00DA328E">
      <w:pPr>
        <w:pStyle w:val="Heading4"/>
        <w:rPr>
          <w:sz w:val="20"/>
          <w:lang w:val="en-GB"/>
        </w:rPr>
      </w:pPr>
      <w:bookmarkStart w:id="48" w:name="_Toc32332091"/>
      <w:r w:rsidRPr="0008696C">
        <w:rPr>
          <w:sz w:val="20"/>
        </w:rPr>
        <w:t>Requirements Attributes</w:t>
      </w:r>
      <w:bookmarkEnd w:id="44"/>
      <w:bookmarkEnd w:id="48"/>
    </w:p>
    <w:bookmarkEnd w:id="35"/>
    <w:bookmarkEnd w:id="45"/>
    <w:bookmarkEnd w:id="46"/>
    <w:bookmarkEnd w:id="47"/>
    <w:p w14:paraId="08DCF109" w14:textId="77777777" w:rsidR="007F46B2" w:rsidRPr="009E3B7C" w:rsidRDefault="007F46B2" w:rsidP="00337E3F">
      <w:proofErr w:type="gramStart"/>
      <w:r w:rsidRPr="007C20FA">
        <w:t>Additionally</w:t>
      </w:r>
      <w:proofErr w:type="gramEnd"/>
      <w:r w:rsidRPr="007C20FA">
        <w:t xml:space="preserve"> attributes can be added to each requirement. This helps to classify requirements. A </w:t>
      </w:r>
      <w:hyperlink r:id="rId22" w:history="1">
        <w:r w:rsidRPr="00873CEB">
          <w:rPr>
            <w:rStyle w:val="Hyperlink"/>
          </w:rPr>
          <w:t>list of available attributes</w:t>
        </w:r>
      </w:hyperlink>
      <w:r w:rsidRPr="007C20FA">
        <w:t xml:space="preserve"> is given in the RE Wiki.</w:t>
      </w:r>
    </w:p>
    <w:p w14:paraId="1F17A057" w14:textId="77777777" w:rsidR="00102947" w:rsidRPr="0008696C" w:rsidRDefault="00114114" w:rsidP="00102947">
      <w:pPr>
        <w:pStyle w:val="Heading1"/>
        <w:rPr>
          <w:lang w:val="en-GB"/>
        </w:rPr>
      </w:pPr>
      <w:bookmarkStart w:id="49" w:name="_Toc481143801"/>
      <w:bookmarkStart w:id="50" w:name="_Toc32332092"/>
      <w:r w:rsidRPr="0008696C">
        <w:rPr>
          <w:lang w:val="en-GB"/>
        </w:rPr>
        <w:lastRenderedPageBreak/>
        <w:t xml:space="preserve">Feature Implementation </w:t>
      </w:r>
      <w:bookmarkEnd w:id="49"/>
      <w:r w:rsidR="005552C6">
        <w:rPr>
          <w:lang w:val="en-GB"/>
        </w:rPr>
        <w:t>Overview</w:t>
      </w:r>
      <w:bookmarkEnd w:id="50"/>
    </w:p>
    <w:p w14:paraId="686EFAAD" w14:textId="77777777" w:rsidR="00147C9B" w:rsidRDefault="005552C6" w:rsidP="0008696C">
      <w:pPr>
        <w:pStyle w:val="Heading2"/>
      </w:pPr>
      <w:bookmarkStart w:id="51" w:name="_Toc32332093"/>
      <w:bookmarkStart w:id="52" w:name="_GoBack"/>
      <w:bookmarkEnd w:id="52"/>
      <w:r w:rsidRPr="0008696C">
        <w:rPr>
          <w:lang w:val="en-GB"/>
        </w:rPr>
        <w:t>Description</w:t>
      </w:r>
      <w:bookmarkEnd w:id="51"/>
    </w:p>
    <w:p w14:paraId="0493AD39" w14:textId="77777777" w:rsidR="003F0DB7" w:rsidRPr="00A73AD2" w:rsidRDefault="003F0DB7" w:rsidP="009C3010">
      <w:pPr>
        <w:shd w:val="clear" w:color="auto" w:fill="D6E3BC" w:themeFill="accent3" w:themeFillTint="66"/>
        <w:rPr>
          <w:rStyle w:val="SubtleEmphasis"/>
        </w:rPr>
      </w:pPr>
      <w:r w:rsidRPr="003764F7">
        <w:rPr>
          <w:rStyle w:val="SubtleEmphasis"/>
          <w:b/>
        </w:rPr>
        <w:t>#Hint:</w:t>
      </w:r>
      <w:r w:rsidRPr="00A73AD2">
        <w:rPr>
          <w:rStyle w:val="SubtleEmphasis"/>
        </w:rPr>
        <w:t xml:space="preserve"> </w:t>
      </w:r>
      <w:r>
        <w:rPr>
          <w:rStyle w:val="SubtleEmphasis"/>
        </w:rPr>
        <w:t xml:space="preserve">Give a short overview on what E/E systems / platforms the feature is implemented and what special considerations </w:t>
      </w:r>
      <w:proofErr w:type="gramStart"/>
      <w:r>
        <w:rPr>
          <w:rStyle w:val="SubtleEmphasis"/>
        </w:rPr>
        <w:t>have to</w:t>
      </w:r>
      <w:proofErr w:type="gramEnd"/>
      <w:r>
        <w:rPr>
          <w:rStyle w:val="SubtleEmphasis"/>
        </w:rPr>
        <w:t xml:space="preserve"> be taken into account for E/E systems / platforms.</w:t>
      </w:r>
    </w:p>
    <w:p w14:paraId="3069062D" w14:textId="77777777" w:rsidR="003F0DB7" w:rsidRPr="00226250" w:rsidRDefault="003F0DB7" w:rsidP="003F0DB7"/>
    <w:p w14:paraId="481EB51A" w14:textId="77777777" w:rsidR="00664CE1" w:rsidRPr="0008696C" w:rsidRDefault="00932599" w:rsidP="0008696C">
      <w:pPr>
        <w:pStyle w:val="Heading2"/>
        <w:rPr>
          <w:lang w:val="en-GB"/>
        </w:rPr>
      </w:pPr>
      <w:bookmarkStart w:id="53" w:name="_Toc481143803"/>
      <w:bookmarkStart w:id="54" w:name="_Toc32332094"/>
      <w:r w:rsidRPr="0008696C">
        <w:rPr>
          <w:lang w:val="en-GB"/>
        </w:rPr>
        <w:t>Input Requirements</w:t>
      </w:r>
      <w:bookmarkEnd w:id="53"/>
      <w:bookmarkEnd w:id="54"/>
    </w:p>
    <w:p w14:paraId="5D168E98" w14:textId="77777777" w:rsidR="00367B4B" w:rsidRPr="00A30716" w:rsidRDefault="00A30716" w:rsidP="00A30716">
      <w:pPr>
        <w:shd w:val="clear" w:color="auto" w:fill="D6E3BC" w:themeFill="accent3" w:themeFillTint="66"/>
        <w:rPr>
          <w:i/>
          <w:color w:val="808080" w:themeColor="background1" w:themeShade="80"/>
        </w:rPr>
      </w:pPr>
      <w:r>
        <w:rPr>
          <w:i/>
          <w:color w:val="808080" w:themeColor="background1" w:themeShade="80"/>
        </w:rPr>
        <w:t xml:space="preserve">#Hint: </w:t>
      </w:r>
      <w:r w:rsidR="00367B4B" w:rsidRPr="00A30716">
        <w:rPr>
          <w:i/>
          <w:color w:val="808080" w:themeColor="background1" w:themeShade="80"/>
        </w:rPr>
        <w:t xml:space="preserve">In this section all input requirements affecting the system development phase are collected, which </w:t>
      </w:r>
      <w:proofErr w:type="gramStart"/>
      <w:r w:rsidR="00367B4B" w:rsidRPr="00A30716">
        <w:rPr>
          <w:i/>
          <w:color w:val="808080" w:themeColor="background1" w:themeShade="80"/>
        </w:rPr>
        <w:t>have an effect on</w:t>
      </w:r>
      <w:proofErr w:type="gramEnd"/>
      <w:r w:rsidR="00367B4B" w:rsidRPr="00A30716">
        <w:rPr>
          <w:i/>
          <w:color w:val="808080" w:themeColor="background1" w:themeShade="80"/>
        </w:rPr>
        <w:t xml:space="preserve"> system development in addition to the function requirements. Typically, ARL and SDS requirements are listed here. The goal is to get a complete view of all requirements affecting all aspects of the system under development. Not all these requirements are further developed in the Platform Spec. As some requirements only affect the </w:t>
      </w:r>
      <w:r w:rsidR="007514C3">
        <w:rPr>
          <w:i/>
          <w:color w:val="808080" w:themeColor="background1" w:themeShade="80"/>
        </w:rPr>
        <w:t>electrical</w:t>
      </w:r>
      <w:r w:rsidR="00367B4B" w:rsidRPr="00A30716">
        <w:rPr>
          <w:i/>
          <w:color w:val="808080" w:themeColor="background1" w:themeShade="80"/>
        </w:rPr>
        <w:t xml:space="preserve"> components and are common to all similar components in the complete system of the </w:t>
      </w:r>
      <w:proofErr w:type="gramStart"/>
      <w:r w:rsidR="00367B4B" w:rsidRPr="00A30716">
        <w:rPr>
          <w:i/>
          <w:color w:val="808080" w:themeColor="background1" w:themeShade="80"/>
        </w:rPr>
        <w:t>vehicle</w:t>
      </w:r>
      <w:proofErr w:type="gramEnd"/>
      <w:r w:rsidR="00367B4B" w:rsidRPr="00A30716">
        <w:rPr>
          <w:i/>
          <w:color w:val="808080" w:themeColor="background1" w:themeShade="80"/>
        </w:rPr>
        <w:t xml:space="preserve"> they are left to be further investigated in the </w:t>
      </w:r>
      <w:r w:rsidR="007514C3">
        <w:rPr>
          <w:i/>
          <w:color w:val="808080" w:themeColor="background1" w:themeShade="80"/>
        </w:rPr>
        <w:t>electrical</w:t>
      </w:r>
      <w:r w:rsidR="00367B4B" w:rsidRPr="00A30716">
        <w:rPr>
          <w:i/>
          <w:color w:val="808080" w:themeColor="background1" w:themeShade="80"/>
        </w:rPr>
        <w:t xml:space="preserve"> component development phase. This means that the Platform Spec serves as the input document for the </w:t>
      </w:r>
      <w:r w:rsidR="007514C3">
        <w:rPr>
          <w:i/>
          <w:color w:val="808080" w:themeColor="background1" w:themeShade="80"/>
        </w:rPr>
        <w:t>electrical</w:t>
      </w:r>
      <w:r w:rsidR="00367B4B" w:rsidRPr="00A30716">
        <w:rPr>
          <w:i/>
          <w:color w:val="808080" w:themeColor="background1" w:themeShade="80"/>
        </w:rPr>
        <w:t xml:space="preserve"> component development phase rather than a lot of </w:t>
      </w:r>
      <w:proofErr w:type="gramStart"/>
      <w:r w:rsidR="00367B4B" w:rsidRPr="00A30716">
        <w:rPr>
          <w:i/>
          <w:color w:val="808080" w:themeColor="background1" w:themeShade="80"/>
        </w:rPr>
        <w:t>high level</w:t>
      </w:r>
      <w:proofErr w:type="gramEnd"/>
      <w:r w:rsidR="00367B4B" w:rsidRPr="00A30716">
        <w:rPr>
          <w:i/>
          <w:color w:val="808080" w:themeColor="background1" w:themeShade="80"/>
        </w:rPr>
        <w:t xml:space="preserve"> documents describing the product and properties of the complete project. The list below gives an idea of requirements, which should be listed here.</w:t>
      </w:r>
    </w:p>
    <w:p w14:paraId="4569497D"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Cost requirements</w:t>
      </w:r>
    </w:p>
    <w:p w14:paraId="73352C4E"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Legal requirements</w:t>
      </w:r>
    </w:p>
    <w:p w14:paraId="59F19BC1"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Ergonomic requirements</w:t>
      </w:r>
    </w:p>
    <w:p w14:paraId="24F118DA"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Electrical requirements</w:t>
      </w:r>
    </w:p>
    <w:p w14:paraId="50531F96"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EMC requirements</w:t>
      </w:r>
    </w:p>
    <w:p w14:paraId="1FEFA6C5"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Crashworthiness requirements</w:t>
      </w:r>
    </w:p>
    <w:p w14:paraId="47DD8EE9"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Reliability requirements</w:t>
      </w:r>
    </w:p>
    <w:p w14:paraId="19C05517"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Weight requirements</w:t>
      </w:r>
    </w:p>
    <w:p w14:paraId="028D2209"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Styling requirements</w:t>
      </w:r>
    </w:p>
    <w:p w14:paraId="7B5F5C1A"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Security requirements</w:t>
      </w:r>
    </w:p>
    <w:p w14:paraId="145D516E"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Service requirements</w:t>
      </w:r>
    </w:p>
    <w:p w14:paraId="5B099671"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Accessories requirements</w:t>
      </w:r>
    </w:p>
    <w:p w14:paraId="19DD50B5"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Environmental care requirements</w:t>
      </w:r>
    </w:p>
    <w:p w14:paraId="5A6DF98F"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Performance, fuel economy requirements</w:t>
      </w:r>
    </w:p>
    <w:p w14:paraId="480BB991"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Ride comfort requirements</w:t>
      </w:r>
    </w:p>
    <w:p w14:paraId="04DAC89F"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Noise, vibrations requirements</w:t>
      </w:r>
    </w:p>
    <w:p w14:paraId="584F202D"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Handling requirements</w:t>
      </w:r>
    </w:p>
    <w:p w14:paraId="6E9242D3"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Climate comfort requirements</w:t>
      </w:r>
    </w:p>
    <w:p w14:paraId="7C1A88BE"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Fire prevention requirements</w:t>
      </w:r>
    </w:p>
    <w:p w14:paraId="20FCD70A"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Aerodynamic requirements</w:t>
      </w:r>
    </w:p>
    <w:p w14:paraId="1ED25168"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Corrosion and surface treatment requirements</w:t>
      </w:r>
    </w:p>
    <w:p w14:paraId="0589D428"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Durability requirements</w:t>
      </w:r>
    </w:p>
    <w:p w14:paraId="139CC00D"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Theft protection requirements</w:t>
      </w:r>
    </w:p>
    <w:p w14:paraId="7F806B11"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Polymer material requirements</w:t>
      </w:r>
    </w:p>
    <w:p w14:paraId="7C985BCA"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Audio and communication requirements</w:t>
      </w:r>
    </w:p>
    <w:p w14:paraId="7C0654E2"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Inner dirt contamination requirements</w:t>
      </w:r>
    </w:p>
    <w:p w14:paraId="19F34FB9"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Ground clearance requirements</w:t>
      </w:r>
    </w:p>
    <w:p w14:paraId="26463C28"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Waterproof requirements</w:t>
      </w:r>
    </w:p>
    <w:p w14:paraId="6F7E9D1A"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Thermic requirements</w:t>
      </w:r>
    </w:p>
    <w:p w14:paraId="675DCEBA"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Production requirements</w:t>
      </w:r>
    </w:p>
    <w:p w14:paraId="14D09F26"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Complete Electrical System requirements</w:t>
      </w:r>
    </w:p>
    <w:p w14:paraId="227625A9"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Communication requirements</w:t>
      </w:r>
    </w:p>
    <w:p w14:paraId="298F885B" w14:textId="77777777" w:rsidR="00367B4B" w:rsidRPr="00B1737C" w:rsidRDefault="00367B4B" w:rsidP="00BB29B2">
      <w:pPr>
        <w:pStyle w:val="ListParagraph"/>
        <w:numPr>
          <w:ilvl w:val="0"/>
          <w:numId w:val="11"/>
        </w:numPr>
        <w:shd w:val="clear" w:color="auto" w:fill="D6E3BC" w:themeFill="accent3" w:themeFillTint="66"/>
        <w:rPr>
          <w:rFonts w:ascii="Arial" w:hAnsi="Arial" w:cs="Arial"/>
          <w:i/>
          <w:color w:val="808080" w:themeColor="background1" w:themeShade="80"/>
        </w:rPr>
      </w:pPr>
      <w:r w:rsidRPr="00B1737C">
        <w:rPr>
          <w:rFonts w:ascii="Arial" w:hAnsi="Arial" w:cs="Arial"/>
          <w:i/>
          <w:color w:val="808080" w:themeColor="background1" w:themeShade="80"/>
        </w:rPr>
        <w:t>Diagnostic requirements</w:t>
      </w:r>
    </w:p>
    <w:p w14:paraId="026EDB3C" w14:textId="77777777" w:rsidR="00E714D5" w:rsidRPr="00E714D5" w:rsidRDefault="00E714D5" w:rsidP="00E714D5">
      <w:pPr>
        <w:rPr>
          <w:lang w:val="en-GB"/>
        </w:rPr>
      </w:pPr>
    </w:p>
    <w:p w14:paraId="71DD4DE8" w14:textId="77777777" w:rsidR="00664CE1" w:rsidRPr="0008696C" w:rsidRDefault="00664CE1" w:rsidP="0008696C">
      <w:pPr>
        <w:pStyle w:val="Heading2"/>
        <w:rPr>
          <w:lang w:val="en-GB"/>
        </w:rPr>
      </w:pPr>
      <w:bookmarkStart w:id="55" w:name="_Toc423616423"/>
      <w:bookmarkStart w:id="56" w:name="_Ref420396972"/>
      <w:bookmarkStart w:id="57" w:name="_Toc481143804"/>
      <w:bookmarkStart w:id="58" w:name="_Toc32332095"/>
      <w:r w:rsidRPr="0008696C">
        <w:rPr>
          <w:lang w:val="en-GB"/>
        </w:rPr>
        <w:t>Assumptions</w:t>
      </w:r>
      <w:bookmarkEnd w:id="55"/>
      <w:bookmarkEnd w:id="56"/>
      <w:bookmarkEnd w:id="57"/>
      <w:bookmarkEnd w:id="58"/>
    </w:p>
    <w:p w14:paraId="5202B791" w14:textId="77777777" w:rsidR="00EA19E1" w:rsidRPr="0008696C" w:rsidRDefault="003D5CCA" w:rsidP="0008696C">
      <w:pPr>
        <w:pStyle w:val="Heading2"/>
        <w:rPr>
          <w:lang w:val="en-GB"/>
        </w:rPr>
      </w:pPr>
      <w:bookmarkStart w:id="59" w:name="_Toc32332096"/>
      <w:r w:rsidRPr="0008696C">
        <w:rPr>
          <w:lang w:val="en-GB"/>
        </w:rPr>
        <w:t>References</w:t>
      </w:r>
      <w:bookmarkEnd w:id="59"/>
    </w:p>
    <w:p w14:paraId="4D491103" w14:textId="77777777" w:rsidR="00EA19E1" w:rsidRPr="00FB7B3D" w:rsidRDefault="00EA5059" w:rsidP="00DA6AC2">
      <w:pPr>
        <w:pStyle w:val="Heading3"/>
      </w:pPr>
      <w:bookmarkStart w:id="60" w:name="_Toc32332097"/>
      <w:r>
        <w:lastRenderedPageBreak/>
        <w:t xml:space="preserve">Ford </w:t>
      </w:r>
      <w:r w:rsidR="00737A13">
        <w:t>D</w:t>
      </w:r>
      <w:r w:rsidR="00EA19E1" w:rsidRPr="00FB7B3D">
        <w:t>ocuments</w:t>
      </w:r>
      <w:bookmarkEnd w:id="60"/>
    </w:p>
    <w:p w14:paraId="071E8A0B" w14:textId="77777777" w:rsidR="008C45A8" w:rsidRPr="009E3B7C" w:rsidRDefault="008C45A8" w:rsidP="00A26A03">
      <w:pPr>
        <w:pStyle w:val="BodyText"/>
        <w:ind w:right="142"/>
        <w:jc w:val="both"/>
        <w:rPr>
          <w:rFonts w:cs="Arial"/>
        </w:rPr>
      </w:pPr>
      <w:r>
        <w:rPr>
          <w:rFonts w:cs="Arial"/>
        </w:rPr>
        <w:t>The list of</w:t>
      </w:r>
      <w:r w:rsidRPr="009E3B7C">
        <w:rPr>
          <w:rFonts w:cs="Arial"/>
        </w:rPr>
        <w:t xml:space="preserve"> all Ford internal documents, which are directly related.</w:t>
      </w:r>
    </w:p>
    <w:p w14:paraId="39A27554" w14:textId="77777777" w:rsidR="006F0E71" w:rsidRPr="007C20FA" w:rsidRDefault="006F0E71" w:rsidP="006F0E71"/>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3544"/>
        <w:gridCol w:w="1134"/>
        <w:gridCol w:w="1417"/>
        <w:gridCol w:w="2268"/>
      </w:tblGrid>
      <w:tr w:rsidR="00FB199F" w:rsidRPr="007C20FA" w14:paraId="763ADA65" w14:textId="77777777" w:rsidTr="00FB199F">
        <w:trPr>
          <w:cantSplit/>
          <w:tblHeader/>
        </w:trPr>
        <w:tc>
          <w:tcPr>
            <w:tcW w:w="1730" w:type="dxa"/>
            <w:shd w:val="clear" w:color="auto" w:fill="E0E0E0"/>
          </w:tcPr>
          <w:p w14:paraId="287BED3C" w14:textId="77777777" w:rsidR="00FB199F" w:rsidRPr="0008696C" w:rsidRDefault="00FB199F" w:rsidP="00FB199F">
            <w:pPr>
              <w:rPr>
                <w:b/>
              </w:rPr>
            </w:pPr>
            <w:r w:rsidRPr="0008696C">
              <w:rPr>
                <w:b/>
              </w:rPr>
              <w:t>Reference</w:t>
            </w:r>
          </w:p>
        </w:tc>
        <w:tc>
          <w:tcPr>
            <w:tcW w:w="3544" w:type="dxa"/>
            <w:shd w:val="clear" w:color="auto" w:fill="E0E0E0"/>
          </w:tcPr>
          <w:p w14:paraId="3548E8D8" w14:textId="77777777" w:rsidR="00FB199F" w:rsidRPr="0008696C" w:rsidRDefault="00FB199F" w:rsidP="00FB199F">
            <w:pPr>
              <w:rPr>
                <w:b/>
              </w:rPr>
            </w:pPr>
            <w:r w:rsidRPr="0008696C">
              <w:rPr>
                <w:b/>
              </w:rPr>
              <w:t>Title</w:t>
            </w:r>
          </w:p>
        </w:tc>
        <w:tc>
          <w:tcPr>
            <w:tcW w:w="1134" w:type="dxa"/>
            <w:shd w:val="clear" w:color="auto" w:fill="E0E0E0"/>
          </w:tcPr>
          <w:p w14:paraId="49197C56" w14:textId="77777777" w:rsidR="00FB199F" w:rsidRPr="0008696C" w:rsidRDefault="00FB199F" w:rsidP="00FB199F">
            <w:pPr>
              <w:rPr>
                <w:b/>
              </w:rPr>
            </w:pPr>
            <w:r w:rsidRPr="0008696C">
              <w:rPr>
                <w:b/>
              </w:rPr>
              <w:t>Doc. ID</w:t>
            </w:r>
          </w:p>
        </w:tc>
        <w:tc>
          <w:tcPr>
            <w:tcW w:w="1417" w:type="dxa"/>
            <w:shd w:val="clear" w:color="auto" w:fill="E0E0E0"/>
          </w:tcPr>
          <w:p w14:paraId="71C3CF39" w14:textId="77777777" w:rsidR="00FB199F" w:rsidRPr="0008696C" w:rsidRDefault="00FB199F" w:rsidP="00FB199F">
            <w:pPr>
              <w:rPr>
                <w:b/>
              </w:rPr>
            </w:pPr>
            <w:r w:rsidRPr="0008696C">
              <w:rPr>
                <w:b/>
              </w:rPr>
              <w:t>Revision</w:t>
            </w:r>
          </w:p>
        </w:tc>
        <w:tc>
          <w:tcPr>
            <w:tcW w:w="2268" w:type="dxa"/>
            <w:shd w:val="clear" w:color="auto" w:fill="E0E0E0"/>
          </w:tcPr>
          <w:p w14:paraId="7FF1B1B1" w14:textId="77777777" w:rsidR="00FB199F" w:rsidRPr="0008696C" w:rsidRDefault="00FB199F" w:rsidP="00FB199F">
            <w:pPr>
              <w:rPr>
                <w:b/>
              </w:rPr>
            </w:pPr>
            <w:r>
              <w:rPr>
                <w:rFonts w:ascii="Helvetica" w:hAnsi="Helvetica" w:cs="Helvetica"/>
                <w:b/>
              </w:rPr>
              <w:t>Document Location</w:t>
            </w:r>
          </w:p>
        </w:tc>
      </w:tr>
      <w:tr w:rsidR="00FB199F" w:rsidRPr="009E3B7C" w14:paraId="3BEBA854" w14:textId="77777777" w:rsidTr="00FB199F">
        <w:trPr>
          <w:trHeight w:val="104"/>
        </w:trPr>
        <w:tc>
          <w:tcPr>
            <w:tcW w:w="1730" w:type="dxa"/>
          </w:tcPr>
          <w:p w14:paraId="4AD941B6" w14:textId="77777777" w:rsidR="00FB199F" w:rsidRPr="009E3B7C" w:rsidRDefault="00FB199F" w:rsidP="00FB199F">
            <w:pPr>
              <w:rPr>
                <w:rFonts w:cs="Arial"/>
              </w:rPr>
            </w:pPr>
          </w:p>
        </w:tc>
        <w:tc>
          <w:tcPr>
            <w:tcW w:w="3544" w:type="dxa"/>
          </w:tcPr>
          <w:p w14:paraId="0BBAC80D" w14:textId="77777777" w:rsidR="00FB199F" w:rsidRPr="009E3B7C" w:rsidRDefault="00FB199F" w:rsidP="00FB199F">
            <w:pPr>
              <w:rPr>
                <w:rFonts w:cs="Arial"/>
              </w:rPr>
            </w:pPr>
          </w:p>
        </w:tc>
        <w:tc>
          <w:tcPr>
            <w:tcW w:w="1134" w:type="dxa"/>
          </w:tcPr>
          <w:p w14:paraId="1799418A" w14:textId="77777777" w:rsidR="00FB199F" w:rsidRPr="009E3B7C" w:rsidRDefault="00FB199F" w:rsidP="00FB199F">
            <w:pPr>
              <w:rPr>
                <w:rFonts w:cs="Arial"/>
              </w:rPr>
            </w:pPr>
          </w:p>
        </w:tc>
        <w:tc>
          <w:tcPr>
            <w:tcW w:w="1417" w:type="dxa"/>
          </w:tcPr>
          <w:p w14:paraId="6D74020E" w14:textId="77777777" w:rsidR="00FB199F" w:rsidRPr="009E3B7C" w:rsidRDefault="00FB199F" w:rsidP="00FB199F">
            <w:pPr>
              <w:rPr>
                <w:rFonts w:cs="Arial"/>
              </w:rPr>
            </w:pPr>
          </w:p>
        </w:tc>
        <w:tc>
          <w:tcPr>
            <w:tcW w:w="2268" w:type="dxa"/>
          </w:tcPr>
          <w:p w14:paraId="167FB266" w14:textId="77777777" w:rsidR="00FB199F" w:rsidRPr="009E3B7C" w:rsidRDefault="00FB199F" w:rsidP="00FB199F">
            <w:pPr>
              <w:rPr>
                <w:rFonts w:cs="Arial"/>
              </w:rPr>
            </w:pPr>
          </w:p>
        </w:tc>
      </w:tr>
      <w:tr w:rsidR="00FB199F" w:rsidRPr="007C20FA" w14:paraId="6BBECF3B" w14:textId="77777777" w:rsidTr="00FB199F">
        <w:tc>
          <w:tcPr>
            <w:tcW w:w="1730" w:type="dxa"/>
          </w:tcPr>
          <w:p w14:paraId="5AA57DF9" w14:textId="77777777" w:rsidR="00FB199F" w:rsidRPr="003C6F08" w:rsidRDefault="00FB199F" w:rsidP="00FB199F">
            <w:pPr>
              <w:rPr>
                <w:rFonts w:cs="Arial"/>
              </w:rPr>
            </w:pPr>
          </w:p>
        </w:tc>
        <w:tc>
          <w:tcPr>
            <w:tcW w:w="3544" w:type="dxa"/>
          </w:tcPr>
          <w:p w14:paraId="19DEA309" w14:textId="77777777" w:rsidR="00FB199F" w:rsidRPr="003C6F08" w:rsidRDefault="00FB199F" w:rsidP="00FB199F">
            <w:pPr>
              <w:rPr>
                <w:rFonts w:cs="Arial"/>
              </w:rPr>
            </w:pPr>
          </w:p>
        </w:tc>
        <w:tc>
          <w:tcPr>
            <w:tcW w:w="1134" w:type="dxa"/>
          </w:tcPr>
          <w:p w14:paraId="0D214120" w14:textId="77777777" w:rsidR="00FB199F" w:rsidRPr="003C6F08" w:rsidRDefault="00FB199F" w:rsidP="00FB199F">
            <w:pPr>
              <w:rPr>
                <w:rFonts w:cs="Arial"/>
              </w:rPr>
            </w:pPr>
          </w:p>
        </w:tc>
        <w:tc>
          <w:tcPr>
            <w:tcW w:w="1417" w:type="dxa"/>
          </w:tcPr>
          <w:p w14:paraId="4FCC2C96" w14:textId="77777777" w:rsidR="00FB199F" w:rsidRPr="003C6F08" w:rsidRDefault="00FB199F" w:rsidP="00FB199F">
            <w:pPr>
              <w:rPr>
                <w:rFonts w:cs="Arial"/>
              </w:rPr>
            </w:pPr>
          </w:p>
        </w:tc>
        <w:tc>
          <w:tcPr>
            <w:tcW w:w="2268" w:type="dxa"/>
          </w:tcPr>
          <w:p w14:paraId="66D746AA" w14:textId="77777777" w:rsidR="00FB199F" w:rsidRPr="003C6F08" w:rsidRDefault="00FB199F" w:rsidP="00FB199F">
            <w:pPr>
              <w:rPr>
                <w:rFonts w:cs="Arial"/>
              </w:rPr>
            </w:pPr>
          </w:p>
        </w:tc>
      </w:tr>
    </w:tbl>
    <w:p w14:paraId="122104B8" w14:textId="77777777" w:rsidR="006F0E71" w:rsidRDefault="00CC65AE" w:rsidP="00CC65AE">
      <w:pPr>
        <w:pStyle w:val="Caption"/>
      </w:pPr>
      <w:bookmarkStart w:id="61" w:name="_Toc520108484"/>
      <w:bookmarkStart w:id="62" w:name="_Toc25584412"/>
      <w:r w:rsidRPr="001B1565">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3</w:t>
      </w:r>
      <w:r w:rsidR="00F309BE">
        <w:rPr>
          <w:noProof/>
        </w:rPr>
        <w:fldChar w:fldCharType="end"/>
      </w:r>
      <w:r w:rsidRPr="001B1565">
        <w:t xml:space="preserve">: </w:t>
      </w:r>
      <w:r>
        <w:t>Ford internal Documents</w:t>
      </w:r>
      <w:bookmarkEnd w:id="61"/>
      <w:bookmarkEnd w:id="62"/>
    </w:p>
    <w:p w14:paraId="17BECB1B" w14:textId="77777777" w:rsidR="00DC6888" w:rsidRPr="00DC6888" w:rsidRDefault="00DC6888" w:rsidP="00DC6888">
      <w:pPr>
        <w:rPr>
          <w:ins w:id="63" w:author="Baden, Joern (J.)" w:date="2018-07-24T12:50:00Z"/>
        </w:rPr>
      </w:pPr>
    </w:p>
    <w:p w14:paraId="0D82907F" w14:textId="77777777" w:rsidR="00EA19E1" w:rsidRPr="00FB7B3D" w:rsidRDefault="00737A13" w:rsidP="00DA6AC2">
      <w:pPr>
        <w:pStyle w:val="Heading3"/>
      </w:pPr>
      <w:bookmarkStart w:id="64" w:name="_Toc32332098"/>
      <w:r>
        <w:t>External Documents and P</w:t>
      </w:r>
      <w:r w:rsidR="00EA19E1" w:rsidRPr="00FB7B3D">
        <w:t>ublications</w:t>
      </w:r>
      <w:bookmarkEnd w:id="64"/>
    </w:p>
    <w:p w14:paraId="64EE08C3" w14:textId="77777777" w:rsidR="006F0E71" w:rsidRDefault="006F0E71" w:rsidP="006F0E71">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AD31CA0" w14:textId="77777777" w:rsidR="006F0E71" w:rsidRDefault="006F0E71" w:rsidP="006F0E71">
      <w:pPr>
        <w:rPr>
          <w:rFonts w:cs="Arial"/>
        </w:rPr>
      </w:pP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675"/>
      </w:tblGrid>
      <w:tr w:rsidR="006F0E71" w:rsidRPr="007C20FA" w14:paraId="4B97FCDA" w14:textId="77777777" w:rsidTr="0008696C">
        <w:trPr>
          <w:cantSplit/>
          <w:tblHeader/>
        </w:trPr>
        <w:tc>
          <w:tcPr>
            <w:tcW w:w="1418" w:type="dxa"/>
            <w:shd w:val="clear" w:color="auto" w:fill="E0E0E0"/>
          </w:tcPr>
          <w:p w14:paraId="2FFDDC4D" w14:textId="77777777" w:rsidR="006F0E71" w:rsidRPr="007C20FA" w:rsidRDefault="006F0E71" w:rsidP="00F2468B">
            <w:pPr>
              <w:rPr>
                <w:rFonts w:ascii="Helvetica" w:hAnsi="Helvetica" w:cs="Helvetica"/>
                <w:b/>
              </w:rPr>
            </w:pPr>
            <w:r w:rsidRPr="007C20FA">
              <w:rPr>
                <w:rFonts w:ascii="Helvetica" w:hAnsi="Helvetica" w:cs="Helvetica"/>
                <w:b/>
              </w:rPr>
              <w:t>Reference</w:t>
            </w:r>
          </w:p>
        </w:tc>
        <w:tc>
          <w:tcPr>
            <w:tcW w:w="8675" w:type="dxa"/>
            <w:shd w:val="clear" w:color="auto" w:fill="E0E0E0"/>
          </w:tcPr>
          <w:p w14:paraId="38F935F6" w14:textId="77777777" w:rsidR="006F0E71" w:rsidRPr="007C20FA" w:rsidRDefault="006F0E71" w:rsidP="00F2468B">
            <w:pPr>
              <w:rPr>
                <w:rFonts w:ascii="Helvetica" w:hAnsi="Helvetica" w:cs="Helvetica"/>
                <w:b/>
              </w:rPr>
            </w:pPr>
            <w:r>
              <w:rPr>
                <w:rFonts w:ascii="Helvetica" w:hAnsi="Helvetica" w:cs="Helvetica"/>
                <w:b/>
              </w:rPr>
              <w:t>Document / Publication</w:t>
            </w:r>
          </w:p>
        </w:tc>
      </w:tr>
      <w:tr w:rsidR="006F0E71" w:rsidRPr="007C20FA" w14:paraId="6638E934" w14:textId="77777777" w:rsidTr="0008696C">
        <w:trPr>
          <w:trHeight w:val="104"/>
        </w:trPr>
        <w:tc>
          <w:tcPr>
            <w:tcW w:w="1418" w:type="dxa"/>
          </w:tcPr>
          <w:p w14:paraId="20CC12E9" w14:textId="77777777" w:rsidR="006F0E71" w:rsidRPr="003C6F08" w:rsidRDefault="006F0E71" w:rsidP="00F2468B">
            <w:pPr>
              <w:rPr>
                <w:rFonts w:cs="Arial"/>
              </w:rPr>
            </w:pPr>
            <w:r w:rsidRPr="003C6F08">
              <w:rPr>
                <w:rFonts w:cs="Arial"/>
              </w:rPr>
              <w:t>[</w:t>
            </w:r>
            <w:proofErr w:type="spellStart"/>
            <w:r w:rsidRPr="003C6F08">
              <w:rPr>
                <w:rFonts w:cs="Arial"/>
              </w:rPr>
              <w:t>bbb</w:t>
            </w:r>
            <w:proofErr w:type="spellEnd"/>
            <w:r w:rsidRPr="003C6F08">
              <w:rPr>
                <w:rFonts w:cs="Arial"/>
              </w:rPr>
              <w:t>]</w:t>
            </w:r>
          </w:p>
        </w:tc>
        <w:tc>
          <w:tcPr>
            <w:tcW w:w="8675" w:type="dxa"/>
          </w:tcPr>
          <w:p w14:paraId="4FFE34B5" w14:textId="77777777" w:rsidR="006F0E71" w:rsidRPr="003C6F08" w:rsidRDefault="006F0E71" w:rsidP="00F2468B">
            <w:pPr>
              <w:rPr>
                <w:rFonts w:cs="Arial"/>
              </w:rPr>
            </w:pPr>
          </w:p>
        </w:tc>
      </w:tr>
      <w:tr w:rsidR="006F0E71" w:rsidRPr="007C20FA" w14:paraId="05E4DF00" w14:textId="77777777" w:rsidTr="0008696C">
        <w:trPr>
          <w:trHeight w:val="104"/>
        </w:trPr>
        <w:tc>
          <w:tcPr>
            <w:tcW w:w="1418" w:type="dxa"/>
          </w:tcPr>
          <w:p w14:paraId="30576DD9" w14:textId="77777777" w:rsidR="006F0E71" w:rsidRPr="003C6F08" w:rsidRDefault="006F0E71" w:rsidP="00F2468B">
            <w:pPr>
              <w:rPr>
                <w:rFonts w:cs="Arial"/>
              </w:rPr>
            </w:pPr>
          </w:p>
        </w:tc>
        <w:tc>
          <w:tcPr>
            <w:tcW w:w="8675" w:type="dxa"/>
          </w:tcPr>
          <w:p w14:paraId="251DDE46" w14:textId="77777777" w:rsidR="006F0E71" w:rsidRPr="003C6F08" w:rsidRDefault="006F0E71" w:rsidP="00F2468B">
            <w:pPr>
              <w:rPr>
                <w:rFonts w:cs="Arial"/>
              </w:rPr>
            </w:pPr>
          </w:p>
        </w:tc>
      </w:tr>
    </w:tbl>
    <w:p w14:paraId="384BC5FD" w14:textId="77777777" w:rsidR="006F0E71" w:rsidRPr="00CC65AE" w:rsidRDefault="00CC65AE" w:rsidP="00CC65AE">
      <w:pPr>
        <w:pStyle w:val="Caption"/>
      </w:pPr>
      <w:bookmarkStart w:id="65" w:name="_Toc520108485"/>
      <w:bookmarkStart w:id="66" w:name="_Toc25584413"/>
      <w:r w:rsidRPr="001B1565">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4</w:t>
      </w:r>
      <w:r w:rsidR="00F309BE">
        <w:rPr>
          <w:noProof/>
        </w:rPr>
        <w:fldChar w:fldCharType="end"/>
      </w:r>
      <w:r w:rsidRPr="001B1565">
        <w:t xml:space="preserve">: </w:t>
      </w:r>
      <w:r w:rsidRPr="007C20FA">
        <w:t>External documents and publications</w:t>
      </w:r>
      <w:bookmarkEnd w:id="65"/>
      <w:bookmarkEnd w:id="66"/>
    </w:p>
    <w:p w14:paraId="4DF73D39" w14:textId="77777777" w:rsidR="008C45A8" w:rsidRPr="00BF65D3" w:rsidRDefault="008C45A8" w:rsidP="008C45A8"/>
    <w:p w14:paraId="20F48408" w14:textId="77777777" w:rsidR="00E714D5" w:rsidRPr="009F1EF1" w:rsidRDefault="00E714D5" w:rsidP="00E714D5">
      <w:pPr>
        <w:pStyle w:val="Heading2"/>
        <w:rPr>
          <w:szCs w:val="20"/>
        </w:rPr>
      </w:pPr>
      <w:bookmarkStart w:id="67" w:name="_Toc32332099"/>
      <w:r w:rsidRPr="009F1EF1">
        <w:rPr>
          <w:szCs w:val="20"/>
        </w:rPr>
        <w:t>Glossary</w:t>
      </w:r>
      <w:bookmarkEnd w:id="67"/>
    </w:p>
    <w:p w14:paraId="5F79F5F4" w14:textId="77777777" w:rsidR="00AE0305" w:rsidRPr="009F1EF1" w:rsidRDefault="00AE0305" w:rsidP="00DA6AC2">
      <w:pPr>
        <w:pStyle w:val="Heading3"/>
      </w:pPr>
      <w:bookmarkStart w:id="68" w:name="_Toc32332100"/>
      <w:r w:rsidRPr="009F1EF1">
        <w:t>Definitions</w:t>
      </w:r>
      <w:bookmarkEnd w:id="68"/>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825"/>
      </w:tblGrid>
      <w:tr w:rsidR="00AE0305" w:rsidRPr="00126E7B" w14:paraId="3AA45A22" w14:textId="77777777" w:rsidTr="0008696C">
        <w:trPr>
          <w:tblHeader/>
        </w:trPr>
        <w:tc>
          <w:tcPr>
            <w:tcW w:w="2268" w:type="dxa"/>
            <w:shd w:val="pct20" w:color="auto" w:fill="FFFFFF"/>
          </w:tcPr>
          <w:p w14:paraId="64DD83AE" w14:textId="77777777" w:rsidR="00AE0305" w:rsidRPr="0008696C" w:rsidRDefault="00AE0305" w:rsidP="00126E7B">
            <w:pPr>
              <w:rPr>
                <w:b/>
              </w:rPr>
            </w:pPr>
            <w:r w:rsidRPr="0008696C">
              <w:rPr>
                <w:b/>
              </w:rPr>
              <w:t>Definition</w:t>
            </w:r>
          </w:p>
        </w:tc>
        <w:tc>
          <w:tcPr>
            <w:tcW w:w="7825" w:type="dxa"/>
            <w:shd w:val="pct20" w:color="auto" w:fill="FFFFFF"/>
          </w:tcPr>
          <w:p w14:paraId="21119596" w14:textId="77777777" w:rsidR="00AE0305" w:rsidRPr="0008696C" w:rsidRDefault="00AE0305" w:rsidP="00126E7B">
            <w:pPr>
              <w:rPr>
                <w:b/>
              </w:rPr>
            </w:pPr>
            <w:r w:rsidRPr="0008696C">
              <w:rPr>
                <w:b/>
              </w:rPr>
              <w:t>Description</w:t>
            </w:r>
          </w:p>
        </w:tc>
      </w:tr>
      <w:tr w:rsidR="00910287" w:rsidRPr="00126E7B" w14:paraId="7AE734A7" w14:textId="77777777" w:rsidTr="0008696C">
        <w:trPr>
          <w:trHeight w:val="233"/>
        </w:trPr>
        <w:tc>
          <w:tcPr>
            <w:tcW w:w="2268" w:type="dxa"/>
          </w:tcPr>
          <w:p w14:paraId="4E229E7F" w14:textId="77777777" w:rsidR="00910287" w:rsidRPr="0008696C" w:rsidRDefault="00910287" w:rsidP="00126E7B"/>
        </w:tc>
        <w:tc>
          <w:tcPr>
            <w:tcW w:w="7825" w:type="dxa"/>
          </w:tcPr>
          <w:p w14:paraId="2127474E" w14:textId="77777777" w:rsidR="00910287" w:rsidRPr="0008696C" w:rsidRDefault="00910287" w:rsidP="00126E7B"/>
        </w:tc>
      </w:tr>
      <w:tr w:rsidR="00910287" w:rsidRPr="00126E7B" w14:paraId="2FF4157B" w14:textId="77777777" w:rsidTr="0008696C">
        <w:tc>
          <w:tcPr>
            <w:tcW w:w="2268" w:type="dxa"/>
          </w:tcPr>
          <w:p w14:paraId="12DBE926" w14:textId="77777777" w:rsidR="00910287" w:rsidRPr="0008696C" w:rsidRDefault="00910287" w:rsidP="00126E7B"/>
        </w:tc>
        <w:tc>
          <w:tcPr>
            <w:tcW w:w="7825" w:type="dxa"/>
          </w:tcPr>
          <w:p w14:paraId="198C21A9" w14:textId="77777777" w:rsidR="00910287" w:rsidRPr="0008696C" w:rsidRDefault="00910287" w:rsidP="00126E7B"/>
        </w:tc>
      </w:tr>
      <w:tr w:rsidR="00910287" w:rsidRPr="00126E7B" w14:paraId="14D2269C" w14:textId="77777777" w:rsidTr="0008696C">
        <w:tc>
          <w:tcPr>
            <w:tcW w:w="2268" w:type="dxa"/>
          </w:tcPr>
          <w:p w14:paraId="41E8D54B" w14:textId="77777777" w:rsidR="00910287" w:rsidRPr="0008696C" w:rsidRDefault="00910287" w:rsidP="00126E7B"/>
        </w:tc>
        <w:tc>
          <w:tcPr>
            <w:tcW w:w="7825" w:type="dxa"/>
          </w:tcPr>
          <w:p w14:paraId="1C4B6E46" w14:textId="77777777" w:rsidR="00910287" w:rsidRPr="0008696C" w:rsidRDefault="00910287" w:rsidP="00126E7B"/>
        </w:tc>
      </w:tr>
    </w:tbl>
    <w:p w14:paraId="5D1FE478" w14:textId="77777777" w:rsidR="00AE0305" w:rsidRDefault="00AE0305" w:rsidP="003E4A2E">
      <w:pPr>
        <w:pStyle w:val="Caption"/>
      </w:pPr>
      <w:bookmarkStart w:id="69" w:name="_Toc520108486"/>
      <w:bookmarkStart w:id="70" w:name="_Toc25584414"/>
      <w:r>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5</w:t>
      </w:r>
      <w:r w:rsidR="00F309BE">
        <w:rPr>
          <w:noProof/>
        </w:rPr>
        <w:fldChar w:fldCharType="end"/>
      </w:r>
      <w:r w:rsidRPr="000B58D9">
        <w:t>: Definitions used in this document</w:t>
      </w:r>
      <w:bookmarkEnd w:id="69"/>
      <w:bookmarkEnd w:id="70"/>
    </w:p>
    <w:p w14:paraId="2B8CB978" w14:textId="77777777" w:rsidR="00AE0305" w:rsidRPr="009F1EF1" w:rsidRDefault="00AE0305" w:rsidP="00FA64F1">
      <w:pPr>
        <w:pStyle w:val="Heading3"/>
      </w:pPr>
      <w:bookmarkStart w:id="71" w:name="_Toc32332101"/>
      <w:r w:rsidRPr="009F1EF1">
        <w:t>Abbreviations</w:t>
      </w:r>
      <w:bookmarkEnd w:id="71"/>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402"/>
        <w:gridCol w:w="5415"/>
      </w:tblGrid>
      <w:tr w:rsidR="00AE0305" w:rsidRPr="00126E7B" w14:paraId="1E2A5449" w14:textId="77777777" w:rsidTr="0008696C">
        <w:trPr>
          <w:tblHeader/>
        </w:trPr>
        <w:tc>
          <w:tcPr>
            <w:tcW w:w="1276" w:type="dxa"/>
            <w:shd w:val="pct20" w:color="auto" w:fill="FFFFFF"/>
          </w:tcPr>
          <w:p w14:paraId="50B3FD52" w14:textId="77777777" w:rsidR="00AE0305" w:rsidRPr="0008696C" w:rsidRDefault="00AE0305" w:rsidP="00126E7B">
            <w:pPr>
              <w:rPr>
                <w:b/>
              </w:rPr>
            </w:pPr>
            <w:r w:rsidRPr="0008696C">
              <w:rPr>
                <w:b/>
              </w:rPr>
              <w:t>Abbr.</w:t>
            </w:r>
          </w:p>
        </w:tc>
        <w:tc>
          <w:tcPr>
            <w:tcW w:w="3402" w:type="dxa"/>
            <w:shd w:val="pct20" w:color="auto" w:fill="FFFFFF"/>
          </w:tcPr>
          <w:p w14:paraId="240A0CA1" w14:textId="77777777" w:rsidR="00AE0305" w:rsidRPr="0008696C" w:rsidRDefault="00AE0305" w:rsidP="00126E7B">
            <w:pPr>
              <w:rPr>
                <w:b/>
              </w:rPr>
            </w:pPr>
            <w:r w:rsidRPr="0008696C">
              <w:rPr>
                <w:b/>
              </w:rPr>
              <w:t>Stands for</w:t>
            </w:r>
          </w:p>
        </w:tc>
        <w:tc>
          <w:tcPr>
            <w:tcW w:w="5415" w:type="dxa"/>
            <w:shd w:val="pct20" w:color="auto" w:fill="FFFFFF"/>
          </w:tcPr>
          <w:p w14:paraId="30934E29" w14:textId="77777777" w:rsidR="00AE0305" w:rsidRPr="0008696C" w:rsidRDefault="00AE0305" w:rsidP="00126E7B">
            <w:pPr>
              <w:rPr>
                <w:b/>
              </w:rPr>
            </w:pPr>
            <w:r w:rsidRPr="0008696C">
              <w:rPr>
                <w:b/>
              </w:rPr>
              <w:t>Description</w:t>
            </w:r>
          </w:p>
        </w:tc>
      </w:tr>
      <w:tr w:rsidR="00AE0305" w:rsidRPr="00185AC3" w14:paraId="36B613F8" w14:textId="77777777" w:rsidTr="0008696C">
        <w:tc>
          <w:tcPr>
            <w:tcW w:w="1276" w:type="dxa"/>
          </w:tcPr>
          <w:p w14:paraId="58F042BE" w14:textId="77777777" w:rsidR="00AE0305" w:rsidRPr="00185AC3" w:rsidRDefault="00AE0305" w:rsidP="006F0E71">
            <w:pPr>
              <w:ind w:right="142"/>
              <w:rPr>
                <w:rFonts w:cs="Arial"/>
                <w:snapToGrid w:val="0"/>
              </w:rPr>
            </w:pPr>
            <w:r>
              <w:rPr>
                <w:rFonts w:cs="Arial"/>
                <w:snapToGrid w:val="0"/>
              </w:rPr>
              <w:t>F</w:t>
            </w:r>
            <w:r w:rsidR="00482397">
              <w:rPr>
                <w:rFonts w:cs="Arial"/>
                <w:snapToGrid w:val="0"/>
              </w:rPr>
              <w:t>S</w:t>
            </w:r>
          </w:p>
        </w:tc>
        <w:tc>
          <w:tcPr>
            <w:tcW w:w="3402" w:type="dxa"/>
          </w:tcPr>
          <w:p w14:paraId="143D6524" w14:textId="77777777" w:rsidR="00AE0305" w:rsidRPr="00185AC3" w:rsidRDefault="00AE0305" w:rsidP="00125551">
            <w:pPr>
              <w:ind w:right="142"/>
              <w:rPr>
                <w:rFonts w:cs="Arial"/>
                <w:snapToGrid w:val="0"/>
              </w:rPr>
            </w:pPr>
          </w:p>
        </w:tc>
        <w:tc>
          <w:tcPr>
            <w:tcW w:w="5415" w:type="dxa"/>
          </w:tcPr>
          <w:p w14:paraId="125DE20F" w14:textId="77777777" w:rsidR="00AE0305" w:rsidRPr="00185AC3" w:rsidRDefault="00AE0305" w:rsidP="00482397">
            <w:pPr>
              <w:ind w:right="142"/>
              <w:rPr>
                <w:rFonts w:cs="Arial"/>
                <w:snapToGrid w:val="0"/>
              </w:rPr>
            </w:pPr>
          </w:p>
        </w:tc>
      </w:tr>
      <w:tr w:rsidR="006158F5" w:rsidRPr="00185AC3" w14:paraId="455762F3" w14:textId="77777777" w:rsidTr="0008696C">
        <w:tc>
          <w:tcPr>
            <w:tcW w:w="1276" w:type="dxa"/>
          </w:tcPr>
          <w:p w14:paraId="0228E59E" w14:textId="77777777" w:rsidR="006158F5" w:rsidRDefault="003C074B" w:rsidP="00AE0305">
            <w:pPr>
              <w:ind w:right="142"/>
              <w:rPr>
                <w:rFonts w:cs="Arial"/>
                <w:snapToGrid w:val="0"/>
              </w:rPr>
            </w:pPr>
            <w:r>
              <w:rPr>
                <w:rFonts w:cs="Arial"/>
                <w:snapToGrid w:val="0"/>
              </w:rPr>
              <w:t>E/E</w:t>
            </w:r>
          </w:p>
        </w:tc>
        <w:tc>
          <w:tcPr>
            <w:tcW w:w="3402" w:type="dxa"/>
          </w:tcPr>
          <w:p w14:paraId="75FD8DAD" w14:textId="77777777" w:rsidR="006158F5" w:rsidRDefault="003C074B" w:rsidP="00AE0305">
            <w:pPr>
              <w:ind w:right="142"/>
              <w:rPr>
                <w:rFonts w:cs="Arial"/>
                <w:snapToGrid w:val="0"/>
              </w:rPr>
            </w:pPr>
            <w:r>
              <w:rPr>
                <w:rFonts w:cs="Arial"/>
                <w:snapToGrid w:val="0"/>
              </w:rPr>
              <w:t>Electrical and Electronics</w:t>
            </w:r>
          </w:p>
        </w:tc>
        <w:tc>
          <w:tcPr>
            <w:tcW w:w="5415" w:type="dxa"/>
          </w:tcPr>
          <w:p w14:paraId="1B31174B" w14:textId="77777777" w:rsidR="006158F5" w:rsidRPr="00185AC3" w:rsidRDefault="006158F5" w:rsidP="00AE0305">
            <w:pPr>
              <w:ind w:right="142"/>
              <w:rPr>
                <w:rFonts w:cs="Arial"/>
                <w:snapToGrid w:val="0"/>
              </w:rPr>
            </w:pPr>
          </w:p>
        </w:tc>
      </w:tr>
      <w:tr w:rsidR="00243203" w:rsidRPr="00185AC3" w14:paraId="0E755C20" w14:textId="77777777" w:rsidTr="0008696C">
        <w:tc>
          <w:tcPr>
            <w:tcW w:w="1276" w:type="dxa"/>
          </w:tcPr>
          <w:p w14:paraId="447BE1CA" w14:textId="77777777" w:rsidR="00243203" w:rsidRDefault="00243203" w:rsidP="00AE0305">
            <w:pPr>
              <w:ind w:right="142"/>
              <w:rPr>
                <w:rFonts w:cs="Arial"/>
                <w:snapToGrid w:val="0"/>
              </w:rPr>
            </w:pPr>
          </w:p>
        </w:tc>
        <w:tc>
          <w:tcPr>
            <w:tcW w:w="3402" w:type="dxa"/>
          </w:tcPr>
          <w:p w14:paraId="5F91D03B" w14:textId="77777777" w:rsidR="00243203" w:rsidRDefault="00243203" w:rsidP="00AE0305">
            <w:pPr>
              <w:ind w:right="142"/>
              <w:rPr>
                <w:rFonts w:cs="Arial"/>
                <w:snapToGrid w:val="0"/>
              </w:rPr>
            </w:pPr>
          </w:p>
        </w:tc>
        <w:tc>
          <w:tcPr>
            <w:tcW w:w="5415" w:type="dxa"/>
          </w:tcPr>
          <w:p w14:paraId="77EE5D11" w14:textId="77777777" w:rsidR="00243203" w:rsidRPr="00185AC3" w:rsidRDefault="00243203" w:rsidP="00AE0305">
            <w:pPr>
              <w:ind w:right="142"/>
              <w:rPr>
                <w:rFonts w:cs="Arial"/>
                <w:snapToGrid w:val="0"/>
              </w:rPr>
            </w:pPr>
          </w:p>
        </w:tc>
      </w:tr>
      <w:tr w:rsidR="00243203" w:rsidRPr="00185AC3" w14:paraId="6FF1114D" w14:textId="77777777" w:rsidTr="0008696C">
        <w:tc>
          <w:tcPr>
            <w:tcW w:w="1276" w:type="dxa"/>
          </w:tcPr>
          <w:p w14:paraId="475BF058" w14:textId="77777777" w:rsidR="00243203" w:rsidRDefault="00243203" w:rsidP="00AE0305">
            <w:pPr>
              <w:ind w:right="142"/>
              <w:rPr>
                <w:rFonts w:cs="Arial"/>
                <w:snapToGrid w:val="0"/>
              </w:rPr>
            </w:pPr>
          </w:p>
        </w:tc>
        <w:tc>
          <w:tcPr>
            <w:tcW w:w="3402" w:type="dxa"/>
          </w:tcPr>
          <w:p w14:paraId="2D204D11" w14:textId="77777777" w:rsidR="00243203" w:rsidRDefault="00243203" w:rsidP="00AE0305">
            <w:pPr>
              <w:ind w:right="142"/>
              <w:rPr>
                <w:rFonts w:cs="Arial"/>
                <w:snapToGrid w:val="0"/>
              </w:rPr>
            </w:pPr>
          </w:p>
        </w:tc>
        <w:tc>
          <w:tcPr>
            <w:tcW w:w="5415" w:type="dxa"/>
          </w:tcPr>
          <w:p w14:paraId="4B394AA2" w14:textId="77777777" w:rsidR="00243203" w:rsidRPr="00185AC3" w:rsidRDefault="00243203" w:rsidP="00AE0305">
            <w:pPr>
              <w:ind w:right="142"/>
              <w:rPr>
                <w:rFonts w:cs="Arial"/>
                <w:snapToGrid w:val="0"/>
              </w:rPr>
            </w:pPr>
          </w:p>
        </w:tc>
      </w:tr>
    </w:tbl>
    <w:p w14:paraId="0E3198C2" w14:textId="77777777" w:rsidR="00AE0305" w:rsidRPr="00185AC3" w:rsidRDefault="00AE0305" w:rsidP="003E4A2E">
      <w:pPr>
        <w:pStyle w:val="Caption"/>
        <w:rPr>
          <w:lang w:val="en-GB"/>
        </w:rPr>
      </w:pPr>
      <w:bookmarkStart w:id="72" w:name="_Toc520108487"/>
      <w:bookmarkStart w:id="73" w:name="_Toc25584415"/>
      <w:r w:rsidRPr="00185AC3">
        <w:rPr>
          <w:lang w:val="en-GB"/>
        </w:rPr>
        <w:t xml:space="preserve">Table </w:t>
      </w:r>
      <w:r w:rsidR="007959C2">
        <w:rPr>
          <w:lang w:val="en-GB"/>
        </w:rPr>
        <w:fldChar w:fldCharType="begin"/>
      </w:r>
      <w:r w:rsidR="007959C2">
        <w:rPr>
          <w:lang w:val="en-GB"/>
        </w:rPr>
        <w:instrText xml:space="preserve"> SEQ Table \* ARABIC </w:instrText>
      </w:r>
      <w:r w:rsidR="007959C2">
        <w:rPr>
          <w:lang w:val="en-GB"/>
        </w:rPr>
        <w:fldChar w:fldCharType="separate"/>
      </w:r>
      <w:r w:rsidR="009511B2">
        <w:rPr>
          <w:noProof/>
          <w:lang w:val="en-GB"/>
        </w:rPr>
        <w:t>6</w:t>
      </w:r>
      <w:r w:rsidR="007959C2">
        <w:rPr>
          <w:lang w:val="en-GB"/>
        </w:rPr>
        <w:fldChar w:fldCharType="end"/>
      </w:r>
      <w:r>
        <w:rPr>
          <w:lang w:val="en-GB"/>
        </w:rPr>
        <w:t>: Abbreviations used in this document</w:t>
      </w:r>
      <w:r w:rsidRPr="00185AC3">
        <w:rPr>
          <w:lang w:val="en-GB"/>
        </w:rPr>
        <w:t>.</w:t>
      </w:r>
      <w:bookmarkEnd w:id="72"/>
      <w:bookmarkEnd w:id="73"/>
    </w:p>
    <w:p w14:paraId="1FBDFF9A" w14:textId="77777777" w:rsidR="00E714D5" w:rsidRPr="009E3B7C" w:rsidRDefault="00E714D5" w:rsidP="00E714D5">
      <w:pPr>
        <w:rPr>
          <w:rFonts w:cs="Arial"/>
        </w:rPr>
      </w:pPr>
    </w:p>
    <w:p w14:paraId="57038877" w14:textId="77777777" w:rsidR="009E238B" w:rsidRDefault="009E238B" w:rsidP="002D59C1">
      <w:pPr>
        <w:pStyle w:val="Heading1"/>
        <w:rPr>
          <w:lang w:val="en-GB"/>
        </w:rPr>
      </w:pPr>
      <w:bookmarkStart w:id="74" w:name="_Toc32332102"/>
      <w:bookmarkStart w:id="75" w:name="_Toc481143805"/>
      <w:r>
        <w:rPr>
          <w:lang w:val="en-GB"/>
        </w:rPr>
        <w:lastRenderedPageBreak/>
        <w:t>Feature Implementation Architecture</w:t>
      </w:r>
      <w:bookmarkEnd w:id="74"/>
    </w:p>
    <w:p w14:paraId="3D972F0C" w14:textId="77777777" w:rsidR="002D59C1" w:rsidRPr="0008696C" w:rsidRDefault="006E407E" w:rsidP="009E238B">
      <w:pPr>
        <w:pStyle w:val="Heading2"/>
        <w:rPr>
          <w:lang w:val="en-GB"/>
        </w:rPr>
      </w:pPr>
      <w:bookmarkStart w:id="76" w:name="_Toc32332103"/>
      <w:r w:rsidRPr="0008696C">
        <w:rPr>
          <w:lang w:val="en-GB"/>
        </w:rPr>
        <w:t>Functional A</w:t>
      </w:r>
      <w:r w:rsidR="002D59C1" w:rsidRPr="0008696C">
        <w:rPr>
          <w:lang w:val="en-GB"/>
        </w:rPr>
        <w:t>rchitecture</w:t>
      </w:r>
      <w:bookmarkEnd w:id="75"/>
      <w:bookmarkEnd w:id="76"/>
    </w:p>
    <w:p w14:paraId="6BF4B5D3" w14:textId="77777777" w:rsidR="00456128" w:rsidRDefault="00456128" w:rsidP="009E238B">
      <w:pPr>
        <w:pStyle w:val="Heading3"/>
      </w:pPr>
      <w:bookmarkStart w:id="77" w:name="_Toc521186600"/>
      <w:bookmarkStart w:id="78" w:name="_Toc32332104"/>
      <w:r>
        <w:t>Description</w:t>
      </w:r>
      <w:bookmarkEnd w:id="77"/>
      <w:bookmarkEnd w:id="78"/>
    </w:p>
    <w:p w14:paraId="25F05105" w14:textId="77777777" w:rsidR="00EE689C" w:rsidRPr="00043A8C" w:rsidRDefault="00EE689C" w:rsidP="009E238B">
      <w:pPr>
        <w:rPr>
          <w:lang w:val="en-GB"/>
        </w:rPr>
      </w:pPr>
    </w:p>
    <w:bookmarkStart w:id="79" w:name="_Hlk71619549"/>
    <w:p w14:paraId="0F60FFEA" w14:textId="6B93F048" w:rsidR="00E714D5" w:rsidRPr="00FB48C4" w:rsidRDefault="001D17FF" w:rsidP="009E238B">
      <w:pPr>
        <w:rPr>
          <w:color w:val="000000" w:themeColor="text1"/>
        </w:rPr>
      </w:pPr>
      <w:r>
        <w:object w:dxaOrig="17858" w:dyaOrig="11190" w14:anchorId="4D61AD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92.2pt;height:306.25pt" o:ole="">
            <v:imagedata r:id="rId23" o:title=""/>
          </v:shape>
          <o:OLEObject Type="Embed" ProgID="Visio.Drawing.15" ShapeID="_x0000_i1041" DrawAspect="Content" ObjectID="_1683532565" r:id="rId24"/>
        </w:object>
      </w:r>
      <w:bookmarkEnd w:id="79"/>
    </w:p>
    <w:p w14:paraId="17467858" w14:textId="77777777" w:rsidR="00AC73D1" w:rsidRPr="003E65FA" w:rsidRDefault="00AF2E97" w:rsidP="009E238B">
      <w:pPr>
        <w:pStyle w:val="Caption"/>
      </w:pPr>
      <w:bookmarkStart w:id="80" w:name="_Toc520108481"/>
      <w:bookmarkStart w:id="81" w:name="_Toc25584406"/>
      <w:r w:rsidRPr="003E65FA">
        <w:t xml:space="preserve">Figure </w:t>
      </w:r>
      <w:r w:rsidR="002A2011">
        <w:rPr>
          <w:noProof/>
        </w:rPr>
        <w:fldChar w:fldCharType="begin"/>
      </w:r>
      <w:r w:rsidR="002A2011">
        <w:rPr>
          <w:noProof/>
        </w:rPr>
        <w:instrText xml:space="preserve"> SEQ Figure \* ARABIC </w:instrText>
      </w:r>
      <w:r w:rsidR="002A2011">
        <w:rPr>
          <w:noProof/>
        </w:rPr>
        <w:fldChar w:fldCharType="separate"/>
      </w:r>
      <w:r w:rsidR="009511B2">
        <w:rPr>
          <w:noProof/>
        </w:rPr>
        <w:t>1</w:t>
      </w:r>
      <w:r w:rsidR="002A2011">
        <w:rPr>
          <w:noProof/>
        </w:rPr>
        <w:fldChar w:fldCharType="end"/>
      </w:r>
      <w:r w:rsidRPr="003E65FA">
        <w:t>: Functional Architecture</w:t>
      </w:r>
      <w:bookmarkEnd w:id="80"/>
      <w:bookmarkEnd w:id="81"/>
    </w:p>
    <w:p w14:paraId="058394A0" w14:textId="77777777" w:rsidR="00E714D5" w:rsidRPr="00E714D5" w:rsidRDefault="00E714D5" w:rsidP="009E238B"/>
    <w:p w14:paraId="23E96AA2" w14:textId="77777777" w:rsidR="00CA1759" w:rsidRDefault="00AC73D1" w:rsidP="009E238B">
      <w:pPr>
        <w:pStyle w:val="Heading3"/>
      </w:pPr>
      <w:bookmarkStart w:id="82" w:name="_Toc481143806"/>
      <w:bookmarkStart w:id="83" w:name="_Toc32332105"/>
      <w:r>
        <w:t>Function List</w:t>
      </w:r>
      <w:bookmarkEnd w:id="82"/>
      <w:bookmarkEnd w:id="83"/>
    </w:p>
    <w:p w14:paraId="4CAC9EA5" w14:textId="77777777" w:rsidR="0094354A" w:rsidRPr="0094354A" w:rsidRDefault="0094354A" w:rsidP="009E238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3"/>
        <w:gridCol w:w="3420"/>
        <w:gridCol w:w="5548"/>
      </w:tblGrid>
      <w:tr w:rsidR="00161D89" w:rsidRPr="00717330" w14:paraId="0F6CEA47" w14:textId="77777777" w:rsidTr="00063591">
        <w:tc>
          <w:tcPr>
            <w:tcW w:w="1233" w:type="dxa"/>
            <w:shd w:val="clear" w:color="auto" w:fill="D9D9D9" w:themeFill="background1" w:themeFillShade="D9"/>
          </w:tcPr>
          <w:p w14:paraId="154EF8F6" w14:textId="77777777" w:rsidR="00161D89" w:rsidRPr="004E7B74" w:rsidRDefault="00161D89" w:rsidP="009E238B">
            <w:pPr>
              <w:pStyle w:val="scriptNormal"/>
              <w:rPr>
                <w:b/>
                <w:color w:val="auto"/>
              </w:rPr>
            </w:pPr>
            <w:r>
              <w:rPr>
                <w:b/>
                <w:color w:val="auto"/>
              </w:rPr>
              <w:lastRenderedPageBreak/>
              <w:t>Function ID</w:t>
            </w:r>
          </w:p>
        </w:tc>
        <w:tc>
          <w:tcPr>
            <w:tcW w:w="3420" w:type="dxa"/>
            <w:shd w:val="clear" w:color="auto" w:fill="D9D9D9" w:themeFill="background1" w:themeFillShade="D9"/>
          </w:tcPr>
          <w:p w14:paraId="11B1A0C1" w14:textId="77777777" w:rsidR="00161D89" w:rsidRPr="004E7B74" w:rsidRDefault="00161D89" w:rsidP="009E238B">
            <w:pPr>
              <w:pStyle w:val="scriptNormal"/>
              <w:rPr>
                <w:b/>
                <w:color w:val="auto"/>
              </w:rPr>
            </w:pPr>
            <w:r>
              <w:rPr>
                <w:b/>
                <w:color w:val="auto"/>
              </w:rPr>
              <w:t>Function</w:t>
            </w:r>
            <w:r w:rsidRPr="004E7B74">
              <w:rPr>
                <w:b/>
                <w:color w:val="auto"/>
              </w:rPr>
              <w:t xml:space="preserve"> </w:t>
            </w:r>
            <w:r>
              <w:rPr>
                <w:b/>
                <w:color w:val="auto"/>
              </w:rPr>
              <w:t>Name</w:t>
            </w:r>
          </w:p>
        </w:tc>
        <w:tc>
          <w:tcPr>
            <w:tcW w:w="5548" w:type="dxa"/>
            <w:shd w:val="clear" w:color="auto" w:fill="D9D9D9" w:themeFill="background1" w:themeFillShade="D9"/>
          </w:tcPr>
          <w:p w14:paraId="6670C61B" w14:textId="77777777" w:rsidR="00161D89" w:rsidRPr="004E7B74" w:rsidRDefault="00161D89" w:rsidP="009E238B">
            <w:pPr>
              <w:pStyle w:val="scriptNormal"/>
              <w:rPr>
                <w:b/>
                <w:color w:val="auto"/>
              </w:rPr>
            </w:pPr>
            <w:r>
              <w:rPr>
                <w:b/>
                <w:color w:val="auto"/>
              </w:rPr>
              <w:t>Function</w:t>
            </w:r>
            <w:r w:rsidRPr="004E7B74">
              <w:rPr>
                <w:b/>
                <w:color w:val="auto"/>
              </w:rPr>
              <w:t xml:space="preserve"> Description</w:t>
            </w:r>
          </w:p>
        </w:tc>
      </w:tr>
      <w:tr w:rsidR="00161D89" w:rsidRPr="00C27C3F" w14:paraId="2AD2F4A9" w14:textId="77777777" w:rsidTr="00063591">
        <w:tc>
          <w:tcPr>
            <w:tcW w:w="1233" w:type="dxa"/>
          </w:tcPr>
          <w:p w14:paraId="606471EB" w14:textId="77777777" w:rsidR="00161D89" w:rsidRPr="00C27C3F" w:rsidRDefault="00161D89" w:rsidP="009E238B">
            <w:pPr>
              <w:pStyle w:val="scriptNormal"/>
              <w:rPr>
                <w:color w:val="000000" w:themeColor="text1"/>
              </w:rPr>
            </w:pPr>
          </w:p>
        </w:tc>
        <w:tc>
          <w:tcPr>
            <w:tcW w:w="3420" w:type="dxa"/>
          </w:tcPr>
          <w:p w14:paraId="08733332" w14:textId="79126FF5" w:rsidR="00161D89" w:rsidRPr="00C27C3F" w:rsidRDefault="0053030E" w:rsidP="009E238B">
            <w:pPr>
              <w:pStyle w:val="scriptNormal"/>
              <w:rPr>
                <w:color w:val="000000" w:themeColor="text1"/>
              </w:rPr>
            </w:pPr>
            <w:r>
              <w:rPr>
                <w:color w:val="000000"/>
              </w:rPr>
              <w:t>BEC Open/Close Requests</w:t>
            </w:r>
          </w:p>
        </w:tc>
        <w:tc>
          <w:tcPr>
            <w:tcW w:w="5548" w:type="dxa"/>
          </w:tcPr>
          <w:p w14:paraId="467FAB14" w14:textId="77777777" w:rsidR="00161D89" w:rsidRPr="00C27C3F" w:rsidRDefault="00161D89" w:rsidP="009E238B">
            <w:pPr>
              <w:pStyle w:val="scriptNormal"/>
              <w:rPr>
                <w:color w:val="000000" w:themeColor="text1"/>
              </w:rPr>
            </w:pPr>
          </w:p>
        </w:tc>
      </w:tr>
      <w:tr w:rsidR="002A3E2B" w:rsidRPr="001D17FF" w14:paraId="4CF94496" w14:textId="77777777" w:rsidTr="00063591">
        <w:tc>
          <w:tcPr>
            <w:tcW w:w="1233" w:type="dxa"/>
          </w:tcPr>
          <w:p w14:paraId="5A134161" w14:textId="77777777" w:rsidR="002A3E2B" w:rsidRPr="001D17FF" w:rsidRDefault="002A3E2B" w:rsidP="009E238B">
            <w:pPr>
              <w:pStyle w:val="scriptNormal"/>
              <w:rPr>
                <w:color w:val="auto"/>
              </w:rPr>
            </w:pPr>
          </w:p>
        </w:tc>
        <w:tc>
          <w:tcPr>
            <w:tcW w:w="3420" w:type="dxa"/>
          </w:tcPr>
          <w:p w14:paraId="2FC01343" w14:textId="66A73ECB" w:rsidR="002A3E2B" w:rsidRPr="001D17FF" w:rsidRDefault="00C12F00" w:rsidP="002A3E2B">
            <w:pPr>
              <w:pStyle w:val="scriptNormal"/>
              <w:rPr>
                <w:color w:val="auto"/>
              </w:rPr>
            </w:pPr>
            <w:r w:rsidRPr="001D17FF">
              <w:rPr>
                <w:color w:val="auto"/>
              </w:rPr>
              <w:t xml:space="preserve">BEC center stack Open/Close </w:t>
            </w:r>
            <w:r w:rsidR="006431A6" w:rsidRPr="001D17FF">
              <w:rPr>
                <w:color w:val="auto"/>
              </w:rPr>
              <w:t>R</w:t>
            </w:r>
            <w:r w:rsidRPr="001D17FF">
              <w:rPr>
                <w:color w:val="auto"/>
              </w:rPr>
              <w:t>equests</w:t>
            </w:r>
          </w:p>
        </w:tc>
        <w:tc>
          <w:tcPr>
            <w:tcW w:w="5548" w:type="dxa"/>
          </w:tcPr>
          <w:p w14:paraId="76AFAFD4" w14:textId="77777777" w:rsidR="002A3E2B" w:rsidRPr="001D17FF" w:rsidRDefault="002A3E2B" w:rsidP="009E238B">
            <w:pPr>
              <w:pStyle w:val="scriptNormal"/>
              <w:rPr>
                <w:color w:val="auto"/>
              </w:rPr>
            </w:pPr>
          </w:p>
        </w:tc>
      </w:tr>
      <w:tr w:rsidR="00161D89" w:rsidRPr="00C27C3F" w14:paraId="605FE6A3" w14:textId="77777777" w:rsidTr="00063591">
        <w:tc>
          <w:tcPr>
            <w:tcW w:w="1233" w:type="dxa"/>
          </w:tcPr>
          <w:p w14:paraId="7A00BB6D" w14:textId="77777777" w:rsidR="00161D89" w:rsidRPr="00C27C3F" w:rsidRDefault="00161D89" w:rsidP="009E238B">
            <w:pPr>
              <w:pStyle w:val="scriptNormal"/>
              <w:rPr>
                <w:color w:val="000000" w:themeColor="text1"/>
              </w:rPr>
            </w:pPr>
          </w:p>
        </w:tc>
        <w:tc>
          <w:tcPr>
            <w:tcW w:w="3420" w:type="dxa"/>
          </w:tcPr>
          <w:p w14:paraId="0923421B" w14:textId="77777777" w:rsidR="00161D89" w:rsidRPr="00C27C3F" w:rsidRDefault="0053030E" w:rsidP="009E238B">
            <w:pPr>
              <w:pStyle w:val="scriptNormal"/>
              <w:rPr>
                <w:color w:val="000000" w:themeColor="text1"/>
              </w:rPr>
            </w:pPr>
            <w:r>
              <w:rPr>
                <w:color w:val="000000"/>
              </w:rPr>
              <w:t>BEC Remote Access</w:t>
            </w:r>
          </w:p>
        </w:tc>
        <w:tc>
          <w:tcPr>
            <w:tcW w:w="5548" w:type="dxa"/>
          </w:tcPr>
          <w:p w14:paraId="28ABC2E0" w14:textId="77777777" w:rsidR="00161D89" w:rsidRPr="00C27C3F" w:rsidRDefault="00161D89" w:rsidP="009E238B">
            <w:pPr>
              <w:pStyle w:val="scriptNormal"/>
              <w:rPr>
                <w:color w:val="000000" w:themeColor="text1"/>
              </w:rPr>
            </w:pPr>
          </w:p>
        </w:tc>
      </w:tr>
      <w:tr w:rsidR="000C4A43" w:rsidRPr="00C27C3F" w14:paraId="3CB29D51" w14:textId="77777777" w:rsidTr="00063591">
        <w:tc>
          <w:tcPr>
            <w:tcW w:w="1233" w:type="dxa"/>
          </w:tcPr>
          <w:p w14:paraId="20B4D1BA" w14:textId="77777777" w:rsidR="000C4A43" w:rsidRPr="00C27C3F" w:rsidRDefault="000C4A43" w:rsidP="009E238B">
            <w:pPr>
              <w:pStyle w:val="scriptNormal"/>
              <w:rPr>
                <w:color w:val="000000" w:themeColor="text1"/>
              </w:rPr>
            </w:pPr>
          </w:p>
        </w:tc>
        <w:tc>
          <w:tcPr>
            <w:tcW w:w="3420" w:type="dxa"/>
          </w:tcPr>
          <w:p w14:paraId="53DE8A4F" w14:textId="7E090FCD" w:rsidR="000C4A43" w:rsidRDefault="000C4A43" w:rsidP="009E238B">
            <w:pPr>
              <w:pStyle w:val="scriptNormal"/>
              <w:rPr>
                <w:color w:val="000000"/>
              </w:rPr>
            </w:pPr>
            <w:r w:rsidRPr="000C4A43">
              <w:rPr>
                <w:color w:val="000000"/>
                <w:highlight w:val="cyan"/>
              </w:rPr>
              <w:t>BEC Remote Service Requests</w:t>
            </w:r>
          </w:p>
        </w:tc>
        <w:tc>
          <w:tcPr>
            <w:tcW w:w="5548" w:type="dxa"/>
          </w:tcPr>
          <w:p w14:paraId="1B6CEC51" w14:textId="77777777" w:rsidR="000C4A43" w:rsidRPr="00C27C3F" w:rsidRDefault="000C4A43" w:rsidP="009E238B">
            <w:pPr>
              <w:pStyle w:val="scriptNormal"/>
              <w:rPr>
                <w:color w:val="000000" w:themeColor="text1"/>
              </w:rPr>
            </w:pPr>
          </w:p>
        </w:tc>
      </w:tr>
      <w:tr w:rsidR="00161D89" w:rsidRPr="00C27C3F" w14:paraId="4C278D9C" w14:textId="77777777" w:rsidTr="00063591">
        <w:tc>
          <w:tcPr>
            <w:tcW w:w="1233" w:type="dxa"/>
          </w:tcPr>
          <w:p w14:paraId="5A1FDE32" w14:textId="77777777" w:rsidR="00161D89" w:rsidRPr="00C27C3F" w:rsidRDefault="00161D89" w:rsidP="009E238B">
            <w:pPr>
              <w:pStyle w:val="scriptNormal"/>
              <w:rPr>
                <w:color w:val="000000" w:themeColor="text1"/>
              </w:rPr>
            </w:pPr>
          </w:p>
        </w:tc>
        <w:tc>
          <w:tcPr>
            <w:tcW w:w="3420" w:type="dxa"/>
          </w:tcPr>
          <w:p w14:paraId="139BFBFC" w14:textId="77777777" w:rsidR="00161D89" w:rsidRPr="00C27C3F" w:rsidRDefault="0053030E" w:rsidP="009E238B">
            <w:pPr>
              <w:pStyle w:val="scriptNormal"/>
              <w:rPr>
                <w:color w:val="000000" w:themeColor="text1"/>
              </w:rPr>
            </w:pPr>
            <w:r>
              <w:rPr>
                <w:color w:val="000000"/>
              </w:rPr>
              <w:t>BEC Exterior Switch Enable</w:t>
            </w:r>
          </w:p>
        </w:tc>
        <w:tc>
          <w:tcPr>
            <w:tcW w:w="5548" w:type="dxa"/>
          </w:tcPr>
          <w:p w14:paraId="621EA186" w14:textId="77777777" w:rsidR="00161D89" w:rsidRPr="00C27C3F" w:rsidRDefault="00161D89" w:rsidP="009E238B">
            <w:pPr>
              <w:pStyle w:val="scriptNormal"/>
              <w:rPr>
                <w:color w:val="000000" w:themeColor="text1"/>
              </w:rPr>
            </w:pPr>
          </w:p>
        </w:tc>
      </w:tr>
      <w:tr w:rsidR="0021606E" w:rsidRPr="00C27C3F" w14:paraId="1BC4622D" w14:textId="77777777" w:rsidTr="00063591">
        <w:tc>
          <w:tcPr>
            <w:tcW w:w="1233" w:type="dxa"/>
          </w:tcPr>
          <w:p w14:paraId="24708426" w14:textId="77777777" w:rsidR="0021606E" w:rsidRPr="00C27C3F" w:rsidRDefault="0021606E" w:rsidP="009E238B">
            <w:pPr>
              <w:pStyle w:val="scriptNormal"/>
              <w:rPr>
                <w:color w:val="000000" w:themeColor="text1"/>
              </w:rPr>
            </w:pPr>
          </w:p>
        </w:tc>
        <w:tc>
          <w:tcPr>
            <w:tcW w:w="3420" w:type="dxa"/>
          </w:tcPr>
          <w:p w14:paraId="0B8A5D8E" w14:textId="77777777" w:rsidR="0021606E" w:rsidRDefault="0021606E" w:rsidP="009E238B">
            <w:pPr>
              <w:pStyle w:val="scriptNormal"/>
              <w:rPr>
                <w:color w:val="000000"/>
              </w:rPr>
            </w:pPr>
            <w:r>
              <w:rPr>
                <w:color w:val="000000"/>
              </w:rPr>
              <w:t>BEC Hands-Free Activation</w:t>
            </w:r>
          </w:p>
        </w:tc>
        <w:tc>
          <w:tcPr>
            <w:tcW w:w="5548" w:type="dxa"/>
          </w:tcPr>
          <w:p w14:paraId="5633C975" w14:textId="77777777" w:rsidR="0021606E" w:rsidRPr="00C27C3F" w:rsidRDefault="0021606E" w:rsidP="009E238B">
            <w:pPr>
              <w:pStyle w:val="scriptNormal"/>
              <w:rPr>
                <w:color w:val="000000" w:themeColor="text1"/>
              </w:rPr>
            </w:pPr>
          </w:p>
        </w:tc>
      </w:tr>
      <w:tr w:rsidR="00161D89" w:rsidRPr="00C27C3F" w14:paraId="5EE70914" w14:textId="77777777" w:rsidTr="00063591">
        <w:tc>
          <w:tcPr>
            <w:tcW w:w="1233" w:type="dxa"/>
          </w:tcPr>
          <w:p w14:paraId="57F71590" w14:textId="77777777" w:rsidR="00161D89" w:rsidRPr="00C27C3F" w:rsidRDefault="00161D89" w:rsidP="009E238B">
            <w:pPr>
              <w:pStyle w:val="scriptNormal"/>
              <w:rPr>
                <w:color w:val="000000" w:themeColor="text1"/>
              </w:rPr>
            </w:pPr>
          </w:p>
        </w:tc>
        <w:tc>
          <w:tcPr>
            <w:tcW w:w="3420" w:type="dxa"/>
          </w:tcPr>
          <w:p w14:paraId="3D031E83" w14:textId="77777777" w:rsidR="00161D89" w:rsidRPr="00C27C3F" w:rsidRDefault="0053030E" w:rsidP="009E238B">
            <w:pPr>
              <w:pStyle w:val="scriptNormal"/>
              <w:rPr>
                <w:color w:val="000000" w:themeColor="text1"/>
              </w:rPr>
            </w:pPr>
            <w:r>
              <w:rPr>
                <w:color w:val="000000"/>
              </w:rPr>
              <w:t>BEC Validation of User Requests</w:t>
            </w:r>
          </w:p>
        </w:tc>
        <w:tc>
          <w:tcPr>
            <w:tcW w:w="5548" w:type="dxa"/>
          </w:tcPr>
          <w:p w14:paraId="3BB66254" w14:textId="77777777" w:rsidR="00161D89" w:rsidRPr="00C27C3F" w:rsidRDefault="00161D89" w:rsidP="009E238B">
            <w:pPr>
              <w:pStyle w:val="scriptNormal"/>
              <w:rPr>
                <w:color w:val="000000" w:themeColor="text1"/>
              </w:rPr>
            </w:pPr>
          </w:p>
        </w:tc>
      </w:tr>
      <w:tr w:rsidR="00161D89" w:rsidRPr="00C27C3F" w14:paraId="205012B8" w14:textId="77777777" w:rsidTr="00063591">
        <w:tc>
          <w:tcPr>
            <w:tcW w:w="1233" w:type="dxa"/>
          </w:tcPr>
          <w:p w14:paraId="605438ED" w14:textId="77777777" w:rsidR="00161D89" w:rsidRPr="00C27C3F" w:rsidRDefault="00161D89" w:rsidP="009E238B">
            <w:pPr>
              <w:pStyle w:val="scriptNormal"/>
              <w:rPr>
                <w:color w:val="000000" w:themeColor="text1"/>
              </w:rPr>
            </w:pPr>
          </w:p>
        </w:tc>
        <w:tc>
          <w:tcPr>
            <w:tcW w:w="3420" w:type="dxa"/>
          </w:tcPr>
          <w:p w14:paraId="1A18D52F" w14:textId="77777777" w:rsidR="00161D89" w:rsidRDefault="0053030E" w:rsidP="009E238B">
            <w:pPr>
              <w:pStyle w:val="scriptNormal"/>
            </w:pPr>
            <w:r>
              <w:rPr>
                <w:color w:val="000000"/>
              </w:rPr>
              <w:t>Arbitration of User Inputs</w:t>
            </w:r>
          </w:p>
        </w:tc>
        <w:tc>
          <w:tcPr>
            <w:tcW w:w="5548" w:type="dxa"/>
          </w:tcPr>
          <w:p w14:paraId="45B733EE" w14:textId="77777777" w:rsidR="00161D89" w:rsidRDefault="00161D89" w:rsidP="009E238B">
            <w:pPr>
              <w:pStyle w:val="scriptNormal"/>
              <w:rPr>
                <w:color w:val="000000" w:themeColor="text1"/>
              </w:rPr>
            </w:pPr>
          </w:p>
        </w:tc>
      </w:tr>
      <w:tr w:rsidR="00161D89" w:rsidRPr="00C27C3F" w14:paraId="0E8CCD18" w14:textId="77777777" w:rsidTr="00063591">
        <w:tc>
          <w:tcPr>
            <w:tcW w:w="1233" w:type="dxa"/>
          </w:tcPr>
          <w:p w14:paraId="3AEAEDD8" w14:textId="77777777" w:rsidR="00161D89" w:rsidRPr="00C27C3F" w:rsidRDefault="00161D89" w:rsidP="009E238B">
            <w:pPr>
              <w:pStyle w:val="scriptNormal"/>
              <w:rPr>
                <w:color w:val="000000" w:themeColor="text1"/>
              </w:rPr>
            </w:pPr>
          </w:p>
        </w:tc>
        <w:tc>
          <w:tcPr>
            <w:tcW w:w="3420" w:type="dxa"/>
          </w:tcPr>
          <w:p w14:paraId="61B33881" w14:textId="77777777" w:rsidR="00161D89" w:rsidRDefault="0053030E" w:rsidP="0053030E">
            <w:pPr>
              <w:pStyle w:val="scriptNormal"/>
              <w:rPr>
                <w:color w:val="000000" w:themeColor="text1"/>
              </w:rPr>
            </w:pPr>
            <w:r>
              <w:rPr>
                <w:color w:val="000000"/>
              </w:rPr>
              <w:t>BEC Position Programming</w:t>
            </w:r>
          </w:p>
        </w:tc>
        <w:tc>
          <w:tcPr>
            <w:tcW w:w="5548" w:type="dxa"/>
          </w:tcPr>
          <w:p w14:paraId="338BA02E" w14:textId="77777777" w:rsidR="00161D89" w:rsidRPr="00C27C3F" w:rsidRDefault="00161D89" w:rsidP="009E238B">
            <w:pPr>
              <w:pStyle w:val="scriptNormal"/>
              <w:rPr>
                <w:color w:val="000000" w:themeColor="text1"/>
              </w:rPr>
            </w:pPr>
          </w:p>
        </w:tc>
      </w:tr>
      <w:tr w:rsidR="00161D89" w:rsidRPr="00C27C3F" w14:paraId="769CB5D5" w14:textId="77777777" w:rsidTr="00063591">
        <w:tc>
          <w:tcPr>
            <w:tcW w:w="1233" w:type="dxa"/>
          </w:tcPr>
          <w:p w14:paraId="4AA4D707" w14:textId="77777777" w:rsidR="00161D89" w:rsidRPr="00C27C3F" w:rsidRDefault="00161D89" w:rsidP="009E238B">
            <w:pPr>
              <w:pStyle w:val="scriptNormal"/>
              <w:rPr>
                <w:color w:val="000000" w:themeColor="text1"/>
              </w:rPr>
            </w:pPr>
          </w:p>
        </w:tc>
        <w:tc>
          <w:tcPr>
            <w:tcW w:w="3420" w:type="dxa"/>
          </w:tcPr>
          <w:p w14:paraId="30DA020F" w14:textId="77777777" w:rsidR="00161D89" w:rsidRDefault="0053030E" w:rsidP="009E238B">
            <w:pPr>
              <w:pStyle w:val="scriptNormal"/>
            </w:pPr>
            <w:r>
              <w:rPr>
                <w:color w:val="000000"/>
              </w:rPr>
              <w:t>Verify BEC Operation Preconditions</w:t>
            </w:r>
          </w:p>
        </w:tc>
        <w:tc>
          <w:tcPr>
            <w:tcW w:w="5548" w:type="dxa"/>
          </w:tcPr>
          <w:p w14:paraId="368DBD1C" w14:textId="77777777" w:rsidR="00161D89" w:rsidRDefault="00161D89" w:rsidP="009E238B">
            <w:pPr>
              <w:pStyle w:val="scriptNormal"/>
              <w:rPr>
                <w:color w:val="000000" w:themeColor="text1"/>
              </w:rPr>
            </w:pPr>
          </w:p>
        </w:tc>
      </w:tr>
      <w:tr w:rsidR="00161D89" w:rsidRPr="00C27C3F" w14:paraId="242AD5F9" w14:textId="77777777" w:rsidTr="00063591">
        <w:tc>
          <w:tcPr>
            <w:tcW w:w="1233" w:type="dxa"/>
          </w:tcPr>
          <w:p w14:paraId="74F8A456" w14:textId="77777777" w:rsidR="00161D89" w:rsidRPr="00C27C3F" w:rsidRDefault="00161D89" w:rsidP="009E238B">
            <w:pPr>
              <w:pStyle w:val="scriptNormal"/>
              <w:rPr>
                <w:color w:val="000000" w:themeColor="text1"/>
              </w:rPr>
            </w:pPr>
          </w:p>
        </w:tc>
        <w:tc>
          <w:tcPr>
            <w:tcW w:w="3420" w:type="dxa"/>
          </w:tcPr>
          <w:p w14:paraId="01C5701B" w14:textId="77777777" w:rsidR="00161D89" w:rsidRDefault="0053030E" w:rsidP="009E238B">
            <w:pPr>
              <w:pStyle w:val="scriptNormal"/>
              <w:rPr>
                <w:color w:val="000000" w:themeColor="text1"/>
              </w:rPr>
            </w:pPr>
            <w:r>
              <w:rPr>
                <w:color w:val="000000"/>
              </w:rPr>
              <w:t>Determine BEC Move Request</w:t>
            </w:r>
          </w:p>
        </w:tc>
        <w:tc>
          <w:tcPr>
            <w:tcW w:w="5548" w:type="dxa"/>
          </w:tcPr>
          <w:p w14:paraId="0E6A6ED7" w14:textId="77777777" w:rsidR="00161D89" w:rsidRPr="00C27C3F" w:rsidRDefault="00161D89" w:rsidP="009E238B">
            <w:pPr>
              <w:pStyle w:val="scriptNormal"/>
              <w:rPr>
                <w:color w:val="000000" w:themeColor="text1"/>
              </w:rPr>
            </w:pPr>
          </w:p>
        </w:tc>
      </w:tr>
      <w:tr w:rsidR="00161D89" w:rsidRPr="00C27C3F" w14:paraId="4E5B3466" w14:textId="77777777" w:rsidTr="00063591">
        <w:tc>
          <w:tcPr>
            <w:tcW w:w="1233" w:type="dxa"/>
          </w:tcPr>
          <w:p w14:paraId="1A5F6DDA" w14:textId="77777777" w:rsidR="00161D89" w:rsidRPr="00C27C3F" w:rsidRDefault="00161D89" w:rsidP="009E238B">
            <w:pPr>
              <w:pStyle w:val="scriptNormal"/>
              <w:rPr>
                <w:color w:val="000000" w:themeColor="text1"/>
              </w:rPr>
            </w:pPr>
          </w:p>
        </w:tc>
        <w:tc>
          <w:tcPr>
            <w:tcW w:w="3420" w:type="dxa"/>
          </w:tcPr>
          <w:p w14:paraId="5A06071B" w14:textId="77777777" w:rsidR="00161D89" w:rsidRDefault="0053030E" w:rsidP="009E238B">
            <w:pPr>
              <w:pStyle w:val="scriptNormal"/>
              <w:rPr>
                <w:color w:val="000000" w:themeColor="text1"/>
              </w:rPr>
            </w:pPr>
            <w:r>
              <w:rPr>
                <w:color w:val="000000"/>
              </w:rPr>
              <w:t>BEC Audible Feedback</w:t>
            </w:r>
          </w:p>
        </w:tc>
        <w:tc>
          <w:tcPr>
            <w:tcW w:w="5548" w:type="dxa"/>
          </w:tcPr>
          <w:p w14:paraId="344B7884" w14:textId="77777777" w:rsidR="00161D89" w:rsidRPr="00C27C3F" w:rsidRDefault="00161D89" w:rsidP="009E238B">
            <w:pPr>
              <w:pStyle w:val="scriptNormal"/>
              <w:rPr>
                <w:color w:val="000000" w:themeColor="text1"/>
              </w:rPr>
            </w:pPr>
          </w:p>
        </w:tc>
      </w:tr>
      <w:tr w:rsidR="0053030E" w:rsidRPr="00C27C3F" w14:paraId="16B297DD" w14:textId="77777777" w:rsidTr="00063591">
        <w:tc>
          <w:tcPr>
            <w:tcW w:w="1233" w:type="dxa"/>
          </w:tcPr>
          <w:p w14:paraId="1BF5FBBB" w14:textId="77777777" w:rsidR="0053030E" w:rsidRPr="00C27C3F" w:rsidRDefault="0053030E" w:rsidP="009E238B">
            <w:pPr>
              <w:pStyle w:val="scriptNormal"/>
              <w:rPr>
                <w:color w:val="000000" w:themeColor="text1"/>
              </w:rPr>
            </w:pPr>
          </w:p>
        </w:tc>
        <w:tc>
          <w:tcPr>
            <w:tcW w:w="3420" w:type="dxa"/>
          </w:tcPr>
          <w:p w14:paraId="46C70422" w14:textId="77777777" w:rsidR="0053030E" w:rsidRDefault="00CD7617" w:rsidP="009E238B">
            <w:pPr>
              <w:pStyle w:val="scriptNormal"/>
              <w:rPr>
                <w:color w:val="000000"/>
              </w:rPr>
            </w:pPr>
            <w:r>
              <w:rPr>
                <w:color w:val="000000"/>
              </w:rPr>
              <w:t>Control BEC Operation</w:t>
            </w:r>
          </w:p>
        </w:tc>
        <w:tc>
          <w:tcPr>
            <w:tcW w:w="5548" w:type="dxa"/>
          </w:tcPr>
          <w:p w14:paraId="5BF665F7" w14:textId="77777777" w:rsidR="0053030E" w:rsidRPr="00C27C3F" w:rsidRDefault="0053030E" w:rsidP="009E238B">
            <w:pPr>
              <w:pStyle w:val="scriptNormal"/>
              <w:rPr>
                <w:color w:val="000000" w:themeColor="text1"/>
              </w:rPr>
            </w:pPr>
          </w:p>
        </w:tc>
      </w:tr>
      <w:tr w:rsidR="000779F6" w:rsidRPr="001D17FF" w14:paraId="1DE23A2C" w14:textId="77777777" w:rsidTr="00063591">
        <w:tc>
          <w:tcPr>
            <w:tcW w:w="1233" w:type="dxa"/>
          </w:tcPr>
          <w:p w14:paraId="2CA959B6" w14:textId="77777777" w:rsidR="000779F6" w:rsidRPr="001D17FF" w:rsidRDefault="000779F6" w:rsidP="009E238B">
            <w:pPr>
              <w:pStyle w:val="scriptNormal"/>
              <w:rPr>
                <w:color w:val="auto"/>
              </w:rPr>
            </w:pPr>
          </w:p>
        </w:tc>
        <w:tc>
          <w:tcPr>
            <w:tcW w:w="3420" w:type="dxa"/>
          </w:tcPr>
          <w:p w14:paraId="77E373AE" w14:textId="3D9BC3B8" w:rsidR="000779F6" w:rsidRPr="001D17FF" w:rsidRDefault="000779F6" w:rsidP="006431A6">
            <w:pPr>
              <w:pStyle w:val="scriptNormal"/>
              <w:rPr>
                <w:color w:val="auto"/>
              </w:rPr>
            </w:pPr>
            <w:r w:rsidRPr="001D17FF">
              <w:rPr>
                <w:color w:val="auto"/>
              </w:rPr>
              <w:t>BEC  Manual Mode</w:t>
            </w:r>
            <w:r w:rsidR="006431A6" w:rsidRPr="001D17FF">
              <w:rPr>
                <w:color w:val="auto"/>
              </w:rPr>
              <w:t xml:space="preserve"> </w:t>
            </w:r>
            <w:r w:rsidRPr="001D17FF">
              <w:rPr>
                <w:color w:val="auto"/>
              </w:rPr>
              <w:t>HMI</w:t>
            </w:r>
          </w:p>
        </w:tc>
        <w:tc>
          <w:tcPr>
            <w:tcW w:w="5548" w:type="dxa"/>
          </w:tcPr>
          <w:p w14:paraId="6BD9CEDF" w14:textId="77777777" w:rsidR="000779F6" w:rsidRPr="001D17FF" w:rsidRDefault="000779F6" w:rsidP="009E238B">
            <w:pPr>
              <w:pStyle w:val="scriptNormal"/>
              <w:rPr>
                <w:color w:val="auto"/>
              </w:rPr>
            </w:pPr>
          </w:p>
        </w:tc>
      </w:tr>
      <w:tr w:rsidR="001B6E5E" w:rsidRPr="00C27C3F" w14:paraId="009FC3A7" w14:textId="77777777" w:rsidTr="00063591">
        <w:tc>
          <w:tcPr>
            <w:tcW w:w="1233" w:type="dxa"/>
          </w:tcPr>
          <w:p w14:paraId="5C78B8AC" w14:textId="77777777" w:rsidR="001B6E5E" w:rsidRPr="00C27C3F" w:rsidRDefault="001B6E5E" w:rsidP="009E238B">
            <w:pPr>
              <w:pStyle w:val="scriptNormal"/>
              <w:rPr>
                <w:color w:val="000000" w:themeColor="text1"/>
              </w:rPr>
            </w:pPr>
          </w:p>
        </w:tc>
        <w:tc>
          <w:tcPr>
            <w:tcW w:w="3420" w:type="dxa"/>
          </w:tcPr>
          <w:p w14:paraId="1E5191F4" w14:textId="77777777" w:rsidR="001B6E5E" w:rsidRDefault="001B6E5E" w:rsidP="009E238B">
            <w:pPr>
              <w:pStyle w:val="scriptNormal"/>
              <w:rPr>
                <w:color w:val="000000"/>
              </w:rPr>
            </w:pPr>
            <w:r w:rsidRPr="001B6E5E">
              <w:rPr>
                <w:color w:val="000000"/>
              </w:rPr>
              <w:t>BEC Status Feedback</w:t>
            </w:r>
          </w:p>
        </w:tc>
        <w:tc>
          <w:tcPr>
            <w:tcW w:w="5548" w:type="dxa"/>
          </w:tcPr>
          <w:p w14:paraId="3A58ED98" w14:textId="77777777" w:rsidR="001B6E5E" w:rsidRPr="00C27C3F" w:rsidRDefault="001B6E5E" w:rsidP="009E238B">
            <w:pPr>
              <w:pStyle w:val="scriptNormal"/>
              <w:rPr>
                <w:color w:val="000000" w:themeColor="text1"/>
              </w:rPr>
            </w:pPr>
          </w:p>
        </w:tc>
      </w:tr>
    </w:tbl>
    <w:p w14:paraId="0C219292" w14:textId="77777777" w:rsidR="003E65FA" w:rsidRPr="00702453" w:rsidRDefault="003E65FA" w:rsidP="009E238B">
      <w:pPr>
        <w:pStyle w:val="Caption"/>
      </w:pPr>
      <w:bookmarkStart w:id="84" w:name="_Toc520108488"/>
      <w:bookmarkStart w:id="85" w:name="_Toc25584416"/>
      <w:bookmarkStart w:id="86" w:name="_Toc442860282"/>
      <w:r w:rsidRPr="00702453">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7</w:t>
      </w:r>
      <w:r w:rsidR="00F309BE">
        <w:rPr>
          <w:noProof/>
        </w:rPr>
        <w:fldChar w:fldCharType="end"/>
      </w:r>
      <w:r w:rsidRPr="00702453">
        <w:t xml:space="preserve">: </w:t>
      </w:r>
      <w:r>
        <w:t>List of Functions</w:t>
      </w:r>
      <w:bookmarkEnd w:id="84"/>
      <w:bookmarkEnd w:id="85"/>
    </w:p>
    <w:p w14:paraId="7F00A7A7" w14:textId="77777777" w:rsidR="0094354A" w:rsidRPr="00A14F98" w:rsidRDefault="0094354A" w:rsidP="009E238B"/>
    <w:p w14:paraId="572CBB59" w14:textId="77777777" w:rsidR="00B93196" w:rsidRPr="0008696C" w:rsidRDefault="00677879" w:rsidP="009E238B">
      <w:pPr>
        <w:pStyle w:val="Heading3"/>
      </w:pPr>
      <w:bookmarkStart w:id="87" w:name="_Toc481143807"/>
      <w:bookmarkStart w:id="88" w:name="_Toc32332106"/>
      <w:r w:rsidRPr="0008696C">
        <w:t>Signal List</w:t>
      </w:r>
      <w:bookmarkEnd w:id="87"/>
      <w:bookmarkEnd w:id="88"/>
    </w:p>
    <w:p w14:paraId="6A1C295C" w14:textId="77777777" w:rsidR="0094354A" w:rsidRPr="0094354A" w:rsidRDefault="0094354A" w:rsidP="0094354A"/>
    <w:p w14:paraId="556B9B11" w14:textId="77777777" w:rsidR="00677879" w:rsidRPr="00677879" w:rsidRDefault="00A30716" w:rsidP="00A30716">
      <w:pPr>
        <w:shd w:val="clear" w:color="auto" w:fill="D6E3BC" w:themeFill="accent3" w:themeFillTint="66"/>
        <w:rPr>
          <w:lang w:val="en-GB"/>
        </w:rPr>
      </w:pPr>
      <w:r>
        <w:rPr>
          <w:i/>
          <w:color w:val="808080" w:themeColor="background1" w:themeShade="80"/>
        </w:rPr>
        <w:t xml:space="preserve">#Hint: </w:t>
      </w:r>
      <w:r w:rsidR="00677879" w:rsidRPr="00A30716">
        <w:rPr>
          <w:i/>
          <w:color w:val="808080" w:themeColor="background1" w:themeShade="80"/>
        </w:rPr>
        <w:t>Refer</w:t>
      </w:r>
      <w:r w:rsidR="00677879" w:rsidRPr="00490508">
        <w:rPr>
          <w:i/>
          <w:color w:val="808080" w:themeColor="background1" w:themeShade="80"/>
        </w:rPr>
        <w:t xml:space="preserve"> to </w:t>
      </w:r>
      <w:r w:rsidR="00490508" w:rsidRPr="00490508">
        <w:rPr>
          <w:i/>
          <w:color w:val="808080" w:themeColor="background1" w:themeShade="80"/>
        </w:rPr>
        <w:t xml:space="preserve">the </w:t>
      </w:r>
      <w:r w:rsidR="00490508" w:rsidRPr="00490508">
        <w:rPr>
          <w:i/>
          <w:color w:val="0000FF"/>
        </w:rPr>
        <w:fldChar w:fldCharType="begin"/>
      </w:r>
      <w:r w:rsidR="00490508" w:rsidRPr="00490508">
        <w:rPr>
          <w:i/>
          <w:color w:val="0000FF"/>
        </w:rPr>
        <w:instrText xml:space="preserve"> REF _Ref472500851 \h  \* MERGEFORMAT </w:instrText>
      </w:r>
      <w:r w:rsidR="00490508" w:rsidRPr="00490508">
        <w:rPr>
          <w:i/>
          <w:color w:val="0000FF"/>
        </w:rPr>
      </w:r>
      <w:r w:rsidR="00490508" w:rsidRPr="00490508">
        <w:rPr>
          <w:i/>
          <w:color w:val="0000FF"/>
        </w:rPr>
        <w:fldChar w:fldCharType="separate"/>
      </w:r>
      <w:r w:rsidR="009511B2" w:rsidRPr="009511B2">
        <w:rPr>
          <w:i/>
          <w:color w:val="0000FF"/>
        </w:rPr>
        <w:t>Data Dictionary</w:t>
      </w:r>
      <w:r w:rsidR="00490508" w:rsidRPr="00490508">
        <w:rPr>
          <w:i/>
          <w:color w:val="0000FF"/>
        </w:rPr>
        <w:fldChar w:fldCharType="end"/>
      </w:r>
      <w:r w:rsidR="001A3059">
        <w:rPr>
          <w:i/>
          <w:color w:val="0000FF"/>
        </w:rPr>
        <w:t xml:space="preserve"> -</w:t>
      </w:r>
      <w:r w:rsidR="009C1582">
        <w:rPr>
          <w:i/>
          <w:color w:val="0000FF"/>
        </w:rPr>
        <w:t xml:space="preserve"> </w:t>
      </w:r>
      <w:r w:rsidR="009C1582" w:rsidRPr="009C1582">
        <w:rPr>
          <w:i/>
          <w:color w:val="0000FF"/>
        </w:rPr>
        <w:fldChar w:fldCharType="begin"/>
      </w:r>
      <w:r w:rsidR="009C1582" w:rsidRPr="009C1582">
        <w:rPr>
          <w:i/>
          <w:color w:val="0000FF"/>
        </w:rPr>
        <w:instrText xml:space="preserve"> REF _Ref531361340 \h </w:instrText>
      </w:r>
      <w:r w:rsidR="009C1582">
        <w:rPr>
          <w:i/>
          <w:color w:val="0000FF"/>
        </w:rPr>
        <w:instrText xml:space="preserve"> \* MERGEFORMAT </w:instrText>
      </w:r>
      <w:r w:rsidR="009C1582" w:rsidRPr="009C1582">
        <w:rPr>
          <w:i/>
          <w:color w:val="0000FF"/>
        </w:rPr>
      </w:r>
      <w:r w:rsidR="009C1582" w:rsidRPr="009C1582">
        <w:rPr>
          <w:i/>
          <w:color w:val="0000FF"/>
        </w:rPr>
        <w:fldChar w:fldCharType="separate"/>
      </w:r>
      <w:r w:rsidR="009511B2" w:rsidRPr="009511B2">
        <w:rPr>
          <w:i/>
          <w:color w:val="0000FF"/>
        </w:rPr>
        <w:t>Logical Signals</w:t>
      </w:r>
      <w:r w:rsidR="009C1582" w:rsidRPr="009C1582">
        <w:rPr>
          <w:i/>
          <w:color w:val="0000FF"/>
        </w:rPr>
        <w:fldChar w:fldCharType="end"/>
      </w:r>
      <w:r w:rsidR="009C1582">
        <w:rPr>
          <w:i/>
          <w:color w:val="808080" w:themeColor="background1" w:themeShade="80"/>
        </w:rPr>
        <w:t>.</w:t>
      </w:r>
    </w:p>
    <w:p w14:paraId="1C28C38E" w14:textId="77777777" w:rsidR="00A26A03" w:rsidRPr="009E3B7C" w:rsidRDefault="00A26A03" w:rsidP="00A26A03">
      <w:pPr>
        <w:tabs>
          <w:tab w:val="left" w:pos="3055"/>
        </w:tabs>
        <w:rPr>
          <w:rFonts w:cs="Arial"/>
          <w:lang w:val="en-GB"/>
        </w:rPr>
      </w:pPr>
    </w:p>
    <w:p w14:paraId="62E2D309" w14:textId="77777777" w:rsidR="00DC61B2" w:rsidRPr="007F6011" w:rsidRDefault="00F24CC7" w:rsidP="009E238B">
      <w:pPr>
        <w:pStyle w:val="Heading2"/>
        <w:rPr>
          <w:lang w:val="en-GB"/>
        </w:rPr>
      </w:pPr>
      <w:bookmarkStart w:id="89" w:name="_Toc32332107"/>
      <w:r w:rsidRPr="007F6011">
        <w:rPr>
          <w:lang w:val="en-GB"/>
        </w:rPr>
        <w:t>Physical</w:t>
      </w:r>
      <w:r w:rsidR="00DC61B2" w:rsidRPr="007F6011">
        <w:rPr>
          <w:lang w:val="en-GB"/>
        </w:rPr>
        <w:t xml:space="preserve"> Architecture</w:t>
      </w:r>
      <w:bookmarkEnd w:id="89"/>
    </w:p>
    <w:p w14:paraId="32C6DFCE" w14:textId="77777777" w:rsidR="00357CED" w:rsidRPr="0008696C" w:rsidRDefault="000F0757" w:rsidP="009E238B">
      <w:pPr>
        <w:pStyle w:val="Heading3"/>
      </w:pPr>
      <w:bookmarkStart w:id="90" w:name="_Toc444778245"/>
      <w:bookmarkStart w:id="91" w:name="_Toc455752873"/>
      <w:bookmarkStart w:id="92" w:name="_Toc481143809"/>
      <w:bookmarkStart w:id="93" w:name="_Toc32332108"/>
      <w:bookmarkEnd w:id="86"/>
      <w:r w:rsidRPr="0008696C">
        <w:t xml:space="preserve">E/E </w:t>
      </w:r>
      <w:r w:rsidR="00357CED" w:rsidRPr="0008696C">
        <w:t>Architecture</w:t>
      </w:r>
      <w:bookmarkEnd w:id="90"/>
      <w:bookmarkEnd w:id="91"/>
      <w:bookmarkEnd w:id="92"/>
      <w:bookmarkEnd w:id="93"/>
    </w:p>
    <w:p w14:paraId="1284AC05" w14:textId="77777777" w:rsidR="00B73381" w:rsidRDefault="00B73381" w:rsidP="009E238B">
      <w:pPr>
        <w:pStyle w:val="Heading4"/>
      </w:pPr>
      <w:bookmarkStart w:id="94" w:name="_Ref532302280"/>
      <w:bookmarkStart w:id="95" w:name="_Toc32332109"/>
      <w:r>
        <w:t xml:space="preserve">E/E Architecture </w:t>
      </w:r>
      <w:r w:rsidRPr="009E3B7C">
        <w:t>Variants</w:t>
      </w:r>
      <w:bookmarkEnd w:id="94"/>
      <w:bookmarkEnd w:id="95"/>
    </w:p>
    <w:p w14:paraId="06C7E88D" w14:textId="77777777" w:rsidR="00111972" w:rsidRPr="00282E2C" w:rsidRDefault="00111972" w:rsidP="009E238B"/>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79"/>
        <w:gridCol w:w="4567"/>
        <w:gridCol w:w="3147"/>
      </w:tblGrid>
      <w:tr w:rsidR="00B73381" w:rsidRPr="009E3B7C" w14:paraId="5D2A20DE" w14:textId="77777777" w:rsidTr="00DD553E">
        <w:trPr>
          <w:trHeight w:val="314"/>
        </w:trPr>
        <w:tc>
          <w:tcPr>
            <w:tcW w:w="2379" w:type="dxa"/>
            <w:shd w:val="clear" w:color="auto" w:fill="D9D9D9" w:themeFill="background1" w:themeFillShade="D9"/>
          </w:tcPr>
          <w:p w14:paraId="3E312D8F" w14:textId="77777777" w:rsidR="00B73381" w:rsidRPr="009E3B7C" w:rsidRDefault="006C617E" w:rsidP="009E238B">
            <w:pPr>
              <w:pStyle w:val="Caption"/>
              <w:rPr>
                <w:rFonts w:cs="Arial"/>
                <w:lang w:val="en-GB"/>
              </w:rPr>
            </w:pPr>
            <w:r>
              <w:rPr>
                <w:rFonts w:cs="Arial"/>
                <w:lang w:val="en-GB"/>
              </w:rPr>
              <w:t xml:space="preserve">E/E Architecture </w:t>
            </w:r>
            <w:r w:rsidR="00B73381" w:rsidRPr="009E3B7C">
              <w:rPr>
                <w:rFonts w:cs="Arial"/>
                <w:lang w:val="en-GB"/>
              </w:rPr>
              <w:t>Variant Name</w:t>
            </w:r>
          </w:p>
        </w:tc>
        <w:tc>
          <w:tcPr>
            <w:tcW w:w="4567" w:type="dxa"/>
            <w:shd w:val="clear" w:color="auto" w:fill="D9D9D9" w:themeFill="background1" w:themeFillShade="D9"/>
          </w:tcPr>
          <w:p w14:paraId="7FAD9399" w14:textId="77777777" w:rsidR="00B73381" w:rsidRPr="009E3B7C" w:rsidRDefault="00B73381" w:rsidP="009E238B">
            <w:pPr>
              <w:pStyle w:val="Caption"/>
              <w:rPr>
                <w:rFonts w:cs="Arial"/>
                <w:lang w:val="en-GB"/>
              </w:rPr>
            </w:pPr>
            <w:r w:rsidRPr="009E3B7C">
              <w:rPr>
                <w:rFonts w:cs="Arial"/>
                <w:lang w:val="en-GB"/>
              </w:rPr>
              <w:t>Variant Description</w:t>
            </w:r>
          </w:p>
        </w:tc>
        <w:tc>
          <w:tcPr>
            <w:tcW w:w="3147" w:type="dxa"/>
            <w:shd w:val="clear" w:color="auto" w:fill="D9D9D9" w:themeFill="background1" w:themeFillShade="D9"/>
          </w:tcPr>
          <w:p w14:paraId="41044DD1" w14:textId="77777777" w:rsidR="008F7552" w:rsidRPr="008F7552" w:rsidRDefault="006C617E" w:rsidP="009E238B">
            <w:pPr>
              <w:pStyle w:val="Caption"/>
              <w:rPr>
                <w:lang w:val="en-GB"/>
              </w:rPr>
            </w:pPr>
            <w:r>
              <w:rPr>
                <w:rFonts w:cs="Arial"/>
                <w:lang w:val="en-GB"/>
              </w:rPr>
              <w:t>Variant Condition</w:t>
            </w:r>
            <w:r w:rsidR="008F7552">
              <w:rPr>
                <w:rFonts w:cs="Arial"/>
                <w:lang w:val="en-GB"/>
              </w:rPr>
              <w:br/>
            </w:r>
            <w:r w:rsidR="008F7552" w:rsidRPr="00930D36">
              <w:rPr>
                <w:b w:val="0"/>
                <w:sz w:val="18"/>
                <w:lang w:val="en-GB"/>
              </w:rPr>
              <w:t>(optional)</w:t>
            </w:r>
          </w:p>
        </w:tc>
      </w:tr>
      <w:tr w:rsidR="00B73381" w:rsidRPr="00DF060F" w14:paraId="265B6F87" w14:textId="77777777" w:rsidTr="00DD553E">
        <w:trPr>
          <w:trHeight w:val="64"/>
        </w:trPr>
        <w:tc>
          <w:tcPr>
            <w:tcW w:w="2379" w:type="dxa"/>
            <w:tcBorders>
              <w:top w:val="single" w:sz="4" w:space="0" w:color="auto"/>
              <w:left w:val="single" w:sz="4" w:space="0" w:color="auto"/>
              <w:bottom w:val="single" w:sz="4" w:space="0" w:color="auto"/>
              <w:right w:val="single" w:sz="4" w:space="0" w:color="auto"/>
            </w:tcBorders>
          </w:tcPr>
          <w:p w14:paraId="343BCB9A" w14:textId="77777777" w:rsidR="00B73381" w:rsidRPr="005A69C9" w:rsidRDefault="0060031B" w:rsidP="009E238B">
            <w:pPr>
              <w:rPr>
                <w:rFonts w:cs="Arial"/>
              </w:rPr>
            </w:pPr>
            <w:r>
              <w:rPr>
                <w:rFonts w:cs="Arial"/>
              </w:rPr>
              <w:t>FNV2</w:t>
            </w:r>
            <w:r w:rsidR="005225A3">
              <w:rPr>
                <w:rFonts w:cs="Arial"/>
              </w:rPr>
              <w:t>.5</w:t>
            </w:r>
          </w:p>
        </w:tc>
        <w:tc>
          <w:tcPr>
            <w:tcW w:w="4567" w:type="dxa"/>
            <w:tcBorders>
              <w:top w:val="single" w:sz="4" w:space="0" w:color="auto"/>
              <w:left w:val="single" w:sz="4" w:space="0" w:color="auto"/>
              <w:bottom w:val="single" w:sz="4" w:space="0" w:color="auto"/>
              <w:right w:val="single" w:sz="4" w:space="0" w:color="auto"/>
            </w:tcBorders>
          </w:tcPr>
          <w:p w14:paraId="74FE9C72" w14:textId="77777777" w:rsidR="00D6603F" w:rsidRPr="009E3B7C" w:rsidRDefault="005225A3" w:rsidP="009E238B">
            <w:pPr>
              <w:overflowPunct/>
              <w:autoSpaceDE/>
              <w:autoSpaceDN/>
              <w:adjustRightInd/>
              <w:textAlignment w:val="center"/>
              <w:rPr>
                <w:rFonts w:cs="Arial"/>
              </w:rPr>
            </w:pPr>
            <w:r>
              <w:rPr>
                <w:rFonts w:cs="Arial"/>
              </w:rPr>
              <w:t>Similar to FNV2, except using a GEN 3 BCM on CAN FD1 which supports Message Authentication.  FNV2.5 also introduces the Interior PDB on CAN FD1.</w:t>
            </w:r>
          </w:p>
        </w:tc>
        <w:tc>
          <w:tcPr>
            <w:tcW w:w="3147" w:type="dxa"/>
            <w:tcBorders>
              <w:top w:val="single" w:sz="4" w:space="0" w:color="auto"/>
              <w:left w:val="single" w:sz="4" w:space="0" w:color="auto"/>
              <w:bottom w:val="single" w:sz="4" w:space="0" w:color="auto"/>
              <w:right w:val="single" w:sz="4" w:space="0" w:color="auto"/>
            </w:tcBorders>
          </w:tcPr>
          <w:p w14:paraId="66C4C8E2" w14:textId="77777777" w:rsidR="00930D36" w:rsidRPr="00930D36" w:rsidRDefault="00930D36" w:rsidP="005225A3">
            <w:pPr>
              <w:pStyle w:val="ListParagraph"/>
              <w:ind w:left="360"/>
              <w:rPr>
                <w:rFonts w:cs="Arial"/>
                <w:lang w:val="en-GB"/>
              </w:rPr>
            </w:pPr>
          </w:p>
        </w:tc>
      </w:tr>
      <w:tr w:rsidR="0060031B" w:rsidRPr="00930D36" w14:paraId="25D69634" w14:textId="77777777" w:rsidTr="00DD553E">
        <w:trPr>
          <w:trHeight w:val="64"/>
        </w:trPr>
        <w:tc>
          <w:tcPr>
            <w:tcW w:w="2379" w:type="dxa"/>
            <w:tcBorders>
              <w:top w:val="single" w:sz="4" w:space="0" w:color="auto"/>
              <w:left w:val="single" w:sz="4" w:space="0" w:color="auto"/>
              <w:bottom w:val="single" w:sz="4" w:space="0" w:color="auto"/>
              <w:right w:val="single" w:sz="4" w:space="0" w:color="auto"/>
            </w:tcBorders>
          </w:tcPr>
          <w:p w14:paraId="1CD25753" w14:textId="6E30410E" w:rsidR="0060031B" w:rsidRPr="00525D8F" w:rsidRDefault="00525D8F" w:rsidP="009E238B">
            <w:pPr>
              <w:rPr>
                <w:rFonts w:cs="Arial"/>
                <w:highlight w:val="cyan"/>
              </w:rPr>
            </w:pPr>
            <w:r w:rsidRPr="00525D8F">
              <w:rPr>
                <w:rFonts w:cs="Arial"/>
                <w:highlight w:val="cyan"/>
              </w:rPr>
              <w:t>FNV3</w:t>
            </w:r>
          </w:p>
        </w:tc>
        <w:tc>
          <w:tcPr>
            <w:tcW w:w="4567" w:type="dxa"/>
            <w:tcBorders>
              <w:top w:val="single" w:sz="4" w:space="0" w:color="auto"/>
              <w:left w:val="single" w:sz="4" w:space="0" w:color="auto"/>
              <w:bottom w:val="single" w:sz="4" w:space="0" w:color="auto"/>
              <w:right w:val="single" w:sz="4" w:space="0" w:color="auto"/>
            </w:tcBorders>
          </w:tcPr>
          <w:p w14:paraId="4C6CD75B" w14:textId="5B3814A9" w:rsidR="0060031B" w:rsidRPr="009E3B7C" w:rsidRDefault="00525D8F" w:rsidP="009E238B">
            <w:pPr>
              <w:overflowPunct/>
              <w:autoSpaceDE/>
              <w:autoSpaceDN/>
              <w:adjustRightInd/>
              <w:textAlignment w:val="center"/>
              <w:rPr>
                <w:rFonts w:cs="Arial"/>
              </w:rPr>
            </w:pPr>
            <w:r w:rsidRPr="00525D8F">
              <w:rPr>
                <w:rFonts w:cs="Arial"/>
                <w:highlight w:val="cyan"/>
              </w:rPr>
              <w:t>Similar to FNV2.5, except using a</w:t>
            </w:r>
            <w:r>
              <w:rPr>
                <w:rFonts w:cs="Arial"/>
                <w:highlight w:val="cyan"/>
              </w:rPr>
              <w:t>n</w:t>
            </w:r>
            <w:r w:rsidRPr="00525D8F">
              <w:rPr>
                <w:rFonts w:cs="Arial"/>
                <w:highlight w:val="cyan"/>
              </w:rPr>
              <w:t xml:space="preserve"> </w:t>
            </w:r>
            <w:r>
              <w:rPr>
                <w:rFonts w:cs="Arial"/>
                <w:highlight w:val="cyan"/>
              </w:rPr>
              <w:t xml:space="preserve">ECG </w:t>
            </w:r>
            <w:r w:rsidRPr="00525D8F">
              <w:rPr>
                <w:rFonts w:cs="Arial"/>
                <w:highlight w:val="cyan"/>
              </w:rPr>
              <w:t>Service Oriented architecture which supports API based enclosure requests from ECG to BCM</w:t>
            </w:r>
          </w:p>
        </w:tc>
        <w:tc>
          <w:tcPr>
            <w:tcW w:w="3147" w:type="dxa"/>
            <w:tcBorders>
              <w:top w:val="single" w:sz="4" w:space="0" w:color="auto"/>
              <w:left w:val="single" w:sz="4" w:space="0" w:color="auto"/>
              <w:bottom w:val="single" w:sz="4" w:space="0" w:color="auto"/>
              <w:right w:val="single" w:sz="4" w:space="0" w:color="auto"/>
            </w:tcBorders>
          </w:tcPr>
          <w:p w14:paraId="068E8D7D" w14:textId="77777777" w:rsidR="00930D36" w:rsidRPr="00063591" w:rsidRDefault="00930D36" w:rsidP="00063591">
            <w:pPr>
              <w:rPr>
                <w:rFonts w:cs="Arial"/>
                <w:lang w:val="en-GB"/>
              </w:rPr>
            </w:pPr>
          </w:p>
        </w:tc>
      </w:tr>
    </w:tbl>
    <w:p w14:paraId="344D1FA9" w14:textId="77777777" w:rsidR="00B73381" w:rsidRPr="003E3741" w:rsidRDefault="00B73381" w:rsidP="009E238B">
      <w:pPr>
        <w:rPr>
          <w:rFonts w:cs="Arial"/>
        </w:rPr>
      </w:pPr>
    </w:p>
    <w:p w14:paraId="0DC456E9" w14:textId="77777777" w:rsidR="00E15F6C" w:rsidRPr="009E3B7C" w:rsidRDefault="00A734C8" w:rsidP="009E238B">
      <w:pPr>
        <w:pStyle w:val="Heading5"/>
      </w:pPr>
      <w:bookmarkStart w:id="96" w:name="_Toc32332110"/>
      <w:r>
        <w:lastRenderedPageBreak/>
        <w:t xml:space="preserve">E/E </w:t>
      </w:r>
      <w:r w:rsidR="00E15F6C">
        <w:t>Architecture “</w:t>
      </w:r>
      <w:r w:rsidR="005225A3">
        <w:t>FNV2.5</w:t>
      </w:r>
      <w:r w:rsidR="00E15F6C">
        <w:t>”</w:t>
      </w:r>
      <w:bookmarkEnd w:id="96"/>
    </w:p>
    <w:p w14:paraId="4046EB2E" w14:textId="77777777" w:rsidR="00EE689C" w:rsidRPr="00043A8C" w:rsidRDefault="00EE689C" w:rsidP="005225A3">
      <w:pPr>
        <w:keepNext/>
        <w:rPr>
          <w:lang w:val="en-GB"/>
        </w:rPr>
      </w:pPr>
    </w:p>
    <w:p w14:paraId="7BB928F0" w14:textId="2ED94008" w:rsidR="002D4106" w:rsidRDefault="001D17FF" w:rsidP="009E238B">
      <w:pPr>
        <w:ind w:hanging="11"/>
      </w:pPr>
      <w:r>
        <w:object w:dxaOrig="18990" w:dyaOrig="18346" w14:anchorId="4619228C">
          <v:shape id="_x0000_i1044" type="#_x0000_t75" style="width:531.95pt;height:511.5pt" o:ole="">
            <v:imagedata r:id="rId25" o:title=""/>
          </v:shape>
          <o:OLEObject Type="Embed" ProgID="Visio.Drawing.15" ShapeID="_x0000_i1044" DrawAspect="Content" ObjectID="_1683532566" r:id="rId26"/>
        </w:object>
      </w:r>
    </w:p>
    <w:p w14:paraId="0964683E" w14:textId="77777777" w:rsidR="00CD6B75" w:rsidRPr="005E2ADE" w:rsidRDefault="005E2ADE" w:rsidP="009E238B">
      <w:pPr>
        <w:pStyle w:val="Caption"/>
      </w:pPr>
      <w:bookmarkStart w:id="97" w:name="_Ref520109737"/>
      <w:bookmarkStart w:id="98" w:name="_Toc25584407"/>
      <w:r w:rsidRPr="005E2ADE">
        <w:t xml:space="preserve">Figure </w:t>
      </w:r>
      <w:r w:rsidR="002A2011">
        <w:rPr>
          <w:noProof/>
        </w:rPr>
        <w:fldChar w:fldCharType="begin"/>
      </w:r>
      <w:r w:rsidR="002A2011">
        <w:rPr>
          <w:noProof/>
        </w:rPr>
        <w:instrText xml:space="preserve"> SEQ Figure \* ARABIC </w:instrText>
      </w:r>
      <w:r w:rsidR="002A2011">
        <w:rPr>
          <w:noProof/>
        </w:rPr>
        <w:fldChar w:fldCharType="separate"/>
      </w:r>
      <w:r w:rsidR="009511B2">
        <w:rPr>
          <w:noProof/>
        </w:rPr>
        <w:t>2</w:t>
      </w:r>
      <w:r w:rsidR="002A2011">
        <w:rPr>
          <w:noProof/>
        </w:rPr>
        <w:fldChar w:fldCharType="end"/>
      </w:r>
      <w:r w:rsidR="00B22F58">
        <w:t>:E/E</w:t>
      </w:r>
      <w:r w:rsidR="00B22F58" w:rsidRPr="003E65FA">
        <w:t xml:space="preserve"> Architecture</w:t>
      </w:r>
      <w:r w:rsidR="00B22F58">
        <w:t xml:space="preserve"> (Network Topology Style)</w:t>
      </w:r>
      <w:bookmarkEnd w:id="97"/>
      <w:bookmarkEnd w:id="98"/>
    </w:p>
    <w:p w14:paraId="6BFFB91C" w14:textId="77777777" w:rsidR="00CD6B75" w:rsidRPr="009E3B7C" w:rsidRDefault="00CD6B75" w:rsidP="009E238B">
      <w:pPr>
        <w:rPr>
          <w:rFonts w:cs="Arial"/>
          <w:b/>
        </w:rPr>
      </w:pPr>
    </w:p>
    <w:p w14:paraId="4C6D55EA" w14:textId="77777777" w:rsidR="00357CED" w:rsidRPr="0008696C" w:rsidRDefault="000F0757" w:rsidP="009E238B">
      <w:pPr>
        <w:pStyle w:val="Heading4"/>
        <w:rPr>
          <w:sz w:val="28"/>
        </w:rPr>
      </w:pPr>
      <w:bookmarkStart w:id="99" w:name="_Toc444778246"/>
      <w:bookmarkStart w:id="100" w:name="_Toc481143810"/>
      <w:bookmarkStart w:id="101" w:name="_Toc32332111"/>
      <w:r w:rsidRPr="0008696C">
        <w:rPr>
          <w:sz w:val="28"/>
        </w:rPr>
        <w:lastRenderedPageBreak/>
        <w:t>E/E</w:t>
      </w:r>
      <w:r w:rsidR="00357CED" w:rsidRPr="0008696C">
        <w:rPr>
          <w:sz w:val="28"/>
        </w:rPr>
        <w:t xml:space="preserve"> Components</w:t>
      </w:r>
      <w:bookmarkEnd w:id="99"/>
      <w:bookmarkEnd w:id="100"/>
      <w:bookmarkEnd w:id="101"/>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8108"/>
      </w:tblGrid>
      <w:tr w:rsidR="008D115F" w:rsidRPr="001B6F3D" w14:paraId="5D4B1503" w14:textId="77777777" w:rsidTr="00063591">
        <w:tc>
          <w:tcPr>
            <w:tcW w:w="2093" w:type="dxa"/>
            <w:shd w:val="clear" w:color="auto" w:fill="D9D9D9" w:themeFill="background1" w:themeFillShade="D9"/>
          </w:tcPr>
          <w:p w14:paraId="1985DDD5" w14:textId="77777777" w:rsidR="008D115F" w:rsidRPr="0008696C" w:rsidRDefault="008D115F" w:rsidP="009E238B">
            <w:pPr>
              <w:pStyle w:val="scriptNormal"/>
              <w:rPr>
                <w:b/>
                <w:color w:val="000000" w:themeColor="text1"/>
              </w:rPr>
            </w:pPr>
            <w:r>
              <w:rPr>
                <w:b/>
                <w:color w:val="000000" w:themeColor="text1"/>
              </w:rPr>
              <w:t>Component Name</w:t>
            </w:r>
          </w:p>
        </w:tc>
        <w:tc>
          <w:tcPr>
            <w:tcW w:w="8108" w:type="dxa"/>
            <w:shd w:val="clear" w:color="auto" w:fill="D9D9D9" w:themeFill="background1" w:themeFillShade="D9"/>
          </w:tcPr>
          <w:p w14:paraId="3F9BF677" w14:textId="77777777" w:rsidR="008D115F" w:rsidRPr="0008696C" w:rsidRDefault="008D115F" w:rsidP="009E238B">
            <w:pPr>
              <w:pStyle w:val="scriptNormal"/>
              <w:rPr>
                <w:b/>
                <w:color w:val="000000" w:themeColor="text1"/>
              </w:rPr>
            </w:pPr>
            <w:r w:rsidRPr="0008696C">
              <w:rPr>
                <w:b/>
                <w:color w:val="000000" w:themeColor="text1"/>
              </w:rPr>
              <w:t>Description</w:t>
            </w:r>
          </w:p>
        </w:tc>
      </w:tr>
      <w:tr w:rsidR="008D115F" w:rsidRPr="001B6F3D" w14:paraId="4649C272" w14:textId="77777777" w:rsidTr="00063591">
        <w:tc>
          <w:tcPr>
            <w:tcW w:w="2093" w:type="dxa"/>
          </w:tcPr>
          <w:p w14:paraId="2471EF81" w14:textId="77777777" w:rsidR="008D115F" w:rsidRPr="0008696C" w:rsidRDefault="00CA047E" w:rsidP="009E238B">
            <w:pPr>
              <w:pStyle w:val="scriptNormal"/>
              <w:rPr>
                <w:color w:val="000000" w:themeColor="text1"/>
              </w:rPr>
            </w:pPr>
            <w:r>
              <w:rPr>
                <w:color w:val="000000" w:themeColor="text1"/>
              </w:rPr>
              <w:t>RGTM</w:t>
            </w:r>
          </w:p>
        </w:tc>
        <w:tc>
          <w:tcPr>
            <w:tcW w:w="8108" w:type="dxa"/>
          </w:tcPr>
          <w:p w14:paraId="41FDF26B" w14:textId="77777777" w:rsidR="008D115F" w:rsidRPr="0008696C" w:rsidRDefault="00CA047E" w:rsidP="009E238B">
            <w:pPr>
              <w:pStyle w:val="scriptNormal"/>
              <w:rPr>
                <w:color w:val="000000" w:themeColor="text1"/>
              </w:rPr>
            </w:pPr>
            <w:r>
              <w:rPr>
                <w:color w:val="000000" w:themeColor="text1"/>
              </w:rPr>
              <w:t>Rear Gate Trunck Module</w:t>
            </w:r>
          </w:p>
        </w:tc>
      </w:tr>
      <w:tr w:rsidR="008D115F" w:rsidRPr="001B6F3D" w14:paraId="5BB77F60" w14:textId="77777777" w:rsidTr="00063591">
        <w:tc>
          <w:tcPr>
            <w:tcW w:w="2093" w:type="dxa"/>
          </w:tcPr>
          <w:p w14:paraId="16B56582" w14:textId="77777777" w:rsidR="008D115F" w:rsidRPr="0008696C" w:rsidRDefault="00CA047E" w:rsidP="009E238B">
            <w:pPr>
              <w:pStyle w:val="scriptNormal"/>
              <w:rPr>
                <w:color w:val="000000" w:themeColor="text1"/>
              </w:rPr>
            </w:pPr>
            <w:r>
              <w:rPr>
                <w:color w:val="000000" w:themeColor="text1"/>
              </w:rPr>
              <w:t>BCM</w:t>
            </w:r>
          </w:p>
        </w:tc>
        <w:tc>
          <w:tcPr>
            <w:tcW w:w="8108" w:type="dxa"/>
          </w:tcPr>
          <w:p w14:paraId="4803FAC0" w14:textId="77777777" w:rsidR="008D115F" w:rsidRPr="0008696C" w:rsidRDefault="00CA047E" w:rsidP="009E238B">
            <w:pPr>
              <w:pStyle w:val="scriptNormal"/>
              <w:rPr>
                <w:color w:val="000000" w:themeColor="text1"/>
              </w:rPr>
            </w:pPr>
            <w:r>
              <w:rPr>
                <w:color w:val="000000" w:themeColor="text1"/>
              </w:rPr>
              <w:t>Body Control Module</w:t>
            </w:r>
          </w:p>
        </w:tc>
      </w:tr>
      <w:tr w:rsidR="008D115F" w:rsidRPr="001B6F3D" w14:paraId="03CF10DD" w14:textId="77777777" w:rsidTr="00063591">
        <w:tc>
          <w:tcPr>
            <w:tcW w:w="2093" w:type="dxa"/>
          </w:tcPr>
          <w:p w14:paraId="299E67BC" w14:textId="77777777" w:rsidR="008D115F" w:rsidRPr="0008696C" w:rsidRDefault="00CA047E" w:rsidP="009E238B">
            <w:pPr>
              <w:pStyle w:val="scriptNormal"/>
              <w:rPr>
                <w:color w:val="000000" w:themeColor="text1"/>
              </w:rPr>
            </w:pPr>
            <w:r>
              <w:rPr>
                <w:color w:val="000000" w:themeColor="text1"/>
              </w:rPr>
              <w:t>ECG</w:t>
            </w:r>
          </w:p>
        </w:tc>
        <w:tc>
          <w:tcPr>
            <w:tcW w:w="8108" w:type="dxa"/>
          </w:tcPr>
          <w:p w14:paraId="3CFE5351" w14:textId="77777777" w:rsidR="008D115F" w:rsidRPr="0008696C" w:rsidRDefault="00CA047E" w:rsidP="009E238B">
            <w:pPr>
              <w:pStyle w:val="scriptNormal"/>
              <w:tabs>
                <w:tab w:val="clear" w:pos="3402"/>
                <w:tab w:val="clear" w:pos="4536"/>
                <w:tab w:val="clear" w:pos="5670"/>
                <w:tab w:val="clear" w:pos="6804"/>
                <w:tab w:val="clear" w:pos="7938"/>
                <w:tab w:val="clear" w:pos="9072"/>
                <w:tab w:val="left" w:pos="5280"/>
              </w:tabs>
              <w:rPr>
                <w:color w:val="000000" w:themeColor="text1"/>
              </w:rPr>
            </w:pPr>
            <w:r>
              <w:rPr>
                <w:color w:val="000000" w:themeColor="text1"/>
              </w:rPr>
              <w:t>Enhanced Central Gateway</w:t>
            </w:r>
          </w:p>
        </w:tc>
      </w:tr>
      <w:tr w:rsidR="008D115F" w:rsidRPr="001B6F3D" w14:paraId="7B64EC69" w14:textId="77777777" w:rsidTr="00063591">
        <w:tc>
          <w:tcPr>
            <w:tcW w:w="2093" w:type="dxa"/>
          </w:tcPr>
          <w:p w14:paraId="39C697DF" w14:textId="77777777" w:rsidR="008D115F" w:rsidRPr="0008696C" w:rsidRDefault="00CA047E" w:rsidP="009E238B">
            <w:pPr>
              <w:pStyle w:val="scriptNormal"/>
              <w:rPr>
                <w:color w:val="000000" w:themeColor="text1"/>
              </w:rPr>
            </w:pPr>
            <w:r>
              <w:rPr>
                <w:color w:val="000000" w:themeColor="text1"/>
              </w:rPr>
              <w:t>PCM</w:t>
            </w:r>
          </w:p>
        </w:tc>
        <w:tc>
          <w:tcPr>
            <w:tcW w:w="8108" w:type="dxa"/>
          </w:tcPr>
          <w:p w14:paraId="12BD1896" w14:textId="77777777" w:rsidR="00CA047E" w:rsidRPr="0008696C" w:rsidRDefault="00CA047E" w:rsidP="009E238B">
            <w:pPr>
              <w:pStyle w:val="scriptNormal"/>
              <w:rPr>
                <w:color w:val="000000" w:themeColor="text1"/>
              </w:rPr>
            </w:pPr>
            <w:r>
              <w:rPr>
                <w:color w:val="000000" w:themeColor="text1"/>
              </w:rPr>
              <w:t>Powertrain Control Module</w:t>
            </w:r>
          </w:p>
        </w:tc>
      </w:tr>
      <w:tr w:rsidR="008D115F" w:rsidRPr="001B6F3D" w14:paraId="59DA6AE1" w14:textId="77777777" w:rsidTr="00063591">
        <w:tc>
          <w:tcPr>
            <w:tcW w:w="2093" w:type="dxa"/>
          </w:tcPr>
          <w:p w14:paraId="69CE61A4" w14:textId="77777777" w:rsidR="008D115F" w:rsidRPr="0008696C" w:rsidRDefault="00CA047E" w:rsidP="009E238B">
            <w:pPr>
              <w:pStyle w:val="scriptNormal"/>
              <w:rPr>
                <w:color w:val="000000" w:themeColor="text1"/>
              </w:rPr>
            </w:pPr>
            <w:r>
              <w:rPr>
                <w:color w:val="000000" w:themeColor="text1"/>
              </w:rPr>
              <w:t>IPC</w:t>
            </w:r>
          </w:p>
        </w:tc>
        <w:tc>
          <w:tcPr>
            <w:tcW w:w="8108" w:type="dxa"/>
          </w:tcPr>
          <w:p w14:paraId="2D84C731" w14:textId="77777777" w:rsidR="008D115F" w:rsidRPr="0008696C" w:rsidRDefault="00CA047E" w:rsidP="009E238B">
            <w:pPr>
              <w:pStyle w:val="scriptNormal"/>
              <w:rPr>
                <w:color w:val="000000" w:themeColor="text1"/>
              </w:rPr>
            </w:pPr>
            <w:r>
              <w:rPr>
                <w:color w:val="000000" w:themeColor="text1"/>
              </w:rPr>
              <w:t>Instrument Panel Cluster</w:t>
            </w:r>
          </w:p>
        </w:tc>
      </w:tr>
      <w:tr w:rsidR="00CA047E" w:rsidRPr="001B6F3D" w14:paraId="26578AC0" w14:textId="77777777" w:rsidTr="00063591">
        <w:tc>
          <w:tcPr>
            <w:tcW w:w="2093" w:type="dxa"/>
          </w:tcPr>
          <w:p w14:paraId="2B432FE7" w14:textId="342A927B" w:rsidR="00CA047E" w:rsidRDefault="00CA047E" w:rsidP="009E238B">
            <w:pPr>
              <w:pStyle w:val="scriptNormal"/>
              <w:rPr>
                <w:color w:val="000000" w:themeColor="text1"/>
              </w:rPr>
            </w:pPr>
            <w:r>
              <w:rPr>
                <w:color w:val="000000" w:themeColor="text1"/>
              </w:rPr>
              <w:t>APIM</w:t>
            </w:r>
            <w:r w:rsidR="00F373CF">
              <w:rPr>
                <w:color w:val="000000" w:themeColor="text1"/>
              </w:rPr>
              <w:t xml:space="preserve"> / </w:t>
            </w:r>
            <w:r w:rsidR="00F373CF" w:rsidRPr="00F373CF">
              <w:rPr>
                <w:color w:val="000000" w:themeColor="text1"/>
                <w:highlight w:val="cyan"/>
              </w:rPr>
              <w:t>APIM_CDC</w:t>
            </w:r>
          </w:p>
        </w:tc>
        <w:tc>
          <w:tcPr>
            <w:tcW w:w="8108" w:type="dxa"/>
          </w:tcPr>
          <w:p w14:paraId="4B91758D" w14:textId="06F75DEB" w:rsidR="00CA047E" w:rsidRPr="0008696C" w:rsidRDefault="00F373CF" w:rsidP="009E238B">
            <w:pPr>
              <w:pStyle w:val="scriptNormal"/>
              <w:rPr>
                <w:color w:val="000000" w:themeColor="text1"/>
              </w:rPr>
            </w:pPr>
            <w:proofErr w:type="gramStart"/>
            <w:r>
              <w:rPr>
                <w:color w:val="000000" w:themeColor="text1"/>
              </w:rPr>
              <w:t>APIM(</w:t>
            </w:r>
            <w:proofErr w:type="gramEnd"/>
            <w:r w:rsidR="00CA047E">
              <w:rPr>
                <w:color w:val="000000" w:themeColor="text1"/>
              </w:rPr>
              <w:t>Sync Module</w:t>
            </w:r>
            <w:r>
              <w:rPr>
                <w:color w:val="000000" w:themeColor="text1"/>
              </w:rPr>
              <w:t>) / APIM_CDC(Phoenix Domain controller)</w:t>
            </w:r>
          </w:p>
        </w:tc>
      </w:tr>
      <w:tr w:rsidR="00E0349A" w:rsidRPr="001B6F3D" w14:paraId="0400FA80" w14:textId="77777777" w:rsidTr="00063591">
        <w:tc>
          <w:tcPr>
            <w:tcW w:w="2093" w:type="dxa"/>
          </w:tcPr>
          <w:p w14:paraId="54175438" w14:textId="77777777" w:rsidR="00E0349A" w:rsidRDefault="00E0349A" w:rsidP="009E238B">
            <w:pPr>
              <w:pStyle w:val="scriptNormal"/>
              <w:rPr>
                <w:color w:val="000000" w:themeColor="text1"/>
              </w:rPr>
            </w:pPr>
          </w:p>
        </w:tc>
        <w:tc>
          <w:tcPr>
            <w:tcW w:w="8108" w:type="dxa"/>
          </w:tcPr>
          <w:p w14:paraId="1E06C003" w14:textId="77777777" w:rsidR="00E0349A" w:rsidRDefault="00E0349A" w:rsidP="009E238B">
            <w:pPr>
              <w:pStyle w:val="scriptNormal"/>
              <w:rPr>
                <w:color w:val="000000" w:themeColor="text1"/>
              </w:rPr>
            </w:pPr>
          </w:p>
        </w:tc>
      </w:tr>
      <w:tr w:rsidR="00E0349A" w:rsidRPr="001B6F3D" w14:paraId="4E531B23" w14:textId="77777777" w:rsidTr="00063591">
        <w:tc>
          <w:tcPr>
            <w:tcW w:w="2093" w:type="dxa"/>
          </w:tcPr>
          <w:p w14:paraId="547CC07C" w14:textId="77777777" w:rsidR="00E0349A" w:rsidRDefault="00E0349A" w:rsidP="009E238B">
            <w:pPr>
              <w:pStyle w:val="scriptNormal"/>
              <w:rPr>
                <w:color w:val="000000" w:themeColor="text1"/>
              </w:rPr>
            </w:pPr>
          </w:p>
        </w:tc>
        <w:tc>
          <w:tcPr>
            <w:tcW w:w="8108" w:type="dxa"/>
          </w:tcPr>
          <w:p w14:paraId="50F12632" w14:textId="77777777" w:rsidR="00E0349A" w:rsidRDefault="00E0349A" w:rsidP="009E238B">
            <w:pPr>
              <w:pStyle w:val="scriptNormal"/>
              <w:rPr>
                <w:color w:val="000000" w:themeColor="text1"/>
              </w:rPr>
            </w:pPr>
          </w:p>
        </w:tc>
      </w:tr>
    </w:tbl>
    <w:p w14:paraId="7B60AFAC" w14:textId="77777777" w:rsidR="00357CED" w:rsidRDefault="00357CED" w:rsidP="009E238B">
      <w:pPr>
        <w:pStyle w:val="Caption"/>
        <w:rPr>
          <w:color w:val="000000" w:themeColor="text1"/>
        </w:rPr>
      </w:pPr>
      <w:bookmarkStart w:id="102" w:name="_Toc444778291"/>
      <w:bookmarkStart w:id="103" w:name="_Toc455752896"/>
      <w:bookmarkStart w:id="104" w:name="_Toc520108489"/>
      <w:bookmarkStart w:id="105" w:name="_Toc25584417"/>
      <w:r w:rsidRPr="0008696C">
        <w:rPr>
          <w:color w:val="000000" w:themeColor="text1"/>
        </w:rPr>
        <w:t xml:space="preserve">Table </w:t>
      </w:r>
      <w:r w:rsidR="007959C2">
        <w:rPr>
          <w:color w:val="000000" w:themeColor="text1"/>
        </w:rPr>
        <w:fldChar w:fldCharType="begin"/>
      </w:r>
      <w:r w:rsidR="007959C2">
        <w:rPr>
          <w:color w:val="000000" w:themeColor="text1"/>
        </w:rPr>
        <w:instrText xml:space="preserve"> SEQ Table \* ARABIC </w:instrText>
      </w:r>
      <w:r w:rsidR="007959C2">
        <w:rPr>
          <w:color w:val="000000" w:themeColor="text1"/>
        </w:rPr>
        <w:fldChar w:fldCharType="separate"/>
      </w:r>
      <w:r w:rsidR="009511B2">
        <w:rPr>
          <w:noProof/>
          <w:color w:val="000000" w:themeColor="text1"/>
        </w:rPr>
        <w:t>8</w:t>
      </w:r>
      <w:r w:rsidR="007959C2">
        <w:rPr>
          <w:color w:val="000000" w:themeColor="text1"/>
        </w:rPr>
        <w:fldChar w:fldCharType="end"/>
      </w:r>
      <w:r w:rsidRPr="0008696C">
        <w:rPr>
          <w:color w:val="000000" w:themeColor="text1"/>
        </w:rPr>
        <w:t>: Electrical Components</w:t>
      </w:r>
      <w:bookmarkEnd w:id="102"/>
      <w:bookmarkEnd w:id="103"/>
      <w:bookmarkEnd w:id="104"/>
      <w:bookmarkEnd w:id="105"/>
    </w:p>
    <w:p w14:paraId="47405CD5" w14:textId="77777777" w:rsidR="008207B9" w:rsidRPr="008207B9" w:rsidRDefault="008207B9" w:rsidP="009E238B"/>
    <w:p w14:paraId="0B364142" w14:textId="77777777" w:rsidR="00357CED" w:rsidRPr="0008696C" w:rsidRDefault="000F0757" w:rsidP="009E238B">
      <w:pPr>
        <w:pStyle w:val="Heading4"/>
        <w:rPr>
          <w:sz w:val="28"/>
        </w:rPr>
      </w:pPr>
      <w:bookmarkStart w:id="106" w:name="_Toc444778247"/>
      <w:bookmarkStart w:id="107" w:name="_Toc481143811"/>
      <w:bookmarkStart w:id="108" w:name="_Ref532376786"/>
      <w:bookmarkStart w:id="109" w:name="_Toc32332112"/>
      <w:r w:rsidRPr="0008696C">
        <w:rPr>
          <w:sz w:val="28"/>
        </w:rPr>
        <w:t>E/E</w:t>
      </w:r>
      <w:r w:rsidR="002745CA" w:rsidRPr="0008696C">
        <w:rPr>
          <w:sz w:val="28"/>
        </w:rPr>
        <w:t xml:space="preserve"> </w:t>
      </w:r>
      <w:r w:rsidR="009500E6" w:rsidRPr="0008696C">
        <w:rPr>
          <w:sz w:val="28"/>
        </w:rPr>
        <w:t>Connections</w:t>
      </w:r>
      <w:bookmarkEnd w:id="106"/>
      <w:bookmarkEnd w:id="107"/>
      <w:bookmarkEnd w:id="108"/>
      <w:bookmarkEnd w:id="109"/>
    </w:p>
    <w:p w14:paraId="3B722757" w14:textId="77777777" w:rsidR="00793379" w:rsidRDefault="00793379" w:rsidP="009E238B"/>
    <w:tbl>
      <w:tblPr>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093"/>
        <w:gridCol w:w="1412"/>
        <w:gridCol w:w="3011"/>
        <w:gridCol w:w="1843"/>
        <w:gridCol w:w="1841"/>
      </w:tblGrid>
      <w:tr w:rsidR="00C24421" w:rsidRPr="001B6F3D" w14:paraId="51AD0C8B" w14:textId="77777777" w:rsidTr="00D41564">
        <w:tc>
          <w:tcPr>
            <w:tcW w:w="2093" w:type="dxa"/>
            <w:shd w:val="clear" w:color="auto" w:fill="D9D9D9" w:themeFill="background1" w:themeFillShade="D9"/>
          </w:tcPr>
          <w:p w14:paraId="255C0E72" w14:textId="77777777" w:rsidR="00C24421" w:rsidRPr="0008696C" w:rsidRDefault="00C24421" w:rsidP="009E238B">
            <w:pPr>
              <w:pStyle w:val="scriptNormal"/>
              <w:rPr>
                <w:b/>
                <w:color w:val="000000" w:themeColor="text1"/>
              </w:rPr>
            </w:pPr>
            <w:r w:rsidRPr="0008696C">
              <w:rPr>
                <w:b/>
                <w:color w:val="000000" w:themeColor="text1"/>
              </w:rPr>
              <w:t>Connection Name</w:t>
            </w:r>
          </w:p>
        </w:tc>
        <w:tc>
          <w:tcPr>
            <w:tcW w:w="1412" w:type="dxa"/>
            <w:shd w:val="clear" w:color="auto" w:fill="D9D9D9" w:themeFill="background1" w:themeFillShade="D9"/>
          </w:tcPr>
          <w:p w14:paraId="57A2FD16" w14:textId="77777777" w:rsidR="00C24421" w:rsidRPr="0008696C" w:rsidRDefault="00C24421" w:rsidP="009E238B">
            <w:pPr>
              <w:pStyle w:val="scriptNormal"/>
              <w:rPr>
                <w:b/>
                <w:color w:val="000000" w:themeColor="text1"/>
              </w:rPr>
            </w:pPr>
            <w:r w:rsidRPr="0008696C">
              <w:rPr>
                <w:b/>
                <w:color w:val="000000" w:themeColor="text1"/>
              </w:rPr>
              <w:t>Type</w:t>
            </w:r>
          </w:p>
        </w:tc>
        <w:tc>
          <w:tcPr>
            <w:tcW w:w="3011" w:type="dxa"/>
            <w:shd w:val="clear" w:color="auto" w:fill="D9D9D9" w:themeFill="background1" w:themeFillShade="D9"/>
          </w:tcPr>
          <w:p w14:paraId="22D40E62" w14:textId="77777777" w:rsidR="00C24421" w:rsidRPr="0008696C" w:rsidRDefault="00C24421" w:rsidP="009E238B">
            <w:pPr>
              <w:pStyle w:val="scriptNormal"/>
              <w:rPr>
                <w:b/>
                <w:color w:val="000000" w:themeColor="text1"/>
              </w:rPr>
            </w:pPr>
            <w:r w:rsidRPr="0008696C">
              <w:rPr>
                <w:b/>
                <w:color w:val="000000" w:themeColor="text1"/>
              </w:rPr>
              <w:t>Description</w:t>
            </w:r>
          </w:p>
        </w:tc>
        <w:tc>
          <w:tcPr>
            <w:tcW w:w="1843" w:type="dxa"/>
            <w:shd w:val="clear" w:color="auto" w:fill="D9D9D9" w:themeFill="background1" w:themeFillShade="D9"/>
          </w:tcPr>
          <w:p w14:paraId="3C3893D4" w14:textId="77777777" w:rsidR="00C24421" w:rsidRPr="0008696C" w:rsidRDefault="00C24421" w:rsidP="009E238B">
            <w:pPr>
              <w:pStyle w:val="scriptNormal"/>
              <w:rPr>
                <w:b/>
                <w:color w:val="000000" w:themeColor="text1"/>
              </w:rPr>
            </w:pPr>
            <w:r>
              <w:rPr>
                <w:b/>
                <w:color w:val="000000" w:themeColor="text1"/>
              </w:rPr>
              <w:t>Allocated Messages</w:t>
            </w:r>
          </w:p>
        </w:tc>
        <w:tc>
          <w:tcPr>
            <w:tcW w:w="1841" w:type="dxa"/>
            <w:shd w:val="clear" w:color="auto" w:fill="D9D9D9" w:themeFill="background1" w:themeFillShade="D9"/>
          </w:tcPr>
          <w:p w14:paraId="618BF7C4" w14:textId="77777777" w:rsidR="00C24421" w:rsidRPr="0008696C" w:rsidRDefault="00C24421" w:rsidP="009E238B">
            <w:pPr>
              <w:pStyle w:val="scriptNormal"/>
              <w:rPr>
                <w:b/>
                <w:color w:val="000000" w:themeColor="text1"/>
              </w:rPr>
            </w:pPr>
            <w:r w:rsidRPr="0008696C">
              <w:rPr>
                <w:b/>
                <w:color w:val="000000" w:themeColor="text1"/>
              </w:rPr>
              <w:t>Connected Nodes</w:t>
            </w:r>
          </w:p>
        </w:tc>
      </w:tr>
      <w:tr w:rsidR="00C24421" w:rsidRPr="00922826" w14:paraId="713DFFA4" w14:textId="77777777" w:rsidTr="00D41564">
        <w:tc>
          <w:tcPr>
            <w:tcW w:w="2093" w:type="dxa"/>
          </w:tcPr>
          <w:p w14:paraId="76C71160" w14:textId="77777777" w:rsidR="00C24421" w:rsidRPr="0008696C" w:rsidRDefault="002C3440" w:rsidP="009E238B">
            <w:pPr>
              <w:rPr>
                <w:color w:val="000000" w:themeColor="text1"/>
              </w:rPr>
            </w:pPr>
            <w:r>
              <w:rPr>
                <w:color w:val="000000" w:themeColor="text1"/>
              </w:rPr>
              <w:t>CANFD1</w:t>
            </w:r>
          </w:p>
        </w:tc>
        <w:tc>
          <w:tcPr>
            <w:tcW w:w="1412" w:type="dxa"/>
          </w:tcPr>
          <w:p w14:paraId="4DF28AC2" w14:textId="77777777" w:rsidR="00C24421" w:rsidRPr="0008696C" w:rsidRDefault="002C3440" w:rsidP="009E238B">
            <w:pPr>
              <w:rPr>
                <w:color w:val="000000" w:themeColor="text1"/>
              </w:rPr>
            </w:pPr>
            <w:r>
              <w:rPr>
                <w:color w:val="000000" w:themeColor="text1"/>
              </w:rPr>
              <w:t>CAN FD</w:t>
            </w:r>
          </w:p>
        </w:tc>
        <w:tc>
          <w:tcPr>
            <w:tcW w:w="3011" w:type="dxa"/>
          </w:tcPr>
          <w:p w14:paraId="6CC20A1E" w14:textId="77777777" w:rsidR="00C24421" w:rsidRPr="0008696C" w:rsidRDefault="002C3440" w:rsidP="009E238B">
            <w:pPr>
              <w:rPr>
                <w:color w:val="000000" w:themeColor="text1"/>
              </w:rPr>
            </w:pPr>
            <w:r>
              <w:rPr>
                <w:color w:val="000000" w:themeColor="text1"/>
              </w:rPr>
              <w:t>CAN FD 1 Network</w:t>
            </w:r>
          </w:p>
        </w:tc>
        <w:tc>
          <w:tcPr>
            <w:tcW w:w="1843" w:type="dxa"/>
          </w:tcPr>
          <w:p w14:paraId="6B0B1256" w14:textId="77777777" w:rsidR="00C24421" w:rsidRPr="0008696C" w:rsidRDefault="00C24421" w:rsidP="009E238B">
            <w:pPr>
              <w:rPr>
                <w:color w:val="000000" w:themeColor="text1"/>
              </w:rPr>
            </w:pPr>
          </w:p>
        </w:tc>
        <w:tc>
          <w:tcPr>
            <w:tcW w:w="1841" w:type="dxa"/>
          </w:tcPr>
          <w:p w14:paraId="22CB6DBF" w14:textId="77777777" w:rsidR="00C24421" w:rsidRPr="0008696C" w:rsidRDefault="002C3440" w:rsidP="009E238B">
            <w:pPr>
              <w:rPr>
                <w:color w:val="000000" w:themeColor="text1"/>
              </w:rPr>
            </w:pPr>
            <w:r>
              <w:rPr>
                <w:color w:val="000000" w:themeColor="text1"/>
              </w:rPr>
              <w:t>BCM, AVPIM, DAPL, DAPR, PCM</w:t>
            </w:r>
          </w:p>
        </w:tc>
      </w:tr>
      <w:tr w:rsidR="00C24421" w:rsidRPr="00922826" w14:paraId="1C8E3270" w14:textId="77777777" w:rsidTr="00D41564">
        <w:tc>
          <w:tcPr>
            <w:tcW w:w="2093" w:type="dxa"/>
          </w:tcPr>
          <w:p w14:paraId="72852CD0" w14:textId="77777777" w:rsidR="00C24421" w:rsidRPr="0008696C" w:rsidRDefault="002C3440" w:rsidP="009E238B">
            <w:pPr>
              <w:rPr>
                <w:color w:val="000000" w:themeColor="text1"/>
              </w:rPr>
            </w:pPr>
            <w:r>
              <w:rPr>
                <w:color w:val="000000" w:themeColor="text1"/>
              </w:rPr>
              <w:t>MSCAN1</w:t>
            </w:r>
          </w:p>
        </w:tc>
        <w:tc>
          <w:tcPr>
            <w:tcW w:w="1412" w:type="dxa"/>
          </w:tcPr>
          <w:p w14:paraId="7A1519AD" w14:textId="77777777" w:rsidR="00C24421" w:rsidRPr="0008696C" w:rsidRDefault="002C3440" w:rsidP="009E238B">
            <w:pPr>
              <w:rPr>
                <w:color w:val="000000" w:themeColor="text1"/>
              </w:rPr>
            </w:pPr>
            <w:r>
              <w:rPr>
                <w:color w:val="000000" w:themeColor="text1"/>
              </w:rPr>
              <w:t>MSCAN</w:t>
            </w:r>
          </w:p>
        </w:tc>
        <w:tc>
          <w:tcPr>
            <w:tcW w:w="3011" w:type="dxa"/>
          </w:tcPr>
          <w:p w14:paraId="1686F444" w14:textId="77777777" w:rsidR="00C24421" w:rsidRPr="0008696C" w:rsidRDefault="002C3440" w:rsidP="009E238B">
            <w:pPr>
              <w:rPr>
                <w:color w:val="000000" w:themeColor="text1"/>
              </w:rPr>
            </w:pPr>
            <w:r>
              <w:rPr>
                <w:color w:val="000000" w:themeColor="text1"/>
              </w:rPr>
              <w:t>Medium Speed CAN</w:t>
            </w:r>
          </w:p>
        </w:tc>
        <w:tc>
          <w:tcPr>
            <w:tcW w:w="1843" w:type="dxa"/>
          </w:tcPr>
          <w:p w14:paraId="52559644" w14:textId="77777777" w:rsidR="00C24421" w:rsidRPr="0008696C" w:rsidRDefault="00C24421" w:rsidP="009E238B">
            <w:pPr>
              <w:rPr>
                <w:color w:val="000000" w:themeColor="text1"/>
              </w:rPr>
            </w:pPr>
          </w:p>
        </w:tc>
        <w:tc>
          <w:tcPr>
            <w:tcW w:w="1841" w:type="dxa"/>
          </w:tcPr>
          <w:p w14:paraId="38728612" w14:textId="77777777" w:rsidR="00C24421" w:rsidRPr="0008696C" w:rsidRDefault="002C3440" w:rsidP="009E238B">
            <w:pPr>
              <w:rPr>
                <w:color w:val="000000" w:themeColor="text1"/>
              </w:rPr>
            </w:pPr>
            <w:r>
              <w:rPr>
                <w:color w:val="000000" w:themeColor="text1"/>
              </w:rPr>
              <w:t>RGTM</w:t>
            </w:r>
          </w:p>
        </w:tc>
      </w:tr>
      <w:tr w:rsidR="00C24421" w:rsidRPr="00922826" w14:paraId="2EF2FB59" w14:textId="77777777" w:rsidTr="00D41564">
        <w:tc>
          <w:tcPr>
            <w:tcW w:w="2093" w:type="dxa"/>
          </w:tcPr>
          <w:p w14:paraId="1631BA9F" w14:textId="77777777" w:rsidR="00C24421" w:rsidRPr="0008696C" w:rsidRDefault="002C3440" w:rsidP="009E238B">
            <w:pPr>
              <w:rPr>
                <w:color w:val="000000" w:themeColor="text1"/>
              </w:rPr>
            </w:pPr>
            <w:r>
              <w:rPr>
                <w:color w:val="000000" w:themeColor="text1"/>
              </w:rPr>
              <w:t>HS3CAN</w:t>
            </w:r>
          </w:p>
        </w:tc>
        <w:tc>
          <w:tcPr>
            <w:tcW w:w="1412" w:type="dxa"/>
          </w:tcPr>
          <w:p w14:paraId="0CD127A1" w14:textId="77777777" w:rsidR="00C24421" w:rsidRPr="0008696C" w:rsidRDefault="002C3440" w:rsidP="009E238B">
            <w:pPr>
              <w:rPr>
                <w:color w:val="000000" w:themeColor="text1"/>
              </w:rPr>
            </w:pPr>
            <w:r>
              <w:rPr>
                <w:color w:val="000000" w:themeColor="text1"/>
              </w:rPr>
              <w:t>HSCAN</w:t>
            </w:r>
          </w:p>
        </w:tc>
        <w:tc>
          <w:tcPr>
            <w:tcW w:w="3011" w:type="dxa"/>
          </w:tcPr>
          <w:p w14:paraId="4EE9F200" w14:textId="77777777" w:rsidR="00C24421" w:rsidRPr="0008696C" w:rsidRDefault="002C3440" w:rsidP="009E238B">
            <w:pPr>
              <w:rPr>
                <w:color w:val="000000" w:themeColor="text1"/>
              </w:rPr>
            </w:pPr>
            <w:r>
              <w:rPr>
                <w:color w:val="000000" w:themeColor="text1"/>
              </w:rPr>
              <w:t>High Speed CAN Network 3</w:t>
            </w:r>
          </w:p>
        </w:tc>
        <w:tc>
          <w:tcPr>
            <w:tcW w:w="1843" w:type="dxa"/>
          </w:tcPr>
          <w:p w14:paraId="7FF5D1C6" w14:textId="77777777" w:rsidR="00C24421" w:rsidRPr="0008696C" w:rsidRDefault="00C24421" w:rsidP="009E238B">
            <w:pPr>
              <w:rPr>
                <w:color w:val="000000" w:themeColor="text1"/>
              </w:rPr>
            </w:pPr>
          </w:p>
        </w:tc>
        <w:tc>
          <w:tcPr>
            <w:tcW w:w="1841" w:type="dxa"/>
          </w:tcPr>
          <w:p w14:paraId="147D88BA" w14:textId="2C2E3358" w:rsidR="00C24421" w:rsidRPr="0008696C" w:rsidRDefault="002C3440" w:rsidP="009E238B">
            <w:pPr>
              <w:rPr>
                <w:color w:val="000000" w:themeColor="text1"/>
              </w:rPr>
            </w:pPr>
            <w:r>
              <w:rPr>
                <w:color w:val="000000" w:themeColor="text1"/>
              </w:rPr>
              <w:t>IPC, APIM</w:t>
            </w:r>
            <w:r w:rsidR="00F373CF">
              <w:rPr>
                <w:color w:val="000000" w:themeColor="text1"/>
              </w:rPr>
              <w:t>/</w:t>
            </w:r>
            <w:r w:rsidR="00F373CF" w:rsidRPr="00F373CF">
              <w:rPr>
                <w:color w:val="000000" w:themeColor="text1"/>
                <w:highlight w:val="cyan"/>
              </w:rPr>
              <w:t>APIM_CDC</w:t>
            </w:r>
          </w:p>
        </w:tc>
      </w:tr>
      <w:tr w:rsidR="00D41564" w:rsidRPr="00922826" w14:paraId="18685ED9" w14:textId="77777777" w:rsidTr="00D41564">
        <w:tc>
          <w:tcPr>
            <w:tcW w:w="2093" w:type="dxa"/>
          </w:tcPr>
          <w:p w14:paraId="201D180D" w14:textId="198CEF64" w:rsidR="00D41564" w:rsidRPr="00D41564" w:rsidRDefault="00D41564" w:rsidP="009E238B">
            <w:pPr>
              <w:rPr>
                <w:color w:val="000000" w:themeColor="text1"/>
                <w:highlight w:val="cyan"/>
              </w:rPr>
            </w:pPr>
            <w:r w:rsidRPr="00D41564">
              <w:rPr>
                <w:color w:val="000000" w:themeColor="text1"/>
                <w:highlight w:val="cyan"/>
              </w:rPr>
              <w:t>Ethernet</w:t>
            </w:r>
          </w:p>
        </w:tc>
        <w:tc>
          <w:tcPr>
            <w:tcW w:w="1412" w:type="dxa"/>
          </w:tcPr>
          <w:p w14:paraId="173070C9" w14:textId="5CD8CADE" w:rsidR="00D41564" w:rsidRPr="00D41564" w:rsidRDefault="00D41564" w:rsidP="009E238B">
            <w:pPr>
              <w:rPr>
                <w:color w:val="000000" w:themeColor="text1"/>
                <w:highlight w:val="cyan"/>
              </w:rPr>
            </w:pPr>
            <w:r w:rsidRPr="00D41564">
              <w:rPr>
                <w:color w:val="000000" w:themeColor="text1"/>
                <w:highlight w:val="cyan"/>
              </w:rPr>
              <w:t xml:space="preserve">SOA </w:t>
            </w:r>
          </w:p>
        </w:tc>
        <w:tc>
          <w:tcPr>
            <w:tcW w:w="3011" w:type="dxa"/>
          </w:tcPr>
          <w:p w14:paraId="38637C21" w14:textId="5690EFD6" w:rsidR="00D41564" w:rsidRPr="00D41564" w:rsidRDefault="00D41564" w:rsidP="009E238B">
            <w:pPr>
              <w:rPr>
                <w:color w:val="000000" w:themeColor="text1"/>
                <w:highlight w:val="cyan"/>
              </w:rPr>
            </w:pPr>
            <w:r w:rsidRPr="00D41564">
              <w:rPr>
                <w:color w:val="000000" w:themeColor="text1"/>
                <w:highlight w:val="cyan"/>
              </w:rPr>
              <w:t>Service Oriented Architecture</w:t>
            </w:r>
          </w:p>
        </w:tc>
        <w:tc>
          <w:tcPr>
            <w:tcW w:w="1843" w:type="dxa"/>
          </w:tcPr>
          <w:p w14:paraId="5B9DBECD" w14:textId="77777777" w:rsidR="00D41564" w:rsidRPr="00D41564" w:rsidRDefault="00D41564" w:rsidP="009E238B">
            <w:pPr>
              <w:rPr>
                <w:color w:val="000000" w:themeColor="text1"/>
                <w:highlight w:val="cyan"/>
              </w:rPr>
            </w:pPr>
          </w:p>
        </w:tc>
        <w:tc>
          <w:tcPr>
            <w:tcW w:w="1841" w:type="dxa"/>
          </w:tcPr>
          <w:p w14:paraId="4DAD9CE2" w14:textId="45AB2E3B" w:rsidR="00D41564" w:rsidRDefault="00D41564" w:rsidP="009E238B">
            <w:pPr>
              <w:rPr>
                <w:color w:val="000000" w:themeColor="text1"/>
              </w:rPr>
            </w:pPr>
            <w:r w:rsidRPr="00D41564">
              <w:rPr>
                <w:color w:val="000000" w:themeColor="text1"/>
                <w:highlight w:val="cyan"/>
              </w:rPr>
              <w:t>ECG, AVPIM, DAPL, DAPR, BCM, DXP_FL, DXP_FR, DXP_RL, DXP_RR</w:t>
            </w:r>
          </w:p>
        </w:tc>
      </w:tr>
    </w:tbl>
    <w:p w14:paraId="4D962D15" w14:textId="77777777" w:rsidR="00357CED" w:rsidRPr="0008696C" w:rsidRDefault="00357CED" w:rsidP="009E238B">
      <w:pPr>
        <w:pStyle w:val="Caption"/>
        <w:rPr>
          <w:color w:val="000000" w:themeColor="text1"/>
        </w:rPr>
      </w:pPr>
      <w:bookmarkStart w:id="110" w:name="_Toc444778292"/>
      <w:bookmarkStart w:id="111" w:name="_Toc455752897"/>
      <w:bookmarkStart w:id="112" w:name="_Toc520108490"/>
      <w:bookmarkStart w:id="113" w:name="_Toc25584418"/>
      <w:r w:rsidRPr="0008696C">
        <w:rPr>
          <w:color w:val="000000" w:themeColor="text1"/>
        </w:rPr>
        <w:t xml:space="preserve">Table </w:t>
      </w:r>
      <w:r w:rsidR="007959C2">
        <w:rPr>
          <w:color w:val="000000" w:themeColor="text1"/>
        </w:rPr>
        <w:fldChar w:fldCharType="begin"/>
      </w:r>
      <w:r w:rsidR="007959C2">
        <w:rPr>
          <w:color w:val="000000" w:themeColor="text1"/>
        </w:rPr>
        <w:instrText xml:space="preserve"> SEQ Table \* ARABIC </w:instrText>
      </w:r>
      <w:r w:rsidR="007959C2">
        <w:rPr>
          <w:color w:val="000000" w:themeColor="text1"/>
        </w:rPr>
        <w:fldChar w:fldCharType="separate"/>
      </w:r>
      <w:r w:rsidR="009511B2">
        <w:rPr>
          <w:noProof/>
          <w:color w:val="000000" w:themeColor="text1"/>
        </w:rPr>
        <w:t>9</w:t>
      </w:r>
      <w:r w:rsidR="007959C2">
        <w:rPr>
          <w:color w:val="000000" w:themeColor="text1"/>
        </w:rPr>
        <w:fldChar w:fldCharType="end"/>
      </w:r>
      <w:r w:rsidRPr="0008696C">
        <w:rPr>
          <w:color w:val="000000" w:themeColor="text1"/>
        </w:rPr>
        <w:t xml:space="preserve">: </w:t>
      </w:r>
      <w:r w:rsidR="00DC61B2" w:rsidRPr="009E3B7C">
        <w:rPr>
          <w:rFonts w:cs="Arial"/>
          <w:color w:val="000000" w:themeColor="text1"/>
        </w:rPr>
        <w:t>E/E</w:t>
      </w:r>
      <w:r w:rsidRPr="0008696C">
        <w:rPr>
          <w:color w:val="000000" w:themeColor="text1"/>
        </w:rPr>
        <w:t xml:space="preserve"> Connections</w:t>
      </w:r>
      <w:bookmarkEnd w:id="110"/>
      <w:bookmarkEnd w:id="111"/>
      <w:bookmarkEnd w:id="112"/>
      <w:bookmarkEnd w:id="113"/>
    </w:p>
    <w:p w14:paraId="2DC53B70" w14:textId="77777777" w:rsidR="00B73381" w:rsidRPr="00EE06CE" w:rsidRDefault="00B73381" w:rsidP="009E238B">
      <w:pPr>
        <w:pStyle w:val="Heading4"/>
        <w:rPr>
          <w:lang w:val="en-GB"/>
        </w:rPr>
      </w:pPr>
      <w:bookmarkStart w:id="114" w:name="_Toc32332113"/>
      <w:r w:rsidRPr="00BE1702">
        <w:t>Signal</w:t>
      </w:r>
      <w:r w:rsidRPr="00EE06CE">
        <w:rPr>
          <w:lang w:val="en-GB"/>
        </w:rPr>
        <w:t xml:space="preserve"> List</w:t>
      </w:r>
      <w:bookmarkEnd w:id="114"/>
    </w:p>
    <w:p w14:paraId="02860AC9" w14:textId="77777777" w:rsidR="00B73381" w:rsidRPr="009E3B7C" w:rsidRDefault="00B73381" w:rsidP="009E238B">
      <w:pPr>
        <w:shd w:val="clear" w:color="auto" w:fill="D6E3BC" w:themeFill="accent3" w:themeFillTint="66"/>
        <w:rPr>
          <w:rFonts w:cs="Arial"/>
          <w:lang w:val="en-GB"/>
        </w:rPr>
      </w:pPr>
      <w:r w:rsidRPr="006D5952">
        <w:rPr>
          <w:rFonts w:cs="Arial"/>
          <w:b/>
          <w:i/>
          <w:color w:val="808080" w:themeColor="background1" w:themeShade="80"/>
        </w:rPr>
        <w:t>#Hint:</w:t>
      </w:r>
      <w:r w:rsidRPr="009E3B7C">
        <w:rPr>
          <w:rFonts w:cs="Arial"/>
          <w:i/>
          <w:color w:val="808080" w:themeColor="background1" w:themeShade="80"/>
        </w:rPr>
        <w:t xml:space="preserve"> Refer to the</w:t>
      </w:r>
      <w:r w:rsidR="001A3059">
        <w:rPr>
          <w:rFonts w:cs="Arial"/>
          <w:i/>
          <w:color w:val="808080" w:themeColor="background1" w:themeShade="80"/>
        </w:rPr>
        <w:t xml:space="preserve"> </w:t>
      </w:r>
      <w:hyperlink w:anchor="_Data_Dictionary" w:history="1">
        <w:r w:rsidR="001A3059" w:rsidRPr="001A3059">
          <w:rPr>
            <w:rStyle w:val="Hyperlink"/>
            <w:rFonts w:cs="Arial"/>
            <w:i/>
          </w:rPr>
          <w:t>Data Dictionary</w:t>
        </w:r>
      </w:hyperlink>
      <w:r w:rsidR="001A3059">
        <w:rPr>
          <w:rFonts w:cs="Arial"/>
          <w:i/>
          <w:color w:val="808080" w:themeColor="background1" w:themeShade="80"/>
        </w:rPr>
        <w:t xml:space="preserve"> - </w:t>
      </w:r>
      <w:hyperlink w:anchor="_Technical_Signals" w:history="1">
        <w:r w:rsidR="001A3059" w:rsidRPr="001A3059">
          <w:rPr>
            <w:rStyle w:val="Hyperlink"/>
            <w:rFonts w:cs="Arial"/>
            <w:i/>
          </w:rPr>
          <w:t>Technical Signals</w:t>
        </w:r>
      </w:hyperlink>
      <w:r w:rsidRPr="009E3B7C">
        <w:rPr>
          <w:rFonts w:cs="Arial"/>
          <w:i/>
          <w:color w:val="808080" w:themeColor="background1" w:themeShade="80"/>
        </w:rPr>
        <w:t>.</w:t>
      </w:r>
    </w:p>
    <w:p w14:paraId="3E00C0B7" w14:textId="77777777" w:rsidR="00F47F25" w:rsidRDefault="006E407E" w:rsidP="00C27B5D">
      <w:pPr>
        <w:pStyle w:val="Heading2"/>
        <w:keepNext/>
        <w:rPr>
          <w:lang w:val="en-GB"/>
        </w:rPr>
      </w:pPr>
      <w:bookmarkStart w:id="115" w:name="_Toc32332114"/>
      <w:r w:rsidRPr="00B73381">
        <w:rPr>
          <w:lang w:val="en-GB"/>
        </w:rPr>
        <w:lastRenderedPageBreak/>
        <w:t>Function Deployment</w:t>
      </w:r>
      <w:bookmarkEnd w:id="115"/>
    </w:p>
    <w:p w14:paraId="3DEDEFFE" w14:textId="77777777" w:rsidR="008F7079" w:rsidRPr="009E3B7C" w:rsidRDefault="008F7079" w:rsidP="00C27B5D">
      <w:pPr>
        <w:keepNext/>
        <w:rPr>
          <w:rFonts w:cs="Arial"/>
          <w:lang w:val="en-GB"/>
        </w:rPr>
      </w:pPr>
    </w:p>
    <w:p w14:paraId="6C1CAFFF" w14:textId="10518F4E" w:rsidR="008F7079" w:rsidRDefault="001D17FF" w:rsidP="00FC32DE">
      <w:pPr>
        <w:jc w:val="center"/>
      </w:pPr>
      <w:r>
        <w:object w:dxaOrig="23490" w:dyaOrig="11100" w14:anchorId="4D4F3345">
          <v:shape id="_x0000_i1047" type="#_x0000_t75" style="width:566.35pt;height:270.8pt" o:ole="">
            <v:imagedata r:id="rId27" o:title=""/>
          </v:shape>
          <o:OLEObject Type="Embed" ProgID="Visio.Drawing.15" ShapeID="_x0000_i1047" DrawAspect="Content" ObjectID="_1683532567" r:id="rId28"/>
        </w:object>
      </w:r>
    </w:p>
    <w:p w14:paraId="2398C9D7" w14:textId="77777777" w:rsidR="00043A8C" w:rsidRPr="009E3B7C" w:rsidRDefault="00043A8C" w:rsidP="009E238B">
      <w:pPr>
        <w:rPr>
          <w:rFonts w:cs="Arial"/>
        </w:rPr>
      </w:pPr>
    </w:p>
    <w:p w14:paraId="37840EDA" w14:textId="77777777" w:rsidR="008F7079" w:rsidRPr="009E3B7C" w:rsidRDefault="008F7079" w:rsidP="009E238B">
      <w:pPr>
        <w:pStyle w:val="Caption"/>
        <w:rPr>
          <w:rFonts w:cs="Arial"/>
        </w:rPr>
      </w:pPr>
      <w:r w:rsidRPr="009E3B7C">
        <w:rPr>
          <w:rFonts w:cs="Arial"/>
        </w:rPr>
        <w:t xml:space="preserve">Figure </w:t>
      </w:r>
      <w:r w:rsidR="00CA2C9F" w:rsidRPr="009E3B7C">
        <w:rPr>
          <w:rFonts w:cs="Arial"/>
        </w:rPr>
        <w:t>7</w:t>
      </w:r>
      <w:r w:rsidRPr="009E3B7C">
        <w:rPr>
          <w:rFonts w:cs="Arial"/>
        </w:rPr>
        <w:t xml:space="preserve">: </w:t>
      </w:r>
      <w:r w:rsidR="00295310">
        <w:rPr>
          <w:rFonts w:cs="Arial"/>
        </w:rPr>
        <w:t>Deploy</w:t>
      </w:r>
      <w:r w:rsidR="00655CE7">
        <w:rPr>
          <w:rFonts w:cs="Arial"/>
        </w:rPr>
        <w:t>ment Diagram</w:t>
      </w:r>
    </w:p>
    <w:p w14:paraId="603AA18D" w14:textId="77777777" w:rsidR="00357CED" w:rsidRPr="00C77234" w:rsidRDefault="00357CED" w:rsidP="009E238B"/>
    <w:p w14:paraId="44548EB1" w14:textId="77777777" w:rsidR="00357CED" w:rsidRDefault="00357CED" w:rsidP="009E238B">
      <w:pPr>
        <w:pStyle w:val="Heading3"/>
      </w:pPr>
      <w:bookmarkStart w:id="116" w:name="_Toc444778254"/>
      <w:bookmarkStart w:id="117" w:name="_Toc481143812"/>
      <w:bookmarkStart w:id="118" w:name="_Toc32332115"/>
      <w:r>
        <w:t>Function Allocation</w:t>
      </w:r>
      <w:bookmarkEnd w:id="116"/>
      <w:bookmarkEnd w:id="117"/>
      <w:bookmarkEnd w:id="118"/>
    </w:p>
    <w:p w14:paraId="7AF2E86D" w14:textId="77777777" w:rsidR="00357CED" w:rsidRDefault="00357CED" w:rsidP="009E238B">
      <w:pPr>
        <w:pStyle w:val="BaseText"/>
        <w:rPr>
          <w:rFonts w:ascii="Arial" w:hAnsi="Arial" w:cs="Arial"/>
        </w:rPr>
      </w:pPr>
    </w:p>
    <w:tbl>
      <w:tblPr>
        <w:tblW w:w="157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47"/>
        <w:gridCol w:w="3793"/>
        <w:gridCol w:w="5166"/>
        <w:gridCol w:w="5548"/>
      </w:tblGrid>
      <w:tr w:rsidR="008D115F" w:rsidRPr="00806774" w14:paraId="29843374" w14:textId="77777777" w:rsidTr="009B4931">
        <w:trPr>
          <w:gridAfter w:val="1"/>
          <w:wAfter w:w="5548" w:type="dxa"/>
        </w:trPr>
        <w:tc>
          <w:tcPr>
            <w:tcW w:w="1247" w:type="dxa"/>
            <w:shd w:val="clear" w:color="auto" w:fill="D9D9D9" w:themeFill="background1" w:themeFillShade="D9"/>
          </w:tcPr>
          <w:p w14:paraId="53CB8C6A" w14:textId="77777777" w:rsidR="008D115F" w:rsidRPr="00806774" w:rsidRDefault="008D115F" w:rsidP="009E238B">
            <w:pPr>
              <w:ind w:right="86"/>
              <w:jc w:val="center"/>
              <w:rPr>
                <w:rFonts w:cs="Arial"/>
                <w:b/>
              </w:rPr>
            </w:pPr>
            <w:r>
              <w:rPr>
                <w:rFonts w:cs="Arial"/>
                <w:b/>
              </w:rPr>
              <w:t>Function ID</w:t>
            </w:r>
          </w:p>
        </w:tc>
        <w:tc>
          <w:tcPr>
            <w:tcW w:w="3793" w:type="dxa"/>
            <w:shd w:val="clear" w:color="auto" w:fill="D9D9D9" w:themeFill="background1" w:themeFillShade="D9"/>
          </w:tcPr>
          <w:p w14:paraId="42D6B139" w14:textId="77777777" w:rsidR="008D115F" w:rsidRPr="00806774" w:rsidRDefault="003F58CF" w:rsidP="009E238B">
            <w:pPr>
              <w:ind w:right="86"/>
              <w:jc w:val="center"/>
              <w:rPr>
                <w:rFonts w:cs="Arial"/>
                <w:b/>
              </w:rPr>
            </w:pPr>
            <w:r>
              <w:rPr>
                <w:rFonts w:cs="Arial"/>
                <w:b/>
              </w:rPr>
              <w:t xml:space="preserve">Logical </w:t>
            </w:r>
            <w:r w:rsidR="008D115F" w:rsidRPr="00806774">
              <w:rPr>
                <w:rFonts w:cs="Arial"/>
                <w:b/>
              </w:rPr>
              <w:t xml:space="preserve">Function </w:t>
            </w:r>
            <w:r w:rsidR="008D115F">
              <w:rPr>
                <w:rFonts w:cs="Arial"/>
                <w:b/>
              </w:rPr>
              <w:t>Name</w:t>
            </w:r>
          </w:p>
        </w:tc>
        <w:tc>
          <w:tcPr>
            <w:tcW w:w="5166" w:type="dxa"/>
            <w:shd w:val="clear" w:color="auto" w:fill="D9D9D9" w:themeFill="background1" w:themeFillShade="D9"/>
          </w:tcPr>
          <w:p w14:paraId="4159B511" w14:textId="77777777" w:rsidR="008D115F" w:rsidRDefault="008D115F" w:rsidP="009E238B">
            <w:pPr>
              <w:ind w:right="86"/>
              <w:jc w:val="center"/>
              <w:rPr>
                <w:rFonts w:cs="Arial"/>
                <w:b/>
              </w:rPr>
            </w:pPr>
            <w:r>
              <w:rPr>
                <w:rFonts w:cs="Arial"/>
                <w:b/>
              </w:rPr>
              <w:t>Component Name</w:t>
            </w:r>
          </w:p>
        </w:tc>
      </w:tr>
      <w:tr w:rsidR="00D17345" w:rsidRPr="00954E9B" w14:paraId="3FB66C38" w14:textId="77777777" w:rsidTr="009B4931">
        <w:trPr>
          <w:gridAfter w:val="1"/>
          <w:wAfter w:w="5548" w:type="dxa"/>
        </w:trPr>
        <w:tc>
          <w:tcPr>
            <w:tcW w:w="1247" w:type="dxa"/>
          </w:tcPr>
          <w:p w14:paraId="4FB6C0A8" w14:textId="77777777" w:rsidR="00D17345" w:rsidRPr="00806774" w:rsidRDefault="00D17345" w:rsidP="00D17345"/>
        </w:tc>
        <w:tc>
          <w:tcPr>
            <w:tcW w:w="3793" w:type="dxa"/>
          </w:tcPr>
          <w:p w14:paraId="3109CCDE" w14:textId="166692DB" w:rsidR="00D17345" w:rsidRPr="00954E9B" w:rsidRDefault="00D17345" w:rsidP="00D17345">
            <w:pPr>
              <w:pStyle w:val="scriptNormal"/>
              <w:rPr>
                <w:color w:val="000000" w:themeColor="text1"/>
              </w:rPr>
            </w:pPr>
            <w:r w:rsidRPr="00954E9B">
              <w:rPr>
                <w:color w:val="000000"/>
              </w:rPr>
              <w:t>BEC Open/Close Requests</w:t>
            </w:r>
          </w:p>
        </w:tc>
        <w:tc>
          <w:tcPr>
            <w:tcW w:w="5166" w:type="dxa"/>
          </w:tcPr>
          <w:p w14:paraId="60052056" w14:textId="77777777" w:rsidR="00D17345" w:rsidRPr="00954E9B" w:rsidRDefault="00D17345" w:rsidP="00D17345">
            <w:r w:rsidRPr="00954E9B">
              <w:t>BCM</w:t>
            </w:r>
          </w:p>
        </w:tc>
      </w:tr>
      <w:tr w:rsidR="006431A6" w:rsidRPr="00954E9B" w14:paraId="7A5695E7" w14:textId="77777777" w:rsidTr="009B4931">
        <w:trPr>
          <w:gridAfter w:val="1"/>
          <w:wAfter w:w="5548" w:type="dxa"/>
        </w:trPr>
        <w:tc>
          <w:tcPr>
            <w:tcW w:w="1247" w:type="dxa"/>
          </w:tcPr>
          <w:p w14:paraId="6C50C526" w14:textId="77777777" w:rsidR="00A63894" w:rsidRPr="00954E9B" w:rsidRDefault="00A63894" w:rsidP="00A63894"/>
        </w:tc>
        <w:tc>
          <w:tcPr>
            <w:tcW w:w="3793" w:type="dxa"/>
          </w:tcPr>
          <w:p w14:paraId="71A8391D" w14:textId="2C0374E3" w:rsidR="00A63894" w:rsidRPr="00954E9B" w:rsidRDefault="00A63894" w:rsidP="00A63894">
            <w:pPr>
              <w:pStyle w:val="scriptNormal"/>
              <w:rPr>
                <w:color w:val="auto"/>
              </w:rPr>
            </w:pPr>
            <w:r w:rsidRPr="00954E9B">
              <w:rPr>
                <w:color w:val="auto"/>
              </w:rPr>
              <w:t xml:space="preserve">BEC center stack </w:t>
            </w:r>
            <w:r w:rsidR="00CC1DA6" w:rsidRPr="00954E9B">
              <w:rPr>
                <w:color w:val="auto"/>
              </w:rPr>
              <w:t>o</w:t>
            </w:r>
            <w:r w:rsidRPr="00954E9B">
              <w:rPr>
                <w:color w:val="auto"/>
              </w:rPr>
              <w:t>pen/Close Requests</w:t>
            </w:r>
          </w:p>
        </w:tc>
        <w:tc>
          <w:tcPr>
            <w:tcW w:w="5166" w:type="dxa"/>
          </w:tcPr>
          <w:p w14:paraId="5DA41215" w14:textId="480E5BFA" w:rsidR="00A63894" w:rsidRPr="00954E9B" w:rsidRDefault="00CF0D5E" w:rsidP="00A63894">
            <w:r w:rsidRPr="00954E9B">
              <w:t>APIM</w:t>
            </w:r>
            <w:r w:rsidR="00F373CF">
              <w:t>/ APIM_CDC</w:t>
            </w:r>
          </w:p>
        </w:tc>
      </w:tr>
      <w:tr w:rsidR="009B4931" w:rsidRPr="00954E9B" w14:paraId="0717E45B" w14:textId="77777777" w:rsidTr="009B4931">
        <w:trPr>
          <w:gridAfter w:val="1"/>
          <w:wAfter w:w="5548" w:type="dxa"/>
        </w:trPr>
        <w:tc>
          <w:tcPr>
            <w:tcW w:w="1247" w:type="dxa"/>
          </w:tcPr>
          <w:p w14:paraId="114F9F68" w14:textId="77777777" w:rsidR="009B4931" w:rsidRPr="00954E9B" w:rsidRDefault="009B4931" w:rsidP="00A63894"/>
        </w:tc>
        <w:tc>
          <w:tcPr>
            <w:tcW w:w="3793" w:type="dxa"/>
          </w:tcPr>
          <w:p w14:paraId="36A3109B" w14:textId="02D9DEAE" w:rsidR="009B4931" w:rsidRPr="00954E9B" w:rsidRDefault="009B4931" w:rsidP="00A63894">
            <w:pPr>
              <w:pStyle w:val="scriptNormal"/>
              <w:rPr>
                <w:color w:val="auto"/>
              </w:rPr>
            </w:pPr>
            <w:r w:rsidRPr="00954E9B">
              <w:rPr>
                <w:color w:val="auto"/>
              </w:rPr>
              <w:t>Verify BEC center stack open/Close count</w:t>
            </w:r>
          </w:p>
        </w:tc>
        <w:tc>
          <w:tcPr>
            <w:tcW w:w="5166" w:type="dxa"/>
          </w:tcPr>
          <w:p w14:paraId="28C0CA26" w14:textId="282F8688" w:rsidR="009B4931" w:rsidRPr="00954E9B" w:rsidRDefault="009B4931" w:rsidP="00A63894">
            <w:r w:rsidRPr="00954E9B">
              <w:t>BCM</w:t>
            </w:r>
          </w:p>
        </w:tc>
      </w:tr>
      <w:tr w:rsidR="00D17345" w:rsidRPr="00954E9B" w14:paraId="63B3B061" w14:textId="77777777" w:rsidTr="009B4931">
        <w:trPr>
          <w:gridAfter w:val="1"/>
          <w:wAfter w:w="5548" w:type="dxa"/>
        </w:trPr>
        <w:tc>
          <w:tcPr>
            <w:tcW w:w="1247" w:type="dxa"/>
          </w:tcPr>
          <w:p w14:paraId="5462662D" w14:textId="77777777" w:rsidR="00D17345" w:rsidRPr="00954E9B" w:rsidRDefault="00D17345" w:rsidP="00D17345"/>
        </w:tc>
        <w:tc>
          <w:tcPr>
            <w:tcW w:w="3793" w:type="dxa"/>
          </w:tcPr>
          <w:p w14:paraId="5DF6B146" w14:textId="26A94D63" w:rsidR="00D17345" w:rsidRPr="00954E9B" w:rsidRDefault="00D17345" w:rsidP="00D17345">
            <w:pPr>
              <w:pStyle w:val="scriptNormal"/>
              <w:rPr>
                <w:color w:val="000000" w:themeColor="text1"/>
              </w:rPr>
            </w:pPr>
            <w:r w:rsidRPr="00954E9B">
              <w:rPr>
                <w:color w:val="000000"/>
              </w:rPr>
              <w:t>BEC Remote Access</w:t>
            </w:r>
            <w:r w:rsidR="006A3EE8">
              <w:rPr>
                <w:color w:val="000000"/>
              </w:rPr>
              <w:t xml:space="preserve"> </w:t>
            </w:r>
            <w:r w:rsidR="006A3EE8" w:rsidRPr="001D17FF">
              <w:rPr>
                <w:color w:val="000000"/>
              </w:rPr>
              <w:t>request</w:t>
            </w:r>
          </w:p>
        </w:tc>
        <w:tc>
          <w:tcPr>
            <w:tcW w:w="5166" w:type="dxa"/>
          </w:tcPr>
          <w:p w14:paraId="5BFBBDF8" w14:textId="77777777" w:rsidR="00D17345" w:rsidRPr="00954E9B" w:rsidRDefault="00D17345" w:rsidP="00D17345">
            <w:r w:rsidRPr="00954E9B">
              <w:t>BCM</w:t>
            </w:r>
          </w:p>
        </w:tc>
      </w:tr>
      <w:tr w:rsidR="009E1D6F" w:rsidRPr="00954E9B" w14:paraId="59A8FB4D" w14:textId="77777777" w:rsidTr="009B4931">
        <w:trPr>
          <w:gridAfter w:val="1"/>
          <w:wAfter w:w="5548" w:type="dxa"/>
        </w:trPr>
        <w:tc>
          <w:tcPr>
            <w:tcW w:w="1247" w:type="dxa"/>
          </w:tcPr>
          <w:p w14:paraId="21636F15" w14:textId="77777777" w:rsidR="009E1D6F" w:rsidRPr="00954E9B" w:rsidRDefault="009E1D6F" w:rsidP="00D17345"/>
        </w:tc>
        <w:tc>
          <w:tcPr>
            <w:tcW w:w="3793" w:type="dxa"/>
          </w:tcPr>
          <w:p w14:paraId="7EA94A26" w14:textId="7A47E2EE" w:rsidR="009E1D6F" w:rsidRPr="009E1D6F" w:rsidRDefault="009E1D6F" w:rsidP="00D17345">
            <w:pPr>
              <w:pStyle w:val="scriptNormal"/>
              <w:rPr>
                <w:color w:val="000000"/>
                <w:highlight w:val="cyan"/>
              </w:rPr>
            </w:pPr>
            <w:r w:rsidRPr="009E1D6F">
              <w:rPr>
                <w:color w:val="000000"/>
                <w:highlight w:val="cyan"/>
              </w:rPr>
              <w:t>BEC Remote Service request</w:t>
            </w:r>
          </w:p>
        </w:tc>
        <w:tc>
          <w:tcPr>
            <w:tcW w:w="5166" w:type="dxa"/>
          </w:tcPr>
          <w:p w14:paraId="3F8E859F" w14:textId="19A8205A" w:rsidR="009E1D6F" w:rsidRPr="00954E9B" w:rsidRDefault="009E1D6F" w:rsidP="00D17345">
            <w:r w:rsidRPr="009E1D6F">
              <w:rPr>
                <w:highlight w:val="cyan"/>
              </w:rPr>
              <w:t>ECG</w:t>
            </w:r>
          </w:p>
        </w:tc>
      </w:tr>
      <w:tr w:rsidR="00D17345" w:rsidRPr="00954E9B" w14:paraId="7EE239A9" w14:textId="77777777" w:rsidTr="009B4931">
        <w:trPr>
          <w:gridAfter w:val="1"/>
          <w:wAfter w:w="5548" w:type="dxa"/>
        </w:trPr>
        <w:tc>
          <w:tcPr>
            <w:tcW w:w="1247" w:type="dxa"/>
          </w:tcPr>
          <w:p w14:paraId="7F82588B" w14:textId="77777777" w:rsidR="00D17345" w:rsidRPr="00954E9B" w:rsidRDefault="00D17345" w:rsidP="00D17345"/>
        </w:tc>
        <w:tc>
          <w:tcPr>
            <w:tcW w:w="3793" w:type="dxa"/>
          </w:tcPr>
          <w:p w14:paraId="468BCE7F" w14:textId="77777777" w:rsidR="00D17345" w:rsidRPr="00954E9B" w:rsidRDefault="00D17345" w:rsidP="00D17345">
            <w:pPr>
              <w:pStyle w:val="scriptNormal"/>
              <w:rPr>
                <w:color w:val="000000" w:themeColor="text1"/>
              </w:rPr>
            </w:pPr>
            <w:r w:rsidRPr="00954E9B">
              <w:rPr>
                <w:color w:val="000000"/>
              </w:rPr>
              <w:t>BEC Exterior Switch Enable</w:t>
            </w:r>
          </w:p>
        </w:tc>
        <w:tc>
          <w:tcPr>
            <w:tcW w:w="5166" w:type="dxa"/>
          </w:tcPr>
          <w:p w14:paraId="7C7DBDAB" w14:textId="77777777" w:rsidR="00D17345" w:rsidRPr="00954E9B" w:rsidRDefault="00D17345" w:rsidP="00D17345">
            <w:r w:rsidRPr="00954E9B">
              <w:t>BCM</w:t>
            </w:r>
          </w:p>
        </w:tc>
      </w:tr>
      <w:tr w:rsidR="00D17345" w:rsidRPr="00954E9B" w14:paraId="6A01C6A2" w14:textId="77777777" w:rsidTr="009B4931">
        <w:trPr>
          <w:gridAfter w:val="1"/>
          <w:wAfter w:w="5548" w:type="dxa"/>
        </w:trPr>
        <w:tc>
          <w:tcPr>
            <w:tcW w:w="1247" w:type="dxa"/>
          </w:tcPr>
          <w:p w14:paraId="47CB0201" w14:textId="77777777" w:rsidR="00D17345" w:rsidRPr="00954E9B" w:rsidRDefault="00D17345" w:rsidP="00D17345"/>
        </w:tc>
        <w:tc>
          <w:tcPr>
            <w:tcW w:w="3793" w:type="dxa"/>
          </w:tcPr>
          <w:p w14:paraId="5218B2B5" w14:textId="77777777" w:rsidR="00D17345" w:rsidRPr="00954E9B" w:rsidRDefault="00D17345" w:rsidP="00D17345">
            <w:pPr>
              <w:pStyle w:val="scriptNormal"/>
              <w:rPr>
                <w:color w:val="000000" w:themeColor="text1"/>
              </w:rPr>
            </w:pPr>
            <w:r w:rsidRPr="00954E9B">
              <w:rPr>
                <w:color w:val="000000"/>
              </w:rPr>
              <w:t>BEC Validation of User Requests</w:t>
            </w:r>
          </w:p>
        </w:tc>
        <w:tc>
          <w:tcPr>
            <w:tcW w:w="5166" w:type="dxa"/>
          </w:tcPr>
          <w:p w14:paraId="188CBB7F" w14:textId="77777777" w:rsidR="00D17345" w:rsidRPr="00954E9B" w:rsidRDefault="00D17345" w:rsidP="00D17345">
            <w:r w:rsidRPr="00954E9B">
              <w:t>RGTM</w:t>
            </w:r>
          </w:p>
        </w:tc>
      </w:tr>
      <w:tr w:rsidR="00D17345" w:rsidRPr="00954E9B" w14:paraId="607067E0" w14:textId="77777777" w:rsidTr="009B4931">
        <w:trPr>
          <w:gridAfter w:val="1"/>
          <w:wAfter w:w="5548" w:type="dxa"/>
        </w:trPr>
        <w:tc>
          <w:tcPr>
            <w:tcW w:w="1247" w:type="dxa"/>
          </w:tcPr>
          <w:p w14:paraId="612E2A56" w14:textId="77777777" w:rsidR="00D17345" w:rsidRPr="00954E9B" w:rsidRDefault="00D17345" w:rsidP="00D17345"/>
        </w:tc>
        <w:tc>
          <w:tcPr>
            <w:tcW w:w="3793" w:type="dxa"/>
          </w:tcPr>
          <w:p w14:paraId="431B1E40" w14:textId="74C052D6" w:rsidR="00D17345" w:rsidRPr="00954E9B" w:rsidRDefault="009B4931" w:rsidP="00D17345">
            <w:pPr>
              <w:pStyle w:val="scriptNormal"/>
            </w:pPr>
            <w:r w:rsidRPr="00954E9B">
              <w:rPr>
                <w:color w:val="000000"/>
              </w:rPr>
              <w:t xml:space="preserve">BEC </w:t>
            </w:r>
            <w:r w:rsidR="00D17345" w:rsidRPr="00954E9B">
              <w:rPr>
                <w:color w:val="000000"/>
              </w:rPr>
              <w:t>Arbitration of User Inputs</w:t>
            </w:r>
          </w:p>
        </w:tc>
        <w:tc>
          <w:tcPr>
            <w:tcW w:w="5166" w:type="dxa"/>
          </w:tcPr>
          <w:p w14:paraId="02646481" w14:textId="77777777" w:rsidR="00D17345" w:rsidRPr="00954E9B" w:rsidRDefault="00D17345" w:rsidP="00D17345">
            <w:r w:rsidRPr="00954E9B">
              <w:t>RGTM</w:t>
            </w:r>
          </w:p>
        </w:tc>
      </w:tr>
      <w:tr w:rsidR="00D17345" w:rsidRPr="00954E9B" w14:paraId="2AC93E10" w14:textId="77777777" w:rsidTr="009B4931">
        <w:trPr>
          <w:gridAfter w:val="1"/>
          <w:wAfter w:w="5548" w:type="dxa"/>
        </w:trPr>
        <w:tc>
          <w:tcPr>
            <w:tcW w:w="1247" w:type="dxa"/>
          </w:tcPr>
          <w:p w14:paraId="534DF35D" w14:textId="77777777" w:rsidR="00D17345" w:rsidRPr="00954E9B" w:rsidRDefault="00D17345" w:rsidP="00D17345"/>
        </w:tc>
        <w:tc>
          <w:tcPr>
            <w:tcW w:w="3793" w:type="dxa"/>
          </w:tcPr>
          <w:p w14:paraId="707E1258" w14:textId="172D921E" w:rsidR="00D17345" w:rsidRPr="00954E9B" w:rsidRDefault="00D17345" w:rsidP="00D17345">
            <w:pPr>
              <w:pStyle w:val="scriptNormal"/>
              <w:rPr>
                <w:color w:val="000000" w:themeColor="text1"/>
              </w:rPr>
            </w:pPr>
            <w:r w:rsidRPr="00954E9B">
              <w:rPr>
                <w:color w:val="000000"/>
              </w:rPr>
              <w:t>BEC BEC Position Programming</w:t>
            </w:r>
          </w:p>
        </w:tc>
        <w:tc>
          <w:tcPr>
            <w:tcW w:w="5166" w:type="dxa"/>
          </w:tcPr>
          <w:p w14:paraId="2F92B8D3" w14:textId="77777777" w:rsidR="00D17345" w:rsidRPr="00954E9B" w:rsidRDefault="00D17345" w:rsidP="00D17345">
            <w:r w:rsidRPr="00954E9B">
              <w:t>RGTM</w:t>
            </w:r>
          </w:p>
        </w:tc>
      </w:tr>
      <w:tr w:rsidR="009B4931" w:rsidRPr="00954E9B" w14:paraId="4E42C2CB" w14:textId="77777777" w:rsidTr="009B4931">
        <w:trPr>
          <w:gridAfter w:val="1"/>
          <w:wAfter w:w="5548" w:type="dxa"/>
        </w:trPr>
        <w:tc>
          <w:tcPr>
            <w:tcW w:w="1247" w:type="dxa"/>
          </w:tcPr>
          <w:p w14:paraId="055EA343" w14:textId="77777777" w:rsidR="00D17345" w:rsidRPr="00954E9B" w:rsidRDefault="00D17345" w:rsidP="00D17345"/>
        </w:tc>
        <w:tc>
          <w:tcPr>
            <w:tcW w:w="3793" w:type="dxa"/>
          </w:tcPr>
          <w:p w14:paraId="1AAA04B4" w14:textId="5239DE6C" w:rsidR="00D17345" w:rsidRPr="00954E9B" w:rsidRDefault="009B4931" w:rsidP="00D17345">
            <w:pPr>
              <w:pStyle w:val="scriptNormal"/>
              <w:rPr>
                <w:color w:val="auto"/>
              </w:rPr>
            </w:pPr>
            <w:r w:rsidRPr="00954E9B">
              <w:rPr>
                <w:color w:val="auto"/>
              </w:rPr>
              <w:t>BEC Hands free activa</w:t>
            </w:r>
            <w:r w:rsidR="00F207DD" w:rsidRPr="00954E9B">
              <w:rPr>
                <w:color w:val="auto"/>
              </w:rPr>
              <w:t>t</w:t>
            </w:r>
            <w:r w:rsidRPr="00954E9B">
              <w:rPr>
                <w:color w:val="auto"/>
              </w:rPr>
              <w:t>ion</w:t>
            </w:r>
          </w:p>
        </w:tc>
        <w:tc>
          <w:tcPr>
            <w:tcW w:w="5166" w:type="dxa"/>
          </w:tcPr>
          <w:p w14:paraId="07832C2F" w14:textId="5A696ADE" w:rsidR="00D17345" w:rsidRPr="00954E9B" w:rsidRDefault="009B4931" w:rsidP="00D17345">
            <w:r w:rsidRPr="00954E9B">
              <w:t>BCM</w:t>
            </w:r>
          </w:p>
        </w:tc>
      </w:tr>
      <w:tr w:rsidR="00D17345" w:rsidRPr="00954E9B" w14:paraId="071CC146" w14:textId="77777777" w:rsidTr="009B4931">
        <w:trPr>
          <w:gridAfter w:val="1"/>
          <w:wAfter w:w="5548" w:type="dxa"/>
        </w:trPr>
        <w:tc>
          <w:tcPr>
            <w:tcW w:w="1247" w:type="dxa"/>
          </w:tcPr>
          <w:p w14:paraId="7237B6AA" w14:textId="77777777" w:rsidR="00D17345" w:rsidRPr="00954E9B" w:rsidRDefault="00D17345" w:rsidP="00D17345"/>
        </w:tc>
        <w:tc>
          <w:tcPr>
            <w:tcW w:w="3793" w:type="dxa"/>
          </w:tcPr>
          <w:p w14:paraId="5E679E8D" w14:textId="77777777" w:rsidR="00D17345" w:rsidRPr="00954E9B" w:rsidRDefault="00D17345" w:rsidP="00D17345">
            <w:pPr>
              <w:pStyle w:val="scriptNormal"/>
              <w:rPr>
                <w:color w:val="000000" w:themeColor="text1"/>
              </w:rPr>
            </w:pPr>
            <w:r w:rsidRPr="00954E9B">
              <w:rPr>
                <w:color w:val="000000"/>
              </w:rPr>
              <w:t>Determine BEC Move Request</w:t>
            </w:r>
          </w:p>
        </w:tc>
        <w:tc>
          <w:tcPr>
            <w:tcW w:w="5166" w:type="dxa"/>
          </w:tcPr>
          <w:p w14:paraId="483A7EBC" w14:textId="77777777" w:rsidR="00D17345" w:rsidRPr="00954E9B" w:rsidRDefault="00D17345" w:rsidP="00D17345">
            <w:pPr>
              <w:pStyle w:val="scriptNormal"/>
              <w:rPr>
                <w:color w:val="auto"/>
              </w:rPr>
            </w:pPr>
            <w:r w:rsidRPr="00954E9B">
              <w:rPr>
                <w:color w:val="auto"/>
              </w:rPr>
              <w:t>RGTM</w:t>
            </w:r>
          </w:p>
        </w:tc>
      </w:tr>
      <w:tr w:rsidR="009B4931" w:rsidRPr="00954E9B" w14:paraId="49FB8259" w14:textId="77777777" w:rsidTr="009B4931">
        <w:trPr>
          <w:gridAfter w:val="1"/>
          <w:wAfter w:w="5548" w:type="dxa"/>
        </w:trPr>
        <w:tc>
          <w:tcPr>
            <w:tcW w:w="1247" w:type="dxa"/>
          </w:tcPr>
          <w:p w14:paraId="48AC8A07" w14:textId="77777777" w:rsidR="009B4931" w:rsidRPr="00954E9B" w:rsidRDefault="009B4931" w:rsidP="00D17345"/>
        </w:tc>
        <w:tc>
          <w:tcPr>
            <w:tcW w:w="3793" w:type="dxa"/>
          </w:tcPr>
          <w:p w14:paraId="1E381777" w14:textId="07B42D77" w:rsidR="009B4931" w:rsidRPr="00954E9B" w:rsidRDefault="009B4931" w:rsidP="00D17345">
            <w:pPr>
              <w:pStyle w:val="scriptNormal"/>
              <w:rPr>
                <w:color w:val="auto"/>
              </w:rPr>
            </w:pPr>
            <w:r w:rsidRPr="00954E9B">
              <w:rPr>
                <w:color w:val="auto"/>
              </w:rPr>
              <w:t>BEC verify vehicle stationary</w:t>
            </w:r>
          </w:p>
        </w:tc>
        <w:tc>
          <w:tcPr>
            <w:tcW w:w="5166" w:type="dxa"/>
          </w:tcPr>
          <w:p w14:paraId="68E8E73A" w14:textId="08FBF82D" w:rsidR="009B4931" w:rsidRPr="00954E9B" w:rsidRDefault="009B4931" w:rsidP="00D17345">
            <w:pPr>
              <w:pStyle w:val="scriptNormal"/>
              <w:rPr>
                <w:color w:val="auto"/>
              </w:rPr>
            </w:pPr>
            <w:r w:rsidRPr="00954E9B">
              <w:rPr>
                <w:color w:val="auto"/>
              </w:rPr>
              <w:t>RGTM</w:t>
            </w:r>
          </w:p>
        </w:tc>
      </w:tr>
      <w:tr w:rsidR="00D17345" w:rsidRPr="00954E9B" w14:paraId="21BF0FC5" w14:textId="77777777" w:rsidTr="009B4931">
        <w:trPr>
          <w:gridAfter w:val="1"/>
          <w:wAfter w:w="5548" w:type="dxa"/>
        </w:trPr>
        <w:tc>
          <w:tcPr>
            <w:tcW w:w="1247" w:type="dxa"/>
          </w:tcPr>
          <w:p w14:paraId="752F5F23" w14:textId="77777777" w:rsidR="00D17345" w:rsidRPr="00954E9B" w:rsidRDefault="00D17345" w:rsidP="00D17345"/>
        </w:tc>
        <w:tc>
          <w:tcPr>
            <w:tcW w:w="3793" w:type="dxa"/>
          </w:tcPr>
          <w:p w14:paraId="3561B136" w14:textId="77777777" w:rsidR="00D17345" w:rsidRPr="00954E9B" w:rsidRDefault="00D17345" w:rsidP="00D17345">
            <w:pPr>
              <w:pStyle w:val="scriptNormal"/>
              <w:rPr>
                <w:color w:val="000000" w:themeColor="text1"/>
              </w:rPr>
            </w:pPr>
            <w:r w:rsidRPr="00954E9B">
              <w:rPr>
                <w:color w:val="000000"/>
              </w:rPr>
              <w:t>BEC Audible Feedback</w:t>
            </w:r>
          </w:p>
        </w:tc>
        <w:tc>
          <w:tcPr>
            <w:tcW w:w="5166" w:type="dxa"/>
          </w:tcPr>
          <w:p w14:paraId="7FD822E1" w14:textId="77777777" w:rsidR="00D17345" w:rsidRPr="00954E9B" w:rsidRDefault="00D17345" w:rsidP="00D17345">
            <w:pPr>
              <w:pStyle w:val="scriptNormal"/>
              <w:rPr>
                <w:color w:val="auto"/>
              </w:rPr>
            </w:pPr>
            <w:r w:rsidRPr="00954E9B">
              <w:rPr>
                <w:color w:val="auto"/>
              </w:rPr>
              <w:t>RGTM</w:t>
            </w:r>
          </w:p>
        </w:tc>
      </w:tr>
      <w:tr w:rsidR="001B6E5E" w:rsidRPr="00954E9B" w14:paraId="228A263C" w14:textId="77777777" w:rsidTr="009B4931">
        <w:trPr>
          <w:gridAfter w:val="1"/>
          <w:wAfter w:w="5548" w:type="dxa"/>
        </w:trPr>
        <w:tc>
          <w:tcPr>
            <w:tcW w:w="1247" w:type="dxa"/>
          </w:tcPr>
          <w:p w14:paraId="39CCC020" w14:textId="77777777" w:rsidR="001B6E5E" w:rsidRPr="00954E9B" w:rsidRDefault="001B6E5E" w:rsidP="00D17345"/>
        </w:tc>
        <w:tc>
          <w:tcPr>
            <w:tcW w:w="3793" w:type="dxa"/>
          </w:tcPr>
          <w:p w14:paraId="7EF35101" w14:textId="77777777" w:rsidR="001B6E5E" w:rsidRPr="00954E9B" w:rsidRDefault="001B6E5E" w:rsidP="00D17345">
            <w:pPr>
              <w:pStyle w:val="scriptNormal"/>
              <w:rPr>
                <w:color w:val="000000"/>
              </w:rPr>
            </w:pPr>
            <w:r w:rsidRPr="00954E9B">
              <w:rPr>
                <w:color w:val="000000"/>
              </w:rPr>
              <w:t>BEC Status Feedback</w:t>
            </w:r>
          </w:p>
        </w:tc>
        <w:tc>
          <w:tcPr>
            <w:tcW w:w="5166" w:type="dxa"/>
          </w:tcPr>
          <w:p w14:paraId="57779B35" w14:textId="77777777" w:rsidR="001B6E5E" w:rsidRPr="00954E9B" w:rsidRDefault="001B6E5E" w:rsidP="00D17345">
            <w:pPr>
              <w:pStyle w:val="scriptNormal"/>
              <w:rPr>
                <w:color w:val="auto"/>
              </w:rPr>
            </w:pPr>
            <w:r w:rsidRPr="00954E9B">
              <w:rPr>
                <w:color w:val="auto"/>
              </w:rPr>
              <w:t>RGTM</w:t>
            </w:r>
          </w:p>
        </w:tc>
      </w:tr>
      <w:tr w:rsidR="00D17345" w:rsidRPr="00954E9B" w14:paraId="245B8E12" w14:textId="77777777" w:rsidTr="009B4931">
        <w:trPr>
          <w:gridAfter w:val="1"/>
          <w:wAfter w:w="5548" w:type="dxa"/>
        </w:trPr>
        <w:tc>
          <w:tcPr>
            <w:tcW w:w="1247" w:type="dxa"/>
          </w:tcPr>
          <w:p w14:paraId="28E98771" w14:textId="77777777" w:rsidR="00D17345" w:rsidRPr="00954E9B" w:rsidRDefault="00D17345" w:rsidP="00D17345"/>
        </w:tc>
        <w:tc>
          <w:tcPr>
            <w:tcW w:w="3793" w:type="dxa"/>
          </w:tcPr>
          <w:p w14:paraId="21FDC402" w14:textId="77777777" w:rsidR="00D17345" w:rsidRPr="00954E9B" w:rsidRDefault="00D17345" w:rsidP="00D17345">
            <w:pPr>
              <w:pStyle w:val="scriptNormal"/>
              <w:rPr>
                <w:color w:val="000000"/>
              </w:rPr>
            </w:pPr>
            <w:r w:rsidRPr="00954E9B">
              <w:rPr>
                <w:color w:val="000000"/>
              </w:rPr>
              <w:t>BEC Authenticated Communication</w:t>
            </w:r>
          </w:p>
        </w:tc>
        <w:tc>
          <w:tcPr>
            <w:tcW w:w="5166" w:type="dxa"/>
          </w:tcPr>
          <w:p w14:paraId="1F553EEB" w14:textId="77777777" w:rsidR="00D17345" w:rsidRPr="00954E9B" w:rsidRDefault="00D17345" w:rsidP="00D17345">
            <w:pPr>
              <w:pStyle w:val="scriptNormal"/>
              <w:rPr>
                <w:color w:val="auto"/>
              </w:rPr>
            </w:pPr>
            <w:r w:rsidRPr="00954E9B">
              <w:rPr>
                <w:color w:val="auto"/>
              </w:rPr>
              <w:t>BCM, RGTM</w:t>
            </w:r>
          </w:p>
        </w:tc>
      </w:tr>
      <w:tr w:rsidR="00AC4E69" w:rsidRPr="00954E9B" w14:paraId="5A4618C1" w14:textId="77777777" w:rsidTr="009B4931">
        <w:trPr>
          <w:gridAfter w:val="1"/>
          <w:wAfter w:w="5548" w:type="dxa"/>
        </w:trPr>
        <w:tc>
          <w:tcPr>
            <w:tcW w:w="1247" w:type="dxa"/>
          </w:tcPr>
          <w:p w14:paraId="24F8F84F" w14:textId="77777777" w:rsidR="00AC4E69" w:rsidRPr="00954E9B" w:rsidRDefault="00AC4E69" w:rsidP="00D17345"/>
        </w:tc>
        <w:tc>
          <w:tcPr>
            <w:tcW w:w="3793" w:type="dxa"/>
          </w:tcPr>
          <w:p w14:paraId="7E5AC77C" w14:textId="2F18F6B7" w:rsidR="00AC4E69" w:rsidRPr="00954E9B" w:rsidRDefault="00AC4E69" w:rsidP="00D17345">
            <w:pPr>
              <w:pStyle w:val="scriptNormal"/>
              <w:rPr>
                <w:color w:val="auto"/>
              </w:rPr>
            </w:pPr>
            <w:r w:rsidRPr="00954E9B">
              <w:rPr>
                <w:color w:val="auto"/>
              </w:rPr>
              <w:t>BEC User Select Manual Mode</w:t>
            </w:r>
          </w:p>
        </w:tc>
        <w:tc>
          <w:tcPr>
            <w:tcW w:w="5166" w:type="dxa"/>
          </w:tcPr>
          <w:p w14:paraId="7BA3E99D" w14:textId="1E00E3A5" w:rsidR="00AC4E69" w:rsidRPr="00954E9B" w:rsidRDefault="00AC4E69" w:rsidP="00D17345">
            <w:pPr>
              <w:pStyle w:val="scriptNormal"/>
              <w:rPr>
                <w:color w:val="auto"/>
              </w:rPr>
            </w:pPr>
            <w:r w:rsidRPr="00954E9B">
              <w:rPr>
                <w:color w:val="auto"/>
              </w:rPr>
              <w:t>IPC</w:t>
            </w:r>
          </w:p>
        </w:tc>
      </w:tr>
      <w:tr w:rsidR="00B63E47" w:rsidRPr="0072316D" w14:paraId="2B4D4C57" w14:textId="3CBA6FE0" w:rsidTr="009B4931">
        <w:tc>
          <w:tcPr>
            <w:tcW w:w="1247" w:type="dxa"/>
          </w:tcPr>
          <w:p w14:paraId="48CD27E9" w14:textId="77777777" w:rsidR="006431A6" w:rsidRPr="00954E9B" w:rsidRDefault="006431A6" w:rsidP="006431A6"/>
        </w:tc>
        <w:tc>
          <w:tcPr>
            <w:tcW w:w="3793" w:type="dxa"/>
          </w:tcPr>
          <w:p w14:paraId="0180E107" w14:textId="6880482A" w:rsidR="006431A6" w:rsidRPr="00954E9B" w:rsidRDefault="006431A6" w:rsidP="006431A6">
            <w:pPr>
              <w:pStyle w:val="scriptNormal"/>
              <w:rPr>
                <w:color w:val="auto"/>
              </w:rPr>
            </w:pPr>
            <w:r w:rsidRPr="00954E9B">
              <w:rPr>
                <w:color w:val="auto"/>
              </w:rPr>
              <w:t>BEC Manual Mode HMI</w:t>
            </w:r>
          </w:p>
        </w:tc>
        <w:tc>
          <w:tcPr>
            <w:tcW w:w="5166" w:type="dxa"/>
          </w:tcPr>
          <w:p w14:paraId="484572AE" w14:textId="782270BA" w:rsidR="006431A6" w:rsidRPr="0072316D" w:rsidRDefault="00313D51" w:rsidP="006431A6">
            <w:pPr>
              <w:pStyle w:val="scriptNormal"/>
              <w:rPr>
                <w:color w:val="auto"/>
              </w:rPr>
            </w:pPr>
            <w:r w:rsidRPr="00954E9B">
              <w:rPr>
                <w:color w:val="auto"/>
              </w:rPr>
              <w:t>APIM</w:t>
            </w:r>
            <w:r w:rsidR="00F373CF">
              <w:rPr>
                <w:color w:val="auto"/>
              </w:rPr>
              <w:t xml:space="preserve"> / </w:t>
            </w:r>
            <w:r w:rsidR="00F373CF" w:rsidRPr="00F373CF">
              <w:rPr>
                <w:color w:val="auto"/>
                <w:highlight w:val="cyan"/>
              </w:rPr>
              <w:t>APIM_CDC</w:t>
            </w:r>
            <w:r w:rsidRPr="00954E9B">
              <w:rPr>
                <w:color w:val="auto"/>
              </w:rPr>
              <w:t>, IPC</w:t>
            </w:r>
          </w:p>
        </w:tc>
        <w:tc>
          <w:tcPr>
            <w:tcW w:w="5548" w:type="dxa"/>
          </w:tcPr>
          <w:p w14:paraId="5762BF1D" w14:textId="77777777" w:rsidR="006431A6" w:rsidRPr="0072316D" w:rsidRDefault="006431A6" w:rsidP="006431A6">
            <w:pPr>
              <w:overflowPunct/>
              <w:autoSpaceDE/>
              <w:autoSpaceDN/>
              <w:adjustRightInd/>
              <w:textAlignment w:val="auto"/>
            </w:pPr>
          </w:p>
        </w:tc>
      </w:tr>
      <w:tr w:rsidR="009B4931" w:rsidRPr="0072316D" w14:paraId="595BB2F6" w14:textId="77777777" w:rsidTr="009B4931">
        <w:tc>
          <w:tcPr>
            <w:tcW w:w="1247" w:type="dxa"/>
          </w:tcPr>
          <w:p w14:paraId="7A41ABEB" w14:textId="77777777" w:rsidR="009B4931" w:rsidRPr="0072316D" w:rsidRDefault="009B4931" w:rsidP="006431A6"/>
        </w:tc>
        <w:tc>
          <w:tcPr>
            <w:tcW w:w="3793" w:type="dxa"/>
          </w:tcPr>
          <w:p w14:paraId="446D4EB5" w14:textId="7168C019" w:rsidR="009B4931" w:rsidRPr="0072316D" w:rsidRDefault="009B4931" w:rsidP="006431A6">
            <w:pPr>
              <w:pStyle w:val="scriptNormal"/>
              <w:rPr>
                <w:color w:val="auto"/>
              </w:rPr>
            </w:pPr>
            <w:r w:rsidRPr="0072316D">
              <w:rPr>
                <w:color w:val="auto"/>
              </w:rPr>
              <w:t>BEC Determine manual mode</w:t>
            </w:r>
          </w:p>
        </w:tc>
        <w:tc>
          <w:tcPr>
            <w:tcW w:w="5166" w:type="dxa"/>
          </w:tcPr>
          <w:p w14:paraId="307144CE" w14:textId="49DE933E" w:rsidR="009B4931" w:rsidRPr="0072316D" w:rsidRDefault="009B4931" w:rsidP="006431A6">
            <w:pPr>
              <w:pStyle w:val="scriptNormal"/>
              <w:rPr>
                <w:color w:val="auto"/>
              </w:rPr>
            </w:pPr>
            <w:r w:rsidRPr="0072316D">
              <w:rPr>
                <w:color w:val="auto"/>
              </w:rPr>
              <w:t>RGTM</w:t>
            </w:r>
          </w:p>
        </w:tc>
        <w:tc>
          <w:tcPr>
            <w:tcW w:w="5548" w:type="dxa"/>
          </w:tcPr>
          <w:p w14:paraId="04695E84" w14:textId="77777777" w:rsidR="009B4931" w:rsidRPr="0072316D" w:rsidRDefault="009B4931" w:rsidP="006431A6">
            <w:pPr>
              <w:overflowPunct/>
              <w:autoSpaceDE/>
              <w:autoSpaceDN/>
              <w:adjustRightInd/>
              <w:textAlignment w:val="auto"/>
            </w:pPr>
          </w:p>
        </w:tc>
      </w:tr>
      <w:tr w:rsidR="009B4931" w:rsidRPr="0072316D" w14:paraId="48BA797C" w14:textId="77777777" w:rsidTr="009B4931">
        <w:tc>
          <w:tcPr>
            <w:tcW w:w="1247" w:type="dxa"/>
          </w:tcPr>
          <w:p w14:paraId="14DD4965" w14:textId="77777777" w:rsidR="009B4931" w:rsidRPr="0072316D" w:rsidRDefault="009B4931" w:rsidP="006431A6"/>
        </w:tc>
        <w:tc>
          <w:tcPr>
            <w:tcW w:w="3793" w:type="dxa"/>
          </w:tcPr>
          <w:p w14:paraId="08557219" w14:textId="04C9EAB5" w:rsidR="009B4931" w:rsidRPr="0072316D" w:rsidRDefault="00AC4E69" w:rsidP="006431A6">
            <w:pPr>
              <w:pStyle w:val="scriptNormal"/>
              <w:rPr>
                <w:color w:val="auto"/>
              </w:rPr>
            </w:pPr>
            <w:r w:rsidRPr="0072316D">
              <w:rPr>
                <w:color w:val="auto"/>
              </w:rPr>
              <w:t>BEC Obstacle Detection</w:t>
            </w:r>
          </w:p>
        </w:tc>
        <w:tc>
          <w:tcPr>
            <w:tcW w:w="5166" w:type="dxa"/>
          </w:tcPr>
          <w:p w14:paraId="5106EAB8" w14:textId="414494B0" w:rsidR="009B4931" w:rsidRPr="0072316D" w:rsidRDefault="00AC4E69" w:rsidP="006431A6">
            <w:pPr>
              <w:pStyle w:val="scriptNormal"/>
              <w:rPr>
                <w:color w:val="auto"/>
              </w:rPr>
            </w:pPr>
            <w:r w:rsidRPr="0072316D">
              <w:rPr>
                <w:color w:val="auto"/>
              </w:rPr>
              <w:t>RGTM</w:t>
            </w:r>
          </w:p>
        </w:tc>
        <w:tc>
          <w:tcPr>
            <w:tcW w:w="5548" w:type="dxa"/>
          </w:tcPr>
          <w:p w14:paraId="1167732E" w14:textId="77777777" w:rsidR="009B4931" w:rsidRPr="0072316D" w:rsidRDefault="009B4931" w:rsidP="006431A6">
            <w:pPr>
              <w:overflowPunct/>
              <w:autoSpaceDE/>
              <w:autoSpaceDN/>
              <w:adjustRightInd/>
              <w:textAlignment w:val="auto"/>
            </w:pPr>
          </w:p>
        </w:tc>
      </w:tr>
      <w:tr w:rsidR="00AC4E69" w:rsidRPr="0072316D" w14:paraId="15274F45" w14:textId="77777777" w:rsidTr="00AC4E69">
        <w:trPr>
          <w:trHeight w:val="56"/>
        </w:trPr>
        <w:tc>
          <w:tcPr>
            <w:tcW w:w="1247" w:type="dxa"/>
          </w:tcPr>
          <w:p w14:paraId="0685F7FE" w14:textId="77777777" w:rsidR="00AC4E69" w:rsidRPr="0072316D" w:rsidRDefault="00AC4E69" w:rsidP="006431A6"/>
        </w:tc>
        <w:tc>
          <w:tcPr>
            <w:tcW w:w="3793" w:type="dxa"/>
          </w:tcPr>
          <w:p w14:paraId="5C877C80" w14:textId="08750061" w:rsidR="00AC4E69" w:rsidRPr="0072316D" w:rsidRDefault="00AC4E69" w:rsidP="006431A6">
            <w:pPr>
              <w:pStyle w:val="scriptNormal"/>
              <w:rPr>
                <w:color w:val="auto"/>
              </w:rPr>
            </w:pPr>
            <w:r w:rsidRPr="0072316D">
              <w:rPr>
                <w:color w:val="auto"/>
              </w:rPr>
              <w:t>Control BEC Operation</w:t>
            </w:r>
          </w:p>
        </w:tc>
        <w:tc>
          <w:tcPr>
            <w:tcW w:w="5166" w:type="dxa"/>
          </w:tcPr>
          <w:p w14:paraId="54C0214D" w14:textId="7F08FEBF" w:rsidR="00AC4E69" w:rsidRPr="0072316D" w:rsidRDefault="00AC4E69" w:rsidP="006431A6">
            <w:pPr>
              <w:pStyle w:val="scriptNormal"/>
              <w:rPr>
                <w:color w:val="auto"/>
              </w:rPr>
            </w:pPr>
            <w:r w:rsidRPr="0072316D">
              <w:rPr>
                <w:color w:val="auto"/>
              </w:rPr>
              <w:t>RGTM</w:t>
            </w:r>
          </w:p>
        </w:tc>
        <w:tc>
          <w:tcPr>
            <w:tcW w:w="5548" w:type="dxa"/>
          </w:tcPr>
          <w:p w14:paraId="69CA68E7" w14:textId="77777777" w:rsidR="00AC4E69" w:rsidRPr="0072316D" w:rsidRDefault="00AC4E69" w:rsidP="006431A6">
            <w:pPr>
              <w:overflowPunct/>
              <w:autoSpaceDE/>
              <w:autoSpaceDN/>
              <w:adjustRightInd/>
              <w:textAlignment w:val="auto"/>
            </w:pPr>
          </w:p>
        </w:tc>
      </w:tr>
    </w:tbl>
    <w:p w14:paraId="67661411" w14:textId="77777777" w:rsidR="003E65FA" w:rsidRPr="00702453" w:rsidRDefault="003E65FA" w:rsidP="009E238B">
      <w:pPr>
        <w:pStyle w:val="Caption"/>
      </w:pPr>
      <w:bookmarkStart w:id="119" w:name="_Toc473705175"/>
      <w:bookmarkStart w:id="120" w:name="_Toc25584419"/>
      <w:r w:rsidRPr="00702453">
        <w:lastRenderedPageBreak/>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10</w:t>
      </w:r>
      <w:r w:rsidR="00F309BE">
        <w:rPr>
          <w:noProof/>
        </w:rPr>
        <w:fldChar w:fldCharType="end"/>
      </w:r>
      <w:r w:rsidRPr="00702453">
        <w:t xml:space="preserve">: </w:t>
      </w:r>
      <w:r>
        <w:t>Function Allocation</w:t>
      </w:r>
      <w:bookmarkEnd w:id="119"/>
      <w:r w:rsidR="00563007">
        <w:t xml:space="preserve"> Table</w:t>
      </w:r>
      <w:bookmarkEnd w:id="120"/>
    </w:p>
    <w:p w14:paraId="521CAD9C" w14:textId="77777777" w:rsidR="00357CED" w:rsidRPr="0008696C" w:rsidRDefault="00357CED" w:rsidP="009E238B"/>
    <w:p w14:paraId="313D26EB" w14:textId="77777777" w:rsidR="00655CE7" w:rsidRPr="00655CE7" w:rsidRDefault="00655CE7" w:rsidP="009E238B">
      <w:pPr>
        <w:pStyle w:val="Heading4"/>
      </w:pPr>
      <w:bookmarkStart w:id="121" w:name="_Toc32332116"/>
      <w:r w:rsidRPr="00655CE7">
        <w:t>Functional Safety</w:t>
      </w:r>
      <w:bookmarkEnd w:id="121"/>
      <w:r w:rsidRPr="00655CE7">
        <w:t xml:space="preserve"> </w:t>
      </w:r>
    </w:p>
    <w:p w14:paraId="120AD8C5" w14:textId="77777777" w:rsidR="00D574B3" w:rsidRDefault="00D574B3" w:rsidP="00D574B3">
      <w:pPr>
        <w:shd w:val="clear" w:color="auto" w:fill="D6E3BC" w:themeFill="accent3" w:themeFillTint="66"/>
        <w:rPr>
          <w:i/>
          <w:color w:val="808080" w:themeColor="background1" w:themeShade="80"/>
          <w:lang w:val="en-GB"/>
        </w:rPr>
      </w:pPr>
      <w:r w:rsidRPr="00057AD3">
        <w:rPr>
          <w:b/>
          <w:i/>
          <w:color w:val="808080" w:themeColor="background1" w:themeShade="80"/>
          <w:lang w:val="en-GB"/>
        </w:rPr>
        <w:t>#</w:t>
      </w:r>
      <w:r>
        <w:rPr>
          <w:b/>
          <w:i/>
          <w:color w:val="808080" w:themeColor="background1" w:themeShade="80"/>
          <w:lang w:val="en-GB"/>
        </w:rPr>
        <w:t>Classification</w:t>
      </w:r>
      <w:r w:rsidRPr="00057AD3">
        <w:rPr>
          <w:b/>
          <w:i/>
          <w:color w:val="808080" w:themeColor="background1" w:themeShade="80"/>
          <w:lang w:val="en-GB"/>
        </w:rPr>
        <w:t>:</w:t>
      </w:r>
      <w:r>
        <w:rPr>
          <w:i/>
          <w:color w:val="808080" w:themeColor="background1" w:themeShade="80"/>
          <w:lang w:val="en-GB"/>
        </w:rPr>
        <w:t xml:space="preserve"> Functional Safety Only</w:t>
      </w:r>
    </w:p>
    <w:p w14:paraId="452AB769" w14:textId="77777777" w:rsidR="00655CE7" w:rsidRDefault="00655CE7" w:rsidP="00655CE7">
      <w:pPr>
        <w:shd w:val="clear" w:color="auto" w:fill="D6E3BC" w:themeFill="accent3" w:themeFillTint="66"/>
        <w:rPr>
          <w:i/>
          <w:color w:val="808080" w:themeColor="background1" w:themeShade="80"/>
          <w:lang w:val="en-GB"/>
        </w:rPr>
      </w:pPr>
      <w:r w:rsidRPr="00057AD3">
        <w:rPr>
          <w:b/>
          <w:i/>
          <w:color w:val="808080" w:themeColor="background1" w:themeShade="80"/>
          <w:lang w:val="en-GB"/>
        </w:rPr>
        <w:t>#Hint:</w:t>
      </w:r>
      <w:r>
        <w:rPr>
          <w:i/>
          <w:color w:val="808080" w:themeColor="background1" w:themeShade="80"/>
          <w:lang w:val="en-GB"/>
        </w:rPr>
        <w:t xml:space="preserve"> For each architectural component implementing the safety goal fill out the following </w:t>
      </w:r>
      <w:r w:rsidR="00576BAE">
        <w:rPr>
          <w:i/>
          <w:color w:val="808080" w:themeColor="background1" w:themeShade="80"/>
          <w:lang w:val="en-GB"/>
        </w:rPr>
        <w:t xml:space="preserve">2 </w:t>
      </w:r>
      <w:r>
        <w:rPr>
          <w:i/>
          <w:color w:val="808080" w:themeColor="background1" w:themeShade="80"/>
          <w:lang w:val="en-GB"/>
        </w:rPr>
        <w:t>table</w:t>
      </w:r>
      <w:r w:rsidR="00576BAE">
        <w:rPr>
          <w:i/>
          <w:color w:val="808080" w:themeColor="background1" w:themeShade="80"/>
          <w:lang w:val="en-GB"/>
        </w:rPr>
        <w:t>s</w:t>
      </w:r>
      <w:r w:rsidR="00161364">
        <w:rPr>
          <w:i/>
          <w:color w:val="808080" w:themeColor="background1" w:themeShade="80"/>
          <w:lang w:val="en-GB"/>
        </w:rPr>
        <w:t>.</w:t>
      </w:r>
    </w:p>
    <w:p w14:paraId="12CB19AE" w14:textId="77777777" w:rsidR="00A57F42" w:rsidRDefault="00A57F42" w:rsidP="00A57F42">
      <w:pPr>
        <w:shd w:val="clear" w:color="auto" w:fill="D6E3BC" w:themeFill="accent3" w:themeFillTint="66"/>
        <w:rPr>
          <w:i/>
          <w:color w:val="808080" w:themeColor="background1" w:themeShade="80"/>
          <w:lang w:val="en-GB"/>
        </w:rPr>
      </w:pPr>
    </w:p>
    <w:p w14:paraId="14A4D638" w14:textId="77777777" w:rsidR="00A57F42" w:rsidRDefault="00A57F42" w:rsidP="00A57F42">
      <w:pPr>
        <w:shd w:val="clear" w:color="auto" w:fill="D6E3BC" w:themeFill="accent3" w:themeFillTint="66"/>
        <w:rPr>
          <w:i/>
          <w:color w:val="808080" w:themeColor="background1" w:themeShade="80"/>
          <w:lang w:val="en-GB"/>
        </w:rPr>
      </w:pPr>
      <w:r>
        <w:rPr>
          <w:i/>
          <w:color w:val="808080" w:themeColor="background1" w:themeShade="80"/>
          <w:lang w:val="en-GB"/>
        </w:rPr>
        <w:t>The table below provides t</w:t>
      </w:r>
      <w:r w:rsidRPr="004B7D12">
        <w:rPr>
          <w:i/>
          <w:color w:val="808080" w:themeColor="background1" w:themeShade="80"/>
          <w:lang w:val="en-GB"/>
        </w:rPr>
        <w:t>he ability to allocate requirements directly to components</w:t>
      </w:r>
      <w:r>
        <w:rPr>
          <w:i/>
          <w:color w:val="808080" w:themeColor="background1" w:themeShade="80"/>
          <w:lang w:val="en-GB"/>
        </w:rPr>
        <w:t>. This</w:t>
      </w:r>
      <w:r w:rsidRPr="004B7D12">
        <w:rPr>
          <w:i/>
          <w:color w:val="808080" w:themeColor="background1" w:themeShade="80"/>
          <w:lang w:val="en-GB"/>
        </w:rPr>
        <w:t xml:space="preserve"> is necessary for requirements such as ASIL hardware metric values and safety measures that don’t relate to E/E functions (ex.</w:t>
      </w:r>
      <w:r>
        <w:rPr>
          <w:i/>
          <w:color w:val="808080" w:themeColor="background1" w:themeShade="80"/>
          <w:lang w:val="en-GB"/>
        </w:rPr>
        <w:t xml:space="preserve"> t</w:t>
      </w:r>
      <w:r w:rsidRPr="004B7D12">
        <w:rPr>
          <w:i/>
          <w:color w:val="808080" w:themeColor="background1" w:themeShade="80"/>
          <w:lang w:val="en-GB"/>
        </w:rPr>
        <w:t>hermal shielding or something like a fan cover to prevent access to moving parts)</w:t>
      </w:r>
    </w:p>
    <w:p w14:paraId="12BAEA0E" w14:textId="77777777" w:rsidR="00E60F8D" w:rsidRPr="0046578B" w:rsidRDefault="00E60F8D" w:rsidP="00655CE7">
      <w:pPr>
        <w:shd w:val="clear" w:color="auto" w:fill="D6E3BC" w:themeFill="accent3" w:themeFillTint="66"/>
        <w:rPr>
          <w:i/>
          <w:color w:val="808080" w:themeColor="background1" w:themeShade="80"/>
        </w:rPr>
      </w:pPr>
      <w:r w:rsidRPr="00922BF9">
        <w:rPr>
          <w:b/>
          <w:i/>
          <w:color w:val="808080" w:themeColor="background1" w:themeShade="80"/>
          <w:lang w:val="en-GB"/>
        </w:rPr>
        <w:t>#Link:</w:t>
      </w:r>
      <w:r>
        <w:rPr>
          <w:i/>
          <w:color w:val="808080" w:themeColor="background1" w:themeShade="80"/>
          <w:lang w:val="en-GB"/>
        </w:rPr>
        <w:t xml:space="preserve"> </w:t>
      </w:r>
      <w:hyperlink r:id="rId29" w:history="1">
        <w:r w:rsidRPr="00922BF9">
          <w:rPr>
            <w:rStyle w:val="Hyperlink"/>
            <w:i/>
            <w:lang w:val="en-GB"/>
          </w:rPr>
          <w:t>Functional Safety Sharepoint</w:t>
        </w:r>
      </w:hyperlink>
    </w:p>
    <w:p w14:paraId="27B1C80B" w14:textId="77777777" w:rsidR="00C93527" w:rsidRDefault="00C93527" w:rsidP="00C93527"/>
    <w:p w14:paraId="6A54273C" w14:textId="77777777" w:rsidR="0066320D" w:rsidRDefault="0066320D" w:rsidP="0066320D"/>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217"/>
        <w:gridCol w:w="2201"/>
        <w:gridCol w:w="1056"/>
        <w:gridCol w:w="2289"/>
        <w:gridCol w:w="930"/>
        <w:gridCol w:w="940"/>
      </w:tblGrid>
      <w:tr w:rsidR="0066320D" w14:paraId="525F83D4" w14:textId="77777777" w:rsidTr="0066320D">
        <w:trPr>
          <w:cantSplit/>
          <w:tblHeader/>
          <w:jc w:val="center"/>
        </w:trPr>
        <w:tc>
          <w:tcPr>
            <w:tcW w:w="7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720F73" w14:textId="77777777" w:rsidR="0066320D" w:rsidRDefault="0066320D" w:rsidP="0066320D">
            <w:pPr>
              <w:pStyle w:val="TableHeader0"/>
              <w:spacing w:line="276" w:lineRule="auto"/>
              <w:jc w:val="center"/>
              <w:rPr>
                <w:lang w:val="en-GB"/>
              </w:rPr>
            </w:pPr>
            <w:r>
              <w:rPr>
                <w:lang w:val="en-GB"/>
              </w:rPr>
              <w:t>Component / Interface</w:t>
            </w:r>
          </w:p>
        </w:tc>
        <w:tc>
          <w:tcPr>
            <w:tcW w:w="598" w:type="pct"/>
            <w:tcBorders>
              <w:top w:val="single" w:sz="4" w:space="0" w:color="auto"/>
              <w:left w:val="single" w:sz="4" w:space="0" w:color="auto"/>
              <w:bottom w:val="single" w:sz="4" w:space="0" w:color="auto"/>
              <w:right w:val="single" w:sz="18" w:space="0" w:color="auto"/>
            </w:tcBorders>
            <w:shd w:val="clear" w:color="auto" w:fill="BFBFBF" w:themeFill="background1" w:themeFillShade="BF"/>
            <w:vAlign w:val="center"/>
            <w:hideMark/>
          </w:tcPr>
          <w:p w14:paraId="67C782C5" w14:textId="77777777" w:rsidR="0066320D" w:rsidRDefault="0066320D" w:rsidP="0066320D">
            <w:pPr>
              <w:pStyle w:val="TableHeader0"/>
              <w:spacing w:line="276" w:lineRule="auto"/>
              <w:jc w:val="center"/>
              <w:rPr>
                <w:lang w:val="en-GB"/>
              </w:rPr>
            </w:pPr>
            <w:r>
              <w:rPr>
                <w:lang w:val="en-GB"/>
              </w:rPr>
              <w:t>Overall Component ASIL</w:t>
            </w:r>
          </w:p>
        </w:tc>
        <w:tc>
          <w:tcPr>
            <w:tcW w:w="1082" w:type="pct"/>
            <w:tcBorders>
              <w:top w:val="single" w:sz="4" w:space="0" w:color="auto"/>
              <w:left w:val="single" w:sz="18" w:space="0" w:color="auto"/>
              <w:bottom w:val="single" w:sz="4" w:space="0" w:color="auto"/>
              <w:right w:val="single" w:sz="6" w:space="0" w:color="auto"/>
            </w:tcBorders>
            <w:shd w:val="clear" w:color="auto" w:fill="BFBFBF" w:themeFill="background1" w:themeFillShade="BF"/>
            <w:vAlign w:val="center"/>
            <w:hideMark/>
          </w:tcPr>
          <w:p w14:paraId="6BF0B128" w14:textId="77777777" w:rsidR="0066320D" w:rsidRDefault="0066320D" w:rsidP="0066320D">
            <w:pPr>
              <w:pStyle w:val="TableHeader0"/>
              <w:spacing w:line="276" w:lineRule="auto"/>
              <w:jc w:val="center"/>
              <w:rPr>
                <w:lang w:val="en-GB"/>
              </w:rPr>
            </w:pPr>
            <w:r>
              <w:rPr>
                <w:lang w:val="en-GB"/>
              </w:rPr>
              <w:t>Req IDs</w:t>
            </w:r>
          </w:p>
        </w:tc>
        <w:tc>
          <w:tcPr>
            <w:tcW w:w="519" w:type="pct"/>
            <w:tcBorders>
              <w:top w:val="single" w:sz="6" w:space="0" w:color="auto"/>
              <w:left w:val="single" w:sz="6" w:space="0" w:color="auto"/>
              <w:bottom w:val="single" w:sz="6" w:space="0" w:color="auto"/>
              <w:right w:val="single" w:sz="18" w:space="0" w:color="auto"/>
            </w:tcBorders>
            <w:shd w:val="clear" w:color="auto" w:fill="BFBFBF" w:themeFill="background1" w:themeFillShade="BF"/>
            <w:vAlign w:val="center"/>
            <w:hideMark/>
          </w:tcPr>
          <w:p w14:paraId="0BC93376" w14:textId="77777777" w:rsidR="0066320D" w:rsidRDefault="0066320D" w:rsidP="0066320D">
            <w:pPr>
              <w:pStyle w:val="TableHeader0"/>
              <w:spacing w:line="276" w:lineRule="auto"/>
              <w:jc w:val="center"/>
              <w:rPr>
                <w:lang w:val="en-GB"/>
              </w:rPr>
            </w:pPr>
            <w:r>
              <w:rPr>
                <w:lang w:val="en-GB"/>
              </w:rPr>
              <w:t>Req ASIL</w:t>
            </w:r>
          </w:p>
        </w:tc>
        <w:tc>
          <w:tcPr>
            <w:tcW w:w="1125" w:type="pct"/>
            <w:tcBorders>
              <w:top w:val="single" w:sz="6" w:space="0" w:color="auto"/>
              <w:left w:val="single" w:sz="18" w:space="0" w:color="auto"/>
              <w:bottom w:val="single" w:sz="6" w:space="0" w:color="auto"/>
              <w:right w:val="single" w:sz="6" w:space="0" w:color="auto"/>
            </w:tcBorders>
            <w:shd w:val="clear" w:color="auto" w:fill="BFBFBF" w:themeFill="background1" w:themeFillShade="BF"/>
            <w:vAlign w:val="center"/>
            <w:hideMark/>
          </w:tcPr>
          <w:p w14:paraId="40C7E6F2" w14:textId="77777777" w:rsidR="0066320D" w:rsidRDefault="0066320D" w:rsidP="0066320D">
            <w:pPr>
              <w:pStyle w:val="TableHeader0"/>
              <w:spacing w:line="276" w:lineRule="auto"/>
              <w:jc w:val="center"/>
              <w:rPr>
                <w:lang w:val="en-GB"/>
              </w:rPr>
            </w:pPr>
            <w:r>
              <w:rPr>
                <w:lang w:val="en-GB"/>
              </w:rPr>
              <w:t>Function</w:t>
            </w:r>
          </w:p>
        </w:tc>
        <w:tc>
          <w:tcPr>
            <w:tcW w:w="457" w:type="pct"/>
            <w:tcBorders>
              <w:top w:val="single" w:sz="4" w:space="0" w:color="auto"/>
              <w:left w:val="single" w:sz="6" w:space="0" w:color="auto"/>
              <w:bottom w:val="single" w:sz="4" w:space="0" w:color="auto"/>
              <w:right w:val="single" w:sz="4" w:space="0" w:color="auto"/>
            </w:tcBorders>
            <w:shd w:val="clear" w:color="auto" w:fill="BFBFBF" w:themeFill="background1" w:themeFillShade="BF"/>
            <w:vAlign w:val="center"/>
            <w:hideMark/>
          </w:tcPr>
          <w:p w14:paraId="4FF3AAC7" w14:textId="77777777" w:rsidR="0066320D" w:rsidRDefault="0066320D" w:rsidP="0066320D">
            <w:pPr>
              <w:pStyle w:val="TableHeader0"/>
              <w:spacing w:line="276" w:lineRule="auto"/>
              <w:jc w:val="center"/>
              <w:rPr>
                <w:lang w:val="en-GB"/>
              </w:rPr>
            </w:pPr>
            <w:r>
              <w:rPr>
                <w:lang w:val="en-GB"/>
              </w:rPr>
              <w:t>Req IDs</w:t>
            </w:r>
          </w:p>
        </w:tc>
        <w:tc>
          <w:tcPr>
            <w:tcW w:w="4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EB7E77" w14:textId="77777777" w:rsidR="0066320D" w:rsidRDefault="0066320D" w:rsidP="0066320D">
            <w:pPr>
              <w:pStyle w:val="TableHeader0"/>
              <w:spacing w:line="276" w:lineRule="auto"/>
              <w:jc w:val="center"/>
              <w:rPr>
                <w:lang w:val="en-GB"/>
              </w:rPr>
            </w:pPr>
            <w:r>
              <w:rPr>
                <w:lang w:val="en-GB"/>
              </w:rPr>
              <w:t>Req ASIL</w:t>
            </w:r>
          </w:p>
        </w:tc>
      </w:tr>
      <w:tr w:rsidR="0066320D" w14:paraId="67996AEA" w14:textId="77777777" w:rsidTr="00660F81">
        <w:trPr>
          <w:cantSplit/>
          <w:tblHeader/>
          <w:jc w:val="center"/>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35514BBC" w14:textId="77777777" w:rsidR="0066320D" w:rsidRPr="00E60F8D" w:rsidRDefault="0066320D" w:rsidP="00660F81">
            <w:pPr>
              <w:pStyle w:val="TabelleText"/>
              <w:spacing w:line="276" w:lineRule="auto"/>
            </w:pPr>
            <w:r w:rsidRPr="00E60F8D">
              <w:t>Component 1</w:t>
            </w:r>
          </w:p>
        </w:tc>
        <w:tc>
          <w:tcPr>
            <w:tcW w:w="598" w:type="pct"/>
            <w:vMerge w:val="restart"/>
            <w:tcBorders>
              <w:top w:val="single" w:sz="4" w:space="0" w:color="auto"/>
              <w:left w:val="single" w:sz="4" w:space="0" w:color="auto"/>
              <w:bottom w:val="single" w:sz="4" w:space="0" w:color="auto"/>
              <w:right w:val="single" w:sz="18" w:space="0" w:color="auto"/>
            </w:tcBorders>
            <w:hideMark/>
          </w:tcPr>
          <w:p w14:paraId="0AD33E79" w14:textId="77777777" w:rsidR="0066320D" w:rsidRPr="00E60F8D" w:rsidRDefault="0066320D" w:rsidP="00660F81">
            <w:pPr>
              <w:pStyle w:val="TabelleText"/>
              <w:spacing w:line="276" w:lineRule="auto"/>
            </w:pPr>
            <w:r w:rsidRPr="00E60F8D">
              <w:t>C(D)</w:t>
            </w:r>
          </w:p>
        </w:tc>
        <w:tc>
          <w:tcPr>
            <w:tcW w:w="1082" w:type="pct"/>
            <w:tcBorders>
              <w:top w:val="single" w:sz="4" w:space="0" w:color="auto"/>
              <w:left w:val="single" w:sz="18" w:space="0" w:color="auto"/>
              <w:bottom w:val="single" w:sz="4" w:space="0" w:color="auto"/>
              <w:right w:val="single" w:sz="6" w:space="0" w:color="auto"/>
            </w:tcBorders>
            <w:hideMark/>
          </w:tcPr>
          <w:p w14:paraId="65104CE5" w14:textId="77777777" w:rsidR="0066320D" w:rsidRPr="00E60F8D" w:rsidRDefault="0066320D" w:rsidP="00660F81">
            <w:pPr>
              <w:pStyle w:val="TabelleText"/>
              <w:spacing w:line="276" w:lineRule="auto"/>
            </w:pPr>
            <w:r w:rsidRPr="00E60F8D">
              <w:t>Req a</w:t>
            </w:r>
          </w:p>
        </w:tc>
        <w:tc>
          <w:tcPr>
            <w:tcW w:w="519" w:type="pct"/>
            <w:tcBorders>
              <w:top w:val="single" w:sz="6" w:space="0" w:color="auto"/>
              <w:left w:val="single" w:sz="6" w:space="0" w:color="auto"/>
              <w:bottom w:val="single" w:sz="6" w:space="0" w:color="auto"/>
              <w:right w:val="single" w:sz="18" w:space="0" w:color="auto"/>
            </w:tcBorders>
            <w:hideMark/>
          </w:tcPr>
          <w:p w14:paraId="3D62DC16" w14:textId="77777777" w:rsidR="0066320D" w:rsidRPr="00E60F8D" w:rsidRDefault="0066320D" w:rsidP="00660F81">
            <w:pPr>
              <w:pStyle w:val="TabelleText"/>
              <w:spacing w:line="276" w:lineRule="auto"/>
            </w:pPr>
            <w:r w:rsidRPr="00E60F8D">
              <w:t>B</w:t>
            </w:r>
          </w:p>
        </w:tc>
        <w:tc>
          <w:tcPr>
            <w:tcW w:w="1125" w:type="pct"/>
            <w:tcBorders>
              <w:top w:val="single" w:sz="6" w:space="0" w:color="auto"/>
              <w:left w:val="single" w:sz="18" w:space="0" w:color="auto"/>
              <w:bottom w:val="single" w:sz="6" w:space="0" w:color="auto"/>
              <w:right w:val="single" w:sz="6" w:space="0" w:color="auto"/>
            </w:tcBorders>
            <w:vAlign w:val="center"/>
            <w:hideMark/>
          </w:tcPr>
          <w:p w14:paraId="14A20B3E" w14:textId="77777777" w:rsidR="0066320D" w:rsidRPr="00E60F8D" w:rsidRDefault="0066320D" w:rsidP="00660F81">
            <w:pPr>
              <w:pStyle w:val="TabelleText"/>
              <w:spacing w:line="276" w:lineRule="auto"/>
            </w:pPr>
            <w:r w:rsidRPr="00E60F8D">
              <w:t>Function 1</w:t>
            </w:r>
          </w:p>
        </w:tc>
        <w:tc>
          <w:tcPr>
            <w:tcW w:w="457" w:type="pct"/>
            <w:tcBorders>
              <w:top w:val="single" w:sz="4" w:space="0" w:color="auto"/>
              <w:left w:val="single" w:sz="6" w:space="0" w:color="auto"/>
              <w:bottom w:val="single" w:sz="4" w:space="0" w:color="auto"/>
              <w:right w:val="single" w:sz="4" w:space="0" w:color="auto"/>
            </w:tcBorders>
            <w:hideMark/>
          </w:tcPr>
          <w:p w14:paraId="2795F56F" w14:textId="77777777" w:rsidR="0066320D" w:rsidRPr="00E60F8D" w:rsidRDefault="0066320D" w:rsidP="00660F81">
            <w:pPr>
              <w:pStyle w:val="TabelleText"/>
              <w:spacing w:line="276" w:lineRule="auto"/>
            </w:pPr>
            <w:r w:rsidRPr="00E60F8D">
              <w:t>Req d</w:t>
            </w:r>
          </w:p>
        </w:tc>
        <w:tc>
          <w:tcPr>
            <w:tcW w:w="463" w:type="pct"/>
            <w:tcBorders>
              <w:top w:val="single" w:sz="4" w:space="0" w:color="auto"/>
              <w:left w:val="single" w:sz="4" w:space="0" w:color="auto"/>
              <w:bottom w:val="single" w:sz="4" w:space="0" w:color="auto"/>
              <w:right w:val="single" w:sz="4" w:space="0" w:color="auto"/>
            </w:tcBorders>
            <w:hideMark/>
          </w:tcPr>
          <w:p w14:paraId="3EF567BC" w14:textId="77777777" w:rsidR="0066320D" w:rsidRPr="00E60F8D" w:rsidRDefault="0066320D" w:rsidP="00660F81"/>
        </w:tc>
      </w:tr>
      <w:tr w:rsidR="0066320D" w14:paraId="390CF238" w14:textId="77777777" w:rsidTr="00660F81">
        <w:trPr>
          <w:cantSplit/>
          <w:tblHeader/>
          <w:jc w:val="center"/>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03A78820" w14:textId="77777777" w:rsidR="0066320D" w:rsidRPr="00E60F8D" w:rsidRDefault="0066320D" w:rsidP="00660F81">
            <w:pPr>
              <w:overflowPunct/>
              <w:autoSpaceDE/>
              <w:autoSpaceDN/>
              <w:adjustRightInd/>
              <w:rPr>
                <w:sz w:val="18"/>
                <w:szCs w:val="18"/>
                <w:lang w:val="en-GB"/>
              </w:rPr>
            </w:pPr>
          </w:p>
        </w:tc>
        <w:tc>
          <w:tcPr>
            <w:tcW w:w="598" w:type="pct"/>
            <w:vMerge/>
            <w:tcBorders>
              <w:top w:val="single" w:sz="4" w:space="0" w:color="auto"/>
              <w:left w:val="single" w:sz="4" w:space="0" w:color="auto"/>
              <w:bottom w:val="single" w:sz="4" w:space="0" w:color="auto"/>
              <w:right w:val="single" w:sz="18" w:space="0" w:color="auto"/>
            </w:tcBorders>
            <w:vAlign w:val="center"/>
            <w:hideMark/>
          </w:tcPr>
          <w:p w14:paraId="4D1DE36E" w14:textId="77777777" w:rsidR="0066320D" w:rsidRPr="00E60F8D" w:rsidRDefault="0066320D" w:rsidP="00660F81">
            <w:pPr>
              <w:overflowPunct/>
              <w:autoSpaceDE/>
              <w:autoSpaceDN/>
              <w:adjustRightInd/>
              <w:rPr>
                <w:sz w:val="18"/>
                <w:szCs w:val="18"/>
                <w:lang w:val="en-GB"/>
              </w:rPr>
            </w:pPr>
          </w:p>
        </w:tc>
        <w:tc>
          <w:tcPr>
            <w:tcW w:w="1082" w:type="pct"/>
            <w:tcBorders>
              <w:top w:val="single" w:sz="4" w:space="0" w:color="auto"/>
              <w:left w:val="single" w:sz="18" w:space="0" w:color="auto"/>
              <w:bottom w:val="single" w:sz="4" w:space="0" w:color="auto"/>
              <w:right w:val="single" w:sz="6" w:space="0" w:color="auto"/>
            </w:tcBorders>
            <w:hideMark/>
          </w:tcPr>
          <w:p w14:paraId="0EAAC875" w14:textId="77777777" w:rsidR="0066320D" w:rsidRPr="00E60F8D" w:rsidRDefault="0066320D" w:rsidP="00660F81">
            <w:pPr>
              <w:pStyle w:val="TabelleText"/>
              <w:spacing w:line="276" w:lineRule="auto"/>
            </w:pPr>
            <w:r w:rsidRPr="00E60F8D">
              <w:t>Req b</w:t>
            </w:r>
          </w:p>
        </w:tc>
        <w:tc>
          <w:tcPr>
            <w:tcW w:w="519" w:type="pct"/>
            <w:tcBorders>
              <w:top w:val="single" w:sz="6" w:space="0" w:color="auto"/>
              <w:left w:val="single" w:sz="6" w:space="0" w:color="auto"/>
              <w:bottom w:val="single" w:sz="6" w:space="0" w:color="auto"/>
              <w:right w:val="single" w:sz="18" w:space="0" w:color="auto"/>
            </w:tcBorders>
            <w:hideMark/>
          </w:tcPr>
          <w:p w14:paraId="48D8EDA5" w14:textId="77777777" w:rsidR="0066320D" w:rsidRPr="00E60F8D" w:rsidRDefault="0066320D" w:rsidP="00660F81">
            <w:pPr>
              <w:pStyle w:val="TabelleText"/>
              <w:spacing w:line="276" w:lineRule="auto"/>
            </w:pPr>
            <w:r w:rsidRPr="00E60F8D">
              <w:t>QM</w:t>
            </w:r>
          </w:p>
        </w:tc>
        <w:tc>
          <w:tcPr>
            <w:tcW w:w="1125" w:type="pct"/>
            <w:tcBorders>
              <w:top w:val="single" w:sz="6" w:space="0" w:color="auto"/>
              <w:left w:val="single" w:sz="18" w:space="0" w:color="auto"/>
              <w:bottom w:val="single" w:sz="6" w:space="0" w:color="auto"/>
              <w:right w:val="single" w:sz="6" w:space="0" w:color="auto"/>
            </w:tcBorders>
            <w:vAlign w:val="center"/>
          </w:tcPr>
          <w:p w14:paraId="4521B52C" w14:textId="77777777" w:rsidR="0066320D" w:rsidRPr="00E60F8D" w:rsidRDefault="0066320D" w:rsidP="00660F81">
            <w:pPr>
              <w:pStyle w:val="TabelleText"/>
              <w:spacing w:line="276" w:lineRule="auto"/>
            </w:pPr>
          </w:p>
        </w:tc>
        <w:tc>
          <w:tcPr>
            <w:tcW w:w="457" w:type="pct"/>
            <w:tcBorders>
              <w:top w:val="single" w:sz="4" w:space="0" w:color="auto"/>
              <w:left w:val="single" w:sz="6" w:space="0" w:color="auto"/>
              <w:bottom w:val="single" w:sz="4" w:space="0" w:color="auto"/>
              <w:right w:val="single" w:sz="4" w:space="0" w:color="auto"/>
            </w:tcBorders>
            <w:hideMark/>
          </w:tcPr>
          <w:p w14:paraId="393037D8" w14:textId="77777777" w:rsidR="0066320D" w:rsidRPr="00E60F8D" w:rsidRDefault="0066320D" w:rsidP="00660F81">
            <w:pPr>
              <w:pStyle w:val="TabelleText"/>
              <w:spacing w:line="276" w:lineRule="auto"/>
            </w:pPr>
            <w:r w:rsidRPr="00E60F8D">
              <w:t xml:space="preserve">Req e </w:t>
            </w:r>
          </w:p>
        </w:tc>
        <w:tc>
          <w:tcPr>
            <w:tcW w:w="463" w:type="pct"/>
            <w:tcBorders>
              <w:top w:val="single" w:sz="4" w:space="0" w:color="auto"/>
              <w:left w:val="single" w:sz="4" w:space="0" w:color="auto"/>
              <w:bottom w:val="single" w:sz="4" w:space="0" w:color="auto"/>
              <w:right w:val="single" w:sz="4" w:space="0" w:color="auto"/>
            </w:tcBorders>
            <w:hideMark/>
          </w:tcPr>
          <w:p w14:paraId="09DB31AA" w14:textId="77777777" w:rsidR="0066320D" w:rsidRPr="00E60F8D" w:rsidRDefault="0066320D" w:rsidP="00660F81">
            <w:pPr>
              <w:pStyle w:val="TabelleText"/>
              <w:spacing w:line="276" w:lineRule="auto"/>
            </w:pPr>
            <w:r w:rsidRPr="00E60F8D">
              <w:t>B(C)</w:t>
            </w:r>
          </w:p>
        </w:tc>
      </w:tr>
      <w:tr w:rsidR="0066320D" w14:paraId="5CFF8F29" w14:textId="77777777" w:rsidTr="00660F81">
        <w:trPr>
          <w:cantSplit/>
          <w:tblHeader/>
          <w:jc w:val="center"/>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40B50F4F" w14:textId="77777777" w:rsidR="0066320D" w:rsidRPr="00E60F8D" w:rsidRDefault="0066320D" w:rsidP="00660F81">
            <w:pPr>
              <w:overflowPunct/>
              <w:autoSpaceDE/>
              <w:autoSpaceDN/>
              <w:adjustRightInd/>
              <w:rPr>
                <w:sz w:val="18"/>
                <w:szCs w:val="18"/>
                <w:lang w:val="en-GB"/>
              </w:rPr>
            </w:pPr>
          </w:p>
        </w:tc>
        <w:tc>
          <w:tcPr>
            <w:tcW w:w="598" w:type="pct"/>
            <w:vMerge/>
            <w:tcBorders>
              <w:top w:val="single" w:sz="4" w:space="0" w:color="auto"/>
              <w:left w:val="single" w:sz="4" w:space="0" w:color="auto"/>
              <w:bottom w:val="single" w:sz="4" w:space="0" w:color="auto"/>
              <w:right w:val="single" w:sz="18" w:space="0" w:color="auto"/>
            </w:tcBorders>
            <w:vAlign w:val="center"/>
            <w:hideMark/>
          </w:tcPr>
          <w:p w14:paraId="7D190FAE" w14:textId="77777777" w:rsidR="0066320D" w:rsidRPr="00E60F8D" w:rsidRDefault="0066320D" w:rsidP="00660F81">
            <w:pPr>
              <w:overflowPunct/>
              <w:autoSpaceDE/>
              <w:autoSpaceDN/>
              <w:adjustRightInd/>
              <w:rPr>
                <w:sz w:val="18"/>
                <w:szCs w:val="18"/>
                <w:lang w:val="en-GB"/>
              </w:rPr>
            </w:pPr>
          </w:p>
        </w:tc>
        <w:tc>
          <w:tcPr>
            <w:tcW w:w="1082" w:type="pct"/>
            <w:tcBorders>
              <w:top w:val="single" w:sz="4" w:space="0" w:color="auto"/>
              <w:left w:val="single" w:sz="18" w:space="0" w:color="auto"/>
              <w:bottom w:val="single" w:sz="4" w:space="0" w:color="auto"/>
              <w:right w:val="single" w:sz="6" w:space="0" w:color="auto"/>
            </w:tcBorders>
            <w:hideMark/>
          </w:tcPr>
          <w:p w14:paraId="457B7913" w14:textId="77777777" w:rsidR="0066320D" w:rsidRPr="00E60F8D" w:rsidRDefault="0066320D" w:rsidP="00660F81">
            <w:pPr>
              <w:pStyle w:val="TabelleText"/>
              <w:spacing w:line="276" w:lineRule="auto"/>
            </w:pPr>
            <w:r w:rsidRPr="00E60F8D">
              <w:t>Req c</w:t>
            </w:r>
          </w:p>
        </w:tc>
        <w:tc>
          <w:tcPr>
            <w:tcW w:w="519" w:type="pct"/>
            <w:tcBorders>
              <w:top w:val="single" w:sz="6" w:space="0" w:color="auto"/>
              <w:left w:val="single" w:sz="6" w:space="0" w:color="auto"/>
              <w:bottom w:val="single" w:sz="6" w:space="0" w:color="auto"/>
              <w:right w:val="single" w:sz="18" w:space="0" w:color="auto"/>
            </w:tcBorders>
            <w:hideMark/>
          </w:tcPr>
          <w:p w14:paraId="2CE0B947" w14:textId="77777777" w:rsidR="0066320D" w:rsidRPr="00E60F8D" w:rsidRDefault="0066320D" w:rsidP="00660F81">
            <w:pPr>
              <w:pStyle w:val="TabelleText"/>
              <w:spacing w:line="276" w:lineRule="auto"/>
            </w:pPr>
            <w:r w:rsidRPr="00E60F8D">
              <w:t>C(C)</w:t>
            </w:r>
          </w:p>
        </w:tc>
        <w:tc>
          <w:tcPr>
            <w:tcW w:w="1125" w:type="pct"/>
            <w:tcBorders>
              <w:top w:val="single" w:sz="6" w:space="0" w:color="auto"/>
              <w:left w:val="single" w:sz="18" w:space="0" w:color="auto"/>
              <w:bottom w:val="single" w:sz="6" w:space="0" w:color="auto"/>
              <w:right w:val="single" w:sz="6" w:space="0" w:color="auto"/>
            </w:tcBorders>
            <w:vAlign w:val="center"/>
            <w:hideMark/>
          </w:tcPr>
          <w:p w14:paraId="4430976F" w14:textId="77777777" w:rsidR="0066320D" w:rsidRPr="00E60F8D" w:rsidRDefault="0066320D" w:rsidP="00660F81">
            <w:pPr>
              <w:pStyle w:val="TabelleText"/>
              <w:spacing w:line="276" w:lineRule="auto"/>
            </w:pPr>
            <w:r w:rsidRPr="00E60F8D">
              <w:t>Function 3</w:t>
            </w:r>
          </w:p>
        </w:tc>
        <w:tc>
          <w:tcPr>
            <w:tcW w:w="457" w:type="pct"/>
            <w:tcBorders>
              <w:top w:val="single" w:sz="4" w:space="0" w:color="auto"/>
              <w:left w:val="single" w:sz="6" w:space="0" w:color="auto"/>
              <w:bottom w:val="single" w:sz="4" w:space="0" w:color="auto"/>
              <w:right w:val="single" w:sz="4" w:space="0" w:color="auto"/>
            </w:tcBorders>
            <w:hideMark/>
          </w:tcPr>
          <w:p w14:paraId="172E5179" w14:textId="77777777" w:rsidR="0066320D" w:rsidRPr="00E60F8D" w:rsidRDefault="0066320D" w:rsidP="00660F81">
            <w:pPr>
              <w:pStyle w:val="TabelleText"/>
              <w:spacing w:line="276" w:lineRule="auto"/>
            </w:pPr>
            <w:r w:rsidRPr="00E60F8D">
              <w:t>Req f</w:t>
            </w:r>
          </w:p>
        </w:tc>
        <w:tc>
          <w:tcPr>
            <w:tcW w:w="463" w:type="pct"/>
            <w:tcBorders>
              <w:top w:val="single" w:sz="4" w:space="0" w:color="auto"/>
              <w:left w:val="single" w:sz="4" w:space="0" w:color="auto"/>
              <w:bottom w:val="single" w:sz="4" w:space="0" w:color="auto"/>
              <w:right w:val="single" w:sz="4" w:space="0" w:color="auto"/>
            </w:tcBorders>
            <w:hideMark/>
          </w:tcPr>
          <w:p w14:paraId="66F841C2" w14:textId="77777777" w:rsidR="0066320D" w:rsidRPr="00E60F8D" w:rsidRDefault="0066320D" w:rsidP="00660F81">
            <w:pPr>
              <w:pStyle w:val="TabelleText"/>
              <w:spacing w:line="276" w:lineRule="auto"/>
            </w:pPr>
            <w:r w:rsidRPr="00E60F8D">
              <w:t>C(D)</w:t>
            </w:r>
          </w:p>
        </w:tc>
      </w:tr>
      <w:tr w:rsidR="0066320D" w14:paraId="7F137C98" w14:textId="77777777" w:rsidTr="00660F81">
        <w:trPr>
          <w:cantSplit/>
          <w:tblHeader/>
          <w:jc w:val="center"/>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5323F002" w14:textId="77777777" w:rsidR="0066320D" w:rsidRPr="00E60F8D" w:rsidRDefault="0066320D" w:rsidP="00660F81">
            <w:pPr>
              <w:overflowPunct/>
              <w:autoSpaceDE/>
              <w:autoSpaceDN/>
              <w:adjustRightInd/>
              <w:rPr>
                <w:sz w:val="18"/>
                <w:szCs w:val="18"/>
                <w:lang w:val="en-GB"/>
              </w:rPr>
            </w:pPr>
          </w:p>
        </w:tc>
        <w:tc>
          <w:tcPr>
            <w:tcW w:w="598" w:type="pct"/>
            <w:vMerge/>
            <w:tcBorders>
              <w:top w:val="single" w:sz="4" w:space="0" w:color="auto"/>
              <w:left w:val="single" w:sz="4" w:space="0" w:color="auto"/>
              <w:bottom w:val="single" w:sz="4" w:space="0" w:color="auto"/>
              <w:right w:val="single" w:sz="18" w:space="0" w:color="auto"/>
            </w:tcBorders>
            <w:vAlign w:val="center"/>
            <w:hideMark/>
          </w:tcPr>
          <w:p w14:paraId="24BB6DF2" w14:textId="77777777" w:rsidR="0066320D" w:rsidRPr="00E60F8D" w:rsidRDefault="0066320D" w:rsidP="00660F81">
            <w:pPr>
              <w:overflowPunct/>
              <w:autoSpaceDE/>
              <w:autoSpaceDN/>
              <w:adjustRightInd/>
              <w:rPr>
                <w:sz w:val="18"/>
                <w:szCs w:val="18"/>
                <w:lang w:val="en-GB"/>
              </w:rPr>
            </w:pPr>
          </w:p>
        </w:tc>
        <w:tc>
          <w:tcPr>
            <w:tcW w:w="1082" w:type="pct"/>
            <w:tcBorders>
              <w:top w:val="single" w:sz="4" w:space="0" w:color="auto"/>
              <w:left w:val="single" w:sz="18" w:space="0" w:color="auto"/>
              <w:bottom w:val="single" w:sz="4" w:space="0" w:color="auto"/>
              <w:right w:val="single" w:sz="6" w:space="0" w:color="auto"/>
            </w:tcBorders>
          </w:tcPr>
          <w:p w14:paraId="4575A1FF" w14:textId="77777777" w:rsidR="0066320D" w:rsidRPr="00E60F8D" w:rsidRDefault="0066320D" w:rsidP="00660F81">
            <w:pPr>
              <w:pStyle w:val="TabelleText"/>
              <w:spacing w:line="276" w:lineRule="auto"/>
            </w:pPr>
          </w:p>
        </w:tc>
        <w:tc>
          <w:tcPr>
            <w:tcW w:w="519" w:type="pct"/>
            <w:tcBorders>
              <w:top w:val="single" w:sz="6" w:space="0" w:color="auto"/>
              <w:left w:val="single" w:sz="6" w:space="0" w:color="auto"/>
              <w:bottom w:val="single" w:sz="6" w:space="0" w:color="auto"/>
              <w:right w:val="single" w:sz="18" w:space="0" w:color="auto"/>
            </w:tcBorders>
          </w:tcPr>
          <w:p w14:paraId="4CD49F9C" w14:textId="77777777" w:rsidR="0066320D" w:rsidRPr="00E60F8D" w:rsidRDefault="0066320D" w:rsidP="00660F81">
            <w:pPr>
              <w:pStyle w:val="TabelleText"/>
              <w:spacing w:line="276" w:lineRule="auto"/>
            </w:pPr>
          </w:p>
        </w:tc>
        <w:tc>
          <w:tcPr>
            <w:tcW w:w="1125" w:type="pct"/>
            <w:tcBorders>
              <w:top w:val="single" w:sz="6" w:space="0" w:color="auto"/>
              <w:left w:val="single" w:sz="18" w:space="0" w:color="auto"/>
              <w:bottom w:val="single" w:sz="6" w:space="0" w:color="auto"/>
              <w:right w:val="single" w:sz="6" w:space="0" w:color="auto"/>
            </w:tcBorders>
            <w:vAlign w:val="center"/>
            <w:hideMark/>
          </w:tcPr>
          <w:p w14:paraId="13FBF3B3" w14:textId="77777777" w:rsidR="0066320D" w:rsidRPr="00E60F8D" w:rsidRDefault="0066320D" w:rsidP="00660F81">
            <w:pPr>
              <w:pStyle w:val="TabelleText"/>
              <w:spacing w:line="276" w:lineRule="auto"/>
            </w:pPr>
            <w:r w:rsidRPr="00E60F8D">
              <w:t>Function 4</w:t>
            </w:r>
          </w:p>
        </w:tc>
        <w:tc>
          <w:tcPr>
            <w:tcW w:w="457" w:type="pct"/>
            <w:tcBorders>
              <w:top w:val="single" w:sz="4" w:space="0" w:color="auto"/>
              <w:left w:val="single" w:sz="6" w:space="0" w:color="auto"/>
              <w:bottom w:val="single" w:sz="4" w:space="0" w:color="auto"/>
              <w:right w:val="single" w:sz="4" w:space="0" w:color="auto"/>
            </w:tcBorders>
            <w:hideMark/>
          </w:tcPr>
          <w:p w14:paraId="43C0CD34" w14:textId="77777777" w:rsidR="0066320D" w:rsidRPr="00E60F8D" w:rsidRDefault="0066320D" w:rsidP="00660F81">
            <w:pPr>
              <w:pStyle w:val="TabelleText"/>
              <w:spacing w:line="276" w:lineRule="auto"/>
            </w:pPr>
            <w:r w:rsidRPr="00E60F8D">
              <w:t>Req g</w:t>
            </w:r>
          </w:p>
        </w:tc>
        <w:tc>
          <w:tcPr>
            <w:tcW w:w="463" w:type="pct"/>
            <w:tcBorders>
              <w:top w:val="single" w:sz="4" w:space="0" w:color="auto"/>
              <w:left w:val="single" w:sz="4" w:space="0" w:color="auto"/>
              <w:bottom w:val="single" w:sz="4" w:space="0" w:color="auto"/>
              <w:right w:val="single" w:sz="4" w:space="0" w:color="auto"/>
            </w:tcBorders>
            <w:hideMark/>
          </w:tcPr>
          <w:p w14:paraId="568D200D" w14:textId="77777777" w:rsidR="0066320D" w:rsidRPr="00E60F8D" w:rsidRDefault="0066320D" w:rsidP="00660F81">
            <w:pPr>
              <w:pStyle w:val="TabelleText"/>
              <w:spacing w:line="276" w:lineRule="auto"/>
            </w:pPr>
            <w:r w:rsidRPr="00E60F8D">
              <w:t>B(D)</w:t>
            </w:r>
          </w:p>
        </w:tc>
      </w:tr>
      <w:tr w:rsidR="0066320D" w14:paraId="5921A2A9" w14:textId="77777777" w:rsidTr="00660F81">
        <w:trPr>
          <w:cantSplit/>
          <w:tblHeader/>
          <w:jc w:val="center"/>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299FC64F" w14:textId="77777777" w:rsidR="0066320D" w:rsidRPr="00E60F8D" w:rsidRDefault="0066320D" w:rsidP="00660F81">
            <w:pPr>
              <w:pStyle w:val="TabelleText"/>
              <w:spacing w:line="276" w:lineRule="auto"/>
            </w:pPr>
            <w:r w:rsidRPr="00E60F8D">
              <w:t>Component 2</w:t>
            </w:r>
          </w:p>
        </w:tc>
        <w:tc>
          <w:tcPr>
            <w:tcW w:w="598" w:type="pct"/>
            <w:vMerge w:val="restart"/>
            <w:tcBorders>
              <w:top w:val="single" w:sz="4" w:space="0" w:color="auto"/>
              <w:left w:val="single" w:sz="4" w:space="0" w:color="auto"/>
              <w:bottom w:val="single" w:sz="4" w:space="0" w:color="auto"/>
              <w:right w:val="single" w:sz="18" w:space="0" w:color="auto"/>
            </w:tcBorders>
            <w:hideMark/>
          </w:tcPr>
          <w:p w14:paraId="71879E89" w14:textId="77777777" w:rsidR="0066320D" w:rsidRPr="00E60F8D" w:rsidRDefault="0066320D" w:rsidP="00660F81">
            <w:pPr>
              <w:pStyle w:val="TabelleText"/>
              <w:spacing w:line="276" w:lineRule="auto"/>
            </w:pPr>
            <w:r w:rsidRPr="00E60F8D">
              <w:t>B(C)</w:t>
            </w:r>
          </w:p>
        </w:tc>
        <w:tc>
          <w:tcPr>
            <w:tcW w:w="1082" w:type="pct"/>
            <w:tcBorders>
              <w:top w:val="single" w:sz="4" w:space="0" w:color="auto"/>
              <w:left w:val="single" w:sz="18" w:space="0" w:color="auto"/>
              <w:bottom w:val="single" w:sz="4" w:space="0" w:color="auto"/>
              <w:right w:val="single" w:sz="6" w:space="0" w:color="auto"/>
            </w:tcBorders>
            <w:hideMark/>
          </w:tcPr>
          <w:p w14:paraId="7AD9E5CD" w14:textId="77777777" w:rsidR="0066320D" w:rsidRPr="00E60F8D" w:rsidRDefault="0066320D" w:rsidP="00660F81">
            <w:pPr>
              <w:pStyle w:val="TabelleText"/>
              <w:spacing w:line="276" w:lineRule="auto"/>
            </w:pPr>
            <w:r w:rsidRPr="00E60F8D">
              <w:t>Req b</w:t>
            </w:r>
          </w:p>
        </w:tc>
        <w:tc>
          <w:tcPr>
            <w:tcW w:w="519" w:type="pct"/>
            <w:tcBorders>
              <w:top w:val="single" w:sz="6" w:space="0" w:color="auto"/>
              <w:left w:val="single" w:sz="6" w:space="0" w:color="auto"/>
              <w:bottom w:val="single" w:sz="6" w:space="0" w:color="auto"/>
              <w:right w:val="single" w:sz="18" w:space="0" w:color="auto"/>
            </w:tcBorders>
            <w:hideMark/>
          </w:tcPr>
          <w:p w14:paraId="1451E961" w14:textId="77777777" w:rsidR="0066320D" w:rsidRPr="00E60F8D" w:rsidRDefault="0066320D" w:rsidP="00660F81">
            <w:pPr>
              <w:pStyle w:val="TabelleText"/>
              <w:spacing w:line="276" w:lineRule="auto"/>
            </w:pPr>
            <w:r w:rsidRPr="00E60F8D">
              <w:t>QM</w:t>
            </w:r>
          </w:p>
        </w:tc>
        <w:tc>
          <w:tcPr>
            <w:tcW w:w="1125" w:type="pct"/>
            <w:tcBorders>
              <w:top w:val="single" w:sz="6" w:space="0" w:color="auto"/>
              <w:left w:val="single" w:sz="18" w:space="0" w:color="auto"/>
              <w:bottom w:val="single" w:sz="6" w:space="0" w:color="auto"/>
              <w:right w:val="single" w:sz="6" w:space="0" w:color="auto"/>
            </w:tcBorders>
            <w:vAlign w:val="center"/>
            <w:hideMark/>
          </w:tcPr>
          <w:p w14:paraId="2572E41D" w14:textId="77777777" w:rsidR="0066320D" w:rsidRPr="00E60F8D" w:rsidRDefault="0066320D" w:rsidP="00660F81">
            <w:pPr>
              <w:pStyle w:val="TabelleText"/>
              <w:spacing w:line="276" w:lineRule="auto"/>
            </w:pPr>
            <w:r w:rsidRPr="00E60F8D">
              <w:t>Function 1</w:t>
            </w:r>
          </w:p>
        </w:tc>
        <w:tc>
          <w:tcPr>
            <w:tcW w:w="457" w:type="pct"/>
            <w:tcBorders>
              <w:top w:val="single" w:sz="4" w:space="0" w:color="auto"/>
              <w:left w:val="single" w:sz="6" w:space="0" w:color="auto"/>
              <w:bottom w:val="single" w:sz="4" w:space="0" w:color="auto"/>
              <w:right w:val="single" w:sz="4" w:space="0" w:color="auto"/>
            </w:tcBorders>
            <w:hideMark/>
          </w:tcPr>
          <w:p w14:paraId="43A5F704" w14:textId="77777777" w:rsidR="0066320D" w:rsidRPr="00E60F8D" w:rsidRDefault="0066320D" w:rsidP="00660F81">
            <w:pPr>
              <w:pStyle w:val="TabelleText"/>
              <w:spacing w:line="276" w:lineRule="auto"/>
            </w:pPr>
            <w:r w:rsidRPr="00E60F8D">
              <w:t>Req d</w:t>
            </w:r>
          </w:p>
        </w:tc>
        <w:tc>
          <w:tcPr>
            <w:tcW w:w="463" w:type="pct"/>
            <w:tcBorders>
              <w:top w:val="single" w:sz="4" w:space="0" w:color="auto"/>
              <w:left w:val="single" w:sz="4" w:space="0" w:color="auto"/>
              <w:bottom w:val="single" w:sz="4" w:space="0" w:color="auto"/>
              <w:right w:val="single" w:sz="4" w:space="0" w:color="auto"/>
            </w:tcBorders>
            <w:hideMark/>
          </w:tcPr>
          <w:p w14:paraId="51021D0F" w14:textId="77777777" w:rsidR="0066320D" w:rsidRPr="00E60F8D" w:rsidRDefault="0066320D" w:rsidP="00660F81"/>
        </w:tc>
      </w:tr>
      <w:tr w:rsidR="0066320D" w14:paraId="37C09187" w14:textId="77777777" w:rsidTr="00660F81">
        <w:trPr>
          <w:cantSplit/>
          <w:tblHeader/>
          <w:jc w:val="center"/>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7A6A21E8" w14:textId="77777777" w:rsidR="0066320D" w:rsidRPr="00E60F8D" w:rsidRDefault="0066320D" w:rsidP="00660F81">
            <w:pPr>
              <w:overflowPunct/>
              <w:autoSpaceDE/>
              <w:autoSpaceDN/>
              <w:adjustRightInd/>
              <w:rPr>
                <w:sz w:val="18"/>
                <w:szCs w:val="18"/>
                <w:lang w:val="en-GB"/>
              </w:rPr>
            </w:pPr>
          </w:p>
        </w:tc>
        <w:tc>
          <w:tcPr>
            <w:tcW w:w="598" w:type="pct"/>
            <w:vMerge/>
            <w:tcBorders>
              <w:top w:val="single" w:sz="4" w:space="0" w:color="auto"/>
              <w:left w:val="single" w:sz="4" w:space="0" w:color="auto"/>
              <w:bottom w:val="single" w:sz="4" w:space="0" w:color="auto"/>
              <w:right w:val="single" w:sz="18" w:space="0" w:color="auto"/>
            </w:tcBorders>
            <w:vAlign w:val="center"/>
            <w:hideMark/>
          </w:tcPr>
          <w:p w14:paraId="54A3AC6E" w14:textId="77777777" w:rsidR="0066320D" w:rsidRPr="00E60F8D" w:rsidRDefault="0066320D" w:rsidP="00660F81">
            <w:pPr>
              <w:overflowPunct/>
              <w:autoSpaceDE/>
              <w:autoSpaceDN/>
              <w:adjustRightInd/>
              <w:rPr>
                <w:sz w:val="18"/>
                <w:szCs w:val="18"/>
                <w:lang w:val="en-GB"/>
              </w:rPr>
            </w:pPr>
          </w:p>
        </w:tc>
        <w:tc>
          <w:tcPr>
            <w:tcW w:w="1082" w:type="pct"/>
            <w:tcBorders>
              <w:top w:val="single" w:sz="4" w:space="0" w:color="auto"/>
              <w:left w:val="single" w:sz="18" w:space="0" w:color="auto"/>
              <w:bottom w:val="single" w:sz="4" w:space="0" w:color="auto"/>
              <w:right w:val="single" w:sz="6" w:space="0" w:color="auto"/>
            </w:tcBorders>
            <w:hideMark/>
          </w:tcPr>
          <w:p w14:paraId="261AC836" w14:textId="77777777" w:rsidR="0066320D" w:rsidRPr="00E60F8D" w:rsidRDefault="0066320D" w:rsidP="00660F81">
            <w:pPr>
              <w:pStyle w:val="TabelleText"/>
              <w:spacing w:line="276" w:lineRule="auto"/>
            </w:pPr>
            <w:r w:rsidRPr="00E60F8D">
              <w:t>Req h</w:t>
            </w:r>
          </w:p>
        </w:tc>
        <w:tc>
          <w:tcPr>
            <w:tcW w:w="519" w:type="pct"/>
            <w:tcBorders>
              <w:top w:val="single" w:sz="6" w:space="0" w:color="auto"/>
              <w:left w:val="single" w:sz="6" w:space="0" w:color="auto"/>
              <w:bottom w:val="single" w:sz="6" w:space="0" w:color="auto"/>
              <w:right w:val="single" w:sz="18" w:space="0" w:color="auto"/>
            </w:tcBorders>
            <w:hideMark/>
          </w:tcPr>
          <w:p w14:paraId="6C7F87B2" w14:textId="77777777" w:rsidR="0066320D" w:rsidRPr="00E60F8D" w:rsidRDefault="0066320D" w:rsidP="00660F81">
            <w:pPr>
              <w:pStyle w:val="TabelleText"/>
              <w:spacing w:line="276" w:lineRule="auto"/>
            </w:pPr>
            <w:r w:rsidRPr="00E60F8D">
              <w:t>B(C)</w:t>
            </w:r>
          </w:p>
        </w:tc>
        <w:tc>
          <w:tcPr>
            <w:tcW w:w="1125" w:type="pct"/>
            <w:tcBorders>
              <w:top w:val="single" w:sz="6" w:space="0" w:color="auto"/>
              <w:left w:val="single" w:sz="18" w:space="0" w:color="auto"/>
              <w:bottom w:val="single" w:sz="6" w:space="0" w:color="auto"/>
              <w:right w:val="single" w:sz="6" w:space="0" w:color="auto"/>
            </w:tcBorders>
            <w:vAlign w:val="center"/>
          </w:tcPr>
          <w:p w14:paraId="7385ADD3" w14:textId="77777777" w:rsidR="0066320D" w:rsidRPr="00E60F8D" w:rsidRDefault="0066320D" w:rsidP="00660F81">
            <w:pPr>
              <w:pStyle w:val="TabelleText"/>
              <w:spacing w:line="276" w:lineRule="auto"/>
            </w:pPr>
          </w:p>
        </w:tc>
        <w:tc>
          <w:tcPr>
            <w:tcW w:w="457" w:type="pct"/>
            <w:tcBorders>
              <w:top w:val="single" w:sz="4" w:space="0" w:color="auto"/>
              <w:left w:val="single" w:sz="6" w:space="0" w:color="auto"/>
              <w:bottom w:val="single" w:sz="4" w:space="0" w:color="auto"/>
              <w:right w:val="single" w:sz="4" w:space="0" w:color="auto"/>
            </w:tcBorders>
            <w:hideMark/>
          </w:tcPr>
          <w:p w14:paraId="6A6A62B9" w14:textId="77777777" w:rsidR="0066320D" w:rsidRPr="00E60F8D" w:rsidRDefault="0066320D" w:rsidP="00660F81">
            <w:pPr>
              <w:pStyle w:val="TabelleText"/>
              <w:spacing w:line="276" w:lineRule="auto"/>
            </w:pPr>
          </w:p>
        </w:tc>
        <w:tc>
          <w:tcPr>
            <w:tcW w:w="463" w:type="pct"/>
            <w:tcBorders>
              <w:top w:val="single" w:sz="4" w:space="0" w:color="auto"/>
              <w:left w:val="single" w:sz="4" w:space="0" w:color="auto"/>
              <w:bottom w:val="single" w:sz="4" w:space="0" w:color="auto"/>
              <w:right w:val="single" w:sz="4" w:space="0" w:color="auto"/>
            </w:tcBorders>
          </w:tcPr>
          <w:p w14:paraId="0E5A42C7" w14:textId="77777777" w:rsidR="0066320D" w:rsidRPr="00E60F8D" w:rsidRDefault="0066320D" w:rsidP="00660F81">
            <w:pPr>
              <w:pStyle w:val="TabelleText"/>
              <w:spacing w:line="276" w:lineRule="auto"/>
            </w:pPr>
          </w:p>
        </w:tc>
      </w:tr>
    </w:tbl>
    <w:p w14:paraId="719BBB96" w14:textId="77777777" w:rsidR="0066320D" w:rsidRPr="00702453" w:rsidRDefault="0066320D" w:rsidP="0066320D">
      <w:pPr>
        <w:pStyle w:val="Caption"/>
      </w:pPr>
      <w:bookmarkStart w:id="122" w:name="_Toc520204265"/>
      <w:bookmarkStart w:id="123" w:name="_Toc260024"/>
      <w:bookmarkStart w:id="124" w:name="_Toc25584420"/>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11</w:t>
      </w:r>
      <w:r>
        <w:rPr>
          <w:noProof/>
        </w:rPr>
        <w:fldChar w:fldCharType="end"/>
      </w:r>
      <w:r w:rsidRPr="00702453">
        <w:t xml:space="preserve">: </w:t>
      </w:r>
      <w:r>
        <w:t>Function Allocation Table</w:t>
      </w:r>
      <w:bookmarkEnd w:id="122"/>
      <w:bookmarkEnd w:id="123"/>
      <w:bookmarkEnd w:id="124"/>
    </w:p>
    <w:p w14:paraId="7E7857A2" w14:textId="77777777" w:rsidR="00357CED" w:rsidRPr="00B13BA0" w:rsidRDefault="00357CED" w:rsidP="00357CED"/>
    <w:p w14:paraId="69C6E2A7" w14:textId="77777777" w:rsidR="00A57F42" w:rsidRPr="0046578B" w:rsidRDefault="00A57F42" w:rsidP="00A57F42">
      <w:pPr>
        <w:shd w:val="clear" w:color="auto" w:fill="D6E3BC" w:themeFill="accent3" w:themeFillTint="66"/>
        <w:rPr>
          <w:i/>
          <w:color w:val="808080" w:themeColor="background1" w:themeShade="80"/>
        </w:rPr>
      </w:pPr>
      <w:r w:rsidRPr="00057AD3">
        <w:rPr>
          <w:b/>
          <w:i/>
          <w:color w:val="808080" w:themeColor="background1" w:themeShade="80"/>
          <w:lang w:val="en-GB"/>
        </w:rPr>
        <w:t>#Hint:</w:t>
      </w:r>
      <w:r>
        <w:rPr>
          <w:i/>
          <w:color w:val="808080" w:themeColor="background1" w:themeShade="80"/>
          <w:lang w:val="en-GB"/>
        </w:rPr>
        <w:t xml:space="preserve"> </w:t>
      </w:r>
      <w:r w:rsidRPr="004B7D12">
        <w:rPr>
          <w:i/>
          <w:color w:val="808080" w:themeColor="background1" w:themeShade="80"/>
          <w:lang w:val="en-GB"/>
        </w:rPr>
        <w:t xml:space="preserve">Most of the analysis and classification </w:t>
      </w:r>
      <w:r>
        <w:rPr>
          <w:i/>
          <w:color w:val="808080" w:themeColor="background1" w:themeShade="80"/>
          <w:lang w:val="en-GB"/>
        </w:rPr>
        <w:t xml:space="preserve">for </w:t>
      </w:r>
      <w:r w:rsidRPr="00A57F42">
        <w:rPr>
          <w:i/>
          <w:color w:val="808080" w:themeColor="background1" w:themeShade="80"/>
          <w:lang w:val="en-GB"/>
        </w:rPr>
        <w:t xml:space="preserve">Architectural Redundancy </w:t>
      </w:r>
      <w:r w:rsidRPr="004B7D12">
        <w:rPr>
          <w:i/>
          <w:color w:val="808080" w:themeColor="background1" w:themeShade="80"/>
          <w:lang w:val="en-GB"/>
        </w:rPr>
        <w:t>should be accomplished via a safety analysis and implemented via requirements</w:t>
      </w:r>
      <w:r>
        <w:rPr>
          <w:i/>
          <w:color w:val="808080" w:themeColor="background1" w:themeShade="80"/>
          <w:lang w:val="en-GB"/>
        </w:rPr>
        <w:t>. Those should be referenced in the table below</w:t>
      </w:r>
      <w:r w:rsidRPr="004B7D12">
        <w:rPr>
          <w:i/>
          <w:color w:val="808080" w:themeColor="background1" w:themeShade="80"/>
          <w:lang w:val="en-GB"/>
        </w:rPr>
        <w:t xml:space="preserve">. The rationale section </w:t>
      </w:r>
      <w:r>
        <w:rPr>
          <w:i/>
          <w:color w:val="808080" w:themeColor="background1" w:themeShade="80"/>
          <w:lang w:val="en-GB"/>
        </w:rPr>
        <w:t>is used</w:t>
      </w:r>
      <w:r w:rsidRPr="004B7D12">
        <w:rPr>
          <w:i/>
          <w:color w:val="808080" w:themeColor="background1" w:themeShade="80"/>
          <w:lang w:val="en-GB"/>
        </w:rPr>
        <w:t xml:space="preserve"> to provide a quick summary of the need for the redundancy</w:t>
      </w:r>
      <w:r>
        <w:rPr>
          <w:i/>
          <w:color w:val="808080" w:themeColor="background1" w:themeShade="80"/>
          <w:lang w:val="en-GB"/>
        </w:rPr>
        <w:t>.</w:t>
      </w:r>
      <w:r w:rsidR="00161364">
        <w:rPr>
          <w:i/>
          <w:color w:val="808080" w:themeColor="background1" w:themeShade="80"/>
          <w:lang w:val="en-GB"/>
        </w:rPr>
        <w:t xml:space="preserve"> If an element does not facilitate any redundant functions or purpose enter ‘n/a’ in all the remaining columns starting with the 2</w:t>
      </w:r>
      <w:r w:rsidR="00161364" w:rsidRPr="00983D13">
        <w:rPr>
          <w:i/>
          <w:color w:val="808080" w:themeColor="background1" w:themeShade="80"/>
          <w:vertAlign w:val="superscript"/>
          <w:lang w:val="en-GB"/>
        </w:rPr>
        <w:t>nd</w:t>
      </w:r>
      <w:r w:rsidR="00161364">
        <w:rPr>
          <w:i/>
          <w:color w:val="808080" w:themeColor="background1" w:themeShade="80"/>
          <w:lang w:val="en-GB"/>
        </w:rPr>
        <w:t xml:space="preserve"> (Redundant Component/Subsystem).</w:t>
      </w:r>
    </w:p>
    <w:p w14:paraId="0DF203CD" w14:textId="77777777" w:rsidR="00655CE7" w:rsidRDefault="00655CE7" w:rsidP="00655CE7">
      <w:pPr>
        <w:rPr>
          <w:highlight w:val="yellow"/>
        </w:rPr>
      </w:pPr>
    </w:p>
    <w:tbl>
      <w:tblPr>
        <w:tblW w:w="0" w:type="auto"/>
        <w:tblLook w:val="04A0" w:firstRow="1" w:lastRow="0" w:firstColumn="1" w:lastColumn="0" w:noHBand="0" w:noVBand="1"/>
      </w:tblPr>
      <w:tblGrid>
        <w:gridCol w:w="1794"/>
        <w:gridCol w:w="1855"/>
        <w:gridCol w:w="3211"/>
        <w:gridCol w:w="1590"/>
        <w:gridCol w:w="1723"/>
      </w:tblGrid>
      <w:tr w:rsidR="00655CE7" w14:paraId="523CBFC1" w14:textId="77777777" w:rsidTr="003F58CF">
        <w:tc>
          <w:tcPr>
            <w:tcW w:w="1794" w:type="dxa"/>
            <w:vMerge w:val="restart"/>
            <w:shd w:val="clear" w:color="auto" w:fill="BFBFBF" w:themeFill="background1" w:themeFillShade="BF"/>
            <w:vAlign w:val="center"/>
          </w:tcPr>
          <w:p w14:paraId="18888EDD" w14:textId="77777777" w:rsidR="00655CE7" w:rsidRDefault="00655CE7" w:rsidP="003F58CF">
            <w:pPr>
              <w:jc w:val="center"/>
              <w:rPr>
                <w:b/>
                <w:sz w:val="18"/>
                <w:szCs w:val="18"/>
                <w:lang w:val="en-GB" w:eastAsia="de-DE"/>
              </w:rPr>
            </w:pPr>
            <w:r>
              <w:rPr>
                <w:b/>
                <w:sz w:val="18"/>
                <w:szCs w:val="18"/>
                <w:lang w:eastAsia="de-DE"/>
              </w:rPr>
              <w:t>Affected Components/</w:t>
            </w:r>
          </w:p>
          <w:p w14:paraId="49DD8163" w14:textId="77777777" w:rsidR="00655CE7" w:rsidRDefault="00655CE7" w:rsidP="003F58CF">
            <w:pPr>
              <w:jc w:val="center"/>
              <w:rPr>
                <w:highlight w:val="yellow"/>
              </w:rPr>
            </w:pPr>
            <w:r>
              <w:rPr>
                <w:b/>
                <w:sz w:val="18"/>
                <w:szCs w:val="18"/>
                <w:lang w:eastAsia="de-DE"/>
              </w:rPr>
              <w:t>Subsystems/ Data</w:t>
            </w:r>
          </w:p>
        </w:tc>
        <w:tc>
          <w:tcPr>
            <w:tcW w:w="1855" w:type="dxa"/>
            <w:vMerge w:val="restart"/>
            <w:shd w:val="clear" w:color="auto" w:fill="BFBFBF" w:themeFill="background1" w:themeFillShade="BF"/>
            <w:vAlign w:val="center"/>
          </w:tcPr>
          <w:p w14:paraId="51B98948" w14:textId="77777777" w:rsidR="00655CE7" w:rsidRDefault="00655CE7" w:rsidP="003F58CF">
            <w:pPr>
              <w:jc w:val="center"/>
              <w:rPr>
                <w:highlight w:val="yellow"/>
              </w:rPr>
            </w:pPr>
            <w:r>
              <w:rPr>
                <w:b/>
                <w:sz w:val="18"/>
                <w:szCs w:val="18"/>
                <w:lang w:eastAsia="de-DE"/>
              </w:rPr>
              <w:t>Redundant Component/ Subsystem/ Data</w:t>
            </w:r>
          </w:p>
        </w:tc>
        <w:tc>
          <w:tcPr>
            <w:tcW w:w="6524" w:type="dxa"/>
            <w:gridSpan w:val="3"/>
            <w:shd w:val="clear" w:color="auto" w:fill="BFBFBF" w:themeFill="background1" w:themeFillShade="BF"/>
            <w:vAlign w:val="center"/>
          </w:tcPr>
          <w:p w14:paraId="55D47296" w14:textId="77777777" w:rsidR="00655CE7" w:rsidRDefault="00655CE7" w:rsidP="003F58CF">
            <w:pPr>
              <w:jc w:val="center"/>
              <w:rPr>
                <w:highlight w:val="yellow"/>
              </w:rPr>
            </w:pPr>
            <w:r>
              <w:rPr>
                <w:b/>
                <w:bCs/>
                <w:sz w:val="18"/>
                <w:szCs w:val="18"/>
                <w:lang w:eastAsia="de-DE"/>
              </w:rPr>
              <w:t>If redundancy is used:</w:t>
            </w:r>
          </w:p>
        </w:tc>
      </w:tr>
      <w:tr w:rsidR="00655CE7" w14:paraId="4F19FCFB" w14:textId="77777777" w:rsidTr="003F58CF">
        <w:tc>
          <w:tcPr>
            <w:tcW w:w="1794" w:type="dxa"/>
            <w:vMerge/>
            <w:shd w:val="clear" w:color="auto" w:fill="BFBFBF" w:themeFill="background1" w:themeFillShade="BF"/>
            <w:vAlign w:val="center"/>
          </w:tcPr>
          <w:p w14:paraId="7F953217" w14:textId="77777777" w:rsidR="00655CE7" w:rsidRDefault="00655CE7" w:rsidP="003F58CF">
            <w:pPr>
              <w:jc w:val="center"/>
              <w:rPr>
                <w:highlight w:val="yellow"/>
              </w:rPr>
            </w:pPr>
          </w:p>
        </w:tc>
        <w:tc>
          <w:tcPr>
            <w:tcW w:w="1855" w:type="dxa"/>
            <w:vMerge/>
            <w:shd w:val="clear" w:color="auto" w:fill="BFBFBF" w:themeFill="background1" w:themeFillShade="BF"/>
            <w:vAlign w:val="center"/>
          </w:tcPr>
          <w:p w14:paraId="19AF9A8A" w14:textId="77777777" w:rsidR="00655CE7" w:rsidRDefault="00655CE7" w:rsidP="003F58CF">
            <w:pPr>
              <w:jc w:val="center"/>
              <w:rPr>
                <w:highlight w:val="yellow"/>
              </w:rPr>
            </w:pPr>
          </w:p>
        </w:tc>
        <w:tc>
          <w:tcPr>
            <w:tcW w:w="3211" w:type="dxa"/>
            <w:shd w:val="clear" w:color="auto" w:fill="BFBFBF" w:themeFill="background1" w:themeFillShade="BF"/>
            <w:vAlign w:val="center"/>
          </w:tcPr>
          <w:p w14:paraId="00C84F1E" w14:textId="77777777" w:rsidR="00655CE7" w:rsidRDefault="00655CE7" w:rsidP="003F58CF">
            <w:pPr>
              <w:jc w:val="center"/>
              <w:rPr>
                <w:highlight w:val="yellow"/>
              </w:rPr>
            </w:pPr>
            <w:r>
              <w:rPr>
                <w:b/>
                <w:sz w:val="18"/>
                <w:szCs w:val="18"/>
                <w:lang w:eastAsia="de-DE"/>
              </w:rPr>
              <w:t>Rational for</w:t>
            </w:r>
            <w:r>
              <w:rPr>
                <w:b/>
                <w:bCs/>
                <w:sz w:val="18"/>
                <w:szCs w:val="18"/>
                <w:lang w:eastAsia="de-DE"/>
              </w:rPr>
              <w:t xml:space="preserve"> why the redundant component is needed/ suitable</w:t>
            </w:r>
          </w:p>
        </w:tc>
        <w:tc>
          <w:tcPr>
            <w:tcW w:w="1590" w:type="dxa"/>
            <w:shd w:val="clear" w:color="auto" w:fill="BFBFBF" w:themeFill="background1" w:themeFillShade="BF"/>
            <w:vAlign w:val="center"/>
          </w:tcPr>
          <w:p w14:paraId="1F8FE11B" w14:textId="77777777" w:rsidR="00655CE7" w:rsidRDefault="00655CE7" w:rsidP="003F58CF">
            <w:pPr>
              <w:jc w:val="center"/>
              <w:rPr>
                <w:highlight w:val="yellow"/>
              </w:rPr>
            </w:pPr>
            <w:r>
              <w:rPr>
                <w:b/>
                <w:bCs/>
                <w:sz w:val="18"/>
                <w:szCs w:val="18"/>
                <w:lang w:eastAsia="de-DE"/>
              </w:rPr>
              <w:t>Reference to Safety Analysis</w:t>
            </w:r>
          </w:p>
        </w:tc>
        <w:tc>
          <w:tcPr>
            <w:tcW w:w="1723" w:type="dxa"/>
            <w:shd w:val="clear" w:color="auto" w:fill="BFBFBF" w:themeFill="background1" w:themeFillShade="BF"/>
            <w:vAlign w:val="center"/>
          </w:tcPr>
          <w:p w14:paraId="6DBB8CEB" w14:textId="77777777" w:rsidR="00655CE7" w:rsidRDefault="00655CE7" w:rsidP="003F58CF">
            <w:pPr>
              <w:jc w:val="center"/>
              <w:rPr>
                <w:highlight w:val="yellow"/>
              </w:rPr>
            </w:pPr>
            <w:r>
              <w:rPr>
                <w:b/>
                <w:bCs/>
                <w:sz w:val="18"/>
                <w:szCs w:val="18"/>
                <w:lang w:eastAsia="de-DE"/>
              </w:rPr>
              <w:t>Requirements Calling for redundancy (Reference to Req IDs)</w:t>
            </w:r>
          </w:p>
        </w:tc>
      </w:tr>
      <w:tr w:rsidR="00655CE7" w14:paraId="13E8347D" w14:textId="77777777" w:rsidTr="006E6E2B">
        <w:tc>
          <w:tcPr>
            <w:tcW w:w="1794" w:type="dxa"/>
          </w:tcPr>
          <w:p w14:paraId="330B171B" w14:textId="77777777" w:rsidR="00655CE7" w:rsidRDefault="00655CE7" w:rsidP="004E35C8">
            <w:pPr>
              <w:rPr>
                <w:highlight w:val="yellow"/>
              </w:rPr>
            </w:pPr>
          </w:p>
        </w:tc>
        <w:tc>
          <w:tcPr>
            <w:tcW w:w="1855" w:type="dxa"/>
          </w:tcPr>
          <w:p w14:paraId="4B822C31" w14:textId="77777777" w:rsidR="00655CE7" w:rsidRDefault="00655CE7" w:rsidP="004E35C8">
            <w:pPr>
              <w:rPr>
                <w:highlight w:val="yellow"/>
              </w:rPr>
            </w:pPr>
          </w:p>
        </w:tc>
        <w:tc>
          <w:tcPr>
            <w:tcW w:w="3211" w:type="dxa"/>
          </w:tcPr>
          <w:p w14:paraId="5BE63548" w14:textId="77777777" w:rsidR="00655CE7" w:rsidRDefault="00655CE7" w:rsidP="004E35C8">
            <w:pPr>
              <w:rPr>
                <w:highlight w:val="yellow"/>
              </w:rPr>
            </w:pPr>
          </w:p>
        </w:tc>
        <w:tc>
          <w:tcPr>
            <w:tcW w:w="1590" w:type="dxa"/>
          </w:tcPr>
          <w:p w14:paraId="2996F10F" w14:textId="77777777" w:rsidR="00655CE7" w:rsidRDefault="00655CE7" w:rsidP="004E35C8">
            <w:pPr>
              <w:rPr>
                <w:highlight w:val="yellow"/>
              </w:rPr>
            </w:pPr>
          </w:p>
        </w:tc>
        <w:tc>
          <w:tcPr>
            <w:tcW w:w="1723" w:type="dxa"/>
          </w:tcPr>
          <w:p w14:paraId="1EAAA77D" w14:textId="77777777" w:rsidR="00655CE7" w:rsidRDefault="00655CE7" w:rsidP="004E35C8">
            <w:pPr>
              <w:rPr>
                <w:highlight w:val="yellow"/>
              </w:rPr>
            </w:pPr>
          </w:p>
        </w:tc>
      </w:tr>
      <w:tr w:rsidR="00D574B3" w14:paraId="2581E023" w14:textId="77777777" w:rsidTr="006E6E2B">
        <w:tc>
          <w:tcPr>
            <w:tcW w:w="1794" w:type="dxa"/>
          </w:tcPr>
          <w:p w14:paraId="4E325D3A" w14:textId="77777777" w:rsidR="00D574B3" w:rsidRDefault="00D574B3" w:rsidP="004E35C8">
            <w:pPr>
              <w:rPr>
                <w:highlight w:val="yellow"/>
              </w:rPr>
            </w:pPr>
          </w:p>
        </w:tc>
        <w:tc>
          <w:tcPr>
            <w:tcW w:w="1855" w:type="dxa"/>
          </w:tcPr>
          <w:p w14:paraId="7D2F4E49" w14:textId="77777777" w:rsidR="00D574B3" w:rsidRDefault="00D574B3" w:rsidP="004E35C8">
            <w:pPr>
              <w:rPr>
                <w:highlight w:val="yellow"/>
              </w:rPr>
            </w:pPr>
          </w:p>
        </w:tc>
        <w:tc>
          <w:tcPr>
            <w:tcW w:w="3211" w:type="dxa"/>
          </w:tcPr>
          <w:p w14:paraId="1ADB4D05" w14:textId="77777777" w:rsidR="00D574B3" w:rsidRDefault="00D574B3" w:rsidP="004E35C8">
            <w:pPr>
              <w:rPr>
                <w:highlight w:val="yellow"/>
              </w:rPr>
            </w:pPr>
          </w:p>
        </w:tc>
        <w:tc>
          <w:tcPr>
            <w:tcW w:w="1590" w:type="dxa"/>
          </w:tcPr>
          <w:p w14:paraId="6A266E17" w14:textId="77777777" w:rsidR="00D574B3" w:rsidRDefault="00D574B3" w:rsidP="004E35C8">
            <w:pPr>
              <w:rPr>
                <w:rStyle w:val="CommentReference"/>
                <w:rFonts w:ascii="Times New Roman" w:hAnsi="Times New Roman"/>
              </w:rPr>
            </w:pPr>
          </w:p>
        </w:tc>
        <w:tc>
          <w:tcPr>
            <w:tcW w:w="1723" w:type="dxa"/>
          </w:tcPr>
          <w:p w14:paraId="5F5A47D0" w14:textId="77777777" w:rsidR="00D574B3" w:rsidRDefault="00D574B3" w:rsidP="004E35C8">
            <w:pPr>
              <w:rPr>
                <w:highlight w:val="yellow"/>
              </w:rPr>
            </w:pPr>
          </w:p>
        </w:tc>
      </w:tr>
      <w:tr w:rsidR="00D574B3" w14:paraId="5DCDAF2C" w14:textId="77777777" w:rsidTr="006E6E2B">
        <w:tc>
          <w:tcPr>
            <w:tcW w:w="1794" w:type="dxa"/>
          </w:tcPr>
          <w:p w14:paraId="028075EF" w14:textId="77777777" w:rsidR="00D574B3" w:rsidRDefault="00D574B3" w:rsidP="004E35C8">
            <w:pPr>
              <w:rPr>
                <w:highlight w:val="yellow"/>
              </w:rPr>
            </w:pPr>
          </w:p>
        </w:tc>
        <w:tc>
          <w:tcPr>
            <w:tcW w:w="1855" w:type="dxa"/>
          </w:tcPr>
          <w:p w14:paraId="153915CA" w14:textId="77777777" w:rsidR="00D574B3" w:rsidRDefault="00D574B3" w:rsidP="004E35C8">
            <w:pPr>
              <w:rPr>
                <w:highlight w:val="yellow"/>
              </w:rPr>
            </w:pPr>
          </w:p>
        </w:tc>
        <w:tc>
          <w:tcPr>
            <w:tcW w:w="3211" w:type="dxa"/>
          </w:tcPr>
          <w:p w14:paraId="4A059032" w14:textId="77777777" w:rsidR="00D574B3" w:rsidRDefault="00D574B3" w:rsidP="004E35C8">
            <w:pPr>
              <w:rPr>
                <w:highlight w:val="yellow"/>
              </w:rPr>
            </w:pPr>
          </w:p>
        </w:tc>
        <w:tc>
          <w:tcPr>
            <w:tcW w:w="1590" w:type="dxa"/>
          </w:tcPr>
          <w:p w14:paraId="5279A647" w14:textId="77777777" w:rsidR="00D574B3" w:rsidRDefault="00D574B3" w:rsidP="004E35C8">
            <w:pPr>
              <w:rPr>
                <w:rStyle w:val="CommentReference"/>
                <w:rFonts w:ascii="Times New Roman" w:hAnsi="Times New Roman"/>
              </w:rPr>
            </w:pPr>
          </w:p>
        </w:tc>
        <w:tc>
          <w:tcPr>
            <w:tcW w:w="1723" w:type="dxa"/>
          </w:tcPr>
          <w:p w14:paraId="1FECE303" w14:textId="77777777" w:rsidR="00D574B3" w:rsidRDefault="00D574B3" w:rsidP="004E35C8">
            <w:pPr>
              <w:rPr>
                <w:highlight w:val="yellow"/>
              </w:rPr>
            </w:pPr>
          </w:p>
        </w:tc>
      </w:tr>
      <w:tr w:rsidR="00D574B3" w14:paraId="49545F72" w14:textId="77777777" w:rsidTr="006E6E2B">
        <w:tc>
          <w:tcPr>
            <w:tcW w:w="1794" w:type="dxa"/>
          </w:tcPr>
          <w:p w14:paraId="36C616F5" w14:textId="77777777" w:rsidR="00D574B3" w:rsidRDefault="00D574B3" w:rsidP="004E35C8">
            <w:pPr>
              <w:rPr>
                <w:highlight w:val="yellow"/>
              </w:rPr>
            </w:pPr>
          </w:p>
        </w:tc>
        <w:tc>
          <w:tcPr>
            <w:tcW w:w="1855" w:type="dxa"/>
          </w:tcPr>
          <w:p w14:paraId="686B8506" w14:textId="77777777" w:rsidR="00D574B3" w:rsidRDefault="00D574B3" w:rsidP="004E35C8">
            <w:pPr>
              <w:rPr>
                <w:highlight w:val="yellow"/>
              </w:rPr>
            </w:pPr>
          </w:p>
        </w:tc>
        <w:tc>
          <w:tcPr>
            <w:tcW w:w="3211" w:type="dxa"/>
          </w:tcPr>
          <w:p w14:paraId="7FDB3714" w14:textId="77777777" w:rsidR="00D574B3" w:rsidRDefault="00D574B3" w:rsidP="004E35C8">
            <w:pPr>
              <w:rPr>
                <w:highlight w:val="yellow"/>
              </w:rPr>
            </w:pPr>
          </w:p>
        </w:tc>
        <w:tc>
          <w:tcPr>
            <w:tcW w:w="1590" w:type="dxa"/>
          </w:tcPr>
          <w:p w14:paraId="17DCFCCB" w14:textId="77777777" w:rsidR="00D574B3" w:rsidRDefault="00D574B3" w:rsidP="004E35C8">
            <w:pPr>
              <w:rPr>
                <w:rStyle w:val="CommentReference"/>
                <w:rFonts w:ascii="Times New Roman" w:hAnsi="Times New Roman"/>
              </w:rPr>
            </w:pPr>
          </w:p>
        </w:tc>
        <w:tc>
          <w:tcPr>
            <w:tcW w:w="1723" w:type="dxa"/>
          </w:tcPr>
          <w:p w14:paraId="13DABB69" w14:textId="77777777" w:rsidR="00D574B3" w:rsidRDefault="00D574B3" w:rsidP="006E6E2B">
            <w:pPr>
              <w:keepNext/>
              <w:rPr>
                <w:highlight w:val="yellow"/>
              </w:rPr>
            </w:pPr>
          </w:p>
        </w:tc>
      </w:tr>
    </w:tbl>
    <w:p w14:paraId="44DE6A03" w14:textId="77777777" w:rsidR="00655CE7" w:rsidRPr="00AD787F" w:rsidRDefault="006E6E2B" w:rsidP="006E6E2B">
      <w:pPr>
        <w:pStyle w:val="Caption"/>
        <w:rPr>
          <w:highlight w:val="yellow"/>
        </w:rPr>
      </w:pPr>
      <w:bookmarkStart w:id="125" w:name="_Toc25584421"/>
      <w:r>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12</w:t>
      </w:r>
      <w:r w:rsidR="00F309BE">
        <w:rPr>
          <w:noProof/>
        </w:rPr>
        <w:fldChar w:fldCharType="end"/>
      </w:r>
      <w:r>
        <w:t xml:space="preserve">: </w:t>
      </w:r>
      <w:r w:rsidRPr="00B353A2">
        <w:t>Architectural Redundancy Summary</w:t>
      </w:r>
      <w:bookmarkEnd w:id="125"/>
    </w:p>
    <w:p w14:paraId="2395C783" w14:textId="77777777" w:rsidR="00567477" w:rsidRPr="00567477" w:rsidRDefault="00567477" w:rsidP="00567477"/>
    <w:p w14:paraId="4413BEF0" w14:textId="77777777" w:rsidR="0045021E" w:rsidRDefault="001A1DC8" w:rsidP="0008696C">
      <w:pPr>
        <w:pStyle w:val="Heading1"/>
      </w:pPr>
      <w:bookmarkStart w:id="126" w:name="_Toc422994365"/>
      <w:bookmarkStart w:id="127" w:name="_Toc481143815"/>
      <w:bookmarkStart w:id="128" w:name="_Toc32332117"/>
      <w:bookmarkStart w:id="129" w:name="_Ref247106287"/>
      <w:bookmarkStart w:id="130" w:name="_Toc211245110"/>
      <w:r>
        <w:lastRenderedPageBreak/>
        <w:t>Feature Implementation</w:t>
      </w:r>
      <w:r w:rsidR="00E0458F">
        <w:t xml:space="preserve"> </w:t>
      </w:r>
      <w:r w:rsidR="0045021E">
        <w:t>Modeling</w:t>
      </w:r>
      <w:bookmarkEnd w:id="126"/>
      <w:bookmarkEnd w:id="127"/>
      <w:bookmarkEnd w:id="128"/>
    </w:p>
    <w:p w14:paraId="4490C891" w14:textId="77777777" w:rsidR="00333677" w:rsidRDefault="00771894" w:rsidP="0008696C">
      <w:pPr>
        <w:pStyle w:val="Heading2"/>
      </w:pPr>
      <w:bookmarkStart w:id="131" w:name="_Toc460937087"/>
      <w:bookmarkStart w:id="132" w:name="_Toc481143816"/>
      <w:bookmarkStart w:id="133" w:name="_Toc32332118"/>
      <w:bookmarkStart w:id="134" w:name="_Toc422994370"/>
      <w:bookmarkEnd w:id="129"/>
      <w:r>
        <w:t xml:space="preserve">Component </w:t>
      </w:r>
      <w:r w:rsidRPr="00882C07">
        <w:t>Interaction Diagrams</w:t>
      </w:r>
      <w:bookmarkEnd w:id="131"/>
      <w:bookmarkEnd w:id="132"/>
      <w:bookmarkEnd w:id="133"/>
    </w:p>
    <w:p w14:paraId="01B02741" w14:textId="28260E87" w:rsidR="001A1BE5" w:rsidRDefault="001D17FF" w:rsidP="00D17345">
      <w:pPr>
        <w:keepNext/>
      </w:pPr>
      <w:r>
        <w:object w:dxaOrig="22530" w:dyaOrig="9676" w14:anchorId="726EB2CF">
          <v:shape id="_x0000_i1057" type="#_x0000_t75" style="width:517.95pt;height:222.45pt" o:ole="">
            <v:imagedata r:id="rId30" o:title=""/>
          </v:shape>
          <o:OLEObject Type="Embed" ProgID="Visio.Drawing.15" ShapeID="_x0000_i1057" DrawAspect="Content" ObjectID="_1683532568" r:id="rId31"/>
        </w:object>
      </w:r>
    </w:p>
    <w:p w14:paraId="016B322E" w14:textId="65C640C8" w:rsidR="00D17345" w:rsidRDefault="00D17345" w:rsidP="00D17345">
      <w:pPr>
        <w:keepNext/>
      </w:pPr>
    </w:p>
    <w:p w14:paraId="0870B77A" w14:textId="77777777" w:rsidR="00AF2E97" w:rsidRDefault="00D17345" w:rsidP="00D17345">
      <w:pPr>
        <w:pStyle w:val="Caption"/>
      </w:pPr>
      <w:bookmarkStart w:id="135" w:name="_Toc25584408"/>
      <w:r>
        <w:t xml:space="preserve">Figure </w:t>
      </w:r>
      <w:fldSimple w:instr=" SEQ Figure \* ARABIC ">
        <w:r w:rsidR="009511B2">
          <w:rPr>
            <w:noProof/>
          </w:rPr>
          <w:t>3</w:t>
        </w:r>
      </w:fldSimple>
      <w:r>
        <w:t xml:space="preserve">: Back End Closure Authenticated Communication </w:t>
      </w:r>
      <w:r w:rsidR="00C27B5D">
        <w:t>DataFlow</w:t>
      </w:r>
      <w:r>
        <w:t xml:space="preserve"> Diagram</w:t>
      </w:r>
      <w:bookmarkEnd w:id="135"/>
    </w:p>
    <w:p w14:paraId="673B6F9A" w14:textId="77777777" w:rsidR="00597836" w:rsidRDefault="00597836" w:rsidP="00597836">
      <w:bookmarkStart w:id="136" w:name="_Toc481143818"/>
    </w:p>
    <w:p w14:paraId="317547C4" w14:textId="7B4EF953" w:rsidR="00874F99" w:rsidRDefault="00874F99" w:rsidP="00874F99"/>
    <w:p w14:paraId="1FBFDE2A" w14:textId="405A441C" w:rsidR="00874F99" w:rsidRPr="00874F99" w:rsidRDefault="001D17FF" w:rsidP="00874F99">
      <w:r>
        <w:object w:dxaOrig="17671" w:dyaOrig="5731" w14:anchorId="1EBAB239">
          <v:shape id="_x0000_i1055" type="#_x0000_t75" style="width:368.6pt;height:118.2pt" o:ole="">
            <v:imagedata r:id="rId32" o:title=""/>
          </v:shape>
          <o:OLEObject Type="Embed" ProgID="Visio.Drawing.15" ShapeID="_x0000_i1055" DrawAspect="Content" ObjectID="_1683532569" r:id="rId33"/>
        </w:object>
      </w:r>
    </w:p>
    <w:p w14:paraId="6B15FC19" w14:textId="77777777" w:rsidR="00874F99" w:rsidRDefault="00874F99" w:rsidP="00874F99">
      <w:pPr>
        <w:pStyle w:val="Caption"/>
      </w:pPr>
      <w:r w:rsidRPr="00A469B6">
        <w:rPr>
          <w:highlight w:val="cyan"/>
        </w:rPr>
        <w:t xml:space="preserve">Figure </w:t>
      </w:r>
      <w:r w:rsidRPr="00A469B6">
        <w:rPr>
          <w:highlight w:val="cyan"/>
        </w:rPr>
        <w:fldChar w:fldCharType="begin"/>
      </w:r>
      <w:r w:rsidRPr="00A469B6">
        <w:rPr>
          <w:highlight w:val="cyan"/>
        </w:rPr>
        <w:instrText xml:space="preserve"> SEQ Figure \* ARABIC </w:instrText>
      </w:r>
      <w:r w:rsidRPr="00A469B6">
        <w:rPr>
          <w:highlight w:val="cyan"/>
        </w:rPr>
        <w:fldChar w:fldCharType="separate"/>
      </w:r>
      <w:r w:rsidRPr="00A469B6">
        <w:rPr>
          <w:noProof/>
          <w:highlight w:val="cyan"/>
        </w:rPr>
        <w:t>4</w:t>
      </w:r>
      <w:r w:rsidRPr="00A469B6">
        <w:rPr>
          <w:noProof/>
          <w:highlight w:val="cyan"/>
        </w:rPr>
        <w:fldChar w:fldCharType="end"/>
      </w:r>
      <w:r w:rsidRPr="00A469B6">
        <w:rPr>
          <w:highlight w:val="cyan"/>
        </w:rPr>
        <w:t>: Receive BEC Remote Access Requests Dataflow Diagram</w:t>
      </w:r>
    </w:p>
    <w:p w14:paraId="2BE2E867" w14:textId="77777777" w:rsidR="00603C23" w:rsidRPr="007959C2" w:rsidRDefault="00603C23" w:rsidP="00597836"/>
    <w:p w14:paraId="3AFA7E00" w14:textId="77777777" w:rsidR="008F242C" w:rsidRDefault="008F242C" w:rsidP="00E751C7">
      <w:pPr>
        <w:pStyle w:val="Heading3"/>
      </w:pPr>
      <w:bookmarkStart w:id="137" w:name="_Toc32332119"/>
      <w:r>
        <w:t>Functional Safety</w:t>
      </w:r>
      <w:bookmarkEnd w:id="137"/>
    </w:p>
    <w:p w14:paraId="36C0A3E3" w14:textId="77777777" w:rsidR="00306CD3" w:rsidRDefault="00306CD3" w:rsidP="00306CD3">
      <w:pPr>
        <w:pStyle w:val="Heading4"/>
      </w:pPr>
      <w:bookmarkStart w:id="138" w:name="_Toc32332120"/>
      <w:r>
        <w:t>Fault Handling Time Analysis</w:t>
      </w:r>
      <w:bookmarkEnd w:id="138"/>
    </w:p>
    <w:p w14:paraId="175C05CC" w14:textId="77777777" w:rsidR="00306CD3" w:rsidRPr="00306CD3" w:rsidRDefault="00306CD3" w:rsidP="00306CD3"/>
    <w:p w14:paraId="40571DC7" w14:textId="77777777" w:rsidR="00066E54" w:rsidRPr="00066E54" w:rsidRDefault="00066E54" w:rsidP="00AE1EE3">
      <w:pPr>
        <w:shd w:val="clear" w:color="auto" w:fill="D6E3BC" w:themeFill="accent3" w:themeFillTint="66"/>
        <w:rPr>
          <w:i/>
          <w:color w:val="808080" w:themeColor="background1" w:themeShade="80"/>
        </w:rPr>
      </w:pPr>
      <w:r w:rsidRPr="00066E54">
        <w:rPr>
          <w:b/>
          <w:i/>
          <w:color w:val="808080" w:themeColor="background1" w:themeShade="80"/>
        </w:rPr>
        <w:t xml:space="preserve">#Classification: </w:t>
      </w:r>
      <w:r w:rsidRPr="00066E54">
        <w:rPr>
          <w:i/>
          <w:color w:val="808080" w:themeColor="background1" w:themeShade="80"/>
        </w:rPr>
        <w:t>Functional Safety Only - Optional</w:t>
      </w:r>
    </w:p>
    <w:p w14:paraId="691E3DBF" w14:textId="77777777" w:rsidR="00AE1EE3" w:rsidRDefault="00AE1EE3" w:rsidP="00AE1EE3">
      <w:pPr>
        <w:shd w:val="clear" w:color="auto" w:fill="D6E3BC" w:themeFill="accent3" w:themeFillTint="66"/>
        <w:rPr>
          <w:i/>
          <w:color w:val="808080" w:themeColor="background1" w:themeShade="80"/>
          <w:lang w:val="en-GB"/>
        </w:rPr>
      </w:pPr>
      <w:r w:rsidRPr="00057AD3">
        <w:rPr>
          <w:b/>
          <w:i/>
          <w:color w:val="808080" w:themeColor="background1" w:themeShade="80"/>
          <w:lang w:val="en-GB"/>
        </w:rPr>
        <w:t>#Hint:</w:t>
      </w:r>
      <w:r>
        <w:rPr>
          <w:i/>
          <w:color w:val="808080" w:themeColor="background1" w:themeShade="80"/>
          <w:lang w:val="en-GB"/>
        </w:rPr>
        <w:t xml:space="preserve"> The purpose of this table is to check the individual component </w:t>
      </w:r>
      <w:r w:rsidR="00504B7D">
        <w:rPr>
          <w:i/>
          <w:color w:val="808080" w:themeColor="background1" w:themeShade="80"/>
          <w:lang w:val="en-GB"/>
        </w:rPr>
        <w:t>Fault Handling Time (FHT)</w:t>
      </w:r>
      <w:r>
        <w:rPr>
          <w:i/>
          <w:color w:val="808080" w:themeColor="background1" w:themeShade="80"/>
          <w:lang w:val="en-GB"/>
        </w:rPr>
        <w:t xml:space="preserve"> contributions of the TSRs against the stated </w:t>
      </w:r>
      <w:r w:rsidR="00504B7D">
        <w:rPr>
          <w:i/>
          <w:color w:val="808080" w:themeColor="background1" w:themeShade="80"/>
          <w:lang w:val="en-GB"/>
        </w:rPr>
        <w:t>FHT</w:t>
      </w:r>
      <w:r>
        <w:rPr>
          <w:i/>
          <w:color w:val="808080" w:themeColor="background1" w:themeShade="80"/>
          <w:lang w:val="en-GB"/>
        </w:rPr>
        <w:t xml:space="preserve"> of the </w:t>
      </w:r>
      <w:r w:rsidR="006F30AF">
        <w:rPr>
          <w:i/>
          <w:color w:val="808080" w:themeColor="background1" w:themeShade="80"/>
          <w:lang w:val="en-GB"/>
        </w:rPr>
        <w:t xml:space="preserve">(refined) </w:t>
      </w:r>
      <w:r>
        <w:rPr>
          <w:i/>
          <w:color w:val="808080" w:themeColor="background1" w:themeShade="80"/>
          <w:lang w:val="en-GB"/>
        </w:rPr>
        <w:t xml:space="preserve">FSRs </w:t>
      </w:r>
      <w:r w:rsidRPr="00AE1EE3">
        <w:rPr>
          <w:i/>
          <w:color w:val="808080" w:themeColor="background1" w:themeShade="80"/>
          <w:lang w:val="en-GB"/>
        </w:rPr>
        <w:t xml:space="preserve">(as derived from the Functional Safety Concept) </w:t>
      </w:r>
      <w:r>
        <w:rPr>
          <w:i/>
          <w:color w:val="808080" w:themeColor="background1" w:themeShade="80"/>
          <w:lang w:val="en-GB"/>
        </w:rPr>
        <w:t>from which the TSRs were derived (checking for consistency or violations). The table serves as a quick s</w:t>
      </w:r>
      <w:r w:rsidR="00504B7D">
        <w:rPr>
          <w:i/>
          <w:color w:val="808080" w:themeColor="background1" w:themeShade="80"/>
          <w:lang w:val="en-GB"/>
        </w:rPr>
        <w:t xml:space="preserve">ummary of the key information. </w:t>
      </w:r>
      <w:r>
        <w:rPr>
          <w:i/>
          <w:color w:val="808080" w:themeColor="background1" w:themeShade="80"/>
          <w:lang w:val="en-GB"/>
        </w:rPr>
        <w:t>For help in determining the F</w:t>
      </w:r>
      <w:r w:rsidR="00504B7D">
        <w:rPr>
          <w:i/>
          <w:color w:val="808080" w:themeColor="background1" w:themeShade="80"/>
          <w:lang w:val="en-GB"/>
        </w:rPr>
        <w:t>HT</w:t>
      </w:r>
      <w:r>
        <w:rPr>
          <w:i/>
          <w:color w:val="808080" w:themeColor="background1" w:themeShade="80"/>
          <w:lang w:val="en-GB"/>
        </w:rPr>
        <w:t xml:space="preserve"> values of the TSRs please use the expanded </w:t>
      </w:r>
      <w:r w:rsidR="00504B7D">
        <w:rPr>
          <w:i/>
          <w:color w:val="808080" w:themeColor="background1" w:themeShade="80"/>
          <w:lang w:val="en-GB"/>
        </w:rPr>
        <w:t xml:space="preserve">version of the </w:t>
      </w:r>
      <w:r>
        <w:rPr>
          <w:i/>
          <w:color w:val="808080" w:themeColor="background1" w:themeShade="80"/>
          <w:lang w:val="en-GB"/>
        </w:rPr>
        <w:t xml:space="preserve">table in </w:t>
      </w:r>
      <w:r w:rsidR="00504B7D">
        <w:rPr>
          <w:i/>
          <w:color w:val="808080" w:themeColor="background1" w:themeShade="80"/>
          <w:lang w:val="en-GB"/>
        </w:rPr>
        <w:t xml:space="preserve">the </w:t>
      </w:r>
      <w:hyperlink r:id="rId34" w:history="1">
        <w:r w:rsidR="00504B7D" w:rsidRPr="00922BF9">
          <w:rPr>
            <w:rStyle w:val="Hyperlink"/>
            <w:i/>
            <w:lang w:val="en-GB"/>
          </w:rPr>
          <w:t>Functional Safety Sharepoint</w:t>
        </w:r>
      </w:hyperlink>
      <w:r w:rsidR="00504B7D">
        <w:rPr>
          <w:rStyle w:val="Hyperlink"/>
          <w:i/>
          <w:lang w:val="en-GB"/>
        </w:rPr>
        <w:t xml:space="preserve"> </w:t>
      </w:r>
      <w:r>
        <w:rPr>
          <w:i/>
          <w:color w:val="808080" w:themeColor="background1" w:themeShade="80"/>
          <w:lang w:val="en-GB"/>
        </w:rPr>
        <w:t>along with</w:t>
      </w:r>
      <w:r w:rsidR="00066E54">
        <w:rPr>
          <w:i/>
          <w:color w:val="808080" w:themeColor="background1" w:themeShade="80"/>
          <w:lang w:val="en-GB"/>
        </w:rPr>
        <w:t xml:space="preserve"> its accompanying instructions.</w:t>
      </w:r>
    </w:p>
    <w:p w14:paraId="4833BC27" w14:textId="77777777" w:rsidR="00066E54" w:rsidRPr="0046578B" w:rsidRDefault="00066E54" w:rsidP="00AE1EE3">
      <w:pPr>
        <w:shd w:val="clear" w:color="auto" w:fill="D6E3BC" w:themeFill="accent3" w:themeFillTint="66"/>
        <w:rPr>
          <w:i/>
          <w:color w:val="808080" w:themeColor="background1" w:themeShade="80"/>
        </w:rPr>
      </w:pPr>
      <w:r w:rsidRPr="00922BF9">
        <w:rPr>
          <w:b/>
          <w:i/>
          <w:color w:val="808080" w:themeColor="background1" w:themeShade="80"/>
          <w:lang w:val="en-GB"/>
        </w:rPr>
        <w:t>#Link:</w:t>
      </w:r>
      <w:r>
        <w:rPr>
          <w:i/>
          <w:color w:val="808080" w:themeColor="background1" w:themeShade="80"/>
          <w:lang w:val="en-GB"/>
        </w:rPr>
        <w:t xml:space="preserve"> </w:t>
      </w:r>
      <w:hyperlink r:id="rId35" w:history="1">
        <w:r w:rsidRPr="00922BF9">
          <w:rPr>
            <w:rStyle w:val="Hyperlink"/>
            <w:i/>
            <w:lang w:val="en-GB"/>
          </w:rPr>
          <w:t>Functional Safety Sharepoint</w:t>
        </w:r>
      </w:hyperlink>
    </w:p>
    <w:p w14:paraId="03C5F000" w14:textId="77777777" w:rsidR="00AE1EE3" w:rsidRPr="00912D40" w:rsidRDefault="00AE1EE3" w:rsidP="00AE1EE3">
      <w:pPr>
        <w:rPr>
          <w:highlight w:val="yellow"/>
        </w:rPr>
      </w:pPr>
    </w:p>
    <w:tbl>
      <w:tblPr>
        <w:tblW w:w="49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2097"/>
        <w:gridCol w:w="2405"/>
        <w:gridCol w:w="2405"/>
      </w:tblGrid>
      <w:tr w:rsidR="001F4184" w:rsidRPr="00E627FD" w14:paraId="23582F02" w14:textId="77777777" w:rsidTr="004370E4">
        <w:trPr>
          <w:cantSplit/>
          <w:tblHeader/>
          <w:jc w:val="center"/>
        </w:trPr>
        <w:tc>
          <w:tcPr>
            <w:tcW w:w="1696" w:type="dxa"/>
            <w:shd w:val="clear" w:color="auto" w:fill="BFBFBF" w:themeFill="background1" w:themeFillShade="BF"/>
            <w:vAlign w:val="center"/>
          </w:tcPr>
          <w:p w14:paraId="5B94DC95" w14:textId="77777777" w:rsidR="001F4184" w:rsidRDefault="001F4184" w:rsidP="00D33DB4">
            <w:pPr>
              <w:jc w:val="center"/>
              <w:rPr>
                <w:b/>
                <w:sz w:val="18"/>
                <w:szCs w:val="18"/>
              </w:rPr>
            </w:pPr>
            <w:r w:rsidRPr="00E627FD">
              <w:rPr>
                <w:b/>
                <w:sz w:val="18"/>
                <w:szCs w:val="18"/>
              </w:rPr>
              <w:lastRenderedPageBreak/>
              <w:t>Component/ Subsystem</w:t>
            </w:r>
          </w:p>
          <w:p w14:paraId="78DF1CE3" w14:textId="77777777" w:rsidR="001F4184" w:rsidRDefault="001F4184" w:rsidP="00D33DB4">
            <w:pPr>
              <w:jc w:val="center"/>
              <w:rPr>
                <w:b/>
                <w:sz w:val="18"/>
                <w:szCs w:val="18"/>
              </w:rPr>
            </w:pPr>
            <w:r w:rsidRPr="00AE1EE3">
              <w:rPr>
                <w:sz w:val="16"/>
                <w:szCs w:val="18"/>
              </w:rPr>
              <w:t>[</w:t>
            </w:r>
            <w:r>
              <w:rPr>
                <w:sz w:val="16"/>
                <w:szCs w:val="18"/>
              </w:rPr>
              <w:t xml:space="preserve">or </w:t>
            </w:r>
            <w:r w:rsidRPr="00AE1EE3">
              <w:rPr>
                <w:iCs/>
                <w:sz w:val="16"/>
                <w:szCs w:val="18"/>
              </w:rPr>
              <w:t>Communication Channel]</w:t>
            </w:r>
          </w:p>
        </w:tc>
        <w:tc>
          <w:tcPr>
            <w:tcW w:w="1560" w:type="dxa"/>
            <w:shd w:val="clear" w:color="auto" w:fill="BFBFBF" w:themeFill="background1" w:themeFillShade="BF"/>
            <w:vAlign w:val="center"/>
          </w:tcPr>
          <w:p w14:paraId="22642BB9" w14:textId="77777777" w:rsidR="001F4184" w:rsidRPr="00E627FD" w:rsidRDefault="001F4184" w:rsidP="00D33DB4">
            <w:pPr>
              <w:jc w:val="center"/>
              <w:rPr>
                <w:b/>
                <w:sz w:val="18"/>
                <w:szCs w:val="18"/>
              </w:rPr>
            </w:pPr>
            <w:r>
              <w:rPr>
                <w:b/>
                <w:sz w:val="18"/>
                <w:szCs w:val="18"/>
              </w:rPr>
              <w:t>F-S-Req</w:t>
            </w:r>
            <w:r w:rsidRPr="00E627FD">
              <w:rPr>
                <w:b/>
                <w:sz w:val="18"/>
                <w:szCs w:val="18"/>
              </w:rPr>
              <w:t>-ID</w:t>
            </w:r>
          </w:p>
        </w:tc>
        <w:tc>
          <w:tcPr>
            <w:tcW w:w="2097" w:type="dxa"/>
            <w:shd w:val="clear" w:color="auto" w:fill="BFBFBF" w:themeFill="background1" w:themeFillShade="BF"/>
            <w:vAlign w:val="center"/>
          </w:tcPr>
          <w:p w14:paraId="77EE2A66" w14:textId="77777777" w:rsidR="001F4184" w:rsidRPr="00E627FD" w:rsidRDefault="001F4184" w:rsidP="00D33DB4">
            <w:pPr>
              <w:pStyle w:val="BodyText"/>
              <w:spacing w:before="100" w:beforeAutospacing="1" w:after="100" w:afterAutospacing="1"/>
              <w:jc w:val="center"/>
              <w:rPr>
                <w:rFonts w:cs="Arial"/>
                <w:i/>
                <w:color w:val="808080"/>
                <w:sz w:val="18"/>
                <w:szCs w:val="18"/>
              </w:rPr>
            </w:pPr>
            <w:r>
              <w:rPr>
                <w:b/>
                <w:sz w:val="18"/>
                <w:szCs w:val="18"/>
              </w:rPr>
              <w:t>Fault Handling Time (FHT)</w:t>
            </w:r>
          </w:p>
        </w:tc>
        <w:tc>
          <w:tcPr>
            <w:tcW w:w="2405" w:type="dxa"/>
            <w:shd w:val="clear" w:color="auto" w:fill="BFBFBF" w:themeFill="background1" w:themeFillShade="BF"/>
            <w:vAlign w:val="center"/>
          </w:tcPr>
          <w:p w14:paraId="06DD953A" w14:textId="77777777" w:rsidR="001F4184" w:rsidRDefault="001F4184" w:rsidP="00D33DB4">
            <w:pPr>
              <w:jc w:val="center"/>
              <w:rPr>
                <w:b/>
                <w:sz w:val="18"/>
                <w:szCs w:val="18"/>
              </w:rPr>
            </w:pPr>
            <w:r>
              <w:rPr>
                <w:b/>
                <w:sz w:val="18"/>
                <w:szCs w:val="18"/>
              </w:rPr>
              <w:t>T-S-Req-ID</w:t>
            </w:r>
          </w:p>
        </w:tc>
        <w:tc>
          <w:tcPr>
            <w:tcW w:w="2405" w:type="dxa"/>
            <w:shd w:val="clear" w:color="auto" w:fill="BFBFBF" w:themeFill="background1" w:themeFillShade="BF"/>
            <w:vAlign w:val="center"/>
          </w:tcPr>
          <w:p w14:paraId="7DB28372" w14:textId="77777777" w:rsidR="001F4184" w:rsidRPr="00E627FD" w:rsidRDefault="001F4184" w:rsidP="00D33DB4">
            <w:pPr>
              <w:jc w:val="center"/>
              <w:rPr>
                <w:b/>
                <w:sz w:val="18"/>
                <w:szCs w:val="18"/>
              </w:rPr>
            </w:pPr>
            <w:r>
              <w:rPr>
                <w:b/>
                <w:sz w:val="18"/>
                <w:szCs w:val="18"/>
              </w:rPr>
              <w:t>Portion of the FHT</w:t>
            </w:r>
          </w:p>
          <w:p w14:paraId="4469A127" w14:textId="77777777" w:rsidR="001F4184" w:rsidRPr="00AE1EE3" w:rsidRDefault="001F4184" w:rsidP="00D33DB4">
            <w:pPr>
              <w:jc w:val="center"/>
              <w:rPr>
                <w:bCs/>
                <w:iCs/>
                <w:sz w:val="18"/>
                <w:szCs w:val="18"/>
              </w:rPr>
            </w:pPr>
            <w:r w:rsidRPr="00AE1EE3">
              <w:rPr>
                <w:iCs/>
                <w:sz w:val="16"/>
                <w:szCs w:val="18"/>
              </w:rPr>
              <w:t>[</w:t>
            </w:r>
            <w:r>
              <w:rPr>
                <w:iCs/>
                <w:sz w:val="16"/>
                <w:szCs w:val="18"/>
              </w:rPr>
              <w:t xml:space="preserve">or </w:t>
            </w:r>
            <w:r w:rsidRPr="00AE1EE3">
              <w:rPr>
                <w:iCs/>
                <w:sz w:val="16"/>
                <w:szCs w:val="18"/>
              </w:rPr>
              <w:t>Time Delay of Communication Channel]</w:t>
            </w:r>
          </w:p>
        </w:tc>
      </w:tr>
      <w:tr w:rsidR="001F4184" w:rsidRPr="00E627FD" w14:paraId="49AB3F71" w14:textId="77777777" w:rsidTr="004370E4">
        <w:trPr>
          <w:cantSplit/>
          <w:tblHeader/>
          <w:jc w:val="center"/>
        </w:trPr>
        <w:tc>
          <w:tcPr>
            <w:tcW w:w="1696" w:type="dxa"/>
            <w:vMerge w:val="restart"/>
            <w:vAlign w:val="center"/>
          </w:tcPr>
          <w:p w14:paraId="09103167" w14:textId="77777777" w:rsidR="001F4184" w:rsidRPr="00BD3515" w:rsidRDefault="001F4184" w:rsidP="001F4184">
            <w:pPr>
              <w:rPr>
                <w:bCs/>
                <w:color w:val="000000" w:themeColor="text1"/>
                <w:sz w:val="18"/>
                <w:szCs w:val="18"/>
              </w:rPr>
            </w:pPr>
            <w:r w:rsidRPr="00BD3515">
              <w:rPr>
                <w:color w:val="000000" w:themeColor="text1"/>
                <w:sz w:val="18"/>
                <w:szCs w:val="18"/>
              </w:rPr>
              <w:t>Component A</w:t>
            </w:r>
          </w:p>
        </w:tc>
        <w:tc>
          <w:tcPr>
            <w:tcW w:w="1560" w:type="dxa"/>
            <w:vMerge w:val="restart"/>
            <w:shd w:val="clear" w:color="auto" w:fill="auto"/>
            <w:vAlign w:val="center"/>
          </w:tcPr>
          <w:p w14:paraId="4D43EF72" w14:textId="77777777" w:rsidR="001F4184" w:rsidRPr="00BD3515" w:rsidRDefault="001F4184" w:rsidP="001F4184">
            <w:pPr>
              <w:rPr>
                <w:color w:val="000000" w:themeColor="text1"/>
                <w:sz w:val="18"/>
                <w:szCs w:val="18"/>
              </w:rPr>
            </w:pPr>
            <w:r w:rsidRPr="00BD3515">
              <w:rPr>
                <w:bCs/>
                <w:color w:val="000000" w:themeColor="text1"/>
                <w:sz w:val="18"/>
                <w:szCs w:val="18"/>
              </w:rPr>
              <w:t>Functional Safety Requirement X</w:t>
            </w:r>
          </w:p>
        </w:tc>
        <w:tc>
          <w:tcPr>
            <w:tcW w:w="2097" w:type="dxa"/>
            <w:vMerge w:val="restart"/>
            <w:shd w:val="clear" w:color="auto" w:fill="auto"/>
            <w:vAlign w:val="center"/>
          </w:tcPr>
          <w:p w14:paraId="4245B6A4" w14:textId="77777777" w:rsidR="001F4184" w:rsidRPr="00BD3515" w:rsidRDefault="001F4184" w:rsidP="001F4184">
            <w:pPr>
              <w:pStyle w:val="TableTextLeft"/>
              <w:rPr>
                <w:i/>
                <w:color w:val="000000" w:themeColor="text1"/>
                <w:lang w:val="en-GB"/>
              </w:rPr>
            </w:pPr>
          </w:p>
        </w:tc>
        <w:tc>
          <w:tcPr>
            <w:tcW w:w="2405" w:type="dxa"/>
          </w:tcPr>
          <w:p w14:paraId="077C7D56" w14:textId="77777777" w:rsidR="001F4184" w:rsidRPr="00BD3515" w:rsidRDefault="001F4184" w:rsidP="001F4184">
            <w:pPr>
              <w:rPr>
                <w:color w:val="000000" w:themeColor="text1"/>
                <w:sz w:val="18"/>
                <w:szCs w:val="18"/>
              </w:rPr>
            </w:pPr>
          </w:p>
        </w:tc>
        <w:tc>
          <w:tcPr>
            <w:tcW w:w="2405" w:type="dxa"/>
            <w:shd w:val="clear" w:color="auto" w:fill="auto"/>
            <w:vAlign w:val="center"/>
          </w:tcPr>
          <w:p w14:paraId="4DE0F1DB" w14:textId="77777777" w:rsidR="001F4184" w:rsidRPr="00BD3515" w:rsidRDefault="001F4184" w:rsidP="001F4184">
            <w:pPr>
              <w:rPr>
                <w:color w:val="000000" w:themeColor="text1"/>
                <w:sz w:val="18"/>
                <w:szCs w:val="18"/>
              </w:rPr>
            </w:pPr>
          </w:p>
        </w:tc>
      </w:tr>
      <w:tr w:rsidR="001F4184" w:rsidRPr="00E627FD" w14:paraId="41FAF8BA" w14:textId="77777777" w:rsidTr="004370E4">
        <w:trPr>
          <w:cantSplit/>
          <w:tblHeader/>
          <w:jc w:val="center"/>
        </w:trPr>
        <w:tc>
          <w:tcPr>
            <w:tcW w:w="1696" w:type="dxa"/>
            <w:vMerge/>
            <w:vAlign w:val="center"/>
          </w:tcPr>
          <w:p w14:paraId="49ADA692" w14:textId="77777777" w:rsidR="001F4184" w:rsidRPr="00BD3515" w:rsidRDefault="001F4184" w:rsidP="001F4184">
            <w:pPr>
              <w:rPr>
                <w:color w:val="000000" w:themeColor="text1"/>
                <w:sz w:val="18"/>
                <w:szCs w:val="18"/>
              </w:rPr>
            </w:pPr>
          </w:p>
        </w:tc>
        <w:tc>
          <w:tcPr>
            <w:tcW w:w="1560" w:type="dxa"/>
            <w:vMerge/>
            <w:shd w:val="clear" w:color="auto" w:fill="auto"/>
            <w:vAlign w:val="center"/>
          </w:tcPr>
          <w:p w14:paraId="25DC04AF" w14:textId="77777777" w:rsidR="001F4184" w:rsidRPr="00BD3515" w:rsidRDefault="001F4184" w:rsidP="001F4184">
            <w:pPr>
              <w:rPr>
                <w:color w:val="000000" w:themeColor="text1"/>
                <w:sz w:val="18"/>
                <w:szCs w:val="18"/>
              </w:rPr>
            </w:pPr>
          </w:p>
        </w:tc>
        <w:tc>
          <w:tcPr>
            <w:tcW w:w="2097" w:type="dxa"/>
            <w:vMerge/>
            <w:shd w:val="clear" w:color="auto" w:fill="auto"/>
            <w:vAlign w:val="center"/>
          </w:tcPr>
          <w:p w14:paraId="04AC78A8" w14:textId="77777777" w:rsidR="001F4184" w:rsidRPr="00BD3515" w:rsidRDefault="001F4184" w:rsidP="001F4184">
            <w:pPr>
              <w:pStyle w:val="TableTextLeft"/>
              <w:rPr>
                <w:i/>
                <w:color w:val="000000" w:themeColor="text1"/>
                <w:lang w:val="en-GB"/>
              </w:rPr>
            </w:pPr>
          </w:p>
        </w:tc>
        <w:tc>
          <w:tcPr>
            <w:tcW w:w="2405" w:type="dxa"/>
          </w:tcPr>
          <w:p w14:paraId="679D78A8" w14:textId="77777777" w:rsidR="001F4184" w:rsidRPr="00BD3515" w:rsidRDefault="001F4184" w:rsidP="001F4184">
            <w:pPr>
              <w:rPr>
                <w:color w:val="000000" w:themeColor="text1"/>
                <w:sz w:val="18"/>
                <w:szCs w:val="18"/>
              </w:rPr>
            </w:pPr>
          </w:p>
        </w:tc>
        <w:tc>
          <w:tcPr>
            <w:tcW w:w="2405" w:type="dxa"/>
            <w:shd w:val="clear" w:color="auto" w:fill="auto"/>
            <w:vAlign w:val="center"/>
          </w:tcPr>
          <w:p w14:paraId="1F2AA4A4" w14:textId="77777777" w:rsidR="001F4184" w:rsidRPr="00BD3515" w:rsidRDefault="001F4184" w:rsidP="001F4184">
            <w:pPr>
              <w:rPr>
                <w:color w:val="000000" w:themeColor="text1"/>
                <w:sz w:val="18"/>
                <w:szCs w:val="18"/>
              </w:rPr>
            </w:pPr>
          </w:p>
        </w:tc>
      </w:tr>
      <w:tr w:rsidR="001F4184" w:rsidRPr="00E627FD" w14:paraId="49AD09C7" w14:textId="77777777" w:rsidTr="004370E4">
        <w:trPr>
          <w:cantSplit/>
          <w:tblHeader/>
          <w:jc w:val="center"/>
        </w:trPr>
        <w:tc>
          <w:tcPr>
            <w:tcW w:w="1696" w:type="dxa"/>
            <w:vMerge/>
            <w:vAlign w:val="center"/>
          </w:tcPr>
          <w:p w14:paraId="5424C68B" w14:textId="77777777" w:rsidR="001F4184" w:rsidRPr="00BD3515" w:rsidRDefault="001F4184" w:rsidP="001F4184">
            <w:pPr>
              <w:rPr>
                <w:color w:val="000000" w:themeColor="text1"/>
                <w:sz w:val="18"/>
                <w:szCs w:val="18"/>
              </w:rPr>
            </w:pPr>
          </w:p>
        </w:tc>
        <w:tc>
          <w:tcPr>
            <w:tcW w:w="1560" w:type="dxa"/>
            <w:vMerge/>
            <w:shd w:val="clear" w:color="auto" w:fill="auto"/>
            <w:vAlign w:val="center"/>
          </w:tcPr>
          <w:p w14:paraId="21E1AD92" w14:textId="77777777" w:rsidR="001F4184" w:rsidRPr="00BD3515" w:rsidRDefault="001F4184" w:rsidP="001F4184">
            <w:pPr>
              <w:rPr>
                <w:color w:val="000000" w:themeColor="text1"/>
                <w:sz w:val="18"/>
                <w:szCs w:val="18"/>
              </w:rPr>
            </w:pPr>
          </w:p>
        </w:tc>
        <w:tc>
          <w:tcPr>
            <w:tcW w:w="2097" w:type="dxa"/>
            <w:vMerge/>
            <w:shd w:val="clear" w:color="auto" w:fill="auto"/>
            <w:vAlign w:val="center"/>
          </w:tcPr>
          <w:p w14:paraId="69CC832B" w14:textId="77777777" w:rsidR="001F4184" w:rsidRPr="00BD3515" w:rsidRDefault="001F4184" w:rsidP="001F4184">
            <w:pPr>
              <w:pStyle w:val="TableTextLeft"/>
              <w:rPr>
                <w:color w:val="000000" w:themeColor="text1"/>
                <w:lang w:val="en-GB"/>
              </w:rPr>
            </w:pPr>
          </w:p>
        </w:tc>
        <w:tc>
          <w:tcPr>
            <w:tcW w:w="2405" w:type="dxa"/>
          </w:tcPr>
          <w:p w14:paraId="65D0ED3F" w14:textId="77777777" w:rsidR="001F4184" w:rsidRPr="00BD3515" w:rsidRDefault="001F4184" w:rsidP="001F4184">
            <w:pPr>
              <w:rPr>
                <w:color w:val="000000" w:themeColor="text1"/>
                <w:sz w:val="18"/>
                <w:szCs w:val="18"/>
              </w:rPr>
            </w:pPr>
          </w:p>
        </w:tc>
        <w:tc>
          <w:tcPr>
            <w:tcW w:w="2405" w:type="dxa"/>
            <w:shd w:val="clear" w:color="auto" w:fill="auto"/>
            <w:vAlign w:val="center"/>
          </w:tcPr>
          <w:p w14:paraId="1B2A87EB" w14:textId="77777777" w:rsidR="001F4184" w:rsidRPr="00BD3515" w:rsidRDefault="001F4184" w:rsidP="001F4184">
            <w:pPr>
              <w:rPr>
                <w:color w:val="000000" w:themeColor="text1"/>
                <w:sz w:val="18"/>
                <w:szCs w:val="18"/>
              </w:rPr>
            </w:pPr>
          </w:p>
        </w:tc>
      </w:tr>
      <w:tr w:rsidR="001F4184" w:rsidRPr="00E627FD" w14:paraId="6EC40385" w14:textId="77777777" w:rsidTr="004370E4">
        <w:trPr>
          <w:cantSplit/>
          <w:tblHeader/>
          <w:jc w:val="center"/>
        </w:trPr>
        <w:tc>
          <w:tcPr>
            <w:tcW w:w="1696" w:type="dxa"/>
            <w:vMerge/>
            <w:vAlign w:val="center"/>
          </w:tcPr>
          <w:p w14:paraId="0E5CF51B" w14:textId="77777777" w:rsidR="001F4184" w:rsidRPr="00BD3515" w:rsidRDefault="001F4184" w:rsidP="001F4184">
            <w:pPr>
              <w:rPr>
                <w:color w:val="000000" w:themeColor="text1"/>
                <w:sz w:val="18"/>
                <w:szCs w:val="18"/>
              </w:rPr>
            </w:pPr>
          </w:p>
        </w:tc>
        <w:tc>
          <w:tcPr>
            <w:tcW w:w="1560" w:type="dxa"/>
            <w:vMerge/>
            <w:shd w:val="clear" w:color="auto" w:fill="auto"/>
            <w:vAlign w:val="center"/>
          </w:tcPr>
          <w:p w14:paraId="1F33D02C" w14:textId="77777777" w:rsidR="001F4184" w:rsidRPr="00BD3515" w:rsidRDefault="001F4184" w:rsidP="001F4184">
            <w:pPr>
              <w:rPr>
                <w:color w:val="000000" w:themeColor="text1"/>
                <w:sz w:val="18"/>
                <w:szCs w:val="18"/>
              </w:rPr>
            </w:pPr>
          </w:p>
        </w:tc>
        <w:tc>
          <w:tcPr>
            <w:tcW w:w="2097" w:type="dxa"/>
            <w:vMerge/>
            <w:shd w:val="clear" w:color="auto" w:fill="auto"/>
            <w:vAlign w:val="center"/>
          </w:tcPr>
          <w:p w14:paraId="21C5E6C7" w14:textId="77777777" w:rsidR="001F4184" w:rsidRPr="00BD3515" w:rsidRDefault="001F4184" w:rsidP="001F4184">
            <w:pPr>
              <w:rPr>
                <w:i/>
                <w:color w:val="000000" w:themeColor="text1"/>
                <w:sz w:val="18"/>
                <w:szCs w:val="18"/>
              </w:rPr>
            </w:pPr>
          </w:p>
        </w:tc>
        <w:tc>
          <w:tcPr>
            <w:tcW w:w="2405" w:type="dxa"/>
          </w:tcPr>
          <w:p w14:paraId="40331C03" w14:textId="77777777" w:rsidR="001F4184" w:rsidRPr="00BD3515" w:rsidRDefault="001F4184" w:rsidP="001F4184">
            <w:pPr>
              <w:rPr>
                <w:iCs/>
                <w:color w:val="000000" w:themeColor="text1"/>
                <w:sz w:val="18"/>
                <w:szCs w:val="18"/>
              </w:rPr>
            </w:pPr>
          </w:p>
        </w:tc>
        <w:tc>
          <w:tcPr>
            <w:tcW w:w="2405" w:type="dxa"/>
            <w:shd w:val="clear" w:color="auto" w:fill="auto"/>
            <w:vAlign w:val="center"/>
          </w:tcPr>
          <w:p w14:paraId="03C67004" w14:textId="77777777" w:rsidR="001F4184" w:rsidRPr="00BD3515" w:rsidRDefault="001F4184" w:rsidP="001F4184">
            <w:pPr>
              <w:rPr>
                <w:iCs/>
                <w:color w:val="000000" w:themeColor="text1"/>
                <w:sz w:val="18"/>
                <w:szCs w:val="18"/>
              </w:rPr>
            </w:pPr>
          </w:p>
        </w:tc>
      </w:tr>
      <w:tr w:rsidR="001F4184" w:rsidRPr="00E627FD" w14:paraId="29CE2819" w14:textId="77777777" w:rsidTr="004370E4">
        <w:trPr>
          <w:cantSplit/>
          <w:tblHeader/>
          <w:jc w:val="center"/>
        </w:trPr>
        <w:tc>
          <w:tcPr>
            <w:tcW w:w="1696" w:type="dxa"/>
            <w:vMerge/>
            <w:vAlign w:val="center"/>
          </w:tcPr>
          <w:p w14:paraId="70C7FCC0" w14:textId="77777777" w:rsidR="001F4184" w:rsidRPr="00BD3515" w:rsidRDefault="001F4184" w:rsidP="001F4184">
            <w:pPr>
              <w:rPr>
                <w:color w:val="000000" w:themeColor="text1"/>
                <w:sz w:val="18"/>
                <w:szCs w:val="18"/>
              </w:rPr>
            </w:pPr>
          </w:p>
        </w:tc>
        <w:tc>
          <w:tcPr>
            <w:tcW w:w="1560" w:type="dxa"/>
            <w:vMerge/>
            <w:shd w:val="clear" w:color="auto" w:fill="auto"/>
            <w:vAlign w:val="center"/>
          </w:tcPr>
          <w:p w14:paraId="43384045" w14:textId="77777777" w:rsidR="001F4184" w:rsidRPr="00BD3515" w:rsidRDefault="001F4184" w:rsidP="001F4184">
            <w:pPr>
              <w:rPr>
                <w:color w:val="000000" w:themeColor="text1"/>
                <w:sz w:val="18"/>
                <w:szCs w:val="18"/>
              </w:rPr>
            </w:pPr>
          </w:p>
        </w:tc>
        <w:tc>
          <w:tcPr>
            <w:tcW w:w="2097" w:type="dxa"/>
            <w:vMerge/>
            <w:shd w:val="clear" w:color="auto" w:fill="auto"/>
            <w:vAlign w:val="center"/>
          </w:tcPr>
          <w:p w14:paraId="60066DE8" w14:textId="77777777" w:rsidR="001F4184" w:rsidRPr="00BD3515" w:rsidRDefault="001F4184" w:rsidP="001F4184">
            <w:pPr>
              <w:rPr>
                <w:i/>
                <w:color w:val="000000" w:themeColor="text1"/>
                <w:sz w:val="18"/>
                <w:szCs w:val="18"/>
              </w:rPr>
            </w:pPr>
          </w:p>
        </w:tc>
        <w:tc>
          <w:tcPr>
            <w:tcW w:w="2405" w:type="dxa"/>
          </w:tcPr>
          <w:p w14:paraId="71B34B20" w14:textId="77777777" w:rsidR="001F4184" w:rsidRPr="00BD3515" w:rsidRDefault="001F4184" w:rsidP="001F4184">
            <w:pPr>
              <w:rPr>
                <w:color w:val="000000" w:themeColor="text1"/>
                <w:sz w:val="18"/>
                <w:szCs w:val="18"/>
              </w:rPr>
            </w:pPr>
          </w:p>
        </w:tc>
        <w:tc>
          <w:tcPr>
            <w:tcW w:w="2405" w:type="dxa"/>
            <w:tcBorders>
              <w:bottom w:val="single" w:sz="4" w:space="0" w:color="auto"/>
            </w:tcBorders>
            <w:shd w:val="clear" w:color="auto" w:fill="auto"/>
            <w:vAlign w:val="center"/>
          </w:tcPr>
          <w:p w14:paraId="0655EF68" w14:textId="77777777" w:rsidR="001F4184" w:rsidRPr="00BD3515" w:rsidRDefault="001F4184" w:rsidP="001F4184">
            <w:pPr>
              <w:rPr>
                <w:color w:val="000000" w:themeColor="text1"/>
                <w:sz w:val="18"/>
                <w:szCs w:val="18"/>
              </w:rPr>
            </w:pPr>
          </w:p>
        </w:tc>
      </w:tr>
      <w:tr w:rsidR="001F4184" w:rsidRPr="00E627FD" w14:paraId="75020318" w14:textId="77777777" w:rsidTr="004370E4">
        <w:trPr>
          <w:cantSplit/>
          <w:tblHeader/>
          <w:jc w:val="center"/>
        </w:trPr>
        <w:tc>
          <w:tcPr>
            <w:tcW w:w="1696" w:type="dxa"/>
            <w:vMerge/>
            <w:vAlign w:val="center"/>
          </w:tcPr>
          <w:p w14:paraId="64E50D37" w14:textId="77777777" w:rsidR="001F4184" w:rsidRPr="00BD3515" w:rsidRDefault="001F4184" w:rsidP="001F4184">
            <w:pPr>
              <w:rPr>
                <w:color w:val="000000" w:themeColor="text1"/>
                <w:sz w:val="18"/>
                <w:szCs w:val="18"/>
              </w:rPr>
            </w:pPr>
          </w:p>
        </w:tc>
        <w:tc>
          <w:tcPr>
            <w:tcW w:w="1560" w:type="dxa"/>
            <w:vMerge/>
            <w:shd w:val="clear" w:color="auto" w:fill="auto"/>
            <w:vAlign w:val="center"/>
          </w:tcPr>
          <w:p w14:paraId="4238D16B" w14:textId="77777777" w:rsidR="001F4184" w:rsidRPr="00BD3515" w:rsidRDefault="001F4184" w:rsidP="001F4184">
            <w:pPr>
              <w:rPr>
                <w:color w:val="000000" w:themeColor="text1"/>
                <w:sz w:val="18"/>
                <w:szCs w:val="18"/>
              </w:rPr>
            </w:pPr>
          </w:p>
        </w:tc>
        <w:tc>
          <w:tcPr>
            <w:tcW w:w="2097" w:type="dxa"/>
            <w:vMerge/>
            <w:shd w:val="clear" w:color="auto" w:fill="auto"/>
            <w:vAlign w:val="center"/>
          </w:tcPr>
          <w:p w14:paraId="18C6D8EE" w14:textId="77777777" w:rsidR="001F4184" w:rsidRPr="00BD3515" w:rsidRDefault="001F4184" w:rsidP="001F4184">
            <w:pPr>
              <w:rPr>
                <w:i/>
                <w:color w:val="000000" w:themeColor="text1"/>
                <w:sz w:val="18"/>
                <w:szCs w:val="18"/>
              </w:rPr>
            </w:pPr>
          </w:p>
        </w:tc>
        <w:tc>
          <w:tcPr>
            <w:tcW w:w="2405" w:type="dxa"/>
            <w:tcBorders>
              <w:bottom w:val="single" w:sz="4" w:space="0" w:color="auto"/>
            </w:tcBorders>
          </w:tcPr>
          <w:p w14:paraId="1F7CDAE2" w14:textId="77777777" w:rsidR="001F4184" w:rsidRPr="00BD3515" w:rsidRDefault="001F4184" w:rsidP="001F4184">
            <w:pPr>
              <w:rPr>
                <w:color w:val="000000" w:themeColor="text1"/>
                <w:sz w:val="18"/>
                <w:szCs w:val="18"/>
              </w:rPr>
            </w:pPr>
          </w:p>
        </w:tc>
        <w:tc>
          <w:tcPr>
            <w:tcW w:w="2405" w:type="dxa"/>
            <w:tcBorders>
              <w:bottom w:val="single" w:sz="4" w:space="0" w:color="auto"/>
            </w:tcBorders>
            <w:shd w:val="clear" w:color="auto" w:fill="auto"/>
            <w:vAlign w:val="center"/>
          </w:tcPr>
          <w:p w14:paraId="13E5E154" w14:textId="77777777" w:rsidR="001F4184" w:rsidRPr="00BD3515" w:rsidRDefault="001F4184" w:rsidP="001F4184">
            <w:pPr>
              <w:rPr>
                <w:color w:val="000000" w:themeColor="text1"/>
                <w:sz w:val="18"/>
                <w:szCs w:val="18"/>
              </w:rPr>
            </w:pPr>
          </w:p>
        </w:tc>
      </w:tr>
      <w:tr w:rsidR="001F4184" w:rsidRPr="00E627FD" w14:paraId="3241918A" w14:textId="77777777" w:rsidTr="004370E4">
        <w:trPr>
          <w:cantSplit/>
          <w:tblHeader/>
          <w:jc w:val="center"/>
        </w:trPr>
        <w:tc>
          <w:tcPr>
            <w:tcW w:w="1696" w:type="dxa"/>
            <w:vMerge w:val="restart"/>
            <w:vAlign w:val="center"/>
          </w:tcPr>
          <w:p w14:paraId="693D96AB" w14:textId="77777777" w:rsidR="001F4184" w:rsidRPr="00BD3515" w:rsidRDefault="001F4184" w:rsidP="001F4184">
            <w:pPr>
              <w:pStyle w:val="Acronyms1"/>
              <w:ind w:left="0" w:firstLine="0"/>
              <w:jc w:val="left"/>
              <w:rPr>
                <w:bCs/>
                <w:color w:val="000000" w:themeColor="text1"/>
                <w:sz w:val="18"/>
                <w:szCs w:val="18"/>
              </w:rPr>
            </w:pPr>
            <w:r w:rsidRPr="00BD3515">
              <w:rPr>
                <w:color w:val="000000" w:themeColor="text1"/>
                <w:sz w:val="18"/>
                <w:szCs w:val="18"/>
              </w:rPr>
              <w:t xml:space="preserve">Component </w:t>
            </w:r>
            <w:r>
              <w:rPr>
                <w:color w:val="000000" w:themeColor="text1"/>
                <w:sz w:val="18"/>
                <w:szCs w:val="18"/>
              </w:rPr>
              <w:t>B</w:t>
            </w:r>
          </w:p>
        </w:tc>
        <w:tc>
          <w:tcPr>
            <w:tcW w:w="1560" w:type="dxa"/>
            <w:vMerge w:val="restart"/>
            <w:shd w:val="clear" w:color="auto" w:fill="auto"/>
          </w:tcPr>
          <w:p w14:paraId="7ACA0E23" w14:textId="77777777" w:rsidR="001F4184" w:rsidRPr="00BD3515" w:rsidRDefault="001F4184" w:rsidP="001F4184">
            <w:pPr>
              <w:pStyle w:val="Acronyms1"/>
              <w:ind w:left="0" w:firstLine="0"/>
              <w:jc w:val="left"/>
              <w:rPr>
                <w:color w:val="000000" w:themeColor="text1"/>
                <w:sz w:val="18"/>
                <w:szCs w:val="18"/>
              </w:rPr>
            </w:pPr>
            <w:r w:rsidRPr="00BD3515">
              <w:rPr>
                <w:bCs/>
                <w:color w:val="000000" w:themeColor="text1"/>
                <w:sz w:val="18"/>
                <w:szCs w:val="18"/>
              </w:rPr>
              <w:t>Functional Safety Requirement Y</w:t>
            </w:r>
          </w:p>
        </w:tc>
        <w:tc>
          <w:tcPr>
            <w:tcW w:w="2097" w:type="dxa"/>
            <w:vMerge w:val="restart"/>
            <w:shd w:val="clear" w:color="auto" w:fill="auto"/>
            <w:vAlign w:val="center"/>
          </w:tcPr>
          <w:p w14:paraId="348D43C2" w14:textId="77777777" w:rsidR="001F4184" w:rsidRPr="00BD3515" w:rsidRDefault="001F4184" w:rsidP="001F4184">
            <w:pPr>
              <w:rPr>
                <w:color w:val="000000" w:themeColor="text1"/>
                <w:sz w:val="18"/>
                <w:szCs w:val="18"/>
              </w:rPr>
            </w:pPr>
          </w:p>
        </w:tc>
        <w:tc>
          <w:tcPr>
            <w:tcW w:w="2405" w:type="dxa"/>
            <w:tcBorders>
              <w:right w:val="single" w:sz="4" w:space="0" w:color="auto"/>
            </w:tcBorders>
          </w:tcPr>
          <w:p w14:paraId="2A6D4ACF" w14:textId="77777777" w:rsidR="001F4184" w:rsidRPr="00BD3515" w:rsidRDefault="001F4184" w:rsidP="001F4184">
            <w:pPr>
              <w:rPr>
                <w:color w:val="000000" w:themeColor="text1"/>
                <w:sz w:val="18"/>
                <w:szCs w:val="18"/>
              </w:rPr>
            </w:pPr>
          </w:p>
        </w:tc>
        <w:tc>
          <w:tcPr>
            <w:tcW w:w="2405" w:type="dxa"/>
            <w:tcBorders>
              <w:left w:val="single" w:sz="4" w:space="0" w:color="auto"/>
              <w:bottom w:val="single" w:sz="4" w:space="0" w:color="auto"/>
            </w:tcBorders>
            <w:shd w:val="clear" w:color="auto" w:fill="auto"/>
            <w:vAlign w:val="center"/>
          </w:tcPr>
          <w:p w14:paraId="3DDBBF2A" w14:textId="77777777" w:rsidR="001F4184" w:rsidRPr="00BD3515" w:rsidRDefault="001F4184" w:rsidP="001F4184">
            <w:pPr>
              <w:rPr>
                <w:color w:val="000000" w:themeColor="text1"/>
                <w:sz w:val="18"/>
                <w:szCs w:val="18"/>
              </w:rPr>
            </w:pPr>
          </w:p>
        </w:tc>
      </w:tr>
      <w:tr w:rsidR="001F4184" w:rsidRPr="00E627FD" w14:paraId="6490E9CC" w14:textId="77777777" w:rsidTr="004370E4">
        <w:trPr>
          <w:cantSplit/>
          <w:tblHeader/>
          <w:jc w:val="center"/>
        </w:trPr>
        <w:tc>
          <w:tcPr>
            <w:tcW w:w="1696" w:type="dxa"/>
            <w:vMerge/>
            <w:vAlign w:val="center"/>
          </w:tcPr>
          <w:p w14:paraId="18792876" w14:textId="77777777" w:rsidR="001F4184" w:rsidRPr="00BD3515" w:rsidRDefault="001F4184" w:rsidP="001F4184">
            <w:pPr>
              <w:pStyle w:val="Acronyms1"/>
              <w:ind w:left="0" w:firstLine="0"/>
              <w:jc w:val="left"/>
              <w:rPr>
                <w:color w:val="000000" w:themeColor="text1"/>
                <w:sz w:val="18"/>
                <w:szCs w:val="18"/>
              </w:rPr>
            </w:pPr>
          </w:p>
        </w:tc>
        <w:tc>
          <w:tcPr>
            <w:tcW w:w="1560" w:type="dxa"/>
            <w:vMerge/>
            <w:shd w:val="clear" w:color="auto" w:fill="auto"/>
          </w:tcPr>
          <w:p w14:paraId="7B11FBB9" w14:textId="77777777" w:rsidR="001F4184" w:rsidRPr="00BD3515" w:rsidRDefault="001F4184" w:rsidP="001F4184">
            <w:pPr>
              <w:pStyle w:val="Acronyms1"/>
              <w:ind w:left="0" w:firstLine="0"/>
              <w:jc w:val="left"/>
              <w:rPr>
                <w:color w:val="000000" w:themeColor="text1"/>
                <w:sz w:val="18"/>
                <w:szCs w:val="18"/>
              </w:rPr>
            </w:pPr>
          </w:p>
        </w:tc>
        <w:tc>
          <w:tcPr>
            <w:tcW w:w="2097" w:type="dxa"/>
            <w:vMerge/>
            <w:shd w:val="clear" w:color="auto" w:fill="auto"/>
            <w:vAlign w:val="center"/>
          </w:tcPr>
          <w:p w14:paraId="7BF2E5A2" w14:textId="77777777" w:rsidR="001F4184" w:rsidRPr="00BD3515" w:rsidRDefault="001F4184" w:rsidP="001F4184">
            <w:pPr>
              <w:rPr>
                <w:color w:val="000000" w:themeColor="text1"/>
                <w:sz w:val="18"/>
                <w:szCs w:val="18"/>
              </w:rPr>
            </w:pPr>
          </w:p>
        </w:tc>
        <w:tc>
          <w:tcPr>
            <w:tcW w:w="2405" w:type="dxa"/>
            <w:tcBorders>
              <w:right w:val="single" w:sz="4" w:space="0" w:color="auto"/>
            </w:tcBorders>
          </w:tcPr>
          <w:p w14:paraId="30607AC1" w14:textId="77777777" w:rsidR="001F4184" w:rsidRPr="00BD3515" w:rsidRDefault="001F4184" w:rsidP="001F4184">
            <w:pPr>
              <w:rPr>
                <w:color w:val="000000" w:themeColor="text1"/>
                <w:sz w:val="18"/>
                <w:szCs w:val="18"/>
              </w:rPr>
            </w:pPr>
          </w:p>
        </w:tc>
        <w:tc>
          <w:tcPr>
            <w:tcW w:w="2405" w:type="dxa"/>
            <w:tcBorders>
              <w:left w:val="single" w:sz="4" w:space="0" w:color="auto"/>
              <w:bottom w:val="single" w:sz="4" w:space="0" w:color="auto"/>
            </w:tcBorders>
            <w:shd w:val="clear" w:color="auto" w:fill="auto"/>
            <w:vAlign w:val="center"/>
          </w:tcPr>
          <w:p w14:paraId="0051FE2E" w14:textId="77777777" w:rsidR="001F4184" w:rsidRPr="00BD3515" w:rsidRDefault="001F4184" w:rsidP="001F4184">
            <w:pPr>
              <w:rPr>
                <w:color w:val="000000" w:themeColor="text1"/>
                <w:sz w:val="18"/>
                <w:szCs w:val="18"/>
              </w:rPr>
            </w:pPr>
          </w:p>
        </w:tc>
      </w:tr>
      <w:tr w:rsidR="001F4184" w:rsidRPr="00E627FD" w14:paraId="5FA199B8" w14:textId="77777777" w:rsidTr="004370E4">
        <w:trPr>
          <w:cantSplit/>
          <w:tblHeader/>
          <w:jc w:val="center"/>
        </w:trPr>
        <w:tc>
          <w:tcPr>
            <w:tcW w:w="1696" w:type="dxa"/>
            <w:vMerge/>
            <w:vAlign w:val="center"/>
          </w:tcPr>
          <w:p w14:paraId="26663511" w14:textId="77777777" w:rsidR="001F4184" w:rsidRPr="00BD3515" w:rsidRDefault="001F4184" w:rsidP="001F4184">
            <w:pPr>
              <w:rPr>
                <w:color w:val="000000" w:themeColor="text1"/>
                <w:sz w:val="18"/>
                <w:szCs w:val="18"/>
              </w:rPr>
            </w:pPr>
          </w:p>
        </w:tc>
        <w:tc>
          <w:tcPr>
            <w:tcW w:w="1560" w:type="dxa"/>
            <w:vMerge/>
            <w:shd w:val="clear" w:color="auto" w:fill="auto"/>
          </w:tcPr>
          <w:p w14:paraId="3A0E9C00" w14:textId="77777777" w:rsidR="001F4184" w:rsidRPr="00BD3515" w:rsidRDefault="001F4184" w:rsidP="001F4184">
            <w:pPr>
              <w:rPr>
                <w:color w:val="000000" w:themeColor="text1"/>
                <w:sz w:val="18"/>
                <w:szCs w:val="18"/>
              </w:rPr>
            </w:pPr>
          </w:p>
        </w:tc>
        <w:tc>
          <w:tcPr>
            <w:tcW w:w="2097" w:type="dxa"/>
            <w:vMerge/>
            <w:shd w:val="clear" w:color="auto" w:fill="auto"/>
            <w:vAlign w:val="center"/>
          </w:tcPr>
          <w:p w14:paraId="5D838922" w14:textId="77777777" w:rsidR="001F4184" w:rsidRPr="00BD3515" w:rsidRDefault="001F4184" w:rsidP="001F4184">
            <w:pPr>
              <w:rPr>
                <w:color w:val="000000" w:themeColor="text1"/>
                <w:sz w:val="18"/>
                <w:szCs w:val="18"/>
              </w:rPr>
            </w:pPr>
          </w:p>
        </w:tc>
        <w:tc>
          <w:tcPr>
            <w:tcW w:w="2405" w:type="dxa"/>
            <w:tcBorders>
              <w:right w:val="single" w:sz="4" w:space="0" w:color="auto"/>
            </w:tcBorders>
          </w:tcPr>
          <w:p w14:paraId="1A30D517" w14:textId="77777777" w:rsidR="001F4184" w:rsidRPr="00BD3515" w:rsidRDefault="001F4184" w:rsidP="001F4184">
            <w:pPr>
              <w:rPr>
                <w:color w:val="000000" w:themeColor="text1"/>
                <w:sz w:val="18"/>
                <w:szCs w:val="18"/>
              </w:rPr>
            </w:pPr>
          </w:p>
        </w:tc>
        <w:tc>
          <w:tcPr>
            <w:tcW w:w="2405" w:type="dxa"/>
            <w:tcBorders>
              <w:left w:val="single" w:sz="4" w:space="0" w:color="auto"/>
            </w:tcBorders>
            <w:shd w:val="clear" w:color="auto" w:fill="auto"/>
            <w:vAlign w:val="center"/>
          </w:tcPr>
          <w:p w14:paraId="5E6B90DF" w14:textId="77777777" w:rsidR="001F4184" w:rsidRPr="00BD3515" w:rsidRDefault="001F4184" w:rsidP="001F4184">
            <w:pPr>
              <w:rPr>
                <w:color w:val="000000" w:themeColor="text1"/>
                <w:sz w:val="18"/>
                <w:szCs w:val="18"/>
              </w:rPr>
            </w:pPr>
          </w:p>
        </w:tc>
      </w:tr>
    </w:tbl>
    <w:p w14:paraId="55931876" w14:textId="77777777" w:rsidR="008F242C" w:rsidRPr="0008696C" w:rsidRDefault="007959C2" w:rsidP="007959C2">
      <w:pPr>
        <w:pStyle w:val="Caption"/>
        <w:rPr>
          <w:sz w:val="22"/>
        </w:rPr>
      </w:pPr>
      <w:bookmarkStart w:id="139" w:name="_Toc25584422"/>
      <w:r>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13</w:t>
      </w:r>
      <w:r w:rsidR="00F309BE">
        <w:rPr>
          <w:noProof/>
        </w:rPr>
        <w:fldChar w:fldCharType="end"/>
      </w:r>
      <w:r>
        <w:t xml:space="preserve">: Fault </w:t>
      </w:r>
      <w:r w:rsidR="00D859AD">
        <w:t>Handling Time</w:t>
      </w:r>
      <w:r>
        <w:t xml:space="preserve"> </w:t>
      </w:r>
      <w:r>
        <w:rPr>
          <w:noProof/>
        </w:rPr>
        <w:t>Table</w:t>
      </w:r>
      <w:bookmarkEnd w:id="139"/>
    </w:p>
    <w:p w14:paraId="071E40EF" w14:textId="77777777" w:rsidR="00D859AD" w:rsidRDefault="00D859AD" w:rsidP="00D859AD">
      <w:pPr>
        <w:pStyle w:val="Heading4"/>
      </w:pPr>
      <w:bookmarkStart w:id="140" w:name="_Toc32332121"/>
      <w:bookmarkStart w:id="141" w:name="_Toc460937088"/>
      <w:bookmarkStart w:id="142" w:name="_Toc481143819"/>
      <w:bookmarkEnd w:id="136"/>
      <w:r w:rsidRPr="00BA6C29">
        <w:t>Requirements Derivation Diagram</w:t>
      </w:r>
      <w:bookmarkEnd w:id="140"/>
    </w:p>
    <w:p w14:paraId="2EADD10A" w14:textId="77777777" w:rsidR="00D859AD" w:rsidRDefault="00D859AD" w:rsidP="00C13EAA">
      <w:pPr>
        <w:shd w:val="clear" w:color="auto" w:fill="D6E3BC" w:themeFill="accent3" w:themeFillTint="66"/>
        <w:rPr>
          <w:i/>
          <w:color w:val="808080" w:themeColor="background1" w:themeShade="80"/>
        </w:rPr>
      </w:pPr>
      <w:r w:rsidRPr="00BA6C29">
        <w:rPr>
          <w:b/>
          <w:i/>
          <w:color w:val="808080" w:themeColor="background1" w:themeShade="80"/>
        </w:rPr>
        <w:t>#Classification:</w:t>
      </w:r>
      <w:r>
        <w:rPr>
          <w:i/>
          <w:color w:val="808080" w:themeColor="background1" w:themeShade="80"/>
        </w:rPr>
        <w:t xml:space="preserve"> Functional Safety Only - Optional</w:t>
      </w:r>
    </w:p>
    <w:p w14:paraId="5D3939A8" w14:textId="77777777" w:rsidR="00D859AD" w:rsidRPr="00A30716" w:rsidRDefault="00D859AD" w:rsidP="00C13EAA">
      <w:pPr>
        <w:shd w:val="clear" w:color="auto" w:fill="D6E3BC" w:themeFill="accent3" w:themeFillTint="66"/>
        <w:rPr>
          <w:i/>
          <w:color w:val="808080" w:themeColor="background1" w:themeShade="80"/>
        </w:rPr>
      </w:pPr>
      <w:r w:rsidRPr="00BA6C29">
        <w:rPr>
          <w:b/>
          <w:i/>
          <w:color w:val="808080" w:themeColor="background1" w:themeShade="80"/>
        </w:rPr>
        <w:t>#Hint:</w:t>
      </w:r>
      <w:r>
        <w:rPr>
          <w:i/>
          <w:color w:val="808080" w:themeColor="background1" w:themeShade="80"/>
        </w:rPr>
        <w:t xml:space="preserve"> Optionally include a Requirements Derivations Diagram (SysML</w:t>
      </w:r>
      <w:r w:rsidR="002E701D">
        <w:rPr>
          <w:i/>
          <w:color w:val="808080" w:themeColor="background1" w:themeShade="80"/>
        </w:rPr>
        <w:t xml:space="preserve"> Requirements Diagram</w:t>
      </w:r>
      <w:r>
        <w:rPr>
          <w:i/>
          <w:color w:val="808080" w:themeColor="background1" w:themeShade="80"/>
        </w:rPr>
        <w:t>) or a Goal Structuring Notation (GSN) Diagram to illustrate the relationship between requirements.</w:t>
      </w:r>
    </w:p>
    <w:p w14:paraId="7765D7BE" w14:textId="77777777" w:rsidR="00D859AD" w:rsidRPr="00BA6C29" w:rsidRDefault="00D859AD" w:rsidP="00D859AD"/>
    <w:p w14:paraId="19127B94" w14:textId="77777777" w:rsidR="00556159" w:rsidRDefault="00556159" w:rsidP="0008696C">
      <w:pPr>
        <w:pStyle w:val="Heading2"/>
      </w:pPr>
      <w:bookmarkStart w:id="143" w:name="_Toc32332122"/>
      <w:r>
        <w:t>Component Interface Behavior Diagrams</w:t>
      </w:r>
      <w:bookmarkEnd w:id="141"/>
      <w:bookmarkEnd w:id="142"/>
      <w:bookmarkEnd w:id="143"/>
    </w:p>
    <w:p w14:paraId="751B9170" w14:textId="77777777" w:rsidR="00014998" w:rsidRPr="00014998" w:rsidRDefault="00014998" w:rsidP="00014998">
      <w:pPr>
        <w:pStyle w:val="Heading3"/>
      </w:pPr>
      <w:bookmarkStart w:id="144" w:name="_Toc481143817"/>
      <w:bookmarkStart w:id="145" w:name="_Toc1554273"/>
      <w:bookmarkStart w:id="146" w:name="_Toc32332123"/>
      <w:r>
        <w:t xml:space="preserve">Scenario: </w:t>
      </w:r>
      <w:bookmarkEnd w:id="144"/>
      <w:bookmarkEnd w:id="145"/>
      <w:r>
        <w:t>Request power operation from exterior switch with valid passive entry device</w:t>
      </w:r>
      <w:bookmarkEnd w:id="146"/>
    </w:p>
    <w:p w14:paraId="3DA76A20" w14:textId="77777777" w:rsidR="00757A14" w:rsidRDefault="00CB6DAF" w:rsidP="00D17345">
      <w:r>
        <w:object w:dxaOrig="19350" w:dyaOrig="11670" w14:anchorId="5FED199D">
          <v:shape id="_x0000_i1031" type="#_x0000_t75" style="width:7in;height:301.95pt" o:ole="">
            <v:imagedata r:id="rId36" o:title=""/>
          </v:shape>
          <o:OLEObject Type="Embed" ProgID="Visio.Drawing.15" ShapeID="_x0000_i1031" DrawAspect="Content" ObjectID="_1683532570" r:id="rId37"/>
        </w:object>
      </w:r>
    </w:p>
    <w:p w14:paraId="5A9F31F4" w14:textId="77777777" w:rsidR="00D17345" w:rsidRDefault="00D17345" w:rsidP="00D17345"/>
    <w:p w14:paraId="284C3FCC" w14:textId="77777777" w:rsidR="00740957" w:rsidRDefault="00740957" w:rsidP="00740957">
      <w:pPr>
        <w:pStyle w:val="Heading3"/>
      </w:pPr>
      <w:bookmarkStart w:id="147" w:name="_Toc32332124"/>
      <w:r>
        <w:lastRenderedPageBreak/>
        <w:t>Scenario: Remote Toggle/Stop Request</w:t>
      </w:r>
      <w:bookmarkEnd w:id="147"/>
    </w:p>
    <w:p w14:paraId="10384D01" w14:textId="77777777" w:rsidR="00740957" w:rsidRPr="0046578B" w:rsidRDefault="00CB6DAF" w:rsidP="00740957">
      <w:r>
        <w:object w:dxaOrig="19350" w:dyaOrig="11670" w14:anchorId="25FC8516">
          <v:shape id="_x0000_i1032" type="#_x0000_t75" style="width:7in;height:301.95pt" o:ole="">
            <v:imagedata r:id="rId38" o:title=""/>
          </v:shape>
          <o:OLEObject Type="Embed" ProgID="Visio.Drawing.15" ShapeID="_x0000_i1032" DrawAspect="Content" ObjectID="_1683532571" r:id="rId39"/>
        </w:object>
      </w:r>
    </w:p>
    <w:p w14:paraId="5AEED54F" w14:textId="77777777" w:rsidR="00740957" w:rsidRDefault="00740957" w:rsidP="00D17345"/>
    <w:p w14:paraId="177A2F83" w14:textId="77777777" w:rsidR="00740957" w:rsidRDefault="00740957" w:rsidP="00740957">
      <w:pPr>
        <w:pStyle w:val="Heading3"/>
      </w:pPr>
      <w:bookmarkStart w:id="148" w:name="_Toc32332125"/>
      <w:r>
        <w:t>Scenario:Remote Open/Close Request</w:t>
      </w:r>
      <w:bookmarkEnd w:id="148"/>
    </w:p>
    <w:p w14:paraId="457D7913" w14:textId="77777777" w:rsidR="00740957" w:rsidRDefault="00740957" w:rsidP="00D17345">
      <w:r>
        <w:object w:dxaOrig="19350" w:dyaOrig="11670" w14:anchorId="638A69CB">
          <v:shape id="_x0000_i1033" type="#_x0000_t75" style="width:511.5pt;height:310.55pt" o:ole="">
            <v:imagedata r:id="rId40" o:title=""/>
          </v:shape>
          <o:OLEObject Type="Embed" ProgID="Visio.Drawing.15" ShapeID="_x0000_i1033" DrawAspect="Content" ObjectID="_1683532572" r:id="rId41"/>
        </w:object>
      </w:r>
    </w:p>
    <w:p w14:paraId="799AA87D" w14:textId="77777777" w:rsidR="00740957" w:rsidRDefault="00740957" w:rsidP="00D17345"/>
    <w:p w14:paraId="3D3EB467" w14:textId="77777777" w:rsidR="00740957" w:rsidRDefault="00740957" w:rsidP="00740957">
      <w:pPr>
        <w:pStyle w:val="Heading3"/>
      </w:pPr>
      <w:bookmarkStart w:id="149" w:name="_Toc32332126"/>
      <w:r>
        <w:lastRenderedPageBreak/>
        <w:t>Scenario: Lock/Unlock All Doors Exterior Handle</w:t>
      </w:r>
      <w:bookmarkEnd w:id="149"/>
    </w:p>
    <w:p w14:paraId="299BA9F6" w14:textId="77777777" w:rsidR="00740957" w:rsidRDefault="00CB6DAF" w:rsidP="00D17345">
      <w:r>
        <w:object w:dxaOrig="19606" w:dyaOrig="11625" w14:anchorId="5009718E">
          <v:shape id="_x0000_i1034" type="#_x0000_t75" style="width:509.35pt;height:301.95pt" o:ole="">
            <v:imagedata r:id="rId42" o:title=""/>
          </v:shape>
          <o:OLEObject Type="Embed" ProgID="Visio.Drawing.15" ShapeID="_x0000_i1034" DrawAspect="Content" ObjectID="_1683532573" r:id="rId43"/>
        </w:object>
      </w:r>
    </w:p>
    <w:p w14:paraId="53D41456" w14:textId="77777777" w:rsidR="00740957" w:rsidRDefault="00740957" w:rsidP="00D17345"/>
    <w:p w14:paraId="0A1D1C82" w14:textId="77777777" w:rsidR="00740957" w:rsidRDefault="00740957" w:rsidP="00CB6DAF">
      <w:pPr>
        <w:pStyle w:val="Heading3"/>
      </w:pPr>
      <w:bookmarkStart w:id="150" w:name="_Toc32332127"/>
      <w:r>
        <w:t>Scenario:</w:t>
      </w:r>
      <w:r w:rsidR="00CB6DAF">
        <w:t xml:space="preserve"> Enable BEC Exterior Handle</w:t>
      </w:r>
      <w:bookmarkEnd w:id="150"/>
    </w:p>
    <w:p w14:paraId="19DB64F8" w14:textId="77777777" w:rsidR="00740957" w:rsidRDefault="002C71CB" w:rsidP="00D17345">
      <w:r>
        <w:object w:dxaOrig="17491" w:dyaOrig="11625" w14:anchorId="15562224">
          <v:shape id="_x0000_i1035" type="#_x0000_t75" style="width:467.45pt;height:310.55pt" o:ole="">
            <v:imagedata r:id="rId44" o:title=""/>
          </v:shape>
          <o:OLEObject Type="Embed" ProgID="Visio.Drawing.15" ShapeID="_x0000_i1035" DrawAspect="Content" ObjectID="_1683532574" r:id="rId45"/>
        </w:object>
      </w:r>
    </w:p>
    <w:p w14:paraId="10BD4B59" w14:textId="77777777" w:rsidR="00740957" w:rsidRDefault="00740957" w:rsidP="00D17345"/>
    <w:p w14:paraId="49005339" w14:textId="77777777" w:rsidR="00014998" w:rsidRDefault="00014998" w:rsidP="00014998">
      <w:pPr>
        <w:pStyle w:val="Heading3"/>
      </w:pPr>
      <w:bookmarkStart w:id="151" w:name="_Toc32332128"/>
      <w:r>
        <w:lastRenderedPageBreak/>
        <w:t>Scenario: Trim Switch Inhibit</w:t>
      </w:r>
      <w:bookmarkEnd w:id="151"/>
    </w:p>
    <w:p w14:paraId="2C858CE5" w14:textId="77777777" w:rsidR="00014998" w:rsidRDefault="002C71CB" w:rsidP="00D17345">
      <w:r>
        <w:object w:dxaOrig="16380" w:dyaOrig="11670" w14:anchorId="2468727B">
          <v:shape id="_x0000_i1036" type="#_x0000_t75" style="width:454.55pt;height:323.45pt" o:ole="">
            <v:imagedata r:id="rId46" o:title=""/>
          </v:shape>
          <o:OLEObject Type="Embed" ProgID="Visio.Drawing.15" ShapeID="_x0000_i1036" DrawAspect="Content" ObjectID="_1683532575" r:id="rId47"/>
        </w:object>
      </w:r>
    </w:p>
    <w:p w14:paraId="1A7B0935" w14:textId="77777777" w:rsidR="00E43710" w:rsidRDefault="00E43710" w:rsidP="00D17345"/>
    <w:p w14:paraId="7D1CEBD3" w14:textId="77777777" w:rsidR="00CB6DAF" w:rsidRDefault="00CB6DAF" w:rsidP="00CB6DAF">
      <w:pPr>
        <w:pStyle w:val="Heading3"/>
      </w:pPr>
      <w:bookmarkStart w:id="152" w:name="_Toc32332129"/>
      <w:r>
        <w:lastRenderedPageBreak/>
        <w:t>Scenario: Valet Mode</w:t>
      </w:r>
      <w:bookmarkEnd w:id="152"/>
    </w:p>
    <w:p w14:paraId="598FF8FC" w14:textId="77777777" w:rsidR="00CB6DAF" w:rsidRDefault="00CB6DAF" w:rsidP="00CB6DAF">
      <w:r>
        <w:object w:dxaOrig="15585" w:dyaOrig="11670" w14:anchorId="55FCA363">
          <v:shape id="_x0000_i1037" type="#_x0000_t75" style="width:511.5pt;height:381.5pt" o:ole="">
            <v:imagedata r:id="rId48" o:title=""/>
          </v:shape>
          <o:OLEObject Type="Embed" ProgID="Visio.Drawing.15" ShapeID="_x0000_i1037" DrawAspect="Content" ObjectID="_1683532576" r:id="rId49"/>
        </w:object>
      </w:r>
    </w:p>
    <w:p w14:paraId="034FB4CA" w14:textId="77777777" w:rsidR="00CB6DAF" w:rsidRDefault="00CB6DAF" w:rsidP="00D17345"/>
    <w:p w14:paraId="23D769AC" w14:textId="77777777" w:rsidR="00A26A03" w:rsidRDefault="009E238B" w:rsidP="00A26A03">
      <w:pPr>
        <w:pStyle w:val="Heading1"/>
      </w:pPr>
      <w:bookmarkStart w:id="153" w:name="_Toc32332130"/>
      <w:r>
        <w:lastRenderedPageBreak/>
        <w:t xml:space="preserve">Feature Implementation </w:t>
      </w:r>
      <w:r w:rsidR="00A26A03">
        <w:t>Requirements</w:t>
      </w:r>
      <w:bookmarkEnd w:id="153"/>
    </w:p>
    <w:p w14:paraId="19FDBF7C" w14:textId="77777777" w:rsidR="00512949" w:rsidRPr="009E3B7C" w:rsidRDefault="00512949" w:rsidP="00C13EAA">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The Feature Implementation Specification is first of all an architecture document. It shows the Functional and the E/E architecture as well as the deployment of the Functional one to the E/E one</w:t>
      </w:r>
      <w:r w:rsidRPr="009E3B7C">
        <w:rPr>
          <w:rFonts w:cs="Arial"/>
          <w:i/>
          <w:color w:val="808080" w:themeColor="background1" w:themeShade="80"/>
        </w:rPr>
        <w:t>.</w:t>
      </w:r>
    </w:p>
    <w:p w14:paraId="36A7B3EA" w14:textId="77777777" w:rsidR="00512949" w:rsidRPr="00512949" w:rsidRDefault="00512949" w:rsidP="00512949"/>
    <w:p w14:paraId="5AADF6DE" w14:textId="77777777" w:rsidR="0045021E" w:rsidRDefault="0045021E" w:rsidP="0008696C">
      <w:pPr>
        <w:pStyle w:val="Heading2"/>
      </w:pPr>
      <w:bookmarkStart w:id="154" w:name="_Toc422994379"/>
      <w:bookmarkStart w:id="155" w:name="_Toc481143821"/>
      <w:bookmarkStart w:id="156" w:name="_Toc32332131"/>
      <w:bookmarkStart w:id="157" w:name="_Toc273425078"/>
      <w:bookmarkEnd w:id="134"/>
      <w:r w:rsidRPr="0008696C">
        <w:t xml:space="preserve">Requirements on </w:t>
      </w:r>
      <w:bookmarkEnd w:id="154"/>
      <w:r w:rsidR="00370A05" w:rsidRPr="0008696C">
        <w:t>Components</w:t>
      </w:r>
      <w:bookmarkEnd w:id="155"/>
      <w:bookmarkEnd w:id="156"/>
    </w:p>
    <w:p w14:paraId="5EE47AD6" w14:textId="77777777" w:rsidR="003305ED" w:rsidRPr="003305ED" w:rsidRDefault="003305ED" w:rsidP="003305ED"/>
    <w:p w14:paraId="7E495BEC" w14:textId="77777777" w:rsidR="00614B9B" w:rsidRPr="00B56F4E" w:rsidRDefault="006131BF" w:rsidP="00B43195">
      <w:pPr>
        <w:pStyle w:val="Heading3"/>
        <w:rPr>
          <w:szCs w:val="20"/>
          <w:lang w:val="en-GB"/>
        </w:rPr>
      </w:pPr>
      <w:bookmarkStart w:id="158" w:name="_Toc32332132"/>
      <w:r>
        <w:rPr>
          <w:szCs w:val="20"/>
          <w:lang w:val="en-GB"/>
        </w:rPr>
        <w:t>BCM</w:t>
      </w:r>
      <w:bookmarkEnd w:id="158"/>
    </w:p>
    <w:p w14:paraId="5F587A6C" w14:textId="42712849" w:rsidR="00B56F4E" w:rsidRDefault="00B56F4E" w:rsidP="006131BF">
      <w:pPr>
        <w:pStyle w:val="Heading4"/>
        <w:rPr>
          <w:lang w:val="en-GB"/>
        </w:rPr>
      </w:pPr>
      <w:bookmarkStart w:id="159" w:name="_Toc32332133"/>
      <w:r>
        <w:rPr>
          <w:lang w:val="en-GB"/>
        </w:rPr>
        <w:t xml:space="preserve">Implemented </w:t>
      </w:r>
      <w:r w:rsidRPr="003070ED">
        <w:rPr>
          <w:lang w:val="en-GB"/>
        </w:rPr>
        <w:t xml:space="preserve">Function </w:t>
      </w:r>
      <w:r w:rsidR="006131BF" w:rsidRPr="006131BF">
        <w:rPr>
          <w:lang w:val="en-GB"/>
        </w:rPr>
        <w:t>BEC Open/Close Requests</w:t>
      </w:r>
      <w:bookmarkEnd w:id="159"/>
    </w:p>
    <w:p w14:paraId="605D6DA7" w14:textId="77777777" w:rsidR="003305ED" w:rsidRDefault="003305ED" w:rsidP="003305ED">
      <w:pPr>
        <w:pStyle w:val="Heading5"/>
        <w:rPr>
          <w:lang w:val="en-GB"/>
        </w:rPr>
      </w:pPr>
      <w:bookmarkStart w:id="160" w:name="_Ref531361236"/>
      <w:bookmarkStart w:id="161" w:name="_Toc32332134"/>
      <w:r>
        <w:rPr>
          <w:lang w:val="en-GB"/>
        </w:rPr>
        <w:t>Function Interfaces</w:t>
      </w:r>
      <w:bookmarkEnd w:id="160"/>
      <w:bookmarkEnd w:id="161"/>
    </w:p>
    <w:p w14:paraId="7B449980" w14:textId="77777777" w:rsidR="003305ED" w:rsidRDefault="003305ED" w:rsidP="00672571">
      <w:pPr>
        <w:pStyle w:val="Heading6"/>
        <w:rPr>
          <w:lang w:val="en-GB"/>
        </w:rPr>
      </w:pPr>
      <w:bookmarkStart w:id="162" w:name="_Toc32332135"/>
      <w:r>
        <w:rPr>
          <w:lang w:val="en-GB"/>
        </w:rPr>
        <w:t>Input</w:t>
      </w:r>
      <w:r w:rsidR="00251BFB">
        <w:rPr>
          <w:lang w:val="en-GB"/>
        </w:rPr>
        <w:t>s</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2520"/>
        <w:gridCol w:w="990"/>
        <w:gridCol w:w="1080"/>
        <w:gridCol w:w="1926"/>
      </w:tblGrid>
      <w:tr w:rsidR="00B85D0F" w:rsidRPr="00E54DEA" w14:paraId="466DA51A" w14:textId="77777777" w:rsidTr="00732AF6">
        <w:trPr>
          <w:trHeight w:val="173"/>
        </w:trPr>
        <w:tc>
          <w:tcPr>
            <w:tcW w:w="3685" w:type="dxa"/>
            <w:shd w:val="clear" w:color="auto" w:fill="D9D9D9" w:themeFill="background1" w:themeFillShade="D9"/>
            <w:noWrap/>
            <w:hideMark/>
          </w:tcPr>
          <w:p w14:paraId="4DBD8D55" w14:textId="77777777" w:rsidR="00B85D0F" w:rsidRPr="00E54DEA" w:rsidRDefault="00B85D0F" w:rsidP="00672571">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7BE3D196" w14:textId="77777777" w:rsidR="00B85D0F" w:rsidRDefault="00B85D0F" w:rsidP="00672571">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990" w:type="dxa"/>
            <w:shd w:val="clear" w:color="auto" w:fill="D9D9D9" w:themeFill="background1" w:themeFillShade="D9"/>
          </w:tcPr>
          <w:p w14:paraId="6DEC7448" w14:textId="23697A21" w:rsidR="00B85D0F" w:rsidRDefault="00B85D0F" w:rsidP="00672571">
            <w:pPr>
              <w:keepNext/>
              <w:overflowPunct/>
              <w:autoSpaceDE/>
              <w:autoSpaceDN/>
              <w:adjustRightInd/>
              <w:textAlignment w:val="auto"/>
              <w:rPr>
                <w:rFonts w:cs="Arial"/>
                <w:b/>
                <w:bCs/>
                <w:color w:val="000000"/>
              </w:rPr>
            </w:pPr>
            <w:r>
              <w:rPr>
                <w:rFonts w:cs="Arial"/>
                <w:b/>
                <w:bCs/>
                <w:color w:val="000000"/>
              </w:rPr>
              <w:t>Mapping Details</w:t>
            </w:r>
          </w:p>
        </w:tc>
        <w:tc>
          <w:tcPr>
            <w:tcW w:w="1080" w:type="dxa"/>
            <w:shd w:val="clear" w:color="auto" w:fill="D9D9D9" w:themeFill="background1" w:themeFillShade="D9"/>
          </w:tcPr>
          <w:p w14:paraId="2335D3B0" w14:textId="77777777" w:rsidR="00B85D0F" w:rsidRDefault="00B85D0F" w:rsidP="00672571">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926" w:type="dxa"/>
            <w:shd w:val="clear" w:color="auto" w:fill="D9D9D9" w:themeFill="background1" w:themeFillShade="D9"/>
          </w:tcPr>
          <w:p w14:paraId="6306BF35" w14:textId="77777777" w:rsidR="00B85D0F" w:rsidRDefault="00B85D0F" w:rsidP="00672571">
            <w:pPr>
              <w:keepNext/>
              <w:overflowPunct/>
              <w:autoSpaceDE/>
              <w:autoSpaceDN/>
              <w:adjustRightInd/>
              <w:textAlignment w:val="auto"/>
              <w:rPr>
                <w:rFonts w:cs="Arial"/>
                <w:b/>
                <w:bCs/>
                <w:color w:val="000000"/>
              </w:rPr>
            </w:pPr>
            <w:r>
              <w:rPr>
                <w:rFonts w:cs="Arial"/>
                <w:b/>
                <w:bCs/>
                <w:color w:val="000000"/>
              </w:rPr>
              <w:t>Connection</w:t>
            </w:r>
          </w:p>
          <w:p w14:paraId="14E23DE8" w14:textId="77777777" w:rsidR="006350FD" w:rsidRDefault="006350FD" w:rsidP="00672571">
            <w:pPr>
              <w:keepNext/>
              <w:overflowPunct/>
              <w:autoSpaceDE/>
              <w:autoSpaceDN/>
              <w:adjustRightInd/>
              <w:textAlignment w:val="auto"/>
              <w:rPr>
                <w:rFonts w:cs="Arial"/>
                <w:b/>
                <w:bCs/>
                <w:color w:val="000000"/>
              </w:rPr>
            </w:pPr>
            <w:r>
              <w:t>(</w:t>
            </w:r>
            <w:r w:rsidRPr="001321BD">
              <w:rPr>
                <w:i/>
              </w:rPr>
              <w:t>Optional)</w:t>
            </w:r>
          </w:p>
        </w:tc>
      </w:tr>
      <w:tr w:rsidR="00672571" w:rsidRPr="003F473D" w14:paraId="21EF345B" w14:textId="77777777" w:rsidTr="00732AF6">
        <w:trPr>
          <w:trHeight w:val="143"/>
        </w:trPr>
        <w:tc>
          <w:tcPr>
            <w:tcW w:w="3685" w:type="dxa"/>
            <w:noWrap/>
          </w:tcPr>
          <w:p w14:paraId="7763BCA5" w14:textId="77777777" w:rsidR="00672571" w:rsidRPr="003F473D" w:rsidRDefault="00672571" w:rsidP="00672571">
            <w:pPr>
              <w:keepNext/>
              <w:overflowPunct/>
              <w:autoSpaceDE/>
              <w:autoSpaceDN/>
              <w:adjustRightInd/>
              <w:textAlignment w:val="auto"/>
              <w:rPr>
                <w:rFonts w:cs="Arial"/>
                <w:color w:val="000000"/>
                <w:sz w:val="18"/>
                <w:szCs w:val="18"/>
              </w:rPr>
            </w:pPr>
            <w:r>
              <w:rPr>
                <w:rFonts w:cs="Arial"/>
                <w:color w:val="000000"/>
              </w:rPr>
              <w:t>RKE_PLG_Rqst</w:t>
            </w:r>
          </w:p>
        </w:tc>
        <w:tc>
          <w:tcPr>
            <w:tcW w:w="2520" w:type="dxa"/>
          </w:tcPr>
          <w:p w14:paraId="4848FCDA" w14:textId="77777777" w:rsidR="00672571" w:rsidRPr="00D20BE7" w:rsidRDefault="00672571" w:rsidP="00672571">
            <w:pPr>
              <w:keepNext/>
              <w:rPr>
                <w:color w:val="000000" w:themeColor="text1"/>
                <w:sz w:val="18"/>
              </w:rPr>
            </w:pPr>
            <w:r>
              <w:rPr>
                <w:color w:val="000000" w:themeColor="text1"/>
                <w:sz w:val="18"/>
              </w:rPr>
              <w:t>Same</w:t>
            </w:r>
          </w:p>
        </w:tc>
        <w:tc>
          <w:tcPr>
            <w:tcW w:w="990" w:type="dxa"/>
          </w:tcPr>
          <w:p w14:paraId="33191B3A" w14:textId="77777777" w:rsidR="00672571" w:rsidRPr="00D20BE7" w:rsidRDefault="00672571" w:rsidP="00672571">
            <w:pPr>
              <w:keepNext/>
              <w:rPr>
                <w:sz w:val="18"/>
              </w:rPr>
            </w:pPr>
          </w:p>
        </w:tc>
        <w:tc>
          <w:tcPr>
            <w:tcW w:w="1080" w:type="dxa"/>
          </w:tcPr>
          <w:p w14:paraId="6536465A" w14:textId="77777777" w:rsidR="00672571" w:rsidRPr="00D20BE7" w:rsidRDefault="00672571" w:rsidP="00672571">
            <w:pPr>
              <w:keepNext/>
              <w:rPr>
                <w:sz w:val="18"/>
              </w:rPr>
            </w:pPr>
          </w:p>
        </w:tc>
        <w:tc>
          <w:tcPr>
            <w:tcW w:w="1926" w:type="dxa"/>
          </w:tcPr>
          <w:p w14:paraId="6E35D311" w14:textId="77777777" w:rsidR="00672571" w:rsidRPr="004B44BC" w:rsidRDefault="00672571" w:rsidP="00672571">
            <w:pPr>
              <w:keepNext/>
              <w:rPr>
                <w:sz w:val="18"/>
              </w:rPr>
            </w:pPr>
            <w:r w:rsidRPr="004B44BC">
              <w:rPr>
                <w:sz w:val="18"/>
              </w:rPr>
              <w:t>Internal to BCM</w:t>
            </w:r>
          </w:p>
        </w:tc>
      </w:tr>
      <w:tr w:rsidR="00672571" w:rsidRPr="003F473D" w14:paraId="19FEFEE0" w14:textId="77777777" w:rsidTr="00732AF6">
        <w:trPr>
          <w:trHeight w:val="70"/>
        </w:trPr>
        <w:tc>
          <w:tcPr>
            <w:tcW w:w="3685" w:type="dxa"/>
            <w:noWrap/>
          </w:tcPr>
          <w:p w14:paraId="70B8403A" w14:textId="77777777" w:rsidR="00672571" w:rsidRDefault="00672571" w:rsidP="00672571">
            <w:pPr>
              <w:keepNext/>
              <w:overflowPunct/>
              <w:autoSpaceDE/>
              <w:autoSpaceDN/>
              <w:adjustRightInd/>
              <w:textAlignment w:val="auto"/>
              <w:rPr>
                <w:rFonts w:cs="Arial"/>
                <w:color w:val="000000"/>
              </w:rPr>
            </w:pPr>
            <w:r>
              <w:rPr>
                <w:rFonts w:cs="Arial"/>
                <w:color w:val="000000"/>
              </w:rPr>
              <w:t>Paak_PLG_Rqst</w:t>
            </w:r>
          </w:p>
        </w:tc>
        <w:tc>
          <w:tcPr>
            <w:tcW w:w="2520" w:type="dxa"/>
          </w:tcPr>
          <w:p w14:paraId="6784E19C" w14:textId="77777777" w:rsidR="00672571" w:rsidRPr="00D20BE7" w:rsidRDefault="00672571" w:rsidP="00672571">
            <w:pPr>
              <w:keepNext/>
              <w:rPr>
                <w:color w:val="000000" w:themeColor="text1"/>
                <w:sz w:val="18"/>
              </w:rPr>
            </w:pPr>
            <w:r>
              <w:rPr>
                <w:color w:val="000000" w:themeColor="text1"/>
                <w:sz w:val="18"/>
              </w:rPr>
              <w:t>Same</w:t>
            </w:r>
          </w:p>
        </w:tc>
        <w:tc>
          <w:tcPr>
            <w:tcW w:w="990" w:type="dxa"/>
          </w:tcPr>
          <w:p w14:paraId="6FD01747" w14:textId="77777777" w:rsidR="00672571" w:rsidRPr="00D20BE7" w:rsidRDefault="00672571" w:rsidP="00672571">
            <w:pPr>
              <w:keepNext/>
              <w:rPr>
                <w:color w:val="000000" w:themeColor="text1"/>
                <w:sz w:val="18"/>
              </w:rPr>
            </w:pPr>
          </w:p>
        </w:tc>
        <w:tc>
          <w:tcPr>
            <w:tcW w:w="1080" w:type="dxa"/>
          </w:tcPr>
          <w:p w14:paraId="1D19F76E" w14:textId="77777777" w:rsidR="00672571" w:rsidRPr="00D20BE7" w:rsidRDefault="00672571" w:rsidP="00672571">
            <w:pPr>
              <w:keepNext/>
              <w:rPr>
                <w:color w:val="000000" w:themeColor="text1"/>
                <w:sz w:val="18"/>
              </w:rPr>
            </w:pPr>
          </w:p>
        </w:tc>
        <w:tc>
          <w:tcPr>
            <w:tcW w:w="1926" w:type="dxa"/>
          </w:tcPr>
          <w:p w14:paraId="0835FB86" w14:textId="77777777" w:rsidR="00672571" w:rsidRDefault="00672571" w:rsidP="00672571">
            <w:pPr>
              <w:keepNext/>
            </w:pPr>
            <w:r w:rsidRPr="002F78F9">
              <w:rPr>
                <w:sz w:val="18"/>
              </w:rPr>
              <w:t>Internal to BCM</w:t>
            </w:r>
          </w:p>
        </w:tc>
      </w:tr>
      <w:tr w:rsidR="001C42C0" w:rsidRPr="003F473D" w14:paraId="5D3ABADF" w14:textId="77777777" w:rsidTr="00732AF6">
        <w:trPr>
          <w:trHeight w:val="70"/>
        </w:trPr>
        <w:tc>
          <w:tcPr>
            <w:tcW w:w="3685" w:type="dxa"/>
            <w:noWrap/>
          </w:tcPr>
          <w:p w14:paraId="16C449EC" w14:textId="103FD707" w:rsidR="001C42C0" w:rsidRPr="001C42C0" w:rsidRDefault="001C42C0" w:rsidP="00672571">
            <w:pPr>
              <w:keepNext/>
              <w:overflowPunct/>
              <w:autoSpaceDE/>
              <w:autoSpaceDN/>
              <w:adjustRightInd/>
              <w:textAlignment w:val="auto"/>
              <w:rPr>
                <w:rFonts w:cs="Arial"/>
                <w:color w:val="000000"/>
                <w:highlight w:val="cyan"/>
              </w:rPr>
            </w:pPr>
            <w:proofErr w:type="spellStart"/>
            <w:r w:rsidRPr="001C42C0">
              <w:rPr>
                <w:rFonts w:cs="Arial"/>
                <w:color w:val="000000"/>
                <w:highlight w:val="cyan"/>
              </w:rPr>
              <w:t>NFC_PLG_Rqst</w:t>
            </w:r>
            <w:proofErr w:type="spellEnd"/>
          </w:p>
        </w:tc>
        <w:tc>
          <w:tcPr>
            <w:tcW w:w="2520" w:type="dxa"/>
          </w:tcPr>
          <w:p w14:paraId="0354B1CA" w14:textId="39E04D3F" w:rsidR="001C42C0" w:rsidRPr="001C42C0" w:rsidRDefault="001C42C0" w:rsidP="00672571">
            <w:pPr>
              <w:keepNext/>
              <w:rPr>
                <w:color w:val="000000" w:themeColor="text1"/>
                <w:sz w:val="18"/>
                <w:highlight w:val="cyan"/>
              </w:rPr>
            </w:pPr>
            <w:r w:rsidRPr="001C42C0">
              <w:rPr>
                <w:color w:val="000000" w:themeColor="text1"/>
                <w:sz w:val="18"/>
                <w:highlight w:val="cyan"/>
              </w:rPr>
              <w:t>Same</w:t>
            </w:r>
          </w:p>
        </w:tc>
        <w:tc>
          <w:tcPr>
            <w:tcW w:w="990" w:type="dxa"/>
          </w:tcPr>
          <w:p w14:paraId="633537B2" w14:textId="77777777" w:rsidR="001C42C0" w:rsidRPr="001C42C0" w:rsidRDefault="001C42C0" w:rsidP="00672571">
            <w:pPr>
              <w:keepNext/>
              <w:rPr>
                <w:color w:val="000000" w:themeColor="text1"/>
                <w:sz w:val="18"/>
                <w:highlight w:val="cyan"/>
              </w:rPr>
            </w:pPr>
          </w:p>
        </w:tc>
        <w:tc>
          <w:tcPr>
            <w:tcW w:w="1080" w:type="dxa"/>
          </w:tcPr>
          <w:p w14:paraId="0BA6930B" w14:textId="77777777" w:rsidR="001C42C0" w:rsidRPr="001C42C0" w:rsidRDefault="001C42C0" w:rsidP="00672571">
            <w:pPr>
              <w:keepNext/>
              <w:rPr>
                <w:color w:val="000000" w:themeColor="text1"/>
                <w:sz w:val="18"/>
                <w:highlight w:val="cyan"/>
              </w:rPr>
            </w:pPr>
          </w:p>
        </w:tc>
        <w:tc>
          <w:tcPr>
            <w:tcW w:w="1926" w:type="dxa"/>
          </w:tcPr>
          <w:p w14:paraId="1063BC47" w14:textId="19F9888F" w:rsidR="001C42C0" w:rsidRPr="002F78F9" w:rsidRDefault="001C42C0" w:rsidP="00672571">
            <w:pPr>
              <w:keepNext/>
              <w:rPr>
                <w:sz w:val="18"/>
              </w:rPr>
            </w:pPr>
            <w:r w:rsidRPr="001C42C0">
              <w:rPr>
                <w:sz w:val="18"/>
                <w:highlight w:val="cyan"/>
              </w:rPr>
              <w:t>Internal to BCM</w:t>
            </w:r>
          </w:p>
        </w:tc>
      </w:tr>
      <w:tr w:rsidR="00672571" w:rsidRPr="003F473D" w14:paraId="2BB0BACE" w14:textId="77777777" w:rsidTr="00732AF6">
        <w:trPr>
          <w:trHeight w:val="70"/>
        </w:trPr>
        <w:tc>
          <w:tcPr>
            <w:tcW w:w="3685" w:type="dxa"/>
            <w:noWrap/>
          </w:tcPr>
          <w:p w14:paraId="66849DE1" w14:textId="77777777" w:rsidR="00672571" w:rsidRDefault="00672571" w:rsidP="00672571">
            <w:pPr>
              <w:keepNext/>
              <w:overflowPunct/>
              <w:autoSpaceDE/>
              <w:autoSpaceDN/>
              <w:adjustRightInd/>
              <w:textAlignment w:val="auto"/>
              <w:rPr>
                <w:rFonts w:cs="Arial"/>
                <w:color w:val="000000"/>
              </w:rPr>
            </w:pPr>
            <w:proofErr w:type="spellStart"/>
            <w:r>
              <w:rPr>
                <w:rFonts w:cs="Arial"/>
                <w:color w:val="000000"/>
              </w:rPr>
              <w:t>CPP_DL_LGG_LG_Rqst</w:t>
            </w:r>
            <w:proofErr w:type="spellEnd"/>
          </w:p>
        </w:tc>
        <w:tc>
          <w:tcPr>
            <w:tcW w:w="2520" w:type="dxa"/>
          </w:tcPr>
          <w:p w14:paraId="08A9BE06" w14:textId="77777777" w:rsidR="00672571" w:rsidRPr="00D20BE7" w:rsidRDefault="00672571" w:rsidP="00672571">
            <w:pPr>
              <w:keepNext/>
              <w:rPr>
                <w:color w:val="000000" w:themeColor="text1"/>
                <w:sz w:val="18"/>
              </w:rPr>
            </w:pPr>
            <w:r>
              <w:rPr>
                <w:color w:val="000000" w:themeColor="text1"/>
                <w:sz w:val="18"/>
              </w:rPr>
              <w:t>Same</w:t>
            </w:r>
          </w:p>
        </w:tc>
        <w:tc>
          <w:tcPr>
            <w:tcW w:w="990" w:type="dxa"/>
          </w:tcPr>
          <w:p w14:paraId="72EB9443" w14:textId="77777777" w:rsidR="00672571" w:rsidRPr="00D20BE7" w:rsidRDefault="00672571" w:rsidP="00672571">
            <w:pPr>
              <w:keepNext/>
              <w:rPr>
                <w:color w:val="000000" w:themeColor="text1"/>
                <w:sz w:val="18"/>
              </w:rPr>
            </w:pPr>
          </w:p>
        </w:tc>
        <w:tc>
          <w:tcPr>
            <w:tcW w:w="1080" w:type="dxa"/>
          </w:tcPr>
          <w:p w14:paraId="52A3D55C" w14:textId="77777777" w:rsidR="00672571" w:rsidRPr="00D20BE7" w:rsidRDefault="00672571" w:rsidP="00672571">
            <w:pPr>
              <w:keepNext/>
              <w:rPr>
                <w:color w:val="000000" w:themeColor="text1"/>
                <w:sz w:val="18"/>
              </w:rPr>
            </w:pPr>
          </w:p>
        </w:tc>
        <w:tc>
          <w:tcPr>
            <w:tcW w:w="1926" w:type="dxa"/>
          </w:tcPr>
          <w:p w14:paraId="723D108C" w14:textId="77777777" w:rsidR="00672571" w:rsidRDefault="00672571" w:rsidP="00672571">
            <w:pPr>
              <w:keepNext/>
            </w:pPr>
            <w:r w:rsidRPr="002F78F9">
              <w:rPr>
                <w:sz w:val="18"/>
              </w:rPr>
              <w:t>Internal to BCM</w:t>
            </w:r>
          </w:p>
        </w:tc>
      </w:tr>
      <w:tr w:rsidR="00672571" w:rsidRPr="003F473D" w14:paraId="12542D31" w14:textId="77777777" w:rsidTr="00732AF6">
        <w:trPr>
          <w:trHeight w:val="70"/>
        </w:trPr>
        <w:tc>
          <w:tcPr>
            <w:tcW w:w="3685" w:type="dxa"/>
            <w:noWrap/>
          </w:tcPr>
          <w:p w14:paraId="35FB32B3" w14:textId="77777777" w:rsidR="00672571" w:rsidRDefault="00672571" w:rsidP="00672571">
            <w:pPr>
              <w:keepNext/>
              <w:overflowPunct/>
              <w:autoSpaceDE/>
              <w:autoSpaceDN/>
              <w:adjustRightInd/>
              <w:textAlignment w:val="auto"/>
              <w:rPr>
                <w:rFonts w:cs="Arial"/>
                <w:color w:val="000000"/>
              </w:rPr>
            </w:pPr>
            <w:r>
              <w:rPr>
                <w:rFonts w:cs="Arial"/>
                <w:color w:val="000000"/>
              </w:rPr>
              <w:t>SmartUnlockPLG_Rqst</w:t>
            </w:r>
          </w:p>
        </w:tc>
        <w:tc>
          <w:tcPr>
            <w:tcW w:w="2520" w:type="dxa"/>
          </w:tcPr>
          <w:p w14:paraId="00D4C9E8" w14:textId="77777777" w:rsidR="00672571" w:rsidRPr="00D20BE7" w:rsidRDefault="00672571" w:rsidP="00672571">
            <w:pPr>
              <w:keepNext/>
              <w:rPr>
                <w:color w:val="000000" w:themeColor="text1"/>
                <w:sz w:val="18"/>
              </w:rPr>
            </w:pPr>
            <w:r>
              <w:rPr>
                <w:color w:val="000000" w:themeColor="text1"/>
                <w:sz w:val="18"/>
              </w:rPr>
              <w:t>Same</w:t>
            </w:r>
          </w:p>
        </w:tc>
        <w:tc>
          <w:tcPr>
            <w:tcW w:w="990" w:type="dxa"/>
          </w:tcPr>
          <w:p w14:paraId="7E528AB1" w14:textId="77777777" w:rsidR="00672571" w:rsidRPr="00D20BE7" w:rsidRDefault="00672571" w:rsidP="00672571">
            <w:pPr>
              <w:keepNext/>
              <w:rPr>
                <w:color w:val="000000" w:themeColor="text1"/>
                <w:sz w:val="18"/>
              </w:rPr>
            </w:pPr>
          </w:p>
        </w:tc>
        <w:tc>
          <w:tcPr>
            <w:tcW w:w="1080" w:type="dxa"/>
          </w:tcPr>
          <w:p w14:paraId="3F9F9818" w14:textId="77777777" w:rsidR="00672571" w:rsidRPr="00D20BE7" w:rsidRDefault="00672571" w:rsidP="00672571">
            <w:pPr>
              <w:keepNext/>
              <w:rPr>
                <w:color w:val="000000" w:themeColor="text1"/>
                <w:sz w:val="18"/>
              </w:rPr>
            </w:pPr>
          </w:p>
        </w:tc>
        <w:tc>
          <w:tcPr>
            <w:tcW w:w="1926" w:type="dxa"/>
          </w:tcPr>
          <w:p w14:paraId="689AB665" w14:textId="77777777" w:rsidR="00672571" w:rsidRDefault="00672571" w:rsidP="00672571">
            <w:pPr>
              <w:keepNext/>
            </w:pPr>
            <w:r w:rsidRPr="002F78F9">
              <w:rPr>
                <w:sz w:val="18"/>
              </w:rPr>
              <w:t>Internal to BCM</w:t>
            </w:r>
          </w:p>
        </w:tc>
      </w:tr>
      <w:tr w:rsidR="00672571" w:rsidRPr="003F473D" w14:paraId="2B6F05FD" w14:textId="77777777" w:rsidTr="00732AF6">
        <w:trPr>
          <w:trHeight w:val="70"/>
        </w:trPr>
        <w:tc>
          <w:tcPr>
            <w:tcW w:w="3685" w:type="dxa"/>
            <w:noWrap/>
          </w:tcPr>
          <w:p w14:paraId="425664E0" w14:textId="77777777" w:rsidR="00672571" w:rsidRDefault="00672571" w:rsidP="00672571">
            <w:pPr>
              <w:keepNext/>
              <w:overflowPunct/>
              <w:autoSpaceDE/>
              <w:autoSpaceDN/>
              <w:adjustRightInd/>
              <w:textAlignment w:val="auto"/>
              <w:rPr>
                <w:rFonts w:cs="Arial"/>
                <w:color w:val="000000"/>
              </w:rPr>
            </w:pPr>
            <w:r w:rsidRPr="005D0B6A">
              <w:rPr>
                <w:rFonts w:cs="Arial"/>
                <w:color w:val="000000"/>
              </w:rPr>
              <w:t>BEC_RemoteAccessStopToggle_Rqst</w:t>
            </w:r>
          </w:p>
        </w:tc>
        <w:tc>
          <w:tcPr>
            <w:tcW w:w="2520" w:type="dxa"/>
          </w:tcPr>
          <w:p w14:paraId="0768C86F" w14:textId="77777777" w:rsidR="00672571" w:rsidRPr="00D20BE7" w:rsidRDefault="00672571" w:rsidP="00672571">
            <w:pPr>
              <w:keepNext/>
              <w:rPr>
                <w:color w:val="000000" w:themeColor="text1"/>
                <w:sz w:val="18"/>
              </w:rPr>
            </w:pPr>
            <w:r>
              <w:rPr>
                <w:color w:val="000000" w:themeColor="text1"/>
                <w:sz w:val="18"/>
              </w:rPr>
              <w:t>Same</w:t>
            </w:r>
          </w:p>
        </w:tc>
        <w:tc>
          <w:tcPr>
            <w:tcW w:w="990" w:type="dxa"/>
          </w:tcPr>
          <w:p w14:paraId="59DE02BE" w14:textId="77777777" w:rsidR="00672571" w:rsidRPr="00D20BE7" w:rsidRDefault="00672571" w:rsidP="00672571">
            <w:pPr>
              <w:keepNext/>
              <w:rPr>
                <w:color w:val="000000" w:themeColor="text1"/>
                <w:sz w:val="18"/>
              </w:rPr>
            </w:pPr>
          </w:p>
        </w:tc>
        <w:tc>
          <w:tcPr>
            <w:tcW w:w="1080" w:type="dxa"/>
          </w:tcPr>
          <w:p w14:paraId="351C2A9C" w14:textId="77777777" w:rsidR="00672571" w:rsidRPr="00D20BE7" w:rsidRDefault="00672571" w:rsidP="00672571">
            <w:pPr>
              <w:keepNext/>
              <w:rPr>
                <w:color w:val="000000" w:themeColor="text1"/>
                <w:sz w:val="18"/>
              </w:rPr>
            </w:pPr>
          </w:p>
        </w:tc>
        <w:tc>
          <w:tcPr>
            <w:tcW w:w="1926" w:type="dxa"/>
          </w:tcPr>
          <w:p w14:paraId="149B789E" w14:textId="77777777" w:rsidR="00672571" w:rsidRDefault="00672571" w:rsidP="00672571">
            <w:pPr>
              <w:keepNext/>
            </w:pPr>
            <w:r w:rsidRPr="002F78F9">
              <w:rPr>
                <w:sz w:val="18"/>
              </w:rPr>
              <w:t>Internal to BCM</w:t>
            </w:r>
          </w:p>
        </w:tc>
      </w:tr>
      <w:tr w:rsidR="0059455B" w:rsidRPr="003F473D" w14:paraId="496F5D27" w14:textId="77777777" w:rsidTr="00732AF6">
        <w:trPr>
          <w:trHeight w:val="70"/>
        </w:trPr>
        <w:tc>
          <w:tcPr>
            <w:tcW w:w="3685" w:type="dxa"/>
            <w:noWrap/>
          </w:tcPr>
          <w:p w14:paraId="48ADE9B8" w14:textId="7CE3904C" w:rsidR="0059455B" w:rsidRPr="0059455B" w:rsidRDefault="0059455B" w:rsidP="0059455B">
            <w:pPr>
              <w:keepNext/>
              <w:overflowPunct/>
              <w:autoSpaceDE/>
              <w:autoSpaceDN/>
              <w:adjustRightInd/>
              <w:textAlignment w:val="auto"/>
              <w:rPr>
                <w:rFonts w:cs="Arial"/>
                <w:color w:val="000000"/>
                <w:highlight w:val="cyan"/>
              </w:rPr>
            </w:pPr>
            <w:r w:rsidRPr="0059455B">
              <w:rPr>
                <w:rFonts w:cs="Arial"/>
                <w:color w:val="000000"/>
                <w:highlight w:val="cyan"/>
              </w:rPr>
              <w:t>BEC_RemoteAccessOpenClose_Rqst</w:t>
            </w:r>
          </w:p>
        </w:tc>
        <w:tc>
          <w:tcPr>
            <w:tcW w:w="2520" w:type="dxa"/>
          </w:tcPr>
          <w:p w14:paraId="52EC2038" w14:textId="7E01B8E5" w:rsidR="0059455B" w:rsidRPr="0059455B" w:rsidRDefault="0059455B" w:rsidP="0059455B">
            <w:pPr>
              <w:keepNext/>
              <w:rPr>
                <w:color w:val="000000" w:themeColor="text1"/>
                <w:sz w:val="18"/>
                <w:highlight w:val="cyan"/>
              </w:rPr>
            </w:pPr>
            <w:r w:rsidRPr="0059455B">
              <w:rPr>
                <w:color w:val="000000" w:themeColor="text1"/>
                <w:sz w:val="18"/>
                <w:highlight w:val="cyan"/>
              </w:rPr>
              <w:t>Same</w:t>
            </w:r>
          </w:p>
        </w:tc>
        <w:tc>
          <w:tcPr>
            <w:tcW w:w="990" w:type="dxa"/>
          </w:tcPr>
          <w:p w14:paraId="479CDF28" w14:textId="77777777" w:rsidR="0059455B" w:rsidRPr="0059455B" w:rsidRDefault="0059455B" w:rsidP="0059455B">
            <w:pPr>
              <w:keepNext/>
              <w:rPr>
                <w:color w:val="000000" w:themeColor="text1"/>
                <w:sz w:val="18"/>
                <w:highlight w:val="cyan"/>
              </w:rPr>
            </w:pPr>
          </w:p>
        </w:tc>
        <w:tc>
          <w:tcPr>
            <w:tcW w:w="1080" w:type="dxa"/>
          </w:tcPr>
          <w:p w14:paraId="6829E110" w14:textId="77777777" w:rsidR="0059455B" w:rsidRPr="0059455B" w:rsidRDefault="0059455B" w:rsidP="0059455B">
            <w:pPr>
              <w:keepNext/>
              <w:rPr>
                <w:color w:val="000000" w:themeColor="text1"/>
                <w:sz w:val="18"/>
                <w:highlight w:val="cyan"/>
              </w:rPr>
            </w:pPr>
          </w:p>
        </w:tc>
        <w:tc>
          <w:tcPr>
            <w:tcW w:w="1926" w:type="dxa"/>
          </w:tcPr>
          <w:p w14:paraId="29AC135B" w14:textId="3D5F0263" w:rsidR="0059455B" w:rsidRPr="002F78F9" w:rsidRDefault="0059455B" w:rsidP="0059455B">
            <w:pPr>
              <w:keepNext/>
              <w:rPr>
                <w:sz w:val="18"/>
              </w:rPr>
            </w:pPr>
            <w:r w:rsidRPr="0059455B">
              <w:rPr>
                <w:sz w:val="18"/>
                <w:highlight w:val="cyan"/>
              </w:rPr>
              <w:t>Internal to BCM</w:t>
            </w:r>
          </w:p>
        </w:tc>
      </w:tr>
      <w:tr w:rsidR="0059455B" w:rsidRPr="003F473D" w14:paraId="036EB128" w14:textId="77777777" w:rsidTr="00732AF6">
        <w:trPr>
          <w:trHeight w:val="70"/>
        </w:trPr>
        <w:tc>
          <w:tcPr>
            <w:tcW w:w="3685" w:type="dxa"/>
            <w:noWrap/>
          </w:tcPr>
          <w:p w14:paraId="5D45846A" w14:textId="77777777" w:rsidR="0059455B" w:rsidRDefault="0059455B" w:rsidP="0059455B">
            <w:pPr>
              <w:keepNext/>
              <w:overflowPunct/>
              <w:autoSpaceDE/>
              <w:autoSpaceDN/>
              <w:adjustRightInd/>
              <w:textAlignment w:val="auto"/>
              <w:rPr>
                <w:rFonts w:cs="Arial"/>
                <w:color w:val="000000"/>
              </w:rPr>
            </w:pPr>
            <w:r w:rsidRPr="005D0B6A">
              <w:rPr>
                <w:rFonts w:cs="Arial"/>
                <w:color w:val="000000"/>
              </w:rPr>
              <w:t>Remote_PDL_Rqst</w:t>
            </w:r>
          </w:p>
        </w:tc>
        <w:tc>
          <w:tcPr>
            <w:tcW w:w="2520" w:type="dxa"/>
          </w:tcPr>
          <w:p w14:paraId="4EF5B79D"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4391EB76" w14:textId="77777777" w:rsidR="0059455B" w:rsidRPr="00D20BE7" w:rsidRDefault="0059455B" w:rsidP="0059455B">
            <w:pPr>
              <w:keepNext/>
              <w:rPr>
                <w:color w:val="000000" w:themeColor="text1"/>
                <w:sz w:val="18"/>
              </w:rPr>
            </w:pPr>
          </w:p>
        </w:tc>
        <w:tc>
          <w:tcPr>
            <w:tcW w:w="1080" w:type="dxa"/>
          </w:tcPr>
          <w:p w14:paraId="5002D725" w14:textId="77777777" w:rsidR="0059455B" w:rsidRPr="00D20BE7" w:rsidRDefault="0059455B" w:rsidP="0059455B">
            <w:pPr>
              <w:keepNext/>
              <w:rPr>
                <w:color w:val="000000" w:themeColor="text1"/>
                <w:sz w:val="18"/>
              </w:rPr>
            </w:pPr>
          </w:p>
        </w:tc>
        <w:tc>
          <w:tcPr>
            <w:tcW w:w="1926" w:type="dxa"/>
          </w:tcPr>
          <w:p w14:paraId="18049902" w14:textId="77777777" w:rsidR="0059455B" w:rsidRDefault="0059455B" w:rsidP="0059455B">
            <w:pPr>
              <w:keepNext/>
            </w:pPr>
            <w:r w:rsidRPr="002F78F9">
              <w:rPr>
                <w:sz w:val="18"/>
              </w:rPr>
              <w:t>Internal to BCM</w:t>
            </w:r>
          </w:p>
        </w:tc>
      </w:tr>
      <w:tr w:rsidR="0059455B" w:rsidRPr="003F473D" w14:paraId="2419D3F0" w14:textId="77777777" w:rsidTr="00732AF6">
        <w:trPr>
          <w:trHeight w:val="70"/>
        </w:trPr>
        <w:tc>
          <w:tcPr>
            <w:tcW w:w="3685" w:type="dxa"/>
            <w:noWrap/>
          </w:tcPr>
          <w:p w14:paraId="488EED53" w14:textId="77777777" w:rsidR="0059455B" w:rsidRDefault="0059455B" w:rsidP="0059455B">
            <w:pPr>
              <w:keepNext/>
              <w:overflowPunct/>
              <w:autoSpaceDE/>
              <w:autoSpaceDN/>
              <w:adjustRightInd/>
              <w:textAlignment w:val="auto"/>
              <w:rPr>
                <w:rFonts w:cs="Arial"/>
                <w:color w:val="000000"/>
              </w:rPr>
            </w:pPr>
            <w:r w:rsidRPr="005D0B6A">
              <w:rPr>
                <w:rFonts w:cs="Arial"/>
                <w:color w:val="000000"/>
              </w:rPr>
              <w:t>HandsFree_DL_Rlse_Rqst</w:t>
            </w:r>
          </w:p>
        </w:tc>
        <w:tc>
          <w:tcPr>
            <w:tcW w:w="2520" w:type="dxa"/>
          </w:tcPr>
          <w:p w14:paraId="2E335FEC"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03F3A140" w14:textId="77777777" w:rsidR="0059455B" w:rsidRPr="00D20BE7" w:rsidRDefault="0059455B" w:rsidP="0059455B">
            <w:pPr>
              <w:keepNext/>
              <w:rPr>
                <w:color w:val="000000" w:themeColor="text1"/>
                <w:sz w:val="18"/>
              </w:rPr>
            </w:pPr>
          </w:p>
        </w:tc>
        <w:tc>
          <w:tcPr>
            <w:tcW w:w="1080" w:type="dxa"/>
          </w:tcPr>
          <w:p w14:paraId="347DD6CA" w14:textId="77777777" w:rsidR="0059455B" w:rsidRPr="00D20BE7" w:rsidRDefault="0059455B" w:rsidP="0059455B">
            <w:pPr>
              <w:keepNext/>
              <w:rPr>
                <w:color w:val="000000" w:themeColor="text1"/>
                <w:sz w:val="18"/>
              </w:rPr>
            </w:pPr>
          </w:p>
        </w:tc>
        <w:tc>
          <w:tcPr>
            <w:tcW w:w="1926" w:type="dxa"/>
          </w:tcPr>
          <w:p w14:paraId="5AA5C23F" w14:textId="77777777" w:rsidR="0059455B" w:rsidRDefault="0059455B" w:rsidP="0059455B">
            <w:pPr>
              <w:keepNext/>
            </w:pPr>
            <w:r w:rsidRPr="002F78F9">
              <w:rPr>
                <w:sz w:val="18"/>
              </w:rPr>
              <w:t>Internal to BCM</w:t>
            </w:r>
          </w:p>
        </w:tc>
      </w:tr>
      <w:tr w:rsidR="0059455B" w:rsidRPr="003F473D" w14:paraId="2844BDC4" w14:textId="77777777" w:rsidTr="00732AF6">
        <w:trPr>
          <w:trHeight w:val="70"/>
        </w:trPr>
        <w:tc>
          <w:tcPr>
            <w:tcW w:w="3685" w:type="dxa"/>
            <w:noWrap/>
          </w:tcPr>
          <w:p w14:paraId="0DE46AFE" w14:textId="77777777" w:rsidR="0059455B" w:rsidRDefault="0059455B" w:rsidP="0059455B">
            <w:pPr>
              <w:keepNext/>
              <w:overflowPunct/>
              <w:autoSpaceDE/>
              <w:autoSpaceDN/>
              <w:adjustRightInd/>
              <w:textAlignment w:val="auto"/>
              <w:rPr>
                <w:rFonts w:cs="Arial"/>
                <w:color w:val="000000"/>
              </w:rPr>
            </w:pPr>
            <w:r w:rsidRPr="005D0B6A">
              <w:rPr>
                <w:rFonts w:cs="Arial"/>
                <w:color w:val="000000"/>
              </w:rPr>
              <w:t>Closure_Vehicle_Speed</w:t>
            </w:r>
          </w:p>
        </w:tc>
        <w:tc>
          <w:tcPr>
            <w:tcW w:w="2520" w:type="dxa"/>
          </w:tcPr>
          <w:p w14:paraId="0EE94CB9"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2730FC65" w14:textId="77777777" w:rsidR="0059455B" w:rsidRPr="00D20BE7" w:rsidRDefault="0059455B" w:rsidP="0059455B">
            <w:pPr>
              <w:keepNext/>
              <w:rPr>
                <w:color w:val="000000" w:themeColor="text1"/>
                <w:sz w:val="18"/>
              </w:rPr>
            </w:pPr>
          </w:p>
        </w:tc>
        <w:tc>
          <w:tcPr>
            <w:tcW w:w="1080" w:type="dxa"/>
          </w:tcPr>
          <w:p w14:paraId="1D4F8875" w14:textId="77777777" w:rsidR="0059455B" w:rsidRPr="00D20BE7" w:rsidRDefault="0059455B" w:rsidP="0059455B">
            <w:pPr>
              <w:keepNext/>
              <w:rPr>
                <w:color w:val="000000" w:themeColor="text1"/>
                <w:sz w:val="18"/>
              </w:rPr>
            </w:pPr>
          </w:p>
        </w:tc>
        <w:tc>
          <w:tcPr>
            <w:tcW w:w="1926" w:type="dxa"/>
          </w:tcPr>
          <w:p w14:paraId="0F32BB36" w14:textId="77777777" w:rsidR="0059455B" w:rsidRDefault="0059455B" w:rsidP="0059455B">
            <w:pPr>
              <w:keepNext/>
            </w:pPr>
            <w:r w:rsidRPr="002F78F9">
              <w:rPr>
                <w:sz w:val="18"/>
              </w:rPr>
              <w:t>Internal to BCM</w:t>
            </w:r>
          </w:p>
        </w:tc>
      </w:tr>
      <w:tr w:rsidR="0059455B" w:rsidRPr="003F473D" w14:paraId="55CBDC61" w14:textId="77777777" w:rsidTr="00732AF6">
        <w:trPr>
          <w:trHeight w:val="70"/>
        </w:trPr>
        <w:tc>
          <w:tcPr>
            <w:tcW w:w="3685" w:type="dxa"/>
            <w:noWrap/>
          </w:tcPr>
          <w:p w14:paraId="7030D60D" w14:textId="77777777" w:rsidR="0059455B" w:rsidRPr="005D0B6A" w:rsidRDefault="0059455B" w:rsidP="0059455B">
            <w:pPr>
              <w:keepNext/>
              <w:overflowPunct/>
              <w:autoSpaceDE/>
              <w:autoSpaceDN/>
              <w:adjustRightInd/>
              <w:textAlignment w:val="auto"/>
              <w:rPr>
                <w:rFonts w:cs="Arial"/>
                <w:color w:val="000000"/>
              </w:rPr>
            </w:pPr>
            <w:r>
              <w:rPr>
                <w:rFonts w:cs="Arial"/>
                <w:color w:val="000000"/>
              </w:rPr>
              <w:t>LiftgateSwitch_Status</w:t>
            </w:r>
          </w:p>
        </w:tc>
        <w:tc>
          <w:tcPr>
            <w:tcW w:w="2520" w:type="dxa"/>
          </w:tcPr>
          <w:p w14:paraId="1C90A65D"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744AF827" w14:textId="77777777" w:rsidR="0059455B" w:rsidRPr="00D20BE7" w:rsidRDefault="0059455B" w:rsidP="0059455B">
            <w:pPr>
              <w:keepNext/>
              <w:rPr>
                <w:color w:val="000000" w:themeColor="text1"/>
                <w:sz w:val="18"/>
              </w:rPr>
            </w:pPr>
          </w:p>
        </w:tc>
        <w:tc>
          <w:tcPr>
            <w:tcW w:w="1080" w:type="dxa"/>
          </w:tcPr>
          <w:p w14:paraId="7B1EDD1C" w14:textId="77777777" w:rsidR="0059455B" w:rsidRPr="00D20BE7" w:rsidRDefault="0059455B" w:rsidP="0059455B">
            <w:pPr>
              <w:keepNext/>
              <w:rPr>
                <w:color w:val="000000" w:themeColor="text1"/>
                <w:sz w:val="18"/>
              </w:rPr>
            </w:pPr>
          </w:p>
        </w:tc>
        <w:tc>
          <w:tcPr>
            <w:tcW w:w="1926" w:type="dxa"/>
          </w:tcPr>
          <w:p w14:paraId="6A157F91" w14:textId="77777777" w:rsidR="0059455B" w:rsidRDefault="0059455B" w:rsidP="0059455B">
            <w:pPr>
              <w:keepNext/>
            </w:pPr>
            <w:r w:rsidRPr="002F78F9">
              <w:rPr>
                <w:sz w:val="18"/>
              </w:rPr>
              <w:t>Internal to BCM</w:t>
            </w:r>
          </w:p>
        </w:tc>
      </w:tr>
      <w:tr w:rsidR="0059455B" w:rsidRPr="003F473D" w14:paraId="254B6014" w14:textId="77777777" w:rsidTr="00732AF6">
        <w:trPr>
          <w:trHeight w:val="70"/>
        </w:trPr>
        <w:tc>
          <w:tcPr>
            <w:tcW w:w="3685" w:type="dxa"/>
            <w:noWrap/>
          </w:tcPr>
          <w:p w14:paraId="08D25500" w14:textId="77777777" w:rsidR="0059455B" w:rsidRPr="005D0B6A" w:rsidRDefault="0059455B" w:rsidP="0059455B">
            <w:pPr>
              <w:keepNext/>
              <w:overflowPunct/>
              <w:autoSpaceDE/>
              <w:autoSpaceDN/>
              <w:adjustRightInd/>
              <w:textAlignment w:val="auto"/>
              <w:rPr>
                <w:rFonts w:cs="Arial"/>
                <w:color w:val="000000"/>
              </w:rPr>
            </w:pPr>
            <w:r w:rsidRPr="005D0B6A">
              <w:rPr>
                <w:rFonts w:cs="Arial"/>
                <w:color w:val="000000"/>
              </w:rPr>
              <w:t>LG_Ajar_Status</w:t>
            </w:r>
          </w:p>
        </w:tc>
        <w:tc>
          <w:tcPr>
            <w:tcW w:w="2520" w:type="dxa"/>
          </w:tcPr>
          <w:p w14:paraId="081399B9"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72FD14F0" w14:textId="77777777" w:rsidR="0059455B" w:rsidRPr="00D20BE7" w:rsidRDefault="0059455B" w:rsidP="0059455B">
            <w:pPr>
              <w:keepNext/>
              <w:rPr>
                <w:color w:val="000000" w:themeColor="text1"/>
                <w:sz w:val="18"/>
              </w:rPr>
            </w:pPr>
          </w:p>
        </w:tc>
        <w:tc>
          <w:tcPr>
            <w:tcW w:w="1080" w:type="dxa"/>
          </w:tcPr>
          <w:p w14:paraId="72192702" w14:textId="77777777" w:rsidR="0059455B" w:rsidRPr="00D20BE7" w:rsidRDefault="0059455B" w:rsidP="0059455B">
            <w:pPr>
              <w:keepNext/>
              <w:rPr>
                <w:color w:val="000000" w:themeColor="text1"/>
                <w:sz w:val="18"/>
              </w:rPr>
            </w:pPr>
          </w:p>
        </w:tc>
        <w:tc>
          <w:tcPr>
            <w:tcW w:w="1926" w:type="dxa"/>
          </w:tcPr>
          <w:p w14:paraId="49FA6040" w14:textId="77777777" w:rsidR="0059455B" w:rsidRDefault="0059455B" w:rsidP="0059455B">
            <w:pPr>
              <w:keepNext/>
            </w:pPr>
            <w:r w:rsidRPr="002F78F9">
              <w:rPr>
                <w:sz w:val="18"/>
              </w:rPr>
              <w:t>Internal to BCM</w:t>
            </w:r>
          </w:p>
        </w:tc>
      </w:tr>
      <w:tr w:rsidR="0059455B" w:rsidRPr="003F473D" w14:paraId="1F39C263" w14:textId="77777777" w:rsidTr="00732AF6">
        <w:trPr>
          <w:trHeight w:val="70"/>
        </w:trPr>
        <w:tc>
          <w:tcPr>
            <w:tcW w:w="3685" w:type="dxa"/>
            <w:noWrap/>
          </w:tcPr>
          <w:p w14:paraId="57B19729" w14:textId="77777777" w:rsidR="0059455B" w:rsidRPr="005D0B6A" w:rsidRDefault="0059455B" w:rsidP="0059455B">
            <w:pPr>
              <w:keepNext/>
              <w:overflowPunct/>
              <w:autoSpaceDE/>
              <w:autoSpaceDN/>
              <w:adjustRightInd/>
              <w:textAlignment w:val="auto"/>
              <w:rPr>
                <w:rFonts w:cs="Arial"/>
                <w:color w:val="000000"/>
              </w:rPr>
            </w:pPr>
            <w:r w:rsidRPr="005D0B6A">
              <w:rPr>
                <w:rFonts w:cs="Arial"/>
                <w:color w:val="000000"/>
              </w:rPr>
              <w:t>RePA_BLEM_Status</w:t>
            </w:r>
          </w:p>
        </w:tc>
        <w:tc>
          <w:tcPr>
            <w:tcW w:w="2520" w:type="dxa"/>
          </w:tcPr>
          <w:p w14:paraId="5300ED10"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6593719A" w14:textId="77777777" w:rsidR="0059455B" w:rsidRPr="00D20BE7" w:rsidRDefault="0059455B" w:rsidP="0059455B">
            <w:pPr>
              <w:keepNext/>
              <w:rPr>
                <w:color w:val="000000" w:themeColor="text1"/>
                <w:sz w:val="18"/>
              </w:rPr>
            </w:pPr>
          </w:p>
        </w:tc>
        <w:tc>
          <w:tcPr>
            <w:tcW w:w="1080" w:type="dxa"/>
          </w:tcPr>
          <w:p w14:paraId="647A0546" w14:textId="77777777" w:rsidR="0059455B" w:rsidRPr="00D20BE7" w:rsidRDefault="0059455B" w:rsidP="0059455B">
            <w:pPr>
              <w:keepNext/>
              <w:rPr>
                <w:color w:val="000000" w:themeColor="text1"/>
                <w:sz w:val="18"/>
              </w:rPr>
            </w:pPr>
          </w:p>
        </w:tc>
        <w:tc>
          <w:tcPr>
            <w:tcW w:w="1926" w:type="dxa"/>
          </w:tcPr>
          <w:p w14:paraId="38293096" w14:textId="77777777" w:rsidR="0059455B" w:rsidRDefault="0059455B" w:rsidP="0059455B">
            <w:pPr>
              <w:keepNext/>
            </w:pPr>
            <w:r w:rsidRPr="002F78F9">
              <w:rPr>
                <w:sz w:val="18"/>
              </w:rPr>
              <w:t>Internal to BCM</w:t>
            </w:r>
          </w:p>
        </w:tc>
      </w:tr>
      <w:tr w:rsidR="00893E17" w:rsidRPr="001D17FF" w14:paraId="5E138480" w14:textId="77777777" w:rsidTr="00732AF6">
        <w:trPr>
          <w:trHeight w:val="70"/>
        </w:trPr>
        <w:tc>
          <w:tcPr>
            <w:tcW w:w="3685" w:type="dxa"/>
            <w:noWrap/>
          </w:tcPr>
          <w:p w14:paraId="5A7A8D0B" w14:textId="2942A002" w:rsidR="00893E17" w:rsidRPr="001D17FF" w:rsidRDefault="00893E17" w:rsidP="0059455B">
            <w:pPr>
              <w:keepNext/>
              <w:overflowPunct/>
              <w:autoSpaceDE/>
              <w:autoSpaceDN/>
              <w:adjustRightInd/>
              <w:textAlignment w:val="auto"/>
              <w:rPr>
                <w:rFonts w:cs="Arial"/>
                <w:strike/>
                <w:color w:val="000000"/>
              </w:rPr>
            </w:pPr>
            <w:r w:rsidRPr="001D17FF">
              <w:rPr>
                <w:rFonts w:cs="Arial"/>
                <w:strike/>
                <w:color w:val="000000"/>
              </w:rPr>
              <w:t>NFC BUN signals</w:t>
            </w:r>
          </w:p>
        </w:tc>
        <w:tc>
          <w:tcPr>
            <w:tcW w:w="2520" w:type="dxa"/>
          </w:tcPr>
          <w:p w14:paraId="2A81BDEF" w14:textId="77777777" w:rsidR="00893E17" w:rsidRPr="001D17FF" w:rsidRDefault="00893E17" w:rsidP="0059455B">
            <w:pPr>
              <w:keepNext/>
              <w:rPr>
                <w:strike/>
                <w:color w:val="000000" w:themeColor="text1"/>
                <w:sz w:val="18"/>
              </w:rPr>
            </w:pPr>
          </w:p>
        </w:tc>
        <w:tc>
          <w:tcPr>
            <w:tcW w:w="990" w:type="dxa"/>
          </w:tcPr>
          <w:p w14:paraId="4E60329F" w14:textId="77777777" w:rsidR="00893E17" w:rsidRPr="001D17FF" w:rsidRDefault="00893E17" w:rsidP="0059455B">
            <w:pPr>
              <w:keepNext/>
              <w:rPr>
                <w:strike/>
                <w:color w:val="000000" w:themeColor="text1"/>
                <w:sz w:val="18"/>
              </w:rPr>
            </w:pPr>
          </w:p>
        </w:tc>
        <w:tc>
          <w:tcPr>
            <w:tcW w:w="1080" w:type="dxa"/>
          </w:tcPr>
          <w:p w14:paraId="5B82CB76" w14:textId="77777777" w:rsidR="00893E17" w:rsidRPr="001D17FF" w:rsidRDefault="00893E17" w:rsidP="0059455B">
            <w:pPr>
              <w:keepNext/>
              <w:rPr>
                <w:strike/>
                <w:color w:val="000000" w:themeColor="text1"/>
                <w:sz w:val="18"/>
              </w:rPr>
            </w:pPr>
          </w:p>
        </w:tc>
        <w:tc>
          <w:tcPr>
            <w:tcW w:w="1926" w:type="dxa"/>
          </w:tcPr>
          <w:p w14:paraId="43C45591" w14:textId="77777777" w:rsidR="00893E17" w:rsidRPr="001D17FF" w:rsidRDefault="00893E17" w:rsidP="0059455B">
            <w:pPr>
              <w:keepNext/>
              <w:rPr>
                <w:strike/>
                <w:sz w:val="18"/>
              </w:rPr>
            </w:pPr>
          </w:p>
        </w:tc>
      </w:tr>
      <w:tr w:rsidR="0059455B" w:rsidRPr="001D17FF" w14:paraId="3B4FE768" w14:textId="77777777" w:rsidTr="00732AF6">
        <w:trPr>
          <w:trHeight w:val="70"/>
        </w:trPr>
        <w:tc>
          <w:tcPr>
            <w:tcW w:w="3685" w:type="dxa"/>
            <w:noWrap/>
          </w:tcPr>
          <w:p w14:paraId="4F19821F" w14:textId="363E88D5" w:rsidR="0059455B" w:rsidRPr="001D17FF" w:rsidRDefault="0059455B" w:rsidP="0059455B">
            <w:pPr>
              <w:keepNext/>
              <w:overflowPunct/>
              <w:autoSpaceDE/>
              <w:autoSpaceDN/>
              <w:adjustRightInd/>
              <w:textAlignment w:val="auto"/>
              <w:rPr>
                <w:rFonts w:cs="Arial"/>
                <w:strike/>
                <w:color w:val="000000"/>
              </w:rPr>
            </w:pPr>
            <w:proofErr w:type="spellStart"/>
            <w:r w:rsidRPr="001D17FF">
              <w:rPr>
                <w:rFonts w:cs="Arial"/>
                <w:strike/>
                <w:color w:val="000000"/>
              </w:rPr>
              <w:t>PaakCtrlActionCode</w:t>
            </w:r>
            <w:proofErr w:type="spellEnd"/>
          </w:p>
        </w:tc>
        <w:tc>
          <w:tcPr>
            <w:tcW w:w="2520" w:type="dxa"/>
          </w:tcPr>
          <w:p w14:paraId="20A1C11F" w14:textId="45B13C06" w:rsidR="0059455B" w:rsidRPr="001D17FF" w:rsidRDefault="0059455B" w:rsidP="0059455B">
            <w:pPr>
              <w:keepNext/>
              <w:rPr>
                <w:strike/>
                <w:color w:val="000000" w:themeColor="text1"/>
                <w:sz w:val="18"/>
              </w:rPr>
            </w:pPr>
            <w:r w:rsidRPr="001D17FF">
              <w:rPr>
                <w:strike/>
                <w:color w:val="000000" w:themeColor="text1"/>
                <w:sz w:val="18"/>
              </w:rPr>
              <w:t>PaakCtlActv_D_Rq</w:t>
            </w:r>
          </w:p>
        </w:tc>
        <w:tc>
          <w:tcPr>
            <w:tcW w:w="990" w:type="dxa"/>
          </w:tcPr>
          <w:p w14:paraId="787A7E47" w14:textId="77777777" w:rsidR="0059455B" w:rsidRPr="001D17FF" w:rsidRDefault="0059455B" w:rsidP="0059455B">
            <w:pPr>
              <w:keepNext/>
              <w:rPr>
                <w:strike/>
                <w:color w:val="000000" w:themeColor="text1"/>
                <w:sz w:val="18"/>
              </w:rPr>
            </w:pPr>
          </w:p>
        </w:tc>
        <w:tc>
          <w:tcPr>
            <w:tcW w:w="1080" w:type="dxa"/>
          </w:tcPr>
          <w:p w14:paraId="0E4B5698" w14:textId="77777777" w:rsidR="0059455B" w:rsidRPr="001D17FF" w:rsidRDefault="0059455B" w:rsidP="0059455B">
            <w:pPr>
              <w:keepNext/>
              <w:rPr>
                <w:strike/>
                <w:color w:val="000000" w:themeColor="text1"/>
                <w:sz w:val="18"/>
              </w:rPr>
            </w:pPr>
          </w:p>
        </w:tc>
        <w:tc>
          <w:tcPr>
            <w:tcW w:w="1926" w:type="dxa"/>
          </w:tcPr>
          <w:p w14:paraId="7B45AECD" w14:textId="0FFA496C" w:rsidR="0059455B" w:rsidRPr="001D17FF" w:rsidRDefault="0059455B" w:rsidP="0059455B">
            <w:pPr>
              <w:keepNext/>
              <w:rPr>
                <w:strike/>
                <w:sz w:val="18"/>
              </w:rPr>
            </w:pPr>
            <w:r w:rsidRPr="001D17FF">
              <w:rPr>
                <w:strike/>
                <w:sz w:val="18"/>
              </w:rPr>
              <w:t>HS3CAN to CANFD1</w:t>
            </w:r>
          </w:p>
        </w:tc>
      </w:tr>
      <w:tr w:rsidR="0059455B" w:rsidRPr="001D17FF" w14:paraId="0AA26D8D" w14:textId="77777777" w:rsidTr="00732AF6">
        <w:trPr>
          <w:trHeight w:val="70"/>
        </w:trPr>
        <w:tc>
          <w:tcPr>
            <w:tcW w:w="3685" w:type="dxa"/>
            <w:noWrap/>
          </w:tcPr>
          <w:p w14:paraId="1D1B941E" w14:textId="391FBC17" w:rsidR="0059455B" w:rsidRPr="001D17FF" w:rsidRDefault="0059455B" w:rsidP="0059455B">
            <w:pPr>
              <w:keepNext/>
              <w:overflowPunct/>
              <w:autoSpaceDE/>
              <w:autoSpaceDN/>
              <w:adjustRightInd/>
              <w:textAlignment w:val="auto"/>
              <w:rPr>
                <w:rFonts w:cs="Arial"/>
                <w:strike/>
                <w:color w:val="000000"/>
              </w:rPr>
            </w:pPr>
            <w:r w:rsidRPr="001D17FF">
              <w:rPr>
                <w:rFonts w:cs="Arial"/>
                <w:strike/>
                <w:color w:val="000000"/>
              </w:rPr>
              <w:t>PaakCtrlRKEData</w:t>
            </w:r>
          </w:p>
        </w:tc>
        <w:tc>
          <w:tcPr>
            <w:tcW w:w="2520" w:type="dxa"/>
          </w:tcPr>
          <w:p w14:paraId="460E0AFB" w14:textId="175FC989" w:rsidR="0059455B" w:rsidRPr="001D17FF" w:rsidRDefault="0059455B" w:rsidP="0059455B">
            <w:pPr>
              <w:keepNext/>
              <w:rPr>
                <w:strike/>
                <w:color w:val="000000" w:themeColor="text1"/>
                <w:sz w:val="18"/>
              </w:rPr>
            </w:pPr>
            <w:r w:rsidRPr="001D17FF">
              <w:rPr>
                <w:strike/>
                <w:color w:val="000000" w:themeColor="text1"/>
                <w:sz w:val="18"/>
              </w:rPr>
              <w:t>PaakCtlActvData_No_Actl</w:t>
            </w:r>
          </w:p>
        </w:tc>
        <w:tc>
          <w:tcPr>
            <w:tcW w:w="990" w:type="dxa"/>
          </w:tcPr>
          <w:p w14:paraId="23C80EFC" w14:textId="77777777" w:rsidR="0059455B" w:rsidRPr="001D17FF" w:rsidRDefault="0059455B" w:rsidP="0059455B">
            <w:pPr>
              <w:keepNext/>
              <w:rPr>
                <w:strike/>
                <w:color w:val="000000" w:themeColor="text1"/>
                <w:sz w:val="18"/>
              </w:rPr>
            </w:pPr>
          </w:p>
        </w:tc>
        <w:tc>
          <w:tcPr>
            <w:tcW w:w="1080" w:type="dxa"/>
          </w:tcPr>
          <w:p w14:paraId="4CF39E2E" w14:textId="77777777" w:rsidR="0059455B" w:rsidRPr="001D17FF" w:rsidRDefault="0059455B" w:rsidP="0059455B">
            <w:pPr>
              <w:keepNext/>
              <w:rPr>
                <w:strike/>
                <w:color w:val="000000" w:themeColor="text1"/>
                <w:sz w:val="18"/>
              </w:rPr>
            </w:pPr>
          </w:p>
        </w:tc>
        <w:tc>
          <w:tcPr>
            <w:tcW w:w="1926" w:type="dxa"/>
          </w:tcPr>
          <w:p w14:paraId="3908333D" w14:textId="6E08DC55" w:rsidR="0059455B" w:rsidRPr="001D17FF" w:rsidRDefault="0059455B" w:rsidP="0059455B">
            <w:pPr>
              <w:keepNext/>
              <w:rPr>
                <w:strike/>
                <w:sz w:val="18"/>
              </w:rPr>
            </w:pPr>
            <w:r w:rsidRPr="001D17FF">
              <w:rPr>
                <w:strike/>
                <w:sz w:val="18"/>
              </w:rPr>
              <w:t>HS3CAN to CANFD1</w:t>
            </w:r>
          </w:p>
        </w:tc>
      </w:tr>
      <w:tr w:rsidR="0059455B" w:rsidRPr="00AF02B4" w14:paraId="5FEEB8C0" w14:textId="77777777" w:rsidTr="00732AF6">
        <w:trPr>
          <w:trHeight w:val="70"/>
        </w:trPr>
        <w:tc>
          <w:tcPr>
            <w:tcW w:w="3685" w:type="dxa"/>
            <w:noWrap/>
          </w:tcPr>
          <w:p w14:paraId="3BA377C4" w14:textId="4BBC0460" w:rsidR="0059455B" w:rsidRPr="001D17FF" w:rsidRDefault="0059455B" w:rsidP="0059455B">
            <w:pPr>
              <w:keepNext/>
              <w:overflowPunct/>
              <w:autoSpaceDE/>
              <w:autoSpaceDN/>
              <w:adjustRightInd/>
              <w:textAlignment w:val="auto"/>
              <w:rPr>
                <w:rFonts w:cs="Arial"/>
                <w:strike/>
                <w:color w:val="000000"/>
              </w:rPr>
            </w:pPr>
            <w:r w:rsidRPr="001D17FF">
              <w:rPr>
                <w:rFonts w:cs="Arial"/>
                <w:strike/>
                <w:color w:val="000000"/>
              </w:rPr>
              <w:t>PaakCtrl_RKESubID</w:t>
            </w:r>
          </w:p>
        </w:tc>
        <w:tc>
          <w:tcPr>
            <w:tcW w:w="2520" w:type="dxa"/>
          </w:tcPr>
          <w:p w14:paraId="093661FD" w14:textId="3E03573D" w:rsidR="0059455B" w:rsidRPr="001D17FF" w:rsidRDefault="0059455B" w:rsidP="0059455B">
            <w:pPr>
              <w:keepNext/>
              <w:rPr>
                <w:strike/>
                <w:color w:val="000000" w:themeColor="text1"/>
                <w:sz w:val="18"/>
              </w:rPr>
            </w:pPr>
            <w:r w:rsidRPr="001D17FF">
              <w:rPr>
                <w:strike/>
                <w:color w:val="000000" w:themeColor="text1"/>
                <w:sz w:val="18"/>
              </w:rPr>
              <w:t>PaakCtlActv_No_Actl</w:t>
            </w:r>
          </w:p>
        </w:tc>
        <w:tc>
          <w:tcPr>
            <w:tcW w:w="990" w:type="dxa"/>
          </w:tcPr>
          <w:p w14:paraId="0659DAD7" w14:textId="77777777" w:rsidR="0059455B" w:rsidRPr="001D17FF" w:rsidRDefault="0059455B" w:rsidP="0059455B">
            <w:pPr>
              <w:keepNext/>
              <w:rPr>
                <w:strike/>
                <w:color w:val="000000" w:themeColor="text1"/>
                <w:sz w:val="18"/>
              </w:rPr>
            </w:pPr>
          </w:p>
        </w:tc>
        <w:tc>
          <w:tcPr>
            <w:tcW w:w="1080" w:type="dxa"/>
          </w:tcPr>
          <w:p w14:paraId="402D18DC" w14:textId="77777777" w:rsidR="0059455B" w:rsidRPr="001D17FF" w:rsidRDefault="0059455B" w:rsidP="0059455B">
            <w:pPr>
              <w:keepNext/>
              <w:rPr>
                <w:strike/>
                <w:color w:val="000000" w:themeColor="text1"/>
                <w:sz w:val="18"/>
              </w:rPr>
            </w:pPr>
          </w:p>
        </w:tc>
        <w:tc>
          <w:tcPr>
            <w:tcW w:w="1926" w:type="dxa"/>
          </w:tcPr>
          <w:p w14:paraId="1D1F96F3" w14:textId="33544A9D" w:rsidR="0059455B" w:rsidRPr="001D17FF" w:rsidRDefault="0059455B" w:rsidP="0059455B">
            <w:pPr>
              <w:keepNext/>
              <w:rPr>
                <w:strike/>
                <w:sz w:val="18"/>
              </w:rPr>
            </w:pPr>
            <w:r w:rsidRPr="001D17FF">
              <w:rPr>
                <w:strike/>
                <w:sz w:val="18"/>
              </w:rPr>
              <w:t>HS3CAN to CANFD1</w:t>
            </w:r>
          </w:p>
        </w:tc>
      </w:tr>
      <w:tr w:rsidR="0059455B" w:rsidRPr="003F473D" w14:paraId="40969450" w14:textId="77777777" w:rsidTr="00732AF6">
        <w:trPr>
          <w:trHeight w:val="70"/>
        </w:trPr>
        <w:tc>
          <w:tcPr>
            <w:tcW w:w="3685" w:type="dxa"/>
            <w:noWrap/>
          </w:tcPr>
          <w:p w14:paraId="05E305EB" w14:textId="77777777" w:rsidR="0059455B" w:rsidRPr="005D0B6A" w:rsidRDefault="0059455B" w:rsidP="0059455B">
            <w:pPr>
              <w:keepNext/>
              <w:overflowPunct/>
              <w:autoSpaceDE/>
              <w:autoSpaceDN/>
              <w:adjustRightInd/>
              <w:textAlignment w:val="auto"/>
              <w:rPr>
                <w:rFonts w:cs="Arial"/>
                <w:color w:val="000000"/>
              </w:rPr>
            </w:pPr>
            <w:r w:rsidRPr="005D0B6A">
              <w:rPr>
                <w:rFonts w:cs="Arial"/>
                <w:color w:val="000000"/>
              </w:rPr>
              <w:t>Ignition_Status</w:t>
            </w:r>
          </w:p>
        </w:tc>
        <w:tc>
          <w:tcPr>
            <w:tcW w:w="2520" w:type="dxa"/>
          </w:tcPr>
          <w:p w14:paraId="7166B374"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0BFF53FE" w14:textId="77777777" w:rsidR="0059455B" w:rsidRPr="00D20BE7" w:rsidRDefault="0059455B" w:rsidP="0059455B">
            <w:pPr>
              <w:keepNext/>
              <w:rPr>
                <w:color w:val="000000" w:themeColor="text1"/>
                <w:sz w:val="18"/>
              </w:rPr>
            </w:pPr>
          </w:p>
        </w:tc>
        <w:tc>
          <w:tcPr>
            <w:tcW w:w="1080" w:type="dxa"/>
          </w:tcPr>
          <w:p w14:paraId="5D45EBA6" w14:textId="77777777" w:rsidR="0059455B" w:rsidRPr="00D20BE7" w:rsidRDefault="0059455B" w:rsidP="0059455B">
            <w:pPr>
              <w:keepNext/>
              <w:rPr>
                <w:color w:val="000000" w:themeColor="text1"/>
                <w:sz w:val="18"/>
              </w:rPr>
            </w:pPr>
          </w:p>
        </w:tc>
        <w:tc>
          <w:tcPr>
            <w:tcW w:w="1926" w:type="dxa"/>
          </w:tcPr>
          <w:p w14:paraId="5E6E17DE" w14:textId="77777777" w:rsidR="0059455B" w:rsidRDefault="0059455B" w:rsidP="0059455B">
            <w:pPr>
              <w:keepNext/>
            </w:pPr>
            <w:r w:rsidRPr="002F78F9">
              <w:rPr>
                <w:sz w:val="18"/>
              </w:rPr>
              <w:t>Internal to BCM</w:t>
            </w:r>
          </w:p>
        </w:tc>
      </w:tr>
      <w:tr w:rsidR="0059455B" w:rsidRPr="003F473D" w14:paraId="07C2E6D8" w14:textId="77777777" w:rsidTr="00732AF6">
        <w:trPr>
          <w:trHeight w:val="70"/>
        </w:trPr>
        <w:tc>
          <w:tcPr>
            <w:tcW w:w="3685" w:type="dxa"/>
            <w:noWrap/>
          </w:tcPr>
          <w:p w14:paraId="6BC493C8" w14:textId="77777777" w:rsidR="0059455B" w:rsidRPr="005D0B6A" w:rsidRDefault="0059455B" w:rsidP="0059455B">
            <w:pPr>
              <w:keepNext/>
              <w:overflowPunct/>
              <w:autoSpaceDE/>
              <w:autoSpaceDN/>
              <w:adjustRightInd/>
              <w:textAlignment w:val="auto"/>
              <w:rPr>
                <w:rFonts w:cs="Arial"/>
                <w:color w:val="000000"/>
              </w:rPr>
            </w:pPr>
            <w:r w:rsidRPr="005D0B6A">
              <w:rPr>
                <w:rFonts w:cs="Arial"/>
                <w:color w:val="000000"/>
              </w:rPr>
              <w:t>Decklid_LG_PKAccess_Rslt</w:t>
            </w:r>
          </w:p>
        </w:tc>
        <w:tc>
          <w:tcPr>
            <w:tcW w:w="2520" w:type="dxa"/>
          </w:tcPr>
          <w:p w14:paraId="6F664DE0"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42C66BB5" w14:textId="77777777" w:rsidR="0059455B" w:rsidRPr="00D20BE7" w:rsidRDefault="0059455B" w:rsidP="0059455B">
            <w:pPr>
              <w:keepNext/>
              <w:rPr>
                <w:color w:val="000000" w:themeColor="text1"/>
                <w:sz w:val="18"/>
              </w:rPr>
            </w:pPr>
          </w:p>
        </w:tc>
        <w:tc>
          <w:tcPr>
            <w:tcW w:w="1080" w:type="dxa"/>
          </w:tcPr>
          <w:p w14:paraId="511ED6CB" w14:textId="77777777" w:rsidR="0059455B" w:rsidRPr="00D20BE7" w:rsidRDefault="0059455B" w:rsidP="0059455B">
            <w:pPr>
              <w:keepNext/>
              <w:rPr>
                <w:color w:val="000000" w:themeColor="text1"/>
                <w:sz w:val="18"/>
              </w:rPr>
            </w:pPr>
          </w:p>
        </w:tc>
        <w:tc>
          <w:tcPr>
            <w:tcW w:w="1926" w:type="dxa"/>
          </w:tcPr>
          <w:p w14:paraId="272313FF" w14:textId="77777777" w:rsidR="0059455B" w:rsidRDefault="0059455B" w:rsidP="0059455B">
            <w:pPr>
              <w:keepNext/>
            </w:pPr>
            <w:r w:rsidRPr="002F78F9">
              <w:rPr>
                <w:sz w:val="18"/>
              </w:rPr>
              <w:t>Internal to BCM</w:t>
            </w:r>
          </w:p>
        </w:tc>
      </w:tr>
      <w:tr w:rsidR="0059455B" w:rsidRPr="003F473D" w14:paraId="6553B0DE" w14:textId="77777777" w:rsidTr="00732AF6">
        <w:trPr>
          <w:trHeight w:val="70"/>
        </w:trPr>
        <w:tc>
          <w:tcPr>
            <w:tcW w:w="3685" w:type="dxa"/>
            <w:noWrap/>
          </w:tcPr>
          <w:p w14:paraId="5B1EB1B3" w14:textId="77777777" w:rsidR="0059455B" w:rsidRPr="005D0B6A" w:rsidRDefault="0059455B" w:rsidP="0059455B">
            <w:pPr>
              <w:keepNext/>
              <w:overflowPunct/>
              <w:autoSpaceDE/>
              <w:autoSpaceDN/>
              <w:adjustRightInd/>
              <w:textAlignment w:val="auto"/>
              <w:rPr>
                <w:rFonts w:cs="Arial"/>
                <w:color w:val="000000"/>
              </w:rPr>
            </w:pPr>
            <w:r w:rsidRPr="005D0B6A">
              <w:rPr>
                <w:rFonts w:cs="Arial"/>
                <w:color w:val="000000"/>
              </w:rPr>
              <w:t>Decklid_LGAccessSearch_Rqst</w:t>
            </w:r>
          </w:p>
        </w:tc>
        <w:tc>
          <w:tcPr>
            <w:tcW w:w="2520" w:type="dxa"/>
          </w:tcPr>
          <w:p w14:paraId="439419F0"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23B3D3F9" w14:textId="77777777" w:rsidR="0059455B" w:rsidRPr="00D20BE7" w:rsidRDefault="0059455B" w:rsidP="0059455B">
            <w:pPr>
              <w:keepNext/>
              <w:rPr>
                <w:color w:val="000000" w:themeColor="text1"/>
                <w:sz w:val="18"/>
              </w:rPr>
            </w:pPr>
          </w:p>
        </w:tc>
        <w:tc>
          <w:tcPr>
            <w:tcW w:w="1080" w:type="dxa"/>
          </w:tcPr>
          <w:p w14:paraId="44D7AB62" w14:textId="77777777" w:rsidR="0059455B" w:rsidRPr="00D20BE7" w:rsidRDefault="0059455B" w:rsidP="0059455B">
            <w:pPr>
              <w:keepNext/>
              <w:rPr>
                <w:color w:val="000000" w:themeColor="text1"/>
                <w:sz w:val="18"/>
              </w:rPr>
            </w:pPr>
          </w:p>
        </w:tc>
        <w:tc>
          <w:tcPr>
            <w:tcW w:w="1926" w:type="dxa"/>
          </w:tcPr>
          <w:p w14:paraId="20D6A3B9" w14:textId="77777777" w:rsidR="0059455B" w:rsidRDefault="0059455B" w:rsidP="0059455B">
            <w:pPr>
              <w:keepNext/>
            </w:pPr>
            <w:r w:rsidRPr="002F78F9">
              <w:rPr>
                <w:sz w:val="18"/>
              </w:rPr>
              <w:t>Internal to BCM</w:t>
            </w:r>
          </w:p>
        </w:tc>
      </w:tr>
      <w:tr w:rsidR="0059455B" w:rsidRPr="003F473D" w14:paraId="222B4F86" w14:textId="77777777" w:rsidTr="00732AF6">
        <w:trPr>
          <w:trHeight w:val="70"/>
        </w:trPr>
        <w:tc>
          <w:tcPr>
            <w:tcW w:w="3685" w:type="dxa"/>
            <w:noWrap/>
          </w:tcPr>
          <w:p w14:paraId="56B52B7C" w14:textId="77777777" w:rsidR="0059455B" w:rsidRPr="005D0B6A" w:rsidRDefault="0059455B" w:rsidP="0059455B">
            <w:pPr>
              <w:keepNext/>
              <w:overflowPunct/>
              <w:autoSpaceDE/>
              <w:autoSpaceDN/>
              <w:adjustRightInd/>
              <w:textAlignment w:val="auto"/>
              <w:rPr>
                <w:rFonts w:cs="Arial"/>
                <w:color w:val="000000"/>
              </w:rPr>
            </w:pPr>
            <w:r w:rsidRPr="005D0B6A">
              <w:rPr>
                <w:rFonts w:cs="Arial"/>
                <w:color w:val="000000"/>
              </w:rPr>
              <w:t>HandsFreeLGDL_Rqst</w:t>
            </w:r>
          </w:p>
        </w:tc>
        <w:tc>
          <w:tcPr>
            <w:tcW w:w="2520" w:type="dxa"/>
          </w:tcPr>
          <w:p w14:paraId="7F521108"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0A6449B5" w14:textId="77777777" w:rsidR="0059455B" w:rsidRPr="00D20BE7" w:rsidRDefault="0059455B" w:rsidP="0059455B">
            <w:pPr>
              <w:keepNext/>
              <w:rPr>
                <w:color w:val="000000" w:themeColor="text1"/>
                <w:sz w:val="18"/>
              </w:rPr>
            </w:pPr>
          </w:p>
        </w:tc>
        <w:tc>
          <w:tcPr>
            <w:tcW w:w="1080" w:type="dxa"/>
          </w:tcPr>
          <w:p w14:paraId="446C6A83" w14:textId="77777777" w:rsidR="0059455B" w:rsidRPr="00D20BE7" w:rsidRDefault="0059455B" w:rsidP="0059455B">
            <w:pPr>
              <w:keepNext/>
              <w:rPr>
                <w:color w:val="000000" w:themeColor="text1"/>
                <w:sz w:val="18"/>
              </w:rPr>
            </w:pPr>
          </w:p>
        </w:tc>
        <w:tc>
          <w:tcPr>
            <w:tcW w:w="1926" w:type="dxa"/>
          </w:tcPr>
          <w:p w14:paraId="0E3F018E" w14:textId="77777777" w:rsidR="0059455B" w:rsidRDefault="0059455B" w:rsidP="0059455B">
            <w:pPr>
              <w:keepNext/>
            </w:pPr>
            <w:r w:rsidRPr="002F78F9">
              <w:rPr>
                <w:sz w:val="18"/>
              </w:rPr>
              <w:t>Internal to BCM</w:t>
            </w:r>
          </w:p>
        </w:tc>
      </w:tr>
      <w:tr w:rsidR="0059455B" w:rsidRPr="003F473D" w14:paraId="6DFA6066" w14:textId="77777777" w:rsidTr="00732AF6">
        <w:trPr>
          <w:trHeight w:val="70"/>
        </w:trPr>
        <w:tc>
          <w:tcPr>
            <w:tcW w:w="3685" w:type="dxa"/>
            <w:noWrap/>
          </w:tcPr>
          <w:p w14:paraId="72967E3A" w14:textId="77777777" w:rsidR="0059455B" w:rsidRPr="005D0B6A" w:rsidRDefault="0059455B" w:rsidP="0059455B">
            <w:pPr>
              <w:keepNext/>
              <w:overflowPunct/>
              <w:autoSpaceDE/>
              <w:autoSpaceDN/>
              <w:adjustRightInd/>
              <w:textAlignment w:val="auto"/>
              <w:rPr>
                <w:rFonts w:cs="Arial"/>
                <w:color w:val="000000"/>
              </w:rPr>
            </w:pPr>
            <w:r w:rsidRPr="005D0B6A">
              <w:rPr>
                <w:rFonts w:cs="Arial"/>
                <w:color w:val="000000"/>
              </w:rPr>
              <w:t>PassivePwrDecklidRlse_Rqst</w:t>
            </w:r>
          </w:p>
        </w:tc>
        <w:tc>
          <w:tcPr>
            <w:tcW w:w="2520" w:type="dxa"/>
          </w:tcPr>
          <w:p w14:paraId="127559E7" w14:textId="77777777" w:rsidR="0059455B" w:rsidRPr="00D20BE7" w:rsidRDefault="0059455B" w:rsidP="0059455B">
            <w:pPr>
              <w:keepNext/>
              <w:rPr>
                <w:color w:val="000000" w:themeColor="text1"/>
                <w:sz w:val="18"/>
              </w:rPr>
            </w:pPr>
            <w:r>
              <w:rPr>
                <w:color w:val="000000" w:themeColor="text1"/>
                <w:sz w:val="18"/>
              </w:rPr>
              <w:t>Same</w:t>
            </w:r>
          </w:p>
        </w:tc>
        <w:tc>
          <w:tcPr>
            <w:tcW w:w="990" w:type="dxa"/>
          </w:tcPr>
          <w:p w14:paraId="3B06BCDF" w14:textId="77777777" w:rsidR="0059455B" w:rsidRPr="00D20BE7" w:rsidRDefault="0059455B" w:rsidP="0059455B">
            <w:pPr>
              <w:keepNext/>
              <w:rPr>
                <w:color w:val="000000" w:themeColor="text1"/>
                <w:sz w:val="18"/>
              </w:rPr>
            </w:pPr>
          </w:p>
        </w:tc>
        <w:tc>
          <w:tcPr>
            <w:tcW w:w="1080" w:type="dxa"/>
          </w:tcPr>
          <w:p w14:paraId="0C889B92" w14:textId="77777777" w:rsidR="0059455B" w:rsidRPr="00D20BE7" w:rsidRDefault="0059455B" w:rsidP="0059455B">
            <w:pPr>
              <w:keepNext/>
              <w:rPr>
                <w:color w:val="000000" w:themeColor="text1"/>
                <w:sz w:val="18"/>
              </w:rPr>
            </w:pPr>
          </w:p>
        </w:tc>
        <w:tc>
          <w:tcPr>
            <w:tcW w:w="1926" w:type="dxa"/>
          </w:tcPr>
          <w:p w14:paraId="6FC4DA5F" w14:textId="77777777" w:rsidR="0059455B" w:rsidRDefault="0059455B" w:rsidP="0059455B">
            <w:pPr>
              <w:keepNext/>
            </w:pPr>
            <w:r w:rsidRPr="002F78F9">
              <w:rPr>
                <w:sz w:val="18"/>
              </w:rPr>
              <w:t>Internal to BCM</w:t>
            </w:r>
          </w:p>
        </w:tc>
      </w:tr>
      <w:tr w:rsidR="0059455B" w:rsidRPr="00CB1E0D" w14:paraId="18F5E263" w14:textId="77777777" w:rsidTr="00732AF6">
        <w:trPr>
          <w:trHeight w:val="70"/>
        </w:trPr>
        <w:tc>
          <w:tcPr>
            <w:tcW w:w="3685" w:type="dxa"/>
            <w:noWrap/>
          </w:tcPr>
          <w:p w14:paraId="7A04E520" w14:textId="16A5D7BF" w:rsidR="0059455B" w:rsidRPr="001D17FF" w:rsidRDefault="0059455B" w:rsidP="0059455B">
            <w:pPr>
              <w:keepNext/>
              <w:overflowPunct/>
              <w:autoSpaceDE/>
              <w:autoSpaceDN/>
              <w:adjustRightInd/>
              <w:textAlignment w:val="auto"/>
              <w:rPr>
                <w:rFonts w:cs="Arial"/>
                <w:color w:val="000000"/>
              </w:rPr>
            </w:pPr>
            <w:r w:rsidRPr="001D17FF">
              <w:rPr>
                <w:rFonts w:cs="Arial"/>
                <w:color w:val="000000"/>
              </w:rPr>
              <w:t>APIM_BEC_Rqst</w:t>
            </w:r>
          </w:p>
        </w:tc>
        <w:tc>
          <w:tcPr>
            <w:tcW w:w="2520" w:type="dxa"/>
          </w:tcPr>
          <w:p w14:paraId="28D6FEED" w14:textId="46C1D29D" w:rsidR="0059455B" w:rsidRPr="001D17FF" w:rsidRDefault="0059455B" w:rsidP="0059455B">
            <w:pPr>
              <w:keepNext/>
              <w:overflowPunct/>
              <w:autoSpaceDE/>
              <w:autoSpaceDN/>
              <w:adjustRightInd/>
              <w:textAlignment w:val="auto"/>
              <w:rPr>
                <w:rFonts w:cs="Arial"/>
                <w:color w:val="000000"/>
              </w:rPr>
            </w:pPr>
            <w:r w:rsidRPr="001D17FF">
              <w:rPr>
                <w:rFonts w:cs="Arial"/>
                <w:color w:val="000000"/>
              </w:rPr>
              <w:t>Same</w:t>
            </w:r>
          </w:p>
        </w:tc>
        <w:tc>
          <w:tcPr>
            <w:tcW w:w="990" w:type="dxa"/>
          </w:tcPr>
          <w:p w14:paraId="5AFE9F24" w14:textId="77777777" w:rsidR="0059455B" w:rsidRPr="001D17FF" w:rsidRDefault="0059455B" w:rsidP="0059455B">
            <w:pPr>
              <w:keepNext/>
              <w:overflowPunct/>
              <w:autoSpaceDE/>
              <w:autoSpaceDN/>
              <w:adjustRightInd/>
              <w:textAlignment w:val="auto"/>
              <w:rPr>
                <w:rFonts w:cs="Arial"/>
                <w:color w:val="000000"/>
              </w:rPr>
            </w:pPr>
          </w:p>
        </w:tc>
        <w:tc>
          <w:tcPr>
            <w:tcW w:w="1080" w:type="dxa"/>
          </w:tcPr>
          <w:p w14:paraId="752C0822" w14:textId="77777777" w:rsidR="0059455B" w:rsidRPr="001D17FF" w:rsidRDefault="0059455B" w:rsidP="0059455B">
            <w:pPr>
              <w:keepNext/>
              <w:overflowPunct/>
              <w:autoSpaceDE/>
              <w:autoSpaceDN/>
              <w:adjustRightInd/>
              <w:textAlignment w:val="auto"/>
              <w:rPr>
                <w:rFonts w:cs="Arial"/>
                <w:color w:val="000000"/>
              </w:rPr>
            </w:pPr>
          </w:p>
        </w:tc>
        <w:tc>
          <w:tcPr>
            <w:tcW w:w="1926" w:type="dxa"/>
          </w:tcPr>
          <w:p w14:paraId="3540FB4F" w14:textId="765BB882" w:rsidR="0059455B" w:rsidRPr="00CB1E0D" w:rsidRDefault="0059455B" w:rsidP="0059455B">
            <w:pPr>
              <w:keepNext/>
              <w:overflowPunct/>
              <w:autoSpaceDE/>
              <w:autoSpaceDN/>
              <w:adjustRightInd/>
              <w:textAlignment w:val="auto"/>
              <w:rPr>
                <w:rFonts w:cs="Arial"/>
                <w:color w:val="000000"/>
              </w:rPr>
            </w:pPr>
            <w:r w:rsidRPr="001D17FF">
              <w:rPr>
                <w:rFonts w:cs="Arial"/>
                <w:color w:val="000000"/>
              </w:rPr>
              <w:t>Internal to BCM</w:t>
            </w:r>
          </w:p>
        </w:tc>
      </w:tr>
    </w:tbl>
    <w:p w14:paraId="39512CDB" w14:textId="0A234793" w:rsidR="00651AAD" w:rsidRPr="00702453" w:rsidRDefault="00651AAD" w:rsidP="00672571">
      <w:pPr>
        <w:pStyle w:val="Caption"/>
      </w:pPr>
      <w:bookmarkStart w:id="163" w:name="_Toc25584423"/>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14</w:t>
      </w:r>
      <w:r>
        <w:rPr>
          <w:noProof/>
        </w:rPr>
        <w:fldChar w:fldCharType="end"/>
      </w:r>
      <w:r w:rsidRPr="00702453">
        <w:t xml:space="preserve">: </w:t>
      </w:r>
      <w:r>
        <w:t xml:space="preserve">Input Signal mappings of Function </w:t>
      </w:r>
      <w:r w:rsidR="00F70D40" w:rsidRPr="00F70D40">
        <w:rPr>
          <w:lang w:val="en-GB"/>
        </w:rPr>
        <w:t>BEC Open/Close Requests</w:t>
      </w:r>
      <w:bookmarkEnd w:id="163"/>
    </w:p>
    <w:p w14:paraId="7A329483" w14:textId="77777777" w:rsidR="00651AAD" w:rsidRPr="00E23282" w:rsidRDefault="00651AAD" w:rsidP="003305ED"/>
    <w:p w14:paraId="01786652" w14:textId="77777777" w:rsidR="003305ED" w:rsidRDefault="003305ED" w:rsidP="00672571">
      <w:pPr>
        <w:pStyle w:val="Heading6"/>
        <w:rPr>
          <w:lang w:val="en-GB"/>
        </w:rPr>
      </w:pPr>
      <w:bookmarkStart w:id="164" w:name="_Toc32332136"/>
      <w:r>
        <w:rPr>
          <w:lang w:val="en-GB"/>
        </w:rPr>
        <w:lastRenderedPageBreak/>
        <w:t>Output</w:t>
      </w:r>
      <w:r w:rsidRPr="002824C9">
        <w:rPr>
          <w:lang w:val="en-GB"/>
        </w:rPr>
        <w:t>s</w:t>
      </w:r>
      <w:bookmarkEnd w:id="164"/>
    </w:p>
    <w:p w14:paraId="02FA0DAB" w14:textId="77777777" w:rsidR="00651AAD" w:rsidRDefault="00651AAD" w:rsidP="00672571">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2430"/>
        <w:gridCol w:w="1350"/>
        <w:gridCol w:w="1350"/>
        <w:gridCol w:w="2016"/>
      </w:tblGrid>
      <w:tr w:rsidR="00B85D0F" w:rsidRPr="00E54DEA" w14:paraId="1795D05A" w14:textId="77777777" w:rsidTr="00A65C8C">
        <w:trPr>
          <w:trHeight w:val="173"/>
        </w:trPr>
        <w:tc>
          <w:tcPr>
            <w:tcW w:w="3055" w:type="dxa"/>
            <w:shd w:val="clear" w:color="auto" w:fill="D9D9D9" w:themeFill="background1" w:themeFillShade="D9"/>
            <w:noWrap/>
            <w:hideMark/>
          </w:tcPr>
          <w:p w14:paraId="4DEAFD3D" w14:textId="77777777" w:rsidR="00B85D0F" w:rsidRPr="00E54DEA" w:rsidRDefault="00B85D0F" w:rsidP="00672571">
            <w:pPr>
              <w:keepNext/>
              <w:overflowPunct/>
              <w:autoSpaceDE/>
              <w:autoSpaceDN/>
              <w:adjustRightInd/>
              <w:textAlignment w:val="auto"/>
              <w:rPr>
                <w:rFonts w:cs="Arial"/>
                <w:b/>
                <w:bCs/>
                <w:color w:val="000000"/>
              </w:rPr>
            </w:pPr>
            <w:bookmarkStart w:id="165" w:name="_Toc530489338"/>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4B01E144" w14:textId="77777777" w:rsidR="00B85D0F" w:rsidRDefault="00B85D0F" w:rsidP="00672571">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222BBF9A" w14:textId="77777777" w:rsidR="00B85D0F" w:rsidRDefault="00B85D0F" w:rsidP="00672571">
            <w:pPr>
              <w:keepNext/>
              <w:overflowPunct/>
              <w:autoSpaceDE/>
              <w:autoSpaceDN/>
              <w:adjustRightInd/>
              <w:textAlignment w:val="auto"/>
              <w:rPr>
                <w:rFonts w:cs="Arial"/>
                <w:b/>
                <w:bCs/>
                <w:color w:val="000000"/>
              </w:rPr>
            </w:pPr>
            <w:r>
              <w:rPr>
                <w:rFonts w:cs="Arial"/>
                <w:b/>
                <w:bCs/>
                <w:color w:val="000000"/>
              </w:rPr>
              <w:t>Mapping Details</w:t>
            </w:r>
          </w:p>
          <w:p w14:paraId="03623EE1" w14:textId="77777777" w:rsidR="006350FD" w:rsidRPr="001321BD" w:rsidRDefault="006350FD" w:rsidP="00672571">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6B12FF99" w14:textId="77777777" w:rsidR="00B85D0F" w:rsidRDefault="00B85D0F" w:rsidP="00672571">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016" w:type="dxa"/>
            <w:shd w:val="clear" w:color="auto" w:fill="D9D9D9" w:themeFill="background1" w:themeFillShade="D9"/>
          </w:tcPr>
          <w:p w14:paraId="52E483D2" w14:textId="77777777" w:rsidR="00B85D0F" w:rsidRDefault="008313F9" w:rsidP="00672571">
            <w:pPr>
              <w:keepNext/>
              <w:overflowPunct/>
              <w:autoSpaceDE/>
              <w:autoSpaceDN/>
              <w:adjustRightInd/>
              <w:textAlignment w:val="auto"/>
              <w:rPr>
                <w:rFonts w:cs="Arial"/>
                <w:b/>
                <w:bCs/>
                <w:color w:val="000000"/>
              </w:rPr>
            </w:pPr>
            <w:r>
              <w:rPr>
                <w:rFonts w:cs="Arial"/>
                <w:b/>
                <w:bCs/>
                <w:color w:val="000000"/>
              </w:rPr>
              <w:t>Connection</w:t>
            </w:r>
          </w:p>
          <w:p w14:paraId="23A1F737" w14:textId="77777777" w:rsidR="006350FD" w:rsidRDefault="006350FD" w:rsidP="00672571">
            <w:pPr>
              <w:keepNext/>
              <w:overflowPunct/>
              <w:autoSpaceDE/>
              <w:autoSpaceDN/>
              <w:adjustRightInd/>
              <w:textAlignment w:val="auto"/>
              <w:rPr>
                <w:rFonts w:cs="Arial"/>
                <w:b/>
                <w:bCs/>
                <w:color w:val="000000"/>
              </w:rPr>
            </w:pPr>
            <w:r w:rsidRPr="001321BD">
              <w:rPr>
                <w:i/>
              </w:rPr>
              <w:t>(Optional)</w:t>
            </w:r>
          </w:p>
        </w:tc>
      </w:tr>
      <w:tr w:rsidR="00672571" w:rsidRPr="003F473D" w14:paraId="362C79A8" w14:textId="77777777" w:rsidTr="00A65C8C">
        <w:trPr>
          <w:trHeight w:val="143"/>
        </w:trPr>
        <w:tc>
          <w:tcPr>
            <w:tcW w:w="3055" w:type="dxa"/>
            <w:noWrap/>
          </w:tcPr>
          <w:p w14:paraId="6966B83A" w14:textId="77777777" w:rsidR="00672571" w:rsidRPr="003F473D" w:rsidRDefault="00672571" w:rsidP="00672571">
            <w:pPr>
              <w:keepNext/>
              <w:overflowPunct/>
              <w:autoSpaceDE/>
              <w:autoSpaceDN/>
              <w:adjustRightInd/>
              <w:textAlignment w:val="auto"/>
              <w:rPr>
                <w:rFonts w:cs="Arial"/>
                <w:color w:val="000000"/>
                <w:sz w:val="18"/>
                <w:szCs w:val="18"/>
              </w:rPr>
            </w:pPr>
            <w:r>
              <w:rPr>
                <w:rFonts w:cs="Arial"/>
                <w:color w:val="000000"/>
                <w:sz w:val="18"/>
                <w:szCs w:val="18"/>
              </w:rPr>
              <w:t>BEC_Toggle_Rqst</w:t>
            </w:r>
          </w:p>
        </w:tc>
        <w:tc>
          <w:tcPr>
            <w:tcW w:w="2430" w:type="dxa"/>
          </w:tcPr>
          <w:p w14:paraId="24B6775E" w14:textId="77777777" w:rsidR="00672571" w:rsidRPr="00D20BE7" w:rsidRDefault="00672571" w:rsidP="00672571">
            <w:pPr>
              <w:keepNext/>
              <w:rPr>
                <w:color w:val="000000" w:themeColor="text1"/>
                <w:sz w:val="18"/>
              </w:rPr>
            </w:pPr>
            <w:r>
              <w:rPr>
                <w:color w:val="000000" w:themeColor="text1"/>
                <w:sz w:val="18"/>
              </w:rPr>
              <w:t>Same</w:t>
            </w:r>
          </w:p>
        </w:tc>
        <w:tc>
          <w:tcPr>
            <w:tcW w:w="1350" w:type="dxa"/>
          </w:tcPr>
          <w:p w14:paraId="070E1304" w14:textId="77777777" w:rsidR="00672571" w:rsidRPr="00D20BE7" w:rsidRDefault="00672571" w:rsidP="00672571">
            <w:pPr>
              <w:keepNext/>
              <w:rPr>
                <w:sz w:val="18"/>
              </w:rPr>
            </w:pPr>
          </w:p>
        </w:tc>
        <w:tc>
          <w:tcPr>
            <w:tcW w:w="1350" w:type="dxa"/>
          </w:tcPr>
          <w:p w14:paraId="41FC26F7" w14:textId="77777777" w:rsidR="00672571" w:rsidRPr="00D20BE7" w:rsidRDefault="00672571" w:rsidP="00672571">
            <w:pPr>
              <w:keepNext/>
              <w:rPr>
                <w:sz w:val="18"/>
              </w:rPr>
            </w:pPr>
          </w:p>
        </w:tc>
        <w:tc>
          <w:tcPr>
            <w:tcW w:w="2016" w:type="dxa"/>
          </w:tcPr>
          <w:p w14:paraId="016FB983" w14:textId="77777777" w:rsidR="00672571" w:rsidRPr="00672571" w:rsidRDefault="00672571" w:rsidP="00672571">
            <w:pPr>
              <w:keepNext/>
              <w:rPr>
                <w:sz w:val="18"/>
              </w:rPr>
            </w:pPr>
            <w:r>
              <w:rPr>
                <w:sz w:val="18"/>
              </w:rPr>
              <w:t>Internal to BCM</w:t>
            </w:r>
          </w:p>
        </w:tc>
      </w:tr>
      <w:tr w:rsidR="00672571" w:rsidRPr="003F473D" w14:paraId="18928969" w14:textId="77777777" w:rsidTr="00A65C8C">
        <w:trPr>
          <w:trHeight w:val="70"/>
        </w:trPr>
        <w:tc>
          <w:tcPr>
            <w:tcW w:w="3055" w:type="dxa"/>
            <w:noWrap/>
          </w:tcPr>
          <w:p w14:paraId="6343FC2B" w14:textId="77777777" w:rsidR="00672571" w:rsidRDefault="00672571" w:rsidP="00672571">
            <w:pPr>
              <w:keepNext/>
              <w:overflowPunct/>
              <w:autoSpaceDE/>
              <w:autoSpaceDN/>
              <w:adjustRightInd/>
              <w:textAlignment w:val="auto"/>
              <w:rPr>
                <w:rFonts w:cs="Arial"/>
                <w:color w:val="000000"/>
                <w:sz w:val="18"/>
                <w:szCs w:val="18"/>
              </w:rPr>
            </w:pPr>
            <w:r>
              <w:rPr>
                <w:rFonts w:cs="Arial"/>
                <w:color w:val="000000"/>
                <w:sz w:val="18"/>
                <w:szCs w:val="18"/>
              </w:rPr>
              <w:t>BEC_OpenClose_Rqst</w:t>
            </w:r>
          </w:p>
        </w:tc>
        <w:tc>
          <w:tcPr>
            <w:tcW w:w="2430" w:type="dxa"/>
          </w:tcPr>
          <w:p w14:paraId="422DF6A1" w14:textId="77777777" w:rsidR="00672571" w:rsidRPr="00D20BE7" w:rsidRDefault="00672571" w:rsidP="00672571">
            <w:pPr>
              <w:keepNext/>
              <w:rPr>
                <w:color w:val="000000" w:themeColor="text1"/>
                <w:sz w:val="18"/>
              </w:rPr>
            </w:pPr>
            <w:r>
              <w:rPr>
                <w:color w:val="000000" w:themeColor="text1"/>
                <w:sz w:val="18"/>
              </w:rPr>
              <w:t>Same</w:t>
            </w:r>
          </w:p>
        </w:tc>
        <w:tc>
          <w:tcPr>
            <w:tcW w:w="1350" w:type="dxa"/>
          </w:tcPr>
          <w:p w14:paraId="785B65BD" w14:textId="77777777" w:rsidR="00672571" w:rsidRPr="00D20BE7" w:rsidRDefault="00672571" w:rsidP="00672571">
            <w:pPr>
              <w:keepNext/>
              <w:rPr>
                <w:color w:val="000000" w:themeColor="text1"/>
                <w:sz w:val="18"/>
              </w:rPr>
            </w:pPr>
          </w:p>
        </w:tc>
        <w:tc>
          <w:tcPr>
            <w:tcW w:w="1350" w:type="dxa"/>
          </w:tcPr>
          <w:p w14:paraId="655AE909" w14:textId="77777777" w:rsidR="00672571" w:rsidRPr="00D20BE7" w:rsidRDefault="00672571" w:rsidP="00672571">
            <w:pPr>
              <w:keepNext/>
              <w:rPr>
                <w:color w:val="000000" w:themeColor="text1"/>
                <w:sz w:val="18"/>
              </w:rPr>
            </w:pPr>
          </w:p>
        </w:tc>
        <w:tc>
          <w:tcPr>
            <w:tcW w:w="2016" w:type="dxa"/>
          </w:tcPr>
          <w:p w14:paraId="6BAAF554" w14:textId="77777777" w:rsidR="00672571" w:rsidRPr="00672571" w:rsidRDefault="00672571" w:rsidP="00672571">
            <w:pPr>
              <w:keepNext/>
              <w:rPr>
                <w:sz w:val="18"/>
              </w:rPr>
            </w:pPr>
            <w:r>
              <w:rPr>
                <w:sz w:val="18"/>
              </w:rPr>
              <w:t>Internal to BCM</w:t>
            </w:r>
          </w:p>
        </w:tc>
      </w:tr>
      <w:tr w:rsidR="00672571" w:rsidRPr="003F473D" w14:paraId="4B85FBB6" w14:textId="77777777" w:rsidTr="00A65C8C">
        <w:trPr>
          <w:trHeight w:val="70"/>
        </w:trPr>
        <w:tc>
          <w:tcPr>
            <w:tcW w:w="3055" w:type="dxa"/>
            <w:noWrap/>
          </w:tcPr>
          <w:p w14:paraId="48AE3837" w14:textId="77777777" w:rsidR="00672571" w:rsidRDefault="00672571" w:rsidP="00672571">
            <w:pPr>
              <w:keepNext/>
              <w:overflowPunct/>
              <w:autoSpaceDE/>
              <w:autoSpaceDN/>
              <w:adjustRightInd/>
              <w:textAlignment w:val="auto"/>
            </w:pPr>
            <w:r>
              <w:rPr>
                <w:rFonts w:cs="Arial"/>
                <w:color w:val="000000"/>
              </w:rPr>
              <w:t>PowerDecklidLG_Rlse_Rqst</w:t>
            </w:r>
          </w:p>
        </w:tc>
        <w:tc>
          <w:tcPr>
            <w:tcW w:w="2430" w:type="dxa"/>
          </w:tcPr>
          <w:p w14:paraId="5EAF8339" w14:textId="77777777" w:rsidR="00672571" w:rsidRPr="00D20BE7" w:rsidRDefault="00672571" w:rsidP="00672571">
            <w:pPr>
              <w:keepNext/>
              <w:rPr>
                <w:color w:val="000000" w:themeColor="text1"/>
                <w:sz w:val="18"/>
              </w:rPr>
            </w:pPr>
            <w:r>
              <w:rPr>
                <w:color w:val="000000" w:themeColor="text1"/>
                <w:sz w:val="18"/>
              </w:rPr>
              <w:t>Same</w:t>
            </w:r>
          </w:p>
        </w:tc>
        <w:tc>
          <w:tcPr>
            <w:tcW w:w="1350" w:type="dxa"/>
          </w:tcPr>
          <w:p w14:paraId="0E4A1B78" w14:textId="77777777" w:rsidR="00672571" w:rsidRPr="00D20BE7" w:rsidRDefault="00672571" w:rsidP="00672571">
            <w:pPr>
              <w:keepNext/>
              <w:rPr>
                <w:color w:val="000000" w:themeColor="text1"/>
                <w:sz w:val="18"/>
              </w:rPr>
            </w:pPr>
          </w:p>
        </w:tc>
        <w:tc>
          <w:tcPr>
            <w:tcW w:w="1350" w:type="dxa"/>
          </w:tcPr>
          <w:p w14:paraId="4C0C8470" w14:textId="77777777" w:rsidR="00672571" w:rsidRPr="00D20BE7" w:rsidRDefault="00672571" w:rsidP="00672571">
            <w:pPr>
              <w:keepNext/>
              <w:rPr>
                <w:color w:val="000000" w:themeColor="text1"/>
                <w:sz w:val="18"/>
              </w:rPr>
            </w:pPr>
          </w:p>
        </w:tc>
        <w:tc>
          <w:tcPr>
            <w:tcW w:w="2016" w:type="dxa"/>
          </w:tcPr>
          <w:p w14:paraId="17419F39" w14:textId="77777777" w:rsidR="00672571" w:rsidRPr="00672571" w:rsidRDefault="00672571" w:rsidP="00672571">
            <w:pPr>
              <w:keepNext/>
              <w:rPr>
                <w:sz w:val="18"/>
              </w:rPr>
            </w:pPr>
            <w:r>
              <w:rPr>
                <w:sz w:val="18"/>
              </w:rPr>
              <w:t>Internal to BCM</w:t>
            </w:r>
          </w:p>
        </w:tc>
      </w:tr>
      <w:tr w:rsidR="00672571" w:rsidRPr="003F473D" w14:paraId="53A5F49A" w14:textId="77777777" w:rsidTr="00A65C8C">
        <w:trPr>
          <w:trHeight w:val="70"/>
        </w:trPr>
        <w:tc>
          <w:tcPr>
            <w:tcW w:w="3055" w:type="dxa"/>
            <w:noWrap/>
          </w:tcPr>
          <w:p w14:paraId="6E16632F" w14:textId="77777777" w:rsidR="00672571" w:rsidRDefault="00672571" w:rsidP="00672571">
            <w:pPr>
              <w:keepNext/>
              <w:overflowPunct/>
              <w:autoSpaceDE/>
              <w:autoSpaceDN/>
              <w:adjustRightInd/>
              <w:textAlignment w:val="auto"/>
              <w:rPr>
                <w:rFonts w:cs="Arial"/>
                <w:color w:val="000000"/>
              </w:rPr>
            </w:pPr>
            <w:r>
              <w:rPr>
                <w:rFonts w:cs="Arial"/>
                <w:color w:val="000000"/>
              </w:rPr>
              <w:t>PLG_Flash_Rqst</w:t>
            </w:r>
          </w:p>
        </w:tc>
        <w:tc>
          <w:tcPr>
            <w:tcW w:w="2430" w:type="dxa"/>
          </w:tcPr>
          <w:p w14:paraId="6BE7FBC1" w14:textId="77777777" w:rsidR="00672571" w:rsidRPr="00D20BE7" w:rsidRDefault="00672571" w:rsidP="00672571">
            <w:pPr>
              <w:keepNext/>
              <w:rPr>
                <w:color w:val="000000" w:themeColor="text1"/>
                <w:sz w:val="18"/>
              </w:rPr>
            </w:pPr>
            <w:r>
              <w:rPr>
                <w:color w:val="000000" w:themeColor="text1"/>
                <w:sz w:val="18"/>
              </w:rPr>
              <w:t>Same</w:t>
            </w:r>
          </w:p>
        </w:tc>
        <w:tc>
          <w:tcPr>
            <w:tcW w:w="1350" w:type="dxa"/>
          </w:tcPr>
          <w:p w14:paraId="3DB21AB7" w14:textId="77777777" w:rsidR="00672571" w:rsidRPr="00D20BE7" w:rsidRDefault="00672571" w:rsidP="00672571">
            <w:pPr>
              <w:keepNext/>
              <w:rPr>
                <w:color w:val="000000" w:themeColor="text1"/>
                <w:sz w:val="18"/>
              </w:rPr>
            </w:pPr>
          </w:p>
        </w:tc>
        <w:tc>
          <w:tcPr>
            <w:tcW w:w="1350" w:type="dxa"/>
          </w:tcPr>
          <w:p w14:paraId="74B7C534" w14:textId="77777777" w:rsidR="00672571" w:rsidRPr="00D20BE7" w:rsidRDefault="00672571" w:rsidP="00672571">
            <w:pPr>
              <w:keepNext/>
              <w:rPr>
                <w:color w:val="000000" w:themeColor="text1"/>
                <w:sz w:val="18"/>
              </w:rPr>
            </w:pPr>
          </w:p>
        </w:tc>
        <w:tc>
          <w:tcPr>
            <w:tcW w:w="2016" w:type="dxa"/>
          </w:tcPr>
          <w:p w14:paraId="49155D37" w14:textId="77777777" w:rsidR="00672571" w:rsidRPr="00672571" w:rsidRDefault="00672571" w:rsidP="00672571">
            <w:pPr>
              <w:keepNext/>
              <w:rPr>
                <w:sz w:val="18"/>
              </w:rPr>
            </w:pPr>
            <w:r>
              <w:rPr>
                <w:sz w:val="18"/>
              </w:rPr>
              <w:t>Internal to BCM</w:t>
            </w:r>
          </w:p>
        </w:tc>
      </w:tr>
      <w:tr w:rsidR="00672571" w:rsidRPr="003F473D" w14:paraId="3030C588" w14:textId="77777777" w:rsidTr="00A65C8C">
        <w:trPr>
          <w:trHeight w:val="70"/>
        </w:trPr>
        <w:tc>
          <w:tcPr>
            <w:tcW w:w="3055" w:type="dxa"/>
            <w:noWrap/>
          </w:tcPr>
          <w:p w14:paraId="20A587D2" w14:textId="77777777" w:rsidR="00672571" w:rsidRDefault="00672571" w:rsidP="00672571">
            <w:pPr>
              <w:keepNext/>
              <w:overflowPunct/>
              <w:autoSpaceDE/>
              <w:autoSpaceDN/>
              <w:adjustRightInd/>
              <w:textAlignment w:val="auto"/>
              <w:rPr>
                <w:rFonts w:cs="Arial"/>
                <w:color w:val="000000"/>
              </w:rPr>
            </w:pPr>
            <w:r>
              <w:rPr>
                <w:rFonts w:cs="Arial"/>
                <w:color w:val="000000"/>
              </w:rPr>
              <w:t>PLG_Illum_Entry_Rqst</w:t>
            </w:r>
          </w:p>
        </w:tc>
        <w:tc>
          <w:tcPr>
            <w:tcW w:w="2430" w:type="dxa"/>
          </w:tcPr>
          <w:p w14:paraId="09584EE5" w14:textId="77777777" w:rsidR="00672571" w:rsidRPr="00D20BE7" w:rsidRDefault="00672571" w:rsidP="00672571">
            <w:pPr>
              <w:keepNext/>
              <w:rPr>
                <w:color w:val="000000" w:themeColor="text1"/>
                <w:sz w:val="18"/>
              </w:rPr>
            </w:pPr>
            <w:r>
              <w:rPr>
                <w:color w:val="000000" w:themeColor="text1"/>
                <w:sz w:val="18"/>
              </w:rPr>
              <w:t>Same</w:t>
            </w:r>
          </w:p>
        </w:tc>
        <w:tc>
          <w:tcPr>
            <w:tcW w:w="1350" w:type="dxa"/>
          </w:tcPr>
          <w:p w14:paraId="1BD7653C" w14:textId="77777777" w:rsidR="00672571" w:rsidRPr="00D20BE7" w:rsidRDefault="00672571" w:rsidP="00672571">
            <w:pPr>
              <w:keepNext/>
              <w:rPr>
                <w:color w:val="000000" w:themeColor="text1"/>
                <w:sz w:val="18"/>
              </w:rPr>
            </w:pPr>
          </w:p>
        </w:tc>
        <w:tc>
          <w:tcPr>
            <w:tcW w:w="1350" w:type="dxa"/>
          </w:tcPr>
          <w:p w14:paraId="3153718F" w14:textId="77777777" w:rsidR="00672571" w:rsidRPr="00D20BE7" w:rsidRDefault="00672571" w:rsidP="00672571">
            <w:pPr>
              <w:keepNext/>
              <w:rPr>
                <w:color w:val="000000" w:themeColor="text1"/>
                <w:sz w:val="18"/>
              </w:rPr>
            </w:pPr>
          </w:p>
        </w:tc>
        <w:tc>
          <w:tcPr>
            <w:tcW w:w="2016" w:type="dxa"/>
          </w:tcPr>
          <w:p w14:paraId="69384EB8" w14:textId="77777777" w:rsidR="00672571" w:rsidRPr="00672571" w:rsidRDefault="00672571" w:rsidP="00672571">
            <w:pPr>
              <w:keepNext/>
              <w:rPr>
                <w:sz w:val="18"/>
              </w:rPr>
            </w:pPr>
            <w:r>
              <w:rPr>
                <w:sz w:val="18"/>
              </w:rPr>
              <w:t>Internal to BCM</w:t>
            </w:r>
          </w:p>
        </w:tc>
      </w:tr>
      <w:tr w:rsidR="00672571" w:rsidRPr="003F473D" w14:paraId="5CC3C134" w14:textId="77777777" w:rsidTr="00A65C8C">
        <w:trPr>
          <w:trHeight w:val="70"/>
        </w:trPr>
        <w:tc>
          <w:tcPr>
            <w:tcW w:w="3055" w:type="dxa"/>
            <w:noWrap/>
          </w:tcPr>
          <w:p w14:paraId="5A16C055" w14:textId="77777777" w:rsidR="00672571" w:rsidRDefault="00672571" w:rsidP="00672571">
            <w:pPr>
              <w:keepNext/>
              <w:overflowPunct/>
              <w:autoSpaceDE/>
              <w:autoSpaceDN/>
              <w:adjustRightInd/>
              <w:textAlignment w:val="auto"/>
              <w:rPr>
                <w:rFonts w:cs="Arial"/>
                <w:color w:val="000000"/>
              </w:rPr>
            </w:pPr>
            <w:r w:rsidRPr="005D0B6A">
              <w:rPr>
                <w:rFonts w:cs="Arial"/>
                <w:color w:val="000000"/>
              </w:rPr>
              <w:t>PLG_Switch_Remote</w:t>
            </w:r>
          </w:p>
        </w:tc>
        <w:tc>
          <w:tcPr>
            <w:tcW w:w="2430" w:type="dxa"/>
          </w:tcPr>
          <w:p w14:paraId="35DD531F" w14:textId="77777777" w:rsidR="00672571" w:rsidRPr="00D20BE7" w:rsidRDefault="00672571" w:rsidP="00672571">
            <w:pPr>
              <w:keepNext/>
              <w:rPr>
                <w:color w:val="000000" w:themeColor="text1"/>
                <w:sz w:val="18"/>
              </w:rPr>
            </w:pPr>
            <w:r>
              <w:rPr>
                <w:color w:val="000000" w:themeColor="text1"/>
                <w:sz w:val="18"/>
              </w:rPr>
              <w:t>Same</w:t>
            </w:r>
          </w:p>
        </w:tc>
        <w:tc>
          <w:tcPr>
            <w:tcW w:w="1350" w:type="dxa"/>
          </w:tcPr>
          <w:p w14:paraId="06CAA8BA" w14:textId="77777777" w:rsidR="00672571" w:rsidRPr="00D20BE7" w:rsidRDefault="00672571" w:rsidP="00672571">
            <w:pPr>
              <w:keepNext/>
              <w:rPr>
                <w:color w:val="000000" w:themeColor="text1"/>
                <w:sz w:val="18"/>
              </w:rPr>
            </w:pPr>
          </w:p>
        </w:tc>
        <w:tc>
          <w:tcPr>
            <w:tcW w:w="1350" w:type="dxa"/>
          </w:tcPr>
          <w:p w14:paraId="27B7A098" w14:textId="77777777" w:rsidR="00672571" w:rsidRPr="00D20BE7" w:rsidRDefault="00672571" w:rsidP="00672571">
            <w:pPr>
              <w:keepNext/>
              <w:rPr>
                <w:color w:val="000000" w:themeColor="text1"/>
                <w:sz w:val="18"/>
              </w:rPr>
            </w:pPr>
          </w:p>
        </w:tc>
        <w:tc>
          <w:tcPr>
            <w:tcW w:w="2016" w:type="dxa"/>
          </w:tcPr>
          <w:p w14:paraId="4A98A376" w14:textId="77777777" w:rsidR="00672571" w:rsidRPr="00672571" w:rsidRDefault="00672571" w:rsidP="00672571">
            <w:pPr>
              <w:keepNext/>
              <w:rPr>
                <w:sz w:val="18"/>
              </w:rPr>
            </w:pPr>
            <w:r>
              <w:rPr>
                <w:sz w:val="18"/>
              </w:rPr>
              <w:t>Internal to BCM</w:t>
            </w:r>
          </w:p>
        </w:tc>
      </w:tr>
    </w:tbl>
    <w:p w14:paraId="5CD7D1D6" w14:textId="067D77B8" w:rsidR="003305ED" w:rsidRPr="00702453" w:rsidRDefault="003305ED" w:rsidP="00672571">
      <w:pPr>
        <w:pStyle w:val="Caption"/>
      </w:pPr>
      <w:bookmarkStart w:id="166" w:name="_Toc25584424"/>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15</w:t>
      </w:r>
      <w:r>
        <w:rPr>
          <w:noProof/>
        </w:rPr>
        <w:fldChar w:fldCharType="end"/>
      </w:r>
      <w:r w:rsidRPr="00702453">
        <w:t xml:space="preserve">: </w:t>
      </w:r>
      <w:r>
        <w:t xml:space="preserve">Output Signal mappings of Function </w:t>
      </w:r>
      <w:bookmarkEnd w:id="165"/>
      <w:r w:rsidR="00F70D40" w:rsidRPr="00F70D40">
        <w:rPr>
          <w:lang w:val="en-GB"/>
        </w:rPr>
        <w:t>BEC Open/Close Requests</w:t>
      </w:r>
      <w:bookmarkEnd w:id="166"/>
    </w:p>
    <w:p w14:paraId="5E99F8CD" w14:textId="77777777" w:rsidR="003305ED" w:rsidRPr="00612064" w:rsidRDefault="003305ED" w:rsidP="003305ED">
      <w:pPr>
        <w:spacing w:before="20"/>
        <w:rPr>
          <w:vanish/>
        </w:rPr>
      </w:pPr>
    </w:p>
    <w:p w14:paraId="53EAA631" w14:textId="77777777" w:rsidR="003305ED" w:rsidRDefault="003305ED" w:rsidP="00672571">
      <w:pPr>
        <w:pStyle w:val="Heading6"/>
      </w:pPr>
      <w:bookmarkStart w:id="167" w:name="_Ref531361235"/>
      <w:bookmarkStart w:id="168" w:name="_Toc32332137"/>
      <w:r>
        <w:t>Parameters</w:t>
      </w:r>
      <w:bookmarkEnd w:id="167"/>
      <w:bookmarkEnd w:id="168"/>
    </w:p>
    <w:p w14:paraId="6BF677D8" w14:textId="77777777" w:rsidR="003305ED" w:rsidRPr="00A57D05" w:rsidRDefault="003305ED" w:rsidP="00672571">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B85D0F" w:rsidRPr="00E54DEA" w14:paraId="0BA25DF0" w14:textId="77777777" w:rsidTr="00063591">
        <w:trPr>
          <w:trHeight w:val="161"/>
        </w:trPr>
        <w:tc>
          <w:tcPr>
            <w:tcW w:w="1838" w:type="dxa"/>
            <w:shd w:val="clear" w:color="auto" w:fill="D9D9D9" w:themeFill="background1" w:themeFillShade="D9"/>
            <w:noWrap/>
            <w:hideMark/>
          </w:tcPr>
          <w:p w14:paraId="696095B3" w14:textId="77777777" w:rsidR="00B85D0F" w:rsidRPr="00E54DEA" w:rsidRDefault="00B85D0F" w:rsidP="00672571">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95BD429" w14:textId="77777777" w:rsidR="00B85D0F" w:rsidRDefault="00B85D0F" w:rsidP="00672571">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2E70476" w14:textId="77777777" w:rsidR="003428F5" w:rsidRDefault="00B85D0F" w:rsidP="00672571">
            <w:pPr>
              <w:keepNext/>
              <w:overflowPunct/>
              <w:autoSpaceDE/>
              <w:autoSpaceDN/>
              <w:adjustRightInd/>
              <w:textAlignment w:val="auto"/>
              <w:rPr>
                <w:rFonts w:cs="Arial"/>
                <w:b/>
                <w:bCs/>
                <w:color w:val="000000"/>
              </w:rPr>
            </w:pPr>
            <w:r>
              <w:rPr>
                <w:rFonts w:cs="Arial"/>
                <w:b/>
                <w:bCs/>
                <w:color w:val="000000"/>
              </w:rPr>
              <w:t>Mapping Details</w:t>
            </w:r>
            <w:r w:rsidR="003428F5">
              <w:rPr>
                <w:rFonts w:cs="Arial"/>
                <w:b/>
                <w:bCs/>
                <w:color w:val="000000"/>
              </w:rPr>
              <w:br/>
            </w:r>
            <w:r w:rsidR="003428F5" w:rsidRPr="001321BD">
              <w:rPr>
                <w:i/>
              </w:rPr>
              <w:t>(Conditional)</w:t>
            </w:r>
          </w:p>
        </w:tc>
        <w:tc>
          <w:tcPr>
            <w:tcW w:w="1417" w:type="dxa"/>
            <w:shd w:val="clear" w:color="auto" w:fill="D9D9D9" w:themeFill="background1" w:themeFillShade="D9"/>
            <w:noWrap/>
            <w:hideMark/>
          </w:tcPr>
          <w:p w14:paraId="43A2D4FF" w14:textId="77777777" w:rsidR="00B85D0F" w:rsidRPr="00E54DEA" w:rsidRDefault="00B85D0F" w:rsidP="00672571">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8D201F8" w14:textId="77777777" w:rsidR="00B85D0F" w:rsidRDefault="00B85D0F" w:rsidP="00672571">
            <w:pPr>
              <w:keepNext/>
              <w:overflowPunct/>
              <w:autoSpaceDE/>
              <w:autoSpaceDN/>
              <w:adjustRightInd/>
              <w:textAlignment w:val="auto"/>
              <w:rPr>
                <w:rFonts w:cs="Arial"/>
                <w:b/>
                <w:bCs/>
                <w:color w:val="000000"/>
              </w:rPr>
            </w:pPr>
            <w:r>
              <w:rPr>
                <w:rFonts w:cs="Arial"/>
                <w:b/>
                <w:bCs/>
                <w:color w:val="000000"/>
              </w:rPr>
              <w:t>Method Details</w:t>
            </w:r>
          </w:p>
        </w:tc>
      </w:tr>
      <w:tr w:rsidR="003428F5" w:rsidRPr="003F473D" w14:paraId="55AA0513" w14:textId="77777777" w:rsidTr="00063591">
        <w:trPr>
          <w:trHeight w:val="70"/>
        </w:trPr>
        <w:tc>
          <w:tcPr>
            <w:tcW w:w="1838" w:type="dxa"/>
            <w:noWrap/>
          </w:tcPr>
          <w:p w14:paraId="6EFA87AB" w14:textId="77777777" w:rsidR="003428F5" w:rsidRPr="00D20BE7" w:rsidRDefault="003428F5" w:rsidP="00672571">
            <w:pPr>
              <w:keepNext/>
              <w:overflowPunct/>
              <w:autoSpaceDE/>
              <w:autoSpaceDN/>
              <w:adjustRightInd/>
              <w:textAlignment w:val="auto"/>
              <w:rPr>
                <w:color w:val="000000" w:themeColor="text1"/>
                <w:sz w:val="18"/>
              </w:rPr>
            </w:pPr>
          </w:p>
        </w:tc>
        <w:tc>
          <w:tcPr>
            <w:tcW w:w="1843" w:type="dxa"/>
          </w:tcPr>
          <w:p w14:paraId="1C338FE7" w14:textId="77777777" w:rsidR="003428F5" w:rsidRPr="00D20BE7" w:rsidRDefault="003428F5" w:rsidP="00672571">
            <w:pPr>
              <w:keepNext/>
              <w:rPr>
                <w:color w:val="000000" w:themeColor="text1"/>
                <w:sz w:val="18"/>
              </w:rPr>
            </w:pPr>
          </w:p>
        </w:tc>
        <w:tc>
          <w:tcPr>
            <w:tcW w:w="1701" w:type="dxa"/>
          </w:tcPr>
          <w:p w14:paraId="0124503D" w14:textId="77777777" w:rsidR="003428F5" w:rsidRPr="00D20BE7" w:rsidRDefault="003428F5" w:rsidP="00672571">
            <w:pPr>
              <w:keepNext/>
              <w:rPr>
                <w:sz w:val="18"/>
              </w:rPr>
            </w:pPr>
          </w:p>
        </w:tc>
        <w:tc>
          <w:tcPr>
            <w:tcW w:w="1417" w:type="dxa"/>
            <w:noWrap/>
          </w:tcPr>
          <w:p w14:paraId="6926D3ED" w14:textId="77777777" w:rsidR="003428F5" w:rsidRPr="00D20BE7" w:rsidRDefault="003428F5" w:rsidP="00672571">
            <w:pPr>
              <w:keepNext/>
              <w:rPr>
                <w:color w:val="000000" w:themeColor="text1"/>
                <w:sz w:val="18"/>
              </w:rPr>
            </w:pPr>
          </w:p>
        </w:tc>
        <w:tc>
          <w:tcPr>
            <w:tcW w:w="3402" w:type="dxa"/>
          </w:tcPr>
          <w:p w14:paraId="119D2BE7" w14:textId="77777777" w:rsidR="003428F5" w:rsidRPr="00D20BE7" w:rsidRDefault="003428F5" w:rsidP="00672571">
            <w:pPr>
              <w:keepNext/>
              <w:rPr>
                <w:sz w:val="18"/>
              </w:rPr>
            </w:pPr>
          </w:p>
        </w:tc>
      </w:tr>
      <w:tr w:rsidR="003428F5" w:rsidRPr="003F473D" w14:paraId="32E20CF1" w14:textId="77777777" w:rsidTr="00063591">
        <w:trPr>
          <w:trHeight w:val="71"/>
        </w:trPr>
        <w:tc>
          <w:tcPr>
            <w:tcW w:w="1838" w:type="dxa"/>
            <w:noWrap/>
          </w:tcPr>
          <w:p w14:paraId="769180AB" w14:textId="77777777" w:rsidR="003428F5" w:rsidRPr="00D14691" w:rsidRDefault="003428F5" w:rsidP="00672571">
            <w:pPr>
              <w:keepNext/>
              <w:overflowPunct/>
              <w:autoSpaceDE/>
              <w:autoSpaceDN/>
              <w:adjustRightInd/>
              <w:textAlignment w:val="auto"/>
              <w:rPr>
                <w:color w:val="000000" w:themeColor="text1"/>
              </w:rPr>
            </w:pPr>
          </w:p>
        </w:tc>
        <w:tc>
          <w:tcPr>
            <w:tcW w:w="1843" w:type="dxa"/>
          </w:tcPr>
          <w:p w14:paraId="470206FF" w14:textId="77777777" w:rsidR="003428F5" w:rsidRPr="00D14691" w:rsidRDefault="003428F5" w:rsidP="00672571">
            <w:pPr>
              <w:keepNext/>
              <w:rPr>
                <w:color w:val="000000" w:themeColor="text1"/>
              </w:rPr>
            </w:pPr>
          </w:p>
        </w:tc>
        <w:tc>
          <w:tcPr>
            <w:tcW w:w="1701" w:type="dxa"/>
          </w:tcPr>
          <w:p w14:paraId="33D34D9D" w14:textId="77777777" w:rsidR="003428F5" w:rsidRPr="00D14691" w:rsidRDefault="003428F5" w:rsidP="00672571">
            <w:pPr>
              <w:keepNext/>
              <w:rPr>
                <w:color w:val="000000" w:themeColor="text1"/>
              </w:rPr>
            </w:pPr>
          </w:p>
        </w:tc>
        <w:tc>
          <w:tcPr>
            <w:tcW w:w="1417" w:type="dxa"/>
            <w:noWrap/>
          </w:tcPr>
          <w:p w14:paraId="4C5545DE" w14:textId="77777777" w:rsidR="003428F5" w:rsidRPr="00D14691" w:rsidRDefault="003428F5" w:rsidP="00672571">
            <w:pPr>
              <w:keepNext/>
              <w:rPr>
                <w:color w:val="000000" w:themeColor="text1"/>
              </w:rPr>
            </w:pPr>
          </w:p>
        </w:tc>
        <w:tc>
          <w:tcPr>
            <w:tcW w:w="3402" w:type="dxa"/>
          </w:tcPr>
          <w:p w14:paraId="7E663A93" w14:textId="77777777" w:rsidR="003428F5" w:rsidRPr="00D14691" w:rsidRDefault="003428F5" w:rsidP="00672571">
            <w:pPr>
              <w:keepNext/>
              <w:rPr>
                <w:color w:val="000000" w:themeColor="text1"/>
              </w:rPr>
            </w:pPr>
          </w:p>
        </w:tc>
      </w:tr>
    </w:tbl>
    <w:p w14:paraId="251756FD" w14:textId="28E41FD0" w:rsidR="003305ED" w:rsidRPr="00702453" w:rsidRDefault="003305ED" w:rsidP="00672571">
      <w:pPr>
        <w:pStyle w:val="Caption"/>
      </w:pPr>
      <w:bookmarkStart w:id="169" w:name="_Toc529546324"/>
      <w:bookmarkStart w:id="170" w:name="_Toc530489340"/>
      <w:bookmarkStart w:id="171" w:name="_Toc25584425"/>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16</w:t>
      </w:r>
      <w:r>
        <w:rPr>
          <w:noProof/>
        </w:rPr>
        <w:fldChar w:fldCharType="end"/>
      </w:r>
      <w:r w:rsidRPr="00702453">
        <w:t xml:space="preserve">: </w:t>
      </w:r>
      <w:r>
        <w:t xml:space="preserve">Parameter mappings of Function </w:t>
      </w:r>
      <w:bookmarkEnd w:id="169"/>
      <w:bookmarkEnd w:id="170"/>
      <w:r w:rsidR="00F70D40" w:rsidRPr="00F70D40">
        <w:rPr>
          <w:lang w:val="en-GB"/>
        </w:rPr>
        <w:t>BEC Open/Close Requests</w:t>
      </w:r>
      <w:bookmarkEnd w:id="171"/>
    </w:p>
    <w:p w14:paraId="0B70EECC" w14:textId="77777777" w:rsidR="00B90ADA" w:rsidRPr="003E2313" w:rsidRDefault="00B90ADA" w:rsidP="00B90ADA">
      <w:pPr>
        <w:pStyle w:val="Heading6"/>
      </w:pPr>
      <w:bookmarkStart w:id="172" w:name="_Ref536800029"/>
      <w:bookmarkStart w:id="173" w:name="_Toc32332138"/>
      <w:r>
        <w:t>Interface</w:t>
      </w:r>
      <w:r w:rsidRPr="003E2313">
        <w:t xml:space="preserve"> Requirements</w:t>
      </w:r>
      <w:bookmarkEnd w:id="172"/>
      <w:bookmarkEnd w:id="173"/>
    </w:p>
    <w:p w14:paraId="0685B525" w14:textId="77777777" w:rsidR="00B90ADA" w:rsidRPr="003225C9" w:rsidRDefault="00672571" w:rsidP="00B90ADA">
      <w:pPr>
        <w:tabs>
          <w:tab w:val="left" w:pos="284"/>
          <w:tab w:val="left" w:pos="851"/>
        </w:tabs>
      </w:pPr>
      <w:r>
        <w:t>N/A</w:t>
      </w:r>
    </w:p>
    <w:p w14:paraId="52830649" w14:textId="77777777" w:rsidR="00B90ADA" w:rsidRDefault="00B90ADA" w:rsidP="00B90ADA">
      <w:pPr>
        <w:pStyle w:val="Heading6"/>
        <w:keepNext w:val="0"/>
        <w:numPr>
          <w:ilvl w:val="4"/>
          <w:numId w:val="5"/>
        </w:numPr>
        <w:tabs>
          <w:tab w:val="clear" w:pos="1418"/>
        </w:tabs>
        <w:rPr>
          <w:lang w:val="en-GB"/>
        </w:rPr>
      </w:pPr>
      <w:bookmarkStart w:id="174" w:name="_Ref536462221"/>
      <w:bookmarkStart w:id="175" w:name="_Ref536800028"/>
      <w:bookmarkStart w:id="176" w:name="_Toc32332139"/>
      <w:bookmarkStart w:id="177" w:name="_Toc531361726"/>
      <w:bookmarkStart w:id="178" w:name="_Toc531361728"/>
      <w:r>
        <w:rPr>
          <w:lang w:val="en-GB"/>
        </w:rPr>
        <w:t>Function</w:t>
      </w:r>
      <w:bookmarkEnd w:id="174"/>
      <w:r>
        <w:rPr>
          <w:lang w:val="en-GB"/>
        </w:rPr>
        <w:t xml:space="preserve"> Requirements</w:t>
      </w:r>
      <w:bookmarkEnd w:id="175"/>
      <w:bookmarkEnd w:id="176"/>
    </w:p>
    <w:bookmarkEnd w:id="177"/>
    <w:p w14:paraId="0795010E" w14:textId="77777777" w:rsidR="00B90ADA" w:rsidRDefault="00B90ADA" w:rsidP="00B90ADA"/>
    <w:p w14:paraId="7A562417" w14:textId="77777777" w:rsidR="0097211D" w:rsidRDefault="0097211D" w:rsidP="00B90AD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4973"/>
        <w:gridCol w:w="2466"/>
      </w:tblGrid>
      <w:tr w:rsidR="00B90ADA" w14:paraId="13A96B5A" w14:textId="77777777" w:rsidTr="00063591">
        <w:tc>
          <w:tcPr>
            <w:tcW w:w="2762" w:type="dxa"/>
            <w:shd w:val="clear" w:color="auto" w:fill="D9D9D9" w:themeFill="background1" w:themeFillShade="D9"/>
          </w:tcPr>
          <w:p w14:paraId="55B3746D" w14:textId="77777777" w:rsidR="00B90ADA" w:rsidRDefault="00B90ADA" w:rsidP="00660F81">
            <w:pPr>
              <w:rPr>
                <w:b/>
              </w:rPr>
            </w:pPr>
            <w:r w:rsidRPr="00AF169D">
              <w:rPr>
                <w:b/>
              </w:rPr>
              <w:t>Requirement ID</w:t>
            </w:r>
          </w:p>
          <w:p w14:paraId="60864CFE" w14:textId="77777777" w:rsidR="00B90ADA" w:rsidRPr="00AF169D" w:rsidRDefault="00B90ADA" w:rsidP="00660F81">
            <w:pPr>
              <w:rPr>
                <w:b/>
              </w:rPr>
            </w:pPr>
            <w:r w:rsidRPr="00EB7BB6">
              <w:t>(of Logical Function)</w:t>
            </w:r>
          </w:p>
        </w:tc>
        <w:tc>
          <w:tcPr>
            <w:tcW w:w="4973" w:type="dxa"/>
            <w:shd w:val="clear" w:color="auto" w:fill="D9D9D9" w:themeFill="background1" w:themeFillShade="D9"/>
          </w:tcPr>
          <w:p w14:paraId="1B448C7C" w14:textId="77777777" w:rsidR="00B90ADA" w:rsidRPr="00AF169D" w:rsidRDefault="00B90ADA" w:rsidP="00660F81">
            <w:pPr>
              <w:rPr>
                <w:b/>
              </w:rPr>
            </w:pPr>
            <w:r w:rsidRPr="00AF169D">
              <w:rPr>
                <w:b/>
              </w:rPr>
              <w:t>Requirement Title</w:t>
            </w:r>
          </w:p>
        </w:tc>
        <w:tc>
          <w:tcPr>
            <w:tcW w:w="2466" w:type="dxa"/>
            <w:shd w:val="clear" w:color="auto" w:fill="D9D9D9" w:themeFill="background1" w:themeFillShade="D9"/>
          </w:tcPr>
          <w:p w14:paraId="2FCE2D37" w14:textId="77777777" w:rsidR="00B90ADA" w:rsidRPr="00AF169D" w:rsidRDefault="00B90ADA" w:rsidP="00660F81">
            <w:pPr>
              <w:rPr>
                <w:b/>
              </w:rPr>
            </w:pPr>
            <w:r>
              <w:rPr>
                <w:b/>
              </w:rPr>
              <w:t>Comment</w:t>
            </w:r>
          </w:p>
        </w:tc>
      </w:tr>
      <w:tr w:rsidR="00B90ADA" w14:paraId="29707E35" w14:textId="77777777" w:rsidTr="00063591">
        <w:tc>
          <w:tcPr>
            <w:tcW w:w="2762" w:type="dxa"/>
          </w:tcPr>
          <w:p w14:paraId="65882366" w14:textId="61CB7A53" w:rsidR="00B90ADA" w:rsidRDefault="00672571" w:rsidP="00660F81">
            <w:bookmarkStart w:id="179" w:name="R_FNC_00001_ID_Accept_External_BEC_reque"/>
            <w:r>
              <w:t>R_FNC_BEC_OCR_00001</w:t>
            </w:r>
            <w:bookmarkEnd w:id="179"/>
          </w:p>
        </w:tc>
        <w:tc>
          <w:tcPr>
            <w:tcW w:w="4973" w:type="dxa"/>
          </w:tcPr>
          <w:p w14:paraId="32C2F9BD" w14:textId="77777777" w:rsidR="00B90ADA" w:rsidRDefault="00672571" w:rsidP="00660F81">
            <w:r>
              <w:t>Accept Remote BEC Toggle Requests</w:t>
            </w:r>
          </w:p>
        </w:tc>
        <w:tc>
          <w:tcPr>
            <w:tcW w:w="2466" w:type="dxa"/>
          </w:tcPr>
          <w:p w14:paraId="7CF3A0E5" w14:textId="77777777" w:rsidR="00B90ADA" w:rsidRDefault="00B90ADA" w:rsidP="00660F81"/>
        </w:tc>
      </w:tr>
      <w:tr w:rsidR="00B90ADA" w14:paraId="7DE901A8" w14:textId="77777777" w:rsidTr="00063591">
        <w:tc>
          <w:tcPr>
            <w:tcW w:w="2762" w:type="dxa"/>
          </w:tcPr>
          <w:p w14:paraId="5BA68B66" w14:textId="1AC06410" w:rsidR="00B90ADA" w:rsidRDefault="00672571" w:rsidP="00660F81">
            <w:bookmarkStart w:id="180" w:name="R_FNC_00002_ID_User_Feedback_for_accepte"/>
            <w:r>
              <w:t>R_FNC_BEC_OCR_00002</w:t>
            </w:r>
            <w:bookmarkEnd w:id="180"/>
          </w:p>
        </w:tc>
        <w:tc>
          <w:tcPr>
            <w:tcW w:w="4973" w:type="dxa"/>
          </w:tcPr>
          <w:p w14:paraId="1F3EA139" w14:textId="77777777" w:rsidR="00B90ADA" w:rsidRDefault="00672571" w:rsidP="00660F81">
            <w:r>
              <w:t>Verify Passive Entry on Exterior Request</w:t>
            </w:r>
          </w:p>
        </w:tc>
        <w:tc>
          <w:tcPr>
            <w:tcW w:w="2466" w:type="dxa"/>
          </w:tcPr>
          <w:p w14:paraId="40BBC107" w14:textId="77777777" w:rsidR="00B90ADA" w:rsidRDefault="00B90ADA" w:rsidP="00660F81"/>
        </w:tc>
      </w:tr>
      <w:tr w:rsidR="00672571" w14:paraId="4F026FFB" w14:textId="77777777" w:rsidTr="00063591">
        <w:tc>
          <w:tcPr>
            <w:tcW w:w="2762" w:type="dxa"/>
          </w:tcPr>
          <w:p w14:paraId="6EF17B3F" w14:textId="37BAF7C7" w:rsidR="00672571" w:rsidRDefault="00672571" w:rsidP="00660F81">
            <w:bookmarkStart w:id="181" w:name="R_FNC_00003_ID_Verify_Passive_Entry_on_E"/>
            <w:r>
              <w:t>R_FNC_BEC_OCR_00003</w:t>
            </w:r>
            <w:bookmarkEnd w:id="181"/>
          </w:p>
        </w:tc>
        <w:tc>
          <w:tcPr>
            <w:tcW w:w="4973" w:type="dxa"/>
          </w:tcPr>
          <w:p w14:paraId="41120B69" w14:textId="77777777" w:rsidR="00672571" w:rsidRDefault="00672571" w:rsidP="00660F81">
            <w:r>
              <w:t>Accept Exterior BEC Toggle Request</w:t>
            </w:r>
          </w:p>
        </w:tc>
        <w:tc>
          <w:tcPr>
            <w:tcW w:w="2466" w:type="dxa"/>
          </w:tcPr>
          <w:p w14:paraId="6C4C87CB" w14:textId="77777777" w:rsidR="00672571" w:rsidRDefault="00672571" w:rsidP="00660F81"/>
        </w:tc>
      </w:tr>
      <w:tr w:rsidR="00672571" w14:paraId="5D3D932C" w14:textId="77777777" w:rsidTr="00063591">
        <w:tc>
          <w:tcPr>
            <w:tcW w:w="2762" w:type="dxa"/>
          </w:tcPr>
          <w:p w14:paraId="2B8EC621" w14:textId="49DF1161" w:rsidR="00672571" w:rsidRDefault="00672571" w:rsidP="00660F81">
            <w:bookmarkStart w:id="182" w:name="R_FNC_00004_ID_Accept_Exterior_Toggle_Re"/>
            <w:r>
              <w:t>R_FNC_BEC_OCR_00004</w:t>
            </w:r>
            <w:bookmarkEnd w:id="182"/>
          </w:p>
        </w:tc>
        <w:tc>
          <w:tcPr>
            <w:tcW w:w="4973" w:type="dxa"/>
          </w:tcPr>
          <w:p w14:paraId="1F53A094" w14:textId="77777777" w:rsidR="00672571" w:rsidRDefault="00672571" w:rsidP="00660F81">
            <w:r>
              <w:t>User Feedback for accepted Toggle request</w:t>
            </w:r>
          </w:p>
        </w:tc>
        <w:tc>
          <w:tcPr>
            <w:tcW w:w="2466" w:type="dxa"/>
          </w:tcPr>
          <w:p w14:paraId="66441745" w14:textId="77777777" w:rsidR="00672571" w:rsidRDefault="00672571" w:rsidP="00660F81"/>
        </w:tc>
      </w:tr>
      <w:tr w:rsidR="00672571" w14:paraId="36CF79E6" w14:textId="77777777" w:rsidTr="00063591">
        <w:tc>
          <w:tcPr>
            <w:tcW w:w="2762" w:type="dxa"/>
          </w:tcPr>
          <w:p w14:paraId="1E43E869" w14:textId="625AA0FE" w:rsidR="00672571" w:rsidRDefault="00672571" w:rsidP="00660F81">
            <w:bookmarkStart w:id="183" w:name="R_FNC_00005_ID_Inhibit_Perimeter_Alarm"/>
            <w:r>
              <w:t>R_FNC_BEC_OCR_00005</w:t>
            </w:r>
            <w:bookmarkEnd w:id="183"/>
          </w:p>
        </w:tc>
        <w:tc>
          <w:tcPr>
            <w:tcW w:w="4973" w:type="dxa"/>
          </w:tcPr>
          <w:p w14:paraId="2E37CD6D" w14:textId="77777777" w:rsidR="00672571" w:rsidRDefault="00672571" w:rsidP="00660F81">
            <w:r>
              <w:t>Inhibit Perimeter Alarm</w:t>
            </w:r>
          </w:p>
        </w:tc>
        <w:tc>
          <w:tcPr>
            <w:tcW w:w="2466" w:type="dxa"/>
          </w:tcPr>
          <w:p w14:paraId="2DD09ACD" w14:textId="77777777" w:rsidR="00672571" w:rsidRDefault="00672571" w:rsidP="00660F81"/>
        </w:tc>
      </w:tr>
      <w:tr w:rsidR="00B90ADA" w14:paraId="76A693CB" w14:textId="77777777" w:rsidTr="00063591">
        <w:tc>
          <w:tcPr>
            <w:tcW w:w="2762" w:type="dxa"/>
          </w:tcPr>
          <w:p w14:paraId="508434B6" w14:textId="5C6323A0" w:rsidR="00B90ADA" w:rsidRDefault="00735E37" w:rsidP="00660F81">
            <w:bookmarkStart w:id="184" w:name="R_FNC_00006_ID_Toggle_Request_due_to_Sma"/>
            <w:r>
              <w:t>R_FNC_BEC_OCR_00006</w:t>
            </w:r>
            <w:bookmarkEnd w:id="184"/>
          </w:p>
        </w:tc>
        <w:tc>
          <w:tcPr>
            <w:tcW w:w="4973" w:type="dxa"/>
          </w:tcPr>
          <w:p w14:paraId="7AE700E2" w14:textId="77777777" w:rsidR="00B90ADA" w:rsidRDefault="00735E37" w:rsidP="00660F81">
            <w:r>
              <w:t>Toggle Request due to Smart Unlock</w:t>
            </w:r>
          </w:p>
        </w:tc>
        <w:tc>
          <w:tcPr>
            <w:tcW w:w="2466" w:type="dxa"/>
          </w:tcPr>
          <w:p w14:paraId="0B19C4FB" w14:textId="77777777" w:rsidR="00B90ADA" w:rsidRDefault="00B90ADA" w:rsidP="00660F81"/>
        </w:tc>
      </w:tr>
      <w:tr w:rsidR="00735E37" w14:paraId="7A336C13" w14:textId="77777777" w:rsidTr="00063591">
        <w:tc>
          <w:tcPr>
            <w:tcW w:w="2762" w:type="dxa"/>
          </w:tcPr>
          <w:p w14:paraId="6F80BEF1" w14:textId="64F66A91" w:rsidR="00735E37" w:rsidRDefault="00735E37" w:rsidP="00660F81">
            <w:bookmarkStart w:id="185" w:name="R_FNC_00007_ID_Enable_Exterior_Switch_on"/>
            <w:r>
              <w:t>R_FNC_BEC_OCR_00007</w:t>
            </w:r>
            <w:bookmarkEnd w:id="185"/>
          </w:p>
        </w:tc>
        <w:tc>
          <w:tcPr>
            <w:tcW w:w="4973" w:type="dxa"/>
          </w:tcPr>
          <w:p w14:paraId="392A087B" w14:textId="77777777" w:rsidR="00735E37" w:rsidRDefault="00735E37" w:rsidP="00660F81">
            <w:r>
              <w:t>Enable Exterior Switch on Toggle Request</w:t>
            </w:r>
          </w:p>
        </w:tc>
        <w:tc>
          <w:tcPr>
            <w:tcW w:w="2466" w:type="dxa"/>
          </w:tcPr>
          <w:p w14:paraId="1C9423F0" w14:textId="77777777" w:rsidR="00735E37" w:rsidRDefault="00735E37" w:rsidP="00660F81"/>
        </w:tc>
      </w:tr>
      <w:tr w:rsidR="0000474E" w14:paraId="690E89B8" w14:textId="77777777" w:rsidTr="00063591">
        <w:tc>
          <w:tcPr>
            <w:tcW w:w="2762" w:type="dxa"/>
          </w:tcPr>
          <w:p w14:paraId="5F760842" w14:textId="62795D1F" w:rsidR="0000474E" w:rsidRPr="00C87F89" w:rsidRDefault="0000474E" w:rsidP="00660F81">
            <w:r w:rsidRPr="00C87F89">
              <w:t>R_FNC_BEC_OCR_00008</w:t>
            </w:r>
          </w:p>
        </w:tc>
        <w:tc>
          <w:tcPr>
            <w:tcW w:w="4973" w:type="dxa"/>
          </w:tcPr>
          <w:p w14:paraId="4E27C0B7" w14:textId="6DC63979" w:rsidR="0000474E" w:rsidRDefault="0000474E" w:rsidP="00660F81">
            <w:r w:rsidRPr="00C87F89">
              <w:t>Accept Interior BEC Toggle Request</w:t>
            </w:r>
          </w:p>
        </w:tc>
        <w:tc>
          <w:tcPr>
            <w:tcW w:w="2466" w:type="dxa"/>
          </w:tcPr>
          <w:p w14:paraId="6619062B" w14:textId="77777777" w:rsidR="0000474E" w:rsidRDefault="0000474E" w:rsidP="00660F81"/>
        </w:tc>
      </w:tr>
      <w:tr w:rsidR="004E7A71" w:rsidRPr="001D17FF" w14:paraId="62EB0530" w14:textId="77777777" w:rsidTr="00063591">
        <w:tc>
          <w:tcPr>
            <w:tcW w:w="2762" w:type="dxa"/>
          </w:tcPr>
          <w:p w14:paraId="4873E68B" w14:textId="6D32F18E" w:rsidR="004E7A71" w:rsidRPr="001D17FF" w:rsidRDefault="004E7A71" w:rsidP="00660F81">
            <w:r w:rsidRPr="001D17FF">
              <w:t>R_FNC_BEC_COC_00002</w:t>
            </w:r>
          </w:p>
        </w:tc>
        <w:tc>
          <w:tcPr>
            <w:tcW w:w="4973" w:type="dxa"/>
          </w:tcPr>
          <w:p w14:paraId="21603392" w14:textId="12BF6D71" w:rsidR="004E7A71" w:rsidRPr="001D17FF" w:rsidRDefault="004E7A71" w:rsidP="00660F81">
            <w:r w:rsidRPr="001D17FF">
              <w:t>Disable front interior touchscreen softkey</w:t>
            </w:r>
          </w:p>
        </w:tc>
        <w:tc>
          <w:tcPr>
            <w:tcW w:w="2466" w:type="dxa"/>
          </w:tcPr>
          <w:p w14:paraId="02A7300D" w14:textId="77777777" w:rsidR="004E7A71" w:rsidRPr="001D17FF" w:rsidRDefault="004E7A71" w:rsidP="00660F81"/>
        </w:tc>
      </w:tr>
    </w:tbl>
    <w:p w14:paraId="21C61675" w14:textId="30D2FA96" w:rsidR="00B90ADA" w:rsidRPr="00702453" w:rsidRDefault="00B90ADA" w:rsidP="00B90ADA">
      <w:pPr>
        <w:pStyle w:val="Caption"/>
      </w:pPr>
      <w:bookmarkStart w:id="186" w:name="_Toc536800496"/>
      <w:bookmarkStart w:id="187" w:name="_Toc25584426"/>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17</w:t>
      </w:r>
      <w:r>
        <w:rPr>
          <w:noProof/>
        </w:rPr>
        <w:fldChar w:fldCharType="end"/>
      </w:r>
      <w:r w:rsidRPr="00702453">
        <w:t xml:space="preserve">: </w:t>
      </w:r>
      <w:r>
        <w:t>Inherited Requirements</w:t>
      </w:r>
      <w:bookmarkEnd w:id="186"/>
      <w:r w:rsidR="007D039F">
        <w:t xml:space="preserve"> - </w:t>
      </w:r>
      <w:r w:rsidR="007D039F" w:rsidRPr="00F70D40">
        <w:rPr>
          <w:lang w:val="en-GB"/>
        </w:rPr>
        <w:t>BEC Open/Close Requests</w:t>
      </w:r>
      <w:bookmarkEnd w:id="187"/>
    </w:p>
    <w:p w14:paraId="47583C3A" w14:textId="77777777" w:rsidR="00B90ADA" w:rsidRDefault="00B90ADA" w:rsidP="00B90ADA"/>
    <w:p w14:paraId="1F0B5FFA" w14:textId="77777777" w:rsidR="00BB3B5E" w:rsidRDefault="00BB3B5E" w:rsidP="00BB3B5E">
      <w:pPr>
        <w:pStyle w:val="Heading7"/>
        <w:keepNext w:val="0"/>
        <w:tabs>
          <w:tab w:val="clear" w:pos="1559"/>
        </w:tabs>
        <w:rPr>
          <w:lang w:val="en-GB"/>
        </w:rPr>
      </w:pPr>
      <w:bookmarkStart w:id="188" w:name="_Ref852885"/>
      <w:r>
        <w:rPr>
          <w:lang w:val="en-GB"/>
        </w:rPr>
        <w:t>Component Specific Requirements</w:t>
      </w:r>
      <w:bookmarkEnd w:id="188"/>
    </w:p>
    <w:bookmarkEnd w:id="178"/>
    <w:p w14:paraId="48601632" w14:textId="24B93512" w:rsidR="00230451" w:rsidRPr="00C66B68" w:rsidRDefault="00556348" w:rsidP="00230451">
      <w:pPr>
        <w:rPr>
          <w:rFonts w:cs="Arial"/>
        </w:rPr>
      </w:pPr>
      <w:r>
        <w:rPr>
          <w:rFonts w:cs="Arial"/>
        </w:rPr>
        <w:t>N/A</w:t>
      </w:r>
    </w:p>
    <w:p w14:paraId="01DEDACC" w14:textId="06AA129B" w:rsidR="00E60EEB" w:rsidRPr="001D17FF" w:rsidRDefault="00CC550E">
      <w:pPr>
        <w:pStyle w:val="Heading4"/>
      </w:pPr>
      <w:r w:rsidRPr="001D17FF">
        <w:lastRenderedPageBreak/>
        <w:t xml:space="preserve">Implemented Function </w:t>
      </w:r>
      <w:r w:rsidR="0038531E" w:rsidRPr="001D17FF">
        <w:t xml:space="preserve">Verify </w:t>
      </w:r>
      <w:r w:rsidRPr="001D17FF">
        <w:t>BEC Center Stack op</w:t>
      </w:r>
      <w:r w:rsidR="00556348" w:rsidRPr="001D17FF">
        <w:t>e</w:t>
      </w:r>
      <w:r w:rsidRPr="001D17FF">
        <w:t>n/close count</w:t>
      </w:r>
    </w:p>
    <w:p w14:paraId="65B7D682" w14:textId="77777777" w:rsidR="00556348" w:rsidRPr="00C87F89" w:rsidRDefault="00556348" w:rsidP="00556348">
      <w:pPr>
        <w:pStyle w:val="Heading5"/>
        <w:rPr>
          <w:lang w:val="en-GB"/>
        </w:rPr>
      </w:pPr>
      <w:r w:rsidRPr="00C87F89">
        <w:rPr>
          <w:lang w:val="en-GB"/>
        </w:rPr>
        <w:t>Function Interfaces</w:t>
      </w:r>
    </w:p>
    <w:p w14:paraId="58AD3502" w14:textId="77777777" w:rsidR="00556348" w:rsidRPr="00C87F89" w:rsidRDefault="00556348" w:rsidP="00556348">
      <w:pPr>
        <w:pStyle w:val="Heading6"/>
        <w:rPr>
          <w:lang w:val="en-GB"/>
        </w:rPr>
      </w:pPr>
      <w:r w:rsidRPr="00C87F89">
        <w:rPr>
          <w:lang w:val="en-GB"/>
        </w:rPr>
        <w:t>Inputs</w:t>
      </w:r>
    </w:p>
    <w:p w14:paraId="07D76A44" w14:textId="77777777" w:rsidR="00556348" w:rsidRPr="00C87F89" w:rsidRDefault="00556348" w:rsidP="0055634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2070"/>
        <w:gridCol w:w="1350"/>
        <w:gridCol w:w="1350"/>
        <w:gridCol w:w="1746"/>
      </w:tblGrid>
      <w:tr w:rsidR="00556348" w:rsidRPr="00C87F89" w14:paraId="0DE973C6" w14:textId="77777777" w:rsidTr="0013355D">
        <w:trPr>
          <w:trHeight w:val="173"/>
        </w:trPr>
        <w:tc>
          <w:tcPr>
            <w:tcW w:w="3685" w:type="dxa"/>
            <w:shd w:val="clear" w:color="auto" w:fill="D9D9D9" w:themeFill="background1" w:themeFillShade="D9"/>
            <w:noWrap/>
            <w:hideMark/>
          </w:tcPr>
          <w:p w14:paraId="6E1472B0" w14:textId="77777777" w:rsidR="00556348" w:rsidRPr="00C87F89" w:rsidRDefault="00556348" w:rsidP="00B82804">
            <w:pPr>
              <w:keepNext/>
              <w:overflowPunct/>
              <w:autoSpaceDE/>
              <w:autoSpaceDN/>
              <w:adjustRightInd/>
              <w:textAlignment w:val="auto"/>
              <w:rPr>
                <w:rFonts w:cs="Arial"/>
                <w:b/>
                <w:bCs/>
                <w:color w:val="000000"/>
              </w:rPr>
            </w:pPr>
            <w:r w:rsidRPr="00C87F89">
              <w:rPr>
                <w:rFonts w:cs="Arial"/>
                <w:b/>
                <w:bCs/>
                <w:color w:val="000000"/>
              </w:rPr>
              <w:t>Logical Signal Name</w:t>
            </w:r>
          </w:p>
        </w:tc>
        <w:tc>
          <w:tcPr>
            <w:tcW w:w="2070" w:type="dxa"/>
            <w:shd w:val="clear" w:color="auto" w:fill="D9D9D9" w:themeFill="background1" w:themeFillShade="D9"/>
          </w:tcPr>
          <w:p w14:paraId="2180CECA" w14:textId="77777777" w:rsidR="00556348" w:rsidRPr="00C87F89" w:rsidRDefault="00556348" w:rsidP="00B82804">
            <w:pPr>
              <w:keepNext/>
              <w:overflowPunct/>
              <w:autoSpaceDE/>
              <w:autoSpaceDN/>
              <w:adjustRightInd/>
              <w:textAlignment w:val="auto"/>
              <w:rPr>
                <w:rFonts w:cs="Arial"/>
                <w:b/>
                <w:bCs/>
                <w:color w:val="000000"/>
              </w:rPr>
            </w:pPr>
            <w:r w:rsidRPr="00C87F89">
              <w:rPr>
                <w:rFonts w:cs="Arial"/>
                <w:b/>
                <w:bCs/>
                <w:color w:val="000000"/>
              </w:rPr>
              <w:t>Technical Signal Name</w:t>
            </w:r>
          </w:p>
        </w:tc>
        <w:tc>
          <w:tcPr>
            <w:tcW w:w="1350" w:type="dxa"/>
            <w:shd w:val="clear" w:color="auto" w:fill="D9D9D9" w:themeFill="background1" w:themeFillShade="D9"/>
          </w:tcPr>
          <w:p w14:paraId="6589D0CE" w14:textId="77777777" w:rsidR="00556348" w:rsidRPr="00C87F89" w:rsidRDefault="00556348" w:rsidP="00B82804">
            <w:pPr>
              <w:keepNext/>
              <w:overflowPunct/>
              <w:autoSpaceDE/>
              <w:autoSpaceDN/>
              <w:adjustRightInd/>
              <w:textAlignment w:val="auto"/>
              <w:rPr>
                <w:rFonts w:cs="Arial"/>
                <w:b/>
                <w:bCs/>
                <w:color w:val="000000"/>
              </w:rPr>
            </w:pPr>
            <w:r w:rsidRPr="00C87F89">
              <w:rPr>
                <w:rFonts w:cs="Arial"/>
                <w:b/>
                <w:bCs/>
                <w:color w:val="000000"/>
              </w:rPr>
              <w:t xml:space="preserve">Mapping Details </w:t>
            </w:r>
            <w:r w:rsidRPr="00C87F89">
              <w:rPr>
                <w:i/>
              </w:rPr>
              <w:t>(Conditional)</w:t>
            </w:r>
          </w:p>
        </w:tc>
        <w:tc>
          <w:tcPr>
            <w:tcW w:w="1350" w:type="dxa"/>
            <w:shd w:val="clear" w:color="auto" w:fill="D9D9D9" w:themeFill="background1" w:themeFillShade="D9"/>
          </w:tcPr>
          <w:p w14:paraId="731C5C3A" w14:textId="77777777" w:rsidR="00556348" w:rsidRPr="00C87F89" w:rsidRDefault="00556348" w:rsidP="00B82804">
            <w:pPr>
              <w:keepNext/>
              <w:overflowPunct/>
              <w:autoSpaceDE/>
              <w:autoSpaceDN/>
              <w:adjustRightInd/>
              <w:textAlignment w:val="auto"/>
              <w:rPr>
                <w:rFonts w:cs="Arial"/>
                <w:b/>
                <w:bCs/>
                <w:color w:val="000000"/>
              </w:rPr>
            </w:pPr>
            <w:r w:rsidRPr="00C87F89">
              <w:rPr>
                <w:rFonts w:cs="Arial"/>
                <w:b/>
                <w:bCs/>
                <w:color w:val="000000"/>
              </w:rPr>
              <w:t>Subscriber Interface</w:t>
            </w:r>
          </w:p>
        </w:tc>
        <w:tc>
          <w:tcPr>
            <w:tcW w:w="1746" w:type="dxa"/>
            <w:shd w:val="clear" w:color="auto" w:fill="D9D9D9" w:themeFill="background1" w:themeFillShade="D9"/>
          </w:tcPr>
          <w:p w14:paraId="220B24C5" w14:textId="77777777" w:rsidR="00556348" w:rsidRPr="00C87F89" w:rsidRDefault="00556348" w:rsidP="00B82804">
            <w:pPr>
              <w:keepNext/>
              <w:overflowPunct/>
              <w:autoSpaceDE/>
              <w:autoSpaceDN/>
              <w:adjustRightInd/>
              <w:textAlignment w:val="auto"/>
              <w:rPr>
                <w:rFonts w:cs="Arial"/>
                <w:b/>
                <w:bCs/>
                <w:color w:val="000000"/>
              </w:rPr>
            </w:pPr>
            <w:r w:rsidRPr="00C87F89">
              <w:rPr>
                <w:rFonts w:cs="Arial"/>
                <w:b/>
                <w:bCs/>
                <w:color w:val="000000"/>
              </w:rPr>
              <w:t>Connection</w:t>
            </w:r>
          </w:p>
          <w:p w14:paraId="208E4B3F" w14:textId="77777777" w:rsidR="00556348" w:rsidRPr="00C87F89" w:rsidRDefault="00556348" w:rsidP="00B82804">
            <w:pPr>
              <w:keepNext/>
              <w:overflowPunct/>
              <w:autoSpaceDE/>
              <w:autoSpaceDN/>
              <w:adjustRightInd/>
              <w:textAlignment w:val="auto"/>
              <w:rPr>
                <w:rFonts w:cs="Arial"/>
                <w:b/>
                <w:bCs/>
                <w:color w:val="000000"/>
              </w:rPr>
            </w:pPr>
            <w:r w:rsidRPr="00C87F89">
              <w:t>(</w:t>
            </w:r>
            <w:r w:rsidRPr="00C87F89">
              <w:rPr>
                <w:i/>
              </w:rPr>
              <w:t>Optional)</w:t>
            </w:r>
          </w:p>
        </w:tc>
      </w:tr>
      <w:tr w:rsidR="00556348" w:rsidRPr="003F473D" w14:paraId="2E6AAE28" w14:textId="77777777" w:rsidTr="0013355D">
        <w:trPr>
          <w:trHeight w:val="143"/>
        </w:trPr>
        <w:tc>
          <w:tcPr>
            <w:tcW w:w="3685" w:type="dxa"/>
            <w:noWrap/>
          </w:tcPr>
          <w:p w14:paraId="500B3C22" w14:textId="08A07F1B" w:rsidR="00556348" w:rsidRPr="00C87F89" w:rsidRDefault="00157F61" w:rsidP="00B82031">
            <w:pPr>
              <w:keepNext/>
              <w:overflowPunct/>
              <w:spacing w:line="288" w:lineRule="auto"/>
              <w:jc w:val="center"/>
              <w:textAlignment w:val="auto"/>
            </w:pPr>
            <w:r w:rsidRPr="00C87F89">
              <w:rPr>
                <w:rFonts w:cs="Arial"/>
                <w:color w:val="000000"/>
                <w:sz w:val="18"/>
                <w:szCs w:val="18"/>
              </w:rPr>
              <w:t>APIM_BEC_Release_Cnt</w:t>
            </w:r>
          </w:p>
        </w:tc>
        <w:tc>
          <w:tcPr>
            <w:tcW w:w="2070" w:type="dxa"/>
          </w:tcPr>
          <w:p w14:paraId="5A0ECFF3" w14:textId="683DE6C1" w:rsidR="00556348" w:rsidRPr="00C87F89" w:rsidRDefault="00157F61" w:rsidP="00B82031">
            <w:pPr>
              <w:pStyle w:val="Default"/>
              <w:jc w:val="center"/>
            </w:pPr>
            <w:r w:rsidRPr="00C87F89">
              <w:rPr>
                <w:sz w:val="20"/>
                <w:szCs w:val="20"/>
              </w:rPr>
              <w:t>BecRleas_No_RqMnu</w:t>
            </w:r>
          </w:p>
        </w:tc>
        <w:tc>
          <w:tcPr>
            <w:tcW w:w="1350" w:type="dxa"/>
          </w:tcPr>
          <w:p w14:paraId="054C70D4" w14:textId="77777777" w:rsidR="00556348" w:rsidRPr="00C87F89" w:rsidRDefault="00556348" w:rsidP="00B82031">
            <w:pPr>
              <w:keepNext/>
              <w:jc w:val="center"/>
              <w:rPr>
                <w:sz w:val="18"/>
              </w:rPr>
            </w:pPr>
          </w:p>
        </w:tc>
        <w:tc>
          <w:tcPr>
            <w:tcW w:w="1350" w:type="dxa"/>
          </w:tcPr>
          <w:p w14:paraId="6091166F" w14:textId="77777777" w:rsidR="00556348" w:rsidRPr="00C87F89" w:rsidRDefault="00556348" w:rsidP="00B82031">
            <w:pPr>
              <w:keepNext/>
              <w:jc w:val="center"/>
              <w:rPr>
                <w:sz w:val="18"/>
              </w:rPr>
            </w:pPr>
          </w:p>
        </w:tc>
        <w:tc>
          <w:tcPr>
            <w:tcW w:w="1746" w:type="dxa"/>
          </w:tcPr>
          <w:p w14:paraId="39167A9D" w14:textId="7E11306B" w:rsidR="00556348" w:rsidRPr="004B44BC" w:rsidRDefault="00AA3EFB" w:rsidP="00B82031">
            <w:pPr>
              <w:keepNext/>
              <w:jc w:val="center"/>
              <w:rPr>
                <w:sz w:val="18"/>
              </w:rPr>
            </w:pPr>
            <w:r w:rsidRPr="00C87F89">
              <w:rPr>
                <w:sz w:val="18"/>
              </w:rPr>
              <w:t>HS3CAN to CANFD1</w:t>
            </w:r>
          </w:p>
        </w:tc>
      </w:tr>
    </w:tbl>
    <w:p w14:paraId="11BE15D1" w14:textId="77777777" w:rsidR="00556348" w:rsidRPr="00702453" w:rsidRDefault="00556348" w:rsidP="00556348">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18</w:t>
      </w:r>
      <w:r>
        <w:rPr>
          <w:noProof/>
        </w:rPr>
        <w:fldChar w:fldCharType="end"/>
      </w:r>
      <w:r w:rsidRPr="00702453">
        <w:t xml:space="preserve">: </w:t>
      </w:r>
      <w:r>
        <w:t>Input Signal mappings of Function</w:t>
      </w:r>
    </w:p>
    <w:p w14:paraId="44579E29" w14:textId="77777777" w:rsidR="00556348" w:rsidRDefault="00556348" w:rsidP="00556348">
      <w:pPr>
        <w:rPr>
          <w:lang w:val="en-GB"/>
        </w:rPr>
      </w:pPr>
    </w:p>
    <w:p w14:paraId="705B5D50" w14:textId="77777777" w:rsidR="00556348" w:rsidRDefault="00556348" w:rsidP="00556348">
      <w:pPr>
        <w:pStyle w:val="Heading6"/>
        <w:rPr>
          <w:lang w:val="en-GB"/>
        </w:rPr>
      </w:pPr>
      <w:r>
        <w:rPr>
          <w:lang w:val="en-GB"/>
        </w:rPr>
        <w:t>Output</w:t>
      </w:r>
      <w:r w:rsidRPr="002824C9">
        <w:rPr>
          <w:lang w:val="en-GB"/>
        </w:rPr>
        <w:t>s</w:t>
      </w:r>
    </w:p>
    <w:p w14:paraId="7C17BEC5" w14:textId="77777777" w:rsidR="00556348" w:rsidRDefault="00556348" w:rsidP="0055634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1260"/>
        <w:gridCol w:w="1350"/>
        <w:gridCol w:w="1985"/>
        <w:gridCol w:w="2551"/>
      </w:tblGrid>
      <w:tr w:rsidR="00556348" w:rsidRPr="00E54DEA" w14:paraId="010B0D19" w14:textId="77777777" w:rsidTr="00B82804">
        <w:trPr>
          <w:trHeight w:val="173"/>
        </w:trPr>
        <w:tc>
          <w:tcPr>
            <w:tcW w:w="3055" w:type="dxa"/>
            <w:shd w:val="clear" w:color="auto" w:fill="D9D9D9" w:themeFill="background1" w:themeFillShade="D9"/>
            <w:noWrap/>
            <w:hideMark/>
          </w:tcPr>
          <w:p w14:paraId="35FE7D62" w14:textId="77777777" w:rsidR="00556348" w:rsidRPr="00E54DEA" w:rsidRDefault="00556348" w:rsidP="00B82804">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260" w:type="dxa"/>
            <w:shd w:val="clear" w:color="auto" w:fill="D9D9D9" w:themeFill="background1" w:themeFillShade="D9"/>
          </w:tcPr>
          <w:p w14:paraId="7F1CEF24" w14:textId="77777777" w:rsidR="00556348" w:rsidRDefault="00556348" w:rsidP="00B82804">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140F306A" w14:textId="77777777" w:rsidR="00556348" w:rsidRDefault="00556348" w:rsidP="00B82804">
            <w:pPr>
              <w:keepNext/>
              <w:overflowPunct/>
              <w:autoSpaceDE/>
              <w:autoSpaceDN/>
              <w:adjustRightInd/>
              <w:textAlignment w:val="auto"/>
              <w:rPr>
                <w:rFonts w:cs="Arial"/>
                <w:b/>
                <w:bCs/>
                <w:color w:val="000000"/>
              </w:rPr>
            </w:pPr>
            <w:r>
              <w:rPr>
                <w:rFonts w:cs="Arial"/>
                <w:b/>
                <w:bCs/>
                <w:color w:val="000000"/>
              </w:rPr>
              <w:t>Mapping Details</w:t>
            </w:r>
          </w:p>
          <w:p w14:paraId="25C1218F" w14:textId="77777777" w:rsidR="00556348" w:rsidRPr="001321BD" w:rsidRDefault="00556348" w:rsidP="00B82804">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5" w:type="dxa"/>
            <w:shd w:val="clear" w:color="auto" w:fill="D9D9D9" w:themeFill="background1" w:themeFillShade="D9"/>
          </w:tcPr>
          <w:p w14:paraId="7D3136A0" w14:textId="77777777" w:rsidR="00556348" w:rsidRDefault="00556348" w:rsidP="00B82804">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6409837F" w14:textId="77777777" w:rsidR="00556348" w:rsidRDefault="00556348" w:rsidP="00B82804">
            <w:pPr>
              <w:keepNext/>
              <w:overflowPunct/>
              <w:autoSpaceDE/>
              <w:autoSpaceDN/>
              <w:adjustRightInd/>
              <w:textAlignment w:val="auto"/>
              <w:rPr>
                <w:rFonts w:cs="Arial"/>
                <w:b/>
                <w:bCs/>
                <w:color w:val="000000"/>
              </w:rPr>
            </w:pPr>
            <w:r>
              <w:rPr>
                <w:rFonts w:cs="Arial"/>
                <w:b/>
                <w:bCs/>
                <w:color w:val="000000"/>
              </w:rPr>
              <w:t>Connection</w:t>
            </w:r>
          </w:p>
          <w:p w14:paraId="5C068437" w14:textId="77777777" w:rsidR="00556348" w:rsidRDefault="00556348" w:rsidP="00B82804">
            <w:pPr>
              <w:keepNext/>
              <w:overflowPunct/>
              <w:autoSpaceDE/>
              <w:autoSpaceDN/>
              <w:adjustRightInd/>
              <w:textAlignment w:val="auto"/>
              <w:rPr>
                <w:rFonts w:cs="Arial"/>
                <w:b/>
                <w:bCs/>
                <w:color w:val="000000"/>
              </w:rPr>
            </w:pPr>
            <w:r w:rsidRPr="001321BD">
              <w:rPr>
                <w:i/>
              </w:rPr>
              <w:t>(Optional)</w:t>
            </w:r>
          </w:p>
        </w:tc>
      </w:tr>
      <w:tr w:rsidR="00556348" w:rsidRPr="003F473D" w14:paraId="223D3992" w14:textId="77777777" w:rsidTr="00B82804">
        <w:trPr>
          <w:trHeight w:val="143"/>
        </w:trPr>
        <w:tc>
          <w:tcPr>
            <w:tcW w:w="3055" w:type="dxa"/>
            <w:noWrap/>
          </w:tcPr>
          <w:p w14:paraId="200226C4" w14:textId="063DAF1B" w:rsidR="00556348" w:rsidRPr="00C87F89" w:rsidRDefault="00157F61" w:rsidP="00157F61">
            <w:pPr>
              <w:keepNext/>
              <w:overflowPunct/>
              <w:spacing w:line="288" w:lineRule="auto"/>
              <w:textAlignment w:val="auto"/>
              <w:rPr>
                <w:rFonts w:cs="Arial"/>
                <w:color w:val="000000"/>
                <w:sz w:val="18"/>
                <w:szCs w:val="18"/>
              </w:rPr>
            </w:pPr>
            <w:r w:rsidRPr="00C87F89">
              <w:rPr>
                <w:rFonts w:cs="Arial"/>
                <w:color w:val="000000"/>
                <w:sz w:val="18"/>
                <w:szCs w:val="18"/>
              </w:rPr>
              <w:t>APIM_BEC_Rqst</w:t>
            </w:r>
          </w:p>
        </w:tc>
        <w:tc>
          <w:tcPr>
            <w:tcW w:w="1260" w:type="dxa"/>
          </w:tcPr>
          <w:p w14:paraId="0D95E6E7" w14:textId="56DCAE37" w:rsidR="00556348" w:rsidRPr="00C87F89" w:rsidRDefault="0013355D" w:rsidP="00B82804">
            <w:pPr>
              <w:keepNext/>
              <w:rPr>
                <w:color w:val="000000" w:themeColor="text1"/>
                <w:sz w:val="18"/>
              </w:rPr>
            </w:pPr>
            <w:r w:rsidRPr="00C87F89">
              <w:rPr>
                <w:color w:val="000000" w:themeColor="text1"/>
                <w:sz w:val="18"/>
              </w:rPr>
              <w:t>Same</w:t>
            </w:r>
          </w:p>
        </w:tc>
        <w:tc>
          <w:tcPr>
            <w:tcW w:w="1350" w:type="dxa"/>
          </w:tcPr>
          <w:p w14:paraId="4AC7E5A6" w14:textId="77777777" w:rsidR="00556348" w:rsidRPr="00C87F89" w:rsidRDefault="00556348" w:rsidP="00B82804">
            <w:pPr>
              <w:keepNext/>
              <w:rPr>
                <w:sz w:val="18"/>
              </w:rPr>
            </w:pPr>
          </w:p>
        </w:tc>
        <w:tc>
          <w:tcPr>
            <w:tcW w:w="1985" w:type="dxa"/>
          </w:tcPr>
          <w:p w14:paraId="71C1FC90" w14:textId="77777777" w:rsidR="00556348" w:rsidRPr="00C87F89" w:rsidRDefault="00556348" w:rsidP="00B82804">
            <w:pPr>
              <w:keepNext/>
              <w:rPr>
                <w:sz w:val="18"/>
              </w:rPr>
            </w:pPr>
          </w:p>
        </w:tc>
        <w:tc>
          <w:tcPr>
            <w:tcW w:w="2551" w:type="dxa"/>
          </w:tcPr>
          <w:p w14:paraId="3A030E02" w14:textId="75D4C90E" w:rsidR="00556348" w:rsidRDefault="0013355D" w:rsidP="00B82804">
            <w:pPr>
              <w:keepNext/>
            </w:pPr>
            <w:r w:rsidRPr="00C87F89">
              <w:t>Internal to BCM</w:t>
            </w:r>
          </w:p>
        </w:tc>
      </w:tr>
    </w:tbl>
    <w:p w14:paraId="55B3DF60" w14:textId="77777777" w:rsidR="00556348" w:rsidRPr="00702453" w:rsidRDefault="00556348" w:rsidP="00556348">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702453">
        <w:t xml:space="preserve">: </w:t>
      </w:r>
      <w:r>
        <w:t>Output Signal mappings of Function</w:t>
      </w:r>
    </w:p>
    <w:p w14:paraId="708D4BB3" w14:textId="77777777" w:rsidR="00556348" w:rsidRDefault="00556348" w:rsidP="00556348">
      <w:pPr>
        <w:rPr>
          <w:lang w:val="en-GB"/>
        </w:rPr>
      </w:pPr>
    </w:p>
    <w:p w14:paraId="779E0C75" w14:textId="77777777" w:rsidR="00556348" w:rsidRDefault="00556348" w:rsidP="00556348">
      <w:pPr>
        <w:pStyle w:val="Heading6"/>
      </w:pPr>
      <w:r>
        <w:t>Parameters</w:t>
      </w:r>
    </w:p>
    <w:p w14:paraId="0550DD38" w14:textId="77777777" w:rsidR="00556348" w:rsidRPr="00A57D05" w:rsidRDefault="00556348" w:rsidP="0055634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556348" w:rsidRPr="00E54DEA" w14:paraId="2CE0A162" w14:textId="77777777" w:rsidTr="00B82804">
        <w:trPr>
          <w:trHeight w:val="161"/>
        </w:trPr>
        <w:tc>
          <w:tcPr>
            <w:tcW w:w="1838" w:type="dxa"/>
            <w:shd w:val="clear" w:color="auto" w:fill="D9D9D9" w:themeFill="background1" w:themeFillShade="D9"/>
            <w:noWrap/>
            <w:hideMark/>
          </w:tcPr>
          <w:p w14:paraId="0A435270" w14:textId="77777777" w:rsidR="00556348" w:rsidRPr="00E54DEA" w:rsidRDefault="00556348" w:rsidP="00B82804">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3BE42CA" w14:textId="77777777" w:rsidR="00556348" w:rsidRDefault="00556348" w:rsidP="00B82804">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51530C0" w14:textId="77777777" w:rsidR="00556348" w:rsidRDefault="00556348" w:rsidP="00B82804">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8FC08C5" w14:textId="77777777" w:rsidR="00556348" w:rsidRPr="00E54DEA" w:rsidRDefault="00556348" w:rsidP="00B82804">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7E9514B" w14:textId="77777777" w:rsidR="00556348" w:rsidRDefault="00556348" w:rsidP="00B82804">
            <w:pPr>
              <w:keepNext/>
              <w:overflowPunct/>
              <w:autoSpaceDE/>
              <w:autoSpaceDN/>
              <w:adjustRightInd/>
              <w:textAlignment w:val="auto"/>
              <w:rPr>
                <w:rFonts w:cs="Arial"/>
                <w:b/>
                <w:bCs/>
                <w:color w:val="000000"/>
              </w:rPr>
            </w:pPr>
            <w:r>
              <w:rPr>
                <w:rFonts w:cs="Arial"/>
                <w:b/>
                <w:bCs/>
                <w:color w:val="000000"/>
              </w:rPr>
              <w:t>Method Details</w:t>
            </w:r>
          </w:p>
        </w:tc>
      </w:tr>
      <w:tr w:rsidR="00556348" w:rsidRPr="003F473D" w14:paraId="1D314ACA" w14:textId="77777777" w:rsidTr="00B82804">
        <w:trPr>
          <w:trHeight w:val="70"/>
        </w:trPr>
        <w:tc>
          <w:tcPr>
            <w:tcW w:w="1838" w:type="dxa"/>
            <w:noWrap/>
          </w:tcPr>
          <w:p w14:paraId="409BFF19" w14:textId="77777777" w:rsidR="00556348" w:rsidRPr="00D20BE7" w:rsidRDefault="00556348" w:rsidP="00B82804">
            <w:pPr>
              <w:keepNext/>
              <w:overflowPunct/>
              <w:autoSpaceDE/>
              <w:autoSpaceDN/>
              <w:adjustRightInd/>
              <w:textAlignment w:val="auto"/>
              <w:rPr>
                <w:color w:val="000000" w:themeColor="text1"/>
                <w:sz w:val="18"/>
              </w:rPr>
            </w:pPr>
          </w:p>
        </w:tc>
        <w:tc>
          <w:tcPr>
            <w:tcW w:w="1843" w:type="dxa"/>
          </w:tcPr>
          <w:p w14:paraId="3B963B66" w14:textId="77777777" w:rsidR="00556348" w:rsidRPr="00D20BE7" w:rsidRDefault="00556348" w:rsidP="00B82804">
            <w:pPr>
              <w:keepNext/>
              <w:rPr>
                <w:color w:val="000000" w:themeColor="text1"/>
                <w:sz w:val="18"/>
              </w:rPr>
            </w:pPr>
          </w:p>
        </w:tc>
        <w:tc>
          <w:tcPr>
            <w:tcW w:w="1701" w:type="dxa"/>
          </w:tcPr>
          <w:p w14:paraId="0D717F51" w14:textId="77777777" w:rsidR="00556348" w:rsidRPr="00D20BE7" w:rsidRDefault="00556348" w:rsidP="00B82804">
            <w:pPr>
              <w:keepNext/>
              <w:rPr>
                <w:sz w:val="18"/>
              </w:rPr>
            </w:pPr>
          </w:p>
        </w:tc>
        <w:tc>
          <w:tcPr>
            <w:tcW w:w="1417" w:type="dxa"/>
            <w:noWrap/>
          </w:tcPr>
          <w:p w14:paraId="562DEFEF" w14:textId="77777777" w:rsidR="00556348" w:rsidRPr="00D20BE7" w:rsidRDefault="00556348" w:rsidP="00B82804">
            <w:pPr>
              <w:keepNext/>
              <w:rPr>
                <w:color w:val="000000" w:themeColor="text1"/>
                <w:sz w:val="18"/>
              </w:rPr>
            </w:pPr>
          </w:p>
        </w:tc>
        <w:tc>
          <w:tcPr>
            <w:tcW w:w="3402" w:type="dxa"/>
          </w:tcPr>
          <w:p w14:paraId="3B5A95CA" w14:textId="77777777" w:rsidR="00556348" w:rsidRPr="00D20BE7" w:rsidRDefault="00556348" w:rsidP="00B82804">
            <w:pPr>
              <w:keepNext/>
              <w:rPr>
                <w:sz w:val="18"/>
              </w:rPr>
            </w:pPr>
          </w:p>
        </w:tc>
      </w:tr>
    </w:tbl>
    <w:p w14:paraId="070EEA26" w14:textId="77777777" w:rsidR="00556348" w:rsidRPr="00702453" w:rsidRDefault="00556348" w:rsidP="00556348">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20</w:t>
      </w:r>
      <w:r>
        <w:rPr>
          <w:noProof/>
        </w:rPr>
        <w:fldChar w:fldCharType="end"/>
      </w:r>
      <w:r w:rsidRPr="00702453">
        <w:t xml:space="preserve">: </w:t>
      </w:r>
      <w:r>
        <w:t>Parameter mappings of Function</w:t>
      </w:r>
    </w:p>
    <w:p w14:paraId="62396136" w14:textId="77777777" w:rsidR="00556348" w:rsidRDefault="00556348" w:rsidP="00556348"/>
    <w:p w14:paraId="4E53314E" w14:textId="77777777" w:rsidR="00556348" w:rsidRPr="003E2313" w:rsidRDefault="00556348" w:rsidP="00556348">
      <w:pPr>
        <w:pStyle w:val="Heading6"/>
      </w:pPr>
      <w:r>
        <w:t>Interface</w:t>
      </w:r>
      <w:r w:rsidRPr="003E2313">
        <w:t xml:space="preserve"> Requirements</w:t>
      </w:r>
    </w:p>
    <w:p w14:paraId="68974B42" w14:textId="77777777" w:rsidR="00556348" w:rsidRPr="003225C9" w:rsidRDefault="00556348" w:rsidP="00556348">
      <w:pPr>
        <w:tabs>
          <w:tab w:val="left" w:pos="284"/>
          <w:tab w:val="left" w:pos="851"/>
        </w:tabs>
      </w:pPr>
      <w:r>
        <w:t>N/A</w:t>
      </w:r>
    </w:p>
    <w:p w14:paraId="0F2F1F96" w14:textId="77777777" w:rsidR="00556348" w:rsidRDefault="00556348" w:rsidP="00556348">
      <w:pPr>
        <w:pStyle w:val="Heading6"/>
        <w:numPr>
          <w:ilvl w:val="4"/>
          <w:numId w:val="5"/>
        </w:numPr>
        <w:tabs>
          <w:tab w:val="clear" w:pos="1418"/>
        </w:tabs>
        <w:rPr>
          <w:lang w:val="en-GB"/>
        </w:rPr>
      </w:pPr>
      <w:r>
        <w:rPr>
          <w:lang w:val="en-GB"/>
        </w:rPr>
        <w:t>Function Requirements</w:t>
      </w:r>
    </w:p>
    <w:p w14:paraId="1DDB7398" w14:textId="77777777" w:rsidR="00556348" w:rsidRDefault="00556348" w:rsidP="0055634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5513"/>
        <w:gridCol w:w="1926"/>
      </w:tblGrid>
      <w:tr w:rsidR="00556348" w14:paraId="4F07B032" w14:textId="77777777" w:rsidTr="00B82804">
        <w:tc>
          <w:tcPr>
            <w:tcW w:w="2762" w:type="dxa"/>
            <w:shd w:val="clear" w:color="auto" w:fill="D9D9D9" w:themeFill="background1" w:themeFillShade="D9"/>
          </w:tcPr>
          <w:p w14:paraId="06EE473E" w14:textId="77777777" w:rsidR="00556348" w:rsidRDefault="00556348" w:rsidP="00B82804">
            <w:pPr>
              <w:keepNext/>
              <w:rPr>
                <w:b/>
              </w:rPr>
            </w:pPr>
            <w:r w:rsidRPr="00AF169D">
              <w:rPr>
                <w:b/>
              </w:rPr>
              <w:t>Requirement ID</w:t>
            </w:r>
          </w:p>
          <w:p w14:paraId="7E2FD1C3" w14:textId="77777777" w:rsidR="00556348" w:rsidRPr="00AF169D" w:rsidRDefault="00556348" w:rsidP="00B82804">
            <w:pPr>
              <w:keepNext/>
              <w:rPr>
                <w:b/>
              </w:rPr>
            </w:pPr>
            <w:r w:rsidRPr="00EB7BB6">
              <w:t>(of Logical Function)</w:t>
            </w:r>
          </w:p>
        </w:tc>
        <w:tc>
          <w:tcPr>
            <w:tcW w:w="5513" w:type="dxa"/>
            <w:shd w:val="clear" w:color="auto" w:fill="D9D9D9" w:themeFill="background1" w:themeFillShade="D9"/>
          </w:tcPr>
          <w:p w14:paraId="0B8F278B" w14:textId="77777777" w:rsidR="00556348" w:rsidRPr="00AF169D" w:rsidRDefault="00556348" w:rsidP="00B82804">
            <w:pPr>
              <w:keepNext/>
              <w:rPr>
                <w:b/>
              </w:rPr>
            </w:pPr>
            <w:r w:rsidRPr="00AF169D">
              <w:rPr>
                <w:b/>
              </w:rPr>
              <w:t>Requirement Title</w:t>
            </w:r>
          </w:p>
        </w:tc>
        <w:tc>
          <w:tcPr>
            <w:tcW w:w="1926" w:type="dxa"/>
            <w:shd w:val="clear" w:color="auto" w:fill="D9D9D9" w:themeFill="background1" w:themeFillShade="D9"/>
          </w:tcPr>
          <w:p w14:paraId="0DECC329" w14:textId="77777777" w:rsidR="00556348" w:rsidRPr="00AF169D" w:rsidRDefault="00556348" w:rsidP="00B82804">
            <w:pPr>
              <w:keepNext/>
              <w:rPr>
                <w:b/>
              </w:rPr>
            </w:pPr>
            <w:r>
              <w:rPr>
                <w:b/>
              </w:rPr>
              <w:t>Comment</w:t>
            </w:r>
          </w:p>
        </w:tc>
      </w:tr>
      <w:tr w:rsidR="00556348" w14:paraId="0972F565" w14:textId="77777777" w:rsidTr="00B82804">
        <w:tc>
          <w:tcPr>
            <w:tcW w:w="2762" w:type="dxa"/>
          </w:tcPr>
          <w:p w14:paraId="74FF3FC2" w14:textId="6F090DFA" w:rsidR="00556348" w:rsidRDefault="00556348" w:rsidP="00B82804">
            <w:pPr>
              <w:keepNext/>
            </w:pPr>
          </w:p>
        </w:tc>
        <w:tc>
          <w:tcPr>
            <w:tcW w:w="5513" w:type="dxa"/>
          </w:tcPr>
          <w:p w14:paraId="7F3DEE42" w14:textId="201209A7" w:rsidR="00556348" w:rsidRDefault="00556348" w:rsidP="00B82804">
            <w:pPr>
              <w:keepNext/>
            </w:pPr>
          </w:p>
        </w:tc>
        <w:tc>
          <w:tcPr>
            <w:tcW w:w="1926" w:type="dxa"/>
          </w:tcPr>
          <w:p w14:paraId="05EA52B1" w14:textId="77777777" w:rsidR="00556348" w:rsidRDefault="00556348" w:rsidP="00B82804">
            <w:pPr>
              <w:keepNext/>
            </w:pPr>
          </w:p>
        </w:tc>
      </w:tr>
      <w:tr w:rsidR="00556348" w14:paraId="297DEE51" w14:textId="77777777" w:rsidTr="00B82804">
        <w:tc>
          <w:tcPr>
            <w:tcW w:w="2762" w:type="dxa"/>
          </w:tcPr>
          <w:p w14:paraId="1A3CD3CC" w14:textId="08541848" w:rsidR="00556348" w:rsidRDefault="00556348" w:rsidP="00B82804">
            <w:pPr>
              <w:keepNext/>
            </w:pPr>
          </w:p>
        </w:tc>
        <w:tc>
          <w:tcPr>
            <w:tcW w:w="5513" w:type="dxa"/>
          </w:tcPr>
          <w:p w14:paraId="2A96041D" w14:textId="496A2682" w:rsidR="00556348" w:rsidRDefault="00556348" w:rsidP="00B82804">
            <w:pPr>
              <w:keepNext/>
            </w:pPr>
          </w:p>
        </w:tc>
        <w:tc>
          <w:tcPr>
            <w:tcW w:w="1926" w:type="dxa"/>
          </w:tcPr>
          <w:p w14:paraId="58289F8E" w14:textId="77777777" w:rsidR="00556348" w:rsidRDefault="00556348" w:rsidP="00B82804">
            <w:pPr>
              <w:keepNext/>
            </w:pPr>
          </w:p>
        </w:tc>
      </w:tr>
    </w:tbl>
    <w:p w14:paraId="5F2C6A32" w14:textId="77777777" w:rsidR="00556348" w:rsidRPr="00702453" w:rsidRDefault="00556348" w:rsidP="00556348">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rsidRPr="00702453">
        <w:t xml:space="preserve">: </w:t>
      </w:r>
      <w:r>
        <w:t xml:space="preserve">Inherited Requirements - </w:t>
      </w:r>
      <w:r w:rsidRPr="00F70D40">
        <w:rPr>
          <w:lang w:val="en-GB"/>
        </w:rPr>
        <w:t>BEC Exterior Switch Enable</w:t>
      </w:r>
    </w:p>
    <w:p w14:paraId="45F2F906" w14:textId="77777777" w:rsidR="00556348" w:rsidRDefault="00556348" w:rsidP="00556348">
      <w:pPr>
        <w:pStyle w:val="Heading7"/>
        <w:tabs>
          <w:tab w:val="clear" w:pos="1559"/>
        </w:tabs>
        <w:rPr>
          <w:lang w:val="en-GB"/>
        </w:rPr>
      </w:pPr>
      <w:r>
        <w:rPr>
          <w:lang w:val="en-GB"/>
        </w:rPr>
        <w:t>Component Specific Requirements</w:t>
      </w:r>
    </w:p>
    <w:p w14:paraId="4B8DB4F2" w14:textId="159E4555" w:rsidR="00556348" w:rsidRPr="001D17FF" w:rsidRDefault="00556348" w:rsidP="00556348">
      <w:pPr>
        <w:pStyle w:val="RERequirement"/>
        <w:shd w:val="clear" w:color="auto" w:fill="F2F2F2" w:themeFill="background1" w:themeFillShade="F2"/>
      </w:pPr>
      <w:r w:rsidRPr="001D17FF">
        <w:t>### R_CMP_PLG_FIS_000</w:t>
      </w:r>
      <w:r w:rsidR="00315682" w:rsidRPr="001D17FF">
        <w:t>40</w:t>
      </w:r>
      <w:r w:rsidRPr="001D17FF">
        <w:t xml:space="preserve">### </w:t>
      </w:r>
      <w:r w:rsidR="0012183E" w:rsidRPr="001D17FF">
        <w:t>Verify</w:t>
      </w:r>
      <w:r w:rsidRPr="001D17FF">
        <w:t xml:space="preserve"> APIM Toggle Stop Request Count </w:t>
      </w:r>
    </w:p>
    <w:p w14:paraId="16638833" w14:textId="77777777" w:rsidR="00556348" w:rsidRPr="001D17FF" w:rsidRDefault="00556348" w:rsidP="00556348">
      <w:pPr>
        <w:rPr>
          <w:rFonts w:cs="Arial"/>
        </w:rPr>
      </w:pPr>
      <w:r w:rsidRPr="001D17FF">
        <w:rPr>
          <w:rFonts w:cs="Arial"/>
        </w:rPr>
        <w:t>The BCM shall maintain an event counter (APIM_BECRelease_Cnt) per the “Feature Specification – Event Counter: DRAFT 10sept2018” where:</w:t>
      </w:r>
    </w:p>
    <w:p w14:paraId="036CCFAB" w14:textId="77777777" w:rsidR="00556348" w:rsidRPr="001D17FF" w:rsidRDefault="00556348" w:rsidP="00556348">
      <w:pPr>
        <w:pStyle w:val="ListParagraph"/>
        <w:numPr>
          <w:ilvl w:val="0"/>
          <w:numId w:val="27"/>
        </w:numPr>
        <w:rPr>
          <w:rFonts w:cs="Arial"/>
        </w:rPr>
      </w:pPr>
      <w:r w:rsidRPr="001D17FF">
        <w:rPr>
          <w:rFonts w:cs="Arial"/>
        </w:rPr>
        <w:t>The BCM is the subscriber</w:t>
      </w:r>
    </w:p>
    <w:p w14:paraId="00677D03" w14:textId="77777777" w:rsidR="00556348" w:rsidRPr="001D17FF" w:rsidRDefault="00556348" w:rsidP="00556348">
      <w:pPr>
        <w:pStyle w:val="ListParagraph"/>
        <w:numPr>
          <w:ilvl w:val="0"/>
          <w:numId w:val="27"/>
        </w:numPr>
        <w:rPr>
          <w:rFonts w:cs="Arial"/>
        </w:rPr>
      </w:pPr>
      <w:r w:rsidRPr="001D17FF">
        <w:rPr>
          <w:rFonts w:cs="Arial"/>
        </w:rPr>
        <w:t>The event counter is classified as single feature event counter</w:t>
      </w:r>
    </w:p>
    <w:p w14:paraId="1D337DCF" w14:textId="77777777" w:rsidR="00556348" w:rsidRPr="001D17FF" w:rsidRDefault="00556348" w:rsidP="00556348">
      <w:pPr>
        <w:pStyle w:val="ListParagraph"/>
        <w:numPr>
          <w:ilvl w:val="0"/>
          <w:numId w:val="27"/>
        </w:numPr>
        <w:rPr>
          <w:rFonts w:cs="Arial"/>
        </w:rPr>
      </w:pPr>
      <w:r w:rsidRPr="001D17FF">
        <w:rPr>
          <w:rFonts w:cs="Arial"/>
        </w:rPr>
        <w:t xml:space="preserve">When the counter is incremented to next value, the </w:t>
      </w:r>
      <w:r w:rsidRPr="001D17FF">
        <w:rPr>
          <w:rFonts w:ascii="Calibri" w:hAnsi="Calibri" w:cs="Calibri"/>
        </w:rPr>
        <w:t xml:space="preserve">APIM_BEC_Rqst </w:t>
      </w:r>
      <w:r w:rsidRPr="001D17FF">
        <w:rPr>
          <w:rFonts w:cs="Arial"/>
        </w:rPr>
        <w:t xml:space="preserve">is set to </w:t>
      </w:r>
      <w:r w:rsidRPr="001D17FF">
        <w:t>BEC_REL</w:t>
      </w:r>
    </w:p>
    <w:p w14:paraId="5B6E3DFF" w14:textId="77777777" w:rsidR="00556348" w:rsidRPr="001D17FF" w:rsidRDefault="00556348" w:rsidP="00556348">
      <w:pPr>
        <w:pStyle w:val="ListParagraph"/>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556348" w:rsidRPr="00556348" w14:paraId="455CF88C" w14:textId="77777777" w:rsidTr="00B8280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4D5906" w14:textId="4E4C5DA9" w:rsidR="00556348" w:rsidRPr="001D17FF" w:rsidRDefault="00556348" w:rsidP="00B82804">
            <w:pPr>
              <w:rPr>
                <w:rFonts w:eastAsiaTheme="minorHAnsi" w:cs="Arial"/>
                <w:bCs/>
                <w:vanish/>
                <w:sz w:val="16"/>
                <w:szCs w:val="14"/>
              </w:rPr>
            </w:pPr>
            <w:r w:rsidRPr="001D17FF">
              <w:rPr>
                <w:rFonts w:cs="Arial"/>
                <w:bCs/>
                <w:vanish/>
                <w:sz w:val="16"/>
                <w:szCs w:val="14"/>
              </w:rPr>
              <w:t>Requirement ID: ###R_CMP_PLG_FIS_000</w:t>
            </w:r>
            <w:r w:rsidR="00315682" w:rsidRPr="001D17FF">
              <w:rPr>
                <w:rFonts w:cs="Arial"/>
                <w:bCs/>
                <w:vanish/>
                <w:sz w:val="16"/>
                <w:szCs w:val="14"/>
              </w:rPr>
              <w:t>40</w:t>
            </w:r>
            <w:r w:rsidRPr="001D17FF">
              <w:rPr>
                <w:rFonts w:cs="Arial"/>
                <w:bCs/>
                <w:vanish/>
                <w:sz w:val="16"/>
                <w:szCs w:val="14"/>
              </w:rPr>
              <w:t>###</w:t>
            </w:r>
          </w:p>
        </w:tc>
      </w:tr>
      <w:tr w:rsidR="00556348" w:rsidRPr="001D17FF" w14:paraId="13427FA6"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B7E3A2" w14:textId="77777777" w:rsidR="00556348" w:rsidRPr="001D17FF" w:rsidRDefault="00556348" w:rsidP="00B82804">
            <w:pPr>
              <w:rPr>
                <w:rFonts w:eastAsiaTheme="minorHAnsi" w:cs="Arial"/>
                <w:b/>
                <w:bCs/>
                <w:vanish/>
                <w:sz w:val="16"/>
                <w:szCs w:val="14"/>
              </w:rPr>
            </w:pPr>
            <w:r w:rsidRPr="001D17FF">
              <w:rPr>
                <w:rFonts w:cs="Arial"/>
                <w:b/>
                <w:bCs/>
                <w:vanish/>
                <w:sz w:val="16"/>
                <w:szCs w:val="14"/>
              </w:rPr>
              <w:lastRenderedPageBreak/>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4905A" w14:textId="77777777" w:rsidR="00556348" w:rsidRPr="001D17FF" w:rsidRDefault="00556348" w:rsidP="00B82804">
            <w:pPr>
              <w:rPr>
                <w:rFonts w:cs="Arial"/>
                <w:vanish/>
                <w:sz w:val="16"/>
                <w:szCs w:val="14"/>
              </w:rPr>
            </w:pPr>
          </w:p>
        </w:tc>
      </w:tr>
      <w:tr w:rsidR="00556348" w:rsidRPr="001D17FF" w14:paraId="47C9EB31"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7CA8F" w14:textId="77777777" w:rsidR="00556348" w:rsidRPr="001D17FF" w:rsidRDefault="00556348" w:rsidP="00B82804">
            <w:pPr>
              <w:rPr>
                <w:rFonts w:eastAsiaTheme="minorHAnsi" w:cs="Arial"/>
                <w:b/>
                <w:bCs/>
                <w:vanish/>
                <w:sz w:val="16"/>
                <w:szCs w:val="14"/>
              </w:rPr>
            </w:pPr>
            <w:r w:rsidRPr="001D17FF">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2C631" w14:textId="77777777" w:rsidR="00556348" w:rsidRPr="001D17FF" w:rsidRDefault="00556348" w:rsidP="00B82804">
            <w:pPr>
              <w:rPr>
                <w:rFonts w:cs="Arial"/>
                <w:vanish/>
                <w:sz w:val="16"/>
                <w:szCs w:val="14"/>
              </w:rPr>
            </w:pPr>
          </w:p>
        </w:tc>
      </w:tr>
      <w:tr w:rsidR="00556348" w:rsidRPr="001D17FF" w14:paraId="6558ABDD"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082C8" w14:textId="77777777" w:rsidR="00556348" w:rsidRPr="001D17FF" w:rsidRDefault="00556348" w:rsidP="00B82804">
            <w:pPr>
              <w:rPr>
                <w:rFonts w:cs="Arial"/>
                <w:vanish/>
                <w:sz w:val="16"/>
                <w:szCs w:val="14"/>
              </w:rPr>
            </w:pPr>
            <w:r w:rsidRPr="001D17FF">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B5ED2D" w14:textId="77777777" w:rsidR="00556348" w:rsidRPr="001D17FF" w:rsidRDefault="00556348" w:rsidP="00B82804">
            <w:pPr>
              <w:rPr>
                <w:rFonts w:cs="Arial"/>
                <w:vanish/>
                <w:sz w:val="16"/>
                <w:szCs w:val="14"/>
              </w:rPr>
            </w:pPr>
          </w:p>
        </w:tc>
      </w:tr>
      <w:tr w:rsidR="00556348" w:rsidRPr="001D17FF" w14:paraId="5CDD9007"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6394B" w14:textId="77777777" w:rsidR="00556348" w:rsidRPr="001D17FF" w:rsidRDefault="00556348" w:rsidP="00B82804">
            <w:pPr>
              <w:rPr>
                <w:rFonts w:cs="Arial"/>
                <w:b/>
                <w:bCs/>
                <w:vanish/>
                <w:sz w:val="16"/>
                <w:szCs w:val="14"/>
              </w:rPr>
            </w:pPr>
            <w:r w:rsidRPr="001D17FF">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90BD52" w14:textId="77777777" w:rsidR="00556348" w:rsidRPr="001D17FF" w:rsidRDefault="00556348" w:rsidP="00B82804">
            <w:pPr>
              <w:rPr>
                <w:rFonts w:cs="Arial"/>
                <w:vanish/>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BBF323" w14:textId="77777777" w:rsidR="00556348" w:rsidRPr="001D17FF" w:rsidRDefault="00556348" w:rsidP="00B82804">
            <w:pPr>
              <w:ind w:left="139"/>
              <w:rPr>
                <w:rFonts w:cs="Arial"/>
                <w:b/>
                <w:bCs/>
                <w:vanish/>
                <w:sz w:val="16"/>
                <w:szCs w:val="14"/>
              </w:rPr>
            </w:pPr>
            <w:r w:rsidRPr="001D17FF">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B8BC2" w14:textId="77777777" w:rsidR="00556348" w:rsidRPr="001D17FF" w:rsidRDefault="00556348" w:rsidP="00B82804">
            <w:pPr>
              <w:ind w:left="141"/>
              <w:rPr>
                <w:rFonts w:cs="Arial"/>
                <w:vanish/>
                <w:sz w:val="16"/>
                <w:szCs w:val="14"/>
              </w:rPr>
            </w:pPr>
          </w:p>
        </w:tc>
      </w:tr>
      <w:tr w:rsidR="00556348" w:rsidRPr="001D17FF" w14:paraId="0D959264"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B54CE" w14:textId="77777777" w:rsidR="00556348" w:rsidRPr="001D17FF" w:rsidRDefault="00556348" w:rsidP="00B82804">
            <w:pPr>
              <w:rPr>
                <w:rFonts w:cs="Arial"/>
                <w:b/>
                <w:bCs/>
                <w:vanish/>
                <w:sz w:val="16"/>
                <w:szCs w:val="14"/>
              </w:rPr>
            </w:pPr>
            <w:r w:rsidRPr="001D17FF">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12AC4" w14:textId="77777777" w:rsidR="00556348" w:rsidRPr="001D17FF" w:rsidRDefault="00556348" w:rsidP="00B82804">
            <w:pPr>
              <w:rPr>
                <w:rFonts w:cs="Arial"/>
                <w:vanish/>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72896E" w14:textId="77777777" w:rsidR="00556348" w:rsidRPr="001D17FF" w:rsidRDefault="00556348" w:rsidP="00B82804">
            <w:pPr>
              <w:ind w:left="139"/>
              <w:rPr>
                <w:rFonts w:cs="Arial"/>
                <w:b/>
                <w:bCs/>
                <w:vanish/>
                <w:sz w:val="16"/>
                <w:szCs w:val="16"/>
              </w:rPr>
            </w:pPr>
            <w:r w:rsidRPr="001D17FF">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F0DE9" w14:textId="77777777" w:rsidR="00556348" w:rsidRPr="001D17FF" w:rsidRDefault="00556348" w:rsidP="00B82804">
            <w:pPr>
              <w:ind w:left="141"/>
              <w:rPr>
                <w:rFonts w:cs="Arial"/>
                <w:vanish/>
                <w:sz w:val="16"/>
                <w:szCs w:val="14"/>
              </w:rPr>
            </w:pPr>
          </w:p>
        </w:tc>
      </w:tr>
      <w:tr w:rsidR="00556348" w:rsidRPr="001D17FF" w14:paraId="01023221" w14:textId="77777777" w:rsidTr="00B8280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DCBA3" w14:textId="77777777" w:rsidR="00556348" w:rsidRPr="001D17FF" w:rsidRDefault="00556348" w:rsidP="00B82804">
            <w:pPr>
              <w:rPr>
                <w:rFonts w:eastAsiaTheme="minorHAnsi" w:cs="Arial"/>
                <w:b/>
                <w:bCs/>
                <w:vanish/>
                <w:sz w:val="16"/>
                <w:szCs w:val="14"/>
              </w:rPr>
            </w:pPr>
            <w:r w:rsidRPr="001D17FF">
              <w:rPr>
                <w:rFonts w:cs="Arial"/>
                <w:b/>
                <w:bCs/>
                <w:vanish/>
                <w:sz w:val="16"/>
                <w:szCs w:val="14"/>
              </w:rPr>
              <w:t>Type</w:t>
            </w:r>
          </w:p>
        </w:tc>
        <w:sdt>
          <w:sdtPr>
            <w:rPr>
              <w:rFonts w:cs="Arial"/>
              <w:vanish/>
              <w:sz w:val="16"/>
              <w:szCs w:val="14"/>
            </w:rPr>
            <w:alias w:val="Requirement Type"/>
            <w:tag w:val="Requirements Type"/>
            <w:id w:val="387851334"/>
            <w:placeholder>
              <w:docPart w:val="CFBACDD6D01A45BA8896374F07AA1B18"/>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1A06BB" w14:textId="77777777" w:rsidR="00556348" w:rsidRPr="001D17FF" w:rsidRDefault="00556348" w:rsidP="00B82804">
                <w:pPr>
                  <w:rPr>
                    <w:rFonts w:cs="Arial"/>
                    <w:vanish/>
                    <w:sz w:val="16"/>
                    <w:szCs w:val="14"/>
                  </w:rPr>
                </w:pPr>
                <w:r w:rsidRPr="001D17FF">
                  <w:rPr>
                    <w:rStyle w:val="PlaceholderText"/>
                    <w:vanish/>
                    <w:color w:val="auto"/>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0F798" w14:textId="77777777" w:rsidR="00556348" w:rsidRPr="001D17FF" w:rsidRDefault="00556348" w:rsidP="00B82804">
            <w:pPr>
              <w:rPr>
                <w:rFonts w:cs="Arial"/>
                <w:b/>
                <w:bCs/>
                <w:vanish/>
                <w:sz w:val="16"/>
                <w:szCs w:val="14"/>
              </w:rPr>
            </w:pPr>
            <w:r w:rsidRPr="001D17FF">
              <w:rPr>
                <w:rFonts w:cs="Arial"/>
                <w:b/>
                <w:bCs/>
                <w:vanish/>
                <w:sz w:val="16"/>
                <w:szCs w:val="14"/>
              </w:rPr>
              <w:t>Priority</w:t>
            </w:r>
          </w:p>
        </w:tc>
        <w:sdt>
          <w:sdtPr>
            <w:rPr>
              <w:rFonts w:cs="Arial"/>
              <w:vanish/>
              <w:sz w:val="16"/>
              <w:szCs w:val="14"/>
            </w:rPr>
            <w:alias w:val="Requirement Priority"/>
            <w:tag w:val="Requirement Priority"/>
            <w:id w:val="-225683129"/>
            <w:placeholder>
              <w:docPart w:val="13B54B0A52FF40C8BEC7A1C744F189FA"/>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75CE2" w14:textId="77777777" w:rsidR="00556348" w:rsidRPr="001D17FF" w:rsidRDefault="00556348" w:rsidP="00B82804">
                <w:pPr>
                  <w:rPr>
                    <w:rFonts w:cs="Arial"/>
                    <w:vanish/>
                    <w:sz w:val="16"/>
                    <w:szCs w:val="14"/>
                  </w:rPr>
                </w:pPr>
                <w:r w:rsidRPr="001D17FF">
                  <w:rPr>
                    <w:rStyle w:val="PlaceholderText"/>
                    <w:vanish/>
                    <w:color w:val="auto"/>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31BB2" w14:textId="77777777" w:rsidR="00556348" w:rsidRPr="001D17FF" w:rsidRDefault="00556348" w:rsidP="00B82804">
            <w:pPr>
              <w:ind w:left="128"/>
              <w:rPr>
                <w:rFonts w:cs="Arial"/>
                <w:b/>
                <w:bCs/>
                <w:vanish/>
                <w:sz w:val="16"/>
                <w:szCs w:val="14"/>
              </w:rPr>
            </w:pPr>
            <w:r w:rsidRPr="001D17FF">
              <w:rPr>
                <w:rFonts w:cs="Arial"/>
                <w:b/>
                <w:bCs/>
                <w:vanish/>
                <w:sz w:val="16"/>
                <w:szCs w:val="14"/>
              </w:rPr>
              <w:t>Status</w:t>
            </w:r>
          </w:p>
        </w:tc>
        <w:sdt>
          <w:sdtPr>
            <w:rPr>
              <w:rFonts w:cs="Arial"/>
              <w:vanish/>
              <w:sz w:val="16"/>
              <w:szCs w:val="14"/>
            </w:rPr>
            <w:alias w:val="Requirement Status"/>
            <w:tag w:val="Requirement Status"/>
            <w:id w:val="1598672844"/>
            <w:placeholder>
              <w:docPart w:val="9E8B640463B94367BF825892737B9AF7"/>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A7473" w14:textId="77777777" w:rsidR="00556348" w:rsidRPr="001D17FF" w:rsidRDefault="00556348" w:rsidP="00B82804">
                <w:pPr>
                  <w:ind w:left="141"/>
                  <w:rPr>
                    <w:rFonts w:cs="Arial"/>
                    <w:vanish/>
                    <w:sz w:val="16"/>
                    <w:szCs w:val="14"/>
                  </w:rPr>
                </w:pPr>
                <w:r w:rsidRPr="001D17FF">
                  <w:rPr>
                    <w:rFonts w:cs="Arial"/>
                    <w:vanish/>
                    <w:sz w:val="16"/>
                    <w:szCs w:val="14"/>
                  </w:rPr>
                  <w:t>Choose an item.</w:t>
                </w:r>
              </w:p>
            </w:tc>
          </w:sdtContent>
        </w:sdt>
      </w:tr>
      <w:tr w:rsidR="00556348" w:rsidRPr="00556348" w14:paraId="15F79602" w14:textId="77777777" w:rsidTr="00B8280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49C101" w14:textId="77777777" w:rsidR="00556348" w:rsidRPr="001D17FF" w:rsidRDefault="00F373CF" w:rsidP="00B82804">
            <w:pPr>
              <w:rPr>
                <w:rFonts w:cs="Arial"/>
                <w:bCs/>
                <w:vanish/>
                <w:sz w:val="16"/>
                <w:szCs w:val="14"/>
              </w:rPr>
            </w:pPr>
            <w:hyperlink r:id="rId50" w:history="1">
              <w:r w:rsidR="00556348" w:rsidRPr="001D17FF">
                <w:rPr>
                  <w:rStyle w:val="Hyperlink"/>
                  <w:rFonts w:cs="Arial"/>
                  <w:bCs/>
                  <w:vanish/>
                  <w:color w:val="auto"/>
                  <w:sz w:val="16"/>
                  <w:szCs w:val="14"/>
                </w:rPr>
                <w:t>Req. Template</w:t>
              </w:r>
            </w:hyperlink>
            <w:r w:rsidR="00556348" w:rsidRPr="001D17FF">
              <w:rPr>
                <w:rFonts w:cs="Arial"/>
                <w:bCs/>
                <w:vanish/>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7E12DD" w14:textId="77777777" w:rsidR="00556348" w:rsidRPr="001D17FF" w:rsidRDefault="00556348" w:rsidP="00B82804">
            <w:pPr>
              <w:rPr>
                <w:rFonts w:cs="Arial"/>
                <w:bCs/>
                <w:vanish/>
                <w:sz w:val="16"/>
                <w:szCs w:val="14"/>
              </w:rPr>
            </w:pPr>
            <w:r w:rsidRPr="001D17FF">
              <w:rPr>
                <w:rFonts w:cs="Arial"/>
                <w:bCs/>
                <w:vanish/>
                <w:sz w:val="16"/>
                <w:szCs w:val="14"/>
              </w:rPr>
              <w:fldChar w:fldCharType="begin"/>
            </w:r>
            <w:r w:rsidRPr="001D17FF">
              <w:rPr>
                <w:rFonts w:cs="Arial"/>
                <w:bCs/>
                <w:vanish/>
                <w:sz w:val="16"/>
                <w:szCs w:val="14"/>
              </w:rPr>
              <w:instrText xml:space="preserve"> DOCPROPERTY  TemplateVersion  \* MERGEFORMAT </w:instrText>
            </w:r>
            <w:r w:rsidRPr="001D17FF">
              <w:rPr>
                <w:rFonts w:cs="Arial"/>
                <w:bCs/>
                <w:vanish/>
                <w:sz w:val="16"/>
                <w:szCs w:val="14"/>
              </w:rPr>
              <w:fldChar w:fldCharType="separate"/>
            </w:r>
            <w:r w:rsidRPr="001D17FF">
              <w:rPr>
                <w:rFonts w:cs="Arial"/>
                <w:bCs/>
                <w:vanish/>
                <w:sz w:val="16"/>
                <w:szCs w:val="14"/>
              </w:rPr>
              <w:t>6</w:t>
            </w:r>
            <w:r w:rsidRPr="001D17FF">
              <w:rPr>
                <w:rFonts w:cs="Arial"/>
                <w:bCs/>
                <w:vanish/>
                <w:sz w:val="16"/>
                <w:szCs w:val="14"/>
              </w:rPr>
              <w:fldChar w:fldCharType="end"/>
            </w:r>
            <w:r w:rsidRPr="001D17FF">
              <w:rPr>
                <w:rFonts w:cs="Arial"/>
                <w:bCs/>
                <w:vanish/>
                <w:sz w:val="16"/>
                <w:szCs w:val="14"/>
              </w:rPr>
              <w:t>.</w:t>
            </w:r>
            <w:r w:rsidRPr="001D17FF">
              <w:rPr>
                <w:rFonts w:cs="Arial"/>
                <w:bCs/>
                <w:vanish/>
                <w:sz w:val="16"/>
                <w:szCs w:val="14"/>
              </w:rPr>
              <w:fldChar w:fldCharType="begin"/>
            </w:r>
            <w:r w:rsidRPr="001D17FF">
              <w:rPr>
                <w:rFonts w:cs="Arial"/>
                <w:bCs/>
                <w:vanish/>
                <w:sz w:val="16"/>
                <w:szCs w:val="14"/>
              </w:rPr>
              <w:instrText xml:space="preserve"> DOCPROPERTY  TemplateRevision  \* MERGEFORMAT </w:instrText>
            </w:r>
            <w:r w:rsidRPr="001D17FF">
              <w:rPr>
                <w:rFonts w:cs="Arial"/>
                <w:bCs/>
                <w:vanish/>
                <w:sz w:val="16"/>
                <w:szCs w:val="14"/>
              </w:rPr>
              <w:fldChar w:fldCharType="separate"/>
            </w:r>
            <w:r w:rsidRPr="001D17FF">
              <w:rPr>
                <w:rFonts w:cs="Arial"/>
                <w:bCs/>
                <w:vanish/>
                <w:sz w:val="16"/>
                <w:szCs w:val="14"/>
              </w:rPr>
              <w:t>0c</w:t>
            </w:r>
            <w:r w:rsidRPr="001D17FF">
              <w:rPr>
                <w:rFonts w:cs="Arial"/>
                <w:bCs/>
                <w:vanish/>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A682E0" w14:textId="77777777" w:rsidR="00556348" w:rsidRPr="00556348" w:rsidRDefault="00556348" w:rsidP="00B82804">
            <w:pPr>
              <w:jc w:val="right"/>
              <w:rPr>
                <w:rFonts w:cs="Arial"/>
                <w:bCs/>
                <w:sz w:val="16"/>
                <w:szCs w:val="14"/>
              </w:rPr>
            </w:pPr>
            <w:r w:rsidRPr="001D17FF">
              <w:rPr>
                <w:rFonts w:cs="Arial"/>
                <w:bCs/>
                <w:sz w:val="16"/>
                <w:szCs w:val="14"/>
              </w:rPr>
              <w:t>End of Requirement</w:t>
            </w:r>
          </w:p>
        </w:tc>
      </w:tr>
    </w:tbl>
    <w:p w14:paraId="1904DB97" w14:textId="724D71C2" w:rsidR="00735E37" w:rsidRDefault="00F70D40" w:rsidP="00F5208E">
      <w:pPr>
        <w:pStyle w:val="Heading4"/>
        <w:rPr>
          <w:lang w:val="en-GB"/>
        </w:rPr>
      </w:pPr>
      <w:bookmarkStart w:id="189" w:name="_Toc32332140"/>
      <w:r>
        <w:rPr>
          <w:lang w:val="en-GB"/>
        </w:rPr>
        <w:t xml:space="preserve">Implemented Function </w:t>
      </w:r>
      <w:r w:rsidRPr="00F70D40">
        <w:rPr>
          <w:lang w:val="en-GB"/>
        </w:rPr>
        <w:t>BEC Exterior Switch Enable</w:t>
      </w:r>
      <w:bookmarkEnd w:id="189"/>
    </w:p>
    <w:p w14:paraId="6A68DEAF" w14:textId="77777777" w:rsidR="00F70D40" w:rsidRDefault="00F70D40" w:rsidP="00F5208E">
      <w:pPr>
        <w:pStyle w:val="Heading5"/>
        <w:rPr>
          <w:lang w:val="en-GB"/>
        </w:rPr>
      </w:pPr>
      <w:bookmarkStart w:id="190" w:name="_Toc32332141"/>
      <w:r>
        <w:rPr>
          <w:lang w:val="en-GB"/>
        </w:rPr>
        <w:t>Function Interfaces</w:t>
      </w:r>
      <w:bookmarkEnd w:id="190"/>
    </w:p>
    <w:p w14:paraId="5433CD91" w14:textId="77777777" w:rsidR="00F70D40" w:rsidRDefault="00F70D40" w:rsidP="00F5208E">
      <w:pPr>
        <w:pStyle w:val="Heading6"/>
        <w:rPr>
          <w:lang w:val="en-GB"/>
        </w:rPr>
      </w:pPr>
      <w:bookmarkStart w:id="191" w:name="_Toc32332142"/>
      <w:r>
        <w:rPr>
          <w:lang w:val="en-GB"/>
        </w:rPr>
        <w:t>Inputs</w:t>
      </w:r>
      <w:bookmarkEnd w:id="191"/>
    </w:p>
    <w:p w14:paraId="62622664" w14:textId="77777777" w:rsidR="00F70D40" w:rsidRPr="00651AAD" w:rsidRDefault="00F70D40"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1170"/>
        <w:gridCol w:w="1350"/>
        <w:gridCol w:w="1303"/>
        <w:gridCol w:w="2693"/>
      </w:tblGrid>
      <w:tr w:rsidR="00F70D40" w:rsidRPr="00E54DEA" w14:paraId="5AC1B198" w14:textId="77777777" w:rsidTr="00063591">
        <w:trPr>
          <w:trHeight w:val="173"/>
        </w:trPr>
        <w:tc>
          <w:tcPr>
            <w:tcW w:w="3685" w:type="dxa"/>
            <w:shd w:val="clear" w:color="auto" w:fill="D9D9D9" w:themeFill="background1" w:themeFillShade="D9"/>
            <w:noWrap/>
            <w:hideMark/>
          </w:tcPr>
          <w:p w14:paraId="6A67A7B0" w14:textId="77777777" w:rsidR="00F70D40" w:rsidRPr="00E54DEA" w:rsidRDefault="00F70D40" w:rsidP="00F5208E">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170" w:type="dxa"/>
            <w:shd w:val="clear" w:color="auto" w:fill="D9D9D9" w:themeFill="background1" w:themeFillShade="D9"/>
          </w:tcPr>
          <w:p w14:paraId="2598F137"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776AA27E"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50E8C1F8"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C662D39"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Connection</w:t>
            </w:r>
          </w:p>
          <w:p w14:paraId="46E1AD49" w14:textId="77777777" w:rsidR="00F70D40" w:rsidRDefault="00F70D40" w:rsidP="00F5208E">
            <w:pPr>
              <w:keepNext/>
              <w:overflowPunct/>
              <w:autoSpaceDE/>
              <w:autoSpaceDN/>
              <w:adjustRightInd/>
              <w:textAlignment w:val="auto"/>
              <w:rPr>
                <w:rFonts w:cs="Arial"/>
                <w:b/>
                <w:bCs/>
                <w:color w:val="000000"/>
              </w:rPr>
            </w:pPr>
            <w:r>
              <w:t>(</w:t>
            </w:r>
            <w:r w:rsidRPr="001321BD">
              <w:rPr>
                <w:i/>
              </w:rPr>
              <w:t>Optional)</w:t>
            </w:r>
          </w:p>
        </w:tc>
      </w:tr>
      <w:tr w:rsidR="00F5208E" w:rsidRPr="003F473D" w14:paraId="65A95993" w14:textId="77777777" w:rsidTr="00063591">
        <w:trPr>
          <w:trHeight w:val="143"/>
        </w:trPr>
        <w:tc>
          <w:tcPr>
            <w:tcW w:w="3685" w:type="dxa"/>
            <w:noWrap/>
          </w:tcPr>
          <w:p w14:paraId="53C6F985" w14:textId="77777777" w:rsidR="00F5208E" w:rsidRPr="00304324" w:rsidRDefault="00F5208E" w:rsidP="00F5208E">
            <w:pPr>
              <w:keepNext/>
              <w:overflowPunct/>
              <w:spacing w:line="288" w:lineRule="auto"/>
              <w:textAlignment w:val="auto"/>
            </w:pPr>
            <w:r>
              <w:t>Lock_Requestor</w:t>
            </w:r>
          </w:p>
        </w:tc>
        <w:tc>
          <w:tcPr>
            <w:tcW w:w="1170" w:type="dxa"/>
          </w:tcPr>
          <w:p w14:paraId="135F5356"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4B0CD2EC" w14:textId="77777777" w:rsidR="00F5208E" w:rsidRPr="00D20BE7" w:rsidRDefault="00F5208E" w:rsidP="00F5208E">
            <w:pPr>
              <w:keepNext/>
              <w:rPr>
                <w:sz w:val="18"/>
              </w:rPr>
            </w:pPr>
          </w:p>
        </w:tc>
        <w:tc>
          <w:tcPr>
            <w:tcW w:w="1303" w:type="dxa"/>
          </w:tcPr>
          <w:p w14:paraId="460488EB" w14:textId="77777777" w:rsidR="00F5208E" w:rsidRPr="00D20BE7" w:rsidRDefault="00F5208E" w:rsidP="00F5208E">
            <w:pPr>
              <w:keepNext/>
              <w:rPr>
                <w:sz w:val="18"/>
              </w:rPr>
            </w:pPr>
          </w:p>
        </w:tc>
        <w:tc>
          <w:tcPr>
            <w:tcW w:w="2693" w:type="dxa"/>
          </w:tcPr>
          <w:p w14:paraId="37056967" w14:textId="77777777" w:rsidR="00F5208E" w:rsidRPr="004B44BC" w:rsidRDefault="00F5208E" w:rsidP="00F5208E">
            <w:pPr>
              <w:keepNext/>
              <w:rPr>
                <w:sz w:val="18"/>
              </w:rPr>
            </w:pPr>
            <w:r>
              <w:rPr>
                <w:sz w:val="18"/>
              </w:rPr>
              <w:t>Internal to BCM</w:t>
            </w:r>
          </w:p>
        </w:tc>
      </w:tr>
      <w:tr w:rsidR="00F5208E" w:rsidRPr="003F473D" w14:paraId="70DF420F" w14:textId="77777777" w:rsidTr="00063591">
        <w:trPr>
          <w:trHeight w:val="143"/>
        </w:trPr>
        <w:tc>
          <w:tcPr>
            <w:tcW w:w="3685" w:type="dxa"/>
            <w:noWrap/>
          </w:tcPr>
          <w:p w14:paraId="2CDE4F58" w14:textId="77777777" w:rsidR="00F5208E" w:rsidRDefault="00F5208E" w:rsidP="00F5208E">
            <w:pPr>
              <w:keepNext/>
              <w:overflowPunct/>
              <w:spacing w:line="288" w:lineRule="auto"/>
              <w:textAlignment w:val="auto"/>
            </w:pPr>
            <w:r>
              <w:t>Lock_Status</w:t>
            </w:r>
          </w:p>
        </w:tc>
        <w:tc>
          <w:tcPr>
            <w:tcW w:w="1170" w:type="dxa"/>
          </w:tcPr>
          <w:p w14:paraId="6796AEDE"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1ABF7AEE" w14:textId="77777777" w:rsidR="00F5208E" w:rsidRPr="00D20BE7" w:rsidRDefault="00F5208E" w:rsidP="00F5208E">
            <w:pPr>
              <w:keepNext/>
              <w:rPr>
                <w:sz w:val="18"/>
              </w:rPr>
            </w:pPr>
          </w:p>
        </w:tc>
        <w:tc>
          <w:tcPr>
            <w:tcW w:w="1303" w:type="dxa"/>
          </w:tcPr>
          <w:p w14:paraId="3EDBAEBD" w14:textId="77777777" w:rsidR="00F5208E" w:rsidRPr="00D20BE7" w:rsidRDefault="00F5208E" w:rsidP="00F5208E">
            <w:pPr>
              <w:keepNext/>
              <w:rPr>
                <w:sz w:val="18"/>
              </w:rPr>
            </w:pPr>
          </w:p>
        </w:tc>
        <w:tc>
          <w:tcPr>
            <w:tcW w:w="2693" w:type="dxa"/>
          </w:tcPr>
          <w:p w14:paraId="0CCB5DEF" w14:textId="77777777" w:rsidR="00F5208E" w:rsidRPr="004B44BC" w:rsidRDefault="00F5208E" w:rsidP="00F5208E">
            <w:pPr>
              <w:keepNext/>
              <w:rPr>
                <w:sz w:val="18"/>
              </w:rPr>
            </w:pPr>
            <w:r>
              <w:rPr>
                <w:sz w:val="18"/>
              </w:rPr>
              <w:t>Internal to BCM</w:t>
            </w:r>
          </w:p>
        </w:tc>
      </w:tr>
      <w:tr w:rsidR="00F5208E" w:rsidRPr="003F473D" w14:paraId="07488D9A" w14:textId="77777777" w:rsidTr="00063591">
        <w:trPr>
          <w:trHeight w:val="143"/>
        </w:trPr>
        <w:tc>
          <w:tcPr>
            <w:tcW w:w="3685" w:type="dxa"/>
            <w:noWrap/>
          </w:tcPr>
          <w:p w14:paraId="3FF6280B" w14:textId="77777777" w:rsidR="00F5208E" w:rsidRDefault="00F5208E" w:rsidP="00F5208E">
            <w:pPr>
              <w:keepNext/>
              <w:overflowPunct/>
              <w:spacing w:line="288" w:lineRule="auto"/>
              <w:textAlignment w:val="auto"/>
            </w:pPr>
            <w:r>
              <w:t>PowerLiftgate_Lock_Ev</w:t>
            </w:r>
          </w:p>
        </w:tc>
        <w:tc>
          <w:tcPr>
            <w:tcW w:w="1170" w:type="dxa"/>
          </w:tcPr>
          <w:p w14:paraId="616B0BBB"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62ADE7B0" w14:textId="77777777" w:rsidR="00F5208E" w:rsidRPr="00D20BE7" w:rsidRDefault="00F5208E" w:rsidP="00F5208E">
            <w:pPr>
              <w:keepNext/>
              <w:rPr>
                <w:sz w:val="18"/>
              </w:rPr>
            </w:pPr>
          </w:p>
        </w:tc>
        <w:tc>
          <w:tcPr>
            <w:tcW w:w="1303" w:type="dxa"/>
          </w:tcPr>
          <w:p w14:paraId="449E3436" w14:textId="77777777" w:rsidR="00F5208E" w:rsidRPr="00D20BE7" w:rsidRDefault="00F5208E" w:rsidP="00F5208E">
            <w:pPr>
              <w:keepNext/>
              <w:rPr>
                <w:sz w:val="18"/>
              </w:rPr>
            </w:pPr>
          </w:p>
        </w:tc>
        <w:tc>
          <w:tcPr>
            <w:tcW w:w="2693" w:type="dxa"/>
          </w:tcPr>
          <w:p w14:paraId="0445DD54" w14:textId="77777777" w:rsidR="00F5208E" w:rsidRPr="004B44BC" w:rsidRDefault="00F5208E" w:rsidP="00F5208E">
            <w:pPr>
              <w:keepNext/>
              <w:rPr>
                <w:sz w:val="18"/>
              </w:rPr>
            </w:pPr>
            <w:r>
              <w:rPr>
                <w:sz w:val="18"/>
              </w:rPr>
              <w:t>Internal to BCM</w:t>
            </w:r>
          </w:p>
        </w:tc>
      </w:tr>
      <w:tr w:rsidR="00F5208E" w:rsidRPr="003F473D" w14:paraId="0177B7EF" w14:textId="77777777" w:rsidTr="00063591">
        <w:trPr>
          <w:trHeight w:val="143"/>
        </w:trPr>
        <w:tc>
          <w:tcPr>
            <w:tcW w:w="3685" w:type="dxa"/>
            <w:noWrap/>
          </w:tcPr>
          <w:p w14:paraId="056CF543" w14:textId="77777777" w:rsidR="00F5208E" w:rsidRDefault="00F5208E" w:rsidP="00F5208E">
            <w:pPr>
              <w:keepNext/>
              <w:overflowPunct/>
              <w:autoSpaceDE/>
              <w:autoSpaceDN/>
              <w:adjustRightInd/>
              <w:textAlignment w:val="auto"/>
            </w:pPr>
            <w:r w:rsidRPr="00304324">
              <w:t>PLG_NewEnable_Flag</w:t>
            </w:r>
          </w:p>
        </w:tc>
        <w:tc>
          <w:tcPr>
            <w:tcW w:w="1170" w:type="dxa"/>
          </w:tcPr>
          <w:p w14:paraId="4009B42D"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4F51FBF6" w14:textId="77777777" w:rsidR="00F5208E" w:rsidRPr="00D20BE7" w:rsidRDefault="00F5208E" w:rsidP="00F5208E">
            <w:pPr>
              <w:keepNext/>
              <w:rPr>
                <w:sz w:val="18"/>
              </w:rPr>
            </w:pPr>
          </w:p>
        </w:tc>
        <w:tc>
          <w:tcPr>
            <w:tcW w:w="1303" w:type="dxa"/>
          </w:tcPr>
          <w:p w14:paraId="173BEF80" w14:textId="77777777" w:rsidR="00F5208E" w:rsidRPr="00D20BE7" w:rsidRDefault="00F5208E" w:rsidP="00F5208E">
            <w:pPr>
              <w:keepNext/>
              <w:rPr>
                <w:sz w:val="18"/>
              </w:rPr>
            </w:pPr>
          </w:p>
        </w:tc>
        <w:tc>
          <w:tcPr>
            <w:tcW w:w="2693" w:type="dxa"/>
          </w:tcPr>
          <w:p w14:paraId="715FC0E3" w14:textId="77777777" w:rsidR="00F5208E" w:rsidRPr="004B44BC" w:rsidRDefault="00F5208E" w:rsidP="00F5208E">
            <w:pPr>
              <w:keepNext/>
              <w:rPr>
                <w:sz w:val="18"/>
              </w:rPr>
            </w:pPr>
            <w:r>
              <w:rPr>
                <w:sz w:val="18"/>
              </w:rPr>
              <w:t>Internal to BCM</w:t>
            </w:r>
          </w:p>
        </w:tc>
      </w:tr>
      <w:tr w:rsidR="00F5208E" w:rsidRPr="003F473D" w14:paraId="1661C49F" w14:textId="77777777" w:rsidTr="00063591">
        <w:trPr>
          <w:trHeight w:val="143"/>
        </w:trPr>
        <w:tc>
          <w:tcPr>
            <w:tcW w:w="3685" w:type="dxa"/>
            <w:noWrap/>
          </w:tcPr>
          <w:p w14:paraId="68D7FBDA" w14:textId="77777777" w:rsidR="00F5208E" w:rsidRDefault="00F5208E" w:rsidP="00F5208E">
            <w:pPr>
              <w:keepNext/>
              <w:overflowPunct/>
              <w:autoSpaceDE/>
              <w:autoSpaceDN/>
              <w:adjustRightInd/>
              <w:textAlignment w:val="auto"/>
            </w:pPr>
            <w:r w:rsidRPr="00304324">
              <w:t>Perimeter_Alarm_Veh_Mode</w:t>
            </w:r>
          </w:p>
        </w:tc>
        <w:tc>
          <w:tcPr>
            <w:tcW w:w="1170" w:type="dxa"/>
          </w:tcPr>
          <w:p w14:paraId="40E5C498"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49B3DDD3" w14:textId="77777777" w:rsidR="00F5208E" w:rsidRPr="00D20BE7" w:rsidRDefault="00F5208E" w:rsidP="00F5208E">
            <w:pPr>
              <w:keepNext/>
              <w:rPr>
                <w:sz w:val="18"/>
              </w:rPr>
            </w:pPr>
          </w:p>
        </w:tc>
        <w:tc>
          <w:tcPr>
            <w:tcW w:w="1303" w:type="dxa"/>
          </w:tcPr>
          <w:p w14:paraId="1451C2FE" w14:textId="77777777" w:rsidR="00F5208E" w:rsidRPr="00D20BE7" w:rsidRDefault="00F5208E" w:rsidP="00F5208E">
            <w:pPr>
              <w:keepNext/>
              <w:rPr>
                <w:sz w:val="18"/>
              </w:rPr>
            </w:pPr>
          </w:p>
        </w:tc>
        <w:tc>
          <w:tcPr>
            <w:tcW w:w="2693" w:type="dxa"/>
          </w:tcPr>
          <w:p w14:paraId="1FB24DDC" w14:textId="77777777" w:rsidR="00F5208E" w:rsidRPr="004B44BC" w:rsidRDefault="00F5208E" w:rsidP="00F5208E">
            <w:pPr>
              <w:keepNext/>
              <w:rPr>
                <w:sz w:val="18"/>
              </w:rPr>
            </w:pPr>
            <w:r>
              <w:rPr>
                <w:sz w:val="18"/>
              </w:rPr>
              <w:t>Internal to BCM</w:t>
            </w:r>
          </w:p>
        </w:tc>
      </w:tr>
      <w:tr w:rsidR="00F5208E" w:rsidRPr="003F473D" w14:paraId="1EC7B8A0" w14:textId="77777777" w:rsidTr="00063591">
        <w:trPr>
          <w:trHeight w:val="143"/>
        </w:trPr>
        <w:tc>
          <w:tcPr>
            <w:tcW w:w="3685" w:type="dxa"/>
            <w:noWrap/>
          </w:tcPr>
          <w:p w14:paraId="3FC0B71E" w14:textId="77777777" w:rsidR="00F5208E" w:rsidRPr="00304324" w:rsidRDefault="00F5208E" w:rsidP="00F5208E">
            <w:pPr>
              <w:keepNext/>
              <w:overflowPunct/>
              <w:autoSpaceDE/>
              <w:autoSpaceDN/>
              <w:adjustRightInd/>
              <w:textAlignment w:val="auto"/>
            </w:pPr>
            <w:r w:rsidRPr="00304324">
              <w:t>LG_Ajar_Status</w:t>
            </w:r>
          </w:p>
        </w:tc>
        <w:tc>
          <w:tcPr>
            <w:tcW w:w="1170" w:type="dxa"/>
          </w:tcPr>
          <w:p w14:paraId="5F3DCBF1"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60C5D8C8" w14:textId="77777777" w:rsidR="00F5208E" w:rsidRPr="00D20BE7" w:rsidRDefault="00F5208E" w:rsidP="00F5208E">
            <w:pPr>
              <w:keepNext/>
              <w:rPr>
                <w:sz w:val="18"/>
              </w:rPr>
            </w:pPr>
          </w:p>
        </w:tc>
        <w:tc>
          <w:tcPr>
            <w:tcW w:w="1303" w:type="dxa"/>
          </w:tcPr>
          <w:p w14:paraId="211A50A4" w14:textId="77777777" w:rsidR="00F5208E" w:rsidRPr="00D20BE7" w:rsidRDefault="00F5208E" w:rsidP="00F5208E">
            <w:pPr>
              <w:keepNext/>
              <w:rPr>
                <w:sz w:val="18"/>
              </w:rPr>
            </w:pPr>
          </w:p>
        </w:tc>
        <w:tc>
          <w:tcPr>
            <w:tcW w:w="2693" w:type="dxa"/>
          </w:tcPr>
          <w:p w14:paraId="09947135" w14:textId="77777777" w:rsidR="00F5208E" w:rsidRPr="004B44BC" w:rsidRDefault="00F5208E" w:rsidP="00F5208E">
            <w:pPr>
              <w:keepNext/>
              <w:rPr>
                <w:sz w:val="18"/>
              </w:rPr>
            </w:pPr>
            <w:r>
              <w:rPr>
                <w:sz w:val="18"/>
              </w:rPr>
              <w:t>Internal to BCM</w:t>
            </w:r>
          </w:p>
        </w:tc>
      </w:tr>
      <w:tr w:rsidR="00F5208E" w:rsidRPr="003F473D" w14:paraId="06A3B1ED" w14:textId="77777777" w:rsidTr="00063591">
        <w:trPr>
          <w:trHeight w:val="143"/>
        </w:trPr>
        <w:tc>
          <w:tcPr>
            <w:tcW w:w="3685" w:type="dxa"/>
            <w:noWrap/>
          </w:tcPr>
          <w:p w14:paraId="6F0298B4" w14:textId="77777777" w:rsidR="00F5208E" w:rsidRPr="00304324" w:rsidRDefault="00F5208E" w:rsidP="00F5208E">
            <w:pPr>
              <w:keepNext/>
              <w:overflowPunct/>
              <w:autoSpaceDE/>
              <w:autoSpaceDN/>
              <w:adjustRightInd/>
              <w:textAlignment w:val="auto"/>
            </w:pPr>
            <w:r w:rsidRPr="00304324">
              <w:t>TrimInhibit</w:t>
            </w:r>
          </w:p>
        </w:tc>
        <w:tc>
          <w:tcPr>
            <w:tcW w:w="1170" w:type="dxa"/>
          </w:tcPr>
          <w:p w14:paraId="51A935A3"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637B9EFB" w14:textId="77777777" w:rsidR="00F5208E" w:rsidRPr="00D20BE7" w:rsidRDefault="00F5208E" w:rsidP="00F5208E">
            <w:pPr>
              <w:keepNext/>
              <w:rPr>
                <w:sz w:val="18"/>
              </w:rPr>
            </w:pPr>
          </w:p>
        </w:tc>
        <w:tc>
          <w:tcPr>
            <w:tcW w:w="1303" w:type="dxa"/>
          </w:tcPr>
          <w:p w14:paraId="188EEB30" w14:textId="77777777" w:rsidR="00F5208E" w:rsidRPr="00D20BE7" w:rsidRDefault="00F5208E" w:rsidP="00F5208E">
            <w:pPr>
              <w:keepNext/>
              <w:rPr>
                <w:sz w:val="18"/>
              </w:rPr>
            </w:pPr>
          </w:p>
        </w:tc>
        <w:tc>
          <w:tcPr>
            <w:tcW w:w="2693" w:type="dxa"/>
          </w:tcPr>
          <w:p w14:paraId="3DE14869" w14:textId="77777777" w:rsidR="00F5208E" w:rsidRPr="004B44BC" w:rsidRDefault="00F5208E" w:rsidP="00F5208E">
            <w:pPr>
              <w:keepNext/>
              <w:rPr>
                <w:sz w:val="18"/>
              </w:rPr>
            </w:pPr>
            <w:r>
              <w:rPr>
                <w:sz w:val="18"/>
              </w:rPr>
              <w:t>Internal to BCM</w:t>
            </w:r>
          </w:p>
        </w:tc>
      </w:tr>
      <w:tr w:rsidR="00F5208E" w:rsidRPr="003F473D" w14:paraId="780C7CFC" w14:textId="77777777" w:rsidTr="00063591">
        <w:trPr>
          <w:trHeight w:val="143"/>
        </w:trPr>
        <w:tc>
          <w:tcPr>
            <w:tcW w:w="3685" w:type="dxa"/>
            <w:noWrap/>
          </w:tcPr>
          <w:p w14:paraId="50ED730A" w14:textId="77777777" w:rsidR="00F5208E" w:rsidRPr="00304324" w:rsidRDefault="00F5208E" w:rsidP="00F5208E">
            <w:pPr>
              <w:keepNext/>
              <w:overflowPunct/>
              <w:autoSpaceDE/>
              <w:autoSpaceDN/>
              <w:adjustRightInd/>
              <w:textAlignment w:val="auto"/>
            </w:pPr>
            <w:r w:rsidRPr="00304324">
              <w:t>PLG_Switch_Remote</w:t>
            </w:r>
          </w:p>
        </w:tc>
        <w:tc>
          <w:tcPr>
            <w:tcW w:w="1170" w:type="dxa"/>
          </w:tcPr>
          <w:p w14:paraId="40632B56"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378260E1" w14:textId="77777777" w:rsidR="00F5208E" w:rsidRPr="00D20BE7" w:rsidRDefault="00F5208E" w:rsidP="00F5208E">
            <w:pPr>
              <w:keepNext/>
              <w:rPr>
                <w:sz w:val="18"/>
              </w:rPr>
            </w:pPr>
          </w:p>
        </w:tc>
        <w:tc>
          <w:tcPr>
            <w:tcW w:w="1303" w:type="dxa"/>
          </w:tcPr>
          <w:p w14:paraId="1FCB5B07" w14:textId="77777777" w:rsidR="00F5208E" w:rsidRPr="00D20BE7" w:rsidRDefault="00F5208E" w:rsidP="00F5208E">
            <w:pPr>
              <w:keepNext/>
              <w:rPr>
                <w:sz w:val="18"/>
              </w:rPr>
            </w:pPr>
          </w:p>
        </w:tc>
        <w:tc>
          <w:tcPr>
            <w:tcW w:w="2693" w:type="dxa"/>
          </w:tcPr>
          <w:p w14:paraId="576FD35D" w14:textId="77777777" w:rsidR="00F5208E" w:rsidRPr="004B44BC" w:rsidRDefault="00F5208E" w:rsidP="00F5208E">
            <w:pPr>
              <w:keepNext/>
              <w:rPr>
                <w:sz w:val="18"/>
              </w:rPr>
            </w:pPr>
            <w:r>
              <w:rPr>
                <w:sz w:val="18"/>
              </w:rPr>
              <w:t>Internal to BCM</w:t>
            </w:r>
          </w:p>
        </w:tc>
      </w:tr>
      <w:tr w:rsidR="00F5208E" w:rsidRPr="001D17FF" w14:paraId="606484F0" w14:textId="77777777" w:rsidTr="00063591">
        <w:trPr>
          <w:trHeight w:val="143"/>
        </w:trPr>
        <w:tc>
          <w:tcPr>
            <w:tcW w:w="3685" w:type="dxa"/>
            <w:noWrap/>
          </w:tcPr>
          <w:p w14:paraId="1223C676" w14:textId="77777777" w:rsidR="00F5208E" w:rsidRPr="001D17FF" w:rsidRDefault="00F5208E" w:rsidP="00F5208E">
            <w:pPr>
              <w:keepNext/>
              <w:overflowPunct/>
              <w:autoSpaceDE/>
              <w:autoSpaceDN/>
              <w:adjustRightInd/>
              <w:textAlignment w:val="auto"/>
            </w:pPr>
            <w:r w:rsidRPr="001D17FF">
              <w:t>BEC_RemoteAccessLock_Rqst</w:t>
            </w:r>
          </w:p>
        </w:tc>
        <w:tc>
          <w:tcPr>
            <w:tcW w:w="1170" w:type="dxa"/>
          </w:tcPr>
          <w:p w14:paraId="01815A8A" w14:textId="77777777" w:rsidR="00F5208E" w:rsidRPr="001D17FF" w:rsidRDefault="00F5208E" w:rsidP="00F5208E">
            <w:pPr>
              <w:keepNext/>
              <w:rPr>
                <w:sz w:val="18"/>
              </w:rPr>
            </w:pPr>
            <w:r w:rsidRPr="001D17FF">
              <w:rPr>
                <w:sz w:val="18"/>
              </w:rPr>
              <w:t>Same</w:t>
            </w:r>
          </w:p>
        </w:tc>
        <w:tc>
          <w:tcPr>
            <w:tcW w:w="1350" w:type="dxa"/>
          </w:tcPr>
          <w:p w14:paraId="5A7B000D" w14:textId="77777777" w:rsidR="00F5208E" w:rsidRPr="001D17FF" w:rsidRDefault="00F5208E" w:rsidP="00F5208E">
            <w:pPr>
              <w:keepNext/>
              <w:rPr>
                <w:sz w:val="18"/>
              </w:rPr>
            </w:pPr>
          </w:p>
        </w:tc>
        <w:tc>
          <w:tcPr>
            <w:tcW w:w="1303" w:type="dxa"/>
          </w:tcPr>
          <w:p w14:paraId="3BBDDB19" w14:textId="77777777" w:rsidR="00F5208E" w:rsidRPr="001D17FF" w:rsidRDefault="00F5208E" w:rsidP="00F5208E">
            <w:pPr>
              <w:keepNext/>
              <w:rPr>
                <w:sz w:val="18"/>
              </w:rPr>
            </w:pPr>
          </w:p>
        </w:tc>
        <w:tc>
          <w:tcPr>
            <w:tcW w:w="2693" w:type="dxa"/>
          </w:tcPr>
          <w:p w14:paraId="7D8B345B" w14:textId="77777777" w:rsidR="00F5208E" w:rsidRPr="001D17FF" w:rsidRDefault="00F5208E" w:rsidP="00F5208E">
            <w:pPr>
              <w:keepNext/>
              <w:rPr>
                <w:sz w:val="18"/>
              </w:rPr>
            </w:pPr>
            <w:r w:rsidRPr="001D17FF">
              <w:rPr>
                <w:sz w:val="18"/>
              </w:rPr>
              <w:t>Internal to BCM</w:t>
            </w:r>
          </w:p>
        </w:tc>
      </w:tr>
      <w:tr w:rsidR="00F5208E" w:rsidRPr="003F473D" w14:paraId="05D66901" w14:textId="77777777" w:rsidTr="00063591">
        <w:trPr>
          <w:trHeight w:val="143"/>
        </w:trPr>
        <w:tc>
          <w:tcPr>
            <w:tcW w:w="3685" w:type="dxa"/>
            <w:noWrap/>
          </w:tcPr>
          <w:p w14:paraId="0B4CCB06" w14:textId="77777777" w:rsidR="00F5208E" w:rsidRPr="00304324" w:rsidRDefault="00F5208E" w:rsidP="00F5208E">
            <w:pPr>
              <w:keepNext/>
              <w:overflowPunct/>
              <w:autoSpaceDE/>
              <w:autoSpaceDN/>
              <w:adjustRightInd/>
              <w:textAlignment w:val="auto"/>
            </w:pPr>
            <w:r w:rsidRPr="00304324">
              <w:t>LG_ExteriorSwitch_Status</w:t>
            </w:r>
          </w:p>
        </w:tc>
        <w:tc>
          <w:tcPr>
            <w:tcW w:w="1170" w:type="dxa"/>
          </w:tcPr>
          <w:p w14:paraId="1C1564DF"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7BCB819F" w14:textId="77777777" w:rsidR="00F5208E" w:rsidRPr="00D20BE7" w:rsidRDefault="00F5208E" w:rsidP="00F5208E">
            <w:pPr>
              <w:keepNext/>
              <w:rPr>
                <w:sz w:val="18"/>
              </w:rPr>
            </w:pPr>
          </w:p>
        </w:tc>
        <w:tc>
          <w:tcPr>
            <w:tcW w:w="1303" w:type="dxa"/>
          </w:tcPr>
          <w:p w14:paraId="49389CF5" w14:textId="77777777" w:rsidR="00F5208E" w:rsidRPr="00D20BE7" w:rsidRDefault="00F5208E" w:rsidP="00F5208E">
            <w:pPr>
              <w:keepNext/>
              <w:rPr>
                <w:sz w:val="18"/>
              </w:rPr>
            </w:pPr>
          </w:p>
        </w:tc>
        <w:tc>
          <w:tcPr>
            <w:tcW w:w="2693" w:type="dxa"/>
          </w:tcPr>
          <w:p w14:paraId="1BEA47EF" w14:textId="77777777" w:rsidR="00F5208E" w:rsidRPr="004B44BC" w:rsidRDefault="00F5208E" w:rsidP="00F5208E">
            <w:pPr>
              <w:keepNext/>
              <w:rPr>
                <w:sz w:val="18"/>
              </w:rPr>
            </w:pPr>
            <w:r>
              <w:rPr>
                <w:sz w:val="18"/>
              </w:rPr>
              <w:t>Internal to BCM</w:t>
            </w:r>
          </w:p>
        </w:tc>
      </w:tr>
      <w:tr w:rsidR="00F5208E" w:rsidRPr="003F473D" w14:paraId="55FDCBBE" w14:textId="77777777" w:rsidTr="00063591">
        <w:trPr>
          <w:trHeight w:val="143"/>
        </w:trPr>
        <w:tc>
          <w:tcPr>
            <w:tcW w:w="3685" w:type="dxa"/>
            <w:noWrap/>
          </w:tcPr>
          <w:p w14:paraId="0D87024A" w14:textId="77777777" w:rsidR="00F5208E" w:rsidRPr="00304324" w:rsidRDefault="00F5208E" w:rsidP="00F5208E">
            <w:pPr>
              <w:keepNext/>
              <w:overflowPunct/>
              <w:autoSpaceDE/>
              <w:autoSpaceDN/>
              <w:adjustRightInd/>
              <w:textAlignment w:val="auto"/>
            </w:pPr>
            <w:r w:rsidRPr="00304324">
              <w:t>Decklid_Status</w:t>
            </w:r>
          </w:p>
        </w:tc>
        <w:tc>
          <w:tcPr>
            <w:tcW w:w="1170" w:type="dxa"/>
          </w:tcPr>
          <w:p w14:paraId="0F6F89D5"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450765A7" w14:textId="77777777" w:rsidR="00F5208E" w:rsidRPr="00D20BE7" w:rsidRDefault="00F5208E" w:rsidP="00F5208E">
            <w:pPr>
              <w:keepNext/>
              <w:rPr>
                <w:sz w:val="18"/>
              </w:rPr>
            </w:pPr>
          </w:p>
        </w:tc>
        <w:tc>
          <w:tcPr>
            <w:tcW w:w="1303" w:type="dxa"/>
          </w:tcPr>
          <w:p w14:paraId="47D39720" w14:textId="77777777" w:rsidR="00F5208E" w:rsidRPr="00D20BE7" w:rsidRDefault="00F5208E" w:rsidP="00F5208E">
            <w:pPr>
              <w:keepNext/>
              <w:rPr>
                <w:sz w:val="18"/>
              </w:rPr>
            </w:pPr>
          </w:p>
        </w:tc>
        <w:tc>
          <w:tcPr>
            <w:tcW w:w="2693" w:type="dxa"/>
          </w:tcPr>
          <w:p w14:paraId="1B599034" w14:textId="77777777" w:rsidR="00F5208E" w:rsidRPr="004B44BC" w:rsidRDefault="00F5208E" w:rsidP="00F5208E">
            <w:pPr>
              <w:keepNext/>
              <w:rPr>
                <w:sz w:val="18"/>
              </w:rPr>
            </w:pPr>
            <w:r>
              <w:rPr>
                <w:sz w:val="18"/>
              </w:rPr>
              <w:t>Internal to BCM</w:t>
            </w:r>
          </w:p>
        </w:tc>
      </w:tr>
    </w:tbl>
    <w:p w14:paraId="047E225A" w14:textId="77777777" w:rsidR="00F70D40" w:rsidRPr="00702453" w:rsidRDefault="00F70D40" w:rsidP="00F5208E">
      <w:pPr>
        <w:pStyle w:val="Caption"/>
      </w:pPr>
      <w:bookmarkStart w:id="192" w:name="_Toc25584427"/>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18</w:t>
      </w:r>
      <w:r>
        <w:rPr>
          <w:noProof/>
        </w:rPr>
        <w:fldChar w:fldCharType="end"/>
      </w:r>
      <w:r w:rsidRPr="00702453">
        <w:t xml:space="preserve">: </w:t>
      </w:r>
      <w:r>
        <w:t>Input Signal mappings of Function</w:t>
      </w:r>
      <w:bookmarkEnd w:id="192"/>
    </w:p>
    <w:p w14:paraId="75F88081" w14:textId="77777777" w:rsidR="00F70D40" w:rsidRDefault="00F70D40" w:rsidP="00F70D40">
      <w:pPr>
        <w:rPr>
          <w:lang w:val="en-GB"/>
        </w:rPr>
      </w:pPr>
    </w:p>
    <w:p w14:paraId="5966BC57" w14:textId="77777777" w:rsidR="00F70D40" w:rsidRDefault="00F70D40" w:rsidP="00F5208E">
      <w:pPr>
        <w:pStyle w:val="Heading6"/>
        <w:rPr>
          <w:lang w:val="en-GB"/>
        </w:rPr>
      </w:pPr>
      <w:bookmarkStart w:id="193" w:name="_Toc32332143"/>
      <w:r>
        <w:rPr>
          <w:lang w:val="en-GB"/>
        </w:rPr>
        <w:t>Output</w:t>
      </w:r>
      <w:r w:rsidRPr="002824C9">
        <w:rPr>
          <w:lang w:val="en-GB"/>
        </w:rPr>
        <w:t>s</w:t>
      </w:r>
      <w:bookmarkEnd w:id="193"/>
    </w:p>
    <w:p w14:paraId="55542999" w14:textId="77777777" w:rsidR="00F70D40" w:rsidRDefault="00F70D40"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1260"/>
        <w:gridCol w:w="1350"/>
        <w:gridCol w:w="1985"/>
        <w:gridCol w:w="2551"/>
      </w:tblGrid>
      <w:tr w:rsidR="00F70D40" w:rsidRPr="00E54DEA" w14:paraId="63235F07" w14:textId="77777777" w:rsidTr="00063591">
        <w:trPr>
          <w:trHeight w:val="173"/>
        </w:trPr>
        <w:tc>
          <w:tcPr>
            <w:tcW w:w="3055" w:type="dxa"/>
            <w:shd w:val="clear" w:color="auto" w:fill="D9D9D9" w:themeFill="background1" w:themeFillShade="D9"/>
            <w:noWrap/>
            <w:hideMark/>
          </w:tcPr>
          <w:p w14:paraId="18CCC42D" w14:textId="77777777" w:rsidR="00F70D40" w:rsidRPr="00E54DEA" w:rsidRDefault="00F70D40" w:rsidP="00F5208E">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260" w:type="dxa"/>
            <w:shd w:val="clear" w:color="auto" w:fill="D9D9D9" w:themeFill="background1" w:themeFillShade="D9"/>
          </w:tcPr>
          <w:p w14:paraId="028EB3EA"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3798C903"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Mapping Details</w:t>
            </w:r>
          </w:p>
          <w:p w14:paraId="7B6449FC" w14:textId="77777777" w:rsidR="00F70D40" w:rsidRPr="001321BD" w:rsidRDefault="00F70D40" w:rsidP="00F5208E">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985" w:type="dxa"/>
            <w:shd w:val="clear" w:color="auto" w:fill="D9D9D9" w:themeFill="background1" w:themeFillShade="D9"/>
          </w:tcPr>
          <w:p w14:paraId="51774DD8"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68F236B3"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Connection</w:t>
            </w:r>
          </w:p>
          <w:p w14:paraId="2F296C10" w14:textId="77777777" w:rsidR="00F70D40" w:rsidRDefault="00F70D40" w:rsidP="00F5208E">
            <w:pPr>
              <w:keepNext/>
              <w:overflowPunct/>
              <w:autoSpaceDE/>
              <w:autoSpaceDN/>
              <w:adjustRightInd/>
              <w:textAlignment w:val="auto"/>
              <w:rPr>
                <w:rFonts w:cs="Arial"/>
                <w:b/>
                <w:bCs/>
                <w:color w:val="000000"/>
              </w:rPr>
            </w:pPr>
            <w:r w:rsidRPr="001321BD">
              <w:rPr>
                <w:i/>
              </w:rPr>
              <w:t>(Optional)</w:t>
            </w:r>
          </w:p>
        </w:tc>
      </w:tr>
      <w:tr w:rsidR="00F5208E" w:rsidRPr="003F473D" w14:paraId="578E108D" w14:textId="77777777" w:rsidTr="00063591">
        <w:trPr>
          <w:trHeight w:val="143"/>
        </w:trPr>
        <w:tc>
          <w:tcPr>
            <w:tcW w:w="3055" w:type="dxa"/>
            <w:noWrap/>
          </w:tcPr>
          <w:p w14:paraId="5F0178BE" w14:textId="77777777" w:rsidR="00F5208E" w:rsidRPr="003F473D" w:rsidRDefault="00F5208E" w:rsidP="00F5208E">
            <w:pPr>
              <w:keepNext/>
              <w:overflowPunct/>
              <w:autoSpaceDE/>
              <w:autoSpaceDN/>
              <w:adjustRightInd/>
              <w:textAlignment w:val="auto"/>
              <w:rPr>
                <w:rFonts w:cs="Arial"/>
                <w:color w:val="000000"/>
                <w:sz w:val="18"/>
                <w:szCs w:val="18"/>
              </w:rPr>
            </w:pPr>
            <w:r w:rsidRPr="00304324">
              <w:rPr>
                <w:rFonts w:cs="Arial"/>
                <w:color w:val="000000"/>
                <w:sz w:val="18"/>
                <w:szCs w:val="18"/>
              </w:rPr>
              <w:t>BEC_Lock_Unlock</w:t>
            </w:r>
          </w:p>
        </w:tc>
        <w:tc>
          <w:tcPr>
            <w:tcW w:w="1260" w:type="dxa"/>
          </w:tcPr>
          <w:p w14:paraId="5681EBC3"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513E7068" w14:textId="77777777" w:rsidR="00F5208E" w:rsidRPr="00D20BE7" w:rsidRDefault="00F5208E" w:rsidP="00F5208E">
            <w:pPr>
              <w:keepNext/>
              <w:rPr>
                <w:sz w:val="18"/>
              </w:rPr>
            </w:pPr>
          </w:p>
        </w:tc>
        <w:tc>
          <w:tcPr>
            <w:tcW w:w="1985" w:type="dxa"/>
          </w:tcPr>
          <w:p w14:paraId="636B1414" w14:textId="77777777" w:rsidR="00F5208E" w:rsidRPr="00D20BE7" w:rsidRDefault="00F5208E" w:rsidP="00F5208E">
            <w:pPr>
              <w:keepNext/>
              <w:rPr>
                <w:sz w:val="18"/>
              </w:rPr>
            </w:pPr>
          </w:p>
        </w:tc>
        <w:tc>
          <w:tcPr>
            <w:tcW w:w="2551" w:type="dxa"/>
          </w:tcPr>
          <w:p w14:paraId="1DEE3C5A" w14:textId="77777777" w:rsidR="00F5208E" w:rsidRDefault="00F5208E" w:rsidP="00F5208E">
            <w:pPr>
              <w:keepNext/>
            </w:pPr>
            <w:r w:rsidRPr="005A7F1A">
              <w:rPr>
                <w:sz w:val="18"/>
              </w:rPr>
              <w:t>Internal to BCM</w:t>
            </w:r>
          </w:p>
        </w:tc>
      </w:tr>
      <w:tr w:rsidR="00F5208E" w:rsidRPr="003F473D" w14:paraId="07BB1B10" w14:textId="77777777" w:rsidTr="00063591">
        <w:trPr>
          <w:trHeight w:val="143"/>
        </w:trPr>
        <w:tc>
          <w:tcPr>
            <w:tcW w:w="3055" w:type="dxa"/>
            <w:noWrap/>
          </w:tcPr>
          <w:p w14:paraId="001DD27C" w14:textId="77777777" w:rsidR="00F5208E" w:rsidRDefault="00F5208E" w:rsidP="00F5208E">
            <w:pPr>
              <w:keepNext/>
              <w:overflowPunct/>
              <w:autoSpaceDE/>
              <w:autoSpaceDN/>
              <w:adjustRightInd/>
              <w:textAlignment w:val="auto"/>
            </w:pPr>
            <w:r w:rsidRPr="00304324">
              <w:t>PowerLGDL_ExtSwitch_Status</w:t>
            </w:r>
          </w:p>
        </w:tc>
        <w:tc>
          <w:tcPr>
            <w:tcW w:w="1260" w:type="dxa"/>
          </w:tcPr>
          <w:p w14:paraId="132089AF" w14:textId="77777777" w:rsidR="00F5208E" w:rsidRPr="00D20BE7" w:rsidRDefault="00F5208E" w:rsidP="00F5208E">
            <w:pPr>
              <w:keepNext/>
              <w:rPr>
                <w:color w:val="000000" w:themeColor="text1"/>
                <w:sz w:val="18"/>
              </w:rPr>
            </w:pPr>
            <w:r>
              <w:rPr>
                <w:color w:val="000000" w:themeColor="text1"/>
                <w:sz w:val="18"/>
              </w:rPr>
              <w:t>Same</w:t>
            </w:r>
          </w:p>
        </w:tc>
        <w:tc>
          <w:tcPr>
            <w:tcW w:w="1350" w:type="dxa"/>
          </w:tcPr>
          <w:p w14:paraId="624EBF9D" w14:textId="77777777" w:rsidR="00F5208E" w:rsidRPr="00D20BE7" w:rsidRDefault="00F5208E" w:rsidP="00F5208E">
            <w:pPr>
              <w:keepNext/>
              <w:rPr>
                <w:sz w:val="18"/>
              </w:rPr>
            </w:pPr>
          </w:p>
        </w:tc>
        <w:tc>
          <w:tcPr>
            <w:tcW w:w="1985" w:type="dxa"/>
          </w:tcPr>
          <w:p w14:paraId="0219C55C" w14:textId="77777777" w:rsidR="00F5208E" w:rsidRPr="00D20BE7" w:rsidRDefault="00F5208E" w:rsidP="00F5208E">
            <w:pPr>
              <w:keepNext/>
              <w:rPr>
                <w:sz w:val="18"/>
              </w:rPr>
            </w:pPr>
          </w:p>
        </w:tc>
        <w:tc>
          <w:tcPr>
            <w:tcW w:w="2551" w:type="dxa"/>
          </w:tcPr>
          <w:p w14:paraId="31B4FF83" w14:textId="77777777" w:rsidR="00F5208E" w:rsidRDefault="00F5208E" w:rsidP="00F5208E">
            <w:pPr>
              <w:keepNext/>
            </w:pPr>
            <w:r w:rsidRPr="005A7F1A">
              <w:rPr>
                <w:sz w:val="18"/>
              </w:rPr>
              <w:t>Internal to BCM</w:t>
            </w:r>
          </w:p>
        </w:tc>
      </w:tr>
    </w:tbl>
    <w:p w14:paraId="3009F075" w14:textId="77777777" w:rsidR="00F70D40" w:rsidRPr="00702453" w:rsidRDefault="00F70D40" w:rsidP="00F5208E">
      <w:pPr>
        <w:pStyle w:val="Caption"/>
      </w:pPr>
      <w:bookmarkStart w:id="194" w:name="_Toc25584428"/>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19</w:t>
      </w:r>
      <w:r>
        <w:rPr>
          <w:noProof/>
        </w:rPr>
        <w:fldChar w:fldCharType="end"/>
      </w:r>
      <w:r w:rsidRPr="00702453">
        <w:t xml:space="preserve">: </w:t>
      </w:r>
      <w:r>
        <w:t>Output Signal mappings of Function</w:t>
      </w:r>
      <w:bookmarkEnd w:id="194"/>
    </w:p>
    <w:p w14:paraId="085A8276" w14:textId="77777777" w:rsidR="00F70D40" w:rsidRDefault="00F70D40" w:rsidP="00F70D40">
      <w:pPr>
        <w:rPr>
          <w:lang w:val="en-GB"/>
        </w:rPr>
      </w:pPr>
    </w:p>
    <w:p w14:paraId="134BA710" w14:textId="77777777" w:rsidR="00F70D40" w:rsidRDefault="00F70D40" w:rsidP="00F5208E">
      <w:pPr>
        <w:pStyle w:val="Heading6"/>
      </w:pPr>
      <w:bookmarkStart w:id="195" w:name="_Toc32332144"/>
      <w:r>
        <w:t>Parameters</w:t>
      </w:r>
      <w:bookmarkEnd w:id="195"/>
    </w:p>
    <w:p w14:paraId="5854BB25" w14:textId="77777777" w:rsidR="00F70D40" w:rsidRPr="00A57D05" w:rsidRDefault="00F70D40"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F70D40" w:rsidRPr="00E54DEA" w14:paraId="7627A07F" w14:textId="77777777" w:rsidTr="00063591">
        <w:trPr>
          <w:trHeight w:val="161"/>
        </w:trPr>
        <w:tc>
          <w:tcPr>
            <w:tcW w:w="1838" w:type="dxa"/>
            <w:shd w:val="clear" w:color="auto" w:fill="D9D9D9" w:themeFill="background1" w:themeFillShade="D9"/>
            <w:noWrap/>
            <w:hideMark/>
          </w:tcPr>
          <w:p w14:paraId="459C6C55" w14:textId="77777777" w:rsidR="00F70D40" w:rsidRPr="00E54DEA" w:rsidRDefault="00F70D40" w:rsidP="00F5208E">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CF4D651"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7CEA84E"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E1BB218" w14:textId="77777777" w:rsidR="00F70D40" w:rsidRPr="00E54DEA" w:rsidRDefault="00F70D40" w:rsidP="00F5208E">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78C2301" w14:textId="77777777" w:rsidR="00F70D40" w:rsidRDefault="00F70D40" w:rsidP="00F5208E">
            <w:pPr>
              <w:keepNext/>
              <w:overflowPunct/>
              <w:autoSpaceDE/>
              <w:autoSpaceDN/>
              <w:adjustRightInd/>
              <w:textAlignment w:val="auto"/>
              <w:rPr>
                <w:rFonts w:cs="Arial"/>
                <w:b/>
                <w:bCs/>
                <w:color w:val="000000"/>
              </w:rPr>
            </w:pPr>
            <w:r>
              <w:rPr>
                <w:rFonts w:cs="Arial"/>
                <w:b/>
                <w:bCs/>
                <w:color w:val="000000"/>
              </w:rPr>
              <w:t>Method Details</w:t>
            </w:r>
          </w:p>
        </w:tc>
      </w:tr>
      <w:tr w:rsidR="00F70D40" w:rsidRPr="003F473D" w14:paraId="71A394E4" w14:textId="77777777" w:rsidTr="00063591">
        <w:trPr>
          <w:trHeight w:val="70"/>
        </w:trPr>
        <w:tc>
          <w:tcPr>
            <w:tcW w:w="1838" w:type="dxa"/>
            <w:noWrap/>
          </w:tcPr>
          <w:p w14:paraId="69451EBF" w14:textId="77777777" w:rsidR="00F70D40" w:rsidRPr="00D20BE7" w:rsidRDefault="00F70D40" w:rsidP="00F5208E">
            <w:pPr>
              <w:keepNext/>
              <w:overflowPunct/>
              <w:autoSpaceDE/>
              <w:autoSpaceDN/>
              <w:adjustRightInd/>
              <w:textAlignment w:val="auto"/>
              <w:rPr>
                <w:color w:val="000000" w:themeColor="text1"/>
                <w:sz w:val="18"/>
              </w:rPr>
            </w:pPr>
          </w:p>
        </w:tc>
        <w:tc>
          <w:tcPr>
            <w:tcW w:w="1843" w:type="dxa"/>
          </w:tcPr>
          <w:p w14:paraId="1BB973E9" w14:textId="77777777" w:rsidR="00F70D40" w:rsidRPr="00D20BE7" w:rsidRDefault="00F70D40" w:rsidP="00F5208E">
            <w:pPr>
              <w:keepNext/>
              <w:rPr>
                <w:color w:val="000000" w:themeColor="text1"/>
                <w:sz w:val="18"/>
              </w:rPr>
            </w:pPr>
          </w:p>
        </w:tc>
        <w:tc>
          <w:tcPr>
            <w:tcW w:w="1701" w:type="dxa"/>
          </w:tcPr>
          <w:p w14:paraId="34A0620D" w14:textId="77777777" w:rsidR="00F70D40" w:rsidRPr="00D20BE7" w:rsidRDefault="00F70D40" w:rsidP="00F5208E">
            <w:pPr>
              <w:keepNext/>
              <w:rPr>
                <w:sz w:val="18"/>
              </w:rPr>
            </w:pPr>
          </w:p>
        </w:tc>
        <w:tc>
          <w:tcPr>
            <w:tcW w:w="1417" w:type="dxa"/>
            <w:noWrap/>
          </w:tcPr>
          <w:p w14:paraId="07DE4D3D" w14:textId="77777777" w:rsidR="00F70D40" w:rsidRPr="00D20BE7" w:rsidRDefault="00F70D40" w:rsidP="00F5208E">
            <w:pPr>
              <w:keepNext/>
              <w:rPr>
                <w:color w:val="000000" w:themeColor="text1"/>
                <w:sz w:val="18"/>
              </w:rPr>
            </w:pPr>
          </w:p>
        </w:tc>
        <w:tc>
          <w:tcPr>
            <w:tcW w:w="3402" w:type="dxa"/>
          </w:tcPr>
          <w:p w14:paraId="7645DFB2" w14:textId="77777777" w:rsidR="00F70D40" w:rsidRPr="00D20BE7" w:rsidRDefault="00F70D40" w:rsidP="00F5208E">
            <w:pPr>
              <w:keepNext/>
              <w:rPr>
                <w:sz w:val="18"/>
              </w:rPr>
            </w:pPr>
          </w:p>
        </w:tc>
      </w:tr>
    </w:tbl>
    <w:p w14:paraId="2B93D7F4" w14:textId="77777777" w:rsidR="00F70D40" w:rsidRPr="00702453" w:rsidRDefault="00F70D40" w:rsidP="00F5208E">
      <w:pPr>
        <w:pStyle w:val="Caption"/>
      </w:pPr>
      <w:bookmarkStart w:id="196" w:name="_Toc25584429"/>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20</w:t>
      </w:r>
      <w:r>
        <w:rPr>
          <w:noProof/>
        </w:rPr>
        <w:fldChar w:fldCharType="end"/>
      </w:r>
      <w:r w:rsidRPr="00702453">
        <w:t xml:space="preserve">: </w:t>
      </w:r>
      <w:r w:rsidR="007D039F">
        <w:t>Parameter mappings of Function</w:t>
      </w:r>
      <w:bookmarkEnd w:id="196"/>
    </w:p>
    <w:p w14:paraId="61D07F7C" w14:textId="77777777" w:rsidR="00F5208E" w:rsidRDefault="00F5208E" w:rsidP="00F5208E"/>
    <w:p w14:paraId="16B79BB4" w14:textId="77777777" w:rsidR="00F70D40" w:rsidRPr="003E2313" w:rsidRDefault="00F70D40" w:rsidP="00F70D40">
      <w:pPr>
        <w:pStyle w:val="Heading6"/>
      </w:pPr>
      <w:bookmarkStart w:id="197" w:name="_Toc32332145"/>
      <w:r>
        <w:t>Interface</w:t>
      </w:r>
      <w:r w:rsidRPr="003E2313">
        <w:t xml:space="preserve"> Requirements</w:t>
      </w:r>
      <w:bookmarkEnd w:id="197"/>
    </w:p>
    <w:p w14:paraId="1CDD1233" w14:textId="77777777" w:rsidR="00F70D40" w:rsidRPr="003225C9" w:rsidRDefault="00F70D40" w:rsidP="00F70D40">
      <w:pPr>
        <w:tabs>
          <w:tab w:val="left" w:pos="284"/>
          <w:tab w:val="left" w:pos="851"/>
        </w:tabs>
      </w:pPr>
      <w:r>
        <w:t>N/A</w:t>
      </w:r>
    </w:p>
    <w:p w14:paraId="680FDEC7" w14:textId="77777777" w:rsidR="00F70D40" w:rsidRDefault="00F70D40" w:rsidP="00F5208E">
      <w:pPr>
        <w:pStyle w:val="Heading6"/>
        <w:numPr>
          <w:ilvl w:val="4"/>
          <w:numId w:val="5"/>
        </w:numPr>
        <w:tabs>
          <w:tab w:val="clear" w:pos="1418"/>
        </w:tabs>
        <w:rPr>
          <w:lang w:val="en-GB"/>
        </w:rPr>
      </w:pPr>
      <w:bookmarkStart w:id="198" w:name="_Toc32332146"/>
      <w:r>
        <w:rPr>
          <w:lang w:val="en-GB"/>
        </w:rPr>
        <w:lastRenderedPageBreak/>
        <w:t>Function Requirements</w:t>
      </w:r>
      <w:bookmarkEnd w:id="198"/>
    </w:p>
    <w:p w14:paraId="43E27799" w14:textId="77777777" w:rsidR="00F70D40" w:rsidRDefault="00F70D40"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5513"/>
        <w:gridCol w:w="1926"/>
      </w:tblGrid>
      <w:tr w:rsidR="00F70D40" w14:paraId="4709A3B4" w14:textId="77777777" w:rsidTr="00063591">
        <w:tc>
          <w:tcPr>
            <w:tcW w:w="2762" w:type="dxa"/>
            <w:shd w:val="clear" w:color="auto" w:fill="D9D9D9" w:themeFill="background1" w:themeFillShade="D9"/>
          </w:tcPr>
          <w:p w14:paraId="6212F35C" w14:textId="77777777" w:rsidR="00F70D40" w:rsidRDefault="00F70D40" w:rsidP="00F5208E">
            <w:pPr>
              <w:keepNext/>
              <w:rPr>
                <w:b/>
              </w:rPr>
            </w:pPr>
            <w:r w:rsidRPr="00AF169D">
              <w:rPr>
                <w:b/>
              </w:rPr>
              <w:t>Requirement ID</w:t>
            </w:r>
          </w:p>
          <w:p w14:paraId="0C0EF4E7" w14:textId="77777777" w:rsidR="00F70D40" w:rsidRPr="00AF169D" w:rsidRDefault="00F70D40" w:rsidP="00F5208E">
            <w:pPr>
              <w:keepNext/>
              <w:rPr>
                <w:b/>
              </w:rPr>
            </w:pPr>
            <w:r w:rsidRPr="00EB7BB6">
              <w:t>(of Logical Function)</w:t>
            </w:r>
          </w:p>
        </w:tc>
        <w:tc>
          <w:tcPr>
            <w:tcW w:w="5513" w:type="dxa"/>
            <w:shd w:val="clear" w:color="auto" w:fill="D9D9D9" w:themeFill="background1" w:themeFillShade="D9"/>
          </w:tcPr>
          <w:p w14:paraId="34D60BA6" w14:textId="77777777" w:rsidR="00F70D40" w:rsidRPr="00AF169D" w:rsidRDefault="00F70D40" w:rsidP="00F5208E">
            <w:pPr>
              <w:keepNext/>
              <w:rPr>
                <w:b/>
              </w:rPr>
            </w:pPr>
            <w:r w:rsidRPr="00AF169D">
              <w:rPr>
                <w:b/>
              </w:rPr>
              <w:t>Requirement Title</w:t>
            </w:r>
          </w:p>
        </w:tc>
        <w:tc>
          <w:tcPr>
            <w:tcW w:w="1926" w:type="dxa"/>
            <w:shd w:val="clear" w:color="auto" w:fill="D9D9D9" w:themeFill="background1" w:themeFillShade="D9"/>
          </w:tcPr>
          <w:p w14:paraId="1289AEF5" w14:textId="77777777" w:rsidR="00F70D40" w:rsidRPr="00AF169D" w:rsidRDefault="00F70D40" w:rsidP="00F5208E">
            <w:pPr>
              <w:keepNext/>
              <w:rPr>
                <w:b/>
              </w:rPr>
            </w:pPr>
            <w:r>
              <w:rPr>
                <w:b/>
              </w:rPr>
              <w:t>Comment</w:t>
            </w:r>
          </w:p>
        </w:tc>
      </w:tr>
      <w:tr w:rsidR="00F70D40" w14:paraId="70A5FCFB" w14:textId="77777777" w:rsidTr="00063591">
        <w:tc>
          <w:tcPr>
            <w:tcW w:w="2762" w:type="dxa"/>
          </w:tcPr>
          <w:p w14:paraId="57D9FACB" w14:textId="77777777" w:rsidR="00F70D40" w:rsidRDefault="00F5208E" w:rsidP="00F5208E">
            <w:pPr>
              <w:keepNext/>
            </w:pPr>
            <w:bookmarkStart w:id="199" w:name="R_FNC_00001_ID_Enable_Power_Liftgate_Ext"/>
            <w:r>
              <w:t>R_FNC_BEC_ESE_00001</w:t>
            </w:r>
            <w:bookmarkEnd w:id="199"/>
          </w:p>
        </w:tc>
        <w:tc>
          <w:tcPr>
            <w:tcW w:w="5513" w:type="dxa"/>
          </w:tcPr>
          <w:p w14:paraId="607725BF" w14:textId="77777777" w:rsidR="00F70D40" w:rsidRDefault="00F5208E" w:rsidP="00F5208E">
            <w:pPr>
              <w:keepNext/>
            </w:pPr>
            <w:r>
              <w:t>Enable Back End Closure Exterior Switch – Power Liftgate</w:t>
            </w:r>
          </w:p>
        </w:tc>
        <w:tc>
          <w:tcPr>
            <w:tcW w:w="1926" w:type="dxa"/>
          </w:tcPr>
          <w:p w14:paraId="55EFEEB8" w14:textId="77777777" w:rsidR="00F70D40" w:rsidRDefault="00F70D40" w:rsidP="00F5208E">
            <w:pPr>
              <w:keepNext/>
            </w:pPr>
          </w:p>
        </w:tc>
      </w:tr>
      <w:tr w:rsidR="00F5208E" w14:paraId="70247CF9" w14:textId="77777777" w:rsidTr="00063591">
        <w:tc>
          <w:tcPr>
            <w:tcW w:w="2762" w:type="dxa"/>
          </w:tcPr>
          <w:p w14:paraId="2AE717DB" w14:textId="77777777" w:rsidR="00F5208E" w:rsidRDefault="00F5208E" w:rsidP="00F5208E">
            <w:pPr>
              <w:keepNext/>
            </w:pPr>
            <w:bookmarkStart w:id="200" w:name="R_FNC_00002_ID_Disable_Back_End_Closure_"/>
            <w:r>
              <w:t>R_FNC_BEC_ESE_00002</w:t>
            </w:r>
            <w:bookmarkEnd w:id="200"/>
          </w:p>
        </w:tc>
        <w:tc>
          <w:tcPr>
            <w:tcW w:w="5513" w:type="dxa"/>
          </w:tcPr>
          <w:p w14:paraId="7E8AEAF8" w14:textId="77777777" w:rsidR="00F5208E" w:rsidRDefault="00F5208E" w:rsidP="00F5208E">
            <w:pPr>
              <w:keepNext/>
            </w:pPr>
            <w:r w:rsidRPr="00F5208E">
              <w:t>Disable Back End Closure Exterior Switch – Power Liftgate</w:t>
            </w:r>
          </w:p>
        </w:tc>
        <w:tc>
          <w:tcPr>
            <w:tcW w:w="1926" w:type="dxa"/>
          </w:tcPr>
          <w:p w14:paraId="32653810" w14:textId="77777777" w:rsidR="00F5208E" w:rsidRDefault="00F5208E" w:rsidP="00F5208E">
            <w:pPr>
              <w:keepNext/>
            </w:pPr>
          </w:p>
        </w:tc>
      </w:tr>
    </w:tbl>
    <w:p w14:paraId="42DB6161" w14:textId="77777777" w:rsidR="007D039F" w:rsidRPr="00702453" w:rsidRDefault="007D039F" w:rsidP="00F5208E">
      <w:pPr>
        <w:pStyle w:val="Caption"/>
      </w:pPr>
      <w:bookmarkStart w:id="201" w:name="_Toc25584430"/>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21</w:t>
      </w:r>
      <w:r>
        <w:rPr>
          <w:noProof/>
        </w:rPr>
        <w:fldChar w:fldCharType="end"/>
      </w:r>
      <w:r w:rsidRPr="00702453">
        <w:t xml:space="preserve">: </w:t>
      </w:r>
      <w:r>
        <w:t>Inherited Requirements</w:t>
      </w:r>
      <w:r w:rsidR="00F444A5">
        <w:t xml:space="preserve"> - </w:t>
      </w:r>
      <w:r w:rsidR="00F444A5" w:rsidRPr="00F70D40">
        <w:rPr>
          <w:lang w:val="en-GB"/>
        </w:rPr>
        <w:t>BEC Exterior Switch Enable</w:t>
      </w:r>
      <w:bookmarkEnd w:id="201"/>
    </w:p>
    <w:p w14:paraId="7533A911" w14:textId="77777777" w:rsidR="00F70D40" w:rsidRDefault="00F70D40" w:rsidP="00F5208E">
      <w:pPr>
        <w:pStyle w:val="Heading7"/>
        <w:tabs>
          <w:tab w:val="clear" w:pos="1559"/>
        </w:tabs>
        <w:rPr>
          <w:lang w:val="en-GB"/>
        </w:rPr>
      </w:pPr>
      <w:r>
        <w:rPr>
          <w:lang w:val="en-GB"/>
        </w:rPr>
        <w:t>Component Specific Requirements</w:t>
      </w:r>
    </w:p>
    <w:p w14:paraId="59E9E16B" w14:textId="77777777" w:rsidR="00F70D40" w:rsidRPr="00A93094" w:rsidRDefault="00F70D40" w:rsidP="00F70D40">
      <w:r>
        <w:t>N/A</w:t>
      </w:r>
    </w:p>
    <w:p w14:paraId="7C79A39A" w14:textId="77777777" w:rsidR="00F70D40" w:rsidRDefault="00F70D40" w:rsidP="00F70D40">
      <w:pPr>
        <w:rPr>
          <w:lang w:val="en-GB"/>
        </w:rPr>
      </w:pPr>
    </w:p>
    <w:p w14:paraId="61865410" w14:textId="77777777" w:rsidR="007D039F" w:rsidRDefault="007D039F" w:rsidP="00F5208E">
      <w:pPr>
        <w:pStyle w:val="Heading4"/>
        <w:rPr>
          <w:lang w:val="en-GB"/>
        </w:rPr>
      </w:pPr>
      <w:bookmarkStart w:id="202" w:name="_Toc32332147"/>
      <w:r>
        <w:rPr>
          <w:lang w:val="en-GB"/>
        </w:rPr>
        <w:t>Implemented Function</w:t>
      </w:r>
      <w:r w:rsidR="00F5208E">
        <w:rPr>
          <w:lang w:val="en-GB"/>
        </w:rPr>
        <w:t xml:space="preserve"> </w:t>
      </w:r>
      <w:r w:rsidR="00F5208E" w:rsidRPr="00F5208E">
        <w:rPr>
          <w:lang w:val="en-GB"/>
        </w:rPr>
        <w:t>BEC Remote Access</w:t>
      </w:r>
      <w:bookmarkEnd w:id="202"/>
    </w:p>
    <w:p w14:paraId="7953D33C" w14:textId="77777777" w:rsidR="007D039F" w:rsidRDefault="007D039F" w:rsidP="00F5208E">
      <w:pPr>
        <w:pStyle w:val="Heading5"/>
        <w:rPr>
          <w:lang w:val="en-GB"/>
        </w:rPr>
      </w:pPr>
      <w:bookmarkStart w:id="203" w:name="_Toc32332148"/>
      <w:r>
        <w:rPr>
          <w:lang w:val="en-GB"/>
        </w:rPr>
        <w:t>Function Interfaces</w:t>
      </w:r>
      <w:bookmarkEnd w:id="203"/>
    </w:p>
    <w:p w14:paraId="1FDB9471" w14:textId="77777777" w:rsidR="007D039F" w:rsidRDefault="007D039F" w:rsidP="00F5208E">
      <w:pPr>
        <w:pStyle w:val="Heading6"/>
        <w:rPr>
          <w:lang w:val="en-GB"/>
        </w:rPr>
      </w:pPr>
      <w:bookmarkStart w:id="204" w:name="_Toc32332149"/>
      <w:r>
        <w:rPr>
          <w:lang w:val="en-GB"/>
        </w:rPr>
        <w:t>Inputs</w:t>
      </w:r>
      <w:bookmarkEnd w:id="204"/>
    </w:p>
    <w:p w14:paraId="45DA7F67" w14:textId="77777777" w:rsidR="007D039F" w:rsidRPr="00651AAD" w:rsidRDefault="007D039F"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5"/>
        <w:gridCol w:w="2160"/>
        <w:gridCol w:w="1800"/>
        <w:gridCol w:w="1530"/>
        <w:gridCol w:w="1386"/>
      </w:tblGrid>
      <w:tr w:rsidR="007D039F" w:rsidRPr="00E54DEA" w14:paraId="2398EBD8" w14:textId="77777777" w:rsidTr="00063591">
        <w:trPr>
          <w:trHeight w:val="173"/>
        </w:trPr>
        <w:tc>
          <w:tcPr>
            <w:tcW w:w="3325" w:type="dxa"/>
            <w:shd w:val="clear" w:color="auto" w:fill="D9D9D9" w:themeFill="background1" w:themeFillShade="D9"/>
            <w:noWrap/>
            <w:hideMark/>
          </w:tcPr>
          <w:p w14:paraId="6A566FC7" w14:textId="77777777" w:rsidR="007D039F" w:rsidRPr="00E54DEA" w:rsidRDefault="007D039F" w:rsidP="00F5208E">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110B0B93" w14:textId="77777777" w:rsidR="007D039F" w:rsidRDefault="007D039F" w:rsidP="00F5208E">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shd w:val="clear" w:color="auto" w:fill="D9D9D9" w:themeFill="background1" w:themeFillShade="D9"/>
          </w:tcPr>
          <w:p w14:paraId="6FC7B78D" w14:textId="77777777" w:rsidR="007D039F" w:rsidRDefault="007D039F" w:rsidP="00F5208E">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530" w:type="dxa"/>
            <w:shd w:val="clear" w:color="auto" w:fill="D9D9D9" w:themeFill="background1" w:themeFillShade="D9"/>
          </w:tcPr>
          <w:p w14:paraId="5BD9A26B" w14:textId="77777777" w:rsidR="007D039F" w:rsidRDefault="007D039F" w:rsidP="00F5208E">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4738C900" w14:textId="77777777" w:rsidR="007D039F" w:rsidRDefault="007D039F" w:rsidP="00F5208E">
            <w:pPr>
              <w:keepNext/>
              <w:overflowPunct/>
              <w:autoSpaceDE/>
              <w:autoSpaceDN/>
              <w:adjustRightInd/>
              <w:textAlignment w:val="auto"/>
              <w:rPr>
                <w:rFonts w:cs="Arial"/>
                <w:b/>
                <w:bCs/>
                <w:color w:val="000000"/>
              </w:rPr>
            </w:pPr>
            <w:r>
              <w:rPr>
                <w:rFonts w:cs="Arial"/>
                <w:b/>
                <w:bCs/>
                <w:color w:val="000000"/>
              </w:rPr>
              <w:t>Connection</w:t>
            </w:r>
          </w:p>
          <w:p w14:paraId="6883CE94" w14:textId="77777777" w:rsidR="007D039F" w:rsidRDefault="007D039F" w:rsidP="00F5208E">
            <w:pPr>
              <w:keepNext/>
              <w:overflowPunct/>
              <w:autoSpaceDE/>
              <w:autoSpaceDN/>
              <w:adjustRightInd/>
              <w:textAlignment w:val="auto"/>
              <w:rPr>
                <w:rFonts w:cs="Arial"/>
                <w:b/>
                <w:bCs/>
                <w:color w:val="000000"/>
              </w:rPr>
            </w:pPr>
            <w:r>
              <w:t>(</w:t>
            </w:r>
            <w:r w:rsidRPr="001321BD">
              <w:rPr>
                <w:i/>
              </w:rPr>
              <w:t>Optional)</w:t>
            </w:r>
          </w:p>
        </w:tc>
      </w:tr>
      <w:tr w:rsidR="00D305E3" w:rsidRPr="00FA1995" w14:paraId="15DED2B9" w14:textId="77777777" w:rsidTr="006F24A9">
        <w:trPr>
          <w:trHeight w:val="143"/>
        </w:trPr>
        <w:tc>
          <w:tcPr>
            <w:tcW w:w="3325" w:type="dxa"/>
            <w:noWrap/>
          </w:tcPr>
          <w:p w14:paraId="0EB9EF91" w14:textId="77777777" w:rsidR="00D305E3" w:rsidRPr="00FA1995" w:rsidRDefault="00D305E3" w:rsidP="00B13783">
            <w:pPr>
              <w:keepNext/>
              <w:overflowPunct/>
              <w:autoSpaceDE/>
              <w:autoSpaceDN/>
              <w:adjustRightInd/>
              <w:textAlignment w:val="auto"/>
              <w:rPr>
                <w:sz w:val="16"/>
                <w:szCs w:val="16"/>
                <w:highlight w:val="cyan"/>
              </w:rPr>
            </w:pPr>
            <w:proofErr w:type="spellStart"/>
            <w:r w:rsidRPr="00FA1995">
              <w:rPr>
                <w:sz w:val="16"/>
                <w:szCs w:val="16"/>
                <w:highlight w:val="cyan"/>
              </w:rPr>
              <w:t>SOA_PLG_Rqst</w:t>
            </w:r>
            <w:proofErr w:type="spellEnd"/>
          </w:p>
        </w:tc>
        <w:tc>
          <w:tcPr>
            <w:tcW w:w="2160" w:type="dxa"/>
          </w:tcPr>
          <w:p w14:paraId="0E2853BD" w14:textId="77777777" w:rsidR="00D305E3" w:rsidRPr="00FA1995" w:rsidRDefault="00D305E3" w:rsidP="00B13783">
            <w:pPr>
              <w:keepNext/>
              <w:rPr>
                <w:color w:val="000000" w:themeColor="text1"/>
                <w:sz w:val="16"/>
                <w:szCs w:val="16"/>
                <w:highlight w:val="cyan"/>
              </w:rPr>
            </w:pPr>
            <w:r w:rsidRPr="00FA1995">
              <w:rPr>
                <w:color w:val="000000" w:themeColor="text1"/>
                <w:sz w:val="16"/>
                <w:szCs w:val="16"/>
                <w:highlight w:val="cyan"/>
              </w:rPr>
              <w:t>ClsrOprtPrxmChk_D_Stat</w:t>
            </w:r>
          </w:p>
          <w:p w14:paraId="3C2126C4" w14:textId="77777777" w:rsidR="00D305E3" w:rsidRPr="00FA1995" w:rsidRDefault="00D305E3" w:rsidP="00B13783">
            <w:pPr>
              <w:keepNext/>
              <w:rPr>
                <w:color w:val="000000" w:themeColor="text1"/>
                <w:sz w:val="16"/>
                <w:szCs w:val="16"/>
                <w:highlight w:val="cyan"/>
              </w:rPr>
            </w:pPr>
            <w:r w:rsidRPr="00FA1995">
              <w:rPr>
                <w:color w:val="000000" w:themeColor="text1"/>
                <w:sz w:val="16"/>
                <w:szCs w:val="16"/>
                <w:highlight w:val="cyan"/>
              </w:rPr>
              <w:t>ClsrOprtSrvcId_No_Rq</w:t>
            </w:r>
          </w:p>
          <w:p w14:paraId="5ED91461" w14:textId="77777777" w:rsidR="00D305E3" w:rsidRPr="00FA1995" w:rsidRDefault="00D305E3" w:rsidP="00B13783">
            <w:pPr>
              <w:keepNext/>
              <w:rPr>
                <w:color w:val="000000" w:themeColor="text1"/>
                <w:sz w:val="16"/>
                <w:szCs w:val="16"/>
                <w:highlight w:val="cyan"/>
              </w:rPr>
            </w:pPr>
            <w:r w:rsidRPr="00FA1995">
              <w:rPr>
                <w:color w:val="000000" w:themeColor="text1"/>
                <w:sz w:val="16"/>
                <w:szCs w:val="16"/>
                <w:highlight w:val="cyan"/>
              </w:rPr>
              <w:t>ClsrOprtSrvcSrc_B_Rq</w:t>
            </w:r>
          </w:p>
          <w:p w14:paraId="48EFABA6" w14:textId="77777777" w:rsidR="00D305E3" w:rsidRPr="00FA1995" w:rsidRDefault="00D305E3" w:rsidP="00B13783">
            <w:pPr>
              <w:keepNext/>
              <w:rPr>
                <w:color w:val="000000" w:themeColor="text1"/>
                <w:sz w:val="16"/>
                <w:szCs w:val="16"/>
                <w:highlight w:val="cyan"/>
              </w:rPr>
            </w:pPr>
            <w:r w:rsidRPr="00FA1995">
              <w:rPr>
                <w:color w:val="000000" w:themeColor="text1"/>
                <w:sz w:val="16"/>
                <w:szCs w:val="16"/>
                <w:highlight w:val="cyan"/>
              </w:rPr>
              <w:t>ClsrOprtSrvc_D_Rq</w:t>
            </w:r>
          </w:p>
          <w:p w14:paraId="2D98D40D" w14:textId="77777777" w:rsidR="00D305E3" w:rsidRPr="00FA1995" w:rsidRDefault="00D305E3" w:rsidP="00B13783">
            <w:pPr>
              <w:keepNext/>
              <w:rPr>
                <w:color w:val="000000" w:themeColor="text1"/>
                <w:sz w:val="16"/>
                <w:szCs w:val="16"/>
                <w:highlight w:val="cyan"/>
              </w:rPr>
            </w:pPr>
            <w:r w:rsidRPr="00FA1995">
              <w:rPr>
                <w:color w:val="000000" w:themeColor="text1"/>
                <w:sz w:val="16"/>
                <w:szCs w:val="16"/>
                <w:highlight w:val="cyan"/>
              </w:rPr>
              <w:t>ClsrOprtSrvcType_B_Rq</w:t>
            </w:r>
          </w:p>
          <w:p w14:paraId="5B0BBAE8" w14:textId="77777777" w:rsidR="00D305E3" w:rsidRPr="00FA1995" w:rsidRDefault="00D305E3" w:rsidP="00B13783">
            <w:pPr>
              <w:keepNext/>
              <w:rPr>
                <w:color w:val="000000" w:themeColor="text1"/>
                <w:sz w:val="16"/>
                <w:szCs w:val="16"/>
                <w:highlight w:val="cyan"/>
              </w:rPr>
            </w:pPr>
            <w:r w:rsidRPr="00FA1995">
              <w:rPr>
                <w:color w:val="000000" w:themeColor="text1"/>
                <w:sz w:val="16"/>
                <w:szCs w:val="16"/>
                <w:highlight w:val="cyan"/>
              </w:rPr>
              <w:t>LckUnlckSrvcId_No_Rq</w:t>
            </w:r>
          </w:p>
          <w:p w14:paraId="6C0E3B5B" w14:textId="77777777" w:rsidR="00D305E3" w:rsidRPr="00FA1995" w:rsidRDefault="00D305E3" w:rsidP="00B13783">
            <w:pPr>
              <w:keepNext/>
              <w:rPr>
                <w:color w:val="000000" w:themeColor="text1"/>
                <w:sz w:val="16"/>
                <w:szCs w:val="16"/>
                <w:highlight w:val="cyan"/>
              </w:rPr>
            </w:pPr>
            <w:r w:rsidRPr="00FA1995">
              <w:rPr>
                <w:color w:val="000000" w:themeColor="text1"/>
                <w:sz w:val="16"/>
                <w:szCs w:val="16"/>
                <w:highlight w:val="cyan"/>
              </w:rPr>
              <w:t>LckUnlckSrvcSrc_B_Rq</w:t>
            </w:r>
          </w:p>
          <w:p w14:paraId="79081388" w14:textId="77777777" w:rsidR="00D305E3" w:rsidRPr="00FA1995" w:rsidRDefault="00D305E3" w:rsidP="00B13783">
            <w:pPr>
              <w:keepNext/>
              <w:rPr>
                <w:color w:val="000000" w:themeColor="text1"/>
                <w:sz w:val="16"/>
                <w:szCs w:val="16"/>
                <w:highlight w:val="cyan"/>
              </w:rPr>
            </w:pPr>
            <w:r w:rsidRPr="00FA1995">
              <w:rPr>
                <w:color w:val="000000" w:themeColor="text1"/>
                <w:sz w:val="16"/>
                <w:szCs w:val="16"/>
                <w:highlight w:val="cyan"/>
              </w:rPr>
              <w:t>LckUnlckSrvc_D_Rq</w:t>
            </w:r>
          </w:p>
          <w:p w14:paraId="45E243D0" w14:textId="77777777" w:rsidR="00D305E3" w:rsidRPr="00FA1995" w:rsidRDefault="00D305E3" w:rsidP="00B13783">
            <w:pPr>
              <w:keepNext/>
              <w:rPr>
                <w:color w:val="000000" w:themeColor="text1"/>
                <w:sz w:val="16"/>
                <w:szCs w:val="16"/>
                <w:highlight w:val="cyan"/>
              </w:rPr>
            </w:pPr>
            <w:r w:rsidRPr="00FA1995">
              <w:rPr>
                <w:color w:val="000000" w:themeColor="text1"/>
                <w:sz w:val="16"/>
                <w:szCs w:val="16"/>
                <w:highlight w:val="cyan"/>
              </w:rPr>
              <w:t>LckUnlckSrvcType_B_Rq</w:t>
            </w:r>
          </w:p>
        </w:tc>
        <w:tc>
          <w:tcPr>
            <w:tcW w:w="1800" w:type="dxa"/>
          </w:tcPr>
          <w:p w14:paraId="145062B3" w14:textId="77777777" w:rsidR="00D305E3" w:rsidRPr="00FA1995" w:rsidRDefault="00D305E3" w:rsidP="00B13783">
            <w:pPr>
              <w:keepNext/>
              <w:rPr>
                <w:sz w:val="16"/>
                <w:szCs w:val="16"/>
                <w:highlight w:val="cyan"/>
              </w:rPr>
            </w:pPr>
          </w:p>
        </w:tc>
        <w:tc>
          <w:tcPr>
            <w:tcW w:w="1530" w:type="dxa"/>
          </w:tcPr>
          <w:p w14:paraId="6AE72239" w14:textId="77777777" w:rsidR="00D305E3" w:rsidRPr="00FA1995" w:rsidRDefault="00D305E3" w:rsidP="00B13783">
            <w:pPr>
              <w:keepNext/>
              <w:rPr>
                <w:sz w:val="16"/>
                <w:szCs w:val="16"/>
                <w:highlight w:val="cyan"/>
              </w:rPr>
            </w:pPr>
          </w:p>
        </w:tc>
        <w:tc>
          <w:tcPr>
            <w:tcW w:w="1386" w:type="dxa"/>
          </w:tcPr>
          <w:p w14:paraId="4018E390" w14:textId="16D37307" w:rsidR="00D305E3" w:rsidRPr="00FA1995" w:rsidRDefault="00317166" w:rsidP="00B13783">
            <w:pPr>
              <w:keepNext/>
              <w:rPr>
                <w:sz w:val="16"/>
                <w:szCs w:val="16"/>
                <w:highlight w:val="cyan"/>
              </w:rPr>
            </w:pPr>
            <w:r>
              <w:rPr>
                <w:sz w:val="16"/>
                <w:szCs w:val="16"/>
                <w:highlight w:val="cyan"/>
              </w:rPr>
              <w:t>FD1 CAN</w:t>
            </w:r>
          </w:p>
        </w:tc>
      </w:tr>
    </w:tbl>
    <w:p w14:paraId="4EC6762A" w14:textId="77777777" w:rsidR="007D039F" w:rsidRPr="00702453" w:rsidRDefault="007D039F" w:rsidP="00F5208E">
      <w:pPr>
        <w:pStyle w:val="Caption"/>
      </w:pPr>
      <w:bookmarkStart w:id="205" w:name="_Toc25584431"/>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22</w:t>
      </w:r>
      <w:r>
        <w:rPr>
          <w:noProof/>
        </w:rPr>
        <w:fldChar w:fldCharType="end"/>
      </w:r>
      <w:r w:rsidRPr="00702453">
        <w:t xml:space="preserve">: </w:t>
      </w:r>
      <w:r>
        <w:t>Input Signal mappings of Function</w:t>
      </w:r>
      <w:bookmarkEnd w:id="205"/>
    </w:p>
    <w:p w14:paraId="2EAFFC34" w14:textId="77777777" w:rsidR="007D039F" w:rsidRDefault="007D039F" w:rsidP="007D039F">
      <w:pPr>
        <w:rPr>
          <w:lang w:val="en-GB"/>
        </w:rPr>
      </w:pPr>
    </w:p>
    <w:p w14:paraId="306B33A7" w14:textId="77777777" w:rsidR="007D039F" w:rsidRDefault="007D039F" w:rsidP="007D039F">
      <w:pPr>
        <w:pStyle w:val="Heading6"/>
        <w:rPr>
          <w:lang w:val="en-GB"/>
        </w:rPr>
      </w:pPr>
      <w:bookmarkStart w:id="206" w:name="_Toc32332150"/>
      <w:r>
        <w:rPr>
          <w:lang w:val="en-GB"/>
        </w:rPr>
        <w:t>Output</w:t>
      </w:r>
      <w:r w:rsidRPr="002824C9">
        <w:rPr>
          <w:lang w:val="en-GB"/>
        </w:rPr>
        <w:t>s</w:t>
      </w:r>
      <w:bookmarkEnd w:id="206"/>
    </w:p>
    <w:p w14:paraId="1BA96290" w14:textId="77777777" w:rsidR="007D039F" w:rsidRDefault="007D039F" w:rsidP="007D039F">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5"/>
        <w:gridCol w:w="180"/>
        <w:gridCol w:w="990"/>
        <w:gridCol w:w="270"/>
        <w:gridCol w:w="1080"/>
        <w:gridCol w:w="270"/>
        <w:gridCol w:w="1625"/>
        <w:gridCol w:w="2551"/>
      </w:tblGrid>
      <w:tr w:rsidR="007D039F" w:rsidRPr="00E54DEA" w14:paraId="426AFD44" w14:textId="77777777" w:rsidTr="00063591">
        <w:trPr>
          <w:trHeight w:val="173"/>
        </w:trPr>
        <w:tc>
          <w:tcPr>
            <w:tcW w:w="3235" w:type="dxa"/>
            <w:shd w:val="clear" w:color="auto" w:fill="D9D9D9" w:themeFill="background1" w:themeFillShade="D9"/>
            <w:noWrap/>
            <w:hideMark/>
          </w:tcPr>
          <w:p w14:paraId="4C37006F" w14:textId="77777777" w:rsidR="007D039F" w:rsidRPr="00E54DEA" w:rsidRDefault="007D039F" w:rsidP="00D24078">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170" w:type="dxa"/>
            <w:gridSpan w:val="2"/>
            <w:shd w:val="clear" w:color="auto" w:fill="D9D9D9" w:themeFill="background1" w:themeFillShade="D9"/>
          </w:tcPr>
          <w:p w14:paraId="75187F28" w14:textId="77777777" w:rsidR="007D039F" w:rsidRDefault="007D039F" w:rsidP="00D24078">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gridSpan w:val="2"/>
            <w:shd w:val="clear" w:color="auto" w:fill="D9D9D9" w:themeFill="background1" w:themeFillShade="D9"/>
          </w:tcPr>
          <w:p w14:paraId="47D323C2" w14:textId="77777777" w:rsidR="007D039F" w:rsidRDefault="007D039F" w:rsidP="00D24078">
            <w:pPr>
              <w:keepNext/>
              <w:overflowPunct/>
              <w:autoSpaceDE/>
              <w:autoSpaceDN/>
              <w:adjustRightInd/>
              <w:textAlignment w:val="auto"/>
              <w:rPr>
                <w:rFonts w:cs="Arial"/>
                <w:b/>
                <w:bCs/>
                <w:color w:val="000000"/>
              </w:rPr>
            </w:pPr>
            <w:r>
              <w:rPr>
                <w:rFonts w:cs="Arial"/>
                <w:b/>
                <w:bCs/>
                <w:color w:val="000000"/>
              </w:rPr>
              <w:t>Mapping Details</w:t>
            </w:r>
          </w:p>
          <w:p w14:paraId="0A0F97A1" w14:textId="77777777" w:rsidR="007D039F" w:rsidRPr="001321BD" w:rsidRDefault="007D039F" w:rsidP="00D24078">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895" w:type="dxa"/>
            <w:gridSpan w:val="2"/>
            <w:shd w:val="clear" w:color="auto" w:fill="D9D9D9" w:themeFill="background1" w:themeFillShade="D9"/>
          </w:tcPr>
          <w:p w14:paraId="1338C047" w14:textId="77777777" w:rsidR="007D039F" w:rsidRDefault="007D039F" w:rsidP="00D24078">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03350D88" w14:textId="77777777" w:rsidR="007D039F" w:rsidRDefault="007D039F" w:rsidP="00D24078">
            <w:pPr>
              <w:keepNext/>
              <w:overflowPunct/>
              <w:autoSpaceDE/>
              <w:autoSpaceDN/>
              <w:adjustRightInd/>
              <w:textAlignment w:val="auto"/>
              <w:rPr>
                <w:rFonts w:cs="Arial"/>
                <w:b/>
                <w:bCs/>
                <w:color w:val="000000"/>
              </w:rPr>
            </w:pPr>
            <w:r>
              <w:rPr>
                <w:rFonts w:cs="Arial"/>
                <w:b/>
                <w:bCs/>
                <w:color w:val="000000"/>
              </w:rPr>
              <w:t>Connection</w:t>
            </w:r>
          </w:p>
          <w:p w14:paraId="2554D48D" w14:textId="77777777" w:rsidR="007D039F" w:rsidRDefault="007D039F" w:rsidP="00D24078">
            <w:pPr>
              <w:keepNext/>
              <w:overflowPunct/>
              <w:autoSpaceDE/>
              <w:autoSpaceDN/>
              <w:adjustRightInd/>
              <w:textAlignment w:val="auto"/>
              <w:rPr>
                <w:rFonts w:cs="Arial"/>
                <w:b/>
                <w:bCs/>
                <w:color w:val="000000"/>
              </w:rPr>
            </w:pPr>
            <w:r w:rsidRPr="001321BD">
              <w:rPr>
                <w:i/>
              </w:rPr>
              <w:t>(Optional)</w:t>
            </w:r>
          </w:p>
        </w:tc>
      </w:tr>
      <w:tr w:rsidR="00F444A5" w:rsidRPr="003F473D" w14:paraId="23832961" w14:textId="77777777" w:rsidTr="00063591">
        <w:trPr>
          <w:trHeight w:val="143"/>
        </w:trPr>
        <w:tc>
          <w:tcPr>
            <w:tcW w:w="3235" w:type="dxa"/>
            <w:noWrap/>
          </w:tcPr>
          <w:p w14:paraId="1D82F498" w14:textId="77777777" w:rsidR="00F444A5" w:rsidRPr="00094357" w:rsidRDefault="00F444A5" w:rsidP="00F444A5">
            <w:pPr>
              <w:overflowPunct/>
              <w:spacing w:line="288" w:lineRule="auto"/>
              <w:textAlignment w:val="auto"/>
              <w:rPr>
                <w:rFonts w:ascii="Calibri" w:hAnsi="Calibri" w:cs="Calibri"/>
                <w:color w:val="000000"/>
              </w:rPr>
            </w:pPr>
            <w:r>
              <w:rPr>
                <w:rFonts w:ascii="Calibri" w:hAnsi="Calibri" w:cs="Calibri"/>
                <w:color w:val="000000"/>
              </w:rPr>
              <w:t>BEC_RemoteAccessLock_Rqst</w:t>
            </w:r>
          </w:p>
        </w:tc>
        <w:tc>
          <w:tcPr>
            <w:tcW w:w="1170" w:type="dxa"/>
            <w:gridSpan w:val="2"/>
          </w:tcPr>
          <w:p w14:paraId="43EE2B5C" w14:textId="77777777" w:rsidR="00F444A5" w:rsidRPr="00D20BE7" w:rsidRDefault="00F444A5" w:rsidP="00F444A5">
            <w:pPr>
              <w:keepNext/>
              <w:rPr>
                <w:color w:val="000000" w:themeColor="text1"/>
                <w:sz w:val="18"/>
              </w:rPr>
            </w:pPr>
            <w:r>
              <w:rPr>
                <w:color w:val="000000" w:themeColor="text1"/>
                <w:sz w:val="18"/>
              </w:rPr>
              <w:t>Same</w:t>
            </w:r>
          </w:p>
        </w:tc>
        <w:tc>
          <w:tcPr>
            <w:tcW w:w="1350" w:type="dxa"/>
            <w:gridSpan w:val="2"/>
          </w:tcPr>
          <w:p w14:paraId="23022E7B" w14:textId="77777777" w:rsidR="00F444A5" w:rsidRPr="00D20BE7" w:rsidRDefault="00F444A5" w:rsidP="00F444A5">
            <w:pPr>
              <w:keepNext/>
              <w:rPr>
                <w:sz w:val="18"/>
              </w:rPr>
            </w:pPr>
          </w:p>
        </w:tc>
        <w:tc>
          <w:tcPr>
            <w:tcW w:w="1895" w:type="dxa"/>
            <w:gridSpan w:val="2"/>
          </w:tcPr>
          <w:p w14:paraId="25BDF828" w14:textId="77777777" w:rsidR="00F444A5" w:rsidRPr="00D20BE7" w:rsidRDefault="00F444A5" w:rsidP="00F444A5">
            <w:pPr>
              <w:keepNext/>
              <w:rPr>
                <w:sz w:val="18"/>
              </w:rPr>
            </w:pPr>
          </w:p>
        </w:tc>
        <w:tc>
          <w:tcPr>
            <w:tcW w:w="2551" w:type="dxa"/>
          </w:tcPr>
          <w:p w14:paraId="03E5D759" w14:textId="77777777" w:rsidR="00F444A5" w:rsidRPr="004B44BC" w:rsidRDefault="00F444A5" w:rsidP="00F444A5">
            <w:pPr>
              <w:keepNext/>
              <w:rPr>
                <w:sz w:val="18"/>
              </w:rPr>
            </w:pPr>
            <w:r>
              <w:rPr>
                <w:sz w:val="18"/>
              </w:rPr>
              <w:t>Internal to BCM</w:t>
            </w:r>
          </w:p>
        </w:tc>
      </w:tr>
      <w:tr w:rsidR="00F444A5" w:rsidRPr="003F473D" w14:paraId="1F9F3A4A" w14:textId="77777777" w:rsidTr="00063591">
        <w:trPr>
          <w:trHeight w:val="143"/>
        </w:trPr>
        <w:tc>
          <w:tcPr>
            <w:tcW w:w="3235" w:type="dxa"/>
            <w:noWrap/>
          </w:tcPr>
          <w:p w14:paraId="79D742FB" w14:textId="77777777" w:rsidR="00F444A5" w:rsidRDefault="00F444A5" w:rsidP="00F444A5">
            <w:pPr>
              <w:overflowPunct/>
              <w:spacing w:line="288" w:lineRule="auto"/>
              <w:textAlignment w:val="auto"/>
              <w:rPr>
                <w:rFonts w:ascii="Calibri" w:hAnsi="Calibri" w:cs="Calibri"/>
                <w:color w:val="000000"/>
              </w:rPr>
            </w:pPr>
            <w:r>
              <w:rPr>
                <w:rFonts w:ascii="Calibri" w:hAnsi="Calibri" w:cs="Calibri"/>
                <w:color w:val="000000"/>
              </w:rPr>
              <w:t>BEC_RemoteAccessOpenClose_Rqst</w:t>
            </w:r>
          </w:p>
        </w:tc>
        <w:tc>
          <w:tcPr>
            <w:tcW w:w="1170" w:type="dxa"/>
            <w:gridSpan w:val="2"/>
          </w:tcPr>
          <w:p w14:paraId="523181BB" w14:textId="77777777" w:rsidR="00F444A5" w:rsidRPr="00D20BE7" w:rsidRDefault="00F444A5" w:rsidP="00F444A5">
            <w:pPr>
              <w:keepNext/>
              <w:rPr>
                <w:color w:val="000000" w:themeColor="text1"/>
                <w:sz w:val="18"/>
              </w:rPr>
            </w:pPr>
            <w:r>
              <w:rPr>
                <w:color w:val="000000" w:themeColor="text1"/>
                <w:sz w:val="18"/>
              </w:rPr>
              <w:t>Same</w:t>
            </w:r>
          </w:p>
        </w:tc>
        <w:tc>
          <w:tcPr>
            <w:tcW w:w="1350" w:type="dxa"/>
            <w:gridSpan w:val="2"/>
          </w:tcPr>
          <w:p w14:paraId="504AC829" w14:textId="77777777" w:rsidR="00F444A5" w:rsidRPr="00D20BE7" w:rsidRDefault="00F444A5" w:rsidP="00F444A5">
            <w:pPr>
              <w:keepNext/>
              <w:rPr>
                <w:sz w:val="18"/>
              </w:rPr>
            </w:pPr>
          </w:p>
        </w:tc>
        <w:tc>
          <w:tcPr>
            <w:tcW w:w="1895" w:type="dxa"/>
            <w:gridSpan w:val="2"/>
          </w:tcPr>
          <w:p w14:paraId="5FEDB5F1" w14:textId="77777777" w:rsidR="00F444A5" w:rsidRPr="00D20BE7" w:rsidRDefault="00F444A5" w:rsidP="00F444A5">
            <w:pPr>
              <w:keepNext/>
              <w:rPr>
                <w:sz w:val="18"/>
              </w:rPr>
            </w:pPr>
          </w:p>
        </w:tc>
        <w:tc>
          <w:tcPr>
            <w:tcW w:w="2551" w:type="dxa"/>
          </w:tcPr>
          <w:p w14:paraId="3D69D1B7" w14:textId="77777777" w:rsidR="00F444A5" w:rsidRPr="004B44BC" w:rsidRDefault="00F444A5" w:rsidP="00F444A5">
            <w:pPr>
              <w:keepNext/>
              <w:rPr>
                <w:sz w:val="18"/>
              </w:rPr>
            </w:pPr>
            <w:r>
              <w:rPr>
                <w:sz w:val="18"/>
              </w:rPr>
              <w:t>Internal to BCM</w:t>
            </w:r>
          </w:p>
        </w:tc>
      </w:tr>
      <w:tr w:rsidR="00F444A5" w:rsidRPr="003F473D" w14:paraId="5435799E" w14:textId="77777777" w:rsidTr="00063591">
        <w:trPr>
          <w:trHeight w:val="143"/>
        </w:trPr>
        <w:tc>
          <w:tcPr>
            <w:tcW w:w="3235" w:type="dxa"/>
            <w:noWrap/>
          </w:tcPr>
          <w:p w14:paraId="3A8BF66F" w14:textId="77777777" w:rsidR="00F444A5" w:rsidRDefault="00F444A5" w:rsidP="00F444A5">
            <w:pPr>
              <w:overflowPunct/>
              <w:spacing w:line="288" w:lineRule="auto"/>
              <w:textAlignment w:val="auto"/>
              <w:rPr>
                <w:rFonts w:ascii="Calibri" w:hAnsi="Calibri" w:cs="Calibri"/>
                <w:color w:val="000000"/>
              </w:rPr>
            </w:pPr>
            <w:r>
              <w:rPr>
                <w:rFonts w:ascii="Calibri" w:hAnsi="Calibri" w:cs="Calibri"/>
                <w:color w:val="000000"/>
              </w:rPr>
              <w:t>BEC_RemoteAccessStopToggle_Rqst</w:t>
            </w:r>
          </w:p>
        </w:tc>
        <w:tc>
          <w:tcPr>
            <w:tcW w:w="1170" w:type="dxa"/>
            <w:gridSpan w:val="2"/>
          </w:tcPr>
          <w:p w14:paraId="2679DA17" w14:textId="77777777" w:rsidR="00F444A5" w:rsidRPr="00D20BE7" w:rsidRDefault="00F444A5" w:rsidP="00F444A5">
            <w:pPr>
              <w:keepNext/>
              <w:rPr>
                <w:color w:val="000000" w:themeColor="text1"/>
                <w:sz w:val="18"/>
              </w:rPr>
            </w:pPr>
            <w:r>
              <w:rPr>
                <w:color w:val="000000" w:themeColor="text1"/>
                <w:sz w:val="18"/>
              </w:rPr>
              <w:t>Same</w:t>
            </w:r>
          </w:p>
        </w:tc>
        <w:tc>
          <w:tcPr>
            <w:tcW w:w="1350" w:type="dxa"/>
            <w:gridSpan w:val="2"/>
          </w:tcPr>
          <w:p w14:paraId="2BB06F0F" w14:textId="77777777" w:rsidR="00F444A5" w:rsidRPr="00D20BE7" w:rsidRDefault="00F444A5" w:rsidP="00F444A5">
            <w:pPr>
              <w:keepNext/>
              <w:rPr>
                <w:sz w:val="18"/>
              </w:rPr>
            </w:pPr>
          </w:p>
        </w:tc>
        <w:tc>
          <w:tcPr>
            <w:tcW w:w="1895" w:type="dxa"/>
            <w:gridSpan w:val="2"/>
          </w:tcPr>
          <w:p w14:paraId="2AA16FF6" w14:textId="77777777" w:rsidR="00F444A5" w:rsidRPr="00D20BE7" w:rsidRDefault="00F444A5" w:rsidP="00F444A5">
            <w:pPr>
              <w:keepNext/>
              <w:rPr>
                <w:sz w:val="18"/>
              </w:rPr>
            </w:pPr>
          </w:p>
        </w:tc>
        <w:tc>
          <w:tcPr>
            <w:tcW w:w="2551" w:type="dxa"/>
          </w:tcPr>
          <w:p w14:paraId="0E50FE39" w14:textId="77777777" w:rsidR="00F444A5" w:rsidRPr="004B44BC" w:rsidRDefault="00F444A5" w:rsidP="00F444A5">
            <w:pPr>
              <w:keepNext/>
              <w:rPr>
                <w:sz w:val="18"/>
              </w:rPr>
            </w:pPr>
            <w:r>
              <w:rPr>
                <w:sz w:val="18"/>
              </w:rPr>
              <w:t>Internal to BCM</w:t>
            </w:r>
          </w:p>
        </w:tc>
      </w:tr>
      <w:tr w:rsidR="0043312D" w:rsidRPr="00890B1D" w14:paraId="7D6DBBA8" w14:textId="77777777" w:rsidTr="00B13783">
        <w:trPr>
          <w:trHeight w:val="143"/>
        </w:trPr>
        <w:tc>
          <w:tcPr>
            <w:tcW w:w="3415" w:type="dxa"/>
            <w:gridSpan w:val="2"/>
            <w:noWrap/>
          </w:tcPr>
          <w:p w14:paraId="4B6BCD3C" w14:textId="77777777" w:rsidR="0043312D" w:rsidRPr="00FA1995" w:rsidRDefault="0043312D" w:rsidP="00B13783">
            <w:pPr>
              <w:keepNext/>
              <w:overflowPunct/>
              <w:autoSpaceDE/>
              <w:autoSpaceDN/>
              <w:adjustRightInd/>
              <w:textAlignment w:val="auto"/>
              <w:rPr>
                <w:sz w:val="16"/>
                <w:szCs w:val="16"/>
                <w:highlight w:val="cyan"/>
              </w:rPr>
            </w:pPr>
            <w:r w:rsidRPr="00FA1995">
              <w:rPr>
                <w:sz w:val="16"/>
                <w:szCs w:val="16"/>
                <w:highlight w:val="cyan"/>
              </w:rPr>
              <w:t>SOA_PLG_Stat</w:t>
            </w:r>
          </w:p>
        </w:tc>
        <w:tc>
          <w:tcPr>
            <w:tcW w:w="1260" w:type="dxa"/>
            <w:gridSpan w:val="2"/>
          </w:tcPr>
          <w:p w14:paraId="01AD58CF" w14:textId="77777777" w:rsidR="0043312D" w:rsidRPr="00FA1995" w:rsidRDefault="0043312D" w:rsidP="00B13783">
            <w:pPr>
              <w:keepNext/>
              <w:rPr>
                <w:color w:val="000000" w:themeColor="text1"/>
                <w:sz w:val="16"/>
                <w:szCs w:val="16"/>
                <w:highlight w:val="cyan"/>
              </w:rPr>
            </w:pPr>
            <w:r w:rsidRPr="00FA1995">
              <w:rPr>
                <w:color w:val="000000" w:themeColor="text1"/>
                <w:sz w:val="16"/>
                <w:szCs w:val="16"/>
                <w:highlight w:val="cyan"/>
              </w:rPr>
              <w:t>ClsrOprtSrvc_D_Arb</w:t>
            </w:r>
          </w:p>
          <w:p w14:paraId="7234A0CA" w14:textId="77777777" w:rsidR="0043312D" w:rsidRPr="00FA1995" w:rsidRDefault="0043312D" w:rsidP="00B13783">
            <w:pPr>
              <w:keepNext/>
              <w:rPr>
                <w:color w:val="000000" w:themeColor="text1"/>
                <w:sz w:val="16"/>
                <w:szCs w:val="16"/>
                <w:highlight w:val="cyan"/>
              </w:rPr>
            </w:pPr>
            <w:r w:rsidRPr="00FA1995">
              <w:rPr>
                <w:color w:val="000000" w:themeColor="text1"/>
                <w:sz w:val="16"/>
                <w:szCs w:val="16"/>
                <w:highlight w:val="cyan"/>
              </w:rPr>
              <w:t>ClsrOprtSrvcId_No_Actl</w:t>
            </w:r>
          </w:p>
          <w:p w14:paraId="680949F0" w14:textId="77777777" w:rsidR="0043312D" w:rsidRPr="00FA1995" w:rsidRDefault="0043312D" w:rsidP="00B13783">
            <w:pPr>
              <w:keepNext/>
              <w:rPr>
                <w:color w:val="000000" w:themeColor="text1"/>
                <w:sz w:val="16"/>
                <w:szCs w:val="16"/>
                <w:highlight w:val="cyan"/>
              </w:rPr>
            </w:pPr>
            <w:r w:rsidRPr="00FA1995">
              <w:rPr>
                <w:color w:val="000000" w:themeColor="text1"/>
                <w:sz w:val="16"/>
                <w:szCs w:val="16"/>
                <w:highlight w:val="cyan"/>
              </w:rPr>
              <w:t>ClsrOprtSrvc_D_Res</w:t>
            </w:r>
          </w:p>
          <w:p w14:paraId="476663F7" w14:textId="77777777" w:rsidR="0043312D" w:rsidRPr="00FA1995" w:rsidRDefault="0043312D" w:rsidP="00B13783">
            <w:pPr>
              <w:keepNext/>
              <w:rPr>
                <w:color w:val="000000" w:themeColor="text1"/>
                <w:sz w:val="16"/>
                <w:szCs w:val="16"/>
                <w:highlight w:val="cyan"/>
              </w:rPr>
            </w:pPr>
            <w:r w:rsidRPr="00FA1995">
              <w:rPr>
                <w:color w:val="000000" w:themeColor="text1"/>
                <w:sz w:val="16"/>
                <w:szCs w:val="16"/>
                <w:highlight w:val="cyan"/>
              </w:rPr>
              <w:t>LckUnlckSrvc_D_Arb</w:t>
            </w:r>
          </w:p>
          <w:p w14:paraId="3E15C429" w14:textId="77777777" w:rsidR="0043312D" w:rsidRPr="00FA1995" w:rsidRDefault="0043312D" w:rsidP="00B13783">
            <w:pPr>
              <w:keepNext/>
              <w:rPr>
                <w:color w:val="000000" w:themeColor="text1"/>
                <w:sz w:val="16"/>
                <w:szCs w:val="16"/>
                <w:highlight w:val="cyan"/>
              </w:rPr>
            </w:pPr>
            <w:r w:rsidRPr="00FA1995">
              <w:rPr>
                <w:color w:val="000000" w:themeColor="text1"/>
                <w:sz w:val="16"/>
                <w:szCs w:val="16"/>
                <w:highlight w:val="cyan"/>
              </w:rPr>
              <w:t>LckUnlckSrvcId_No_Actl</w:t>
            </w:r>
          </w:p>
          <w:p w14:paraId="64133308" w14:textId="77777777" w:rsidR="0043312D" w:rsidRPr="00FA1995" w:rsidRDefault="0043312D" w:rsidP="00B13783">
            <w:pPr>
              <w:keepNext/>
              <w:rPr>
                <w:color w:val="000000" w:themeColor="text1"/>
                <w:sz w:val="16"/>
                <w:szCs w:val="16"/>
                <w:highlight w:val="cyan"/>
              </w:rPr>
            </w:pPr>
            <w:r w:rsidRPr="00FA1995">
              <w:rPr>
                <w:color w:val="000000" w:themeColor="text1"/>
                <w:sz w:val="16"/>
                <w:szCs w:val="16"/>
                <w:highlight w:val="cyan"/>
              </w:rPr>
              <w:t>LckUnlckSrvc_D_Res</w:t>
            </w:r>
          </w:p>
        </w:tc>
        <w:tc>
          <w:tcPr>
            <w:tcW w:w="1350" w:type="dxa"/>
            <w:gridSpan w:val="2"/>
          </w:tcPr>
          <w:p w14:paraId="4F99A773" w14:textId="77777777" w:rsidR="0043312D" w:rsidRPr="00FA1995" w:rsidRDefault="0043312D" w:rsidP="00B13783">
            <w:pPr>
              <w:keepNext/>
              <w:rPr>
                <w:sz w:val="16"/>
                <w:szCs w:val="16"/>
                <w:highlight w:val="cyan"/>
              </w:rPr>
            </w:pPr>
          </w:p>
        </w:tc>
        <w:tc>
          <w:tcPr>
            <w:tcW w:w="1625" w:type="dxa"/>
          </w:tcPr>
          <w:p w14:paraId="54B9D60B" w14:textId="77777777" w:rsidR="0043312D" w:rsidRPr="00FA1995" w:rsidRDefault="0043312D" w:rsidP="00B13783">
            <w:pPr>
              <w:keepNext/>
              <w:rPr>
                <w:sz w:val="16"/>
                <w:szCs w:val="16"/>
                <w:highlight w:val="cyan"/>
              </w:rPr>
            </w:pPr>
          </w:p>
        </w:tc>
        <w:tc>
          <w:tcPr>
            <w:tcW w:w="2551" w:type="dxa"/>
          </w:tcPr>
          <w:p w14:paraId="78555A14" w14:textId="388AD911" w:rsidR="0043312D" w:rsidRPr="00890B1D" w:rsidRDefault="00317166" w:rsidP="00B13783">
            <w:pPr>
              <w:keepNext/>
              <w:rPr>
                <w:sz w:val="16"/>
                <w:szCs w:val="16"/>
              </w:rPr>
            </w:pPr>
            <w:r>
              <w:rPr>
                <w:sz w:val="16"/>
                <w:szCs w:val="16"/>
                <w:highlight w:val="cyan"/>
              </w:rPr>
              <w:t xml:space="preserve">FD1 </w:t>
            </w:r>
            <w:r w:rsidR="0043312D" w:rsidRPr="00FA1995">
              <w:rPr>
                <w:sz w:val="16"/>
                <w:szCs w:val="16"/>
                <w:highlight w:val="cyan"/>
              </w:rPr>
              <w:t>CAN</w:t>
            </w:r>
          </w:p>
        </w:tc>
      </w:tr>
    </w:tbl>
    <w:p w14:paraId="228782FC" w14:textId="77777777" w:rsidR="007D039F" w:rsidRPr="00702453" w:rsidRDefault="007D039F" w:rsidP="007D039F">
      <w:pPr>
        <w:pStyle w:val="Caption"/>
      </w:pPr>
      <w:bookmarkStart w:id="207" w:name="_Toc25584432"/>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23</w:t>
      </w:r>
      <w:r>
        <w:rPr>
          <w:noProof/>
        </w:rPr>
        <w:fldChar w:fldCharType="end"/>
      </w:r>
      <w:r w:rsidRPr="00702453">
        <w:t xml:space="preserve">: </w:t>
      </w:r>
      <w:r>
        <w:t>Output Signal mappings of Function</w:t>
      </w:r>
      <w:bookmarkEnd w:id="207"/>
    </w:p>
    <w:p w14:paraId="43B8B631" w14:textId="77777777" w:rsidR="007D039F" w:rsidRDefault="007D039F" w:rsidP="007D039F">
      <w:pPr>
        <w:rPr>
          <w:lang w:val="en-GB"/>
        </w:rPr>
      </w:pPr>
    </w:p>
    <w:p w14:paraId="20325BEE" w14:textId="77777777" w:rsidR="007D039F" w:rsidRDefault="007D039F" w:rsidP="007D039F">
      <w:pPr>
        <w:pStyle w:val="Heading6"/>
      </w:pPr>
      <w:bookmarkStart w:id="208" w:name="_Toc32332151"/>
      <w:r>
        <w:lastRenderedPageBreak/>
        <w:t>Parameters</w:t>
      </w:r>
      <w:bookmarkEnd w:id="208"/>
    </w:p>
    <w:p w14:paraId="46FD830A" w14:textId="77777777" w:rsidR="007D039F" w:rsidRPr="00A57D05" w:rsidRDefault="007D039F" w:rsidP="007D039F">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7D039F" w:rsidRPr="00E54DEA" w14:paraId="30AF1940" w14:textId="77777777" w:rsidTr="00063591">
        <w:trPr>
          <w:trHeight w:val="161"/>
        </w:trPr>
        <w:tc>
          <w:tcPr>
            <w:tcW w:w="1838" w:type="dxa"/>
            <w:shd w:val="clear" w:color="auto" w:fill="D9D9D9" w:themeFill="background1" w:themeFillShade="D9"/>
            <w:noWrap/>
            <w:hideMark/>
          </w:tcPr>
          <w:p w14:paraId="0698FEB6" w14:textId="77777777" w:rsidR="007D039F" w:rsidRPr="00E54DEA" w:rsidRDefault="007D039F" w:rsidP="00D24078">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6704B0F" w14:textId="77777777" w:rsidR="007D039F" w:rsidRDefault="007D039F" w:rsidP="00D24078">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CFC481B" w14:textId="77777777" w:rsidR="007D039F" w:rsidRDefault="007D039F" w:rsidP="00D24078">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566FC7D" w14:textId="77777777" w:rsidR="007D039F" w:rsidRPr="00E54DEA" w:rsidRDefault="007D039F" w:rsidP="00D24078">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AF12898" w14:textId="77777777" w:rsidR="007D039F" w:rsidRDefault="007D039F" w:rsidP="00D24078">
            <w:pPr>
              <w:keepNext/>
              <w:overflowPunct/>
              <w:autoSpaceDE/>
              <w:autoSpaceDN/>
              <w:adjustRightInd/>
              <w:textAlignment w:val="auto"/>
              <w:rPr>
                <w:rFonts w:cs="Arial"/>
                <w:b/>
                <w:bCs/>
                <w:color w:val="000000"/>
              </w:rPr>
            </w:pPr>
            <w:r>
              <w:rPr>
                <w:rFonts w:cs="Arial"/>
                <w:b/>
                <w:bCs/>
                <w:color w:val="000000"/>
              </w:rPr>
              <w:t>Method Details</w:t>
            </w:r>
          </w:p>
        </w:tc>
      </w:tr>
      <w:tr w:rsidR="007D039F" w:rsidRPr="003F473D" w14:paraId="14FADA33" w14:textId="77777777" w:rsidTr="00063591">
        <w:trPr>
          <w:trHeight w:val="70"/>
        </w:trPr>
        <w:tc>
          <w:tcPr>
            <w:tcW w:w="1838" w:type="dxa"/>
            <w:noWrap/>
          </w:tcPr>
          <w:p w14:paraId="48687169" w14:textId="77777777" w:rsidR="007D039F" w:rsidRPr="00D20BE7" w:rsidRDefault="007D039F" w:rsidP="00D24078">
            <w:pPr>
              <w:keepNext/>
              <w:overflowPunct/>
              <w:autoSpaceDE/>
              <w:autoSpaceDN/>
              <w:adjustRightInd/>
              <w:textAlignment w:val="auto"/>
              <w:rPr>
                <w:color w:val="000000" w:themeColor="text1"/>
                <w:sz w:val="18"/>
              </w:rPr>
            </w:pPr>
          </w:p>
        </w:tc>
        <w:tc>
          <w:tcPr>
            <w:tcW w:w="1843" w:type="dxa"/>
          </w:tcPr>
          <w:p w14:paraId="69D395B8" w14:textId="77777777" w:rsidR="007D039F" w:rsidRPr="00D20BE7" w:rsidRDefault="007D039F" w:rsidP="00D24078">
            <w:pPr>
              <w:keepNext/>
              <w:rPr>
                <w:color w:val="000000" w:themeColor="text1"/>
                <w:sz w:val="18"/>
              </w:rPr>
            </w:pPr>
          </w:p>
        </w:tc>
        <w:tc>
          <w:tcPr>
            <w:tcW w:w="1701" w:type="dxa"/>
          </w:tcPr>
          <w:p w14:paraId="7523A61B" w14:textId="77777777" w:rsidR="007D039F" w:rsidRPr="00D20BE7" w:rsidRDefault="007D039F" w:rsidP="00D24078">
            <w:pPr>
              <w:keepNext/>
              <w:rPr>
                <w:sz w:val="18"/>
              </w:rPr>
            </w:pPr>
          </w:p>
        </w:tc>
        <w:tc>
          <w:tcPr>
            <w:tcW w:w="1417" w:type="dxa"/>
            <w:noWrap/>
          </w:tcPr>
          <w:p w14:paraId="73A85A15" w14:textId="77777777" w:rsidR="007D039F" w:rsidRPr="00D20BE7" w:rsidRDefault="007D039F" w:rsidP="00D24078">
            <w:pPr>
              <w:keepNext/>
              <w:rPr>
                <w:color w:val="000000" w:themeColor="text1"/>
                <w:sz w:val="18"/>
              </w:rPr>
            </w:pPr>
          </w:p>
        </w:tc>
        <w:tc>
          <w:tcPr>
            <w:tcW w:w="3402" w:type="dxa"/>
          </w:tcPr>
          <w:p w14:paraId="1C94D6A3" w14:textId="77777777" w:rsidR="007D039F" w:rsidRPr="00D20BE7" w:rsidRDefault="007D039F" w:rsidP="00D24078">
            <w:pPr>
              <w:keepNext/>
              <w:rPr>
                <w:sz w:val="18"/>
              </w:rPr>
            </w:pPr>
          </w:p>
        </w:tc>
      </w:tr>
    </w:tbl>
    <w:p w14:paraId="769185BB" w14:textId="77777777" w:rsidR="007D039F" w:rsidRPr="00702453" w:rsidRDefault="007D039F" w:rsidP="007D039F">
      <w:pPr>
        <w:pStyle w:val="Caption"/>
      </w:pPr>
      <w:bookmarkStart w:id="209" w:name="_Toc25584433"/>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24</w:t>
      </w:r>
      <w:r>
        <w:rPr>
          <w:noProof/>
        </w:rPr>
        <w:fldChar w:fldCharType="end"/>
      </w:r>
      <w:r w:rsidRPr="00702453">
        <w:t xml:space="preserve">: </w:t>
      </w:r>
      <w:r>
        <w:t>Parameter mappings of Function</w:t>
      </w:r>
      <w:bookmarkEnd w:id="209"/>
    </w:p>
    <w:p w14:paraId="47C44168" w14:textId="77777777" w:rsidR="007D039F" w:rsidRPr="003E2313" w:rsidRDefault="007D039F" w:rsidP="007D039F">
      <w:pPr>
        <w:pStyle w:val="Heading6"/>
      </w:pPr>
      <w:bookmarkStart w:id="210" w:name="_Toc32332152"/>
      <w:r>
        <w:t>Interface</w:t>
      </w:r>
      <w:r w:rsidRPr="003E2313">
        <w:t xml:space="preserve"> Requirements</w:t>
      </w:r>
      <w:bookmarkEnd w:id="210"/>
    </w:p>
    <w:p w14:paraId="4F0E10F7" w14:textId="77777777" w:rsidR="007D039F" w:rsidRDefault="006E4AE9" w:rsidP="007D039F">
      <w:pPr>
        <w:tabs>
          <w:tab w:val="left" w:pos="284"/>
          <w:tab w:val="left" w:pos="851"/>
        </w:tabs>
      </w:pPr>
      <w:r>
        <w:t>N/A</w:t>
      </w:r>
    </w:p>
    <w:p w14:paraId="69ADB9EE" w14:textId="77777777" w:rsidR="00B41145" w:rsidRDefault="00B41145" w:rsidP="00B41145">
      <w:pPr>
        <w:rPr>
          <w:rFonts w:cs="Arial"/>
        </w:rPr>
      </w:pPr>
    </w:p>
    <w:p w14:paraId="48C2D65F" w14:textId="77777777" w:rsidR="007D039F" w:rsidRDefault="007D039F" w:rsidP="00F5208E">
      <w:pPr>
        <w:pStyle w:val="Heading6"/>
        <w:numPr>
          <w:ilvl w:val="4"/>
          <w:numId w:val="5"/>
        </w:numPr>
        <w:tabs>
          <w:tab w:val="clear" w:pos="1418"/>
        </w:tabs>
        <w:rPr>
          <w:lang w:val="en-GB"/>
        </w:rPr>
      </w:pPr>
      <w:bookmarkStart w:id="211" w:name="_Toc32332153"/>
      <w:r>
        <w:rPr>
          <w:lang w:val="en-GB"/>
        </w:rPr>
        <w:t>Function Requirements</w:t>
      </w:r>
      <w:bookmarkEnd w:id="211"/>
    </w:p>
    <w:p w14:paraId="75A6DE77" w14:textId="77777777" w:rsidR="007D039F" w:rsidRDefault="007D039F"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4973"/>
        <w:gridCol w:w="2466"/>
      </w:tblGrid>
      <w:tr w:rsidR="007D039F" w14:paraId="2D263CF9" w14:textId="77777777" w:rsidTr="00063591">
        <w:tc>
          <w:tcPr>
            <w:tcW w:w="2762" w:type="dxa"/>
            <w:shd w:val="clear" w:color="auto" w:fill="D9D9D9" w:themeFill="background1" w:themeFillShade="D9"/>
          </w:tcPr>
          <w:p w14:paraId="1DB160E9" w14:textId="77777777" w:rsidR="007D039F" w:rsidRDefault="007D039F" w:rsidP="00F5208E">
            <w:pPr>
              <w:keepNext/>
              <w:rPr>
                <w:b/>
              </w:rPr>
            </w:pPr>
            <w:r w:rsidRPr="00AF169D">
              <w:rPr>
                <w:b/>
              </w:rPr>
              <w:t>Requirement ID</w:t>
            </w:r>
          </w:p>
          <w:p w14:paraId="38DF90DA" w14:textId="77777777" w:rsidR="007D039F" w:rsidRPr="00AF169D" w:rsidRDefault="007D039F" w:rsidP="00F5208E">
            <w:pPr>
              <w:keepNext/>
              <w:rPr>
                <w:b/>
              </w:rPr>
            </w:pPr>
            <w:r w:rsidRPr="00EB7BB6">
              <w:t>(of Logical Function)</w:t>
            </w:r>
          </w:p>
        </w:tc>
        <w:tc>
          <w:tcPr>
            <w:tcW w:w="4973" w:type="dxa"/>
            <w:shd w:val="clear" w:color="auto" w:fill="D9D9D9" w:themeFill="background1" w:themeFillShade="D9"/>
          </w:tcPr>
          <w:p w14:paraId="73C4DC99" w14:textId="77777777" w:rsidR="007D039F" w:rsidRPr="00AF169D" w:rsidRDefault="007D039F" w:rsidP="00F5208E">
            <w:pPr>
              <w:keepNext/>
              <w:rPr>
                <w:b/>
              </w:rPr>
            </w:pPr>
            <w:r w:rsidRPr="00AF169D">
              <w:rPr>
                <w:b/>
              </w:rPr>
              <w:t>Requirement Title</w:t>
            </w:r>
          </w:p>
        </w:tc>
        <w:tc>
          <w:tcPr>
            <w:tcW w:w="2466" w:type="dxa"/>
            <w:shd w:val="clear" w:color="auto" w:fill="D9D9D9" w:themeFill="background1" w:themeFillShade="D9"/>
          </w:tcPr>
          <w:p w14:paraId="624FDEE1" w14:textId="77777777" w:rsidR="007D039F" w:rsidRPr="00AF169D" w:rsidRDefault="007D039F" w:rsidP="00F5208E">
            <w:pPr>
              <w:keepNext/>
              <w:rPr>
                <w:b/>
              </w:rPr>
            </w:pPr>
            <w:r>
              <w:rPr>
                <w:b/>
              </w:rPr>
              <w:t>Comment</w:t>
            </w:r>
          </w:p>
        </w:tc>
      </w:tr>
      <w:tr w:rsidR="007D039F" w:rsidRPr="00272401" w14:paraId="56A0CD18" w14:textId="77777777" w:rsidTr="00063591">
        <w:tc>
          <w:tcPr>
            <w:tcW w:w="2762" w:type="dxa"/>
          </w:tcPr>
          <w:p w14:paraId="2EFDF121" w14:textId="026B5491" w:rsidR="007D039F" w:rsidRPr="00272401" w:rsidRDefault="00F444A5" w:rsidP="00F5208E">
            <w:pPr>
              <w:keepNext/>
              <w:rPr>
                <w:highlight w:val="cyan"/>
              </w:rPr>
            </w:pPr>
            <w:bookmarkStart w:id="212" w:name="R_FNC_00001_ID_Accept_LockUnlock_Request"/>
            <w:r w:rsidRPr="00272401">
              <w:rPr>
                <w:highlight w:val="cyan"/>
              </w:rPr>
              <w:t>R_FNC_BEC_R</w:t>
            </w:r>
            <w:r w:rsidR="00B73FF1">
              <w:rPr>
                <w:highlight w:val="cyan"/>
              </w:rPr>
              <w:t>A</w:t>
            </w:r>
            <w:r w:rsidRPr="00272401">
              <w:rPr>
                <w:highlight w:val="cyan"/>
              </w:rPr>
              <w:t>_00001</w:t>
            </w:r>
            <w:bookmarkEnd w:id="212"/>
          </w:p>
        </w:tc>
        <w:tc>
          <w:tcPr>
            <w:tcW w:w="4973" w:type="dxa"/>
          </w:tcPr>
          <w:p w14:paraId="5F183C34" w14:textId="77777777" w:rsidR="007D039F" w:rsidRPr="00272401" w:rsidRDefault="00F444A5" w:rsidP="00F5208E">
            <w:pPr>
              <w:keepNext/>
              <w:rPr>
                <w:highlight w:val="cyan"/>
              </w:rPr>
            </w:pPr>
            <w:r w:rsidRPr="00272401">
              <w:rPr>
                <w:highlight w:val="cyan"/>
              </w:rPr>
              <w:t>Enable Exterior Handle when Unlock is requested</w:t>
            </w:r>
          </w:p>
        </w:tc>
        <w:tc>
          <w:tcPr>
            <w:tcW w:w="2466" w:type="dxa"/>
          </w:tcPr>
          <w:p w14:paraId="3FCA8017" w14:textId="77777777" w:rsidR="007D039F" w:rsidRPr="00272401" w:rsidRDefault="007D039F" w:rsidP="00F5208E">
            <w:pPr>
              <w:keepNext/>
              <w:rPr>
                <w:highlight w:val="cyan"/>
              </w:rPr>
            </w:pPr>
          </w:p>
        </w:tc>
      </w:tr>
      <w:tr w:rsidR="00F444A5" w:rsidRPr="00272401" w14:paraId="2A9019D2" w14:textId="77777777" w:rsidTr="00063591">
        <w:tc>
          <w:tcPr>
            <w:tcW w:w="2762" w:type="dxa"/>
          </w:tcPr>
          <w:p w14:paraId="71E8EA48" w14:textId="7980CD88" w:rsidR="00F444A5" w:rsidRPr="00272401" w:rsidRDefault="00F444A5" w:rsidP="00F5208E">
            <w:pPr>
              <w:keepNext/>
              <w:rPr>
                <w:highlight w:val="cyan"/>
              </w:rPr>
            </w:pPr>
            <w:bookmarkStart w:id="213" w:name="R_FNC_00002_ID_Disable_Exterior_Handle_w"/>
            <w:r w:rsidRPr="00272401">
              <w:rPr>
                <w:highlight w:val="cyan"/>
              </w:rPr>
              <w:t>R_FNC_BEC_R</w:t>
            </w:r>
            <w:r w:rsidR="00B73FF1">
              <w:rPr>
                <w:highlight w:val="cyan"/>
              </w:rPr>
              <w:t>A</w:t>
            </w:r>
            <w:r w:rsidRPr="00272401">
              <w:rPr>
                <w:highlight w:val="cyan"/>
              </w:rPr>
              <w:t>_00002</w:t>
            </w:r>
            <w:bookmarkEnd w:id="213"/>
          </w:p>
        </w:tc>
        <w:tc>
          <w:tcPr>
            <w:tcW w:w="4973" w:type="dxa"/>
          </w:tcPr>
          <w:p w14:paraId="0F70C0D3" w14:textId="77777777" w:rsidR="00F444A5" w:rsidRPr="00272401" w:rsidRDefault="00F444A5" w:rsidP="00F5208E">
            <w:pPr>
              <w:keepNext/>
              <w:rPr>
                <w:highlight w:val="cyan"/>
              </w:rPr>
            </w:pPr>
            <w:r w:rsidRPr="00272401">
              <w:rPr>
                <w:highlight w:val="cyan"/>
              </w:rPr>
              <w:t>Disable Exterior Handle when Lock is requested</w:t>
            </w:r>
          </w:p>
        </w:tc>
        <w:tc>
          <w:tcPr>
            <w:tcW w:w="2466" w:type="dxa"/>
          </w:tcPr>
          <w:p w14:paraId="73A20B15" w14:textId="77777777" w:rsidR="00F444A5" w:rsidRPr="00272401" w:rsidRDefault="00F444A5" w:rsidP="00F5208E">
            <w:pPr>
              <w:keepNext/>
              <w:rPr>
                <w:highlight w:val="cyan"/>
              </w:rPr>
            </w:pPr>
          </w:p>
        </w:tc>
      </w:tr>
      <w:tr w:rsidR="00F444A5" w:rsidRPr="00272401" w14:paraId="0D9E282B" w14:textId="77777777" w:rsidTr="00063591">
        <w:tc>
          <w:tcPr>
            <w:tcW w:w="2762" w:type="dxa"/>
          </w:tcPr>
          <w:p w14:paraId="753B440F" w14:textId="62CDFF16" w:rsidR="00F444A5" w:rsidRPr="00272401" w:rsidRDefault="00F444A5" w:rsidP="00F5208E">
            <w:pPr>
              <w:keepNext/>
              <w:rPr>
                <w:highlight w:val="cyan"/>
              </w:rPr>
            </w:pPr>
            <w:bookmarkStart w:id="214" w:name="R_FNC_00003_ID_Request_Open_Operation"/>
            <w:r w:rsidRPr="00272401">
              <w:rPr>
                <w:highlight w:val="cyan"/>
              </w:rPr>
              <w:t>R_FNC_BEC_R</w:t>
            </w:r>
            <w:r w:rsidR="00B73FF1">
              <w:rPr>
                <w:highlight w:val="cyan"/>
              </w:rPr>
              <w:t>A</w:t>
            </w:r>
            <w:r w:rsidRPr="00272401">
              <w:rPr>
                <w:highlight w:val="cyan"/>
              </w:rPr>
              <w:t>_00003</w:t>
            </w:r>
            <w:bookmarkEnd w:id="214"/>
          </w:p>
        </w:tc>
        <w:tc>
          <w:tcPr>
            <w:tcW w:w="4973" w:type="dxa"/>
          </w:tcPr>
          <w:p w14:paraId="7DAEEB2E" w14:textId="77777777" w:rsidR="00F444A5" w:rsidRPr="00272401" w:rsidRDefault="00F444A5" w:rsidP="00F5208E">
            <w:pPr>
              <w:keepNext/>
              <w:rPr>
                <w:highlight w:val="cyan"/>
              </w:rPr>
            </w:pPr>
            <w:r w:rsidRPr="00272401">
              <w:rPr>
                <w:highlight w:val="cyan"/>
              </w:rPr>
              <w:t>Request Open Operation</w:t>
            </w:r>
          </w:p>
        </w:tc>
        <w:tc>
          <w:tcPr>
            <w:tcW w:w="2466" w:type="dxa"/>
          </w:tcPr>
          <w:p w14:paraId="3A814E1B" w14:textId="77777777" w:rsidR="00F444A5" w:rsidRPr="00272401" w:rsidRDefault="00F444A5" w:rsidP="00F5208E">
            <w:pPr>
              <w:keepNext/>
              <w:rPr>
                <w:highlight w:val="cyan"/>
              </w:rPr>
            </w:pPr>
          </w:p>
        </w:tc>
      </w:tr>
      <w:tr w:rsidR="00F444A5" w14:paraId="04E80F49" w14:textId="77777777" w:rsidTr="00063591">
        <w:tc>
          <w:tcPr>
            <w:tcW w:w="2762" w:type="dxa"/>
          </w:tcPr>
          <w:p w14:paraId="0777C29B" w14:textId="411DB2D1" w:rsidR="00F444A5" w:rsidRPr="00272401" w:rsidRDefault="00F444A5" w:rsidP="00F5208E">
            <w:pPr>
              <w:keepNext/>
              <w:rPr>
                <w:highlight w:val="cyan"/>
              </w:rPr>
            </w:pPr>
            <w:bookmarkStart w:id="215" w:name="R_FNC_00004_ID_Request_Close_Operation"/>
            <w:r w:rsidRPr="00272401">
              <w:rPr>
                <w:highlight w:val="cyan"/>
              </w:rPr>
              <w:t>R_FNC_BEC_R</w:t>
            </w:r>
            <w:r w:rsidR="00B73FF1">
              <w:rPr>
                <w:highlight w:val="cyan"/>
              </w:rPr>
              <w:t>A</w:t>
            </w:r>
            <w:r w:rsidRPr="00272401">
              <w:rPr>
                <w:highlight w:val="cyan"/>
              </w:rPr>
              <w:t>_00004</w:t>
            </w:r>
            <w:bookmarkEnd w:id="215"/>
          </w:p>
        </w:tc>
        <w:tc>
          <w:tcPr>
            <w:tcW w:w="4973" w:type="dxa"/>
          </w:tcPr>
          <w:p w14:paraId="187164A4" w14:textId="77777777" w:rsidR="00F444A5" w:rsidRDefault="00F444A5" w:rsidP="00F5208E">
            <w:pPr>
              <w:keepNext/>
            </w:pPr>
            <w:r w:rsidRPr="00272401">
              <w:rPr>
                <w:highlight w:val="cyan"/>
              </w:rPr>
              <w:t>Request Close Operation</w:t>
            </w:r>
          </w:p>
        </w:tc>
        <w:tc>
          <w:tcPr>
            <w:tcW w:w="2466" w:type="dxa"/>
          </w:tcPr>
          <w:p w14:paraId="512EA11F" w14:textId="77777777" w:rsidR="00F444A5" w:rsidRDefault="00F444A5" w:rsidP="00F5208E">
            <w:pPr>
              <w:keepNext/>
            </w:pPr>
          </w:p>
        </w:tc>
      </w:tr>
    </w:tbl>
    <w:p w14:paraId="559F2202" w14:textId="77777777" w:rsidR="007D039F" w:rsidRPr="00702453" w:rsidRDefault="007D039F" w:rsidP="00F5208E">
      <w:pPr>
        <w:pStyle w:val="Caption"/>
      </w:pPr>
      <w:bookmarkStart w:id="216" w:name="_Toc25584434"/>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25</w:t>
      </w:r>
      <w:r>
        <w:rPr>
          <w:noProof/>
        </w:rPr>
        <w:fldChar w:fldCharType="end"/>
      </w:r>
      <w:r w:rsidRPr="00702453">
        <w:t xml:space="preserve">: </w:t>
      </w:r>
      <w:r>
        <w:t>Inherited Requirements</w:t>
      </w:r>
      <w:r w:rsidR="00F444A5">
        <w:t xml:space="preserve"> - </w:t>
      </w:r>
      <w:r w:rsidR="00F444A5" w:rsidRPr="00F5208E">
        <w:rPr>
          <w:lang w:val="en-GB"/>
        </w:rPr>
        <w:t>BEC Remote Access</w:t>
      </w:r>
      <w:bookmarkEnd w:id="216"/>
    </w:p>
    <w:p w14:paraId="54E8934C" w14:textId="77777777" w:rsidR="007D039F" w:rsidRDefault="007D039F" w:rsidP="007D039F">
      <w:pPr>
        <w:rPr>
          <w:lang w:val="en-GB"/>
        </w:rPr>
      </w:pPr>
    </w:p>
    <w:p w14:paraId="7967AC03" w14:textId="77777777" w:rsidR="007D039F" w:rsidRDefault="007D039F" w:rsidP="00F5208E">
      <w:pPr>
        <w:pStyle w:val="Heading7"/>
        <w:tabs>
          <w:tab w:val="clear" w:pos="1559"/>
        </w:tabs>
        <w:rPr>
          <w:lang w:val="en-GB"/>
        </w:rPr>
      </w:pPr>
      <w:r>
        <w:rPr>
          <w:lang w:val="en-GB"/>
        </w:rPr>
        <w:t>Component Specific Requirements</w:t>
      </w:r>
    </w:p>
    <w:p w14:paraId="193EF464" w14:textId="77777777" w:rsidR="007D039F" w:rsidRDefault="007D039F" w:rsidP="007D039F">
      <w:r>
        <w:t>N/A</w:t>
      </w:r>
    </w:p>
    <w:p w14:paraId="1F325933" w14:textId="77777777" w:rsidR="00E343CE" w:rsidRDefault="00E343CE" w:rsidP="007D039F"/>
    <w:p w14:paraId="6994CE32" w14:textId="77777777" w:rsidR="008162FA" w:rsidRDefault="008162FA" w:rsidP="00E343CE">
      <w:pPr>
        <w:pStyle w:val="Heading4"/>
        <w:rPr>
          <w:lang w:val="en-GB"/>
        </w:rPr>
      </w:pPr>
      <w:bookmarkStart w:id="217" w:name="_Toc32332154"/>
      <w:r>
        <w:rPr>
          <w:lang w:val="en-GB"/>
        </w:rPr>
        <w:t xml:space="preserve">Implemented Function </w:t>
      </w:r>
      <w:r w:rsidRPr="008162FA">
        <w:rPr>
          <w:lang w:val="en-GB"/>
        </w:rPr>
        <w:t>BEC Hands-Free Activation</w:t>
      </w:r>
      <w:bookmarkEnd w:id="217"/>
    </w:p>
    <w:p w14:paraId="0CB737BF" w14:textId="77777777" w:rsidR="008162FA" w:rsidRPr="008162FA" w:rsidRDefault="00232F84" w:rsidP="008162FA">
      <w:pPr>
        <w:rPr>
          <w:lang w:val="en-GB"/>
        </w:rPr>
      </w:pPr>
      <w:r>
        <w:rPr>
          <w:lang w:val="en-GB"/>
        </w:rPr>
        <w:t>Refer to BCM Functional Spec FS-NU5T-14B476-AGx, Section 2.4.56.</w:t>
      </w:r>
    </w:p>
    <w:p w14:paraId="6BE25D38" w14:textId="77777777" w:rsidR="00E343CE" w:rsidRDefault="00E343CE" w:rsidP="00E343CE">
      <w:pPr>
        <w:pStyle w:val="Heading4"/>
        <w:rPr>
          <w:lang w:val="en-GB"/>
        </w:rPr>
      </w:pPr>
      <w:bookmarkStart w:id="218" w:name="_Toc32332155"/>
      <w:r>
        <w:rPr>
          <w:lang w:val="en-GB"/>
        </w:rPr>
        <w:t>Implemented Function Back End Closure Authenticated Communication</w:t>
      </w:r>
      <w:bookmarkEnd w:id="218"/>
    </w:p>
    <w:p w14:paraId="661F2E71" w14:textId="77777777" w:rsidR="00E343CE" w:rsidRDefault="00E343CE" w:rsidP="00E343CE">
      <w:pPr>
        <w:pStyle w:val="Heading5"/>
        <w:rPr>
          <w:lang w:val="en-GB"/>
        </w:rPr>
      </w:pPr>
      <w:bookmarkStart w:id="219" w:name="_Toc32332156"/>
      <w:r>
        <w:rPr>
          <w:lang w:val="en-GB"/>
        </w:rPr>
        <w:t>Function Interfaces</w:t>
      </w:r>
      <w:bookmarkEnd w:id="219"/>
    </w:p>
    <w:p w14:paraId="5545A40E" w14:textId="77777777" w:rsidR="00E343CE" w:rsidRDefault="00E343CE" w:rsidP="00E343CE">
      <w:pPr>
        <w:pStyle w:val="Heading6"/>
        <w:rPr>
          <w:lang w:val="en-GB"/>
        </w:rPr>
      </w:pPr>
      <w:bookmarkStart w:id="220" w:name="_Toc32332157"/>
      <w:r>
        <w:rPr>
          <w:lang w:val="en-GB"/>
        </w:rPr>
        <w:t>Inputs</w:t>
      </w:r>
      <w:bookmarkEnd w:id="220"/>
    </w:p>
    <w:p w14:paraId="6BB3825A" w14:textId="77777777" w:rsidR="00E343CE" w:rsidRPr="00651AAD" w:rsidRDefault="00E343CE" w:rsidP="00E343C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2340"/>
        <w:gridCol w:w="1350"/>
        <w:gridCol w:w="1350"/>
        <w:gridCol w:w="2556"/>
      </w:tblGrid>
      <w:tr w:rsidR="00E343CE" w:rsidRPr="00E54DEA" w14:paraId="67777071" w14:textId="77777777" w:rsidTr="00063591">
        <w:trPr>
          <w:trHeight w:val="173"/>
        </w:trPr>
        <w:tc>
          <w:tcPr>
            <w:tcW w:w="2605" w:type="dxa"/>
            <w:shd w:val="clear" w:color="auto" w:fill="D9D9D9" w:themeFill="background1" w:themeFillShade="D9"/>
            <w:noWrap/>
            <w:hideMark/>
          </w:tcPr>
          <w:p w14:paraId="609CABA8" w14:textId="77777777" w:rsidR="00E343CE" w:rsidRPr="00E54DEA" w:rsidRDefault="00E343CE" w:rsidP="003D36FB">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75723AB3"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3A42C9BB"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50" w:type="dxa"/>
            <w:shd w:val="clear" w:color="auto" w:fill="D9D9D9" w:themeFill="background1" w:themeFillShade="D9"/>
          </w:tcPr>
          <w:p w14:paraId="2F41E992"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556" w:type="dxa"/>
            <w:shd w:val="clear" w:color="auto" w:fill="D9D9D9" w:themeFill="background1" w:themeFillShade="D9"/>
          </w:tcPr>
          <w:p w14:paraId="0EAA4954"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Connection</w:t>
            </w:r>
          </w:p>
          <w:p w14:paraId="35CBD357" w14:textId="77777777" w:rsidR="00E343CE" w:rsidRDefault="00E343CE" w:rsidP="003D36FB">
            <w:pPr>
              <w:keepNext/>
              <w:overflowPunct/>
              <w:autoSpaceDE/>
              <w:autoSpaceDN/>
              <w:adjustRightInd/>
              <w:textAlignment w:val="auto"/>
              <w:rPr>
                <w:rFonts w:cs="Arial"/>
                <w:b/>
                <w:bCs/>
                <w:color w:val="000000"/>
              </w:rPr>
            </w:pPr>
            <w:r>
              <w:t>(</w:t>
            </w:r>
            <w:r w:rsidRPr="001321BD">
              <w:rPr>
                <w:i/>
              </w:rPr>
              <w:t>Optional)</w:t>
            </w:r>
          </w:p>
        </w:tc>
      </w:tr>
      <w:tr w:rsidR="00E343CE" w:rsidRPr="00063591" w14:paraId="5DAE5843" w14:textId="77777777" w:rsidTr="00063591">
        <w:trPr>
          <w:trHeight w:val="143"/>
        </w:trPr>
        <w:tc>
          <w:tcPr>
            <w:tcW w:w="2605" w:type="dxa"/>
            <w:noWrap/>
          </w:tcPr>
          <w:p w14:paraId="6C2195F6" w14:textId="77777777" w:rsidR="00E343CE" w:rsidRPr="00063591" w:rsidRDefault="00E343CE" w:rsidP="003D36FB">
            <w:pPr>
              <w:keepNext/>
              <w:overflowPunct/>
              <w:autoSpaceDE/>
              <w:autoSpaceDN/>
              <w:adjustRightInd/>
              <w:textAlignment w:val="auto"/>
              <w:rPr>
                <w:rFonts w:cs="Arial"/>
                <w:color w:val="000000"/>
                <w:sz w:val="16"/>
                <w:szCs w:val="16"/>
              </w:rPr>
            </w:pPr>
            <w:r w:rsidRPr="00063591">
              <w:rPr>
                <w:rFonts w:cs="Arial"/>
                <w:color w:val="000000"/>
                <w:sz w:val="16"/>
                <w:szCs w:val="16"/>
              </w:rPr>
              <w:t>PowerDecklidLG_Rlse_Rqst</w:t>
            </w:r>
          </w:p>
        </w:tc>
        <w:tc>
          <w:tcPr>
            <w:tcW w:w="2340" w:type="dxa"/>
          </w:tcPr>
          <w:p w14:paraId="5F82E252" w14:textId="77777777" w:rsidR="00E343CE" w:rsidRPr="00063591" w:rsidRDefault="00E343CE" w:rsidP="003D36FB">
            <w:pPr>
              <w:keepNext/>
              <w:rPr>
                <w:color w:val="000000" w:themeColor="text1"/>
                <w:sz w:val="16"/>
                <w:szCs w:val="16"/>
              </w:rPr>
            </w:pPr>
            <w:r w:rsidRPr="00063591">
              <w:rPr>
                <w:color w:val="000000" w:themeColor="text1"/>
                <w:sz w:val="16"/>
                <w:szCs w:val="16"/>
              </w:rPr>
              <w:t>Same</w:t>
            </w:r>
          </w:p>
        </w:tc>
        <w:tc>
          <w:tcPr>
            <w:tcW w:w="1350" w:type="dxa"/>
          </w:tcPr>
          <w:p w14:paraId="3B31499E" w14:textId="77777777" w:rsidR="00E343CE" w:rsidRPr="00063591" w:rsidRDefault="00E343CE" w:rsidP="003D36FB">
            <w:pPr>
              <w:keepNext/>
              <w:rPr>
                <w:sz w:val="16"/>
                <w:szCs w:val="16"/>
              </w:rPr>
            </w:pPr>
          </w:p>
        </w:tc>
        <w:tc>
          <w:tcPr>
            <w:tcW w:w="1350" w:type="dxa"/>
          </w:tcPr>
          <w:p w14:paraId="6CE20677" w14:textId="77777777" w:rsidR="00E343CE" w:rsidRPr="00063591" w:rsidRDefault="00E343CE" w:rsidP="003D36FB">
            <w:pPr>
              <w:keepNext/>
              <w:rPr>
                <w:sz w:val="16"/>
                <w:szCs w:val="16"/>
              </w:rPr>
            </w:pPr>
          </w:p>
        </w:tc>
        <w:tc>
          <w:tcPr>
            <w:tcW w:w="2556" w:type="dxa"/>
          </w:tcPr>
          <w:p w14:paraId="361EFBCB" w14:textId="77777777" w:rsidR="00E343CE" w:rsidRPr="00063591" w:rsidRDefault="00E343CE" w:rsidP="003D36FB">
            <w:pPr>
              <w:keepNext/>
              <w:rPr>
                <w:sz w:val="16"/>
                <w:szCs w:val="16"/>
              </w:rPr>
            </w:pPr>
            <w:r w:rsidRPr="00063591">
              <w:rPr>
                <w:sz w:val="16"/>
                <w:szCs w:val="16"/>
              </w:rPr>
              <w:t>Internal to BCM</w:t>
            </w:r>
          </w:p>
        </w:tc>
      </w:tr>
      <w:tr w:rsidR="00E343CE" w:rsidRPr="00063591" w14:paraId="6DE09082" w14:textId="77777777" w:rsidTr="00063591">
        <w:trPr>
          <w:trHeight w:val="143"/>
        </w:trPr>
        <w:tc>
          <w:tcPr>
            <w:tcW w:w="2605" w:type="dxa"/>
            <w:noWrap/>
          </w:tcPr>
          <w:p w14:paraId="047CE10E" w14:textId="77777777" w:rsidR="00E343CE" w:rsidRPr="00063591" w:rsidRDefault="00E343CE" w:rsidP="00E343CE">
            <w:pPr>
              <w:keepNext/>
              <w:overflowPunct/>
              <w:autoSpaceDE/>
              <w:autoSpaceDN/>
              <w:adjustRightInd/>
              <w:textAlignment w:val="auto"/>
              <w:rPr>
                <w:rFonts w:cs="Arial"/>
                <w:color w:val="000000"/>
                <w:sz w:val="16"/>
                <w:szCs w:val="16"/>
              </w:rPr>
            </w:pPr>
            <w:r w:rsidRPr="00063591">
              <w:rPr>
                <w:rFonts w:cs="Arial"/>
                <w:color w:val="000000"/>
                <w:sz w:val="16"/>
                <w:szCs w:val="16"/>
              </w:rPr>
              <w:t>BEC_Toggle_Rqst</w:t>
            </w:r>
          </w:p>
        </w:tc>
        <w:tc>
          <w:tcPr>
            <w:tcW w:w="2340" w:type="dxa"/>
          </w:tcPr>
          <w:p w14:paraId="45D279FA" w14:textId="77777777" w:rsidR="00E343CE" w:rsidRPr="00063591" w:rsidRDefault="00E343CE" w:rsidP="00E343CE">
            <w:pPr>
              <w:keepNext/>
              <w:rPr>
                <w:color w:val="000000" w:themeColor="text1"/>
                <w:sz w:val="16"/>
                <w:szCs w:val="16"/>
              </w:rPr>
            </w:pPr>
            <w:r w:rsidRPr="00063591">
              <w:rPr>
                <w:color w:val="000000" w:themeColor="text1"/>
                <w:sz w:val="16"/>
                <w:szCs w:val="16"/>
              </w:rPr>
              <w:t>Same</w:t>
            </w:r>
          </w:p>
        </w:tc>
        <w:tc>
          <w:tcPr>
            <w:tcW w:w="1350" w:type="dxa"/>
          </w:tcPr>
          <w:p w14:paraId="369E45E3" w14:textId="77777777" w:rsidR="00E343CE" w:rsidRPr="00063591" w:rsidRDefault="00E343CE" w:rsidP="00E343CE">
            <w:pPr>
              <w:keepNext/>
              <w:rPr>
                <w:sz w:val="16"/>
                <w:szCs w:val="16"/>
              </w:rPr>
            </w:pPr>
          </w:p>
        </w:tc>
        <w:tc>
          <w:tcPr>
            <w:tcW w:w="1350" w:type="dxa"/>
          </w:tcPr>
          <w:p w14:paraId="70EBD5AD" w14:textId="77777777" w:rsidR="00E343CE" w:rsidRPr="00063591" w:rsidRDefault="00E343CE" w:rsidP="00E343CE">
            <w:pPr>
              <w:keepNext/>
              <w:rPr>
                <w:sz w:val="16"/>
                <w:szCs w:val="16"/>
              </w:rPr>
            </w:pPr>
          </w:p>
        </w:tc>
        <w:tc>
          <w:tcPr>
            <w:tcW w:w="2556" w:type="dxa"/>
          </w:tcPr>
          <w:p w14:paraId="2271413D" w14:textId="77777777" w:rsidR="00E343CE" w:rsidRPr="00063591" w:rsidRDefault="00E343CE" w:rsidP="00E343CE">
            <w:pPr>
              <w:keepNext/>
              <w:rPr>
                <w:sz w:val="16"/>
                <w:szCs w:val="16"/>
              </w:rPr>
            </w:pPr>
            <w:r w:rsidRPr="00063591">
              <w:rPr>
                <w:sz w:val="16"/>
                <w:szCs w:val="16"/>
              </w:rPr>
              <w:t>Internal to BCM</w:t>
            </w:r>
          </w:p>
        </w:tc>
      </w:tr>
      <w:tr w:rsidR="00E343CE" w:rsidRPr="00063591" w14:paraId="299AC45C" w14:textId="77777777" w:rsidTr="00063591">
        <w:trPr>
          <w:trHeight w:val="143"/>
        </w:trPr>
        <w:tc>
          <w:tcPr>
            <w:tcW w:w="2605" w:type="dxa"/>
            <w:noWrap/>
          </w:tcPr>
          <w:p w14:paraId="5B14B2C7" w14:textId="77777777" w:rsidR="00E343CE" w:rsidRPr="00063591" w:rsidRDefault="00E343CE" w:rsidP="00E343CE">
            <w:pPr>
              <w:keepNext/>
              <w:overflowPunct/>
              <w:autoSpaceDE/>
              <w:autoSpaceDN/>
              <w:adjustRightInd/>
              <w:textAlignment w:val="auto"/>
              <w:rPr>
                <w:rFonts w:cs="Arial"/>
                <w:color w:val="000000"/>
                <w:sz w:val="16"/>
                <w:szCs w:val="16"/>
              </w:rPr>
            </w:pPr>
            <w:r w:rsidRPr="00063591">
              <w:rPr>
                <w:rFonts w:cs="Arial"/>
                <w:color w:val="000000"/>
                <w:sz w:val="16"/>
                <w:szCs w:val="16"/>
              </w:rPr>
              <w:t>BEC_OpenClose_Rqst</w:t>
            </w:r>
          </w:p>
        </w:tc>
        <w:tc>
          <w:tcPr>
            <w:tcW w:w="2340" w:type="dxa"/>
          </w:tcPr>
          <w:p w14:paraId="441B5755" w14:textId="77777777" w:rsidR="00E343CE" w:rsidRPr="00063591" w:rsidRDefault="00E343CE" w:rsidP="00E343CE">
            <w:pPr>
              <w:keepNext/>
              <w:rPr>
                <w:color w:val="000000" w:themeColor="text1"/>
                <w:sz w:val="16"/>
                <w:szCs w:val="16"/>
              </w:rPr>
            </w:pPr>
            <w:r w:rsidRPr="00063591">
              <w:rPr>
                <w:color w:val="000000" w:themeColor="text1"/>
                <w:sz w:val="16"/>
                <w:szCs w:val="16"/>
              </w:rPr>
              <w:t>Same</w:t>
            </w:r>
          </w:p>
        </w:tc>
        <w:tc>
          <w:tcPr>
            <w:tcW w:w="1350" w:type="dxa"/>
          </w:tcPr>
          <w:p w14:paraId="67F225F4" w14:textId="77777777" w:rsidR="00E343CE" w:rsidRPr="00063591" w:rsidRDefault="00E343CE" w:rsidP="00E343CE">
            <w:pPr>
              <w:keepNext/>
              <w:rPr>
                <w:sz w:val="16"/>
                <w:szCs w:val="16"/>
              </w:rPr>
            </w:pPr>
          </w:p>
        </w:tc>
        <w:tc>
          <w:tcPr>
            <w:tcW w:w="1350" w:type="dxa"/>
          </w:tcPr>
          <w:p w14:paraId="4FA6E5D2" w14:textId="77777777" w:rsidR="00E343CE" w:rsidRPr="00063591" w:rsidRDefault="00E343CE" w:rsidP="00E343CE">
            <w:pPr>
              <w:keepNext/>
              <w:rPr>
                <w:sz w:val="16"/>
                <w:szCs w:val="16"/>
              </w:rPr>
            </w:pPr>
          </w:p>
        </w:tc>
        <w:tc>
          <w:tcPr>
            <w:tcW w:w="2556" w:type="dxa"/>
          </w:tcPr>
          <w:p w14:paraId="50CB7D82" w14:textId="77777777" w:rsidR="00E343CE" w:rsidRPr="00063591" w:rsidRDefault="00E343CE" w:rsidP="00E343CE">
            <w:pPr>
              <w:keepNext/>
              <w:rPr>
                <w:sz w:val="16"/>
                <w:szCs w:val="16"/>
              </w:rPr>
            </w:pPr>
            <w:r w:rsidRPr="00063591">
              <w:rPr>
                <w:sz w:val="16"/>
                <w:szCs w:val="16"/>
              </w:rPr>
              <w:t>Internal to BCM</w:t>
            </w:r>
          </w:p>
        </w:tc>
      </w:tr>
      <w:tr w:rsidR="00E343CE" w:rsidRPr="00063591" w14:paraId="240174E2" w14:textId="77777777" w:rsidTr="00063591">
        <w:trPr>
          <w:trHeight w:val="143"/>
        </w:trPr>
        <w:tc>
          <w:tcPr>
            <w:tcW w:w="2605" w:type="dxa"/>
            <w:noWrap/>
          </w:tcPr>
          <w:p w14:paraId="316BD8FC" w14:textId="77777777" w:rsidR="00E343CE" w:rsidRPr="00063591" w:rsidRDefault="00E343CE" w:rsidP="00E343CE">
            <w:pPr>
              <w:keepNext/>
              <w:overflowPunct/>
              <w:autoSpaceDE/>
              <w:autoSpaceDN/>
              <w:adjustRightInd/>
              <w:textAlignment w:val="auto"/>
              <w:rPr>
                <w:rFonts w:cs="Arial"/>
                <w:color w:val="000000"/>
                <w:sz w:val="16"/>
                <w:szCs w:val="16"/>
              </w:rPr>
            </w:pPr>
            <w:r w:rsidRPr="00063591">
              <w:rPr>
                <w:rFonts w:cs="Arial"/>
                <w:color w:val="000000"/>
                <w:sz w:val="16"/>
                <w:szCs w:val="16"/>
              </w:rPr>
              <w:t>BEC_Lock_Unlock</w:t>
            </w:r>
          </w:p>
        </w:tc>
        <w:tc>
          <w:tcPr>
            <w:tcW w:w="2340" w:type="dxa"/>
          </w:tcPr>
          <w:p w14:paraId="1170140A" w14:textId="77777777" w:rsidR="00E343CE" w:rsidRPr="00063591" w:rsidRDefault="00E343CE" w:rsidP="00E343CE">
            <w:pPr>
              <w:keepNext/>
              <w:rPr>
                <w:color w:val="000000" w:themeColor="text1"/>
                <w:sz w:val="16"/>
                <w:szCs w:val="16"/>
              </w:rPr>
            </w:pPr>
            <w:r w:rsidRPr="00063591">
              <w:rPr>
                <w:color w:val="000000" w:themeColor="text1"/>
                <w:sz w:val="16"/>
                <w:szCs w:val="16"/>
              </w:rPr>
              <w:t>Same</w:t>
            </w:r>
          </w:p>
        </w:tc>
        <w:tc>
          <w:tcPr>
            <w:tcW w:w="1350" w:type="dxa"/>
          </w:tcPr>
          <w:p w14:paraId="13BD8AF8" w14:textId="77777777" w:rsidR="00E343CE" w:rsidRPr="00063591" w:rsidRDefault="00E343CE" w:rsidP="00E343CE">
            <w:pPr>
              <w:keepNext/>
              <w:rPr>
                <w:sz w:val="16"/>
                <w:szCs w:val="16"/>
              </w:rPr>
            </w:pPr>
          </w:p>
        </w:tc>
        <w:tc>
          <w:tcPr>
            <w:tcW w:w="1350" w:type="dxa"/>
          </w:tcPr>
          <w:p w14:paraId="6988FC92" w14:textId="77777777" w:rsidR="00E343CE" w:rsidRPr="00063591" w:rsidRDefault="00E343CE" w:rsidP="00E343CE">
            <w:pPr>
              <w:keepNext/>
              <w:rPr>
                <w:sz w:val="16"/>
                <w:szCs w:val="16"/>
              </w:rPr>
            </w:pPr>
          </w:p>
        </w:tc>
        <w:tc>
          <w:tcPr>
            <w:tcW w:w="2556" w:type="dxa"/>
          </w:tcPr>
          <w:p w14:paraId="474E5AE2" w14:textId="77777777" w:rsidR="00E343CE" w:rsidRPr="00063591" w:rsidRDefault="00E343CE" w:rsidP="00E343CE">
            <w:pPr>
              <w:keepNext/>
              <w:rPr>
                <w:sz w:val="16"/>
                <w:szCs w:val="16"/>
              </w:rPr>
            </w:pPr>
            <w:r w:rsidRPr="00063591">
              <w:rPr>
                <w:sz w:val="16"/>
                <w:szCs w:val="16"/>
              </w:rPr>
              <w:t>Internal to BCM</w:t>
            </w:r>
          </w:p>
        </w:tc>
      </w:tr>
      <w:tr w:rsidR="00E343CE" w:rsidRPr="00063591" w14:paraId="1E14C755" w14:textId="77777777" w:rsidTr="00063591">
        <w:trPr>
          <w:trHeight w:val="143"/>
        </w:trPr>
        <w:tc>
          <w:tcPr>
            <w:tcW w:w="2605" w:type="dxa"/>
            <w:noWrap/>
          </w:tcPr>
          <w:p w14:paraId="66EDC157" w14:textId="77777777" w:rsidR="00E343CE" w:rsidRPr="00063591" w:rsidRDefault="00E343CE" w:rsidP="00E343CE">
            <w:pPr>
              <w:keepNext/>
              <w:overflowPunct/>
              <w:autoSpaceDE/>
              <w:autoSpaceDN/>
              <w:adjustRightInd/>
              <w:textAlignment w:val="auto"/>
              <w:rPr>
                <w:rFonts w:cs="Arial"/>
                <w:color w:val="000000"/>
                <w:sz w:val="16"/>
                <w:szCs w:val="16"/>
              </w:rPr>
            </w:pPr>
            <w:r w:rsidRPr="00063591">
              <w:rPr>
                <w:rFonts w:cs="Arial"/>
                <w:color w:val="000000"/>
                <w:sz w:val="16"/>
                <w:szCs w:val="16"/>
              </w:rPr>
              <w:t>PowerLGDL_ExtSwitch_Status</w:t>
            </w:r>
          </w:p>
        </w:tc>
        <w:tc>
          <w:tcPr>
            <w:tcW w:w="2340" w:type="dxa"/>
          </w:tcPr>
          <w:p w14:paraId="4A1F0C22" w14:textId="77777777" w:rsidR="00E343CE" w:rsidRPr="00063591" w:rsidRDefault="00E343CE" w:rsidP="00E343CE">
            <w:pPr>
              <w:keepNext/>
              <w:rPr>
                <w:color w:val="000000" w:themeColor="text1"/>
                <w:sz w:val="16"/>
                <w:szCs w:val="16"/>
              </w:rPr>
            </w:pPr>
            <w:r w:rsidRPr="00063591">
              <w:rPr>
                <w:color w:val="000000" w:themeColor="text1"/>
                <w:sz w:val="16"/>
                <w:szCs w:val="16"/>
              </w:rPr>
              <w:t>Same</w:t>
            </w:r>
          </w:p>
        </w:tc>
        <w:tc>
          <w:tcPr>
            <w:tcW w:w="1350" w:type="dxa"/>
          </w:tcPr>
          <w:p w14:paraId="242152EA" w14:textId="77777777" w:rsidR="00E343CE" w:rsidRPr="00063591" w:rsidRDefault="00E343CE" w:rsidP="00E343CE">
            <w:pPr>
              <w:keepNext/>
              <w:rPr>
                <w:sz w:val="16"/>
                <w:szCs w:val="16"/>
              </w:rPr>
            </w:pPr>
          </w:p>
        </w:tc>
        <w:tc>
          <w:tcPr>
            <w:tcW w:w="1350" w:type="dxa"/>
          </w:tcPr>
          <w:p w14:paraId="2D769754" w14:textId="77777777" w:rsidR="00E343CE" w:rsidRPr="00063591" w:rsidRDefault="00E343CE" w:rsidP="00E343CE">
            <w:pPr>
              <w:keepNext/>
              <w:rPr>
                <w:sz w:val="16"/>
                <w:szCs w:val="16"/>
              </w:rPr>
            </w:pPr>
          </w:p>
        </w:tc>
        <w:tc>
          <w:tcPr>
            <w:tcW w:w="2556" w:type="dxa"/>
          </w:tcPr>
          <w:p w14:paraId="39982D75" w14:textId="77777777" w:rsidR="00E343CE" w:rsidRPr="00063591" w:rsidRDefault="00E343CE" w:rsidP="00E343CE">
            <w:pPr>
              <w:keepNext/>
              <w:rPr>
                <w:sz w:val="16"/>
                <w:szCs w:val="16"/>
              </w:rPr>
            </w:pPr>
            <w:r w:rsidRPr="00063591">
              <w:rPr>
                <w:sz w:val="16"/>
                <w:szCs w:val="16"/>
              </w:rPr>
              <w:t>Internal to BCM</w:t>
            </w:r>
          </w:p>
        </w:tc>
      </w:tr>
      <w:tr w:rsidR="00E343CE" w:rsidRPr="00063591" w14:paraId="55C0EC8E" w14:textId="77777777" w:rsidTr="00063591">
        <w:trPr>
          <w:trHeight w:val="143"/>
        </w:trPr>
        <w:tc>
          <w:tcPr>
            <w:tcW w:w="2605" w:type="dxa"/>
            <w:noWrap/>
          </w:tcPr>
          <w:p w14:paraId="1E2FDBF3" w14:textId="77777777" w:rsidR="00E343CE" w:rsidRPr="00063591" w:rsidRDefault="00E343CE" w:rsidP="00E343CE">
            <w:pPr>
              <w:keepNext/>
              <w:overflowPunct/>
              <w:autoSpaceDE/>
              <w:autoSpaceDN/>
              <w:adjustRightInd/>
              <w:textAlignment w:val="auto"/>
              <w:rPr>
                <w:rFonts w:cs="Arial"/>
                <w:color w:val="000000"/>
                <w:sz w:val="16"/>
                <w:szCs w:val="16"/>
              </w:rPr>
            </w:pPr>
            <w:r w:rsidRPr="00063591">
              <w:rPr>
                <w:rFonts w:cs="Arial"/>
                <w:color w:val="000000"/>
                <w:sz w:val="16"/>
                <w:szCs w:val="16"/>
              </w:rPr>
              <w:t>TrimInhibit</w:t>
            </w:r>
          </w:p>
        </w:tc>
        <w:tc>
          <w:tcPr>
            <w:tcW w:w="2340" w:type="dxa"/>
          </w:tcPr>
          <w:p w14:paraId="2D15CB7A" w14:textId="77777777" w:rsidR="00E343CE" w:rsidRPr="00063591" w:rsidRDefault="00E343CE" w:rsidP="00E343CE">
            <w:pPr>
              <w:keepNext/>
              <w:rPr>
                <w:color w:val="000000" w:themeColor="text1"/>
                <w:sz w:val="16"/>
                <w:szCs w:val="16"/>
              </w:rPr>
            </w:pPr>
            <w:r w:rsidRPr="00063591">
              <w:rPr>
                <w:color w:val="000000" w:themeColor="text1"/>
                <w:sz w:val="16"/>
                <w:szCs w:val="16"/>
              </w:rPr>
              <w:t>Same</w:t>
            </w:r>
          </w:p>
        </w:tc>
        <w:tc>
          <w:tcPr>
            <w:tcW w:w="1350" w:type="dxa"/>
          </w:tcPr>
          <w:p w14:paraId="382BC4C3" w14:textId="77777777" w:rsidR="00E343CE" w:rsidRPr="00063591" w:rsidRDefault="00E343CE" w:rsidP="00E343CE">
            <w:pPr>
              <w:keepNext/>
              <w:rPr>
                <w:sz w:val="16"/>
                <w:szCs w:val="16"/>
              </w:rPr>
            </w:pPr>
          </w:p>
        </w:tc>
        <w:tc>
          <w:tcPr>
            <w:tcW w:w="1350" w:type="dxa"/>
          </w:tcPr>
          <w:p w14:paraId="02284496" w14:textId="77777777" w:rsidR="00E343CE" w:rsidRPr="00063591" w:rsidRDefault="00E343CE" w:rsidP="00E343CE">
            <w:pPr>
              <w:keepNext/>
              <w:rPr>
                <w:sz w:val="16"/>
                <w:szCs w:val="16"/>
              </w:rPr>
            </w:pPr>
          </w:p>
        </w:tc>
        <w:tc>
          <w:tcPr>
            <w:tcW w:w="2556" w:type="dxa"/>
          </w:tcPr>
          <w:p w14:paraId="5DDBD681" w14:textId="77777777" w:rsidR="00E343CE" w:rsidRPr="00063591" w:rsidRDefault="00E343CE" w:rsidP="00E343CE">
            <w:pPr>
              <w:keepNext/>
              <w:rPr>
                <w:sz w:val="16"/>
                <w:szCs w:val="16"/>
              </w:rPr>
            </w:pPr>
            <w:r w:rsidRPr="00063591">
              <w:rPr>
                <w:sz w:val="16"/>
                <w:szCs w:val="16"/>
              </w:rPr>
              <w:t>Internal to BCM</w:t>
            </w:r>
          </w:p>
        </w:tc>
      </w:tr>
      <w:tr w:rsidR="00E343CE" w:rsidRPr="00063591" w14:paraId="11F921DF" w14:textId="77777777" w:rsidTr="00063591">
        <w:trPr>
          <w:trHeight w:val="143"/>
        </w:trPr>
        <w:tc>
          <w:tcPr>
            <w:tcW w:w="2605" w:type="dxa"/>
            <w:noWrap/>
          </w:tcPr>
          <w:p w14:paraId="653FDE52" w14:textId="77777777" w:rsidR="00E343CE" w:rsidRPr="00063591" w:rsidRDefault="00E343CE" w:rsidP="00E343CE">
            <w:pPr>
              <w:keepNext/>
              <w:overflowPunct/>
              <w:autoSpaceDE/>
              <w:autoSpaceDN/>
              <w:adjustRightInd/>
              <w:textAlignment w:val="auto"/>
              <w:rPr>
                <w:rFonts w:cs="Arial"/>
                <w:color w:val="000000"/>
                <w:sz w:val="16"/>
                <w:szCs w:val="16"/>
              </w:rPr>
            </w:pPr>
            <w:r w:rsidRPr="00063591">
              <w:rPr>
                <w:rFonts w:cs="Arial"/>
                <w:color w:val="000000"/>
                <w:sz w:val="16"/>
                <w:szCs w:val="16"/>
              </w:rPr>
              <w:t>ValetMode_Status</w:t>
            </w:r>
          </w:p>
        </w:tc>
        <w:tc>
          <w:tcPr>
            <w:tcW w:w="2340" w:type="dxa"/>
          </w:tcPr>
          <w:p w14:paraId="5E40EEB7" w14:textId="77777777" w:rsidR="00E343CE" w:rsidRPr="00063591" w:rsidRDefault="00E343CE" w:rsidP="00E343CE">
            <w:pPr>
              <w:keepNext/>
              <w:rPr>
                <w:color w:val="000000" w:themeColor="text1"/>
                <w:sz w:val="16"/>
                <w:szCs w:val="16"/>
              </w:rPr>
            </w:pPr>
            <w:r w:rsidRPr="00063591">
              <w:rPr>
                <w:color w:val="000000" w:themeColor="text1"/>
                <w:sz w:val="16"/>
                <w:szCs w:val="16"/>
              </w:rPr>
              <w:t>Same</w:t>
            </w:r>
          </w:p>
        </w:tc>
        <w:tc>
          <w:tcPr>
            <w:tcW w:w="1350" w:type="dxa"/>
          </w:tcPr>
          <w:p w14:paraId="7C12D724" w14:textId="77777777" w:rsidR="00E343CE" w:rsidRPr="00063591" w:rsidRDefault="00E343CE" w:rsidP="00E343CE">
            <w:pPr>
              <w:keepNext/>
              <w:rPr>
                <w:sz w:val="16"/>
                <w:szCs w:val="16"/>
              </w:rPr>
            </w:pPr>
          </w:p>
        </w:tc>
        <w:tc>
          <w:tcPr>
            <w:tcW w:w="1350" w:type="dxa"/>
          </w:tcPr>
          <w:p w14:paraId="79D47929" w14:textId="77777777" w:rsidR="00E343CE" w:rsidRPr="00063591" w:rsidRDefault="00E343CE" w:rsidP="00E343CE">
            <w:pPr>
              <w:keepNext/>
              <w:rPr>
                <w:sz w:val="16"/>
                <w:szCs w:val="16"/>
              </w:rPr>
            </w:pPr>
          </w:p>
        </w:tc>
        <w:tc>
          <w:tcPr>
            <w:tcW w:w="2556" w:type="dxa"/>
          </w:tcPr>
          <w:p w14:paraId="6739081D" w14:textId="77777777" w:rsidR="00E343CE" w:rsidRPr="00063591" w:rsidRDefault="00E343CE" w:rsidP="00E343CE">
            <w:pPr>
              <w:keepNext/>
              <w:rPr>
                <w:sz w:val="16"/>
                <w:szCs w:val="16"/>
              </w:rPr>
            </w:pPr>
            <w:r w:rsidRPr="00063591">
              <w:rPr>
                <w:sz w:val="16"/>
                <w:szCs w:val="16"/>
              </w:rPr>
              <w:t>Internal to BCM</w:t>
            </w:r>
          </w:p>
        </w:tc>
      </w:tr>
      <w:tr w:rsidR="00341B73" w:rsidRPr="00063591" w14:paraId="1A8FAB12" w14:textId="77777777" w:rsidTr="00063591">
        <w:trPr>
          <w:trHeight w:val="143"/>
        </w:trPr>
        <w:tc>
          <w:tcPr>
            <w:tcW w:w="2605" w:type="dxa"/>
            <w:noWrap/>
          </w:tcPr>
          <w:p w14:paraId="1D95199E" w14:textId="77777777" w:rsidR="00341B73" w:rsidRPr="00063591" w:rsidRDefault="00341B73" w:rsidP="00341B73">
            <w:pPr>
              <w:keepNext/>
              <w:overflowPunct/>
              <w:autoSpaceDE/>
              <w:autoSpaceDN/>
              <w:adjustRightInd/>
              <w:textAlignment w:val="auto"/>
              <w:rPr>
                <w:rFonts w:cs="Arial"/>
                <w:color w:val="000000"/>
                <w:sz w:val="16"/>
                <w:szCs w:val="16"/>
              </w:rPr>
            </w:pPr>
            <w:r w:rsidRPr="00063591">
              <w:rPr>
                <w:rFonts w:cs="Arial"/>
                <w:color w:val="000000"/>
                <w:sz w:val="16"/>
                <w:szCs w:val="16"/>
              </w:rPr>
              <w:t>BEC_PurposeCode_Exec</w:t>
            </w:r>
          </w:p>
        </w:tc>
        <w:tc>
          <w:tcPr>
            <w:tcW w:w="2340" w:type="dxa"/>
          </w:tcPr>
          <w:p w14:paraId="7C047F50" w14:textId="77777777" w:rsidR="00341B73" w:rsidRPr="00063591" w:rsidRDefault="00341B73" w:rsidP="00E343CE">
            <w:pPr>
              <w:keepNext/>
              <w:rPr>
                <w:color w:val="000000" w:themeColor="text1"/>
                <w:sz w:val="16"/>
                <w:szCs w:val="16"/>
              </w:rPr>
            </w:pPr>
            <w:r w:rsidRPr="00063591">
              <w:rPr>
                <w:rFonts w:cs="Arial"/>
                <w:color w:val="000000"/>
                <w:sz w:val="16"/>
                <w:szCs w:val="16"/>
              </w:rPr>
              <w:t>DrPrpsCode_D_RqBec</w:t>
            </w:r>
          </w:p>
        </w:tc>
        <w:tc>
          <w:tcPr>
            <w:tcW w:w="1350" w:type="dxa"/>
          </w:tcPr>
          <w:p w14:paraId="539513C0" w14:textId="77777777" w:rsidR="00341B73" w:rsidRPr="00063591" w:rsidRDefault="00341B73" w:rsidP="00E343CE">
            <w:pPr>
              <w:keepNext/>
              <w:rPr>
                <w:sz w:val="16"/>
                <w:szCs w:val="16"/>
              </w:rPr>
            </w:pPr>
          </w:p>
        </w:tc>
        <w:tc>
          <w:tcPr>
            <w:tcW w:w="1350" w:type="dxa"/>
          </w:tcPr>
          <w:p w14:paraId="192397FA" w14:textId="77777777" w:rsidR="00341B73" w:rsidRPr="00063591" w:rsidRDefault="00341B73" w:rsidP="00E343CE">
            <w:pPr>
              <w:keepNext/>
              <w:rPr>
                <w:sz w:val="16"/>
                <w:szCs w:val="16"/>
              </w:rPr>
            </w:pPr>
          </w:p>
        </w:tc>
        <w:tc>
          <w:tcPr>
            <w:tcW w:w="2556" w:type="dxa"/>
          </w:tcPr>
          <w:p w14:paraId="058A0287" w14:textId="77777777" w:rsidR="00341B73" w:rsidRPr="00063591" w:rsidRDefault="00341B73" w:rsidP="00E343CE">
            <w:pPr>
              <w:keepNext/>
              <w:rPr>
                <w:sz w:val="16"/>
                <w:szCs w:val="16"/>
              </w:rPr>
            </w:pPr>
            <w:r w:rsidRPr="00063591">
              <w:rPr>
                <w:sz w:val="16"/>
                <w:szCs w:val="16"/>
              </w:rPr>
              <w:t>MS1CAN to CANFD1</w:t>
            </w:r>
          </w:p>
        </w:tc>
      </w:tr>
      <w:tr w:rsidR="00341B73" w:rsidRPr="00063591" w14:paraId="5EA1127C" w14:textId="77777777" w:rsidTr="00063591">
        <w:trPr>
          <w:trHeight w:val="143"/>
        </w:trPr>
        <w:tc>
          <w:tcPr>
            <w:tcW w:w="2605" w:type="dxa"/>
            <w:noWrap/>
          </w:tcPr>
          <w:p w14:paraId="14A28398" w14:textId="77777777" w:rsidR="00341B73" w:rsidRPr="00063591" w:rsidRDefault="003D36FB" w:rsidP="00341B73">
            <w:pPr>
              <w:keepNext/>
              <w:overflowPunct/>
              <w:autoSpaceDE/>
              <w:autoSpaceDN/>
              <w:adjustRightInd/>
              <w:textAlignment w:val="auto"/>
              <w:rPr>
                <w:rFonts w:cs="Arial"/>
                <w:color w:val="000000"/>
                <w:sz w:val="16"/>
                <w:szCs w:val="16"/>
              </w:rPr>
            </w:pPr>
            <w:r w:rsidRPr="00063591">
              <w:rPr>
                <w:rFonts w:cs="Arial"/>
                <w:color w:val="000000"/>
                <w:sz w:val="16"/>
                <w:szCs w:val="16"/>
              </w:rPr>
              <w:t>BEC_AAC_Key_Exec</w:t>
            </w:r>
          </w:p>
        </w:tc>
        <w:tc>
          <w:tcPr>
            <w:tcW w:w="2340" w:type="dxa"/>
          </w:tcPr>
          <w:p w14:paraId="399F1E95" w14:textId="77777777" w:rsidR="00341B73" w:rsidRPr="00063591" w:rsidRDefault="00341B73" w:rsidP="00341B73">
            <w:pPr>
              <w:keepNext/>
              <w:rPr>
                <w:color w:val="000000" w:themeColor="text1"/>
                <w:sz w:val="16"/>
                <w:szCs w:val="16"/>
              </w:rPr>
            </w:pPr>
            <w:r w:rsidRPr="00063591">
              <w:rPr>
                <w:rFonts w:cs="Arial"/>
                <w:color w:val="000000"/>
                <w:sz w:val="16"/>
                <w:szCs w:val="16"/>
              </w:rPr>
              <w:t>DrAuthntctnCodeBec_D_Res</w:t>
            </w:r>
          </w:p>
        </w:tc>
        <w:tc>
          <w:tcPr>
            <w:tcW w:w="1350" w:type="dxa"/>
          </w:tcPr>
          <w:p w14:paraId="28651518" w14:textId="77777777" w:rsidR="00341B73" w:rsidRPr="00063591" w:rsidRDefault="00341B73" w:rsidP="00341B73">
            <w:pPr>
              <w:keepNext/>
              <w:rPr>
                <w:sz w:val="16"/>
                <w:szCs w:val="16"/>
              </w:rPr>
            </w:pPr>
          </w:p>
        </w:tc>
        <w:tc>
          <w:tcPr>
            <w:tcW w:w="1350" w:type="dxa"/>
          </w:tcPr>
          <w:p w14:paraId="48E700D3" w14:textId="77777777" w:rsidR="00341B73" w:rsidRPr="00063591" w:rsidRDefault="00341B73" w:rsidP="00341B73">
            <w:pPr>
              <w:keepNext/>
              <w:rPr>
                <w:sz w:val="16"/>
                <w:szCs w:val="16"/>
              </w:rPr>
            </w:pPr>
          </w:p>
        </w:tc>
        <w:tc>
          <w:tcPr>
            <w:tcW w:w="2556" w:type="dxa"/>
          </w:tcPr>
          <w:p w14:paraId="611786F3" w14:textId="77777777" w:rsidR="00341B73" w:rsidRPr="00063591" w:rsidRDefault="00341B73" w:rsidP="00341B73">
            <w:pPr>
              <w:keepNext/>
              <w:rPr>
                <w:sz w:val="16"/>
                <w:szCs w:val="16"/>
              </w:rPr>
            </w:pPr>
            <w:r w:rsidRPr="00063591">
              <w:rPr>
                <w:sz w:val="16"/>
                <w:szCs w:val="16"/>
              </w:rPr>
              <w:t>MS1CAN to CANFD1</w:t>
            </w:r>
          </w:p>
        </w:tc>
      </w:tr>
    </w:tbl>
    <w:p w14:paraId="644F02B3" w14:textId="77777777" w:rsidR="00E343CE" w:rsidRPr="00702453" w:rsidRDefault="00E343CE" w:rsidP="00E343CE">
      <w:pPr>
        <w:pStyle w:val="Caption"/>
      </w:pPr>
      <w:bookmarkStart w:id="221" w:name="_Toc25584435"/>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26</w:t>
      </w:r>
      <w:r>
        <w:rPr>
          <w:noProof/>
        </w:rPr>
        <w:fldChar w:fldCharType="end"/>
      </w:r>
      <w:r w:rsidRPr="00702453">
        <w:t xml:space="preserve">: </w:t>
      </w:r>
      <w:r>
        <w:t>Input Signal mappings of Function</w:t>
      </w:r>
      <w:bookmarkEnd w:id="221"/>
    </w:p>
    <w:p w14:paraId="46277D32" w14:textId="77777777" w:rsidR="00E343CE" w:rsidRDefault="00E343CE" w:rsidP="00E343CE">
      <w:pPr>
        <w:rPr>
          <w:lang w:val="en-GB"/>
        </w:rPr>
      </w:pPr>
    </w:p>
    <w:p w14:paraId="73FABDC7" w14:textId="77777777" w:rsidR="00E343CE" w:rsidRDefault="00E343CE" w:rsidP="00E343CE">
      <w:pPr>
        <w:pStyle w:val="Heading6"/>
        <w:rPr>
          <w:lang w:val="en-GB"/>
        </w:rPr>
      </w:pPr>
      <w:bookmarkStart w:id="222" w:name="_Toc32332158"/>
      <w:r>
        <w:rPr>
          <w:lang w:val="en-GB"/>
        </w:rPr>
        <w:lastRenderedPageBreak/>
        <w:t>Output</w:t>
      </w:r>
      <w:r w:rsidRPr="002824C9">
        <w:rPr>
          <w:lang w:val="en-GB"/>
        </w:rPr>
        <w:t>s</w:t>
      </w:r>
      <w:bookmarkEnd w:id="222"/>
    </w:p>
    <w:p w14:paraId="754F7A98" w14:textId="77777777" w:rsidR="00E343CE" w:rsidRDefault="00E343CE" w:rsidP="00E343C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2790"/>
        <w:gridCol w:w="1350"/>
        <w:gridCol w:w="1260"/>
        <w:gridCol w:w="2196"/>
      </w:tblGrid>
      <w:tr w:rsidR="00E343CE" w:rsidRPr="00E54DEA" w14:paraId="372B3ECD" w14:textId="77777777" w:rsidTr="00063591">
        <w:trPr>
          <w:trHeight w:val="173"/>
        </w:trPr>
        <w:tc>
          <w:tcPr>
            <w:tcW w:w="2605" w:type="dxa"/>
            <w:shd w:val="clear" w:color="auto" w:fill="D9D9D9" w:themeFill="background1" w:themeFillShade="D9"/>
            <w:noWrap/>
            <w:hideMark/>
          </w:tcPr>
          <w:p w14:paraId="051F0A70" w14:textId="77777777" w:rsidR="00E343CE" w:rsidRPr="00E54DEA" w:rsidRDefault="00E343CE" w:rsidP="003D36FB">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790" w:type="dxa"/>
            <w:shd w:val="clear" w:color="auto" w:fill="D9D9D9" w:themeFill="background1" w:themeFillShade="D9"/>
          </w:tcPr>
          <w:p w14:paraId="12E02FD9"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3D986469"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Mapping Details</w:t>
            </w:r>
          </w:p>
          <w:p w14:paraId="1A50DC0D" w14:textId="77777777" w:rsidR="00E343CE" w:rsidRPr="001321BD" w:rsidRDefault="00E343CE" w:rsidP="003D36FB">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260" w:type="dxa"/>
            <w:shd w:val="clear" w:color="auto" w:fill="D9D9D9" w:themeFill="background1" w:themeFillShade="D9"/>
          </w:tcPr>
          <w:p w14:paraId="2B169246"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196" w:type="dxa"/>
            <w:shd w:val="clear" w:color="auto" w:fill="D9D9D9" w:themeFill="background1" w:themeFillShade="D9"/>
          </w:tcPr>
          <w:p w14:paraId="1BF66013"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Connection</w:t>
            </w:r>
          </w:p>
          <w:p w14:paraId="55D067CE" w14:textId="77777777" w:rsidR="00E343CE" w:rsidRDefault="00E343CE" w:rsidP="003D36FB">
            <w:pPr>
              <w:keepNext/>
              <w:overflowPunct/>
              <w:autoSpaceDE/>
              <w:autoSpaceDN/>
              <w:adjustRightInd/>
              <w:textAlignment w:val="auto"/>
              <w:rPr>
                <w:rFonts w:cs="Arial"/>
                <w:b/>
                <w:bCs/>
                <w:color w:val="000000"/>
              </w:rPr>
            </w:pPr>
            <w:r w:rsidRPr="001321BD">
              <w:rPr>
                <w:i/>
              </w:rPr>
              <w:t>(Optional)</w:t>
            </w:r>
          </w:p>
        </w:tc>
      </w:tr>
      <w:tr w:rsidR="00E343CE" w:rsidRPr="003F473D" w14:paraId="68CB9FD5" w14:textId="77777777" w:rsidTr="00063591">
        <w:trPr>
          <w:trHeight w:val="143"/>
        </w:trPr>
        <w:tc>
          <w:tcPr>
            <w:tcW w:w="2605" w:type="dxa"/>
            <w:noWrap/>
          </w:tcPr>
          <w:p w14:paraId="111506B5" w14:textId="77777777" w:rsidR="00E343CE" w:rsidRPr="00341B73" w:rsidRDefault="00E343CE" w:rsidP="003D36FB">
            <w:pPr>
              <w:keepNext/>
              <w:overflowPunct/>
              <w:autoSpaceDE/>
              <w:autoSpaceDN/>
              <w:adjustRightInd/>
              <w:textAlignment w:val="auto"/>
              <w:rPr>
                <w:rFonts w:cs="Arial"/>
                <w:color w:val="000000"/>
              </w:rPr>
            </w:pPr>
            <w:r w:rsidRPr="00341B73">
              <w:rPr>
                <w:rFonts w:cs="Arial"/>
                <w:color w:val="000000"/>
              </w:rPr>
              <w:t>BEC_PurposeCode</w:t>
            </w:r>
            <w:r w:rsidR="00341B73" w:rsidRPr="00341B73">
              <w:rPr>
                <w:rFonts w:cs="Arial"/>
                <w:color w:val="000000"/>
              </w:rPr>
              <w:t>_R</w:t>
            </w:r>
            <w:r w:rsidR="00341B73">
              <w:rPr>
                <w:rFonts w:cs="Arial"/>
                <w:color w:val="000000"/>
              </w:rPr>
              <w:t>qstr</w:t>
            </w:r>
          </w:p>
        </w:tc>
        <w:tc>
          <w:tcPr>
            <w:tcW w:w="2790" w:type="dxa"/>
          </w:tcPr>
          <w:p w14:paraId="6EAF0520" w14:textId="77777777" w:rsidR="00E343CE" w:rsidRPr="00341B73" w:rsidRDefault="00E343CE" w:rsidP="003D36FB">
            <w:pPr>
              <w:keepNext/>
              <w:rPr>
                <w:rFonts w:cs="Arial"/>
                <w:color w:val="000000" w:themeColor="text1"/>
              </w:rPr>
            </w:pPr>
            <w:r w:rsidRPr="00341B73">
              <w:rPr>
                <w:rFonts w:cs="Arial"/>
                <w:color w:val="000000" w:themeColor="text1"/>
              </w:rPr>
              <w:t>DrPrpsCodeBec_D_Res</w:t>
            </w:r>
          </w:p>
        </w:tc>
        <w:tc>
          <w:tcPr>
            <w:tcW w:w="1350" w:type="dxa"/>
          </w:tcPr>
          <w:p w14:paraId="4B647F61" w14:textId="77777777" w:rsidR="00E343CE" w:rsidRPr="00341B73" w:rsidRDefault="00E343CE" w:rsidP="003D36FB">
            <w:pPr>
              <w:keepNext/>
              <w:rPr>
                <w:rFonts w:cs="Arial"/>
              </w:rPr>
            </w:pPr>
          </w:p>
        </w:tc>
        <w:tc>
          <w:tcPr>
            <w:tcW w:w="1260" w:type="dxa"/>
          </w:tcPr>
          <w:p w14:paraId="697795A9" w14:textId="77777777" w:rsidR="00E343CE" w:rsidRPr="00341B73" w:rsidRDefault="00E343CE" w:rsidP="003D36FB">
            <w:pPr>
              <w:keepNext/>
              <w:rPr>
                <w:rFonts w:cs="Arial"/>
              </w:rPr>
            </w:pPr>
          </w:p>
        </w:tc>
        <w:tc>
          <w:tcPr>
            <w:tcW w:w="2196" w:type="dxa"/>
          </w:tcPr>
          <w:p w14:paraId="2BB5640A" w14:textId="77777777" w:rsidR="00E343CE" w:rsidRPr="00341B73" w:rsidRDefault="00E343CE" w:rsidP="003D36FB">
            <w:pPr>
              <w:keepNext/>
              <w:rPr>
                <w:rFonts w:cs="Arial"/>
              </w:rPr>
            </w:pPr>
            <w:r w:rsidRPr="00341B73">
              <w:rPr>
                <w:rFonts w:cs="Arial"/>
              </w:rPr>
              <w:t>CANFD1 to MS1CAN</w:t>
            </w:r>
          </w:p>
        </w:tc>
      </w:tr>
      <w:tr w:rsidR="003D36FB" w:rsidRPr="003F473D" w14:paraId="6FC5ACF3" w14:textId="77777777" w:rsidTr="00063591">
        <w:trPr>
          <w:trHeight w:val="143"/>
        </w:trPr>
        <w:tc>
          <w:tcPr>
            <w:tcW w:w="2605" w:type="dxa"/>
            <w:noWrap/>
          </w:tcPr>
          <w:p w14:paraId="66BFA42A" w14:textId="77777777" w:rsidR="003D36FB" w:rsidRPr="00341B73" w:rsidRDefault="003D36FB" w:rsidP="003D36FB">
            <w:pPr>
              <w:keepNext/>
              <w:overflowPunct/>
              <w:autoSpaceDE/>
              <w:autoSpaceDN/>
              <w:adjustRightInd/>
              <w:textAlignment w:val="auto"/>
              <w:rPr>
                <w:rFonts w:cs="Arial"/>
                <w:color w:val="000000"/>
              </w:rPr>
            </w:pPr>
            <w:r>
              <w:rPr>
                <w:rFonts w:cs="Arial"/>
                <w:color w:val="000000"/>
              </w:rPr>
              <w:t>BEC_RAC_ECI_Rqstr</w:t>
            </w:r>
          </w:p>
        </w:tc>
        <w:tc>
          <w:tcPr>
            <w:tcW w:w="2790" w:type="dxa"/>
          </w:tcPr>
          <w:p w14:paraId="6109CDC6" w14:textId="77777777" w:rsidR="003D36FB" w:rsidRPr="00341B73" w:rsidRDefault="003D36FB" w:rsidP="003D36FB">
            <w:pPr>
              <w:keepNext/>
              <w:rPr>
                <w:rFonts w:cs="Arial"/>
                <w:color w:val="000000" w:themeColor="text1"/>
              </w:rPr>
            </w:pPr>
            <w:r w:rsidRPr="00341B73">
              <w:rPr>
                <w:rFonts w:cs="Arial"/>
                <w:color w:val="000000"/>
              </w:rPr>
              <w:t>DrActnCode_D_RqBec</w:t>
            </w:r>
          </w:p>
        </w:tc>
        <w:tc>
          <w:tcPr>
            <w:tcW w:w="1350" w:type="dxa"/>
          </w:tcPr>
          <w:p w14:paraId="5028220F" w14:textId="77777777" w:rsidR="003D36FB" w:rsidRPr="00341B73" w:rsidRDefault="003D36FB" w:rsidP="003D36FB">
            <w:pPr>
              <w:keepNext/>
              <w:rPr>
                <w:rFonts w:cs="Arial"/>
              </w:rPr>
            </w:pPr>
          </w:p>
        </w:tc>
        <w:tc>
          <w:tcPr>
            <w:tcW w:w="1260" w:type="dxa"/>
          </w:tcPr>
          <w:p w14:paraId="2EAF8054" w14:textId="77777777" w:rsidR="003D36FB" w:rsidRPr="00341B73" w:rsidRDefault="003D36FB" w:rsidP="003D36FB">
            <w:pPr>
              <w:keepNext/>
              <w:rPr>
                <w:rFonts w:cs="Arial"/>
              </w:rPr>
            </w:pPr>
          </w:p>
        </w:tc>
        <w:tc>
          <w:tcPr>
            <w:tcW w:w="2196" w:type="dxa"/>
          </w:tcPr>
          <w:p w14:paraId="1DDAD90E" w14:textId="77777777" w:rsidR="003D36FB" w:rsidRPr="00341B73" w:rsidRDefault="003D36FB" w:rsidP="003D36FB">
            <w:pPr>
              <w:keepNext/>
              <w:rPr>
                <w:rFonts w:cs="Arial"/>
              </w:rPr>
            </w:pPr>
            <w:r w:rsidRPr="00341B73">
              <w:rPr>
                <w:rFonts w:cs="Arial"/>
              </w:rPr>
              <w:t>CANFD1 to MS1CAN</w:t>
            </w:r>
          </w:p>
        </w:tc>
      </w:tr>
      <w:tr w:rsidR="003D36FB" w:rsidRPr="003F473D" w14:paraId="7AC89585" w14:textId="77777777" w:rsidTr="00063591">
        <w:trPr>
          <w:trHeight w:val="143"/>
        </w:trPr>
        <w:tc>
          <w:tcPr>
            <w:tcW w:w="2605" w:type="dxa"/>
            <w:noWrap/>
          </w:tcPr>
          <w:p w14:paraId="0D88CF55" w14:textId="77777777" w:rsidR="003D36FB" w:rsidRPr="00341B73" w:rsidRDefault="003D36FB" w:rsidP="003D36FB">
            <w:pPr>
              <w:keepNext/>
              <w:overflowPunct/>
              <w:autoSpaceDE/>
              <w:autoSpaceDN/>
              <w:adjustRightInd/>
              <w:textAlignment w:val="auto"/>
              <w:rPr>
                <w:rFonts w:cs="Arial"/>
                <w:color w:val="000000"/>
              </w:rPr>
            </w:pPr>
            <w:r>
              <w:rPr>
                <w:rFonts w:cs="Arial"/>
                <w:color w:val="000000"/>
              </w:rPr>
              <w:t>BEC_AAC_Key_Rqstr</w:t>
            </w:r>
          </w:p>
        </w:tc>
        <w:tc>
          <w:tcPr>
            <w:tcW w:w="2790" w:type="dxa"/>
          </w:tcPr>
          <w:p w14:paraId="54869677" w14:textId="77777777" w:rsidR="003D36FB" w:rsidRPr="00341B73" w:rsidRDefault="003D36FB" w:rsidP="003D36FB">
            <w:pPr>
              <w:keepNext/>
              <w:rPr>
                <w:rFonts w:cs="Arial"/>
                <w:color w:val="000000"/>
              </w:rPr>
            </w:pPr>
            <w:r w:rsidRPr="00341B73">
              <w:rPr>
                <w:rFonts w:cs="Arial"/>
                <w:color w:val="000000"/>
              </w:rPr>
              <w:t>DrAuthntctnCode_D_RqBec</w:t>
            </w:r>
          </w:p>
        </w:tc>
        <w:tc>
          <w:tcPr>
            <w:tcW w:w="1350" w:type="dxa"/>
          </w:tcPr>
          <w:p w14:paraId="4A4741F9" w14:textId="77777777" w:rsidR="003D36FB" w:rsidRPr="00341B73" w:rsidRDefault="003D36FB" w:rsidP="003D36FB">
            <w:pPr>
              <w:keepNext/>
              <w:rPr>
                <w:rFonts w:cs="Arial"/>
              </w:rPr>
            </w:pPr>
          </w:p>
        </w:tc>
        <w:tc>
          <w:tcPr>
            <w:tcW w:w="1260" w:type="dxa"/>
          </w:tcPr>
          <w:p w14:paraId="2ABAD921" w14:textId="77777777" w:rsidR="003D36FB" w:rsidRPr="00341B73" w:rsidRDefault="003D36FB" w:rsidP="003D36FB">
            <w:pPr>
              <w:keepNext/>
              <w:rPr>
                <w:rFonts w:cs="Arial"/>
              </w:rPr>
            </w:pPr>
          </w:p>
        </w:tc>
        <w:tc>
          <w:tcPr>
            <w:tcW w:w="2196" w:type="dxa"/>
          </w:tcPr>
          <w:p w14:paraId="5D28A180" w14:textId="77777777" w:rsidR="003D36FB" w:rsidRPr="00341B73" w:rsidRDefault="003D36FB" w:rsidP="003D36FB">
            <w:pPr>
              <w:keepNext/>
              <w:rPr>
                <w:rFonts w:cs="Arial"/>
              </w:rPr>
            </w:pPr>
            <w:r w:rsidRPr="00341B73">
              <w:rPr>
                <w:rFonts w:cs="Arial"/>
              </w:rPr>
              <w:t>CANFD1 to MS1CAN</w:t>
            </w:r>
          </w:p>
        </w:tc>
      </w:tr>
    </w:tbl>
    <w:p w14:paraId="7C1D1057" w14:textId="77777777" w:rsidR="00E343CE" w:rsidRPr="00702453" w:rsidRDefault="00E343CE" w:rsidP="00E343CE">
      <w:pPr>
        <w:pStyle w:val="Caption"/>
      </w:pPr>
      <w:bookmarkStart w:id="223" w:name="_Toc25584436"/>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27</w:t>
      </w:r>
      <w:r>
        <w:rPr>
          <w:noProof/>
        </w:rPr>
        <w:fldChar w:fldCharType="end"/>
      </w:r>
      <w:r w:rsidRPr="00702453">
        <w:t xml:space="preserve">: </w:t>
      </w:r>
      <w:r>
        <w:t>Output Signal mappings of Function</w:t>
      </w:r>
      <w:bookmarkEnd w:id="223"/>
    </w:p>
    <w:p w14:paraId="0208D1B8" w14:textId="77777777" w:rsidR="00E343CE" w:rsidRDefault="00E343CE" w:rsidP="00E343CE">
      <w:pPr>
        <w:rPr>
          <w:lang w:val="en-GB"/>
        </w:rPr>
      </w:pPr>
    </w:p>
    <w:p w14:paraId="276239EA" w14:textId="77777777" w:rsidR="00E343CE" w:rsidRDefault="00E343CE" w:rsidP="00E343CE">
      <w:pPr>
        <w:pStyle w:val="Heading6"/>
      </w:pPr>
      <w:bookmarkStart w:id="224" w:name="_Toc32332159"/>
      <w:r>
        <w:t>Parameters</w:t>
      </w:r>
      <w:bookmarkEnd w:id="224"/>
    </w:p>
    <w:p w14:paraId="7E549714" w14:textId="77777777" w:rsidR="00E343CE" w:rsidRPr="00A57D05" w:rsidRDefault="00E343CE" w:rsidP="00E343C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E343CE" w:rsidRPr="00E54DEA" w14:paraId="4DDA5EA4" w14:textId="77777777" w:rsidTr="00063591">
        <w:trPr>
          <w:trHeight w:val="161"/>
        </w:trPr>
        <w:tc>
          <w:tcPr>
            <w:tcW w:w="1838" w:type="dxa"/>
            <w:shd w:val="clear" w:color="auto" w:fill="D9D9D9" w:themeFill="background1" w:themeFillShade="D9"/>
            <w:noWrap/>
            <w:hideMark/>
          </w:tcPr>
          <w:p w14:paraId="0E34DFA4" w14:textId="77777777" w:rsidR="00E343CE" w:rsidRPr="00E54DEA" w:rsidRDefault="00E343CE" w:rsidP="003D36FB">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D745658"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321378D"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C5CDDEE" w14:textId="77777777" w:rsidR="00E343CE" w:rsidRPr="00E54DEA" w:rsidRDefault="00E343CE" w:rsidP="003D36FB">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1BAFF21" w14:textId="77777777" w:rsidR="00E343CE" w:rsidRDefault="00E343CE" w:rsidP="003D36FB">
            <w:pPr>
              <w:keepNext/>
              <w:overflowPunct/>
              <w:autoSpaceDE/>
              <w:autoSpaceDN/>
              <w:adjustRightInd/>
              <w:textAlignment w:val="auto"/>
              <w:rPr>
                <w:rFonts w:cs="Arial"/>
                <w:b/>
                <w:bCs/>
                <w:color w:val="000000"/>
              </w:rPr>
            </w:pPr>
            <w:r>
              <w:rPr>
                <w:rFonts w:cs="Arial"/>
                <w:b/>
                <w:bCs/>
                <w:color w:val="000000"/>
              </w:rPr>
              <w:t>Method Details</w:t>
            </w:r>
          </w:p>
        </w:tc>
      </w:tr>
      <w:tr w:rsidR="00E343CE" w:rsidRPr="003F473D" w14:paraId="6E4843E0" w14:textId="77777777" w:rsidTr="00063591">
        <w:trPr>
          <w:trHeight w:val="70"/>
        </w:trPr>
        <w:tc>
          <w:tcPr>
            <w:tcW w:w="1838" w:type="dxa"/>
            <w:noWrap/>
          </w:tcPr>
          <w:p w14:paraId="4D6DA89F" w14:textId="77777777" w:rsidR="00E343CE" w:rsidRPr="00D20BE7" w:rsidRDefault="00E343CE" w:rsidP="003D36FB">
            <w:pPr>
              <w:keepNext/>
              <w:overflowPunct/>
              <w:autoSpaceDE/>
              <w:autoSpaceDN/>
              <w:adjustRightInd/>
              <w:textAlignment w:val="auto"/>
              <w:rPr>
                <w:color w:val="000000" w:themeColor="text1"/>
                <w:sz w:val="18"/>
              </w:rPr>
            </w:pPr>
          </w:p>
        </w:tc>
        <w:tc>
          <w:tcPr>
            <w:tcW w:w="1843" w:type="dxa"/>
          </w:tcPr>
          <w:p w14:paraId="02EABCF3" w14:textId="77777777" w:rsidR="00E343CE" w:rsidRPr="00D20BE7" w:rsidRDefault="00E343CE" w:rsidP="003D36FB">
            <w:pPr>
              <w:keepNext/>
              <w:rPr>
                <w:color w:val="000000" w:themeColor="text1"/>
                <w:sz w:val="18"/>
              </w:rPr>
            </w:pPr>
          </w:p>
        </w:tc>
        <w:tc>
          <w:tcPr>
            <w:tcW w:w="1701" w:type="dxa"/>
          </w:tcPr>
          <w:p w14:paraId="025F59F3" w14:textId="77777777" w:rsidR="00E343CE" w:rsidRPr="00D20BE7" w:rsidRDefault="00E343CE" w:rsidP="003D36FB">
            <w:pPr>
              <w:keepNext/>
              <w:rPr>
                <w:sz w:val="18"/>
              </w:rPr>
            </w:pPr>
          </w:p>
        </w:tc>
        <w:tc>
          <w:tcPr>
            <w:tcW w:w="1417" w:type="dxa"/>
            <w:noWrap/>
          </w:tcPr>
          <w:p w14:paraId="1F0A5E14" w14:textId="77777777" w:rsidR="00E343CE" w:rsidRPr="00D20BE7" w:rsidRDefault="00E343CE" w:rsidP="003D36FB">
            <w:pPr>
              <w:keepNext/>
              <w:rPr>
                <w:color w:val="000000" w:themeColor="text1"/>
                <w:sz w:val="18"/>
              </w:rPr>
            </w:pPr>
          </w:p>
        </w:tc>
        <w:tc>
          <w:tcPr>
            <w:tcW w:w="3402" w:type="dxa"/>
          </w:tcPr>
          <w:p w14:paraId="6BC7E27A" w14:textId="77777777" w:rsidR="00E343CE" w:rsidRPr="00D20BE7" w:rsidRDefault="00E343CE" w:rsidP="003D36FB">
            <w:pPr>
              <w:keepNext/>
              <w:rPr>
                <w:sz w:val="18"/>
              </w:rPr>
            </w:pPr>
          </w:p>
        </w:tc>
      </w:tr>
    </w:tbl>
    <w:p w14:paraId="6560D565" w14:textId="77777777" w:rsidR="00E343CE" w:rsidRPr="00702453" w:rsidRDefault="00E343CE" w:rsidP="00E343CE">
      <w:pPr>
        <w:pStyle w:val="Caption"/>
      </w:pPr>
      <w:bookmarkStart w:id="225" w:name="_Toc25584437"/>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28</w:t>
      </w:r>
      <w:r>
        <w:rPr>
          <w:noProof/>
        </w:rPr>
        <w:fldChar w:fldCharType="end"/>
      </w:r>
      <w:r w:rsidRPr="00702453">
        <w:t xml:space="preserve">: </w:t>
      </w:r>
      <w:r>
        <w:t>Parameter mappings of Function</w:t>
      </w:r>
      <w:bookmarkEnd w:id="225"/>
    </w:p>
    <w:p w14:paraId="4EE7689F" w14:textId="77777777" w:rsidR="00E343CE" w:rsidRPr="003E2313" w:rsidRDefault="00E343CE" w:rsidP="00E343CE">
      <w:pPr>
        <w:pStyle w:val="Heading6"/>
      </w:pPr>
      <w:bookmarkStart w:id="226" w:name="_Toc32332160"/>
      <w:r>
        <w:t>Interface</w:t>
      </w:r>
      <w:r w:rsidRPr="003E2313">
        <w:t xml:space="preserve"> Requirements</w:t>
      </w:r>
      <w:bookmarkEnd w:id="226"/>
    </w:p>
    <w:p w14:paraId="1EA568F1" w14:textId="77777777" w:rsidR="00E343CE" w:rsidRPr="003225C9" w:rsidRDefault="00E343CE" w:rsidP="00E343CE">
      <w:pPr>
        <w:tabs>
          <w:tab w:val="left" w:pos="284"/>
          <w:tab w:val="left" w:pos="851"/>
        </w:tabs>
      </w:pPr>
      <w:r>
        <w:t>N/A</w:t>
      </w:r>
    </w:p>
    <w:p w14:paraId="4AB79C79" w14:textId="77777777" w:rsidR="00E343CE" w:rsidRDefault="00E343CE" w:rsidP="00E343CE">
      <w:pPr>
        <w:pStyle w:val="Heading6"/>
        <w:numPr>
          <w:ilvl w:val="4"/>
          <w:numId w:val="5"/>
        </w:numPr>
        <w:tabs>
          <w:tab w:val="clear" w:pos="1418"/>
        </w:tabs>
        <w:rPr>
          <w:lang w:val="en-GB"/>
        </w:rPr>
      </w:pPr>
      <w:bookmarkStart w:id="227" w:name="_Toc32332161"/>
      <w:r>
        <w:rPr>
          <w:lang w:val="en-GB"/>
        </w:rPr>
        <w:t>Function Requirements</w:t>
      </w:r>
      <w:bookmarkEnd w:id="227"/>
    </w:p>
    <w:p w14:paraId="00FAAD45" w14:textId="77777777" w:rsidR="00E343CE" w:rsidRDefault="00E343CE" w:rsidP="00E343C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4973"/>
        <w:gridCol w:w="2466"/>
      </w:tblGrid>
      <w:tr w:rsidR="00E343CE" w14:paraId="75AE1F2F" w14:textId="77777777" w:rsidTr="00063591">
        <w:tc>
          <w:tcPr>
            <w:tcW w:w="2762" w:type="dxa"/>
            <w:shd w:val="clear" w:color="auto" w:fill="D9D9D9" w:themeFill="background1" w:themeFillShade="D9"/>
          </w:tcPr>
          <w:p w14:paraId="2BD5E558" w14:textId="77777777" w:rsidR="00E343CE" w:rsidRDefault="00E343CE" w:rsidP="003D36FB">
            <w:pPr>
              <w:keepNext/>
              <w:rPr>
                <w:b/>
              </w:rPr>
            </w:pPr>
            <w:r w:rsidRPr="00AF169D">
              <w:rPr>
                <w:b/>
              </w:rPr>
              <w:t>Requirement ID</w:t>
            </w:r>
          </w:p>
          <w:p w14:paraId="47CC1A11" w14:textId="77777777" w:rsidR="00E343CE" w:rsidRPr="00AF169D" w:rsidRDefault="00E343CE" w:rsidP="003D36FB">
            <w:pPr>
              <w:keepNext/>
              <w:rPr>
                <w:b/>
              </w:rPr>
            </w:pPr>
            <w:r w:rsidRPr="00EB7BB6">
              <w:t>(of Logical Function)</w:t>
            </w:r>
          </w:p>
        </w:tc>
        <w:tc>
          <w:tcPr>
            <w:tcW w:w="4973" w:type="dxa"/>
            <w:shd w:val="clear" w:color="auto" w:fill="D9D9D9" w:themeFill="background1" w:themeFillShade="D9"/>
          </w:tcPr>
          <w:p w14:paraId="7C10CCE2" w14:textId="77777777" w:rsidR="00E343CE" w:rsidRPr="00AF169D" w:rsidRDefault="00E343CE" w:rsidP="003D36FB">
            <w:pPr>
              <w:keepNext/>
              <w:rPr>
                <w:b/>
              </w:rPr>
            </w:pPr>
            <w:r w:rsidRPr="00AF169D">
              <w:rPr>
                <w:b/>
              </w:rPr>
              <w:t>Requirement Title</w:t>
            </w:r>
          </w:p>
        </w:tc>
        <w:tc>
          <w:tcPr>
            <w:tcW w:w="2466" w:type="dxa"/>
            <w:shd w:val="clear" w:color="auto" w:fill="D9D9D9" w:themeFill="background1" w:themeFillShade="D9"/>
          </w:tcPr>
          <w:p w14:paraId="2B91065E" w14:textId="77777777" w:rsidR="00E343CE" w:rsidRPr="00AF169D" w:rsidRDefault="00E343CE" w:rsidP="003D36FB">
            <w:pPr>
              <w:keepNext/>
              <w:rPr>
                <w:b/>
              </w:rPr>
            </w:pPr>
            <w:r>
              <w:rPr>
                <w:b/>
              </w:rPr>
              <w:t>Comment</w:t>
            </w:r>
          </w:p>
        </w:tc>
      </w:tr>
      <w:tr w:rsidR="00E343CE" w14:paraId="7E45DF15" w14:textId="77777777" w:rsidTr="00063591">
        <w:tc>
          <w:tcPr>
            <w:tcW w:w="2762" w:type="dxa"/>
          </w:tcPr>
          <w:p w14:paraId="33EF4284" w14:textId="77777777" w:rsidR="00E343CE" w:rsidRDefault="00E343CE" w:rsidP="003D36FB">
            <w:pPr>
              <w:keepNext/>
            </w:pPr>
          </w:p>
        </w:tc>
        <w:tc>
          <w:tcPr>
            <w:tcW w:w="4973" w:type="dxa"/>
          </w:tcPr>
          <w:p w14:paraId="7CD77FEA" w14:textId="77777777" w:rsidR="00E343CE" w:rsidRDefault="00E343CE" w:rsidP="003D36FB">
            <w:pPr>
              <w:keepNext/>
            </w:pPr>
          </w:p>
        </w:tc>
        <w:tc>
          <w:tcPr>
            <w:tcW w:w="2466" w:type="dxa"/>
          </w:tcPr>
          <w:p w14:paraId="72533C86" w14:textId="77777777" w:rsidR="00E343CE" w:rsidRDefault="00E343CE" w:rsidP="003D36FB">
            <w:pPr>
              <w:keepNext/>
            </w:pPr>
          </w:p>
        </w:tc>
      </w:tr>
    </w:tbl>
    <w:p w14:paraId="598C12F3" w14:textId="77777777" w:rsidR="00E343CE" w:rsidRPr="00702453" w:rsidRDefault="00E343CE" w:rsidP="00E343CE">
      <w:pPr>
        <w:pStyle w:val="Caption"/>
      </w:pPr>
      <w:bookmarkStart w:id="228" w:name="_Toc25584438"/>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29</w:t>
      </w:r>
      <w:r>
        <w:rPr>
          <w:noProof/>
        </w:rPr>
        <w:fldChar w:fldCharType="end"/>
      </w:r>
      <w:r w:rsidRPr="00702453">
        <w:t xml:space="preserve">: </w:t>
      </w:r>
      <w:r>
        <w:t>Inherited Requirements</w:t>
      </w:r>
      <w:bookmarkEnd w:id="228"/>
    </w:p>
    <w:p w14:paraId="6DBFEAE3" w14:textId="77777777" w:rsidR="00E343CE" w:rsidRDefault="00E343CE" w:rsidP="00E343CE">
      <w:pPr>
        <w:rPr>
          <w:lang w:val="en-GB"/>
        </w:rPr>
      </w:pPr>
    </w:p>
    <w:p w14:paraId="76A2F4E8" w14:textId="5FC12049" w:rsidR="00E343CE" w:rsidRDefault="00E343CE" w:rsidP="00E343CE">
      <w:pPr>
        <w:pStyle w:val="Heading7"/>
        <w:tabs>
          <w:tab w:val="clear" w:pos="1559"/>
        </w:tabs>
        <w:rPr>
          <w:lang w:val="en-GB"/>
        </w:rPr>
      </w:pPr>
      <w:r>
        <w:rPr>
          <w:lang w:val="en-GB"/>
        </w:rPr>
        <w:t>Component Specific Requirements</w:t>
      </w:r>
    </w:p>
    <w:p w14:paraId="0F007DB2" w14:textId="20E2BBBB" w:rsidR="004D123B" w:rsidRDefault="004D123B" w:rsidP="004D123B">
      <w:pPr>
        <w:rPr>
          <w:lang w:val="en-GB"/>
        </w:rPr>
      </w:pPr>
    </w:p>
    <w:p w14:paraId="649A5E97" w14:textId="77777777" w:rsidR="003D36FB" w:rsidRDefault="003D36FB" w:rsidP="003D36FB">
      <w:pPr>
        <w:rPr>
          <w:rFonts w:cs="Arial"/>
        </w:rPr>
      </w:pPr>
    </w:p>
    <w:p w14:paraId="112BBFDE" w14:textId="77777777" w:rsidR="003D36FB" w:rsidRPr="0017445F" w:rsidRDefault="003D36FB" w:rsidP="003D36FB">
      <w:pPr>
        <w:pStyle w:val="RERequirement"/>
        <w:shd w:val="clear" w:color="auto" w:fill="F2F2F2" w:themeFill="background1" w:themeFillShade="F2"/>
      </w:pPr>
      <w:bookmarkStart w:id="229" w:name="_Toc455369"/>
      <w:r w:rsidRPr="0017445F">
        <w:t>###</w:t>
      </w:r>
      <w:bookmarkStart w:id="230" w:name="R_CMP_00001_ID_Manage_Local_Toggle_Stop_"/>
      <w:r>
        <w:t>R_CMP_PLG_FIS_00001</w:t>
      </w:r>
      <w:bookmarkEnd w:id="230"/>
      <w:r w:rsidRPr="0017445F">
        <w:t xml:space="preserve">### </w:t>
      </w:r>
      <w:bookmarkEnd w:id="229"/>
      <w:r>
        <w:t>Manage Local Toggle Stop Request Count</w:t>
      </w:r>
    </w:p>
    <w:p w14:paraId="566C6889" w14:textId="77777777" w:rsidR="00297A96" w:rsidRDefault="00297A96" w:rsidP="003D36FB">
      <w:pPr>
        <w:rPr>
          <w:rFonts w:cs="Arial"/>
        </w:rPr>
      </w:pPr>
      <w:r>
        <w:rPr>
          <w:rFonts w:cs="Arial"/>
        </w:rPr>
        <w:t>The BCM shall maintain an event counter (</w:t>
      </w:r>
      <w:r w:rsidRPr="00297A96">
        <w:rPr>
          <w:rFonts w:cs="Arial"/>
        </w:rPr>
        <w:t>BEC_LocalToggleStop_Count</w:t>
      </w:r>
      <w:r>
        <w:rPr>
          <w:rFonts w:cs="Arial"/>
        </w:rPr>
        <w:t>) per the “Feature Specification – Event Counter: DRAFT 10sept2018” where:</w:t>
      </w:r>
    </w:p>
    <w:p w14:paraId="17F33526" w14:textId="77777777" w:rsidR="003D36FB" w:rsidRDefault="00297A96" w:rsidP="00297A96">
      <w:pPr>
        <w:pStyle w:val="ListParagraph"/>
        <w:numPr>
          <w:ilvl w:val="0"/>
          <w:numId w:val="27"/>
        </w:numPr>
        <w:rPr>
          <w:rFonts w:cs="Arial"/>
        </w:rPr>
      </w:pPr>
      <w:r>
        <w:rPr>
          <w:rFonts w:cs="Arial"/>
        </w:rPr>
        <w:t>T</w:t>
      </w:r>
      <w:r w:rsidRPr="00297A96">
        <w:rPr>
          <w:rFonts w:cs="Arial"/>
        </w:rPr>
        <w:t>he BCM is the Publisher.</w:t>
      </w:r>
    </w:p>
    <w:p w14:paraId="684AC36D" w14:textId="77777777" w:rsidR="00297A96" w:rsidRDefault="00297A96" w:rsidP="00297A96">
      <w:pPr>
        <w:pStyle w:val="ListParagraph"/>
        <w:numPr>
          <w:ilvl w:val="0"/>
          <w:numId w:val="27"/>
        </w:numPr>
        <w:rPr>
          <w:rFonts w:cs="Arial"/>
        </w:rPr>
      </w:pPr>
      <w:r>
        <w:rPr>
          <w:rFonts w:cs="Arial"/>
        </w:rPr>
        <w:t>A change to the value of logical signal PowerDecklidLG_Rlse_Rqst to TRUE is considered an event that causes an increment of the counter</w:t>
      </w:r>
      <w:r w:rsidR="00C45E41">
        <w:rPr>
          <w:rFonts w:cs="Arial"/>
        </w:rPr>
        <w:t xml:space="preserve"> to MutEx B (next even value).</w:t>
      </w:r>
    </w:p>
    <w:p w14:paraId="17381786" w14:textId="77777777" w:rsidR="002B098B" w:rsidRPr="00297A96" w:rsidRDefault="002B098B" w:rsidP="00297A96">
      <w:pPr>
        <w:pStyle w:val="ListParagraph"/>
        <w:numPr>
          <w:ilvl w:val="0"/>
          <w:numId w:val="27"/>
        </w:numPr>
        <w:rPr>
          <w:rFonts w:cs="Arial"/>
        </w:rPr>
      </w:pPr>
      <w:r>
        <w:rPr>
          <w:rFonts w:cs="Arial"/>
        </w:rPr>
        <w:t>MutEx A is not used (reserved).</w:t>
      </w:r>
    </w:p>
    <w:p w14:paraId="5DEB2ADF" w14:textId="77777777" w:rsidR="003D36FB" w:rsidRPr="00C66B68" w:rsidRDefault="003D36FB" w:rsidP="003D36FB">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3D36FB" w:rsidRPr="00D90A13" w14:paraId="0D944A06" w14:textId="77777777" w:rsidTr="003D36FB">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899E2" w14:textId="77777777" w:rsidR="003D36FB" w:rsidRPr="001E7824" w:rsidRDefault="003D36FB" w:rsidP="003D36FB">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R_CMP_PLG_FIS_00001</w:t>
            </w:r>
            <w:r w:rsidRPr="001E7824">
              <w:rPr>
                <w:rFonts w:cs="Arial"/>
                <w:bCs/>
                <w:vanish/>
                <w:color w:val="808080" w:themeColor="background1" w:themeShade="80"/>
                <w:sz w:val="16"/>
                <w:szCs w:val="14"/>
              </w:rPr>
              <w:t>###</w:t>
            </w:r>
          </w:p>
        </w:tc>
      </w:tr>
      <w:tr w:rsidR="003D36FB" w:rsidRPr="0060165D" w14:paraId="2C31CC67" w14:textId="77777777" w:rsidTr="003D36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E87045" w14:textId="77777777" w:rsidR="003D36FB" w:rsidRPr="0060165D" w:rsidRDefault="003D36FB" w:rsidP="003D36FB">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7C15C" w14:textId="77777777" w:rsidR="003D36FB" w:rsidRPr="0060165D" w:rsidRDefault="003D36FB" w:rsidP="003D36FB">
            <w:pPr>
              <w:rPr>
                <w:rFonts w:cs="Arial"/>
                <w:vanish/>
                <w:color w:val="000000" w:themeColor="text1"/>
                <w:sz w:val="16"/>
                <w:szCs w:val="14"/>
              </w:rPr>
            </w:pPr>
          </w:p>
        </w:tc>
      </w:tr>
      <w:tr w:rsidR="003D36FB" w:rsidRPr="0060165D" w14:paraId="42DE15C2" w14:textId="77777777" w:rsidTr="003D36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B4710" w14:textId="77777777" w:rsidR="003D36FB" w:rsidRPr="0060165D" w:rsidRDefault="003D36FB" w:rsidP="003D36FB">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1FAC4" w14:textId="77777777" w:rsidR="003D36FB" w:rsidRPr="0060165D" w:rsidRDefault="003D36FB" w:rsidP="003D36FB">
            <w:pPr>
              <w:rPr>
                <w:rFonts w:cs="Arial"/>
                <w:vanish/>
                <w:color w:val="000000" w:themeColor="text1"/>
                <w:sz w:val="16"/>
                <w:szCs w:val="14"/>
              </w:rPr>
            </w:pPr>
          </w:p>
        </w:tc>
      </w:tr>
      <w:tr w:rsidR="003D36FB" w:rsidRPr="0060165D" w14:paraId="12D5D7D0" w14:textId="77777777" w:rsidTr="003D36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F5842C" w14:textId="77777777" w:rsidR="003D36FB" w:rsidRPr="0060165D" w:rsidRDefault="003D36FB" w:rsidP="003D36FB">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C7DE0" w14:textId="77777777" w:rsidR="003D36FB" w:rsidRPr="0060165D" w:rsidRDefault="003D36FB" w:rsidP="003D36FB">
            <w:pPr>
              <w:rPr>
                <w:rFonts w:cs="Arial"/>
                <w:vanish/>
                <w:color w:val="000000" w:themeColor="text1"/>
                <w:sz w:val="16"/>
                <w:szCs w:val="14"/>
              </w:rPr>
            </w:pPr>
          </w:p>
        </w:tc>
      </w:tr>
      <w:tr w:rsidR="003D36FB" w:rsidRPr="0060165D" w14:paraId="1CB85B6F" w14:textId="77777777" w:rsidTr="003D36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50D72" w14:textId="77777777" w:rsidR="003D36FB" w:rsidRPr="0060165D" w:rsidRDefault="003D36FB" w:rsidP="003D36FB">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1A1D0" w14:textId="77777777" w:rsidR="003D36FB" w:rsidRPr="0060165D" w:rsidRDefault="003D36FB" w:rsidP="003D36FB">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C96268" w14:textId="77777777" w:rsidR="003D36FB" w:rsidRPr="0060165D" w:rsidRDefault="003D36FB" w:rsidP="003D36FB">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D11251" w14:textId="77777777" w:rsidR="003D36FB" w:rsidRPr="0060165D" w:rsidRDefault="003D36FB" w:rsidP="003D36FB">
            <w:pPr>
              <w:ind w:left="141"/>
              <w:rPr>
                <w:rFonts w:cs="Arial"/>
                <w:vanish/>
                <w:color w:val="000000" w:themeColor="text1"/>
                <w:sz w:val="16"/>
                <w:szCs w:val="14"/>
              </w:rPr>
            </w:pPr>
          </w:p>
        </w:tc>
      </w:tr>
      <w:tr w:rsidR="003D36FB" w:rsidRPr="0060165D" w14:paraId="3A103AB1" w14:textId="77777777" w:rsidTr="003D36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987907" w14:textId="77777777" w:rsidR="003D36FB" w:rsidRPr="0060165D" w:rsidRDefault="003D36FB" w:rsidP="003D36FB">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7FB3A" w14:textId="77777777" w:rsidR="003D36FB" w:rsidRPr="0060165D" w:rsidRDefault="003D36FB" w:rsidP="003D36FB">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1DB950" w14:textId="77777777" w:rsidR="003D36FB" w:rsidRPr="0060165D" w:rsidRDefault="003D36FB" w:rsidP="003D36FB">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5AF25B" w14:textId="77777777" w:rsidR="003D36FB" w:rsidRPr="001F0889" w:rsidRDefault="003D36FB" w:rsidP="003D36FB">
            <w:pPr>
              <w:ind w:left="141"/>
              <w:rPr>
                <w:rFonts w:cs="Arial"/>
                <w:vanish/>
                <w:color w:val="000000" w:themeColor="text1"/>
                <w:sz w:val="16"/>
                <w:szCs w:val="14"/>
              </w:rPr>
            </w:pPr>
          </w:p>
        </w:tc>
      </w:tr>
      <w:tr w:rsidR="003D36FB" w:rsidRPr="0060165D" w14:paraId="77E90FA4" w14:textId="77777777" w:rsidTr="003D36F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86388" w14:textId="77777777" w:rsidR="003D36FB" w:rsidRPr="0060165D" w:rsidRDefault="003D36FB" w:rsidP="003D36FB">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559683085"/>
            <w:placeholder>
              <w:docPart w:val="3FDE6AC997204514B2CC55E5841AE555"/>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FF19F8" w14:textId="77777777" w:rsidR="003D36FB" w:rsidRPr="0060165D" w:rsidRDefault="003D36FB" w:rsidP="003D36FB">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41676" w14:textId="77777777" w:rsidR="003D36FB" w:rsidRPr="0060165D" w:rsidRDefault="003D36FB" w:rsidP="003D36FB">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334417354"/>
            <w:placeholder>
              <w:docPart w:val="C76A79C007AC4076B64CE8805972CD5F"/>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E7EC4" w14:textId="77777777" w:rsidR="003D36FB" w:rsidRPr="0060165D" w:rsidRDefault="003D36FB" w:rsidP="003D36FB">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C1ED23" w14:textId="77777777" w:rsidR="003D36FB" w:rsidRPr="0060165D" w:rsidRDefault="003D36FB" w:rsidP="003D36FB">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942058174"/>
            <w:placeholder>
              <w:docPart w:val="852F23BD5D6A40A0BB486152EBBC4359"/>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B31994" w14:textId="77777777" w:rsidR="003D36FB" w:rsidRPr="0060165D" w:rsidRDefault="003D36FB" w:rsidP="003D36FB">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3D36FB" w:rsidRPr="00D90A13" w14:paraId="2C9BE54C" w14:textId="77777777" w:rsidTr="003D36FB">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09EE5B" w14:textId="77777777" w:rsidR="003D36FB" w:rsidRPr="001E7824" w:rsidRDefault="00F373CF" w:rsidP="003D36FB">
            <w:pPr>
              <w:rPr>
                <w:rFonts w:cs="Arial"/>
                <w:bCs/>
                <w:vanish/>
                <w:color w:val="808080" w:themeColor="background1" w:themeShade="80"/>
                <w:sz w:val="16"/>
                <w:szCs w:val="14"/>
              </w:rPr>
            </w:pPr>
            <w:hyperlink r:id="rId51" w:history="1">
              <w:r w:rsidR="003D36FB">
                <w:rPr>
                  <w:rStyle w:val="Hyperlink"/>
                  <w:rFonts w:cs="Arial"/>
                  <w:bCs/>
                  <w:vanish/>
                  <w:sz w:val="16"/>
                  <w:szCs w:val="14"/>
                </w:rPr>
                <w:t>Req. Template</w:t>
              </w:r>
            </w:hyperlink>
            <w:r w:rsidR="003D36FB"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09E290" w14:textId="77777777" w:rsidR="003D36FB" w:rsidRPr="001E7824" w:rsidRDefault="003D36FB" w:rsidP="003D36FB">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458F6B" w14:textId="77777777" w:rsidR="003D36FB" w:rsidRPr="009B56B1" w:rsidRDefault="003D36FB" w:rsidP="003D36FB">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3B85DE3" w14:textId="77777777" w:rsidR="003D36FB" w:rsidRPr="00C66B68" w:rsidRDefault="003D36FB" w:rsidP="003D36FB">
      <w:pPr>
        <w:rPr>
          <w:rFonts w:cs="Arial"/>
        </w:rPr>
      </w:pPr>
    </w:p>
    <w:p w14:paraId="02F6C009" w14:textId="529FD989" w:rsidR="00C45E41" w:rsidRDefault="00C45E41" w:rsidP="00C45E41">
      <w:pPr>
        <w:rPr>
          <w:rFonts w:cs="Arial"/>
        </w:rPr>
      </w:pPr>
    </w:p>
    <w:p w14:paraId="596945BE" w14:textId="36A57639" w:rsidR="00C13FD0" w:rsidRDefault="00C13FD0" w:rsidP="00C45E41">
      <w:pPr>
        <w:rPr>
          <w:rFonts w:cs="Arial"/>
        </w:rPr>
      </w:pPr>
    </w:p>
    <w:p w14:paraId="04B52747" w14:textId="34B0759B" w:rsidR="00C13FD0" w:rsidRDefault="00C13FD0" w:rsidP="00C45E41">
      <w:pPr>
        <w:rPr>
          <w:rFonts w:cs="Arial"/>
        </w:rPr>
      </w:pPr>
    </w:p>
    <w:p w14:paraId="709C9897" w14:textId="77777777" w:rsidR="00C13FD0" w:rsidRDefault="00C13FD0" w:rsidP="00C45E41">
      <w:pPr>
        <w:rPr>
          <w:rFonts w:cs="Arial"/>
        </w:rPr>
      </w:pPr>
    </w:p>
    <w:p w14:paraId="4F31C268" w14:textId="77777777" w:rsidR="00C45E41" w:rsidRPr="0017445F" w:rsidRDefault="00C45E41" w:rsidP="00C45E41">
      <w:pPr>
        <w:pStyle w:val="RERequirement"/>
        <w:shd w:val="clear" w:color="auto" w:fill="F2F2F2" w:themeFill="background1" w:themeFillShade="F2"/>
      </w:pPr>
      <w:r w:rsidRPr="0017445F">
        <w:lastRenderedPageBreak/>
        <w:t>###</w:t>
      </w:r>
      <w:bookmarkStart w:id="231" w:name="R_CMP_00002_ID_Manage_Remote_ToggleStop_"/>
      <w:r>
        <w:t>R_CMP_PLG_FIS_00002</w:t>
      </w:r>
      <w:bookmarkEnd w:id="231"/>
      <w:r w:rsidRPr="0017445F">
        <w:t xml:space="preserve">### </w:t>
      </w:r>
      <w:r>
        <w:t>Manage Remote Toggle/Stop Request Count</w:t>
      </w:r>
    </w:p>
    <w:p w14:paraId="42FBDEE8" w14:textId="77777777" w:rsidR="00C45E41" w:rsidRDefault="00C45E41" w:rsidP="00C45E41">
      <w:pPr>
        <w:rPr>
          <w:rFonts w:cs="Arial"/>
        </w:rPr>
      </w:pPr>
      <w:r>
        <w:rPr>
          <w:rFonts w:cs="Arial"/>
        </w:rPr>
        <w:t>The BCM shall maintain an event counter (</w:t>
      </w:r>
      <w:r w:rsidRPr="00C45E41">
        <w:rPr>
          <w:rFonts w:cs="Arial"/>
        </w:rPr>
        <w:t>BEC_RemoteToggleStop_Count</w:t>
      </w:r>
      <w:r>
        <w:rPr>
          <w:rFonts w:cs="Arial"/>
        </w:rPr>
        <w:t>) per the “Feature Specification – Event Counter: DRAFT 10sept2018” where:</w:t>
      </w:r>
    </w:p>
    <w:p w14:paraId="53A353EE" w14:textId="77777777" w:rsidR="00C45E41" w:rsidRDefault="00C45E41" w:rsidP="00C45E41">
      <w:pPr>
        <w:pStyle w:val="ListParagraph"/>
        <w:numPr>
          <w:ilvl w:val="0"/>
          <w:numId w:val="27"/>
        </w:numPr>
        <w:rPr>
          <w:rFonts w:cs="Arial"/>
        </w:rPr>
      </w:pPr>
      <w:r>
        <w:rPr>
          <w:rFonts w:cs="Arial"/>
        </w:rPr>
        <w:t>T</w:t>
      </w:r>
      <w:r w:rsidRPr="00297A96">
        <w:rPr>
          <w:rFonts w:cs="Arial"/>
        </w:rPr>
        <w:t>he BCM is the Publisher.</w:t>
      </w:r>
    </w:p>
    <w:p w14:paraId="3BD7AFA5" w14:textId="77777777" w:rsidR="00C45E41" w:rsidRDefault="00C45E41" w:rsidP="00C45E41">
      <w:pPr>
        <w:pStyle w:val="ListParagraph"/>
        <w:numPr>
          <w:ilvl w:val="0"/>
          <w:numId w:val="27"/>
        </w:numPr>
        <w:rPr>
          <w:rFonts w:cs="Arial"/>
        </w:rPr>
      </w:pPr>
      <w:r>
        <w:rPr>
          <w:rFonts w:cs="Arial"/>
        </w:rPr>
        <w:t xml:space="preserve">A change to the value of logical signal </w:t>
      </w:r>
      <w:r w:rsidRPr="00C45E41">
        <w:rPr>
          <w:rFonts w:cs="Arial"/>
        </w:rPr>
        <w:t>BEC_Toggle_Rqst</w:t>
      </w:r>
      <w:r>
        <w:rPr>
          <w:rFonts w:cs="Arial"/>
        </w:rPr>
        <w:t xml:space="preserve"> to TOGGLE is considered an event that causes an increment of the counter to MutEx A (next odd value).</w:t>
      </w:r>
    </w:p>
    <w:p w14:paraId="5C7A3324" w14:textId="77777777" w:rsidR="00C45E41" w:rsidRPr="00B108EA" w:rsidRDefault="00C45E41" w:rsidP="00B108EA">
      <w:pPr>
        <w:pStyle w:val="ListParagraph"/>
        <w:numPr>
          <w:ilvl w:val="0"/>
          <w:numId w:val="27"/>
        </w:numPr>
        <w:rPr>
          <w:rFonts w:cs="Arial"/>
        </w:rPr>
      </w:pPr>
      <w:r>
        <w:rPr>
          <w:rFonts w:cs="Arial"/>
        </w:rPr>
        <w:t xml:space="preserve">A change to the value of logical signal </w:t>
      </w:r>
      <w:r w:rsidRPr="00C45E41">
        <w:rPr>
          <w:rFonts w:cs="Arial"/>
        </w:rPr>
        <w:t>BEC_Toggle_Rqst</w:t>
      </w:r>
      <w:r>
        <w:rPr>
          <w:rFonts w:cs="Arial"/>
        </w:rPr>
        <w:t xml:space="preserve"> to STOP is considered an event that causes an increment of the counter to M</w:t>
      </w:r>
      <w:r w:rsidR="00B108EA">
        <w:rPr>
          <w:rFonts w:cs="Arial"/>
        </w:rPr>
        <w:t>utEx B</w:t>
      </w:r>
      <w:r>
        <w:rPr>
          <w:rFonts w:cs="Arial"/>
        </w:rPr>
        <w:t xml:space="preserve"> (next </w:t>
      </w:r>
      <w:r w:rsidR="00B108EA">
        <w:rPr>
          <w:rFonts w:cs="Arial"/>
        </w:rPr>
        <w:t>even</w:t>
      </w:r>
      <w:r>
        <w:rPr>
          <w:rFonts w:cs="Arial"/>
        </w:rPr>
        <w:t xml:space="preserve"> value).</w:t>
      </w:r>
    </w:p>
    <w:p w14:paraId="5708E2FD" w14:textId="77777777" w:rsidR="00C45E41" w:rsidRPr="00C66B68" w:rsidRDefault="00C45E41" w:rsidP="00C45E4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45E41" w:rsidRPr="00D90A13" w14:paraId="09E3EEF7" w14:textId="77777777" w:rsidTr="002D1679">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8E7DE" w14:textId="77777777" w:rsidR="00C45E41" w:rsidRPr="001E7824" w:rsidRDefault="00C45E41" w:rsidP="002D1679">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R_CMP_PLG_FIS_00002</w:t>
            </w:r>
            <w:r w:rsidRPr="001E7824">
              <w:rPr>
                <w:rFonts w:cs="Arial"/>
                <w:bCs/>
                <w:vanish/>
                <w:color w:val="808080" w:themeColor="background1" w:themeShade="80"/>
                <w:sz w:val="16"/>
                <w:szCs w:val="14"/>
              </w:rPr>
              <w:t>###</w:t>
            </w:r>
          </w:p>
        </w:tc>
      </w:tr>
      <w:tr w:rsidR="00C45E41" w:rsidRPr="0060165D" w14:paraId="4D8B2B43"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33FDE" w14:textId="77777777" w:rsidR="00C45E41" w:rsidRPr="0060165D" w:rsidRDefault="00C45E41" w:rsidP="002D1679">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5DBB8" w14:textId="77777777" w:rsidR="00C45E41" w:rsidRPr="0060165D" w:rsidRDefault="00C45E41" w:rsidP="002D1679">
            <w:pPr>
              <w:rPr>
                <w:rFonts w:cs="Arial"/>
                <w:vanish/>
                <w:color w:val="000000" w:themeColor="text1"/>
                <w:sz w:val="16"/>
                <w:szCs w:val="14"/>
              </w:rPr>
            </w:pPr>
          </w:p>
        </w:tc>
      </w:tr>
      <w:tr w:rsidR="00C45E41" w:rsidRPr="0060165D" w14:paraId="1E99A2B5"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78845" w14:textId="77777777" w:rsidR="00C45E41" w:rsidRPr="0060165D" w:rsidRDefault="00C45E41" w:rsidP="002D1679">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3C498" w14:textId="77777777" w:rsidR="00C45E41" w:rsidRPr="0060165D" w:rsidRDefault="00C45E41" w:rsidP="002D1679">
            <w:pPr>
              <w:rPr>
                <w:rFonts w:cs="Arial"/>
                <w:vanish/>
                <w:color w:val="000000" w:themeColor="text1"/>
                <w:sz w:val="16"/>
                <w:szCs w:val="14"/>
              </w:rPr>
            </w:pPr>
          </w:p>
        </w:tc>
      </w:tr>
      <w:tr w:rsidR="00C45E41" w:rsidRPr="0060165D" w14:paraId="44AC94A2"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3C908" w14:textId="77777777" w:rsidR="00C45E41" w:rsidRPr="0060165D" w:rsidRDefault="00C45E41" w:rsidP="002D1679">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3F220" w14:textId="77777777" w:rsidR="00C45E41" w:rsidRPr="0060165D" w:rsidRDefault="00C45E41" w:rsidP="002D1679">
            <w:pPr>
              <w:rPr>
                <w:rFonts w:cs="Arial"/>
                <w:vanish/>
                <w:color w:val="000000" w:themeColor="text1"/>
                <w:sz w:val="16"/>
                <w:szCs w:val="14"/>
              </w:rPr>
            </w:pPr>
          </w:p>
        </w:tc>
      </w:tr>
      <w:tr w:rsidR="00C45E41" w:rsidRPr="0060165D" w14:paraId="67EA32B7"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EF0FB" w14:textId="77777777" w:rsidR="00C45E41" w:rsidRPr="0060165D" w:rsidRDefault="00C45E41" w:rsidP="002D1679">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F96C4" w14:textId="77777777" w:rsidR="00C45E41" w:rsidRPr="0060165D" w:rsidRDefault="00C45E41" w:rsidP="002D1679">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479EEB" w14:textId="77777777" w:rsidR="00C45E41" w:rsidRPr="0060165D" w:rsidRDefault="00C45E41" w:rsidP="002D1679">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A85C50" w14:textId="77777777" w:rsidR="00C45E41" w:rsidRPr="0060165D" w:rsidRDefault="00C45E41" w:rsidP="002D1679">
            <w:pPr>
              <w:ind w:left="141"/>
              <w:rPr>
                <w:rFonts w:cs="Arial"/>
                <w:vanish/>
                <w:color w:val="000000" w:themeColor="text1"/>
                <w:sz w:val="16"/>
                <w:szCs w:val="14"/>
              </w:rPr>
            </w:pPr>
          </w:p>
        </w:tc>
      </w:tr>
      <w:tr w:rsidR="00C45E41" w:rsidRPr="0060165D" w14:paraId="24171512"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88587" w14:textId="77777777" w:rsidR="00C45E41" w:rsidRPr="0060165D" w:rsidRDefault="00C45E41" w:rsidP="002D1679">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746DD" w14:textId="77777777" w:rsidR="00C45E41" w:rsidRPr="0060165D" w:rsidRDefault="00C45E41" w:rsidP="002D1679">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065651" w14:textId="77777777" w:rsidR="00C45E41" w:rsidRPr="0060165D" w:rsidRDefault="00C45E41" w:rsidP="002D1679">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2A2696" w14:textId="77777777" w:rsidR="00C45E41" w:rsidRPr="001F0889" w:rsidRDefault="00C45E41" w:rsidP="002D1679">
            <w:pPr>
              <w:ind w:left="141"/>
              <w:rPr>
                <w:rFonts w:cs="Arial"/>
                <w:vanish/>
                <w:color w:val="000000" w:themeColor="text1"/>
                <w:sz w:val="16"/>
                <w:szCs w:val="14"/>
              </w:rPr>
            </w:pPr>
          </w:p>
        </w:tc>
      </w:tr>
      <w:tr w:rsidR="00C45E41" w:rsidRPr="0060165D" w14:paraId="5517A9FD" w14:textId="77777777" w:rsidTr="002D1679">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01F72" w14:textId="77777777" w:rsidR="00C45E41" w:rsidRPr="0060165D" w:rsidRDefault="00C45E41" w:rsidP="002D1679">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763730775"/>
            <w:placeholder>
              <w:docPart w:val="1930292832E44ABA91515CA3BE80B1C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130BF7" w14:textId="77777777" w:rsidR="00C45E41" w:rsidRPr="0060165D" w:rsidRDefault="00C45E41" w:rsidP="002D1679">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EDB60" w14:textId="77777777" w:rsidR="00C45E41" w:rsidRPr="0060165D" w:rsidRDefault="00C45E41" w:rsidP="002D1679">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156532906"/>
            <w:placeholder>
              <w:docPart w:val="864443F1AD4B4DCF986DA3A542B1E6EC"/>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2A0C8" w14:textId="77777777" w:rsidR="00C45E41" w:rsidRPr="0060165D" w:rsidRDefault="00C45E41" w:rsidP="002D1679">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0EE742" w14:textId="77777777" w:rsidR="00C45E41" w:rsidRPr="0060165D" w:rsidRDefault="00C45E41" w:rsidP="002D1679">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58866269"/>
            <w:placeholder>
              <w:docPart w:val="D2F4DBCB0907494EA674B59B04CB6B08"/>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CA9734" w14:textId="77777777" w:rsidR="00C45E41" w:rsidRPr="0060165D" w:rsidRDefault="00C45E41" w:rsidP="002D1679">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C45E41" w:rsidRPr="00D90A13" w14:paraId="076E9FB0" w14:textId="77777777" w:rsidTr="002D1679">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E131BF" w14:textId="77777777" w:rsidR="00C45E41" w:rsidRPr="001E7824" w:rsidRDefault="00F373CF" w:rsidP="002D1679">
            <w:pPr>
              <w:rPr>
                <w:rFonts w:cs="Arial"/>
                <w:bCs/>
                <w:vanish/>
                <w:color w:val="808080" w:themeColor="background1" w:themeShade="80"/>
                <w:sz w:val="16"/>
                <w:szCs w:val="14"/>
              </w:rPr>
            </w:pPr>
            <w:hyperlink r:id="rId52" w:history="1">
              <w:r w:rsidR="00C45E41">
                <w:rPr>
                  <w:rStyle w:val="Hyperlink"/>
                  <w:rFonts w:cs="Arial"/>
                  <w:bCs/>
                  <w:vanish/>
                  <w:sz w:val="16"/>
                  <w:szCs w:val="14"/>
                </w:rPr>
                <w:t>Req. Template</w:t>
              </w:r>
            </w:hyperlink>
            <w:r w:rsidR="00C45E41"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3E0FE7" w14:textId="77777777" w:rsidR="00C45E41" w:rsidRPr="001E7824" w:rsidRDefault="00C45E41" w:rsidP="002D1679">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F4EE82" w14:textId="77777777" w:rsidR="00C45E41" w:rsidRPr="009B56B1" w:rsidRDefault="00C45E41" w:rsidP="002D1679">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9F0C7BA" w14:textId="77777777" w:rsidR="00C45E41" w:rsidRPr="00C66B68" w:rsidRDefault="00C45E41" w:rsidP="00C45E41">
      <w:pPr>
        <w:rPr>
          <w:rFonts w:cs="Arial"/>
        </w:rPr>
      </w:pPr>
    </w:p>
    <w:p w14:paraId="652B0B87" w14:textId="77777777" w:rsidR="00B108EA" w:rsidRDefault="00B108EA" w:rsidP="00B108EA">
      <w:pPr>
        <w:rPr>
          <w:rFonts w:cs="Arial"/>
        </w:rPr>
      </w:pPr>
    </w:p>
    <w:p w14:paraId="3F661588" w14:textId="77777777" w:rsidR="00B108EA" w:rsidRPr="0017445F" w:rsidRDefault="00B108EA" w:rsidP="00B108EA">
      <w:pPr>
        <w:pStyle w:val="RERequirement"/>
        <w:shd w:val="clear" w:color="auto" w:fill="F2F2F2" w:themeFill="background1" w:themeFillShade="F2"/>
      </w:pPr>
      <w:r w:rsidRPr="0017445F">
        <w:t>###</w:t>
      </w:r>
      <w:bookmarkStart w:id="232" w:name="R_CMP_00003_ID_Manage_OpenClose_Request_"/>
      <w:r>
        <w:t>R_CMP_PLG_FIS_00003</w:t>
      </w:r>
      <w:bookmarkEnd w:id="232"/>
      <w:r w:rsidRPr="0017445F">
        <w:t xml:space="preserve">### </w:t>
      </w:r>
      <w:r>
        <w:t>Manage Open/Close Request Count</w:t>
      </w:r>
    </w:p>
    <w:p w14:paraId="4A54D3EE" w14:textId="77777777" w:rsidR="00B108EA" w:rsidRDefault="00B108EA" w:rsidP="00B108EA">
      <w:pPr>
        <w:rPr>
          <w:rFonts w:cs="Arial"/>
        </w:rPr>
      </w:pPr>
      <w:r>
        <w:rPr>
          <w:rFonts w:cs="Arial"/>
        </w:rPr>
        <w:t>The BCM shall maintain an event counter (</w:t>
      </w:r>
      <w:r w:rsidRPr="00B108EA">
        <w:rPr>
          <w:rFonts w:cs="Arial"/>
        </w:rPr>
        <w:t>BEC_RemoteOpenClose_Count</w:t>
      </w:r>
      <w:r>
        <w:rPr>
          <w:rFonts w:cs="Arial"/>
        </w:rPr>
        <w:t>) per the “Feature Specification – Event Counter: DRAFT 10sept2018” where:</w:t>
      </w:r>
    </w:p>
    <w:p w14:paraId="33531CEA" w14:textId="77777777" w:rsidR="00B108EA" w:rsidRDefault="00B108EA" w:rsidP="00B108EA">
      <w:pPr>
        <w:pStyle w:val="ListParagraph"/>
        <w:numPr>
          <w:ilvl w:val="0"/>
          <w:numId w:val="27"/>
        </w:numPr>
        <w:rPr>
          <w:rFonts w:cs="Arial"/>
        </w:rPr>
      </w:pPr>
      <w:r>
        <w:rPr>
          <w:rFonts w:cs="Arial"/>
        </w:rPr>
        <w:t>T</w:t>
      </w:r>
      <w:r w:rsidRPr="00297A96">
        <w:rPr>
          <w:rFonts w:cs="Arial"/>
        </w:rPr>
        <w:t>he BCM is the Publisher.</w:t>
      </w:r>
    </w:p>
    <w:p w14:paraId="1689137A" w14:textId="77777777" w:rsidR="00B108EA" w:rsidRDefault="00B108EA" w:rsidP="00B108EA">
      <w:pPr>
        <w:pStyle w:val="ListParagraph"/>
        <w:numPr>
          <w:ilvl w:val="0"/>
          <w:numId w:val="27"/>
        </w:numPr>
        <w:rPr>
          <w:rFonts w:cs="Arial"/>
        </w:rPr>
      </w:pPr>
      <w:r>
        <w:rPr>
          <w:rFonts w:cs="Arial"/>
        </w:rPr>
        <w:t>A change to the value of logical signal BEC_OpenClose</w:t>
      </w:r>
      <w:r w:rsidRPr="00C45E41">
        <w:rPr>
          <w:rFonts w:cs="Arial"/>
        </w:rPr>
        <w:t>_Rqst</w:t>
      </w:r>
      <w:r>
        <w:rPr>
          <w:rFonts w:cs="Arial"/>
        </w:rPr>
        <w:t xml:space="preserve"> to CLOSE is considered an event that causes an increment of the counter to MutEx A (next odd value).</w:t>
      </w:r>
    </w:p>
    <w:p w14:paraId="23BCFA53" w14:textId="77777777" w:rsidR="00B108EA" w:rsidRPr="00B108EA" w:rsidRDefault="00B108EA" w:rsidP="00B108EA">
      <w:pPr>
        <w:pStyle w:val="ListParagraph"/>
        <w:numPr>
          <w:ilvl w:val="0"/>
          <w:numId w:val="27"/>
        </w:numPr>
        <w:rPr>
          <w:rFonts w:cs="Arial"/>
        </w:rPr>
      </w:pPr>
      <w:r>
        <w:rPr>
          <w:rFonts w:cs="Arial"/>
        </w:rPr>
        <w:t>A change to the value of logical signal BEC_OpenClose</w:t>
      </w:r>
      <w:r w:rsidRPr="00C45E41">
        <w:rPr>
          <w:rFonts w:cs="Arial"/>
        </w:rPr>
        <w:t>_Rqst</w:t>
      </w:r>
      <w:r>
        <w:rPr>
          <w:rFonts w:cs="Arial"/>
        </w:rPr>
        <w:t xml:space="preserve"> to OPEN is considered an event that causes an increment of the counter to MutEx B (next even value).</w:t>
      </w:r>
    </w:p>
    <w:p w14:paraId="23DC152D" w14:textId="77777777" w:rsidR="00B108EA" w:rsidRPr="00C66B68" w:rsidRDefault="00B108EA" w:rsidP="00B108EA">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108EA" w:rsidRPr="00D90A13" w14:paraId="23CB6941" w14:textId="77777777" w:rsidTr="002D1679">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51CB7" w14:textId="77777777" w:rsidR="00B108EA" w:rsidRPr="001E7824" w:rsidRDefault="00B108EA" w:rsidP="002D1679">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R_CMP_PLG_FIS_00003</w:t>
            </w:r>
            <w:r w:rsidRPr="001E7824">
              <w:rPr>
                <w:rFonts w:cs="Arial"/>
                <w:bCs/>
                <w:vanish/>
                <w:color w:val="808080" w:themeColor="background1" w:themeShade="80"/>
                <w:sz w:val="16"/>
                <w:szCs w:val="14"/>
              </w:rPr>
              <w:t>###</w:t>
            </w:r>
          </w:p>
        </w:tc>
      </w:tr>
      <w:tr w:rsidR="00B108EA" w:rsidRPr="0060165D" w14:paraId="7CFA9EAA"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91B51C" w14:textId="77777777" w:rsidR="00B108EA" w:rsidRPr="0060165D" w:rsidRDefault="00B108EA" w:rsidP="002D1679">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DCC7C" w14:textId="77777777" w:rsidR="00B108EA" w:rsidRPr="0060165D" w:rsidRDefault="00B108EA" w:rsidP="002D1679">
            <w:pPr>
              <w:rPr>
                <w:rFonts w:cs="Arial"/>
                <w:vanish/>
                <w:color w:val="000000" w:themeColor="text1"/>
                <w:sz w:val="16"/>
                <w:szCs w:val="14"/>
              </w:rPr>
            </w:pPr>
          </w:p>
        </w:tc>
      </w:tr>
      <w:tr w:rsidR="00B108EA" w:rsidRPr="0060165D" w14:paraId="0764BF4F"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A5D5FF" w14:textId="77777777" w:rsidR="00B108EA" w:rsidRPr="0060165D" w:rsidRDefault="00B108EA" w:rsidP="002D1679">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F6364" w14:textId="77777777" w:rsidR="00B108EA" w:rsidRPr="0060165D" w:rsidRDefault="00B108EA" w:rsidP="002D1679">
            <w:pPr>
              <w:rPr>
                <w:rFonts w:cs="Arial"/>
                <w:vanish/>
                <w:color w:val="000000" w:themeColor="text1"/>
                <w:sz w:val="16"/>
                <w:szCs w:val="14"/>
              </w:rPr>
            </w:pPr>
          </w:p>
        </w:tc>
      </w:tr>
      <w:tr w:rsidR="00B108EA" w:rsidRPr="0060165D" w14:paraId="77B9DFED"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BF438" w14:textId="77777777" w:rsidR="00B108EA" w:rsidRPr="0060165D" w:rsidRDefault="00B108EA" w:rsidP="002D1679">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A4DCDD" w14:textId="77777777" w:rsidR="00B108EA" w:rsidRPr="0060165D" w:rsidRDefault="00B108EA" w:rsidP="002D1679">
            <w:pPr>
              <w:rPr>
                <w:rFonts w:cs="Arial"/>
                <w:vanish/>
                <w:color w:val="000000" w:themeColor="text1"/>
                <w:sz w:val="16"/>
                <w:szCs w:val="14"/>
              </w:rPr>
            </w:pPr>
          </w:p>
        </w:tc>
      </w:tr>
      <w:tr w:rsidR="00B108EA" w:rsidRPr="0060165D" w14:paraId="15F5A447"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0788A" w14:textId="77777777" w:rsidR="00B108EA" w:rsidRPr="0060165D" w:rsidRDefault="00B108EA" w:rsidP="002D1679">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AD2045" w14:textId="77777777" w:rsidR="00B108EA" w:rsidRPr="0060165D" w:rsidRDefault="00B108EA" w:rsidP="002D1679">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BE49D" w14:textId="77777777" w:rsidR="00B108EA" w:rsidRPr="0060165D" w:rsidRDefault="00B108EA" w:rsidP="002D1679">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3E23F1" w14:textId="77777777" w:rsidR="00B108EA" w:rsidRPr="0060165D" w:rsidRDefault="00B108EA" w:rsidP="002D1679">
            <w:pPr>
              <w:ind w:left="141"/>
              <w:rPr>
                <w:rFonts w:cs="Arial"/>
                <w:vanish/>
                <w:color w:val="000000" w:themeColor="text1"/>
                <w:sz w:val="16"/>
                <w:szCs w:val="14"/>
              </w:rPr>
            </w:pPr>
          </w:p>
        </w:tc>
      </w:tr>
      <w:tr w:rsidR="00B108EA" w:rsidRPr="0060165D" w14:paraId="5BEA8F36"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BF576" w14:textId="77777777" w:rsidR="00B108EA" w:rsidRPr="0060165D" w:rsidRDefault="00B108EA" w:rsidP="002D1679">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47626" w14:textId="77777777" w:rsidR="00B108EA" w:rsidRPr="0060165D" w:rsidRDefault="00B108EA" w:rsidP="002D1679">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5782E" w14:textId="77777777" w:rsidR="00B108EA" w:rsidRPr="0060165D" w:rsidRDefault="00B108EA" w:rsidP="002D1679">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05786" w14:textId="77777777" w:rsidR="00B108EA" w:rsidRPr="001F0889" w:rsidRDefault="00B108EA" w:rsidP="002D1679">
            <w:pPr>
              <w:ind w:left="141"/>
              <w:rPr>
                <w:rFonts w:cs="Arial"/>
                <w:vanish/>
                <w:color w:val="000000" w:themeColor="text1"/>
                <w:sz w:val="16"/>
                <w:szCs w:val="14"/>
              </w:rPr>
            </w:pPr>
          </w:p>
        </w:tc>
      </w:tr>
      <w:tr w:rsidR="00B108EA" w:rsidRPr="0060165D" w14:paraId="0B0E2050" w14:textId="77777777" w:rsidTr="002D1679">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4FB29" w14:textId="77777777" w:rsidR="00B108EA" w:rsidRPr="0060165D" w:rsidRDefault="00B108EA" w:rsidP="002D1679">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44308383"/>
            <w:placeholder>
              <w:docPart w:val="B44A422000304AF489AEB856E54C5BB0"/>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426FE" w14:textId="77777777" w:rsidR="00B108EA" w:rsidRPr="0060165D" w:rsidRDefault="00B108EA" w:rsidP="002D1679">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8A29B" w14:textId="77777777" w:rsidR="00B108EA" w:rsidRPr="0060165D" w:rsidRDefault="00B108EA" w:rsidP="002D1679">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328566942"/>
            <w:placeholder>
              <w:docPart w:val="5272EAB787B04E308AE911D3A79E3179"/>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30752" w14:textId="77777777" w:rsidR="00B108EA" w:rsidRPr="0060165D" w:rsidRDefault="00B108EA" w:rsidP="002D1679">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3CCE18" w14:textId="77777777" w:rsidR="00B108EA" w:rsidRPr="0060165D" w:rsidRDefault="00B108EA" w:rsidP="002D1679">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679389390"/>
            <w:placeholder>
              <w:docPart w:val="E1620655EA7A48D4B34E6D19A209A9D2"/>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BB71EB" w14:textId="77777777" w:rsidR="00B108EA" w:rsidRPr="0060165D" w:rsidRDefault="00B108EA" w:rsidP="002D1679">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B108EA" w:rsidRPr="00D90A13" w14:paraId="005A411F" w14:textId="77777777" w:rsidTr="002D1679">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FA4BAB" w14:textId="77777777" w:rsidR="00B108EA" w:rsidRPr="001E7824" w:rsidRDefault="00F373CF" w:rsidP="002D1679">
            <w:pPr>
              <w:rPr>
                <w:rFonts w:cs="Arial"/>
                <w:bCs/>
                <w:vanish/>
                <w:color w:val="808080" w:themeColor="background1" w:themeShade="80"/>
                <w:sz w:val="16"/>
                <w:szCs w:val="14"/>
              </w:rPr>
            </w:pPr>
            <w:hyperlink r:id="rId53" w:history="1">
              <w:r w:rsidR="00B108EA">
                <w:rPr>
                  <w:rStyle w:val="Hyperlink"/>
                  <w:rFonts w:cs="Arial"/>
                  <w:bCs/>
                  <w:vanish/>
                  <w:sz w:val="16"/>
                  <w:szCs w:val="14"/>
                </w:rPr>
                <w:t>Req. Template</w:t>
              </w:r>
            </w:hyperlink>
            <w:r w:rsidR="00B108EA"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35B837" w14:textId="77777777" w:rsidR="00B108EA" w:rsidRPr="001E7824" w:rsidRDefault="00B108EA" w:rsidP="002D1679">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E8C855" w14:textId="77777777" w:rsidR="00B108EA" w:rsidRPr="009B56B1" w:rsidRDefault="00B108EA" w:rsidP="002D1679">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180E661" w14:textId="77777777" w:rsidR="00B108EA" w:rsidRPr="00C66B68" w:rsidRDefault="00B108EA" w:rsidP="00B108EA">
      <w:pPr>
        <w:rPr>
          <w:rFonts w:cs="Arial"/>
        </w:rPr>
      </w:pPr>
    </w:p>
    <w:p w14:paraId="6912DFD8" w14:textId="77777777" w:rsidR="00201701" w:rsidRDefault="00201701" w:rsidP="00201701">
      <w:pPr>
        <w:rPr>
          <w:rFonts w:cs="Arial"/>
        </w:rPr>
      </w:pPr>
    </w:p>
    <w:p w14:paraId="14224A12" w14:textId="77777777" w:rsidR="00201701" w:rsidRPr="0017445F" w:rsidRDefault="00201701" w:rsidP="00201701">
      <w:pPr>
        <w:pStyle w:val="RERequirement"/>
        <w:shd w:val="clear" w:color="auto" w:fill="F2F2F2" w:themeFill="background1" w:themeFillShade="F2"/>
      </w:pPr>
      <w:r w:rsidRPr="0017445F">
        <w:t>###</w:t>
      </w:r>
      <w:bookmarkStart w:id="233" w:name="R_CMP_00004_ID_Manage_LockUnlock_All_Ext"/>
      <w:r>
        <w:t>R_CMP_PLG_FIS_00004</w:t>
      </w:r>
      <w:bookmarkEnd w:id="233"/>
      <w:r w:rsidRPr="0017445F">
        <w:t xml:space="preserve">### </w:t>
      </w:r>
      <w:r>
        <w:t>Manage Lock/Unlock All Exterior Count</w:t>
      </w:r>
    </w:p>
    <w:p w14:paraId="02805DE6" w14:textId="77777777" w:rsidR="00201701" w:rsidRDefault="00201701" w:rsidP="00201701">
      <w:pPr>
        <w:rPr>
          <w:rFonts w:cs="Arial"/>
        </w:rPr>
      </w:pPr>
      <w:r>
        <w:rPr>
          <w:rFonts w:cs="Arial"/>
        </w:rPr>
        <w:t>The BCM shall maintain an event counter (</w:t>
      </w:r>
      <w:r w:rsidRPr="00201701">
        <w:rPr>
          <w:rFonts w:cs="Arial"/>
        </w:rPr>
        <w:t>BEC_LULAllExt_Count</w:t>
      </w:r>
      <w:r>
        <w:rPr>
          <w:rFonts w:cs="Arial"/>
        </w:rPr>
        <w:t>) per the “Feature Specification – Event Counter: DRAFT 10sept2018” where:</w:t>
      </w:r>
    </w:p>
    <w:p w14:paraId="119EED5D" w14:textId="77777777" w:rsidR="00201701" w:rsidRDefault="00201701" w:rsidP="00201701">
      <w:pPr>
        <w:pStyle w:val="ListParagraph"/>
        <w:numPr>
          <w:ilvl w:val="0"/>
          <w:numId w:val="27"/>
        </w:numPr>
        <w:rPr>
          <w:rFonts w:cs="Arial"/>
        </w:rPr>
      </w:pPr>
      <w:r>
        <w:rPr>
          <w:rFonts w:cs="Arial"/>
        </w:rPr>
        <w:t>T</w:t>
      </w:r>
      <w:r w:rsidRPr="00297A96">
        <w:rPr>
          <w:rFonts w:cs="Arial"/>
        </w:rPr>
        <w:t>he BCM is the Publisher.</w:t>
      </w:r>
    </w:p>
    <w:p w14:paraId="1904D418" w14:textId="77777777" w:rsidR="00201701" w:rsidRDefault="00201701" w:rsidP="003A145C">
      <w:pPr>
        <w:pStyle w:val="ListParagraph"/>
        <w:numPr>
          <w:ilvl w:val="0"/>
          <w:numId w:val="27"/>
        </w:numPr>
        <w:rPr>
          <w:rFonts w:cs="Arial"/>
        </w:rPr>
      </w:pPr>
      <w:r>
        <w:rPr>
          <w:rFonts w:cs="Arial"/>
        </w:rPr>
        <w:t xml:space="preserve">A change to the value of logical signal </w:t>
      </w:r>
      <w:r w:rsidR="003A145C" w:rsidRPr="003A145C">
        <w:rPr>
          <w:rFonts w:cs="Arial"/>
        </w:rPr>
        <w:t>BEC_Lock_Unlock</w:t>
      </w:r>
      <w:r w:rsidR="003A145C">
        <w:rPr>
          <w:rFonts w:cs="Arial"/>
        </w:rPr>
        <w:t xml:space="preserve"> </w:t>
      </w:r>
      <w:r>
        <w:rPr>
          <w:rFonts w:cs="Arial"/>
        </w:rPr>
        <w:t xml:space="preserve">to </w:t>
      </w:r>
      <w:r w:rsidR="003A145C">
        <w:rPr>
          <w:rFonts w:cs="Arial"/>
        </w:rPr>
        <w:t>LOCK</w:t>
      </w:r>
      <w:r>
        <w:rPr>
          <w:rFonts w:cs="Arial"/>
        </w:rPr>
        <w:t xml:space="preserve"> is considered an event that causes an increment of the counter to MutEx A (next odd value).</w:t>
      </w:r>
    </w:p>
    <w:p w14:paraId="694955E3" w14:textId="77777777" w:rsidR="00201701" w:rsidRPr="00B108EA" w:rsidRDefault="00201701" w:rsidP="00201701">
      <w:pPr>
        <w:pStyle w:val="ListParagraph"/>
        <w:numPr>
          <w:ilvl w:val="0"/>
          <w:numId w:val="27"/>
        </w:numPr>
        <w:rPr>
          <w:rFonts w:cs="Arial"/>
        </w:rPr>
      </w:pPr>
      <w:r>
        <w:rPr>
          <w:rFonts w:cs="Arial"/>
        </w:rPr>
        <w:t xml:space="preserve">A change to the value of logical signal </w:t>
      </w:r>
      <w:r w:rsidR="003A145C" w:rsidRPr="003A145C">
        <w:rPr>
          <w:rFonts w:cs="Arial"/>
        </w:rPr>
        <w:t>BEC_Lock_Unlock</w:t>
      </w:r>
      <w:r w:rsidR="003A145C">
        <w:rPr>
          <w:rFonts w:cs="Arial"/>
        </w:rPr>
        <w:t xml:space="preserve"> to UNLOCK </w:t>
      </w:r>
      <w:r>
        <w:rPr>
          <w:rFonts w:cs="Arial"/>
        </w:rPr>
        <w:t>is considered an event that causes an increment of the counter to MutEx B (next even value).</w:t>
      </w:r>
    </w:p>
    <w:p w14:paraId="3D70D602" w14:textId="77777777" w:rsidR="00201701" w:rsidRPr="00C66B68" w:rsidRDefault="00201701" w:rsidP="0020170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01701" w:rsidRPr="00D90A13" w14:paraId="1720ABFD" w14:textId="77777777" w:rsidTr="002D1679">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EDDD3" w14:textId="77777777" w:rsidR="00201701" w:rsidRPr="001E7824" w:rsidRDefault="00201701" w:rsidP="002D1679">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R_CMP_PLG_FIS_00004</w:t>
            </w:r>
            <w:r w:rsidRPr="001E7824">
              <w:rPr>
                <w:rFonts w:cs="Arial"/>
                <w:bCs/>
                <w:vanish/>
                <w:color w:val="808080" w:themeColor="background1" w:themeShade="80"/>
                <w:sz w:val="16"/>
                <w:szCs w:val="14"/>
              </w:rPr>
              <w:t>###</w:t>
            </w:r>
          </w:p>
        </w:tc>
      </w:tr>
      <w:tr w:rsidR="00201701" w:rsidRPr="0060165D" w14:paraId="114788DF"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72D58F" w14:textId="77777777" w:rsidR="00201701" w:rsidRPr="0060165D" w:rsidRDefault="00201701" w:rsidP="002D1679">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7C82E" w14:textId="77777777" w:rsidR="00201701" w:rsidRPr="0060165D" w:rsidRDefault="00201701" w:rsidP="002D1679">
            <w:pPr>
              <w:rPr>
                <w:rFonts w:cs="Arial"/>
                <w:vanish/>
                <w:color w:val="000000" w:themeColor="text1"/>
                <w:sz w:val="16"/>
                <w:szCs w:val="14"/>
              </w:rPr>
            </w:pPr>
          </w:p>
        </w:tc>
      </w:tr>
      <w:tr w:rsidR="00201701" w:rsidRPr="0060165D" w14:paraId="7D6EE138"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A85AB" w14:textId="77777777" w:rsidR="00201701" w:rsidRPr="0060165D" w:rsidRDefault="00201701" w:rsidP="002D1679">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C69C82" w14:textId="77777777" w:rsidR="00201701" w:rsidRPr="0060165D" w:rsidRDefault="00201701" w:rsidP="002D1679">
            <w:pPr>
              <w:rPr>
                <w:rFonts w:cs="Arial"/>
                <w:vanish/>
                <w:color w:val="000000" w:themeColor="text1"/>
                <w:sz w:val="16"/>
                <w:szCs w:val="14"/>
              </w:rPr>
            </w:pPr>
          </w:p>
        </w:tc>
      </w:tr>
      <w:tr w:rsidR="00201701" w:rsidRPr="0060165D" w14:paraId="6A51ADA2"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32033" w14:textId="77777777" w:rsidR="00201701" w:rsidRPr="0060165D" w:rsidRDefault="00201701" w:rsidP="002D1679">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70BEF" w14:textId="77777777" w:rsidR="00201701" w:rsidRPr="0060165D" w:rsidRDefault="00201701" w:rsidP="002D1679">
            <w:pPr>
              <w:rPr>
                <w:rFonts w:cs="Arial"/>
                <w:vanish/>
                <w:color w:val="000000" w:themeColor="text1"/>
                <w:sz w:val="16"/>
                <w:szCs w:val="14"/>
              </w:rPr>
            </w:pPr>
          </w:p>
        </w:tc>
      </w:tr>
      <w:tr w:rsidR="00201701" w:rsidRPr="0060165D" w14:paraId="3C46B96E"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F0993" w14:textId="77777777" w:rsidR="00201701" w:rsidRPr="0060165D" w:rsidRDefault="00201701" w:rsidP="002D1679">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F318E" w14:textId="77777777" w:rsidR="00201701" w:rsidRPr="0060165D" w:rsidRDefault="00201701" w:rsidP="002D1679">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CF6AB" w14:textId="77777777" w:rsidR="00201701" w:rsidRPr="0060165D" w:rsidRDefault="00201701" w:rsidP="002D1679">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CFCF0C" w14:textId="77777777" w:rsidR="00201701" w:rsidRPr="0060165D" w:rsidRDefault="00201701" w:rsidP="002D1679">
            <w:pPr>
              <w:ind w:left="141"/>
              <w:rPr>
                <w:rFonts w:cs="Arial"/>
                <w:vanish/>
                <w:color w:val="000000" w:themeColor="text1"/>
                <w:sz w:val="16"/>
                <w:szCs w:val="14"/>
              </w:rPr>
            </w:pPr>
          </w:p>
        </w:tc>
      </w:tr>
      <w:tr w:rsidR="00201701" w:rsidRPr="0060165D" w14:paraId="5EE7940E"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4820A" w14:textId="77777777" w:rsidR="00201701" w:rsidRPr="0060165D" w:rsidRDefault="00201701" w:rsidP="002D1679">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D5B46" w14:textId="77777777" w:rsidR="00201701" w:rsidRPr="0060165D" w:rsidRDefault="00201701" w:rsidP="002D1679">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E37BA0" w14:textId="77777777" w:rsidR="00201701" w:rsidRPr="0060165D" w:rsidRDefault="00201701" w:rsidP="002D1679">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A8044" w14:textId="77777777" w:rsidR="00201701" w:rsidRPr="001F0889" w:rsidRDefault="00201701" w:rsidP="002D1679">
            <w:pPr>
              <w:ind w:left="141"/>
              <w:rPr>
                <w:rFonts w:cs="Arial"/>
                <w:vanish/>
                <w:color w:val="000000" w:themeColor="text1"/>
                <w:sz w:val="16"/>
                <w:szCs w:val="14"/>
              </w:rPr>
            </w:pPr>
          </w:p>
        </w:tc>
      </w:tr>
      <w:tr w:rsidR="00201701" w:rsidRPr="0060165D" w14:paraId="38830CD3" w14:textId="77777777" w:rsidTr="002D1679">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7D7BE" w14:textId="77777777" w:rsidR="00201701" w:rsidRPr="0060165D" w:rsidRDefault="00201701" w:rsidP="002D1679">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86843971"/>
            <w:placeholder>
              <w:docPart w:val="84B4FFC3B78C4A4887DF27FA1B34007F"/>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8C7B21" w14:textId="77777777" w:rsidR="00201701" w:rsidRPr="0060165D" w:rsidRDefault="00201701" w:rsidP="002D1679">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C5210" w14:textId="77777777" w:rsidR="00201701" w:rsidRPr="0060165D" w:rsidRDefault="00201701" w:rsidP="002D1679">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606425793"/>
            <w:placeholder>
              <w:docPart w:val="33A3021C7B3642E6881711BBA168BCF6"/>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52F0B" w14:textId="77777777" w:rsidR="00201701" w:rsidRPr="0060165D" w:rsidRDefault="00201701" w:rsidP="002D1679">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AA7CF5" w14:textId="77777777" w:rsidR="00201701" w:rsidRPr="0060165D" w:rsidRDefault="00201701" w:rsidP="002D1679">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345553255"/>
            <w:placeholder>
              <w:docPart w:val="E4BF03F8ED024F279DF4BD206D73148B"/>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8932D" w14:textId="77777777" w:rsidR="00201701" w:rsidRPr="0060165D" w:rsidRDefault="00201701" w:rsidP="002D1679">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201701" w:rsidRPr="00D90A13" w14:paraId="2C4C120B" w14:textId="77777777" w:rsidTr="002D1679">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8FCE93" w14:textId="77777777" w:rsidR="00201701" w:rsidRPr="001E7824" w:rsidRDefault="00F373CF" w:rsidP="002D1679">
            <w:pPr>
              <w:rPr>
                <w:rFonts w:cs="Arial"/>
                <w:bCs/>
                <w:vanish/>
                <w:color w:val="808080" w:themeColor="background1" w:themeShade="80"/>
                <w:sz w:val="16"/>
                <w:szCs w:val="14"/>
              </w:rPr>
            </w:pPr>
            <w:hyperlink r:id="rId54" w:history="1">
              <w:r w:rsidR="00201701">
                <w:rPr>
                  <w:rStyle w:val="Hyperlink"/>
                  <w:rFonts w:cs="Arial"/>
                  <w:bCs/>
                  <w:vanish/>
                  <w:sz w:val="16"/>
                  <w:szCs w:val="14"/>
                </w:rPr>
                <w:t>Req. Template</w:t>
              </w:r>
            </w:hyperlink>
            <w:r w:rsidR="00201701"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F4A1AA" w14:textId="77777777" w:rsidR="00201701" w:rsidRPr="001E7824" w:rsidRDefault="00201701" w:rsidP="002D1679">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EABC71" w14:textId="77777777" w:rsidR="00201701" w:rsidRPr="009B56B1" w:rsidRDefault="00201701" w:rsidP="002D1679">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D5D0569" w14:textId="77777777" w:rsidR="00201701" w:rsidRPr="00C66B68" w:rsidRDefault="00201701" w:rsidP="00201701">
      <w:pPr>
        <w:rPr>
          <w:rFonts w:cs="Arial"/>
        </w:rPr>
      </w:pPr>
    </w:p>
    <w:p w14:paraId="74A5900B" w14:textId="77777777" w:rsidR="0001326A" w:rsidRDefault="0001326A" w:rsidP="0001326A">
      <w:pPr>
        <w:rPr>
          <w:rFonts w:cs="Arial"/>
        </w:rPr>
      </w:pPr>
    </w:p>
    <w:p w14:paraId="0E93DC6D" w14:textId="77777777" w:rsidR="0001326A" w:rsidRPr="0017445F" w:rsidRDefault="0001326A" w:rsidP="0001326A">
      <w:pPr>
        <w:pStyle w:val="RERequirement"/>
        <w:shd w:val="clear" w:color="auto" w:fill="F2F2F2" w:themeFill="background1" w:themeFillShade="F2"/>
      </w:pPr>
      <w:r w:rsidRPr="0017445F">
        <w:t>###</w:t>
      </w:r>
      <w:bookmarkStart w:id="234" w:name="R_CMP_00005_ID_Manage_LockUnlock_BEC_Ext"/>
      <w:r>
        <w:t>R_CMP_PLG_FIS_00005</w:t>
      </w:r>
      <w:bookmarkEnd w:id="234"/>
      <w:r w:rsidRPr="0017445F">
        <w:t xml:space="preserve">### </w:t>
      </w:r>
      <w:r>
        <w:t>Manage Lock/Unlock BEC Exterior Count</w:t>
      </w:r>
    </w:p>
    <w:p w14:paraId="597C00C3" w14:textId="77777777" w:rsidR="0001326A" w:rsidRDefault="0001326A" w:rsidP="0001326A">
      <w:pPr>
        <w:rPr>
          <w:rFonts w:cs="Arial"/>
        </w:rPr>
      </w:pPr>
      <w:r>
        <w:rPr>
          <w:rFonts w:cs="Arial"/>
        </w:rPr>
        <w:lastRenderedPageBreak/>
        <w:t>The BCM shall maintain an event counter (</w:t>
      </w:r>
      <w:r w:rsidRPr="0001326A">
        <w:rPr>
          <w:rFonts w:cs="Arial"/>
        </w:rPr>
        <w:t>BEC_LULLocalExt_Count</w:t>
      </w:r>
      <w:r>
        <w:rPr>
          <w:rFonts w:cs="Arial"/>
        </w:rPr>
        <w:t>) per the “Feature Specification – Event Counter: DRAFT 10sept2018” where:</w:t>
      </w:r>
    </w:p>
    <w:p w14:paraId="05361767" w14:textId="77777777" w:rsidR="0001326A" w:rsidRDefault="0001326A" w:rsidP="0001326A">
      <w:pPr>
        <w:pStyle w:val="ListParagraph"/>
        <w:numPr>
          <w:ilvl w:val="0"/>
          <w:numId w:val="27"/>
        </w:numPr>
        <w:rPr>
          <w:rFonts w:cs="Arial"/>
        </w:rPr>
      </w:pPr>
      <w:r>
        <w:rPr>
          <w:rFonts w:cs="Arial"/>
        </w:rPr>
        <w:t>T</w:t>
      </w:r>
      <w:r w:rsidRPr="00297A96">
        <w:rPr>
          <w:rFonts w:cs="Arial"/>
        </w:rPr>
        <w:t>he BCM is the Publisher.</w:t>
      </w:r>
    </w:p>
    <w:p w14:paraId="072C86BD" w14:textId="77777777" w:rsidR="0001326A" w:rsidRDefault="0001326A" w:rsidP="0001326A">
      <w:pPr>
        <w:pStyle w:val="ListParagraph"/>
        <w:numPr>
          <w:ilvl w:val="0"/>
          <w:numId w:val="27"/>
        </w:numPr>
        <w:rPr>
          <w:rFonts w:cs="Arial"/>
        </w:rPr>
      </w:pPr>
      <w:r>
        <w:rPr>
          <w:rFonts w:cs="Arial"/>
        </w:rPr>
        <w:t xml:space="preserve">A change to the value of logical signal </w:t>
      </w:r>
      <w:r w:rsidRPr="0001326A">
        <w:rPr>
          <w:rFonts w:cs="Arial"/>
        </w:rPr>
        <w:t>PowerLGDL_ExtSwitch_Status</w:t>
      </w:r>
      <w:r>
        <w:rPr>
          <w:rFonts w:cs="Arial"/>
        </w:rPr>
        <w:t xml:space="preserve"> to DISABLE is considered an event that causes an increment of the counter to MutEx A (next odd value).</w:t>
      </w:r>
    </w:p>
    <w:p w14:paraId="5239BC9A" w14:textId="77777777" w:rsidR="0001326A" w:rsidRPr="00B108EA" w:rsidRDefault="0001326A" w:rsidP="0001326A">
      <w:pPr>
        <w:pStyle w:val="ListParagraph"/>
        <w:numPr>
          <w:ilvl w:val="0"/>
          <w:numId w:val="27"/>
        </w:numPr>
        <w:rPr>
          <w:rFonts w:cs="Arial"/>
        </w:rPr>
      </w:pPr>
      <w:r>
        <w:rPr>
          <w:rFonts w:cs="Arial"/>
        </w:rPr>
        <w:t xml:space="preserve">A change to the value of logical signal </w:t>
      </w:r>
      <w:r w:rsidRPr="0001326A">
        <w:rPr>
          <w:rFonts w:cs="Arial"/>
        </w:rPr>
        <w:t>PowerLGDL_ExtSwitch_Status</w:t>
      </w:r>
      <w:r>
        <w:rPr>
          <w:rFonts w:cs="Arial"/>
        </w:rPr>
        <w:t xml:space="preserve"> to ENABLE is considered an event that causes an increment of the counter to MutEx B (next even value).</w:t>
      </w:r>
    </w:p>
    <w:p w14:paraId="0C0545C7" w14:textId="77777777" w:rsidR="0001326A" w:rsidRPr="00C66B68" w:rsidRDefault="0001326A" w:rsidP="0001326A">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1326A" w:rsidRPr="00D90A13" w14:paraId="17917F33" w14:textId="77777777" w:rsidTr="002D1679">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29100" w14:textId="77777777" w:rsidR="0001326A" w:rsidRPr="001E7824" w:rsidRDefault="0001326A" w:rsidP="002D1679">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R_CMP_PLG_FIS_00005</w:t>
            </w:r>
            <w:r w:rsidRPr="001E7824">
              <w:rPr>
                <w:rFonts w:cs="Arial"/>
                <w:bCs/>
                <w:vanish/>
                <w:color w:val="808080" w:themeColor="background1" w:themeShade="80"/>
                <w:sz w:val="16"/>
                <w:szCs w:val="14"/>
              </w:rPr>
              <w:t>###</w:t>
            </w:r>
          </w:p>
        </w:tc>
      </w:tr>
      <w:tr w:rsidR="0001326A" w:rsidRPr="0060165D" w14:paraId="6429E11E"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C984F8" w14:textId="77777777" w:rsidR="0001326A" w:rsidRPr="0060165D" w:rsidRDefault="0001326A" w:rsidP="002D1679">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EF5D6" w14:textId="77777777" w:rsidR="0001326A" w:rsidRPr="0060165D" w:rsidRDefault="0001326A" w:rsidP="002D1679">
            <w:pPr>
              <w:rPr>
                <w:rFonts w:cs="Arial"/>
                <w:vanish/>
                <w:color w:val="000000" w:themeColor="text1"/>
                <w:sz w:val="16"/>
                <w:szCs w:val="14"/>
              </w:rPr>
            </w:pPr>
          </w:p>
        </w:tc>
      </w:tr>
      <w:tr w:rsidR="0001326A" w:rsidRPr="0060165D" w14:paraId="0E06537E"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AE1597" w14:textId="77777777" w:rsidR="0001326A" w:rsidRPr="0060165D" w:rsidRDefault="0001326A" w:rsidP="002D1679">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F0597" w14:textId="77777777" w:rsidR="0001326A" w:rsidRPr="0060165D" w:rsidRDefault="0001326A" w:rsidP="002D1679">
            <w:pPr>
              <w:rPr>
                <w:rFonts w:cs="Arial"/>
                <w:vanish/>
                <w:color w:val="000000" w:themeColor="text1"/>
                <w:sz w:val="16"/>
                <w:szCs w:val="14"/>
              </w:rPr>
            </w:pPr>
          </w:p>
        </w:tc>
      </w:tr>
      <w:tr w:rsidR="0001326A" w:rsidRPr="0060165D" w14:paraId="086CC50F"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DAFF7" w14:textId="77777777" w:rsidR="0001326A" w:rsidRPr="0060165D" w:rsidRDefault="0001326A" w:rsidP="002D1679">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44A22" w14:textId="77777777" w:rsidR="0001326A" w:rsidRPr="0060165D" w:rsidRDefault="0001326A" w:rsidP="002D1679">
            <w:pPr>
              <w:rPr>
                <w:rFonts w:cs="Arial"/>
                <w:vanish/>
                <w:color w:val="000000" w:themeColor="text1"/>
                <w:sz w:val="16"/>
                <w:szCs w:val="14"/>
              </w:rPr>
            </w:pPr>
          </w:p>
        </w:tc>
      </w:tr>
      <w:tr w:rsidR="0001326A" w:rsidRPr="0060165D" w14:paraId="1F8D9745"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08799" w14:textId="77777777" w:rsidR="0001326A" w:rsidRPr="0060165D" w:rsidRDefault="0001326A" w:rsidP="002D1679">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EC670" w14:textId="77777777" w:rsidR="0001326A" w:rsidRPr="0060165D" w:rsidRDefault="0001326A" w:rsidP="002D1679">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3F5F9A" w14:textId="77777777" w:rsidR="0001326A" w:rsidRPr="0060165D" w:rsidRDefault="0001326A" w:rsidP="002D1679">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43512A" w14:textId="77777777" w:rsidR="0001326A" w:rsidRPr="0060165D" w:rsidRDefault="0001326A" w:rsidP="002D1679">
            <w:pPr>
              <w:ind w:left="141"/>
              <w:rPr>
                <w:rFonts w:cs="Arial"/>
                <w:vanish/>
                <w:color w:val="000000" w:themeColor="text1"/>
                <w:sz w:val="16"/>
                <w:szCs w:val="14"/>
              </w:rPr>
            </w:pPr>
          </w:p>
        </w:tc>
      </w:tr>
      <w:tr w:rsidR="0001326A" w:rsidRPr="0060165D" w14:paraId="34449AB2"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0F1D5" w14:textId="77777777" w:rsidR="0001326A" w:rsidRPr="0060165D" w:rsidRDefault="0001326A" w:rsidP="002D1679">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A41F5" w14:textId="77777777" w:rsidR="0001326A" w:rsidRPr="0060165D" w:rsidRDefault="0001326A" w:rsidP="002D1679">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13C15" w14:textId="77777777" w:rsidR="0001326A" w:rsidRPr="0060165D" w:rsidRDefault="0001326A" w:rsidP="002D1679">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AAB092" w14:textId="77777777" w:rsidR="0001326A" w:rsidRPr="001F0889" w:rsidRDefault="0001326A" w:rsidP="002D1679">
            <w:pPr>
              <w:ind w:left="141"/>
              <w:rPr>
                <w:rFonts w:cs="Arial"/>
                <w:vanish/>
                <w:color w:val="000000" w:themeColor="text1"/>
                <w:sz w:val="16"/>
                <w:szCs w:val="14"/>
              </w:rPr>
            </w:pPr>
          </w:p>
        </w:tc>
      </w:tr>
      <w:tr w:rsidR="0001326A" w:rsidRPr="0060165D" w14:paraId="7893B978" w14:textId="77777777" w:rsidTr="002D1679">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F6758" w14:textId="77777777" w:rsidR="0001326A" w:rsidRPr="0060165D" w:rsidRDefault="0001326A" w:rsidP="002D1679">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42016540"/>
            <w:placeholder>
              <w:docPart w:val="4A1474798B3E49C6AB5BC2EB9DE32D9B"/>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5C7C26" w14:textId="77777777" w:rsidR="0001326A" w:rsidRPr="0060165D" w:rsidRDefault="0001326A" w:rsidP="002D1679">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3AE33" w14:textId="77777777" w:rsidR="0001326A" w:rsidRPr="0060165D" w:rsidRDefault="0001326A" w:rsidP="002D1679">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601111940"/>
            <w:placeholder>
              <w:docPart w:val="81922D5F7C7149E48C9CC9843C32EC16"/>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E9FB0" w14:textId="77777777" w:rsidR="0001326A" w:rsidRPr="0060165D" w:rsidRDefault="0001326A" w:rsidP="002D1679">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10EF83" w14:textId="77777777" w:rsidR="0001326A" w:rsidRPr="0060165D" w:rsidRDefault="0001326A" w:rsidP="002D1679">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694104896"/>
            <w:placeholder>
              <w:docPart w:val="028522283D7C42B68BA1E1BB9CFC583B"/>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C166DB" w14:textId="77777777" w:rsidR="0001326A" w:rsidRPr="0060165D" w:rsidRDefault="0001326A" w:rsidP="002D1679">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01326A" w:rsidRPr="00D90A13" w14:paraId="652DF63B" w14:textId="77777777" w:rsidTr="002D1679">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3F2F99" w14:textId="77777777" w:rsidR="0001326A" w:rsidRPr="001E7824" w:rsidRDefault="00F373CF" w:rsidP="002D1679">
            <w:pPr>
              <w:rPr>
                <w:rFonts w:cs="Arial"/>
                <w:bCs/>
                <w:vanish/>
                <w:color w:val="808080" w:themeColor="background1" w:themeShade="80"/>
                <w:sz w:val="16"/>
                <w:szCs w:val="14"/>
              </w:rPr>
            </w:pPr>
            <w:hyperlink r:id="rId55" w:history="1">
              <w:r w:rsidR="0001326A">
                <w:rPr>
                  <w:rStyle w:val="Hyperlink"/>
                  <w:rFonts w:cs="Arial"/>
                  <w:bCs/>
                  <w:vanish/>
                  <w:sz w:val="16"/>
                  <w:szCs w:val="14"/>
                </w:rPr>
                <w:t>Req. Template</w:t>
              </w:r>
            </w:hyperlink>
            <w:r w:rsidR="0001326A"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11D5ED" w14:textId="77777777" w:rsidR="0001326A" w:rsidRPr="001E7824" w:rsidRDefault="0001326A" w:rsidP="002D1679">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48BAAB" w14:textId="77777777" w:rsidR="0001326A" w:rsidRPr="009B56B1" w:rsidRDefault="0001326A" w:rsidP="002D1679">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F4C138B" w14:textId="77777777" w:rsidR="0001326A" w:rsidRPr="00C66B68" w:rsidRDefault="0001326A" w:rsidP="0001326A">
      <w:pPr>
        <w:rPr>
          <w:rFonts w:cs="Arial"/>
        </w:rPr>
      </w:pPr>
    </w:p>
    <w:p w14:paraId="14969ABC" w14:textId="77777777" w:rsidR="0001326A" w:rsidRDefault="0001326A" w:rsidP="0001326A">
      <w:pPr>
        <w:rPr>
          <w:rFonts w:cs="Arial"/>
        </w:rPr>
      </w:pPr>
    </w:p>
    <w:p w14:paraId="70BACC9A" w14:textId="77777777" w:rsidR="0001326A" w:rsidRPr="0017445F" w:rsidRDefault="0001326A" w:rsidP="0001326A">
      <w:pPr>
        <w:pStyle w:val="RERequirement"/>
        <w:shd w:val="clear" w:color="auto" w:fill="F2F2F2" w:themeFill="background1" w:themeFillShade="F2"/>
      </w:pPr>
      <w:r w:rsidRPr="0017445F">
        <w:t>###</w:t>
      </w:r>
      <w:bookmarkStart w:id="235" w:name="R_CMP_00006_ID_Manage_Switch_Inhibit_Cou"/>
      <w:r>
        <w:t>R_CMP_PLG_FIS_00006</w:t>
      </w:r>
      <w:bookmarkEnd w:id="235"/>
      <w:r w:rsidRPr="0017445F">
        <w:t xml:space="preserve">### </w:t>
      </w:r>
      <w:r>
        <w:t>Manage Switch Inhibit Count</w:t>
      </w:r>
    </w:p>
    <w:p w14:paraId="49481386" w14:textId="77777777" w:rsidR="0001326A" w:rsidRDefault="0001326A" w:rsidP="0001326A">
      <w:pPr>
        <w:rPr>
          <w:rFonts w:cs="Arial"/>
        </w:rPr>
      </w:pPr>
      <w:r>
        <w:rPr>
          <w:rFonts w:cs="Arial"/>
        </w:rPr>
        <w:t>The BCM shall maintain an event counter (</w:t>
      </w:r>
      <w:r w:rsidRPr="0001326A">
        <w:rPr>
          <w:rFonts w:cs="Arial"/>
        </w:rPr>
        <w:t>BEC_LULLocalInterior_Count</w:t>
      </w:r>
      <w:r>
        <w:rPr>
          <w:rFonts w:cs="Arial"/>
        </w:rPr>
        <w:t>) per the “Feature Specification – Event Counter: DRAFT 10sept2018” where:</w:t>
      </w:r>
    </w:p>
    <w:p w14:paraId="6D21E4F4" w14:textId="77777777" w:rsidR="0001326A" w:rsidRDefault="0001326A" w:rsidP="0001326A">
      <w:pPr>
        <w:pStyle w:val="ListParagraph"/>
        <w:numPr>
          <w:ilvl w:val="0"/>
          <w:numId w:val="27"/>
        </w:numPr>
        <w:rPr>
          <w:rFonts w:cs="Arial"/>
        </w:rPr>
      </w:pPr>
      <w:r>
        <w:rPr>
          <w:rFonts w:cs="Arial"/>
        </w:rPr>
        <w:t>T</w:t>
      </w:r>
      <w:r w:rsidRPr="00297A96">
        <w:rPr>
          <w:rFonts w:cs="Arial"/>
        </w:rPr>
        <w:t>he BCM is the Publisher.</w:t>
      </w:r>
    </w:p>
    <w:p w14:paraId="48594659" w14:textId="77777777" w:rsidR="0001326A" w:rsidRDefault="0001326A" w:rsidP="0001326A">
      <w:pPr>
        <w:pStyle w:val="ListParagraph"/>
        <w:numPr>
          <w:ilvl w:val="0"/>
          <w:numId w:val="27"/>
        </w:numPr>
        <w:rPr>
          <w:rFonts w:cs="Arial"/>
        </w:rPr>
      </w:pPr>
      <w:r>
        <w:rPr>
          <w:rFonts w:cs="Arial"/>
        </w:rPr>
        <w:t xml:space="preserve">A change to the value of logical signal </w:t>
      </w:r>
      <w:r w:rsidRPr="0001326A">
        <w:rPr>
          <w:rFonts w:cs="Arial"/>
        </w:rPr>
        <w:t>TrimInhibit</w:t>
      </w:r>
      <w:r>
        <w:rPr>
          <w:rFonts w:cs="Arial"/>
        </w:rPr>
        <w:t xml:space="preserve"> to INHIBIT is considered an event that causes an increment of the counter to MutEx A (next odd value).</w:t>
      </w:r>
    </w:p>
    <w:p w14:paraId="23EC98C7" w14:textId="77777777" w:rsidR="0001326A" w:rsidRPr="00B108EA" w:rsidRDefault="0001326A" w:rsidP="0001326A">
      <w:pPr>
        <w:pStyle w:val="ListParagraph"/>
        <w:numPr>
          <w:ilvl w:val="0"/>
          <w:numId w:val="27"/>
        </w:numPr>
        <w:rPr>
          <w:rFonts w:cs="Arial"/>
        </w:rPr>
      </w:pPr>
      <w:r>
        <w:rPr>
          <w:rFonts w:cs="Arial"/>
        </w:rPr>
        <w:t xml:space="preserve">A change to the value of logical signal </w:t>
      </w:r>
      <w:r w:rsidRPr="0001326A">
        <w:rPr>
          <w:rFonts w:cs="Arial"/>
        </w:rPr>
        <w:t>TrimInhibit</w:t>
      </w:r>
      <w:r>
        <w:rPr>
          <w:rFonts w:cs="Arial"/>
        </w:rPr>
        <w:t xml:space="preserve"> to NO_INHIBIT is considered an event that causes an increment of the counter to MutEx B (next even value).</w:t>
      </w:r>
    </w:p>
    <w:p w14:paraId="46ADD8F8" w14:textId="77777777" w:rsidR="0001326A" w:rsidRPr="00C66B68" w:rsidRDefault="0001326A" w:rsidP="0001326A">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1326A" w:rsidRPr="00D90A13" w14:paraId="662C23DC" w14:textId="77777777" w:rsidTr="002D1679">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9714C" w14:textId="77777777" w:rsidR="0001326A" w:rsidRPr="001E7824" w:rsidRDefault="0001326A" w:rsidP="002D1679">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R_CMP_PLG_FIS_00006</w:t>
            </w:r>
            <w:r w:rsidRPr="001E7824">
              <w:rPr>
                <w:rFonts w:cs="Arial"/>
                <w:bCs/>
                <w:vanish/>
                <w:color w:val="808080" w:themeColor="background1" w:themeShade="80"/>
                <w:sz w:val="16"/>
                <w:szCs w:val="14"/>
              </w:rPr>
              <w:t>###</w:t>
            </w:r>
          </w:p>
        </w:tc>
      </w:tr>
      <w:tr w:rsidR="0001326A" w:rsidRPr="0060165D" w14:paraId="0D782F6D"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8920D" w14:textId="77777777" w:rsidR="0001326A" w:rsidRPr="0060165D" w:rsidRDefault="0001326A" w:rsidP="002D1679">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B7E27A" w14:textId="77777777" w:rsidR="0001326A" w:rsidRPr="0060165D" w:rsidRDefault="0001326A" w:rsidP="002D1679">
            <w:pPr>
              <w:rPr>
                <w:rFonts w:cs="Arial"/>
                <w:vanish/>
                <w:color w:val="000000" w:themeColor="text1"/>
                <w:sz w:val="16"/>
                <w:szCs w:val="14"/>
              </w:rPr>
            </w:pPr>
          </w:p>
        </w:tc>
      </w:tr>
      <w:tr w:rsidR="0001326A" w:rsidRPr="0060165D" w14:paraId="59A42DEE"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0188D" w14:textId="77777777" w:rsidR="0001326A" w:rsidRPr="0060165D" w:rsidRDefault="0001326A" w:rsidP="002D1679">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ABCA8" w14:textId="77777777" w:rsidR="0001326A" w:rsidRPr="0060165D" w:rsidRDefault="0001326A" w:rsidP="002D1679">
            <w:pPr>
              <w:rPr>
                <w:rFonts w:cs="Arial"/>
                <w:vanish/>
                <w:color w:val="000000" w:themeColor="text1"/>
                <w:sz w:val="16"/>
                <w:szCs w:val="14"/>
              </w:rPr>
            </w:pPr>
          </w:p>
        </w:tc>
      </w:tr>
      <w:tr w:rsidR="0001326A" w:rsidRPr="0060165D" w14:paraId="5EF79DFD"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2E672" w14:textId="77777777" w:rsidR="0001326A" w:rsidRPr="0060165D" w:rsidRDefault="0001326A" w:rsidP="002D1679">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F54DE" w14:textId="77777777" w:rsidR="0001326A" w:rsidRPr="0060165D" w:rsidRDefault="0001326A" w:rsidP="002D1679">
            <w:pPr>
              <w:rPr>
                <w:rFonts w:cs="Arial"/>
                <w:vanish/>
                <w:color w:val="000000" w:themeColor="text1"/>
                <w:sz w:val="16"/>
                <w:szCs w:val="14"/>
              </w:rPr>
            </w:pPr>
          </w:p>
        </w:tc>
      </w:tr>
      <w:tr w:rsidR="0001326A" w:rsidRPr="0060165D" w14:paraId="59EF8057"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74EED7" w14:textId="77777777" w:rsidR="0001326A" w:rsidRPr="0060165D" w:rsidRDefault="0001326A" w:rsidP="002D1679">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FB9895" w14:textId="77777777" w:rsidR="0001326A" w:rsidRPr="0060165D" w:rsidRDefault="0001326A" w:rsidP="002D1679">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1943E1" w14:textId="77777777" w:rsidR="0001326A" w:rsidRPr="0060165D" w:rsidRDefault="0001326A" w:rsidP="002D1679">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4DC79D" w14:textId="77777777" w:rsidR="0001326A" w:rsidRPr="0060165D" w:rsidRDefault="0001326A" w:rsidP="002D1679">
            <w:pPr>
              <w:ind w:left="141"/>
              <w:rPr>
                <w:rFonts w:cs="Arial"/>
                <w:vanish/>
                <w:color w:val="000000" w:themeColor="text1"/>
                <w:sz w:val="16"/>
                <w:szCs w:val="14"/>
              </w:rPr>
            </w:pPr>
          </w:p>
        </w:tc>
      </w:tr>
      <w:tr w:rsidR="0001326A" w:rsidRPr="0060165D" w14:paraId="7924E8FC"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B6D30" w14:textId="77777777" w:rsidR="0001326A" w:rsidRPr="0060165D" w:rsidRDefault="0001326A" w:rsidP="002D1679">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8A447" w14:textId="77777777" w:rsidR="0001326A" w:rsidRPr="0060165D" w:rsidRDefault="0001326A" w:rsidP="002D1679">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030978" w14:textId="77777777" w:rsidR="0001326A" w:rsidRPr="0060165D" w:rsidRDefault="0001326A" w:rsidP="002D1679">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EF39F" w14:textId="77777777" w:rsidR="0001326A" w:rsidRPr="001F0889" w:rsidRDefault="0001326A" w:rsidP="002D1679">
            <w:pPr>
              <w:ind w:left="141"/>
              <w:rPr>
                <w:rFonts w:cs="Arial"/>
                <w:vanish/>
                <w:color w:val="000000" w:themeColor="text1"/>
                <w:sz w:val="16"/>
                <w:szCs w:val="14"/>
              </w:rPr>
            </w:pPr>
          </w:p>
        </w:tc>
      </w:tr>
      <w:tr w:rsidR="0001326A" w:rsidRPr="0060165D" w14:paraId="04F4F446" w14:textId="77777777" w:rsidTr="002D1679">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AFDAA" w14:textId="77777777" w:rsidR="0001326A" w:rsidRPr="0060165D" w:rsidRDefault="0001326A" w:rsidP="002D1679">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67781718"/>
            <w:placeholder>
              <w:docPart w:val="056F9F396341474AB7DEB6D7E3886E95"/>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B22ECF" w14:textId="77777777" w:rsidR="0001326A" w:rsidRPr="0060165D" w:rsidRDefault="0001326A" w:rsidP="002D1679">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AA30C" w14:textId="77777777" w:rsidR="0001326A" w:rsidRPr="0060165D" w:rsidRDefault="0001326A" w:rsidP="002D1679">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585681877"/>
            <w:placeholder>
              <w:docPart w:val="BBB9586394D9498BB438F6ED3FD4811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DFA46" w14:textId="77777777" w:rsidR="0001326A" w:rsidRPr="0060165D" w:rsidRDefault="0001326A" w:rsidP="002D1679">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70D06" w14:textId="77777777" w:rsidR="0001326A" w:rsidRPr="0060165D" w:rsidRDefault="0001326A" w:rsidP="002D1679">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682500004"/>
            <w:placeholder>
              <w:docPart w:val="D45D78DCC4F84A5BBF8AEC369CA2A657"/>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B5E7F" w14:textId="77777777" w:rsidR="0001326A" w:rsidRPr="0060165D" w:rsidRDefault="0001326A" w:rsidP="002D1679">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01326A" w:rsidRPr="00D90A13" w14:paraId="5F9825C0" w14:textId="77777777" w:rsidTr="002D1679">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4BD581" w14:textId="77777777" w:rsidR="0001326A" w:rsidRPr="001E7824" w:rsidRDefault="00F373CF" w:rsidP="002D1679">
            <w:pPr>
              <w:rPr>
                <w:rFonts w:cs="Arial"/>
                <w:bCs/>
                <w:vanish/>
                <w:color w:val="808080" w:themeColor="background1" w:themeShade="80"/>
                <w:sz w:val="16"/>
                <w:szCs w:val="14"/>
              </w:rPr>
            </w:pPr>
            <w:hyperlink r:id="rId56" w:history="1">
              <w:r w:rsidR="0001326A">
                <w:rPr>
                  <w:rStyle w:val="Hyperlink"/>
                  <w:rFonts w:cs="Arial"/>
                  <w:bCs/>
                  <w:vanish/>
                  <w:sz w:val="16"/>
                  <w:szCs w:val="14"/>
                </w:rPr>
                <w:t>Req. Template</w:t>
              </w:r>
            </w:hyperlink>
            <w:r w:rsidR="0001326A"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4A98EC" w14:textId="77777777" w:rsidR="0001326A" w:rsidRPr="001E7824" w:rsidRDefault="0001326A" w:rsidP="002D1679">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D94E28" w14:textId="77777777" w:rsidR="0001326A" w:rsidRPr="009B56B1" w:rsidRDefault="0001326A" w:rsidP="002D1679">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AED330E" w14:textId="77777777" w:rsidR="0001326A" w:rsidRPr="00C66B68" w:rsidRDefault="0001326A" w:rsidP="0001326A">
      <w:pPr>
        <w:rPr>
          <w:rFonts w:cs="Arial"/>
        </w:rPr>
      </w:pPr>
    </w:p>
    <w:p w14:paraId="28CC870A" w14:textId="77777777" w:rsidR="00917188" w:rsidRDefault="00917188" w:rsidP="00917188">
      <w:pPr>
        <w:rPr>
          <w:rFonts w:cs="Arial"/>
        </w:rPr>
      </w:pPr>
    </w:p>
    <w:p w14:paraId="49655449" w14:textId="77777777" w:rsidR="00917188" w:rsidRPr="0017445F" w:rsidRDefault="00917188" w:rsidP="00917188">
      <w:pPr>
        <w:pStyle w:val="RERequirement"/>
        <w:shd w:val="clear" w:color="auto" w:fill="F2F2F2" w:themeFill="background1" w:themeFillShade="F2"/>
      </w:pPr>
      <w:r w:rsidRPr="0017445F">
        <w:t>###</w:t>
      </w:r>
      <w:bookmarkStart w:id="236" w:name="R_CMP_00007_ID_Manage_Valet_Mode_Count"/>
      <w:r>
        <w:t>R_CMP_PLG_FIS_00007</w:t>
      </w:r>
      <w:bookmarkEnd w:id="236"/>
      <w:r w:rsidRPr="0017445F">
        <w:t xml:space="preserve">### </w:t>
      </w:r>
      <w:r>
        <w:t>Manage Valet Mode Count</w:t>
      </w:r>
    </w:p>
    <w:p w14:paraId="4F5F6390" w14:textId="77777777" w:rsidR="00917188" w:rsidRDefault="00917188" w:rsidP="00917188">
      <w:pPr>
        <w:rPr>
          <w:rFonts w:cs="Arial"/>
        </w:rPr>
      </w:pPr>
      <w:r>
        <w:rPr>
          <w:rFonts w:cs="Arial"/>
        </w:rPr>
        <w:t>The BCM shall maintain an event counter (</w:t>
      </w:r>
      <w:r w:rsidRPr="00917188">
        <w:rPr>
          <w:rFonts w:cs="Arial"/>
        </w:rPr>
        <w:t>BEC_ValetMode_Count</w:t>
      </w:r>
      <w:r>
        <w:rPr>
          <w:rFonts w:cs="Arial"/>
        </w:rPr>
        <w:t>) per the “Feature Specification – Event Counter: DRAFT 10sept2018” where:</w:t>
      </w:r>
    </w:p>
    <w:p w14:paraId="197B6C7F" w14:textId="77777777" w:rsidR="00917188" w:rsidRDefault="00917188" w:rsidP="00917188">
      <w:pPr>
        <w:pStyle w:val="ListParagraph"/>
        <w:numPr>
          <w:ilvl w:val="0"/>
          <w:numId w:val="27"/>
        </w:numPr>
        <w:rPr>
          <w:rFonts w:cs="Arial"/>
        </w:rPr>
      </w:pPr>
      <w:r>
        <w:rPr>
          <w:rFonts w:cs="Arial"/>
        </w:rPr>
        <w:t>T</w:t>
      </w:r>
      <w:r w:rsidRPr="00297A96">
        <w:rPr>
          <w:rFonts w:cs="Arial"/>
        </w:rPr>
        <w:t>he BCM is the Publisher.</w:t>
      </w:r>
    </w:p>
    <w:p w14:paraId="2EFE0E2B" w14:textId="77777777" w:rsidR="00917188" w:rsidRDefault="00917188" w:rsidP="00917188">
      <w:pPr>
        <w:pStyle w:val="ListParagraph"/>
        <w:numPr>
          <w:ilvl w:val="0"/>
          <w:numId w:val="27"/>
        </w:numPr>
        <w:rPr>
          <w:rFonts w:cs="Arial"/>
        </w:rPr>
      </w:pPr>
      <w:r>
        <w:rPr>
          <w:rFonts w:cs="Arial"/>
        </w:rPr>
        <w:t xml:space="preserve">A change to the value of logical signal </w:t>
      </w:r>
      <w:r w:rsidRPr="00917188">
        <w:rPr>
          <w:rFonts w:cs="Arial"/>
        </w:rPr>
        <w:t>ValetMode_Status</w:t>
      </w:r>
      <w:r>
        <w:rPr>
          <w:rFonts w:cs="Arial"/>
        </w:rPr>
        <w:t xml:space="preserve"> to ACTIVE is considered an event that causes an increment of the counter to MutEx A (next odd value).</w:t>
      </w:r>
    </w:p>
    <w:p w14:paraId="63724CC7" w14:textId="77777777" w:rsidR="00917188" w:rsidRPr="00B108EA" w:rsidRDefault="00917188" w:rsidP="00917188">
      <w:pPr>
        <w:pStyle w:val="ListParagraph"/>
        <w:numPr>
          <w:ilvl w:val="0"/>
          <w:numId w:val="27"/>
        </w:numPr>
        <w:rPr>
          <w:rFonts w:cs="Arial"/>
        </w:rPr>
      </w:pPr>
      <w:r>
        <w:rPr>
          <w:rFonts w:cs="Arial"/>
        </w:rPr>
        <w:t xml:space="preserve">A change to the value of logical signal </w:t>
      </w:r>
      <w:r w:rsidRPr="00917188">
        <w:rPr>
          <w:rFonts w:cs="Arial"/>
        </w:rPr>
        <w:t>ValetMode_Status</w:t>
      </w:r>
      <w:r>
        <w:rPr>
          <w:rFonts w:cs="Arial"/>
        </w:rPr>
        <w:t xml:space="preserve"> to INACTIVE is considered an event that causes an increment of the counter to MutEx B (next even value).</w:t>
      </w:r>
    </w:p>
    <w:p w14:paraId="32F8613C" w14:textId="77777777" w:rsidR="00917188" w:rsidRPr="00C66B68" w:rsidRDefault="00917188" w:rsidP="00917188">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917188" w:rsidRPr="00D90A13" w14:paraId="7188DAF0" w14:textId="77777777" w:rsidTr="002D1679">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706B2" w14:textId="77777777" w:rsidR="00917188" w:rsidRPr="001E7824" w:rsidRDefault="00917188" w:rsidP="002D1679">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R_CMP_PLG_FIS_00007</w:t>
            </w:r>
            <w:r w:rsidRPr="001E7824">
              <w:rPr>
                <w:rFonts w:cs="Arial"/>
                <w:bCs/>
                <w:vanish/>
                <w:color w:val="808080" w:themeColor="background1" w:themeShade="80"/>
                <w:sz w:val="16"/>
                <w:szCs w:val="14"/>
              </w:rPr>
              <w:t>###</w:t>
            </w:r>
          </w:p>
        </w:tc>
      </w:tr>
      <w:tr w:rsidR="00917188" w:rsidRPr="0060165D" w14:paraId="49202202"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42831" w14:textId="77777777" w:rsidR="00917188" w:rsidRPr="0060165D" w:rsidRDefault="00917188" w:rsidP="002D1679">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6B526" w14:textId="77777777" w:rsidR="00917188" w:rsidRPr="0060165D" w:rsidRDefault="00917188" w:rsidP="002D1679">
            <w:pPr>
              <w:rPr>
                <w:rFonts w:cs="Arial"/>
                <w:vanish/>
                <w:color w:val="000000" w:themeColor="text1"/>
                <w:sz w:val="16"/>
                <w:szCs w:val="14"/>
              </w:rPr>
            </w:pPr>
          </w:p>
        </w:tc>
      </w:tr>
      <w:tr w:rsidR="00917188" w:rsidRPr="0060165D" w14:paraId="13105F74"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C59132" w14:textId="77777777" w:rsidR="00917188" w:rsidRPr="0060165D" w:rsidRDefault="00917188" w:rsidP="002D1679">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02FA3" w14:textId="77777777" w:rsidR="00917188" w:rsidRPr="0060165D" w:rsidRDefault="00917188" w:rsidP="002D1679">
            <w:pPr>
              <w:rPr>
                <w:rFonts w:cs="Arial"/>
                <w:vanish/>
                <w:color w:val="000000" w:themeColor="text1"/>
                <w:sz w:val="16"/>
                <w:szCs w:val="14"/>
              </w:rPr>
            </w:pPr>
          </w:p>
        </w:tc>
      </w:tr>
      <w:tr w:rsidR="00917188" w:rsidRPr="0060165D" w14:paraId="4ADA7C8C"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A9371" w14:textId="77777777" w:rsidR="00917188" w:rsidRPr="0060165D" w:rsidRDefault="00917188" w:rsidP="002D1679">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75FFE" w14:textId="77777777" w:rsidR="00917188" w:rsidRPr="0060165D" w:rsidRDefault="00917188" w:rsidP="002D1679">
            <w:pPr>
              <w:rPr>
                <w:rFonts w:cs="Arial"/>
                <w:vanish/>
                <w:color w:val="000000" w:themeColor="text1"/>
                <w:sz w:val="16"/>
                <w:szCs w:val="14"/>
              </w:rPr>
            </w:pPr>
          </w:p>
        </w:tc>
      </w:tr>
      <w:tr w:rsidR="00917188" w:rsidRPr="0060165D" w14:paraId="5AB41B94"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8E891" w14:textId="77777777" w:rsidR="00917188" w:rsidRPr="0060165D" w:rsidRDefault="00917188" w:rsidP="002D1679">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ED71F" w14:textId="77777777" w:rsidR="00917188" w:rsidRPr="0060165D" w:rsidRDefault="00917188" w:rsidP="002D1679">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FF8EEF" w14:textId="77777777" w:rsidR="00917188" w:rsidRPr="0060165D" w:rsidRDefault="00917188" w:rsidP="002D1679">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1B5C63" w14:textId="77777777" w:rsidR="00917188" w:rsidRPr="0060165D" w:rsidRDefault="00917188" w:rsidP="002D1679">
            <w:pPr>
              <w:ind w:left="141"/>
              <w:rPr>
                <w:rFonts w:cs="Arial"/>
                <w:vanish/>
                <w:color w:val="000000" w:themeColor="text1"/>
                <w:sz w:val="16"/>
                <w:szCs w:val="14"/>
              </w:rPr>
            </w:pPr>
          </w:p>
        </w:tc>
      </w:tr>
      <w:tr w:rsidR="00917188" w:rsidRPr="0060165D" w14:paraId="755911DD"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2DFE5" w14:textId="77777777" w:rsidR="00917188" w:rsidRPr="0060165D" w:rsidRDefault="00917188" w:rsidP="002D1679">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439F1" w14:textId="77777777" w:rsidR="00917188" w:rsidRPr="0060165D" w:rsidRDefault="00917188" w:rsidP="002D1679">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4FC604" w14:textId="77777777" w:rsidR="00917188" w:rsidRPr="0060165D" w:rsidRDefault="00917188" w:rsidP="002D1679">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6C5DD8" w14:textId="77777777" w:rsidR="00917188" w:rsidRPr="001F0889" w:rsidRDefault="00917188" w:rsidP="002D1679">
            <w:pPr>
              <w:ind w:left="141"/>
              <w:rPr>
                <w:rFonts w:cs="Arial"/>
                <w:vanish/>
                <w:color w:val="000000" w:themeColor="text1"/>
                <w:sz w:val="16"/>
                <w:szCs w:val="14"/>
              </w:rPr>
            </w:pPr>
          </w:p>
        </w:tc>
      </w:tr>
      <w:tr w:rsidR="00917188" w:rsidRPr="0060165D" w14:paraId="5BB40C2B" w14:textId="77777777" w:rsidTr="002D1679">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F48CA" w14:textId="77777777" w:rsidR="00917188" w:rsidRPr="0060165D" w:rsidRDefault="00917188" w:rsidP="002D1679">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639565976"/>
            <w:placeholder>
              <w:docPart w:val="A4005C8299FD41C682E35BC111F80208"/>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6850D0" w14:textId="77777777" w:rsidR="00917188" w:rsidRPr="0060165D" w:rsidRDefault="00917188" w:rsidP="002D1679">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116E6" w14:textId="77777777" w:rsidR="00917188" w:rsidRPr="0060165D" w:rsidRDefault="00917188" w:rsidP="002D1679">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582573579"/>
            <w:placeholder>
              <w:docPart w:val="F3A1FDE467D6487CA889D6CF06420CD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85F81" w14:textId="77777777" w:rsidR="00917188" w:rsidRPr="0060165D" w:rsidRDefault="00917188" w:rsidP="002D1679">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44AB8F" w14:textId="77777777" w:rsidR="00917188" w:rsidRPr="0060165D" w:rsidRDefault="00917188" w:rsidP="002D1679">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358941778"/>
            <w:placeholder>
              <w:docPart w:val="AB63AAFFF4F2413EADEF2B90798C2E87"/>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7662AA" w14:textId="77777777" w:rsidR="00917188" w:rsidRPr="0060165D" w:rsidRDefault="00917188" w:rsidP="002D1679">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917188" w:rsidRPr="00D90A13" w14:paraId="4AC91628" w14:textId="77777777" w:rsidTr="002D1679">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43A37E" w14:textId="77777777" w:rsidR="00917188" w:rsidRPr="001E7824" w:rsidRDefault="00F373CF" w:rsidP="002D1679">
            <w:pPr>
              <w:rPr>
                <w:rFonts w:cs="Arial"/>
                <w:bCs/>
                <w:vanish/>
                <w:color w:val="808080" w:themeColor="background1" w:themeShade="80"/>
                <w:sz w:val="16"/>
                <w:szCs w:val="14"/>
              </w:rPr>
            </w:pPr>
            <w:hyperlink r:id="rId57" w:history="1">
              <w:r w:rsidR="00917188">
                <w:rPr>
                  <w:rStyle w:val="Hyperlink"/>
                  <w:rFonts w:cs="Arial"/>
                  <w:bCs/>
                  <w:vanish/>
                  <w:sz w:val="16"/>
                  <w:szCs w:val="14"/>
                </w:rPr>
                <w:t>Req. Template</w:t>
              </w:r>
            </w:hyperlink>
            <w:r w:rsidR="00917188"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E3D265" w14:textId="77777777" w:rsidR="00917188" w:rsidRPr="001E7824" w:rsidRDefault="00917188" w:rsidP="002D1679">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0B3A50" w14:textId="77777777" w:rsidR="00917188" w:rsidRPr="009B56B1" w:rsidRDefault="00917188" w:rsidP="002D1679">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1F63E98E" w14:textId="77777777" w:rsidR="00917188" w:rsidRPr="00C66B68" w:rsidRDefault="00917188" w:rsidP="00917188">
      <w:pPr>
        <w:rPr>
          <w:rFonts w:cs="Arial"/>
        </w:rPr>
      </w:pPr>
    </w:p>
    <w:p w14:paraId="5703AB13" w14:textId="77777777" w:rsidR="002D1679" w:rsidRDefault="002D1679" w:rsidP="002D1679">
      <w:pPr>
        <w:rPr>
          <w:rFonts w:cs="Arial"/>
        </w:rPr>
      </w:pPr>
    </w:p>
    <w:p w14:paraId="42C6E479" w14:textId="77777777" w:rsidR="002D1679" w:rsidRPr="0017445F" w:rsidRDefault="002D1679" w:rsidP="002D1679">
      <w:pPr>
        <w:pStyle w:val="RERequirement"/>
        <w:shd w:val="clear" w:color="auto" w:fill="F2F2F2" w:themeFill="background1" w:themeFillShade="F2"/>
      </w:pPr>
      <w:r w:rsidRPr="0017445F">
        <w:t>###</w:t>
      </w:r>
      <w:bookmarkStart w:id="237" w:name="R_CMP_00008_ID_Sign_BEC_Message_Data"/>
      <w:r>
        <w:t>R_CMP_PLG_FIS_00008</w:t>
      </w:r>
      <w:bookmarkEnd w:id="237"/>
      <w:r w:rsidRPr="0017445F">
        <w:t xml:space="preserve">### </w:t>
      </w:r>
      <w:r>
        <w:t>Sign BEC Message Data</w:t>
      </w:r>
    </w:p>
    <w:p w14:paraId="6337D75D" w14:textId="77777777" w:rsidR="002D1679" w:rsidRPr="002D1679" w:rsidRDefault="002D1679" w:rsidP="002D1679">
      <w:pPr>
        <w:rPr>
          <w:rFonts w:cs="Arial"/>
        </w:rPr>
      </w:pPr>
      <w:r>
        <w:rPr>
          <w:rFonts w:cs="Arial"/>
        </w:rPr>
        <w:t>The BCM shall secure the following signals using the protocol specified in “</w:t>
      </w:r>
      <w:r w:rsidRPr="002D1679">
        <w:rPr>
          <w:rFonts w:cs="Arial"/>
        </w:rPr>
        <w:t xml:space="preserve">Point-to-Point Authentication </w:t>
      </w:r>
    </w:p>
    <w:p w14:paraId="704DE9B7" w14:textId="77777777" w:rsidR="002D1679" w:rsidRDefault="002D1679" w:rsidP="002D1679">
      <w:pPr>
        <w:rPr>
          <w:rFonts w:cs="Arial"/>
        </w:rPr>
      </w:pPr>
      <w:r w:rsidRPr="002D1679">
        <w:rPr>
          <w:rFonts w:cs="Arial"/>
        </w:rPr>
        <w:t>Protocol Specification</w:t>
      </w:r>
      <w:r>
        <w:rPr>
          <w:rFonts w:cs="Arial"/>
        </w:rPr>
        <w:t xml:space="preserve"> Version 0.1”</w:t>
      </w:r>
      <w:r w:rsidR="0086398B">
        <w:rPr>
          <w:rFonts w:cs="Arial"/>
        </w:rPr>
        <w:t xml:space="preserve"> </w:t>
      </w:r>
      <w:bookmarkStart w:id="238" w:name="_Hlk22824048"/>
      <w:r w:rsidR="0086398B">
        <w:rPr>
          <w:rFonts w:cs="Arial"/>
        </w:rPr>
        <w:t xml:space="preserve">(Reference VSEM item </w:t>
      </w:r>
      <w:r w:rsidR="0086398B" w:rsidRPr="0086398B">
        <w:rPr>
          <w:rFonts w:cs="Arial"/>
        </w:rPr>
        <w:t>VDOC077948</w:t>
      </w:r>
      <w:r w:rsidR="0086398B">
        <w:rPr>
          <w:rFonts w:cs="Arial"/>
        </w:rPr>
        <w:t>)</w:t>
      </w:r>
      <w:bookmarkEnd w:id="238"/>
      <w:r>
        <w:rPr>
          <w:rFonts w:cs="Arial"/>
        </w:rPr>
        <w:t>:</w:t>
      </w:r>
    </w:p>
    <w:p w14:paraId="780C1700" w14:textId="77777777" w:rsidR="002D1679" w:rsidRDefault="002D1679" w:rsidP="002D1679">
      <w:pPr>
        <w:pStyle w:val="ListParagraph"/>
        <w:numPr>
          <w:ilvl w:val="0"/>
          <w:numId w:val="27"/>
        </w:numPr>
        <w:rPr>
          <w:rFonts w:cs="Arial"/>
        </w:rPr>
      </w:pPr>
      <w:r w:rsidRPr="00297A96">
        <w:rPr>
          <w:rFonts w:cs="Arial"/>
        </w:rPr>
        <w:t>BEC_LocalToggleStop_Count</w:t>
      </w:r>
    </w:p>
    <w:p w14:paraId="02DB4F38" w14:textId="77777777" w:rsidR="002D1679" w:rsidRDefault="002D1679" w:rsidP="002D1679">
      <w:pPr>
        <w:pStyle w:val="ListParagraph"/>
        <w:numPr>
          <w:ilvl w:val="0"/>
          <w:numId w:val="27"/>
        </w:numPr>
        <w:rPr>
          <w:rFonts w:cs="Arial"/>
        </w:rPr>
      </w:pPr>
      <w:r w:rsidRPr="002D1679">
        <w:rPr>
          <w:rFonts w:cs="Arial"/>
        </w:rPr>
        <w:lastRenderedPageBreak/>
        <w:t>BEC_RemoteToggleStop_Count</w:t>
      </w:r>
    </w:p>
    <w:p w14:paraId="327AC055" w14:textId="77777777" w:rsidR="002D1679" w:rsidRDefault="002D1679" w:rsidP="002D1679">
      <w:pPr>
        <w:pStyle w:val="ListParagraph"/>
        <w:numPr>
          <w:ilvl w:val="0"/>
          <w:numId w:val="27"/>
        </w:numPr>
        <w:rPr>
          <w:rFonts w:cs="Arial"/>
        </w:rPr>
      </w:pPr>
      <w:r w:rsidRPr="002D1679">
        <w:rPr>
          <w:rFonts w:cs="Arial"/>
        </w:rPr>
        <w:t>BEC_RemoteOpenClose_Count</w:t>
      </w:r>
    </w:p>
    <w:p w14:paraId="2A313E12" w14:textId="77777777" w:rsidR="002D1679" w:rsidRDefault="002D1679" w:rsidP="002D1679">
      <w:pPr>
        <w:pStyle w:val="ListParagraph"/>
        <w:numPr>
          <w:ilvl w:val="0"/>
          <w:numId w:val="27"/>
        </w:numPr>
        <w:rPr>
          <w:rFonts w:cs="Arial"/>
        </w:rPr>
      </w:pPr>
      <w:r w:rsidRPr="002D1679">
        <w:rPr>
          <w:rFonts w:cs="Arial"/>
        </w:rPr>
        <w:t>BEC_LULAllExt_Count</w:t>
      </w:r>
    </w:p>
    <w:p w14:paraId="3E270411" w14:textId="77777777" w:rsidR="002D1679" w:rsidRDefault="002D1679" w:rsidP="002D1679">
      <w:pPr>
        <w:pStyle w:val="ListParagraph"/>
        <w:numPr>
          <w:ilvl w:val="0"/>
          <w:numId w:val="27"/>
        </w:numPr>
        <w:rPr>
          <w:rFonts w:cs="Arial"/>
        </w:rPr>
      </w:pPr>
      <w:r w:rsidRPr="002D1679">
        <w:rPr>
          <w:rFonts w:cs="Arial"/>
        </w:rPr>
        <w:t>BEC_LULLocalExt_Count</w:t>
      </w:r>
    </w:p>
    <w:p w14:paraId="79D3DD9C" w14:textId="77777777" w:rsidR="002D1679" w:rsidRDefault="002D1679" w:rsidP="002D1679">
      <w:pPr>
        <w:pStyle w:val="ListParagraph"/>
        <w:numPr>
          <w:ilvl w:val="0"/>
          <w:numId w:val="27"/>
        </w:numPr>
        <w:rPr>
          <w:rFonts w:cs="Arial"/>
        </w:rPr>
      </w:pPr>
      <w:r w:rsidRPr="002D1679">
        <w:rPr>
          <w:rFonts w:cs="Arial"/>
        </w:rPr>
        <w:t>BEC_LULLocalInterior_Count</w:t>
      </w:r>
    </w:p>
    <w:p w14:paraId="4FE996EB" w14:textId="77777777" w:rsidR="002D1679" w:rsidRDefault="002D1679" w:rsidP="002D1679">
      <w:pPr>
        <w:pStyle w:val="ListParagraph"/>
        <w:numPr>
          <w:ilvl w:val="0"/>
          <w:numId w:val="27"/>
        </w:numPr>
        <w:rPr>
          <w:rFonts w:cs="Arial"/>
        </w:rPr>
      </w:pPr>
      <w:r w:rsidRPr="002D1679">
        <w:rPr>
          <w:rFonts w:cs="Arial"/>
        </w:rPr>
        <w:t>BEC_ValetMode_Count</w:t>
      </w:r>
    </w:p>
    <w:p w14:paraId="4F4F88EA" w14:textId="77777777" w:rsidR="002D1679" w:rsidRDefault="002D1679" w:rsidP="002D1679">
      <w:pPr>
        <w:rPr>
          <w:rFonts w:cs="Arial"/>
        </w:rPr>
      </w:pPr>
    </w:p>
    <w:p w14:paraId="39446727" w14:textId="77777777" w:rsidR="000C7F71" w:rsidRDefault="002D1679" w:rsidP="002D1679">
      <w:pPr>
        <w:rPr>
          <w:rFonts w:cs="Arial"/>
        </w:rPr>
      </w:pPr>
      <w:r>
        <w:rPr>
          <w:rFonts w:cs="Arial"/>
        </w:rPr>
        <w:t xml:space="preserve">Where </w:t>
      </w:r>
    </w:p>
    <w:p w14:paraId="10361D76" w14:textId="77777777" w:rsidR="002D1679" w:rsidRDefault="000C7F71" w:rsidP="000C7F71">
      <w:pPr>
        <w:pStyle w:val="ListParagraph"/>
        <w:numPr>
          <w:ilvl w:val="0"/>
          <w:numId w:val="27"/>
        </w:numPr>
        <w:rPr>
          <w:rFonts w:cs="Arial"/>
        </w:rPr>
      </w:pPr>
      <w:r>
        <w:rPr>
          <w:rFonts w:cs="Arial"/>
        </w:rPr>
        <w:t>T</w:t>
      </w:r>
      <w:r w:rsidR="002D1679" w:rsidRPr="000C7F71">
        <w:rPr>
          <w:rFonts w:cs="Arial"/>
        </w:rPr>
        <w:t>he BCM is the Requestor.</w:t>
      </w:r>
    </w:p>
    <w:p w14:paraId="0714E6A0" w14:textId="77777777" w:rsidR="000C7F71" w:rsidRDefault="000C7F71" w:rsidP="000C7F71">
      <w:pPr>
        <w:pStyle w:val="ListParagraph"/>
        <w:numPr>
          <w:ilvl w:val="0"/>
          <w:numId w:val="27"/>
        </w:numPr>
        <w:rPr>
          <w:rFonts w:cs="Arial"/>
        </w:rPr>
      </w:pPr>
      <w:r w:rsidRPr="000C7F71">
        <w:rPr>
          <w:rFonts w:cs="Arial"/>
        </w:rPr>
        <w:t>DrPrpsCodeBec_D_Res</w:t>
      </w:r>
      <w:r>
        <w:rPr>
          <w:rFonts w:cs="Arial"/>
        </w:rPr>
        <w:t xml:space="preserve"> is used for the </w:t>
      </w:r>
      <w:r w:rsidRPr="000C7F71">
        <w:rPr>
          <w:rFonts w:cs="Arial"/>
        </w:rPr>
        <w:t>P2PA_PurposeCode</w:t>
      </w:r>
      <w:r>
        <w:rPr>
          <w:rFonts w:cs="Arial"/>
        </w:rPr>
        <w:t xml:space="preserve"> of the Requestor.</w:t>
      </w:r>
    </w:p>
    <w:p w14:paraId="47E048CA" w14:textId="77777777" w:rsidR="000C7F71" w:rsidRDefault="000C7F71" w:rsidP="000C7F71">
      <w:pPr>
        <w:pStyle w:val="ListParagraph"/>
        <w:numPr>
          <w:ilvl w:val="0"/>
          <w:numId w:val="27"/>
        </w:numPr>
        <w:rPr>
          <w:rFonts w:cs="Arial"/>
        </w:rPr>
      </w:pPr>
      <w:r w:rsidRPr="000C7F71">
        <w:rPr>
          <w:rFonts w:cs="Arial"/>
        </w:rPr>
        <w:t>DrActnCode_D_RqBec</w:t>
      </w:r>
      <w:r>
        <w:rPr>
          <w:rFonts w:cs="Arial"/>
        </w:rPr>
        <w:t xml:space="preserve"> is used for the </w:t>
      </w:r>
      <w:r w:rsidRPr="000C7F71">
        <w:rPr>
          <w:rFonts w:cs="Arial"/>
        </w:rPr>
        <w:t>P2PA_RAC_ECI</w:t>
      </w:r>
      <w:r>
        <w:rPr>
          <w:rFonts w:cs="Arial"/>
        </w:rPr>
        <w:t xml:space="preserve"> of the Requestor.</w:t>
      </w:r>
    </w:p>
    <w:p w14:paraId="02553DDC" w14:textId="77777777" w:rsidR="000C7F71" w:rsidRDefault="000C7F71" w:rsidP="000C7F71">
      <w:pPr>
        <w:pStyle w:val="ListParagraph"/>
        <w:numPr>
          <w:ilvl w:val="0"/>
          <w:numId w:val="27"/>
        </w:numPr>
        <w:rPr>
          <w:rFonts w:cs="Arial"/>
        </w:rPr>
      </w:pPr>
      <w:r w:rsidRPr="000C7F71">
        <w:rPr>
          <w:rFonts w:cs="Arial"/>
        </w:rPr>
        <w:t>DrAuthntctnCode_D_RqBec</w:t>
      </w:r>
      <w:r>
        <w:rPr>
          <w:rFonts w:cs="Arial"/>
        </w:rPr>
        <w:t xml:space="preserve"> is used for the </w:t>
      </w:r>
      <w:r w:rsidRPr="000C7F71">
        <w:rPr>
          <w:rFonts w:cs="Arial"/>
        </w:rPr>
        <w:t>P2PA_AAC_Key</w:t>
      </w:r>
      <w:r>
        <w:rPr>
          <w:rFonts w:cs="Arial"/>
        </w:rPr>
        <w:t xml:space="preserve"> for the Requestor.</w:t>
      </w:r>
    </w:p>
    <w:p w14:paraId="1B32D78C" w14:textId="77777777" w:rsidR="000C7F71" w:rsidRDefault="000C7F71" w:rsidP="000C7F71">
      <w:pPr>
        <w:pStyle w:val="ListParagraph"/>
        <w:numPr>
          <w:ilvl w:val="0"/>
          <w:numId w:val="27"/>
        </w:numPr>
        <w:rPr>
          <w:rFonts w:cs="Arial"/>
        </w:rPr>
      </w:pPr>
      <w:r w:rsidRPr="000C7F71">
        <w:rPr>
          <w:rFonts w:cs="Arial"/>
        </w:rPr>
        <w:t>DrPrpsCode_D_RqBec</w:t>
      </w:r>
      <w:r>
        <w:rPr>
          <w:rFonts w:cs="Arial"/>
        </w:rPr>
        <w:t xml:space="preserve"> is used for the </w:t>
      </w:r>
      <w:r w:rsidRPr="000C7F71">
        <w:rPr>
          <w:rFonts w:cs="Arial"/>
        </w:rPr>
        <w:t>P2PA_PurposeCode</w:t>
      </w:r>
      <w:r>
        <w:rPr>
          <w:rFonts w:cs="Arial"/>
        </w:rPr>
        <w:t xml:space="preserve"> of the Executor.</w:t>
      </w:r>
    </w:p>
    <w:p w14:paraId="0883D94D" w14:textId="77777777" w:rsidR="000C7F71" w:rsidRDefault="000C7F71" w:rsidP="000C7F71">
      <w:pPr>
        <w:pStyle w:val="ListParagraph"/>
        <w:numPr>
          <w:ilvl w:val="0"/>
          <w:numId w:val="27"/>
        </w:numPr>
        <w:rPr>
          <w:rFonts w:cs="Arial"/>
        </w:rPr>
      </w:pPr>
      <w:r w:rsidRPr="000C7F71">
        <w:rPr>
          <w:rFonts w:cs="Arial"/>
        </w:rPr>
        <w:t>DrAuthntctnCodeBec_D_Res</w:t>
      </w:r>
      <w:r>
        <w:rPr>
          <w:rFonts w:cs="Arial"/>
        </w:rPr>
        <w:t xml:space="preserve"> is used for the </w:t>
      </w:r>
      <w:r w:rsidRPr="000C7F71">
        <w:rPr>
          <w:rFonts w:cs="Arial"/>
        </w:rPr>
        <w:t>P2PA_AAC_Key</w:t>
      </w:r>
      <w:r>
        <w:rPr>
          <w:rFonts w:cs="Arial"/>
        </w:rPr>
        <w:t xml:space="preserve"> of the Executor.</w:t>
      </w:r>
    </w:p>
    <w:p w14:paraId="4534155F" w14:textId="77777777" w:rsidR="000C7F71" w:rsidRPr="000C7F71" w:rsidRDefault="000C7F71" w:rsidP="000C7F71">
      <w:pPr>
        <w:pStyle w:val="ListParagraph"/>
        <w:numPr>
          <w:ilvl w:val="0"/>
          <w:numId w:val="27"/>
        </w:numPr>
        <w:rPr>
          <w:rFonts w:cs="Arial"/>
        </w:rPr>
      </w:pPr>
      <w:r>
        <w:rPr>
          <w:rFonts w:cs="Arial"/>
        </w:rPr>
        <w:t xml:space="preserve">There is no CAN signal defined for the </w:t>
      </w:r>
      <w:r w:rsidRPr="000C7F71">
        <w:rPr>
          <w:rFonts w:cs="Arial"/>
        </w:rPr>
        <w:t>P2PA_RAC_ECI</w:t>
      </w:r>
      <w:r>
        <w:rPr>
          <w:rFonts w:cs="Arial"/>
        </w:rPr>
        <w:t xml:space="preserve"> of the Executor.</w:t>
      </w:r>
    </w:p>
    <w:p w14:paraId="7A24B267" w14:textId="77777777" w:rsidR="002D1679" w:rsidRPr="00C66B68" w:rsidRDefault="002D1679" w:rsidP="002D1679">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D1679" w:rsidRPr="00D90A13" w14:paraId="7804A7C0" w14:textId="77777777" w:rsidTr="002D1679">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DD11E6" w14:textId="77777777" w:rsidR="002D1679" w:rsidRPr="001E7824" w:rsidRDefault="002D1679" w:rsidP="002D1679">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R_CMP_PLG_FIS_00008</w:t>
            </w:r>
            <w:r w:rsidRPr="001E7824">
              <w:rPr>
                <w:rFonts w:cs="Arial"/>
                <w:bCs/>
                <w:vanish/>
                <w:color w:val="808080" w:themeColor="background1" w:themeShade="80"/>
                <w:sz w:val="16"/>
                <w:szCs w:val="14"/>
              </w:rPr>
              <w:t>###</w:t>
            </w:r>
          </w:p>
        </w:tc>
      </w:tr>
      <w:tr w:rsidR="002D1679" w:rsidRPr="0060165D" w14:paraId="2517D543"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A4730C" w14:textId="77777777" w:rsidR="002D1679" w:rsidRPr="0060165D" w:rsidRDefault="002D1679" w:rsidP="002D1679">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E8EC3" w14:textId="77777777" w:rsidR="002D1679" w:rsidRPr="0060165D" w:rsidRDefault="002D1679" w:rsidP="002D1679">
            <w:pPr>
              <w:rPr>
                <w:rFonts w:cs="Arial"/>
                <w:vanish/>
                <w:color w:val="000000" w:themeColor="text1"/>
                <w:sz w:val="16"/>
                <w:szCs w:val="14"/>
              </w:rPr>
            </w:pPr>
          </w:p>
        </w:tc>
      </w:tr>
      <w:tr w:rsidR="002D1679" w:rsidRPr="0060165D" w14:paraId="41C0B36D"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D4016" w14:textId="77777777" w:rsidR="002D1679" w:rsidRPr="0060165D" w:rsidRDefault="002D1679" w:rsidP="002D1679">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0502C" w14:textId="77777777" w:rsidR="002D1679" w:rsidRPr="0060165D" w:rsidRDefault="002D1679" w:rsidP="002D1679">
            <w:pPr>
              <w:rPr>
                <w:rFonts w:cs="Arial"/>
                <w:vanish/>
                <w:color w:val="000000" w:themeColor="text1"/>
                <w:sz w:val="16"/>
                <w:szCs w:val="14"/>
              </w:rPr>
            </w:pPr>
          </w:p>
        </w:tc>
      </w:tr>
      <w:tr w:rsidR="002D1679" w:rsidRPr="0060165D" w14:paraId="5EE36CD7"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037CA" w14:textId="77777777" w:rsidR="002D1679" w:rsidRPr="0060165D" w:rsidRDefault="002D1679" w:rsidP="002D1679">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8F608" w14:textId="77777777" w:rsidR="002D1679" w:rsidRPr="0060165D" w:rsidRDefault="002D1679" w:rsidP="002D1679">
            <w:pPr>
              <w:rPr>
                <w:rFonts w:cs="Arial"/>
                <w:vanish/>
                <w:color w:val="000000" w:themeColor="text1"/>
                <w:sz w:val="16"/>
                <w:szCs w:val="14"/>
              </w:rPr>
            </w:pPr>
          </w:p>
        </w:tc>
      </w:tr>
      <w:tr w:rsidR="002D1679" w:rsidRPr="0060165D" w14:paraId="304B5D36"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36F70" w14:textId="77777777" w:rsidR="002D1679" w:rsidRPr="0060165D" w:rsidRDefault="002D1679" w:rsidP="002D1679">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6F4C7" w14:textId="77777777" w:rsidR="002D1679" w:rsidRPr="0060165D" w:rsidRDefault="002D1679" w:rsidP="002D1679">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C94F03" w14:textId="77777777" w:rsidR="002D1679" w:rsidRPr="0060165D" w:rsidRDefault="002D1679" w:rsidP="002D1679">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E8DBF6" w14:textId="77777777" w:rsidR="002D1679" w:rsidRPr="0060165D" w:rsidRDefault="002D1679" w:rsidP="002D1679">
            <w:pPr>
              <w:ind w:left="141"/>
              <w:rPr>
                <w:rFonts w:cs="Arial"/>
                <w:vanish/>
                <w:color w:val="000000" w:themeColor="text1"/>
                <w:sz w:val="16"/>
                <w:szCs w:val="14"/>
              </w:rPr>
            </w:pPr>
          </w:p>
        </w:tc>
      </w:tr>
      <w:tr w:rsidR="002D1679" w:rsidRPr="0060165D" w14:paraId="6787AAF4" w14:textId="77777777" w:rsidTr="002D167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3A95F" w14:textId="77777777" w:rsidR="002D1679" w:rsidRPr="0060165D" w:rsidRDefault="002D1679" w:rsidP="002D1679">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589A9" w14:textId="77777777" w:rsidR="002D1679" w:rsidRPr="0060165D" w:rsidRDefault="002D1679" w:rsidP="002D1679">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3F04AB" w14:textId="77777777" w:rsidR="002D1679" w:rsidRPr="0060165D" w:rsidRDefault="002D1679" w:rsidP="002D1679">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A2D9BB" w14:textId="77777777" w:rsidR="002D1679" w:rsidRPr="001F0889" w:rsidRDefault="002D1679" w:rsidP="002D1679">
            <w:pPr>
              <w:ind w:left="141"/>
              <w:rPr>
                <w:rFonts w:cs="Arial"/>
                <w:vanish/>
                <w:color w:val="000000" w:themeColor="text1"/>
                <w:sz w:val="16"/>
                <w:szCs w:val="14"/>
              </w:rPr>
            </w:pPr>
          </w:p>
        </w:tc>
      </w:tr>
      <w:tr w:rsidR="002D1679" w:rsidRPr="0060165D" w14:paraId="68D59EDF" w14:textId="77777777" w:rsidTr="002D1679">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6528B" w14:textId="77777777" w:rsidR="002D1679" w:rsidRPr="0060165D" w:rsidRDefault="002D1679" w:rsidP="002D1679">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143534893"/>
            <w:placeholder>
              <w:docPart w:val="DA3DCC0AC4494D5B9C058F07E43723EA"/>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897AA9" w14:textId="77777777" w:rsidR="002D1679" w:rsidRPr="0060165D" w:rsidRDefault="002D1679" w:rsidP="002D1679">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368E7" w14:textId="77777777" w:rsidR="002D1679" w:rsidRPr="0060165D" w:rsidRDefault="002D1679" w:rsidP="002D1679">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2098166835"/>
            <w:placeholder>
              <w:docPart w:val="8D4290EF11084ED8AEE0745E2169771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C5901" w14:textId="77777777" w:rsidR="002D1679" w:rsidRPr="0060165D" w:rsidRDefault="002D1679" w:rsidP="002D1679">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FF7B90" w14:textId="77777777" w:rsidR="002D1679" w:rsidRPr="0060165D" w:rsidRDefault="002D1679" w:rsidP="002D1679">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290046327"/>
            <w:placeholder>
              <w:docPart w:val="DC8DE134754A43A9812E0302679D0D82"/>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343B59" w14:textId="77777777" w:rsidR="002D1679" w:rsidRPr="0060165D" w:rsidRDefault="002D1679" w:rsidP="002D1679">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2D1679" w:rsidRPr="00D90A13" w14:paraId="2AC29825" w14:textId="77777777" w:rsidTr="002D1679">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3CAD2C" w14:textId="77777777" w:rsidR="002D1679" w:rsidRPr="001E7824" w:rsidRDefault="00F373CF" w:rsidP="002D1679">
            <w:pPr>
              <w:rPr>
                <w:rFonts w:cs="Arial"/>
                <w:bCs/>
                <w:vanish/>
                <w:color w:val="808080" w:themeColor="background1" w:themeShade="80"/>
                <w:sz w:val="16"/>
                <w:szCs w:val="14"/>
              </w:rPr>
            </w:pPr>
            <w:hyperlink r:id="rId58" w:history="1">
              <w:r w:rsidR="002D1679">
                <w:rPr>
                  <w:rStyle w:val="Hyperlink"/>
                  <w:rFonts w:cs="Arial"/>
                  <w:bCs/>
                  <w:vanish/>
                  <w:sz w:val="16"/>
                  <w:szCs w:val="14"/>
                </w:rPr>
                <w:t>Req. Template</w:t>
              </w:r>
            </w:hyperlink>
            <w:r w:rsidR="002D1679"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CC5ADC" w14:textId="77777777" w:rsidR="002D1679" w:rsidRPr="001E7824" w:rsidRDefault="002D1679" w:rsidP="002D1679">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C676A5" w14:textId="77777777" w:rsidR="002D1679" w:rsidRPr="009B56B1" w:rsidRDefault="002D1679" w:rsidP="002D1679">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06539531" w14:textId="77777777" w:rsidR="002D1679" w:rsidRPr="00C66B68" w:rsidRDefault="002D1679" w:rsidP="002D1679">
      <w:pPr>
        <w:rPr>
          <w:rFonts w:cs="Arial"/>
        </w:rPr>
      </w:pPr>
    </w:p>
    <w:p w14:paraId="4F8F32CB" w14:textId="77777777" w:rsidR="00F8747A" w:rsidRDefault="00F8747A" w:rsidP="00F8747A">
      <w:pPr>
        <w:rPr>
          <w:rFonts w:cs="Arial"/>
        </w:rPr>
      </w:pPr>
    </w:p>
    <w:p w14:paraId="439C8637" w14:textId="77777777" w:rsidR="00F8747A" w:rsidRPr="0017445F" w:rsidRDefault="00F8747A" w:rsidP="00F8747A">
      <w:pPr>
        <w:pStyle w:val="RERequirement"/>
        <w:shd w:val="clear" w:color="auto" w:fill="F2F2F2" w:themeFill="background1" w:themeFillShade="F2"/>
      </w:pPr>
      <w:r w:rsidRPr="0017445F">
        <w:t>###</w:t>
      </w:r>
      <w:bookmarkStart w:id="239" w:name="R_CMP_00009_ID_Calculate_Requested_Actio"/>
      <w:r>
        <w:t>R_CMP_PLG_FIS_00009</w:t>
      </w:r>
      <w:bookmarkEnd w:id="239"/>
      <w:r w:rsidRPr="0017445F">
        <w:t xml:space="preserve">### </w:t>
      </w:r>
      <w:r>
        <w:t>Calculate Requested Action Code for Back End Closure</w:t>
      </w:r>
    </w:p>
    <w:p w14:paraId="66D5B81B" w14:textId="77777777" w:rsidR="00F8747A" w:rsidRDefault="00F8747A" w:rsidP="00F8747A">
      <w:pPr>
        <w:rPr>
          <w:rFonts w:cs="Arial"/>
        </w:rPr>
      </w:pPr>
      <w:r>
        <w:rPr>
          <w:rFonts w:cs="Arial"/>
        </w:rPr>
        <w:t xml:space="preserve">The BCM shall calculate the Requested Action </w:t>
      </w:r>
      <w:r w:rsidR="00B40F59">
        <w:rPr>
          <w:rFonts w:cs="Arial"/>
        </w:rPr>
        <w:t xml:space="preserve">Code </w:t>
      </w:r>
      <w:r>
        <w:rPr>
          <w:rFonts w:cs="Arial"/>
        </w:rPr>
        <w:t>(RAC) Frame 1 for the Back End Closure Authenticated Communication function when any of the Event Counters changes value to other than zero according to the following table:</w:t>
      </w:r>
    </w:p>
    <w:p w14:paraId="3004D2A1" w14:textId="77777777" w:rsidR="00F8747A" w:rsidRDefault="00F8747A" w:rsidP="00F8747A">
      <w:pPr>
        <w:rPr>
          <w:rFonts w:cs="Arial"/>
        </w:rPr>
      </w:pPr>
    </w:p>
    <w:tbl>
      <w:tblPr>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7"/>
        <w:gridCol w:w="223"/>
        <w:gridCol w:w="179"/>
        <w:gridCol w:w="363"/>
        <w:gridCol w:w="366"/>
        <w:gridCol w:w="366"/>
        <w:gridCol w:w="366"/>
        <w:gridCol w:w="366"/>
        <w:gridCol w:w="366"/>
        <w:gridCol w:w="366"/>
        <w:gridCol w:w="366"/>
        <w:gridCol w:w="366"/>
        <w:gridCol w:w="366"/>
        <w:gridCol w:w="366"/>
        <w:gridCol w:w="366"/>
        <w:gridCol w:w="366"/>
        <w:gridCol w:w="366"/>
        <w:gridCol w:w="366"/>
        <w:gridCol w:w="366"/>
        <w:gridCol w:w="291"/>
        <w:gridCol w:w="291"/>
        <w:gridCol w:w="291"/>
        <w:gridCol w:w="376"/>
        <w:gridCol w:w="376"/>
        <w:gridCol w:w="376"/>
        <w:gridCol w:w="376"/>
        <w:gridCol w:w="376"/>
        <w:gridCol w:w="291"/>
        <w:gridCol w:w="291"/>
      </w:tblGrid>
      <w:tr w:rsidR="001E7FF7" w:rsidRPr="00063591" w14:paraId="142C7C8B" w14:textId="77777777" w:rsidTr="00063591">
        <w:tc>
          <w:tcPr>
            <w:tcW w:w="660" w:type="dxa"/>
            <w:gridSpan w:val="2"/>
            <w:vAlign w:val="center"/>
          </w:tcPr>
          <w:p w14:paraId="441136C4" w14:textId="77777777" w:rsidR="001E7FF7" w:rsidRPr="00C87F89" w:rsidRDefault="001E7FF7" w:rsidP="007375D0">
            <w:pPr>
              <w:jc w:val="center"/>
              <w:rPr>
                <w:rFonts w:cs="Arial"/>
                <w:sz w:val="16"/>
                <w:szCs w:val="16"/>
              </w:rPr>
            </w:pPr>
            <w:r w:rsidRPr="00C87F89">
              <w:rPr>
                <w:rFonts w:cs="Arial"/>
                <w:sz w:val="16"/>
                <w:szCs w:val="16"/>
              </w:rPr>
              <w:t>msb</w:t>
            </w:r>
          </w:p>
        </w:tc>
        <w:tc>
          <w:tcPr>
            <w:tcW w:w="8785" w:type="dxa"/>
            <w:gridSpan w:val="25"/>
          </w:tcPr>
          <w:p w14:paraId="636ED398" w14:textId="77777777" w:rsidR="001E7FF7" w:rsidRPr="00C87F89" w:rsidRDefault="00E90D74" w:rsidP="007375D0">
            <w:pPr>
              <w:jc w:val="center"/>
              <w:rPr>
                <w:rFonts w:cs="Arial"/>
                <w:sz w:val="16"/>
                <w:szCs w:val="16"/>
              </w:rPr>
            </w:pPr>
            <w:r w:rsidRPr="00C87F89">
              <w:rPr>
                <w:rFonts w:cs="Arial"/>
                <w:sz w:val="16"/>
                <w:szCs w:val="16"/>
              </w:rPr>
              <w:t xml:space="preserve">Bits for </w:t>
            </w:r>
            <w:r w:rsidR="001E7FF7" w:rsidRPr="00C87F89">
              <w:rPr>
                <w:rFonts w:cs="Arial"/>
                <w:sz w:val="16"/>
                <w:szCs w:val="16"/>
              </w:rPr>
              <w:t xml:space="preserve">Requested Action </w:t>
            </w:r>
            <w:r w:rsidR="00C634B2" w:rsidRPr="00C87F89">
              <w:rPr>
                <w:rFonts w:cs="Arial"/>
                <w:sz w:val="16"/>
                <w:szCs w:val="16"/>
              </w:rPr>
              <w:t xml:space="preserve">Code </w:t>
            </w:r>
            <w:r w:rsidR="001E7FF7" w:rsidRPr="00C87F89">
              <w:rPr>
                <w:rFonts w:cs="Arial"/>
                <w:sz w:val="16"/>
                <w:szCs w:val="16"/>
              </w:rPr>
              <w:t>Frame</w:t>
            </w:r>
            <w:r w:rsidRPr="00C87F89">
              <w:rPr>
                <w:rFonts w:cs="Arial"/>
                <w:sz w:val="16"/>
                <w:szCs w:val="16"/>
              </w:rPr>
              <w:t xml:space="preserve"> 1</w:t>
            </w:r>
          </w:p>
        </w:tc>
        <w:tc>
          <w:tcPr>
            <w:tcW w:w="582" w:type="dxa"/>
            <w:gridSpan w:val="2"/>
          </w:tcPr>
          <w:p w14:paraId="2DB8589E" w14:textId="77777777" w:rsidR="001E7FF7" w:rsidRPr="00063591" w:rsidRDefault="001E7FF7" w:rsidP="00F8747A">
            <w:pPr>
              <w:rPr>
                <w:rFonts w:cs="Arial"/>
                <w:sz w:val="16"/>
                <w:szCs w:val="16"/>
              </w:rPr>
            </w:pPr>
            <w:r w:rsidRPr="00C87F89">
              <w:rPr>
                <w:rFonts w:cs="Arial"/>
                <w:sz w:val="16"/>
                <w:szCs w:val="16"/>
              </w:rPr>
              <w:t>lsb</w:t>
            </w:r>
          </w:p>
        </w:tc>
      </w:tr>
      <w:tr w:rsidR="001E7FF7" w:rsidRPr="00063591" w14:paraId="2C91208B" w14:textId="77777777" w:rsidTr="00063591">
        <w:tc>
          <w:tcPr>
            <w:tcW w:w="437" w:type="dxa"/>
            <w:vAlign w:val="center"/>
          </w:tcPr>
          <w:p w14:paraId="09B29D7E" w14:textId="77777777" w:rsidR="001E7FF7" w:rsidRPr="00063591" w:rsidRDefault="001E7FF7" w:rsidP="001E7FF7">
            <w:pPr>
              <w:rPr>
                <w:rFonts w:cs="Arial"/>
                <w:sz w:val="16"/>
                <w:szCs w:val="16"/>
              </w:rPr>
            </w:pPr>
            <w:r w:rsidRPr="00063591">
              <w:rPr>
                <w:rFonts w:cs="Arial"/>
                <w:sz w:val="16"/>
                <w:szCs w:val="16"/>
              </w:rPr>
              <w:t>27</w:t>
            </w:r>
          </w:p>
        </w:tc>
        <w:tc>
          <w:tcPr>
            <w:tcW w:w="402" w:type="dxa"/>
            <w:gridSpan w:val="2"/>
            <w:vAlign w:val="center"/>
          </w:tcPr>
          <w:p w14:paraId="245098B5" w14:textId="77777777" w:rsidR="001E7FF7" w:rsidRPr="00063591" w:rsidRDefault="001E7FF7" w:rsidP="001E7FF7">
            <w:pPr>
              <w:rPr>
                <w:rFonts w:cs="Arial"/>
                <w:sz w:val="16"/>
                <w:szCs w:val="16"/>
              </w:rPr>
            </w:pPr>
            <w:r w:rsidRPr="00063591">
              <w:rPr>
                <w:rFonts w:cs="Arial"/>
                <w:sz w:val="16"/>
                <w:szCs w:val="16"/>
              </w:rPr>
              <w:t>26</w:t>
            </w:r>
          </w:p>
        </w:tc>
        <w:tc>
          <w:tcPr>
            <w:tcW w:w="363" w:type="dxa"/>
            <w:vAlign w:val="center"/>
          </w:tcPr>
          <w:p w14:paraId="42FF187E" w14:textId="77777777" w:rsidR="001E7FF7" w:rsidRPr="00063591" w:rsidRDefault="001E7FF7" w:rsidP="001E7FF7">
            <w:pPr>
              <w:rPr>
                <w:rFonts w:cs="Arial"/>
                <w:sz w:val="16"/>
                <w:szCs w:val="16"/>
              </w:rPr>
            </w:pPr>
            <w:r w:rsidRPr="00063591">
              <w:rPr>
                <w:rFonts w:cs="Arial"/>
                <w:sz w:val="16"/>
                <w:szCs w:val="16"/>
              </w:rPr>
              <w:t>25</w:t>
            </w:r>
          </w:p>
        </w:tc>
        <w:tc>
          <w:tcPr>
            <w:tcW w:w="366" w:type="dxa"/>
            <w:vAlign w:val="center"/>
          </w:tcPr>
          <w:p w14:paraId="4F5B7137" w14:textId="77777777" w:rsidR="001E7FF7" w:rsidRPr="00063591" w:rsidRDefault="001E7FF7" w:rsidP="001E7FF7">
            <w:pPr>
              <w:rPr>
                <w:rFonts w:cs="Arial"/>
                <w:sz w:val="16"/>
                <w:szCs w:val="16"/>
              </w:rPr>
            </w:pPr>
            <w:r w:rsidRPr="00063591">
              <w:rPr>
                <w:rFonts w:cs="Arial"/>
                <w:sz w:val="16"/>
                <w:szCs w:val="16"/>
              </w:rPr>
              <w:t>24</w:t>
            </w:r>
          </w:p>
        </w:tc>
        <w:tc>
          <w:tcPr>
            <w:tcW w:w="366" w:type="dxa"/>
            <w:vAlign w:val="center"/>
          </w:tcPr>
          <w:p w14:paraId="021323D9" w14:textId="77777777" w:rsidR="001E7FF7" w:rsidRPr="00063591" w:rsidRDefault="001E7FF7" w:rsidP="001E7FF7">
            <w:pPr>
              <w:rPr>
                <w:rFonts w:cs="Arial"/>
                <w:sz w:val="16"/>
                <w:szCs w:val="16"/>
              </w:rPr>
            </w:pPr>
            <w:r w:rsidRPr="00063591">
              <w:rPr>
                <w:rFonts w:cs="Arial"/>
                <w:sz w:val="16"/>
                <w:szCs w:val="16"/>
              </w:rPr>
              <w:t>23</w:t>
            </w:r>
          </w:p>
        </w:tc>
        <w:tc>
          <w:tcPr>
            <w:tcW w:w="366" w:type="dxa"/>
            <w:vAlign w:val="center"/>
          </w:tcPr>
          <w:p w14:paraId="3352FFA5" w14:textId="77777777" w:rsidR="001E7FF7" w:rsidRPr="00063591" w:rsidRDefault="001E7FF7" w:rsidP="001E7FF7">
            <w:pPr>
              <w:rPr>
                <w:rFonts w:cs="Arial"/>
                <w:sz w:val="16"/>
                <w:szCs w:val="16"/>
              </w:rPr>
            </w:pPr>
            <w:r w:rsidRPr="00063591">
              <w:rPr>
                <w:rFonts w:cs="Arial"/>
                <w:sz w:val="16"/>
                <w:szCs w:val="16"/>
              </w:rPr>
              <w:t>22</w:t>
            </w:r>
          </w:p>
        </w:tc>
        <w:tc>
          <w:tcPr>
            <w:tcW w:w="366" w:type="dxa"/>
            <w:vAlign w:val="center"/>
          </w:tcPr>
          <w:p w14:paraId="12261F2F" w14:textId="77777777" w:rsidR="001E7FF7" w:rsidRPr="00063591" w:rsidRDefault="001E7FF7" w:rsidP="001E7FF7">
            <w:pPr>
              <w:rPr>
                <w:rFonts w:cs="Arial"/>
                <w:sz w:val="16"/>
                <w:szCs w:val="16"/>
              </w:rPr>
            </w:pPr>
            <w:r w:rsidRPr="00063591">
              <w:rPr>
                <w:rFonts w:cs="Arial"/>
                <w:sz w:val="16"/>
                <w:szCs w:val="16"/>
              </w:rPr>
              <w:t>21</w:t>
            </w:r>
          </w:p>
        </w:tc>
        <w:tc>
          <w:tcPr>
            <w:tcW w:w="366" w:type="dxa"/>
            <w:vAlign w:val="center"/>
          </w:tcPr>
          <w:p w14:paraId="5B870811" w14:textId="77777777" w:rsidR="001E7FF7" w:rsidRPr="00063591" w:rsidRDefault="001E7FF7" w:rsidP="001E7FF7">
            <w:pPr>
              <w:rPr>
                <w:rFonts w:cs="Arial"/>
                <w:sz w:val="16"/>
                <w:szCs w:val="16"/>
              </w:rPr>
            </w:pPr>
            <w:r w:rsidRPr="00063591">
              <w:rPr>
                <w:rFonts w:cs="Arial"/>
                <w:sz w:val="16"/>
                <w:szCs w:val="16"/>
              </w:rPr>
              <w:t>20</w:t>
            </w:r>
          </w:p>
        </w:tc>
        <w:tc>
          <w:tcPr>
            <w:tcW w:w="366" w:type="dxa"/>
            <w:vAlign w:val="center"/>
          </w:tcPr>
          <w:p w14:paraId="664D64A4" w14:textId="77777777" w:rsidR="001E7FF7" w:rsidRPr="00063591" w:rsidRDefault="001E7FF7" w:rsidP="001E7FF7">
            <w:pPr>
              <w:rPr>
                <w:rFonts w:cs="Arial"/>
                <w:sz w:val="16"/>
                <w:szCs w:val="16"/>
              </w:rPr>
            </w:pPr>
            <w:r w:rsidRPr="00063591">
              <w:rPr>
                <w:rFonts w:cs="Arial"/>
                <w:sz w:val="16"/>
                <w:szCs w:val="16"/>
              </w:rPr>
              <w:t>19</w:t>
            </w:r>
          </w:p>
        </w:tc>
        <w:tc>
          <w:tcPr>
            <w:tcW w:w="366" w:type="dxa"/>
            <w:vAlign w:val="center"/>
          </w:tcPr>
          <w:p w14:paraId="421ADA12" w14:textId="77777777" w:rsidR="001E7FF7" w:rsidRPr="00063591" w:rsidRDefault="001E7FF7" w:rsidP="001E7FF7">
            <w:pPr>
              <w:rPr>
                <w:rFonts w:cs="Arial"/>
                <w:sz w:val="16"/>
                <w:szCs w:val="16"/>
              </w:rPr>
            </w:pPr>
            <w:r w:rsidRPr="00063591">
              <w:rPr>
                <w:rFonts w:cs="Arial"/>
                <w:sz w:val="16"/>
                <w:szCs w:val="16"/>
              </w:rPr>
              <w:t>18</w:t>
            </w:r>
          </w:p>
        </w:tc>
        <w:tc>
          <w:tcPr>
            <w:tcW w:w="366" w:type="dxa"/>
            <w:vAlign w:val="center"/>
          </w:tcPr>
          <w:p w14:paraId="1B2CACFF" w14:textId="77777777" w:rsidR="001E7FF7" w:rsidRPr="00063591" w:rsidRDefault="001E7FF7" w:rsidP="001E7FF7">
            <w:pPr>
              <w:rPr>
                <w:rFonts w:cs="Arial"/>
                <w:sz w:val="16"/>
                <w:szCs w:val="16"/>
              </w:rPr>
            </w:pPr>
            <w:r w:rsidRPr="00063591">
              <w:rPr>
                <w:rFonts w:cs="Arial"/>
                <w:sz w:val="16"/>
                <w:szCs w:val="16"/>
              </w:rPr>
              <w:t>17</w:t>
            </w:r>
          </w:p>
        </w:tc>
        <w:tc>
          <w:tcPr>
            <w:tcW w:w="366" w:type="dxa"/>
            <w:vAlign w:val="center"/>
          </w:tcPr>
          <w:p w14:paraId="1BF57EEB" w14:textId="77777777" w:rsidR="001E7FF7" w:rsidRPr="00063591" w:rsidRDefault="001E7FF7" w:rsidP="001E7FF7">
            <w:pPr>
              <w:rPr>
                <w:rFonts w:cs="Arial"/>
                <w:sz w:val="16"/>
                <w:szCs w:val="16"/>
              </w:rPr>
            </w:pPr>
            <w:r w:rsidRPr="00063591">
              <w:rPr>
                <w:rFonts w:cs="Arial"/>
                <w:sz w:val="16"/>
                <w:szCs w:val="16"/>
              </w:rPr>
              <w:t>16</w:t>
            </w:r>
          </w:p>
        </w:tc>
        <w:tc>
          <w:tcPr>
            <w:tcW w:w="366" w:type="dxa"/>
            <w:vAlign w:val="center"/>
          </w:tcPr>
          <w:p w14:paraId="3412AD67" w14:textId="77777777" w:rsidR="001E7FF7" w:rsidRPr="00063591" w:rsidRDefault="001E7FF7" w:rsidP="001E7FF7">
            <w:pPr>
              <w:rPr>
                <w:rFonts w:cs="Arial"/>
                <w:sz w:val="16"/>
                <w:szCs w:val="16"/>
              </w:rPr>
            </w:pPr>
            <w:r w:rsidRPr="00063591">
              <w:rPr>
                <w:rFonts w:cs="Arial"/>
                <w:sz w:val="16"/>
                <w:szCs w:val="16"/>
              </w:rPr>
              <w:t>15</w:t>
            </w:r>
          </w:p>
        </w:tc>
        <w:tc>
          <w:tcPr>
            <w:tcW w:w="366" w:type="dxa"/>
            <w:vAlign w:val="center"/>
          </w:tcPr>
          <w:p w14:paraId="4B930C74" w14:textId="77777777" w:rsidR="001E7FF7" w:rsidRPr="00063591" w:rsidRDefault="001E7FF7" w:rsidP="001E7FF7">
            <w:pPr>
              <w:rPr>
                <w:rFonts w:cs="Arial"/>
                <w:sz w:val="16"/>
                <w:szCs w:val="16"/>
              </w:rPr>
            </w:pPr>
            <w:r w:rsidRPr="00063591">
              <w:rPr>
                <w:rFonts w:cs="Arial"/>
                <w:sz w:val="16"/>
                <w:szCs w:val="16"/>
              </w:rPr>
              <w:t>14</w:t>
            </w:r>
          </w:p>
        </w:tc>
        <w:tc>
          <w:tcPr>
            <w:tcW w:w="366" w:type="dxa"/>
            <w:vAlign w:val="center"/>
          </w:tcPr>
          <w:p w14:paraId="63519548" w14:textId="77777777" w:rsidR="001E7FF7" w:rsidRPr="00063591" w:rsidRDefault="001E7FF7" w:rsidP="001E7FF7">
            <w:pPr>
              <w:rPr>
                <w:rFonts w:cs="Arial"/>
                <w:sz w:val="16"/>
                <w:szCs w:val="16"/>
              </w:rPr>
            </w:pPr>
            <w:r w:rsidRPr="00063591">
              <w:rPr>
                <w:rFonts w:cs="Arial"/>
                <w:sz w:val="16"/>
                <w:szCs w:val="16"/>
              </w:rPr>
              <w:t>13</w:t>
            </w:r>
          </w:p>
        </w:tc>
        <w:tc>
          <w:tcPr>
            <w:tcW w:w="366" w:type="dxa"/>
            <w:vAlign w:val="center"/>
          </w:tcPr>
          <w:p w14:paraId="4BD8CE83" w14:textId="77777777" w:rsidR="001E7FF7" w:rsidRPr="00063591" w:rsidRDefault="001E7FF7" w:rsidP="001E7FF7">
            <w:pPr>
              <w:rPr>
                <w:rFonts w:cs="Arial"/>
                <w:sz w:val="16"/>
                <w:szCs w:val="16"/>
              </w:rPr>
            </w:pPr>
            <w:r w:rsidRPr="00063591">
              <w:rPr>
                <w:rFonts w:cs="Arial"/>
                <w:sz w:val="16"/>
                <w:szCs w:val="16"/>
              </w:rPr>
              <w:t>12</w:t>
            </w:r>
          </w:p>
        </w:tc>
        <w:tc>
          <w:tcPr>
            <w:tcW w:w="366" w:type="dxa"/>
            <w:vAlign w:val="center"/>
          </w:tcPr>
          <w:p w14:paraId="57774BE2" w14:textId="77777777" w:rsidR="001E7FF7" w:rsidRPr="00063591" w:rsidRDefault="001E7FF7" w:rsidP="001E7FF7">
            <w:pPr>
              <w:rPr>
                <w:rFonts w:cs="Arial"/>
                <w:sz w:val="16"/>
                <w:szCs w:val="16"/>
              </w:rPr>
            </w:pPr>
            <w:r w:rsidRPr="00063591">
              <w:rPr>
                <w:rFonts w:cs="Arial"/>
                <w:sz w:val="16"/>
                <w:szCs w:val="16"/>
              </w:rPr>
              <w:t>11</w:t>
            </w:r>
          </w:p>
        </w:tc>
        <w:tc>
          <w:tcPr>
            <w:tcW w:w="366" w:type="dxa"/>
            <w:vAlign w:val="center"/>
          </w:tcPr>
          <w:p w14:paraId="16A70435" w14:textId="77777777" w:rsidR="001E7FF7" w:rsidRPr="00063591" w:rsidRDefault="001E7FF7" w:rsidP="001E7FF7">
            <w:pPr>
              <w:rPr>
                <w:rFonts w:cs="Arial"/>
                <w:sz w:val="16"/>
                <w:szCs w:val="16"/>
              </w:rPr>
            </w:pPr>
            <w:r w:rsidRPr="00063591">
              <w:rPr>
                <w:rFonts w:cs="Arial"/>
                <w:sz w:val="16"/>
                <w:szCs w:val="16"/>
              </w:rPr>
              <w:t>10</w:t>
            </w:r>
          </w:p>
        </w:tc>
        <w:tc>
          <w:tcPr>
            <w:tcW w:w="291" w:type="dxa"/>
            <w:vAlign w:val="center"/>
          </w:tcPr>
          <w:p w14:paraId="20591656" w14:textId="77777777" w:rsidR="001E7FF7" w:rsidRPr="00063591" w:rsidRDefault="001E7FF7" w:rsidP="001E7FF7">
            <w:pPr>
              <w:rPr>
                <w:rFonts w:cs="Arial"/>
                <w:sz w:val="16"/>
                <w:szCs w:val="16"/>
              </w:rPr>
            </w:pPr>
            <w:r w:rsidRPr="00063591">
              <w:rPr>
                <w:rFonts w:cs="Arial"/>
                <w:sz w:val="16"/>
                <w:szCs w:val="16"/>
              </w:rPr>
              <w:t>9</w:t>
            </w:r>
          </w:p>
        </w:tc>
        <w:tc>
          <w:tcPr>
            <w:tcW w:w="291" w:type="dxa"/>
            <w:vAlign w:val="center"/>
          </w:tcPr>
          <w:p w14:paraId="14BA93BF" w14:textId="77777777" w:rsidR="001E7FF7" w:rsidRPr="00063591" w:rsidRDefault="001E7FF7" w:rsidP="001E7FF7">
            <w:pPr>
              <w:rPr>
                <w:rFonts w:cs="Arial"/>
                <w:sz w:val="16"/>
                <w:szCs w:val="16"/>
              </w:rPr>
            </w:pPr>
            <w:r w:rsidRPr="00063591">
              <w:rPr>
                <w:rFonts w:cs="Arial"/>
                <w:sz w:val="16"/>
                <w:szCs w:val="16"/>
              </w:rPr>
              <w:t>8</w:t>
            </w:r>
          </w:p>
        </w:tc>
        <w:tc>
          <w:tcPr>
            <w:tcW w:w="291" w:type="dxa"/>
            <w:vAlign w:val="center"/>
          </w:tcPr>
          <w:p w14:paraId="54C2CA32" w14:textId="77777777" w:rsidR="001E7FF7" w:rsidRPr="00063591" w:rsidRDefault="001E7FF7" w:rsidP="001E7FF7">
            <w:pPr>
              <w:rPr>
                <w:rFonts w:cs="Arial"/>
                <w:sz w:val="16"/>
                <w:szCs w:val="16"/>
              </w:rPr>
            </w:pPr>
            <w:r w:rsidRPr="00063591">
              <w:rPr>
                <w:rFonts w:cs="Arial"/>
                <w:sz w:val="16"/>
                <w:szCs w:val="16"/>
              </w:rPr>
              <w:t>7</w:t>
            </w:r>
          </w:p>
        </w:tc>
        <w:tc>
          <w:tcPr>
            <w:tcW w:w="376" w:type="dxa"/>
            <w:vAlign w:val="center"/>
          </w:tcPr>
          <w:p w14:paraId="4FD3C8C3" w14:textId="77777777" w:rsidR="001E7FF7" w:rsidRPr="00063591" w:rsidRDefault="001E7FF7" w:rsidP="001E7FF7">
            <w:pPr>
              <w:rPr>
                <w:rFonts w:cs="Arial"/>
                <w:sz w:val="16"/>
                <w:szCs w:val="16"/>
              </w:rPr>
            </w:pPr>
            <w:r w:rsidRPr="00063591">
              <w:rPr>
                <w:rFonts w:cs="Arial"/>
                <w:sz w:val="16"/>
                <w:szCs w:val="16"/>
              </w:rPr>
              <w:t>6</w:t>
            </w:r>
          </w:p>
        </w:tc>
        <w:tc>
          <w:tcPr>
            <w:tcW w:w="376" w:type="dxa"/>
            <w:vAlign w:val="center"/>
          </w:tcPr>
          <w:p w14:paraId="0AC9D090" w14:textId="77777777" w:rsidR="001E7FF7" w:rsidRPr="00063591" w:rsidRDefault="001E7FF7" w:rsidP="001E7FF7">
            <w:pPr>
              <w:rPr>
                <w:rFonts w:cs="Arial"/>
                <w:sz w:val="16"/>
                <w:szCs w:val="16"/>
              </w:rPr>
            </w:pPr>
            <w:r w:rsidRPr="00063591">
              <w:rPr>
                <w:rFonts w:cs="Arial"/>
                <w:sz w:val="16"/>
                <w:szCs w:val="16"/>
              </w:rPr>
              <w:t>5</w:t>
            </w:r>
          </w:p>
        </w:tc>
        <w:tc>
          <w:tcPr>
            <w:tcW w:w="376" w:type="dxa"/>
            <w:vAlign w:val="center"/>
          </w:tcPr>
          <w:p w14:paraId="7B52D11E" w14:textId="77777777" w:rsidR="001E7FF7" w:rsidRPr="00063591" w:rsidRDefault="001E7FF7" w:rsidP="001E7FF7">
            <w:pPr>
              <w:rPr>
                <w:rFonts w:cs="Arial"/>
                <w:sz w:val="16"/>
                <w:szCs w:val="16"/>
              </w:rPr>
            </w:pPr>
            <w:r w:rsidRPr="00063591">
              <w:rPr>
                <w:rFonts w:cs="Arial"/>
                <w:sz w:val="16"/>
                <w:szCs w:val="16"/>
              </w:rPr>
              <w:t>4</w:t>
            </w:r>
          </w:p>
        </w:tc>
        <w:tc>
          <w:tcPr>
            <w:tcW w:w="376" w:type="dxa"/>
            <w:vAlign w:val="center"/>
          </w:tcPr>
          <w:p w14:paraId="332D5D91" w14:textId="77777777" w:rsidR="001E7FF7" w:rsidRPr="00063591" w:rsidRDefault="001E7FF7" w:rsidP="001E7FF7">
            <w:pPr>
              <w:rPr>
                <w:rFonts w:cs="Arial"/>
                <w:sz w:val="16"/>
                <w:szCs w:val="16"/>
              </w:rPr>
            </w:pPr>
            <w:r w:rsidRPr="00063591">
              <w:rPr>
                <w:rFonts w:cs="Arial"/>
                <w:sz w:val="16"/>
                <w:szCs w:val="16"/>
              </w:rPr>
              <w:t>3</w:t>
            </w:r>
          </w:p>
        </w:tc>
        <w:tc>
          <w:tcPr>
            <w:tcW w:w="376" w:type="dxa"/>
            <w:vAlign w:val="center"/>
          </w:tcPr>
          <w:p w14:paraId="6E6B4C47" w14:textId="77777777" w:rsidR="001E7FF7" w:rsidRPr="00063591" w:rsidRDefault="001E7FF7" w:rsidP="001E7FF7">
            <w:pPr>
              <w:rPr>
                <w:rFonts w:cs="Arial"/>
                <w:sz w:val="16"/>
                <w:szCs w:val="16"/>
              </w:rPr>
            </w:pPr>
            <w:r w:rsidRPr="00063591">
              <w:rPr>
                <w:rFonts w:cs="Arial"/>
                <w:sz w:val="16"/>
                <w:szCs w:val="16"/>
              </w:rPr>
              <w:t>2</w:t>
            </w:r>
          </w:p>
        </w:tc>
        <w:tc>
          <w:tcPr>
            <w:tcW w:w="291" w:type="dxa"/>
            <w:vAlign w:val="center"/>
          </w:tcPr>
          <w:p w14:paraId="255A405F" w14:textId="77777777" w:rsidR="001E7FF7" w:rsidRPr="00063591" w:rsidRDefault="001E7FF7" w:rsidP="001E7FF7">
            <w:pPr>
              <w:rPr>
                <w:rFonts w:cs="Arial"/>
                <w:sz w:val="16"/>
                <w:szCs w:val="16"/>
              </w:rPr>
            </w:pPr>
            <w:r w:rsidRPr="00063591">
              <w:rPr>
                <w:rFonts w:cs="Arial"/>
                <w:sz w:val="16"/>
                <w:szCs w:val="16"/>
              </w:rPr>
              <w:t>1</w:t>
            </w:r>
          </w:p>
        </w:tc>
        <w:tc>
          <w:tcPr>
            <w:tcW w:w="291" w:type="dxa"/>
            <w:vAlign w:val="center"/>
          </w:tcPr>
          <w:p w14:paraId="12644AAA" w14:textId="77777777" w:rsidR="001E7FF7" w:rsidRPr="00063591" w:rsidRDefault="001E7FF7" w:rsidP="001E7FF7">
            <w:pPr>
              <w:rPr>
                <w:rFonts w:cs="Arial"/>
                <w:sz w:val="16"/>
                <w:szCs w:val="16"/>
              </w:rPr>
            </w:pPr>
            <w:r w:rsidRPr="00063591">
              <w:rPr>
                <w:rFonts w:cs="Arial"/>
                <w:sz w:val="16"/>
                <w:szCs w:val="16"/>
              </w:rPr>
              <w:t>0</w:t>
            </w:r>
          </w:p>
        </w:tc>
      </w:tr>
      <w:tr w:rsidR="001E7FF7" w:rsidRPr="00063591" w14:paraId="41B9EFF0" w14:textId="77777777" w:rsidTr="00063591">
        <w:trPr>
          <w:cantSplit/>
          <w:trHeight w:val="2615"/>
        </w:trPr>
        <w:tc>
          <w:tcPr>
            <w:tcW w:w="1202" w:type="dxa"/>
            <w:gridSpan w:val="4"/>
            <w:textDirection w:val="btLr"/>
            <w:vAlign w:val="center"/>
          </w:tcPr>
          <w:p w14:paraId="6F677469" w14:textId="77777777" w:rsidR="001E7FF7" w:rsidRDefault="001E7FF7" w:rsidP="001E7FF7">
            <w:pPr>
              <w:ind w:left="113" w:right="113"/>
              <w:jc w:val="center"/>
              <w:rPr>
                <w:rFonts w:cs="Arial"/>
                <w:sz w:val="16"/>
                <w:szCs w:val="16"/>
              </w:rPr>
            </w:pPr>
            <w:commentRangeStart w:id="240"/>
            <w:proofErr w:type="spellStart"/>
            <w:r w:rsidRPr="0024728C">
              <w:rPr>
                <w:rFonts w:cs="Arial"/>
                <w:sz w:val="16"/>
                <w:szCs w:val="16"/>
                <w:highlight w:val="cyan"/>
              </w:rPr>
              <w:t>BEC_LUL</w:t>
            </w:r>
            <w:r w:rsidRPr="005A415F">
              <w:rPr>
                <w:rFonts w:cs="Arial"/>
                <w:strike/>
                <w:sz w:val="16"/>
                <w:szCs w:val="16"/>
                <w:highlight w:val="cyan"/>
              </w:rPr>
              <w:t>Local</w:t>
            </w:r>
            <w:r w:rsidRPr="0024728C">
              <w:rPr>
                <w:rFonts w:cs="Arial"/>
                <w:sz w:val="16"/>
                <w:szCs w:val="16"/>
                <w:highlight w:val="cyan"/>
              </w:rPr>
              <w:t>Ext_Count</w:t>
            </w:r>
            <w:commentRangeEnd w:id="240"/>
            <w:proofErr w:type="spellEnd"/>
            <w:r w:rsidR="00140F0D">
              <w:rPr>
                <w:rStyle w:val="CommentReference"/>
                <w:rFonts w:ascii="Times New Roman" w:hAnsi="Times New Roman"/>
              </w:rPr>
              <w:commentReference w:id="240"/>
            </w:r>
          </w:p>
          <w:p w14:paraId="569A4498" w14:textId="538384D9" w:rsidR="0024728C" w:rsidRPr="00063591" w:rsidRDefault="0024728C" w:rsidP="00140F0D">
            <w:pPr>
              <w:ind w:left="113" w:right="113"/>
              <w:rPr>
                <w:rFonts w:cs="Arial"/>
                <w:sz w:val="16"/>
                <w:szCs w:val="16"/>
              </w:rPr>
            </w:pPr>
          </w:p>
        </w:tc>
        <w:tc>
          <w:tcPr>
            <w:tcW w:w="1098" w:type="dxa"/>
            <w:gridSpan w:val="3"/>
            <w:textDirection w:val="btLr"/>
            <w:vAlign w:val="center"/>
          </w:tcPr>
          <w:p w14:paraId="166479CD" w14:textId="77777777" w:rsidR="001E7FF7" w:rsidRDefault="001E7FF7" w:rsidP="001E7FF7">
            <w:pPr>
              <w:ind w:left="113" w:right="113"/>
              <w:jc w:val="center"/>
              <w:rPr>
                <w:rFonts w:cs="Arial"/>
                <w:color w:val="000000"/>
                <w:sz w:val="16"/>
                <w:szCs w:val="16"/>
              </w:rPr>
            </w:pPr>
            <w:commentRangeStart w:id="241"/>
            <w:proofErr w:type="spellStart"/>
            <w:r w:rsidRPr="0086036E">
              <w:rPr>
                <w:rFonts w:cs="Arial"/>
                <w:color w:val="000000"/>
                <w:sz w:val="16"/>
                <w:szCs w:val="16"/>
                <w:highlight w:val="cyan"/>
              </w:rPr>
              <w:t>BEC_LULLocalInterior_Cou</w:t>
            </w:r>
            <w:r w:rsidRPr="00063591">
              <w:rPr>
                <w:rFonts w:cs="Arial"/>
                <w:color w:val="000000"/>
                <w:sz w:val="16"/>
                <w:szCs w:val="16"/>
              </w:rPr>
              <w:t>nt</w:t>
            </w:r>
            <w:commentRangeEnd w:id="241"/>
            <w:proofErr w:type="spellEnd"/>
            <w:r w:rsidR="00140F0D">
              <w:rPr>
                <w:rStyle w:val="CommentReference"/>
                <w:rFonts w:ascii="Times New Roman" w:hAnsi="Times New Roman"/>
              </w:rPr>
              <w:commentReference w:id="241"/>
            </w:r>
          </w:p>
          <w:p w14:paraId="77465BB9" w14:textId="690B6415" w:rsidR="0086036E" w:rsidRPr="00063591" w:rsidRDefault="0086036E" w:rsidP="001E7FF7">
            <w:pPr>
              <w:ind w:left="113" w:right="113"/>
              <w:jc w:val="center"/>
              <w:rPr>
                <w:rFonts w:cs="Arial"/>
                <w:sz w:val="16"/>
                <w:szCs w:val="16"/>
              </w:rPr>
            </w:pPr>
          </w:p>
        </w:tc>
        <w:tc>
          <w:tcPr>
            <w:tcW w:w="1098" w:type="dxa"/>
            <w:gridSpan w:val="3"/>
            <w:textDirection w:val="btLr"/>
            <w:vAlign w:val="center"/>
          </w:tcPr>
          <w:p w14:paraId="1B5922B8" w14:textId="77777777" w:rsidR="001E7FF7" w:rsidRPr="003813C9" w:rsidRDefault="001E7FF7" w:rsidP="001E7FF7">
            <w:pPr>
              <w:ind w:left="113" w:right="113"/>
              <w:jc w:val="center"/>
              <w:rPr>
                <w:rFonts w:cs="Arial"/>
                <w:strike/>
                <w:sz w:val="16"/>
                <w:szCs w:val="16"/>
              </w:rPr>
            </w:pPr>
            <w:r w:rsidRPr="003813C9">
              <w:rPr>
                <w:rFonts w:cs="Arial"/>
                <w:strike/>
                <w:sz w:val="16"/>
                <w:szCs w:val="16"/>
                <w:highlight w:val="cyan"/>
              </w:rPr>
              <w:t>BEC_LULAllExt_Count</w:t>
            </w:r>
          </w:p>
          <w:p w14:paraId="6139C69C" w14:textId="62B9C2EE" w:rsidR="0024728C" w:rsidRPr="00911544" w:rsidRDefault="0024728C" w:rsidP="001E7FF7">
            <w:pPr>
              <w:ind w:left="113" w:right="113"/>
              <w:jc w:val="center"/>
              <w:rPr>
                <w:rFonts w:cs="Arial"/>
                <w:strike/>
                <w:sz w:val="16"/>
                <w:szCs w:val="16"/>
              </w:rPr>
            </w:pPr>
          </w:p>
        </w:tc>
        <w:tc>
          <w:tcPr>
            <w:tcW w:w="1098" w:type="dxa"/>
            <w:gridSpan w:val="3"/>
            <w:textDirection w:val="btLr"/>
            <w:vAlign w:val="center"/>
          </w:tcPr>
          <w:p w14:paraId="7F43B693" w14:textId="77777777" w:rsidR="001E7FF7" w:rsidRDefault="001E7FF7" w:rsidP="001E7FF7">
            <w:pPr>
              <w:ind w:left="113" w:right="113"/>
              <w:jc w:val="center"/>
              <w:rPr>
                <w:rFonts w:cs="Arial"/>
                <w:color w:val="000000"/>
                <w:sz w:val="16"/>
                <w:szCs w:val="16"/>
              </w:rPr>
            </w:pPr>
            <w:commentRangeStart w:id="242"/>
            <w:proofErr w:type="spellStart"/>
            <w:r w:rsidRPr="0086036E">
              <w:rPr>
                <w:rFonts w:cs="Arial"/>
                <w:color w:val="000000"/>
                <w:sz w:val="16"/>
                <w:szCs w:val="16"/>
                <w:highlight w:val="cyan"/>
              </w:rPr>
              <w:t>BEC_</w:t>
            </w:r>
            <w:r w:rsidRPr="003813C9">
              <w:rPr>
                <w:rFonts w:cs="Arial"/>
                <w:strike/>
                <w:color w:val="000000"/>
                <w:sz w:val="16"/>
                <w:szCs w:val="16"/>
                <w:highlight w:val="cyan"/>
              </w:rPr>
              <w:t>Local</w:t>
            </w:r>
            <w:r w:rsidRPr="0086036E">
              <w:rPr>
                <w:rFonts w:cs="Arial"/>
                <w:color w:val="000000"/>
                <w:sz w:val="16"/>
                <w:szCs w:val="16"/>
                <w:highlight w:val="cyan"/>
              </w:rPr>
              <w:t>ToggleStop_Cou</w:t>
            </w:r>
            <w:r w:rsidRPr="00063591">
              <w:rPr>
                <w:rFonts w:cs="Arial"/>
                <w:color w:val="000000"/>
                <w:sz w:val="16"/>
                <w:szCs w:val="16"/>
              </w:rPr>
              <w:t>nt</w:t>
            </w:r>
            <w:commentRangeEnd w:id="242"/>
            <w:proofErr w:type="spellEnd"/>
            <w:r w:rsidR="00140F0D">
              <w:rPr>
                <w:rStyle w:val="CommentReference"/>
                <w:rFonts w:ascii="Times New Roman" w:hAnsi="Times New Roman"/>
              </w:rPr>
              <w:commentReference w:id="242"/>
            </w:r>
          </w:p>
          <w:p w14:paraId="00853900" w14:textId="62F62BF3" w:rsidR="00140F0D" w:rsidRPr="00063591" w:rsidRDefault="00140F0D" w:rsidP="00140F0D">
            <w:pPr>
              <w:ind w:left="113" w:right="113"/>
              <w:jc w:val="center"/>
              <w:rPr>
                <w:rFonts w:cs="Arial"/>
                <w:sz w:val="16"/>
                <w:szCs w:val="16"/>
              </w:rPr>
            </w:pPr>
          </w:p>
        </w:tc>
        <w:tc>
          <w:tcPr>
            <w:tcW w:w="1098" w:type="dxa"/>
            <w:gridSpan w:val="3"/>
            <w:textDirection w:val="btLr"/>
            <w:vAlign w:val="center"/>
          </w:tcPr>
          <w:p w14:paraId="32577E6F" w14:textId="77777777" w:rsidR="001E7FF7" w:rsidRPr="003813C9" w:rsidRDefault="001E7FF7" w:rsidP="001E7FF7">
            <w:pPr>
              <w:ind w:left="113" w:right="113"/>
              <w:jc w:val="center"/>
              <w:rPr>
                <w:rFonts w:cs="Arial"/>
                <w:strike/>
                <w:color w:val="000000"/>
                <w:sz w:val="16"/>
                <w:szCs w:val="16"/>
              </w:rPr>
            </w:pPr>
            <w:r w:rsidRPr="003813C9">
              <w:rPr>
                <w:rFonts w:cs="Arial"/>
                <w:strike/>
                <w:color w:val="000000"/>
                <w:sz w:val="16"/>
                <w:szCs w:val="16"/>
                <w:highlight w:val="cyan"/>
              </w:rPr>
              <w:t>BEC_RemoteToggleStop_Count</w:t>
            </w:r>
          </w:p>
          <w:p w14:paraId="11E85ED0" w14:textId="70ABAA74" w:rsidR="00D45D70" w:rsidRPr="00063591" w:rsidRDefault="00D45D70" w:rsidP="001E7FF7">
            <w:pPr>
              <w:ind w:left="113" w:right="113"/>
              <w:jc w:val="center"/>
              <w:rPr>
                <w:rFonts w:cs="Arial"/>
                <w:sz w:val="16"/>
                <w:szCs w:val="16"/>
              </w:rPr>
            </w:pPr>
          </w:p>
        </w:tc>
        <w:tc>
          <w:tcPr>
            <w:tcW w:w="1098" w:type="dxa"/>
            <w:gridSpan w:val="3"/>
            <w:textDirection w:val="btLr"/>
            <w:vAlign w:val="center"/>
          </w:tcPr>
          <w:p w14:paraId="1A8A12AE" w14:textId="77777777" w:rsidR="001E7FF7" w:rsidRPr="00063591" w:rsidRDefault="001E7FF7" w:rsidP="001E7FF7">
            <w:pPr>
              <w:ind w:left="113" w:right="113"/>
              <w:jc w:val="center"/>
              <w:rPr>
                <w:rFonts w:cs="Arial"/>
                <w:sz w:val="16"/>
                <w:szCs w:val="16"/>
              </w:rPr>
            </w:pPr>
            <w:r w:rsidRPr="0024728C">
              <w:rPr>
                <w:rFonts w:cs="Arial"/>
                <w:color w:val="000000"/>
                <w:sz w:val="16"/>
                <w:szCs w:val="16"/>
                <w:highlight w:val="cyan"/>
              </w:rPr>
              <w:t>BEC_</w:t>
            </w:r>
            <w:r w:rsidRPr="003813C9">
              <w:rPr>
                <w:rFonts w:cs="Arial"/>
                <w:strike/>
                <w:color w:val="000000"/>
                <w:sz w:val="16"/>
                <w:szCs w:val="16"/>
                <w:highlight w:val="cyan"/>
              </w:rPr>
              <w:t>Remote</w:t>
            </w:r>
            <w:r w:rsidRPr="0024728C">
              <w:rPr>
                <w:rFonts w:cs="Arial"/>
                <w:color w:val="000000"/>
                <w:sz w:val="16"/>
                <w:szCs w:val="16"/>
                <w:highlight w:val="cyan"/>
              </w:rPr>
              <w:t>OpenClose_Count</w:t>
            </w:r>
          </w:p>
        </w:tc>
        <w:tc>
          <w:tcPr>
            <w:tcW w:w="873" w:type="dxa"/>
            <w:gridSpan w:val="3"/>
            <w:textDirection w:val="btLr"/>
            <w:vAlign w:val="center"/>
          </w:tcPr>
          <w:p w14:paraId="0254D059" w14:textId="77777777" w:rsidR="001E7FF7" w:rsidRDefault="00D12DD3" w:rsidP="001E7FF7">
            <w:pPr>
              <w:ind w:left="113" w:right="113"/>
              <w:jc w:val="center"/>
              <w:rPr>
                <w:rFonts w:cs="Arial"/>
                <w:color w:val="000000"/>
                <w:sz w:val="16"/>
                <w:szCs w:val="16"/>
              </w:rPr>
            </w:pPr>
            <w:commentRangeStart w:id="243"/>
            <w:proofErr w:type="spellStart"/>
            <w:r w:rsidRPr="0086036E">
              <w:rPr>
                <w:rFonts w:cs="Arial"/>
                <w:color w:val="000000"/>
                <w:sz w:val="16"/>
                <w:szCs w:val="16"/>
                <w:highlight w:val="cyan"/>
              </w:rPr>
              <w:t>BEC_ValetMode_Cou</w:t>
            </w:r>
            <w:r w:rsidRPr="00063591">
              <w:rPr>
                <w:rFonts w:cs="Arial"/>
                <w:color w:val="000000"/>
                <w:sz w:val="16"/>
                <w:szCs w:val="16"/>
              </w:rPr>
              <w:t>nt</w:t>
            </w:r>
            <w:commentRangeEnd w:id="243"/>
            <w:proofErr w:type="spellEnd"/>
            <w:r w:rsidR="00140F0D">
              <w:rPr>
                <w:rStyle w:val="CommentReference"/>
                <w:rFonts w:ascii="Times New Roman" w:hAnsi="Times New Roman"/>
              </w:rPr>
              <w:commentReference w:id="243"/>
            </w:r>
          </w:p>
          <w:p w14:paraId="3DFB5645" w14:textId="7408B916" w:rsidR="0086036E" w:rsidRPr="00063591" w:rsidRDefault="0086036E" w:rsidP="001E7FF7">
            <w:pPr>
              <w:ind w:left="113" w:right="113"/>
              <w:jc w:val="center"/>
              <w:rPr>
                <w:rFonts w:cs="Arial"/>
                <w:sz w:val="16"/>
                <w:szCs w:val="16"/>
              </w:rPr>
            </w:pPr>
          </w:p>
        </w:tc>
        <w:tc>
          <w:tcPr>
            <w:tcW w:w="376" w:type="dxa"/>
            <w:vAlign w:val="center"/>
          </w:tcPr>
          <w:p w14:paraId="6E2967F9" w14:textId="77777777" w:rsidR="001E7FF7" w:rsidRPr="00063591" w:rsidRDefault="00D12DD3" w:rsidP="00D12DD3">
            <w:pPr>
              <w:jc w:val="center"/>
              <w:rPr>
                <w:rFonts w:cs="Arial"/>
                <w:sz w:val="16"/>
                <w:szCs w:val="16"/>
              </w:rPr>
            </w:pPr>
            <w:commentRangeStart w:id="244"/>
            <w:r w:rsidRPr="00063591">
              <w:rPr>
                <w:rFonts w:cs="Arial"/>
                <w:sz w:val="16"/>
                <w:szCs w:val="16"/>
              </w:rPr>
              <w:t>0</w:t>
            </w:r>
          </w:p>
        </w:tc>
        <w:tc>
          <w:tcPr>
            <w:tcW w:w="376" w:type="dxa"/>
            <w:vAlign w:val="center"/>
          </w:tcPr>
          <w:p w14:paraId="4586A7F4" w14:textId="77777777" w:rsidR="001E7FF7" w:rsidRPr="00063591" w:rsidRDefault="00D12DD3" w:rsidP="00D12DD3">
            <w:pPr>
              <w:jc w:val="center"/>
              <w:rPr>
                <w:rFonts w:cs="Arial"/>
                <w:sz w:val="16"/>
                <w:szCs w:val="16"/>
              </w:rPr>
            </w:pPr>
            <w:r w:rsidRPr="00063591">
              <w:rPr>
                <w:rFonts w:cs="Arial"/>
                <w:sz w:val="16"/>
                <w:szCs w:val="16"/>
              </w:rPr>
              <w:t>0</w:t>
            </w:r>
          </w:p>
        </w:tc>
        <w:tc>
          <w:tcPr>
            <w:tcW w:w="376" w:type="dxa"/>
            <w:vAlign w:val="center"/>
          </w:tcPr>
          <w:p w14:paraId="59E61614" w14:textId="77777777" w:rsidR="001E7FF7" w:rsidRPr="00063591" w:rsidRDefault="00D12DD3" w:rsidP="00D12DD3">
            <w:pPr>
              <w:jc w:val="center"/>
              <w:rPr>
                <w:sz w:val="16"/>
                <w:szCs w:val="16"/>
              </w:rPr>
            </w:pPr>
            <w:r w:rsidRPr="00063591">
              <w:rPr>
                <w:rFonts w:cs="Arial"/>
                <w:sz w:val="16"/>
                <w:szCs w:val="16"/>
              </w:rPr>
              <w:t>0</w:t>
            </w:r>
          </w:p>
        </w:tc>
        <w:tc>
          <w:tcPr>
            <w:tcW w:w="376" w:type="dxa"/>
            <w:vAlign w:val="center"/>
          </w:tcPr>
          <w:p w14:paraId="6AE9E052" w14:textId="77777777" w:rsidR="001E7FF7" w:rsidRPr="00063591" w:rsidRDefault="00D12DD3" w:rsidP="00D12DD3">
            <w:pPr>
              <w:jc w:val="center"/>
              <w:rPr>
                <w:sz w:val="16"/>
                <w:szCs w:val="16"/>
              </w:rPr>
            </w:pPr>
            <w:r w:rsidRPr="00063591">
              <w:rPr>
                <w:rFonts w:cs="Arial"/>
                <w:sz w:val="16"/>
                <w:szCs w:val="16"/>
              </w:rPr>
              <w:t>0</w:t>
            </w:r>
          </w:p>
        </w:tc>
        <w:tc>
          <w:tcPr>
            <w:tcW w:w="376" w:type="dxa"/>
            <w:vAlign w:val="center"/>
          </w:tcPr>
          <w:p w14:paraId="294F8893" w14:textId="77777777" w:rsidR="001E7FF7" w:rsidRPr="00063591" w:rsidRDefault="00D12DD3" w:rsidP="00D12DD3">
            <w:pPr>
              <w:jc w:val="center"/>
              <w:rPr>
                <w:rFonts w:cs="Arial"/>
                <w:sz w:val="16"/>
                <w:szCs w:val="16"/>
              </w:rPr>
            </w:pPr>
            <w:r w:rsidRPr="00063591">
              <w:rPr>
                <w:rFonts w:cs="Arial"/>
                <w:sz w:val="16"/>
                <w:szCs w:val="16"/>
              </w:rPr>
              <w:t>0</w:t>
            </w:r>
            <w:commentRangeEnd w:id="244"/>
            <w:r w:rsidR="00866C29">
              <w:rPr>
                <w:rStyle w:val="CommentReference"/>
                <w:rFonts w:ascii="Times New Roman" w:hAnsi="Times New Roman"/>
              </w:rPr>
              <w:commentReference w:id="244"/>
            </w:r>
          </w:p>
        </w:tc>
        <w:tc>
          <w:tcPr>
            <w:tcW w:w="582" w:type="dxa"/>
            <w:gridSpan w:val="2"/>
            <w:textDirection w:val="btLr"/>
            <w:vAlign w:val="center"/>
          </w:tcPr>
          <w:p w14:paraId="6B3740B2" w14:textId="77777777" w:rsidR="001E7FF7" w:rsidRPr="00063591" w:rsidRDefault="001E7FF7" w:rsidP="001E7FF7">
            <w:pPr>
              <w:ind w:left="113" w:right="113"/>
              <w:jc w:val="center"/>
              <w:rPr>
                <w:rFonts w:cs="Arial"/>
                <w:sz w:val="16"/>
                <w:szCs w:val="16"/>
              </w:rPr>
            </w:pPr>
            <w:r w:rsidRPr="00063591">
              <w:rPr>
                <w:rFonts w:cs="Arial"/>
                <w:sz w:val="16"/>
                <w:szCs w:val="16"/>
              </w:rPr>
              <w:t>Executor Challenge Index (ECI)</w:t>
            </w:r>
          </w:p>
        </w:tc>
      </w:tr>
    </w:tbl>
    <w:p w14:paraId="1536AD05" w14:textId="77777777" w:rsidR="00F8747A" w:rsidRPr="00C66B68" w:rsidRDefault="00F8747A" w:rsidP="00F8747A">
      <w:pPr>
        <w:rPr>
          <w:rFonts w:cs="Arial"/>
        </w:rPr>
      </w:pPr>
    </w:p>
    <w:p w14:paraId="6D9862B1" w14:textId="77777777" w:rsidR="00F8747A" w:rsidRPr="00C66B68" w:rsidRDefault="00F8747A" w:rsidP="00F8747A">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8747A" w:rsidRPr="00D90A13" w14:paraId="01EE8026" w14:textId="77777777" w:rsidTr="00D41A50">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F2441" w14:textId="77777777" w:rsidR="00F8747A" w:rsidRPr="001E7824" w:rsidRDefault="00F8747A" w:rsidP="00D41A50">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R_CMP_PLG_FIS_00009</w:t>
            </w:r>
            <w:r w:rsidRPr="001E7824">
              <w:rPr>
                <w:rFonts w:cs="Arial"/>
                <w:bCs/>
                <w:vanish/>
                <w:color w:val="808080" w:themeColor="background1" w:themeShade="80"/>
                <w:sz w:val="16"/>
                <w:szCs w:val="14"/>
              </w:rPr>
              <w:t>###</w:t>
            </w:r>
          </w:p>
        </w:tc>
      </w:tr>
      <w:tr w:rsidR="00F8747A" w:rsidRPr="0060165D" w14:paraId="241836AC"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6DD90" w14:textId="77777777" w:rsidR="00F8747A" w:rsidRPr="0060165D" w:rsidRDefault="00F8747A" w:rsidP="00D41A50">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EBA27" w14:textId="77777777" w:rsidR="00F8747A" w:rsidRPr="0060165D" w:rsidRDefault="00F8747A" w:rsidP="00D41A50">
            <w:pPr>
              <w:rPr>
                <w:rFonts w:cs="Arial"/>
                <w:vanish/>
                <w:color w:val="000000" w:themeColor="text1"/>
                <w:sz w:val="16"/>
                <w:szCs w:val="14"/>
              </w:rPr>
            </w:pPr>
          </w:p>
        </w:tc>
      </w:tr>
      <w:tr w:rsidR="00F8747A" w:rsidRPr="0060165D" w14:paraId="5A5E5B8C"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6296B" w14:textId="77777777" w:rsidR="00F8747A" w:rsidRPr="0060165D" w:rsidRDefault="00F8747A" w:rsidP="00D41A50">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FCBE8" w14:textId="77777777" w:rsidR="00F8747A" w:rsidRPr="0060165D" w:rsidRDefault="00F8747A" w:rsidP="00D41A50">
            <w:pPr>
              <w:rPr>
                <w:rFonts w:cs="Arial"/>
                <w:vanish/>
                <w:color w:val="000000" w:themeColor="text1"/>
                <w:sz w:val="16"/>
                <w:szCs w:val="14"/>
              </w:rPr>
            </w:pPr>
          </w:p>
        </w:tc>
      </w:tr>
      <w:tr w:rsidR="00F8747A" w:rsidRPr="0060165D" w14:paraId="420FB0F3"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AE2A6" w14:textId="77777777" w:rsidR="00F8747A" w:rsidRPr="0060165D" w:rsidRDefault="00F8747A" w:rsidP="00D41A50">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5DD82" w14:textId="77777777" w:rsidR="00F8747A" w:rsidRPr="0060165D" w:rsidRDefault="00F8747A" w:rsidP="00D41A50">
            <w:pPr>
              <w:rPr>
                <w:rFonts w:cs="Arial"/>
                <w:vanish/>
                <w:color w:val="000000" w:themeColor="text1"/>
                <w:sz w:val="16"/>
                <w:szCs w:val="14"/>
              </w:rPr>
            </w:pPr>
          </w:p>
        </w:tc>
      </w:tr>
      <w:tr w:rsidR="00F8747A" w:rsidRPr="0060165D" w14:paraId="664B4E50"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42354" w14:textId="77777777" w:rsidR="00F8747A" w:rsidRPr="0060165D" w:rsidRDefault="00F8747A" w:rsidP="00D41A50">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C518B" w14:textId="77777777" w:rsidR="00F8747A" w:rsidRPr="0060165D" w:rsidRDefault="00F8747A" w:rsidP="00D41A50">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0F713" w14:textId="77777777" w:rsidR="00F8747A" w:rsidRPr="0060165D" w:rsidRDefault="00F8747A" w:rsidP="00D41A50">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F34282" w14:textId="77777777" w:rsidR="00F8747A" w:rsidRPr="0060165D" w:rsidRDefault="00F8747A" w:rsidP="00D41A50">
            <w:pPr>
              <w:ind w:left="141"/>
              <w:rPr>
                <w:rFonts w:cs="Arial"/>
                <w:vanish/>
                <w:color w:val="000000" w:themeColor="text1"/>
                <w:sz w:val="16"/>
                <w:szCs w:val="14"/>
              </w:rPr>
            </w:pPr>
          </w:p>
        </w:tc>
      </w:tr>
      <w:tr w:rsidR="00F8747A" w:rsidRPr="0060165D" w14:paraId="07FA7093"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85223" w14:textId="77777777" w:rsidR="00F8747A" w:rsidRPr="0060165D" w:rsidRDefault="00F8747A" w:rsidP="00D41A50">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40B51" w14:textId="77777777" w:rsidR="00F8747A" w:rsidRPr="0060165D" w:rsidRDefault="00F8747A" w:rsidP="00D41A50">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72ECFC" w14:textId="77777777" w:rsidR="00F8747A" w:rsidRPr="0060165D" w:rsidRDefault="00F8747A" w:rsidP="00D41A50">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FA28C2" w14:textId="77777777" w:rsidR="00F8747A" w:rsidRPr="001F0889" w:rsidRDefault="00F8747A" w:rsidP="00D41A50">
            <w:pPr>
              <w:ind w:left="141"/>
              <w:rPr>
                <w:rFonts w:cs="Arial"/>
                <w:vanish/>
                <w:color w:val="000000" w:themeColor="text1"/>
                <w:sz w:val="16"/>
                <w:szCs w:val="14"/>
              </w:rPr>
            </w:pPr>
          </w:p>
        </w:tc>
      </w:tr>
      <w:tr w:rsidR="00F8747A" w:rsidRPr="0060165D" w14:paraId="4F1C0081" w14:textId="77777777" w:rsidTr="00D41A50">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D6B11" w14:textId="77777777" w:rsidR="00F8747A" w:rsidRPr="0060165D" w:rsidRDefault="00F8747A" w:rsidP="00D41A50">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152250756"/>
            <w:placeholder>
              <w:docPart w:val="C938D62C46C84B0790A06AD1FD321CC3"/>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C13B16" w14:textId="77777777" w:rsidR="00F8747A" w:rsidRPr="0060165D" w:rsidRDefault="00F8747A" w:rsidP="00D41A50">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49D43" w14:textId="77777777" w:rsidR="00F8747A" w:rsidRPr="0060165D" w:rsidRDefault="00F8747A" w:rsidP="00D41A50">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2082872300"/>
            <w:placeholder>
              <w:docPart w:val="E78CE1EC9ED54ECA82B121C4FC1EC21C"/>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1E277" w14:textId="77777777" w:rsidR="00F8747A" w:rsidRPr="0060165D" w:rsidRDefault="00F8747A" w:rsidP="00D41A50">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29C1E1" w14:textId="77777777" w:rsidR="00F8747A" w:rsidRPr="0060165D" w:rsidRDefault="00F8747A" w:rsidP="00D41A50">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132746045"/>
            <w:placeholder>
              <w:docPart w:val="1BE4C2D7448045E39FAB5C9A65CC8ACA"/>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FF95A1" w14:textId="77777777" w:rsidR="00F8747A" w:rsidRPr="0060165D" w:rsidRDefault="00F8747A" w:rsidP="00D41A50">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F8747A" w:rsidRPr="00D90A13" w14:paraId="34D84A8C" w14:textId="77777777" w:rsidTr="00D41A50">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4C257E" w14:textId="77777777" w:rsidR="00F8747A" w:rsidRPr="001E7824" w:rsidRDefault="00F373CF" w:rsidP="00D41A50">
            <w:pPr>
              <w:rPr>
                <w:rFonts w:cs="Arial"/>
                <w:bCs/>
                <w:vanish/>
                <w:color w:val="808080" w:themeColor="background1" w:themeShade="80"/>
                <w:sz w:val="16"/>
                <w:szCs w:val="14"/>
              </w:rPr>
            </w:pPr>
            <w:hyperlink r:id="rId62" w:history="1">
              <w:r w:rsidR="00F8747A">
                <w:rPr>
                  <w:rStyle w:val="Hyperlink"/>
                  <w:rFonts w:cs="Arial"/>
                  <w:bCs/>
                  <w:vanish/>
                  <w:sz w:val="16"/>
                  <w:szCs w:val="14"/>
                </w:rPr>
                <w:t>Req. Template</w:t>
              </w:r>
            </w:hyperlink>
            <w:r w:rsidR="00F8747A"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46F0F9" w14:textId="77777777" w:rsidR="00F8747A" w:rsidRPr="001E7824" w:rsidRDefault="00F8747A" w:rsidP="00D41A50">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973BA7" w14:textId="77777777" w:rsidR="00F8747A" w:rsidRPr="009B56B1" w:rsidRDefault="00F8747A" w:rsidP="00D41A50">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8B0BE74" w14:textId="77777777" w:rsidR="00F8747A" w:rsidRPr="00C66B68" w:rsidRDefault="00F8747A" w:rsidP="00F8747A">
      <w:pPr>
        <w:rPr>
          <w:rFonts w:cs="Arial"/>
        </w:rPr>
      </w:pPr>
    </w:p>
    <w:p w14:paraId="5F874550" w14:textId="77777777" w:rsidR="00B40F59" w:rsidRDefault="00B40F59" w:rsidP="00B40F59">
      <w:pPr>
        <w:rPr>
          <w:rFonts w:cs="Arial"/>
        </w:rPr>
      </w:pPr>
    </w:p>
    <w:p w14:paraId="637AF610" w14:textId="77777777" w:rsidR="00B40F59" w:rsidRPr="0017445F" w:rsidRDefault="00B40F59" w:rsidP="00B40F59">
      <w:pPr>
        <w:pStyle w:val="RERequirement"/>
        <w:shd w:val="clear" w:color="auto" w:fill="F2F2F2" w:themeFill="background1" w:themeFillShade="F2"/>
      </w:pPr>
      <w:r w:rsidRPr="0017445F">
        <w:t>###</w:t>
      </w:r>
      <w:bookmarkStart w:id="245" w:name="R_CMP_00010_ID_Calculate_and_Send_Authen"/>
      <w:r>
        <w:t>R_CMP_PLG_FIS_00010</w:t>
      </w:r>
      <w:bookmarkEnd w:id="245"/>
      <w:r w:rsidRPr="0017445F">
        <w:t xml:space="preserve">### </w:t>
      </w:r>
      <w:r w:rsidR="004B60CF">
        <w:t>Calculate</w:t>
      </w:r>
      <w:r>
        <w:t xml:space="preserve"> Authenticated Data</w:t>
      </w:r>
    </w:p>
    <w:p w14:paraId="7F3EA225" w14:textId="77777777" w:rsidR="00B40F59" w:rsidRDefault="00B40F59" w:rsidP="00B40F59">
      <w:pPr>
        <w:rPr>
          <w:rFonts w:cs="Arial"/>
        </w:rPr>
      </w:pPr>
      <w:r>
        <w:rPr>
          <w:rFonts w:cs="Arial"/>
        </w:rPr>
        <w:lastRenderedPageBreak/>
        <w:t>The BCM shall calculate the Action Authentication Code</w:t>
      </w:r>
      <w:r w:rsidR="004B60CF">
        <w:rPr>
          <w:rFonts w:cs="Arial"/>
        </w:rPr>
        <w:t xml:space="preserve"> (AAC)</w:t>
      </w:r>
      <w:r>
        <w:rPr>
          <w:rFonts w:cs="Arial"/>
        </w:rPr>
        <w:t xml:space="preserve"> for the Back End Closure Authenticated Communication function when any of the Event Counters changes value and the corresponding RAC Frame has been calculated.</w:t>
      </w:r>
    </w:p>
    <w:p w14:paraId="20DF5995" w14:textId="77777777" w:rsidR="00B40F59" w:rsidRPr="00C66B68" w:rsidRDefault="00B40F59" w:rsidP="00B40F59">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40F59" w:rsidRPr="00D90A13" w14:paraId="481E53C5" w14:textId="77777777" w:rsidTr="00D41A50">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C7196" w14:textId="77777777" w:rsidR="00B40F59" w:rsidRPr="001E7824" w:rsidRDefault="00B40F59" w:rsidP="00D41A50">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R_CMP_PLG_FIS_00010</w:t>
            </w:r>
            <w:r w:rsidRPr="001E7824">
              <w:rPr>
                <w:rFonts w:cs="Arial"/>
                <w:bCs/>
                <w:vanish/>
                <w:color w:val="808080" w:themeColor="background1" w:themeShade="80"/>
                <w:sz w:val="16"/>
                <w:szCs w:val="14"/>
              </w:rPr>
              <w:t>###</w:t>
            </w:r>
          </w:p>
        </w:tc>
      </w:tr>
      <w:tr w:rsidR="00B40F59" w:rsidRPr="0060165D" w14:paraId="5AE9D58F"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8082F5" w14:textId="77777777" w:rsidR="00B40F59" w:rsidRPr="0060165D" w:rsidRDefault="00B40F59" w:rsidP="00D41A50">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CDB67" w14:textId="77777777" w:rsidR="00B40F59" w:rsidRPr="0060165D" w:rsidRDefault="00B40F59" w:rsidP="00D41A50">
            <w:pPr>
              <w:rPr>
                <w:rFonts w:cs="Arial"/>
                <w:vanish/>
                <w:color w:val="000000" w:themeColor="text1"/>
                <w:sz w:val="16"/>
                <w:szCs w:val="14"/>
              </w:rPr>
            </w:pPr>
          </w:p>
        </w:tc>
      </w:tr>
      <w:tr w:rsidR="00B40F59" w:rsidRPr="0060165D" w14:paraId="2D5CBD97"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B2B24E" w14:textId="77777777" w:rsidR="00B40F59" w:rsidRPr="0060165D" w:rsidRDefault="00B40F59" w:rsidP="00D41A50">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F2EA0" w14:textId="77777777" w:rsidR="00B40F59" w:rsidRPr="0060165D" w:rsidRDefault="00B40F59" w:rsidP="00D41A50">
            <w:pPr>
              <w:rPr>
                <w:rFonts w:cs="Arial"/>
                <w:vanish/>
                <w:color w:val="000000" w:themeColor="text1"/>
                <w:sz w:val="16"/>
                <w:szCs w:val="14"/>
              </w:rPr>
            </w:pPr>
          </w:p>
        </w:tc>
      </w:tr>
      <w:tr w:rsidR="00B40F59" w:rsidRPr="0060165D" w14:paraId="2FBDC122"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E2214C" w14:textId="77777777" w:rsidR="00B40F59" w:rsidRPr="0060165D" w:rsidRDefault="00B40F59" w:rsidP="00D41A50">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43979" w14:textId="77777777" w:rsidR="00B40F59" w:rsidRPr="0060165D" w:rsidRDefault="00B40F59" w:rsidP="00D41A50">
            <w:pPr>
              <w:rPr>
                <w:rFonts w:cs="Arial"/>
                <w:vanish/>
                <w:color w:val="000000" w:themeColor="text1"/>
                <w:sz w:val="16"/>
                <w:szCs w:val="14"/>
              </w:rPr>
            </w:pPr>
          </w:p>
        </w:tc>
      </w:tr>
      <w:tr w:rsidR="00B40F59" w:rsidRPr="0060165D" w14:paraId="7B8B6B77"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6F797" w14:textId="77777777" w:rsidR="00B40F59" w:rsidRPr="0060165D" w:rsidRDefault="00B40F59" w:rsidP="00D41A50">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52536" w14:textId="77777777" w:rsidR="00B40F59" w:rsidRPr="0060165D" w:rsidRDefault="00B40F59" w:rsidP="00D41A50">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215BCA" w14:textId="77777777" w:rsidR="00B40F59" w:rsidRPr="0060165D" w:rsidRDefault="00B40F59" w:rsidP="00D41A50">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B1FB0" w14:textId="77777777" w:rsidR="00B40F59" w:rsidRPr="0060165D" w:rsidRDefault="00B40F59" w:rsidP="00D41A50">
            <w:pPr>
              <w:ind w:left="141"/>
              <w:rPr>
                <w:rFonts w:cs="Arial"/>
                <w:vanish/>
                <w:color w:val="000000" w:themeColor="text1"/>
                <w:sz w:val="16"/>
                <w:szCs w:val="14"/>
              </w:rPr>
            </w:pPr>
          </w:p>
        </w:tc>
      </w:tr>
      <w:tr w:rsidR="00B40F59" w:rsidRPr="0060165D" w14:paraId="32688E20"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6ADD7" w14:textId="77777777" w:rsidR="00B40F59" w:rsidRPr="0060165D" w:rsidRDefault="00B40F59" w:rsidP="00D41A50">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7E374" w14:textId="77777777" w:rsidR="00B40F59" w:rsidRPr="0060165D" w:rsidRDefault="00B40F59" w:rsidP="00D41A50">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8DA484" w14:textId="77777777" w:rsidR="00B40F59" w:rsidRPr="0060165D" w:rsidRDefault="00B40F59" w:rsidP="00D41A50">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ED51D1" w14:textId="77777777" w:rsidR="00B40F59" w:rsidRPr="001F0889" w:rsidRDefault="00B40F59" w:rsidP="00D41A50">
            <w:pPr>
              <w:ind w:left="141"/>
              <w:rPr>
                <w:rFonts w:cs="Arial"/>
                <w:vanish/>
                <w:color w:val="000000" w:themeColor="text1"/>
                <w:sz w:val="16"/>
                <w:szCs w:val="14"/>
              </w:rPr>
            </w:pPr>
          </w:p>
        </w:tc>
      </w:tr>
      <w:tr w:rsidR="00B40F59" w:rsidRPr="0060165D" w14:paraId="6D981DC5" w14:textId="77777777" w:rsidTr="00D41A50">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13B3D" w14:textId="77777777" w:rsidR="00B40F59" w:rsidRPr="0060165D" w:rsidRDefault="00B40F59" w:rsidP="00D41A50">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26390691"/>
            <w:placeholder>
              <w:docPart w:val="254EEC6B2FB645F5BFBFCBFDB102E1CC"/>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EA764A" w14:textId="77777777" w:rsidR="00B40F59" w:rsidRPr="0060165D" w:rsidRDefault="00B40F59" w:rsidP="00D41A50">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8DAB6" w14:textId="77777777" w:rsidR="00B40F59" w:rsidRPr="0060165D" w:rsidRDefault="00B40F59" w:rsidP="00D41A50">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548451079"/>
            <w:placeholder>
              <w:docPart w:val="8FE25A4DB6A844D79522E21042B92C3A"/>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B4C31" w14:textId="77777777" w:rsidR="00B40F59" w:rsidRPr="0060165D" w:rsidRDefault="00B40F59" w:rsidP="00D41A50">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69FA2" w14:textId="77777777" w:rsidR="00B40F59" w:rsidRPr="0060165D" w:rsidRDefault="00B40F59" w:rsidP="00D41A50">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188571444"/>
            <w:placeholder>
              <w:docPart w:val="3D1CFAFF771245709BEB5B63216F5C9E"/>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C6EDA8" w14:textId="77777777" w:rsidR="00B40F59" w:rsidRPr="0060165D" w:rsidRDefault="00B40F59" w:rsidP="00D41A50">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B40F59" w:rsidRPr="00D90A13" w14:paraId="44B13214" w14:textId="77777777" w:rsidTr="00D41A50">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BB034D" w14:textId="77777777" w:rsidR="00B40F59" w:rsidRPr="001E7824" w:rsidRDefault="00F373CF" w:rsidP="00D41A50">
            <w:pPr>
              <w:rPr>
                <w:rFonts w:cs="Arial"/>
                <w:bCs/>
                <w:vanish/>
                <w:color w:val="808080" w:themeColor="background1" w:themeShade="80"/>
                <w:sz w:val="16"/>
                <w:szCs w:val="14"/>
              </w:rPr>
            </w:pPr>
            <w:hyperlink r:id="rId63" w:history="1">
              <w:r w:rsidR="00B40F59">
                <w:rPr>
                  <w:rStyle w:val="Hyperlink"/>
                  <w:rFonts w:cs="Arial"/>
                  <w:bCs/>
                  <w:vanish/>
                  <w:sz w:val="16"/>
                  <w:szCs w:val="14"/>
                </w:rPr>
                <w:t>Req. Template</w:t>
              </w:r>
            </w:hyperlink>
            <w:r w:rsidR="00B40F59"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7AA12D" w14:textId="77777777" w:rsidR="00B40F59" w:rsidRPr="001E7824" w:rsidRDefault="00B40F59" w:rsidP="00D41A50">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860D19" w14:textId="77777777" w:rsidR="00B40F59" w:rsidRPr="009B56B1" w:rsidRDefault="00B40F59" w:rsidP="00D41A50">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5CDAF35E" w14:textId="77777777" w:rsidR="00B40F59" w:rsidRPr="00C66B68" w:rsidRDefault="00B40F59" w:rsidP="00B40F59">
      <w:pPr>
        <w:rPr>
          <w:rFonts w:cs="Arial"/>
        </w:rPr>
      </w:pPr>
    </w:p>
    <w:p w14:paraId="56B74FA3" w14:textId="77777777" w:rsidR="004B60CF" w:rsidRDefault="004B60CF" w:rsidP="004B60CF">
      <w:pPr>
        <w:rPr>
          <w:rFonts w:cs="Arial"/>
        </w:rPr>
      </w:pPr>
    </w:p>
    <w:p w14:paraId="51770F08" w14:textId="77777777" w:rsidR="004B60CF" w:rsidRPr="0017445F" w:rsidRDefault="004B60CF" w:rsidP="004B60CF">
      <w:pPr>
        <w:pStyle w:val="RERequirement"/>
        <w:shd w:val="clear" w:color="auto" w:fill="F2F2F2" w:themeFill="background1" w:themeFillShade="F2"/>
      </w:pPr>
      <w:r w:rsidRPr="0017445F">
        <w:t>###</w:t>
      </w:r>
      <w:bookmarkStart w:id="246" w:name="R_CMP_00011_ID_Send_Authenticated_Data"/>
      <w:r>
        <w:t>R_CMP_PLG_FIS_00011</w:t>
      </w:r>
      <w:bookmarkEnd w:id="246"/>
      <w:r w:rsidRPr="0017445F">
        <w:t xml:space="preserve">### </w:t>
      </w:r>
      <w:r>
        <w:t>Send Authenticated Data</w:t>
      </w:r>
    </w:p>
    <w:p w14:paraId="5F88988C" w14:textId="77777777" w:rsidR="004B60CF" w:rsidRDefault="004B60CF" w:rsidP="004B60CF">
      <w:pPr>
        <w:rPr>
          <w:rFonts w:cs="Arial"/>
        </w:rPr>
      </w:pPr>
      <w:r>
        <w:rPr>
          <w:rFonts w:cs="Arial"/>
        </w:rPr>
        <w:t>The BCM shall send the authenticated data once the AAC is calculated and until a P2PA Outcome Code is received.</w:t>
      </w:r>
    </w:p>
    <w:p w14:paraId="16510941" w14:textId="77777777" w:rsidR="004B60CF" w:rsidRPr="00C66B68" w:rsidRDefault="004B60CF" w:rsidP="004B60CF">
      <w:pPr>
        <w:rPr>
          <w:rFonts w:cs="Arial"/>
        </w:rPr>
      </w:pPr>
      <w:r>
        <w:rPr>
          <w:rFonts w:cs="Arial"/>
        </w:rPr>
        <w:t xml:space="preserve">Once the P2PA Outcome Code is received, the BCM shall send an Idle Purpose Code and clear the RAC Frame 1. </w:t>
      </w:r>
    </w:p>
    <w:p w14:paraId="3DDCC6A6" w14:textId="77777777" w:rsidR="004B60CF" w:rsidRPr="00C66B68" w:rsidRDefault="004B60CF" w:rsidP="004B60CF">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4B60CF" w:rsidRPr="00D90A13" w14:paraId="5B80E9C5" w14:textId="77777777" w:rsidTr="00D41A50">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DA572" w14:textId="77777777" w:rsidR="004B60CF" w:rsidRPr="001E7824" w:rsidRDefault="004B60CF" w:rsidP="00D41A50">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R_CMP_PLG_FIS_00011</w:t>
            </w:r>
            <w:r w:rsidRPr="001E7824">
              <w:rPr>
                <w:rFonts w:cs="Arial"/>
                <w:bCs/>
                <w:vanish/>
                <w:color w:val="808080" w:themeColor="background1" w:themeShade="80"/>
                <w:sz w:val="16"/>
                <w:szCs w:val="14"/>
              </w:rPr>
              <w:t>###</w:t>
            </w:r>
          </w:p>
        </w:tc>
      </w:tr>
      <w:tr w:rsidR="004B60CF" w:rsidRPr="0060165D" w14:paraId="53532E9F"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4FEDC" w14:textId="77777777" w:rsidR="004B60CF" w:rsidRPr="0060165D" w:rsidRDefault="004B60CF" w:rsidP="00D41A50">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22507" w14:textId="77777777" w:rsidR="004B60CF" w:rsidRPr="0060165D" w:rsidRDefault="004B60CF" w:rsidP="00D41A50">
            <w:pPr>
              <w:rPr>
                <w:rFonts w:cs="Arial"/>
                <w:vanish/>
                <w:color w:val="000000" w:themeColor="text1"/>
                <w:sz w:val="16"/>
                <w:szCs w:val="14"/>
              </w:rPr>
            </w:pPr>
          </w:p>
        </w:tc>
      </w:tr>
      <w:tr w:rsidR="004B60CF" w:rsidRPr="0060165D" w14:paraId="2EAE1236"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3062A1" w14:textId="77777777" w:rsidR="004B60CF" w:rsidRPr="0060165D" w:rsidRDefault="004B60CF" w:rsidP="00D41A50">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47E4D" w14:textId="77777777" w:rsidR="004B60CF" w:rsidRPr="0060165D" w:rsidRDefault="004B60CF" w:rsidP="00D41A50">
            <w:pPr>
              <w:rPr>
                <w:rFonts w:cs="Arial"/>
                <w:vanish/>
                <w:color w:val="000000" w:themeColor="text1"/>
                <w:sz w:val="16"/>
                <w:szCs w:val="14"/>
              </w:rPr>
            </w:pPr>
          </w:p>
        </w:tc>
      </w:tr>
      <w:tr w:rsidR="004B60CF" w:rsidRPr="0060165D" w14:paraId="77C7DCCA"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D6AF8" w14:textId="77777777" w:rsidR="004B60CF" w:rsidRPr="0060165D" w:rsidRDefault="004B60CF" w:rsidP="00D41A50">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DA5A1" w14:textId="77777777" w:rsidR="004B60CF" w:rsidRPr="0060165D" w:rsidRDefault="004B60CF" w:rsidP="00D41A50">
            <w:pPr>
              <w:rPr>
                <w:rFonts w:cs="Arial"/>
                <w:vanish/>
                <w:color w:val="000000" w:themeColor="text1"/>
                <w:sz w:val="16"/>
                <w:szCs w:val="14"/>
              </w:rPr>
            </w:pPr>
          </w:p>
        </w:tc>
      </w:tr>
      <w:tr w:rsidR="004B60CF" w:rsidRPr="0060165D" w14:paraId="7BDBCDEB"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E2047" w14:textId="77777777" w:rsidR="004B60CF" w:rsidRPr="0060165D" w:rsidRDefault="004B60CF" w:rsidP="00D41A50">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9170A" w14:textId="77777777" w:rsidR="004B60CF" w:rsidRPr="0060165D" w:rsidRDefault="004B60CF" w:rsidP="00D41A50">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55ACE7" w14:textId="77777777" w:rsidR="004B60CF" w:rsidRPr="0060165D" w:rsidRDefault="004B60CF" w:rsidP="00D41A50">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D704B1" w14:textId="77777777" w:rsidR="004B60CF" w:rsidRPr="0060165D" w:rsidRDefault="004B60CF" w:rsidP="00D41A50">
            <w:pPr>
              <w:ind w:left="141"/>
              <w:rPr>
                <w:rFonts w:cs="Arial"/>
                <w:vanish/>
                <w:color w:val="000000" w:themeColor="text1"/>
                <w:sz w:val="16"/>
                <w:szCs w:val="14"/>
              </w:rPr>
            </w:pPr>
          </w:p>
        </w:tc>
      </w:tr>
      <w:tr w:rsidR="004B60CF" w:rsidRPr="0060165D" w14:paraId="56466960"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7A57C" w14:textId="77777777" w:rsidR="004B60CF" w:rsidRPr="0060165D" w:rsidRDefault="004B60CF" w:rsidP="00D41A50">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45C4B" w14:textId="77777777" w:rsidR="004B60CF" w:rsidRPr="0060165D" w:rsidRDefault="004B60CF" w:rsidP="00D41A50">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55F57" w14:textId="77777777" w:rsidR="004B60CF" w:rsidRPr="0060165D" w:rsidRDefault="004B60CF" w:rsidP="00D41A50">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C7925A" w14:textId="77777777" w:rsidR="004B60CF" w:rsidRPr="001F0889" w:rsidRDefault="004B60CF" w:rsidP="00D41A50">
            <w:pPr>
              <w:ind w:left="141"/>
              <w:rPr>
                <w:rFonts w:cs="Arial"/>
                <w:vanish/>
                <w:color w:val="000000" w:themeColor="text1"/>
                <w:sz w:val="16"/>
                <w:szCs w:val="14"/>
              </w:rPr>
            </w:pPr>
          </w:p>
        </w:tc>
      </w:tr>
      <w:tr w:rsidR="004B60CF" w:rsidRPr="0060165D" w14:paraId="4BDBA881" w14:textId="77777777" w:rsidTr="00D41A50">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56A41" w14:textId="77777777" w:rsidR="004B60CF" w:rsidRPr="0060165D" w:rsidRDefault="004B60CF" w:rsidP="00D41A50">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693915867"/>
            <w:placeholder>
              <w:docPart w:val="F7D2EB95AA32409F838E55929E9EF219"/>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0A2C6A" w14:textId="77777777" w:rsidR="004B60CF" w:rsidRPr="0060165D" w:rsidRDefault="004B60CF" w:rsidP="00D41A50">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68817" w14:textId="77777777" w:rsidR="004B60CF" w:rsidRPr="0060165D" w:rsidRDefault="004B60CF" w:rsidP="00D41A50">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757255276"/>
            <w:placeholder>
              <w:docPart w:val="062D578482E746CAA6EF12AFBCB9D3C5"/>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FD34B" w14:textId="77777777" w:rsidR="004B60CF" w:rsidRPr="0060165D" w:rsidRDefault="004B60CF" w:rsidP="00D41A50">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499E51" w14:textId="77777777" w:rsidR="004B60CF" w:rsidRPr="0060165D" w:rsidRDefault="004B60CF" w:rsidP="00D41A50">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572109328"/>
            <w:placeholder>
              <w:docPart w:val="382FFFB37F8049CDA495AE92C3E71262"/>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B5A80" w14:textId="77777777" w:rsidR="004B60CF" w:rsidRPr="0060165D" w:rsidRDefault="004B60CF" w:rsidP="00D41A50">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4B60CF" w:rsidRPr="00D90A13" w14:paraId="6B8836E7" w14:textId="77777777" w:rsidTr="00D41A50">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DC4C0F" w14:textId="77777777" w:rsidR="004B60CF" w:rsidRPr="001E7824" w:rsidRDefault="00F373CF" w:rsidP="00D41A50">
            <w:pPr>
              <w:rPr>
                <w:rFonts w:cs="Arial"/>
                <w:bCs/>
                <w:vanish/>
                <w:color w:val="808080" w:themeColor="background1" w:themeShade="80"/>
                <w:sz w:val="16"/>
                <w:szCs w:val="14"/>
              </w:rPr>
            </w:pPr>
            <w:hyperlink r:id="rId64" w:history="1">
              <w:r w:rsidR="004B60CF">
                <w:rPr>
                  <w:rStyle w:val="Hyperlink"/>
                  <w:rFonts w:cs="Arial"/>
                  <w:bCs/>
                  <w:vanish/>
                  <w:sz w:val="16"/>
                  <w:szCs w:val="14"/>
                </w:rPr>
                <w:t>Req. Template</w:t>
              </w:r>
            </w:hyperlink>
            <w:r w:rsidR="004B60CF"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5EA434" w14:textId="77777777" w:rsidR="004B60CF" w:rsidRPr="001E7824" w:rsidRDefault="004B60CF" w:rsidP="00D41A50">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CE470B" w14:textId="77777777" w:rsidR="004B60CF" w:rsidRPr="009B56B1" w:rsidRDefault="004B60CF" w:rsidP="00D41A50">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3AF27D0" w14:textId="77777777" w:rsidR="004B60CF" w:rsidRPr="00C66B68" w:rsidRDefault="004B60CF" w:rsidP="004B60CF">
      <w:pPr>
        <w:rPr>
          <w:rFonts w:cs="Arial"/>
        </w:rPr>
      </w:pPr>
    </w:p>
    <w:p w14:paraId="0C1DDB73" w14:textId="77777777" w:rsidR="00614B9B" w:rsidRPr="00B56F4E" w:rsidRDefault="00F5208E" w:rsidP="00B43195">
      <w:pPr>
        <w:pStyle w:val="Heading3"/>
        <w:rPr>
          <w:szCs w:val="20"/>
          <w:lang w:val="en-GB"/>
        </w:rPr>
      </w:pPr>
      <w:bookmarkStart w:id="247" w:name="_Toc32332169"/>
      <w:r>
        <w:rPr>
          <w:szCs w:val="20"/>
          <w:lang w:val="en-GB"/>
        </w:rPr>
        <w:t>RGTM</w:t>
      </w:r>
      <w:bookmarkEnd w:id="247"/>
    </w:p>
    <w:p w14:paraId="70789148" w14:textId="77777777" w:rsidR="00F5208E" w:rsidRDefault="00F5208E" w:rsidP="00D24078">
      <w:pPr>
        <w:pStyle w:val="Heading4"/>
        <w:rPr>
          <w:lang w:val="en-GB"/>
        </w:rPr>
      </w:pPr>
      <w:bookmarkStart w:id="248" w:name="_Toc32332170"/>
      <w:r>
        <w:rPr>
          <w:lang w:val="en-GB"/>
        </w:rPr>
        <w:t>Implemented Function</w:t>
      </w:r>
      <w:r w:rsidR="00D24078">
        <w:rPr>
          <w:lang w:val="en-GB"/>
        </w:rPr>
        <w:t xml:space="preserve"> </w:t>
      </w:r>
      <w:r w:rsidR="00D24078" w:rsidRPr="00D24078">
        <w:rPr>
          <w:lang w:val="en-GB"/>
        </w:rPr>
        <w:t>BEC Validation of User Requests</w:t>
      </w:r>
      <w:bookmarkEnd w:id="248"/>
    </w:p>
    <w:p w14:paraId="5C6A746F" w14:textId="77777777" w:rsidR="00F5208E" w:rsidRDefault="00F5208E" w:rsidP="00F5208E">
      <w:pPr>
        <w:pStyle w:val="Heading5"/>
        <w:rPr>
          <w:lang w:val="en-GB"/>
        </w:rPr>
      </w:pPr>
      <w:bookmarkStart w:id="249" w:name="_Toc32332171"/>
      <w:r>
        <w:rPr>
          <w:lang w:val="en-GB"/>
        </w:rPr>
        <w:t>Function Interfaces</w:t>
      </w:r>
      <w:bookmarkEnd w:id="249"/>
    </w:p>
    <w:p w14:paraId="7B01BB22" w14:textId="77777777" w:rsidR="00F5208E" w:rsidRDefault="00F5208E" w:rsidP="00F5208E">
      <w:pPr>
        <w:pStyle w:val="Heading6"/>
        <w:rPr>
          <w:lang w:val="en-GB"/>
        </w:rPr>
      </w:pPr>
      <w:bookmarkStart w:id="250" w:name="_Toc32332172"/>
      <w:r>
        <w:rPr>
          <w:lang w:val="en-GB"/>
        </w:rPr>
        <w:t>Inputs</w:t>
      </w:r>
      <w:bookmarkEnd w:id="250"/>
    </w:p>
    <w:p w14:paraId="0C750E60" w14:textId="77777777" w:rsidR="00F5208E" w:rsidRPr="00651AAD" w:rsidRDefault="00F5208E"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1170"/>
        <w:gridCol w:w="1350"/>
        <w:gridCol w:w="1303"/>
        <w:gridCol w:w="2693"/>
      </w:tblGrid>
      <w:tr w:rsidR="00F5208E" w:rsidRPr="00E54DEA" w14:paraId="09652E82" w14:textId="77777777" w:rsidTr="00890B1D">
        <w:trPr>
          <w:trHeight w:val="173"/>
        </w:trPr>
        <w:tc>
          <w:tcPr>
            <w:tcW w:w="3685" w:type="dxa"/>
            <w:shd w:val="clear" w:color="auto" w:fill="D9D9D9" w:themeFill="background1" w:themeFillShade="D9"/>
            <w:noWrap/>
            <w:hideMark/>
          </w:tcPr>
          <w:p w14:paraId="01B538A5" w14:textId="77777777" w:rsidR="00F5208E" w:rsidRPr="00E54DEA" w:rsidRDefault="00F5208E" w:rsidP="00D24078">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170" w:type="dxa"/>
            <w:shd w:val="clear" w:color="auto" w:fill="D9D9D9" w:themeFill="background1" w:themeFillShade="D9"/>
          </w:tcPr>
          <w:p w14:paraId="204AB529"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6D14A79B"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4C6EE19D"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4D22B10"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Connection</w:t>
            </w:r>
          </w:p>
          <w:p w14:paraId="1DCAD54A" w14:textId="77777777" w:rsidR="00F5208E" w:rsidRDefault="00F5208E" w:rsidP="00D24078">
            <w:pPr>
              <w:keepNext/>
              <w:overflowPunct/>
              <w:autoSpaceDE/>
              <w:autoSpaceDN/>
              <w:adjustRightInd/>
              <w:textAlignment w:val="auto"/>
              <w:rPr>
                <w:rFonts w:cs="Arial"/>
                <w:b/>
                <w:bCs/>
                <w:color w:val="000000"/>
              </w:rPr>
            </w:pPr>
            <w:r>
              <w:t>(</w:t>
            </w:r>
            <w:r w:rsidRPr="001321BD">
              <w:rPr>
                <w:i/>
              </w:rPr>
              <w:t>Optional)</w:t>
            </w:r>
          </w:p>
        </w:tc>
      </w:tr>
      <w:tr w:rsidR="00D24078" w:rsidRPr="003F473D" w14:paraId="52228AB7" w14:textId="77777777" w:rsidTr="00890B1D">
        <w:trPr>
          <w:trHeight w:val="143"/>
        </w:trPr>
        <w:tc>
          <w:tcPr>
            <w:tcW w:w="3685" w:type="dxa"/>
            <w:noWrap/>
          </w:tcPr>
          <w:p w14:paraId="09B5F4AA" w14:textId="77777777" w:rsidR="00D24078" w:rsidRPr="003F473D" w:rsidRDefault="00D24078" w:rsidP="00D24078">
            <w:pPr>
              <w:keepNext/>
              <w:overflowPunct/>
              <w:autoSpaceDE/>
              <w:autoSpaceDN/>
              <w:adjustRightInd/>
              <w:textAlignment w:val="auto"/>
              <w:rPr>
                <w:rFonts w:cs="Arial"/>
                <w:color w:val="000000"/>
                <w:sz w:val="18"/>
                <w:szCs w:val="18"/>
              </w:rPr>
            </w:pPr>
            <w:r>
              <w:rPr>
                <w:rFonts w:cs="Arial"/>
                <w:color w:val="000000"/>
              </w:rPr>
              <w:t>LockInhibit_Cmd</w:t>
            </w:r>
          </w:p>
        </w:tc>
        <w:tc>
          <w:tcPr>
            <w:tcW w:w="1170" w:type="dxa"/>
          </w:tcPr>
          <w:p w14:paraId="2477E385" w14:textId="77777777" w:rsidR="00D24078" w:rsidRPr="00D20BE7" w:rsidRDefault="00D24078" w:rsidP="00D24078">
            <w:pPr>
              <w:keepNext/>
              <w:rPr>
                <w:color w:val="000000" w:themeColor="text1"/>
                <w:sz w:val="18"/>
              </w:rPr>
            </w:pPr>
            <w:r>
              <w:rPr>
                <w:color w:val="000000" w:themeColor="text1"/>
                <w:sz w:val="18"/>
              </w:rPr>
              <w:t>Same</w:t>
            </w:r>
          </w:p>
        </w:tc>
        <w:tc>
          <w:tcPr>
            <w:tcW w:w="1350" w:type="dxa"/>
          </w:tcPr>
          <w:p w14:paraId="26601CEA" w14:textId="77777777" w:rsidR="00D24078" w:rsidRPr="00D20BE7" w:rsidRDefault="00D24078" w:rsidP="00D24078">
            <w:pPr>
              <w:keepNext/>
              <w:rPr>
                <w:sz w:val="18"/>
              </w:rPr>
            </w:pPr>
          </w:p>
        </w:tc>
        <w:tc>
          <w:tcPr>
            <w:tcW w:w="1303" w:type="dxa"/>
          </w:tcPr>
          <w:p w14:paraId="50420E4E" w14:textId="77777777" w:rsidR="00D24078" w:rsidRPr="00D20BE7" w:rsidRDefault="00D24078" w:rsidP="00D24078">
            <w:pPr>
              <w:keepNext/>
              <w:rPr>
                <w:sz w:val="18"/>
              </w:rPr>
            </w:pPr>
          </w:p>
        </w:tc>
        <w:tc>
          <w:tcPr>
            <w:tcW w:w="2693" w:type="dxa"/>
          </w:tcPr>
          <w:p w14:paraId="112BA340" w14:textId="77777777" w:rsidR="00D24078" w:rsidRPr="004B44BC" w:rsidRDefault="00D24078" w:rsidP="00D24078">
            <w:pPr>
              <w:keepNext/>
              <w:rPr>
                <w:sz w:val="18"/>
              </w:rPr>
            </w:pPr>
            <w:r>
              <w:rPr>
                <w:sz w:val="18"/>
              </w:rPr>
              <w:t>Internal to RGTM</w:t>
            </w:r>
          </w:p>
        </w:tc>
      </w:tr>
      <w:tr w:rsidR="00D24078" w:rsidRPr="003F473D" w14:paraId="09F4E5F3" w14:textId="77777777" w:rsidTr="00890B1D">
        <w:trPr>
          <w:trHeight w:val="143"/>
        </w:trPr>
        <w:tc>
          <w:tcPr>
            <w:tcW w:w="3685" w:type="dxa"/>
            <w:noWrap/>
          </w:tcPr>
          <w:p w14:paraId="12307EBA" w14:textId="77777777" w:rsidR="00D24078" w:rsidRDefault="00D24078" w:rsidP="00D24078">
            <w:pPr>
              <w:keepNext/>
              <w:overflowPunct/>
              <w:autoSpaceDE/>
              <w:autoSpaceDN/>
              <w:adjustRightInd/>
              <w:textAlignment w:val="auto"/>
            </w:pPr>
            <w:r>
              <w:rPr>
                <w:rFonts w:cs="Arial"/>
                <w:color w:val="000000"/>
              </w:rPr>
              <w:t>Interior_Sw_Rqst</w:t>
            </w:r>
          </w:p>
        </w:tc>
        <w:tc>
          <w:tcPr>
            <w:tcW w:w="1170" w:type="dxa"/>
          </w:tcPr>
          <w:p w14:paraId="697A5CCA" w14:textId="77777777" w:rsidR="00D24078" w:rsidRDefault="00D24078" w:rsidP="00D24078">
            <w:r w:rsidRPr="00B72567">
              <w:rPr>
                <w:color w:val="000000" w:themeColor="text1"/>
                <w:sz w:val="18"/>
              </w:rPr>
              <w:t>Same</w:t>
            </w:r>
          </w:p>
        </w:tc>
        <w:tc>
          <w:tcPr>
            <w:tcW w:w="1350" w:type="dxa"/>
          </w:tcPr>
          <w:p w14:paraId="1646AC91" w14:textId="77777777" w:rsidR="00D24078" w:rsidRPr="00D20BE7" w:rsidRDefault="00D24078" w:rsidP="00D24078">
            <w:pPr>
              <w:keepNext/>
              <w:rPr>
                <w:sz w:val="18"/>
              </w:rPr>
            </w:pPr>
          </w:p>
        </w:tc>
        <w:tc>
          <w:tcPr>
            <w:tcW w:w="1303" w:type="dxa"/>
          </w:tcPr>
          <w:p w14:paraId="305701D5" w14:textId="77777777" w:rsidR="00D24078" w:rsidRPr="00D20BE7" w:rsidRDefault="00D24078" w:rsidP="00D24078">
            <w:pPr>
              <w:keepNext/>
              <w:rPr>
                <w:sz w:val="18"/>
              </w:rPr>
            </w:pPr>
          </w:p>
        </w:tc>
        <w:tc>
          <w:tcPr>
            <w:tcW w:w="2693" w:type="dxa"/>
          </w:tcPr>
          <w:p w14:paraId="14EE02FA" w14:textId="77777777" w:rsidR="00D24078" w:rsidRPr="004B44BC" w:rsidRDefault="00D24078" w:rsidP="00D24078">
            <w:pPr>
              <w:keepNext/>
              <w:rPr>
                <w:sz w:val="18"/>
              </w:rPr>
            </w:pPr>
            <w:r>
              <w:rPr>
                <w:sz w:val="18"/>
              </w:rPr>
              <w:t>Internal to RGTM</w:t>
            </w:r>
          </w:p>
        </w:tc>
      </w:tr>
      <w:tr w:rsidR="00D24078" w:rsidRPr="003F473D" w14:paraId="5D7F9710" w14:textId="77777777" w:rsidTr="00890B1D">
        <w:trPr>
          <w:trHeight w:val="143"/>
        </w:trPr>
        <w:tc>
          <w:tcPr>
            <w:tcW w:w="3685" w:type="dxa"/>
            <w:noWrap/>
          </w:tcPr>
          <w:p w14:paraId="13264670" w14:textId="77777777" w:rsidR="00D24078" w:rsidRDefault="00D24078" w:rsidP="00D24078">
            <w:pPr>
              <w:keepNext/>
              <w:overflowPunct/>
              <w:autoSpaceDE/>
              <w:autoSpaceDN/>
              <w:adjustRightInd/>
              <w:textAlignment w:val="auto"/>
              <w:rPr>
                <w:rFonts w:cs="Arial"/>
                <w:color w:val="000000"/>
              </w:rPr>
            </w:pPr>
            <w:r>
              <w:rPr>
                <w:rFonts w:cs="Arial"/>
                <w:color w:val="000000"/>
              </w:rPr>
              <w:t>BEC_Lock_Unlock</w:t>
            </w:r>
          </w:p>
        </w:tc>
        <w:tc>
          <w:tcPr>
            <w:tcW w:w="1170" w:type="dxa"/>
          </w:tcPr>
          <w:p w14:paraId="3E690224" w14:textId="77777777" w:rsidR="00D24078" w:rsidRDefault="00D24078" w:rsidP="00D24078">
            <w:r w:rsidRPr="00B72567">
              <w:rPr>
                <w:color w:val="000000" w:themeColor="text1"/>
                <w:sz w:val="18"/>
              </w:rPr>
              <w:t>Same</w:t>
            </w:r>
          </w:p>
        </w:tc>
        <w:tc>
          <w:tcPr>
            <w:tcW w:w="1350" w:type="dxa"/>
          </w:tcPr>
          <w:p w14:paraId="5D83F58B" w14:textId="77777777" w:rsidR="00D24078" w:rsidRPr="00D20BE7" w:rsidRDefault="00D24078" w:rsidP="00D24078">
            <w:pPr>
              <w:keepNext/>
              <w:rPr>
                <w:sz w:val="18"/>
              </w:rPr>
            </w:pPr>
          </w:p>
        </w:tc>
        <w:tc>
          <w:tcPr>
            <w:tcW w:w="1303" w:type="dxa"/>
          </w:tcPr>
          <w:p w14:paraId="2A6FC6DD" w14:textId="77777777" w:rsidR="00D24078" w:rsidRPr="00D20BE7" w:rsidRDefault="00D24078" w:rsidP="00D24078">
            <w:pPr>
              <w:keepNext/>
              <w:rPr>
                <w:sz w:val="18"/>
              </w:rPr>
            </w:pPr>
          </w:p>
        </w:tc>
        <w:tc>
          <w:tcPr>
            <w:tcW w:w="2693" w:type="dxa"/>
          </w:tcPr>
          <w:p w14:paraId="1D2CDF4F" w14:textId="77777777" w:rsidR="00D24078" w:rsidRPr="004B44BC" w:rsidRDefault="00D24078" w:rsidP="00D24078">
            <w:pPr>
              <w:keepNext/>
              <w:rPr>
                <w:sz w:val="18"/>
              </w:rPr>
            </w:pPr>
            <w:r>
              <w:rPr>
                <w:sz w:val="18"/>
              </w:rPr>
              <w:t>Internal to RGTM</w:t>
            </w:r>
          </w:p>
        </w:tc>
      </w:tr>
      <w:tr w:rsidR="00D24078" w:rsidRPr="003F473D" w14:paraId="47CABC39" w14:textId="77777777" w:rsidTr="00890B1D">
        <w:trPr>
          <w:trHeight w:val="143"/>
        </w:trPr>
        <w:tc>
          <w:tcPr>
            <w:tcW w:w="3685" w:type="dxa"/>
            <w:noWrap/>
          </w:tcPr>
          <w:p w14:paraId="02D337F4" w14:textId="77777777" w:rsidR="00D24078" w:rsidRDefault="00D24078" w:rsidP="00D24078">
            <w:pPr>
              <w:keepNext/>
              <w:overflowPunct/>
              <w:autoSpaceDE/>
              <w:autoSpaceDN/>
              <w:adjustRightInd/>
              <w:textAlignment w:val="auto"/>
              <w:rPr>
                <w:rFonts w:cs="Arial"/>
                <w:color w:val="000000"/>
              </w:rPr>
            </w:pPr>
            <w:r>
              <w:rPr>
                <w:rFonts w:cs="Arial"/>
                <w:color w:val="000000"/>
              </w:rPr>
              <w:t>RGT_Handle_Sw_Enable_Stat</w:t>
            </w:r>
          </w:p>
        </w:tc>
        <w:tc>
          <w:tcPr>
            <w:tcW w:w="1170" w:type="dxa"/>
          </w:tcPr>
          <w:p w14:paraId="7C1637C5" w14:textId="77777777" w:rsidR="00D24078" w:rsidRDefault="00D24078" w:rsidP="00D24078">
            <w:r w:rsidRPr="00B72567">
              <w:rPr>
                <w:color w:val="000000" w:themeColor="text1"/>
                <w:sz w:val="18"/>
              </w:rPr>
              <w:t>Same</w:t>
            </w:r>
          </w:p>
        </w:tc>
        <w:tc>
          <w:tcPr>
            <w:tcW w:w="1350" w:type="dxa"/>
          </w:tcPr>
          <w:p w14:paraId="7B66803E" w14:textId="77777777" w:rsidR="00D24078" w:rsidRPr="00D20BE7" w:rsidRDefault="00D24078" w:rsidP="00D24078">
            <w:pPr>
              <w:keepNext/>
              <w:rPr>
                <w:sz w:val="18"/>
              </w:rPr>
            </w:pPr>
          </w:p>
        </w:tc>
        <w:tc>
          <w:tcPr>
            <w:tcW w:w="1303" w:type="dxa"/>
          </w:tcPr>
          <w:p w14:paraId="2652CF39" w14:textId="77777777" w:rsidR="00D24078" w:rsidRPr="00D20BE7" w:rsidRDefault="00D24078" w:rsidP="00D24078">
            <w:pPr>
              <w:keepNext/>
              <w:rPr>
                <w:sz w:val="18"/>
              </w:rPr>
            </w:pPr>
          </w:p>
        </w:tc>
        <w:tc>
          <w:tcPr>
            <w:tcW w:w="2693" w:type="dxa"/>
          </w:tcPr>
          <w:p w14:paraId="51E48B8F" w14:textId="77777777" w:rsidR="00D24078" w:rsidRPr="004B44BC" w:rsidRDefault="00D24078" w:rsidP="00D24078">
            <w:pPr>
              <w:keepNext/>
              <w:rPr>
                <w:sz w:val="18"/>
              </w:rPr>
            </w:pPr>
            <w:r>
              <w:rPr>
                <w:sz w:val="18"/>
              </w:rPr>
              <w:t>Internal to RGTM</w:t>
            </w:r>
          </w:p>
        </w:tc>
      </w:tr>
      <w:tr w:rsidR="00D24078" w:rsidRPr="003F473D" w14:paraId="52EF2615" w14:textId="77777777" w:rsidTr="00890B1D">
        <w:trPr>
          <w:trHeight w:val="143"/>
        </w:trPr>
        <w:tc>
          <w:tcPr>
            <w:tcW w:w="3685" w:type="dxa"/>
            <w:noWrap/>
          </w:tcPr>
          <w:p w14:paraId="47A3B74A" w14:textId="77777777" w:rsidR="00D24078" w:rsidRPr="00791879" w:rsidRDefault="00D24078" w:rsidP="00D24078">
            <w:pPr>
              <w:keepNext/>
              <w:overflowPunct/>
              <w:autoSpaceDE/>
              <w:autoSpaceDN/>
              <w:adjustRightInd/>
              <w:textAlignment w:val="auto"/>
              <w:rPr>
                <w:rFonts w:cs="Arial"/>
              </w:rPr>
            </w:pPr>
            <w:r>
              <w:rPr>
                <w:rFonts w:cs="Arial"/>
                <w:color w:val="000000"/>
              </w:rPr>
              <w:t>Exterior_Handle_Sw_Rqst</w:t>
            </w:r>
          </w:p>
        </w:tc>
        <w:tc>
          <w:tcPr>
            <w:tcW w:w="1170" w:type="dxa"/>
          </w:tcPr>
          <w:p w14:paraId="6EBB70E4" w14:textId="77777777" w:rsidR="00D24078" w:rsidRDefault="00D24078" w:rsidP="00D24078">
            <w:r w:rsidRPr="00B72567">
              <w:rPr>
                <w:color w:val="000000" w:themeColor="text1"/>
                <w:sz w:val="18"/>
              </w:rPr>
              <w:t>Same</w:t>
            </w:r>
          </w:p>
        </w:tc>
        <w:tc>
          <w:tcPr>
            <w:tcW w:w="1350" w:type="dxa"/>
          </w:tcPr>
          <w:p w14:paraId="27E6C0F5" w14:textId="77777777" w:rsidR="00D24078" w:rsidRPr="00D20BE7" w:rsidRDefault="00D24078" w:rsidP="00D24078">
            <w:pPr>
              <w:keepNext/>
              <w:rPr>
                <w:sz w:val="18"/>
              </w:rPr>
            </w:pPr>
          </w:p>
        </w:tc>
        <w:tc>
          <w:tcPr>
            <w:tcW w:w="1303" w:type="dxa"/>
          </w:tcPr>
          <w:p w14:paraId="5A8540A8" w14:textId="77777777" w:rsidR="00D24078" w:rsidRPr="00D20BE7" w:rsidRDefault="00D24078" w:rsidP="00D24078">
            <w:pPr>
              <w:keepNext/>
              <w:rPr>
                <w:sz w:val="18"/>
              </w:rPr>
            </w:pPr>
          </w:p>
        </w:tc>
        <w:tc>
          <w:tcPr>
            <w:tcW w:w="2693" w:type="dxa"/>
          </w:tcPr>
          <w:p w14:paraId="450E5C13" w14:textId="77777777" w:rsidR="00D24078" w:rsidRPr="004B44BC" w:rsidRDefault="00D24078" w:rsidP="00D24078">
            <w:pPr>
              <w:keepNext/>
              <w:rPr>
                <w:sz w:val="18"/>
              </w:rPr>
            </w:pPr>
            <w:r>
              <w:rPr>
                <w:sz w:val="18"/>
              </w:rPr>
              <w:t>Internal to RGTM</w:t>
            </w:r>
          </w:p>
        </w:tc>
      </w:tr>
      <w:tr w:rsidR="00D24078" w:rsidRPr="003F473D" w14:paraId="0CCEF7F1" w14:textId="77777777" w:rsidTr="00890B1D">
        <w:trPr>
          <w:trHeight w:val="143"/>
        </w:trPr>
        <w:tc>
          <w:tcPr>
            <w:tcW w:w="3685" w:type="dxa"/>
            <w:noWrap/>
          </w:tcPr>
          <w:p w14:paraId="3B94E406" w14:textId="77777777" w:rsidR="00D24078" w:rsidRPr="00791879" w:rsidRDefault="00D24078" w:rsidP="00D24078">
            <w:pPr>
              <w:keepNext/>
              <w:overflowPunct/>
              <w:autoSpaceDE/>
              <w:autoSpaceDN/>
              <w:adjustRightInd/>
              <w:textAlignment w:val="auto"/>
              <w:rPr>
                <w:rFonts w:cs="Arial"/>
              </w:rPr>
            </w:pPr>
            <w:r>
              <w:rPr>
                <w:rFonts w:cs="Arial"/>
                <w:color w:val="000000"/>
              </w:rPr>
              <w:t>RGT_Ajar_Stat</w:t>
            </w:r>
          </w:p>
        </w:tc>
        <w:tc>
          <w:tcPr>
            <w:tcW w:w="1170" w:type="dxa"/>
          </w:tcPr>
          <w:p w14:paraId="59FC7F56" w14:textId="77777777" w:rsidR="00D24078" w:rsidRDefault="00D24078" w:rsidP="00D24078">
            <w:r w:rsidRPr="00B72567">
              <w:rPr>
                <w:color w:val="000000" w:themeColor="text1"/>
                <w:sz w:val="18"/>
              </w:rPr>
              <w:t>Same</w:t>
            </w:r>
          </w:p>
        </w:tc>
        <w:tc>
          <w:tcPr>
            <w:tcW w:w="1350" w:type="dxa"/>
          </w:tcPr>
          <w:p w14:paraId="46ADF92F" w14:textId="77777777" w:rsidR="00D24078" w:rsidRPr="00D20BE7" w:rsidRDefault="00D24078" w:rsidP="00D24078">
            <w:pPr>
              <w:keepNext/>
              <w:rPr>
                <w:sz w:val="18"/>
              </w:rPr>
            </w:pPr>
          </w:p>
        </w:tc>
        <w:tc>
          <w:tcPr>
            <w:tcW w:w="1303" w:type="dxa"/>
          </w:tcPr>
          <w:p w14:paraId="1B3D4BFB" w14:textId="77777777" w:rsidR="00D24078" w:rsidRPr="00D20BE7" w:rsidRDefault="00D24078" w:rsidP="00D24078">
            <w:pPr>
              <w:keepNext/>
              <w:rPr>
                <w:sz w:val="18"/>
              </w:rPr>
            </w:pPr>
          </w:p>
        </w:tc>
        <w:tc>
          <w:tcPr>
            <w:tcW w:w="2693" w:type="dxa"/>
          </w:tcPr>
          <w:p w14:paraId="19988FBD" w14:textId="77777777" w:rsidR="00D24078" w:rsidRPr="004B44BC" w:rsidRDefault="00D24078" w:rsidP="00D24078">
            <w:pPr>
              <w:keepNext/>
              <w:rPr>
                <w:sz w:val="18"/>
              </w:rPr>
            </w:pPr>
            <w:r>
              <w:rPr>
                <w:sz w:val="18"/>
              </w:rPr>
              <w:t>Internal to RGTM</w:t>
            </w:r>
          </w:p>
        </w:tc>
      </w:tr>
      <w:tr w:rsidR="00D24078" w:rsidRPr="003F473D" w14:paraId="3BA51A78" w14:textId="77777777" w:rsidTr="00890B1D">
        <w:trPr>
          <w:trHeight w:val="143"/>
        </w:trPr>
        <w:tc>
          <w:tcPr>
            <w:tcW w:w="3685" w:type="dxa"/>
            <w:noWrap/>
          </w:tcPr>
          <w:p w14:paraId="7B0A8774" w14:textId="77777777" w:rsidR="00D24078" w:rsidRDefault="00D24078" w:rsidP="00D24078">
            <w:pPr>
              <w:keepNext/>
              <w:overflowPunct/>
              <w:autoSpaceDE/>
              <w:autoSpaceDN/>
              <w:adjustRightInd/>
              <w:textAlignment w:val="auto"/>
              <w:rPr>
                <w:rFonts w:cs="Arial"/>
                <w:color w:val="000000"/>
              </w:rPr>
            </w:pPr>
            <w:r>
              <w:rPr>
                <w:rFonts w:cs="Arial"/>
                <w:color w:val="000000"/>
              </w:rPr>
              <w:t>PassivePwr_DL_LG_Rqst</w:t>
            </w:r>
          </w:p>
        </w:tc>
        <w:tc>
          <w:tcPr>
            <w:tcW w:w="1170" w:type="dxa"/>
          </w:tcPr>
          <w:p w14:paraId="5DFB621A" w14:textId="77777777" w:rsidR="00D24078" w:rsidRDefault="00D24078" w:rsidP="00D24078">
            <w:r w:rsidRPr="00B72567">
              <w:rPr>
                <w:color w:val="000000" w:themeColor="text1"/>
                <w:sz w:val="18"/>
              </w:rPr>
              <w:t>Same</w:t>
            </w:r>
          </w:p>
        </w:tc>
        <w:tc>
          <w:tcPr>
            <w:tcW w:w="1350" w:type="dxa"/>
          </w:tcPr>
          <w:p w14:paraId="0FEF6E1E" w14:textId="77777777" w:rsidR="00D24078" w:rsidRPr="00D20BE7" w:rsidRDefault="00D24078" w:rsidP="00D24078">
            <w:pPr>
              <w:keepNext/>
              <w:rPr>
                <w:sz w:val="18"/>
              </w:rPr>
            </w:pPr>
          </w:p>
        </w:tc>
        <w:tc>
          <w:tcPr>
            <w:tcW w:w="1303" w:type="dxa"/>
          </w:tcPr>
          <w:p w14:paraId="6F60333C" w14:textId="77777777" w:rsidR="00D24078" w:rsidRPr="00D20BE7" w:rsidRDefault="00D24078" w:rsidP="00D24078">
            <w:pPr>
              <w:keepNext/>
              <w:rPr>
                <w:sz w:val="18"/>
              </w:rPr>
            </w:pPr>
          </w:p>
        </w:tc>
        <w:tc>
          <w:tcPr>
            <w:tcW w:w="2693" w:type="dxa"/>
          </w:tcPr>
          <w:p w14:paraId="589A89CB" w14:textId="77777777" w:rsidR="00D24078" w:rsidRPr="004B44BC" w:rsidRDefault="00D24078" w:rsidP="00D24078">
            <w:pPr>
              <w:keepNext/>
              <w:rPr>
                <w:sz w:val="18"/>
              </w:rPr>
            </w:pPr>
            <w:r>
              <w:rPr>
                <w:sz w:val="18"/>
              </w:rPr>
              <w:t>Internal to RGTM</w:t>
            </w:r>
          </w:p>
        </w:tc>
      </w:tr>
      <w:tr w:rsidR="00D24078" w:rsidRPr="003F473D" w14:paraId="0CAAF183" w14:textId="77777777" w:rsidTr="00890B1D">
        <w:trPr>
          <w:trHeight w:val="143"/>
        </w:trPr>
        <w:tc>
          <w:tcPr>
            <w:tcW w:w="3685" w:type="dxa"/>
            <w:noWrap/>
          </w:tcPr>
          <w:p w14:paraId="47F552BF" w14:textId="77777777" w:rsidR="00D24078" w:rsidRDefault="00D24078" w:rsidP="00D24078">
            <w:pPr>
              <w:keepNext/>
              <w:overflowPunct/>
              <w:spacing w:line="288" w:lineRule="auto"/>
              <w:textAlignment w:val="auto"/>
              <w:rPr>
                <w:rFonts w:cs="Arial"/>
                <w:color w:val="000000"/>
              </w:rPr>
            </w:pPr>
            <w:r>
              <w:rPr>
                <w:rFonts w:cs="Arial"/>
                <w:color w:val="000000"/>
              </w:rPr>
              <w:t>BEC_Toggle_Rqst</w:t>
            </w:r>
          </w:p>
        </w:tc>
        <w:tc>
          <w:tcPr>
            <w:tcW w:w="1170" w:type="dxa"/>
          </w:tcPr>
          <w:p w14:paraId="29744B78" w14:textId="77777777" w:rsidR="00D24078" w:rsidRDefault="00D24078" w:rsidP="00D24078">
            <w:r w:rsidRPr="00B72567">
              <w:rPr>
                <w:color w:val="000000" w:themeColor="text1"/>
                <w:sz w:val="18"/>
              </w:rPr>
              <w:t>Same</w:t>
            </w:r>
          </w:p>
        </w:tc>
        <w:tc>
          <w:tcPr>
            <w:tcW w:w="1350" w:type="dxa"/>
          </w:tcPr>
          <w:p w14:paraId="6D800B84" w14:textId="77777777" w:rsidR="00D24078" w:rsidRPr="00D20BE7" w:rsidRDefault="00D24078" w:rsidP="00D24078">
            <w:pPr>
              <w:keepNext/>
              <w:rPr>
                <w:sz w:val="18"/>
              </w:rPr>
            </w:pPr>
          </w:p>
        </w:tc>
        <w:tc>
          <w:tcPr>
            <w:tcW w:w="1303" w:type="dxa"/>
          </w:tcPr>
          <w:p w14:paraId="6446A762" w14:textId="77777777" w:rsidR="00D24078" w:rsidRPr="00D20BE7" w:rsidRDefault="00D24078" w:rsidP="00D24078">
            <w:pPr>
              <w:keepNext/>
              <w:rPr>
                <w:sz w:val="18"/>
              </w:rPr>
            </w:pPr>
          </w:p>
        </w:tc>
        <w:tc>
          <w:tcPr>
            <w:tcW w:w="2693" w:type="dxa"/>
          </w:tcPr>
          <w:p w14:paraId="0590521E" w14:textId="77777777" w:rsidR="00D24078" w:rsidRPr="004B44BC" w:rsidRDefault="00D24078" w:rsidP="00D24078">
            <w:pPr>
              <w:keepNext/>
              <w:rPr>
                <w:sz w:val="18"/>
              </w:rPr>
            </w:pPr>
            <w:r>
              <w:rPr>
                <w:sz w:val="18"/>
              </w:rPr>
              <w:t>Internal to RGTM</w:t>
            </w:r>
          </w:p>
        </w:tc>
      </w:tr>
      <w:tr w:rsidR="00D24078" w:rsidRPr="003F473D" w14:paraId="3CB2D73A" w14:textId="77777777" w:rsidTr="00890B1D">
        <w:trPr>
          <w:trHeight w:val="143"/>
        </w:trPr>
        <w:tc>
          <w:tcPr>
            <w:tcW w:w="3685" w:type="dxa"/>
            <w:noWrap/>
          </w:tcPr>
          <w:p w14:paraId="14FFF34D" w14:textId="77777777" w:rsidR="00D24078" w:rsidRDefault="00D24078" w:rsidP="00D24078">
            <w:pPr>
              <w:keepNext/>
              <w:overflowPunct/>
              <w:spacing w:line="288" w:lineRule="auto"/>
              <w:textAlignment w:val="auto"/>
              <w:rPr>
                <w:rFonts w:cs="Arial"/>
                <w:color w:val="000000"/>
              </w:rPr>
            </w:pPr>
            <w:r>
              <w:rPr>
                <w:rFonts w:cs="Arial"/>
                <w:color w:val="000000"/>
              </w:rPr>
              <w:t>BEC_OpenClose_Rqst</w:t>
            </w:r>
          </w:p>
        </w:tc>
        <w:tc>
          <w:tcPr>
            <w:tcW w:w="1170" w:type="dxa"/>
          </w:tcPr>
          <w:p w14:paraId="3A259A1A" w14:textId="77777777" w:rsidR="00D24078" w:rsidRDefault="00D24078" w:rsidP="00D24078">
            <w:r w:rsidRPr="00B72567">
              <w:rPr>
                <w:color w:val="000000" w:themeColor="text1"/>
                <w:sz w:val="18"/>
              </w:rPr>
              <w:t>Same</w:t>
            </w:r>
          </w:p>
        </w:tc>
        <w:tc>
          <w:tcPr>
            <w:tcW w:w="1350" w:type="dxa"/>
          </w:tcPr>
          <w:p w14:paraId="4F95BC13" w14:textId="77777777" w:rsidR="00D24078" w:rsidRPr="00D20BE7" w:rsidRDefault="00D24078" w:rsidP="00D24078">
            <w:pPr>
              <w:keepNext/>
              <w:rPr>
                <w:sz w:val="18"/>
              </w:rPr>
            </w:pPr>
          </w:p>
        </w:tc>
        <w:tc>
          <w:tcPr>
            <w:tcW w:w="1303" w:type="dxa"/>
          </w:tcPr>
          <w:p w14:paraId="3E5CFC92" w14:textId="77777777" w:rsidR="00D24078" w:rsidRPr="00D20BE7" w:rsidRDefault="00D24078" w:rsidP="00D24078">
            <w:pPr>
              <w:keepNext/>
              <w:rPr>
                <w:sz w:val="18"/>
              </w:rPr>
            </w:pPr>
          </w:p>
        </w:tc>
        <w:tc>
          <w:tcPr>
            <w:tcW w:w="2693" w:type="dxa"/>
          </w:tcPr>
          <w:p w14:paraId="10523473" w14:textId="77777777" w:rsidR="00D24078" w:rsidRPr="004B44BC" w:rsidRDefault="00D24078" w:rsidP="00D24078">
            <w:pPr>
              <w:keepNext/>
              <w:rPr>
                <w:sz w:val="18"/>
              </w:rPr>
            </w:pPr>
            <w:r>
              <w:rPr>
                <w:sz w:val="18"/>
              </w:rPr>
              <w:t>Internal to RGTM</w:t>
            </w:r>
          </w:p>
        </w:tc>
      </w:tr>
      <w:tr w:rsidR="00D24078" w:rsidRPr="003F473D" w14:paraId="6CFF41C7" w14:textId="77777777" w:rsidTr="00890B1D">
        <w:trPr>
          <w:trHeight w:val="143"/>
        </w:trPr>
        <w:tc>
          <w:tcPr>
            <w:tcW w:w="3685" w:type="dxa"/>
            <w:noWrap/>
          </w:tcPr>
          <w:p w14:paraId="33F78F6F" w14:textId="77777777" w:rsidR="00D24078" w:rsidRDefault="00D24078" w:rsidP="00D24078">
            <w:pPr>
              <w:keepNext/>
              <w:overflowPunct/>
              <w:spacing w:line="288" w:lineRule="auto"/>
              <w:textAlignment w:val="auto"/>
              <w:rPr>
                <w:rFonts w:cs="Arial"/>
                <w:color w:val="000000"/>
              </w:rPr>
            </w:pPr>
            <w:r>
              <w:rPr>
                <w:rFonts w:cs="Arial"/>
                <w:color w:val="000000"/>
              </w:rPr>
              <w:t>Shutface_Sw_In</w:t>
            </w:r>
          </w:p>
        </w:tc>
        <w:tc>
          <w:tcPr>
            <w:tcW w:w="1170" w:type="dxa"/>
          </w:tcPr>
          <w:p w14:paraId="3B46541D" w14:textId="77777777" w:rsidR="00D24078" w:rsidRDefault="00D24078" w:rsidP="00D24078">
            <w:r w:rsidRPr="00B72567">
              <w:rPr>
                <w:color w:val="000000" w:themeColor="text1"/>
                <w:sz w:val="18"/>
              </w:rPr>
              <w:t>Same</w:t>
            </w:r>
          </w:p>
        </w:tc>
        <w:tc>
          <w:tcPr>
            <w:tcW w:w="1350" w:type="dxa"/>
          </w:tcPr>
          <w:p w14:paraId="1415BE9F" w14:textId="77777777" w:rsidR="00D24078" w:rsidRPr="00D20BE7" w:rsidRDefault="00D24078" w:rsidP="00D24078">
            <w:pPr>
              <w:keepNext/>
              <w:rPr>
                <w:sz w:val="18"/>
              </w:rPr>
            </w:pPr>
          </w:p>
        </w:tc>
        <w:tc>
          <w:tcPr>
            <w:tcW w:w="1303" w:type="dxa"/>
          </w:tcPr>
          <w:p w14:paraId="213E8453" w14:textId="77777777" w:rsidR="00D24078" w:rsidRPr="00D20BE7" w:rsidRDefault="00D24078" w:rsidP="00D24078">
            <w:pPr>
              <w:keepNext/>
              <w:rPr>
                <w:sz w:val="18"/>
              </w:rPr>
            </w:pPr>
          </w:p>
        </w:tc>
        <w:tc>
          <w:tcPr>
            <w:tcW w:w="2693" w:type="dxa"/>
          </w:tcPr>
          <w:p w14:paraId="76671E38" w14:textId="77777777" w:rsidR="00D24078" w:rsidRPr="004B44BC" w:rsidRDefault="00D24078" w:rsidP="00D24078">
            <w:pPr>
              <w:keepNext/>
              <w:rPr>
                <w:sz w:val="18"/>
              </w:rPr>
            </w:pPr>
            <w:r>
              <w:rPr>
                <w:sz w:val="18"/>
              </w:rPr>
              <w:t>Internal to RGTM</w:t>
            </w:r>
          </w:p>
        </w:tc>
      </w:tr>
      <w:tr w:rsidR="00D24078" w:rsidRPr="003F473D" w14:paraId="5F009B07" w14:textId="77777777" w:rsidTr="00890B1D">
        <w:trPr>
          <w:trHeight w:val="143"/>
        </w:trPr>
        <w:tc>
          <w:tcPr>
            <w:tcW w:w="3685" w:type="dxa"/>
            <w:noWrap/>
          </w:tcPr>
          <w:p w14:paraId="178B5DD1" w14:textId="77777777" w:rsidR="00D24078" w:rsidRDefault="00D24078" w:rsidP="00D24078">
            <w:pPr>
              <w:keepNext/>
              <w:overflowPunct/>
              <w:spacing w:line="288" w:lineRule="auto"/>
              <w:textAlignment w:val="auto"/>
              <w:rPr>
                <w:rFonts w:cs="Arial"/>
                <w:color w:val="000000"/>
              </w:rPr>
            </w:pPr>
            <w:r>
              <w:rPr>
                <w:rFonts w:cs="Arial"/>
                <w:color w:val="000000"/>
              </w:rPr>
              <w:t>RGT_Position_Count</w:t>
            </w:r>
          </w:p>
        </w:tc>
        <w:tc>
          <w:tcPr>
            <w:tcW w:w="1170" w:type="dxa"/>
          </w:tcPr>
          <w:p w14:paraId="589ACB67" w14:textId="77777777" w:rsidR="00D24078" w:rsidRDefault="00D24078" w:rsidP="00D24078">
            <w:r w:rsidRPr="00B72567">
              <w:rPr>
                <w:color w:val="000000" w:themeColor="text1"/>
                <w:sz w:val="18"/>
              </w:rPr>
              <w:t>Same</w:t>
            </w:r>
          </w:p>
        </w:tc>
        <w:tc>
          <w:tcPr>
            <w:tcW w:w="1350" w:type="dxa"/>
          </w:tcPr>
          <w:p w14:paraId="457A1C43" w14:textId="77777777" w:rsidR="00D24078" w:rsidRPr="00D20BE7" w:rsidRDefault="00D24078" w:rsidP="00D24078">
            <w:pPr>
              <w:keepNext/>
              <w:rPr>
                <w:sz w:val="18"/>
              </w:rPr>
            </w:pPr>
          </w:p>
        </w:tc>
        <w:tc>
          <w:tcPr>
            <w:tcW w:w="1303" w:type="dxa"/>
          </w:tcPr>
          <w:p w14:paraId="789B1B1E" w14:textId="77777777" w:rsidR="00D24078" w:rsidRPr="00D20BE7" w:rsidRDefault="00D24078" w:rsidP="00D24078">
            <w:pPr>
              <w:keepNext/>
              <w:rPr>
                <w:sz w:val="18"/>
              </w:rPr>
            </w:pPr>
          </w:p>
        </w:tc>
        <w:tc>
          <w:tcPr>
            <w:tcW w:w="2693" w:type="dxa"/>
          </w:tcPr>
          <w:p w14:paraId="716C3380" w14:textId="77777777" w:rsidR="00D24078" w:rsidRPr="004B44BC" w:rsidRDefault="00D24078" w:rsidP="00D24078">
            <w:pPr>
              <w:keepNext/>
              <w:rPr>
                <w:sz w:val="18"/>
              </w:rPr>
            </w:pPr>
            <w:r>
              <w:rPr>
                <w:sz w:val="18"/>
              </w:rPr>
              <w:t>Internal to RGTM</w:t>
            </w:r>
          </w:p>
        </w:tc>
      </w:tr>
      <w:tr w:rsidR="00D24078" w:rsidRPr="003F473D" w14:paraId="7C9612BD" w14:textId="77777777" w:rsidTr="00890B1D">
        <w:trPr>
          <w:trHeight w:val="143"/>
        </w:trPr>
        <w:tc>
          <w:tcPr>
            <w:tcW w:w="3685" w:type="dxa"/>
            <w:noWrap/>
          </w:tcPr>
          <w:p w14:paraId="35483A2E" w14:textId="77777777" w:rsidR="00D24078" w:rsidRDefault="00D24078" w:rsidP="00D24078">
            <w:pPr>
              <w:keepNext/>
              <w:overflowPunct/>
              <w:spacing w:line="288" w:lineRule="auto"/>
              <w:textAlignment w:val="auto"/>
              <w:rPr>
                <w:rFonts w:cs="Arial"/>
                <w:color w:val="000000"/>
              </w:rPr>
            </w:pPr>
            <w:r>
              <w:rPr>
                <w:rFonts w:cs="Arial"/>
                <w:color w:val="000000"/>
              </w:rPr>
              <w:t>RGT_Latch_Status</w:t>
            </w:r>
          </w:p>
        </w:tc>
        <w:tc>
          <w:tcPr>
            <w:tcW w:w="1170" w:type="dxa"/>
          </w:tcPr>
          <w:p w14:paraId="2EECB9FF" w14:textId="77777777" w:rsidR="00D24078" w:rsidRDefault="00D24078" w:rsidP="00D24078">
            <w:r w:rsidRPr="00B72567">
              <w:rPr>
                <w:color w:val="000000" w:themeColor="text1"/>
                <w:sz w:val="18"/>
              </w:rPr>
              <w:t>Same</w:t>
            </w:r>
          </w:p>
        </w:tc>
        <w:tc>
          <w:tcPr>
            <w:tcW w:w="1350" w:type="dxa"/>
          </w:tcPr>
          <w:p w14:paraId="4AA849D2" w14:textId="77777777" w:rsidR="00D24078" w:rsidRPr="00D20BE7" w:rsidRDefault="00D24078" w:rsidP="00D24078">
            <w:pPr>
              <w:keepNext/>
              <w:rPr>
                <w:sz w:val="18"/>
              </w:rPr>
            </w:pPr>
          </w:p>
        </w:tc>
        <w:tc>
          <w:tcPr>
            <w:tcW w:w="1303" w:type="dxa"/>
          </w:tcPr>
          <w:p w14:paraId="3524E37E" w14:textId="77777777" w:rsidR="00D24078" w:rsidRPr="00D20BE7" w:rsidRDefault="00D24078" w:rsidP="00D24078">
            <w:pPr>
              <w:keepNext/>
              <w:rPr>
                <w:sz w:val="18"/>
              </w:rPr>
            </w:pPr>
          </w:p>
        </w:tc>
        <w:tc>
          <w:tcPr>
            <w:tcW w:w="2693" w:type="dxa"/>
          </w:tcPr>
          <w:p w14:paraId="63382952" w14:textId="77777777" w:rsidR="00D24078" w:rsidRPr="004B44BC" w:rsidRDefault="00D24078" w:rsidP="00D24078">
            <w:pPr>
              <w:keepNext/>
              <w:rPr>
                <w:sz w:val="18"/>
              </w:rPr>
            </w:pPr>
            <w:r>
              <w:rPr>
                <w:sz w:val="18"/>
              </w:rPr>
              <w:t>Internal to RGTM</w:t>
            </w:r>
          </w:p>
        </w:tc>
      </w:tr>
    </w:tbl>
    <w:p w14:paraId="2459E8B4" w14:textId="77777777" w:rsidR="00F5208E" w:rsidRPr="00702453" w:rsidRDefault="00F5208E" w:rsidP="00F5208E">
      <w:pPr>
        <w:pStyle w:val="Caption"/>
      </w:pPr>
      <w:bookmarkStart w:id="251" w:name="_Toc25584443"/>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34</w:t>
      </w:r>
      <w:r>
        <w:rPr>
          <w:noProof/>
        </w:rPr>
        <w:fldChar w:fldCharType="end"/>
      </w:r>
      <w:r w:rsidRPr="00702453">
        <w:t xml:space="preserve">: </w:t>
      </w:r>
      <w:r>
        <w:t>Input Signal mappings of Function</w:t>
      </w:r>
      <w:bookmarkEnd w:id="251"/>
    </w:p>
    <w:p w14:paraId="2841079A" w14:textId="77777777" w:rsidR="00F5208E" w:rsidRDefault="00F5208E" w:rsidP="00F5208E">
      <w:pPr>
        <w:rPr>
          <w:lang w:val="en-GB"/>
        </w:rPr>
      </w:pPr>
    </w:p>
    <w:p w14:paraId="61CD59FD" w14:textId="77777777" w:rsidR="00F5208E" w:rsidRDefault="00F5208E" w:rsidP="00F5208E">
      <w:pPr>
        <w:pStyle w:val="Heading6"/>
        <w:rPr>
          <w:lang w:val="en-GB"/>
        </w:rPr>
      </w:pPr>
      <w:bookmarkStart w:id="252" w:name="_Toc32332173"/>
      <w:r>
        <w:rPr>
          <w:lang w:val="en-GB"/>
        </w:rPr>
        <w:lastRenderedPageBreak/>
        <w:t>Output</w:t>
      </w:r>
      <w:r w:rsidRPr="002824C9">
        <w:rPr>
          <w:lang w:val="en-GB"/>
        </w:rPr>
        <w:t>s</w:t>
      </w:r>
      <w:bookmarkEnd w:id="252"/>
    </w:p>
    <w:p w14:paraId="1E021DD9" w14:textId="77777777" w:rsidR="00F5208E" w:rsidRDefault="00F5208E"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1350"/>
        <w:gridCol w:w="1389"/>
        <w:gridCol w:w="2126"/>
        <w:gridCol w:w="2551"/>
      </w:tblGrid>
      <w:tr w:rsidR="00F5208E" w:rsidRPr="00E54DEA" w14:paraId="65AE3F4C" w14:textId="77777777" w:rsidTr="00890B1D">
        <w:trPr>
          <w:trHeight w:val="173"/>
        </w:trPr>
        <w:tc>
          <w:tcPr>
            <w:tcW w:w="2785" w:type="dxa"/>
            <w:shd w:val="clear" w:color="auto" w:fill="D9D9D9" w:themeFill="background1" w:themeFillShade="D9"/>
            <w:noWrap/>
            <w:hideMark/>
          </w:tcPr>
          <w:p w14:paraId="523FC6A0" w14:textId="77777777" w:rsidR="00F5208E" w:rsidRPr="00E54DEA" w:rsidRDefault="00F5208E" w:rsidP="00D24078">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350" w:type="dxa"/>
            <w:shd w:val="clear" w:color="auto" w:fill="D9D9D9" w:themeFill="background1" w:themeFillShade="D9"/>
          </w:tcPr>
          <w:p w14:paraId="73B3DC30"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shd w:val="clear" w:color="auto" w:fill="D9D9D9" w:themeFill="background1" w:themeFillShade="D9"/>
          </w:tcPr>
          <w:p w14:paraId="56130523"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Mapping Details</w:t>
            </w:r>
          </w:p>
          <w:p w14:paraId="32B8F88A" w14:textId="77777777" w:rsidR="00F5208E" w:rsidRPr="001321BD" w:rsidRDefault="00F5208E" w:rsidP="00D24078">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shd w:val="clear" w:color="auto" w:fill="D9D9D9" w:themeFill="background1" w:themeFillShade="D9"/>
          </w:tcPr>
          <w:p w14:paraId="7D23A464"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5B667D7F"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Connection</w:t>
            </w:r>
          </w:p>
          <w:p w14:paraId="05E96401" w14:textId="77777777" w:rsidR="00F5208E" w:rsidRDefault="00F5208E" w:rsidP="00D24078">
            <w:pPr>
              <w:keepNext/>
              <w:overflowPunct/>
              <w:autoSpaceDE/>
              <w:autoSpaceDN/>
              <w:adjustRightInd/>
              <w:textAlignment w:val="auto"/>
              <w:rPr>
                <w:rFonts w:cs="Arial"/>
                <w:b/>
                <w:bCs/>
                <w:color w:val="000000"/>
              </w:rPr>
            </w:pPr>
            <w:r w:rsidRPr="001321BD">
              <w:rPr>
                <w:i/>
              </w:rPr>
              <w:t>(Optional)</w:t>
            </w:r>
          </w:p>
        </w:tc>
      </w:tr>
      <w:tr w:rsidR="00D24078" w:rsidRPr="003F473D" w14:paraId="49AA163B" w14:textId="77777777" w:rsidTr="00890B1D">
        <w:trPr>
          <w:trHeight w:val="143"/>
        </w:trPr>
        <w:tc>
          <w:tcPr>
            <w:tcW w:w="2785" w:type="dxa"/>
            <w:noWrap/>
          </w:tcPr>
          <w:p w14:paraId="68BF24A4" w14:textId="77777777" w:rsidR="00D24078" w:rsidRPr="003F473D" w:rsidRDefault="00D24078" w:rsidP="00D24078">
            <w:pPr>
              <w:keepNext/>
              <w:overflowPunct/>
              <w:autoSpaceDE/>
              <w:autoSpaceDN/>
              <w:adjustRightInd/>
              <w:textAlignment w:val="auto"/>
              <w:rPr>
                <w:rFonts w:cs="Arial"/>
                <w:color w:val="000000"/>
                <w:sz w:val="18"/>
                <w:szCs w:val="18"/>
              </w:rPr>
            </w:pPr>
            <w:r>
              <w:rPr>
                <w:rFonts w:cs="Arial"/>
                <w:color w:val="000000"/>
              </w:rPr>
              <w:t>Valid_Interior_Rqst</w:t>
            </w:r>
          </w:p>
        </w:tc>
        <w:tc>
          <w:tcPr>
            <w:tcW w:w="1350" w:type="dxa"/>
          </w:tcPr>
          <w:p w14:paraId="07EDA636" w14:textId="77777777" w:rsidR="00D24078" w:rsidRDefault="00D24078" w:rsidP="00D24078">
            <w:r w:rsidRPr="00B72567">
              <w:rPr>
                <w:color w:val="000000" w:themeColor="text1"/>
                <w:sz w:val="18"/>
              </w:rPr>
              <w:t>Same</w:t>
            </w:r>
          </w:p>
        </w:tc>
        <w:tc>
          <w:tcPr>
            <w:tcW w:w="1389" w:type="dxa"/>
          </w:tcPr>
          <w:p w14:paraId="430E180B" w14:textId="77777777" w:rsidR="00D24078" w:rsidRPr="00D20BE7" w:rsidRDefault="00D24078" w:rsidP="00D24078">
            <w:pPr>
              <w:keepNext/>
              <w:rPr>
                <w:sz w:val="18"/>
              </w:rPr>
            </w:pPr>
          </w:p>
        </w:tc>
        <w:tc>
          <w:tcPr>
            <w:tcW w:w="2126" w:type="dxa"/>
          </w:tcPr>
          <w:p w14:paraId="0EBD4134" w14:textId="77777777" w:rsidR="00D24078" w:rsidRPr="00D20BE7" w:rsidRDefault="00D24078" w:rsidP="00D24078">
            <w:pPr>
              <w:keepNext/>
              <w:rPr>
                <w:sz w:val="18"/>
              </w:rPr>
            </w:pPr>
          </w:p>
        </w:tc>
        <w:tc>
          <w:tcPr>
            <w:tcW w:w="2551" w:type="dxa"/>
          </w:tcPr>
          <w:p w14:paraId="0D7B2E40" w14:textId="77777777" w:rsidR="00D24078" w:rsidRPr="004B44BC" w:rsidRDefault="00D24078" w:rsidP="00D24078">
            <w:pPr>
              <w:keepNext/>
              <w:rPr>
                <w:sz w:val="18"/>
              </w:rPr>
            </w:pPr>
            <w:r>
              <w:rPr>
                <w:sz w:val="18"/>
              </w:rPr>
              <w:t>Internal to RGTM</w:t>
            </w:r>
          </w:p>
        </w:tc>
      </w:tr>
      <w:tr w:rsidR="00D24078" w:rsidRPr="003F473D" w14:paraId="013010C9" w14:textId="77777777" w:rsidTr="00890B1D">
        <w:trPr>
          <w:trHeight w:val="143"/>
        </w:trPr>
        <w:tc>
          <w:tcPr>
            <w:tcW w:w="2785" w:type="dxa"/>
            <w:noWrap/>
          </w:tcPr>
          <w:p w14:paraId="1D23AC21" w14:textId="77777777" w:rsidR="00D24078" w:rsidRDefault="00D24078" w:rsidP="00D24078">
            <w:pPr>
              <w:keepNext/>
              <w:overflowPunct/>
              <w:autoSpaceDE/>
              <w:autoSpaceDN/>
              <w:adjustRightInd/>
              <w:textAlignment w:val="auto"/>
            </w:pPr>
            <w:r>
              <w:rPr>
                <w:rFonts w:cs="Arial"/>
                <w:color w:val="000000"/>
              </w:rPr>
              <w:t>Valid_Exterior_Rqst</w:t>
            </w:r>
          </w:p>
        </w:tc>
        <w:tc>
          <w:tcPr>
            <w:tcW w:w="1350" w:type="dxa"/>
          </w:tcPr>
          <w:p w14:paraId="7C8F2788" w14:textId="77777777" w:rsidR="00D24078" w:rsidRDefault="00D24078" w:rsidP="00D24078">
            <w:r w:rsidRPr="00B72567">
              <w:rPr>
                <w:color w:val="000000" w:themeColor="text1"/>
                <w:sz w:val="18"/>
              </w:rPr>
              <w:t>Same</w:t>
            </w:r>
          </w:p>
        </w:tc>
        <w:tc>
          <w:tcPr>
            <w:tcW w:w="1389" w:type="dxa"/>
          </w:tcPr>
          <w:p w14:paraId="1AEC796E" w14:textId="77777777" w:rsidR="00D24078" w:rsidRPr="00D20BE7" w:rsidRDefault="00D24078" w:rsidP="00D24078">
            <w:pPr>
              <w:keepNext/>
              <w:rPr>
                <w:sz w:val="18"/>
              </w:rPr>
            </w:pPr>
          </w:p>
        </w:tc>
        <w:tc>
          <w:tcPr>
            <w:tcW w:w="2126" w:type="dxa"/>
          </w:tcPr>
          <w:p w14:paraId="7CFB2F86" w14:textId="77777777" w:rsidR="00D24078" w:rsidRPr="00D20BE7" w:rsidRDefault="00D24078" w:rsidP="00D24078">
            <w:pPr>
              <w:keepNext/>
              <w:rPr>
                <w:sz w:val="18"/>
              </w:rPr>
            </w:pPr>
          </w:p>
        </w:tc>
        <w:tc>
          <w:tcPr>
            <w:tcW w:w="2551" w:type="dxa"/>
          </w:tcPr>
          <w:p w14:paraId="4B5B1B38" w14:textId="77777777" w:rsidR="00D24078" w:rsidRPr="004B44BC" w:rsidRDefault="00D24078" w:rsidP="00D24078">
            <w:pPr>
              <w:keepNext/>
              <w:rPr>
                <w:sz w:val="18"/>
              </w:rPr>
            </w:pPr>
            <w:r>
              <w:rPr>
                <w:sz w:val="18"/>
              </w:rPr>
              <w:t>Internal to RGTM</w:t>
            </w:r>
          </w:p>
        </w:tc>
      </w:tr>
      <w:tr w:rsidR="00D24078" w:rsidRPr="003F473D" w14:paraId="6FCBA055" w14:textId="77777777" w:rsidTr="00890B1D">
        <w:trPr>
          <w:trHeight w:val="143"/>
        </w:trPr>
        <w:tc>
          <w:tcPr>
            <w:tcW w:w="2785" w:type="dxa"/>
            <w:noWrap/>
          </w:tcPr>
          <w:p w14:paraId="2C008F8A" w14:textId="77777777" w:rsidR="00D24078" w:rsidRDefault="00D24078" w:rsidP="00D24078">
            <w:pPr>
              <w:keepNext/>
              <w:overflowPunct/>
              <w:autoSpaceDE/>
              <w:autoSpaceDN/>
              <w:adjustRightInd/>
              <w:textAlignment w:val="auto"/>
              <w:rPr>
                <w:rFonts w:cs="Arial"/>
                <w:color w:val="000000"/>
              </w:rPr>
            </w:pPr>
            <w:r>
              <w:rPr>
                <w:rFonts w:ascii="Calibri" w:hAnsi="Calibri" w:cs="Calibri"/>
                <w:color w:val="000000"/>
              </w:rPr>
              <w:t>RGT_Passive_Handle_Rqst</w:t>
            </w:r>
          </w:p>
        </w:tc>
        <w:tc>
          <w:tcPr>
            <w:tcW w:w="1350" w:type="dxa"/>
          </w:tcPr>
          <w:p w14:paraId="2C8F7488" w14:textId="77777777" w:rsidR="00D24078" w:rsidRDefault="00D24078" w:rsidP="00D24078">
            <w:r w:rsidRPr="00B72567">
              <w:rPr>
                <w:color w:val="000000" w:themeColor="text1"/>
                <w:sz w:val="18"/>
              </w:rPr>
              <w:t>Same</w:t>
            </w:r>
          </w:p>
        </w:tc>
        <w:tc>
          <w:tcPr>
            <w:tcW w:w="1389" w:type="dxa"/>
          </w:tcPr>
          <w:p w14:paraId="16764AC1" w14:textId="77777777" w:rsidR="00D24078" w:rsidRPr="00D20BE7" w:rsidRDefault="00D24078" w:rsidP="00D24078">
            <w:pPr>
              <w:keepNext/>
              <w:rPr>
                <w:sz w:val="18"/>
              </w:rPr>
            </w:pPr>
          </w:p>
        </w:tc>
        <w:tc>
          <w:tcPr>
            <w:tcW w:w="2126" w:type="dxa"/>
          </w:tcPr>
          <w:p w14:paraId="531E98EE" w14:textId="77777777" w:rsidR="00D24078" w:rsidRPr="00D20BE7" w:rsidRDefault="00D24078" w:rsidP="00D24078">
            <w:pPr>
              <w:keepNext/>
              <w:rPr>
                <w:sz w:val="18"/>
              </w:rPr>
            </w:pPr>
          </w:p>
        </w:tc>
        <w:tc>
          <w:tcPr>
            <w:tcW w:w="2551" w:type="dxa"/>
          </w:tcPr>
          <w:p w14:paraId="57DDB73E" w14:textId="77777777" w:rsidR="00D24078" w:rsidRPr="004B44BC" w:rsidRDefault="00D24078" w:rsidP="00D24078">
            <w:pPr>
              <w:keepNext/>
              <w:rPr>
                <w:sz w:val="18"/>
              </w:rPr>
            </w:pPr>
            <w:r>
              <w:rPr>
                <w:sz w:val="18"/>
              </w:rPr>
              <w:t>Internal to RGTM</w:t>
            </w:r>
          </w:p>
        </w:tc>
      </w:tr>
      <w:tr w:rsidR="00D24078" w:rsidRPr="003F473D" w14:paraId="3982D1A6" w14:textId="77777777" w:rsidTr="00890B1D">
        <w:trPr>
          <w:trHeight w:val="143"/>
        </w:trPr>
        <w:tc>
          <w:tcPr>
            <w:tcW w:w="2785" w:type="dxa"/>
            <w:noWrap/>
          </w:tcPr>
          <w:p w14:paraId="71D2E2C6" w14:textId="77777777" w:rsidR="00D24078" w:rsidRPr="00791879" w:rsidRDefault="00D24078" w:rsidP="00D24078">
            <w:pPr>
              <w:keepNext/>
              <w:overflowPunct/>
              <w:spacing w:line="288" w:lineRule="auto"/>
              <w:textAlignment w:val="auto"/>
              <w:rPr>
                <w:rFonts w:cs="Arial"/>
                <w:color w:val="000000"/>
              </w:rPr>
            </w:pPr>
            <w:r>
              <w:rPr>
                <w:rFonts w:cs="Arial"/>
                <w:color w:val="000000"/>
              </w:rPr>
              <w:t>Remote_RGT_Rqst</w:t>
            </w:r>
            <w:r>
              <w:rPr>
                <w:rFonts w:cs="Arial"/>
              </w:rPr>
              <w:tab/>
            </w:r>
          </w:p>
        </w:tc>
        <w:tc>
          <w:tcPr>
            <w:tcW w:w="1350" w:type="dxa"/>
          </w:tcPr>
          <w:p w14:paraId="4252B68C" w14:textId="77777777" w:rsidR="00D24078" w:rsidRDefault="00D24078" w:rsidP="00D24078">
            <w:r w:rsidRPr="00B72567">
              <w:rPr>
                <w:color w:val="000000" w:themeColor="text1"/>
                <w:sz w:val="18"/>
              </w:rPr>
              <w:t>Same</w:t>
            </w:r>
          </w:p>
        </w:tc>
        <w:tc>
          <w:tcPr>
            <w:tcW w:w="1389" w:type="dxa"/>
          </w:tcPr>
          <w:p w14:paraId="7A31F2FF" w14:textId="77777777" w:rsidR="00D24078" w:rsidRPr="00D20BE7" w:rsidRDefault="00D24078" w:rsidP="00D24078">
            <w:pPr>
              <w:keepNext/>
              <w:rPr>
                <w:sz w:val="18"/>
              </w:rPr>
            </w:pPr>
          </w:p>
        </w:tc>
        <w:tc>
          <w:tcPr>
            <w:tcW w:w="2126" w:type="dxa"/>
          </w:tcPr>
          <w:p w14:paraId="69440E2E" w14:textId="77777777" w:rsidR="00D24078" w:rsidRPr="00D20BE7" w:rsidRDefault="00D24078" w:rsidP="00D24078">
            <w:pPr>
              <w:keepNext/>
              <w:rPr>
                <w:sz w:val="18"/>
              </w:rPr>
            </w:pPr>
          </w:p>
        </w:tc>
        <w:tc>
          <w:tcPr>
            <w:tcW w:w="2551" w:type="dxa"/>
          </w:tcPr>
          <w:p w14:paraId="72E0EA20" w14:textId="77777777" w:rsidR="00D24078" w:rsidRPr="004B44BC" w:rsidRDefault="00D24078" w:rsidP="00D24078">
            <w:pPr>
              <w:keepNext/>
              <w:rPr>
                <w:sz w:val="18"/>
              </w:rPr>
            </w:pPr>
            <w:r>
              <w:rPr>
                <w:sz w:val="18"/>
              </w:rPr>
              <w:t>Internal to RGTM</w:t>
            </w:r>
          </w:p>
        </w:tc>
      </w:tr>
      <w:tr w:rsidR="00D24078" w:rsidRPr="003F473D" w14:paraId="05E82FA5" w14:textId="77777777" w:rsidTr="00890B1D">
        <w:trPr>
          <w:trHeight w:val="143"/>
        </w:trPr>
        <w:tc>
          <w:tcPr>
            <w:tcW w:w="2785" w:type="dxa"/>
            <w:noWrap/>
          </w:tcPr>
          <w:p w14:paraId="6AB1A93D" w14:textId="77777777" w:rsidR="00D24078" w:rsidRDefault="00D24078" w:rsidP="00D24078">
            <w:pPr>
              <w:keepNext/>
              <w:overflowPunct/>
              <w:autoSpaceDE/>
              <w:autoSpaceDN/>
              <w:adjustRightInd/>
              <w:textAlignment w:val="auto"/>
              <w:rPr>
                <w:rFonts w:cs="Arial"/>
                <w:color w:val="000000"/>
              </w:rPr>
            </w:pPr>
            <w:r>
              <w:rPr>
                <w:rFonts w:cs="Arial"/>
                <w:color w:val="000000"/>
              </w:rPr>
              <w:t>RawOpenCloseStop_Rqst</w:t>
            </w:r>
          </w:p>
        </w:tc>
        <w:tc>
          <w:tcPr>
            <w:tcW w:w="1350" w:type="dxa"/>
          </w:tcPr>
          <w:p w14:paraId="3CB6847E" w14:textId="77777777" w:rsidR="00D24078" w:rsidRDefault="00D24078" w:rsidP="00D24078">
            <w:r w:rsidRPr="00B72567">
              <w:rPr>
                <w:color w:val="000000" w:themeColor="text1"/>
                <w:sz w:val="18"/>
              </w:rPr>
              <w:t>Same</w:t>
            </w:r>
          </w:p>
        </w:tc>
        <w:tc>
          <w:tcPr>
            <w:tcW w:w="1389" w:type="dxa"/>
          </w:tcPr>
          <w:p w14:paraId="4105AEDD" w14:textId="77777777" w:rsidR="00D24078" w:rsidRPr="00D20BE7" w:rsidRDefault="00D24078" w:rsidP="00D24078">
            <w:pPr>
              <w:keepNext/>
              <w:rPr>
                <w:sz w:val="18"/>
              </w:rPr>
            </w:pPr>
          </w:p>
        </w:tc>
        <w:tc>
          <w:tcPr>
            <w:tcW w:w="2126" w:type="dxa"/>
          </w:tcPr>
          <w:p w14:paraId="12122D01" w14:textId="77777777" w:rsidR="00D24078" w:rsidRPr="00D20BE7" w:rsidRDefault="00D24078" w:rsidP="00D24078">
            <w:pPr>
              <w:keepNext/>
              <w:rPr>
                <w:sz w:val="18"/>
              </w:rPr>
            </w:pPr>
          </w:p>
        </w:tc>
        <w:tc>
          <w:tcPr>
            <w:tcW w:w="2551" w:type="dxa"/>
          </w:tcPr>
          <w:p w14:paraId="5E55353C" w14:textId="77777777" w:rsidR="00D24078" w:rsidRPr="004B44BC" w:rsidRDefault="00D24078" w:rsidP="00D24078">
            <w:pPr>
              <w:keepNext/>
              <w:rPr>
                <w:sz w:val="18"/>
              </w:rPr>
            </w:pPr>
            <w:r>
              <w:rPr>
                <w:sz w:val="18"/>
              </w:rPr>
              <w:t>Internal to RGTM</w:t>
            </w:r>
          </w:p>
        </w:tc>
      </w:tr>
      <w:tr w:rsidR="00D24078" w:rsidRPr="003F473D" w14:paraId="1E134FA9" w14:textId="77777777" w:rsidTr="00890B1D">
        <w:trPr>
          <w:trHeight w:val="143"/>
        </w:trPr>
        <w:tc>
          <w:tcPr>
            <w:tcW w:w="2785" w:type="dxa"/>
            <w:noWrap/>
          </w:tcPr>
          <w:p w14:paraId="37786F2F" w14:textId="77777777" w:rsidR="00D24078" w:rsidRDefault="00D24078" w:rsidP="00D24078">
            <w:pPr>
              <w:keepNext/>
              <w:overflowPunct/>
              <w:autoSpaceDE/>
              <w:autoSpaceDN/>
              <w:adjustRightInd/>
              <w:textAlignment w:val="auto"/>
              <w:rPr>
                <w:rFonts w:cs="Arial"/>
                <w:color w:val="000000"/>
              </w:rPr>
            </w:pPr>
            <w:r>
              <w:rPr>
                <w:rFonts w:cs="Arial"/>
                <w:color w:val="000000"/>
              </w:rPr>
              <w:t>Shutface_Sw_Rqst</w:t>
            </w:r>
          </w:p>
        </w:tc>
        <w:tc>
          <w:tcPr>
            <w:tcW w:w="1350" w:type="dxa"/>
          </w:tcPr>
          <w:p w14:paraId="224E384A" w14:textId="77777777" w:rsidR="00D24078" w:rsidRDefault="00D24078" w:rsidP="00D24078">
            <w:r w:rsidRPr="00B72567">
              <w:rPr>
                <w:color w:val="000000" w:themeColor="text1"/>
                <w:sz w:val="18"/>
              </w:rPr>
              <w:t>Same</w:t>
            </w:r>
          </w:p>
        </w:tc>
        <w:tc>
          <w:tcPr>
            <w:tcW w:w="1389" w:type="dxa"/>
          </w:tcPr>
          <w:p w14:paraId="2DD23D09" w14:textId="77777777" w:rsidR="00D24078" w:rsidRPr="00D20BE7" w:rsidRDefault="00D24078" w:rsidP="00D24078">
            <w:pPr>
              <w:keepNext/>
              <w:rPr>
                <w:sz w:val="18"/>
              </w:rPr>
            </w:pPr>
          </w:p>
        </w:tc>
        <w:tc>
          <w:tcPr>
            <w:tcW w:w="2126" w:type="dxa"/>
          </w:tcPr>
          <w:p w14:paraId="757C470D" w14:textId="77777777" w:rsidR="00D24078" w:rsidRPr="00D20BE7" w:rsidRDefault="00D24078" w:rsidP="00D24078">
            <w:pPr>
              <w:keepNext/>
              <w:rPr>
                <w:sz w:val="18"/>
              </w:rPr>
            </w:pPr>
          </w:p>
        </w:tc>
        <w:tc>
          <w:tcPr>
            <w:tcW w:w="2551" w:type="dxa"/>
          </w:tcPr>
          <w:p w14:paraId="3BBEB42F" w14:textId="77777777" w:rsidR="00D24078" w:rsidRPr="004B44BC" w:rsidRDefault="00D24078" w:rsidP="00D24078">
            <w:pPr>
              <w:keepNext/>
              <w:rPr>
                <w:sz w:val="18"/>
              </w:rPr>
            </w:pPr>
            <w:r>
              <w:rPr>
                <w:sz w:val="18"/>
              </w:rPr>
              <w:t>Internal to RGTM</w:t>
            </w:r>
          </w:p>
        </w:tc>
      </w:tr>
    </w:tbl>
    <w:p w14:paraId="65E3BF0A" w14:textId="77777777" w:rsidR="00F5208E" w:rsidRPr="00702453" w:rsidRDefault="00F5208E" w:rsidP="00F5208E">
      <w:pPr>
        <w:pStyle w:val="Caption"/>
      </w:pPr>
      <w:bookmarkStart w:id="253" w:name="_Toc25584444"/>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35</w:t>
      </w:r>
      <w:r>
        <w:rPr>
          <w:noProof/>
        </w:rPr>
        <w:fldChar w:fldCharType="end"/>
      </w:r>
      <w:r w:rsidRPr="00702453">
        <w:t xml:space="preserve">: </w:t>
      </w:r>
      <w:r>
        <w:t>Output Signal mappings of Function</w:t>
      </w:r>
      <w:bookmarkEnd w:id="253"/>
    </w:p>
    <w:p w14:paraId="6D24C8C2" w14:textId="77777777" w:rsidR="00F5208E" w:rsidRDefault="00F5208E" w:rsidP="00F5208E">
      <w:pPr>
        <w:rPr>
          <w:lang w:val="en-GB"/>
        </w:rPr>
      </w:pPr>
    </w:p>
    <w:p w14:paraId="3736AA6C" w14:textId="77777777" w:rsidR="00F5208E" w:rsidRDefault="00F5208E" w:rsidP="00F5208E">
      <w:pPr>
        <w:pStyle w:val="Heading6"/>
      </w:pPr>
      <w:bookmarkStart w:id="254" w:name="_Toc32332174"/>
      <w:r>
        <w:t>Parameters</w:t>
      </w:r>
      <w:bookmarkEnd w:id="254"/>
    </w:p>
    <w:p w14:paraId="4734B319" w14:textId="77777777" w:rsidR="00F5208E" w:rsidRPr="00A57D05" w:rsidRDefault="00F5208E"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F5208E" w:rsidRPr="00E54DEA" w14:paraId="4FE91BD3" w14:textId="77777777" w:rsidTr="00890B1D">
        <w:trPr>
          <w:trHeight w:val="161"/>
        </w:trPr>
        <w:tc>
          <w:tcPr>
            <w:tcW w:w="1838" w:type="dxa"/>
            <w:shd w:val="clear" w:color="auto" w:fill="D9D9D9" w:themeFill="background1" w:themeFillShade="D9"/>
            <w:noWrap/>
            <w:hideMark/>
          </w:tcPr>
          <w:p w14:paraId="4BC792F5" w14:textId="77777777" w:rsidR="00F5208E" w:rsidRPr="00E54DEA" w:rsidRDefault="00F5208E" w:rsidP="00D24078">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25DA8C8"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E20CA17"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AF58821" w14:textId="77777777" w:rsidR="00F5208E" w:rsidRPr="00E54DEA" w:rsidRDefault="00F5208E" w:rsidP="00D24078">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8744788" w14:textId="77777777" w:rsidR="00F5208E" w:rsidRDefault="00F5208E" w:rsidP="00D24078">
            <w:pPr>
              <w:keepNext/>
              <w:overflowPunct/>
              <w:autoSpaceDE/>
              <w:autoSpaceDN/>
              <w:adjustRightInd/>
              <w:textAlignment w:val="auto"/>
              <w:rPr>
                <w:rFonts w:cs="Arial"/>
                <w:b/>
                <w:bCs/>
                <w:color w:val="000000"/>
              </w:rPr>
            </w:pPr>
            <w:r>
              <w:rPr>
                <w:rFonts w:cs="Arial"/>
                <w:b/>
                <w:bCs/>
                <w:color w:val="000000"/>
              </w:rPr>
              <w:t>Method Details</w:t>
            </w:r>
          </w:p>
        </w:tc>
      </w:tr>
      <w:tr w:rsidR="00F5208E" w:rsidRPr="003F473D" w14:paraId="38BB00E2" w14:textId="77777777" w:rsidTr="00890B1D">
        <w:trPr>
          <w:trHeight w:val="70"/>
        </w:trPr>
        <w:tc>
          <w:tcPr>
            <w:tcW w:w="1838" w:type="dxa"/>
            <w:noWrap/>
          </w:tcPr>
          <w:p w14:paraId="3CDD4B50" w14:textId="77777777" w:rsidR="00F5208E" w:rsidRPr="00D20BE7" w:rsidRDefault="00F5208E" w:rsidP="00D24078">
            <w:pPr>
              <w:keepNext/>
              <w:overflowPunct/>
              <w:autoSpaceDE/>
              <w:autoSpaceDN/>
              <w:adjustRightInd/>
              <w:textAlignment w:val="auto"/>
              <w:rPr>
                <w:color w:val="000000" w:themeColor="text1"/>
                <w:sz w:val="18"/>
              </w:rPr>
            </w:pPr>
          </w:p>
        </w:tc>
        <w:tc>
          <w:tcPr>
            <w:tcW w:w="1843" w:type="dxa"/>
          </w:tcPr>
          <w:p w14:paraId="109F17DA" w14:textId="77777777" w:rsidR="00F5208E" w:rsidRPr="00D20BE7" w:rsidRDefault="00F5208E" w:rsidP="00D24078">
            <w:pPr>
              <w:keepNext/>
              <w:rPr>
                <w:color w:val="000000" w:themeColor="text1"/>
                <w:sz w:val="18"/>
              </w:rPr>
            </w:pPr>
          </w:p>
        </w:tc>
        <w:tc>
          <w:tcPr>
            <w:tcW w:w="1701" w:type="dxa"/>
          </w:tcPr>
          <w:p w14:paraId="4262CD3A" w14:textId="77777777" w:rsidR="00F5208E" w:rsidRPr="00D20BE7" w:rsidRDefault="00F5208E" w:rsidP="00D24078">
            <w:pPr>
              <w:keepNext/>
              <w:rPr>
                <w:sz w:val="18"/>
              </w:rPr>
            </w:pPr>
          </w:p>
        </w:tc>
        <w:tc>
          <w:tcPr>
            <w:tcW w:w="1417" w:type="dxa"/>
            <w:noWrap/>
          </w:tcPr>
          <w:p w14:paraId="63680B66" w14:textId="77777777" w:rsidR="00F5208E" w:rsidRPr="00D20BE7" w:rsidRDefault="00F5208E" w:rsidP="00D24078">
            <w:pPr>
              <w:keepNext/>
              <w:rPr>
                <w:color w:val="000000" w:themeColor="text1"/>
                <w:sz w:val="18"/>
              </w:rPr>
            </w:pPr>
          </w:p>
        </w:tc>
        <w:tc>
          <w:tcPr>
            <w:tcW w:w="3402" w:type="dxa"/>
          </w:tcPr>
          <w:p w14:paraId="298A4663" w14:textId="77777777" w:rsidR="00F5208E" w:rsidRPr="00D20BE7" w:rsidRDefault="00F5208E" w:rsidP="00D24078">
            <w:pPr>
              <w:keepNext/>
              <w:rPr>
                <w:sz w:val="18"/>
              </w:rPr>
            </w:pPr>
          </w:p>
        </w:tc>
      </w:tr>
    </w:tbl>
    <w:p w14:paraId="791DAB6D" w14:textId="77777777" w:rsidR="00F5208E" w:rsidRPr="00702453" w:rsidRDefault="00F5208E" w:rsidP="00F5208E">
      <w:pPr>
        <w:pStyle w:val="Caption"/>
      </w:pPr>
      <w:bookmarkStart w:id="255" w:name="_Toc25584445"/>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36</w:t>
      </w:r>
      <w:r>
        <w:rPr>
          <w:noProof/>
        </w:rPr>
        <w:fldChar w:fldCharType="end"/>
      </w:r>
      <w:r w:rsidRPr="00702453">
        <w:t xml:space="preserve">: </w:t>
      </w:r>
      <w:r>
        <w:t>Parameter mappings of Function</w:t>
      </w:r>
      <w:bookmarkEnd w:id="255"/>
    </w:p>
    <w:p w14:paraId="02465FD3" w14:textId="77777777" w:rsidR="00F5208E" w:rsidRPr="003E2313" w:rsidRDefault="00F5208E" w:rsidP="00F5208E">
      <w:pPr>
        <w:pStyle w:val="Heading6"/>
      </w:pPr>
      <w:bookmarkStart w:id="256" w:name="_Toc32332175"/>
      <w:r>
        <w:t>Interface</w:t>
      </w:r>
      <w:r w:rsidRPr="003E2313">
        <w:t xml:space="preserve"> Requirements</w:t>
      </w:r>
      <w:bookmarkEnd w:id="256"/>
    </w:p>
    <w:p w14:paraId="60D6D26E" w14:textId="77777777" w:rsidR="00F5208E" w:rsidRPr="003225C9" w:rsidRDefault="00F5208E" w:rsidP="00F5208E">
      <w:pPr>
        <w:tabs>
          <w:tab w:val="left" w:pos="284"/>
          <w:tab w:val="left" w:pos="851"/>
        </w:tabs>
      </w:pPr>
      <w:r>
        <w:t>N/A</w:t>
      </w:r>
    </w:p>
    <w:p w14:paraId="2C53A952" w14:textId="77777777" w:rsidR="00F5208E" w:rsidRDefault="00F5208E" w:rsidP="00F5208E">
      <w:pPr>
        <w:pStyle w:val="Heading6"/>
        <w:numPr>
          <w:ilvl w:val="4"/>
          <w:numId w:val="5"/>
        </w:numPr>
        <w:tabs>
          <w:tab w:val="clear" w:pos="1418"/>
        </w:tabs>
        <w:rPr>
          <w:lang w:val="en-GB"/>
        </w:rPr>
      </w:pPr>
      <w:bookmarkStart w:id="257" w:name="_Toc32332176"/>
      <w:r>
        <w:rPr>
          <w:lang w:val="en-GB"/>
        </w:rPr>
        <w:t>Function Requirements</w:t>
      </w:r>
      <w:bookmarkEnd w:id="257"/>
    </w:p>
    <w:p w14:paraId="209373BA" w14:textId="77777777" w:rsidR="00F5208E" w:rsidRDefault="00F5208E" w:rsidP="00F5208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4973"/>
        <w:gridCol w:w="2466"/>
      </w:tblGrid>
      <w:tr w:rsidR="00F5208E" w14:paraId="3542C329" w14:textId="77777777" w:rsidTr="00890B1D">
        <w:tc>
          <w:tcPr>
            <w:tcW w:w="2762" w:type="dxa"/>
            <w:shd w:val="clear" w:color="auto" w:fill="D9D9D9" w:themeFill="background1" w:themeFillShade="D9"/>
          </w:tcPr>
          <w:p w14:paraId="53CB5E3E" w14:textId="77777777" w:rsidR="00F5208E" w:rsidRDefault="00F5208E" w:rsidP="00D24078">
            <w:pPr>
              <w:keepNext/>
              <w:rPr>
                <w:b/>
              </w:rPr>
            </w:pPr>
            <w:r w:rsidRPr="00AF169D">
              <w:rPr>
                <w:b/>
              </w:rPr>
              <w:t>Requirement ID</w:t>
            </w:r>
          </w:p>
          <w:p w14:paraId="3BEB48CA" w14:textId="77777777" w:rsidR="00F5208E" w:rsidRPr="00AF169D" w:rsidRDefault="00F5208E" w:rsidP="00D24078">
            <w:pPr>
              <w:keepNext/>
              <w:rPr>
                <w:b/>
              </w:rPr>
            </w:pPr>
            <w:r w:rsidRPr="00EB7BB6">
              <w:t>(of Logical Function)</w:t>
            </w:r>
          </w:p>
        </w:tc>
        <w:tc>
          <w:tcPr>
            <w:tcW w:w="4973" w:type="dxa"/>
            <w:shd w:val="clear" w:color="auto" w:fill="D9D9D9" w:themeFill="background1" w:themeFillShade="D9"/>
          </w:tcPr>
          <w:p w14:paraId="4C54462C" w14:textId="77777777" w:rsidR="00F5208E" w:rsidRPr="00AF169D" w:rsidRDefault="00F5208E" w:rsidP="00D24078">
            <w:pPr>
              <w:keepNext/>
              <w:rPr>
                <w:b/>
              </w:rPr>
            </w:pPr>
            <w:r w:rsidRPr="00AF169D">
              <w:rPr>
                <w:b/>
              </w:rPr>
              <w:t>Requirement Title</w:t>
            </w:r>
          </w:p>
        </w:tc>
        <w:tc>
          <w:tcPr>
            <w:tcW w:w="2466" w:type="dxa"/>
            <w:shd w:val="clear" w:color="auto" w:fill="D9D9D9" w:themeFill="background1" w:themeFillShade="D9"/>
          </w:tcPr>
          <w:p w14:paraId="5814E930" w14:textId="77777777" w:rsidR="00F5208E" w:rsidRPr="00AF169D" w:rsidRDefault="00F5208E" w:rsidP="00D24078">
            <w:pPr>
              <w:keepNext/>
              <w:rPr>
                <w:b/>
              </w:rPr>
            </w:pPr>
            <w:r>
              <w:rPr>
                <w:b/>
              </w:rPr>
              <w:t>Comment</w:t>
            </w:r>
          </w:p>
        </w:tc>
      </w:tr>
      <w:tr w:rsidR="00F5208E" w14:paraId="4B66CAA6" w14:textId="77777777" w:rsidTr="00890B1D">
        <w:tc>
          <w:tcPr>
            <w:tcW w:w="2762" w:type="dxa"/>
          </w:tcPr>
          <w:p w14:paraId="5D45C4E0" w14:textId="77777777" w:rsidR="00F5208E" w:rsidRDefault="00D24078" w:rsidP="00D24078">
            <w:pPr>
              <w:keepNext/>
            </w:pPr>
            <w:bookmarkStart w:id="258" w:name="R_FNC_00001_ID_Inhibit_Front_Interior_Sw"/>
            <w:r>
              <w:t>R_FNC_BEC_VUR_00001</w:t>
            </w:r>
            <w:bookmarkEnd w:id="258"/>
          </w:p>
        </w:tc>
        <w:tc>
          <w:tcPr>
            <w:tcW w:w="4973" w:type="dxa"/>
          </w:tcPr>
          <w:p w14:paraId="589E9C11" w14:textId="77777777" w:rsidR="00F5208E" w:rsidRDefault="00D24078" w:rsidP="00D24078">
            <w:pPr>
              <w:keepNext/>
            </w:pPr>
            <w:r>
              <w:t>Validate Front Interior Switch</w:t>
            </w:r>
          </w:p>
        </w:tc>
        <w:tc>
          <w:tcPr>
            <w:tcW w:w="2466" w:type="dxa"/>
          </w:tcPr>
          <w:p w14:paraId="57D61815" w14:textId="77777777" w:rsidR="00F5208E" w:rsidRDefault="00F5208E" w:rsidP="00D24078">
            <w:pPr>
              <w:keepNext/>
            </w:pPr>
          </w:p>
        </w:tc>
      </w:tr>
      <w:tr w:rsidR="00D24078" w14:paraId="0ED8BE22" w14:textId="77777777" w:rsidTr="00890B1D">
        <w:tc>
          <w:tcPr>
            <w:tcW w:w="2762" w:type="dxa"/>
          </w:tcPr>
          <w:p w14:paraId="41792729" w14:textId="77777777" w:rsidR="00D24078" w:rsidRDefault="00D24078" w:rsidP="00D24078">
            <w:pPr>
              <w:keepNext/>
            </w:pPr>
            <w:bookmarkStart w:id="259" w:name="R_FNC_00002_ID_Authoize_Local_Exterior_U"/>
            <w:r>
              <w:t>R_FNC_BEC_VUR_00002</w:t>
            </w:r>
            <w:bookmarkEnd w:id="259"/>
          </w:p>
        </w:tc>
        <w:tc>
          <w:tcPr>
            <w:tcW w:w="4973" w:type="dxa"/>
          </w:tcPr>
          <w:p w14:paraId="5FE0161A" w14:textId="77777777" w:rsidR="00D24078" w:rsidRDefault="00D24078" w:rsidP="00D24078">
            <w:pPr>
              <w:keepNext/>
            </w:pPr>
            <w:r>
              <w:t>Validate Local Exterior User Requests</w:t>
            </w:r>
          </w:p>
        </w:tc>
        <w:tc>
          <w:tcPr>
            <w:tcW w:w="2466" w:type="dxa"/>
          </w:tcPr>
          <w:p w14:paraId="32BCC4DA" w14:textId="77777777" w:rsidR="00D24078" w:rsidRDefault="00D24078" w:rsidP="00D24078">
            <w:pPr>
              <w:keepNext/>
            </w:pPr>
          </w:p>
        </w:tc>
      </w:tr>
      <w:tr w:rsidR="00D24078" w14:paraId="320F3323" w14:textId="77777777" w:rsidTr="00890B1D">
        <w:tc>
          <w:tcPr>
            <w:tcW w:w="2762" w:type="dxa"/>
          </w:tcPr>
          <w:p w14:paraId="2C02D726" w14:textId="77777777" w:rsidR="00D24078" w:rsidRDefault="00D24078" w:rsidP="00D24078">
            <w:pPr>
              <w:keepNext/>
            </w:pPr>
            <w:bookmarkStart w:id="260" w:name="R_F_00004_ID_Validate_RemoteUser_Request"/>
            <w:r>
              <w:t>R_FNC_BEC_VUR_00004</w:t>
            </w:r>
            <w:bookmarkEnd w:id="260"/>
          </w:p>
        </w:tc>
        <w:tc>
          <w:tcPr>
            <w:tcW w:w="4973" w:type="dxa"/>
          </w:tcPr>
          <w:p w14:paraId="04049A82" w14:textId="77777777" w:rsidR="00D24078" w:rsidRDefault="00D24078" w:rsidP="00D24078">
            <w:pPr>
              <w:keepNext/>
            </w:pPr>
            <w:r>
              <w:t>Validate Remote User Stop Requests</w:t>
            </w:r>
          </w:p>
        </w:tc>
        <w:tc>
          <w:tcPr>
            <w:tcW w:w="2466" w:type="dxa"/>
          </w:tcPr>
          <w:p w14:paraId="3FA82E90" w14:textId="77777777" w:rsidR="00D24078" w:rsidRDefault="00D24078" w:rsidP="00D24078">
            <w:pPr>
              <w:keepNext/>
            </w:pPr>
          </w:p>
        </w:tc>
      </w:tr>
      <w:tr w:rsidR="00D24078" w14:paraId="0444C557" w14:textId="77777777" w:rsidTr="00890B1D">
        <w:tc>
          <w:tcPr>
            <w:tcW w:w="2762" w:type="dxa"/>
          </w:tcPr>
          <w:p w14:paraId="0C29A3FA" w14:textId="77777777" w:rsidR="00D24078" w:rsidRDefault="00D24078" w:rsidP="00D24078">
            <w:pPr>
              <w:keepNext/>
            </w:pPr>
            <w:bookmarkStart w:id="261" w:name="R_F_00005_ID_Validate_OpenClose_r"/>
            <w:r>
              <w:t>R_FNC_BEC_VUR_00005</w:t>
            </w:r>
            <w:bookmarkEnd w:id="261"/>
          </w:p>
        </w:tc>
        <w:tc>
          <w:tcPr>
            <w:tcW w:w="4973" w:type="dxa"/>
          </w:tcPr>
          <w:p w14:paraId="348474A1" w14:textId="77777777" w:rsidR="00D24078" w:rsidRDefault="00D24078" w:rsidP="00D24078">
            <w:pPr>
              <w:keepNext/>
            </w:pPr>
            <w:r>
              <w:t>Validate Remote User Open Requests</w:t>
            </w:r>
          </w:p>
        </w:tc>
        <w:tc>
          <w:tcPr>
            <w:tcW w:w="2466" w:type="dxa"/>
          </w:tcPr>
          <w:p w14:paraId="587B10EA" w14:textId="77777777" w:rsidR="00D24078" w:rsidRDefault="00D24078" w:rsidP="00D24078">
            <w:pPr>
              <w:keepNext/>
            </w:pPr>
          </w:p>
        </w:tc>
      </w:tr>
      <w:tr w:rsidR="00D24078" w14:paraId="0333F085" w14:textId="77777777" w:rsidTr="00890B1D">
        <w:tc>
          <w:tcPr>
            <w:tcW w:w="2762" w:type="dxa"/>
          </w:tcPr>
          <w:p w14:paraId="5D535666" w14:textId="77777777" w:rsidR="00D24078" w:rsidRDefault="00D24078" w:rsidP="00D24078">
            <w:pPr>
              <w:keepNext/>
            </w:pPr>
            <w:bookmarkStart w:id="262" w:name="R_FNC_00006_ID_Remote"/>
            <w:r>
              <w:t>R_FNC_BEC_VUR_00006</w:t>
            </w:r>
            <w:bookmarkEnd w:id="262"/>
          </w:p>
        </w:tc>
        <w:tc>
          <w:tcPr>
            <w:tcW w:w="4973" w:type="dxa"/>
          </w:tcPr>
          <w:p w14:paraId="61265EF2" w14:textId="77777777" w:rsidR="00D24078" w:rsidRDefault="00D24078" w:rsidP="00D24078">
            <w:pPr>
              <w:keepNext/>
            </w:pPr>
            <w:r>
              <w:t>Validate Remote User Close Requests</w:t>
            </w:r>
          </w:p>
        </w:tc>
        <w:tc>
          <w:tcPr>
            <w:tcW w:w="2466" w:type="dxa"/>
          </w:tcPr>
          <w:p w14:paraId="1815463A" w14:textId="77777777" w:rsidR="00D24078" w:rsidRDefault="00D24078" w:rsidP="00D24078">
            <w:pPr>
              <w:keepNext/>
            </w:pPr>
          </w:p>
        </w:tc>
      </w:tr>
      <w:tr w:rsidR="00D24078" w14:paraId="2D9C82E4" w14:textId="77777777" w:rsidTr="00890B1D">
        <w:tc>
          <w:tcPr>
            <w:tcW w:w="2762" w:type="dxa"/>
          </w:tcPr>
          <w:p w14:paraId="7A9EE2CC" w14:textId="77777777" w:rsidR="00D24078" w:rsidRDefault="00D24078" w:rsidP="00D24078">
            <w:pPr>
              <w:keepNext/>
            </w:pPr>
            <w:bookmarkStart w:id="263" w:name="R_F_00007_ID_Validate_Remote_User_Toggle"/>
            <w:r>
              <w:t>R_FNC_BEC_VUR_00007</w:t>
            </w:r>
            <w:bookmarkEnd w:id="263"/>
          </w:p>
        </w:tc>
        <w:tc>
          <w:tcPr>
            <w:tcW w:w="4973" w:type="dxa"/>
          </w:tcPr>
          <w:p w14:paraId="3C6FAD10" w14:textId="77777777" w:rsidR="00D24078" w:rsidRDefault="00D24078" w:rsidP="00D24078">
            <w:pPr>
              <w:keepNext/>
            </w:pPr>
            <w:r>
              <w:t>Validate Remote User Toggle Request</w:t>
            </w:r>
          </w:p>
        </w:tc>
        <w:tc>
          <w:tcPr>
            <w:tcW w:w="2466" w:type="dxa"/>
          </w:tcPr>
          <w:p w14:paraId="234F2072" w14:textId="77777777" w:rsidR="00D24078" w:rsidRDefault="00D24078" w:rsidP="00D24078">
            <w:pPr>
              <w:keepNext/>
            </w:pPr>
          </w:p>
        </w:tc>
      </w:tr>
      <w:tr w:rsidR="00D24078" w14:paraId="35BD99E2" w14:textId="77777777" w:rsidTr="00890B1D">
        <w:tc>
          <w:tcPr>
            <w:tcW w:w="2762" w:type="dxa"/>
          </w:tcPr>
          <w:p w14:paraId="6856379F" w14:textId="77777777" w:rsidR="00D24078" w:rsidRDefault="00D24078" w:rsidP="00D24078">
            <w:pPr>
              <w:keepNext/>
            </w:pPr>
            <w:bookmarkStart w:id="264" w:name="R_FNC_00008_ID_Validate_Local_Interior_R"/>
            <w:r>
              <w:t>R_FNC_BEC_VUR_00008</w:t>
            </w:r>
            <w:bookmarkEnd w:id="264"/>
          </w:p>
        </w:tc>
        <w:tc>
          <w:tcPr>
            <w:tcW w:w="4973" w:type="dxa"/>
          </w:tcPr>
          <w:p w14:paraId="4EA0C3F3" w14:textId="77777777" w:rsidR="00D24078" w:rsidRDefault="00D24078" w:rsidP="00D24078">
            <w:pPr>
              <w:keepNext/>
            </w:pPr>
            <w:r>
              <w:t>Validate Local Interior Requests</w:t>
            </w:r>
          </w:p>
        </w:tc>
        <w:tc>
          <w:tcPr>
            <w:tcW w:w="2466" w:type="dxa"/>
          </w:tcPr>
          <w:p w14:paraId="088A1E6B" w14:textId="77777777" w:rsidR="00D24078" w:rsidRDefault="00D24078" w:rsidP="00D24078">
            <w:pPr>
              <w:keepNext/>
            </w:pPr>
          </w:p>
        </w:tc>
      </w:tr>
    </w:tbl>
    <w:p w14:paraId="45C5309E" w14:textId="77777777" w:rsidR="00F5208E" w:rsidRPr="00702453" w:rsidRDefault="00F5208E" w:rsidP="00F5208E">
      <w:pPr>
        <w:pStyle w:val="Caption"/>
      </w:pPr>
      <w:bookmarkStart w:id="265" w:name="_Toc25584446"/>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37</w:t>
      </w:r>
      <w:r>
        <w:rPr>
          <w:noProof/>
        </w:rPr>
        <w:fldChar w:fldCharType="end"/>
      </w:r>
      <w:r w:rsidRPr="00702453">
        <w:t xml:space="preserve">: </w:t>
      </w:r>
      <w:r>
        <w:t>Inherited Requirements</w:t>
      </w:r>
      <w:bookmarkEnd w:id="265"/>
    </w:p>
    <w:p w14:paraId="38E6FC1C" w14:textId="77777777" w:rsidR="00F5208E" w:rsidRDefault="00F5208E" w:rsidP="00F5208E">
      <w:pPr>
        <w:rPr>
          <w:lang w:val="en-GB"/>
        </w:rPr>
      </w:pPr>
    </w:p>
    <w:p w14:paraId="1062886E" w14:textId="77777777" w:rsidR="00F5208E" w:rsidRDefault="00F5208E" w:rsidP="00F5208E">
      <w:pPr>
        <w:pStyle w:val="Heading7"/>
        <w:tabs>
          <w:tab w:val="clear" w:pos="1559"/>
        </w:tabs>
        <w:rPr>
          <w:lang w:val="en-GB"/>
        </w:rPr>
      </w:pPr>
      <w:r>
        <w:rPr>
          <w:lang w:val="en-GB"/>
        </w:rPr>
        <w:t>Component Specific Requirements</w:t>
      </w:r>
    </w:p>
    <w:p w14:paraId="2F1897AA" w14:textId="77777777" w:rsidR="00F5208E" w:rsidRPr="00A93094" w:rsidRDefault="00F5208E" w:rsidP="00F5208E">
      <w:r>
        <w:t>N/A</w:t>
      </w:r>
    </w:p>
    <w:p w14:paraId="5D7F14F8" w14:textId="77777777" w:rsidR="0053435C" w:rsidRPr="009E3B7C" w:rsidRDefault="0053435C" w:rsidP="0053435C">
      <w:pPr>
        <w:rPr>
          <w:rFonts w:cs="Arial"/>
        </w:rPr>
      </w:pPr>
    </w:p>
    <w:p w14:paraId="6F54617B" w14:textId="77777777" w:rsidR="00086D67" w:rsidRDefault="00A25FD8" w:rsidP="00086D67">
      <w:pPr>
        <w:pStyle w:val="Heading4"/>
        <w:rPr>
          <w:lang w:val="en-GB"/>
        </w:rPr>
      </w:pPr>
      <w:bookmarkStart w:id="266" w:name="_Toc32332177"/>
      <w:r>
        <w:rPr>
          <w:lang w:val="en-GB"/>
        </w:rPr>
        <w:t xml:space="preserve">Implemented Function </w:t>
      </w:r>
      <w:r w:rsidRPr="00A25FD8">
        <w:rPr>
          <w:lang w:val="en-GB"/>
        </w:rPr>
        <w:t>Liftgate / Decklid Position Programming</w:t>
      </w:r>
      <w:bookmarkEnd w:id="266"/>
    </w:p>
    <w:p w14:paraId="132CA166" w14:textId="77777777" w:rsidR="00C85F66" w:rsidRDefault="00C85F66" w:rsidP="00C85F66">
      <w:pPr>
        <w:pStyle w:val="Heading5"/>
        <w:rPr>
          <w:lang w:val="en-GB"/>
        </w:rPr>
      </w:pPr>
      <w:bookmarkStart w:id="267" w:name="_Toc32332178"/>
      <w:r>
        <w:rPr>
          <w:lang w:val="en-GB"/>
        </w:rPr>
        <w:t>Function Interfaces</w:t>
      </w:r>
      <w:bookmarkEnd w:id="267"/>
    </w:p>
    <w:p w14:paraId="32388752" w14:textId="77777777" w:rsidR="00C85F66" w:rsidRDefault="00C85F66" w:rsidP="00C85F66">
      <w:pPr>
        <w:pStyle w:val="Heading6"/>
        <w:rPr>
          <w:lang w:val="en-GB"/>
        </w:rPr>
      </w:pPr>
      <w:bookmarkStart w:id="268" w:name="_Toc32332179"/>
      <w:r>
        <w:rPr>
          <w:lang w:val="en-GB"/>
        </w:rPr>
        <w:t>Inputs</w:t>
      </w:r>
      <w:bookmarkEnd w:id="268"/>
    </w:p>
    <w:p w14:paraId="3DAC1048" w14:textId="77777777" w:rsidR="00C85F66" w:rsidRPr="00651AAD"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1170"/>
        <w:gridCol w:w="1350"/>
        <w:gridCol w:w="1303"/>
        <w:gridCol w:w="2693"/>
      </w:tblGrid>
      <w:tr w:rsidR="00C85F66" w:rsidRPr="00E54DEA" w14:paraId="6527294B" w14:textId="77777777" w:rsidTr="00C85F66">
        <w:trPr>
          <w:trHeight w:val="173"/>
        </w:trPr>
        <w:tc>
          <w:tcPr>
            <w:tcW w:w="3685" w:type="dxa"/>
            <w:shd w:val="clear" w:color="auto" w:fill="D9D9D9" w:themeFill="background1" w:themeFillShade="D9"/>
            <w:noWrap/>
            <w:hideMark/>
          </w:tcPr>
          <w:p w14:paraId="0CF97C8A"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170" w:type="dxa"/>
            <w:shd w:val="clear" w:color="auto" w:fill="D9D9D9" w:themeFill="background1" w:themeFillShade="D9"/>
          </w:tcPr>
          <w:p w14:paraId="5A2B8090"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51F00AA0"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00D46EB3"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0A782F2"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6557676A" w14:textId="77777777" w:rsidR="00C85F66" w:rsidRDefault="00C85F66" w:rsidP="00C85F66">
            <w:pPr>
              <w:keepNext/>
              <w:overflowPunct/>
              <w:autoSpaceDE/>
              <w:autoSpaceDN/>
              <w:adjustRightInd/>
              <w:textAlignment w:val="auto"/>
              <w:rPr>
                <w:rFonts w:cs="Arial"/>
                <w:b/>
                <w:bCs/>
                <w:color w:val="000000"/>
              </w:rPr>
            </w:pPr>
            <w:r>
              <w:t>(</w:t>
            </w:r>
            <w:r w:rsidRPr="001321BD">
              <w:rPr>
                <w:i/>
              </w:rPr>
              <w:t>Optional)</w:t>
            </w:r>
          </w:p>
        </w:tc>
      </w:tr>
      <w:tr w:rsidR="00C85F66" w:rsidRPr="003F473D" w14:paraId="168387BD" w14:textId="77777777" w:rsidTr="00C85F66">
        <w:trPr>
          <w:trHeight w:val="143"/>
        </w:trPr>
        <w:tc>
          <w:tcPr>
            <w:tcW w:w="3685" w:type="dxa"/>
            <w:noWrap/>
          </w:tcPr>
          <w:p w14:paraId="2A680FA5" w14:textId="77777777" w:rsidR="00C85F66" w:rsidRPr="003F473D" w:rsidRDefault="00C85F66" w:rsidP="00C85F66">
            <w:pPr>
              <w:overflowPunct/>
              <w:autoSpaceDE/>
              <w:autoSpaceDN/>
              <w:adjustRightInd/>
              <w:textAlignment w:val="auto"/>
              <w:rPr>
                <w:rFonts w:cs="Arial"/>
                <w:color w:val="000000"/>
                <w:sz w:val="18"/>
                <w:szCs w:val="18"/>
              </w:rPr>
            </w:pPr>
            <w:r w:rsidRPr="00222FD1">
              <w:t>Shutface_Sw_Status</w:t>
            </w:r>
          </w:p>
        </w:tc>
        <w:tc>
          <w:tcPr>
            <w:tcW w:w="1170" w:type="dxa"/>
          </w:tcPr>
          <w:p w14:paraId="752CE7E8" w14:textId="77777777" w:rsidR="00C85F66" w:rsidRPr="00D20BE7" w:rsidRDefault="00C85F66" w:rsidP="00C85F66">
            <w:pPr>
              <w:keepNext/>
              <w:rPr>
                <w:color w:val="000000" w:themeColor="text1"/>
                <w:sz w:val="18"/>
              </w:rPr>
            </w:pPr>
            <w:r>
              <w:rPr>
                <w:color w:val="000000" w:themeColor="text1"/>
                <w:sz w:val="18"/>
              </w:rPr>
              <w:t>Same</w:t>
            </w:r>
          </w:p>
        </w:tc>
        <w:tc>
          <w:tcPr>
            <w:tcW w:w="1350" w:type="dxa"/>
          </w:tcPr>
          <w:p w14:paraId="56C9AD9C" w14:textId="77777777" w:rsidR="00C85F66" w:rsidRPr="00D20BE7" w:rsidRDefault="00C85F66" w:rsidP="00C85F66">
            <w:pPr>
              <w:keepNext/>
              <w:rPr>
                <w:sz w:val="18"/>
              </w:rPr>
            </w:pPr>
          </w:p>
        </w:tc>
        <w:tc>
          <w:tcPr>
            <w:tcW w:w="1303" w:type="dxa"/>
          </w:tcPr>
          <w:p w14:paraId="12161D1B" w14:textId="77777777" w:rsidR="00C85F66" w:rsidRPr="00D20BE7" w:rsidRDefault="00C85F66" w:rsidP="00C85F66">
            <w:pPr>
              <w:keepNext/>
              <w:rPr>
                <w:sz w:val="18"/>
              </w:rPr>
            </w:pPr>
          </w:p>
        </w:tc>
        <w:tc>
          <w:tcPr>
            <w:tcW w:w="2693" w:type="dxa"/>
          </w:tcPr>
          <w:p w14:paraId="756749B4" w14:textId="77777777" w:rsidR="00C85F66" w:rsidRPr="004B44BC" w:rsidRDefault="00C85F66" w:rsidP="00C85F66">
            <w:pPr>
              <w:keepNext/>
              <w:rPr>
                <w:sz w:val="18"/>
              </w:rPr>
            </w:pPr>
            <w:r>
              <w:rPr>
                <w:sz w:val="18"/>
              </w:rPr>
              <w:t>Internal to RGTM</w:t>
            </w:r>
          </w:p>
        </w:tc>
      </w:tr>
      <w:tr w:rsidR="00C85F66" w:rsidRPr="003F473D" w14:paraId="0ACD7AA9" w14:textId="77777777" w:rsidTr="00C85F66">
        <w:trPr>
          <w:trHeight w:val="143"/>
        </w:trPr>
        <w:tc>
          <w:tcPr>
            <w:tcW w:w="3685" w:type="dxa"/>
            <w:noWrap/>
          </w:tcPr>
          <w:p w14:paraId="4EFB0F30" w14:textId="77777777" w:rsidR="00C85F66" w:rsidRDefault="00C85F66" w:rsidP="00C85F66">
            <w:pPr>
              <w:overflowPunct/>
              <w:autoSpaceDE/>
              <w:autoSpaceDN/>
              <w:adjustRightInd/>
              <w:textAlignment w:val="auto"/>
            </w:pPr>
            <w:r>
              <w:lastRenderedPageBreak/>
              <w:t>RGT_Movement_Stat</w:t>
            </w:r>
          </w:p>
        </w:tc>
        <w:tc>
          <w:tcPr>
            <w:tcW w:w="1170" w:type="dxa"/>
          </w:tcPr>
          <w:p w14:paraId="108280C1" w14:textId="77777777" w:rsidR="00C85F66" w:rsidRPr="00D20BE7" w:rsidRDefault="00C85F66" w:rsidP="00C85F66">
            <w:pPr>
              <w:keepNext/>
              <w:rPr>
                <w:color w:val="000000" w:themeColor="text1"/>
                <w:sz w:val="18"/>
              </w:rPr>
            </w:pPr>
            <w:r>
              <w:rPr>
                <w:color w:val="000000" w:themeColor="text1"/>
                <w:sz w:val="18"/>
              </w:rPr>
              <w:t>Same</w:t>
            </w:r>
          </w:p>
        </w:tc>
        <w:tc>
          <w:tcPr>
            <w:tcW w:w="1350" w:type="dxa"/>
          </w:tcPr>
          <w:p w14:paraId="79921732" w14:textId="77777777" w:rsidR="00C85F66" w:rsidRPr="00D20BE7" w:rsidRDefault="00C85F66" w:rsidP="00C85F66">
            <w:pPr>
              <w:keepNext/>
              <w:rPr>
                <w:sz w:val="18"/>
              </w:rPr>
            </w:pPr>
          </w:p>
        </w:tc>
        <w:tc>
          <w:tcPr>
            <w:tcW w:w="1303" w:type="dxa"/>
          </w:tcPr>
          <w:p w14:paraId="7490C402" w14:textId="77777777" w:rsidR="00C85F66" w:rsidRPr="00D20BE7" w:rsidRDefault="00C85F66" w:rsidP="00C85F66">
            <w:pPr>
              <w:keepNext/>
              <w:rPr>
                <w:sz w:val="18"/>
              </w:rPr>
            </w:pPr>
          </w:p>
        </w:tc>
        <w:tc>
          <w:tcPr>
            <w:tcW w:w="2693" w:type="dxa"/>
          </w:tcPr>
          <w:p w14:paraId="70BC81D3" w14:textId="77777777" w:rsidR="00C85F66" w:rsidRPr="004B44BC" w:rsidRDefault="00C85F66" w:rsidP="00C85F66">
            <w:pPr>
              <w:keepNext/>
              <w:rPr>
                <w:sz w:val="18"/>
              </w:rPr>
            </w:pPr>
            <w:r>
              <w:rPr>
                <w:sz w:val="18"/>
              </w:rPr>
              <w:t>Internal to RGTM</w:t>
            </w:r>
          </w:p>
        </w:tc>
      </w:tr>
    </w:tbl>
    <w:p w14:paraId="07E75461"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38</w:t>
      </w:r>
      <w:r>
        <w:rPr>
          <w:noProof/>
        </w:rPr>
        <w:fldChar w:fldCharType="end"/>
      </w:r>
      <w:r w:rsidRPr="00702453">
        <w:t xml:space="preserve">: </w:t>
      </w:r>
      <w:r>
        <w:t>Input Signal mappings of Function</w:t>
      </w:r>
    </w:p>
    <w:p w14:paraId="509CBC71" w14:textId="77777777" w:rsidR="00C85F66" w:rsidRDefault="00C85F66" w:rsidP="00C85F66">
      <w:pPr>
        <w:rPr>
          <w:lang w:val="en-GB"/>
        </w:rPr>
      </w:pPr>
    </w:p>
    <w:p w14:paraId="27F62587" w14:textId="77777777" w:rsidR="00C85F66" w:rsidRDefault="00C85F66" w:rsidP="00C85F66">
      <w:pPr>
        <w:pStyle w:val="Heading6"/>
        <w:rPr>
          <w:lang w:val="en-GB"/>
        </w:rPr>
      </w:pPr>
      <w:bookmarkStart w:id="269" w:name="_Toc32332180"/>
      <w:r>
        <w:rPr>
          <w:lang w:val="en-GB"/>
        </w:rPr>
        <w:t>Output</w:t>
      </w:r>
      <w:r w:rsidRPr="002824C9">
        <w:rPr>
          <w:lang w:val="en-GB"/>
        </w:rPr>
        <w:t>s</w:t>
      </w:r>
      <w:bookmarkEnd w:id="269"/>
    </w:p>
    <w:p w14:paraId="290A63CB"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5"/>
        <w:gridCol w:w="1260"/>
        <w:gridCol w:w="1800"/>
        <w:gridCol w:w="2070"/>
        <w:gridCol w:w="1656"/>
      </w:tblGrid>
      <w:tr w:rsidR="00C85F66" w:rsidRPr="00E54DEA" w14:paraId="295BA370" w14:textId="77777777" w:rsidTr="00C85F66">
        <w:trPr>
          <w:trHeight w:val="173"/>
        </w:trPr>
        <w:tc>
          <w:tcPr>
            <w:tcW w:w="3415" w:type="dxa"/>
            <w:shd w:val="clear" w:color="auto" w:fill="D9D9D9" w:themeFill="background1" w:themeFillShade="D9"/>
            <w:noWrap/>
            <w:hideMark/>
          </w:tcPr>
          <w:p w14:paraId="0EA31B9F"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260" w:type="dxa"/>
            <w:shd w:val="clear" w:color="auto" w:fill="D9D9D9" w:themeFill="background1" w:themeFillShade="D9"/>
          </w:tcPr>
          <w:p w14:paraId="22675112"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shd w:val="clear" w:color="auto" w:fill="D9D9D9" w:themeFill="background1" w:themeFillShade="D9"/>
          </w:tcPr>
          <w:p w14:paraId="709DDCC1"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p>
          <w:p w14:paraId="732AC14F" w14:textId="77777777" w:rsidR="00C85F66" w:rsidRPr="001321BD" w:rsidRDefault="00C85F66" w:rsidP="00C85F66">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070" w:type="dxa"/>
            <w:shd w:val="clear" w:color="auto" w:fill="D9D9D9" w:themeFill="background1" w:themeFillShade="D9"/>
          </w:tcPr>
          <w:p w14:paraId="4A46F4CD"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656" w:type="dxa"/>
            <w:shd w:val="clear" w:color="auto" w:fill="D9D9D9" w:themeFill="background1" w:themeFillShade="D9"/>
          </w:tcPr>
          <w:p w14:paraId="1F2A351D"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31446ECE" w14:textId="77777777" w:rsidR="00C85F66" w:rsidRDefault="00C85F66" w:rsidP="00C85F66">
            <w:pPr>
              <w:keepNext/>
              <w:overflowPunct/>
              <w:autoSpaceDE/>
              <w:autoSpaceDN/>
              <w:adjustRightInd/>
              <w:textAlignment w:val="auto"/>
              <w:rPr>
                <w:rFonts w:cs="Arial"/>
                <w:b/>
                <w:bCs/>
                <w:color w:val="000000"/>
              </w:rPr>
            </w:pPr>
            <w:r w:rsidRPr="001321BD">
              <w:rPr>
                <w:i/>
              </w:rPr>
              <w:t>(Optional)</w:t>
            </w:r>
          </w:p>
        </w:tc>
      </w:tr>
      <w:tr w:rsidR="00C85F66" w:rsidRPr="003F473D" w14:paraId="316EEFD8" w14:textId="77777777" w:rsidTr="00C85F66">
        <w:trPr>
          <w:trHeight w:val="143"/>
        </w:trPr>
        <w:tc>
          <w:tcPr>
            <w:tcW w:w="3415" w:type="dxa"/>
            <w:noWrap/>
          </w:tcPr>
          <w:p w14:paraId="3B99C7EB" w14:textId="77777777" w:rsidR="00C85F66" w:rsidRPr="003F473D" w:rsidRDefault="00C85F66" w:rsidP="00C85F66">
            <w:pPr>
              <w:overflowPunct/>
              <w:autoSpaceDE/>
              <w:autoSpaceDN/>
              <w:adjustRightInd/>
              <w:textAlignment w:val="auto"/>
              <w:rPr>
                <w:rFonts w:cs="Arial"/>
                <w:color w:val="000000"/>
                <w:sz w:val="18"/>
                <w:szCs w:val="18"/>
              </w:rPr>
            </w:pPr>
            <w:r>
              <w:rPr>
                <w:rFonts w:cs="Arial"/>
                <w:color w:val="000000"/>
              </w:rPr>
              <w:t>Shutface_Sw_Rqst</w:t>
            </w:r>
          </w:p>
        </w:tc>
        <w:tc>
          <w:tcPr>
            <w:tcW w:w="1260" w:type="dxa"/>
          </w:tcPr>
          <w:p w14:paraId="1597601C" w14:textId="77777777" w:rsidR="00C85F66" w:rsidRPr="00D20BE7" w:rsidRDefault="00C85F66" w:rsidP="00C85F66">
            <w:pPr>
              <w:keepNext/>
              <w:rPr>
                <w:color w:val="000000" w:themeColor="text1"/>
                <w:sz w:val="18"/>
              </w:rPr>
            </w:pPr>
            <w:r>
              <w:rPr>
                <w:color w:val="000000" w:themeColor="text1"/>
                <w:sz w:val="18"/>
              </w:rPr>
              <w:t>Same</w:t>
            </w:r>
          </w:p>
        </w:tc>
        <w:tc>
          <w:tcPr>
            <w:tcW w:w="1800" w:type="dxa"/>
          </w:tcPr>
          <w:p w14:paraId="6B4ECE90" w14:textId="77777777" w:rsidR="00C85F66" w:rsidRPr="00D20BE7" w:rsidRDefault="00C85F66" w:rsidP="00C85F66">
            <w:pPr>
              <w:keepNext/>
              <w:rPr>
                <w:sz w:val="18"/>
              </w:rPr>
            </w:pPr>
          </w:p>
        </w:tc>
        <w:tc>
          <w:tcPr>
            <w:tcW w:w="2070" w:type="dxa"/>
          </w:tcPr>
          <w:p w14:paraId="49575396" w14:textId="77777777" w:rsidR="00C85F66" w:rsidRPr="00D20BE7" w:rsidRDefault="00C85F66" w:rsidP="00C85F66">
            <w:pPr>
              <w:keepNext/>
              <w:rPr>
                <w:sz w:val="18"/>
              </w:rPr>
            </w:pPr>
          </w:p>
        </w:tc>
        <w:tc>
          <w:tcPr>
            <w:tcW w:w="1656" w:type="dxa"/>
          </w:tcPr>
          <w:p w14:paraId="362E8346" w14:textId="77777777" w:rsidR="00C85F66" w:rsidRPr="004B44BC" w:rsidRDefault="00C85F66" w:rsidP="00C85F66">
            <w:pPr>
              <w:keepNext/>
              <w:rPr>
                <w:sz w:val="18"/>
              </w:rPr>
            </w:pPr>
            <w:r>
              <w:rPr>
                <w:sz w:val="18"/>
              </w:rPr>
              <w:t>Internal to RGTM</w:t>
            </w:r>
          </w:p>
        </w:tc>
      </w:tr>
      <w:tr w:rsidR="00C85F66" w:rsidRPr="003F473D" w14:paraId="7FCD2039" w14:textId="77777777" w:rsidTr="00C85F66">
        <w:trPr>
          <w:trHeight w:val="143"/>
        </w:trPr>
        <w:tc>
          <w:tcPr>
            <w:tcW w:w="3415" w:type="dxa"/>
            <w:noWrap/>
          </w:tcPr>
          <w:p w14:paraId="07F3FC07" w14:textId="77777777" w:rsidR="00C85F66" w:rsidRDefault="00C85F66" w:rsidP="00C85F66">
            <w:pPr>
              <w:overflowPunct/>
              <w:autoSpaceDE/>
              <w:autoSpaceDN/>
              <w:adjustRightInd/>
              <w:textAlignment w:val="auto"/>
            </w:pPr>
            <w:r w:rsidRPr="00222FD1">
              <w:t>RGT_Programmed_Open_Position</w:t>
            </w:r>
          </w:p>
        </w:tc>
        <w:tc>
          <w:tcPr>
            <w:tcW w:w="1260" w:type="dxa"/>
          </w:tcPr>
          <w:p w14:paraId="361841C1" w14:textId="77777777" w:rsidR="00C85F66" w:rsidRPr="00D20BE7" w:rsidRDefault="00C85F66" w:rsidP="00C85F66">
            <w:pPr>
              <w:keepNext/>
              <w:rPr>
                <w:color w:val="000000" w:themeColor="text1"/>
                <w:sz w:val="18"/>
              </w:rPr>
            </w:pPr>
            <w:r>
              <w:rPr>
                <w:color w:val="000000" w:themeColor="text1"/>
                <w:sz w:val="18"/>
              </w:rPr>
              <w:t>Same</w:t>
            </w:r>
          </w:p>
        </w:tc>
        <w:tc>
          <w:tcPr>
            <w:tcW w:w="1800" w:type="dxa"/>
          </w:tcPr>
          <w:p w14:paraId="5B9F5F34" w14:textId="77777777" w:rsidR="00C85F66" w:rsidRPr="00D20BE7" w:rsidRDefault="00C85F66" w:rsidP="00C85F66">
            <w:pPr>
              <w:keepNext/>
              <w:rPr>
                <w:sz w:val="18"/>
              </w:rPr>
            </w:pPr>
          </w:p>
        </w:tc>
        <w:tc>
          <w:tcPr>
            <w:tcW w:w="2070" w:type="dxa"/>
          </w:tcPr>
          <w:p w14:paraId="0C1442C8" w14:textId="77777777" w:rsidR="00C85F66" w:rsidRPr="00D20BE7" w:rsidRDefault="00C85F66" w:rsidP="00C85F66">
            <w:pPr>
              <w:keepNext/>
              <w:rPr>
                <w:sz w:val="18"/>
              </w:rPr>
            </w:pPr>
          </w:p>
        </w:tc>
        <w:tc>
          <w:tcPr>
            <w:tcW w:w="1656" w:type="dxa"/>
          </w:tcPr>
          <w:p w14:paraId="0052B3EC" w14:textId="77777777" w:rsidR="00C85F66" w:rsidRPr="004B44BC" w:rsidRDefault="00C85F66" w:rsidP="00C85F66">
            <w:pPr>
              <w:keepNext/>
              <w:rPr>
                <w:sz w:val="18"/>
              </w:rPr>
            </w:pPr>
            <w:r>
              <w:rPr>
                <w:sz w:val="18"/>
              </w:rPr>
              <w:t>Internal to RGTM</w:t>
            </w:r>
          </w:p>
        </w:tc>
      </w:tr>
      <w:tr w:rsidR="00C85F66" w:rsidRPr="003F473D" w14:paraId="5ACF4477" w14:textId="77777777" w:rsidTr="00C85F66">
        <w:trPr>
          <w:trHeight w:val="143"/>
        </w:trPr>
        <w:tc>
          <w:tcPr>
            <w:tcW w:w="3415" w:type="dxa"/>
            <w:noWrap/>
          </w:tcPr>
          <w:p w14:paraId="7B5A3373" w14:textId="77777777" w:rsidR="00C85F66" w:rsidRPr="00222FD1" w:rsidRDefault="00C85F66" w:rsidP="00C85F66">
            <w:pPr>
              <w:overflowPunct/>
              <w:autoSpaceDE/>
              <w:autoSpaceDN/>
              <w:adjustRightInd/>
              <w:textAlignment w:val="auto"/>
              <w:rPr>
                <w:rFonts w:cs="Arial"/>
                <w:color w:val="000000"/>
              </w:rPr>
            </w:pPr>
            <w:r>
              <w:rPr>
                <w:rFonts w:cs="Arial"/>
                <w:color w:val="000000"/>
              </w:rPr>
              <w:t>ProgrammableStop_Chime_Rqst</w:t>
            </w:r>
          </w:p>
        </w:tc>
        <w:tc>
          <w:tcPr>
            <w:tcW w:w="1260" w:type="dxa"/>
          </w:tcPr>
          <w:p w14:paraId="4E74BE09" w14:textId="77777777" w:rsidR="00C85F66" w:rsidRPr="00D20BE7" w:rsidRDefault="00C85F66" w:rsidP="00C85F66">
            <w:pPr>
              <w:keepNext/>
              <w:rPr>
                <w:color w:val="000000" w:themeColor="text1"/>
                <w:sz w:val="18"/>
              </w:rPr>
            </w:pPr>
            <w:r>
              <w:rPr>
                <w:color w:val="000000" w:themeColor="text1"/>
                <w:sz w:val="18"/>
              </w:rPr>
              <w:t>Same</w:t>
            </w:r>
          </w:p>
        </w:tc>
        <w:tc>
          <w:tcPr>
            <w:tcW w:w="1800" w:type="dxa"/>
          </w:tcPr>
          <w:p w14:paraId="6FAB3177" w14:textId="77777777" w:rsidR="00C85F66" w:rsidRPr="00D20BE7" w:rsidRDefault="00C85F66" w:rsidP="00C85F66">
            <w:pPr>
              <w:keepNext/>
              <w:rPr>
                <w:sz w:val="18"/>
              </w:rPr>
            </w:pPr>
          </w:p>
        </w:tc>
        <w:tc>
          <w:tcPr>
            <w:tcW w:w="2070" w:type="dxa"/>
          </w:tcPr>
          <w:p w14:paraId="1595860A" w14:textId="77777777" w:rsidR="00C85F66" w:rsidRPr="00D20BE7" w:rsidRDefault="00C85F66" w:rsidP="00C85F66">
            <w:pPr>
              <w:keepNext/>
              <w:rPr>
                <w:sz w:val="18"/>
              </w:rPr>
            </w:pPr>
          </w:p>
        </w:tc>
        <w:tc>
          <w:tcPr>
            <w:tcW w:w="1656" w:type="dxa"/>
          </w:tcPr>
          <w:p w14:paraId="2443DF03" w14:textId="77777777" w:rsidR="00C85F66" w:rsidRPr="004B44BC" w:rsidRDefault="00C85F66" w:rsidP="00C85F66">
            <w:pPr>
              <w:keepNext/>
              <w:rPr>
                <w:sz w:val="18"/>
              </w:rPr>
            </w:pPr>
            <w:r>
              <w:rPr>
                <w:sz w:val="18"/>
              </w:rPr>
              <w:t>Internal to RGTM</w:t>
            </w:r>
          </w:p>
        </w:tc>
      </w:tr>
    </w:tbl>
    <w:p w14:paraId="5C8262EB"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39</w:t>
      </w:r>
      <w:r>
        <w:rPr>
          <w:noProof/>
        </w:rPr>
        <w:fldChar w:fldCharType="end"/>
      </w:r>
      <w:r w:rsidRPr="00702453">
        <w:t xml:space="preserve">: </w:t>
      </w:r>
      <w:r>
        <w:t>Output Signal mappings of Function</w:t>
      </w:r>
    </w:p>
    <w:p w14:paraId="1119BB79" w14:textId="77777777" w:rsidR="00C85F66" w:rsidRDefault="00C85F66" w:rsidP="00C85F66">
      <w:pPr>
        <w:rPr>
          <w:lang w:val="en-GB"/>
        </w:rPr>
      </w:pPr>
    </w:p>
    <w:p w14:paraId="2339CC3A" w14:textId="77777777" w:rsidR="00C85F66" w:rsidRDefault="00C85F66" w:rsidP="00C85F66">
      <w:pPr>
        <w:pStyle w:val="Heading6"/>
      </w:pPr>
      <w:bookmarkStart w:id="270" w:name="_Toc32332181"/>
      <w:r>
        <w:t>Parameters</w:t>
      </w:r>
      <w:bookmarkEnd w:id="270"/>
    </w:p>
    <w:p w14:paraId="7B5C9A8B" w14:textId="77777777" w:rsidR="00C85F66" w:rsidRPr="00A57D05"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C85F66" w:rsidRPr="00E54DEA" w14:paraId="14CD82D5" w14:textId="77777777" w:rsidTr="00C85F66">
        <w:trPr>
          <w:trHeight w:val="161"/>
        </w:trPr>
        <w:tc>
          <w:tcPr>
            <w:tcW w:w="1838" w:type="dxa"/>
            <w:shd w:val="clear" w:color="auto" w:fill="D9D9D9" w:themeFill="background1" w:themeFillShade="D9"/>
            <w:noWrap/>
            <w:hideMark/>
          </w:tcPr>
          <w:p w14:paraId="2AA1BFA8"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A425EEF"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F40B490"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05BEBED"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176C76E"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Method Details</w:t>
            </w:r>
          </w:p>
        </w:tc>
      </w:tr>
      <w:tr w:rsidR="00C85F66" w:rsidRPr="003F473D" w14:paraId="5CA30E7B" w14:textId="77777777" w:rsidTr="00C85F66">
        <w:trPr>
          <w:trHeight w:val="70"/>
        </w:trPr>
        <w:tc>
          <w:tcPr>
            <w:tcW w:w="1838" w:type="dxa"/>
            <w:noWrap/>
          </w:tcPr>
          <w:p w14:paraId="2B20DDE0" w14:textId="77777777" w:rsidR="00C85F66" w:rsidRPr="00D20BE7" w:rsidRDefault="00C85F66" w:rsidP="00C85F66">
            <w:pPr>
              <w:keepNext/>
              <w:overflowPunct/>
              <w:autoSpaceDE/>
              <w:autoSpaceDN/>
              <w:adjustRightInd/>
              <w:textAlignment w:val="auto"/>
              <w:rPr>
                <w:color w:val="000000" w:themeColor="text1"/>
                <w:sz w:val="18"/>
              </w:rPr>
            </w:pPr>
          </w:p>
        </w:tc>
        <w:tc>
          <w:tcPr>
            <w:tcW w:w="1843" w:type="dxa"/>
          </w:tcPr>
          <w:p w14:paraId="26ECB291" w14:textId="77777777" w:rsidR="00C85F66" w:rsidRPr="00D20BE7" w:rsidRDefault="00C85F66" w:rsidP="00C85F66">
            <w:pPr>
              <w:keepNext/>
              <w:rPr>
                <w:color w:val="000000" w:themeColor="text1"/>
                <w:sz w:val="18"/>
              </w:rPr>
            </w:pPr>
          </w:p>
        </w:tc>
        <w:tc>
          <w:tcPr>
            <w:tcW w:w="1701" w:type="dxa"/>
          </w:tcPr>
          <w:p w14:paraId="618B367F" w14:textId="77777777" w:rsidR="00C85F66" w:rsidRPr="00D20BE7" w:rsidRDefault="00C85F66" w:rsidP="00C85F66">
            <w:pPr>
              <w:keepNext/>
              <w:rPr>
                <w:sz w:val="18"/>
              </w:rPr>
            </w:pPr>
          </w:p>
        </w:tc>
        <w:tc>
          <w:tcPr>
            <w:tcW w:w="1417" w:type="dxa"/>
            <w:noWrap/>
          </w:tcPr>
          <w:p w14:paraId="34B68D77" w14:textId="77777777" w:rsidR="00C85F66" w:rsidRPr="00D20BE7" w:rsidRDefault="00C85F66" w:rsidP="00C85F66">
            <w:pPr>
              <w:keepNext/>
              <w:rPr>
                <w:color w:val="000000" w:themeColor="text1"/>
                <w:sz w:val="18"/>
              </w:rPr>
            </w:pPr>
          </w:p>
        </w:tc>
        <w:tc>
          <w:tcPr>
            <w:tcW w:w="3402" w:type="dxa"/>
          </w:tcPr>
          <w:p w14:paraId="5A5DD436" w14:textId="77777777" w:rsidR="00C85F66" w:rsidRPr="00D20BE7" w:rsidRDefault="00C85F66" w:rsidP="00C85F66">
            <w:pPr>
              <w:keepNext/>
              <w:rPr>
                <w:sz w:val="18"/>
              </w:rPr>
            </w:pPr>
          </w:p>
        </w:tc>
      </w:tr>
    </w:tbl>
    <w:p w14:paraId="766F6FFA"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40</w:t>
      </w:r>
      <w:r>
        <w:rPr>
          <w:noProof/>
        </w:rPr>
        <w:fldChar w:fldCharType="end"/>
      </w:r>
      <w:r w:rsidRPr="00702453">
        <w:t xml:space="preserve">: </w:t>
      </w:r>
      <w:r>
        <w:t>Parameter mappings of Function</w:t>
      </w:r>
    </w:p>
    <w:p w14:paraId="2C27CE38" w14:textId="77777777" w:rsidR="00C85F66" w:rsidRPr="003E2313" w:rsidRDefault="00C85F66" w:rsidP="00C85F66">
      <w:pPr>
        <w:pStyle w:val="Heading6"/>
      </w:pPr>
      <w:bookmarkStart w:id="271" w:name="_Toc32332182"/>
      <w:r>
        <w:t>Interface</w:t>
      </w:r>
      <w:r w:rsidRPr="003E2313">
        <w:t xml:space="preserve"> Requirements</w:t>
      </w:r>
      <w:bookmarkEnd w:id="271"/>
    </w:p>
    <w:p w14:paraId="0E1F12B0" w14:textId="77777777" w:rsidR="00C85F66" w:rsidRPr="003225C9" w:rsidRDefault="00C85F66" w:rsidP="00C85F66">
      <w:pPr>
        <w:tabs>
          <w:tab w:val="left" w:pos="284"/>
          <w:tab w:val="left" w:pos="851"/>
        </w:tabs>
      </w:pPr>
      <w:r>
        <w:t>N/A</w:t>
      </w:r>
    </w:p>
    <w:p w14:paraId="591CA355" w14:textId="77777777" w:rsidR="00C85F66" w:rsidRDefault="00C85F66" w:rsidP="00C85F66">
      <w:pPr>
        <w:pStyle w:val="Heading6"/>
        <w:numPr>
          <w:ilvl w:val="4"/>
          <w:numId w:val="5"/>
        </w:numPr>
        <w:tabs>
          <w:tab w:val="clear" w:pos="1418"/>
        </w:tabs>
        <w:rPr>
          <w:lang w:val="en-GB"/>
        </w:rPr>
      </w:pPr>
      <w:bookmarkStart w:id="272" w:name="_Toc32332183"/>
      <w:r>
        <w:rPr>
          <w:lang w:val="en-GB"/>
        </w:rPr>
        <w:t>Function Requirements</w:t>
      </w:r>
      <w:bookmarkEnd w:id="272"/>
    </w:p>
    <w:p w14:paraId="3AB2D2F7"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5513"/>
        <w:gridCol w:w="1926"/>
      </w:tblGrid>
      <w:tr w:rsidR="00C85F66" w14:paraId="49443DB1" w14:textId="77777777" w:rsidTr="00C85F66">
        <w:tc>
          <w:tcPr>
            <w:tcW w:w="2762" w:type="dxa"/>
            <w:shd w:val="clear" w:color="auto" w:fill="D9D9D9" w:themeFill="background1" w:themeFillShade="D9"/>
          </w:tcPr>
          <w:p w14:paraId="79541476" w14:textId="77777777" w:rsidR="00C85F66" w:rsidRDefault="00C85F66" w:rsidP="00C85F66">
            <w:pPr>
              <w:keepNext/>
              <w:rPr>
                <w:b/>
              </w:rPr>
            </w:pPr>
            <w:r w:rsidRPr="00AF169D">
              <w:rPr>
                <w:b/>
              </w:rPr>
              <w:t>Requirement ID</w:t>
            </w:r>
          </w:p>
          <w:p w14:paraId="29A1DEB1" w14:textId="77777777" w:rsidR="00C85F66" w:rsidRPr="00AF169D" w:rsidRDefault="00C85F66" w:rsidP="00C85F66">
            <w:pPr>
              <w:keepNext/>
              <w:rPr>
                <w:b/>
              </w:rPr>
            </w:pPr>
            <w:r w:rsidRPr="00EB7BB6">
              <w:t>(of Logical Function)</w:t>
            </w:r>
          </w:p>
        </w:tc>
        <w:tc>
          <w:tcPr>
            <w:tcW w:w="5513" w:type="dxa"/>
            <w:shd w:val="clear" w:color="auto" w:fill="D9D9D9" w:themeFill="background1" w:themeFillShade="D9"/>
          </w:tcPr>
          <w:p w14:paraId="41E8EE76" w14:textId="77777777" w:rsidR="00C85F66" w:rsidRPr="00AF169D" w:rsidRDefault="00C85F66" w:rsidP="00C85F66">
            <w:pPr>
              <w:keepNext/>
              <w:rPr>
                <w:b/>
              </w:rPr>
            </w:pPr>
            <w:r w:rsidRPr="00AF169D">
              <w:rPr>
                <w:b/>
              </w:rPr>
              <w:t>Requirement Title</w:t>
            </w:r>
          </w:p>
        </w:tc>
        <w:tc>
          <w:tcPr>
            <w:tcW w:w="1926" w:type="dxa"/>
            <w:shd w:val="clear" w:color="auto" w:fill="D9D9D9" w:themeFill="background1" w:themeFillShade="D9"/>
          </w:tcPr>
          <w:p w14:paraId="20110D9F" w14:textId="77777777" w:rsidR="00C85F66" w:rsidRPr="00AF169D" w:rsidRDefault="00C85F66" w:rsidP="00C85F66">
            <w:pPr>
              <w:keepNext/>
              <w:rPr>
                <w:b/>
              </w:rPr>
            </w:pPr>
            <w:r>
              <w:rPr>
                <w:b/>
              </w:rPr>
              <w:t>Comment</w:t>
            </w:r>
          </w:p>
        </w:tc>
      </w:tr>
      <w:tr w:rsidR="00C85F66" w14:paraId="63A8B0F3" w14:textId="77777777" w:rsidTr="00C85F66">
        <w:tc>
          <w:tcPr>
            <w:tcW w:w="2762" w:type="dxa"/>
          </w:tcPr>
          <w:p w14:paraId="59FF7A3A" w14:textId="77777777" w:rsidR="00C85F66" w:rsidRDefault="00C85F66" w:rsidP="00C85F66">
            <w:pPr>
              <w:keepNext/>
            </w:pPr>
            <w:r w:rsidRPr="00C85F66">
              <w:t>R_FNC_BEC-PROG_00001</w:t>
            </w:r>
          </w:p>
        </w:tc>
        <w:tc>
          <w:tcPr>
            <w:tcW w:w="5513" w:type="dxa"/>
          </w:tcPr>
          <w:p w14:paraId="3900F57D" w14:textId="77777777" w:rsidR="00C85F66" w:rsidRDefault="00C85F66" w:rsidP="00C85F66">
            <w:pPr>
              <w:keepNext/>
            </w:pPr>
            <w:r>
              <w:t>Program User Selected Open Position</w:t>
            </w:r>
          </w:p>
        </w:tc>
        <w:tc>
          <w:tcPr>
            <w:tcW w:w="1926" w:type="dxa"/>
          </w:tcPr>
          <w:p w14:paraId="74D67DE5" w14:textId="77777777" w:rsidR="00C85F66" w:rsidRDefault="00C85F66" w:rsidP="00C85F66">
            <w:pPr>
              <w:keepNext/>
            </w:pPr>
          </w:p>
        </w:tc>
      </w:tr>
      <w:tr w:rsidR="00C85F66" w14:paraId="17556DDE" w14:textId="77777777" w:rsidTr="00C85F66">
        <w:tc>
          <w:tcPr>
            <w:tcW w:w="2762" w:type="dxa"/>
          </w:tcPr>
          <w:p w14:paraId="599956BB" w14:textId="77777777" w:rsidR="00C85F66" w:rsidRDefault="00C85F66" w:rsidP="00C85F66">
            <w:pPr>
              <w:keepNext/>
            </w:pPr>
            <w:r w:rsidRPr="00C85F66">
              <w:t>R_FNC_BEC-PROG_0000</w:t>
            </w:r>
            <w:r>
              <w:t>2</w:t>
            </w:r>
          </w:p>
        </w:tc>
        <w:tc>
          <w:tcPr>
            <w:tcW w:w="5513" w:type="dxa"/>
          </w:tcPr>
          <w:p w14:paraId="6AA138D2" w14:textId="77777777" w:rsidR="00C85F66" w:rsidRDefault="00C85F66" w:rsidP="00C85F66">
            <w:pPr>
              <w:keepNext/>
            </w:pPr>
            <w:r>
              <w:t>User Feedback for Programming Open Position</w:t>
            </w:r>
          </w:p>
        </w:tc>
        <w:tc>
          <w:tcPr>
            <w:tcW w:w="1926" w:type="dxa"/>
          </w:tcPr>
          <w:p w14:paraId="460DB7EA" w14:textId="77777777" w:rsidR="00C85F66" w:rsidRDefault="00C85F66" w:rsidP="00C85F66">
            <w:pPr>
              <w:keepNext/>
            </w:pPr>
          </w:p>
        </w:tc>
      </w:tr>
      <w:tr w:rsidR="00C85F66" w14:paraId="4DE0C857" w14:textId="77777777" w:rsidTr="00C85F66">
        <w:tc>
          <w:tcPr>
            <w:tcW w:w="2762" w:type="dxa"/>
          </w:tcPr>
          <w:p w14:paraId="436499AB" w14:textId="77777777" w:rsidR="00C85F66" w:rsidRDefault="00C85F66" w:rsidP="00C85F66">
            <w:pPr>
              <w:keepNext/>
            </w:pPr>
            <w:r w:rsidRPr="00C85F66">
              <w:t>R_FNC_BEC-PROG_0000</w:t>
            </w:r>
            <w:r>
              <w:t>3</w:t>
            </w:r>
          </w:p>
        </w:tc>
        <w:tc>
          <w:tcPr>
            <w:tcW w:w="5513" w:type="dxa"/>
          </w:tcPr>
          <w:p w14:paraId="0567FB8F" w14:textId="77777777" w:rsidR="00C85F66" w:rsidRDefault="00C85F66" w:rsidP="00C85F66">
            <w:pPr>
              <w:keepNext/>
            </w:pPr>
            <w:r>
              <w:t>Toggle Request on Short Activation of Shutface Switch</w:t>
            </w:r>
          </w:p>
        </w:tc>
        <w:tc>
          <w:tcPr>
            <w:tcW w:w="1926" w:type="dxa"/>
          </w:tcPr>
          <w:p w14:paraId="012A468A" w14:textId="77777777" w:rsidR="00C85F66" w:rsidRDefault="00C85F66" w:rsidP="00C85F66">
            <w:pPr>
              <w:keepNext/>
            </w:pPr>
          </w:p>
        </w:tc>
      </w:tr>
    </w:tbl>
    <w:p w14:paraId="437291E4"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41</w:t>
      </w:r>
      <w:r>
        <w:rPr>
          <w:noProof/>
        </w:rPr>
        <w:fldChar w:fldCharType="end"/>
      </w:r>
      <w:r w:rsidRPr="00702453">
        <w:t xml:space="preserve">: </w:t>
      </w:r>
      <w:r>
        <w:t>Inherited Requirements</w:t>
      </w:r>
    </w:p>
    <w:p w14:paraId="1D53A66E" w14:textId="77777777" w:rsidR="00C85F66" w:rsidRDefault="00C85F66" w:rsidP="00C85F66">
      <w:pPr>
        <w:rPr>
          <w:lang w:val="en-GB"/>
        </w:rPr>
      </w:pPr>
    </w:p>
    <w:p w14:paraId="2D249231" w14:textId="77777777" w:rsidR="00C85F66" w:rsidRDefault="00C85F66" w:rsidP="00C85F66">
      <w:pPr>
        <w:pStyle w:val="Heading7"/>
        <w:tabs>
          <w:tab w:val="clear" w:pos="1559"/>
        </w:tabs>
        <w:rPr>
          <w:lang w:val="en-GB"/>
        </w:rPr>
      </w:pPr>
      <w:r>
        <w:rPr>
          <w:lang w:val="en-GB"/>
        </w:rPr>
        <w:t>Component Specific Requirements</w:t>
      </w:r>
    </w:p>
    <w:p w14:paraId="6F093F89" w14:textId="77777777" w:rsidR="00C85F66" w:rsidRPr="00A93094" w:rsidRDefault="00C85F66" w:rsidP="00C85F66">
      <w:r>
        <w:t>N/A</w:t>
      </w:r>
    </w:p>
    <w:p w14:paraId="50D74D86" w14:textId="77777777" w:rsidR="00C85F66" w:rsidRPr="00C85F66" w:rsidRDefault="00C85F66" w:rsidP="00C85F66">
      <w:pPr>
        <w:rPr>
          <w:lang w:val="en-GB"/>
        </w:rPr>
      </w:pPr>
    </w:p>
    <w:p w14:paraId="6EC5F71A" w14:textId="77777777" w:rsidR="008162FA" w:rsidRDefault="008162FA" w:rsidP="00D24078">
      <w:pPr>
        <w:pStyle w:val="Heading4"/>
        <w:rPr>
          <w:lang w:val="en-GB"/>
        </w:rPr>
      </w:pPr>
      <w:bookmarkStart w:id="273" w:name="_Toc32332184"/>
      <w:r>
        <w:rPr>
          <w:lang w:val="en-GB"/>
        </w:rPr>
        <w:lastRenderedPageBreak/>
        <w:t xml:space="preserve">Implemented Function </w:t>
      </w:r>
      <w:r w:rsidRPr="008162FA">
        <w:rPr>
          <w:lang w:val="en-GB"/>
        </w:rPr>
        <w:t>Arbitration of User Inputs</w:t>
      </w:r>
      <w:bookmarkEnd w:id="273"/>
    </w:p>
    <w:p w14:paraId="3BA59017" w14:textId="77777777" w:rsidR="00F46914" w:rsidRDefault="00F46914" w:rsidP="00F46914">
      <w:pPr>
        <w:pStyle w:val="Heading5"/>
        <w:rPr>
          <w:lang w:val="en-GB"/>
        </w:rPr>
      </w:pPr>
      <w:bookmarkStart w:id="274" w:name="_Toc32332185"/>
      <w:bookmarkStart w:id="275" w:name="_Hlk25059878"/>
      <w:r>
        <w:rPr>
          <w:lang w:val="en-GB"/>
        </w:rPr>
        <w:t>Function Interfaces</w:t>
      </w:r>
      <w:bookmarkEnd w:id="274"/>
    </w:p>
    <w:p w14:paraId="59958EB5" w14:textId="77777777" w:rsidR="00F46914" w:rsidRDefault="00F46914" w:rsidP="00F46914">
      <w:pPr>
        <w:pStyle w:val="Heading6"/>
        <w:rPr>
          <w:lang w:val="en-GB"/>
        </w:rPr>
      </w:pPr>
      <w:bookmarkStart w:id="276" w:name="_Toc32332186"/>
      <w:r>
        <w:rPr>
          <w:lang w:val="en-GB"/>
        </w:rPr>
        <w:t>Inputs</w:t>
      </w:r>
      <w:bookmarkEnd w:id="276"/>
    </w:p>
    <w:p w14:paraId="5990931D" w14:textId="77777777" w:rsidR="00F46914" w:rsidRPr="00651AAD" w:rsidRDefault="00F46914" w:rsidP="00F4691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1170"/>
        <w:gridCol w:w="1350"/>
        <w:gridCol w:w="1303"/>
        <w:gridCol w:w="2693"/>
      </w:tblGrid>
      <w:tr w:rsidR="00F46914" w:rsidRPr="00E54DEA" w14:paraId="3AFC9C43" w14:textId="77777777" w:rsidTr="00F46914">
        <w:trPr>
          <w:trHeight w:val="173"/>
        </w:trPr>
        <w:tc>
          <w:tcPr>
            <w:tcW w:w="3685" w:type="dxa"/>
            <w:shd w:val="clear" w:color="auto" w:fill="D9D9D9" w:themeFill="background1" w:themeFillShade="D9"/>
            <w:noWrap/>
            <w:hideMark/>
          </w:tcPr>
          <w:p w14:paraId="1A68A5D1" w14:textId="77777777" w:rsidR="00F46914" w:rsidRPr="00E54DEA" w:rsidRDefault="00F46914" w:rsidP="00F46914">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170" w:type="dxa"/>
            <w:shd w:val="clear" w:color="auto" w:fill="D9D9D9" w:themeFill="background1" w:themeFillShade="D9"/>
          </w:tcPr>
          <w:p w14:paraId="3BADF414"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1B79831A"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1FA73C23"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DBACD53"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Connection</w:t>
            </w:r>
          </w:p>
          <w:p w14:paraId="3263D55A" w14:textId="77777777" w:rsidR="00F46914" w:rsidRDefault="00F46914" w:rsidP="00F46914">
            <w:pPr>
              <w:keepNext/>
              <w:overflowPunct/>
              <w:autoSpaceDE/>
              <w:autoSpaceDN/>
              <w:adjustRightInd/>
              <w:textAlignment w:val="auto"/>
              <w:rPr>
                <w:rFonts w:cs="Arial"/>
                <w:b/>
                <w:bCs/>
                <w:color w:val="000000"/>
              </w:rPr>
            </w:pPr>
            <w:r>
              <w:t>(</w:t>
            </w:r>
            <w:r w:rsidRPr="001321BD">
              <w:rPr>
                <w:i/>
              </w:rPr>
              <w:t>Optional)</w:t>
            </w:r>
          </w:p>
        </w:tc>
      </w:tr>
      <w:tr w:rsidR="00F46914" w:rsidRPr="003F473D" w14:paraId="484EEC46" w14:textId="77777777" w:rsidTr="00F46914">
        <w:trPr>
          <w:trHeight w:val="143"/>
        </w:trPr>
        <w:tc>
          <w:tcPr>
            <w:tcW w:w="3685" w:type="dxa"/>
            <w:noWrap/>
          </w:tcPr>
          <w:p w14:paraId="08038385"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Valid_Interior_Rqst</w:t>
            </w:r>
          </w:p>
        </w:tc>
        <w:tc>
          <w:tcPr>
            <w:tcW w:w="1170" w:type="dxa"/>
          </w:tcPr>
          <w:p w14:paraId="09D93C3E"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6DE8CF77" w14:textId="77777777" w:rsidR="00F46914" w:rsidRPr="00D20BE7" w:rsidRDefault="00F46914" w:rsidP="00F46914">
            <w:pPr>
              <w:keepNext/>
              <w:rPr>
                <w:sz w:val="18"/>
              </w:rPr>
            </w:pPr>
          </w:p>
        </w:tc>
        <w:tc>
          <w:tcPr>
            <w:tcW w:w="1303" w:type="dxa"/>
          </w:tcPr>
          <w:p w14:paraId="176C0A3C" w14:textId="77777777" w:rsidR="00F46914" w:rsidRPr="00D20BE7" w:rsidRDefault="00F46914" w:rsidP="00F46914">
            <w:pPr>
              <w:keepNext/>
              <w:rPr>
                <w:sz w:val="18"/>
              </w:rPr>
            </w:pPr>
          </w:p>
        </w:tc>
        <w:tc>
          <w:tcPr>
            <w:tcW w:w="2693" w:type="dxa"/>
          </w:tcPr>
          <w:p w14:paraId="26D158F8" w14:textId="77777777" w:rsidR="00F46914" w:rsidRPr="004B44BC" w:rsidRDefault="00F46914" w:rsidP="00F46914">
            <w:pPr>
              <w:keepNext/>
              <w:rPr>
                <w:sz w:val="18"/>
              </w:rPr>
            </w:pPr>
            <w:r>
              <w:rPr>
                <w:sz w:val="18"/>
              </w:rPr>
              <w:t>Internal to RGTM</w:t>
            </w:r>
          </w:p>
        </w:tc>
      </w:tr>
      <w:tr w:rsidR="00F46914" w:rsidRPr="003F473D" w14:paraId="4375F24E" w14:textId="77777777" w:rsidTr="00F46914">
        <w:trPr>
          <w:trHeight w:val="143"/>
        </w:trPr>
        <w:tc>
          <w:tcPr>
            <w:tcW w:w="3685" w:type="dxa"/>
            <w:noWrap/>
          </w:tcPr>
          <w:p w14:paraId="16CB0C87"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Valid_Exterior_Rqst</w:t>
            </w:r>
          </w:p>
        </w:tc>
        <w:tc>
          <w:tcPr>
            <w:tcW w:w="1170" w:type="dxa"/>
          </w:tcPr>
          <w:p w14:paraId="06AC5B62"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1D3A64E4" w14:textId="77777777" w:rsidR="00F46914" w:rsidRPr="00D20BE7" w:rsidRDefault="00F46914" w:rsidP="00F46914">
            <w:pPr>
              <w:keepNext/>
              <w:rPr>
                <w:sz w:val="18"/>
              </w:rPr>
            </w:pPr>
          </w:p>
        </w:tc>
        <w:tc>
          <w:tcPr>
            <w:tcW w:w="1303" w:type="dxa"/>
          </w:tcPr>
          <w:p w14:paraId="643D51B2" w14:textId="77777777" w:rsidR="00F46914" w:rsidRPr="00D20BE7" w:rsidRDefault="00F46914" w:rsidP="00F46914">
            <w:pPr>
              <w:keepNext/>
              <w:rPr>
                <w:sz w:val="18"/>
              </w:rPr>
            </w:pPr>
          </w:p>
        </w:tc>
        <w:tc>
          <w:tcPr>
            <w:tcW w:w="2693" w:type="dxa"/>
          </w:tcPr>
          <w:p w14:paraId="1F7415D3" w14:textId="77777777" w:rsidR="00F46914" w:rsidRPr="004B44BC" w:rsidRDefault="00F46914" w:rsidP="00F46914">
            <w:pPr>
              <w:keepNext/>
              <w:rPr>
                <w:sz w:val="18"/>
              </w:rPr>
            </w:pPr>
            <w:r>
              <w:rPr>
                <w:sz w:val="18"/>
              </w:rPr>
              <w:t>Internal to RGTM</w:t>
            </w:r>
          </w:p>
        </w:tc>
      </w:tr>
      <w:tr w:rsidR="00F46914" w:rsidRPr="003F473D" w14:paraId="6A2354D8" w14:textId="77777777" w:rsidTr="00F46914">
        <w:trPr>
          <w:trHeight w:val="143"/>
        </w:trPr>
        <w:tc>
          <w:tcPr>
            <w:tcW w:w="3685" w:type="dxa"/>
            <w:noWrap/>
          </w:tcPr>
          <w:p w14:paraId="1EDD6C16"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RGT_Passive_Handle_Rqst</w:t>
            </w:r>
          </w:p>
        </w:tc>
        <w:tc>
          <w:tcPr>
            <w:tcW w:w="1170" w:type="dxa"/>
          </w:tcPr>
          <w:p w14:paraId="2F8841FD"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19585104" w14:textId="77777777" w:rsidR="00F46914" w:rsidRPr="00D20BE7" w:rsidRDefault="00F46914" w:rsidP="00F46914">
            <w:pPr>
              <w:keepNext/>
              <w:rPr>
                <w:sz w:val="18"/>
              </w:rPr>
            </w:pPr>
          </w:p>
        </w:tc>
        <w:tc>
          <w:tcPr>
            <w:tcW w:w="1303" w:type="dxa"/>
          </w:tcPr>
          <w:p w14:paraId="6C28D294" w14:textId="77777777" w:rsidR="00F46914" w:rsidRPr="00D20BE7" w:rsidRDefault="00F46914" w:rsidP="00F46914">
            <w:pPr>
              <w:keepNext/>
              <w:rPr>
                <w:sz w:val="18"/>
              </w:rPr>
            </w:pPr>
          </w:p>
        </w:tc>
        <w:tc>
          <w:tcPr>
            <w:tcW w:w="2693" w:type="dxa"/>
          </w:tcPr>
          <w:p w14:paraId="75236695" w14:textId="77777777" w:rsidR="00F46914" w:rsidRPr="004B44BC" w:rsidRDefault="00F46914" w:rsidP="00F46914">
            <w:pPr>
              <w:keepNext/>
              <w:rPr>
                <w:sz w:val="18"/>
              </w:rPr>
            </w:pPr>
            <w:r>
              <w:rPr>
                <w:sz w:val="18"/>
              </w:rPr>
              <w:t>Internal to RGTM</w:t>
            </w:r>
          </w:p>
        </w:tc>
      </w:tr>
      <w:tr w:rsidR="00F46914" w:rsidRPr="003F473D" w14:paraId="5924D9A6" w14:textId="77777777" w:rsidTr="00F46914">
        <w:trPr>
          <w:trHeight w:val="143"/>
        </w:trPr>
        <w:tc>
          <w:tcPr>
            <w:tcW w:w="3685" w:type="dxa"/>
            <w:noWrap/>
          </w:tcPr>
          <w:p w14:paraId="687ABFE7"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Remote_RGT_Rqst</w:t>
            </w:r>
          </w:p>
        </w:tc>
        <w:tc>
          <w:tcPr>
            <w:tcW w:w="1170" w:type="dxa"/>
          </w:tcPr>
          <w:p w14:paraId="4820EE2A"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325D94A7" w14:textId="77777777" w:rsidR="00F46914" w:rsidRPr="00D20BE7" w:rsidRDefault="00F46914" w:rsidP="00F46914">
            <w:pPr>
              <w:keepNext/>
              <w:rPr>
                <w:sz w:val="18"/>
              </w:rPr>
            </w:pPr>
          </w:p>
        </w:tc>
        <w:tc>
          <w:tcPr>
            <w:tcW w:w="1303" w:type="dxa"/>
          </w:tcPr>
          <w:p w14:paraId="4B1CAAE0" w14:textId="77777777" w:rsidR="00F46914" w:rsidRPr="00D20BE7" w:rsidRDefault="00F46914" w:rsidP="00F46914">
            <w:pPr>
              <w:keepNext/>
              <w:rPr>
                <w:sz w:val="18"/>
              </w:rPr>
            </w:pPr>
          </w:p>
        </w:tc>
        <w:tc>
          <w:tcPr>
            <w:tcW w:w="2693" w:type="dxa"/>
          </w:tcPr>
          <w:p w14:paraId="25D435E8" w14:textId="77777777" w:rsidR="00F46914" w:rsidRPr="004B44BC" w:rsidRDefault="00F46914" w:rsidP="00F46914">
            <w:pPr>
              <w:keepNext/>
              <w:rPr>
                <w:sz w:val="18"/>
              </w:rPr>
            </w:pPr>
            <w:r>
              <w:rPr>
                <w:sz w:val="18"/>
              </w:rPr>
              <w:t>Internal to RGTM</w:t>
            </w:r>
          </w:p>
        </w:tc>
      </w:tr>
      <w:tr w:rsidR="00F46914" w:rsidRPr="003F473D" w14:paraId="5BE636FF" w14:textId="77777777" w:rsidTr="00F46914">
        <w:trPr>
          <w:trHeight w:val="143"/>
        </w:trPr>
        <w:tc>
          <w:tcPr>
            <w:tcW w:w="3685" w:type="dxa"/>
            <w:noWrap/>
          </w:tcPr>
          <w:p w14:paraId="75BEA35F"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RawOpenCloseStop_Rqst</w:t>
            </w:r>
          </w:p>
        </w:tc>
        <w:tc>
          <w:tcPr>
            <w:tcW w:w="1170" w:type="dxa"/>
          </w:tcPr>
          <w:p w14:paraId="2D8E6D32"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4BFFF067" w14:textId="77777777" w:rsidR="00F46914" w:rsidRPr="00D20BE7" w:rsidRDefault="00F46914" w:rsidP="00F46914">
            <w:pPr>
              <w:keepNext/>
              <w:rPr>
                <w:sz w:val="18"/>
              </w:rPr>
            </w:pPr>
          </w:p>
        </w:tc>
        <w:tc>
          <w:tcPr>
            <w:tcW w:w="1303" w:type="dxa"/>
          </w:tcPr>
          <w:p w14:paraId="34B68612" w14:textId="77777777" w:rsidR="00F46914" w:rsidRPr="00D20BE7" w:rsidRDefault="00F46914" w:rsidP="00F46914">
            <w:pPr>
              <w:keepNext/>
              <w:rPr>
                <w:sz w:val="18"/>
              </w:rPr>
            </w:pPr>
          </w:p>
        </w:tc>
        <w:tc>
          <w:tcPr>
            <w:tcW w:w="2693" w:type="dxa"/>
          </w:tcPr>
          <w:p w14:paraId="59423488" w14:textId="77777777" w:rsidR="00F46914" w:rsidRPr="004B44BC" w:rsidRDefault="00F46914" w:rsidP="00F46914">
            <w:pPr>
              <w:keepNext/>
              <w:rPr>
                <w:sz w:val="18"/>
              </w:rPr>
            </w:pPr>
            <w:r>
              <w:rPr>
                <w:sz w:val="18"/>
              </w:rPr>
              <w:t>Internal to RGTM</w:t>
            </w:r>
          </w:p>
        </w:tc>
      </w:tr>
      <w:tr w:rsidR="00F46914" w:rsidRPr="003F473D" w14:paraId="6562A040" w14:textId="77777777" w:rsidTr="00F46914">
        <w:trPr>
          <w:trHeight w:val="143"/>
        </w:trPr>
        <w:tc>
          <w:tcPr>
            <w:tcW w:w="3685" w:type="dxa"/>
            <w:noWrap/>
          </w:tcPr>
          <w:p w14:paraId="29D8BC90"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RGT_ValetMode</w:t>
            </w:r>
          </w:p>
        </w:tc>
        <w:tc>
          <w:tcPr>
            <w:tcW w:w="1170" w:type="dxa"/>
          </w:tcPr>
          <w:p w14:paraId="7AC6B7AD"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3481601C" w14:textId="77777777" w:rsidR="00F46914" w:rsidRPr="00D20BE7" w:rsidRDefault="00F46914" w:rsidP="00F46914">
            <w:pPr>
              <w:keepNext/>
              <w:rPr>
                <w:sz w:val="18"/>
              </w:rPr>
            </w:pPr>
          </w:p>
        </w:tc>
        <w:tc>
          <w:tcPr>
            <w:tcW w:w="1303" w:type="dxa"/>
          </w:tcPr>
          <w:p w14:paraId="6250DA2D" w14:textId="77777777" w:rsidR="00F46914" w:rsidRPr="00D20BE7" w:rsidRDefault="00F46914" w:rsidP="00F46914">
            <w:pPr>
              <w:keepNext/>
              <w:rPr>
                <w:sz w:val="18"/>
              </w:rPr>
            </w:pPr>
          </w:p>
        </w:tc>
        <w:tc>
          <w:tcPr>
            <w:tcW w:w="2693" w:type="dxa"/>
          </w:tcPr>
          <w:p w14:paraId="52CEDF8A" w14:textId="77777777" w:rsidR="00F46914" w:rsidRPr="004B44BC" w:rsidRDefault="00F46914" w:rsidP="00F46914">
            <w:pPr>
              <w:keepNext/>
              <w:rPr>
                <w:sz w:val="18"/>
              </w:rPr>
            </w:pPr>
            <w:r>
              <w:rPr>
                <w:sz w:val="18"/>
              </w:rPr>
              <w:t>Internal to RGTM</w:t>
            </w:r>
          </w:p>
        </w:tc>
      </w:tr>
      <w:tr w:rsidR="00F46914" w:rsidRPr="003F473D" w14:paraId="4DBF166D" w14:textId="77777777" w:rsidTr="00F46914">
        <w:trPr>
          <w:trHeight w:val="143"/>
        </w:trPr>
        <w:tc>
          <w:tcPr>
            <w:tcW w:w="3685" w:type="dxa"/>
            <w:noWrap/>
          </w:tcPr>
          <w:p w14:paraId="13AA9F67"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CarMode</w:t>
            </w:r>
          </w:p>
        </w:tc>
        <w:tc>
          <w:tcPr>
            <w:tcW w:w="1170" w:type="dxa"/>
          </w:tcPr>
          <w:p w14:paraId="13B1F854"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2D90740D" w14:textId="77777777" w:rsidR="00F46914" w:rsidRPr="00D20BE7" w:rsidRDefault="00F46914" w:rsidP="00F46914">
            <w:pPr>
              <w:keepNext/>
              <w:rPr>
                <w:sz w:val="18"/>
              </w:rPr>
            </w:pPr>
          </w:p>
        </w:tc>
        <w:tc>
          <w:tcPr>
            <w:tcW w:w="1303" w:type="dxa"/>
          </w:tcPr>
          <w:p w14:paraId="19C0DFC8" w14:textId="77777777" w:rsidR="00F46914" w:rsidRPr="00D20BE7" w:rsidRDefault="00F46914" w:rsidP="00F46914">
            <w:pPr>
              <w:keepNext/>
              <w:rPr>
                <w:sz w:val="18"/>
              </w:rPr>
            </w:pPr>
          </w:p>
        </w:tc>
        <w:tc>
          <w:tcPr>
            <w:tcW w:w="2693" w:type="dxa"/>
          </w:tcPr>
          <w:p w14:paraId="1755B2F5" w14:textId="77777777" w:rsidR="00F46914" w:rsidRPr="004B44BC" w:rsidRDefault="00F46914" w:rsidP="00F46914">
            <w:pPr>
              <w:keepNext/>
              <w:rPr>
                <w:sz w:val="18"/>
              </w:rPr>
            </w:pPr>
            <w:r>
              <w:rPr>
                <w:sz w:val="18"/>
              </w:rPr>
              <w:t>Internal to RGTM</w:t>
            </w:r>
          </w:p>
        </w:tc>
      </w:tr>
      <w:tr w:rsidR="00F46914" w:rsidRPr="003F473D" w14:paraId="2C227C46" w14:textId="77777777" w:rsidTr="00F46914">
        <w:trPr>
          <w:trHeight w:val="143"/>
        </w:trPr>
        <w:tc>
          <w:tcPr>
            <w:tcW w:w="3685" w:type="dxa"/>
            <w:noWrap/>
          </w:tcPr>
          <w:p w14:paraId="36CC40FE"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RGT_Lockout_Status</w:t>
            </w:r>
          </w:p>
        </w:tc>
        <w:tc>
          <w:tcPr>
            <w:tcW w:w="1170" w:type="dxa"/>
          </w:tcPr>
          <w:p w14:paraId="54E6319B"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1E09DF47" w14:textId="77777777" w:rsidR="00F46914" w:rsidRPr="00D20BE7" w:rsidRDefault="00F46914" w:rsidP="00F46914">
            <w:pPr>
              <w:keepNext/>
              <w:rPr>
                <w:sz w:val="18"/>
              </w:rPr>
            </w:pPr>
          </w:p>
        </w:tc>
        <w:tc>
          <w:tcPr>
            <w:tcW w:w="1303" w:type="dxa"/>
          </w:tcPr>
          <w:p w14:paraId="7BC763B5" w14:textId="77777777" w:rsidR="00F46914" w:rsidRPr="00D20BE7" w:rsidRDefault="00F46914" w:rsidP="00F46914">
            <w:pPr>
              <w:keepNext/>
              <w:rPr>
                <w:sz w:val="18"/>
              </w:rPr>
            </w:pPr>
          </w:p>
        </w:tc>
        <w:tc>
          <w:tcPr>
            <w:tcW w:w="2693" w:type="dxa"/>
          </w:tcPr>
          <w:p w14:paraId="2B490A72" w14:textId="77777777" w:rsidR="00F46914" w:rsidRPr="004B44BC" w:rsidRDefault="00F46914" w:rsidP="00F46914">
            <w:pPr>
              <w:keepNext/>
              <w:rPr>
                <w:sz w:val="18"/>
              </w:rPr>
            </w:pPr>
            <w:r>
              <w:rPr>
                <w:sz w:val="18"/>
              </w:rPr>
              <w:t>Internal to RGTM</w:t>
            </w:r>
          </w:p>
        </w:tc>
      </w:tr>
      <w:tr w:rsidR="00F46914" w:rsidRPr="003F473D" w14:paraId="354ADC59" w14:textId="77777777" w:rsidTr="00F46914">
        <w:trPr>
          <w:trHeight w:val="143"/>
        </w:trPr>
        <w:tc>
          <w:tcPr>
            <w:tcW w:w="3685" w:type="dxa"/>
            <w:noWrap/>
          </w:tcPr>
          <w:p w14:paraId="4206607F"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Interior_Sw_Rqst</w:t>
            </w:r>
          </w:p>
        </w:tc>
        <w:tc>
          <w:tcPr>
            <w:tcW w:w="1170" w:type="dxa"/>
          </w:tcPr>
          <w:p w14:paraId="09B0C487"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5D702118" w14:textId="77777777" w:rsidR="00F46914" w:rsidRPr="00D20BE7" w:rsidRDefault="00F46914" w:rsidP="00F46914">
            <w:pPr>
              <w:keepNext/>
              <w:rPr>
                <w:sz w:val="18"/>
              </w:rPr>
            </w:pPr>
          </w:p>
        </w:tc>
        <w:tc>
          <w:tcPr>
            <w:tcW w:w="1303" w:type="dxa"/>
          </w:tcPr>
          <w:p w14:paraId="31B27C72" w14:textId="77777777" w:rsidR="00F46914" w:rsidRPr="00D20BE7" w:rsidRDefault="00F46914" w:rsidP="00F46914">
            <w:pPr>
              <w:keepNext/>
              <w:rPr>
                <w:sz w:val="18"/>
              </w:rPr>
            </w:pPr>
          </w:p>
        </w:tc>
        <w:tc>
          <w:tcPr>
            <w:tcW w:w="2693" w:type="dxa"/>
          </w:tcPr>
          <w:p w14:paraId="275CFC61" w14:textId="77777777" w:rsidR="00F46914" w:rsidRPr="004B44BC" w:rsidRDefault="00F46914" w:rsidP="00F46914">
            <w:pPr>
              <w:keepNext/>
              <w:rPr>
                <w:sz w:val="18"/>
              </w:rPr>
            </w:pPr>
            <w:r>
              <w:rPr>
                <w:sz w:val="18"/>
              </w:rPr>
              <w:t>Internal to RGTM</w:t>
            </w:r>
          </w:p>
        </w:tc>
      </w:tr>
      <w:tr w:rsidR="00F46914" w:rsidRPr="003F473D" w14:paraId="3584FA96" w14:textId="77777777" w:rsidTr="00F46914">
        <w:trPr>
          <w:trHeight w:val="143"/>
        </w:trPr>
        <w:tc>
          <w:tcPr>
            <w:tcW w:w="3685" w:type="dxa"/>
            <w:noWrap/>
          </w:tcPr>
          <w:p w14:paraId="13F40446"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Exterior_Handle_Sw_Rqst</w:t>
            </w:r>
          </w:p>
        </w:tc>
        <w:tc>
          <w:tcPr>
            <w:tcW w:w="1170" w:type="dxa"/>
          </w:tcPr>
          <w:p w14:paraId="13549EEA"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3061344D" w14:textId="77777777" w:rsidR="00F46914" w:rsidRPr="00D20BE7" w:rsidRDefault="00F46914" w:rsidP="00F46914">
            <w:pPr>
              <w:keepNext/>
              <w:rPr>
                <w:sz w:val="18"/>
              </w:rPr>
            </w:pPr>
          </w:p>
        </w:tc>
        <w:tc>
          <w:tcPr>
            <w:tcW w:w="1303" w:type="dxa"/>
          </w:tcPr>
          <w:p w14:paraId="1C2037C8" w14:textId="77777777" w:rsidR="00F46914" w:rsidRPr="00D20BE7" w:rsidRDefault="00F46914" w:rsidP="00F46914">
            <w:pPr>
              <w:keepNext/>
              <w:rPr>
                <w:sz w:val="18"/>
              </w:rPr>
            </w:pPr>
          </w:p>
        </w:tc>
        <w:tc>
          <w:tcPr>
            <w:tcW w:w="2693" w:type="dxa"/>
          </w:tcPr>
          <w:p w14:paraId="1B08A3EA" w14:textId="77777777" w:rsidR="00F46914" w:rsidRPr="004B44BC" w:rsidRDefault="00F46914" w:rsidP="00F46914">
            <w:pPr>
              <w:keepNext/>
              <w:rPr>
                <w:sz w:val="18"/>
              </w:rPr>
            </w:pPr>
            <w:r>
              <w:rPr>
                <w:sz w:val="18"/>
              </w:rPr>
              <w:t>Internal to RGTM</w:t>
            </w:r>
          </w:p>
        </w:tc>
      </w:tr>
      <w:tr w:rsidR="00F46914" w:rsidRPr="003F473D" w14:paraId="24975581" w14:textId="77777777" w:rsidTr="00F46914">
        <w:trPr>
          <w:trHeight w:val="143"/>
        </w:trPr>
        <w:tc>
          <w:tcPr>
            <w:tcW w:w="3685" w:type="dxa"/>
            <w:noWrap/>
          </w:tcPr>
          <w:p w14:paraId="498E1745"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Shutface_Sw_Rqst</w:t>
            </w:r>
          </w:p>
        </w:tc>
        <w:tc>
          <w:tcPr>
            <w:tcW w:w="1170" w:type="dxa"/>
          </w:tcPr>
          <w:p w14:paraId="6B1F968B"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35DF4297" w14:textId="77777777" w:rsidR="00F46914" w:rsidRPr="00D20BE7" w:rsidRDefault="00F46914" w:rsidP="00F46914">
            <w:pPr>
              <w:keepNext/>
              <w:rPr>
                <w:sz w:val="18"/>
              </w:rPr>
            </w:pPr>
          </w:p>
        </w:tc>
        <w:tc>
          <w:tcPr>
            <w:tcW w:w="1303" w:type="dxa"/>
          </w:tcPr>
          <w:p w14:paraId="510A6A81" w14:textId="77777777" w:rsidR="00F46914" w:rsidRPr="00D20BE7" w:rsidRDefault="00F46914" w:rsidP="00F46914">
            <w:pPr>
              <w:keepNext/>
              <w:rPr>
                <w:sz w:val="18"/>
              </w:rPr>
            </w:pPr>
          </w:p>
        </w:tc>
        <w:tc>
          <w:tcPr>
            <w:tcW w:w="2693" w:type="dxa"/>
          </w:tcPr>
          <w:p w14:paraId="17A4B3ED" w14:textId="77777777" w:rsidR="00F46914" w:rsidRPr="004B44BC" w:rsidRDefault="00F46914" w:rsidP="00F46914">
            <w:pPr>
              <w:keepNext/>
              <w:rPr>
                <w:sz w:val="18"/>
              </w:rPr>
            </w:pPr>
            <w:r>
              <w:rPr>
                <w:sz w:val="18"/>
              </w:rPr>
              <w:t>Internal to RGTM</w:t>
            </w:r>
          </w:p>
        </w:tc>
      </w:tr>
      <w:tr w:rsidR="00F46914" w:rsidRPr="003F473D" w14:paraId="669C43DD" w14:textId="77777777" w:rsidTr="00F46914">
        <w:trPr>
          <w:trHeight w:val="143"/>
        </w:trPr>
        <w:tc>
          <w:tcPr>
            <w:tcW w:w="3685" w:type="dxa"/>
            <w:noWrap/>
          </w:tcPr>
          <w:p w14:paraId="5CB7F780"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Slam_Protection_Stat</w:t>
            </w:r>
          </w:p>
        </w:tc>
        <w:tc>
          <w:tcPr>
            <w:tcW w:w="1170" w:type="dxa"/>
          </w:tcPr>
          <w:p w14:paraId="189EC7D6"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1E652A85" w14:textId="77777777" w:rsidR="00F46914" w:rsidRPr="00D20BE7" w:rsidRDefault="00F46914" w:rsidP="00F46914">
            <w:pPr>
              <w:keepNext/>
              <w:rPr>
                <w:sz w:val="18"/>
              </w:rPr>
            </w:pPr>
          </w:p>
        </w:tc>
        <w:tc>
          <w:tcPr>
            <w:tcW w:w="1303" w:type="dxa"/>
          </w:tcPr>
          <w:p w14:paraId="2A1CF8A0" w14:textId="77777777" w:rsidR="00F46914" w:rsidRPr="00D20BE7" w:rsidRDefault="00F46914" w:rsidP="00F46914">
            <w:pPr>
              <w:keepNext/>
              <w:rPr>
                <w:sz w:val="18"/>
              </w:rPr>
            </w:pPr>
          </w:p>
        </w:tc>
        <w:tc>
          <w:tcPr>
            <w:tcW w:w="2693" w:type="dxa"/>
          </w:tcPr>
          <w:p w14:paraId="347AD077" w14:textId="77777777" w:rsidR="00F46914" w:rsidRPr="004B44BC" w:rsidRDefault="00F46914" w:rsidP="00F46914">
            <w:pPr>
              <w:keepNext/>
              <w:rPr>
                <w:sz w:val="18"/>
              </w:rPr>
            </w:pPr>
            <w:r>
              <w:rPr>
                <w:sz w:val="18"/>
              </w:rPr>
              <w:t>Internal to RGTM</w:t>
            </w:r>
          </w:p>
        </w:tc>
      </w:tr>
      <w:tr w:rsidR="00F46914" w:rsidRPr="003F473D" w14:paraId="05DDDAE4" w14:textId="77777777" w:rsidTr="00F46914">
        <w:trPr>
          <w:trHeight w:val="143"/>
        </w:trPr>
        <w:tc>
          <w:tcPr>
            <w:tcW w:w="3685" w:type="dxa"/>
            <w:noWrap/>
          </w:tcPr>
          <w:p w14:paraId="13E45EF0" w14:textId="77777777" w:rsidR="00F46914" w:rsidRPr="006E6CD3" w:rsidRDefault="00F46914" w:rsidP="00F46914">
            <w:pPr>
              <w:keepNext/>
              <w:overflowPunct/>
              <w:autoSpaceDE/>
              <w:autoSpaceDN/>
              <w:adjustRightInd/>
              <w:textAlignment w:val="auto"/>
              <w:rPr>
                <w:rFonts w:cs="Arial"/>
                <w:color w:val="000000"/>
                <w:sz w:val="16"/>
                <w:szCs w:val="16"/>
              </w:rPr>
            </w:pPr>
            <w:r w:rsidRPr="006E6CD3">
              <w:rPr>
                <w:rFonts w:cs="Arial"/>
                <w:color w:val="000000"/>
                <w:sz w:val="16"/>
                <w:szCs w:val="16"/>
              </w:rPr>
              <w:t>RGT_Drift_Count</w:t>
            </w:r>
          </w:p>
        </w:tc>
        <w:tc>
          <w:tcPr>
            <w:tcW w:w="1170" w:type="dxa"/>
          </w:tcPr>
          <w:p w14:paraId="3B1AD502" w14:textId="77777777" w:rsidR="00F46914" w:rsidRPr="00D20BE7" w:rsidRDefault="00F46914" w:rsidP="00F46914">
            <w:pPr>
              <w:keepNext/>
              <w:rPr>
                <w:color w:val="000000" w:themeColor="text1"/>
                <w:sz w:val="18"/>
              </w:rPr>
            </w:pPr>
            <w:r>
              <w:rPr>
                <w:color w:val="000000" w:themeColor="text1"/>
                <w:sz w:val="18"/>
              </w:rPr>
              <w:t>Same</w:t>
            </w:r>
          </w:p>
        </w:tc>
        <w:tc>
          <w:tcPr>
            <w:tcW w:w="1350" w:type="dxa"/>
          </w:tcPr>
          <w:p w14:paraId="0F6A93EF" w14:textId="77777777" w:rsidR="00F46914" w:rsidRPr="00D20BE7" w:rsidRDefault="00F46914" w:rsidP="00F46914">
            <w:pPr>
              <w:keepNext/>
              <w:rPr>
                <w:sz w:val="18"/>
              </w:rPr>
            </w:pPr>
          </w:p>
        </w:tc>
        <w:tc>
          <w:tcPr>
            <w:tcW w:w="1303" w:type="dxa"/>
          </w:tcPr>
          <w:p w14:paraId="06B9E203" w14:textId="77777777" w:rsidR="00F46914" w:rsidRPr="00D20BE7" w:rsidRDefault="00F46914" w:rsidP="00F46914">
            <w:pPr>
              <w:keepNext/>
              <w:rPr>
                <w:sz w:val="18"/>
              </w:rPr>
            </w:pPr>
          </w:p>
        </w:tc>
        <w:tc>
          <w:tcPr>
            <w:tcW w:w="2693" w:type="dxa"/>
          </w:tcPr>
          <w:p w14:paraId="24204AAF" w14:textId="77777777" w:rsidR="00F46914" w:rsidRPr="004B44BC" w:rsidRDefault="00F46914" w:rsidP="00F46914">
            <w:pPr>
              <w:keepNext/>
              <w:rPr>
                <w:sz w:val="18"/>
              </w:rPr>
            </w:pPr>
            <w:r>
              <w:rPr>
                <w:sz w:val="18"/>
              </w:rPr>
              <w:t>Internal to RGTM</w:t>
            </w:r>
          </w:p>
        </w:tc>
      </w:tr>
    </w:tbl>
    <w:p w14:paraId="2B2322F6" w14:textId="77777777" w:rsidR="00F46914" w:rsidRPr="00702453" w:rsidRDefault="00F46914" w:rsidP="00F46914">
      <w:pPr>
        <w:pStyle w:val="Caption"/>
      </w:pPr>
      <w:bookmarkStart w:id="277" w:name="_Toc25584447"/>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42</w:t>
      </w:r>
      <w:r>
        <w:rPr>
          <w:noProof/>
        </w:rPr>
        <w:fldChar w:fldCharType="end"/>
      </w:r>
      <w:r w:rsidRPr="00702453">
        <w:t xml:space="preserve">: </w:t>
      </w:r>
      <w:r>
        <w:t>Input Signal mappings of Function</w:t>
      </w:r>
      <w:bookmarkEnd w:id="277"/>
    </w:p>
    <w:p w14:paraId="7E0111CD" w14:textId="77777777" w:rsidR="00F46914" w:rsidRDefault="00F46914" w:rsidP="00F46914">
      <w:pPr>
        <w:rPr>
          <w:lang w:val="en-GB"/>
        </w:rPr>
      </w:pPr>
    </w:p>
    <w:p w14:paraId="0A14EEE5" w14:textId="77777777" w:rsidR="00F46914" w:rsidRDefault="00F46914" w:rsidP="00F46914">
      <w:pPr>
        <w:pStyle w:val="Heading6"/>
        <w:rPr>
          <w:lang w:val="en-GB"/>
        </w:rPr>
      </w:pPr>
      <w:bookmarkStart w:id="278" w:name="_Toc32332187"/>
      <w:r>
        <w:rPr>
          <w:lang w:val="en-GB"/>
        </w:rPr>
        <w:t>Output</w:t>
      </w:r>
      <w:r w:rsidRPr="002824C9">
        <w:rPr>
          <w:lang w:val="en-GB"/>
        </w:rPr>
        <w:t>s</w:t>
      </w:r>
      <w:bookmarkEnd w:id="278"/>
    </w:p>
    <w:p w14:paraId="601D7FC3" w14:textId="77777777" w:rsidR="00F46914" w:rsidRDefault="00F46914" w:rsidP="00F4691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1350"/>
        <w:gridCol w:w="1389"/>
        <w:gridCol w:w="2126"/>
        <w:gridCol w:w="2551"/>
      </w:tblGrid>
      <w:tr w:rsidR="00F46914" w:rsidRPr="00E54DEA" w14:paraId="13353C39" w14:textId="77777777" w:rsidTr="00F46914">
        <w:trPr>
          <w:trHeight w:val="173"/>
        </w:trPr>
        <w:tc>
          <w:tcPr>
            <w:tcW w:w="2785" w:type="dxa"/>
            <w:shd w:val="clear" w:color="auto" w:fill="D9D9D9" w:themeFill="background1" w:themeFillShade="D9"/>
            <w:noWrap/>
            <w:hideMark/>
          </w:tcPr>
          <w:p w14:paraId="66BB3AFF" w14:textId="77777777" w:rsidR="00F46914" w:rsidRPr="00E54DEA" w:rsidRDefault="00F46914" w:rsidP="00F46914">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350" w:type="dxa"/>
            <w:shd w:val="clear" w:color="auto" w:fill="D9D9D9" w:themeFill="background1" w:themeFillShade="D9"/>
          </w:tcPr>
          <w:p w14:paraId="37D33CB4"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shd w:val="clear" w:color="auto" w:fill="D9D9D9" w:themeFill="background1" w:themeFillShade="D9"/>
          </w:tcPr>
          <w:p w14:paraId="3DCC86BB"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Mapping Details</w:t>
            </w:r>
          </w:p>
          <w:p w14:paraId="6A597665" w14:textId="77777777" w:rsidR="00F46914" w:rsidRPr="001321BD" w:rsidRDefault="00F46914" w:rsidP="00F46914">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shd w:val="clear" w:color="auto" w:fill="D9D9D9" w:themeFill="background1" w:themeFillShade="D9"/>
          </w:tcPr>
          <w:p w14:paraId="051FDEF5"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32B8FD73"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Connection</w:t>
            </w:r>
          </w:p>
          <w:p w14:paraId="7DDFF133" w14:textId="77777777" w:rsidR="00F46914" w:rsidRDefault="00F46914" w:rsidP="00F46914">
            <w:pPr>
              <w:keepNext/>
              <w:overflowPunct/>
              <w:autoSpaceDE/>
              <w:autoSpaceDN/>
              <w:adjustRightInd/>
              <w:textAlignment w:val="auto"/>
              <w:rPr>
                <w:rFonts w:cs="Arial"/>
                <w:b/>
                <w:bCs/>
                <w:color w:val="000000"/>
              </w:rPr>
            </w:pPr>
            <w:r w:rsidRPr="001321BD">
              <w:rPr>
                <w:i/>
              </w:rPr>
              <w:t>(Optional)</w:t>
            </w:r>
          </w:p>
        </w:tc>
      </w:tr>
      <w:tr w:rsidR="002204C9" w:rsidRPr="003F473D" w14:paraId="3CEBCC85" w14:textId="77777777" w:rsidTr="00F46914">
        <w:trPr>
          <w:trHeight w:val="143"/>
        </w:trPr>
        <w:tc>
          <w:tcPr>
            <w:tcW w:w="2785" w:type="dxa"/>
            <w:noWrap/>
          </w:tcPr>
          <w:p w14:paraId="7C541292" w14:textId="77777777" w:rsidR="002204C9" w:rsidRPr="006E6CD3" w:rsidRDefault="002204C9" w:rsidP="002204C9">
            <w:pPr>
              <w:keepNext/>
              <w:overflowPunct/>
              <w:autoSpaceDE/>
              <w:autoSpaceDN/>
              <w:adjustRightInd/>
              <w:textAlignment w:val="auto"/>
              <w:rPr>
                <w:rFonts w:cs="Arial"/>
                <w:color w:val="000000"/>
                <w:sz w:val="16"/>
                <w:szCs w:val="16"/>
              </w:rPr>
            </w:pPr>
            <w:r w:rsidRPr="006E6CD3">
              <w:rPr>
                <w:rFonts w:cs="Arial"/>
                <w:color w:val="000000"/>
                <w:sz w:val="16"/>
                <w:szCs w:val="16"/>
              </w:rPr>
              <w:t>Valid_User_Rqst</w:t>
            </w:r>
          </w:p>
        </w:tc>
        <w:tc>
          <w:tcPr>
            <w:tcW w:w="1350" w:type="dxa"/>
          </w:tcPr>
          <w:p w14:paraId="40597043" w14:textId="77777777" w:rsidR="002204C9" w:rsidRPr="00D20BE7" w:rsidRDefault="002204C9" w:rsidP="002204C9">
            <w:pPr>
              <w:keepNext/>
              <w:rPr>
                <w:color w:val="000000" w:themeColor="text1"/>
                <w:sz w:val="18"/>
              </w:rPr>
            </w:pPr>
            <w:r>
              <w:rPr>
                <w:color w:val="000000" w:themeColor="text1"/>
                <w:sz w:val="18"/>
              </w:rPr>
              <w:t>Same</w:t>
            </w:r>
          </w:p>
        </w:tc>
        <w:tc>
          <w:tcPr>
            <w:tcW w:w="1389" w:type="dxa"/>
          </w:tcPr>
          <w:p w14:paraId="423492AE" w14:textId="77777777" w:rsidR="002204C9" w:rsidRPr="00D20BE7" w:rsidRDefault="002204C9" w:rsidP="002204C9">
            <w:pPr>
              <w:keepNext/>
              <w:rPr>
                <w:sz w:val="18"/>
              </w:rPr>
            </w:pPr>
          </w:p>
        </w:tc>
        <w:tc>
          <w:tcPr>
            <w:tcW w:w="2126" w:type="dxa"/>
          </w:tcPr>
          <w:p w14:paraId="75EBFCF7" w14:textId="77777777" w:rsidR="002204C9" w:rsidRPr="00D20BE7" w:rsidRDefault="002204C9" w:rsidP="002204C9">
            <w:pPr>
              <w:keepNext/>
              <w:rPr>
                <w:sz w:val="18"/>
              </w:rPr>
            </w:pPr>
          </w:p>
        </w:tc>
        <w:tc>
          <w:tcPr>
            <w:tcW w:w="2551" w:type="dxa"/>
          </w:tcPr>
          <w:p w14:paraId="7954952D" w14:textId="77777777" w:rsidR="002204C9" w:rsidRPr="004B44BC" w:rsidRDefault="002204C9" w:rsidP="002204C9">
            <w:pPr>
              <w:keepNext/>
              <w:rPr>
                <w:sz w:val="18"/>
              </w:rPr>
            </w:pPr>
            <w:r>
              <w:rPr>
                <w:sz w:val="18"/>
              </w:rPr>
              <w:t>Internal to RGTM</w:t>
            </w:r>
          </w:p>
        </w:tc>
      </w:tr>
      <w:tr w:rsidR="002204C9" w:rsidRPr="003F473D" w14:paraId="5CD57294" w14:textId="77777777" w:rsidTr="00F46914">
        <w:trPr>
          <w:trHeight w:val="143"/>
        </w:trPr>
        <w:tc>
          <w:tcPr>
            <w:tcW w:w="2785" w:type="dxa"/>
            <w:noWrap/>
          </w:tcPr>
          <w:p w14:paraId="3D11D6D2" w14:textId="77777777" w:rsidR="002204C9" w:rsidRPr="006E6CD3" w:rsidRDefault="002204C9" w:rsidP="002204C9">
            <w:pPr>
              <w:keepNext/>
              <w:overflowPunct/>
              <w:autoSpaceDE/>
              <w:autoSpaceDN/>
              <w:adjustRightInd/>
              <w:textAlignment w:val="auto"/>
              <w:rPr>
                <w:rFonts w:cs="Arial"/>
                <w:color w:val="000000"/>
                <w:sz w:val="16"/>
                <w:szCs w:val="16"/>
              </w:rPr>
            </w:pPr>
            <w:r w:rsidRPr="006E6CD3">
              <w:rPr>
                <w:rFonts w:cs="Arial"/>
                <w:color w:val="000000"/>
                <w:sz w:val="16"/>
                <w:szCs w:val="16"/>
              </w:rPr>
              <w:t>Raw_User_Rqst</w:t>
            </w:r>
          </w:p>
        </w:tc>
        <w:tc>
          <w:tcPr>
            <w:tcW w:w="1350" w:type="dxa"/>
          </w:tcPr>
          <w:p w14:paraId="706AFB38" w14:textId="77777777" w:rsidR="002204C9" w:rsidRPr="00D20BE7" w:rsidRDefault="002204C9" w:rsidP="002204C9">
            <w:pPr>
              <w:keepNext/>
              <w:rPr>
                <w:color w:val="000000" w:themeColor="text1"/>
                <w:sz w:val="18"/>
              </w:rPr>
            </w:pPr>
            <w:r>
              <w:rPr>
                <w:color w:val="000000" w:themeColor="text1"/>
                <w:sz w:val="18"/>
              </w:rPr>
              <w:t>Same</w:t>
            </w:r>
          </w:p>
        </w:tc>
        <w:tc>
          <w:tcPr>
            <w:tcW w:w="1389" w:type="dxa"/>
          </w:tcPr>
          <w:p w14:paraId="533497BE" w14:textId="77777777" w:rsidR="002204C9" w:rsidRPr="00D20BE7" w:rsidRDefault="002204C9" w:rsidP="002204C9">
            <w:pPr>
              <w:keepNext/>
              <w:rPr>
                <w:sz w:val="18"/>
              </w:rPr>
            </w:pPr>
          </w:p>
        </w:tc>
        <w:tc>
          <w:tcPr>
            <w:tcW w:w="2126" w:type="dxa"/>
          </w:tcPr>
          <w:p w14:paraId="23AE2C5E" w14:textId="77777777" w:rsidR="002204C9" w:rsidRPr="00D20BE7" w:rsidRDefault="002204C9" w:rsidP="002204C9">
            <w:pPr>
              <w:keepNext/>
              <w:rPr>
                <w:sz w:val="18"/>
              </w:rPr>
            </w:pPr>
          </w:p>
        </w:tc>
        <w:tc>
          <w:tcPr>
            <w:tcW w:w="2551" w:type="dxa"/>
          </w:tcPr>
          <w:p w14:paraId="6BE8CB8B" w14:textId="77777777" w:rsidR="002204C9" w:rsidRPr="004B44BC" w:rsidRDefault="002204C9" w:rsidP="002204C9">
            <w:pPr>
              <w:keepNext/>
              <w:rPr>
                <w:sz w:val="18"/>
              </w:rPr>
            </w:pPr>
            <w:r>
              <w:rPr>
                <w:sz w:val="18"/>
              </w:rPr>
              <w:t>Internal to RGTM</w:t>
            </w:r>
          </w:p>
        </w:tc>
      </w:tr>
      <w:tr w:rsidR="002204C9" w:rsidRPr="003F473D" w14:paraId="6B41635D" w14:textId="77777777" w:rsidTr="00F46914">
        <w:trPr>
          <w:trHeight w:val="143"/>
        </w:trPr>
        <w:tc>
          <w:tcPr>
            <w:tcW w:w="2785" w:type="dxa"/>
            <w:noWrap/>
          </w:tcPr>
          <w:p w14:paraId="039984F1" w14:textId="77777777" w:rsidR="002204C9" w:rsidRPr="006E6CD3" w:rsidRDefault="002204C9" w:rsidP="002204C9">
            <w:pPr>
              <w:keepNext/>
              <w:overflowPunct/>
              <w:autoSpaceDE/>
              <w:autoSpaceDN/>
              <w:adjustRightInd/>
              <w:textAlignment w:val="auto"/>
              <w:rPr>
                <w:rFonts w:cs="Arial"/>
                <w:color w:val="000000"/>
                <w:sz w:val="16"/>
                <w:szCs w:val="16"/>
              </w:rPr>
            </w:pPr>
            <w:r w:rsidRPr="006E6CD3">
              <w:rPr>
                <w:rFonts w:cs="Arial"/>
                <w:color w:val="000000"/>
                <w:sz w:val="16"/>
                <w:szCs w:val="16"/>
              </w:rPr>
              <w:t>OpenCloseStop_Rqst</w:t>
            </w:r>
          </w:p>
        </w:tc>
        <w:tc>
          <w:tcPr>
            <w:tcW w:w="1350" w:type="dxa"/>
          </w:tcPr>
          <w:p w14:paraId="338DB79E" w14:textId="77777777" w:rsidR="002204C9" w:rsidRPr="00D20BE7" w:rsidRDefault="002204C9" w:rsidP="002204C9">
            <w:pPr>
              <w:keepNext/>
              <w:rPr>
                <w:color w:val="000000" w:themeColor="text1"/>
                <w:sz w:val="18"/>
              </w:rPr>
            </w:pPr>
            <w:r>
              <w:rPr>
                <w:color w:val="000000" w:themeColor="text1"/>
                <w:sz w:val="18"/>
              </w:rPr>
              <w:t>Same</w:t>
            </w:r>
          </w:p>
        </w:tc>
        <w:tc>
          <w:tcPr>
            <w:tcW w:w="1389" w:type="dxa"/>
          </w:tcPr>
          <w:p w14:paraId="5EC9E65D" w14:textId="77777777" w:rsidR="002204C9" w:rsidRPr="00D20BE7" w:rsidRDefault="002204C9" w:rsidP="002204C9">
            <w:pPr>
              <w:keepNext/>
              <w:rPr>
                <w:sz w:val="18"/>
              </w:rPr>
            </w:pPr>
          </w:p>
        </w:tc>
        <w:tc>
          <w:tcPr>
            <w:tcW w:w="2126" w:type="dxa"/>
          </w:tcPr>
          <w:p w14:paraId="02975FF2" w14:textId="77777777" w:rsidR="002204C9" w:rsidRPr="00D20BE7" w:rsidRDefault="002204C9" w:rsidP="002204C9">
            <w:pPr>
              <w:keepNext/>
              <w:rPr>
                <w:sz w:val="18"/>
              </w:rPr>
            </w:pPr>
          </w:p>
        </w:tc>
        <w:tc>
          <w:tcPr>
            <w:tcW w:w="2551" w:type="dxa"/>
          </w:tcPr>
          <w:p w14:paraId="04487872" w14:textId="77777777" w:rsidR="002204C9" w:rsidRPr="004B44BC" w:rsidRDefault="002204C9" w:rsidP="002204C9">
            <w:pPr>
              <w:keepNext/>
              <w:rPr>
                <w:sz w:val="18"/>
              </w:rPr>
            </w:pPr>
            <w:r>
              <w:rPr>
                <w:sz w:val="18"/>
              </w:rPr>
              <w:t>Internal to RGTM</w:t>
            </w:r>
          </w:p>
        </w:tc>
      </w:tr>
    </w:tbl>
    <w:p w14:paraId="468DCF3A" w14:textId="77777777" w:rsidR="00F46914" w:rsidRPr="00702453" w:rsidRDefault="00F46914" w:rsidP="00F46914">
      <w:pPr>
        <w:pStyle w:val="Caption"/>
      </w:pPr>
      <w:bookmarkStart w:id="279" w:name="_Toc25584448"/>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43</w:t>
      </w:r>
      <w:r>
        <w:rPr>
          <w:noProof/>
        </w:rPr>
        <w:fldChar w:fldCharType="end"/>
      </w:r>
      <w:r w:rsidRPr="00702453">
        <w:t xml:space="preserve">: </w:t>
      </w:r>
      <w:r>
        <w:t>Output Signal mappings of Function</w:t>
      </w:r>
      <w:bookmarkEnd w:id="279"/>
    </w:p>
    <w:p w14:paraId="4953B6B7" w14:textId="77777777" w:rsidR="00F46914" w:rsidRDefault="00F46914" w:rsidP="00F46914">
      <w:pPr>
        <w:rPr>
          <w:lang w:val="en-GB"/>
        </w:rPr>
      </w:pPr>
    </w:p>
    <w:p w14:paraId="2B9571BC" w14:textId="77777777" w:rsidR="00F46914" w:rsidRDefault="00F46914" w:rsidP="00F46914">
      <w:pPr>
        <w:pStyle w:val="Heading6"/>
      </w:pPr>
      <w:bookmarkStart w:id="280" w:name="_Toc32332188"/>
      <w:r>
        <w:t>Parameters</w:t>
      </w:r>
      <w:bookmarkEnd w:id="280"/>
    </w:p>
    <w:p w14:paraId="1F38F850" w14:textId="77777777" w:rsidR="00F46914" w:rsidRPr="00A57D05" w:rsidRDefault="00F46914" w:rsidP="00F4691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F46914" w:rsidRPr="00E54DEA" w14:paraId="4E1C9F5E" w14:textId="77777777" w:rsidTr="00F46914">
        <w:trPr>
          <w:trHeight w:val="161"/>
        </w:trPr>
        <w:tc>
          <w:tcPr>
            <w:tcW w:w="1838" w:type="dxa"/>
            <w:shd w:val="clear" w:color="auto" w:fill="D9D9D9" w:themeFill="background1" w:themeFillShade="D9"/>
            <w:noWrap/>
            <w:hideMark/>
          </w:tcPr>
          <w:p w14:paraId="679AE5AF" w14:textId="77777777" w:rsidR="00F46914" w:rsidRPr="00E54DEA" w:rsidRDefault="00F46914" w:rsidP="00F46914">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C6A557F"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65ECAB1"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D92D52D" w14:textId="77777777" w:rsidR="00F46914" w:rsidRPr="00E54DEA" w:rsidRDefault="00F46914" w:rsidP="00F46914">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508CFE6" w14:textId="77777777" w:rsidR="00F46914" w:rsidRDefault="00F46914" w:rsidP="00F46914">
            <w:pPr>
              <w:keepNext/>
              <w:overflowPunct/>
              <w:autoSpaceDE/>
              <w:autoSpaceDN/>
              <w:adjustRightInd/>
              <w:textAlignment w:val="auto"/>
              <w:rPr>
                <w:rFonts w:cs="Arial"/>
                <w:b/>
                <w:bCs/>
                <w:color w:val="000000"/>
              </w:rPr>
            </w:pPr>
            <w:r>
              <w:rPr>
                <w:rFonts w:cs="Arial"/>
                <w:b/>
                <w:bCs/>
                <w:color w:val="000000"/>
              </w:rPr>
              <w:t>Method Details</w:t>
            </w:r>
          </w:p>
        </w:tc>
      </w:tr>
      <w:tr w:rsidR="00F46914" w:rsidRPr="003F473D" w14:paraId="51D53DB6" w14:textId="77777777" w:rsidTr="00F46914">
        <w:trPr>
          <w:trHeight w:val="70"/>
        </w:trPr>
        <w:tc>
          <w:tcPr>
            <w:tcW w:w="1838" w:type="dxa"/>
            <w:noWrap/>
          </w:tcPr>
          <w:p w14:paraId="3B1AB9CE" w14:textId="77777777" w:rsidR="00F46914" w:rsidRPr="00D20BE7" w:rsidRDefault="00F46914" w:rsidP="00F46914">
            <w:pPr>
              <w:keepNext/>
              <w:overflowPunct/>
              <w:autoSpaceDE/>
              <w:autoSpaceDN/>
              <w:adjustRightInd/>
              <w:textAlignment w:val="auto"/>
              <w:rPr>
                <w:color w:val="000000" w:themeColor="text1"/>
                <w:sz w:val="18"/>
              </w:rPr>
            </w:pPr>
          </w:p>
        </w:tc>
        <w:tc>
          <w:tcPr>
            <w:tcW w:w="1843" w:type="dxa"/>
          </w:tcPr>
          <w:p w14:paraId="0B56F9D1" w14:textId="77777777" w:rsidR="00F46914" w:rsidRPr="00D20BE7" w:rsidRDefault="00F46914" w:rsidP="00F46914">
            <w:pPr>
              <w:keepNext/>
              <w:rPr>
                <w:color w:val="000000" w:themeColor="text1"/>
                <w:sz w:val="18"/>
              </w:rPr>
            </w:pPr>
          </w:p>
        </w:tc>
        <w:tc>
          <w:tcPr>
            <w:tcW w:w="1701" w:type="dxa"/>
          </w:tcPr>
          <w:p w14:paraId="22BA8292" w14:textId="77777777" w:rsidR="00F46914" w:rsidRPr="00D20BE7" w:rsidRDefault="00F46914" w:rsidP="00F46914">
            <w:pPr>
              <w:keepNext/>
              <w:rPr>
                <w:sz w:val="18"/>
              </w:rPr>
            </w:pPr>
          </w:p>
        </w:tc>
        <w:tc>
          <w:tcPr>
            <w:tcW w:w="1417" w:type="dxa"/>
            <w:noWrap/>
          </w:tcPr>
          <w:p w14:paraId="682FE4FE" w14:textId="77777777" w:rsidR="00F46914" w:rsidRPr="00D20BE7" w:rsidRDefault="00F46914" w:rsidP="00F46914">
            <w:pPr>
              <w:keepNext/>
              <w:rPr>
                <w:color w:val="000000" w:themeColor="text1"/>
                <w:sz w:val="18"/>
              </w:rPr>
            </w:pPr>
          </w:p>
        </w:tc>
        <w:tc>
          <w:tcPr>
            <w:tcW w:w="3402" w:type="dxa"/>
          </w:tcPr>
          <w:p w14:paraId="1070C8D5" w14:textId="77777777" w:rsidR="00F46914" w:rsidRPr="00D20BE7" w:rsidRDefault="00F46914" w:rsidP="00F46914">
            <w:pPr>
              <w:keepNext/>
              <w:rPr>
                <w:sz w:val="18"/>
              </w:rPr>
            </w:pPr>
          </w:p>
        </w:tc>
      </w:tr>
    </w:tbl>
    <w:p w14:paraId="7CAD6101" w14:textId="77777777" w:rsidR="00F46914" w:rsidRPr="00702453" w:rsidRDefault="00F46914" w:rsidP="00F46914">
      <w:pPr>
        <w:pStyle w:val="Caption"/>
      </w:pPr>
      <w:bookmarkStart w:id="281" w:name="_Toc25584449"/>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44</w:t>
      </w:r>
      <w:r>
        <w:rPr>
          <w:noProof/>
        </w:rPr>
        <w:fldChar w:fldCharType="end"/>
      </w:r>
      <w:r w:rsidRPr="00702453">
        <w:t xml:space="preserve">: </w:t>
      </w:r>
      <w:r>
        <w:t>Parameter mappings of Function</w:t>
      </w:r>
      <w:bookmarkEnd w:id="281"/>
    </w:p>
    <w:p w14:paraId="226F672A" w14:textId="77777777" w:rsidR="00F46914" w:rsidRPr="003E2313" w:rsidRDefault="00F46914" w:rsidP="00F46914">
      <w:pPr>
        <w:pStyle w:val="Heading6"/>
      </w:pPr>
      <w:bookmarkStart w:id="282" w:name="_Toc32332189"/>
      <w:r>
        <w:t>Interface</w:t>
      </w:r>
      <w:r w:rsidRPr="003E2313">
        <w:t xml:space="preserve"> Requirements</w:t>
      </w:r>
      <w:bookmarkEnd w:id="282"/>
    </w:p>
    <w:p w14:paraId="26D57D37" w14:textId="77777777" w:rsidR="00F46914" w:rsidRPr="003225C9" w:rsidRDefault="00F46914" w:rsidP="00F46914">
      <w:pPr>
        <w:tabs>
          <w:tab w:val="left" w:pos="284"/>
          <w:tab w:val="left" w:pos="851"/>
        </w:tabs>
      </w:pPr>
      <w:r>
        <w:t>N/A</w:t>
      </w:r>
    </w:p>
    <w:p w14:paraId="67318158" w14:textId="77777777" w:rsidR="00F46914" w:rsidRDefault="00F46914" w:rsidP="00F46914">
      <w:pPr>
        <w:pStyle w:val="Heading6"/>
        <w:numPr>
          <w:ilvl w:val="4"/>
          <w:numId w:val="5"/>
        </w:numPr>
        <w:tabs>
          <w:tab w:val="clear" w:pos="1418"/>
        </w:tabs>
        <w:rPr>
          <w:lang w:val="en-GB"/>
        </w:rPr>
      </w:pPr>
      <w:bookmarkStart w:id="283" w:name="_Toc32332190"/>
      <w:r>
        <w:rPr>
          <w:lang w:val="en-GB"/>
        </w:rPr>
        <w:lastRenderedPageBreak/>
        <w:t>Function Requirements</w:t>
      </w:r>
      <w:bookmarkEnd w:id="283"/>
    </w:p>
    <w:p w14:paraId="713BE90E" w14:textId="77777777" w:rsidR="00F46914" w:rsidRDefault="00F46914" w:rsidP="00F4691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5513"/>
        <w:gridCol w:w="1926"/>
      </w:tblGrid>
      <w:tr w:rsidR="00F46914" w14:paraId="1AFE7DD6" w14:textId="77777777" w:rsidTr="001142BB">
        <w:tc>
          <w:tcPr>
            <w:tcW w:w="2762" w:type="dxa"/>
            <w:shd w:val="clear" w:color="auto" w:fill="D9D9D9" w:themeFill="background1" w:themeFillShade="D9"/>
          </w:tcPr>
          <w:p w14:paraId="2268A0FE" w14:textId="77777777" w:rsidR="00F46914" w:rsidRDefault="00F46914" w:rsidP="00F46914">
            <w:pPr>
              <w:keepNext/>
              <w:rPr>
                <w:b/>
              </w:rPr>
            </w:pPr>
            <w:r w:rsidRPr="00AF169D">
              <w:rPr>
                <w:b/>
              </w:rPr>
              <w:t>Requirement ID</w:t>
            </w:r>
          </w:p>
          <w:p w14:paraId="22F50120" w14:textId="77777777" w:rsidR="00F46914" w:rsidRPr="00AF169D" w:rsidRDefault="00F46914" w:rsidP="00F46914">
            <w:pPr>
              <w:keepNext/>
              <w:rPr>
                <w:b/>
              </w:rPr>
            </w:pPr>
            <w:r w:rsidRPr="00EB7BB6">
              <w:t>(of Logical Function)</w:t>
            </w:r>
          </w:p>
        </w:tc>
        <w:tc>
          <w:tcPr>
            <w:tcW w:w="5513" w:type="dxa"/>
            <w:shd w:val="clear" w:color="auto" w:fill="D9D9D9" w:themeFill="background1" w:themeFillShade="D9"/>
          </w:tcPr>
          <w:p w14:paraId="2C38DBBA" w14:textId="77777777" w:rsidR="00F46914" w:rsidRPr="00AF169D" w:rsidRDefault="00F46914" w:rsidP="00F46914">
            <w:pPr>
              <w:keepNext/>
              <w:rPr>
                <w:b/>
              </w:rPr>
            </w:pPr>
            <w:r w:rsidRPr="00AF169D">
              <w:rPr>
                <w:b/>
              </w:rPr>
              <w:t>Requirement Title</w:t>
            </w:r>
          </w:p>
        </w:tc>
        <w:tc>
          <w:tcPr>
            <w:tcW w:w="1926" w:type="dxa"/>
            <w:shd w:val="clear" w:color="auto" w:fill="D9D9D9" w:themeFill="background1" w:themeFillShade="D9"/>
          </w:tcPr>
          <w:p w14:paraId="1C5243C4" w14:textId="77777777" w:rsidR="00F46914" w:rsidRPr="00AF169D" w:rsidRDefault="00F46914" w:rsidP="00F46914">
            <w:pPr>
              <w:keepNext/>
              <w:rPr>
                <w:b/>
              </w:rPr>
            </w:pPr>
            <w:r>
              <w:rPr>
                <w:b/>
              </w:rPr>
              <w:t>Comment</w:t>
            </w:r>
          </w:p>
        </w:tc>
      </w:tr>
      <w:tr w:rsidR="00F46914" w14:paraId="5A4FE616" w14:textId="77777777" w:rsidTr="001142BB">
        <w:tc>
          <w:tcPr>
            <w:tcW w:w="2762" w:type="dxa"/>
          </w:tcPr>
          <w:p w14:paraId="302E4718" w14:textId="77777777" w:rsidR="00F46914" w:rsidRDefault="001142BB" w:rsidP="00F46914">
            <w:pPr>
              <w:keepNext/>
            </w:pPr>
            <w:bookmarkStart w:id="284" w:name="R_FNC_00001_ID_Accept_Toggle_Requests_fr"/>
            <w:r>
              <w:t>R_FNC_BEC_ARB_00001</w:t>
            </w:r>
            <w:bookmarkEnd w:id="284"/>
          </w:p>
        </w:tc>
        <w:tc>
          <w:tcPr>
            <w:tcW w:w="5513" w:type="dxa"/>
          </w:tcPr>
          <w:p w14:paraId="7A6A4113" w14:textId="77777777" w:rsidR="00F46914" w:rsidRDefault="001142BB" w:rsidP="00F46914">
            <w:pPr>
              <w:keepNext/>
            </w:pPr>
            <w:r>
              <w:t>Accept Toggle Requests from User Input</w:t>
            </w:r>
          </w:p>
        </w:tc>
        <w:tc>
          <w:tcPr>
            <w:tcW w:w="1926" w:type="dxa"/>
          </w:tcPr>
          <w:p w14:paraId="594F828B" w14:textId="77777777" w:rsidR="00F46914" w:rsidRDefault="00F46914" w:rsidP="00F46914">
            <w:pPr>
              <w:keepNext/>
            </w:pPr>
          </w:p>
        </w:tc>
      </w:tr>
      <w:tr w:rsidR="00F46914" w14:paraId="00F259D8" w14:textId="77777777" w:rsidTr="001142BB">
        <w:tc>
          <w:tcPr>
            <w:tcW w:w="2762" w:type="dxa"/>
          </w:tcPr>
          <w:p w14:paraId="463AC0CB" w14:textId="77777777" w:rsidR="00F46914" w:rsidRDefault="001142BB" w:rsidP="00F46914">
            <w:pPr>
              <w:keepNext/>
            </w:pPr>
            <w:bookmarkStart w:id="285" w:name="R_FNC_00002_ID_d"/>
            <w:r>
              <w:t>R_FNC_BEC_ARB_00002</w:t>
            </w:r>
            <w:bookmarkEnd w:id="285"/>
          </w:p>
        </w:tc>
        <w:tc>
          <w:tcPr>
            <w:tcW w:w="5513" w:type="dxa"/>
          </w:tcPr>
          <w:p w14:paraId="57030DAD" w14:textId="77777777" w:rsidR="00F46914" w:rsidRDefault="001142BB" w:rsidP="00F46914">
            <w:pPr>
              <w:keepNext/>
            </w:pPr>
            <w:r>
              <w:t>Toggle Requests become Unlatch requests</w:t>
            </w:r>
          </w:p>
        </w:tc>
        <w:tc>
          <w:tcPr>
            <w:tcW w:w="1926" w:type="dxa"/>
          </w:tcPr>
          <w:p w14:paraId="2B308F33" w14:textId="77777777" w:rsidR="00F46914" w:rsidRDefault="00F46914" w:rsidP="00F46914">
            <w:pPr>
              <w:keepNext/>
            </w:pPr>
          </w:p>
        </w:tc>
      </w:tr>
      <w:tr w:rsidR="00F46914" w14:paraId="7D151087" w14:textId="77777777" w:rsidTr="001142BB">
        <w:tc>
          <w:tcPr>
            <w:tcW w:w="2762" w:type="dxa"/>
          </w:tcPr>
          <w:p w14:paraId="6C6D5D6D" w14:textId="77777777" w:rsidR="00F46914" w:rsidRDefault="001142BB" w:rsidP="00F46914">
            <w:pPr>
              <w:keepNext/>
            </w:pPr>
            <w:r>
              <w:t>R_FNC_BEC_ARB_00003</w:t>
            </w:r>
          </w:p>
        </w:tc>
        <w:tc>
          <w:tcPr>
            <w:tcW w:w="5513" w:type="dxa"/>
          </w:tcPr>
          <w:p w14:paraId="3AA61403" w14:textId="77777777" w:rsidR="00F46914" w:rsidRDefault="001142BB" w:rsidP="00F46914">
            <w:pPr>
              <w:keepNext/>
            </w:pPr>
            <w:r>
              <w:t>Requests while Factory Mode</w:t>
            </w:r>
          </w:p>
        </w:tc>
        <w:tc>
          <w:tcPr>
            <w:tcW w:w="1926" w:type="dxa"/>
          </w:tcPr>
          <w:p w14:paraId="105A8E62" w14:textId="77777777" w:rsidR="00F46914" w:rsidRDefault="00F46914" w:rsidP="00F46914">
            <w:pPr>
              <w:keepNext/>
            </w:pPr>
          </w:p>
        </w:tc>
      </w:tr>
      <w:tr w:rsidR="00F46914" w14:paraId="4418706A" w14:textId="77777777" w:rsidTr="001142BB">
        <w:tc>
          <w:tcPr>
            <w:tcW w:w="2762" w:type="dxa"/>
          </w:tcPr>
          <w:p w14:paraId="2C27FD76" w14:textId="77777777" w:rsidR="00F46914" w:rsidRDefault="001142BB" w:rsidP="00F46914">
            <w:pPr>
              <w:keepNext/>
            </w:pPr>
            <w:r>
              <w:t>R_FNC_BEC_ARB_00004</w:t>
            </w:r>
          </w:p>
        </w:tc>
        <w:tc>
          <w:tcPr>
            <w:tcW w:w="5513" w:type="dxa"/>
          </w:tcPr>
          <w:p w14:paraId="1533596F" w14:textId="77777777" w:rsidR="00F46914" w:rsidRDefault="001142BB" w:rsidP="00F46914">
            <w:pPr>
              <w:keepNext/>
            </w:pPr>
            <w:r>
              <w:t>Toggle Requests become Unlatch Rquests - Factory Mode</w:t>
            </w:r>
          </w:p>
        </w:tc>
        <w:tc>
          <w:tcPr>
            <w:tcW w:w="1926" w:type="dxa"/>
          </w:tcPr>
          <w:p w14:paraId="6DFAA853" w14:textId="77777777" w:rsidR="00F46914" w:rsidRDefault="00F46914" w:rsidP="00F46914">
            <w:pPr>
              <w:keepNext/>
            </w:pPr>
          </w:p>
        </w:tc>
      </w:tr>
      <w:tr w:rsidR="00F46914" w14:paraId="164E5115" w14:textId="77777777" w:rsidTr="001142BB">
        <w:tc>
          <w:tcPr>
            <w:tcW w:w="2762" w:type="dxa"/>
          </w:tcPr>
          <w:p w14:paraId="789D5A83" w14:textId="77777777" w:rsidR="00F46914" w:rsidRDefault="001142BB" w:rsidP="00F46914">
            <w:pPr>
              <w:keepNext/>
            </w:pPr>
            <w:r>
              <w:t>R_FNC_BEC_ARB_00005</w:t>
            </w:r>
          </w:p>
        </w:tc>
        <w:tc>
          <w:tcPr>
            <w:tcW w:w="5513" w:type="dxa"/>
          </w:tcPr>
          <w:p w14:paraId="47A642C9" w14:textId="77777777" w:rsidR="00F46914" w:rsidRDefault="001142BB" w:rsidP="00F46914">
            <w:pPr>
              <w:keepNext/>
            </w:pPr>
            <w:r>
              <w:t>Accept Stop Requests</w:t>
            </w:r>
          </w:p>
        </w:tc>
        <w:tc>
          <w:tcPr>
            <w:tcW w:w="1926" w:type="dxa"/>
          </w:tcPr>
          <w:p w14:paraId="505CE1C6" w14:textId="77777777" w:rsidR="00F46914" w:rsidRDefault="00F46914" w:rsidP="00F46914">
            <w:pPr>
              <w:keepNext/>
            </w:pPr>
          </w:p>
        </w:tc>
      </w:tr>
      <w:tr w:rsidR="00F46914" w14:paraId="7836C401" w14:textId="77777777" w:rsidTr="001142BB">
        <w:tc>
          <w:tcPr>
            <w:tcW w:w="2762" w:type="dxa"/>
          </w:tcPr>
          <w:p w14:paraId="55895889" w14:textId="77777777" w:rsidR="00F46914" w:rsidRDefault="001142BB" w:rsidP="00F46914">
            <w:pPr>
              <w:keepNext/>
            </w:pPr>
            <w:r>
              <w:t>R_FNC_BEC_ARB_00006</w:t>
            </w:r>
          </w:p>
        </w:tc>
        <w:tc>
          <w:tcPr>
            <w:tcW w:w="5513" w:type="dxa"/>
          </w:tcPr>
          <w:p w14:paraId="11166BAB" w14:textId="77777777" w:rsidR="00F46914" w:rsidRDefault="001142BB" w:rsidP="00F46914">
            <w:pPr>
              <w:keepNext/>
            </w:pPr>
            <w:r>
              <w:t>Accept Open requests</w:t>
            </w:r>
          </w:p>
        </w:tc>
        <w:tc>
          <w:tcPr>
            <w:tcW w:w="1926" w:type="dxa"/>
          </w:tcPr>
          <w:p w14:paraId="242D482E" w14:textId="77777777" w:rsidR="00F46914" w:rsidRDefault="00F46914" w:rsidP="00F46914">
            <w:pPr>
              <w:keepNext/>
            </w:pPr>
          </w:p>
        </w:tc>
      </w:tr>
      <w:tr w:rsidR="00F46914" w14:paraId="2AABD799" w14:textId="77777777" w:rsidTr="001142BB">
        <w:tc>
          <w:tcPr>
            <w:tcW w:w="2762" w:type="dxa"/>
          </w:tcPr>
          <w:p w14:paraId="680A5C83" w14:textId="77777777" w:rsidR="00F46914" w:rsidRDefault="001142BB" w:rsidP="00F46914">
            <w:pPr>
              <w:keepNext/>
            </w:pPr>
            <w:r>
              <w:t>R_FNC_BEC_ARB_00007</w:t>
            </w:r>
          </w:p>
        </w:tc>
        <w:tc>
          <w:tcPr>
            <w:tcW w:w="5513" w:type="dxa"/>
          </w:tcPr>
          <w:p w14:paraId="708BFB0F" w14:textId="77777777" w:rsidR="00F46914" w:rsidRDefault="001142BB" w:rsidP="00F46914">
            <w:pPr>
              <w:keepNext/>
            </w:pPr>
            <w:r>
              <w:t>Accept Close Requests</w:t>
            </w:r>
          </w:p>
        </w:tc>
        <w:tc>
          <w:tcPr>
            <w:tcW w:w="1926" w:type="dxa"/>
          </w:tcPr>
          <w:p w14:paraId="452B56C0" w14:textId="77777777" w:rsidR="00F46914" w:rsidRDefault="00F46914" w:rsidP="00F46914">
            <w:pPr>
              <w:keepNext/>
            </w:pPr>
          </w:p>
        </w:tc>
      </w:tr>
    </w:tbl>
    <w:p w14:paraId="1D7AC5E0" w14:textId="77777777" w:rsidR="00F46914" w:rsidRPr="00702453" w:rsidRDefault="00F46914" w:rsidP="00F46914">
      <w:pPr>
        <w:pStyle w:val="Caption"/>
      </w:pPr>
      <w:bookmarkStart w:id="286" w:name="_Toc25584450"/>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45</w:t>
      </w:r>
      <w:r>
        <w:rPr>
          <w:noProof/>
        </w:rPr>
        <w:fldChar w:fldCharType="end"/>
      </w:r>
      <w:r w:rsidRPr="00702453">
        <w:t xml:space="preserve">: </w:t>
      </w:r>
      <w:r>
        <w:t>Inherited Requirements</w:t>
      </w:r>
      <w:bookmarkEnd w:id="286"/>
    </w:p>
    <w:p w14:paraId="0A05EC2F" w14:textId="77777777" w:rsidR="00F46914" w:rsidRDefault="00F46914" w:rsidP="00F46914">
      <w:pPr>
        <w:rPr>
          <w:lang w:val="en-GB"/>
        </w:rPr>
      </w:pPr>
    </w:p>
    <w:p w14:paraId="20427755" w14:textId="77777777" w:rsidR="00F46914" w:rsidRDefault="00F46914" w:rsidP="00F46914">
      <w:pPr>
        <w:pStyle w:val="Heading7"/>
        <w:tabs>
          <w:tab w:val="clear" w:pos="1559"/>
        </w:tabs>
        <w:rPr>
          <w:lang w:val="en-GB"/>
        </w:rPr>
      </w:pPr>
      <w:r>
        <w:rPr>
          <w:lang w:val="en-GB"/>
        </w:rPr>
        <w:t>Component Specific Requirements</w:t>
      </w:r>
    </w:p>
    <w:p w14:paraId="30E8AA75" w14:textId="77777777" w:rsidR="002D589A" w:rsidRPr="002D589A" w:rsidRDefault="002D589A" w:rsidP="002D589A">
      <w:pPr>
        <w:rPr>
          <w:lang w:val="en-GB"/>
        </w:rPr>
      </w:pPr>
      <w:r>
        <w:rPr>
          <w:lang w:val="en-GB"/>
        </w:rPr>
        <w:t>N/A</w:t>
      </w:r>
    </w:p>
    <w:p w14:paraId="68E01548" w14:textId="77777777" w:rsidR="008162FA" w:rsidRDefault="008162FA" w:rsidP="00D24078">
      <w:pPr>
        <w:pStyle w:val="Heading4"/>
        <w:rPr>
          <w:lang w:val="en-GB"/>
        </w:rPr>
      </w:pPr>
      <w:bookmarkStart w:id="287" w:name="_Toc32332191"/>
      <w:bookmarkEnd w:id="275"/>
      <w:r>
        <w:rPr>
          <w:lang w:val="en-GB"/>
        </w:rPr>
        <w:t xml:space="preserve">Implemented Function </w:t>
      </w:r>
      <w:r w:rsidR="0034100E">
        <w:rPr>
          <w:lang w:val="en-GB"/>
        </w:rPr>
        <w:t>BEC Verify Vehicle Stationary</w:t>
      </w:r>
      <w:bookmarkEnd w:id="287"/>
    </w:p>
    <w:p w14:paraId="779D4FA2" w14:textId="77777777" w:rsidR="00C85F66" w:rsidRDefault="00C85F66" w:rsidP="00C85F66">
      <w:pPr>
        <w:pStyle w:val="Heading5"/>
        <w:rPr>
          <w:lang w:val="en-GB"/>
        </w:rPr>
      </w:pPr>
      <w:bookmarkStart w:id="288" w:name="_Toc32332192"/>
      <w:r>
        <w:rPr>
          <w:lang w:val="en-GB"/>
        </w:rPr>
        <w:t>Function Interfaces</w:t>
      </w:r>
      <w:bookmarkEnd w:id="288"/>
    </w:p>
    <w:p w14:paraId="6904E9F1" w14:textId="77777777" w:rsidR="00C85F66" w:rsidRDefault="00C85F66" w:rsidP="00C85F66">
      <w:pPr>
        <w:pStyle w:val="Heading6"/>
        <w:rPr>
          <w:lang w:val="en-GB"/>
        </w:rPr>
      </w:pPr>
      <w:bookmarkStart w:id="289" w:name="_Toc32332193"/>
      <w:r>
        <w:rPr>
          <w:lang w:val="en-GB"/>
        </w:rPr>
        <w:t>Inputs</w:t>
      </w:r>
      <w:bookmarkEnd w:id="289"/>
    </w:p>
    <w:p w14:paraId="7C8FB88F" w14:textId="77777777" w:rsidR="00C85F66" w:rsidRPr="00651AAD"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2610"/>
        <w:gridCol w:w="1350"/>
        <w:gridCol w:w="1303"/>
        <w:gridCol w:w="2693"/>
      </w:tblGrid>
      <w:tr w:rsidR="00C85F66" w:rsidRPr="00E54DEA" w14:paraId="68CD5E82" w14:textId="77777777" w:rsidTr="0034100E">
        <w:trPr>
          <w:trHeight w:val="173"/>
        </w:trPr>
        <w:tc>
          <w:tcPr>
            <w:tcW w:w="2245" w:type="dxa"/>
            <w:shd w:val="clear" w:color="auto" w:fill="D9D9D9" w:themeFill="background1" w:themeFillShade="D9"/>
            <w:noWrap/>
            <w:hideMark/>
          </w:tcPr>
          <w:p w14:paraId="30A84960"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0" w:type="dxa"/>
            <w:shd w:val="clear" w:color="auto" w:fill="D9D9D9" w:themeFill="background1" w:themeFillShade="D9"/>
          </w:tcPr>
          <w:p w14:paraId="4313B26E"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65B0F588"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50C85EDD"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1EC12D0"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489A76D3" w14:textId="77777777" w:rsidR="00C85F66" w:rsidRDefault="00C85F66" w:rsidP="00C85F66">
            <w:pPr>
              <w:keepNext/>
              <w:overflowPunct/>
              <w:autoSpaceDE/>
              <w:autoSpaceDN/>
              <w:adjustRightInd/>
              <w:textAlignment w:val="auto"/>
              <w:rPr>
                <w:rFonts w:cs="Arial"/>
                <w:b/>
                <w:bCs/>
                <w:color w:val="000000"/>
              </w:rPr>
            </w:pPr>
            <w:r>
              <w:t>(</w:t>
            </w:r>
            <w:r w:rsidRPr="001321BD">
              <w:rPr>
                <w:i/>
              </w:rPr>
              <w:t>Optional)</w:t>
            </w:r>
          </w:p>
        </w:tc>
      </w:tr>
      <w:tr w:rsidR="0034100E" w:rsidRPr="003F473D" w14:paraId="07492B28" w14:textId="77777777" w:rsidTr="0034100E">
        <w:trPr>
          <w:trHeight w:val="143"/>
        </w:trPr>
        <w:tc>
          <w:tcPr>
            <w:tcW w:w="2245" w:type="dxa"/>
            <w:noWrap/>
          </w:tcPr>
          <w:p w14:paraId="29AF839C" w14:textId="77777777" w:rsidR="0034100E" w:rsidRPr="003F473D" w:rsidRDefault="0034100E" w:rsidP="0034100E">
            <w:pPr>
              <w:overflowPunct/>
              <w:autoSpaceDE/>
              <w:autoSpaceDN/>
              <w:adjustRightInd/>
              <w:textAlignment w:val="auto"/>
              <w:rPr>
                <w:rFonts w:cs="Arial"/>
                <w:color w:val="000000"/>
                <w:sz w:val="18"/>
                <w:szCs w:val="18"/>
              </w:rPr>
            </w:pPr>
            <w:r w:rsidRPr="007B5EB4">
              <w:rPr>
                <w:rFonts w:cs="Arial"/>
                <w:color w:val="000000"/>
                <w:sz w:val="18"/>
                <w:szCs w:val="18"/>
              </w:rPr>
              <w:t>Ignition_Status</w:t>
            </w:r>
          </w:p>
        </w:tc>
        <w:tc>
          <w:tcPr>
            <w:tcW w:w="2610" w:type="dxa"/>
          </w:tcPr>
          <w:p w14:paraId="4D58BE1B" w14:textId="77777777" w:rsidR="0034100E" w:rsidRPr="00D20BE7" w:rsidRDefault="0034100E" w:rsidP="0034100E">
            <w:pPr>
              <w:keepNext/>
              <w:rPr>
                <w:color w:val="000000" w:themeColor="text1"/>
                <w:sz w:val="18"/>
              </w:rPr>
            </w:pPr>
            <w:r w:rsidRPr="007B5EB4">
              <w:rPr>
                <w:rFonts w:cs="Arial"/>
                <w:color w:val="000000"/>
                <w:sz w:val="18"/>
                <w:szCs w:val="18"/>
              </w:rPr>
              <w:t>Ignition_Status</w:t>
            </w:r>
          </w:p>
        </w:tc>
        <w:tc>
          <w:tcPr>
            <w:tcW w:w="1350" w:type="dxa"/>
          </w:tcPr>
          <w:p w14:paraId="6081E1C1" w14:textId="77777777" w:rsidR="0034100E" w:rsidRPr="00D20BE7" w:rsidRDefault="0034100E" w:rsidP="0034100E">
            <w:pPr>
              <w:keepNext/>
              <w:rPr>
                <w:sz w:val="18"/>
              </w:rPr>
            </w:pPr>
          </w:p>
        </w:tc>
        <w:tc>
          <w:tcPr>
            <w:tcW w:w="1303" w:type="dxa"/>
          </w:tcPr>
          <w:p w14:paraId="71BEA20B" w14:textId="77777777" w:rsidR="0034100E" w:rsidRPr="00D20BE7" w:rsidRDefault="0034100E" w:rsidP="0034100E">
            <w:pPr>
              <w:keepNext/>
              <w:rPr>
                <w:sz w:val="18"/>
              </w:rPr>
            </w:pPr>
          </w:p>
        </w:tc>
        <w:tc>
          <w:tcPr>
            <w:tcW w:w="2693" w:type="dxa"/>
          </w:tcPr>
          <w:p w14:paraId="395B86A5" w14:textId="77777777" w:rsidR="0034100E" w:rsidRPr="004B44BC" w:rsidRDefault="0034100E" w:rsidP="0034100E">
            <w:pPr>
              <w:keepNext/>
              <w:rPr>
                <w:sz w:val="18"/>
              </w:rPr>
            </w:pPr>
            <w:r>
              <w:rPr>
                <w:sz w:val="18"/>
              </w:rPr>
              <w:t>MS1CAN</w:t>
            </w:r>
          </w:p>
        </w:tc>
      </w:tr>
      <w:tr w:rsidR="0034100E" w:rsidRPr="003F473D" w14:paraId="41DA4622" w14:textId="77777777" w:rsidTr="0034100E">
        <w:trPr>
          <w:trHeight w:val="143"/>
        </w:trPr>
        <w:tc>
          <w:tcPr>
            <w:tcW w:w="2245" w:type="dxa"/>
            <w:noWrap/>
          </w:tcPr>
          <w:p w14:paraId="1D094E63" w14:textId="77777777" w:rsidR="0034100E" w:rsidRDefault="0034100E" w:rsidP="0034100E">
            <w:pPr>
              <w:overflowPunct/>
              <w:autoSpaceDE/>
              <w:autoSpaceDN/>
              <w:adjustRightInd/>
              <w:textAlignment w:val="auto"/>
            </w:pPr>
            <w:r w:rsidRPr="007B5EB4">
              <w:t>Vehicle_Speed</w:t>
            </w:r>
          </w:p>
        </w:tc>
        <w:tc>
          <w:tcPr>
            <w:tcW w:w="2610" w:type="dxa"/>
          </w:tcPr>
          <w:p w14:paraId="0910EFEE" w14:textId="77777777" w:rsidR="0034100E" w:rsidRPr="00D20BE7" w:rsidRDefault="0034100E" w:rsidP="0034100E">
            <w:pPr>
              <w:keepNext/>
              <w:rPr>
                <w:color w:val="000000" w:themeColor="text1"/>
                <w:sz w:val="18"/>
              </w:rPr>
            </w:pPr>
            <w:r>
              <w:rPr>
                <w:color w:val="000000" w:themeColor="text1"/>
                <w:sz w:val="18"/>
              </w:rPr>
              <w:t>Veh_V_ActlEng</w:t>
            </w:r>
          </w:p>
        </w:tc>
        <w:tc>
          <w:tcPr>
            <w:tcW w:w="1350" w:type="dxa"/>
          </w:tcPr>
          <w:p w14:paraId="69D12745" w14:textId="77777777" w:rsidR="0034100E" w:rsidRPr="00D20BE7" w:rsidRDefault="0034100E" w:rsidP="0034100E">
            <w:pPr>
              <w:keepNext/>
              <w:rPr>
                <w:sz w:val="18"/>
              </w:rPr>
            </w:pPr>
          </w:p>
        </w:tc>
        <w:tc>
          <w:tcPr>
            <w:tcW w:w="1303" w:type="dxa"/>
          </w:tcPr>
          <w:p w14:paraId="17DC698C" w14:textId="77777777" w:rsidR="0034100E" w:rsidRPr="00D20BE7" w:rsidRDefault="0034100E" w:rsidP="0034100E">
            <w:pPr>
              <w:keepNext/>
              <w:rPr>
                <w:sz w:val="18"/>
              </w:rPr>
            </w:pPr>
          </w:p>
        </w:tc>
        <w:tc>
          <w:tcPr>
            <w:tcW w:w="2693" w:type="dxa"/>
          </w:tcPr>
          <w:p w14:paraId="7DC9CD6A" w14:textId="77777777" w:rsidR="0034100E" w:rsidRPr="004B44BC" w:rsidRDefault="0034100E" w:rsidP="0034100E">
            <w:pPr>
              <w:keepNext/>
              <w:rPr>
                <w:sz w:val="18"/>
              </w:rPr>
            </w:pPr>
            <w:r>
              <w:rPr>
                <w:sz w:val="18"/>
              </w:rPr>
              <w:t>MS1CAN</w:t>
            </w:r>
          </w:p>
        </w:tc>
      </w:tr>
      <w:tr w:rsidR="0034100E" w:rsidRPr="003F473D" w14:paraId="09DE93DA" w14:textId="77777777" w:rsidTr="0034100E">
        <w:trPr>
          <w:trHeight w:val="143"/>
        </w:trPr>
        <w:tc>
          <w:tcPr>
            <w:tcW w:w="2245" w:type="dxa"/>
            <w:noWrap/>
          </w:tcPr>
          <w:p w14:paraId="6DC14C1B" w14:textId="77777777" w:rsidR="0034100E" w:rsidRPr="007B5EB4" w:rsidRDefault="0034100E" w:rsidP="0034100E">
            <w:pPr>
              <w:overflowPunct/>
              <w:autoSpaceDE/>
              <w:autoSpaceDN/>
              <w:adjustRightInd/>
              <w:textAlignment w:val="auto"/>
            </w:pPr>
            <w:r w:rsidRPr="00665126">
              <w:t>Gearbox_Type</w:t>
            </w:r>
          </w:p>
        </w:tc>
        <w:tc>
          <w:tcPr>
            <w:tcW w:w="2610" w:type="dxa"/>
          </w:tcPr>
          <w:p w14:paraId="2B91AC22" w14:textId="77777777" w:rsidR="0034100E" w:rsidRPr="00D20BE7" w:rsidRDefault="002D589A" w:rsidP="0034100E">
            <w:pPr>
              <w:keepNext/>
              <w:rPr>
                <w:color w:val="000000" w:themeColor="text1"/>
                <w:sz w:val="18"/>
              </w:rPr>
            </w:pPr>
            <w:r w:rsidRPr="00665126">
              <w:t>Gearbox_Type</w:t>
            </w:r>
          </w:p>
        </w:tc>
        <w:tc>
          <w:tcPr>
            <w:tcW w:w="1350" w:type="dxa"/>
          </w:tcPr>
          <w:p w14:paraId="0E8565CD" w14:textId="77777777" w:rsidR="0034100E" w:rsidRPr="00D20BE7" w:rsidRDefault="0034100E" w:rsidP="0034100E">
            <w:pPr>
              <w:keepNext/>
              <w:rPr>
                <w:sz w:val="18"/>
              </w:rPr>
            </w:pPr>
          </w:p>
        </w:tc>
        <w:tc>
          <w:tcPr>
            <w:tcW w:w="1303" w:type="dxa"/>
          </w:tcPr>
          <w:p w14:paraId="2E9F2DF5" w14:textId="77777777" w:rsidR="0034100E" w:rsidRPr="00D20BE7" w:rsidRDefault="0034100E" w:rsidP="0034100E">
            <w:pPr>
              <w:keepNext/>
              <w:rPr>
                <w:sz w:val="18"/>
              </w:rPr>
            </w:pPr>
          </w:p>
        </w:tc>
        <w:tc>
          <w:tcPr>
            <w:tcW w:w="2693" w:type="dxa"/>
          </w:tcPr>
          <w:p w14:paraId="2BB2EA98" w14:textId="77777777" w:rsidR="0034100E" w:rsidRPr="004B44BC" w:rsidRDefault="0034100E" w:rsidP="0034100E">
            <w:pPr>
              <w:keepNext/>
              <w:rPr>
                <w:sz w:val="18"/>
              </w:rPr>
            </w:pPr>
            <w:r>
              <w:rPr>
                <w:sz w:val="18"/>
              </w:rPr>
              <w:t>GGCC CDID 110</w:t>
            </w:r>
          </w:p>
        </w:tc>
      </w:tr>
      <w:tr w:rsidR="0034100E" w:rsidRPr="003F473D" w14:paraId="06AD0F1F" w14:textId="77777777" w:rsidTr="0034100E">
        <w:trPr>
          <w:trHeight w:val="143"/>
        </w:trPr>
        <w:tc>
          <w:tcPr>
            <w:tcW w:w="2245" w:type="dxa"/>
            <w:noWrap/>
          </w:tcPr>
          <w:p w14:paraId="3ADAC260" w14:textId="77777777" w:rsidR="0034100E" w:rsidRPr="00665126" w:rsidRDefault="0034100E" w:rsidP="0034100E">
            <w:pPr>
              <w:overflowPunct/>
              <w:autoSpaceDE/>
              <w:autoSpaceDN/>
              <w:adjustRightInd/>
              <w:textAlignment w:val="auto"/>
            </w:pPr>
            <w:r w:rsidRPr="00665126">
              <w:t>Transmission_Status</w:t>
            </w:r>
          </w:p>
        </w:tc>
        <w:tc>
          <w:tcPr>
            <w:tcW w:w="2610" w:type="dxa"/>
          </w:tcPr>
          <w:p w14:paraId="755FAED8" w14:textId="77777777" w:rsidR="0034100E" w:rsidRPr="00D20BE7" w:rsidRDefault="0034100E" w:rsidP="0034100E">
            <w:pPr>
              <w:keepNext/>
              <w:rPr>
                <w:color w:val="000000" w:themeColor="text1"/>
                <w:sz w:val="18"/>
              </w:rPr>
            </w:pPr>
            <w:r>
              <w:rPr>
                <w:color w:val="000000" w:themeColor="text1"/>
                <w:sz w:val="18"/>
              </w:rPr>
              <w:t>GearLvrPos_D_Actl</w:t>
            </w:r>
          </w:p>
        </w:tc>
        <w:tc>
          <w:tcPr>
            <w:tcW w:w="1350" w:type="dxa"/>
          </w:tcPr>
          <w:p w14:paraId="72C389BB" w14:textId="77777777" w:rsidR="0034100E" w:rsidRPr="00D20BE7" w:rsidRDefault="0034100E" w:rsidP="0034100E">
            <w:pPr>
              <w:keepNext/>
              <w:rPr>
                <w:sz w:val="18"/>
              </w:rPr>
            </w:pPr>
          </w:p>
        </w:tc>
        <w:tc>
          <w:tcPr>
            <w:tcW w:w="1303" w:type="dxa"/>
          </w:tcPr>
          <w:p w14:paraId="5287AF1D" w14:textId="77777777" w:rsidR="0034100E" w:rsidRPr="00D20BE7" w:rsidRDefault="0034100E" w:rsidP="0034100E">
            <w:pPr>
              <w:keepNext/>
              <w:rPr>
                <w:sz w:val="18"/>
              </w:rPr>
            </w:pPr>
          </w:p>
        </w:tc>
        <w:tc>
          <w:tcPr>
            <w:tcW w:w="2693" w:type="dxa"/>
          </w:tcPr>
          <w:p w14:paraId="3A55BFD5" w14:textId="77777777" w:rsidR="0034100E" w:rsidRPr="004B44BC" w:rsidRDefault="0034100E" w:rsidP="0034100E">
            <w:pPr>
              <w:keepNext/>
              <w:rPr>
                <w:sz w:val="18"/>
              </w:rPr>
            </w:pPr>
            <w:r>
              <w:rPr>
                <w:sz w:val="18"/>
              </w:rPr>
              <w:t>MS1CAN</w:t>
            </w:r>
          </w:p>
        </w:tc>
      </w:tr>
      <w:tr w:rsidR="0034100E" w:rsidRPr="003F473D" w14:paraId="785A020B" w14:textId="77777777" w:rsidTr="0034100E">
        <w:trPr>
          <w:trHeight w:val="143"/>
        </w:trPr>
        <w:tc>
          <w:tcPr>
            <w:tcW w:w="2245" w:type="dxa"/>
            <w:noWrap/>
          </w:tcPr>
          <w:p w14:paraId="3829C957" w14:textId="77777777" w:rsidR="0034100E" w:rsidRPr="00665126" w:rsidRDefault="0034100E" w:rsidP="0034100E">
            <w:pPr>
              <w:overflowPunct/>
              <w:autoSpaceDE/>
              <w:autoSpaceDN/>
              <w:adjustRightInd/>
              <w:textAlignment w:val="auto"/>
            </w:pPr>
            <w:r w:rsidRPr="00665126">
              <w:t>CarMode</w:t>
            </w:r>
          </w:p>
        </w:tc>
        <w:tc>
          <w:tcPr>
            <w:tcW w:w="2610" w:type="dxa"/>
          </w:tcPr>
          <w:p w14:paraId="361DE779" w14:textId="77777777" w:rsidR="0034100E" w:rsidRPr="00D20BE7" w:rsidRDefault="0034100E" w:rsidP="0034100E">
            <w:pPr>
              <w:keepNext/>
              <w:rPr>
                <w:color w:val="000000" w:themeColor="text1"/>
                <w:sz w:val="18"/>
              </w:rPr>
            </w:pPr>
            <w:r>
              <w:rPr>
                <w:color w:val="000000" w:themeColor="text1"/>
                <w:sz w:val="18"/>
              </w:rPr>
              <w:t>LifeCycMde_D_Actl</w:t>
            </w:r>
          </w:p>
        </w:tc>
        <w:tc>
          <w:tcPr>
            <w:tcW w:w="1350" w:type="dxa"/>
          </w:tcPr>
          <w:p w14:paraId="3445D0C5" w14:textId="77777777" w:rsidR="0034100E" w:rsidRPr="00D20BE7" w:rsidRDefault="0034100E" w:rsidP="0034100E">
            <w:pPr>
              <w:keepNext/>
              <w:rPr>
                <w:sz w:val="18"/>
              </w:rPr>
            </w:pPr>
          </w:p>
        </w:tc>
        <w:tc>
          <w:tcPr>
            <w:tcW w:w="1303" w:type="dxa"/>
          </w:tcPr>
          <w:p w14:paraId="7566D7CD" w14:textId="77777777" w:rsidR="0034100E" w:rsidRPr="00D20BE7" w:rsidRDefault="0034100E" w:rsidP="0034100E">
            <w:pPr>
              <w:keepNext/>
              <w:rPr>
                <w:sz w:val="18"/>
              </w:rPr>
            </w:pPr>
          </w:p>
        </w:tc>
        <w:tc>
          <w:tcPr>
            <w:tcW w:w="2693" w:type="dxa"/>
          </w:tcPr>
          <w:p w14:paraId="0571C332" w14:textId="77777777" w:rsidR="0034100E" w:rsidRPr="004B44BC" w:rsidRDefault="0034100E" w:rsidP="0034100E">
            <w:pPr>
              <w:keepNext/>
              <w:rPr>
                <w:sz w:val="18"/>
              </w:rPr>
            </w:pPr>
            <w:r>
              <w:rPr>
                <w:sz w:val="18"/>
              </w:rPr>
              <w:t>MS1CAN</w:t>
            </w:r>
          </w:p>
        </w:tc>
      </w:tr>
    </w:tbl>
    <w:p w14:paraId="300D58A2"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46</w:t>
      </w:r>
      <w:r>
        <w:rPr>
          <w:noProof/>
        </w:rPr>
        <w:fldChar w:fldCharType="end"/>
      </w:r>
      <w:r w:rsidRPr="00702453">
        <w:t xml:space="preserve">: </w:t>
      </w:r>
      <w:r>
        <w:t>Input Signal mappings of Function</w:t>
      </w:r>
    </w:p>
    <w:p w14:paraId="0B0E036A" w14:textId="77777777" w:rsidR="00C85F66" w:rsidRDefault="00C85F66" w:rsidP="00C85F66">
      <w:pPr>
        <w:pStyle w:val="Heading6"/>
        <w:rPr>
          <w:lang w:val="en-GB"/>
        </w:rPr>
      </w:pPr>
      <w:bookmarkStart w:id="290" w:name="_Toc32332194"/>
      <w:r>
        <w:rPr>
          <w:lang w:val="en-GB"/>
        </w:rPr>
        <w:t>Output</w:t>
      </w:r>
      <w:r w:rsidRPr="002824C9">
        <w:rPr>
          <w:lang w:val="en-GB"/>
        </w:rPr>
        <w:t>s</w:t>
      </w:r>
      <w:bookmarkEnd w:id="290"/>
    </w:p>
    <w:p w14:paraId="33A5B4B4"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1350"/>
        <w:gridCol w:w="1389"/>
        <w:gridCol w:w="2126"/>
        <w:gridCol w:w="2551"/>
      </w:tblGrid>
      <w:tr w:rsidR="00C85F66" w:rsidRPr="00E54DEA" w14:paraId="2EC6447E" w14:textId="77777777" w:rsidTr="00C85F66">
        <w:trPr>
          <w:trHeight w:val="173"/>
        </w:trPr>
        <w:tc>
          <w:tcPr>
            <w:tcW w:w="2785" w:type="dxa"/>
            <w:shd w:val="clear" w:color="auto" w:fill="D9D9D9" w:themeFill="background1" w:themeFillShade="D9"/>
            <w:noWrap/>
            <w:hideMark/>
          </w:tcPr>
          <w:p w14:paraId="771223E5"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350" w:type="dxa"/>
            <w:shd w:val="clear" w:color="auto" w:fill="D9D9D9" w:themeFill="background1" w:themeFillShade="D9"/>
          </w:tcPr>
          <w:p w14:paraId="0DF8057A"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shd w:val="clear" w:color="auto" w:fill="D9D9D9" w:themeFill="background1" w:themeFillShade="D9"/>
          </w:tcPr>
          <w:p w14:paraId="7EF6C167"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p>
          <w:p w14:paraId="5B669370" w14:textId="77777777" w:rsidR="00C85F66" w:rsidRPr="001321BD" w:rsidRDefault="00C85F66" w:rsidP="00C85F66">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shd w:val="clear" w:color="auto" w:fill="D9D9D9" w:themeFill="background1" w:themeFillShade="D9"/>
          </w:tcPr>
          <w:p w14:paraId="093315D2"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07D8BC82"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20C488F1" w14:textId="77777777" w:rsidR="00C85F66" w:rsidRDefault="00C85F66" w:rsidP="00C85F66">
            <w:pPr>
              <w:keepNext/>
              <w:overflowPunct/>
              <w:autoSpaceDE/>
              <w:autoSpaceDN/>
              <w:adjustRightInd/>
              <w:textAlignment w:val="auto"/>
              <w:rPr>
                <w:rFonts w:cs="Arial"/>
                <w:b/>
                <w:bCs/>
                <w:color w:val="000000"/>
              </w:rPr>
            </w:pPr>
            <w:r w:rsidRPr="001321BD">
              <w:rPr>
                <w:i/>
              </w:rPr>
              <w:t>(Optional)</w:t>
            </w:r>
          </w:p>
        </w:tc>
      </w:tr>
      <w:tr w:rsidR="002D589A" w:rsidRPr="003F473D" w14:paraId="7DD48B73" w14:textId="77777777" w:rsidTr="00C85F66">
        <w:trPr>
          <w:trHeight w:val="143"/>
        </w:trPr>
        <w:tc>
          <w:tcPr>
            <w:tcW w:w="2785" w:type="dxa"/>
            <w:noWrap/>
          </w:tcPr>
          <w:p w14:paraId="073E5F6F" w14:textId="77777777" w:rsidR="002D589A" w:rsidRPr="003F473D" w:rsidRDefault="002D589A" w:rsidP="002D589A">
            <w:pPr>
              <w:overflowPunct/>
              <w:autoSpaceDE/>
              <w:autoSpaceDN/>
              <w:adjustRightInd/>
              <w:textAlignment w:val="auto"/>
              <w:rPr>
                <w:rFonts w:cs="Arial"/>
                <w:color w:val="000000"/>
                <w:sz w:val="18"/>
                <w:szCs w:val="18"/>
              </w:rPr>
            </w:pPr>
            <w:r w:rsidRPr="00665126">
              <w:rPr>
                <w:rFonts w:cs="Arial"/>
                <w:color w:val="000000"/>
                <w:sz w:val="18"/>
                <w:szCs w:val="18"/>
              </w:rPr>
              <w:t>Precondition_Status</w:t>
            </w:r>
          </w:p>
        </w:tc>
        <w:tc>
          <w:tcPr>
            <w:tcW w:w="1350" w:type="dxa"/>
          </w:tcPr>
          <w:p w14:paraId="7EDFC7A3" w14:textId="77777777" w:rsidR="002D589A" w:rsidRPr="00D20BE7" w:rsidRDefault="002D589A" w:rsidP="002D589A">
            <w:pPr>
              <w:keepNext/>
              <w:rPr>
                <w:color w:val="000000" w:themeColor="text1"/>
                <w:sz w:val="18"/>
              </w:rPr>
            </w:pPr>
            <w:r>
              <w:rPr>
                <w:color w:val="000000" w:themeColor="text1"/>
                <w:sz w:val="18"/>
              </w:rPr>
              <w:t>Same</w:t>
            </w:r>
          </w:p>
        </w:tc>
        <w:tc>
          <w:tcPr>
            <w:tcW w:w="1389" w:type="dxa"/>
          </w:tcPr>
          <w:p w14:paraId="69FABFC2" w14:textId="77777777" w:rsidR="002D589A" w:rsidRPr="00D20BE7" w:rsidRDefault="002D589A" w:rsidP="002D589A">
            <w:pPr>
              <w:keepNext/>
              <w:rPr>
                <w:sz w:val="18"/>
              </w:rPr>
            </w:pPr>
          </w:p>
        </w:tc>
        <w:tc>
          <w:tcPr>
            <w:tcW w:w="2126" w:type="dxa"/>
          </w:tcPr>
          <w:p w14:paraId="539B65F1" w14:textId="77777777" w:rsidR="002D589A" w:rsidRPr="00D20BE7" w:rsidRDefault="002D589A" w:rsidP="002D589A">
            <w:pPr>
              <w:keepNext/>
              <w:rPr>
                <w:sz w:val="18"/>
              </w:rPr>
            </w:pPr>
          </w:p>
        </w:tc>
        <w:tc>
          <w:tcPr>
            <w:tcW w:w="2551" w:type="dxa"/>
          </w:tcPr>
          <w:p w14:paraId="0BA2C10B" w14:textId="77777777" w:rsidR="002D589A" w:rsidRPr="004B44BC" w:rsidRDefault="002D589A" w:rsidP="002D589A">
            <w:pPr>
              <w:keepNext/>
              <w:rPr>
                <w:sz w:val="18"/>
              </w:rPr>
            </w:pPr>
            <w:r>
              <w:rPr>
                <w:sz w:val="18"/>
              </w:rPr>
              <w:t>Internal to RGTM</w:t>
            </w:r>
          </w:p>
        </w:tc>
      </w:tr>
    </w:tbl>
    <w:p w14:paraId="5DF6AD6B"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47</w:t>
      </w:r>
      <w:r>
        <w:rPr>
          <w:noProof/>
        </w:rPr>
        <w:fldChar w:fldCharType="end"/>
      </w:r>
      <w:r w:rsidRPr="00702453">
        <w:t xml:space="preserve">: </w:t>
      </w:r>
      <w:r>
        <w:t>Output Signal mappings of Function</w:t>
      </w:r>
    </w:p>
    <w:p w14:paraId="5B67B869" w14:textId="77777777" w:rsidR="00C85F66" w:rsidRDefault="00C85F66" w:rsidP="00C85F66">
      <w:pPr>
        <w:rPr>
          <w:lang w:val="en-GB"/>
        </w:rPr>
      </w:pPr>
    </w:p>
    <w:p w14:paraId="351A8C7B" w14:textId="77777777" w:rsidR="00C85F66" w:rsidRDefault="00C85F66" w:rsidP="00C85F66">
      <w:pPr>
        <w:pStyle w:val="Heading6"/>
      </w:pPr>
      <w:bookmarkStart w:id="291" w:name="_Toc32332195"/>
      <w:r>
        <w:t>Parameters</w:t>
      </w:r>
      <w:bookmarkEnd w:id="291"/>
    </w:p>
    <w:p w14:paraId="568C1995" w14:textId="77777777" w:rsidR="00C85F66" w:rsidRPr="00A57D05"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C85F66" w:rsidRPr="00E54DEA" w14:paraId="0CF7E2C9" w14:textId="77777777" w:rsidTr="00C85F66">
        <w:trPr>
          <w:trHeight w:val="161"/>
        </w:trPr>
        <w:tc>
          <w:tcPr>
            <w:tcW w:w="1838" w:type="dxa"/>
            <w:shd w:val="clear" w:color="auto" w:fill="D9D9D9" w:themeFill="background1" w:themeFillShade="D9"/>
            <w:noWrap/>
            <w:hideMark/>
          </w:tcPr>
          <w:p w14:paraId="57BE4D3B"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AA5C40C"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45EE49E"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7753639"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6AE04B7"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Method Details</w:t>
            </w:r>
          </w:p>
        </w:tc>
      </w:tr>
      <w:tr w:rsidR="00C85F66" w:rsidRPr="003F473D" w14:paraId="442C7091" w14:textId="77777777" w:rsidTr="00C85F66">
        <w:trPr>
          <w:trHeight w:val="70"/>
        </w:trPr>
        <w:tc>
          <w:tcPr>
            <w:tcW w:w="1838" w:type="dxa"/>
            <w:noWrap/>
          </w:tcPr>
          <w:p w14:paraId="1CC3E7B4" w14:textId="77777777" w:rsidR="00C85F66" w:rsidRPr="00D20BE7" w:rsidRDefault="00C85F66" w:rsidP="00C85F66">
            <w:pPr>
              <w:keepNext/>
              <w:overflowPunct/>
              <w:autoSpaceDE/>
              <w:autoSpaceDN/>
              <w:adjustRightInd/>
              <w:textAlignment w:val="auto"/>
              <w:rPr>
                <w:color w:val="000000" w:themeColor="text1"/>
                <w:sz w:val="18"/>
              </w:rPr>
            </w:pPr>
          </w:p>
        </w:tc>
        <w:tc>
          <w:tcPr>
            <w:tcW w:w="1843" w:type="dxa"/>
          </w:tcPr>
          <w:p w14:paraId="229C9E16" w14:textId="77777777" w:rsidR="00C85F66" w:rsidRPr="00D20BE7" w:rsidRDefault="00C85F66" w:rsidP="00C85F66">
            <w:pPr>
              <w:keepNext/>
              <w:rPr>
                <w:color w:val="000000" w:themeColor="text1"/>
                <w:sz w:val="18"/>
              </w:rPr>
            </w:pPr>
          </w:p>
        </w:tc>
        <w:tc>
          <w:tcPr>
            <w:tcW w:w="1701" w:type="dxa"/>
          </w:tcPr>
          <w:p w14:paraId="6D698695" w14:textId="77777777" w:rsidR="00C85F66" w:rsidRPr="00D20BE7" w:rsidRDefault="00C85F66" w:rsidP="00C85F66">
            <w:pPr>
              <w:keepNext/>
              <w:rPr>
                <w:sz w:val="18"/>
              </w:rPr>
            </w:pPr>
          </w:p>
        </w:tc>
        <w:tc>
          <w:tcPr>
            <w:tcW w:w="1417" w:type="dxa"/>
            <w:noWrap/>
          </w:tcPr>
          <w:p w14:paraId="045D051C" w14:textId="77777777" w:rsidR="00C85F66" w:rsidRPr="00D20BE7" w:rsidRDefault="00C85F66" w:rsidP="00C85F66">
            <w:pPr>
              <w:keepNext/>
              <w:rPr>
                <w:color w:val="000000" w:themeColor="text1"/>
                <w:sz w:val="18"/>
              </w:rPr>
            </w:pPr>
          </w:p>
        </w:tc>
        <w:tc>
          <w:tcPr>
            <w:tcW w:w="3402" w:type="dxa"/>
          </w:tcPr>
          <w:p w14:paraId="7F99A3C3" w14:textId="77777777" w:rsidR="00C85F66" w:rsidRPr="00D20BE7" w:rsidRDefault="00C85F66" w:rsidP="00C85F66">
            <w:pPr>
              <w:keepNext/>
              <w:rPr>
                <w:sz w:val="18"/>
              </w:rPr>
            </w:pPr>
          </w:p>
        </w:tc>
      </w:tr>
    </w:tbl>
    <w:p w14:paraId="77E746E9"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48</w:t>
      </w:r>
      <w:r>
        <w:rPr>
          <w:noProof/>
        </w:rPr>
        <w:fldChar w:fldCharType="end"/>
      </w:r>
      <w:r w:rsidRPr="00702453">
        <w:t xml:space="preserve">: </w:t>
      </w:r>
      <w:r>
        <w:t>Parameter mappings of Function</w:t>
      </w:r>
    </w:p>
    <w:p w14:paraId="7E98497C" w14:textId="77777777" w:rsidR="00C85F66" w:rsidRPr="003E2313" w:rsidRDefault="00C85F66" w:rsidP="00C85F66">
      <w:pPr>
        <w:pStyle w:val="Heading6"/>
      </w:pPr>
      <w:bookmarkStart w:id="292" w:name="_Toc32332196"/>
      <w:r>
        <w:t>Interface</w:t>
      </w:r>
      <w:r w:rsidRPr="003E2313">
        <w:t xml:space="preserve"> Requirements</w:t>
      </w:r>
      <w:bookmarkEnd w:id="292"/>
    </w:p>
    <w:p w14:paraId="3348092B" w14:textId="77777777" w:rsidR="00C85F66" w:rsidRPr="003225C9" w:rsidRDefault="00C85F66" w:rsidP="00C85F66">
      <w:pPr>
        <w:tabs>
          <w:tab w:val="left" w:pos="284"/>
          <w:tab w:val="left" w:pos="851"/>
        </w:tabs>
      </w:pPr>
      <w:r>
        <w:t>N/A</w:t>
      </w:r>
    </w:p>
    <w:p w14:paraId="6D94787B" w14:textId="77777777" w:rsidR="00C85F66" w:rsidRDefault="00C85F66" w:rsidP="00C85F66">
      <w:pPr>
        <w:pStyle w:val="Heading6"/>
        <w:numPr>
          <w:ilvl w:val="4"/>
          <w:numId w:val="5"/>
        </w:numPr>
        <w:tabs>
          <w:tab w:val="clear" w:pos="1418"/>
        </w:tabs>
        <w:rPr>
          <w:lang w:val="en-GB"/>
        </w:rPr>
      </w:pPr>
      <w:bookmarkStart w:id="293" w:name="_Toc32332197"/>
      <w:r>
        <w:rPr>
          <w:lang w:val="en-GB"/>
        </w:rPr>
        <w:lastRenderedPageBreak/>
        <w:t>Function Requirements</w:t>
      </w:r>
      <w:bookmarkEnd w:id="293"/>
    </w:p>
    <w:p w14:paraId="73DEF9EC"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5513"/>
        <w:gridCol w:w="1926"/>
      </w:tblGrid>
      <w:tr w:rsidR="00C85F66" w14:paraId="60A0D148" w14:textId="77777777" w:rsidTr="00C85F66">
        <w:tc>
          <w:tcPr>
            <w:tcW w:w="2762" w:type="dxa"/>
            <w:shd w:val="clear" w:color="auto" w:fill="D9D9D9" w:themeFill="background1" w:themeFillShade="D9"/>
          </w:tcPr>
          <w:p w14:paraId="4C26BAA9" w14:textId="77777777" w:rsidR="00C85F66" w:rsidRDefault="00C85F66" w:rsidP="00C85F66">
            <w:pPr>
              <w:keepNext/>
              <w:rPr>
                <w:b/>
              </w:rPr>
            </w:pPr>
            <w:r w:rsidRPr="00AF169D">
              <w:rPr>
                <w:b/>
              </w:rPr>
              <w:t>Requirement ID</w:t>
            </w:r>
          </w:p>
          <w:p w14:paraId="04D3BCD7" w14:textId="77777777" w:rsidR="00C85F66" w:rsidRPr="00AF169D" w:rsidRDefault="00C85F66" w:rsidP="00C85F66">
            <w:pPr>
              <w:keepNext/>
              <w:rPr>
                <w:b/>
              </w:rPr>
            </w:pPr>
            <w:r w:rsidRPr="00EB7BB6">
              <w:t>(of Logical Function)</w:t>
            </w:r>
          </w:p>
        </w:tc>
        <w:tc>
          <w:tcPr>
            <w:tcW w:w="5513" w:type="dxa"/>
            <w:shd w:val="clear" w:color="auto" w:fill="D9D9D9" w:themeFill="background1" w:themeFillShade="D9"/>
          </w:tcPr>
          <w:p w14:paraId="4A00369B" w14:textId="77777777" w:rsidR="00C85F66" w:rsidRPr="00AF169D" w:rsidRDefault="00C85F66" w:rsidP="00C85F66">
            <w:pPr>
              <w:keepNext/>
              <w:rPr>
                <w:b/>
              </w:rPr>
            </w:pPr>
            <w:r w:rsidRPr="00AF169D">
              <w:rPr>
                <w:b/>
              </w:rPr>
              <w:t>Requirement Title</w:t>
            </w:r>
          </w:p>
        </w:tc>
        <w:tc>
          <w:tcPr>
            <w:tcW w:w="1926" w:type="dxa"/>
            <w:shd w:val="clear" w:color="auto" w:fill="D9D9D9" w:themeFill="background1" w:themeFillShade="D9"/>
          </w:tcPr>
          <w:p w14:paraId="053BC27C" w14:textId="77777777" w:rsidR="00C85F66" w:rsidRPr="00AF169D" w:rsidRDefault="00C85F66" w:rsidP="00C85F66">
            <w:pPr>
              <w:keepNext/>
              <w:rPr>
                <w:b/>
              </w:rPr>
            </w:pPr>
            <w:r>
              <w:rPr>
                <w:b/>
              </w:rPr>
              <w:t>Comment</w:t>
            </w:r>
          </w:p>
        </w:tc>
      </w:tr>
      <w:tr w:rsidR="00C85F66" w14:paraId="6F5CC3DC" w14:textId="77777777" w:rsidTr="00C85F66">
        <w:tc>
          <w:tcPr>
            <w:tcW w:w="2762" w:type="dxa"/>
          </w:tcPr>
          <w:p w14:paraId="1489A6E1" w14:textId="77777777" w:rsidR="00C85F66" w:rsidRDefault="002D589A" w:rsidP="00C85F66">
            <w:pPr>
              <w:keepNext/>
            </w:pPr>
            <w:bookmarkStart w:id="294" w:name="R_FNC_00001_ID_Vehicle_Speed_Status"/>
            <w:r>
              <w:t>R_FNC_BEC_STAT_00001</w:t>
            </w:r>
            <w:bookmarkEnd w:id="294"/>
          </w:p>
        </w:tc>
        <w:tc>
          <w:tcPr>
            <w:tcW w:w="5513" w:type="dxa"/>
          </w:tcPr>
          <w:p w14:paraId="7FD3B28B" w14:textId="77777777" w:rsidR="00C85F66" w:rsidRDefault="002D589A" w:rsidP="00C85F66">
            <w:pPr>
              <w:keepNext/>
            </w:pPr>
            <w:r>
              <w:t>Vehicle Speed Status</w:t>
            </w:r>
          </w:p>
        </w:tc>
        <w:tc>
          <w:tcPr>
            <w:tcW w:w="1926" w:type="dxa"/>
          </w:tcPr>
          <w:p w14:paraId="77757029" w14:textId="77777777" w:rsidR="00C85F66" w:rsidRDefault="00C85F66" w:rsidP="00C85F66">
            <w:pPr>
              <w:keepNext/>
            </w:pPr>
          </w:p>
        </w:tc>
      </w:tr>
      <w:tr w:rsidR="00C85F66" w14:paraId="698C9255" w14:textId="77777777" w:rsidTr="00C85F66">
        <w:tc>
          <w:tcPr>
            <w:tcW w:w="2762" w:type="dxa"/>
          </w:tcPr>
          <w:p w14:paraId="54D2CF93" w14:textId="77777777" w:rsidR="00C85F66" w:rsidRDefault="002D589A" w:rsidP="00C85F66">
            <w:pPr>
              <w:keepNext/>
            </w:pPr>
            <w:r>
              <w:t>R_FNC_BEC_STAT_00002</w:t>
            </w:r>
          </w:p>
        </w:tc>
        <w:tc>
          <w:tcPr>
            <w:tcW w:w="5513" w:type="dxa"/>
          </w:tcPr>
          <w:p w14:paraId="36720F99" w14:textId="77777777" w:rsidR="00C85F66" w:rsidRDefault="002D589A" w:rsidP="00C85F66">
            <w:pPr>
              <w:keepNext/>
            </w:pPr>
            <w:r>
              <w:t>Vehicle Stationary Determination</w:t>
            </w:r>
          </w:p>
        </w:tc>
        <w:tc>
          <w:tcPr>
            <w:tcW w:w="1926" w:type="dxa"/>
          </w:tcPr>
          <w:p w14:paraId="50CD2836" w14:textId="77777777" w:rsidR="00C85F66" w:rsidRDefault="00C85F66" w:rsidP="00C85F66">
            <w:pPr>
              <w:keepNext/>
            </w:pPr>
          </w:p>
        </w:tc>
      </w:tr>
      <w:tr w:rsidR="00C85F66" w14:paraId="4A98D8B9" w14:textId="77777777" w:rsidTr="00C85F66">
        <w:tc>
          <w:tcPr>
            <w:tcW w:w="2762" w:type="dxa"/>
          </w:tcPr>
          <w:p w14:paraId="50D6A43D" w14:textId="77777777" w:rsidR="00C85F66" w:rsidRDefault="002D589A" w:rsidP="00C85F66">
            <w:pPr>
              <w:keepNext/>
            </w:pPr>
            <w:r>
              <w:t>R_FNC_BEC_STAT_00003</w:t>
            </w:r>
          </w:p>
        </w:tc>
        <w:tc>
          <w:tcPr>
            <w:tcW w:w="5513" w:type="dxa"/>
          </w:tcPr>
          <w:p w14:paraId="55679E70" w14:textId="77777777" w:rsidR="00C85F66" w:rsidRDefault="002D589A" w:rsidP="00C85F66">
            <w:pPr>
              <w:keepNext/>
            </w:pPr>
            <w:r>
              <w:t>Allow Power Operation</w:t>
            </w:r>
          </w:p>
        </w:tc>
        <w:tc>
          <w:tcPr>
            <w:tcW w:w="1926" w:type="dxa"/>
          </w:tcPr>
          <w:p w14:paraId="03360635" w14:textId="77777777" w:rsidR="00C85F66" w:rsidRDefault="00C85F66" w:rsidP="00C85F66">
            <w:pPr>
              <w:keepNext/>
            </w:pPr>
          </w:p>
        </w:tc>
      </w:tr>
    </w:tbl>
    <w:p w14:paraId="64BF1743"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49</w:t>
      </w:r>
      <w:r>
        <w:rPr>
          <w:noProof/>
        </w:rPr>
        <w:fldChar w:fldCharType="end"/>
      </w:r>
      <w:r w:rsidRPr="00702453">
        <w:t xml:space="preserve">: </w:t>
      </w:r>
      <w:r>
        <w:t>Inherited Requirements</w:t>
      </w:r>
    </w:p>
    <w:p w14:paraId="11EC3EF5" w14:textId="77777777" w:rsidR="00C85F66" w:rsidRDefault="00C85F66" w:rsidP="00C85F66">
      <w:pPr>
        <w:rPr>
          <w:lang w:val="en-GB"/>
        </w:rPr>
      </w:pPr>
    </w:p>
    <w:p w14:paraId="2F37F9C6" w14:textId="77777777" w:rsidR="00C85F66" w:rsidRDefault="00C85F66" w:rsidP="00C85F66">
      <w:pPr>
        <w:pStyle w:val="Heading7"/>
        <w:tabs>
          <w:tab w:val="clear" w:pos="1559"/>
        </w:tabs>
        <w:rPr>
          <w:lang w:val="en-GB"/>
        </w:rPr>
      </w:pPr>
      <w:r>
        <w:rPr>
          <w:lang w:val="en-GB"/>
        </w:rPr>
        <w:t>Component Specific Requirements</w:t>
      </w:r>
    </w:p>
    <w:p w14:paraId="1175E052" w14:textId="77777777" w:rsidR="002D589A" w:rsidRDefault="002D589A" w:rsidP="002D589A"/>
    <w:p w14:paraId="722B76E3" w14:textId="77777777" w:rsidR="002D589A" w:rsidRDefault="002D589A" w:rsidP="002D589A">
      <w:pPr>
        <w:rPr>
          <w:rFonts w:cs="Arial"/>
        </w:rPr>
      </w:pPr>
    </w:p>
    <w:p w14:paraId="087CDF26" w14:textId="77777777" w:rsidR="002D589A" w:rsidRPr="0017445F" w:rsidRDefault="002D589A" w:rsidP="002D589A">
      <w:pPr>
        <w:pStyle w:val="RERequirement"/>
        <w:shd w:val="clear" w:color="auto" w:fill="F2F2F2" w:themeFill="background1" w:themeFillShade="F2"/>
      </w:pPr>
      <w:r w:rsidRPr="0017445F">
        <w:t>###</w:t>
      </w:r>
      <w:bookmarkStart w:id="295" w:name="R_CMP_00037_ID_Use_Gearbox_Type_from_ECV"/>
      <w:r>
        <w:t>R_CMP_PLG_FIS_00037</w:t>
      </w:r>
      <w:bookmarkEnd w:id="295"/>
      <w:r w:rsidRPr="0017445F">
        <w:t xml:space="preserve">### </w:t>
      </w:r>
      <w:r>
        <w:t>Use Gearbox Type from ECVC</w:t>
      </w:r>
    </w:p>
    <w:p w14:paraId="398971DF" w14:textId="77777777" w:rsidR="002D589A" w:rsidRPr="002D589A" w:rsidRDefault="002D589A" w:rsidP="002D589A">
      <w:pPr>
        <w:overflowPunct/>
        <w:textAlignment w:val="auto"/>
        <w:rPr>
          <w:rFonts w:cs="Arial"/>
        </w:rPr>
      </w:pPr>
      <w:r>
        <w:rPr>
          <w:rFonts w:cs="Arial"/>
        </w:rPr>
        <w:t xml:space="preserve">The RGTM shall determine the Gearbox_Type using data from </w:t>
      </w:r>
      <w:r w:rsidRPr="002D589A">
        <w:rPr>
          <w:rFonts w:cs="Arial"/>
        </w:rPr>
        <w:t>the requirements found in version 002,</w:t>
      </w:r>
    </w:p>
    <w:p w14:paraId="68E25346" w14:textId="77777777" w:rsidR="002D589A" w:rsidRDefault="002D589A" w:rsidP="002D589A">
      <w:pPr>
        <w:overflowPunct/>
        <w:textAlignment w:val="auto"/>
        <w:rPr>
          <w:rFonts w:ascii="Times New Roman" w:hAnsi="Times New Roman"/>
          <w:color w:val="000000"/>
          <w:sz w:val="21"/>
          <w:szCs w:val="21"/>
        </w:rPr>
      </w:pPr>
      <w:r w:rsidRPr="002D589A">
        <w:rPr>
          <w:rFonts w:cs="Arial"/>
        </w:rPr>
        <w:t>dated October 6, 2015, of the Economized Central Vehicle Configuration Specification</w:t>
      </w:r>
      <w:r>
        <w:rPr>
          <w:rFonts w:cs="Arial"/>
        </w:rPr>
        <w:t xml:space="preserve"> </w:t>
      </w:r>
      <w:r w:rsidRPr="002D589A">
        <w:rPr>
          <w:rFonts w:cs="Arial"/>
        </w:rPr>
        <w:t>published by the Ford NetComm group and currently maintained at</w:t>
      </w:r>
    </w:p>
    <w:p w14:paraId="4DA18769" w14:textId="77777777" w:rsidR="002D589A" w:rsidRPr="002D589A" w:rsidRDefault="00F373CF" w:rsidP="002D589A">
      <w:pPr>
        <w:rPr>
          <w:rFonts w:ascii="Times New Roman" w:hAnsi="Times New Roman"/>
          <w:color w:val="0000FF"/>
          <w:sz w:val="21"/>
          <w:szCs w:val="21"/>
        </w:rPr>
      </w:pPr>
      <w:hyperlink r:id="rId65" w:history="1">
        <w:r w:rsidR="002D589A" w:rsidRPr="00F33D17">
          <w:rPr>
            <w:rStyle w:val="Hyperlink"/>
            <w:rFonts w:ascii="Times New Roman" w:hAnsi="Times New Roman"/>
            <w:sz w:val="21"/>
            <w:szCs w:val="21"/>
          </w:rPr>
          <w:t>https://www.vsemweb.ford.com/tc/webclient?argument=zhSNtS9Ex3NrTD</w:t>
        </w:r>
      </w:hyperlink>
    </w:p>
    <w:p w14:paraId="48D49EF6" w14:textId="77777777" w:rsidR="002D589A" w:rsidRPr="00C66B68" w:rsidRDefault="002D589A" w:rsidP="002D589A">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D589A" w:rsidRPr="00D90A13" w14:paraId="6637D3AF" w14:textId="77777777" w:rsidTr="002D589A">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E318B6" w14:textId="77777777" w:rsidR="002D589A" w:rsidRPr="001E7824" w:rsidRDefault="002D589A" w:rsidP="002D589A">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R_CMP_PLG_FIS_00037</w:t>
            </w:r>
            <w:r w:rsidRPr="001E7824">
              <w:rPr>
                <w:rFonts w:cs="Arial"/>
                <w:bCs/>
                <w:vanish/>
                <w:color w:val="808080" w:themeColor="background1" w:themeShade="80"/>
                <w:sz w:val="16"/>
                <w:szCs w:val="14"/>
              </w:rPr>
              <w:t>###</w:t>
            </w:r>
          </w:p>
        </w:tc>
      </w:tr>
      <w:tr w:rsidR="002D589A" w:rsidRPr="0060165D" w14:paraId="34ECFFD4"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C0CB0D" w14:textId="77777777" w:rsidR="002D589A" w:rsidRPr="0060165D" w:rsidRDefault="002D589A" w:rsidP="002D589A">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A6979" w14:textId="77777777" w:rsidR="002D589A" w:rsidRPr="0060165D" w:rsidRDefault="002D589A" w:rsidP="002D589A">
            <w:pPr>
              <w:rPr>
                <w:rFonts w:cs="Arial"/>
                <w:vanish/>
                <w:color w:val="000000" w:themeColor="text1"/>
                <w:sz w:val="16"/>
                <w:szCs w:val="14"/>
              </w:rPr>
            </w:pPr>
          </w:p>
        </w:tc>
      </w:tr>
      <w:tr w:rsidR="002D589A" w:rsidRPr="0060165D" w14:paraId="0D68665F"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F3CB0" w14:textId="77777777" w:rsidR="002D589A" w:rsidRPr="0060165D" w:rsidRDefault="002D589A" w:rsidP="002D589A">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7E927" w14:textId="77777777" w:rsidR="002D589A" w:rsidRPr="0060165D" w:rsidRDefault="002D589A" w:rsidP="002D589A">
            <w:pPr>
              <w:rPr>
                <w:rFonts w:cs="Arial"/>
                <w:vanish/>
                <w:color w:val="000000" w:themeColor="text1"/>
                <w:sz w:val="16"/>
                <w:szCs w:val="14"/>
              </w:rPr>
            </w:pPr>
          </w:p>
        </w:tc>
      </w:tr>
      <w:tr w:rsidR="002D589A" w:rsidRPr="0060165D" w14:paraId="4E63B4B7"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C15E3" w14:textId="77777777" w:rsidR="002D589A" w:rsidRPr="0060165D" w:rsidRDefault="002D589A" w:rsidP="002D589A">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09B54" w14:textId="77777777" w:rsidR="002D589A" w:rsidRPr="0060165D" w:rsidRDefault="002D589A" w:rsidP="002D589A">
            <w:pPr>
              <w:rPr>
                <w:rFonts w:cs="Arial"/>
                <w:vanish/>
                <w:color w:val="000000" w:themeColor="text1"/>
                <w:sz w:val="16"/>
                <w:szCs w:val="14"/>
              </w:rPr>
            </w:pPr>
          </w:p>
        </w:tc>
      </w:tr>
      <w:tr w:rsidR="002D589A" w:rsidRPr="0060165D" w14:paraId="325BD39D"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8AA18" w14:textId="77777777" w:rsidR="002D589A" w:rsidRPr="0060165D" w:rsidRDefault="002D589A" w:rsidP="002D589A">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23DD9" w14:textId="77777777" w:rsidR="002D589A" w:rsidRPr="0060165D" w:rsidRDefault="002D589A" w:rsidP="002D589A">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4B9395" w14:textId="77777777" w:rsidR="002D589A" w:rsidRPr="0060165D" w:rsidRDefault="002D589A" w:rsidP="002D589A">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69AE98" w14:textId="77777777" w:rsidR="002D589A" w:rsidRPr="0060165D" w:rsidRDefault="002D589A" w:rsidP="002D589A">
            <w:pPr>
              <w:ind w:left="141"/>
              <w:rPr>
                <w:rFonts w:cs="Arial"/>
                <w:vanish/>
                <w:color w:val="000000" w:themeColor="text1"/>
                <w:sz w:val="16"/>
                <w:szCs w:val="14"/>
              </w:rPr>
            </w:pPr>
          </w:p>
        </w:tc>
      </w:tr>
      <w:tr w:rsidR="002D589A" w:rsidRPr="0060165D" w14:paraId="67230C45"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1F213" w14:textId="77777777" w:rsidR="002D589A" w:rsidRPr="0060165D" w:rsidRDefault="002D589A" w:rsidP="002D589A">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073AF" w14:textId="77777777" w:rsidR="002D589A" w:rsidRPr="0060165D" w:rsidRDefault="002D589A" w:rsidP="002D589A">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2BD90" w14:textId="77777777" w:rsidR="002D589A" w:rsidRPr="0060165D" w:rsidRDefault="002D589A" w:rsidP="002D589A">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F37F8" w14:textId="77777777" w:rsidR="002D589A" w:rsidRPr="001F0889" w:rsidRDefault="002D589A" w:rsidP="002D589A">
            <w:pPr>
              <w:ind w:left="141"/>
              <w:rPr>
                <w:rFonts w:cs="Arial"/>
                <w:vanish/>
                <w:color w:val="000000" w:themeColor="text1"/>
                <w:sz w:val="16"/>
                <w:szCs w:val="14"/>
              </w:rPr>
            </w:pPr>
          </w:p>
        </w:tc>
      </w:tr>
      <w:tr w:rsidR="002D589A" w:rsidRPr="0060165D" w14:paraId="0BE11454" w14:textId="77777777" w:rsidTr="002D589A">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A917A" w14:textId="77777777" w:rsidR="002D589A" w:rsidRPr="0060165D" w:rsidRDefault="002D589A" w:rsidP="002D589A">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612256603"/>
            <w:placeholder>
              <w:docPart w:val="FF53A12AB8AB4BC2BF8F0E4E595E319C"/>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CBCA11" w14:textId="77777777" w:rsidR="002D589A" w:rsidRPr="0060165D" w:rsidRDefault="002D589A" w:rsidP="002D589A">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3B25C" w14:textId="77777777" w:rsidR="002D589A" w:rsidRPr="0060165D" w:rsidRDefault="002D589A" w:rsidP="002D589A">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642544375"/>
            <w:placeholder>
              <w:docPart w:val="272A66D02D3549C19D7859867210CEB4"/>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E5880" w14:textId="77777777" w:rsidR="002D589A" w:rsidRPr="0060165D" w:rsidRDefault="002D589A" w:rsidP="002D589A">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6019D" w14:textId="77777777" w:rsidR="002D589A" w:rsidRPr="0060165D" w:rsidRDefault="002D589A" w:rsidP="002D589A">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843394629"/>
            <w:placeholder>
              <w:docPart w:val="1BEDC4A65472450D9A0B3F68FE92F545"/>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F8B915" w14:textId="77777777" w:rsidR="002D589A" w:rsidRPr="0060165D" w:rsidRDefault="002D589A" w:rsidP="002D589A">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2D589A" w:rsidRPr="00D90A13" w14:paraId="5EC3835E" w14:textId="77777777" w:rsidTr="002D589A">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D588BF" w14:textId="77777777" w:rsidR="002D589A" w:rsidRPr="001E7824" w:rsidRDefault="00F373CF" w:rsidP="002D589A">
            <w:pPr>
              <w:rPr>
                <w:rFonts w:cs="Arial"/>
                <w:bCs/>
                <w:vanish/>
                <w:color w:val="808080" w:themeColor="background1" w:themeShade="80"/>
                <w:sz w:val="16"/>
                <w:szCs w:val="14"/>
              </w:rPr>
            </w:pPr>
            <w:hyperlink r:id="rId66" w:history="1">
              <w:r w:rsidR="002D589A">
                <w:rPr>
                  <w:rStyle w:val="Hyperlink"/>
                  <w:rFonts w:cs="Arial"/>
                  <w:bCs/>
                  <w:vanish/>
                  <w:sz w:val="16"/>
                  <w:szCs w:val="14"/>
                </w:rPr>
                <w:t>Req. Template</w:t>
              </w:r>
            </w:hyperlink>
            <w:r w:rsidR="002D589A"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EBE400" w14:textId="77777777" w:rsidR="002D589A" w:rsidRPr="001E7824" w:rsidRDefault="002D589A" w:rsidP="002D589A">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969AF5" w14:textId="77777777" w:rsidR="002D589A" w:rsidRPr="009B56B1" w:rsidRDefault="002D589A" w:rsidP="002D589A">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0D93893D" w14:textId="77777777" w:rsidR="002D589A" w:rsidRPr="00C66B68" w:rsidRDefault="002D589A" w:rsidP="002D589A">
      <w:pPr>
        <w:rPr>
          <w:rFonts w:cs="Arial"/>
        </w:rPr>
      </w:pPr>
    </w:p>
    <w:p w14:paraId="7004A5B3" w14:textId="77777777" w:rsidR="002D589A" w:rsidRDefault="002D589A" w:rsidP="002D589A">
      <w:pPr>
        <w:rPr>
          <w:rFonts w:cs="Arial"/>
        </w:rPr>
      </w:pPr>
    </w:p>
    <w:p w14:paraId="7D55BB3C" w14:textId="77777777" w:rsidR="002D589A" w:rsidRPr="0017445F" w:rsidRDefault="002D589A" w:rsidP="002D589A">
      <w:pPr>
        <w:pStyle w:val="RERequirement"/>
        <w:shd w:val="clear" w:color="auto" w:fill="F2F2F2" w:themeFill="background1" w:themeFillShade="F2"/>
      </w:pPr>
      <w:r w:rsidRPr="0017445F">
        <w:t>###</w:t>
      </w:r>
      <w:bookmarkStart w:id="296" w:name="R_CMP_00038_ID_Use_ECVC_Database_to_Deco"/>
      <w:r>
        <w:t>R_CMP_PLG_FIS_00038</w:t>
      </w:r>
      <w:bookmarkEnd w:id="296"/>
      <w:r w:rsidRPr="0017445F">
        <w:t xml:space="preserve">### </w:t>
      </w:r>
      <w:r>
        <w:t>Use ECVC Database to Decode CDIDs</w:t>
      </w:r>
    </w:p>
    <w:p w14:paraId="5CFCECB3" w14:textId="77777777" w:rsidR="002D589A" w:rsidRPr="002D589A" w:rsidRDefault="002D589A" w:rsidP="002D589A">
      <w:pPr>
        <w:overflowPunct/>
        <w:textAlignment w:val="auto"/>
        <w:rPr>
          <w:rFonts w:cs="Arial"/>
        </w:rPr>
      </w:pPr>
      <w:r>
        <w:rPr>
          <w:rFonts w:cs="Arial"/>
        </w:rPr>
        <w:t xml:space="preserve">The RTM shall decode the ECVC CDIDs to determine Gearbox_Type using </w:t>
      </w:r>
      <w:r w:rsidRPr="002D589A">
        <w:rPr>
          <w:rFonts w:cs="Arial"/>
        </w:rPr>
        <w:t>the requirements found in the VSEM</w:t>
      </w:r>
    </w:p>
    <w:p w14:paraId="6E116B43" w14:textId="77777777" w:rsidR="002D589A" w:rsidRPr="002D589A" w:rsidRDefault="002D589A" w:rsidP="002D589A">
      <w:pPr>
        <w:overflowPunct/>
        <w:textAlignment w:val="auto"/>
        <w:rPr>
          <w:rFonts w:cs="Arial"/>
        </w:rPr>
      </w:pPr>
      <w:r w:rsidRPr="002D589A">
        <w:rPr>
          <w:rFonts w:cs="Arial"/>
        </w:rPr>
        <w:t>version dated January 7, 2015 of the</w:t>
      </w:r>
      <w:r>
        <w:rPr>
          <w:rFonts w:cs="Arial"/>
        </w:rPr>
        <w:t xml:space="preserve"> </w:t>
      </w:r>
      <w:r w:rsidRPr="002D589A">
        <w:rPr>
          <w:rFonts w:cs="Arial"/>
        </w:rPr>
        <w:t>EconomizedCentralVehicleConfigurationDatabase(ECVC_DB) published by the Ford</w:t>
      </w:r>
      <w:r>
        <w:rPr>
          <w:rFonts w:cs="Arial"/>
        </w:rPr>
        <w:t xml:space="preserve"> </w:t>
      </w:r>
      <w:r w:rsidRPr="002D589A">
        <w:rPr>
          <w:rFonts w:cs="Arial"/>
        </w:rPr>
        <w:t>NetComm group and currently maintained at</w:t>
      </w:r>
    </w:p>
    <w:p w14:paraId="2D4CDA2F" w14:textId="77777777" w:rsidR="002D589A" w:rsidRPr="00C66B68" w:rsidRDefault="002D589A" w:rsidP="002D589A">
      <w:pPr>
        <w:rPr>
          <w:rFonts w:cs="Arial"/>
        </w:rPr>
      </w:pPr>
      <w:r>
        <w:rPr>
          <w:rFonts w:ascii="Times New Roman" w:hAnsi="Times New Roman"/>
          <w:color w:val="0000FF"/>
          <w:sz w:val="21"/>
          <w:szCs w:val="21"/>
        </w:rPr>
        <w:t>https://www.vsemweb.ford.com/tc/webclient?argument=UlZRaT9dx3NrTD</w:t>
      </w:r>
    </w:p>
    <w:p w14:paraId="785B05D4" w14:textId="77777777" w:rsidR="002D589A" w:rsidRPr="00C66B68" w:rsidRDefault="002D589A" w:rsidP="002D589A">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D589A" w:rsidRPr="00D90A13" w14:paraId="0923FDAF" w14:textId="77777777" w:rsidTr="002D589A">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FB7E2A" w14:textId="77777777" w:rsidR="002D589A" w:rsidRPr="001E7824" w:rsidRDefault="002D589A" w:rsidP="002D589A">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R_CMP_PLG_FIS_00038</w:t>
            </w:r>
            <w:r w:rsidRPr="001E7824">
              <w:rPr>
                <w:rFonts w:cs="Arial"/>
                <w:bCs/>
                <w:vanish/>
                <w:color w:val="808080" w:themeColor="background1" w:themeShade="80"/>
                <w:sz w:val="16"/>
                <w:szCs w:val="14"/>
              </w:rPr>
              <w:t>###</w:t>
            </w:r>
          </w:p>
        </w:tc>
      </w:tr>
      <w:tr w:rsidR="002D589A" w:rsidRPr="0060165D" w14:paraId="37150D60"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C7CFAE" w14:textId="77777777" w:rsidR="002D589A" w:rsidRPr="0060165D" w:rsidRDefault="002D589A" w:rsidP="002D589A">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72D63" w14:textId="77777777" w:rsidR="002D589A" w:rsidRPr="0060165D" w:rsidRDefault="002D589A" w:rsidP="002D589A">
            <w:pPr>
              <w:rPr>
                <w:rFonts w:cs="Arial"/>
                <w:vanish/>
                <w:color w:val="000000" w:themeColor="text1"/>
                <w:sz w:val="16"/>
                <w:szCs w:val="14"/>
              </w:rPr>
            </w:pPr>
          </w:p>
        </w:tc>
      </w:tr>
      <w:tr w:rsidR="002D589A" w:rsidRPr="0060165D" w14:paraId="0B7073FF"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AEF09F" w14:textId="77777777" w:rsidR="002D589A" w:rsidRPr="0060165D" w:rsidRDefault="002D589A" w:rsidP="002D589A">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1C7F1" w14:textId="77777777" w:rsidR="002D589A" w:rsidRPr="0060165D" w:rsidRDefault="002D589A" w:rsidP="002D589A">
            <w:pPr>
              <w:rPr>
                <w:rFonts w:cs="Arial"/>
                <w:vanish/>
                <w:color w:val="000000" w:themeColor="text1"/>
                <w:sz w:val="16"/>
                <w:szCs w:val="14"/>
              </w:rPr>
            </w:pPr>
          </w:p>
        </w:tc>
      </w:tr>
      <w:tr w:rsidR="002D589A" w:rsidRPr="0060165D" w14:paraId="214677AD"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EB275" w14:textId="77777777" w:rsidR="002D589A" w:rsidRPr="0060165D" w:rsidRDefault="002D589A" w:rsidP="002D589A">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134E1" w14:textId="77777777" w:rsidR="002D589A" w:rsidRPr="0060165D" w:rsidRDefault="002D589A" w:rsidP="002D589A">
            <w:pPr>
              <w:rPr>
                <w:rFonts w:cs="Arial"/>
                <w:vanish/>
                <w:color w:val="000000" w:themeColor="text1"/>
                <w:sz w:val="16"/>
                <w:szCs w:val="14"/>
              </w:rPr>
            </w:pPr>
          </w:p>
        </w:tc>
      </w:tr>
      <w:tr w:rsidR="002D589A" w:rsidRPr="0060165D" w14:paraId="53B6D066"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9FCD1" w14:textId="77777777" w:rsidR="002D589A" w:rsidRPr="0060165D" w:rsidRDefault="002D589A" w:rsidP="002D589A">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4B704" w14:textId="77777777" w:rsidR="002D589A" w:rsidRPr="0060165D" w:rsidRDefault="002D589A" w:rsidP="002D589A">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BDED2B" w14:textId="77777777" w:rsidR="002D589A" w:rsidRPr="0060165D" w:rsidRDefault="002D589A" w:rsidP="002D589A">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4066DC" w14:textId="77777777" w:rsidR="002D589A" w:rsidRPr="0060165D" w:rsidRDefault="002D589A" w:rsidP="002D589A">
            <w:pPr>
              <w:ind w:left="141"/>
              <w:rPr>
                <w:rFonts w:cs="Arial"/>
                <w:vanish/>
                <w:color w:val="000000" w:themeColor="text1"/>
                <w:sz w:val="16"/>
                <w:szCs w:val="14"/>
              </w:rPr>
            </w:pPr>
          </w:p>
        </w:tc>
      </w:tr>
      <w:tr w:rsidR="002D589A" w:rsidRPr="0060165D" w14:paraId="49A2BCB6" w14:textId="77777777" w:rsidTr="002D589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5C806" w14:textId="77777777" w:rsidR="002D589A" w:rsidRPr="0060165D" w:rsidRDefault="002D589A" w:rsidP="002D589A">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76866" w14:textId="77777777" w:rsidR="002D589A" w:rsidRPr="0060165D" w:rsidRDefault="002D589A" w:rsidP="002D589A">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2CB8D7" w14:textId="77777777" w:rsidR="002D589A" w:rsidRPr="0060165D" w:rsidRDefault="002D589A" w:rsidP="002D589A">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BBFB40" w14:textId="77777777" w:rsidR="002D589A" w:rsidRPr="001F0889" w:rsidRDefault="002D589A" w:rsidP="002D589A">
            <w:pPr>
              <w:ind w:left="141"/>
              <w:rPr>
                <w:rFonts w:cs="Arial"/>
                <w:vanish/>
                <w:color w:val="000000" w:themeColor="text1"/>
                <w:sz w:val="16"/>
                <w:szCs w:val="14"/>
              </w:rPr>
            </w:pPr>
          </w:p>
        </w:tc>
      </w:tr>
      <w:tr w:rsidR="002D589A" w:rsidRPr="0060165D" w14:paraId="44169F2B" w14:textId="77777777" w:rsidTr="002D589A">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E72A1" w14:textId="77777777" w:rsidR="002D589A" w:rsidRPr="0060165D" w:rsidRDefault="002D589A" w:rsidP="002D589A">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75469616"/>
            <w:placeholder>
              <w:docPart w:val="866FDAAA77B640389F7CCD26536A5128"/>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F03C2B" w14:textId="77777777" w:rsidR="002D589A" w:rsidRPr="0060165D" w:rsidRDefault="002D589A" w:rsidP="002D589A">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10182" w14:textId="77777777" w:rsidR="002D589A" w:rsidRPr="0060165D" w:rsidRDefault="002D589A" w:rsidP="002D589A">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467946723"/>
            <w:placeholder>
              <w:docPart w:val="1FC352BD23C140E0B2DC9616197738C5"/>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3B86F" w14:textId="77777777" w:rsidR="002D589A" w:rsidRPr="0060165D" w:rsidRDefault="002D589A" w:rsidP="002D589A">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75CDB" w14:textId="77777777" w:rsidR="002D589A" w:rsidRPr="0060165D" w:rsidRDefault="002D589A" w:rsidP="002D589A">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12415785"/>
            <w:placeholder>
              <w:docPart w:val="F05A9C10CF074ED9B3EEEDCF5BBF2064"/>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2211ED" w14:textId="77777777" w:rsidR="002D589A" w:rsidRPr="0060165D" w:rsidRDefault="002D589A" w:rsidP="002D589A">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2D589A" w:rsidRPr="00D90A13" w14:paraId="1C457244" w14:textId="77777777" w:rsidTr="002D589A">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E507F1" w14:textId="77777777" w:rsidR="002D589A" w:rsidRPr="001E7824" w:rsidRDefault="00F373CF" w:rsidP="002D589A">
            <w:pPr>
              <w:rPr>
                <w:rFonts w:cs="Arial"/>
                <w:bCs/>
                <w:vanish/>
                <w:color w:val="808080" w:themeColor="background1" w:themeShade="80"/>
                <w:sz w:val="16"/>
                <w:szCs w:val="14"/>
              </w:rPr>
            </w:pPr>
            <w:hyperlink r:id="rId67" w:history="1">
              <w:r w:rsidR="002D589A">
                <w:rPr>
                  <w:rStyle w:val="Hyperlink"/>
                  <w:rFonts w:cs="Arial"/>
                  <w:bCs/>
                  <w:vanish/>
                  <w:sz w:val="16"/>
                  <w:szCs w:val="14"/>
                </w:rPr>
                <w:t>Req. Template</w:t>
              </w:r>
            </w:hyperlink>
            <w:r w:rsidR="002D589A"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6E81CB" w14:textId="77777777" w:rsidR="002D589A" w:rsidRPr="001E7824" w:rsidRDefault="002D589A" w:rsidP="002D589A">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76090A" w14:textId="77777777" w:rsidR="002D589A" w:rsidRPr="009B56B1" w:rsidRDefault="002D589A" w:rsidP="002D589A">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F3D65EF" w14:textId="77777777" w:rsidR="002D589A" w:rsidRPr="00C66B68" w:rsidRDefault="002D589A" w:rsidP="002D589A">
      <w:pPr>
        <w:rPr>
          <w:rFonts w:cs="Arial"/>
        </w:rPr>
      </w:pPr>
    </w:p>
    <w:p w14:paraId="617C4362" w14:textId="77777777" w:rsidR="00C85F66" w:rsidRPr="00C85F66" w:rsidRDefault="00C85F66" w:rsidP="00C85F66">
      <w:pPr>
        <w:rPr>
          <w:lang w:val="en-GB"/>
        </w:rPr>
      </w:pPr>
    </w:p>
    <w:p w14:paraId="77320454" w14:textId="77777777" w:rsidR="008162FA" w:rsidRDefault="008162FA" w:rsidP="00D24078">
      <w:pPr>
        <w:pStyle w:val="Heading4"/>
        <w:rPr>
          <w:lang w:val="en-GB"/>
        </w:rPr>
      </w:pPr>
      <w:bookmarkStart w:id="297" w:name="_Toc32332198"/>
      <w:r>
        <w:rPr>
          <w:lang w:val="en-GB"/>
        </w:rPr>
        <w:lastRenderedPageBreak/>
        <w:t xml:space="preserve">Implemented Function </w:t>
      </w:r>
      <w:r w:rsidRPr="008162FA">
        <w:rPr>
          <w:lang w:val="en-GB"/>
        </w:rPr>
        <w:t>Determine BEC Move Request</w:t>
      </w:r>
      <w:bookmarkEnd w:id="297"/>
    </w:p>
    <w:p w14:paraId="54DD02C6" w14:textId="77777777" w:rsidR="0003462A" w:rsidRDefault="0003462A" w:rsidP="0003462A">
      <w:pPr>
        <w:pStyle w:val="Heading5"/>
        <w:rPr>
          <w:lang w:val="en-GB"/>
        </w:rPr>
      </w:pPr>
      <w:bookmarkStart w:id="298" w:name="_Toc32332199"/>
      <w:r>
        <w:rPr>
          <w:lang w:val="en-GB"/>
        </w:rPr>
        <w:t>Function Interfaces</w:t>
      </w:r>
      <w:bookmarkEnd w:id="298"/>
    </w:p>
    <w:p w14:paraId="3DC0544D" w14:textId="77777777" w:rsidR="0003462A" w:rsidRDefault="0003462A" w:rsidP="0003462A">
      <w:pPr>
        <w:pStyle w:val="Heading6"/>
        <w:rPr>
          <w:lang w:val="en-GB"/>
        </w:rPr>
      </w:pPr>
      <w:bookmarkStart w:id="299" w:name="_Toc32332200"/>
      <w:r>
        <w:rPr>
          <w:lang w:val="en-GB"/>
        </w:rPr>
        <w:t>Inputs</w:t>
      </w:r>
      <w:bookmarkEnd w:id="299"/>
    </w:p>
    <w:p w14:paraId="166ED6CE" w14:textId="77777777" w:rsidR="0003462A" w:rsidRPr="00651AAD" w:rsidRDefault="0003462A" w:rsidP="0003462A">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1170"/>
        <w:gridCol w:w="1350"/>
        <w:gridCol w:w="1303"/>
        <w:gridCol w:w="2693"/>
      </w:tblGrid>
      <w:tr w:rsidR="0003462A" w:rsidRPr="00E54DEA" w14:paraId="13AC0BED" w14:textId="77777777" w:rsidTr="0003462A">
        <w:trPr>
          <w:trHeight w:val="173"/>
        </w:trPr>
        <w:tc>
          <w:tcPr>
            <w:tcW w:w="3685" w:type="dxa"/>
            <w:shd w:val="clear" w:color="auto" w:fill="D9D9D9" w:themeFill="background1" w:themeFillShade="D9"/>
            <w:noWrap/>
            <w:hideMark/>
          </w:tcPr>
          <w:p w14:paraId="35336598" w14:textId="77777777" w:rsidR="0003462A" w:rsidRPr="00E54DEA" w:rsidRDefault="0003462A" w:rsidP="0003462A">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170" w:type="dxa"/>
            <w:shd w:val="clear" w:color="auto" w:fill="D9D9D9" w:themeFill="background1" w:themeFillShade="D9"/>
          </w:tcPr>
          <w:p w14:paraId="0FCD3A02"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4F3724A2"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118546C0"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0F7FCCE"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Connection</w:t>
            </w:r>
          </w:p>
          <w:p w14:paraId="04AA4880" w14:textId="77777777" w:rsidR="0003462A" w:rsidRDefault="0003462A" w:rsidP="0003462A">
            <w:pPr>
              <w:keepNext/>
              <w:overflowPunct/>
              <w:autoSpaceDE/>
              <w:autoSpaceDN/>
              <w:adjustRightInd/>
              <w:textAlignment w:val="auto"/>
              <w:rPr>
                <w:rFonts w:cs="Arial"/>
                <w:b/>
                <w:bCs/>
                <w:color w:val="000000"/>
              </w:rPr>
            </w:pPr>
            <w:r>
              <w:t>(</w:t>
            </w:r>
            <w:r w:rsidRPr="001321BD">
              <w:rPr>
                <w:i/>
              </w:rPr>
              <w:t>Optional)</w:t>
            </w:r>
          </w:p>
        </w:tc>
      </w:tr>
      <w:tr w:rsidR="0003462A" w:rsidRPr="003F473D" w14:paraId="46B8A5AD" w14:textId="77777777" w:rsidTr="0003462A">
        <w:trPr>
          <w:trHeight w:val="143"/>
        </w:trPr>
        <w:tc>
          <w:tcPr>
            <w:tcW w:w="3685" w:type="dxa"/>
            <w:noWrap/>
          </w:tcPr>
          <w:p w14:paraId="4A524A21" w14:textId="77777777" w:rsidR="0003462A" w:rsidRPr="003F473D" w:rsidRDefault="0003462A" w:rsidP="0003462A">
            <w:pPr>
              <w:keepNext/>
              <w:overflowPunct/>
              <w:autoSpaceDE/>
              <w:autoSpaceDN/>
              <w:adjustRightInd/>
              <w:textAlignment w:val="auto"/>
              <w:rPr>
                <w:rFonts w:cs="Arial"/>
                <w:color w:val="000000"/>
                <w:sz w:val="18"/>
                <w:szCs w:val="18"/>
              </w:rPr>
            </w:pPr>
            <w:r w:rsidRPr="00D9666D">
              <w:rPr>
                <w:rFonts w:cs="Arial"/>
                <w:color w:val="000000"/>
                <w:sz w:val="18"/>
                <w:szCs w:val="18"/>
              </w:rPr>
              <w:t>Precondition_Status</w:t>
            </w:r>
          </w:p>
        </w:tc>
        <w:tc>
          <w:tcPr>
            <w:tcW w:w="1170" w:type="dxa"/>
          </w:tcPr>
          <w:p w14:paraId="51F2B552"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6722E2C1" w14:textId="77777777" w:rsidR="0003462A" w:rsidRPr="00D20BE7" w:rsidRDefault="0003462A" w:rsidP="0003462A">
            <w:pPr>
              <w:keepNext/>
              <w:rPr>
                <w:sz w:val="18"/>
              </w:rPr>
            </w:pPr>
          </w:p>
        </w:tc>
        <w:tc>
          <w:tcPr>
            <w:tcW w:w="1303" w:type="dxa"/>
          </w:tcPr>
          <w:p w14:paraId="4061E965" w14:textId="77777777" w:rsidR="0003462A" w:rsidRPr="00D20BE7" w:rsidRDefault="0003462A" w:rsidP="0003462A">
            <w:pPr>
              <w:keepNext/>
              <w:rPr>
                <w:sz w:val="18"/>
              </w:rPr>
            </w:pPr>
          </w:p>
        </w:tc>
        <w:tc>
          <w:tcPr>
            <w:tcW w:w="2693" w:type="dxa"/>
          </w:tcPr>
          <w:p w14:paraId="07439505" w14:textId="77777777" w:rsidR="0003462A" w:rsidRPr="004B44BC" w:rsidRDefault="0003462A" w:rsidP="0003462A">
            <w:pPr>
              <w:keepNext/>
              <w:rPr>
                <w:sz w:val="18"/>
              </w:rPr>
            </w:pPr>
            <w:r>
              <w:rPr>
                <w:sz w:val="18"/>
              </w:rPr>
              <w:t>Internal to RGTM</w:t>
            </w:r>
          </w:p>
        </w:tc>
      </w:tr>
      <w:tr w:rsidR="0003462A" w:rsidRPr="003F473D" w14:paraId="661B9767" w14:textId="77777777" w:rsidTr="0003462A">
        <w:trPr>
          <w:trHeight w:val="143"/>
        </w:trPr>
        <w:tc>
          <w:tcPr>
            <w:tcW w:w="3685" w:type="dxa"/>
            <w:noWrap/>
          </w:tcPr>
          <w:p w14:paraId="34B8B4EA" w14:textId="77777777" w:rsidR="0003462A" w:rsidRDefault="0003462A" w:rsidP="0003462A">
            <w:pPr>
              <w:keepNext/>
              <w:overflowPunct/>
              <w:autoSpaceDE/>
              <w:autoSpaceDN/>
              <w:adjustRightInd/>
              <w:textAlignment w:val="auto"/>
            </w:pPr>
            <w:r>
              <w:t>Valid_User_Rqst</w:t>
            </w:r>
          </w:p>
        </w:tc>
        <w:tc>
          <w:tcPr>
            <w:tcW w:w="1170" w:type="dxa"/>
          </w:tcPr>
          <w:p w14:paraId="2D015165"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269C681C" w14:textId="77777777" w:rsidR="0003462A" w:rsidRPr="00D20BE7" w:rsidRDefault="0003462A" w:rsidP="0003462A">
            <w:pPr>
              <w:keepNext/>
              <w:rPr>
                <w:sz w:val="18"/>
              </w:rPr>
            </w:pPr>
          </w:p>
        </w:tc>
        <w:tc>
          <w:tcPr>
            <w:tcW w:w="1303" w:type="dxa"/>
          </w:tcPr>
          <w:p w14:paraId="5952BA89" w14:textId="77777777" w:rsidR="0003462A" w:rsidRPr="00D20BE7" w:rsidRDefault="0003462A" w:rsidP="0003462A">
            <w:pPr>
              <w:keepNext/>
              <w:rPr>
                <w:sz w:val="18"/>
              </w:rPr>
            </w:pPr>
          </w:p>
        </w:tc>
        <w:tc>
          <w:tcPr>
            <w:tcW w:w="2693" w:type="dxa"/>
          </w:tcPr>
          <w:p w14:paraId="55CAF4BB" w14:textId="77777777" w:rsidR="0003462A" w:rsidRPr="004B44BC" w:rsidRDefault="0003462A" w:rsidP="0003462A">
            <w:pPr>
              <w:keepNext/>
              <w:rPr>
                <w:sz w:val="18"/>
              </w:rPr>
            </w:pPr>
            <w:r>
              <w:rPr>
                <w:sz w:val="18"/>
              </w:rPr>
              <w:t>Internal to RGTM</w:t>
            </w:r>
          </w:p>
        </w:tc>
      </w:tr>
      <w:tr w:rsidR="0003462A" w:rsidRPr="003F473D" w14:paraId="34AE6F0D" w14:textId="77777777" w:rsidTr="0003462A">
        <w:trPr>
          <w:trHeight w:val="143"/>
        </w:trPr>
        <w:tc>
          <w:tcPr>
            <w:tcW w:w="3685" w:type="dxa"/>
            <w:noWrap/>
          </w:tcPr>
          <w:p w14:paraId="4B8C32B8" w14:textId="77777777" w:rsidR="0003462A" w:rsidRDefault="0003462A" w:rsidP="0003462A">
            <w:pPr>
              <w:keepNext/>
              <w:overflowPunct/>
              <w:autoSpaceDE/>
              <w:autoSpaceDN/>
              <w:adjustRightInd/>
              <w:textAlignment w:val="auto"/>
            </w:pPr>
            <w:r>
              <w:t>Raw_User_Rqst</w:t>
            </w:r>
          </w:p>
        </w:tc>
        <w:tc>
          <w:tcPr>
            <w:tcW w:w="1170" w:type="dxa"/>
          </w:tcPr>
          <w:p w14:paraId="5C8290B0"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17F59398" w14:textId="77777777" w:rsidR="0003462A" w:rsidRPr="00D20BE7" w:rsidRDefault="0003462A" w:rsidP="0003462A">
            <w:pPr>
              <w:keepNext/>
              <w:rPr>
                <w:sz w:val="18"/>
              </w:rPr>
            </w:pPr>
          </w:p>
        </w:tc>
        <w:tc>
          <w:tcPr>
            <w:tcW w:w="1303" w:type="dxa"/>
          </w:tcPr>
          <w:p w14:paraId="432BF806" w14:textId="77777777" w:rsidR="0003462A" w:rsidRPr="00D20BE7" w:rsidRDefault="0003462A" w:rsidP="0003462A">
            <w:pPr>
              <w:keepNext/>
              <w:rPr>
                <w:sz w:val="18"/>
              </w:rPr>
            </w:pPr>
          </w:p>
        </w:tc>
        <w:tc>
          <w:tcPr>
            <w:tcW w:w="2693" w:type="dxa"/>
          </w:tcPr>
          <w:p w14:paraId="08D6D4CD" w14:textId="77777777" w:rsidR="0003462A" w:rsidRPr="004B44BC" w:rsidRDefault="0003462A" w:rsidP="0003462A">
            <w:pPr>
              <w:keepNext/>
              <w:rPr>
                <w:sz w:val="18"/>
              </w:rPr>
            </w:pPr>
            <w:r>
              <w:rPr>
                <w:sz w:val="18"/>
              </w:rPr>
              <w:t>Internal to RGTM</w:t>
            </w:r>
          </w:p>
        </w:tc>
      </w:tr>
      <w:tr w:rsidR="0003462A" w:rsidRPr="003F473D" w14:paraId="14176520" w14:textId="77777777" w:rsidTr="0003462A">
        <w:trPr>
          <w:trHeight w:val="143"/>
        </w:trPr>
        <w:tc>
          <w:tcPr>
            <w:tcW w:w="3685" w:type="dxa"/>
            <w:noWrap/>
          </w:tcPr>
          <w:p w14:paraId="22E71081" w14:textId="77777777" w:rsidR="0003462A" w:rsidRDefault="0003462A" w:rsidP="0003462A">
            <w:pPr>
              <w:keepNext/>
              <w:overflowPunct/>
              <w:autoSpaceDE/>
              <w:autoSpaceDN/>
              <w:adjustRightInd/>
              <w:textAlignment w:val="auto"/>
            </w:pPr>
            <w:r>
              <w:t>OpenCloseStop_Rqst</w:t>
            </w:r>
          </w:p>
        </w:tc>
        <w:tc>
          <w:tcPr>
            <w:tcW w:w="1170" w:type="dxa"/>
          </w:tcPr>
          <w:p w14:paraId="1570E2FB"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26C080EA" w14:textId="77777777" w:rsidR="0003462A" w:rsidRPr="00D20BE7" w:rsidRDefault="0003462A" w:rsidP="0003462A">
            <w:pPr>
              <w:keepNext/>
              <w:rPr>
                <w:sz w:val="18"/>
              </w:rPr>
            </w:pPr>
          </w:p>
        </w:tc>
        <w:tc>
          <w:tcPr>
            <w:tcW w:w="1303" w:type="dxa"/>
          </w:tcPr>
          <w:p w14:paraId="421E60A8" w14:textId="77777777" w:rsidR="0003462A" w:rsidRPr="00D20BE7" w:rsidRDefault="0003462A" w:rsidP="0003462A">
            <w:pPr>
              <w:keepNext/>
              <w:rPr>
                <w:sz w:val="18"/>
              </w:rPr>
            </w:pPr>
          </w:p>
        </w:tc>
        <w:tc>
          <w:tcPr>
            <w:tcW w:w="2693" w:type="dxa"/>
          </w:tcPr>
          <w:p w14:paraId="226EEA18" w14:textId="77777777" w:rsidR="0003462A" w:rsidRPr="004B44BC" w:rsidRDefault="0003462A" w:rsidP="0003462A">
            <w:pPr>
              <w:keepNext/>
              <w:rPr>
                <w:sz w:val="18"/>
              </w:rPr>
            </w:pPr>
            <w:r>
              <w:rPr>
                <w:sz w:val="18"/>
              </w:rPr>
              <w:t>Internal to RGTM</w:t>
            </w:r>
          </w:p>
        </w:tc>
      </w:tr>
      <w:tr w:rsidR="0003462A" w:rsidRPr="003F473D" w14:paraId="04F6CE2D" w14:textId="77777777" w:rsidTr="0003462A">
        <w:trPr>
          <w:trHeight w:val="143"/>
        </w:trPr>
        <w:tc>
          <w:tcPr>
            <w:tcW w:w="3685" w:type="dxa"/>
            <w:noWrap/>
          </w:tcPr>
          <w:p w14:paraId="608F3E43" w14:textId="77777777" w:rsidR="0003462A" w:rsidRDefault="0003462A" w:rsidP="0003462A">
            <w:pPr>
              <w:keepNext/>
              <w:overflowPunct/>
              <w:autoSpaceDE/>
              <w:autoSpaceDN/>
              <w:adjustRightInd/>
              <w:textAlignment w:val="auto"/>
            </w:pPr>
            <w:r w:rsidRPr="00D9666D">
              <w:t>Glass_Ajar_RGT_Op_Stat</w:t>
            </w:r>
          </w:p>
        </w:tc>
        <w:tc>
          <w:tcPr>
            <w:tcW w:w="1170" w:type="dxa"/>
          </w:tcPr>
          <w:p w14:paraId="72546EAC"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2C26B0A0" w14:textId="77777777" w:rsidR="0003462A" w:rsidRPr="00D20BE7" w:rsidRDefault="0003462A" w:rsidP="0003462A">
            <w:pPr>
              <w:keepNext/>
              <w:rPr>
                <w:sz w:val="18"/>
              </w:rPr>
            </w:pPr>
          </w:p>
        </w:tc>
        <w:tc>
          <w:tcPr>
            <w:tcW w:w="1303" w:type="dxa"/>
          </w:tcPr>
          <w:p w14:paraId="6352B294" w14:textId="77777777" w:rsidR="0003462A" w:rsidRPr="00D20BE7" w:rsidRDefault="0003462A" w:rsidP="0003462A">
            <w:pPr>
              <w:keepNext/>
              <w:rPr>
                <w:sz w:val="18"/>
              </w:rPr>
            </w:pPr>
          </w:p>
        </w:tc>
        <w:tc>
          <w:tcPr>
            <w:tcW w:w="2693" w:type="dxa"/>
          </w:tcPr>
          <w:p w14:paraId="7699CA67" w14:textId="77777777" w:rsidR="0003462A" w:rsidRPr="004B44BC" w:rsidRDefault="0003462A" w:rsidP="0003462A">
            <w:pPr>
              <w:keepNext/>
              <w:rPr>
                <w:sz w:val="18"/>
              </w:rPr>
            </w:pPr>
            <w:r>
              <w:rPr>
                <w:sz w:val="18"/>
              </w:rPr>
              <w:t>Internal to RGTM</w:t>
            </w:r>
          </w:p>
        </w:tc>
      </w:tr>
      <w:tr w:rsidR="0003462A" w:rsidRPr="003F473D" w14:paraId="78856C92" w14:textId="77777777" w:rsidTr="0003462A">
        <w:trPr>
          <w:trHeight w:val="143"/>
        </w:trPr>
        <w:tc>
          <w:tcPr>
            <w:tcW w:w="3685" w:type="dxa"/>
            <w:noWrap/>
          </w:tcPr>
          <w:p w14:paraId="0B505876" w14:textId="77777777" w:rsidR="0003462A" w:rsidRPr="00D9666D" w:rsidRDefault="0003462A" w:rsidP="0003462A">
            <w:pPr>
              <w:keepNext/>
              <w:overflowPunct/>
              <w:autoSpaceDE/>
              <w:autoSpaceDN/>
              <w:adjustRightInd/>
              <w:textAlignment w:val="auto"/>
            </w:pPr>
            <w:r w:rsidRPr="00D9666D">
              <w:t>ObstacleDetect_Stat</w:t>
            </w:r>
          </w:p>
        </w:tc>
        <w:tc>
          <w:tcPr>
            <w:tcW w:w="1170" w:type="dxa"/>
          </w:tcPr>
          <w:p w14:paraId="245E5E9E"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53608C45" w14:textId="77777777" w:rsidR="0003462A" w:rsidRPr="00D20BE7" w:rsidRDefault="0003462A" w:rsidP="0003462A">
            <w:pPr>
              <w:keepNext/>
              <w:rPr>
                <w:sz w:val="18"/>
              </w:rPr>
            </w:pPr>
          </w:p>
        </w:tc>
        <w:tc>
          <w:tcPr>
            <w:tcW w:w="1303" w:type="dxa"/>
          </w:tcPr>
          <w:p w14:paraId="39F207BC" w14:textId="77777777" w:rsidR="0003462A" w:rsidRPr="00D20BE7" w:rsidRDefault="0003462A" w:rsidP="0003462A">
            <w:pPr>
              <w:keepNext/>
              <w:rPr>
                <w:sz w:val="18"/>
              </w:rPr>
            </w:pPr>
          </w:p>
        </w:tc>
        <w:tc>
          <w:tcPr>
            <w:tcW w:w="2693" w:type="dxa"/>
          </w:tcPr>
          <w:p w14:paraId="151F9AE1" w14:textId="77777777" w:rsidR="0003462A" w:rsidRPr="004B44BC" w:rsidRDefault="0003462A" w:rsidP="0003462A">
            <w:pPr>
              <w:keepNext/>
              <w:rPr>
                <w:sz w:val="18"/>
              </w:rPr>
            </w:pPr>
            <w:r>
              <w:rPr>
                <w:sz w:val="18"/>
              </w:rPr>
              <w:t>Internal to RGTM</w:t>
            </w:r>
          </w:p>
        </w:tc>
      </w:tr>
      <w:tr w:rsidR="0003462A" w:rsidRPr="003F473D" w14:paraId="246A6986" w14:textId="77777777" w:rsidTr="0003462A">
        <w:trPr>
          <w:trHeight w:val="143"/>
        </w:trPr>
        <w:tc>
          <w:tcPr>
            <w:tcW w:w="3685" w:type="dxa"/>
            <w:noWrap/>
          </w:tcPr>
          <w:p w14:paraId="31A31E24" w14:textId="77777777" w:rsidR="0003462A" w:rsidRPr="00D9666D" w:rsidRDefault="0003462A" w:rsidP="0003462A">
            <w:pPr>
              <w:keepNext/>
              <w:overflowPunct/>
              <w:autoSpaceDE/>
              <w:autoSpaceDN/>
              <w:adjustRightInd/>
              <w:textAlignment w:val="auto"/>
            </w:pPr>
            <w:r>
              <w:t>RGT_Movement_Stat</w:t>
            </w:r>
          </w:p>
        </w:tc>
        <w:tc>
          <w:tcPr>
            <w:tcW w:w="1170" w:type="dxa"/>
          </w:tcPr>
          <w:p w14:paraId="59C823B8"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6E0F1F1C" w14:textId="77777777" w:rsidR="0003462A" w:rsidRPr="00D20BE7" w:rsidRDefault="0003462A" w:rsidP="0003462A">
            <w:pPr>
              <w:keepNext/>
              <w:rPr>
                <w:sz w:val="18"/>
              </w:rPr>
            </w:pPr>
          </w:p>
        </w:tc>
        <w:tc>
          <w:tcPr>
            <w:tcW w:w="1303" w:type="dxa"/>
          </w:tcPr>
          <w:p w14:paraId="55296A22" w14:textId="77777777" w:rsidR="0003462A" w:rsidRPr="00D20BE7" w:rsidRDefault="0003462A" w:rsidP="0003462A">
            <w:pPr>
              <w:keepNext/>
              <w:rPr>
                <w:sz w:val="18"/>
              </w:rPr>
            </w:pPr>
          </w:p>
        </w:tc>
        <w:tc>
          <w:tcPr>
            <w:tcW w:w="2693" w:type="dxa"/>
          </w:tcPr>
          <w:p w14:paraId="30D98906" w14:textId="77777777" w:rsidR="0003462A" w:rsidRPr="004B44BC" w:rsidRDefault="0003462A" w:rsidP="0003462A">
            <w:pPr>
              <w:keepNext/>
              <w:rPr>
                <w:sz w:val="18"/>
              </w:rPr>
            </w:pPr>
            <w:r>
              <w:rPr>
                <w:sz w:val="18"/>
              </w:rPr>
              <w:t>Internal to RGTM</w:t>
            </w:r>
          </w:p>
        </w:tc>
      </w:tr>
      <w:tr w:rsidR="0003462A" w:rsidRPr="003F473D" w14:paraId="6B279D0C" w14:textId="77777777" w:rsidTr="0003462A">
        <w:trPr>
          <w:trHeight w:val="143"/>
        </w:trPr>
        <w:tc>
          <w:tcPr>
            <w:tcW w:w="3685" w:type="dxa"/>
            <w:noWrap/>
          </w:tcPr>
          <w:p w14:paraId="215EF1F4" w14:textId="77777777" w:rsidR="0003462A" w:rsidRDefault="0003462A" w:rsidP="0003462A">
            <w:pPr>
              <w:keepNext/>
              <w:overflowPunct/>
              <w:autoSpaceDE/>
              <w:autoSpaceDN/>
              <w:adjustRightInd/>
              <w:textAlignment w:val="auto"/>
            </w:pPr>
            <w:r>
              <w:t>RGT_Operation_Zone</w:t>
            </w:r>
          </w:p>
        </w:tc>
        <w:tc>
          <w:tcPr>
            <w:tcW w:w="1170" w:type="dxa"/>
          </w:tcPr>
          <w:p w14:paraId="5274E0ED"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68E5C248" w14:textId="77777777" w:rsidR="0003462A" w:rsidRPr="00D20BE7" w:rsidRDefault="0003462A" w:rsidP="0003462A">
            <w:pPr>
              <w:keepNext/>
              <w:rPr>
                <w:sz w:val="18"/>
              </w:rPr>
            </w:pPr>
          </w:p>
        </w:tc>
        <w:tc>
          <w:tcPr>
            <w:tcW w:w="1303" w:type="dxa"/>
          </w:tcPr>
          <w:p w14:paraId="515B2A5C" w14:textId="77777777" w:rsidR="0003462A" w:rsidRPr="00D20BE7" w:rsidRDefault="0003462A" w:rsidP="0003462A">
            <w:pPr>
              <w:keepNext/>
              <w:rPr>
                <w:sz w:val="18"/>
              </w:rPr>
            </w:pPr>
          </w:p>
        </w:tc>
        <w:tc>
          <w:tcPr>
            <w:tcW w:w="2693" w:type="dxa"/>
          </w:tcPr>
          <w:p w14:paraId="3174DBF9" w14:textId="77777777" w:rsidR="0003462A" w:rsidRPr="004B44BC" w:rsidRDefault="0003462A" w:rsidP="0003462A">
            <w:pPr>
              <w:keepNext/>
              <w:rPr>
                <w:sz w:val="18"/>
              </w:rPr>
            </w:pPr>
            <w:r>
              <w:rPr>
                <w:sz w:val="18"/>
              </w:rPr>
              <w:t>Internal to RGTM</w:t>
            </w:r>
          </w:p>
        </w:tc>
      </w:tr>
      <w:tr w:rsidR="0003462A" w:rsidRPr="003F473D" w14:paraId="02CFBDCF" w14:textId="77777777" w:rsidTr="0003462A">
        <w:trPr>
          <w:trHeight w:val="143"/>
        </w:trPr>
        <w:tc>
          <w:tcPr>
            <w:tcW w:w="3685" w:type="dxa"/>
            <w:noWrap/>
          </w:tcPr>
          <w:p w14:paraId="69C0BB09" w14:textId="77777777" w:rsidR="0003462A" w:rsidRDefault="0003462A" w:rsidP="0003462A">
            <w:pPr>
              <w:keepNext/>
              <w:overflowPunct/>
              <w:autoSpaceDE/>
              <w:autoSpaceDN/>
              <w:adjustRightInd/>
              <w:textAlignment w:val="auto"/>
            </w:pPr>
            <w:r>
              <w:rPr>
                <w:rFonts w:cs="Arial"/>
                <w:color w:val="000000"/>
                <w:sz w:val="18"/>
                <w:szCs w:val="18"/>
              </w:rPr>
              <w:t>RGT_Drift_Control_Rqst</w:t>
            </w:r>
          </w:p>
        </w:tc>
        <w:tc>
          <w:tcPr>
            <w:tcW w:w="1170" w:type="dxa"/>
          </w:tcPr>
          <w:p w14:paraId="21D434D8"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64FBFD83" w14:textId="77777777" w:rsidR="0003462A" w:rsidRPr="00D20BE7" w:rsidRDefault="0003462A" w:rsidP="0003462A">
            <w:pPr>
              <w:keepNext/>
              <w:rPr>
                <w:sz w:val="18"/>
              </w:rPr>
            </w:pPr>
          </w:p>
        </w:tc>
        <w:tc>
          <w:tcPr>
            <w:tcW w:w="1303" w:type="dxa"/>
          </w:tcPr>
          <w:p w14:paraId="32396986" w14:textId="77777777" w:rsidR="0003462A" w:rsidRPr="00D20BE7" w:rsidRDefault="0003462A" w:rsidP="0003462A">
            <w:pPr>
              <w:keepNext/>
              <w:rPr>
                <w:sz w:val="18"/>
              </w:rPr>
            </w:pPr>
          </w:p>
        </w:tc>
        <w:tc>
          <w:tcPr>
            <w:tcW w:w="2693" w:type="dxa"/>
          </w:tcPr>
          <w:p w14:paraId="5F9218D6" w14:textId="77777777" w:rsidR="0003462A" w:rsidRPr="004B44BC" w:rsidRDefault="0003462A" w:rsidP="0003462A">
            <w:pPr>
              <w:keepNext/>
              <w:rPr>
                <w:sz w:val="18"/>
              </w:rPr>
            </w:pPr>
            <w:r>
              <w:rPr>
                <w:sz w:val="18"/>
              </w:rPr>
              <w:t>Internal to RGTM</w:t>
            </w:r>
          </w:p>
        </w:tc>
      </w:tr>
      <w:tr w:rsidR="0003462A" w:rsidRPr="003F473D" w14:paraId="1A4EF61C" w14:textId="77777777" w:rsidTr="0003462A">
        <w:trPr>
          <w:trHeight w:val="143"/>
        </w:trPr>
        <w:tc>
          <w:tcPr>
            <w:tcW w:w="3685" w:type="dxa"/>
            <w:noWrap/>
          </w:tcPr>
          <w:p w14:paraId="76B16F89" w14:textId="77777777" w:rsidR="0003462A" w:rsidRDefault="0003462A" w:rsidP="0003462A">
            <w:pPr>
              <w:keepNext/>
              <w:overflowPunct/>
              <w:autoSpaceDE/>
              <w:autoSpaceDN/>
              <w:adjustRightInd/>
              <w:textAlignment w:val="auto"/>
              <w:rPr>
                <w:rFonts w:cs="Arial"/>
                <w:color w:val="000000"/>
                <w:sz w:val="18"/>
                <w:szCs w:val="18"/>
              </w:rPr>
            </w:pPr>
            <w:r>
              <w:rPr>
                <w:rFonts w:cs="Arial"/>
                <w:color w:val="000000"/>
                <w:sz w:val="18"/>
                <w:szCs w:val="18"/>
              </w:rPr>
              <w:t>OCCR_Cmd</w:t>
            </w:r>
          </w:p>
        </w:tc>
        <w:tc>
          <w:tcPr>
            <w:tcW w:w="1170" w:type="dxa"/>
          </w:tcPr>
          <w:p w14:paraId="1010C39A" w14:textId="77777777" w:rsidR="0003462A" w:rsidRPr="00D20BE7" w:rsidRDefault="0003462A" w:rsidP="0003462A">
            <w:pPr>
              <w:keepNext/>
              <w:rPr>
                <w:color w:val="000000" w:themeColor="text1"/>
                <w:sz w:val="18"/>
              </w:rPr>
            </w:pPr>
            <w:r>
              <w:rPr>
                <w:color w:val="000000" w:themeColor="text1"/>
                <w:sz w:val="18"/>
              </w:rPr>
              <w:t>Same</w:t>
            </w:r>
          </w:p>
        </w:tc>
        <w:tc>
          <w:tcPr>
            <w:tcW w:w="1350" w:type="dxa"/>
          </w:tcPr>
          <w:p w14:paraId="6E2C937B" w14:textId="77777777" w:rsidR="0003462A" w:rsidRPr="00D20BE7" w:rsidRDefault="0003462A" w:rsidP="0003462A">
            <w:pPr>
              <w:keepNext/>
              <w:rPr>
                <w:sz w:val="18"/>
              </w:rPr>
            </w:pPr>
          </w:p>
        </w:tc>
        <w:tc>
          <w:tcPr>
            <w:tcW w:w="1303" w:type="dxa"/>
          </w:tcPr>
          <w:p w14:paraId="3F22B9CA" w14:textId="77777777" w:rsidR="0003462A" w:rsidRPr="00D20BE7" w:rsidRDefault="0003462A" w:rsidP="0003462A">
            <w:pPr>
              <w:keepNext/>
              <w:rPr>
                <w:sz w:val="18"/>
              </w:rPr>
            </w:pPr>
          </w:p>
        </w:tc>
        <w:tc>
          <w:tcPr>
            <w:tcW w:w="2693" w:type="dxa"/>
          </w:tcPr>
          <w:p w14:paraId="323E47A3" w14:textId="77777777" w:rsidR="0003462A" w:rsidRPr="004B44BC" w:rsidRDefault="0003462A" w:rsidP="0003462A">
            <w:pPr>
              <w:keepNext/>
              <w:rPr>
                <w:sz w:val="18"/>
              </w:rPr>
            </w:pPr>
            <w:r>
              <w:rPr>
                <w:sz w:val="18"/>
              </w:rPr>
              <w:t>Internal to RGTM</w:t>
            </w:r>
          </w:p>
        </w:tc>
      </w:tr>
    </w:tbl>
    <w:p w14:paraId="624444FF" w14:textId="77777777" w:rsidR="0003462A" w:rsidRPr="00702453" w:rsidRDefault="0003462A" w:rsidP="0003462A">
      <w:pPr>
        <w:pStyle w:val="Caption"/>
      </w:pPr>
      <w:bookmarkStart w:id="300" w:name="_Toc25584451"/>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50</w:t>
      </w:r>
      <w:r>
        <w:rPr>
          <w:noProof/>
        </w:rPr>
        <w:fldChar w:fldCharType="end"/>
      </w:r>
      <w:r w:rsidRPr="00702453">
        <w:t xml:space="preserve">: </w:t>
      </w:r>
      <w:r>
        <w:t>Input Signal mappings of Function</w:t>
      </w:r>
      <w:bookmarkEnd w:id="300"/>
    </w:p>
    <w:p w14:paraId="7017C6A5" w14:textId="77777777" w:rsidR="0003462A" w:rsidRDefault="0003462A" w:rsidP="0003462A">
      <w:pPr>
        <w:rPr>
          <w:lang w:val="en-GB"/>
        </w:rPr>
      </w:pPr>
    </w:p>
    <w:p w14:paraId="5B2CAA3E" w14:textId="77777777" w:rsidR="0003462A" w:rsidRDefault="0003462A" w:rsidP="0003462A">
      <w:pPr>
        <w:pStyle w:val="Heading6"/>
        <w:rPr>
          <w:lang w:val="en-GB"/>
        </w:rPr>
      </w:pPr>
      <w:bookmarkStart w:id="301" w:name="_Toc32332201"/>
      <w:r>
        <w:rPr>
          <w:lang w:val="en-GB"/>
        </w:rPr>
        <w:t>Output</w:t>
      </w:r>
      <w:r w:rsidRPr="002824C9">
        <w:rPr>
          <w:lang w:val="en-GB"/>
        </w:rPr>
        <w:t>s</w:t>
      </w:r>
      <w:bookmarkEnd w:id="301"/>
    </w:p>
    <w:p w14:paraId="5B8BE191" w14:textId="77777777" w:rsidR="0003462A" w:rsidRDefault="0003462A" w:rsidP="0003462A">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1350"/>
        <w:gridCol w:w="1389"/>
        <w:gridCol w:w="2126"/>
        <w:gridCol w:w="2551"/>
      </w:tblGrid>
      <w:tr w:rsidR="0003462A" w:rsidRPr="00E54DEA" w14:paraId="4D8389B9" w14:textId="77777777" w:rsidTr="0003462A">
        <w:trPr>
          <w:trHeight w:val="173"/>
        </w:trPr>
        <w:tc>
          <w:tcPr>
            <w:tcW w:w="2785" w:type="dxa"/>
            <w:shd w:val="clear" w:color="auto" w:fill="D9D9D9" w:themeFill="background1" w:themeFillShade="D9"/>
            <w:noWrap/>
            <w:hideMark/>
          </w:tcPr>
          <w:p w14:paraId="205957BC" w14:textId="77777777" w:rsidR="0003462A" w:rsidRPr="00E54DEA" w:rsidRDefault="0003462A" w:rsidP="0003462A">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350" w:type="dxa"/>
            <w:shd w:val="clear" w:color="auto" w:fill="D9D9D9" w:themeFill="background1" w:themeFillShade="D9"/>
          </w:tcPr>
          <w:p w14:paraId="1E879BE5"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shd w:val="clear" w:color="auto" w:fill="D9D9D9" w:themeFill="background1" w:themeFillShade="D9"/>
          </w:tcPr>
          <w:p w14:paraId="53745670"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Mapping Details</w:t>
            </w:r>
          </w:p>
          <w:p w14:paraId="3124F402" w14:textId="77777777" w:rsidR="0003462A" w:rsidRPr="001321BD" w:rsidRDefault="0003462A" w:rsidP="0003462A">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shd w:val="clear" w:color="auto" w:fill="D9D9D9" w:themeFill="background1" w:themeFillShade="D9"/>
          </w:tcPr>
          <w:p w14:paraId="71B1CB16"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4CC90D71"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Connection</w:t>
            </w:r>
          </w:p>
          <w:p w14:paraId="58158B08" w14:textId="77777777" w:rsidR="0003462A" w:rsidRDefault="0003462A" w:rsidP="0003462A">
            <w:pPr>
              <w:keepNext/>
              <w:overflowPunct/>
              <w:autoSpaceDE/>
              <w:autoSpaceDN/>
              <w:adjustRightInd/>
              <w:textAlignment w:val="auto"/>
              <w:rPr>
                <w:rFonts w:cs="Arial"/>
                <w:b/>
                <w:bCs/>
                <w:color w:val="000000"/>
              </w:rPr>
            </w:pPr>
            <w:r w:rsidRPr="001321BD">
              <w:rPr>
                <w:i/>
              </w:rPr>
              <w:t>(Optional)</w:t>
            </w:r>
          </w:p>
        </w:tc>
      </w:tr>
      <w:tr w:rsidR="0003462A" w:rsidRPr="003F473D" w14:paraId="724199BA" w14:textId="77777777" w:rsidTr="0003462A">
        <w:trPr>
          <w:trHeight w:val="143"/>
        </w:trPr>
        <w:tc>
          <w:tcPr>
            <w:tcW w:w="2785" w:type="dxa"/>
            <w:noWrap/>
          </w:tcPr>
          <w:p w14:paraId="4A47538D" w14:textId="77777777" w:rsidR="0003462A" w:rsidRPr="006E6CD3" w:rsidRDefault="0003462A" w:rsidP="0003462A">
            <w:pPr>
              <w:keepNext/>
              <w:overflowPunct/>
              <w:autoSpaceDE/>
              <w:autoSpaceDN/>
              <w:adjustRightInd/>
              <w:textAlignment w:val="auto"/>
              <w:rPr>
                <w:rFonts w:cs="Arial"/>
                <w:color w:val="000000"/>
                <w:sz w:val="16"/>
                <w:szCs w:val="16"/>
              </w:rPr>
            </w:pPr>
            <w:r w:rsidRPr="00D9666D">
              <w:rPr>
                <w:rFonts w:cs="Arial"/>
                <w:color w:val="000000"/>
                <w:sz w:val="18"/>
                <w:szCs w:val="18"/>
              </w:rPr>
              <w:t>Valid_RGT_Rqst</w:t>
            </w:r>
          </w:p>
        </w:tc>
        <w:tc>
          <w:tcPr>
            <w:tcW w:w="1350" w:type="dxa"/>
          </w:tcPr>
          <w:p w14:paraId="2D5D1DCB" w14:textId="77777777" w:rsidR="0003462A" w:rsidRPr="00D20BE7" w:rsidRDefault="0003462A" w:rsidP="0003462A">
            <w:pPr>
              <w:keepNext/>
              <w:rPr>
                <w:color w:val="000000" w:themeColor="text1"/>
                <w:sz w:val="18"/>
              </w:rPr>
            </w:pPr>
            <w:r>
              <w:rPr>
                <w:color w:val="000000" w:themeColor="text1"/>
                <w:sz w:val="18"/>
              </w:rPr>
              <w:t>Same</w:t>
            </w:r>
          </w:p>
        </w:tc>
        <w:tc>
          <w:tcPr>
            <w:tcW w:w="1389" w:type="dxa"/>
          </w:tcPr>
          <w:p w14:paraId="684CB8DB" w14:textId="77777777" w:rsidR="0003462A" w:rsidRPr="00D20BE7" w:rsidRDefault="0003462A" w:rsidP="0003462A">
            <w:pPr>
              <w:keepNext/>
              <w:rPr>
                <w:sz w:val="18"/>
              </w:rPr>
            </w:pPr>
          </w:p>
        </w:tc>
        <w:tc>
          <w:tcPr>
            <w:tcW w:w="2126" w:type="dxa"/>
          </w:tcPr>
          <w:p w14:paraId="625C87AB" w14:textId="77777777" w:rsidR="0003462A" w:rsidRPr="00D20BE7" w:rsidRDefault="0003462A" w:rsidP="0003462A">
            <w:pPr>
              <w:keepNext/>
              <w:rPr>
                <w:sz w:val="18"/>
              </w:rPr>
            </w:pPr>
          </w:p>
        </w:tc>
        <w:tc>
          <w:tcPr>
            <w:tcW w:w="2551" w:type="dxa"/>
          </w:tcPr>
          <w:p w14:paraId="12CD8A5C" w14:textId="77777777" w:rsidR="0003462A" w:rsidRPr="004B44BC" w:rsidRDefault="0003462A" w:rsidP="0003462A">
            <w:pPr>
              <w:keepNext/>
              <w:rPr>
                <w:sz w:val="18"/>
              </w:rPr>
            </w:pPr>
            <w:r>
              <w:rPr>
                <w:sz w:val="18"/>
              </w:rPr>
              <w:t>Internal to RGTM</w:t>
            </w:r>
          </w:p>
        </w:tc>
      </w:tr>
      <w:tr w:rsidR="00AC6703" w:rsidRPr="003F473D" w14:paraId="54DD796B" w14:textId="77777777" w:rsidTr="0003462A">
        <w:trPr>
          <w:trHeight w:val="143"/>
        </w:trPr>
        <w:tc>
          <w:tcPr>
            <w:tcW w:w="2785" w:type="dxa"/>
            <w:noWrap/>
          </w:tcPr>
          <w:p w14:paraId="59B35826" w14:textId="77777777" w:rsidR="00AC6703" w:rsidRDefault="00AC6703" w:rsidP="00AC6703">
            <w:pPr>
              <w:overflowPunct/>
              <w:autoSpaceDE/>
              <w:autoSpaceDN/>
              <w:adjustRightInd/>
              <w:textAlignment w:val="auto"/>
              <w:rPr>
                <w:rFonts w:cs="Arial"/>
                <w:color w:val="000000"/>
                <w:sz w:val="18"/>
                <w:szCs w:val="18"/>
              </w:rPr>
            </w:pPr>
            <w:r w:rsidRPr="00022BE4">
              <w:rPr>
                <w:rFonts w:cs="Arial"/>
                <w:color w:val="000000"/>
                <w:sz w:val="18"/>
                <w:szCs w:val="18"/>
              </w:rPr>
              <w:t>RGT_Obstacle_Chime_Rqst</w:t>
            </w:r>
          </w:p>
        </w:tc>
        <w:tc>
          <w:tcPr>
            <w:tcW w:w="1350" w:type="dxa"/>
          </w:tcPr>
          <w:p w14:paraId="50499314" w14:textId="77777777" w:rsidR="00AC6703" w:rsidRPr="00D20BE7" w:rsidRDefault="00AC6703" w:rsidP="00AC6703">
            <w:pPr>
              <w:keepNext/>
              <w:rPr>
                <w:color w:val="000000" w:themeColor="text1"/>
                <w:sz w:val="18"/>
              </w:rPr>
            </w:pPr>
            <w:r>
              <w:rPr>
                <w:color w:val="000000" w:themeColor="text1"/>
                <w:sz w:val="18"/>
              </w:rPr>
              <w:t>Same</w:t>
            </w:r>
          </w:p>
        </w:tc>
        <w:tc>
          <w:tcPr>
            <w:tcW w:w="1389" w:type="dxa"/>
          </w:tcPr>
          <w:p w14:paraId="319C47F9" w14:textId="77777777" w:rsidR="00AC6703" w:rsidRPr="00D20BE7" w:rsidRDefault="00AC6703" w:rsidP="00AC6703">
            <w:pPr>
              <w:keepNext/>
              <w:rPr>
                <w:sz w:val="18"/>
              </w:rPr>
            </w:pPr>
          </w:p>
        </w:tc>
        <w:tc>
          <w:tcPr>
            <w:tcW w:w="2126" w:type="dxa"/>
          </w:tcPr>
          <w:p w14:paraId="5381EFE6" w14:textId="77777777" w:rsidR="00AC6703" w:rsidRPr="00D20BE7" w:rsidRDefault="00AC6703" w:rsidP="00AC6703">
            <w:pPr>
              <w:keepNext/>
              <w:rPr>
                <w:sz w:val="18"/>
              </w:rPr>
            </w:pPr>
          </w:p>
        </w:tc>
        <w:tc>
          <w:tcPr>
            <w:tcW w:w="2551" w:type="dxa"/>
          </w:tcPr>
          <w:p w14:paraId="3ADD3F98" w14:textId="77777777" w:rsidR="00AC6703" w:rsidRPr="004B44BC" w:rsidRDefault="00AC6703" w:rsidP="00AC6703">
            <w:pPr>
              <w:keepNext/>
              <w:rPr>
                <w:sz w:val="18"/>
              </w:rPr>
            </w:pPr>
            <w:r>
              <w:rPr>
                <w:sz w:val="18"/>
              </w:rPr>
              <w:t>Internal to RGTM</w:t>
            </w:r>
          </w:p>
        </w:tc>
      </w:tr>
      <w:tr w:rsidR="00AC6703" w:rsidRPr="003F473D" w14:paraId="3B0987C7" w14:textId="77777777" w:rsidTr="0003462A">
        <w:trPr>
          <w:trHeight w:val="143"/>
        </w:trPr>
        <w:tc>
          <w:tcPr>
            <w:tcW w:w="2785" w:type="dxa"/>
            <w:noWrap/>
          </w:tcPr>
          <w:p w14:paraId="4F87D77C" w14:textId="77777777" w:rsidR="00AC6703" w:rsidRPr="00022BE4" w:rsidRDefault="00AC6703" w:rsidP="00AC6703">
            <w:pPr>
              <w:overflowPunct/>
              <w:autoSpaceDE/>
              <w:autoSpaceDN/>
              <w:adjustRightInd/>
              <w:textAlignment w:val="auto"/>
              <w:rPr>
                <w:rFonts w:cs="Arial"/>
                <w:color w:val="000000"/>
                <w:sz w:val="18"/>
                <w:szCs w:val="18"/>
              </w:rPr>
            </w:pPr>
            <w:r w:rsidRPr="00F349AC">
              <w:rPr>
                <w:rFonts w:cs="Arial"/>
                <w:color w:val="000000"/>
                <w:sz w:val="18"/>
                <w:szCs w:val="18"/>
              </w:rPr>
              <w:t>Invalid_RGT_FeedbackChime</w:t>
            </w:r>
          </w:p>
        </w:tc>
        <w:tc>
          <w:tcPr>
            <w:tcW w:w="1350" w:type="dxa"/>
          </w:tcPr>
          <w:p w14:paraId="2962932E" w14:textId="77777777" w:rsidR="00AC6703" w:rsidRPr="00D20BE7" w:rsidRDefault="00AC6703" w:rsidP="00AC6703">
            <w:pPr>
              <w:keepNext/>
              <w:rPr>
                <w:color w:val="000000" w:themeColor="text1"/>
                <w:sz w:val="18"/>
              </w:rPr>
            </w:pPr>
            <w:r>
              <w:rPr>
                <w:color w:val="000000" w:themeColor="text1"/>
                <w:sz w:val="18"/>
              </w:rPr>
              <w:t>Same</w:t>
            </w:r>
          </w:p>
        </w:tc>
        <w:tc>
          <w:tcPr>
            <w:tcW w:w="1389" w:type="dxa"/>
          </w:tcPr>
          <w:p w14:paraId="45B50B1A" w14:textId="77777777" w:rsidR="00AC6703" w:rsidRPr="00D20BE7" w:rsidRDefault="00AC6703" w:rsidP="00AC6703">
            <w:pPr>
              <w:keepNext/>
              <w:rPr>
                <w:sz w:val="18"/>
              </w:rPr>
            </w:pPr>
          </w:p>
        </w:tc>
        <w:tc>
          <w:tcPr>
            <w:tcW w:w="2126" w:type="dxa"/>
          </w:tcPr>
          <w:p w14:paraId="4D77B18C" w14:textId="77777777" w:rsidR="00AC6703" w:rsidRPr="00D20BE7" w:rsidRDefault="00AC6703" w:rsidP="00AC6703">
            <w:pPr>
              <w:keepNext/>
              <w:rPr>
                <w:sz w:val="18"/>
              </w:rPr>
            </w:pPr>
          </w:p>
        </w:tc>
        <w:tc>
          <w:tcPr>
            <w:tcW w:w="2551" w:type="dxa"/>
          </w:tcPr>
          <w:p w14:paraId="03E31E2E" w14:textId="77777777" w:rsidR="00AC6703" w:rsidRPr="004B44BC" w:rsidRDefault="00AC6703" w:rsidP="00AC6703">
            <w:pPr>
              <w:keepNext/>
              <w:rPr>
                <w:sz w:val="18"/>
              </w:rPr>
            </w:pPr>
            <w:r>
              <w:rPr>
                <w:sz w:val="18"/>
              </w:rPr>
              <w:t>Internal to RGTM</w:t>
            </w:r>
          </w:p>
        </w:tc>
      </w:tr>
    </w:tbl>
    <w:p w14:paraId="77AAB88D" w14:textId="77777777" w:rsidR="0003462A" w:rsidRPr="00702453" w:rsidRDefault="0003462A" w:rsidP="0003462A">
      <w:pPr>
        <w:pStyle w:val="Caption"/>
      </w:pPr>
      <w:bookmarkStart w:id="302" w:name="_Toc25584452"/>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51</w:t>
      </w:r>
      <w:r>
        <w:rPr>
          <w:noProof/>
        </w:rPr>
        <w:fldChar w:fldCharType="end"/>
      </w:r>
      <w:r w:rsidRPr="00702453">
        <w:t xml:space="preserve">: </w:t>
      </w:r>
      <w:r>
        <w:t>Output Signal mappings of Function</w:t>
      </w:r>
      <w:bookmarkEnd w:id="302"/>
    </w:p>
    <w:p w14:paraId="6B770290" w14:textId="77777777" w:rsidR="0003462A" w:rsidRDefault="0003462A" w:rsidP="0003462A">
      <w:pPr>
        <w:rPr>
          <w:lang w:val="en-GB"/>
        </w:rPr>
      </w:pPr>
    </w:p>
    <w:p w14:paraId="4FAA4C91" w14:textId="77777777" w:rsidR="0003462A" w:rsidRDefault="0003462A" w:rsidP="0003462A">
      <w:pPr>
        <w:pStyle w:val="Heading6"/>
      </w:pPr>
      <w:bookmarkStart w:id="303" w:name="_Toc32332202"/>
      <w:r>
        <w:t>Parameters</w:t>
      </w:r>
      <w:bookmarkEnd w:id="303"/>
    </w:p>
    <w:p w14:paraId="53483310" w14:textId="77777777" w:rsidR="0003462A" w:rsidRPr="00A57D05" w:rsidRDefault="0003462A" w:rsidP="0003462A">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03462A" w:rsidRPr="00E54DEA" w14:paraId="0F303E0B" w14:textId="77777777" w:rsidTr="0003462A">
        <w:trPr>
          <w:trHeight w:val="161"/>
        </w:trPr>
        <w:tc>
          <w:tcPr>
            <w:tcW w:w="1838" w:type="dxa"/>
            <w:shd w:val="clear" w:color="auto" w:fill="D9D9D9" w:themeFill="background1" w:themeFillShade="D9"/>
            <w:noWrap/>
            <w:hideMark/>
          </w:tcPr>
          <w:p w14:paraId="13DBC53B" w14:textId="77777777" w:rsidR="0003462A" w:rsidRPr="00E54DEA" w:rsidRDefault="0003462A" w:rsidP="0003462A">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12A28CB"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96BF512"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DA5A129" w14:textId="77777777" w:rsidR="0003462A" w:rsidRPr="00E54DEA" w:rsidRDefault="0003462A" w:rsidP="0003462A">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62471D9" w14:textId="77777777" w:rsidR="0003462A" w:rsidRDefault="0003462A" w:rsidP="0003462A">
            <w:pPr>
              <w:keepNext/>
              <w:overflowPunct/>
              <w:autoSpaceDE/>
              <w:autoSpaceDN/>
              <w:adjustRightInd/>
              <w:textAlignment w:val="auto"/>
              <w:rPr>
                <w:rFonts w:cs="Arial"/>
                <w:b/>
                <w:bCs/>
                <w:color w:val="000000"/>
              </w:rPr>
            </w:pPr>
            <w:r>
              <w:rPr>
                <w:rFonts w:cs="Arial"/>
                <w:b/>
                <w:bCs/>
                <w:color w:val="000000"/>
              </w:rPr>
              <w:t>Method Details</w:t>
            </w:r>
          </w:p>
        </w:tc>
      </w:tr>
      <w:tr w:rsidR="0003462A" w:rsidRPr="003F473D" w14:paraId="330DEDB8" w14:textId="77777777" w:rsidTr="0003462A">
        <w:trPr>
          <w:trHeight w:val="70"/>
        </w:trPr>
        <w:tc>
          <w:tcPr>
            <w:tcW w:w="1838" w:type="dxa"/>
            <w:noWrap/>
          </w:tcPr>
          <w:p w14:paraId="48C8E5EA" w14:textId="77777777" w:rsidR="0003462A" w:rsidRPr="00D20BE7" w:rsidRDefault="0003462A" w:rsidP="0003462A">
            <w:pPr>
              <w:keepNext/>
              <w:overflowPunct/>
              <w:autoSpaceDE/>
              <w:autoSpaceDN/>
              <w:adjustRightInd/>
              <w:textAlignment w:val="auto"/>
              <w:rPr>
                <w:color w:val="000000" w:themeColor="text1"/>
                <w:sz w:val="18"/>
              </w:rPr>
            </w:pPr>
          </w:p>
        </w:tc>
        <w:tc>
          <w:tcPr>
            <w:tcW w:w="1843" w:type="dxa"/>
          </w:tcPr>
          <w:p w14:paraId="5E292B81" w14:textId="77777777" w:rsidR="0003462A" w:rsidRPr="00D20BE7" w:rsidRDefault="0003462A" w:rsidP="0003462A">
            <w:pPr>
              <w:keepNext/>
              <w:rPr>
                <w:color w:val="000000" w:themeColor="text1"/>
                <w:sz w:val="18"/>
              </w:rPr>
            </w:pPr>
          </w:p>
        </w:tc>
        <w:tc>
          <w:tcPr>
            <w:tcW w:w="1701" w:type="dxa"/>
          </w:tcPr>
          <w:p w14:paraId="6C76EA79" w14:textId="77777777" w:rsidR="0003462A" w:rsidRPr="00D20BE7" w:rsidRDefault="0003462A" w:rsidP="0003462A">
            <w:pPr>
              <w:keepNext/>
              <w:rPr>
                <w:sz w:val="18"/>
              </w:rPr>
            </w:pPr>
          </w:p>
        </w:tc>
        <w:tc>
          <w:tcPr>
            <w:tcW w:w="1417" w:type="dxa"/>
            <w:noWrap/>
          </w:tcPr>
          <w:p w14:paraId="290E1267" w14:textId="77777777" w:rsidR="0003462A" w:rsidRPr="00D20BE7" w:rsidRDefault="0003462A" w:rsidP="0003462A">
            <w:pPr>
              <w:keepNext/>
              <w:rPr>
                <w:color w:val="000000" w:themeColor="text1"/>
                <w:sz w:val="18"/>
              </w:rPr>
            </w:pPr>
          </w:p>
        </w:tc>
        <w:tc>
          <w:tcPr>
            <w:tcW w:w="3402" w:type="dxa"/>
          </w:tcPr>
          <w:p w14:paraId="1BE4C95E" w14:textId="77777777" w:rsidR="0003462A" w:rsidRPr="00D20BE7" w:rsidRDefault="0003462A" w:rsidP="0003462A">
            <w:pPr>
              <w:keepNext/>
              <w:rPr>
                <w:sz w:val="18"/>
              </w:rPr>
            </w:pPr>
          </w:p>
        </w:tc>
      </w:tr>
    </w:tbl>
    <w:p w14:paraId="38658C21" w14:textId="77777777" w:rsidR="0003462A" w:rsidRPr="00702453" w:rsidRDefault="0003462A" w:rsidP="0003462A">
      <w:pPr>
        <w:pStyle w:val="Caption"/>
      </w:pPr>
      <w:bookmarkStart w:id="304" w:name="_Toc25584453"/>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52</w:t>
      </w:r>
      <w:r>
        <w:rPr>
          <w:noProof/>
        </w:rPr>
        <w:fldChar w:fldCharType="end"/>
      </w:r>
      <w:r w:rsidRPr="00702453">
        <w:t xml:space="preserve">: </w:t>
      </w:r>
      <w:r>
        <w:t>Parameter mappings of Function</w:t>
      </w:r>
      <w:bookmarkEnd w:id="304"/>
    </w:p>
    <w:p w14:paraId="2ABD9120" w14:textId="77777777" w:rsidR="0003462A" w:rsidRPr="003E2313" w:rsidRDefault="0003462A" w:rsidP="0003462A">
      <w:pPr>
        <w:pStyle w:val="Heading6"/>
      </w:pPr>
      <w:bookmarkStart w:id="305" w:name="_Toc32332203"/>
      <w:r>
        <w:t>Interface</w:t>
      </w:r>
      <w:r w:rsidRPr="003E2313">
        <w:t xml:space="preserve"> Requirements</w:t>
      </w:r>
      <w:bookmarkEnd w:id="305"/>
    </w:p>
    <w:p w14:paraId="457548E0" w14:textId="77777777" w:rsidR="0003462A" w:rsidRPr="003225C9" w:rsidRDefault="0003462A" w:rsidP="0003462A">
      <w:pPr>
        <w:tabs>
          <w:tab w:val="left" w:pos="284"/>
          <w:tab w:val="left" w:pos="851"/>
        </w:tabs>
      </w:pPr>
      <w:r>
        <w:t>N/A</w:t>
      </w:r>
    </w:p>
    <w:p w14:paraId="3F798175" w14:textId="77777777" w:rsidR="0003462A" w:rsidRDefault="0003462A" w:rsidP="0003462A">
      <w:pPr>
        <w:pStyle w:val="Heading6"/>
        <w:numPr>
          <w:ilvl w:val="4"/>
          <w:numId w:val="5"/>
        </w:numPr>
        <w:tabs>
          <w:tab w:val="clear" w:pos="1418"/>
        </w:tabs>
        <w:rPr>
          <w:lang w:val="en-GB"/>
        </w:rPr>
      </w:pPr>
      <w:bookmarkStart w:id="306" w:name="_Toc32332204"/>
      <w:r>
        <w:rPr>
          <w:lang w:val="en-GB"/>
        </w:rPr>
        <w:lastRenderedPageBreak/>
        <w:t>Function Requirements</w:t>
      </w:r>
      <w:bookmarkEnd w:id="306"/>
    </w:p>
    <w:p w14:paraId="3368354E" w14:textId="77777777" w:rsidR="0003462A" w:rsidRDefault="0003462A" w:rsidP="0003462A">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5504"/>
        <w:gridCol w:w="1924"/>
      </w:tblGrid>
      <w:tr w:rsidR="0003462A" w14:paraId="03B1F3C1" w14:textId="77777777" w:rsidTr="0003462A">
        <w:tc>
          <w:tcPr>
            <w:tcW w:w="2762" w:type="dxa"/>
            <w:shd w:val="clear" w:color="auto" w:fill="D9D9D9" w:themeFill="background1" w:themeFillShade="D9"/>
          </w:tcPr>
          <w:p w14:paraId="3FD1B5F8" w14:textId="77777777" w:rsidR="0003462A" w:rsidRDefault="0003462A" w:rsidP="0003462A">
            <w:pPr>
              <w:keepNext/>
              <w:rPr>
                <w:b/>
              </w:rPr>
            </w:pPr>
            <w:r w:rsidRPr="00AF169D">
              <w:rPr>
                <w:b/>
              </w:rPr>
              <w:t>Requirement ID</w:t>
            </w:r>
          </w:p>
          <w:p w14:paraId="6B3ED39E" w14:textId="77777777" w:rsidR="0003462A" w:rsidRPr="00AF169D" w:rsidRDefault="0003462A" w:rsidP="0003462A">
            <w:pPr>
              <w:keepNext/>
              <w:rPr>
                <w:b/>
              </w:rPr>
            </w:pPr>
            <w:r w:rsidRPr="00EB7BB6">
              <w:t>(of Logical Function)</w:t>
            </w:r>
          </w:p>
        </w:tc>
        <w:tc>
          <w:tcPr>
            <w:tcW w:w="5513" w:type="dxa"/>
            <w:shd w:val="clear" w:color="auto" w:fill="D9D9D9" w:themeFill="background1" w:themeFillShade="D9"/>
          </w:tcPr>
          <w:p w14:paraId="64493D25" w14:textId="77777777" w:rsidR="0003462A" w:rsidRPr="00AF169D" w:rsidRDefault="0003462A" w:rsidP="0003462A">
            <w:pPr>
              <w:keepNext/>
              <w:rPr>
                <w:b/>
              </w:rPr>
            </w:pPr>
            <w:r w:rsidRPr="00AF169D">
              <w:rPr>
                <w:b/>
              </w:rPr>
              <w:t>Requirement Title</w:t>
            </w:r>
          </w:p>
        </w:tc>
        <w:tc>
          <w:tcPr>
            <w:tcW w:w="1926" w:type="dxa"/>
            <w:shd w:val="clear" w:color="auto" w:fill="D9D9D9" w:themeFill="background1" w:themeFillShade="D9"/>
          </w:tcPr>
          <w:p w14:paraId="68BBB23E" w14:textId="77777777" w:rsidR="0003462A" w:rsidRPr="00AF169D" w:rsidRDefault="0003462A" w:rsidP="0003462A">
            <w:pPr>
              <w:keepNext/>
              <w:rPr>
                <w:b/>
              </w:rPr>
            </w:pPr>
            <w:r>
              <w:rPr>
                <w:b/>
              </w:rPr>
              <w:t>Comment</w:t>
            </w:r>
          </w:p>
        </w:tc>
      </w:tr>
      <w:tr w:rsidR="0003462A" w14:paraId="4C2900C1" w14:textId="77777777" w:rsidTr="0003462A">
        <w:tc>
          <w:tcPr>
            <w:tcW w:w="2762" w:type="dxa"/>
          </w:tcPr>
          <w:p w14:paraId="5CE0F6EC" w14:textId="77777777" w:rsidR="0003462A" w:rsidRDefault="0003462A" w:rsidP="0003462A">
            <w:pPr>
              <w:keepNext/>
            </w:pPr>
            <w:bookmarkStart w:id="307" w:name="R_FNC_00001_ID_User_request_for_Open_Ope"/>
            <w:r>
              <w:t>R_FNC_BEC_MOVE_00001</w:t>
            </w:r>
            <w:bookmarkEnd w:id="307"/>
          </w:p>
        </w:tc>
        <w:tc>
          <w:tcPr>
            <w:tcW w:w="5513" w:type="dxa"/>
          </w:tcPr>
          <w:p w14:paraId="3D6DA456" w14:textId="77777777" w:rsidR="0003462A" w:rsidRDefault="0003462A" w:rsidP="0003462A">
            <w:pPr>
              <w:keepNext/>
            </w:pPr>
            <w:r>
              <w:t>User request for Unlatch Operation</w:t>
            </w:r>
          </w:p>
        </w:tc>
        <w:tc>
          <w:tcPr>
            <w:tcW w:w="1926" w:type="dxa"/>
          </w:tcPr>
          <w:p w14:paraId="32464099" w14:textId="77777777" w:rsidR="0003462A" w:rsidRDefault="0003462A" w:rsidP="0003462A">
            <w:pPr>
              <w:keepNext/>
            </w:pPr>
          </w:p>
        </w:tc>
      </w:tr>
      <w:tr w:rsidR="0003462A" w14:paraId="4564F207" w14:textId="77777777" w:rsidTr="0003462A">
        <w:tc>
          <w:tcPr>
            <w:tcW w:w="2762" w:type="dxa"/>
          </w:tcPr>
          <w:p w14:paraId="5C0EB76A" w14:textId="77777777" w:rsidR="0003462A" w:rsidRDefault="0003462A" w:rsidP="0003462A">
            <w:pPr>
              <w:keepNext/>
            </w:pPr>
            <w:r>
              <w:t>R_FNC_BEC_MOVE_00002</w:t>
            </w:r>
          </w:p>
        </w:tc>
        <w:tc>
          <w:tcPr>
            <w:tcW w:w="5513" w:type="dxa"/>
          </w:tcPr>
          <w:p w14:paraId="3B9F4C67" w14:textId="77777777" w:rsidR="0003462A" w:rsidRDefault="0003462A" w:rsidP="0003462A">
            <w:pPr>
              <w:keepNext/>
            </w:pPr>
            <w:r>
              <w:t>User Request for Open Operation</w:t>
            </w:r>
          </w:p>
        </w:tc>
        <w:tc>
          <w:tcPr>
            <w:tcW w:w="1926" w:type="dxa"/>
          </w:tcPr>
          <w:p w14:paraId="6942DEA9" w14:textId="77777777" w:rsidR="0003462A" w:rsidRDefault="0003462A" w:rsidP="0003462A">
            <w:pPr>
              <w:keepNext/>
            </w:pPr>
          </w:p>
        </w:tc>
      </w:tr>
      <w:tr w:rsidR="0003462A" w14:paraId="225BAB57" w14:textId="77777777" w:rsidTr="0003462A">
        <w:tc>
          <w:tcPr>
            <w:tcW w:w="2762" w:type="dxa"/>
          </w:tcPr>
          <w:p w14:paraId="4CA5E151" w14:textId="77777777" w:rsidR="0003462A" w:rsidRDefault="0003462A" w:rsidP="0003462A">
            <w:pPr>
              <w:keepNext/>
            </w:pPr>
            <w:r>
              <w:t>R_FNC_BEC_MOVE_00003</w:t>
            </w:r>
          </w:p>
        </w:tc>
        <w:tc>
          <w:tcPr>
            <w:tcW w:w="5513" w:type="dxa"/>
          </w:tcPr>
          <w:p w14:paraId="12C1B40D" w14:textId="77777777" w:rsidR="0003462A" w:rsidRDefault="0003462A" w:rsidP="0003462A">
            <w:pPr>
              <w:keepNext/>
            </w:pPr>
            <w:r>
              <w:t>User Request for Close Operation</w:t>
            </w:r>
          </w:p>
        </w:tc>
        <w:tc>
          <w:tcPr>
            <w:tcW w:w="1926" w:type="dxa"/>
          </w:tcPr>
          <w:p w14:paraId="2C24FF1C" w14:textId="77777777" w:rsidR="0003462A" w:rsidRDefault="0003462A" w:rsidP="0003462A">
            <w:pPr>
              <w:keepNext/>
            </w:pPr>
          </w:p>
        </w:tc>
      </w:tr>
      <w:tr w:rsidR="0003462A" w14:paraId="75AF2C10" w14:textId="77777777" w:rsidTr="0003462A">
        <w:tc>
          <w:tcPr>
            <w:tcW w:w="2762" w:type="dxa"/>
          </w:tcPr>
          <w:p w14:paraId="31C8FE1A" w14:textId="77777777" w:rsidR="0003462A" w:rsidRDefault="0003462A" w:rsidP="0003462A">
            <w:pPr>
              <w:keepNext/>
            </w:pPr>
            <w:r>
              <w:t>R_FNC_BEC_MOVE_00004</w:t>
            </w:r>
          </w:p>
        </w:tc>
        <w:tc>
          <w:tcPr>
            <w:tcW w:w="5513" w:type="dxa"/>
          </w:tcPr>
          <w:p w14:paraId="06C8E897" w14:textId="77777777" w:rsidR="0003462A" w:rsidRDefault="0003462A" w:rsidP="0003462A">
            <w:pPr>
              <w:keepNext/>
            </w:pPr>
            <w:r>
              <w:t>User Request for Stop Operation</w:t>
            </w:r>
          </w:p>
        </w:tc>
        <w:tc>
          <w:tcPr>
            <w:tcW w:w="1926" w:type="dxa"/>
          </w:tcPr>
          <w:p w14:paraId="648FA4B9" w14:textId="77777777" w:rsidR="0003462A" w:rsidRDefault="0003462A" w:rsidP="0003462A">
            <w:pPr>
              <w:keepNext/>
            </w:pPr>
          </w:p>
        </w:tc>
      </w:tr>
      <w:tr w:rsidR="0003462A" w14:paraId="5EE7CB1B" w14:textId="77777777" w:rsidTr="0003462A">
        <w:tc>
          <w:tcPr>
            <w:tcW w:w="2762" w:type="dxa"/>
          </w:tcPr>
          <w:p w14:paraId="5C3A605D" w14:textId="77777777" w:rsidR="0003462A" w:rsidRDefault="0003462A" w:rsidP="0003462A">
            <w:pPr>
              <w:keepNext/>
            </w:pPr>
            <w:r>
              <w:t>R_FNC_BEC_MOVE_00005</w:t>
            </w:r>
          </w:p>
        </w:tc>
        <w:tc>
          <w:tcPr>
            <w:tcW w:w="5513" w:type="dxa"/>
          </w:tcPr>
          <w:p w14:paraId="468FC80C" w14:textId="77777777" w:rsidR="0003462A" w:rsidRDefault="0003462A" w:rsidP="0003462A">
            <w:pPr>
              <w:keepNext/>
            </w:pPr>
            <w:r>
              <w:t>Inhibit User Requested Operation</w:t>
            </w:r>
          </w:p>
        </w:tc>
        <w:tc>
          <w:tcPr>
            <w:tcW w:w="1926" w:type="dxa"/>
          </w:tcPr>
          <w:p w14:paraId="14FA3C4B" w14:textId="77777777" w:rsidR="0003462A" w:rsidRDefault="0003462A" w:rsidP="0003462A">
            <w:pPr>
              <w:keepNext/>
            </w:pPr>
          </w:p>
        </w:tc>
      </w:tr>
      <w:tr w:rsidR="0003462A" w14:paraId="1CB83774" w14:textId="77777777" w:rsidTr="0003462A">
        <w:tc>
          <w:tcPr>
            <w:tcW w:w="2762" w:type="dxa"/>
          </w:tcPr>
          <w:p w14:paraId="7D67BE0B" w14:textId="77777777" w:rsidR="0003462A" w:rsidRDefault="0003462A" w:rsidP="0003462A">
            <w:pPr>
              <w:keepNext/>
            </w:pPr>
            <w:r>
              <w:t>R_FNC_BEC_MOVE_00006</w:t>
            </w:r>
          </w:p>
        </w:tc>
        <w:tc>
          <w:tcPr>
            <w:tcW w:w="5513" w:type="dxa"/>
          </w:tcPr>
          <w:p w14:paraId="0FF2BA23" w14:textId="77777777" w:rsidR="0003462A" w:rsidRDefault="0003462A" w:rsidP="0003462A">
            <w:pPr>
              <w:keepNext/>
            </w:pPr>
            <w:r>
              <w:t>Move Request due to BEC Manage Drift</w:t>
            </w:r>
          </w:p>
        </w:tc>
        <w:tc>
          <w:tcPr>
            <w:tcW w:w="1926" w:type="dxa"/>
          </w:tcPr>
          <w:p w14:paraId="6DDB9A38" w14:textId="77777777" w:rsidR="0003462A" w:rsidRDefault="0003462A" w:rsidP="0003462A">
            <w:pPr>
              <w:keepNext/>
            </w:pPr>
          </w:p>
        </w:tc>
      </w:tr>
      <w:tr w:rsidR="0003462A" w14:paraId="366828DD" w14:textId="77777777" w:rsidTr="0003462A">
        <w:tc>
          <w:tcPr>
            <w:tcW w:w="2762" w:type="dxa"/>
          </w:tcPr>
          <w:p w14:paraId="62342033" w14:textId="77777777" w:rsidR="0003462A" w:rsidRDefault="0003462A" w:rsidP="0003462A">
            <w:pPr>
              <w:keepNext/>
            </w:pPr>
            <w:r>
              <w:t>R_FNC_BEC_MOVE_00007</w:t>
            </w:r>
          </w:p>
        </w:tc>
        <w:tc>
          <w:tcPr>
            <w:tcW w:w="5513" w:type="dxa"/>
          </w:tcPr>
          <w:p w14:paraId="04C4342D" w14:textId="77777777" w:rsidR="0003462A" w:rsidRDefault="0003462A" w:rsidP="0003462A">
            <w:pPr>
              <w:keepNext/>
            </w:pPr>
            <w:r>
              <w:t>Move Request Due to Diagnostics</w:t>
            </w:r>
          </w:p>
        </w:tc>
        <w:tc>
          <w:tcPr>
            <w:tcW w:w="1926" w:type="dxa"/>
          </w:tcPr>
          <w:p w14:paraId="7612482F" w14:textId="77777777" w:rsidR="0003462A" w:rsidRDefault="0003462A" w:rsidP="0003462A">
            <w:pPr>
              <w:keepNext/>
            </w:pPr>
          </w:p>
        </w:tc>
      </w:tr>
      <w:tr w:rsidR="0003462A" w14:paraId="1312CC60" w14:textId="77777777" w:rsidTr="0003462A">
        <w:tc>
          <w:tcPr>
            <w:tcW w:w="2762" w:type="dxa"/>
          </w:tcPr>
          <w:p w14:paraId="54F46E71" w14:textId="77777777" w:rsidR="0003462A" w:rsidRDefault="0003462A" w:rsidP="0003462A">
            <w:pPr>
              <w:keepNext/>
            </w:pPr>
            <w:r>
              <w:t>R_FNC_BEC_MOVE_00008</w:t>
            </w:r>
          </w:p>
        </w:tc>
        <w:tc>
          <w:tcPr>
            <w:tcW w:w="5513" w:type="dxa"/>
          </w:tcPr>
          <w:p w14:paraId="403DBBD1" w14:textId="77777777" w:rsidR="0003462A" w:rsidRDefault="0003462A" w:rsidP="0003462A">
            <w:pPr>
              <w:keepNext/>
            </w:pPr>
            <w:r>
              <w:t>Move Request Due to User Request</w:t>
            </w:r>
          </w:p>
        </w:tc>
        <w:tc>
          <w:tcPr>
            <w:tcW w:w="1926" w:type="dxa"/>
          </w:tcPr>
          <w:p w14:paraId="1B5B27CE" w14:textId="77777777" w:rsidR="0003462A" w:rsidRDefault="0003462A" w:rsidP="0003462A">
            <w:pPr>
              <w:keepNext/>
            </w:pPr>
          </w:p>
        </w:tc>
      </w:tr>
      <w:tr w:rsidR="00AC6703" w14:paraId="4315262E" w14:textId="77777777" w:rsidTr="0003462A">
        <w:tc>
          <w:tcPr>
            <w:tcW w:w="2762" w:type="dxa"/>
          </w:tcPr>
          <w:p w14:paraId="53373DBD" w14:textId="77777777" w:rsidR="00AC6703" w:rsidRDefault="00AC6703" w:rsidP="0003462A">
            <w:pPr>
              <w:keepNext/>
            </w:pPr>
            <w:bookmarkStart w:id="308" w:name="R_FNC_00009_ID_Request_Manual_Close_mess"/>
            <w:r>
              <w:t>R_FNC_BEC_MOVE_00009</w:t>
            </w:r>
            <w:bookmarkEnd w:id="308"/>
          </w:p>
        </w:tc>
        <w:tc>
          <w:tcPr>
            <w:tcW w:w="5513" w:type="dxa"/>
          </w:tcPr>
          <w:p w14:paraId="094864B7" w14:textId="77777777" w:rsidR="00AC6703" w:rsidRDefault="00AC6703" w:rsidP="0003462A">
            <w:pPr>
              <w:keepNext/>
            </w:pPr>
            <w:r>
              <w:t>Request Manual Close Message</w:t>
            </w:r>
          </w:p>
        </w:tc>
        <w:tc>
          <w:tcPr>
            <w:tcW w:w="1926" w:type="dxa"/>
          </w:tcPr>
          <w:p w14:paraId="394C66EB" w14:textId="77777777" w:rsidR="00AC6703" w:rsidRDefault="00AC6703" w:rsidP="0003462A">
            <w:pPr>
              <w:keepNext/>
            </w:pPr>
          </w:p>
        </w:tc>
      </w:tr>
      <w:tr w:rsidR="00AC6703" w14:paraId="5E4FC11A" w14:textId="77777777" w:rsidTr="0003462A">
        <w:tc>
          <w:tcPr>
            <w:tcW w:w="2762" w:type="dxa"/>
          </w:tcPr>
          <w:p w14:paraId="1D668044" w14:textId="77777777" w:rsidR="00AC6703" w:rsidRDefault="00AC6703" w:rsidP="0003462A">
            <w:pPr>
              <w:keepNext/>
            </w:pPr>
            <w:r>
              <w:t>R_FNC_BEC_MOVE_00010</w:t>
            </w:r>
          </w:p>
        </w:tc>
        <w:tc>
          <w:tcPr>
            <w:tcW w:w="5513" w:type="dxa"/>
          </w:tcPr>
          <w:p w14:paraId="0053641C" w14:textId="77777777" w:rsidR="00AC6703" w:rsidRDefault="00AC6703" w:rsidP="0003462A">
            <w:pPr>
              <w:keepNext/>
            </w:pPr>
            <w:r>
              <w:t>Warning on Rejected User Request</w:t>
            </w:r>
          </w:p>
        </w:tc>
        <w:tc>
          <w:tcPr>
            <w:tcW w:w="1926" w:type="dxa"/>
          </w:tcPr>
          <w:p w14:paraId="1A342A84" w14:textId="77777777" w:rsidR="00AC6703" w:rsidRDefault="00AC6703" w:rsidP="0003462A">
            <w:pPr>
              <w:keepNext/>
            </w:pPr>
          </w:p>
        </w:tc>
      </w:tr>
      <w:tr w:rsidR="00AC6703" w14:paraId="22291DF0" w14:textId="77777777" w:rsidTr="0003462A">
        <w:tc>
          <w:tcPr>
            <w:tcW w:w="2762" w:type="dxa"/>
          </w:tcPr>
          <w:p w14:paraId="34AFDEAA" w14:textId="77777777" w:rsidR="00AC6703" w:rsidRDefault="00AC6703" w:rsidP="0003462A">
            <w:pPr>
              <w:keepNext/>
            </w:pPr>
            <w:r>
              <w:t>R_FNC_BEC_MOVE_00011</w:t>
            </w:r>
          </w:p>
        </w:tc>
        <w:tc>
          <w:tcPr>
            <w:tcW w:w="5513" w:type="dxa"/>
          </w:tcPr>
          <w:p w14:paraId="59FDF21A" w14:textId="77777777" w:rsidR="00AC6703" w:rsidRDefault="00AC6703" w:rsidP="0003462A">
            <w:pPr>
              <w:keepNext/>
            </w:pPr>
            <w:r>
              <w:t>Warning Due to Obstacle Detection</w:t>
            </w:r>
          </w:p>
        </w:tc>
        <w:tc>
          <w:tcPr>
            <w:tcW w:w="1926" w:type="dxa"/>
          </w:tcPr>
          <w:p w14:paraId="7E3DC12F" w14:textId="77777777" w:rsidR="00AC6703" w:rsidRDefault="00AC6703" w:rsidP="0003462A">
            <w:pPr>
              <w:keepNext/>
            </w:pPr>
          </w:p>
        </w:tc>
      </w:tr>
    </w:tbl>
    <w:p w14:paraId="1E6E4F64" w14:textId="77777777" w:rsidR="0003462A" w:rsidRPr="00702453" w:rsidRDefault="0003462A" w:rsidP="0003462A">
      <w:pPr>
        <w:pStyle w:val="Caption"/>
      </w:pPr>
      <w:bookmarkStart w:id="309" w:name="_Toc25584454"/>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53</w:t>
      </w:r>
      <w:r>
        <w:rPr>
          <w:noProof/>
        </w:rPr>
        <w:fldChar w:fldCharType="end"/>
      </w:r>
      <w:r w:rsidRPr="00702453">
        <w:t xml:space="preserve">: </w:t>
      </w:r>
      <w:r>
        <w:t>Inherited Requirements</w:t>
      </w:r>
      <w:bookmarkEnd w:id="309"/>
    </w:p>
    <w:p w14:paraId="08E86295" w14:textId="77777777" w:rsidR="0003462A" w:rsidRDefault="0003462A" w:rsidP="0003462A">
      <w:pPr>
        <w:rPr>
          <w:lang w:val="en-GB"/>
        </w:rPr>
      </w:pPr>
    </w:p>
    <w:p w14:paraId="561AAAE5" w14:textId="77777777" w:rsidR="0003462A" w:rsidRDefault="0003462A" w:rsidP="0003462A">
      <w:pPr>
        <w:pStyle w:val="Heading7"/>
        <w:tabs>
          <w:tab w:val="clear" w:pos="1559"/>
        </w:tabs>
        <w:rPr>
          <w:lang w:val="en-GB"/>
        </w:rPr>
      </w:pPr>
      <w:r>
        <w:rPr>
          <w:lang w:val="en-GB"/>
        </w:rPr>
        <w:t>Component Specific Requirements</w:t>
      </w:r>
    </w:p>
    <w:p w14:paraId="581AF8F1" w14:textId="77777777" w:rsidR="0003462A" w:rsidRPr="00A93094" w:rsidRDefault="0003462A" w:rsidP="0003462A">
      <w:r>
        <w:t>N/A</w:t>
      </w:r>
    </w:p>
    <w:p w14:paraId="1DCD2905" w14:textId="77777777" w:rsidR="008162FA" w:rsidRPr="008162FA" w:rsidRDefault="008162FA" w:rsidP="008162FA">
      <w:pPr>
        <w:rPr>
          <w:lang w:val="en-GB"/>
        </w:rPr>
      </w:pPr>
    </w:p>
    <w:p w14:paraId="62AB54C5" w14:textId="77777777" w:rsidR="00086D67" w:rsidRDefault="00086D67" w:rsidP="00D24078">
      <w:pPr>
        <w:pStyle w:val="Heading4"/>
        <w:rPr>
          <w:lang w:val="en-GB"/>
        </w:rPr>
      </w:pPr>
      <w:bookmarkStart w:id="310" w:name="_Toc32332205"/>
      <w:r>
        <w:rPr>
          <w:lang w:val="en-GB"/>
        </w:rPr>
        <w:t xml:space="preserve">Implemented Function Control BEC </w:t>
      </w:r>
      <w:r w:rsidR="00A72919">
        <w:rPr>
          <w:lang w:val="en-GB"/>
        </w:rPr>
        <w:t>Operation</w:t>
      </w:r>
      <w:bookmarkEnd w:id="310"/>
    </w:p>
    <w:p w14:paraId="61DFECFF" w14:textId="77777777" w:rsidR="00C85F66" w:rsidRDefault="00C85F66" w:rsidP="00C85F66">
      <w:pPr>
        <w:pStyle w:val="Heading5"/>
        <w:rPr>
          <w:lang w:val="en-GB"/>
        </w:rPr>
      </w:pPr>
      <w:bookmarkStart w:id="311" w:name="_Toc32332206"/>
      <w:r>
        <w:rPr>
          <w:lang w:val="en-GB"/>
        </w:rPr>
        <w:t>Function Interfaces</w:t>
      </w:r>
      <w:bookmarkEnd w:id="311"/>
    </w:p>
    <w:p w14:paraId="6693CDE6" w14:textId="77777777" w:rsidR="00C85F66" w:rsidRDefault="00C85F66" w:rsidP="00C85F66">
      <w:pPr>
        <w:pStyle w:val="Heading6"/>
        <w:rPr>
          <w:lang w:val="en-GB"/>
        </w:rPr>
      </w:pPr>
      <w:bookmarkStart w:id="312" w:name="_Toc32332207"/>
      <w:r>
        <w:rPr>
          <w:lang w:val="en-GB"/>
        </w:rPr>
        <w:t>Inputs</w:t>
      </w:r>
      <w:bookmarkEnd w:id="312"/>
    </w:p>
    <w:p w14:paraId="4F4ED389" w14:textId="77777777" w:rsidR="00C85F66" w:rsidRPr="00651AAD"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1170"/>
        <w:gridCol w:w="1350"/>
        <w:gridCol w:w="1303"/>
        <w:gridCol w:w="2693"/>
      </w:tblGrid>
      <w:tr w:rsidR="00C85F66" w:rsidRPr="00E54DEA" w14:paraId="50D45B4F" w14:textId="77777777" w:rsidTr="00C85F66">
        <w:trPr>
          <w:trHeight w:val="173"/>
        </w:trPr>
        <w:tc>
          <w:tcPr>
            <w:tcW w:w="3685" w:type="dxa"/>
            <w:shd w:val="clear" w:color="auto" w:fill="D9D9D9" w:themeFill="background1" w:themeFillShade="D9"/>
            <w:noWrap/>
            <w:hideMark/>
          </w:tcPr>
          <w:p w14:paraId="1E160696"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170" w:type="dxa"/>
            <w:shd w:val="clear" w:color="auto" w:fill="D9D9D9" w:themeFill="background1" w:themeFillShade="D9"/>
          </w:tcPr>
          <w:p w14:paraId="4E077DD6"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10735050"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32DCD12C"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C516318"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39536EF4" w14:textId="77777777" w:rsidR="00C85F66" w:rsidRDefault="00C85F66" w:rsidP="00C85F66">
            <w:pPr>
              <w:keepNext/>
              <w:overflowPunct/>
              <w:autoSpaceDE/>
              <w:autoSpaceDN/>
              <w:adjustRightInd/>
              <w:textAlignment w:val="auto"/>
              <w:rPr>
                <w:rFonts w:cs="Arial"/>
                <w:b/>
                <w:bCs/>
                <w:color w:val="000000"/>
              </w:rPr>
            </w:pPr>
            <w:r>
              <w:t>(</w:t>
            </w:r>
            <w:r w:rsidRPr="001321BD">
              <w:rPr>
                <w:i/>
              </w:rPr>
              <w:t>Optional)</w:t>
            </w:r>
          </w:p>
        </w:tc>
      </w:tr>
      <w:tr w:rsidR="008A7D55" w:rsidRPr="003F473D" w14:paraId="1643999A" w14:textId="77777777" w:rsidTr="00C85F66">
        <w:trPr>
          <w:trHeight w:val="143"/>
        </w:trPr>
        <w:tc>
          <w:tcPr>
            <w:tcW w:w="3685" w:type="dxa"/>
            <w:noWrap/>
          </w:tcPr>
          <w:p w14:paraId="7DBFC947" w14:textId="77777777" w:rsidR="008A7D55" w:rsidRPr="003F473D" w:rsidRDefault="008A7D55" w:rsidP="008A7D55">
            <w:pPr>
              <w:overflowPunct/>
              <w:autoSpaceDE/>
              <w:autoSpaceDN/>
              <w:adjustRightInd/>
              <w:textAlignment w:val="auto"/>
              <w:rPr>
                <w:rFonts w:cs="Arial"/>
                <w:color w:val="000000"/>
                <w:sz w:val="18"/>
                <w:szCs w:val="18"/>
              </w:rPr>
            </w:pPr>
            <w:r w:rsidRPr="002533EE">
              <w:rPr>
                <w:rFonts w:cs="Arial"/>
                <w:color w:val="000000"/>
                <w:sz w:val="18"/>
                <w:szCs w:val="18"/>
              </w:rPr>
              <w:t>Valid_RGT_Rqst</w:t>
            </w:r>
          </w:p>
        </w:tc>
        <w:tc>
          <w:tcPr>
            <w:tcW w:w="1170" w:type="dxa"/>
          </w:tcPr>
          <w:p w14:paraId="419991FE" w14:textId="77777777" w:rsidR="008A7D55" w:rsidRPr="00D20BE7" w:rsidRDefault="008A7D55" w:rsidP="008A7D55">
            <w:pPr>
              <w:keepNext/>
              <w:rPr>
                <w:color w:val="000000" w:themeColor="text1"/>
                <w:sz w:val="18"/>
              </w:rPr>
            </w:pPr>
            <w:r>
              <w:rPr>
                <w:color w:val="000000" w:themeColor="text1"/>
                <w:sz w:val="18"/>
              </w:rPr>
              <w:t>Same</w:t>
            </w:r>
          </w:p>
        </w:tc>
        <w:tc>
          <w:tcPr>
            <w:tcW w:w="1350" w:type="dxa"/>
          </w:tcPr>
          <w:p w14:paraId="3B829803" w14:textId="77777777" w:rsidR="008A7D55" w:rsidRPr="00D20BE7" w:rsidRDefault="008A7D55" w:rsidP="008A7D55">
            <w:pPr>
              <w:keepNext/>
              <w:rPr>
                <w:sz w:val="18"/>
              </w:rPr>
            </w:pPr>
          </w:p>
        </w:tc>
        <w:tc>
          <w:tcPr>
            <w:tcW w:w="1303" w:type="dxa"/>
          </w:tcPr>
          <w:p w14:paraId="1C0E83A8" w14:textId="77777777" w:rsidR="008A7D55" w:rsidRPr="00D20BE7" w:rsidRDefault="008A7D55" w:rsidP="008A7D55">
            <w:pPr>
              <w:keepNext/>
              <w:rPr>
                <w:sz w:val="18"/>
              </w:rPr>
            </w:pPr>
          </w:p>
        </w:tc>
        <w:tc>
          <w:tcPr>
            <w:tcW w:w="2693" w:type="dxa"/>
          </w:tcPr>
          <w:p w14:paraId="73DD9254" w14:textId="77777777" w:rsidR="008A7D55" w:rsidRPr="004B44BC" w:rsidRDefault="008A7D55" w:rsidP="008A7D55">
            <w:pPr>
              <w:keepNext/>
              <w:rPr>
                <w:sz w:val="18"/>
              </w:rPr>
            </w:pPr>
            <w:r>
              <w:rPr>
                <w:sz w:val="18"/>
              </w:rPr>
              <w:t>Internal to RGTM</w:t>
            </w:r>
          </w:p>
        </w:tc>
      </w:tr>
      <w:tr w:rsidR="008A7D55" w:rsidRPr="003F473D" w14:paraId="3DE7EB8B" w14:textId="77777777" w:rsidTr="00C85F66">
        <w:trPr>
          <w:trHeight w:val="143"/>
        </w:trPr>
        <w:tc>
          <w:tcPr>
            <w:tcW w:w="3685" w:type="dxa"/>
            <w:noWrap/>
          </w:tcPr>
          <w:p w14:paraId="3A6870CD" w14:textId="77777777" w:rsidR="008A7D55" w:rsidRDefault="008A7D55" w:rsidP="008A7D55">
            <w:pPr>
              <w:overflowPunct/>
              <w:autoSpaceDE/>
              <w:autoSpaceDN/>
              <w:adjustRightInd/>
              <w:textAlignment w:val="auto"/>
            </w:pPr>
            <w:r w:rsidRPr="002533EE">
              <w:t>RGT_Programmed_Open_Position</w:t>
            </w:r>
          </w:p>
        </w:tc>
        <w:tc>
          <w:tcPr>
            <w:tcW w:w="1170" w:type="dxa"/>
          </w:tcPr>
          <w:p w14:paraId="53BC49BB" w14:textId="77777777" w:rsidR="008A7D55" w:rsidRPr="00D20BE7" w:rsidRDefault="008A7D55" w:rsidP="008A7D55">
            <w:pPr>
              <w:keepNext/>
              <w:rPr>
                <w:color w:val="000000" w:themeColor="text1"/>
                <w:sz w:val="18"/>
              </w:rPr>
            </w:pPr>
            <w:r>
              <w:rPr>
                <w:color w:val="000000" w:themeColor="text1"/>
                <w:sz w:val="18"/>
              </w:rPr>
              <w:t>Same</w:t>
            </w:r>
          </w:p>
        </w:tc>
        <w:tc>
          <w:tcPr>
            <w:tcW w:w="1350" w:type="dxa"/>
          </w:tcPr>
          <w:p w14:paraId="79655BEE" w14:textId="77777777" w:rsidR="008A7D55" w:rsidRPr="00D20BE7" w:rsidRDefault="008A7D55" w:rsidP="008A7D55">
            <w:pPr>
              <w:keepNext/>
              <w:rPr>
                <w:sz w:val="18"/>
              </w:rPr>
            </w:pPr>
          </w:p>
        </w:tc>
        <w:tc>
          <w:tcPr>
            <w:tcW w:w="1303" w:type="dxa"/>
          </w:tcPr>
          <w:p w14:paraId="4084A0DD" w14:textId="77777777" w:rsidR="008A7D55" w:rsidRPr="00D20BE7" w:rsidRDefault="008A7D55" w:rsidP="008A7D55">
            <w:pPr>
              <w:keepNext/>
              <w:rPr>
                <w:sz w:val="18"/>
              </w:rPr>
            </w:pPr>
          </w:p>
        </w:tc>
        <w:tc>
          <w:tcPr>
            <w:tcW w:w="2693" w:type="dxa"/>
          </w:tcPr>
          <w:p w14:paraId="3B1C0B3D" w14:textId="77777777" w:rsidR="008A7D55" w:rsidRPr="004B44BC" w:rsidRDefault="008A7D55" w:rsidP="008A7D55">
            <w:pPr>
              <w:keepNext/>
              <w:rPr>
                <w:sz w:val="18"/>
              </w:rPr>
            </w:pPr>
            <w:r>
              <w:rPr>
                <w:sz w:val="18"/>
              </w:rPr>
              <w:t>Internal to RGTM</w:t>
            </w:r>
          </w:p>
        </w:tc>
      </w:tr>
      <w:tr w:rsidR="008A7D55" w:rsidRPr="003F473D" w14:paraId="2027D942" w14:textId="77777777" w:rsidTr="00C85F66">
        <w:trPr>
          <w:trHeight w:val="143"/>
        </w:trPr>
        <w:tc>
          <w:tcPr>
            <w:tcW w:w="3685" w:type="dxa"/>
            <w:noWrap/>
          </w:tcPr>
          <w:p w14:paraId="0543F8CF" w14:textId="77777777" w:rsidR="008A7D55" w:rsidRPr="002533EE" w:rsidRDefault="008A7D55" w:rsidP="008A7D55">
            <w:pPr>
              <w:overflowPunct/>
              <w:autoSpaceDE/>
              <w:autoSpaceDN/>
              <w:adjustRightInd/>
              <w:textAlignment w:val="auto"/>
            </w:pPr>
            <w:r>
              <w:rPr>
                <w:rFonts w:cs="Arial"/>
                <w:color w:val="000000"/>
              </w:rPr>
              <w:t>RGT_Latch_Status</w:t>
            </w:r>
          </w:p>
        </w:tc>
        <w:tc>
          <w:tcPr>
            <w:tcW w:w="1170" w:type="dxa"/>
          </w:tcPr>
          <w:p w14:paraId="1BACD15A" w14:textId="77777777" w:rsidR="008A7D55" w:rsidRPr="00D20BE7" w:rsidRDefault="008A7D55" w:rsidP="008A7D55">
            <w:pPr>
              <w:keepNext/>
              <w:rPr>
                <w:color w:val="000000" w:themeColor="text1"/>
                <w:sz w:val="18"/>
              </w:rPr>
            </w:pPr>
            <w:r>
              <w:rPr>
                <w:color w:val="000000" w:themeColor="text1"/>
                <w:sz w:val="18"/>
              </w:rPr>
              <w:t>Same</w:t>
            </w:r>
          </w:p>
        </w:tc>
        <w:tc>
          <w:tcPr>
            <w:tcW w:w="1350" w:type="dxa"/>
          </w:tcPr>
          <w:p w14:paraId="4FE82D5B" w14:textId="77777777" w:rsidR="008A7D55" w:rsidRPr="00D20BE7" w:rsidRDefault="008A7D55" w:rsidP="008A7D55">
            <w:pPr>
              <w:keepNext/>
              <w:rPr>
                <w:sz w:val="18"/>
              </w:rPr>
            </w:pPr>
          </w:p>
        </w:tc>
        <w:tc>
          <w:tcPr>
            <w:tcW w:w="1303" w:type="dxa"/>
          </w:tcPr>
          <w:p w14:paraId="1920D6B9" w14:textId="77777777" w:rsidR="008A7D55" w:rsidRPr="00D20BE7" w:rsidRDefault="008A7D55" w:rsidP="008A7D55">
            <w:pPr>
              <w:keepNext/>
              <w:rPr>
                <w:sz w:val="18"/>
              </w:rPr>
            </w:pPr>
          </w:p>
        </w:tc>
        <w:tc>
          <w:tcPr>
            <w:tcW w:w="2693" w:type="dxa"/>
          </w:tcPr>
          <w:p w14:paraId="1BDA48CE" w14:textId="77777777" w:rsidR="008A7D55" w:rsidRPr="004B44BC" w:rsidRDefault="008A7D55" w:rsidP="008A7D55">
            <w:pPr>
              <w:keepNext/>
              <w:rPr>
                <w:sz w:val="18"/>
              </w:rPr>
            </w:pPr>
            <w:r>
              <w:rPr>
                <w:sz w:val="18"/>
              </w:rPr>
              <w:t>Internal to RGTM</w:t>
            </w:r>
          </w:p>
        </w:tc>
      </w:tr>
      <w:tr w:rsidR="008A7D55" w:rsidRPr="003F473D" w14:paraId="331F39DA" w14:textId="77777777" w:rsidTr="00C85F66">
        <w:trPr>
          <w:trHeight w:val="143"/>
        </w:trPr>
        <w:tc>
          <w:tcPr>
            <w:tcW w:w="3685" w:type="dxa"/>
            <w:noWrap/>
          </w:tcPr>
          <w:p w14:paraId="33C68B53" w14:textId="77777777" w:rsidR="008A7D55" w:rsidRDefault="008A7D55" w:rsidP="008A7D55">
            <w:pPr>
              <w:overflowPunct/>
              <w:autoSpaceDE/>
              <w:autoSpaceDN/>
              <w:adjustRightInd/>
              <w:textAlignment w:val="auto"/>
              <w:rPr>
                <w:rFonts w:cs="Arial"/>
                <w:color w:val="000000"/>
              </w:rPr>
            </w:pPr>
            <w:r w:rsidRPr="002533EE">
              <w:rPr>
                <w:rFonts w:cs="Arial"/>
                <w:color w:val="000000"/>
              </w:rPr>
              <w:t>RGT_Latch_Cinch_Position_Status</w:t>
            </w:r>
          </w:p>
        </w:tc>
        <w:tc>
          <w:tcPr>
            <w:tcW w:w="1170" w:type="dxa"/>
          </w:tcPr>
          <w:p w14:paraId="62DBBA87" w14:textId="77777777" w:rsidR="008A7D55" w:rsidRPr="00D20BE7" w:rsidRDefault="008A7D55" w:rsidP="008A7D55">
            <w:pPr>
              <w:keepNext/>
              <w:rPr>
                <w:color w:val="000000" w:themeColor="text1"/>
                <w:sz w:val="18"/>
              </w:rPr>
            </w:pPr>
            <w:r>
              <w:rPr>
                <w:color w:val="000000" w:themeColor="text1"/>
                <w:sz w:val="18"/>
              </w:rPr>
              <w:t>Same</w:t>
            </w:r>
          </w:p>
        </w:tc>
        <w:tc>
          <w:tcPr>
            <w:tcW w:w="1350" w:type="dxa"/>
          </w:tcPr>
          <w:p w14:paraId="228FC2E8" w14:textId="77777777" w:rsidR="008A7D55" w:rsidRPr="00D20BE7" w:rsidRDefault="008A7D55" w:rsidP="008A7D55">
            <w:pPr>
              <w:keepNext/>
              <w:rPr>
                <w:sz w:val="18"/>
              </w:rPr>
            </w:pPr>
          </w:p>
        </w:tc>
        <w:tc>
          <w:tcPr>
            <w:tcW w:w="1303" w:type="dxa"/>
          </w:tcPr>
          <w:p w14:paraId="00350D69" w14:textId="77777777" w:rsidR="008A7D55" w:rsidRPr="00D20BE7" w:rsidRDefault="008A7D55" w:rsidP="008A7D55">
            <w:pPr>
              <w:keepNext/>
              <w:rPr>
                <w:sz w:val="18"/>
              </w:rPr>
            </w:pPr>
          </w:p>
        </w:tc>
        <w:tc>
          <w:tcPr>
            <w:tcW w:w="2693" w:type="dxa"/>
          </w:tcPr>
          <w:p w14:paraId="0E50216E" w14:textId="77777777" w:rsidR="008A7D55" w:rsidRPr="004B44BC" w:rsidRDefault="008A7D55" w:rsidP="008A7D55">
            <w:pPr>
              <w:keepNext/>
              <w:rPr>
                <w:sz w:val="18"/>
              </w:rPr>
            </w:pPr>
            <w:r>
              <w:rPr>
                <w:sz w:val="18"/>
              </w:rPr>
              <w:t>Internal to RGTM</w:t>
            </w:r>
          </w:p>
        </w:tc>
      </w:tr>
      <w:tr w:rsidR="008A7D55" w:rsidRPr="003F473D" w14:paraId="1FEF6DDB" w14:textId="77777777" w:rsidTr="00C85F66">
        <w:trPr>
          <w:trHeight w:val="143"/>
        </w:trPr>
        <w:tc>
          <w:tcPr>
            <w:tcW w:w="3685" w:type="dxa"/>
            <w:noWrap/>
          </w:tcPr>
          <w:p w14:paraId="4FFB2D94" w14:textId="77777777" w:rsidR="008A7D55" w:rsidRPr="002533EE" w:rsidRDefault="008A7D55" w:rsidP="008A7D55">
            <w:pPr>
              <w:overflowPunct/>
              <w:autoSpaceDE/>
              <w:autoSpaceDN/>
              <w:adjustRightInd/>
              <w:textAlignment w:val="auto"/>
              <w:rPr>
                <w:rFonts w:cs="Arial"/>
                <w:color w:val="000000"/>
              </w:rPr>
            </w:pPr>
            <w:r>
              <w:rPr>
                <w:rFonts w:cs="Arial"/>
                <w:color w:val="000000"/>
              </w:rPr>
              <w:t>RGT_Position_Count</w:t>
            </w:r>
          </w:p>
        </w:tc>
        <w:tc>
          <w:tcPr>
            <w:tcW w:w="1170" w:type="dxa"/>
          </w:tcPr>
          <w:p w14:paraId="72105A75" w14:textId="77777777" w:rsidR="008A7D55" w:rsidRPr="00D20BE7" w:rsidRDefault="008A7D55" w:rsidP="008A7D55">
            <w:pPr>
              <w:keepNext/>
              <w:rPr>
                <w:color w:val="000000" w:themeColor="text1"/>
                <w:sz w:val="18"/>
              </w:rPr>
            </w:pPr>
            <w:r>
              <w:rPr>
                <w:color w:val="000000" w:themeColor="text1"/>
                <w:sz w:val="18"/>
              </w:rPr>
              <w:t>Same</w:t>
            </w:r>
          </w:p>
        </w:tc>
        <w:tc>
          <w:tcPr>
            <w:tcW w:w="1350" w:type="dxa"/>
          </w:tcPr>
          <w:p w14:paraId="786B3695" w14:textId="77777777" w:rsidR="008A7D55" w:rsidRPr="00D20BE7" w:rsidRDefault="008A7D55" w:rsidP="008A7D55">
            <w:pPr>
              <w:keepNext/>
              <w:rPr>
                <w:sz w:val="18"/>
              </w:rPr>
            </w:pPr>
          </w:p>
        </w:tc>
        <w:tc>
          <w:tcPr>
            <w:tcW w:w="1303" w:type="dxa"/>
          </w:tcPr>
          <w:p w14:paraId="4419EA8A" w14:textId="77777777" w:rsidR="008A7D55" w:rsidRPr="00D20BE7" w:rsidRDefault="008A7D55" w:rsidP="008A7D55">
            <w:pPr>
              <w:keepNext/>
              <w:rPr>
                <w:sz w:val="18"/>
              </w:rPr>
            </w:pPr>
          </w:p>
        </w:tc>
        <w:tc>
          <w:tcPr>
            <w:tcW w:w="2693" w:type="dxa"/>
          </w:tcPr>
          <w:p w14:paraId="31478614" w14:textId="77777777" w:rsidR="008A7D55" w:rsidRPr="004B44BC" w:rsidRDefault="008A7D55" w:rsidP="008A7D55">
            <w:pPr>
              <w:keepNext/>
              <w:rPr>
                <w:sz w:val="18"/>
              </w:rPr>
            </w:pPr>
            <w:r>
              <w:rPr>
                <w:sz w:val="18"/>
              </w:rPr>
              <w:t>Internal to RGTM</w:t>
            </w:r>
          </w:p>
        </w:tc>
      </w:tr>
    </w:tbl>
    <w:p w14:paraId="3F563410"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54</w:t>
      </w:r>
      <w:r>
        <w:rPr>
          <w:noProof/>
        </w:rPr>
        <w:fldChar w:fldCharType="end"/>
      </w:r>
      <w:r w:rsidRPr="00702453">
        <w:t xml:space="preserve">: </w:t>
      </w:r>
      <w:r>
        <w:t>Input Signal mappings of Function</w:t>
      </w:r>
    </w:p>
    <w:p w14:paraId="69182AEB" w14:textId="77777777" w:rsidR="00C85F66" w:rsidRDefault="00C85F66" w:rsidP="00C85F66">
      <w:pPr>
        <w:rPr>
          <w:lang w:val="en-GB"/>
        </w:rPr>
      </w:pPr>
    </w:p>
    <w:p w14:paraId="5F3362CB" w14:textId="77777777" w:rsidR="00C85F66" w:rsidRDefault="00C85F66" w:rsidP="00C85F66">
      <w:pPr>
        <w:pStyle w:val="Heading6"/>
        <w:rPr>
          <w:lang w:val="en-GB"/>
        </w:rPr>
      </w:pPr>
      <w:bookmarkStart w:id="313" w:name="_Toc32332208"/>
      <w:r>
        <w:rPr>
          <w:lang w:val="en-GB"/>
        </w:rPr>
        <w:t>Output</w:t>
      </w:r>
      <w:r w:rsidRPr="002824C9">
        <w:rPr>
          <w:lang w:val="en-GB"/>
        </w:rPr>
        <w:t>s</w:t>
      </w:r>
      <w:bookmarkEnd w:id="313"/>
    </w:p>
    <w:p w14:paraId="5161F563"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1350"/>
        <w:gridCol w:w="1389"/>
        <w:gridCol w:w="2126"/>
        <w:gridCol w:w="2551"/>
      </w:tblGrid>
      <w:tr w:rsidR="00C85F66" w:rsidRPr="00E54DEA" w14:paraId="4E9C8913" w14:textId="77777777" w:rsidTr="00C85F66">
        <w:trPr>
          <w:trHeight w:val="173"/>
        </w:trPr>
        <w:tc>
          <w:tcPr>
            <w:tcW w:w="2785" w:type="dxa"/>
            <w:shd w:val="clear" w:color="auto" w:fill="D9D9D9" w:themeFill="background1" w:themeFillShade="D9"/>
            <w:noWrap/>
            <w:hideMark/>
          </w:tcPr>
          <w:p w14:paraId="360FC988"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350" w:type="dxa"/>
            <w:shd w:val="clear" w:color="auto" w:fill="D9D9D9" w:themeFill="background1" w:themeFillShade="D9"/>
          </w:tcPr>
          <w:p w14:paraId="16B335D5"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shd w:val="clear" w:color="auto" w:fill="D9D9D9" w:themeFill="background1" w:themeFillShade="D9"/>
          </w:tcPr>
          <w:p w14:paraId="7424F488"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p>
          <w:p w14:paraId="48C60289" w14:textId="77777777" w:rsidR="00C85F66" w:rsidRPr="001321BD" w:rsidRDefault="00C85F66" w:rsidP="00C85F66">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shd w:val="clear" w:color="auto" w:fill="D9D9D9" w:themeFill="background1" w:themeFillShade="D9"/>
          </w:tcPr>
          <w:p w14:paraId="6F5C28CB"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3D95EA95"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3B553344" w14:textId="77777777" w:rsidR="00C85F66" w:rsidRDefault="00C85F66" w:rsidP="00C85F66">
            <w:pPr>
              <w:keepNext/>
              <w:overflowPunct/>
              <w:autoSpaceDE/>
              <w:autoSpaceDN/>
              <w:adjustRightInd/>
              <w:textAlignment w:val="auto"/>
              <w:rPr>
                <w:rFonts w:cs="Arial"/>
                <w:b/>
                <w:bCs/>
                <w:color w:val="000000"/>
              </w:rPr>
            </w:pPr>
            <w:r w:rsidRPr="001321BD">
              <w:rPr>
                <w:i/>
              </w:rPr>
              <w:t>(Optional)</w:t>
            </w:r>
          </w:p>
        </w:tc>
      </w:tr>
      <w:tr w:rsidR="008A7D55" w:rsidRPr="003F473D" w14:paraId="1C6C5D5E" w14:textId="77777777" w:rsidTr="00C85F66">
        <w:trPr>
          <w:trHeight w:val="143"/>
        </w:trPr>
        <w:tc>
          <w:tcPr>
            <w:tcW w:w="2785" w:type="dxa"/>
            <w:noWrap/>
          </w:tcPr>
          <w:p w14:paraId="664381C8" w14:textId="77777777" w:rsidR="008A7D55" w:rsidRPr="003F473D" w:rsidRDefault="008A7D55" w:rsidP="008A7D55">
            <w:pPr>
              <w:overflowPunct/>
              <w:autoSpaceDE/>
              <w:autoSpaceDN/>
              <w:adjustRightInd/>
              <w:textAlignment w:val="auto"/>
              <w:rPr>
                <w:rFonts w:cs="Arial"/>
                <w:color w:val="000000"/>
                <w:sz w:val="18"/>
                <w:szCs w:val="18"/>
              </w:rPr>
            </w:pPr>
            <w:r w:rsidRPr="002533EE">
              <w:rPr>
                <w:rFonts w:cs="Arial"/>
                <w:color w:val="000000"/>
                <w:sz w:val="18"/>
                <w:szCs w:val="18"/>
              </w:rPr>
              <w:t>RGT_DriveControl_Rqst</w:t>
            </w:r>
          </w:p>
        </w:tc>
        <w:tc>
          <w:tcPr>
            <w:tcW w:w="1350" w:type="dxa"/>
          </w:tcPr>
          <w:p w14:paraId="46D6B45E" w14:textId="77777777" w:rsidR="008A7D55" w:rsidRPr="00D20BE7" w:rsidRDefault="008A7D55" w:rsidP="008A7D55">
            <w:pPr>
              <w:keepNext/>
              <w:rPr>
                <w:color w:val="000000" w:themeColor="text1"/>
                <w:sz w:val="18"/>
              </w:rPr>
            </w:pPr>
            <w:r>
              <w:rPr>
                <w:color w:val="000000" w:themeColor="text1"/>
                <w:sz w:val="18"/>
              </w:rPr>
              <w:t>Same</w:t>
            </w:r>
          </w:p>
        </w:tc>
        <w:tc>
          <w:tcPr>
            <w:tcW w:w="1389" w:type="dxa"/>
          </w:tcPr>
          <w:p w14:paraId="35D24467" w14:textId="77777777" w:rsidR="008A7D55" w:rsidRPr="00D20BE7" w:rsidRDefault="008A7D55" w:rsidP="008A7D55">
            <w:pPr>
              <w:keepNext/>
              <w:rPr>
                <w:sz w:val="18"/>
              </w:rPr>
            </w:pPr>
          </w:p>
        </w:tc>
        <w:tc>
          <w:tcPr>
            <w:tcW w:w="2126" w:type="dxa"/>
          </w:tcPr>
          <w:p w14:paraId="5E96FD7B" w14:textId="77777777" w:rsidR="008A7D55" w:rsidRPr="00D20BE7" w:rsidRDefault="008A7D55" w:rsidP="008A7D55">
            <w:pPr>
              <w:keepNext/>
              <w:rPr>
                <w:sz w:val="18"/>
              </w:rPr>
            </w:pPr>
          </w:p>
        </w:tc>
        <w:tc>
          <w:tcPr>
            <w:tcW w:w="2551" w:type="dxa"/>
          </w:tcPr>
          <w:p w14:paraId="61873E42" w14:textId="77777777" w:rsidR="008A7D55" w:rsidRPr="004B44BC" w:rsidRDefault="008A7D55" w:rsidP="008A7D55">
            <w:pPr>
              <w:keepNext/>
              <w:rPr>
                <w:sz w:val="18"/>
              </w:rPr>
            </w:pPr>
            <w:r>
              <w:rPr>
                <w:sz w:val="18"/>
              </w:rPr>
              <w:t>Internal to RGTM</w:t>
            </w:r>
          </w:p>
        </w:tc>
      </w:tr>
      <w:tr w:rsidR="008A7D55" w:rsidRPr="003F473D" w14:paraId="23B86C54" w14:textId="77777777" w:rsidTr="00C85F66">
        <w:trPr>
          <w:trHeight w:val="143"/>
        </w:trPr>
        <w:tc>
          <w:tcPr>
            <w:tcW w:w="2785" w:type="dxa"/>
            <w:noWrap/>
          </w:tcPr>
          <w:p w14:paraId="0446AE80" w14:textId="77777777" w:rsidR="008A7D55" w:rsidRDefault="008A7D55" w:rsidP="008A7D55">
            <w:pPr>
              <w:overflowPunct/>
              <w:autoSpaceDE/>
              <w:autoSpaceDN/>
              <w:adjustRightInd/>
              <w:textAlignment w:val="auto"/>
            </w:pPr>
            <w:r w:rsidRPr="002533EE">
              <w:t>Latch_CinchControl_Rqst</w:t>
            </w:r>
          </w:p>
        </w:tc>
        <w:tc>
          <w:tcPr>
            <w:tcW w:w="1350" w:type="dxa"/>
          </w:tcPr>
          <w:p w14:paraId="26A125B1" w14:textId="77777777" w:rsidR="008A7D55" w:rsidRPr="00D20BE7" w:rsidRDefault="008A7D55" w:rsidP="008A7D55">
            <w:pPr>
              <w:keepNext/>
              <w:rPr>
                <w:color w:val="000000" w:themeColor="text1"/>
                <w:sz w:val="18"/>
              </w:rPr>
            </w:pPr>
            <w:r>
              <w:rPr>
                <w:color w:val="000000" w:themeColor="text1"/>
                <w:sz w:val="18"/>
              </w:rPr>
              <w:t>Same</w:t>
            </w:r>
          </w:p>
        </w:tc>
        <w:tc>
          <w:tcPr>
            <w:tcW w:w="1389" w:type="dxa"/>
          </w:tcPr>
          <w:p w14:paraId="0F2FABD4" w14:textId="77777777" w:rsidR="008A7D55" w:rsidRPr="00D20BE7" w:rsidRDefault="008A7D55" w:rsidP="008A7D55">
            <w:pPr>
              <w:keepNext/>
              <w:rPr>
                <w:sz w:val="18"/>
              </w:rPr>
            </w:pPr>
          </w:p>
        </w:tc>
        <w:tc>
          <w:tcPr>
            <w:tcW w:w="2126" w:type="dxa"/>
          </w:tcPr>
          <w:p w14:paraId="32DFA428" w14:textId="77777777" w:rsidR="008A7D55" w:rsidRPr="00D20BE7" w:rsidRDefault="008A7D55" w:rsidP="008A7D55">
            <w:pPr>
              <w:keepNext/>
              <w:rPr>
                <w:sz w:val="18"/>
              </w:rPr>
            </w:pPr>
          </w:p>
        </w:tc>
        <w:tc>
          <w:tcPr>
            <w:tcW w:w="2551" w:type="dxa"/>
          </w:tcPr>
          <w:p w14:paraId="48A95897" w14:textId="77777777" w:rsidR="008A7D55" w:rsidRPr="004B44BC" w:rsidRDefault="008A7D55" w:rsidP="008A7D55">
            <w:pPr>
              <w:keepNext/>
              <w:rPr>
                <w:sz w:val="18"/>
              </w:rPr>
            </w:pPr>
            <w:r>
              <w:rPr>
                <w:sz w:val="18"/>
              </w:rPr>
              <w:t>Internal to RGTM</w:t>
            </w:r>
          </w:p>
        </w:tc>
      </w:tr>
      <w:tr w:rsidR="008A7D55" w:rsidRPr="003F473D" w14:paraId="04E37865" w14:textId="77777777" w:rsidTr="00C85F66">
        <w:trPr>
          <w:trHeight w:val="143"/>
        </w:trPr>
        <w:tc>
          <w:tcPr>
            <w:tcW w:w="2785" w:type="dxa"/>
            <w:noWrap/>
          </w:tcPr>
          <w:p w14:paraId="75209353" w14:textId="77777777" w:rsidR="008A7D55" w:rsidRPr="002533EE" w:rsidRDefault="008A7D55" w:rsidP="008A7D55">
            <w:pPr>
              <w:overflowPunct/>
              <w:autoSpaceDE/>
              <w:autoSpaceDN/>
              <w:adjustRightInd/>
              <w:textAlignment w:val="auto"/>
            </w:pPr>
            <w:r w:rsidRPr="002533EE">
              <w:t>Latch_ReleaseControl_Rqst</w:t>
            </w:r>
          </w:p>
        </w:tc>
        <w:tc>
          <w:tcPr>
            <w:tcW w:w="1350" w:type="dxa"/>
          </w:tcPr>
          <w:p w14:paraId="7DC0DBEC" w14:textId="77777777" w:rsidR="008A7D55" w:rsidRPr="00D20BE7" w:rsidRDefault="008A7D55" w:rsidP="008A7D55">
            <w:pPr>
              <w:keepNext/>
              <w:rPr>
                <w:color w:val="000000" w:themeColor="text1"/>
                <w:sz w:val="18"/>
              </w:rPr>
            </w:pPr>
            <w:r>
              <w:rPr>
                <w:color w:val="000000" w:themeColor="text1"/>
                <w:sz w:val="18"/>
              </w:rPr>
              <w:t>Same</w:t>
            </w:r>
          </w:p>
        </w:tc>
        <w:tc>
          <w:tcPr>
            <w:tcW w:w="1389" w:type="dxa"/>
          </w:tcPr>
          <w:p w14:paraId="6AC1E7D7" w14:textId="77777777" w:rsidR="008A7D55" w:rsidRPr="00D20BE7" w:rsidRDefault="008A7D55" w:rsidP="008A7D55">
            <w:pPr>
              <w:keepNext/>
              <w:rPr>
                <w:sz w:val="18"/>
              </w:rPr>
            </w:pPr>
          </w:p>
        </w:tc>
        <w:tc>
          <w:tcPr>
            <w:tcW w:w="2126" w:type="dxa"/>
          </w:tcPr>
          <w:p w14:paraId="2BE80DBB" w14:textId="77777777" w:rsidR="008A7D55" w:rsidRPr="00D20BE7" w:rsidRDefault="008A7D55" w:rsidP="008A7D55">
            <w:pPr>
              <w:keepNext/>
              <w:rPr>
                <w:sz w:val="18"/>
              </w:rPr>
            </w:pPr>
          </w:p>
        </w:tc>
        <w:tc>
          <w:tcPr>
            <w:tcW w:w="2551" w:type="dxa"/>
          </w:tcPr>
          <w:p w14:paraId="0063849F" w14:textId="77777777" w:rsidR="008A7D55" w:rsidRPr="004B44BC" w:rsidRDefault="008A7D55" w:rsidP="008A7D55">
            <w:pPr>
              <w:keepNext/>
              <w:rPr>
                <w:sz w:val="18"/>
              </w:rPr>
            </w:pPr>
            <w:r>
              <w:rPr>
                <w:sz w:val="18"/>
              </w:rPr>
              <w:t>Internal to RGTM</w:t>
            </w:r>
          </w:p>
        </w:tc>
      </w:tr>
      <w:tr w:rsidR="008A7D55" w:rsidRPr="003F473D" w14:paraId="0E19E9BC" w14:textId="77777777" w:rsidTr="00C85F66">
        <w:trPr>
          <w:trHeight w:val="143"/>
        </w:trPr>
        <w:tc>
          <w:tcPr>
            <w:tcW w:w="2785" w:type="dxa"/>
            <w:noWrap/>
          </w:tcPr>
          <w:p w14:paraId="258E69C0" w14:textId="77777777" w:rsidR="008A7D55" w:rsidRPr="002533EE" w:rsidRDefault="008A7D55" w:rsidP="008A7D55">
            <w:pPr>
              <w:overflowPunct/>
              <w:autoSpaceDE/>
              <w:autoSpaceDN/>
              <w:adjustRightInd/>
              <w:textAlignment w:val="auto"/>
            </w:pPr>
            <w:r w:rsidRPr="002533EE">
              <w:t>RGT_Close_Chime_Rqst</w:t>
            </w:r>
          </w:p>
        </w:tc>
        <w:tc>
          <w:tcPr>
            <w:tcW w:w="1350" w:type="dxa"/>
          </w:tcPr>
          <w:p w14:paraId="637BAF4B" w14:textId="77777777" w:rsidR="008A7D55" w:rsidRPr="00D20BE7" w:rsidRDefault="008A7D55" w:rsidP="008A7D55">
            <w:pPr>
              <w:keepNext/>
              <w:rPr>
                <w:color w:val="000000" w:themeColor="text1"/>
                <w:sz w:val="18"/>
              </w:rPr>
            </w:pPr>
            <w:r>
              <w:rPr>
                <w:color w:val="000000" w:themeColor="text1"/>
                <w:sz w:val="18"/>
              </w:rPr>
              <w:t>Same</w:t>
            </w:r>
          </w:p>
        </w:tc>
        <w:tc>
          <w:tcPr>
            <w:tcW w:w="1389" w:type="dxa"/>
          </w:tcPr>
          <w:p w14:paraId="1B00C147" w14:textId="77777777" w:rsidR="008A7D55" w:rsidRPr="00D20BE7" w:rsidRDefault="008A7D55" w:rsidP="008A7D55">
            <w:pPr>
              <w:keepNext/>
              <w:rPr>
                <w:sz w:val="18"/>
              </w:rPr>
            </w:pPr>
          </w:p>
        </w:tc>
        <w:tc>
          <w:tcPr>
            <w:tcW w:w="2126" w:type="dxa"/>
          </w:tcPr>
          <w:p w14:paraId="070387AE" w14:textId="77777777" w:rsidR="008A7D55" w:rsidRPr="00D20BE7" w:rsidRDefault="008A7D55" w:rsidP="008A7D55">
            <w:pPr>
              <w:keepNext/>
              <w:rPr>
                <w:sz w:val="18"/>
              </w:rPr>
            </w:pPr>
          </w:p>
        </w:tc>
        <w:tc>
          <w:tcPr>
            <w:tcW w:w="2551" w:type="dxa"/>
          </w:tcPr>
          <w:p w14:paraId="2D78CB3F" w14:textId="77777777" w:rsidR="008A7D55" w:rsidRPr="004B44BC" w:rsidRDefault="008A7D55" w:rsidP="008A7D55">
            <w:pPr>
              <w:keepNext/>
              <w:rPr>
                <w:sz w:val="18"/>
              </w:rPr>
            </w:pPr>
            <w:r>
              <w:rPr>
                <w:sz w:val="18"/>
              </w:rPr>
              <w:t>Internal to RGTM</w:t>
            </w:r>
          </w:p>
        </w:tc>
      </w:tr>
      <w:tr w:rsidR="008A7D55" w:rsidRPr="003F473D" w14:paraId="2E4A9975" w14:textId="77777777" w:rsidTr="00C85F66">
        <w:trPr>
          <w:trHeight w:val="143"/>
        </w:trPr>
        <w:tc>
          <w:tcPr>
            <w:tcW w:w="2785" w:type="dxa"/>
            <w:noWrap/>
          </w:tcPr>
          <w:p w14:paraId="13288D78" w14:textId="77777777" w:rsidR="008A7D55" w:rsidRPr="002533EE" w:rsidRDefault="008A7D55" w:rsidP="008A7D55">
            <w:pPr>
              <w:overflowPunct/>
              <w:autoSpaceDE/>
              <w:autoSpaceDN/>
              <w:adjustRightInd/>
              <w:textAlignment w:val="auto"/>
            </w:pPr>
            <w:r w:rsidRPr="002533EE">
              <w:t>RGT_Movement_Stat</w:t>
            </w:r>
          </w:p>
        </w:tc>
        <w:tc>
          <w:tcPr>
            <w:tcW w:w="1350" w:type="dxa"/>
          </w:tcPr>
          <w:p w14:paraId="15C7E29A" w14:textId="77777777" w:rsidR="008A7D55" w:rsidRPr="00D20BE7" w:rsidRDefault="008A7D55" w:rsidP="008A7D55">
            <w:pPr>
              <w:keepNext/>
              <w:rPr>
                <w:color w:val="000000" w:themeColor="text1"/>
                <w:sz w:val="18"/>
              </w:rPr>
            </w:pPr>
            <w:r>
              <w:rPr>
                <w:color w:val="000000" w:themeColor="text1"/>
                <w:sz w:val="18"/>
              </w:rPr>
              <w:t>Same</w:t>
            </w:r>
          </w:p>
        </w:tc>
        <w:tc>
          <w:tcPr>
            <w:tcW w:w="1389" w:type="dxa"/>
          </w:tcPr>
          <w:p w14:paraId="304CF5A7" w14:textId="77777777" w:rsidR="008A7D55" w:rsidRPr="00D20BE7" w:rsidRDefault="008A7D55" w:rsidP="008A7D55">
            <w:pPr>
              <w:keepNext/>
              <w:rPr>
                <w:sz w:val="18"/>
              </w:rPr>
            </w:pPr>
          </w:p>
        </w:tc>
        <w:tc>
          <w:tcPr>
            <w:tcW w:w="2126" w:type="dxa"/>
          </w:tcPr>
          <w:p w14:paraId="1378DAFE" w14:textId="77777777" w:rsidR="008A7D55" w:rsidRPr="00D20BE7" w:rsidRDefault="008A7D55" w:rsidP="008A7D55">
            <w:pPr>
              <w:keepNext/>
              <w:rPr>
                <w:sz w:val="18"/>
              </w:rPr>
            </w:pPr>
          </w:p>
        </w:tc>
        <w:tc>
          <w:tcPr>
            <w:tcW w:w="2551" w:type="dxa"/>
          </w:tcPr>
          <w:p w14:paraId="1E75F527" w14:textId="77777777" w:rsidR="008A7D55" w:rsidRPr="004B44BC" w:rsidRDefault="008A7D55" w:rsidP="008A7D55">
            <w:pPr>
              <w:keepNext/>
              <w:rPr>
                <w:sz w:val="18"/>
              </w:rPr>
            </w:pPr>
            <w:r>
              <w:rPr>
                <w:sz w:val="18"/>
              </w:rPr>
              <w:t>Internal to RGTM</w:t>
            </w:r>
          </w:p>
        </w:tc>
      </w:tr>
    </w:tbl>
    <w:p w14:paraId="7EEDF17F"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55</w:t>
      </w:r>
      <w:r>
        <w:rPr>
          <w:noProof/>
        </w:rPr>
        <w:fldChar w:fldCharType="end"/>
      </w:r>
      <w:r w:rsidRPr="00702453">
        <w:t xml:space="preserve">: </w:t>
      </w:r>
      <w:r>
        <w:t>Output Signal mappings of Function</w:t>
      </w:r>
    </w:p>
    <w:p w14:paraId="095686BB" w14:textId="77777777" w:rsidR="00C85F66" w:rsidRDefault="00C85F66" w:rsidP="00C85F66">
      <w:pPr>
        <w:rPr>
          <w:lang w:val="en-GB"/>
        </w:rPr>
      </w:pPr>
    </w:p>
    <w:p w14:paraId="577B757F" w14:textId="77777777" w:rsidR="00C85F66" w:rsidRDefault="00C85F66" w:rsidP="00C85F66">
      <w:pPr>
        <w:pStyle w:val="Heading6"/>
      </w:pPr>
      <w:bookmarkStart w:id="314" w:name="_Toc32332209"/>
      <w:r>
        <w:lastRenderedPageBreak/>
        <w:t>Parameters</w:t>
      </w:r>
      <w:bookmarkEnd w:id="314"/>
    </w:p>
    <w:p w14:paraId="36576081" w14:textId="77777777" w:rsidR="00C85F66" w:rsidRPr="00A57D05"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C85F66" w:rsidRPr="00E54DEA" w14:paraId="40FC0D90" w14:textId="77777777" w:rsidTr="00C85F66">
        <w:trPr>
          <w:trHeight w:val="161"/>
        </w:trPr>
        <w:tc>
          <w:tcPr>
            <w:tcW w:w="1838" w:type="dxa"/>
            <w:shd w:val="clear" w:color="auto" w:fill="D9D9D9" w:themeFill="background1" w:themeFillShade="D9"/>
            <w:noWrap/>
            <w:hideMark/>
          </w:tcPr>
          <w:p w14:paraId="511E06C2"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7F62EC6"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A6D23CC"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802EFA0"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3AF8E8A"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Method Details</w:t>
            </w:r>
          </w:p>
        </w:tc>
      </w:tr>
      <w:tr w:rsidR="00C85F66" w:rsidRPr="003F473D" w14:paraId="1068E3BD" w14:textId="77777777" w:rsidTr="00C85F66">
        <w:trPr>
          <w:trHeight w:val="70"/>
        </w:trPr>
        <w:tc>
          <w:tcPr>
            <w:tcW w:w="1838" w:type="dxa"/>
            <w:noWrap/>
          </w:tcPr>
          <w:p w14:paraId="20A12774" w14:textId="77777777" w:rsidR="00C85F66" w:rsidRPr="00D20BE7" w:rsidRDefault="00C85F66" w:rsidP="00C85F66">
            <w:pPr>
              <w:keepNext/>
              <w:overflowPunct/>
              <w:autoSpaceDE/>
              <w:autoSpaceDN/>
              <w:adjustRightInd/>
              <w:textAlignment w:val="auto"/>
              <w:rPr>
                <w:color w:val="000000" w:themeColor="text1"/>
                <w:sz w:val="18"/>
              </w:rPr>
            </w:pPr>
          </w:p>
        </w:tc>
        <w:tc>
          <w:tcPr>
            <w:tcW w:w="1843" w:type="dxa"/>
          </w:tcPr>
          <w:p w14:paraId="61735452" w14:textId="77777777" w:rsidR="00C85F66" w:rsidRPr="00D20BE7" w:rsidRDefault="00C85F66" w:rsidP="00C85F66">
            <w:pPr>
              <w:keepNext/>
              <w:rPr>
                <w:color w:val="000000" w:themeColor="text1"/>
                <w:sz w:val="18"/>
              </w:rPr>
            </w:pPr>
          </w:p>
        </w:tc>
        <w:tc>
          <w:tcPr>
            <w:tcW w:w="1701" w:type="dxa"/>
          </w:tcPr>
          <w:p w14:paraId="2076BD0F" w14:textId="77777777" w:rsidR="00C85F66" w:rsidRPr="00D20BE7" w:rsidRDefault="00C85F66" w:rsidP="00C85F66">
            <w:pPr>
              <w:keepNext/>
              <w:rPr>
                <w:sz w:val="18"/>
              </w:rPr>
            </w:pPr>
          </w:p>
        </w:tc>
        <w:tc>
          <w:tcPr>
            <w:tcW w:w="1417" w:type="dxa"/>
            <w:noWrap/>
          </w:tcPr>
          <w:p w14:paraId="063FB82D" w14:textId="77777777" w:rsidR="00C85F66" w:rsidRPr="00D20BE7" w:rsidRDefault="00C85F66" w:rsidP="00C85F66">
            <w:pPr>
              <w:keepNext/>
              <w:rPr>
                <w:color w:val="000000" w:themeColor="text1"/>
                <w:sz w:val="18"/>
              </w:rPr>
            </w:pPr>
          </w:p>
        </w:tc>
        <w:tc>
          <w:tcPr>
            <w:tcW w:w="3402" w:type="dxa"/>
          </w:tcPr>
          <w:p w14:paraId="55895403" w14:textId="77777777" w:rsidR="00C85F66" w:rsidRPr="00D20BE7" w:rsidRDefault="00C85F66" w:rsidP="00C85F66">
            <w:pPr>
              <w:keepNext/>
              <w:rPr>
                <w:sz w:val="18"/>
              </w:rPr>
            </w:pPr>
          </w:p>
        </w:tc>
      </w:tr>
    </w:tbl>
    <w:p w14:paraId="22F58BAD"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56</w:t>
      </w:r>
      <w:r>
        <w:rPr>
          <w:noProof/>
        </w:rPr>
        <w:fldChar w:fldCharType="end"/>
      </w:r>
      <w:r w:rsidRPr="00702453">
        <w:t xml:space="preserve">: </w:t>
      </w:r>
      <w:r>
        <w:t>Parameter mappings of Function</w:t>
      </w:r>
    </w:p>
    <w:p w14:paraId="40FC204C" w14:textId="77777777" w:rsidR="00C85F66" w:rsidRPr="003E2313" w:rsidRDefault="00C85F66" w:rsidP="00C85F66">
      <w:pPr>
        <w:pStyle w:val="Heading6"/>
      </w:pPr>
      <w:bookmarkStart w:id="315" w:name="_Toc32332210"/>
      <w:r>
        <w:t>Interface</w:t>
      </w:r>
      <w:r w:rsidRPr="003E2313">
        <w:t xml:space="preserve"> Requirements</w:t>
      </w:r>
      <w:bookmarkEnd w:id="315"/>
    </w:p>
    <w:p w14:paraId="236FE325" w14:textId="77777777" w:rsidR="00C85F66" w:rsidRPr="003225C9" w:rsidRDefault="00C85F66" w:rsidP="00C85F66">
      <w:pPr>
        <w:tabs>
          <w:tab w:val="left" w:pos="284"/>
          <w:tab w:val="left" w:pos="851"/>
        </w:tabs>
      </w:pPr>
      <w:r>
        <w:t>N/A</w:t>
      </w:r>
    </w:p>
    <w:p w14:paraId="1669CCA0" w14:textId="77777777" w:rsidR="00C85F66" w:rsidRDefault="00C85F66" w:rsidP="00C85F66">
      <w:pPr>
        <w:pStyle w:val="Heading6"/>
        <w:numPr>
          <w:ilvl w:val="4"/>
          <w:numId w:val="5"/>
        </w:numPr>
        <w:tabs>
          <w:tab w:val="clear" w:pos="1418"/>
        </w:tabs>
        <w:rPr>
          <w:lang w:val="en-GB"/>
        </w:rPr>
      </w:pPr>
      <w:bookmarkStart w:id="316" w:name="_Toc32332211"/>
      <w:r>
        <w:rPr>
          <w:lang w:val="en-GB"/>
        </w:rPr>
        <w:t>Function Requirements</w:t>
      </w:r>
      <w:bookmarkEnd w:id="316"/>
    </w:p>
    <w:p w14:paraId="73DBC2DB"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5513"/>
        <w:gridCol w:w="1926"/>
      </w:tblGrid>
      <w:tr w:rsidR="00C85F66" w14:paraId="349B2AFF" w14:textId="77777777" w:rsidTr="00C85F66">
        <w:tc>
          <w:tcPr>
            <w:tcW w:w="2762" w:type="dxa"/>
            <w:shd w:val="clear" w:color="auto" w:fill="D9D9D9" w:themeFill="background1" w:themeFillShade="D9"/>
          </w:tcPr>
          <w:p w14:paraId="50CF3641" w14:textId="77777777" w:rsidR="00C85F66" w:rsidRDefault="00C85F66" w:rsidP="00C85F66">
            <w:pPr>
              <w:keepNext/>
              <w:rPr>
                <w:b/>
              </w:rPr>
            </w:pPr>
            <w:r w:rsidRPr="00AF169D">
              <w:rPr>
                <w:b/>
              </w:rPr>
              <w:t>Requirement ID</w:t>
            </w:r>
          </w:p>
          <w:p w14:paraId="38614EA1" w14:textId="77777777" w:rsidR="00C85F66" w:rsidRPr="00AF169D" w:rsidRDefault="00C85F66" w:rsidP="00C85F66">
            <w:pPr>
              <w:keepNext/>
              <w:rPr>
                <w:b/>
              </w:rPr>
            </w:pPr>
            <w:r w:rsidRPr="00EB7BB6">
              <w:t>(of Logical Function)</w:t>
            </w:r>
          </w:p>
        </w:tc>
        <w:tc>
          <w:tcPr>
            <w:tcW w:w="5513" w:type="dxa"/>
            <w:shd w:val="clear" w:color="auto" w:fill="D9D9D9" w:themeFill="background1" w:themeFillShade="D9"/>
          </w:tcPr>
          <w:p w14:paraId="0812495D" w14:textId="77777777" w:rsidR="00C85F66" w:rsidRPr="00AF169D" w:rsidRDefault="00C85F66" w:rsidP="00C85F66">
            <w:pPr>
              <w:keepNext/>
              <w:rPr>
                <w:b/>
              </w:rPr>
            </w:pPr>
            <w:r w:rsidRPr="00AF169D">
              <w:rPr>
                <w:b/>
              </w:rPr>
              <w:t>Requirement Title</w:t>
            </w:r>
          </w:p>
        </w:tc>
        <w:tc>
          <w:tcPr>
            <w:tcW w:w="1926" w:type="dxa"/>
            <w:shd w:val="clear" w:color="auto" w:fill="D9D9D9" w:themeFill="background1" w:themeFillShade="D9"/>
          </w:tcPr>
          <w:p w14:paraId="40952437" w14:textId="77777777" w:rsidR="00C85F66" w:rsidRPr="00AF169D" w:rsidRDefault="00C85F66" w:rsidP="00C85F66">
            <w:pPr>
              <w:keepNext/>
              <w:rPr>
                <w:b/>
              </w:rPr>
            </w:pPr>
            <w:r>
              <w:rPr>
                <w:b/>
              </w:rPr>
              <w:t>Comment</w:t>
            </w:r>
          </w:p>
        </w:tc>
      </w:tr>
      <w:tr w:rsidR="00C85F66" w14:paraId="4BFB5215" w14:textId="77777777" w:rsidTr="00C85F66">
        <w:tc>
          <w:tcPr>
            <w:tcW w:w="2762" w:type="dxa"/>
          </w:tcPr>
          <w:p w14:paraId="3FCD4A62" w14:textId="77777777" w:rsidR="00C85F66" w:rsidRDefault="008A7D55" w:rsidP="00C85F66">
            <w:pPr>
              <w:keepNext/>
            </w:pPr>
            <w:bookmarkStart w:id="317" w:name="R_FNC_00001_ID_Power_Unlatch_Request"/>
            <w:r>
              <w:t>R_FNC_BEC_CTRL_00001</w:t>
            </w:r>
            <w:bookmarkEnd w:id="317"/>
          </w:p>
        </w:tc>
        <w:tc>
          <w:tcPr>
            <w:tcW w:w="5513" w:type="dxa"/>
          </w:tcPr>
          <w:p w14:paraId="41AB71F6" w14:textId="77777777" w:rsidR="00C85F66" w:rsidRDefault="008A7D55" w:rsidP="00C85F66">
            <w:pPr>
              <w:keepNext/>
            </w:pPr>
            <w:r>
              <w:t>Request to Power Unlatch</w:t>
            </w:r>
          </w:p>
        </w:tc>
        <w:tc>
          <w:tcPr>
            <w:tcW w:w="1926" w:type="dxa"/>
          </w:tcPr>
          <w:p w14:paraId="693FB478" w14:textId="77777777" w:rsidR="00C85F66" w:rsidRDefault="00C85F66" w:rsidP="00C85F66">
            <w:pPr>
              <w:keepNext/>
            </w:pPr>
          </w:p>
        </w:tc>
      </w:tr>
      <w:tr w:rsidR="00C85F66" w14:paraId="0E9EA3B9" w14:textId="77777777" w:rsidTr="00C85F66">
        <w:tc>
          <w:tcPr>
            <w:tcW w:w="2762" w:type="dxa"/>
          </w:tcPr>
          <w:p w14:paraId="0388DE74" w14:textId="77777777" w:rsidR="00C85F66" w:rsidRDefault="008A7D55" w:rsidP="00C85F66">
            <w:pPr>
              <w:keepNext/>
            </w:pPr>
            <w:r>
              <w:t>R_FNC_BEC_CTRL_00002</w:t>
            </w:r>
          </w:p>
        </w:tc>
        <w:tc>
          <w:tcPr>
            <w:tcW w:w="5513" w:type="dxa"/>
          </w:tcPr>
          <w:p w14:paraId="34CAAE0E" w14:textId="77777777" w:rsidR="00C85F66" w:rsidRDefault="008A7D55" w:rsidP="00C85F66">
            <w:pPr>
              <w:keepNext/>
            </w:pPr>
            <w:r>
              <w:t>Request to Power Open</w:t>
            </w:r>
          </w:p>
        </w:tc>
        <w:tc>
          <w:tcPr>
            <w:tcW w:w="1926" w:type="dxa"/>
          </w:tcPr>
          <w:p w14:paraId="5E84257A" w14:textId="77777777" w:rsidR="00C85F66" w:rsidRDefault="00C85F66" w:rsidP="00C85F66">
            <w:pPr>
              <w:keepNext/>
            </w:pPr>
          </w:p>
        </w:tc>
      </w:tr>
      <w:tr w:rsidR="00C85F66" w14:paraId="677F9E75" w14:textId="77777777" w:rsidTr="00C85F66">
        <w:tc>
          <w:tcPr>
            <w:tcW w:w="2762" w:type="dxa"/>
          </w:tcPr>
          <w:p w14:paraId="76FBA0FB" w14:textId="77777777" w:rsidR="00C85F66" w:rsidRDefault="008A7D55" w:rsidP="00C85F66">
            <w:pPr>
              <w:keepNext/>
            </w:pPr>
            <w:r>
              <w:t>R_FNC_BEC_CTRL_00003</w:t>
            </w:r>
          </w:p>
        </w:tc>
        <w:tc>
          <w:tcPr>
            <w:tcW w:w="5513" w:type="dxa"/>
          </w:tcPr>
          <w:p w14:paraId="2E5BC6E7" w14:textId="77777777" w:rsidR="00C85F66" w:rsidRDefault="008A7D55" w:rsidP="00C85F66">
            <w:pPr>
              <w:keepNext/>
            </w:pPr>
            <w:r>
              <w:t>Completion of Power Open</w:t>
            </w:r>
          </w:p>
        </w:tc>
        <w:tc>
          <w:tcPr>
            <w:tcW w:w="1926" w:type="dxa"/>
          </w:tcPr>
          <w:p w14:paraId="11EA605E" w14:textId="77777777" w:rsidR="00C85F66" w:rsidRDefault="00C85F66" w:rsidP="00C85F66">
            <w:pPr>
              <w:keepNext/>
            </w:pPr>
          </w:p>
        </w:tc>
      </w:tr>
      <w:tr w:rsidR="00C85F66" w14:paraId="252FD058" w14:textId="77777777" w:rsidTr="00C85F66">
        <w:tc>
          <w:tcPr>
            <w:tcW w:w="2762" w:type="dxa"/>
          </w:tcPr>
          <w:p w14:paraId="25EEE411" w14:textId="77777777" w:rsidR="00C85F66" w:rsidRDefault="008A7D55" w:rsidP="00C85F66">
            <w:pPr>
              <w:keepNext/>
            </w:pPr>
            <w:r>
              <w:t>R_FNC_BEC_CTRL_00004</w:t>
            </w:r>
          </w:p>
        </w:tc>
        <w:tc>
          <w:tcPr>
            <w:tcW w:w="5513" w:type="dxa"/>
          </w:tcPr>
          <w:p w14:paraId="58B039CA" w14:textId="77777777" w:rsidR="00C85F66" w:rsidRDefault="008A7D55" w:rsidP="00C85F66">
            <w:pPr>
              <w:keepNext/>
            </w:pPr>
            <w:r>
              <w:t>Request to Power Close</w:t>
            </w:r>
          </w:p>
        </w:tc>
        <w:tc>
          <w:tcPr>
            <w:tcW w:w="1926" w:type="dxa"/>
          </w:tcPr>
          <w:p w14:paraId="7BA5DD82" w14:textId="77777777" w:rsidR="00C85F66" w:rsidRDefault="00C85F66" w:rsidP="00C85F66">
            <w:pPr>
              <w:keepNext/>
            </w:pPr>
          </w:p>
        </w:tc>
      </w:tr>
      <w:tr w:rsidR="00C85F66" w14:paraId="6D9A52A7" w14:textId="77777777" w:rsidTr="00C85F66">
        <w:tc>
          <w:tcPr>
            <w:tcW w:w="2762" w:type="dxa"/>
          </w:tcPr>
          <w:p w14:paraId="36588D39" w14:textId="77777777" w:rsidR="00C85F66" w:rsidRDefault="008A7D55" w:rsidP="00C85F66">
            <w:pPr>
              <w:keepNext/>
            </w:pPr>
            <w:r>
              <w:t>R_FNC_BEC_CTRL_00005</w:t>
            </w:r>
          </w:p>
        </w:tc>
        <w:tc>
          <w:tcPr>
            <w:tcW w:w="5513" w:type="dxa"/>
          </w:tcPr>
          <w:p w14:paraId="7E2E8198" w14:textId="77777777" w:rsidR="00C85F66" w:rsidRDefault="008A7D55" w:rsidP="00C85F66">
            <w:pPr>
              <w:keepNext/>
            </w:pPr>
            <w:r>
              <w:t>Power Cinch from Manual Close</w:t>
            </w:r>
          </w:p>
        </w:tc>
        <w:tc>
          <w:tcPr>
            <w:tcW w:w="1926" w:type="dxa"/>
          </w:tcPr>
          <w:p w14:paraId="592EA5C5" w14:textId="77777777" w:rsidR="00C85F66" w:rsidRDefault="00C85F66" w:rsidP="00C85F66">
            <w:pPr>
              <w:keepNext/>
            </w:pPr>
          </w:p>
        </w:tc>
      </w:tr>
      <w:tr w:rsidR="00C85F66" w14:paraId="798308AC" w14:textId="77777777" w:rsidTr="00C85F66">
        <w:tc>
          <w:tcPr>
            <w:tcW w:w="2762" w:type="dxa"/>
          </w:tcPr>
          <w:p w14:paraId="5461B393" w14:textId="77777777" w:rsidR="00C85F66" w:rsidRDefault="008A7D55" w:rsidP="00C85F66">
            <w:pPr>
              <w:keepNext/>
            </w:pPr>
            <w:r>
              <w:t>R_FNC_BEC_CTRL_00006</w:t>
            </w:r>
          </w:p>
        </w:tc>
        <w:tc>
          <w:tcPr>
            <w:tcW w:w="5513" w:type="dxa"/>
          </w:tcPr>
          <w:p w14:paraId="4332DF40" w14:textId="77777777" w:rsidR="00C85F66" w:rsidRDefault="008A7D55" w:rsidP="00C85F66">
            <w:pPr>
              <w:keepNext/>
            </w:pPr>
            <w:r>
              <w:t>Completion of Power Cinch</w:t>
            </w:r>
          </w:p>
        </w:tc>
        <w:tc>
          <w:tcPr>
            <w:tcW w:w="1926" w:type="dxa"/>
          </w:tcPr>
          <w:p w14:paraId="11AB73B8" w14:textId="77777777" w:rsidR="00C85F66" w:rsidRDefault="00C85F66" w:rsidP="00C85F66">
            <w:pPr>
              <w:keepNext/>
            </w:pPr>
          </w:p>
        </w:tc>
      </w:tr>
      <w:tr w:rsidR="00C85F66" w14:paraId="76FA03C3" w14:textId="77777777" w:rsidTr="00C85F66">
        <w:tc>
          <w:tcPr>
            <w:tcW w:w="2762" w:type="dxa"/>
          </w:tcPr>
          <w:p w14:paraId="32F09C7B" w14:textId="77777777" w:rsidR="00C85F66" w:rsidRDefault="008A7D55" w:rsidP="00C85F66">
            <w:pPr>
              <w:keepNext/>
            </w:pPr>
            <w:r>
              <w:t>R_FNC_BEC_CTRL_00007</w:t>
            </w:r>
          </w:p>
        </w:tc>
        <w:tc>
          <w:tcPr>
            <w:tcW w:w="5513" w:type="dxa"/>
          </w:tcPr>
          <w:p w14:paraId="53AFE709" w14:textId="77777777" w:rsidR="00C85F66" w:rsidRDefault="008A7D55" w:rsidP="00C85F66">
            <w:pPr>
              <w:keepNext/>
            </w:pPr>
            <w:r>
              <w:t>Request to Stop Power Open or Close</w:t>
            </w:r>
          </w:p>
        </w:tc>
        <w:tc>
          <w:tcPr>
            <w:tcW w:w="1926" w:type="dxa"/>
          </w:tcPr>
          <w:p w14:paraId="1E3F21A2" w14:textId="77777777" w:rsidR="00C85F66" w:rsidRDefault="00C85F66" w:rsidP="00C85F66">
            <w:pPr>
              <w:keepNext/>
            </w:pPr>
          </w:p>
        </w:tc>
      </w:tr>
      <w:tr w:rsidR="008A7D55" w14:paraId="15B88D7A" w14:textId="77777777" w:rsidTr="00C85F66">
        <w:tc>
          <w:tcPr>
            <w:tcW w:w="2762" w:type="dxa"/>
          </w:tcPr>
          <w:p w14:paraId="706F4DB7" w14:textId="77777777" w:rsidR="008A7D55" w:rsidRDefault="008A7D55" w:rsidP="00C85F66">
            <w:pPr>
              <w:keepNext/>
            </w:pPr>
            <w:r>
              <w:t>R_FNC_BEC_CTRL_00008</w:t>
            </w:r>
          </w:p>
        </w:tc>
        <w:tc>
          <w:tcPr>
            <w:tcW w:w="5513" w:type="dxa"/>
          </w:tcPr>
          <w:p w14:paraId="79056BAD" w14:textId="77777777" w:rsidR="008A7D55" w:rsidRDefault="008A7D55" w:rsidP="00C85F66">
            <w:pPr>
              <w:keepNext/>
            </w:pPr>
            <w:r>
              <w:t>Request to Power Hold</w:t>
            </w:r>
          </w:p>
        </w:tc>
        <w:tc>
          <w:tcPr>
            <w:tcW w:w="1926" w:type="dxa"/>
          </w:tcPr>
          <w:p w14:paraId="6000B1F9" w14:textId="77777777" w:rsidR="008A7D55" w:rsidRDefault="008A7D55" w:rsidP="00C85F66">
            <w:pPr>
              <w:keepNext/>
            </w:pPr>
          </w:p>
        </w:tc>
      </w:tr>
    </w:tbl>
    <w:p w14:paraId="64184A00"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57</w:t>
      </w:r>
      <w:r>
        <w:rPr>
          <w:noProof/>
        </w:rPr>
        <w:fldChar w:fldCharType="end"/>
      </w:r>
      <w:r w:rsidRPr="00702453">
        <w:t xml:space="preserve">: </w:t>
      </w:r>
      <w:r>
        <w:t>Inherited Requirements</w:t>
      </w:r>
    </w:p>
    <w:p w14:paraId="12DBC32F" w14:textId="77777777" w:rsidR="00C85F66" w:rsidRDefault="00C85F66" w:rsidP="00C85F66">
      <w:pPr>
        <w:rPr>
          <w:lang w:val="en-GB"/>
        </w:rPr>
      </w:pPr>
    </w:p>
    <w:p w14:paraId="13DBAC1B" w14:textId="77777777" w:rsidR="00C85F66" w:rsidRDefault="00C85F66" w:rsidP="00C85F66">
      <w:pPr>
        <w:pStyle w:val="Heading7"/>
        <w:tabs>
          <w:tab w:val="clear" w:pos="1559"/>
        </w:tabs>
        <w:rPr>
          <w:lang w:val="en-GB"/>
        </w:rPr>
      </w:pPr>
      <w:r>
        <w:rPr>
          <w:lang w:val="en-GB"/>
        </w:rPr>
        <w:t>Component Specific Requirements</w:t>
      </w:r>
    </w:p>
    <w:p w14:paraId="6D664CF7" w14:textId="77777777" w:rsidR="00C85F66" w:rsidRPr="00A93094" w:rsidRDefault="00C85F66" w:rsidP="00C85F66">
      <w:r>
        <w:t>N/A</w:t>
      </w:r>
    </w:p>
    <w:p w14:paraId="08A392AD" w14:textId="77777777" w:rsidR="00086D67" w:rsidRPr="00086D67" w:rsidRDefault="00086D67" w:rsidP="00086D67">
      <w:pPr>
        <w:rPr>
          <w:lang w:val="en-GB"/>
        </w:rPr>
      </w:pPr>
    </w:p>
    <w:p w14:paraId="063E9C8A" w14:textId="77777777" w:rsidR="00A25FD8" w:rsidRDefault="00086D67" w:rsidP="00D24078">
      <w:pPr>
        <w:pStyle w:val="Heading4"/>
        <w:rPr>
          <w:lang w:val="en-GB"/>
        </w:rPr>
      </w:pPr>
      <w:bookmarkStart w:id="318" w:name="_Toc32332212"/>
      <w:r>
        <w:rPr>
          <w:lang w:val="en-GB"/>
        </w:rPr>
        <w:t>Implemented Function Manage Drift</w:t>
      </w:r>
      <w:bookmarkEnd w:id="318"/>
    </w:p>
    <w:p w14:paraId="2B081B9F" w14:textId="77777777" w:rsidR="00C85F66" w:rsidRDefault="00C85F66" w:rsidP="00C85F66">
      <w:pPr>
        <w:pStyle w:val="Heading5"/>
        <w:rPr>
          <w:lang w:val="en-GB"/>
        </w:rPr>
      </w:pPr>
      <w:bookmarkStart w:id="319" w:name="_Toc32332213"/>
      <w:r>
        <w:rPr>
          <w:lang w:val="en-GB"/>
        </w:rPr>
        <w:t>Function Interfaces</w:t>
      </w:r>
      <w:bookmarkEnd w:id="319"/>
    </w:p>
    <w:p w14:paraId="71187328" w14:textId="77777777" w:rsidR="00C85F66" w:rsidRDefault="00C85F66" w:rsidP="00C85F66">
      <w:pPr>
        <w:pStyle w:val="Heading6"/>
        <w:rPr>
          <w:lang w:val="en-GB"/>
        </w:rPr>
      </w:pPr>
      <w:bookmarkStart w:id="320" w:name="_Toc32332214"/>
      <w:r>
        <w:rPr>
          <w:lang w:val="en-GB"/>
        </w:rPr>
        <w:t>Inputs</w:t>
      </w:r>
      <w:bookmarkEnd w:id="320"/>
    </w:p>
    <w:p w14:paraId="5206C1E9" w14:textId="77777777" w:rsidR="00C85F66" w:rsidRPr="00651AAD"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1170"/>
        <w:gridCol w:w="1350"/>
        <w:gridCol w:w="1303"/>
        <w:gridCol w:w="2693"/>
      </w:tblGrid>
      <w:tr w:rsidR="00C85F66" w:rsidRPr="00E54DEA" w14:paraId="34B04707" w14:textId="77777777" w:rsidTr="00C85F66">
        <w:trPr>
          <w:trHeight w:val="173"/>
        </w:trPr>
        <w:tc>
          <w:tcPr>
            <w:tcW w:w="3685" w:type="dxa"/>
            <w:shd w:val="clear" w:color="auto" w:fill="D9D9D9" w:themeFill="background1" w:themeFillShade="D9"/>
            <w:noWrap/>
            <w:hideMark/>
          </w:tcPr>
          <w:p w14:paraId="6849F590"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170" w:type="dxa"/>
            <w:shd w:val="clear" w:color="auto" w:fill="D9D9D9" w:themeFill="background1" w:themeFillShade="D9"/>
          </w:tcPr>
          <w:p w14:paraId="785E810E"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5C89FDEE"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34DF7970"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C429FB1"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22F5399F" w14:textId="77777777" w:rsidR="00C85F66" w:rsidRDefault="00C85F66" w:rsidP="00C85F66">
            <w:pPr>
              <w:keepNext/>
              <w:overflowPunct/>
              <w:autoSpaceDE/>
              <w:autoSpaceDN/>
              <w:adjustRightInd/>
              <w:textAlignment w:val="auto"/>
              <w:rPr>
                <w:rFonts w:cs="Arial"/>
                <w:b/>
                <w:bCs/>
                <w:color w:val="000000"/>
              </w:rPr>
            </w:pPr>
            <w:r>
              <w:t>(</w:t>
            </w:r>
            <w:r w:rsidRPr="001321BD">
              <w:rPr>
                <w:i/>
              </w:rPr>
              <w:t>Optional)</w:t>
            </w:r>
          </w:p>
        </w:tc>
      </w:tr>
      <w:tr w:rsidR="00A72919" w:rsidRPr="003F473D" w14:paraId="25579072" w14:textId="77777777" w:rsidTr="00C85F66">
        <w:trPr>
          <w:trHeight w:val="143"/>
        </w:trPr>
        <w:tc>
          <w:tcPr>
            <w:tcW w:w="3685" w:type="dxa"/>
            <w:noWrap/>
          </w:tcPr>
          <w:p w14:paraId="69A1AF35" w14:textId="77777777" w:rsidR="00A72919" w:rsidRPr="00F02C28" w:rsidRDefault="00A72919" w:rsidP="00A72919">
            <w:pPr>
              <w:overflowPunct/>
              <w:autoSpaceDE/>
              <w:autoSpaceDN/>
              <w:adjustRightInd/>
              <w:textAlignment w:val="auto"/>
              <w:rPr>
                <w:rFonts w:cs="Arial"/>
                <w:color w:val="000000"/>
                <w:sz w:val="16"/>
                <w:szCs w:val="16"/>
              </w:rPr>
            </w:pPr>
            <w:r w:rsidRPr="00F02C28">
              <w:rPr>
                <w:rFonts w:cs="Arial"/>
                <w:color w:val="000000"/>
                <w:sz w:val="16"/>
                <w:szCs w:val="16"/>
              </w:rPr>
              <w:t>RGT_Strut_Speed</w:t>
            </w:r>
          </w:p>
        </w:tc>
        <w:tc>
          <w:tcPr>
            <w:tcW w:w="1170" w:type="dxa"/>
          </w:tcPr>
          <w:p w14:paraId="7ACB7205" w14:textId="77777777" w:rsidR="00A72919" w:rsidRPr="00D20BE7" w:rsidRDefault="00A72919" w:rsidP="00A72919">
            <w:pPr>
              <w:keepNext/>
              <w:rPr>
                <w:color w:val="000000" w:themeColor="text1"/>
                <w:sz w:val="18"/>
              </w:rPr>
            </w:pPr>
            <w:r>
              <w:rPr>
                <w:color w:val="000000" w:themeColor="text1"/>
                <w:sz w:val="18"/>
              </w:rPr>
              <w:t>Same</w:t>
            </w:r>
          </w:p>
        </w:tc>
        <w:tc>
          <w:tcPr>
            <w:tcW w:w="1350" w:type="dxa"/>
          </w:tcPr>
          <w:p w14:paraId="69E22DFD" w14:textId="77777777" w:rsidR="00A72919" w:rsidRPr="00D20BE7" w:rsidRDefault="00A72919" w:rsidP="00A72919">
            <w:pPr>
              <w:keepNext/>
              <w:rPr>
                <w:sz w:val="18"/>
              </w:rPr>
            </w:pPr>
          </w:p>
        </w:tc>
        <w:tc>
          <w:tcPr>
            <w:tcW w:w="1303" w:type="dxa"/>
          </w:tcPr>
          <w:p w14:paraId="250B2CA3" w14:textId="77777777" w:rsidR="00A72919" w:rsidRPr="00D20BE7" w:rsidRDefault="00A72919" w:rsidP="00A72919">
            <w:pPr>
              <w:keepNext/>
              <w:rPr>
                <w:sz w:val="18"/>
              </w:rPr>
            </w:pPr>
          </w:p>
        </w:tc>
        <w:tc>
          <w:tcPr>
            <w:tcW w:w="2693" w:type="dxa"/>
          </w:tcPr>
          <w:p w14:paraId="38BC2801" w14:textId="77777777" w:rsidR="00A72919" w:rsidRPr="004B44BC" w:rsidRDefault="00A72919" w:rsidP="00A72919">
            <w:pPr>
              <w:keepNext/>
              <w:rPr>
                <w:sz w:val="18"/>
              </w:rPr>
            </w:pPr>
            <w:r>
              <w:rPr>
                <w:sz w:val="18"/>
              </w:rPr>
              <w:t>Internal to RGTM</w:t>
            </w:r>
          </w:p>
        </w:tc>
      </w:tr>
      <w:tr w:rsidR="00A72919" w:rsidRPr="003F473D" w14:paraId="05F82651" w14:textId="77777777" w:rsidTr="00C85F66">
        <w:trPr>
          <w:trHeight w:val="143"/>
        </w:trPr>
        <w:tc>
          <w:tcPr>
            <w:tcW w:w="3685" w:type="dxa"/>
            <w:noWrap/>
          </w:tcPr>
          <w:p w14:paraId="2B4D3657" w14:textId="77777777" w:rsidR="00A72919" w:rsidRPr="00F02C28" w:rsidRDefault="00A72919" w:rsidP="00A72919">
            <w:pPr>
              <w:overflowPunct/>
              <w:autoSpaceDE/>
              <w:autoSpaceDN/>
              <w:adjustRightInd/>
              <w:textAlignment w:val="auto"/>
              <w:rPr>
                <w:rFonts w:cs="Arial"/>
                <w:color w:val="000000"/>
                <w:sz w:val="16"/>
                <w:szCs w:val="16"/>
              </w:rPr>
            </w:pPr>
            <w:r w:rsidRPr="00F02C28">
              <w:rPr>
                <w:rFonts w:cs="Arial"/>
                <w:color w:val="000000"/>
                <w:sz w:val="16"/>
                <w:szCs w:val="16"/>
              </w:rPr>
              <w:t>RGT_Strut_Direction</w:t>
            </w:r>
          </w:p>
        </w:tc>
        <w:tc>
          <w:tcPr>
            <w:tcW w:w="1170" w:type="dxa"/>
          </w:tcPr>
          <w:p w14:paraId="4C2A61AD" w14:textId="77777777" w:rsidR="00A72919" w:rsidRPr="00D20BE7" w:rsidRDefault="00A72919" w:rsidP="00A72919">
            <w:pPr>
              <w:keepNext/>
              <w:rPr>
                <w:color w:val="000000" w:themeColor="text1"/>
                <w:sz w:val="18"/>
              </w:rPr>
            </w:pPr>
            <w:r>
              <w:rPr>
                <w:color w:val="000000" w:themeColor="text1"/>
                <w:sz w:val="18"/>
              </w:rPr>
              <w:t>Same</w:t>
            </w:r>
          </w:p>
        </w:tc>
        <w:tc>
          <w:tcPr>
            <w:tcW w:w="1350" w:type="dxa"/>
          </w:tcPr>
          <w:p w14:paraId="10F1FAEC" w14:textId="77777777" w:rsidR="00A72919" w:rsidRPr="00D20BE7" w:rsidRDefault="00A72919" w:rsidP="00A72919">
            <w:pPr>
              <w:keepNext/>
              <w:rPr>
                <w:sz w:val="18"/>
              </w:rPr>
            </w:pPr>
          </w:p>
        </w:tc>
        <w:tc>
          <w:tcPr>
            <w:tcW w:w="1303" w:type="dxa"/>
          </w:tcPr>
          <w:p w14:paraId="2E33F7BE" w14:textId="77777777" w:rsidR="00A72919" w:rsidRPr="00D20BE7" w:rsidRDefault="00A72919" w:rsidP="00A72919">
            <w:pPr>
              <w:keepNext/>
              <w:rPr>
                <w:sz w:val="18"/>
              </w:rPr>
            </w:pPr>
          </w:p>
        </w:tc>
        <w:tc>
          <w:tcPr>
            <w:tcW w:w="2693" w:type="dxa"/>
          </w:tcPr>
          <w:p w14:paraId="1AB3FCDB" w14:textId="77777777" w:rsidR="00A72919" w:rsidRPr="004B44BC" w:rsidRDefault="00A72919" w:rsidP="00A72919">
            <w:pPr>
              <w:keepNext/>
              <w:rPr>
                <w:sz w:val="18"/>
              </w:rPr>
            </w:pPr>
            <w:r>
              <w:rPr>
                <w:sz w:val="18"/>
              </w:rPr>
              <w:t>Internal to RGTM</w:t>
            </w:r>
          </w:p>
        </w:tc>
      </w:tr>
      <w:tr w:rsidR="00A72919" w:rsidRPr="003F473D" w14:paraId="5F962DFD" w14:textId="77777777" w:rsidTr="00C85F66">
        <w:trPr>
          <w:trHeight w:val="143"/>
        </w:trPr>
        <w:tc>
          <w:tcPr>
            <w:tcW w:w="3685" w:type="dxa"/>
            <w:noWrap/>
          </w:tcPr>
          <w:p w14:paraId="1BE2B337" w14:textId="77777777" w:rsidR="00A72919" w:rsidRPr="00F02C28" w:rsidRDefault="00A72919" w:rsidP="00A72919">
            <w:pPr>
              <w:overflowPunct/>
              <w:autoSpaceDE/>
              <w:autoSpaceDN/>
              <w:adjustRightInd/>
              <w:textAlignment w:val="auto"/>
              <w:rPr>
                <w:rFonts w:cs="Arial"/>
                <w:color w:val="000000"/>
                <w:sz w:val="18"/>
                <w:szCs w:val="18"/>
              </w:rPr>
            </w:pPr>
            <w:r>
              <w:rPr>
                <w:rFonts w:cs="Arial"/>
                <w:color w:val="000000"/>
                <w:sz w:val="16"/>
                <w:szCs w:val="16"/>
              </w:rPr>
              <w:t>Diag_ClearDriftCount_Rqst</w:t>
            </w:r>
          </w:p>
        </w:tc>
        <w:tc>
          <w:tcPr>
            <w:tcW w:w="1170" w:type="dxa"/>
          </w:tcPr>
          <w:p w14:paraId="63020AE3" w14:textId="77777777" w:rsidR="00A72919" w:rsidRPr="00D20BE7" w:rsidRDefault="00A72919" w:rsidP="00A72919">
            <w:pPr>
              <w:keepNext/>
              <w:rPr>
                <w:color w:val="000000" w:themeColor="text1"/>
                <w:sz w:val="18"/>
              </w:rPr>
            </w:pPr>
            <w:r>
              <w:rPr>
                <w:color w:val="000000" w:themeColor="text1"/>
                <w:sz w:val="18"/>
              </w:rPr>
              <w:t>Same</w:t>
            </w:r>
          </w:p>
        </w:tc>
        <w:tc>
          <w:tcPr>
            <w:tcW w:w="1350" w:type="dxa"/>
          </w:tcPr>
          <w:p w14:paraId="6068925C" w14:textId="77777777" w:rsidR="00A72919" w:rsidRPr="00D20BE7" w:rsidRDefault="00A72919" w:rsidP="00A72919">
            <w:pPr>
              <w:keepNext/>
              <w:rPr>
                <w:sz w:val="18"/>
              </w:rPr>
            </w:pPr>
          </w:p>
        </w:tc>
        <w:tc>
          <w:tcPr>
            <w:tcW w:w="1303" w:type="dxa"/>
          </w:tcPr>
          <w:p w14:paraId="26C3C2D8" w14:textId="77777777" w:rsidR="00A72919" w:rsidRPr="00D20BE7" w:rsidRDefault="00A72919" w:rsidP="00A72919">
            <w:pPr>
              <w:keepNext/>
              <w:rPr>
                <w:sz w:val="18"/>
              </w:rPr>
            </w:pPr>
          </w:p>
        </w:tc>
        <w:tc>
          <w:tcPr>
            <w:tcW w:w="2693" w:type="dxa"/>
          </w:tcPr>
          <w:p w14:paraId="3F168FC4" w14:textId="77777777" w:rsidR="00A72919" w:rsidRPr="004B44BC" w:rsidRDefault="00A72919" w:rsidP="00A72919">
            <w:pPr>
              <w:keepNext/>
              <w:rPr>
                <w:sz w:val="18"/>
              </w:rPr>
            </w:pPr>
            <w:r>
              <w:rPr>
                <w:sz w:val="18"/>
              </w:rPr>
              <w:t>Internal to RGTM</w:t>
            </w:r>
          </w:p>
        </w:tc>
      </w:tr>
      <w:tr w:rsidR="00A72919" w:rsidRPr="003F473D" w14:paraId="2B18C956" w14:textId="77777777" w:rsidTr="00C85F66">
        <w:trPr>
          <w:trHeight w:val="143"/>
        </w:trPr>
        <w:tc>
          <w:tcPr>
            <w:tcW w:w="3685" w:type="dxa"/>
            <w:noWrap/>
          </w:tcPr>
          <w:p w14:paraId="1F6F304F" w14:textId="77777777" w:rsidR="00A72919" w:rsidRDefault="00A72919" w:rsidP="00A72919">
            <w:pPr>
              <w:overflowPunct/>
              <w:autoSpaceDE/>
              <w:autoSpaceDN/>
              <w:adjustRightInd/>
              <w:textAlignment w:val="auto"/>
              <w:rPr>
                <w:rFonts w:cs="Arial"/>
                <w:color w:val="000000"/>
                <w:sz w:val="16"/>
                <w:szCs w:val="16"/>
              </w:rPr>
            </w:pPr>
            <w:r>
              <w:rPr>
                <w:rFonts w:cs="Arial"/>
                <w:color w:val="000000"/>
                <w:sz w:val="16"/>
                <w:szCs w:val="16"/>
              </w:rPr>
              <w:t>RGT_Movement_Stat</w:t>
            </w:r>
          </w:p>
        </w:tc>
        <w:tc>
          <w:tcPr>
            <w:tcW w:w="1170" w:type="dxa"/>
          </w:tcPr>
          <w:p w14:paraId="079D01AC" w14:textId="77777777" w:rsidR="00A72919" w:rsidRPr="00D20BE7" w:rsidRDefault="00A72919" w:rsidP="00A72919">
            <w:pPr>
              <w:keepNext/>
              <w:rPr>
                <w:color w:val="000000" w:themeColor="text1"/>
                <w:sz w:val="18"/>
              </w:rPr>
            </w:pPr>
            <w:r>
              <w:rPr>
                <w:color w:val="000000" w:themeColor="text1"/>
                <w:sz w:val="18"/>
              </w:rPr>
              <w:t>Same</w:t>
            </w:r>
          </w:p>
        </w:tc>
        <w:tc>
          <w:tcPr>
            <w:tcW w:w="1350" w:type="dxa"/>
          </w:tcPr>
          <w:p w14:paraId="2D55D517" w14:textId="77777777" w:rsidR="00A72919" w:rsidRPr="00D20BE7" w:rsidRDefault="00A72919" w:rsidP="00A72919">
            <w:pPr>
              <w:keepNext/>
              <w:rPr>
                <w:sz w:val="18"/>
              </w:rPr>
            </w:pPr>
          </w:p>
        </w:tc>
        <w:tc>
          <w:tcPr>
            <w:tcW w:w="1303" w:type="dxa"/>
          </w:tcPr>
          <w:p w14:paraId="50DC9045" w14:textId="77777777" w:rsidR="00A72919" w:rsidRPr="00D20BE7" w:rsidRDefault="00A72919" w:rsidP="00A72919">
            <w:pPr>
              <w:keepNext/>
              <w:rPr>
                <w:sz w:val="18"/>
              </w:rPr>
            </w:pPr>
          </w:p>
        </w:tc>
        <w:tc>
          <w:tcPr>
            <w:tcW w:w="2693" w:type="dxa"/>
          </w:tcPr>
          <w:p w14:paraId="38979AC2" w14:textId="77777777" w:rsidR="00A72919" w:rsidRPr="004B44BC" w:rsidRDefault="00A72919" w:rsidP="00A72919">
            <w:pPr>
              <w:keepNext/>
              <w:rPr>
                <w:sz w:val="18"/>
              </w:rPr>
            </w:pPr>
            <w:r>
              <w:rPr>
                <w:sz w:val="18"/>
              </w:rPr>
              <w:t>Internal to RGTM</w:t>
            </w:r>
          </w:p>
        </w:tc>
      </w:tr>
      <w:tr w:rsidR="00A72919" w:rsidRPr="003F473D" w14:paraId="0691B31D" w14:textId="77777777" w:rsidTr="00C85F66">
        <w:trPr>
          <w:trHeight w:val="143"/>
        </w:trPr>
        <w:tc>
          <w:tcPr>
            <w:tcW w:w="3685" w:type="dxa"/>
            <w:noWrap/>
          </w:tcPr>
          <w:p w14:paraId="70F0BF4E" w14:textId="77777777" w:rsidR="00A72919" w:rsidRDefault="00A72919" w:rsidP="00A72919">
            <w:pPr>
              <w:overflowPunct/>
              <w:autoSpaceDE/>
              <w:autoSpaceDN/>
              <w:adjustRightInd/>
              <w:textAlignment w:val="auto"/>
              <w:rPr>
                <w:rFonts w:cs="Arial"/>
                <w:color w:val="000000"/>
                <w:sz w:val="16"/>
                <w:szCs w:val="16"/>
              </w:rPr>
            </w:pPr>
            <w:r>
              <w:rPr>
                <w:rFonts w:cs="Arial"/>
                <w:color w:val="000000"/>
                <w:sz w:val="16"/>
                <w:szCs w:val="16"/>
              </w:rPr>
              <w:t>ObstacleDetect_Stat</w:t>
            </w:r>
          </w:p>
        </w:tc>
        <w:tc>
          <w:tcPr>
            <w:tcW w:w="1170" w:type="dxa"/>
          </w:tcPr>
          <w:p w14:paraId="5EE81616" w14:textId="77777777" w:rsidR="00A72919" w:rsidRPr="00D20BE7" w:rsidRDefault="00A72919" w:rsidP="00A72919">
            <w:pPr>
              <w:keepNext/>
              <w:rPr>
                <w:color w:val="000000" w:themeColor="text1"/>
                <w:sz w:val="18"/>
              </w:rPr>
            </w:pPr>
            <w:r>
              <w:rPr>
                <w:color w:val="000000" w:themeColor="text1"/>
                <w:sz w:val="18"/>
              </w:rPr>
              <w:t>Same</w:t>
            </w:r>
          </w:p>
        </w:tc>
        <w:tc>
          <w:tcPr>
            <w:tcW w:w="1350" w:type="dxa"/>
          </w:tcPr>
          <w:p w14:paraId="08A4227C" w14:textId="77777777" w:rsidR="00A72919" w:rsidRPr="00D20BE7" w:rsidRDefault="00A72919" w:rsidP="00A72919">
            <w:pPr>
              <w:keepNext/>
              <w:rPr>
                <w:sz w:val="18"/>
              </w:rPr>
            </w:pPr>
          </w:p>
        </w:tc>
        <w:tc>
          <w:tcPr>
            <w:tcW w:w="1303" w:type="dxa"/>
          </w:tcPr>
          <w:p w14:paraId="1BCBB662" w14:textId="77777777" w:rsidR="00A72919" w:rsidRPr="00D20BE7" w:rsidRDefault="00A72919" w:rsidP="00A72919">
            <w:pPr>
              <w:keepNext/>
              <w:rPr>
                <w:sz w:val="18"/>
              </w:rPr>
            </w:pPr>
          </w:p>
        </w:tc>
        <w:tc>
          <w:tcPr>
            <w:tcW w:w="2693" w:type="dxa"/>
          </w:tcPr>
          <w:p w14:paraId="71207E14" w14:textId="77777777" w:rsidR="00A72919" w:rsidRPr="004B44BC" w:rsidRDefault="00A72919" w:rsidP="00A72919">
            <w:pPr>
              <w:keepNext/>
              <w:rPr>
                <w:sz w:val="18"/>
              </w:rPr>
            </w:pPr>
            <w:r>
              <w:rPr>
                <w:sz w:val="18"/>
              </w:rPr>
              <w:t>Internal to RGTM</w:t>
            </w:r>
          </w:p>
        </w:tc>
      </w:tr>
    </w:tbl>
    <w:p w14:paraId="1E911E1A"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58</w:t>
      </w:r>
      <w:r>
        <w:rPr>
          <w:noProof/>
        </w:rPr>
        <w:fldChar w:fldCharType="end"/>
      </w:r>
      <w:r w:rsidRPr="00702453">
        <w:t xml:space="preserve">: </w:t>
      </w:r>
      <w:r>
        <w:t>Input Signal mappings of Function</w:t>
      </w:r>
    </w:p>
    <w:p w14:paraId="403C989F" w14:textId="77777777" w:rsidR="00C85F66" w:rsidRDefault="00C85F66" w:rsidP="00C85F66">
      <w:pPr>
        <w:pStyle w:val="Heading6"/>
        <w:rPr>
          <w:lang w:val="en-GB"/>
        </w:rPr>
      </w:pPr>
      <w:bookmarkStart w:id="321" w:name="_Toc32332215"/>
      <w:r>
        <w:rPr>
          <w:lang w:val="en-GB"/>
        </w:rPr>
        <w:t>Output</w:t>
      </w:r>
      <w:r w:rsidRPr="002824C9">
        <w:rPr>
          <w:lang w:val="en-GB"/>
        </w:rPr>
        <w:t>s</w:t>
      </w:r>
      <w:bookmarkEnd w:id="321"/>
    </w:p>
    <w:p w14:paraId="6FB7E90B"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1350"/>
        <w:gridCol w:w="1389"/>
        <w:gridCol w:w="2126"/>
        <w:gridCol w:w="2551"/>
      </w:tblGrid>
      <w:tr w:rsidR="00C85F66" w:rsidRPr="00E54DEA" w14:paraId="5F3E32E7" w14:textId="77777777" w:rsidTr="00C85F66">
        <w:trPr>
          <w:trHeight w:val="173"/>
        </w:trPr>
        <w:tc>
          <w:tcPr>
            <w:tcW w:w="2785" w:type="dxa"/>
            <w:shd w:val="clear" w:color="auto" w:fill="D9D9D9" w:themeFill="background1" w:themeFillShade="D9"/>
            <w:noWrap/>
            <w:hideMark/>
          </w:tcPr>
          <w:p w14:paraId="7D7450AA"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350" w:type="dxa"/>
            <w:shd w:val="clear" w:color="auto" w:fill="D9D9D9" w:themeFill="background1" w:themeFillShade="D9"/>
          </w:tcPr>
          <w:p w14:paraId="72478BC1"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shd w:val="clear" w:color="auto" w:fill="D9D9D9" w:themeFill="background1" w:themeFillShade="D9"/>
          </w:tcPr>
          <w:p w14:paraId="3DC97103"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p>
          <w:p w14:paraId="74014A57" w14:textId="77777777" w:rsidR="00C85F66" w:rsidRPr="001321BD" w:rsidRDefault="00C85F66" w:rsidP="00C85F66">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shd w:val="clear" w:color="auto" w:fill="D9D9D9" w:themeFill="background1" w:themeFillShade="D9"/>
          </w:tcPr>
          <w:p w14:paraId="708DEC08"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0FA4D5A3"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41A482E4" w14:textId="77777777" w:rsidR="00C85F66" w:rsidRDefault="00C85F66" w:rsidP="00C85F66">
            <w:pPr>
              <w:keepNext/>
              <w:overflowPunct/>
              <w:autoSpaceDE/>
              <w:autoSpaceDN/>
              <w:adjustRightInd/>
              <w:textAlignment w:val="auto"/>
              <w:rPr>
                <w:rFonts w:cs="Arial"/>
                <w:b/>
                <w:bCs/>
                <w:color w:val="000000"/>
              </w:rPr>
            </w:pPr>
            <w:r w:rsidRPr="001321BD">
              <w:rPr>
                <w:i/>
              </w:rPr>
              <w:t>(Optional)</w:t>
            </w:r>
          </w:p>
        </w:tc>
      </w:tr>
      <w:tr w:rsidR="00A72919" w:rsidRPr="003F473D" w14:paraId="62F4FE6F" w14:textId="77777777" w:rsidTr="00C85F66">
        <w:trPr>
          <w:trHeight w:val="143"/>
        </w:trPr>
        <w:tc>
          <w:tcPr>
            <w:tcW w:w="2785" w:type="dxa"/>
            <w:noWrap/>
          </w:tcPr>
          <w:p w14:paraId="7033AC18" w14:textId="77777777" w:rsidR="00A72919" w:rsidRPr="003F473D" w:rsidRDefault="00A72919" w:rsidP="00A72919">
            <w:pPr>
              <w:overflowPunct/>
              <w:autoSpaceDE/>
              <w:autoSpaceDN/>
              <w:adjustRightInd/>
              <w:textAlignment w:val="auto"/>
              <w:rPr>
                <w:rFonts w:cs="Arial"/>
                <w:color w:val="000000"/>
                <w:sz w:val="18"/>
                <w:szCs w:val="18"/>
              </w:rPr>
            </w:pPr>
            <w:r>
              <w:rPr>
                <w:rFonts w:cs="Arial"/>
                <w:color w:val="000000"/>
                <w:sz w:val="16"/>
                <w:szCs w:val="16"/>
              </w:rPr>
              <w:t>RGT_Drift_Count</w:t>
            </w:r>
          </w:p>
        </w:tc>
        <w:tc>
          <w:tcPr>
            <w:tcW w:w="1350" w:type="dxa"/>
          </w:tcPr>
          <w:p w14:paraId="095E0F4E" w14:textId="77777777" w:rsidR="00A72919" w:rsidRPr="00D20BE7" w:rsidRDefault="00A72919" w:rsidP="00A72919">
            <w:pPr>
              <w:keepNext/>
              <w:rPr>
                <w:color w:val="000000" w:themeColor="text1"/>
                <w:sz w:val="18"/>
              </w:rPr>
            </w:pPr>
            <w:r>
              <w:rPr>
                <w:color w:val="000000" w:themeColor="text1"/>
                <w:sz w:val="18"/>
              </w:rPr>
              <w:t>Same</w:t>
            </w:r>
          </w:p>
        </w:tc>
        <w:tc>
          <w:tcPr>
            <w:tcW w:w="1389" w:type="dxa"/>
          </w:tcPr>
          <w:p w14:paraId="787DDD1A" w14:textId="77777777" w:rsidR="00A72919" w:rsidRPr="00D20BE7" w:rsidRDefault="00A72919" w:rsidP="00A72919">
            <w:pPr>
              <w:keepNext/>
              <w:rPr>
                <w:sz w:val="18"/>
              </w:rPr>
            </w:pPr>
          </w:p>
        </w:tc>
        <w:tc>
          <w:tcPr>
            <w:tcW w:w="2126" w:type="dxa"/>
          </w:tcPr>
          <w:p w14:paraId="0F983060" w14:textId="77777777" w:rsidR="00A72919" w:rsidRPr="00D20BE7" w:rsidRDefault="00A72919" w:rsidP="00A72919">
            <w:pPr>
              <w:keepNext/>
              <w:rPr>
                <w:sz w:val="18"/>
              </w:rPr>
            </w:pPr>
          </w:p>
        </w:tc>
        <w:tc>
          <w:tcPr>
            <w:tcW w:w="2551" w:type="dxa"/>
          </w:tcPr>
          <w:p w14:paraId="5C848527" w14:textId="77777777" w:rsidR="00A72919" w:rsidRPr="004B44BC" w:rsidRDefault="00A72919" w:rsidP="00A72919">
            <w:pPr>
              <w:keepNext/>
              <w:rPr>
                <w:sz w:val="18"/>
              </w:rPr>
            </w:pPr>
            <w:r>
              <w:rPr>
                <w:sz w:val="18"/>
              </w:rPr>
              <w:t>Internal to RGTM</w:t>
            </w:r>
          </w:p>
        </w:tc>
      </w:tr>
      <w:tr w:rsidR="00A72919" w:rsidRPr="003F473D" w14:paraId="2A9373DB" w14:textId="77777777" w:rsidTr="00C85F66">
        <w:trPr>
          <w:trHeight w:val="143"/>
        </w:trPr>
        <w:tc>
          <w:tcPr>
            <w:tcW w:w="2785" w:type="dxa"/>
            <w:noWrap/>
          </w:tcPr>
          <w:p w14:paraId="6BD1DD49" w14:textId="77777777" w:rsidR="00A72919" w:rsidRDefault="00A72919" w:rsidP="00A72919">
            <w:pPr>
              <w:overflowPunct/>
              <w:autoSpaceDE/>
              <w:autoSpaceDN/>
              <w:adjustRightInd/>
              <w:textAlignment w:val="auto"/>
            </w:pPr>
            <w:r>
              <w:rPr>
                <w:rFonts w:cs="Arial"/>
                <w:color w:val="000000"/>
                <w:sz w:val="16"/>
                <w:szCs w:val="16"/>
              </w:rPr>
              <w:t>RGT_Conrol_Drift_Rqst</w:t>
            </w:r>
          </w:p>
        </w:tc>
        <w:tc>
          <w:tcPr>
            <w:tcW w:w="1350" w:type="dxa"/>
          </w:tcPr>
          <w:p w14:paraId="6D23281C" w14:textId="77777777" w:rsidR="00A72919" w:rsidRPr="00D20BE7" w:rsidRDefault="00A72919" w:rsidP="00A72919">
            <w:pPr>
              <w:keepNext/>
              <w:rPr>
                <w:color w:val="000000" w:themeColor="text1"/>
                <w:sz w:val="18"/>
              </w:rPr>
            </w:pPr>
            <w:r>
              <w:rPr>
                <w:color w:val="000000" w:themeColor="text1"/>
                <w:sz w:val="18"/>
              </w:rPr>
              <w:t>Same</w:t>
            </w:r>
          </w:p>
        </w:tc>
        <w:tc>
          <w:tcPr>
            <w:tcW w:w="1389" w:type="dxa"/>
          </w:tcPr>
          <w:p w14:paraId="78C6BE44" w14:textId="77777777" w:rsidR="00A72919" w:rsidRPr="00D20BE7" w:rsidRDefault="00A72919" w:rsidP="00A72919">
            <w:pPr>
              <w:keepNext/>
              <w:rPr>
                <w:sz w:val="18"/>
              </w:rPr>
            </w:pPr>
          </w:p>
        </w:tc>
        <w:tc>
          <w:tcPr>
            <w:tcW w:w="2126" w:type="dxa"/>
          </w:tcPr>
          <w:p w14:paraId="7B7E3FE5" w14:textId="77777777" w:rsidR="00A72919" w:rsidRPr="00D20BE7" w:rsidRDefault="00A72919" w:rsidP="00A72919">
            <w:pPr>
              <w:keepNext/>
              <w:rPr>
                <w:sz w:val="18"/>
              </w:rPr>
            </w:pPr>
          </w:p>
        </w:tc>
        <w:tc>
          <w:tcPr>
            <w:tcW w:w="2551" w:type="dxa"/>
          </w:tcPr>
          <w:p w14:paraId="35662483" w14:textId="77777777" w:rsidR="00A72919" w:rsidRPr="004B44BC" w:rsidRDefault="00A72919" w:rsidP="00A72919">
            <w:pPr>
              <w:keepNext/>
              <w:rPr>
                <w:sz w:val="18"/>
              </w:rPr>
            </w:pPr>
            <w:r>
              <w:rPr>
                <w:sz w:val="18"/>
              </w:rPr>
              <w:t>Internal to RGTM</w:t>
            </w:r>
          </w:p>
        </w:tc>
      </w:tr>
      <w:tr w:rsidR="00A72919" w:rsidRPr="003F473D" w14:paraId="7A638159" w14:textId="77777777" w:rsidTr="00C85F66">
        <w:trPr>
          <w:trHeight w:val="143"/>
        </w:trPr>
        <w:tc>
          <w:tcPr>
            <w:tcW w:w="2785" w:type="dxa"/>
            <w:noWrap/>
          </w:tcPr>
          <w:p w14:paraId="75D07039" w14:textId="77777777" w:rsidR="00A72919" w:rsidRDefault="00A72919" w:rsidP="00A72919">
            <w:pPr>
              <w:overflowPunct/>
              <w:autoSpaceDE/>
              <w:autoSpaceDN/>
              <w:adjustRightInd/>
              <w:textAlignment w:val="auto"/>
              <w:rPr>
                <w:rFonts w:cs="Arial"/>
                <w:color w:val="000000"/>
                <w:sz w:val="16"/>
                <w:szCs w:val="16"/>
              </w:rPr>
            </w:pPr>
            <w:r>
              <w:rPr>
                <w:rFonts w:cs="Arial"/>
                <w:color w:val="000000"/>
                <w:sz w:val="16"/>
                <w:szCs w:val="16"/>
              </w:rPr>
              <w:t>RGT_Drift_Event_Warning_Rqst</w:t>
            </w:r>
          </w:p>
        </w:tc>
        <w:tc>
          <w:tcPr>
            <w:tcW w:w="1350" w:type="dxa"/>
          </w:tcPr>
          <w:p w14:paraId="586E287A" w14:textId="77777777" w:rsidR="00A72919" w:rsidRPr="00D20BE7" w:rsidRDefault="00A72919" w:rsidP="00A72919">
            <w:pPr>
              <w:keepNext/>
              <w:rPr>
                <w:color w:val="000000" w:themeColor="text1"/>
                <w:sz w:val="18"/>
              </w:rPr>
            </w:pPr>
            <w:r>
              <w:rPr>
                <w:color w:val="000000" w:themeColor="text1"/>
                <w:sz w:val="18"/>
              </w:rPr>
              <w:t>Same</w:t>
            </w:r>
          </w:p>
        </w:tc>
        <w:tc>
          <w:tcPr>
            <w:tcW w:w="1389" w:type="dxa"/>
          </w:tcPr>
          <w:p w14:paraId="1513AE35" w14:textId="77777777" w:rsidR="00A72919" w:rsidRPr="00D20BE7" w:rsidRDefault="00A72919" w:rsidP="00A72919">
            <w:pPr>
              <w:keepNext/>
              <w:rPr>
                <w:sz w:val="18"/>
              </w:rPr>
            </w:pPr>
          </w:p>
        </w:tc>
        <w:tc>
          <w:tcPr>
            <w:tcW w:w="2126" w:type="dxa"/>
          </w:tcPr>
          <w:p w14:paraId="2F0EF196" w14:textId="77777777" w:rsidR="00A72919" w:rsidRPr="00D20BE7" w:rsidRDefault="00A72919" w:rsidP="00A72919">
            <w:pPr>
              <w:keepNext/>
              <w:rPr>
                <w:sz w:val="18"/>
              </w:rPr>
            </w:pPr>
          </w:p>
        </w:tc>
        <w:tc>
          <w:tcPr>
            <w:tcW w:w="2551" w:type="dxa"/>
          </w:tcPr>
          <w:p w14:paraId="6B56C229" w14:textId="77777777" w:rsidR="00A72919" w:rsidRPr="004B44BC" w:rsidRDefault="00A72919" w:rsidP="00A72919">
            <w:pPr>
              <w:keepNext/>
              <w:rPr>
                <w:sz w:val="18"/>
              </w:rPr>
            </w:pPr>
            <w:r>
              <w:rPr>
                <w:sz w:val="18"/>
              </w:rPr>
              <w:t>Internal to RGTM</w:t>
            </w:r>
          </w:p>
        </w:tc>
      </w:tr>
    </w:tbl>
    <w:p w14:paraId="5666273F" w14:textId="77777777" w:rsidR="00C85F66" w:rsidRPr="00702453" w:rsidRDefault="00C85F66" w:rsidP="00A72919">
      <w:pPr>
        <w:pStyle w:val="Caption"/>
        <w:keepNext w:val="0"/>
      </w:pPr>
      <w:r w:rsidRPr="00702453">
        <w:lastRenderedPageBreak/>
        <w:t xml:space="preserve">Table </w:t>
      </w:r>
      <w:r>
        <w:rPr>
          <w:noProof/>
        </w:rPr>
        <w:fldChar w:fldCharType="begin"/>
      </w:r>
      <w:r>
        <w:rPr>
          <w:noProof/>
        </w:rPr>
        <w:instrText xml:space="preserve"> SEQ Table \* ARABIC </w:instrText>
      </w:r>
      <w:r>
        <w:rPr>
          <w:noProof/>
        </w:rPr>
        <w:fldChar w:fldCharType="separate"/>
      </w:r>
      <w:r w:rsidR="009511B2">
        <w:rPr>
          <w:noProof/>
        </w:rPr>
        <w:t>59</w:t>
      </w:r>
      <w:r>
        <w:rPr>
          <w:noProof/>
        </w:rPr>
        <w:fldChar w:fldCharType="end"/>
      </w:r>
      <w:r w:rsidRPr="00702453">
        <w:t xml:space="preserve">: </w:t>
      </w:r>
      <w:r>
        <w:t>Output Signal mappings of Function</w:t>
      </w:r>
    </w:p>
    <w:p w14:paraId="27FC75BA" w14:textId="77777777" w:rsidR="00C85F66" w:rsidRDefault="00C85F66" w:rsidP="00C85F66">
      <w:pPr>
        <w:pStyle w:val="Heading6"/>
      </w:pPr>
      <w:bookmarkStart w:id="322" w:name="_Toc32332216"/>
      <w:r>
        <w:t>Parameters</w:t>
      </w:r>
      <w:bookmarkEnd w:id="322"/>
    </w:p>
    <w:p w14:paraId="1B3D323F" w14:textId="77777777" w:rsidR="00C85F66" w:rsidRPr="00A57D05"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1980"/>
        <w:gridCol w:w="1800"/>
        <w:gridCol w:w="1620"/>
        <w:gridCol w:w="2466"/>
      </w:tblGrid>
      <w:tr w:rsidR="00C85F66" w:rsidRPr="00E54DEA" w14:paraId="30FA3BAA" w14:textId="77777777" w:rsidTr="00A72919">
        <w:trPr>
          <w:trHeight w:val="161"/>
        </w:trPr>
        <w:tc>
          <w:tcPr>
            <w:tcW w:w="2335" w:type="dxa"/>
            <w:shd w:val="clear" w:color="auto" w:fill="D9D9D9" w:themeFill="background1" w:themeFillShade="D9"/>
            <w:noWrap/>
            <w:hideMark/>
          </w:tcPr>
          <w:p w14:paraId="15BD4DEA"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980" w:type="dxa"/>
            <w:shd w:val="clear" w:color="auto" w:fill="D9D9D9" w:themeFill="background1" w:themeFillShade="D9"/>
          </w:tcPr>
          <w:p w14:paraId="1A62D83C"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800" w:type="dxa"/>
            <w:shd w:val="clear" w:color="auto" w:fill="D9D9D9" w:themeFill="background1" w:themeFillShade="D9"/>
          </w:tcPr>
          <w:p w14:paraId="5D0E418C"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620" w:type="dxa"/>
            <w:shd w:val="clear" w:color="auto" w:fill="D9D9D9" w:themeFill="background1" w:themeFillShade="D9"/>
            <w:noWrap/>
            <w:hideMark/>
          </w:tcPr>
          <w:p w14:paraId="06F58A34"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Method</w:t>
            </w:r>
          </w:p>
        </w:tc>
        <w:tc>
          <w:tcPr>
            <w:tcW w:w="2466" w:type="dxa"/>
            <w:shd w:val="clear" w:color="auto" w:fill="D9D9D9" w:themeFill="background1" w:themeFillShade="D9"/>
          </w:tcPr>
          <w:p w14:paraId="14C3A76A"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Method Details</w:t>
            </w:r>
          </w:p>
        </w:tc>
      </w:tr>
      <w:tr w:rsidR="00A72919" w:rsidRPr="003F473D" w14:paraId="393AD5E4" w14:textId="77777777" w:rsidTr="00A72919">
        <w:trPr>
          <w:trHeight w:val="70"/>
        </w:trPr>
        <w:tc>
          <w:tcPr>
            <w:tcW w:w="2335" w:type="dxa"/>
            <w:noWrap/>
          </w:tcPr>
          <w:p w14:paraId="0ACFBE68" w14:textId="77777777" w:rsidR="00A72919" w:rsidRPr="003F473D" w:rsidRDefault="00A72919" w:rsidP="00A72919">
            <w:pPr>
              <w:overflowPunct/>
              <w:autoSpaceDE/>
              <w:autoSpaceDN/>
              <w:adjustRightInd/>
              <w:textAlignment w:val="auto"/>
              <w:rPr>
                <w:rFonts w:cs="Arial"/>
                <w:color w:val="000000"/>
                <w:sz w:val="18"/>
                <w:szCs w:val="18"/>
              </w:rPr>
            </w:pPr>
            <w:r w:rsidRPr="00F826DE">
              <w:rPr>
                <w:rFonts w:cs="Arial"/>
                <w:color w:val="000000"/>
                <w:sz w:val="18"/>
                <w:szCs w:val="18"/>
              </w:rPr>
              <w:t>Drift_Speed_High_Cfg</w:t>
            </w:r>
          </w:p>
        </w:tc>
        <w:tc>
          <w:tcPr>
            <w:tcW w:w="1980" w:type="dxa"/>
          </w:tcPr>
          <w:p w14:paraId="5EC8407F" w14:textId="77777777" w:rsidR="00A72919" w:rsidRPr="00D20BE7" w:rsidRDefault="00A72919" w:rsidP="00A72919">
            <w:pPr>
              <w:keepNext/>
              <w:rPr>
                <w:color w:val="000000" w:themeColor="text1"/>
                <w:sz w:val="18"/>
              </w:rPr>
            </w:pPr>
            <w:r>
              <w:rPr>
                <w:color w:val="000000" w:themeColor="text1"/>
                <w:sz w:val="18"/>
              </w:rPr>
              <w:t>Same</w:t>
            </w:r>
          </w:p>
        </w:tc>
        <w:tc>
          <w:tcPr>
            <w:tcW w:w="1800" w:type="dxa"/>
          </w:tcPr>
          <w:p w14:paraId="435F2220" w14:textId="77777777" w:rsidR="00A72919" w:rsidRPr="00D20BE7" w:rsidRDefault="00A72919" w:rsidP="00A72919">
            <w:pPr>
              <w:keepNext/>
              <w:rPr>
                <w:sz w:val="18"/>
              </w:rPr>
            </w:pPr>
          </w:p>
        </w:tc>
        <w:tc>
          <w:tcPr>
            <w:tcW w:w="1620" w:type="dxa"/>
            <w:noWrap/>
          </w:tcPr>
          <w:p w14:paraId="33AD053C" w14:textId="77777777" w:rsidR="00A72919" w:rsidRPr="00D20BE7" w:rsidRDefault="00A72919" w:rsidP="00A72919">
            <w:pPr>
              <w:keepNext/>
              <w:rPr>
                <w:color w:val="000000" w:themeColor="text1"/>
                <w:sz w:val="18"/>
              </w:rPr>
            </w:pPr>
            <w:r>
              <w:rPr>
                <w:color w:val="000000" w:themeColor="text1"/>
                <w:sz w:val="18"/>
              </w:rPr>
              <w:t>Method 3</w:t>
            </w:r>
          </w:p>
        </w:tc>
        <w:tc>
          <w:tcPr>
            <w:tcW w:w="2466" w:type="dxa"/>
          </w:tcPr>
          <w:p w14:paraId="0FAE9FF3" w14:textId="77777777" w:rsidR="00A72919" w:rsidRPr="00D20BE7" w:rsidRDefault="00A72919" w:rsidP="00A72919">
            <w:pPr>
              <w:keepNext/>
              <w:rPr>
                <w:sz w:val="18"/>
              </w:rPr>
            </w:pPr>
          </w:p>
        </w:tc>
      </w:tr>
      <w:tr w:rsidR="00A72919" w:rsidRPr="003F473D" w14:paraId="72B3F4B2" w14:textId="77777777" w:rsidTr="00A72919">
        <w:trPr>
          <w:trHeight w:val="70"/>
        </w:trPr>
        <w:tc>
          <w:tcPr>
            <w:tcW w:w="2335" w:type="dxa"/>
            <w:noWrap/>
          </w:tcPr>
          <w:p w14:paraId="212C508A" w14:textId="77777777" w:rsidR="00A72919" w:rsidRPr="003F473D" w:rsidRDefault="00A72919" w:rsidP="00A72919">
            <w:pPr>
              <w:overflowPunct/>
              <w:autoSpaceDE/>
              <w:autoSpaceDN/>
              <w:adjustRightInd/>
              <w:textAlignment w:val="auto"/>
              <w:rPr>
                <w:rFonts w:cs="Arial"/>
                <w:color w:val="000000"/>
                <w:sz w:val="18"/>
                <w:szCs w:val="18"/>
              </w:rPr>
            </w:pPr>
            <w:r w:rsidRPr="00F826DE">
              <w:rPr>
                <w:rFonts w:cs="Arial"/>
                <w:color w:val="000000"/>
                <w:sz w:val="18"/>
                <w:szCs w:val="18"/>
              </w:rPr>
              <w:t>Detect_Drift_Time_Cfg</w:t>
            </w:r>
          </w:p>
        </w:tc>
        <w:tc>
          <w:tcPr>
            <w:tcW w:w="1980" w:type="dxa"/>
          </w:tcPr>
          <w:p w14:paraId="3C1A8743" w14:textId="77777777" w:rsidR="00A72919" w:rsidRPr="00D20BE7" w:rsidRDefault="00A72919" w:rsidP="00A72919">
            <w:pPr>
              <w:keepNext/>
              <w:rPr>
                <w:color w:val="000000" w:themeColor="text1"/>
                <w:sz w:val="18"/>
              </w:rPr>
            </w:pPr>
            <w:r>
              <w:rPr>
                <w:color w:val="000000" w:themeColor="text1"/>
                <w:sz w:val="18"/>
              </w:rPr>
              <w:t>Same</w:t>
            </w:r>
          </w:p>
        </w:tc>
        <w:tc>
          <w:tcPr>
            <w:tcW w:w="1800" w:type="dxa"/>
          </w:tcPr>
          <w:p w14:paraId="60C3F9F8" w14:textId="77777777" w:rsidR="00A72919" w:rsidRPr="00D20BE7" w:rsidRDefault="00A72919" w:rsidP="00A72919">
            <w:pPr>
              <w:keepNext/>
              <w:rPr>
                <w:sz w:val="18"/>
              </w:rPr>
            </w:pPr>
          </w:p>
        </w:tc>
        <w:tc>
          <w:tcPr>
            <w:tcW w:w="1620" w:type="dxa"/>
            <w:noWrap/>
          </w:tcPr>
          <w:p w14:paraId="595976C2" w14:textId="77777777" w:rsidR="00A72919" w:rsidRPr="00D20BE7" w:rsidRDefault="00A72919" w:rsidP="00A72919">
            <w:pPr>
              <w:keepNext/>
              <w:rPr>
                <w:color w:val="000000" w:themeColor="text1"/>
                <w:sz w:val="18"/>
              </w:rPr>
            </w:pPr>
            <w:r>
              <w:rPr>
                <w:color w:val="000000" w:themeColor="text1"/>
                <w:sz w:val="18"/>
              </w:rPr>
              <w:t>Method 3</w:t>
            </w:r>
          </w:p>
        </w:tc>
        <w:tc>
          <w:tcPr>
            <w:tcW w:w="2466" w:type="dxa"/>
          </w:tcPr>
          <w:p w14:paraId="582DDE3F" w14:textId="77777777" w:rsidR="00A72919" w:rsidRPr="00D20BE7" w:rsidRDefault="00A72919" w:rsidP="00A72919">
            <w:pPr>
              <w:keepNext/>
              <w:rPr>
                <w:sz w:val="18"/>
              </w:rPr>
            </w:pPr>
          </w:p>
        </w:tc>
      </w:tr>
      <w:tr w:rsidR="00A72919" w:rsidRPr="003F473D" w14:paraId="60DD59E8" w14:textId="77777777" w:rsidTr="00A72919">
        <w:trPr>
          <w:trHeight w:val="70"/>
        </w:trPr>
        <w:tc>
          <w:tcPr>
            <w:tcW w:w="2335" w:type="dxa"/>
            <w:noWrap/>
          </w:tcPr>
          <w:p w14:paraId="7CBF3A62" w14:textId="77777777" w:rsidR="00A72919" w:rsidRPr="00F826DE" w:rsidRDefault="00A72919" w:rsidP="00A72919">
            <w:pPr>
              <w:overflowPunct/>
              <w:autoSpaceDE/>
              <w:autoSpaceDN/>
              <w:adjustRightInd/>
              <w:textAlignment w:val="auto"/>
              <w:rPr>
                <w:rFonts w:cs="Arial"/>
                <w:color w:val="000000"/>
                <w:sz w:val="18"/>
                <w:szCs w:val="18"/>
              </w:rPr>
            </w:pPr>
            <w:r w:rsidRPr="00F826DE">
              <w:rPr>
                <w:rFonts w:cs="Arial"/>
                <w:color w:val="000000"/>
                <w:sz w:val="18"/>
                <w:szCs w:val="18"/>
              </w:rPr>
              <w:t>Drift_Time_at_Speed_Cfg</w:t>
            </w:r>
          </w:p>
        </w:tc>
        <w:tc>
          <w:tcPr>
            <w:tcW w:w="1980" w:type="dxa"/>
          </w:tcPr>
          <w:p w14:paraId="4F2FCD31" w14:textId="77777777" w:rsidR="00A72919" w:rsidRPr="00D20BE7" w:rsidRDefault="00A72919" w:rsidP="00A72919">
            <w:pPr>
              <w:keepNext/>
              <w:rPr>
                <w:color w:val="000000" w:themeColor="text1"/>
                <w:sz w:val="18"/>
              </w:rPr>
            </w:pPr>
            <w:r>
              <w:rPr>
                <w:color w:val="000000" w:themeColor="text1"/>
                <w:sz w:val="18"/>
              </w:rPr>
              <w:t>Same</w:t>
            </w:r>
          </w:p>
        </w:tc>
        <w:tc>
          <w:tcPr>
            <w:tcW w:w="1800" w:type="dxa"/>
          </w:tcPr>
          <w:p w14:paraId="77DFB9EC" w14:textId="77777777" w:rsidR="00A72919" w:rsidRPr="00D20BE7" w:rsidRDefault="00A72919" w:rsidP="00A72919">
            <w:pPr>
              <w:keepNext/>
              <w:rPr>
                <w:sz w:val="18"/>
              </w:rPr>
            </w:pPr>
          </w:p>
        </w:tc>
        <w:tc>
          <w:tcPr>
            <w:tcW w:w="1620" w:type="dxa"/>
            <w:noWrap/>
          </w:tcPr>
          <w:p w14:paraId="5CEC8CDE" w14:textId="77777777" w:rsidR="00A72919" w:rsidRPr="00D20BE7" w:rsidRDefault="00A72919" w:rsidP="00A72919">
            <w:pPr>
              <w:keepNext/>
              <w:rPr>
                <w:color w:val="000000" w:themeColor="text1"/>
                <w:sz w:val="18"/>
              </w:rPr>
            </w:pPr>
            <w:r>
              <w:rPr>
                <w:color w:val="000000" w:themeColor="text1"/>
                <w:sz w:val="18"/>
              </w:rPr>
              <w:t>Method 3</w:t>
            </w:r>
          </w:p>
        </w:tc>
        <w:tc>
          <w:tcPr>
            <w:tcW w:w="2466" w:type="dxa"/>
          </w:tcPr>
          <w:p w14:paraId="79E4FD7B" w14:textId="77777777" w:rsidR="00A72919" w:rsidRPr="00D20BE7" w:rsidRDefault="00A72919" w:rsidP="00A72919">
            <w:pPr>
              <w:keepNext/>
              <w:rPr>
                <w:sz w:val="18"/>
              </w:rPr>
            </w:pPr>
          </w:p>
        </w:tc>
      </w:tr>
    </w:tbl>
    <w:p w14:paraId="26CF0DCC"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60</w:t>
      </w:r>
      <w:r>
        <w:rPr>
          <w:noProof/>
        </w:rPr>
        <w:fldChar w:fldCharType="end"/>
      </w:r>
      <w:r w:rsidRPr="00702453">
        <w:t xml:space="preserve">: </w:t>
      </w:r>
      <w:r>
        <w:t>Parameter mappings of Function</w:t>
      </w:r>
    </w:p>
    <w:p w14:paraId="70510FE4" w14:textId="77777777" w:rsidR="00C85F66" w:rsidRPr="003E2313" w:rsidRDefault="00C85F66" w:rsidP="00C85F66">
      <w:pPr>
        <w:pStyle w:val="Heading6"/>
      </w:pPr>
      <w:bookmarkStart w:id="323" w:name="_Toc32332217"/>
      <w:r>
        <w:t>Interface</w:t>
      </w:r>
      <w:r w:rsidRPr="003E2313">
        <w:t xml:space="preserve"> Requirements</w:t>
      </w:r>
      <w:bookmarkEnd w:id="323"/>
    </w:p>
    <w:p w14:paraId="70DB9449" w14:textId="77777777" w:rsidR="00C85F66" w:rsidRPr="003225C9" w:rsidRDefault="00C85F66" w:rsidP="00C85F66">
      <w:pPr>
        <w:tabs>
          <w:tab w:val="left" w:pos="284"/>
          <w:tab w:val="left" w:pos="851"/>
        </w:tabs>
      </w:pPr>
      <w:r>
        <w:t>N/A</w:t>
      </w:r>
    </w:p>
    <w:p w14:paraId="32D4BB77" w14:textId="77777777" w:rsidR="00C85F66" w:rsidRDefault="00C85F66" w:rsidP="00C85F66">
      <w:pPr>
        <w:pStyle w:val="Heading6"/>
        <w:numPr>
          <w:ilvl w:val="4"/>
          <w:numId w:val="5"/>
        </w:numPr>
        <w:tabs>
          <w:tab w:val="clear" w:pos="1418"/>
        </w:tabs>
        <w:rPr>
          <w:lang w:val="en-GB"/>
        </w:rPr>
      </w:pPr>
      <w:bookmarkStart w:id="324" w:name="_Toc32332218"/>
      <w:r>
        <w:rPr>
          <w:lang w:val="en-GB"/>
        </w:rPr>
        <w:t>Function Requirements</w:t>
      </w:r>
      <w:bookmarkEnd w:id="324"/>
    </w:p>
    <w:p w14:paraId="2628A351"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5504"/>
        <w:gridCol w:w="1924"/>
      </w:tblGrid>
      <w:tr w:rsidR="00C85F66" w14:paraId="5548F795" w14:textId="77777777" w:rsidTr="00A72919">
        <w:tc>
          <w:tcPr>
            <w:tcW w:w="2773" w:type="dxa"/>
            <w:shd w:val="clear" w:color="auto" w:fill="D9D9D9" w:themeFill="background1" w:themeFillShade="D9"/>
          </w:tcPr>
          <w:p w14:paraId="000E212A" w14:textId="77777777" w:rsidR="00C85F66" w:rsidRDefault="00C85F66" w:rsidP="00C85F66">
            <w:pPr>
              <w:keepNext/>
              <w:rPr>
                <w:b/>
              </w:rPr>
            </w:pPr>
            <w:r w:rsidRPr="00AF169D">
              <w:rPr>
                <w:b/>
              </w:rPr>
              <w:t>Requirement ID</w:t>
            </w:r>
          </w:p>
          <w:p w14:paraId="391AE75B" w14:textId="77777777" w:rsidR="00C85F66" w:rsidRPr="00AF169D" w:rsidRDefault="00C85F66" w:rsidP="00C85F66">
            <w:pPr>
              <w:keepNext/>
              <w:rPr>
                <w:b/>
              </w:rPr>
            </w:pPr>
            <w:r w:rsidRPr="00EB7BB6">
              <w:t>(of Logical Function)</w:t>
            </w:r>
          </w:p>
        </w:tc>
        <w:tc>
          <w:tcPr>
            <w:tcW w:w="5504" w:type="dxa"/>
            <w:shd w:val="clear" w:color="auto" w:fill="D9D9D9" w:themeFill="background1" w:themeFillShade="D9"/>
          </w:tcPr>
          <w:p w14:paraId="582A5025" w14:textId="77777777" w:rsidR="00C85F66" w:rsidRPr="00AF169D" w:rsidRDefault="00C85F66" w:rsidP="00C85F66">
            <w:pPr>
              <w:keepNext/>
              <w:rPr>
                <w:b/>
              </w:rPr>
            </w:pPr>
            <w:r w:rsidRPr="00AF169D">
              <w:rPr>
                <w:b/>
              </w:rPr>
              <w:t>Requirement Title</w:t>
            </w:r>
          </w:p>
        </w:tc>
        <w:tc>
          <w:tcPr>
            <w:tcW w:w="1924" w:type="dxa"/>
            <w:shd w:val="clear" w:color="auto" w:fill="D9D9D9" w:themeFill="background1" w:themeFillShade="D9"/>
          </w:tcPr>
          <w:p w14:paraId="6A518ADC" w14:textId="77777777" w:rsidR="00C85F66" w:rsidRPr="00AF169D" w:rsidRDefault="00C85F66" w:rsidP="00C85F66">
            <w:pPr>
              <w:keepNext/>
              <w:rPr>
                <w:b/>
              </w:rPr>
            </w:pPr>
            <w:r>
              <w:rPr>
                <w:b/>
              </w:rPr>
              <w:t>Comment</w:t>
            </w:r>
          </w:p>
        </w:tc>
      </w:tr>
      <w:tr w:rsidR="00C85F66" w14:paraId="0EE1ADB8" w14:textId="77777777" w:rsidTr="00A72919">
        <w:tc>
          <w:tcPr>
            <w:tcW w:w="2773" w:type="dxa"/>
          </w:tcPr>
          <w:p w14:paraId="6B4EEAEA" w14:textId="77777777" w:rsidR="00C85F66" w:rsidRDefault="00A72919" w:rsidP="00C85F66">
            <w:pPr>
              <w:keepNext/>
            </w:pPr>
            <w:bookmarkStart w:id="325" w:name="R_FNC_00001_ID_Monitor_for_Falling_Gate"/>
            <w:r>
              <w:t>R_FNC_BEC_DRIFT_00001</w:t>
            </w:r>
            <w:bookmarkEnd w:id="325"/>
          </w:p>
        </w:tc>
        <w:tc>
          <w:tcPr>
            <w:tcW w:w="5504" w:type="dxa"/>
          </w:tcPr>
          <w:p w14:paraId="4D970067" w14:textId="77777777" w:rsidR="00C85F66" w:rsidRDefault="00A72919" w:rsidP="00C85F66">
            <w:pPr>
              <w:keepNext/>
            </w:pPr>
            <w:r w:rsidRPr="00A72919">
              <w:t>Falling Gate Determination After Each Power Operation</w:t>
            </w:r>
          </w:p>
        </w:tc>
        <w:tc>
          <w:tcPr>
            <w:tcW w:w="1924" w:type="dxa"/>
          </w:tcPr>
          <w:p w14:paraId="34F750C0" w14:textId="77777777" w:rsidR="00C85F66" w:rsidRDefault="00C85F66" w:rsidP="00C85F66">
            <w:pPr>
              <w:keepNext/>
            </w:pPr>
          </w:p>
        </w:tc>
      </w:tr>
      <w:tr w:rsidR="00C85F66" w14:paraId="54E578C1" w14:textId="77777777" w:rsidTr="00A72919">
        <w:tc>
          <w:tcPr>
            <w:tcW w:w="2773" w:type="dxa"/>
          </w:tcPr>
          <w:p w14:paraId="02D228C4" w14:textId="77777777" w:rsidR="00A72919" w:rsidRDefault="00A72919" w:rsidP="00C85F66">
            <w:pPr>
              <w:keepNext/>
            </w:pPr>
            <w:r>
              <w:t>R_FNC_BEC_DRIFT_00002</w:t>
            </w:r>
          </w:p>
        </w:tc>
        <w:tc>
          <w:tcPr>
            <w:tcW w:w="5504" w:type="dxa"/>
          </w:tcPr>
          <w:p w14:paraId="53728E2A" w14:textId="77777777" w:rsidR="00C85F66" w:rsidRDefault="00A72919" w:rsidP="00C85F66">
            <w:pPr>
              <w:keepNext/>
            </w:pPr>
            <w:r w:rsidRPr="00A72919">
              <w:t>Hold Liftgate When Falling Gate Detected</w:t>
            </w:r>
          </w:p>
        </w:tc>
        <w:tc>
          <w:tcPr>
            <w:tcW w:w="1924" w:type="dxa"/>
          </w:tcPr>
          <w:p w14:paraId="6CC4CC7B" w14:textId="77777777" w:rsidR="00C85F66" w:rsidRDefault="00C85F66" w:rsidP="00C85F66">
            <w:pPr>
              <w:keepNext/>
            </w:pPr>
          </w:p>
        </w:tc>
      </w:tr>
      <w:tr w:rsidR="00C85F66" w14:paraId="1FBCD6EF" w14:textId="77777777" w:rsidTr="00A72919">
        <w:tc>
          <w:tcPr>
            <w:tcW w:w="2773" w:type="dxa"/>
          </w:tcPr>
          <w:p w14:paraId="02565783" w14:textId="77777777" w:rsidR="00C85F66" w:rsidRDefault="00A72919" w:rsidP="00C85F66">
            <w:pPr>
              <w:keepNext/>
            </w:pPr>
            <w:r>
              <w:t>R_FNC_BEC_DRIFT_00005</w:t>
            </w:r>
          </w:p>
        </w:tc>
        <w:tc>
          <w:tcPr>
            <w:tcW w:w="5504" w:type="dxa"/>
          </w:tcPr>
          <w:p w14:paraId="4567F66F" w14:textId="77777777" w:rsidR="00C85F66" w:rsidRDefault="00A72919" w:rsidP="00C85F66">
            <w:pPr>
              <w:keepNext/>
            </w:pPr>
            <w:r w:rsidRPr="00A72919">
              <w:t>Power Close After Hold Due to Falling Gate</w:t>
            </w:r>
          </w:p>
        </w:tc>
        <w:tc>
          <w:tcPr>
            <w:tcW w:w="1924" w:type="dxa"/>
          </w:tcPr>
          <w:p w14:paraId="4065E2DC" w14:textId="77777777" w:rsidR="00C85F66" w:rsidRDefault="00C85F66" w:rsidP="00C85F66">
            <w:pPr>
              <w:keepNext/>
            </w:pPr>
          </w:p>
        </w:tc>
      </w:tr>
      <w:tr w:rsidR="00C85F66" w14:paraId="7BA25D50" w14:textId="77777777" w:rsidTr="00A72919">
        <w:tc>
          <w:tcPr>
            <w:tcW w:w="2773" w:type="dxa"/>
          </w:tcPr>
          <w:p w14:paraId="2A8E4D77" w14:textId="77777777" w:rsidR="00C85F66" w:rsidRDefault="00A72919" w:rsidP="00C85F66">
            <w:pPr>
              <w:keepNext/>
            </w:pPr>
            <w:r>
              <w:t>R_FNC_BEC_DRIFT_00007</w:t>
            </w:r>
          </w:p>
        </w:tc>
        <w:tc>
          <w:tcPr>
            <w:tcW w:w="5504" w:type="dxa"/>
          </w:tcPr>
          <w:p w14:paraId="303EA260" w14:textId="77777777" w:rsidR="00C85F66" w:rsidRDefault="00A72919" w:rsidP="00C85F66">
            <w:pPr>
              <w:keepNext/>
            </w:pPr>
            <w:r w:rsidRPr="00A72919">
              <w:t>Warning Chime for Falling Gate</w:t>
            </w:r>
          </w:p>
        </w:tc>
        <w:tc>
          <w:tcPr>
            <w:tcW w:w="1924" w:type="dxa"/>
          </w:tcPr>
          <w:p w14:paraId="6DE8160A" w14:textId="77777777" w:rsidR="00C85F66" w:rsidRDefault="00C85F66" w:rsidP="00C85F66">
            <w:pPr>
              <w:keepNext/>
            </w:pPr>
          </w:p>
        </w:tc>
      </w:tr>
      <w:tr w:rsidR="00C85F66" w14:paraId="5B43C05B" w14:textId="77777777" w:rsidTr="00A72919">
        <w:tc>
          <w:tcPr>
            <w:tcW w:w="2773" w:type="dxa"/>
          </w:tcPr>
          <w:p w14:paraId="1EE2C49E" w14:textId="77777777" w:rsidR="00C85F66" w:rsidRDefault="00A72919" w:rsidP="00C85F66">
            <w:pPr>
              <w:keepNext/>
            </w:pPr>
            <w:r>
              <w:t>R_FNC_BEC_DRIFT_00006</w:t>
            </w:r>
          </w:p>
        </w:tc>
        <w:tc>
          <w:tcPr>
            <w:tcW w:w="5504" w:type="dxa"/>
          </w:tcPr>
          <w:p w14:paraId="7C9DB34B" w14:textId="77777777" w:rsidR="00C85F66" w:rsidRDefault="00A72919" w:rsidP="00C85F66">
            <w:pPr>
              <w:keepNext/>
            </w:pPr>
            <w:r w:rsidRPr="00A72919">
              <w:t>Obstacle During Power Close Due to Falling Gate</w:t>
            </w:r>
          </w:p>
        </w:tc>
        <w:tc>
          <w:tcPr>
            <w:tcW w:w="1924" w:type="dxa"/>
          </w:tcPr>
          <w:p w14:paraId="48F4328A" w14:textId="77777777" w:rsidR="00C85F66" w:rsidRDefault="00C85F66" w:rsidP="00C85F66">
            <w:pPr>
              <w:keepNext/>
            </w:pPr>
          </w:p>
        </w:tc>
      </w:tr>
      <w:tr w:rsidR="00C85F66" w14:paraId="6B7550D4" w14:textId="77777777" w:rsidTr="00A72919">
        <w:tc>
          <w:tcPr>
            <w:tcW w:w="2773" w:type="dxa"/>
          </w:tcPr>
          <w:p w14:paraId="5137564C" w14:textId="77777777" w:rsidR="00C85F66" w:rsidRDefault="00A72919" w:rsidP="00C85F66">
            <w:pPr>
              <w:keepNext/>
            </w:pPr>
            <w:r>
              <w:t>R_FNC_BEC_DRIFT_00004</w:t>
            </w:r>
          </w:p>
        </w:tc>
        <w:tc>
          <w:tcPr>
            <w:tcW w:w="5504" w:type="dxa"/>
          </w:tcPr>
          <w:p w14:paraId="52F68962" w14:textId="77777777" w:rsidR="00C85F66" w:rsidRDefault="00A72919" w:rsidP="00C85F66">
            <w:pPr>
              <w:keepNext/>
            </w:pPr>
            <w:r w:rsidRPr="00A72919">
              <w:t>Falling Gate Determination Calibration</w:t>
            </w:r>
          </w:p>
        </w:tc>
        <w:tc>
          <w:tcPr>
            <w:tcW w:w="1924" w:type="dxa"/>
          </w:tcPr>
          <w:p w14:paraId="57016465" w14:textId="77777777" w:rsidR="00C85F66" w:rsidRDefault="00C85F66" w:rsidP="00C85F66">
            <w:pPr>
              <w:keepNext/>
            </w:pPr>
          </w:p>
        </w:tc>
      </w:tr>
    </w:tbl>
    <w:p w14:paraId="0EAAC290"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61</w:t>
      </w:r>
      <w:r>
        <w:rPr>
          <w:noProof/>
        </w:rPr>
        <w:fldChar w:fldCharType="end"/>
      </w:r>
      <w:r w:rsidRPr="00702453">
        <w:t xml:space="preserve">: </w:t>
      </w:r>
      <w:r>
        <w:t>Inherited Requirements</w:t>
      </w:r>
    </w:p>
    <w:p w14:paraId="47F6D75E" w14:textId="77777777" w:rsidR="00C85F66" w:rsidRDefault="00C85F66" w:rsidP="00C85F66">
      <w:pPr>
        <w:rPr>
          <w:lang w:val="en-GB"/>
        </w:rPr>
      </w:pPr>
    </w:p>
    <w:p w14:paraId="63B10ECF" w14:textId="77777777" w:rsidR="00C85F66" w:rsidRDefault="00C85F66" w:rsidP="00C85F66">
      <w:pPr>
        <w:pStyle w:val="Heading7"/>
        <w:tabs>
          <w:tab w:val="clear" w:pos="1559"/>
        </w:tabs>
        <w:rPr>
          <w:lang w:val="en-GB"/>
        </w:rPr>
      </w:pPr>
      <w:r>
        <w:rPr>
          <w:lang w:val="en-GB"/>
        </w:rPr>
        <w:t>Component Specific Requirements</w:t>
      </w:r>
    </w:p>
    <w:p w14:paraId="1A91F6FD" w14:textId="77777777" w:rsidR="00C85F66" w:rsidRPr="00A93094" w:rsidRDefault="00C85F66" w:rsidP="00C85F66">
      <w:r>
        <w:t>N/A</w:t>
      </w:r>
    </w:p>
    <w:p w14:paraId="6CBD0EF1" w14:textId="77777777" w:rsidR="00277AAF" w:rsidRPr="00F21047" w:rsidRDefault="00277AAF" w:rsidP="00D24078">
      <w:pPr>
        <w:pStyle w:val="Heading4"/>
        <w:rPr>
          <w:lang w:val="en-GB"/>
        </w:rPr>
      </w:pPr>
      <w:bookmarkStart w:id="326" w:name="_Toc32332219"/>
      <w:r w:rsidRPr="00F21047">
        <w:rPr>
          <w:lang w:val="en-GB"/>
        </w:rPr>
        <w:t>Implemented Function BEC Slam Protection</w:t>
      </w:r>
      <w:bookmarkEnd w:id="326"/>
    </w:p>
    <w:p w14:paraId="2BF314E2" w14:textId="77777777" w:rsidR="00F21047" w:rsidRPr="00140F0D" w:rsidRDefault="00F21047" w:rsidP="00F21047">
      <w:pPr>
        <w:rPr>
          <w:lang w:val="en-GB"/>
        </w:rPr>
      </w:pPr>
      <w:r w:rsidRPr="00140F0D">
        <w:rPr>
          <w:lang w:val="en-GB"/>
        </w:rPr>
        <w:t>TBD</w:t>
      </w:r>
    </w:p>
    <w:p w14:paraId="2774FA25" w14:textId="77777777" w:rsidR="00A72919" w:rsidRDefault="00A72919" w:rsidP="00D24078">
      <w:pPr>
        <w:pStyle w:val="Heading4"/>
        <w:rPr>
          <w:lang w:val="en-GB"/>
        </w:rPr>
      </w:pPr>
      <w:bookmarkStart w:id="327" w:name="_Toc32332220"/>
      <w:r>
        <w:rPr>
          <w:lang w:val="en-GB"/>
        </w:rPr>
        <w:t>Implemented Function BEC Obstacle Detection</w:t>
      </w:r>
      <w:bookmarkEnd w:id="327"/>
    </w:p>
    <w:p w14:paraId="4DAD2153" w14:textId="77777777" w:rsidR="00A72919" w:rsidRDefault="00A72919" w:rsidP="00A72919">
      <w:pPr>
        <w:pStyle w:val="Heading5"/>
        <w:rPr>
          <w:lang w:val="en-GB"/>
        </w:rPr>
      </w:pPr>
      <w:bookmarkStart w:id="328" w:name="_Toc32332221"/>
      <w:r>
        <w:rPr>
          <w:lang w:val="en-GB"/>
        </w:rPr>
        <w:t>Function Interfaces</w:t>
      </w:r>
      <w:bookmarkEnd w:id="328"/>
    </w:p>
    <w:p w14:paraId="05E45CB9" w14:textId="77777777" w:rsidR="00A72919" w:rsidRDefault="00A72919" w:rsidP="00A72919">
      <w:pPr>
        <w:pStyle w:val="Heading6"/>
        <w:rPr>
          <w:lang w:val="en-GB"/>
        </w:rPr>
      </w:pPr>
      <w:bookmarkStart w:id="329" w:name="_Toc32332222"/>
      <w:r>
        <w:rPr>
          <w:lang w:val="en-GB"/>
        </w:rPr>
        <w:t>Inputs</w:t>
      </w:r>
      <w:bookmarkEnd w:id="329"/>
    </w:p>
    <w:p w14:paraId="24C5EA71" w14:textId="77777777" w:rsidR="00A72919" w:rsidRPr="00651AAD" w:rsidRDefault="00A72919" w:rsidP="00A7291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1170"/>
        <w:gridCol w:w="1350"/>
        <w:gridCol w:w="1303"/>
        <w:gridCol w:w="2693"/>
      </w:tblGrid>
      <w:tr w:rsidR="00A72919" w:rsidRPr="00E54DEA" w14:paraId="399EC5A2" w14:textId="77777777" w:rsidTr="00DC1821">
        <w:trPr>
          <w:trHeight w:val="173"/>
        </w:trPr>
        <w:tc>
          <w:tcPr>
            <w:tcW w:w="3685" w:type="dxa"/>
            <w:shd w:val="clear" w:color="auto" w:fill="D9D9D9" w:themeFill="background1" w:themeFillShade="D9"/>
            <w:noWrap/>
            <w:hideMark/>
          </w:tcPr>
          <w:p w14:paraId="57BFC498" w14:textId="77777777" w:rsidR="00A72919" w:rsidRPr="00E54DEA" w:rsidRDefault="00A72919" w:rsidP="00DC1821">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170" w:type="dxa"/>
            <w:shd w:val="clear" w:color="auto" w:fill="D9D9D9" w:themeFill="background1" w:themeFillShade="D9"/>
          </w:tcPr>
          <w:p w14:paraId="72E5E95C"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79366F12"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38500119"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046E3C9"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Connection</w:t>
            </w:r>
          </w:p>
          <w:p w14:paraId="6A9D8FB3" w14:textId="77777777" w:rsidR="00A72919" w:rsidRDefault="00A72919" w:rsidP="00DC1821">
            <w:pPr>
              <w:keepNext/>
              <w:overflowPunct/>
              <w:autoSpaceDE/>
              <w:autoSpaceDN/>
              <w:adjustRightInd/>
              <w:textAlignment w:val="auto"/>
              <w:rPr>
                <w:rFonts w:cs="Arial"/>
                <w:b/>
                <w:bCs/>
                <w:color w:val="000000"/>
              </w:rPr>
            </w:pPr>
            <w:r>
              <w:t>(</w:t>
            </w:r>
            <w:r w:rsidRPr="001321BD">
              <w:rPr>
                <w:i/>
              </w:rPr>
              <w:t>Optional)</w:t>
            </w:r>
          </w:p>
        </w:tc>
      </w:tr>
      <w:tr w:rsidR="00E11C3B" w:rsidRPr="003F473D" w14:paraId="756552C5" w14:textId="77777777" w:rsidTr="00DC1821">
        <w:trPr>
          <w:trHeight w:val="143"/>
        </w:trPr>
        <w:tc>
          <w:tcPr>
            <w:tcW w:w="3685" w:type="dxa"/>
            <w:noWrap/>
          </w:tcPr>
          <w:p w14:paraId="1B109825" w14:textId="77777777" w:rsidR="00E11C3B" w:rsidRPr="003F473D" w:rsidRDefault="00E11C3B" w:rsidP="00E11C3B">
            <w:pPr>
              <w:overflowPunct/>
              <w:autoSpaceDE/>
              <w:autoSpaceDN/>
              <w:adjustRightInd/>
              <w:textAlignment w:val="auto"/>
              <w:rPr>
                <w:rFonts w:cs="Arial"/>
                <w:color w:val="000000"/>
                <w:sz w:val="18"/>
                <w:szCs w:val="18"/>
              </w:rPr>
            </w:pPr>
            <w:r w:rsidRPr="00B146AB">
              <w:rPr>
                <w:rFonts w:cs="Arial"/>
                <w:color w:val="000000"/>
                <w:sz w:val="18"/>
                <w:szCs w:val="18"/>
              </w:rPr>
              <w:t>DriveUnitPositionCounts</w:t>
            </w:r>
          </w:p>
        </w:tc>
        <w:tc>
          <w:tcPr>
            <w:tcW w:w="1170" w:type="dxa"/>
          </w:tcPr>
          <w:p w14:paraId="66A97112" w14:textId="77777777" w:rsidR="00E11C3B" w:rsidRPr="00D20BE7" w:rsidRDefault="00E11C3B" w:rsidP="00E11C3B">
            <w:pPr>
              <w:keepNext/>
              <w:rPr>
                <w:color w:val="000000" w:themeColor="text1"/>
                <w:sz w:val="18"/>
              </w:rPr>
            </w:pPr>
            <w:r>
              <w:rPr>
                <w:color w:val="000000" w:themeColor="text1"/>
                <w:sz w:val="18"/>
              </w:rPr>
              <w:t>Same</w:t>
            </w:r>
          </w:p>
        </w:tc>
        <w:tc>
          <w:tcPr>
            <w:tcW w:w="1350" w:type="dxa"/>
          </w:tcPr>
          <w:p w14:paraId="0D63B122" w14:textId="77777777" w:rsidR="00E11C3B" w:rsidRPr="00D20BE7" w:rsidRDefault="00E11C3B" w:rsidP="00E11C3B">
            <w:pPr>
              <w:keepNext/>
              <w:rPr>
                <w:sz w:val="18"/>
              </w:rPr>
            </w:pPr>
          </w:p>
        </w:tc>
        <w:tc>
          <w:tcPr>
            <w:tcW w:w="1303" w:type="dxa"/>
          </w:tcPr>
          <w:p w14:paraId="448F26EA" w14:textId="77777777" w:rsidR="00E11C3B" w:rsidRPr="00D20BE7" w:rsidRDefault="00E11C3B" w:rsidP="00E11C3B">
            <w:pPr>
              <w:keepNext/>
              <w:rPr>
                <w:sz w:val="18"/>
              </w:rPr>
            </w:pPr>
          </w:p>
        </w:tc>
        <w:tc>
          <w:tcPr>
            <w:tcW w:w="2693" w:type="dxa"/>
          </w:tcPr>
          <w:p w14:paraId="42D4B660" w14:textId="77777777" w:rsidR="00E11C3B" w:rsidRPr="004B44BC" w:rsidRDefault="00E11C3B" w:rsidP="00E11C3B">
            <w:pPr>
              <w:keepNext/>
              <w:rPr>
                <w:sz w:val="18"/>
              </w:rPr>
            </w:pPr>
            <w:r>
              <w:rPr>
                <w:sz w:val="18"/>
              </w:rPr>
              <w:t>Internal to RGTM</w:t>
            </w:r>
          </w:p>
        </w:tc>
      </w:tr>
      <w:tr w:rsidR="00E11C3B" w:rsidRPr="003F473D" w14:paraId="5775D786" w14:textId="77777777" w:rsidTr="00DC1821">
        <w:trPr>
          <w:trHeight w:val="143"/>
        </w:trPr>
        <w:tc>
          <w:tcPr>
            <w:tcW w:w="3685" w:type="dxa"/>
            <w:noWrap/>
          </w:tcPr>
          <w:p w14:paraId="4B253DDC" w14:textId="77777777" w:rsidR="00E11C3B" w:rsidRDefault="00E11C3B" w:rsidP="00E11C3B">
            <w:pPr>
              <w:overflowPunct/>
              <w:autoSpaceDE/>
              <w:autoSpaceDN/>
              <w:adjustRightInd/>
              <w:textAlignment w:val="auto"/>
            </w:pPr>
            <w:r w:rsidRPr="00B146AB">
              <w:t>RightPinchStrip_Stat</w:t>
            </w:r>
          </w:p>
        </w:tc>
        <w:tc>
          <w:tcPr>
            <w:tcW w:w="1170" w:type="dxa"/>
          </w:tcPr>
          <w:p w14:paraId="6EC30925" w14:textId="77777777" w:rsidR="00E11C3B" w:rsidRPr="00D20BE7" w:rsidRDefault="00E11C3B" w:rsidP="00E11C3B">
            <w:pPr>
              <w:keepNext/>
              <w:rPr>
                <w:color w:val="000000" w:themeColor="text1"/>
                <w:sz w:val="18"/>
              </w:rPr>
            </w:pPr>
            <w:r>
              <w:rPr>
                <w:color w:val="000000" w:themeColor="text1"/>
                <w:sz w:val="18"/>
              </w:rPr>
              <w:t>Same</w:t>
            </w:r>
          </w:p>
        </w:tc>
        <w:tc>
          <w:tcPr>
            <w:tcW w:w="1350" w:type="dxa"/>
          </w:tcPr>
          <w:p w14:paraId="4B42C3AE" w14:textId="77777777" w:rsidR="00E11C3B" w:rsidRPr="00D20BE7" w:rsidRDefault="00E11C3B" w:rsidP="00E11C3B">
            <w:pPr>
              <w:keepNext/>
              <w:rPr>
                <w:sz w:val="18"/>
              </w:rPr>
            </w:pPr>
          </w:p>
        </w:tc>
        <w:tc>
          <w:tcPr>
            <w:tcW w:w="1303" w:type="dxa"/>
          </w:tcPr>
          <w:p w14:paraId="5B59D223" w14:textId="77777777" w:rsidR="00E11C3B" w:rsidRPr="00D20BE7" w:rsidRDefault="00E11C3B" w:rsidP="00E11C3B">
            <w:pPr>
              <w:keepNext/>
              <w:rPr>
                <w:sz w:val="18"/>
              </w:rPr>
            </w:pPr>
          </w:p>
        </w:tc>
        <w:tc>
          <w:tcPr>
            <w:tcW w:w="2693" w:type="dxa"/>
          </w:tcPr>
          <w:p w14:paraId="1FDF6015" w14:textId="77777777" w:rsidR="00E11C3B" w:rsidRPr="004B44BC" w:rsidRDefault="00E11C3B" w:rsidP="00E11C3B">
            <w:pPr>
              <w:keepNext/>
              <w:rPr>
                <w:sz w:val="18"/>
              </w:rPr>
            </w:pPr>
            <w:r>
              <w:rPr>
                <w:sz w:val="18"/>
              </w:rPr>
              <w:t>Internal to RGTM</w:t>
            </w:r>
          </w:p>
        </w:tc>
      </w:tr>
      <w:tr w:rsidR="00E11C3B" w:rsidRPr="003F473D" w14:paraId="1B349E60" w14:textId="77777777" w:rsidTr="00DC1821">
        <w:trPr>
          <w:trHeight w:val="143"/>
        </w:trPr>
        <w:tc>
          <w:tcPr>
            <w:tcW w:w="3685" w:type="dxa"/>
            <w:noWrap/>
          </w:tcPr>
          <w:p w14:paraId="5EDA1DF9" w14:textId="77777777" w:rsidR="00E11C3B" w:rsidRPr="00B146AB" w:rsidRDefault="00E11C3B" w:rsidP="00E11C3B">
            <w:pPr>
              <w:overflowPunct/>
              <w:autoSpaceDE/>
              <w:autoSpaceDN/>
              <w:adjustRightInd/>
              <w:textAlignment w:val="auto"/>
            </w:pPr>
            <w:r w:rsidRPr="00B146AB">
              <w:t>LeftPinchStrip_Stat</w:t>
            </w:r>
          </w:p>
        </w:tc>
        <w:tc>
          <w:tcPr>
            <w:tcW w:w="1170" w:type="dxa"/>
          </w:tcPr>
          <w:p w14:paraId="70BCC1AE" w14:textId="77777777" w:rsidR="00E11C3B" w:rsidRPr="00D20BE7" w:rsidRDefault="00E11C3B" w:rsidP="00E11C3B">
            <w:pPr>
              <w:keepNext/>
              <w:rPr>
                <w:color w:val="000000" w:themeColor="text1"/>
                <w:sz w:val="18"/>
              </w:rPr>
            </w:pPr>
            <w:r>
              <w:rPr>
                <w:color w:val="000000" w:themeColor="text1"/>
                <w:sz w:val="18"/>
              </w:rPr>
              <w:t>Same</w:t>
            </w:r>
          </w:p>
        </w:tc>
        <w:tc>
          <w:tcPr>
            <w:tcW w:w="1350" w:type="dxa"/>
          </w:tcPr>
          <w:p w14:paraId="145F2374" w14:textId="77777777" w:rsidR="00E11C3B" w:rsidRPr="00D20BE7" w:rsidRDefault="00E11C3B" w:rsidP="00E11C3B">
            <w:pPr>
              <w:keepNext/>
              <w:rPr>
                <w:sz w:val="18"/>
              </w:rPr>
            </w:pPr>
          </w:p>
        </w:tc>
        <w:tc>
          <w:tcPr>
            <w:tcW w:w="1303" w:type="dxa"/>
          </w:tcPr>
          <w:p w14:paraId="20DFDAB5" w14:textId="77777777" w:rsidR="00E11C3B" w:rsidRPr="00D20BE7" w:rsidRDefault="00E11C3B" w:rsidP="00E11C3B">
            <w:pPr>
              <w:keepNext/>
              <w:rPr>
                <w:sz w:val="18"/>
              </w:rPr>
            </w:pPr>
          </w:p>
        </w:tc>
        <w:tc>
          <w:tcPr>
            <w:tcW w:w="2693" w:type="dxa"/>
          </w:tcPr>
          <w:p w14:paraId="46D602C2" w14:textId="77777777" w:rsidR="00E11C3B" w:rsidRPr="004B44BC" w:rsidRDefault="00E11C3B" w:rsidP="00E11C3B">
            <w:pPr>
              <w:keepNext/>
              <w:rPr>
                <w:sz w:val="18"/>
              </w:rPr>
            </w:pPr>
            <w:r>
              <w:rPr>
                <w:sz w:val="18"/>
              </w:rPr>
              <w:t>Internal to RGTM</w:t>
            </w:r>
          </w:p>
        </w:tc>
      </w:tr>
    </w:tbl>
    <w:p w14:paraId="4CAC90CE" w14:textId="77777777" w:rsidR="00A72919" w:rsidRPr="00702453" w:rsidRDefault="00A72919" w:rsidP="00A72919">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62</w:t>
      </w:r>
      <w:r>
        <w:rPr>
          <w:noProof/>
        </w:rPr>
        <w:fldChar w:fldCharType="end"/>
      </w:r>
      <w:r w:rsidRPr="00702453">
        <w:t xml:space="preserve">: </w:t>
      </w:r>
      <w:r>
        <w:t>Input Signal mappings of Function</w:t>
      </w:r>
    </w:p>
    <w:p w14:paraId="133C1710" w14:textId="77777777" w:rsidR="00A72919" w:rsidRDefault="00A72919" w:rsidP="00A72919">
      <w:pPr>
        <w:rPr>
          <w:lang w:val="en-GB"/>
        </w:rPr>
      </w:pPr>
    </w:p>
    <w:p w14:paraId="034D8DB1" w14:textId="77777777" w:rsidR="00A72919" w:rsidRDefault="00A72919" w:rsidP="00A72919">
      <w:pPr>
        <w:pStyle w:val="Heading6"/>
        <w:rPr>
          <w:lang w:val="en-GB"/>
        </w:rPr>
      </w:pPr>
      <w:bookmarkStart w:id="330" w:name="_Toc32332223"/>
      <w:r>
        <w:rPr>
          <w:lang w:val="en-GB"/>
        </w:rPr>
        <w:t>Output</w:t>
      </w:r>
      <w:r w:rsidRPr="002824C9">
        <w:rPr>
          <w:lang w:val="en-GB"/>
        </w:rPr>
        <w:t>s</w:t>
      </w:r>
      <w:bookmarkEnd w:id="330"/>
    </w:p>
    <w:p w14:paraId="514180B6" w14:textId="77777777" w:rsidR="00A72919" w:rsidRDefault="00A72919" w:rsidP="00A7291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1350"/>
        <w:gridCol w:w="1389"/>
        <w:gridCol w:w="2126"/>
        <w:gridCol w:w="2551"/>
      </w:tblGrid>
      <w:tr w:rsidR="00A72919" w:rsidRPr="00E54DEA" w14:paraId="0E9C4165" w14:textId="77777777" w:rsidTr="00DC1821">
        <w:trPr>
          <w:trHeight w:val="173"/>
        </w:trPr>
        <w:tc>
          <w:tcPr>
            <w:tcW w:w="2785" w:type="dxa"/>
            <w:shd w:val="clear" w:color="auto" w:fill="D9D9D9" w:themeFill="background1" w:themeFillShade="D9"/>
            <w:noWrap/>
            <w:hideMark/>
          </w:tcPr>
          <w:p w14:paraId="58F3B5E9" w14:textId="77777777" w:rsidR="00A72919" w:rsidRPr="00E54DEA" w:rsidRDefault="00A72919" w:rsidP="00DC1821">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350" w:type="dxa"/>
            <w:shd w:val="clear" w:color="auto" w:fill="D9D9D9" w:themeFill="background1" w:themeFillShade="D9"/>
          </w:tcPr>
          <w:p w14:paraId="18969CCA"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shd w:val="clear" w:color="auto" w:fill="D9D9D9" w:themeFill="background1" w:themeFillShade="D9"/>
          </w:tcPr>
          <w:p w14:paraId="6509AF7F"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Mapping Details</w:t>
            </w:r>
          </w:p>
          <w:p w14:paraId="3F9E8B3B" w14:textId="77777777" w:rsidR="00A72919" w:rsidRPr="001321BD" w:rsidRDefault="00A72919" w:rsidP="00DC1821">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shd w:val="clear" w:color="auto" w:fill="D9D9D9" w:themeFill="background1" w:themeFillShade="D9"/>
          </w:tcPr>
          <w:p w14:paraId="40502615"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5DD1D0B0"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Connection</w:t>
            </w:r>
          </w:p>
          <w:p w14:paraId="553FE0B4" w14:textId="77777777" w:rsidR="00A72919" w:rsidRDefault="00A72919" w:rsidP="00DC1821">
            <w:pPr>
              <w:keepNext/>
              <w:overflowPunct/>
              <w:autoSpaceDE/>
              <w:autoSpaceDN/>
              <w:adjustRightInd/>
              <w:textAlignment w:val="auto"/>
              <w:rPr>
                <w:rFonts w:cs="Arial"/>
                <w:b/>
                <w:bCs/>
                <w:color w:val="000000"/>
              </w:rPr>
            </w:pPr>
            <w:r w:rsidRPr="001321BD">
              <w:rPr>
                <w:i/>
              </w:rPr>
              <w:t>(Optional)</w:t>
            </w:r>
          </w:p>
        </w:tc>
      </w:tr>
      <w:tr w:rsidR="00E11C3B" w:rsidRPr="003F473D" w14:paraId="02ACD634" w14:textId="77777777" w:rsidTr="00DC1821">
        <w:trPr>
          <w:trHeight w:val="143"/>
        </w:trPr>
        <w:tc>
          <w:tcPr>
            <w:tcW w:w="2785" w:type="dxa"/>
            <w:noWrap/>
          </w:tcPr>
          <w:p w14:paraId="1B8577AA" w14:textId="77777777" w:rsidR="00E11C3B" w:rsidRPr="003F473D" w:rsidRDefault="00E11C3B" w:rsidP="00E11C3B">
            <w:pPr>
              <w:overflowPunct/>
              <w:autoSpaceDE/>
              <w:autoSpaceDN/>
              <w:adjustRightInd/>
              <w:textAlignment w:val="auto"/>
              <w:rPr>
                <w:rFonts w:cs="Arial"/>
                <w:color w:val="000000"/>
                <w:sz w:val="18"/>
                <w:szCs w:val="18"/>
              </w:rPr>
            </w:pPr>
            <w:r w:rsidRPr="00B146AB">
              <w:rPr>
                <w:rFonts w:cs="Arial"/>
                <w:color w:val="000000"/>
                <w:sz w:val="18"/>
                <w:szCs w:val="18"/>
              </w:rPr>
              <w:t>ObstacleDetect_Stat</w:t>
            </w:r>
          </w:p>
        </w:tc>
        <w:tc>
          <w:tcPr>
            <w:tcW w:w="1350" w:type="dxa"/>
          </w:tcPr>
          <w:p w14:paraId="6A4C8288" w14:textId="77777777" w:rsidR="00E11C3B" w:rsidRPr="00D20BE7" w:rsidRDefault="00E11C3B" w:rsidP="00E11C3B">
            <w:pPr>
              <w:keepNext/>
              <w:rPr>
                <w:color w:val="000000" w:themeColor="text1"/>
                <w:sz w:val="18"/>
              </w:rPr>
            </w:pPr>
            <w:r>
              <w:rPr>
                <w:color w:val="000000" w:themeColor="text1"/>
                <w:sz w:val="18"/>
              </w:rPr>
              <w:t>Same</w:t>
            </w:r>
          </w:p>
        </w:tc>
        <w:tc>
          <w:tcPr>
            <w:tcW w:w="1389" w:type="dxa"/>
          </w:tcPr>
          <w:p w14:paraId="14388A14" w14:textId="77777777" w:rsidR="00E11C3B" w:rsidRPr="00D20BE7" w:rsidRDefault="00E11C3B" w:rsidP="00E11C3B">
            <w:pPr>
              <w:keepNext/>
              <w:rPr>
                <w:sz w:val="18"/>
              </w:rPr>
            </w:pPr>
          </w:p>
        </w:tc>
        <w:tc>
          <w:tcPr>
            <w:tcW w:w="2126" w:type="dxa"/>
          </w:tcPr>
          <w:p w14:paraId="5815DF9B" w14:textId="77777777" w:rsidR="00E11C3B" w:rsidRPr="00D20BE7" w:rsidRDefault="00E11C3B" w:rsidP="00E11C3B">
            <w:pPr>
              <w:keepNext/>
              <w:rPr>
                <w:sz w:val="18"/>
              </w:rPr>
            </w:pPr>
          </w:p>
        </w:tc>
        <w:tc>
          <w:tcPr>
            <w:tcW w:w="2551" w:type="dxa"/>
          </w:tcPr>
          <w:p w14:paraId="5A301BF1" w14:textId="77777777" w:rsidR="00E11C3B" w:rsidRPr="004B44BC" w:rsidRDefault="00E11C3B" w:rsidP="00E11C3B">
            <w:pPr>
              <w:keepNext/>
              <w:rPr>
                <w:sz w:val="18"/>
              </w:rPr>
            </w:pPr>
            <w:r>
              <w:rPr>
                <w:sz w:val="18"/>
              </w:rPr>
              <w:t>Internal to RGTM</w:t>
            </w:r>
          </w:p>
        </w:tc>
      </w:tr>
    </w:tbl>
    <w:p w14:paraId="3BA240B6" w14:textId="77777777" w:rsidR="00A72919" w:rsidRPr="00702453" w:rsidRDefault="00A72919" w:rsidP="00A72919">
      <w:pPr>
        <w:pStyle w:val="Caption"/>
      </w:pPr>
      <w:r w:rsidRPr="00702453">
        <w:lastRenderedPageBreak/>
        <w:t xml:space="preserve">Table </w:t>
      </w:r>
      <w:r>
        <w:rPr>
          <w:noProof/>
        </w:rPr>
        <w:fldChar w:fldCharType="begin"/>
      </w:r>
      <w:r>
        <w:rPr>
          <w:noProof/>
        </w:rPr>
        <w:instrText xml:space="preserve"> SEQ Table \* ARABIC </w:instrText>
      </w:r>
      <w:r>
        <w:rPr>
          <w:noProof/>
        </w:rPr>
        <w:fldChar w:fldCharType="separate"/>
      </w:r>
      <w:r w:rsidR="009511B2">
        <w:rPr>
          <w:noProof/>
        </w:rPr>
        <w:t>63</w:t>
      </w:r>
      <w:r>
        <w:rPr>
          <w:noProof/>
        </w:rPr>
        <w:fldChar w:fldCharType="end"/>
      </w:r>
      <w:r w:rsidRPr="00702453">
        <w:t xml:space="preserve">: </w:t>
      </w:r>
      <w:r>
        <w:t>Output Signal mappings of Function</w:t>
      </w:r>
    </w:p>
    <w:p w14:paraId="5A996C52" w14:textId="77777777" w:rsidR="00A72919" w:rsidRDefault="00A72919" w:rsidP="00A72919">
      <w:pPr>
        <w:rPr>
          <w:lang w:val="en-GB"/>
        </w:rPr>
      </w:pPr>
    </w:p>
    <w:p w14:paraId="4ADD6D57" w14:textId="77777777" w:rsidR="00A72919" w:rsidRDefault="00A72919" w:rsidP="00A72919">
      <w:pPr>
        <w:pStyle w:val="Heading6"/>
      </w:pPr>
      <w:bookmarkStart w:id="331" w:name="_Toc32332224"/>
      <w:r>
        <w:t>Parameters</w:t>
      </w:r>
      <w:bookmarkEnd w:id="331"/>
    </w:p>
    <w:p w14:paraId="2BB87D7F" w14:textId="77777777" w:rsidR="00A72919" w:rsidRPr="00A57D05" w:rsidRDefault="00A72919" w:rsidP="00A7291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A72919" w:rsidRPr="00E54DEA" w14:paraId="6CDD2552" w14:textId="77777777" w:rsidTr="00DC1821">
        <w:trPr>
          <w:trHeight w:val="161"/>
        </w:trPr>
        <w:tc>
          <w:tcPr>
            <w:tcW w:w="1838" w:type="dxa"/>
            <w:shd w:val="clear" w:color="auto" w:fill="D9D9D9" w:themeFill="background1" w:themeFillShade="D9"/>
            <w:noWrap/>
            <w:hideMark/>
          </w:tcPr>
          <w:p w14:paraId="5FB33146" w14:textId="77777777" w:rsidR="00A72919" w:rsidRPr="00E54DEA" w:rsidRDefault="00A72919" w:rsidP="00DC1821">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87636D9"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A231CAA"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00F8D15" w14:textId="77777777" w:rsidR="00A72919" w:rsidRPr="00E54DEA" w:rsidRDefault="00A72919" w:rsidP="00DC1821">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FA44AF9" w14:textId="77777777" w:rsidR="00A72919" w:rsidRDefault="00A72919" w:rsidP="00DC1821">
            <w:pPr>
              <w:keepNext/>
              <w:overflowPunct/>
              <w:autoSpaceDE/>
              <w:autoSpaceDN/>
              <w:adjustRightInd/>
              <w:textAlignment w:val="auto"/>
              <w:rPr>
                <w:rFonts w:cs="Arial"/>
                <w:b/>
                <w:bCs/>
                <w:color w:val="000000"/>
              </w:rPr>
            </w:pPr>
            <w:r>
              <w:rPr>
                <w:rFonts w:cs="Arial"/>
                <w:b/>
                <w:bCs/>
                <w:color w:val="000000"/>
              </w:rPr>
              <w:t>Method Details</w:t>
            </w:r>
          </w:p>
        </w:tc>
      </w:tr>
      <w:tr w:rsidR="00A72919" w:rsidRPr="003F473D" w14:paraId="7341FF75" w14:textId="77777777" w:rsidTr="00DC1821">
        <w:trPr>
          <w:trHeight w:val="70"/>
        </w:trPr>
        <w:tc>
          <w:tcPr>
            <w:tcW w:w="1838" w:type="dxa"/>
            <w:noWrap/>
          </w:tcPr>
          <w:p w14:paraId="7AEDA615" w14:textId="77777777" w:rsidR="00A72919" w:rsidRPr="00D20BE7" w:rsidRDefault="00A72919" w:rsidP="00DC1821">
            <w:pPr>
              <w:keepNext/>
              <w:overflowPunct/>
              <w:autoSpaceDE/>
              <w:autoSpaceDN/>
              <w:adjustRightInd/>
              <w:textAlignment w:val="auto"/>
              <w:rPr>
                <w:color w:val="000000" w:themeColor="text1"/>
                <w:sz w:val="18"/>
              </w:rPr>
            </w:pPr>
          </w:p>
        </w:tc>
        <w:tc>
          <w:tcPr>
            <w:tcW w:w="1843" w:type="dxa"/>
          </w:tcPr>
          <w:p w14:paraId="0A097808" w14:textId="77777777" w:rsidR="00A72919" w:rsidRPr="00D20BE7" w:rsidRDefault="00A72919" w:rsidP="00DC1821">
            <w:pPr>
              <w:keepNext/>
              <w:rPr>
                <w:color w:val="000000" w:themeColor="text1"/>
                <w:sz w:val="18"/>
              </w:rPr>
            </w:pPr>
          </w:p>
        </w:tc>
        <w:tc>
          <w:tcPr>
            <w:tcW w:w="1701" w:type="dxa"/>
          </w:tcPr>
          <w:p w14:paraId="284E7CE3" w14:textId="77777777" w:rsidR="00A72919" w:rsidRPr="00D20BE7" w:rsidRDefault="00A72919" w:rsidP="00DC1821">
            <w:pPr>
              <w:keepNext/>
              <w:rPr>
                <w:sz w:val="18"/>
              </w:rPr>
            </w:pPr>
          </w:p>
        </w:tc>
        <w:tc>
          <w:tcPr>
            <w:tcW w:w="1417" w:type="dxa"/>
            <w:noWrap/>
          </w:tcPr>
          <w:p w14:paraId="6619C9DC" w14:textId="77777777" w:rsidR="00A72919" w:rsidRPr="00D20BE7" w:rsidRDefault="00A72919" w:rsidP="00DC1821">
            <w:pPr>
              <w:keepNext/>
              <w:rPr>
                <w:color w:val="000000" w:themeColor="text1"/>
                <w:sz w:val="18"/>
              </w:rPr>
            </w:pPr>
          </w:p>
        </w:tc>
        <w:tc>
          <w:tcPr>
            <w:tcW w:w="3402" w:type="dxa"/>
          </w:tcPr>
          <w:p w14:paraId="0661DC02" w14:textId="77777777" w:rsidR="00A72919" w:rsidRPr="00D20BE7" w:rsidRDefault="00A72919" w:rsidP="00DC1821">
            <w:pPr>
              <w:keepNext/>
              <w:rPr>
                <w:sz w:val="18"/>
              </w:rPr>
            </w:pPr>
          </w:p>
        </w:tc>
      </w:tr>
    </w:tbl>
    <w:p w14:paraId="45F21753" w14:textId="77777777" w:rsidR="00A72919" w:rsidRPr="00702453" w:rsidRDefault="00A72919" w:rsidP="00A72919">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64</w:t>
      </w:r>
      <w:r>
        <w:rPr>
          <w:noProof/>
        </w:rPr>
        <w:fldChar w:fldCharType="end"/>
      </w:r>
      <w:r w:rsidRPr="00702453">
        <w:t xml:space="preserve">: </w:t>
      </w:r>
      <w:r>
        <w:t>Parameter mappings of Function</w:t>
      </w:r>
    </w:p>
    <w:p w14:paraId="7375B3AD" w14:textId="77777777" w:rsidR="00A72919" w:rsidRPr="003E2313" w:rsidRDefault="00A72919" w:rsidP="00A72919">
      <w:pPr>
        <w:pStyle w:val="Heading6"/>
      </w:pPr>
      <w:bookmarkStart w:id="332" w:name="_Toc32332225"/>
      <w:r>
        <w:t>Interface</w:t>
      </w:r>
      <w:r w:rsidRPr="003E2313">
        <w:t xml:space="preserve"> Requirements</w:t>
      </w:r>
      <w:bookmarkEnd w:id="332"/>
    </w:p>
    <w:p w14:paraId="057ADC9A" w14:textId="77777777" w:rsidR="00A72919" w:rsidRPr="003225C9" w:rsidRDefault="00A72919" w:rsidP="00A72919">
      <w:pPr>
        <w:tabs>
          <w:tab w:val="left" w:pos="284"/>
          <w:tab w:val="left" w:pos="851"/>
        </w:tabs>
      </w:pPr>
      <w:r>
        <w:t>N/A</w:t>
      </w:r>
    </w:p>
    <w:p w14:paraId="556DB106" w14:textId="77777777" w:rsidR="00A72919" w:rsidRDefault="00A72919" w:rsidP="00A72919">
      <w:pPr>
        <w:pStyle w:val="Heading6"/>
        <w:numPr>
          <w:ilvl w:val="4"/>
          <w:numId w:val="5"/>
        </w:numPr>
        <w:tabs>
          <w:tab w:val="clear" w:pos="1418"/>
        </w:tabs>
        <w:rPr>
          <w:lang w:val="en-GB"/>
        </w:rPr>
      </w:pPr>
      <w:bookmarkStart w:id="333" w:name="_Toc32332226"/>
      <w:r>
        <w:rPr>
          <w:lang w:val="en-GB"/>
        </w:rPr>
        <w:t>Function Requirements</w:t>
      </w:r>
      <w:bookmarkEnd w:id="333"/>
    </w:p>
    <w:p w14:paraId="6C2D0C0B" w14:textId="77777777" w:rsidR="00A72919" w:rsidRDefault="00A72919" w:rsidP="00A7291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5513"/>
        <w:gridCol w:w="1926"/>
      </w:tblGrid>
      <w:tr w:rsidR="00A72919" w14:paraId="0D219922" w14:textId="77777777" w:rsidTr="00DC1821">
        <w:tc>
          <w:tcPr>
            <w:tcW w:w="2762" w:type="dxa"/>
            <w:shd w:val="clear" w:color="auto" w:fill="D9D9D9" w:themeFill="background1" w:themeFillShade="D9"/>
          </w:tcPr>
          <w:p w14:paraId="1733EC2C" w14:textId="77777777" w:rsidR="00A72919" w:rsidRDefault="00A72919" w:rsidP="00DC1821">
            <w:pPr>
              <w:keepNext/>
              <w:rPr>
                <w:b/>
              </w:rPr>
            </w:pPr>
            <w:r w:rsidRPr="00AF169D">
              <w:rPr>
                <w:b/>
              </w:rPr>
              <w:t>Requirement ID</w:t>
            </w:r>
          </w:p>
          <w:p w14:paraId="3DF8164C" w14:textId="77777777" w:rsidR="00A72919" w:rsidRPr="00AF169D" w:rsidRDefault="00A72919" w:rsidP="00DC1821">
            <w:pPr>
              <w:keepNext/>
              <w:rPr>
                <w:b/>
              </w:rPr>
            </w:pPr>
            <w:r w:rsidRPr="00EB7BB6">
              <w:t>(of Logical Function)</w:t>
            </w:r>
          </w:p>
        </w:tc>
        <w:tc>
          <w:tcPr>
            <w:tcW w:w="5513" w:type="dxa"/>
            <w:shd w:val="clear" w:color="auto" w:fill="D9D9D9" w:themeFill="background1" w:themeFillShade="D9"/>
          </w:tcPr>
          <w:p w14:paraId="717C31EE" w14:textId="77777777" w:rsidR="00A72919" w:rsidRPr="00AF169D" w:rsidRDefault="00A72919" w:rsidP="00DC1821">
            <w:pPr>
              <w:keepNext/>
              <w:rPr>
                <w:b/>
              </w:rPr>
            </w:pPr>
            <w:r w:rsidRPr="00AF169D">
              <w:rPr>
                <w:b/>
              </w:rPr>
              <w:t>Requirement Title</w:t>
            </w:r>
          </w:p>
        </w:tc>
        <w:tc>
          <w:tcPr>
            <w:tcW w:w="1926" w:type="dxa"/>
            <w:shd w:val="clear" w:color="auto" w:fill="D9D9D9" w:themeFill="background1" w:themeFillShade="D9"/>
          </w:tcPr>
          <w:p w14:paraId="44946CE0" w14:textId="77777777" w:rsidR="00A72919" w:rsidRPr="00AF169D" w:rsidRDefault="00A72919" w:rsidP="00DC1821">
            <w:pPr>
              <w:keepNext/>
              <w:rPr>
                <w:b/>
              </w:rPr>
            </w:pPr>
            <w:r>
              <w:rPr>
                <w:b/>
              </w:rPr>
              <w:t>Comment</w:t>
            </w:r>
          </w:p>
        </w:tc>
      </w:tr>
      <w:tr w:rsidR="00A72919" w14:paraId="2F56CA3B" w14:textId="77777777" w:rsidTr="00DC1821">
        <w:tc>
          <w:tcPr>
            <w:tcW w:w="2762" w:type="dxa"/>
          </w:tcPr>
          <w:p w14:paraId="5CFC52F7" w14:textId="77777777" w:rsidR="00A72919" w:rsidRDefault="00E11C3B" w:rsidP="00DC1821">
            <w:pPr>
              <w:keepNext/>
            </w:pPr>
            <w:bookmarkStart w:id="334" w:name="R_FNC_00001_ID_Primary_Obstacle_Detectio"/>
            <w:r>
              <w:t>R_FNC_BEC_OD_00001</w:t>
            </w:r>
            <w:bookmarkEnd w:id="334"/>
          </w:p>
        </w:tc>
        <w:tc>
          <w:tcPr>
            <w:tcW w:w="5513" w:type="dxa"/>
          </w:tcPr>
          <w:p w14:paraId="5707AE9D" w14:textId="77777777" w:rsidR="00A72919" w:rsidRDefault="00E11C3B" w:rsidP="00DC1821">
            <w:pPr>
              <w:keepNext/>
            </w:pPr>
            <w:r w:rsidRPr="00E11C3B">
              <w:t>Primary Obstacle Detection</w:t>
            </w:r>
          </w:p>
        </w:tc>
        <w:tc>
          <w:tcPr>
            <w:tcW w:w="1926" w:type="dxa"/>
          </w:tcPr>
          <w:p w14:paraId="5CC2918E" w14:textId="77777777" w:rsidR="00A72919" w:rsidRDefault="00A72919" w:rsidP="00DC1821">
            <w:pPr>
              <w:keepNext/>
            </w:pPr>
          </w:p>
        </w:tc>
      </w:tr>
      <w:tr w:rsidR="00A72919" w14:paraId="7C319405" w14:textId="77777777" w:rsidTr="00DC1821">
        <w:tc>
          <w:tcPr>
            <w:tcW w:w="2762" w:type="dxa"/>
          </w:tcPr>
          <w:p w14:paraId="2F990483" w14:textId="77777777" w:rsidR="00A72919" w:rsidRDefault="00E11C3B" w:rsidP="00DC1821">
            <w:pPr>
              <w:keepNext/>
            </w:pPr>
            <w:r>
              <w:t>R_FNC_BEC_OD_00002</w:t>
            </w:r>
          </w:p>
        </w:tc>
        <w:tc>
          <w:tcPr>
            <w:tcW w:w="5513" w:type="dxa"/>
          </w:tcPr>
          <w:p w14:paraId="1C4EEF95" w14:textId="77777777" w:rsidR="00A72919" w:rsidRDefault="00E11C3B" w:rsidP="00DC1821">
            <w:pPr>
              <w:keepNext/>
            </w:pPr>
            <w:r w:rsidRPr="00E11C3B">
              <w:t>Secondary Obstacle Detection</w:t>
            </w:r>
          </w:p>
        </w:tc>
        <w:tc>
          <w:tcPr>
            <w:tcW w:w="1926" w:type="dxa"/>
          </w:tcPr>
          <w:p w14:paraId="1B49E060" w14:textId="77777777" w:rsidR="00A72919" w:rsidRDefault="00A72919" w:rsidP="00DC1821">
            <w:pPr>
              <w:keepNext/>
            </w:pPr>
          </w:p>
        </w:tc>
      </w:tr>
      <w:tr w:rsidR="00A72919" w14:paraId="70EE1E14" w14:textId="77777777" w:rsidTr="00DC1821">
        <w:tc>
          <w:tcPr>
            <w:tcW w:w="2762" w:type="dxa"/>
          </w:tcPr>
          <w:p w14:paraId="15087928" w14:textId="77777777" w:rsidR="00A72919" w:rsidRDefault="00E11C3B" w:rsidP="00DC1821">
            <w:pPr>
              <w:keepNext/>
            </w:pPr>
            <w:r>
              <w:t>R_FNC_BEC_OD_00003</w:t>
            </w:r>
          </w:p>
        </w:tc>
        <w:tc>
          <w:tcPr>
            <w:tcW w:w="5513" w:type="dxa"/>
          </w:tcPr>
          <w:p w14:paraId="011CB865" w14:textId="77777777" w:rsidR="00A72919" w:rsidRDefault="00E11C3B" w:rsidP="00DC1821">
            <w:pPr>
              <w:keepNext/>
            </w:pPr>
            <w:r w:rsidRPr="00E11C3B">
              <w:t>Obstacle Detection Status</w:t>
            </w:r>
          </w:p>
        </w:tc>
        <w:tc>
          <w:tcPr>
            <w:tcW w:w="1926" w:type="dxa"/>
          </w:tcPr>
          <w:p w14:paraId="45DAAB65" w14:textId="77777777" w:rsidR="00A72919" w:rsidRDefault="00A72919" w:rsidP="00DC1821">
            <w:pPr>
              <w:keepNext/>
            </w:pPr>
          </w:p>
        </w:tc>
      </w:tr>
      <w:tr w:rsidR="00A72919" w14:paraId="5D0E540F" w14:textId="77777777" w:rsidTr="00DC1821">
        <w:tc>
          <w:tcPr>
            <w:tcW w:w="2762" w:type="dxa"/>
          </w:tcPr>
          <w:p w14:paraId="7A04C924" w14:textId="77777777" w:rsidR="00A72919" w:rsidRDefault="00E11C3B" w:rsidP="00DC1821">
            <w:pPr>
              <w:keepNext/>
            </w:pPr>
            <w:r>
              <w:t>R_FNC_BEC_OD_00004</w:t>
            </w:r>
          </w:p>
        </w:tc>
        <w:tc>
          <w:tcPr>
            <w:tcW w:w="5513" w:type="dxa"/>
          </w:tcPr>
          <w:p w14:paraId="24A56F3A" w14:textId="77777777" w:rsidR="00A72919" w:rsidRDefault="00E11C3B" w:rsidP="00DC1821">
            <w:pPr>
              <w:keepNext/>
            </w:pPr>
            <w:r w:rsidRPr="00E11C3B">
              <w:t>Faulted Pinch Strip</w:t>
            </w:r>
          </w:p>
        </w:tc>
        <w:tc>
          <w:tcPr>
            <w:tcW w:w="1926" w:type="dxa"/>
          </w:tcPr>
          <w:p w14:paraId="79A8D55D" w14:textId="77777777" w:rsidR="00A72919" w:rsidRDefault="00A72919" w:rsidP="00DC1821">
            <w:pPr>
              <w:keepNext/>
            </w:pPr>
          </w:p>
        </w:tc>
      </w:tr>
      <w:tr w:rsidR="00A72919" w14:paraId="417CB674" w14:textId="77777777" w:rsidTr="00DC1821">
        <w:tc>
          <w:tcPr>
            <w:tcW w:w="2762" w:type="dxa"/>
          </w:tcPr>
          <w:p w14:paraId="09BBA649" w14:textId="77777777" w:rsidR="00A72919" w:rsidRDefault="00E11C3B" w:rsidP="00DC1821">
            <w:pPr>
              <w:keepNext/>
            </w:pPr>
            <w:r>
              <w:t>R_FNC_BEC_OD_00005</w:t>
            </w:r>
          </w:p>
        </w:tc>
        <w:tc>
          <w:tcPr>
            <w:tcW w:w="5513" w:type="dxa"/>
          </w:tcPr>
          <w:p w14:paraId="7EE6E208" w14:textId="77777777" w:rsidR="00A72919" w:rsidRDefault="00E11C3B" w:rsidP="00DC1821">
            <w:pPr>
              <w:keepNext/>
            </w:pPr>
            <w:r w:rsidRPr="00E11C3B">
              <w:t>Primary Obstacle Detection Performance</w:t>
            </w:r>
          </w:p>
        </w:tc>
        <w:tc>
          <w:tcPr>
            <w:tcW w:w="1926" w:type="dxa"/>
          </w:tcPr>
          <w:p w14:paraId="7A7A50DA" w14:textId="77777777" w:rsidR="00A72919" w:rsidRDefault="00A72919" w:rsidP="00DC1821">
            <w:pPr>
              <w:keepNext/>
            </w:pPr>
          </w:p>
        </w:tc>
      </w:tr>
    </w:tbl>
    <w:p w14:paraId="68705256" w14:textId="77777777" w:rsidR="00A72919" w:rsidRPr="00702453" w:rsidRDefault="00A72919" w:rsidP="00A72919">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65</w:t>
      </w:r>
      <w:r>
        <w:rPr>
          <w:noProof/>
        </w:rPr>
        <w:fldChar w:fldCharType="end"/>
      </w:r>
      <w:r w:rsidRPr="00702453">
        <w:t xml:space="preserve">: </w:t>
      </w:r>
      <w:r>
        <w:t>Inherited Requirements</w:t>
      </w:r>
    </w:p>
    <w:p w14:paraId="3813910C" w14:textId="77777777" w:rsidR="00A72919" w:rsidRDefault="00A72919" w:rsidP="00A72919">
      <w:pPr>
        <w:rPr>
          <w:lang w:val="en-GB"/>
        </w:rPr>
      </w:pPr>
    </w:p>
    <w:p w14:paraId="61B05119" w14:textId="77777777" w:rsidR="00A72919" w:rsidRDefault="00A72919" w:rsidP="00A72919">
      <w:pPr>
        <w:pStyle w:val="Heading7"/>
        <w:tabs>
          <w:tab w:val="clear" w:pos="1559"/>
        </w:tabs>
        <w:rPr>
          <w:lang w:val="en-GB"/>
        </w:rPr>
      </w:pPr>
      <w:r>
        <w:rPr>
          <w:lang w:val="en-GB"/>
        </w:rPr>
        <w:t>Component Specific Requirements</w:t>
      </w:r>
    </w:p>
    <w:p w14:paraId="442420D2" w14:textId="77777777" w:rsidR="00A72919" w:rsidRPr="00A93094" w:rsidRDefault="00A72919" w:rsidP="00A72919">
      <w:r>
        <w:t>N/A</w:t>
      </w:r>
    </w:p>
    <w:p w14:paraId="390BF1FB" w14:textId="77777777" w:rsidR="00A72919" w:rsidRPr="00A72919" w:rsidRDefault="00A72919" w:rsidP="00A72919">
      <w:pPr>
        <w:rPr>
          <w:lang w:val="en-GB"/>
        </w:rPr>
      </w:pPr>
    </w:p>
    <w:p w14:paraId="1A4EEDEC" w14:textId="77777777" w:rsidR="008162FA" w:rsidRDefault="00A25FD8" w:rsidP="00D24078">
      <w:pPr>
        <w:pStyle w:val="Heading4"/>
        <w:rPr>
          <w:lang w:val="en-GB"/>
        </w:rPr>
      </w:pPr>
      <w:bookmarkStart w:id="335" w:name="_Toc32332227"/>
      <w:r>
        <w:rPr>
          <w:lang w:val="en-GB"/>
        </w:rPr>
        <w:t xml:space="preserve">Implemented Function </w:t>
      </w:r>
      <w:r w:rsidRPr="00A25FD8">
        <w:rPr>
          <w:lang w:val="en-GB"/>
        </w:rPr>
        <w:t>BEC Audible Feedback</w:t>
      </w:r>
      <w:bookmarkEnd w:id="335"/>
    </w:p>
    <w:p w14:paraId="610A3200" w14:textId="77777777" w:rsidR="00C85F66" w:rsidRDefault="00C85F66" w:rsidP="00C85F66">
      <w:pPr>
        <w:pStyle w:val="Heading5"/>
        <w:rPr>
          <w:lang w:val="en-GB"/>
        </w:rPr>
      </w:pPr>
      <w:bookmarkStart w:id="336" w:name="_Toc32332228"/>
      <w:r>
        <w:rPr>
          <w:lang w:val="en-GB"/>
        </w:rPr>
        <w:t>Function Interfaces</w:t>
      </w:r>
      <w:bookmarkEnd w:id="336"/>
    </w:p>
    <w:p w14:paraId="5F2D1DD6" w14:textId="77777777" w:rsidR="00C85F66" w:rsidRDefault="00C85F66" w:rsidP="00C85F66">
      <w:pPr>
        <w:pStyle w:val="Heading6"/>
        <w:rPr>
          <w:lang w:val="en-GB"/>
        </w:rPr>
      </w:pPr>
      <w:bookmarkStart w:id="337" w:name="_Toc32332229"/>
      <w:r>
        <w:rPr>
          <w:lang w:val="en-GB"/>
        </w:rPr>
        <w:t>Inputs</w:t>
      </w:r>
      <w:bookmarkEnd w:id="337"/>
    </w:p>
    <w:p w14:paraId="60DE93E6" w14:textId="77777777" w:rsidR="00C85F66" w:rsidRPr="00651AAD"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5"/>
        <w:gridCol w:w="1620"/>
        <w:gridCol w:w="1350"/>
        <w:gridCol w:w="1303"/>
        <w:gridCol w:w="2693"/>
      </w:tblGrid>
      <w:tr w:rsidR="00C85F66" w:rsidRPr="00E54DEA" w14:paraId="17887C61" w14:textId="77777777" w:rsidTr="00AC6703">
        <w:trPr>
          <w:trHeight w:val="173"/>
        </w:trPr>
        <w:tc>
          <w:tcPr>
            <w:tcW w:w="3235" w:type="dxa"/>
            <w:shd w:val="clear" w:color="auto" w:fill="D9D9D9" w:themeFill="background1" w:themeFillShade="D9"/>
            <w:noWrap/>
            <w:hideMark/>
          </w:tcPr>
          <w:p w14:paraId="55DCD3BE"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620" w:type="dxa"/>
            <w:shd w:val="clear" w:color="auto" w:fill="D9D9D9" w:themeFill="background1" w:themeFillShade="D9"/>
          </w:tcPr>
          <w:p w14:paraId="13B3FD2A"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7B03DF43"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5E991795"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22A8DEA"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25931B3B" w14:textId="77777777" w:rsidR="00C85F66" w:rsidRDefault="00C85F66" w:rsidP="00C85F66">
            <w:pPr>
              <w:keepNext/>
              <w:overflowPunct/>
              <w:autoSpaceDE/>
              <w:autoSpaceDN/>
              <w:adjustRightInd/>
              <w:textAlignment w:val="auto"/>
              <w:rPr>
                <w:rFonts w:cs="Arial"/>
                <w:b/>
                <w:bCs/>
                <w:color w:val="000000"/>
              </w:rPr>
            </w:pPr>
            <w:r>
              <w:t>(</w:t>
            </w:r>
            <w:r w:rsidRPr="001321BD">
              <w:rPr>
                <w:i/>
              </w:rPr>
              <w:t>Optional)</w:t>
            </w:r>
          </w:p>
        </w:tc>
      </w:tr>
      <w:tr w:rsidR="00AC6703" w:rsidRPr="003F473D" w14:paraId="4C87670D" w14:textId="77777777" w:rsidTr="00AC6703">
        <w:trPr>
          <w:trHeight w:val="143"/>
        </w:trPr>
        <w:tc>
          <w:tcPr>
            <w:tcW w:w="3235" w:type="dxa"/>
            <w:noWrap/>
          </w:tcPr>
          <w:p w14:paraId="6A1855D3" w14:textId="77777777" w:rsidR="00AC6703" w:rsidRPr="003F473D" w:rsidRDefault="00AC6703" w:rsidP="00AC6703">
            <w:pPr>
              <w:overflowPunct/>
              <w:autoSpaceDE/>
              <w:autoSpaceDN/>
              <w:adjustRightInd/>
              <w:textAlignment w:val="auto"/>
              <w:rPr>
                <w:rFonts w:cs="Arial"/>
                <w:color w:val="000000"/>
                <w:sz w:val="18"/>
                <w:szCs w:val="18"/>
              </w:rPr>
            </w:pPr>
            <w:r w:rsidRPr="00881C4F">
              <w:rPr>
                <w:rFonts w:cs="Arial"/>
                <w:color w:val="000000"/>
                <w:sz w:val="18"/>
                <w:szCs w:val="18"/>
              </w:rPr>
              <w:t>RGT_Close_Chime_Rqst</w:t>
            </w:r>
          </w:p>
        </w:tc>
        <w:tc>
          <w:tcPr>
            <w:tcW w:w="1620" w:type="dxa"/>
          </w:tcPr>
          <w:p w14:paraId="42A16F85" w14:textId="77777777" w:rsidR="00AC6703" w:rsidRPr="00D20BE7" w:rsidRDefault="00AC6703" w:rsidP="00AC6703">
            <w:pPr>
              <w:keepNext/>
              <w:rPr>
                <w:color w:val="000000" w:themeColor="text1"/>
                <w:sz w:val="18"/>
              </w:rPr>
            </w:pPr>
            <w:r>
              <w:rPr>
                <w:color w:val="000000" w:themeColor="text1"/>
                <w:sz w:val="18"/>
              </w:rPr>
              <w:t>Same</w:t>
            </w:r>
          </w:p>
        </w:tc>
        <w:tc>
          <w:tcPr>
            <w:tcW w:w="1350" w:type="dxa"/>
          </w:tcPr>
          <w:p w14:paraId="4640226C" w14:textId="77777777" w:rsidR="00AC6703" w:rsidRPr="00D20BE7" w:rsidRDefault="00AC6703" w:rsidP="00AC6703">
            <w:pPr>
              <w:keepNext/>
              <w:rPr>
                <w:sz w:val="18"/>
              </w:rPr>
            </w:pPr>
          </w:p>
        </w:tc>
        <w:tc>
          <w:tcPr>
            <w:tcW w:w="1303" w:type="dxa"/>
          </w:tcPr>
          <w:p w14:paraId="257572A9" w14:textId="77777777" w:rsidR="00AC6703" w:rsidRPr="00D20BE7" w:rsidRDefault="00AC6703" w:rsidP="00AC6703">
            <w:pPr>
              <w:keepNext/>
              <w:rPr>
                <w:sz w:val="18"/>
              </w:rPr>
            </w:pPr>
          </w:p>
        </w:tc>
        <w:tc>
          <w:tcPr>
            <w:tcW w:w="2693" w:type="dxa"/>
          </w:tcPr>
          <w:p w14:paraId="25BC86AD" w14:textId="77777777" w:rsidR="00AC6703" w:rsidRPr="004B44BC" w:rsidRDefault="00AC6703" w:rsidP="00AC6703">
            <w:pPr>
              <w:keepNext/>
              <w:rPr>
                <w:sz w:val="18"/>
              </w:rPr>
            </w:pPr>
            <w:r>
              <w:rPr>
                <w:sz w:val="18"/>
              </w:rPr>
              <w:t>Internal to RGTM</w:t>
            </w:r>
          </w:p>
        </w:tc>
      </w:tr>
      <w:tr w:rsidR="00AC6703" w:rsidRPr="003F473D" w14:paraId="2AE0CEE2" w14:textId="77777777" w:rsidTr="00AC6703">
        <w:trPr>
          <w:trHeight w:val="143"/>
        </w:trPr>
        <w:tc>
          <w:tcPr>
            <w:tcW w:w="3235" w:type="dxa"/>
            <w:noWrap/>
          </w:tcPr>
          <w:p w14:paraId="01892D27" w14:textId="77777777" w:rsidR="00AC6703" w:rsidRDefault="00AC6703" w:rsidP="00AC6703">
            <w:pPr>
              <w:overflowPunct/>
              <w:autoSpaceDE/>
              <w:autoSpaceDN/>
              <w:adjustRightInd/>
              <w:textAlignment w:val="auto"/>
            </w:pPr>
            <w:r>
              <w:t>RGT_Obstacle_Chime_Rqst</w:t>
            </w:r>
          </w:p>
        </w:tc>
        <w:tc>
          <w:tcPr>
            <w:tcW w:w="1620" w:type="dxa"/>
          </w:tcPr>
          <w:p w14:paraId="0695D2F7" w14:textId="77777777" w:rsidR="00AC6703" w:rsidRPr="00D20BE7" w:rsidRDefault="00AC6703" w:rsidP="00AC6703">
            <w:pPr>
              <w:keepNext/>
              <w:rPr>
                <w:color w:val="000000" w:themeColor="text1"/>
                <w:sz w:val="18"/>
              </w:rPr>
            </w:pPr>
            <w:r>
              <w:rPr>
                <w:color w:val="000000" w:themeColor="text1"/>
                <w:sz w:val="18"/>
              </w:rPr>
              <w:t>Same</w:t>
            </w:r>
          </w:p>
        </w:tc>
        <w:tc>
          <w:tcPr>
            <w:tcW w:w="1350" w:type="dxa"/>
          </w:tcPr>
          <w:p w14:paraId="3CCAFE23" w14:textId="77777777" w:rsidR="00AC6703" w:rsidRPr="00D20BE7" w:rsidRDefault="00AC6703" w:rsidP="00AC6703">
            <w:pPr>
              <w:keepNext/>
              <w:rPr>
                <w:sz w:val="18"/>
              </w:rPr>
            </w:pPr>
          </w:p>
        </w:tc>
        <w:tc>
          <w:tcPr>
            <w:tcW w:w="1303" w:type="dxa"/>
          </w:tcPr>
          <w:p w14:paraId="528450B9" w14:textId="77777777" w:rsidR="00AC6703" w:rsidRPr="00D20BE7" w:rsidRDefault="00AC6703" w:rsidP="00AC6703">
            <w:pPr>
              <w:keepNext/>
              <w:rPr>
                <w:sz w:val="18"/>
              </w:rPr>
            </w:pPr>
          </w:p>
        </w:tc>
        <w:tc>
          <w:tcPr>
            <w:tcW w:w="2693" w:type="dxa"/>
          </w:tcPr>
          <w:p w14:paraId="3919B927" w14:textId="77777777" w:rsidR="00AC6703" w:rsidRPr="004B44BC" w:rsidRDefault="00AC6703" w:rsidP="00AC6703">
            <w:pPr>
              <w:keepNext/>
              <w:rPr>
                <w:sz w:val="18"/>
              </w:rPr>
            </w:pPr>
            <w:r>
              <w:rPr>
                <w:sz w:val="18"/>
              </w:rPr>
              <w:t>Internal to RGTM</w:t>
            </w:r>
          </w:p>
        </w:tc>
      </w:tr>
      <w:tr w:rsidR="00AC6703" w:rsidRPr="003F473D" w14:paraId="636B85B4" w14:textId="77777777" w:rsidTr="00AC6703">
        <w:trPr>
          <w:trHeight w:val="143"/>
        </w:trPr>
        <w:tc>
          <w:tcPr>
            <w:tcW w:w="3235" w:type="dxa"/>
            <w:noWrap/>
          </w:tcPr>
          <w:p w14:paraId="0D6D730B" w14:textId="77777777" w:rsidR="00AC6703" w:rsidRDefault="00AC6703" w:rsidP="00AC6703">
            <w:pPr>
              <w:overflowPunct/>
              <w:autoSpaceDE/>
              <w:autoSpaceDN/>
              <w:adjustRightInd/>
              <w:textAlignment w:val="auto"/>
            </w:pPr>
            <w:r>
              <w:t>Invalid_RGT_FeedbackChime</w:t>
            </w:r>
          </w:p>
        </w:tc>
        <w:tc>
          <w:tcPr>
            <w:tcW w:w="1620" w:type="dxa"/>
          </w:tcPr>
          <w:p w14:paraId="3AE336A7" w14:textId="77777777" w:rsidR="00AC6703" w:rsidRPr="00D20BE7" w:rsidRDefault="00AC6703" w:rsidP="00AC6703">
            <w:pPr>
              <w:keepNext/>
              <w:rPr>
                <w:color w:val="000000" w:themeColor="text1"/>
                <w:sz w:val="18"/>
              </w:rPr>
            </w:pPr>
            <w:r>
              <w:rPr>
                <w:color w:val="000000" w:themeColor="text1"/>
                <w:sz w:val="18"/>
              </w:rPr>
              <w:t>Same</w:t>
            </w:r>
          </w:p>
        </w:tc>
        <w:tc>
          <w:tcPr>
            <w:tcW w:w="1350" w:type="dxa"/>
          </w:tcPr>
          <w:p w14:paraId="39B46D59" w14:textId="77777777" w:rsidR="00AC6703" w:rsidRPr="00D20BE7" w:rsidRDefault="00AC6703" w:rsidP="00AC6703">
            <w:pPr>
              <w:keepNext/>
              <w:rPr>
                <w:sz w:val="18"/>
              </w:rPr>
            </w:pPr>
          </w:p>
        </w:tc>
        <w:tc>
          <w:tcPr>
            <w:tcW w:w="1303" w:type="dxa"/>
          </w:tcPr>
          <w:p w14:paraId="59D3D083" w14:textId="77777777" w:rsidR="00AC6703" w:rsidRPr="00D20BE7" w:rsidRDefault="00AC6703" w:rsidP="00AC6703">
            <w:pPr>
              <w:keepNext/>
              <w:rPr>
                <w:sz w:val="18"/>
              </w:rPr>
            </w:pPr>
          </w:p>
        </w:tc>
        <w:tc>
          <w:tcPr>
            <w:tcW w:w="2693" w:type="dxa"/>
          </w:tcPr>
          <w:p w14:paraId="2DF321FC" w14:textId="77777777" w:rsidR="00AC6703" w:rsidRPr="004B44BC" w:rsidRDefault="00AC6703" w:rsidP="00AC6703">
            <w:pPr>
              <w:keepNext/>
              <w:rPr>
                <w:sz w:val="18"/>
              </w:rPr>
            </w:pPr>
            <w:r>
              <w:rPr>
                <w:sz w:val="18"/>
              </w:rPr>
              <w:t>Internal to RGTM</w:t>
            </w:r>
          </w:p>
        </w:tc>
      </w:tr>
      <w:tr w:rsidR="00AC6703" w:rsidRPr="003F473D" w14:paraId="35D56149" w14:textId="77777777" w:rsidTr="00AC6703">
        <w:trPr>
          <w:trHeight w:val="143"/>
        </w:trPr>
        <w:tc>
          <w:tcPr>
            <w:tcW w:w="3235" w:type="dxa"/>
            <w:noWrap/>
          </w:tcPr>
          <w:p w14:paraId="2EF53D55" w14:textId="77777777" w:rsidR="00AC6703" w:rsidRDefault="00AC6703" w:rsidP="00AC6703">
            <w:pPr>
              <w:overflowPunct/>
              <w:autoSpaceDE/>
              <w:autoSpaceDN/>
              <w:adjustRightInd/>
              <w:textAlignment w:val="auto"/>
            </w:pPr>
            <w:r w:rsidRPr="00881C4F">
              <w:t>RGT_Drift_Event_Warning_Rqst</w:t>
            </w:r>
          </w:p>
        </w:tc>
        <w:tc>
          <w:tcPr>
            <w:tcW w:w="1620" w:type="dxa"/>
          </w:tcPr>
          <w:p w14:paraId="113EB1C9" w14:textId="77777777" w:rsidR="00AC6703" w:rsidRPr="00D20BE7" w:rsidRDefault="00AC6703" w:rsidP="00AC6703">
            <w:pPr>
              <w:keepNext/>
              <w:rPr>
                <w:color w:val="000000" w:themeColor="text1"/>
                <w:sz w:val="18"/>
              </w:rPr>
            </w:pPr>
            <w:r>
              <w:rPr>
                <w:color w:val="000000" w:themeColor="text1"/>
                <w:sz w:val="18"/>
              </w:rPr>
              <w:t>Same</w:t>
            </w:r>
          </w:p>
        </w:tc>
        <w:tc>
          <w:tcPr>
            <w:tcW w:w="1350" w:type="dxa"/>
          </w:tcPr>
          <w:p w14:paraId="2D371F92" w14:textId="77777777" w:rsidR="00AC6703" w:rsidRPr="00D20BE7" w:rsidRDefault="00AC6703" w:rsidP="00AC6703">
            <w:pPr>
              <w:keepNext/>
              <w:rPr>
                <w:sz w:val="18"/>
              </w:rPr>
            </w:pPr>
          </w:p>
        </w:tc>
        <w:tc>
          <w:tcPr>
            <w:tcW w:w="1303" w:type="dxa"/>
          </w:tcPr>
          <w:p w14:paraId="36C2FCAE" w14:textId="77777777" w:rsidR="00AC6703" w:rsidRPr="00D20BE7" w:rsidRDefault="00AC6703" w:rsidP="00AC6703">
            <w:pPr>
              <w:keepNext/>
              <w:rPr>
                <w:sz w:val="18"/>
              </w:rPr>
            </w:pPr>
          </w:p>
        </w:tc>
        <w:tc>
          <w:tcPr>
            <w:tcW w:w="2693" w:type="dxa"/>
          </w:tcPr>
          <w:p w14:paraId="7164747A" w14:textId="77777777" w:rsidR="00AC6703" w:rsidRPr="004B44BC" w:rsidRDefault="00AC6703" w:rsidP="00AC6703">
            <w:pPr>
              <w:keepNext/>
              <w:rPr>
                <w:sz w:val="18"/>
              </w:rPr>
            </w:pPr>
            <w:r>
              <w:rPr>
                <w:sz w:val="18"/>
              </w:rPr>
              <w:t>Internal to RGTM</w:t>
            </w:r>
          </w:p>
        </w:tc>
      </w:tr>
      <w:tr w:rsidR="00AC6703" w:rsidRPr="003F473D" w14:paraId="29B32D25" w14:textId="77777777" w:rsidTr="00AC6703">
        <w:trPr>
          <w:trHeight w:val="143"/>
        </w:trPr>
        <w:tc>
          <w:tcPr>
            <w:tcW w:w="3235" w:type="dxa"/>
            <w:noWrap/>
          </w:tcPr>
          <w:p w14:paraId="5601F5D3" w14:textId="77777777" w:rsidR="00AC6703" w:rsidRPr="00881C4F" w:rsidRDefault="00AC6703" w:rsidP="00AC6703">
            <w:pPr>
              <w:overflowPunct/>
              <w:autoSpaceDE/>
              <w:autoSpaceDN/>
              <w:adjustRightInd/>
              <w:textAlignment w:val="auto"/>
            </w:pPr>
            <w:r w:rsidRPr="00881C4F">
              <w:t>ProgrammableStop_Chime_Rqst</w:t>
            </w:r>
          </w:p>
        </w:tc>
        <w:tc>
          <w:tcPr>
            <w:tcW w:w="1620" w:type="dxa"/>
          </w:tcPr>
          <w:p w14:paraId="2440845C" w14:textId="77777777" w:rsidR="00AC6703" w:rsidRPr="00D20BE7" w:rsidRDefault="00AC6703" w:rsidP="00AC6703">
            <w:pPr>
              <w:keepNext/>
              <w:rPr>
                <w:color w:val="000000" w:themeColor="text1"/>
                <w:sz w:val="18"/>
              </w:rPr>
            </w:pPr>
            <w:r>
              <w:rPr>
                <w:color w:val="000000" w:themeColor="text1"/>
                <w:sz w:val="18"/>
              </w:rPr>
              <w:t>Same</w:t>
            </w:r>
          </w:p>
        </w:tc>
        <w:tc>
          <w:tcPr>
            <w:tcW w:w="1350" w:type="dxa"/>
          </w:tcPr>
          <w:p w14:paraId="5A2275B1" w14:textId="77777777" w:rsidR="00AC6703" w:rsidRPr="00D20BE7" w:rsidRDefault="00AC6703" w:rsidP="00AC6703">
            <w:pPr>
              <w:keepNext/>
              <w:rPr>
                <w:sz w:val="18"/>
              </w:rPr>
            </w:pPr>
          </w:p>
        </w:tc>
        <w:tc>
          <w:tcPr>
            <w:tcW w:w="1303" w:type="dxa"/>
          </w:tcPr>
          <w:p w14:paraId="7709F0F2" w14:textId="77777777" w:rsidR="00AC6703" w:rsidRPr="00D20BE7" w:rsidRDefault="00AC6703" w:rsidP="00AC6703">
            <w:pPr>
              <w:keepNext/>
              <w:rPr>
                <w:sz w:val="18"/>
              </w:rPr>
            </w:pPr>
          </w:p>
        </w:tc>
        <w:tc>
          <w:tcPr>
            <w:tcW w:w="2693" w:type="dxa"/>
          </w:tcPr>
          <w:p w14:paraId="536D7876" w14:textId="77777777" w:rsidR="00AC6703" w:rsidRPr="004B44BC" w:rsidRDefault="00AC6703" w:rsidP="00AC6703">
            <w:pPr>
              <w:keepNext/>
              <w:rPr>
                <w:sz w:val="18"/>
              </w:rPr>
            </w:pPr>
            <w:r>
              <w:rPr>
                <w:sz w:val="18"/>
              </w:rPr>
              <w:t>Internal to RGTM</w:t>
            </w:r>
          </w:p>
        </w:tc>
      </w:tr>
    </w:tbl>
    <w:p w14:paraId="59D7BBF5"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66</w:t>
      </w:r>
      <w:r>
        <w:rPr>
          <w:noProof/>
        </w:rPr>
        <w:fldChar w:fldCharType="end"/>
      </w:r>
      <w:r w:rsidRPr="00702453">
        <w:t xml:space="preserve">: </w:t>
      </w:r>
      <w:r>
        <w:t>Input Signal mappings of Function</w:t>
      </w:r>
    </w:p>
    <w:p w14:paraId="445285D6" w14:textId="77777777" w:rsidR="00C85F66" w:rsidRDefault="00C85F66" w:rsidP="00C85F66">
      <w:pPr>
        <w:rPr>
          <w:lang w:val="en-GB"/>
        </w:rPr>
      </w:pPr>
    </w:p>
    <w:p w14:paraId="2CE548CC" w14:textId="77777777" w:rsidR="00C85F66" w:rsidRDefault="00C85F66" w:rsidP="00C85F66">
      <w:pPr>
        <w:pStyle w:val="Heading6"/>
        <w:rPr>
          <w:lang w:val="en-GB"/>
        </w:rPr>
      </w:pPr>
      <w:bookmarkStart w:id="338" w:name="_Toc32332230"/>
      <w:r>
        <w:rPr>
          <w:lang w:val="en-GB"/>
        </w:rPr>
        <w:t>Output</w:t>
      </w:r>
      <w:r w:rsidRPr="002824C9">
        <w:rPr>
          <w:lang w:val="en-GB"/>
        </w:rPr>
        <w:t>s</w:t>
      </w:r>
      <w:bookmarkEnd w:id="338"/>
    </w:p>
    <w:p w14:paraId="73267CB8"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2070"/>
        <w:gridCol w:w="1800"/>
        <w:gridCol w:w="2070"/>
        <w:gridCol w:w="2016"/>
      </w:tblGrid>
      <w:tr w:rsidR="00C85F66" w:rsidRPr="00E54DEA" w14:paraId="421F92EC" w14:textId="77777777" w:rsidTr="00AC6703">
        <w:trPr>
          <w:trHeight w:val="173"/>
        </w:trPr>
        <w:tc>
          <w:tcPr>
            <w:tcW w:w="2245" w:type="dxa"/>
            <w:shd w:val="clear" w:color="auto" w:fill="D9D9D9" w:themeFill="background1" w:themeFillShade="D9"/>
            <w:noWrap/>
            <w:hideMark/>
          </w:tcPr>
          <w:p w14:paraId="268B8B0B"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5261E38F"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shd w:val="clear" w:color="auto" w:fill="D9D9D9" w:themeFill="background1" w:themeFillShade="D9"/>
          </w:tcPr>
          <w:p w14:paraId="1063D87E"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p>
          <w:p w14:paraId="617510B2" w14:textId="77777777" w:rsidR="00C85F66" w:rsidRPr="001321BD" w:rsidRDefault="00C85F66" w:rsidP="00C85F66">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070" w:type="dxa"/>
            <w:shd w:val="clear" w:color="auto" w:fill="D9D9D9" w:themeFill="background1" w:themeFillShade="D9"/>
          </w:tcPr>
          <w:p w14:paraId="630E5BF9"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016" w:type="dxa"/>
            <w:shd w:val="clear" w:color="auto" w:fill="D9D9D9" w:themeFill="background1" w:themeFillShade="D9"/>
          </w:tcPr>
          <w:p w14:paraId="38EB3B18"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3346E72E" w14:textId="77777777" w:rsidR="00C85F66" w:rsidRDefault="00C85F66" w:rsidP="00C85F66">
            <w:pPr>
              <w:keepNext/>
              <w:overflowPunct/>
              <w:autoSpaceDE/>
              <w:autoSpaceDN/>
              <w:adjustRightInd/>
              <w:textAlignment w:val="auto"/>
              <w:rPr>
                <w:rFonts w:cs="Arial"/>
                <w:b/>
                <w:bCs/>
                <w:color w:val="000000"/>
              </w:rPr>
            </w:pPr>
            <w:r w:rsidRPr="001321BD">
              <w:rPr>
                <w:i/>
              </w:rPr>
              <w:t>(Optional)</w:t>
            </w:r>
          </w:p>
        </w:tc>
      </w:tr>
      <w:tr w:rsidR="00AC6703" w:rsidRPr="003F473D" w14:paraId="1A73785F" w14:textId="77777777" w:rsidTr="00AC6703">
        <w:trPr>
          <w:trHeight w:val="143"/>
        </w:trPr>
        <w:tc>
          <w:tcPr>
            <w:tcW w:w="2245" w:type="dxa"/>
            <w:noWrap/>
          </w:tcPr>
          <w:p w14:paraId="50543EF3" w14:textId="77777777" w:rsidR="00AC6703" w:rsidRPr="003F473D" w:rsidRDefault="00AC6703" w:rsidP="00AC6703">
            <w:pPr>
              <w:overflowPunct/>
              <w:autoSpaceDE/>
              <w:autoSpaceDN/>
              <w:adjustRightInd/>
              <w:textAlignment w:val="auto"/>
              <w:rPr>
                <w:rFonts w:cs="Arial"/>
                <w:color w:val="000000"/>
                <w:sz w:val="18"/>
                <w:szCs w:val="18"/>
              </w:rPr>
            </w:pPr>
            <w:r w:rsidRPr="00022BE4">
              <w:rPr>
                <w:rFonts w:cs="Arial"/>
                <w:color w:val="000000"/>
                <w:sz w:val="18"/>
                <w:szCs w:val="18"/>
              </w:rPr>
              <w:t>RGT_Chime_Cmd</w:t>
            </w:r>
          </w:p>
        </w:tc>
        <w:tc>
          <w:tcPr>
            <w:tcW w:w="2070" w:type="dxa"/>
          </w:tcPr>
          <w:p w14:paraId="4AFFDA9A" w14:textId="77777777" w:rsidR="00AC6703" w:rsidRPr="00D20BE7" w:rsidRDefault="00AC6703" w:rsidP="00AC6703">
            <w:pPr>
              <w:keepNext/>
              <w:rPr>
                <w:color w:val="000000" w:themeColor="text1"/>
                <w:sz w:val="18"/>
              </w:rPr>
            </w:pPr>
            <w:r w:rsidRPr="00AC6703">
              <w:rPr>
                <w:color w:val="000000" w:themeColor="text1"/>
                <w:sz w:val="18"/>
              </w:rPr>
              <w:t>DrTgateChime2_D_Rq</w:t>
            </w:r>
          </w:p>
        </w:tc>
        <w:tc>
          <w:tcPr>
            <w:tcW w:w="1800" w:type="dxa"/>
          </w:tcPr>
          <w:p w14:paraId="5472161E" w14:textId="77777777" w:rsidR="00AC6703" w:rsidRPr="00D20BE7" w:rsidRDefault="00AC6703" w:rsidP="00AC6703">
            <w:pPr>
              <w:keepNext/>
              <w:rPr>
                <w:sz w:val="18"/>
              </w:rPr>
            </w:pPr>
          </w:p>
        </w:tc>
        <w:tc>
          <w:tcPr>
            <w:tcW w:w="2070" w:type="dxa"/>
          </w:tcPr>
          <w:p w14:paraId="37C76460" w14:textId="77777777" w:rsidR="00AC6703" w:rsidRPr="00D20BE7" w:rsidRDefault="00AC6703" w:rsidP="00AC6703">
            <w:pPr>
              <w:keepNext/>
              <w:rPr>
                <w:sz w:val="18"/>
              </w:rPr>
            </w:pPr>
          </w:p>
        </w:tc>
        <w:tc>
          <w:tcPr>
            <w:tcW w:w="2016" w:type="dxa"/>
          </w:tcPr>
          <w:p w14:paraId="77628ACB" w14:textId="77777777" w:rsidR="00AC6703" w:rsidRPr="004B44BC" w:rsidRDefault="00AC6703" w:rsidP="00AC6703">
            <w:pPr>
              <w:keepNext/>
              <w:rPr>
                <w:sz w:val="18"/>
              </w:rPr>
            </w:pPr>
            <w:r>
              <w:rPr>
                <w:sz w:val="18"/>
              </w:rPr>
              <w:t>MS1CAN</w:t>
            </w:r>
          </w:p>
        </w:tc>
      </w:tr>
    </w:tbl>
    <w:p w14:paraId="5ADD9A45" w14:textId="77777777" w:rsidR="00C85F66" w:rsidRPr="00702453" w:rsidRDefault="00C85F66" w:rsidP="00C85F66">
      <w:pPr>
        <w:pStyle w:val="Caption"/>
      </w:pPr>
      <w:r w:rsidRPr="00702453">
        <w:lastRenderedPageBreak/>
        <w:t xml:space="preserve">Table </w:t>
      </w:r>
      <w:r>
        <w:rPr>
          <w:noProof/>
        </w:rPr>
        <w:fldChar w:fldCharType="begin"/>
      </w:r>
      <w:r>
        <w:rPr>
          <w:noProof/>
        </w:rPr>
        <w:instrText xml:space="preserve"> SEQ Table \* ARABIC </w:instrText>
      </w:r>
      <w:r>
        <w:rPr>
          <w:noProof/>
        </w:rPr>
        <w:fldChar w:fldCharType="separate"/>
      </w:r>
      <w:r w:rsidR="009511B2">
        <w:rPr>
          <w:noProof/>
        </w:rPr>
        <w:t>67</w:t>
      </w:r>
      <w:r>
        <w:rPr>
          <w:noProof/>
        </w:rPr>
        <w:fldChar w:fldCharType="end"/>
      </w:r>
      <w:r w:rsidRPr="00702453">
        <w:t xml:space="preserve">: </w:t>
      </w:r>
      <w:r>
        <w:t>Output Signal mappings of Function</w:t>
      </w:r>
    </w:p>
    <w:p w14:paraId="02742708" w14:textId="77777777" w:rsidR="00C85F66" w:rsidRDefault="00C85F66" w:rsidP="00C85F66">
      <w:pPr>
        <w:rPr>
          <w:lang w:val="en-GB"/>
        </w:rPr>
      </w:pPr>
    </w:p>
    <w:p w14:paraId="3D0A08D7" w14:textId="77777777" w:rsidR="00C85F66" w:rsidRDefault="00C85F66" w:rsidP="00C85F66">
      <w:pPr>
        <w:pStyle w:val="Heading6"/>
      </w:pPr>
      <w:bookmarkStart w:id="339" w:name="_Toc32332231"/>
      <w:r>
        <w:t>Parameters</w:t>
      </w:r>
      <w:bookmarkEnd w:id="339"/>
    </w:p>
    <w:p w14:paraId="4501FD05" w14:textId="77777777" w:rsidR="00C85F66" w:rsidRPr="00A57D05"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C85F66" w:rsidRPr="00E54DEA" w14:paraId="431463B1" w14:textId="77777777" w:rsidTr="00C85F66">
        <w:trPr>
          <w:trHeight w:val="161"/>
        </w:trPr>
        <w:tc>
          <w:tcPr>
            <w:tcW w:w="1838" w:type="dxa"/>
            <w:shd w:val="clear" w:color="auto" w:fill="D9D9D9" w:themeFill="background1" w:themeFillShade="D9"/>
            <w:noWrap/>
            <w:hideMark/>
          </w:tcPr>
          <w:p w14:paraId="78547C49"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C30E3B2"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A9C0226"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E0B4785"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1C37962"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Method Details</w:t>
            </w:r>
          </w:p>
        </w:tc>
      </w:tr>
      <w:tr w:rsidR="00C85F66" w:rsidRPr="003F473D" w14:paraId="2005EB6E" w14:textId="77777777" w:rsidTr="00C85F66">
        <w:trPr>
          <w:trHeight w:val="70"/>
        </w:trPr>
        <w:tc>
          <w:tcPr>
            <w:tcW w:w="1838" w:type="dxa"/>
            <w:noWrap/>
          </w:tcPr>
          <w:p w14:paraId="004154E6" w14:textId="77777777" w:rsidR="00C85F66" w:rsidRPr="00D20BE7" w:rsidRDefault="00C85F66" w:rsidP="00C85F66">
            <w:pPr>
              <w:keepNext/>
              <w:overflowPunct/>
              <w:autoSpaceDE/>
              <w:autoSpaceDN/>
              <w:adjustRightInd/>
              <w:textAlignment w:val="auto"/>
              <w:rPr>
                <w:color w:val="000000" w:themeColor="text1"/>
                <w:sz w:val="18"/>
              </w:rPr>
            </w:pPr>
          </w:p>
        </w:tc>
        <w:tc>
          <w:tcPr>
            <w:tcW w:w="1843" w:type="dxa"/>
          </w:tcPr>
          <w:p w14:paraId="6562ACA1" w14:textId="77777777" w:rsidR="00C85F66" w:rsidRPr="00D20BE7" w:rsidRDefault="00C85F66" w:rsidP="00C85F66">
            <w:pPr>
              <w:keepNext/>
              <w:rPr>
                <w:color w:val="000000" w:themeColor="text1"/>
                <w:sz w:val="18"/>
              </w:rPr>
            </w:pPr>
          </w:p>
        </w:tc>
        <w:tc>
          <w:tcPr>
            <w:tcW w:w="1701" w:type="dxa"/>
          </w:tcPr>
          <w:p w14:paraId="15859BB9" w14:textId="77777777" w:rsidR="00C85F66" w:rsidRPr="00D20BE7" w:rsidRDefault="00C85F66" w:rsidP="00C85F66">
            <w:pPr>
              <w:keepNext/>
              <w:rPr>
                <w:sz w:val="18"/>
              </w:rPr>
            </w:pPr>
          </w:p>
        </w:tc>
        <w:tc>
          <w:tcPr>
            <w:tcW w:w="1417" w:type="dxa"/>
            <w:noWrap/>
          </w:tcPr>
          <w:p w14:paraId="41B3B40A" w14:textId="77777777" w:rsidR="00C85F66" w:rsidRPr="00D20BE7" w:rsidRDefault="00C85F66" w:rsidP="00C85F66">
            <w:pPr>
              <w:keepNext/>
              <w:rPr>
                <w:color w:val="000000" w:themeColor="text1"/>
                <w:sz w:val="18"/>
              </w:rPr>
            </w:pPr>
          </w:p>
        </w:tc>
        <w:tc>
          <w:tcPr>
            <w:tcW w:w="3402" w:type="dxa"/>
          </w:tcPr>
          <w:p w14:paraId="260EC770" w14:textId="77777777" w:rsidR="00C85F66" w:rsidRPr="00D20BE7" w:rsidRDefault="00C85F66" w:rsidP="00C85F66">
            <w:pPr>
              <w:keepNext/>
              <w:rPr>
                <w:sz w:val="18"/>
              </w:rPr>
            </w:pPr>
          </w:p>
        </w:tc>
      </w:tr>
    </w:tbl>
    <w:p w14:paraId="1E25A957"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68</w:t>
      </w:r>
      <w:r>
        <w:rPr>
          <w:noProof/>
        </w:rPr>
        <w:fldChar w:fldCharType="end"/>
      </w:r>
      <w:r w:rsidRPr="00702453">
        <w:t xml:space="preserve">: </w:t>
      </w:r>
      <w:r>
        <w:t>Parameter mappings of Function</w:t>
      </w:r>
    </w:p>
    <w:p w14:paraId="25DE21EF" w14:textId="77777777" w:rsidR="00C85F66" w:rsidRPr="003E2313" w:rsidRDefault="00C85F66" w:rsidP="00C85F66">
      <w:pPr>
        <w:pStyle w:val="Heading6"/>
      </w:pPr>
      <w:bookmarkStart w:id="340" w:name="_Toc32332232"/>
      <w:r>
        <w:t>Interface</w:t>
      </w:r>
      <w:r w:rsidRPr="003E2313">
        <w:t xml:space="preserve"> Requirements</w:t>
      </w:r>
      <w:bookmarkEnd w:id="340"/>
    </w:p>
    <w:p w14:paraId="55C8918F" w14:textId="77777777" w:rsidR="00C85F66" w:rsidRPr="003225C9" w:rsidRDefault="00C85F66" w:rsidP="00C85F66">
      <w:pPr>
        <w:tabs>
          <w:tab w:val="left" w:pos="284"/>
          <w:tab w:val="left" w:pos="851"/>
        </w:tabs>
      </w:pPr>
      <w:r>
        <w:t>N/A</w:t>
      </w:r>
    </w:p>
    <w:p w14:paraId="0A84FC96" w14:textId="77777777" w:rsidR="00C85F66" w:rsidRDefault="00C85F66" w:rsidP="00C85F66">
      <w:pPr>
        <w:pStyle w:val="Heading6"/>
        <w:numPr>
          <w:ilvl w:val="4"/>
          <w:numId w:val="5"/>
        </w:numPr>
        <w:tabs>
          <w:tab w:val="clear" w:pos="1418"/>
        </w:tabs>
        <w:rPr>
          <w:lang w:val="en-GB"/>
        </w:rPr>
      </w:pPr>
      <w:bookmarkStart w:id="341" w:name="_Toc32332233"/>
      <w:r>
        <w:rPr>
          <w:lang w:val="en-GB"/>
        </w:rPr>
        <w:t>Function Requirements</w:t>
      </w:r>
      <w:bookmarkEnd w:id="341"/>
    </w:p>
    <w:p w14:paraId="2ADAAD9B"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9"/>
        <w:gridCol w:w="5176"/>
        <w:gridCol w:w="2196"/>
      </w:tblGrid>
      <w:tr w:rsidR="00C85F66" w14:paraId="5F15FFE8" w14:textId="77777777" w:rsidTr="00AC6703">
        <w:tc>
          <w:tcPr>
            <w:tcW w:w="2829" w:type="dxa"/>
            <w:shd w:val="clear" w:color="auto" w:fill="D9D9D9" w:themeFill="background1" w:themeFillShade="D9"/>
          </w:tcPr>
          <w:p w14:paraId="2242E61B" w14:textId="77777777" w:rsidR="00C85F66" w:rsidRDefault="00C85F66" w:rsidP="00C85F66">
            <w:pPr>
              <w:keepNext/>
              <w:rPr>
                <w:b/>
              </w:rPr>
            </w:pPr>
            <w:r w:rsidRPr="00AF169D">
              <w:rPr>
                <w:b/>
              </w:rPr>
              <w:t>Requirement ID</w:t>
            </w:r>
          </w:p>
          <w:p w14:paraId="7B8268A1" w14:textId="77777777" w:rsidR="00C85F66" w:rsidRPr="00AF169D" w:rsidRDefault="00C85F66" w:rsidP="00C85F66">
            <w:pPr>
              <w:keepNext/>
              <w:rPr>
                <w:b/>
              </w:rPr>
            </w:pPr>
            <w:r w:rsidRPr="00EB7BB6">
              <w:t>(of Logical Function)</w:t>
            </w:r>
          </w:p>
        </w:tc>
        <w:tc>
          <w:tcPr>
            <w:tcW w:w="5176" w:type="dxa"/>
            <w:shd w:val="clear" w:color="auto" w:fill="D9D9D9" w:themeFill="background1" w:themeFillShade="D9"/>
          </w:tcPr>
          <w:p w14:paraId="54F4EBFD" w14:textId="77777777" w:rsidR="00C85F66" w:rsidRPr="00AF169D" w:rsidRDefault="00C85F66" w:rsidP="00C85F66">
            <w:pPr>
              <w:keepNext/>
              <w:rPr>
                <w:b/>
              </w:rPr>
            </w:pPr>
            <w:r w:rsidRPr="00AF169D">
              <w:rPr>
                <w:b/>
              </w:rPr>
              <w:t>Requirement Title</w:t>
            </w:r>
          </w:p>
        </w:tc>
        <w:tc>
          <w:tcPr>
            <w:tcW w:w="2196" w:type="dxa"/>
            <w:shd w:val="clear" w:color="auto" w:fill="D9D9D9" w:themeFill="background1" w:themeFillShade="D9"/>
          </w:tcPr>
          <w:p w14:paraId="530E1A5B" w14:textId="77777777" w:rsidR="00C85F66" w:rsidRPr="00AF169D" w:rsidRDefault="00C85F66" w:rsidP="00C85F66">
            <w:pPr>
              <w:keepNext/>
              <w:rPr>
                <w:b/>
              </w:rPr>
            </w:pPr>
            <w:r>
              <w:rPr>
                <w:b/>
              </w:rPr>
              <w:t>Comment</w:t>
            </w:r>
          </w:p>
        </w:tc>
      </w:tr>
      <w:tr w:rsidR="00C85F66" w14:paraId="54B9DB3B" w14:textId="77777777" w:rsidTr="00AC6703">
        <w:tc>
          <w:tcPr>
            <w:tcW w:w="2829" w:type="dxa"/>
          </w:tcPr>
          <w:p w14:paraId="6A0741DE" w14:textId="77777777" w:rsidR="00C85F66" w:rsidRDefault="00AC6703" w:rsidP="00C85F66">
            <w:pPr>
              <w:keepNext/>
            </w:pPr>
            <w:bookmarkStart w:id="342" w:name="R_FNC_00001_ID_Sound_Warning_Chime_for_C"/>
            <w:r>
              <w:t>R_FNC_BEC_CHIME_00001</w:t>
            </w:r>
            <w:bookmarkEnd w:id="342"/>
          </w:p>
        </w:tc>
        <w:tc>
          <w:tcPr>
            <w:tcW w:w="5176" w:type="dxa"/>
          </w:tcPr>
          <w:p w14:paraId="3376D2A4" w14:textId="77777777" w:rsidR="00C85F66" w:rsidRDefault="00AC6703" w:rsidP="00C85F66">
            <w:pPr>
              <w:keepNext/>
            </w:pPr>
            <w:r w:rsidRPr="00AC6703">
              <w:t>Sound Warning Chime for Closing</w:t>
            </w:r>
          </w:p>
        </w:tc>
        <w:tc>
          <w:tcPr>
            <w:tcW w:w="2196" w:type="dxa"/>
          </w:tcPr>
          <w:p w14:paraId="707BB41E" w14:textId="77777777" w:rsidR="00C85F66" w:rsidRDefault="00C85F66" w:rsidP="00C85F66">
            <w:pPr>
              <w:keepNext/>
            </w:pPr>
          </w:p>
        </w:tc>
      </w:tr>
      <w:tr w:rsidR="00C85F66" w14:paraId="455C3754" w14:textId="77777777" w:rsidTr="00AC6703">
        <w:tc>
          <w:tcPr>
            <w:tcW w:w="2829" w:type="dxa"/>
          </w:tcPr>
          <w:p w14:paraId="791C5BD8" w14:textId="77777777" w:rsidR="00C85F66" w:rsidRDefault="00AC6703" w:rsidP="00C85F66">
            <w:pPr>
              <w:keepNext/>
            </w:pPr>
            <w:r>
              <w:t>R_FNC_BEC_CHIME_00002</w:t>
            </w:r>
          </w:p>
        </w:tc>
        <w:tc>
          <w:tcPr>
            <w:tcW w:w="5176" w:type="dxa"/>
          </w:tcPr>
          <w:p w14:paraId="4FFC5F82" w14:textId="77777777" w:rsidR="00C85F66" w:rsidRDefault="00AC6703" w:rsidP="00C85F66">
            <w:pPr>
              <w:keepNext/>
            </w:pPr>
            <w:r>
              <w:t>Sound Urgent Warning Due to Falling Gate</w:t>
            </w:r>
          </w:p>
        </w:tc>
        <w:tc>
          <w:tcPr>
            <w:tcW w:w="2196" w:type="dxa"/>
          </w:tcPr>
          <w:p w14:paraId="1FE8E9C0" w14:textId="77777777" w:rsidR="00C85F66" w:rsidRDefault="00C85F66" w:rsidP="00C85F66">
            <w:pPr>
              <w:keepNext/>
            </w:pPr>
          </w:p>
        </w:tc>
      </w:tr>
      <w:tr w:rsidR="00C85F66" w14:paraId="516C26AA" w14:textId="77777777" w:rsidTr="00AC6703">
        <w:tc>
          <w:tcPr>
            <w:tcW w:w="2829" w:type="dxa"/>
          </w:tcPr>
          <w:p w14:paraId="7DC35D6A" w14:textId="77777777" w:rsidR="00C85F66" w:rsidRDefault="00AC6703" w:rsidP="00C85F66">
            <w:pPr>
              <w:keepNext/>
            </w:pPr>
            <w:r>
              <w:t>R_FNC_BEC_CHIME_00003</w:t>
            </w:r>
          </w:p>
        </w:tc>
        <w:tc>
          <w:tcPr>
            <w:tcW w:w="5176" w:type="dxa"/>
          </w:tcPr>
          <w:p w14:paraId="4AE3ABC9" w14:textId="77777777" w:rsidR="00C85F66" w:rsidRDefault="00AC6703" w:rsidP="00C85F66">
            <w:pPr>
              <w:keepNext/>
            </w:pPr>
            <w:r>
              <w:t>Sound Warning Chime due to Rejected User Request</w:t>
            </w:r>
          </w:p>
        </w:tc>
        <w:tc>
          <w:tcPr>
            <w:tcW w:w="2196" w:type="dxa"/>
          </w:tcPr>
          <w:p w14:paraId="1B4216AA" w14:textId="77777777" w:rsidR="00C85F66" w:rsidRDefault="00C85F66" w:rsidP="00C85F66">
            <w:pPr>
              <w:keepNext/>
            </w:pPr>
          </w:p>
        </w:tc>
      </w:tr>
      <w:tr w:rsidR="00C85F66" w14:paraId="30356D2D" w14:textId="77777777" w:rsidTr="00AC6703">
        <w:tc>
          <w:tcPr>
            <w:tcW w:w="2829" w:type="dxa"/>
          </w:tcPr>
          <w:p w14:paraId="3D14165C" w14:textId="77777777" w:rsidR="00C85F66" w:rsidRDefault="00AC6703" w:rsidP="00C85F66">
            <w:pPr>
              <w:keepNext/>
            </w:pPr>
            <w:r>
              <w:t>R_FNC_BEC_CHIME_00004</w:t>
            </w:r>
          </w:p>
        </w:tc>
        <w:tc>
          <w:tcPr>
            <w:tcW w:w="5176" w:type="dxa"/>
          </w:tcPr>
          <w:p w14:paraId="46AA8FA7" w14:textId="77777777" w:rsidR="00C85F66" w:rsidRDefault="00AC6703" w:rsidP="00C85F66">
            <w:pPr>
              <w:keepNext/>
            </w:pPr>
            <w:r w:rsidRPr="00AC6703">
              <w:t>Sound Short Chime to Indicate Successful Opening Position Programming</w:t>
            </w:r>
          </w:p>
        </w:tc>
        <w:tc>
          <w:tcPr>
            <w:tcW w:w="2196" w:type="dxa"/>
          </w:tcPr>
          <w:p w14:paraId="1855D768" w14:textId="77777777" w:rsidR="00C85F66" w:rsidRDefault="00C85F66" w:rsidP="00C85F66">
            <w:pPr>
              <w:keepNext/>
            </w:pPr>
          </w:p>
        </w:tc>
      </w:tr>
      <w:tr w:rsidR="001239D5" w14:paraId="3F5215D6" w14:textId="77777777" w:rsidTr="00AC6703">
        <w:tc>
          <w:tcPr>
            <w:tcW w:w="2829" w:type="dxa"/>
          </w:tcPr>
          <w:p w14:paraId="380576F5" w14:textId="552990AE" w:rsidR="001239D5" w:rsidRPr="001239D5" w:rsidRDefault="001239D5" w:rsidP="00C85F66">
            <w:pPr>
              <w:keepNext/>
              <w:rPr>
                <w:highlight w:val="cyan"/>
              </w:rPr>
            </w:pPr>
            <w:r w:rsidRPr="001239D5">
              <w:rPr>
                <w:highlight w:val="cyan"/>
              </w:rPr>
              <w:t>R_FNC_BEC_CHIME_00009</w:t>
            </w:r>
          </w:p>
        </w:tc>
        <w:tc>
          <w:tcPr>
            <w:tcW w:w="5176" w:type="dxa"/>
          </w:tcPr>
          <w:p w14:paraId="44B15D76" w14:textId="740F792B" w:rsidR="001239D5" w:rsidRPr="00AC6703" w:rsidRDefault="001239D5" w:rsidP="00C85F66">
            <w:pPr>
              <w:keepNext/>
            </w:pPr>
            <w:r w:rsidRPr="001239D5">
              <w:rPr>
                <w:highlight w:val="cyan"/>
              </w:rPr>
              <w:t>Sound Warning Chime for Opening</w:t>
            </w:r>
          </w:p>
        </w:tc>
        <w:tc>
          <w:tcPr>
            <w:tcW w:w="2196" w:type="dxa"/>
          </w:tcPr>
          <w:p w14:paraId="635B4424" w14:textId="77777777" w:rsidR="001239D5" w:rsidRDefault="001239D5" w:rsidP="00C85F66">
            <w:pPr>
              <w:keepNext/>
            </w:pPr>
          </w:p>
        </w:tc>
      </w:tr>
    </w:tbl>
    <w:p w14:paraId="0CAA1A43"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69</w:t>
      </w:r>
      <w:r>
        <w:rPr>
          <w:noProof/>
        </w:rPr>
        <w:fldChar w:fldCharType="end"/>
      </w:r>
      <w:r w:rsidRPr="00702453">
        <w:t xml:space="preserve">: </w:t>
      </w:r>
      <w:r>
        <w:t>Inherited Requirements</w:t>
      </w:r>
    </w:p>
    <w:p w14:paraId="74BE37AE" w14:textId="77777777" w:rsidR="00C85F66" w:rsidRDefault="00C85F66" w:rsidP="00C85F66">
      <w:pPr>
        <w:rPr>
          <w:lang w:val="en-GB"/>
        </w:rPr>
      </w:pPr>
    </w:p>
    <w:p w14:paraId="406B0905" w14:textId="77777777" w:rsidR="00C85F66" w:rsidRDefault="00C85F66" w:rsidP="00C85F66">
      <w:pPr>
        <w:pStyle w:val="Heading7"/>
        <w:tabs>
          <w:tab w:val="clear" w:pos="1559"/>
        </w:tabs>
        <w:rPr>
          <w:lang w:val="en-GB"/>
        </w:rPr>
      </w:pPr>
      <w:r>
        <w:rPr>
          <w:lang w:val="en-GB"/>
        </w:rPr>
        <w:t>Component Specific Requirements</w:t>
      </w:r>
    </w:p>
    <w:p w14:paraId="6545D390" w14:textId="77777777" w:rsidR="00C85F66" w:rsidRPr="00A93094" w:rsidRDefault="00C85F66" w:rsidP="00C85F66">
      <w:r>
        <w:t>N/A</w:t>
      </w:r>
    </w:p>
    <w:p w14:paraId="42D237D8" w14:textId="77777777" w:rsidR="00C85F66" w:rsidRDefault="00AC6703" w:rsidP="00D24078">
      <w:pPr>
        <w:pStyle w:val="Heading4"/>
        <w:rPr>
          <w:lang w:val="en-GB"/>
        </w:rPr>
      </w:pPr>
      <w:bookmarkStart w:id="343" w:name="_Toc32332234"/>
      <w:r w:rsidRPr="00AC6703">
        <w:rPr>
          <w:lang w:val="en-GB"/>
        </w:rPr>
        <w:t>BEC Determine Manual Mode</w:t>
      </w:r>
      <w:bookmarkEnd w:id="343"/>
    </w:p>
    <w:p w14:paraId="15B52EF7" w14:textId="77777777" w:rsidR="00C85F66" w:rsidRDefault="00C85F66" w:rsidP="00C85F66">
      <w:pPr>
        <w:pStyle w:val="Heading5"/>
        <w:rPr>
          <w:lang w:val="en-GB"/>
        </w:rPr>
      </w:pPr>
      <w:bookmarkStart w:id="344" w:name="_Toc32332235"/>
      <w:r>
        <w:rPr>
          <w:lang w:val="en-GB"/>
        </w:rPr>
        <w:t>Function Interfaces</w:t>
      </w:r>
      <w:bookmarkEnd w:id="344"/>
    </w:p>
    <w:p w14:paraId="62D776DF" w14:textId="77777777" w:rsidR="00C85F66" w:rsidRDefault="00C85F66" w:rsidP="00C85F66">
      <w:pPr>
        <w:pStyle w:val="Heading6"/>
        <w:rPr>
          <w:lang w:val="en-GB"/>
        </w:rPr>
      </w:pPr>
      <w:bookmarkStart w:id="345" w:name="_Toc32332236"/>
      <w:r>
        <w:rPr>
          <w:lang w:val="en-GB"/>
        </w:rPr>
        <w:t>Inputs</w:t>
      </w:r>
      <w:bookmarkEnd w:id="345"/>
    </w:p>
    <w:p w14:paraId="7EF82B3D" w14:textId="77777777" w:rsidR="00C85F66" w:rsidRPr="00651AAD"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2520"/>
        <w:gridCol w:w="1350"/>
        <w:gridCol w:w="1303"/>
        <w:gridCol w:w="2693"/>
      </w:tblGrid>
      <w:tr w:rsidR="00C85F66" w:rsidRPr="00E54DEA" w14:paraId="15B47C7E" w14:textId="77777777" w:rsidTr="00C020A1">
        <w:trPr>
          <w:trHeight w:val="173"/>
        </w:trPr>
        <w:tc>
          <w:tcPr>
            <w:tcW w:w="2335" w:type="dxa"/>
            <w:shd w:val="clear" w:color="auto" w:fill="D9D9D9" w:themeFill="background1" w:themeFillShade="D9"/>
            <w:noWrap/>
            <w:hideMark/>
          </w:tcPr>
          <w:p w14:paraId="119FC863"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39D72FF1"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0F571050"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1A1985C9"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02E36C0"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67F74F92" w14:textId="77777777" w:rsidR="00C85F66" w:rsidRDefault="00C85F66" w:rsidP="00C85F66">
            <w:pPr>
              <w:keepNext/>
              <w:overflowPunct/>
              <w:autoSpaceDE/>
              <w:autoSpaceDN/>
              <w:adjustRightInd/>
              <w:textAlignment w:val="auto"/>
              <w:rPr>
                <w:rFonts w:cs="Arial"/>
                <w:b/>
                <w:bCs/>
                <w:color w:val="000000"/>
              </w:rPr>
            </w:pPr>
            <w:r>
              <w:t>(</w:t>
            </w:r>
            <w:r w:rsidRPr="001321BD">
              <w:rPr>
                <w:i/>
              </w:rPr>
              <w:t>Optional)</w:t>
            </w:r>
          </w:p>
        </w:tc>
      </w:tr>
      <w:tr w:rsidR="00C85F66" w:rsidRPr="003F473D" w14:paraId="74B25B3A" w14:textId="77777777" w:rsidTr="00C020A1">
        <w:trPr>
          <w:trHeight w:val="143"/>
        </w:trPr>
        <w:tc>
          <w:tcPr>
            <w:tcW w:w="2335" w:type="dxa"/>
            <w:noWrap/>
          </w:tcPr>
          <w:p w14:paraId="4818A931" w14:textId="77777777" w:rsidR="00C85F66" w:rsidRPr="006E6CD3" w:rsidRDefault="001448F8" w:rsidP="00C85F66">
            <w:pPr>
              <w:keepNext/>
              <w:overflowPunct/>
              <w:autoSpaceDE/>
              <w:autoSpaceDN/>
              <w:adjustRightInd/>
              <w:textAlignment w:val="auto"/>
              <w:rPr>
                <w:rFonts w:cs="Arial"/>
                <w:color w:val="000000"/>
                <w:sz w:val="16"/>
                <w:szCs w:val="16"/>
              </w:rPr>
            </w:pPr>
            <w:r w:rsidRPr="00607E9D">
              <w:rPr>
                <w:rFonts w:cs="Arial"/>
                <w:color w:val="000000"/>
                <w:sz w:val="18"/>
                <w:szCs w:val="18"/>
              </w:rPr>
              <w:t>BEC_UserMode_Rqst</w:t>
            </w:r>
          </w:p>
        </w:tc>
        <w:tc>
          <w:tcPr>
            <w:tcW w:w="2520" w:type="dxa"/>
          </w:tcPr>
          <w:p w14:paraId="751F9836" w14:textId="77777777" w:rsidR="00C85F66" w:rsidRPr="00C020A1" w:rsidRDefault="00C020A1" w:rsidP="00C020A1">
            <w:pPr>
              <w:pStyle w:val="Default"/>
            </w:pPr>
            <w:r>
              <w:rPr>
                <w:sz w:val="20"/>
                <w:szCs w:val="20"/>
              </w:rPr>
              <w:t xml:space="preserve">Power_Liftgate_Mode_Cmd </w:t>
            </w:r>
          </w:p>
        </w:tc>
        <w:tc>
          <w:tcPr>
            <w:tcW w:w="1350" w:type="dxa"/>
          </w:tcPr>
          <w:p w14:paraId="581F4088" w14:textId="77777777" w:rsidR="00C85F66" w:rsidRPr="00D20BE7" w:rsidRDefault="00C85F66" w:rsidP="00C85F66">
            <w:pPr>
              <w:keepNext/>
              <w:rPr>
                <w:sz w:val="18"/>
              </w:rPr>
            </w:pPr>
          </w:p>
        </w:tc>
        <w:tc>
          <w:tcPr>
            <w:tcW w:w="1303" w:type="dxa"/>
          </w:tcPr>
          <w:p w14:paraId="41FB976B" w14:textId="77777777" w:rsidR="00C85F66" w:rsidRPr="00D20BE7" w:rsidRDefault="00C85F66" w:rsidP="00C85F66">
            <w:pPr>
              <w:keepNext/>
              <w:rPr>
                <w:sz w:val="18"/>
              </w:rPr>
            </w:pPr>
          </w:p>
        </w:tc>
        <w:tc>
          <w:tcPr>
            <w:tcW w:w="2693" w:type="dxa"/>
          </w:tcPr>
          <w:p w14:paraId="6BECC0EE" w14:textId="77777777" w:rsidR="00C85F66" w:rsidRPr="004B44BC" w:rsidRDefault="00C85F66" w:rsidP="00C85F66">
            <w:pPr>
              <w:keepNext/>
              <w:rPr>
                <w:sz w:val="18"/>
              </w:rPr>
            </w:pPr>
          </w:p>
        </w:tc>
      </w:tr>
    </w:tbl>
    <w:p w14:paraId="7962A824"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70</w:t>
      </w:r>
      <w:r>
        <w:rPr>
          <w:noProof/>
        </w:rPr>
        <w:fldChar w:fldCharType="end"/>
      </w:r>
      <w:r w:rsidRPr="00702453">
        <w:t xml:space="preserve">: </w:t>
      </w:r>
      <w:r>
        <w:t>Input Signal mappings of Function</w:t>
      </w:r>
    </w:p>
    <w:p w14:paraId="58D978D1" w14:textId="77777777" w:rsidR="00C85F66" w:rsidRDefault="00C85F66" w:rsidP="00C85F66">
      <w:pPr>
        <w:rPr>
          <w:lang w:val="en-GB"/>
        </w:rPr>
      </w:pPr>
    </w:p>
    <w:p w14:paraId="29FCE0FD" w14:textId="77777777" w:rsidR="00C85F66" w:rsidRDefault="00C85F66" w:rsidP="00C85F66">
      <w:pPr>
        <w:pStyle w:val="Heading6"/>
        <w:rPr>
          <w:lang w:val="en-GB"/>
        </w:rPr>
      </w:pPr>
      <w:bookmarkStart w:id="346" w:name="_Toc32332237"/>
      <w:r>
        <w:rPr>
          <w:lang w:val="en-GB"/>
        </w:rPr>
        <w:t>Output</w:t>
      </w:r>
      <w:r w:rsidRPr="002824C9">
        <w:rPr>
          <w:lang w:val="en-GB"/>
        </w:rPr>
        <w:t>s</w:t>
      </w:r>
      <w:bookmarkEnd w:id="346"/>
    </w:p>
    <w:p w14:paraId="65501570"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2340"/>
        <w:gridCol w:w="1710"/>
        <w:gridCol w:w="1265"/>
        <w:gridCol w:w="2551"/>
      </w:tblGrid>
      <w:tr w:rsidR="00C85F66" w:rsidRPr="00E54DEA" w14:paraId="325236D5" w14:textId="77777777" w:rsidTr="00C020A1">
        <w:trPr>
          <w:trHeight w:val="173"/>
        </w:trPr>
        <w:tc>
          <w:tcPr>
            <w:tcW w:w="2335" w:type="dxa"/>
            <w:shd w:val="clear" w:color="auto" w:fill="D9D9D9" w:themeFill="background1" w:themeFillShade="D9"/>
            <w:noWrap/>
            <w:hideMark/>
          </w:tcPr>
          <w:p w14:paraId="4C53471F"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31DC5D82"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710" w:type="dxa"/>
            <w:shd w:val="clear" w:color="auto" w:fill="D9D9D9" w:themeFill="background1" w:themeFillShade="D9"/>
          </w:tcPr>
          <w:p w14:paraId="6DFC179F"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p>
          <w:p w14:paraId="7B230EF7" w14:textId="77777777" w:rsidR="00C85F66" w:rsidRPr="001321BD" w:rsidRDefault="00C85F66" w:rsidP="00C85F66">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265" w:type="dxa"/>
            <w:shd w:val="clear" w:color="auto" w:fill="D9D9D9" w:themeFill="background1" w:themeFillShade="D9"/>
          </w:tcPr>
          <w:p w14:paraId="0B0222A1"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shd w:val="clear" w:color="auto" w:fill="D9D9D9" w:themeFill="background1" w:themeFillShade="D9"/>
          </w:tcPr>
          <w:p w14:paraId="6BF72891"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Connection</w:t>
            </w:r>
          </w:p>
          <w:p w14:paraId="03DC37B8" w14:textId="77777777" w:rsidR="00C85F66" w:rsidRDefault="00C85F66" w:rsidP="00C85F66">
            <w:pPr>
              <w:keepNext/>
              <w:overflowPunct/>
              <w:autoSpaceDE/>
              <w:autoSpaceDN/>
              <w:adjustRightInd/>
              <w:textAlignment w:val="auto"/>
              <w:rPr>
                <w:rFonts w:cs="Arial"/>
                <w:b/>
                <w:bCs/>
                <w:color w:val="000000"/>
              </w:rPr>
            </w:pPr>
            <w:r w:rsidRPr="001321BD">
              <w:rPr>
                <w:i/>
              </w:rPr>
              <w:t>(Optional)</w:t>
            </w:r>
          </w:p>
        </w:tc>
      </w:tr>
      <w:tr w:rsidR="001448F8" w:rsidRPr="003F473D" w14:paraId="6331D380" w14:textId="77777777" w:rsidTr="00C020A1">
        <w:trPr>
          <w:trHeight w:val="143"/>
        </w:trPr>
        <w:tc>
          <w:tcPr>
            <w:tcW w:w="2335" w:type="dxa"/>
            <w:noWrap/>
          </w:tcPr>
          <w:p w14:paraId="170E4A92" w14:textId="77777777" w:rsidR="001448F8" w:rsidRPr="003F473D" w:rsidRDefault="001448F8" w:rsidP="001448F8">
            <w:pPr>
              <w:overflowPunct/>
              <w:autoSpaceDE/>
              <w:autoSpaceDN/>
              <w:adjustRightInd/>
              <w:textAlignment w:val="auto"/>
              <w:rPr>
                <w:rFonts w:cs="Arial"/>
                <w:color w:val="000000"/>
                <w:sz w:val="18"/>
                <w:szCs w:val="18"/>
              </w:rPr>
            </w:pPr>
            <w:r w:rsidRPr="00607E9D">
              <w:rPr>
                <w:rFonts w:cs="Arial"/>
                <w:color w:val="000000"/>
                <w:sz w:val="18"/>
                <w:szCs w:val="18"/>
              </w:rPr>
              <w:t>RGT_Lockout_Status</w:t>
            </w:r>
          </w:p>
        </w:tc>
        <w:tc>
          <w:tcPr>
            <w:tcW w:w="2340" w:type="dxa"/>
          </w:tcPr>
          <w:p w14:paraId="1A4F7791" w14:textId="77777777" w:rsidR="001448F8" w:rsidRPr="00D20BE7" w:rsidRDefault="00C020A1" w:rsidP="001448F8">
            <w:pPr>
              <w:keepNext/>
              <w:rPr>
                <w:color w:val="000000" w:themeColor="text1"/>
                <w:sz w:val="18"/>
              </w:rPr>
            </w:pPr>
            <w:r>
              <w:rPr>
                <w:color w:val="000000" w:themeColor="text1"/>
                <w:sz w:val="18"/>
              </w:rPr>
              <w:t>Same</w:t>
            </w:r>
          </w:p>
        </w:tc>
        <w:tc>
          <w:tcPr>
            <w:tcW w:w="1710" w:type="dxa"/>
          </w:tcPr>
          <w:p w14:paraId="75AAB5D0" w14:textId="77777777" w:rsidR="001448F8" w:rsidRPr="00D20BE7" w:rsidRDefault="001448F8" w:rsidP="001448F8">
            <w:pPr>
              <w:keepNext/>
              <w:rPr>
                <w:sz w:val="18"/>
              </w:rPr>
            </w:pPr>
          </w:p>
        </w:tc>
        <w:tc>
          <w:tcPr>
            <w:tcW w:w="1265" w:type="dxa"/>
          </w:tcPr>
          <w:p w14:paraId="310DD8FC" w14:textId="77777777" w:rsidR="001448F8" w:rsidRPr="00D20BE7" w:rsidRDefault="001448F8" w:rsidP="001448F8">
            <w:pPr>
              <w:keepNext/>
              <w:rPr>
                <w:sz w:val="18"/>
              </w:rPr>
            </w:pPr>
          </w:p>
        </w:tc>
        <w:tc>
          <w:tcPr>
            <w:tcW w:w="2551" w:type="dxa"/>
          </w:tcPr>
          <w:p w14:paraId="7B4A0F17" w14:textId="77777777" w:rsidR="001448F8" w:rsidRPr="004B44BC" w:rsidRDefault="00C020A1" w:rsidP="001448F8">
            <w:pPr>
              <w:keepNext/>
              <w:rPr>
                <w:sz w:val="18"/>
              </w:rPr>
            </w:pPr>
            <w:r>
              <w:rPr>
                <w:sz w:val="18"/>
              </w:rPr>
              <w:t>Internal to RGTM</w:t>
            </w:r>
          </w:p>
        </w:tc>
      </w:tr>
      <w:tr w:rsidR="00C020A1" w:rsidRPr="003F473D" w14:paraId="4FC543CC" w14:textId="77777777" w:rsidTr="00C020A1">
        <w:trPr>
          <w:trHeight w:val="143"/>
        </w:trPr>
        <w:tc>
          <w:tcPr>
            <w:tcW w:w="2335" w:type="dxa"/>
            <w:noWrap/>
          </w:tcPr>
          <w:p w14:paraId="098BAFF1" w14:textId="77777777" w:rsidR="00C020A1" w:rsidRPr="00607E9D" w:rsidRDefault="00C020A1" w:rsidP="00C020A1">
            <w:pPr>
              <w:overflowPunct/>
              <w:autoSpaceDE/>
              <w:autoSpaceDN/>
              <w:adjustRightInd/>
              <w:textAlignment w:val="auto"/>
              <w:rPr>
                <w:rFonts w:cs="Arial"/>
                <w:color w:val="000000"/>
                <w:sz w:val="18"/>
                <w:szCs w:val="18"/>
              </w:rPr>
            </w:pPr>
            <w:r w:rsidRPr="00607E9D">
              <w:rPr>
                <w:rFonts w:cs="Arial"/>
                <w:color w:val="000000"/>
                <w:sz w:val="18"/>
                <w:szCs w:val="18"/>
              </w:rPr>
              <w:t>BEC_UserMode_Status</w:t>
            </w:r>
          </w:p>
        </w:tc>
        <w:tc>
          <w:tcPr>
            <w:tcW w:w="2340" w:type="dxa"/>
          </w:tcPr>
          <w:p w14:paraId="4EE96D3E" w14:textId="77777777" w:rsidR="00C020A1" w:rsidRPr="00D20BE7" w:rsidRDefault="00C020A1" w:rsidP="00C020A1">
            <w:pPr>
              <w:keepNext/>
              <w:rPr>
                <w:color w:val="000000" w:themeColor="text1"/>
                <w:sz w:val="18"/>
              </w:rPr>
            </w:pPr>
            <w:r w:rsidRPr="001448F8">
              <w:rPr>
                <w:color w:val="000000" w:themeColor="text1"/>
                <w:sz w:val="18"/>
              </w:rPr>
              <w:t>Power_Liftgate_Mode_Stt</w:t>
            </w:r>
          </w:p>
        </w:tc>
        <w:tc>
          <w:tcPr>
            <w:tcW w:w="1710" w:type="dxa"/>
          </w:tcPr>
          <w:p w14:paraId="6C10C24E" w14:textId="77777777" w:rsidR="00C020A1" w:rsidRPr="00D20BE7" w:rsidRDefault="00C020A1" w:rsidP="00C020A1">
            <w:pPr>
              <w:keepNext/>
              <w:rPr>
                <w:sz w:val="18"/>
              </w:rPr>
            </w:pPr>
          </w:p>
        </w:tc>
        <w:tc>
          <w:tcPr>
            <w:tcW w:w="1265" w:type="dxa"/>
          </w:tcPr>
          <w:p w14:paraId="59FB21EC" w14:textId="77777777" w:rsidR="00C020A1" w:rsidRPr="00D20BE7" w:rsidRDefault="00C020A1" w:rsidP="00C020A1">
            <w:pPr>
              <w:keepNext/>
              <w:rPr>
                <w:sz w:val="18"/>
              </w:rPr>
            </w:pPr>
          </w:p>
        </w:tc>
        <w:tc>
          <w:tcPr>
            <w:tcW w:w="2551" w:type="dxa"/>
          </w:tcPr>
          <w:p w14:paraId="125130AE" w14:textId="77777777" w:rsidR="00C020A1" w:rsidRPr="004B44BC" w:rsidRDefault="00C020A1" w:rsidP="00C020A1">
            <w:pPr>
              <w:keepNext/>
              <w:rPr>
                <w:sz w:val="18"/>
              </w:rPr>
            </w:pPr>
            <w:r>
              <w:rPr>
                <w:sz w:val="18"/>
              </w:rPr>
              <w:t>MS1CAN</w:t>
            </w:r>
          </w:p>
        </w:tc>
      </w:tr>
    </w:tbl>
    <w:p w14:paraId="5DC6D8FA"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71</w:t>
      </w:r>
      <w:r>
        <w:rPr>
          <w:noProof/>
        </w:rPr>
        <w:fldChar w:fldCharType="end"/>
      </w:r>
      <w:r w:rsidRPr="00702453">
        <w:t xml:space="preserve">: </w:t>
      </w:r>
      <w:r>
        <w:t>Output Signal mappings of Function</w:t>
      </w:r>
    </w:p>
    <w:p w14:paraId="307ECFEE" w14:textId="77777777" w:rsidR="00C85F66" w:rsidRDefault="00C85F66" w:rsidP="00C85F66">
      <w:pPr>
        <w:rPr>
          <w:lang w:val="en-GB"/>
        </w:rPr>
      </w:pPr>
    </w:p>
    <w:p w14:paraId="0BFBA086" w14:textId="77777777" w:rsidR="00C85F66" w:rsidRDefault="00C85F66" w:rsidP="00C85F66">
      <w:pPr>
        <w:pStyle w:val="Heading6"/>
      </w:pPr>
      <w:bookmarkStart w:id="347" w:name="_Toc32332238"/>
      <w:r>
        <w:lastRenderedPageBreak/>
        <w:t>Parameters</w:t>
      </w:r>
      <w:bookmarkEnd w:id="347"/>
    </w:p>
    <w:p w14:paraId="4F49FDF5" w14:textId="77777777" w:rsidR="00C85F66" w:rsidRPr="00A57D05"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C85F66" w:rsidRPr="00E54DEA" w14:paraId="4A500B24" w14:textId="77777777" w:rsidTr="00C85F66">
        <w:trPr>
          <w:trHeight w:val="161"/>
        </w:trPr>
        <w:tc>
          <w:tcPr>
            <w:tcW w:w="1838" w:type="dxa"/>
            <w:shd w:val="clear" w:color="auto" w:fill="D9D9D9" w:themeFill="background1" w:themeFillShade="D9"/>
            <w:noWrap/>
            <w:hideMark/>
          </w:tcPr>
          <w:p w14:paraId="64A09291"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F23BA76"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8B52F64"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9E7BFCE" w14:textId="77777777" w:rsidR="00C85F66" w:rsidRPr="00E54DEA" w:rsidRDefault="00C85F66" w:rsidP="00C85F66">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AB62FAE" w14:textId="77777777" w:rsidR="00C85F66" w:rsidRDefault="00C85F66" w:rsidP="00C85F66">
            <w:pPr>
              <w:keepNext/>
              <w:overflowPunct/>
              <w:autoSpaceDE/>
              <w:autoSpaceDN/>
              <w:adjustRightInd/>
              <w:textAlignment w:val="auto"/>
              <w:rPr>
                <w:rFonts w:cs="Arial"/>
                <w:b/>
                <w:bCs/>
                <w:color w:val="000000"/>
              </w:rPr>
            </w:pPr>
            <w:r>
              <w:rPr>
                <w:rFonts w:cs="Arial"/>
                <w:b/>
                <w:bCs/>
                <w:color w:val="000000"/>
              </w:rPr>
              <w:t>Method Details</w:t>
            </w:r>
          </w:p>
        </w:tc>
      </w:tr>
      <w:tr w:rsidR="00C85F66" w:rsidRPr="003F473D" w14:paraId="7BBA0093" w14:textId="77777777" w:rsidTr="00C85F66">
        <w:trPr>
          <w:trHeight w:val="70"/>
        </w:trPr>
        <w:tc>
          <w:tcPr>
            <w:tcW w:w="1838" w:type="dxa"/>
            <w:noWrap/>
          </w:tcPr>
          <w:p w14:paraId="7BC83140" w14:textId="77777777" w:rsidR="00C85F66" w:rsidRPr="00D20BE7" w:rsidRDefault="00C85F66" w:rsidP="00C85F66">
            <w:pPr>
              <w:keepNext/>
              <w:overflowPunct/>
              <w:autoSpaceDE/>
              <w:autoSpaceDN/>
              <w:adjustRightInd/>
              <w:textAlignment w:val="auto"/>
              <w:rPr>
                <w:color w:val="000000" w:themeColor="text1"/>
                <w:sz w:val="18"/>
              </w:rPr>
            </w:pPr>
          </w:p>
        </w:tc>
        <w:tc>
          <w:tcPr>
            <w:tcW w:w="1843" w:type="dxa"/>
          </w:tcPr>
          <w:p w14:paraId="4A1667E6" w14:textId="77777777" w:rsidR="00C85F66" w:rsidRPr="00D20BE7" w:rsidRDefault="00C85F66" w:rsidP="00C85F66">
            <w:pPr>
              <w:keepNext/>
              <w:rPr>
                <w:color w:val="000000" w:themeColor="text1"/>
                <w:sz w:val="18"/>
              </w:rPr>
            </w:pPr>
          </w:p>
        </w:tc>
        <w:tc>
          <w:tcPr>
            <w:tcW w:w="1701" w:type="dxa"/>
          </w:tcPr>
          <w:p w14:paraId="589CC1F0" w14:textId="77777777" w:rsidR="00C85F66" w:rsidRPr="00D20BE7" w:rsidRDefault="00C85F66" w:rsidP="00C85F66">
            <w:pPr>
              <w:keepNext/>
              <w:rPr>
                <w:sz w:val="18"/>
              </w:rPr>
            </w:pPr>
          </w:p>
        </w:tc>
        <w:tc>
          <w:tcPr>
            <w:tcW w:w="1417" w:type="dxa"/>
            <w:noWrap/>
          </w:tcPr>
          <w:p w14:paraId="10C8F6CC" w14:textId="77777777" w:rsidR="00C85F66" w:rsidRPr="00D20BE7" w:rsidRDefault="00C85F66" w:rsidP="00C85F66">
            <w:pPr>
              <w:keepNext/>
              <w:rPr>
                <w:color w:val="000000" w:themeColor="text1"/>
                <w:sz w:val="18"/>
              </w:rPr>
            </w:pPr>
          </w:p>
        </w:tc>
        <w:tc>
          <w:tcPr>
            <w:tcW w:w="3402" w:type="dxa"/>
          </w:tcPr>
          <w:p w14:paraId="08B0A516" w14:textId="77777777" w:rsidR="00C85F66" w:rsidRPr="00D20BE7" w:rsidRDefault="00C85F66" w:rsidP="00C85F66">
            <w:pPr>
              <w:keepNext/>
              <w:rPr>
                <w:sz w:val="18"/>
              </w:rPr>
            </w:pPr>
          </w:p>
        </w:tc>
      </w:tr>
    </w:tbl>
    <w:p w14:paraId="29B50176"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72</w:t>
      </w:r>
      <w:r>
        <w:rPr>
          <w:noProof/>
        </w:rPr>
        <w:fldChar w:fldCharType="end"/>
      </w:r>
      <w:r w:rsidRPr="00702453">
        <w:t xml:space="preserve">: </w:t>
      </w:r>
      <w:r>
        <w:t>Parameter mappings of Function</w:t>
      </w:r>
    </w:p>
    <w:p w14:paraId="2005E1AA" w14:textId="77777777" w:rsidR="00C85F66" w:rsidRPr="003E2313" w:rsidRDefault="00C85F66" w:rsidP="00C85F66">
      <w:pPr>
        <w:pStyle w:val="Heading6"/>
      </w:pPr>
      <w:bookmarkStart w:id="348" w:name="_Toc32332239"/>
      <w:r>
        <w:t>Interface</w:t>
      </w:r>
      <w:r w:rsidRPr="003E2313">
        <w:t xml:space="preserve"> Requirements</w:t>
      </w:r>
      <w:bookmarkEnd w:id="348"/>
    </w:p>
    <w:p w14:paraId="1CAEE969" w14:textId="77777777" w:rsidR="00C85F66" w:rsidRPr="003225C9" w:rsidRDefault="00C85F66" w:rsidP="00C85F66">
      <w:pPr>
        <w:tabs>
          <w:tab w:val="left" w:pos="284"/>
          <w:tab w:val="left" w:pos="851"/>
        </w:tabs>
      </w:pPr>
      <w:r>
        <w:t>N/A</w:t>
      </w:r>
    </w:p>
    <w:p w14:paraId="7D3D32E3" w14:textId="77777777" w:rsidR="00C85F66" w:rsidRDefault="00C85F66" w:rsidP="00C85F66">
      <w:pPr>
        <w:pStyle w:val="Heading6"/>
        <w:numPr>
          <w:ilvl w:val="4"/>
          <w:numId w:val="5"/>
        </w:numPr>
        <w:tabs>
          <w:tab w:val="clear" w:pos="1418"/>
        </w:tabs>
        <w:rPr>
          <w:lang w:val="en-GB"/>
        </w:rPr>
      </w:pPr>
      <w:bookmarkStart w:id="349" w:name="_Toc32332240"/>
      <w:r>
        <w:rPr>
          <w:lang w:val="en-GB"/>
        </w:rPr>
        <w:t>Function Requirements</w:t>
      </w:r>
      <w:bookmarkEnd w:id="349"/>
    </w:p>
    <w:p w14:paraId="2FD63530" w14:textId="77777777" w:rsidR="00C85F66" w:rsidRDefault="00C85F66" w:rsidP="00C85F66">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5513"/>
        <w:gridCol w:w="1926"/>
      </w:tblGrid>
      <w:tr w:rsidR="00C85F66" w14:paraId="3C2728EA" w14:textId="77777777" w:rsidTr="00C85F66">
        <w:tc>
          <w:tcPr>
            <w:tcW w:w="2762" w:type="dxa"/>
            <w:shd w:val="clear" w:color="auto" w:fill="D9D9D9" w:themeFill="background1" w:themeFillShade="D9"/>
          </w:tcPr>
          <w:p w14:paraId="47C33CB1" w14:textId="77777777" w:rsidR="00C85F66" w:rsidRDefault="00C85F66" w:rsidP="00C85F66">
            <w:pPr>
              <w:keepNext/>
              <w:rPr>
                <w:b/>
              </w:rPr>
            </w:pPr>
            <w:r w:rsidRPr="00AF169D">
              <w:rPr>
                <w:b/>
              </w:rPr>
              <w:t>Requirement ID</w:t>
            </w:r>
          </w:p>
          <w:p w14:paraId="27FC2C5E" w14:textId="77777777" w:rsidR="00C85F66" w:rsidRPr="00AF169D" w:rsidRDefault="00C85F66" w:rsidP="00C85F66">
            <w:pPr>
              <w:keepNext/>
              <w:rPr>
                <w:b/>
              </w:rPr>
            </w:pPr>
            <w:r w:rsidRPr="00EB7BB6">
              <w:t>(of Logical Function)</w:t>
            </w:r>
          </w:p>
        </w:tc>
        <w:tc>
          <w:tcPr>
            <w:tcW w:w="5513" w:type="dxa"/>
            <w:shd w:val="clear" w:color="auto" w:fill="D9D9D9" w:themeFill="background1" w:themeFillShade="D9"/>
          </w:tcPr>
          <w:p w14:paraId="103ED25D" w14:textId="77777777" w:rsidR="00C85F66" w:rsidRPr="00AF169D" w:rsidRDefault="00C85F66" w:rsidP="00C85F66">
            <w:pPr>
              <w:keepNext/>
              <w:rPr>
                <w:b/>
              </w:rPr>
            </w:pPr>
            <w:r w:rsidRPr="00AF169D">
              <w:rPr>
                <w:b/>
              </w:rPr>
              <w:t>Requirement Title</w:t>
            </w:r>
          </w:p>
        </w:tc>
        <w:tc>
          <w:tcPr>
            <w:tcW w:w="1926" w:type="dxa"/>
            <w:shd w:val="clear" w:color="auto" w:fill="D9D9D9" w:themeFill="background1" w:themeFillShade="D9"/>
          </w:tcPr>
          <w:p w14:paraId="551906CF" w14:textId="77777777" w:rsidR="00C85F66" w:rsidRPr="00AF169D" w:rsidRDefault="00C85F66" w:rsidP="00C85F66">
            <w:pPr>
              <w:keepNext/>
              <w:rPr>
                <w:b/>
              </w:rPr>
            </w:pPr>
            <w:r>
              <w:rPr>
                <w:b/>
              </w:rPr>
              <w:t>Comment</w:t>
            </w:r>
          </w:p>
        </w:tc>
      </w:tr>
      <w:tr w:rsidR="00C85F66" w14:paraId="2A6DEF21" w14:textId="77777777" w:rsidTr="00C85F66">
        <w:tc>
          <w:tcPr>
            <w:tcW w:w="2762" w:type="dxa"/>
          </w:tcPr>
          <w:p w14:paraId="45595A32" w14:textId="77777777" w:rsidR="00C85F66" w:rsidRDefault="001448F8" w:rsidP="00C85F66">
            <w:pPr>
              <w:keepNext/>
            </w:pPr>
            <w:bookmarkStart w:id="350" w:name="R_FNC_00001_ID_Update_Lockout_Status_on_"/>
            <w:r>
              <w:t>R_FNC_BEC_MAN_00001</w:t>
            </w:r>
            <w:bookmarkEnd w:id="350"/>
          </w:p>
        </w:tc>
        <w:tc>
          <w:tcPr>
            <w:tcW w:w="5513" w:type="dxa"/>
          </w:tcPr>
          <w:p w14:paraId="0FE60B0E" w14:textId="77777777" w:rsidR="00C85F66" w:rsidRDefault="001448F8" w:rsidP="00C85F66">
            <w:pPr>
              <w:keepNext/>
            </w:pPr>
            <w:r>
              <w:t>User Requests BEC to bo in Manual Mode</w:t>
            </w:r>
          </w:p>
        </w:tc>
        <w:tc>
          <w:tcPr>
            <w:tcW w:w="1926" w:type="dxa"/>
          </w:tcPr>
          <w:p w14:paraId="0742D83A" w14:textId="77777777" w:rsidR="00C85F66" w:rsidRDefault="00C85F66" w:rsidP="00C85F66">
            <w:pPr>
              <w:keepNext/>
            </w:pPr>
          </w:p>
        </w:tc>
      </w:tr>
      <w:tr w:rsidR="00C85F66" w14:paraId="5B125481" w14:textId="77777777" w:rsidTr="00C85F66">
        <w:tc>
          <w:tcPr>
            <w:tcW w:w="2762" w:type="dxa"/>
          </w:tcPr>
          <w:p w14:paraId="567B9875" w14:textId="77777777" w:rsidR="00C85F66" w:rsidRDefault="001448F8" w:rsidP="00C85F66">
            <w:pPr>
              <w:keepNext/>
            </w:pPr>
            <w:bookmarkStart w:id="351" w:name="R_FNC_00002_ID_User_Requests_BEC_to_be_i"/>
            <w:r>
              <w:t>R_FNC_BEC_MAN_00002</w:t>
            </w:r>
            <w:bookmarkEnd w:id="351"/>
          </w:p>
        </w:tc>
        <w:tc>
          <w:tcPr>
            <w:tcW w:w="5513" w:type="dxa"/>
          </w:tcPr>
          <w:p w14:paraId="5E94A7AE" w14:textId="77777777" w:rsidR="00C85F66" w:rsidRDefault="001448F8" w:rsidP="00C85F66">
            <w:pPr>
              <w:keepNext/>
            </w:pPr>
            <w:r>
              <w:t>User Requests BEC to be in Power Mode</w:t>
            </w:r>
          </w:p>
        </w:tc>
        <w:tc>
          <w:tcPr>
            <w:tcW w:w="1926" w:type="dxa"/>
          </w:tcPr>
          <w:p w14:paraId="07F19CA0" w14:textId="77777777" w:rsidR="00C85F66" w:rsidRDefault="00C85F66" w:rsidP="00C85F66">
            <w:pPr>
              <w:keepNext/>
            </w:pPr>
          </w:p>
        </w:tc>
      </w:tr>
      <w:tr w:rsidR="00C85F66" w14:paraId="09E33656" w14:textId="77777777" w:rsidTr="00C85F66">
        <w:tc>
          <w:tcPr>
            <w:tcW w:w="2762" w:type="dxa"/>
          </w:tcPr>
          <w:p w14:paraId="6940C369" w14:textId="77777777" w:rsidR="00C85F66" w:rsidRDefault="001448F8" w:rsidP="00C85F66">
            <w:pPr>
              <w:keepNext/>
            </w:pPr>
            <w:r>
              <w:t>R_FNC_BEC_MAN_00003</w:t>
            </w:r>
          </w:p>
        </w:tc>
        <w:tc>
          <w:tcPr>
            <w:tcW w:w="5513" w:type="dxa"/>
          </w:tcPr>
          <w:p w14:paraId="74957838" w14:textId="77777777" w:rsidR="00C85F66" w:rsidRDefault="001448F8" w:rsidP="00C85F66">
            <w:pPr>
              <w:keepNext/>
            </w:pPr>
            <w:r>
              <w:t>Store User Selected Mode in NVM</w:t>
            </w:r>
          </w:p>
        </w:tc>
        <w:tc>
          <w:tcPr>
            <w:tcW w:w="1926" w:type="dxa"/>
          </w:tcPr>
          <w:p w14:paraId="2531FDD2" w14:textId="77777777" w:rsidR="00C85F66" w:rsidRDefault="00C85F66" w:rsidP="00C85F66">
            <w:pPr>
              <w:keepNext/>
            </w:pPr>
          </w:p>
        </w:tc>
      </w:tr>
      <w:tr w:rsidR="00C85F66" w14:paraId="040EE3E6" w14:textId="77777777" w:rsidTr="00C85F66">
        <w:tc>
          <w:tcPr>
            <w:tcW w:w="2762" w:type="dxa"/>
          </w:tcPr>
          <w:p w14:paraId="6CA83AEF" w14:textId="77777777" w:rsidR="00C85F66" w:rsidRDefault="001448F8" w:rsidP="00C85F66">
            <w:pPr>
              <w:keepNext/>
            </w:pPr>
            <w:r>
              <w:t>R_FNC_BEC_MAN_00004</w:t>
            </w:r>
          </w:p>
        </w:tc>
        <w:tc>
          <w:tcPr>
            <w:tcW w:w="5513" w:type="dxa"/>
          </w:tcPr>
          <w:p w14:paraId="0CE9DDC9" w14:textId="77777777" w:rsidR="00C85F66" w:rsidRDefault="001448F8" w:rsidP="00C85F66">
            <w:pPr>
              <w:keepNext/>
            </w:pPr>
            <w:r>
              <w:t>User Selected Mode on System Initialization</w:t>
            </w:r>
          </w:p>
        </w:tc>
        <w:tc>
          <w:tcPr>
            <w:tcW w:w="1926" w:type="dxa"/>
          </w:tcPr>
          <w:p w14:paraId="02EE1E59" w14:textId="77777777" w:rsidR="00C85F66" w:rsidRDefault="00C85F66" w:rsidP="00C85F66">
            <w:pPr>
              <w:keepNext/>
            </w:pPr>
          </w:p>
        </w:tc>
      </w:tr>
    </w:tbl>
    <w:p w14:paraId="4A499E70" w14:textId="77777777" w:rsidR="00C85F66" w:rsidRPr="00702453" w:rsidRDefault="00C85F66" w:rsidP="00C85F66">
      <w:pPr>
        <w:pStyle w:val="Caption"/>
      </w:pPr>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73</w:t>
      </w:r>
      <w:r>
        <w:rPr>
          <w:noProof/>
        </w:rPr>
        <w:fldChar w:fldCharType="end"/>
      </w:r>
      <w:r w:rsidRPr="00702453">
        <w:t xml:space="preserve">: </w:t>
      </w:r>
      <w:r>
        <w:t>Inherited Requirements</w:t>
      </w:r>
    </w:p>
    <w:p w14:paraId="054FFBC9" w14:textId="77777777" w:rsidR="00C85F66" w:rsidRDefault="00C85F66" w:rsidP="00C85F66">
      <w:pPr>
        <w:rPr>
          <w:lang w:val="en-GB"/>
        </w:rPr>
      </w:pPr>
    </w:p>
    <w:p w14:paraId="687AEEB0" w14:textId="77777777" w:rsidR="00C85F66" w:rsidRDefault="00C85F66" w:rsidP="00C85F66">
      <w:pPr>
        <w:pStyle w:val="Heading7"/>
        <w:tabs>
          <w:tab w:val="clear" w:pos="1559"/>
        </w:tabs>
        <w:rPr>
          <w:lang w:val="en-GB"/>
        </w:rPr>
      </w:pPr>
      <w:r>
        <w:rPr>
          <w:lang w:val="en-GB"/>
        </w:rPr>
        <w:t>Component Specific Requirements</w:t>
      </w:r>
    </w:p>
    <w:p w14:paraId="4F23B745" w14:textId="77777777" w:rsidR="00C85F66" w:rsidRPr="00A93094" w:rsidRDefault="00C85F66" w:rsidP="00C85F66">
      <w:r>
        <w:t>N/A</w:t>
      </w:r>
    </w:p>
    <w:p w14:paraId="283AAA09" w14:textId="77777777" w:rsidR="00C85F66" w:rsidRPr="00C85F66" w:rsidRDefault="00C85F66" w:rsidP="00C85F66">
      <w:pPr>
        <w:rPr>
          <w:lang w:val="en-GB"/>
        </w:rPr>
      </w:pPr>
    </w:p>
    <w:p w14:paraId="6D99D82F" w14:textId="77777777" w:rsidR="001B6E5E" w:rsidRDefault="001B6E5E" w:rsidP="00D24078">
      <w:pPr>
        <w:pStyle w:val="Heading4"/>
        <w:rPr>
          <w:lang w:val="en-GB"/>
        </w:rPr>
      </w:pPr>
      <w:bookmarkStart w:id="352" w:name="_Toc32332241"/>
      <w:r>
        <w:rPr>
          <w:lang w:val="en-GB"/>
        </w:rPr>
        <w:t>Implemented Function Back End Closure Status Feedback</w:t>
      </w:r>
      <w:bookmarkEnd w:id="352"/>
    </w:p>
    <w:p w14:paraId="420776C4" w14:textId="77777777" w:rsidR="005731D4" w:rsidRDefault="005731D4" w:rsidP="005731D4">
      <w:pPr>
        <w:pStyle w:val="Heading5"/>
        <w:rPr>
          <w:lang w:val="en-GB"/>
        </w:rPr>
      </w:pPr>
      <w:bookmarkStart w:id="353" w:name="_Toc32332242"/>
      <w:r>
        <w:rPr>
          <w:lang w:val="en-GB"/>
        </w:rPr>
        <w:t>Function Interfaces</w:t>
      </w:r>
      <w:bookmarkEnd w:id="353"/>
    </w:p>
    <w:p w14:paraId="33640210" w14:textId="77777777" w:rsidR="005731D4" w:rsidRDefault="005731D4" w:rsidP="005731D4">
      <w:pPr>
        <w:pStyle w:val="Heading6"/>
        <w:rPr>
          <w:lang w:val="en-GB"/>
        </w:rPr>
      </w:pPr>
      <w:bookmarkStart w:id="354" w:name="_Toc32332243"/>
      <w:r>
        <w:rPr>
          <w:lang w:val="en-GB"/>
        </w:rPr>
        <w:t>Inputs</w:t>
      </w:r>
      <w:bookmarkEnd w:id="354"/>
    </w:p>
    <w:p w14:paraId="1EAFF6E2" w14:textId="77777777" w:rsidR="005731D4" w:rsidRPr="00651AAD" w:rsidRDefault="005731D4" w:rsidP="005731D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2520"/>
        <w:gridCol w:w="1350"/>
        <w:gridCol w:w="1303"/>
        <w:gridCol w:w="2693"/>
      </w:tblGrid>
      <w:tr w:rsidR="005731D4" w:rsidRPr="00E54DEA" w14:paraId="68F28327" w14:textId="77777777" w:rsidTr="00C85F66">
        <w:trPr>
          <w:trHeight w:val="173"/>
        </w:trPr>
        <w:tc>
          <w:tcPr>
            <w:tcW w:w="2335" w:type="dxa"/>
            <w:shd w:val="clear" w:color="auto" w:fill="D9D9D9" w:themeFill="background1" w:themeFillShade="D9"/>
            <w:noWrap/>
            <w:hideMark/>
          </w:tcPr>
          <w:p w14:paraId="5F9EF220" w14:textId="77777777" w:rsidR="005731D4" w:rsidRPr="00E54DEA" w:rsidRDefault="005731D4"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6FBB8E0A"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0944FC5D"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36923076"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159ECF2"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Connection</w:t>
            </w:r>
          </w:p>
          <w:p w14:paraId="11E3BDBC" w14:textId="77777777" w:rsidR="005731D4" w:rsidRDefault="005731D4" w:rsidP="00C85F66">
            <w:pPr>
              <w:keepNext/>
              <w:overflowPunct/>
              <w:autoSpaceDE/>
              <w:autoSpaceDN/>
              <w:adjustRightInd/>
              <w:textAlignment w:val="auto"/>
              <w:rPr>
                <w:rFonts w:cs="Arial"/>
                <w:b/>
                <w:bCs/>
                <w:color w:val="000000"/>
              </w:rPr>
            </w:pPr>
            <w:r>
              <w:t>(</w:t>
            </w:r>
            <w:r w:rsidRPr="001321BD">
              <w:rPr>
                <w:i/>
              </w:rPr>
              <w:t>Optional)</w:t>
            </w:r>
          </w:p>
        </w:tc>
      </w:tr>
      <w:tr w:rsidR="005731D4" w:rsidRPr="00890B1D" w14:paraId="426CF813" w14:textId="77777777" w:rsidTr="00C85F66">
        <w:trPr>
          <w:trHeight w:val="143"/>
        </w:trPr>
        <w:tc>
          <w:tcPr>
            <w:tcW w:w="2335" w:type="dxa"/>
            <w:noWrap/>
          </w:tcPr>
          <w:p w14:paraId="3A9E4F4D" w14:textId="77777777" w:rsidR="005731D4" w:rsidRPr="00890B1D" w:rsidRDefault="005731D4" w:rsidP="00C85F66">
            <w:pPr>
              <w:keepNext/>
              <w:overflowPunct/>
              <w:autoSpaceDE/>
              <w:autoSpaceDN/>
              <w:adjustRightInd/>
              <w:textAlignment w:val="auto"/>
              <w:rPr>
                <w:rFonts w:cs="Arial"/>
                <w:color w:val="000000"/>
                <w:sz w:val="16"/>
                <w:szCs w:val="16"/>
              </w:rPr>
            </w:pPr>
            <w:r>
              <w:rPr>
                <w:rFonts w:cs="Arial"/>
                <w:color w:val="000000"/>
                <w:sz w:val="16"/>
                <w:szCs w:val="16"/>
              </w:rPr>
              <w:t>Exterior_Sw_Auth_Stat</w:t>
            </w:r>
          </w:p>
        </w:tc>
        <w:tc>
          <w:tcPr>
            <w:tcW w:w="2520" w:type="dxa"/>
          </w:tcPr>
          <w:p w14:paraId="66551888" w14:textId="77777777" w:rsidR="005731D4" w:rsidRPr="00890B1D" w:rsidRDefault="005731D4" w:rsidP="00C85F66">
            <w:pPr>
              <w:keepNext/>
              <w:rPr>
                <w:rFonts w:cs="Arial"/>
                <w:color w:val="000000" w:themeColor="text1"/>
                <w:sz w:val="16"/>
                <w:szCs w:val="16"/>
              </w:rPr>
            </w:pPr>
            <w:r>
              <w:rPr>
                <w:rFonts w:cs="Arial"/>
                <w:color w:val="000000" w:themeColor="text1"/>
                <w:sz w:val="16"/>
                <w:szCs w:val="16"/>
              </w:rPr>
              <w:t>Same</w:t>
            </w:r>
          </w:p>
        </w:tc>
        <w:tc>
          <w:tcPr>
            <w:tcW w:w="1350" w:type="dxa"/>
          </w:tcPr>
          <w:p w14:paraId="699B1842" w14:textId="77777777" w:rsidR="005731D4" w:rsidRPr="00890B1D" w:rsidRDefault="005731D4" w:rsidP="00C85F66">
            <w:pPr>
              <w:keepNext/>
              <w:rPr>
                <w:sz w:val="16"/>
                <w:szCs w:val="16"/>
              </w:rPr>
            </w:pPr>
          </w:p>
        </w:tc>
        <w:tc>
          <w:tcPr>
            <w:tcW w:w="1303" w:type="dxa"/>
          </w:tcPr>
          <w:p w14:paraId="7DFE89AB" w14:textId="77777777" w:rsidR="005731D4" w:rsidRPr="00890B1D" w:rsidRDefault="005731D4" w:rsidP="00C85F66">
            <w:pPr>
              <w:keepNext/>
              <w:rPr>
                <w:sz w:val="16"/>
                <w:szCs w:val="16"/>
              </w:rPr>
            </w:pPr>
          </w:p>
        </w:tc>
        <w:tc>
          <w:tcPr>
            <w:tcW w:w="2693" w:type="dxa"/>
          </w:tcPr>
          <w:p w14:paraId="28F46254" w14:textId="77777777" w:rsidR="005731D4" w:rsidRPr="00890B1D" w:rsidRDefault="005731D4" w:rsidP="00C85F66">
            <w:pPr>
              <w:keepNext/>
              <w:rPr>
                <w:rFonts w:cs="Arial"/>
                <w:sz w:val="16"/>
                <w:szCs w:val="16"/>
              </w:rPr>
            </w:pPr>
            <w:r>
              <w:rPr>
                <w:rFonts w:cs="Arial"/>
                <w:sz w:val="16"/>
                <w:szCs w:val="16"/>
              </w:rPr>
              <w:t>Internal to RGTM</w:t>
            </w:r>
          </w:p>
        </w:tc>
      </w:tr>
      <w:tr w:rsidR="005731D4" w:rsidRPr="00890B1D" w14:paraId="5665B550" w14:textId="77777777" w:rsidTr="00C85F66">
        <w:trPr>
          <w:trHeight w:val="143"/>
        </w:trPr>
        <w:tc>
          <w:tcPr>
            <w:tcW w:w="2335" w:type="dxa"/>
            <w:noWrap/>
          </w:tcPr>
          <w:p w14:paraId="6975B649" w14:textId="77777777" w:rsidR="005731D4" w:rsidRPr="00890B1D" w:rsidRDefault="005731D4" w:rsidP="005731D4">
            <w:pPr>
              <w:keepNext/>
              <w:overflowPunct/>
              <w:autoSpaceDE/>
              <w:autoSpaceDN/>
              <w:adjustRightInd/>
              <w:textAlignment w:val="auto"/>
              <w:rPr>
                <w:rFonts w:cs="Arial"/>
                <w:color w:val="000000"/>
                <w:sz w:val="16"/>
                <w:szCs w:val="16"/>
              </w:rPr>
            </w:pPr>
            <w:r>
              <w:rPr>
                <w:rFonts w:cs="Arial"/>
                <w:color w:val="000000"/>
                <w:sz w:val="16"/>
                <w:szCs w:val="16"/>
              </w:rPr>
              <w:t>ManualCloseMsg_Rqst</w:t>
            </w:r>
          </w:p>
        </w:tc>
        <w:tc>
          <w:tcPr>
            <w:tcW w:w="2520" w:type="dxa"/>
          </w:tcPr>
          <w:p w14:paraId="63DEF000" w14:textId="77777777" w:rsidR="005731D4" w:rsidRPr="00890B1D" w:rsidRDefault="005731D4" w:rsidP="005731D4">
            <w:pPr>
              <w:keepNext/>
              <w:rPr>
                <w:rFonts w:cs="Arial"/>
                <w:color w:val="000000" w:themeColor="text1"/>
                <w:sz w:val="16"/>
                <w:szCs w:val="16"/>
              </w:rPr>
            </w:pPr>
            <w:r>
              <w:rPr>
                <w:rFonts w:cs="Arial"/>
                <w:color w:val="000000" w:themeColor="text1"/>
                <w:sz w:val="16"/>
                <w:szCs w:val="16"/>
              </w:rPr>
              <w:t>Same</w:t>
            </w:r>
          </w:p>
        </w:tc>
        <w:tc>
          <w:tcPr>
            <w:tcW w:w="1350" w:type="dxa"/>
          </w:tcPr>
          <w:p w14:paraId="7AAA15E6" w14:textId="77777777" w:rsidR="005731D4" w:rsidRPr="00890B1D" w:rsidRDefault="005731D4" w:rsidP="005731D4">
            <w:pPr>
              <w:keepNext/>
              <w:rPr>
                <w:sz w:val="16"/>
                <w:szCs w:val="16"/>
              </w:rPr>
            </w:pPr>
          </w:p>
        </w:tc>
        <w:tc>
          <w:tcPr>
            <w:tcW w:w="1303" w:type="dxa"/>
          </w:tcPr>
          <w:p w14:paraId="6A1719F4" w14:textId="77777777" w:rsidR="005731D4" w:rsidRPr="00890B1D" w:rsidRDefault="005731D4" w:rsidP="005731D4">
            <w:pPr>
              <w:keepNext/>
              <w:rPr>
                <w:sz w:val="16"/>
                <w:szCs w:val="16"/>
              </w:rPr>
            </w:pPr>
          </w:p>
        </w:tc>
        <w:tc>
          <w:tcPr>
            <w:tcW w:w="2693" w:type="dxa"/>
          </w:tcPr>
          <w:p w14:paraId="134B9A28" w14:textId="77777777" w:rsidR="005731D4" w:rsidRPr="00890B1D" w:rsidRDefault="005731D4" w:rsidP="005731D4">
            <w:pPr>
              <w:keepNext/>
              <w:rPr>
                <w:rFonts w:cs="Arial"/>
                <w:sz w:val="16"/>
                <w:szCs w:val="16"/>
              </w:rPr>
            </w:pPr>
            <w:r>
              <w:rPr>
                <w:rFonts w:cs="Arial"/>
                <w:sz w:val="16"/>
                <w:szCs w:val="16"/>
              </w:rPr>
              <w:t>Internal to RGTM</w:t>
            </w:r>
          </w:p>
        </w:tc>
      </w:tr>
      <w:tr w:rsidR="005731D4" w:rsidRPr="00890B1D" w14:paraId="0DC51020" w14:textId="77777777" w:rsidTr="00C85F66">
        <w:trPr>
          <w:trHeight w:val="143"/>
        </w:trPr>
        <w:tc>
          <w:tcPr>
            <w:tcW w:w="2335" w:type="dxa"/>
            <w:noWrap/>
          </w:tcPr>
          <w:p w14:paraId="16E9B487" w14:textId="77777777" w:rsidR="005731D4" w:rsidRPr="00890B1D" w:rsidRDefault="005731D4" w:rsidP="005731D4">
            <w:pPr>
              <w:keepNext/>
              <w:overflowPunct/>
              <w:autoSpaceDE/>
              <w:autoSpaceDN/>
              <w:adjustRightInd/>
              <w:textAlignment w:val="auto"/>
              <w:rPr>
                <w:rFonts w:cs="Arial"/>
                <w:color w:val="000000"/>
                <w:sz w:val="16"/>
                <w:szCs w:val="16"/>
              </w:rPr>
            </w:pPr>
            <w:r>
              <w:rPr>
                <w:rFonts w:cs="Arial"/>
                <w:color w:val="000000"/>
                <w:sz w:val="16"/>
                <w:szCs w:val="16"/>
              </w:rPr>
              <w:t>ObstacleDetect_Stat</w:t>
            </w:r>
          </w:p>
        </w:tc>
        <w:tc>
          <w:tcPr>
            <w:tcW w:w="2520" w:type="dxa"/>
          </w:tcPr>
          <w:p w14:paraId="1EBF5931" w14:textId="77777777" w:rsidR="005731D4" w:rsidRPr="00890B1D" w:rsidRDefault="005731D4" w:rsidP="005731D4">
            <w:pPr>
              <w:keepNext/>
              <w:rPr>
                <w:rFonts w:cs="Arial"/>
                <w:color w:val="000000" w:themeColor="text1"/>
                <w:sz w:val="16"/>
                <w:szCs w:val="16"/>
              </w:rPr>
            </w:pPr>
            <w:r>
              <w:rPr>
                <w:rFonts w:cs="Arial"/>
                <w:color w:val="000000" w:themeColor="text1"/>
                <w:sz w:val="16"/>
                <w:szCs w:val="16"/>
              </w:rPr>
              <w:t>Same</w:t>
            </w:r>
          </w:p>
        </w:tc>
        <w:tc>
          <w:tcPr>
            <w:tcW w:w="1350" w:type="dxa"/>
          </w:tcPr>
          <w:p w14:paraId="2DCD5E7B" w14:textId="77777777" w:rsidR="005731D4" w:rsidRPr="00890B1D" w:rsidRDefault="005731D4" w:rsidP="005731D4">
            <w:pPr>
              <w:keepNext/>
              <w:rPr>
                <w:sz w:val="16"/>
                <w:szCs w:val="16"/>
              </w:rPr>
            </w:pPr>
          </w:p>
        </w:tc>
        <w:tc>
          <w:tcPr>
            <w:tcW w:w="1303" w:type="dxa"/>
          </w:tcPr>
          <w:p w14:paraId="3AAE5892" w14:textId="77777777" w:rsidR="005731D4" w:rsidRPr="00890B1D" w:rsidRDefault="005731D4" w:rsidP="005731D4">
            <w:pPr>
              <w:keepNext/>
              <w:rPr>
                <w:sz w:val="16"/>
                <w:szCs w:val="16"/>
              </w:rPr>
            </w:pPr>
          </w:p>
        </w:tc>
        <w:tc>
          <w:tcPr>
            <w:tcW w:w="2693" w:type="dxa"/>
          </w:tcPr>
          <w:p w14:paraId="4D88A23E" w14:textId="77777777" w:rsidR="005731D4" w:rsidRPr="00890B1D" w:rsidRDefault="005731D4" w:rsidP="005731D4">
            <w:pPr>
              <w:keepNext/>
              <w:rPr>
                <w:rFonts w:cs="Arial"/>
                <w:sz w:val="16"/>
                <w:szCs w:val="16"/>
              </w:rPr>
            </w:pPr>
            <w:r>
              <w:rPr>
                <w:rFonts w:cs="Arial"/>
                <w:sz w:val="16"/>
                <w:szCs w:val="16"/>
              </w:rPr>
              <w:t>Internal to RGTM</w:t>
            </w:r>
          </w:p>
        </w:tc>
      </w:tr>
      <w:tr w:rsidR="005731D4" w:rsidRPr="00890B1D" w14:paraId="47425402" w14:textId="77777777" w:rsidTr="00C85F66">
        <w:trPr>
          <w:trHeight w:val="143"/>
        </w:trPr>
        <w:tc>
          <w:tcPr>
            <w:tcW w:w="2335" w:type="dxa"/>
            <w:noWrap/>
          </w:tcPr>
          <w:p w14:paraId="5C0848CE" w14:textId="77777777" w:rsidR="005731D4" w:rsidRDefault="005731D4" w:rsidP="005731D4">
            <w:pPr>
              <w:keepNext/>
              <w:overflowPunct/>
              <w:autoSpaceDE/>
              <w:autoSpaceDN/>
              <w:adjustRightInd/>
              <w:textAlignment w:val="auto"/>
              <w:rPr>
                <w:rFonts w:cs="Arial"/>
                <w:color w:val="000000"/>
                <w:sz w:val="16"/>
                <w:szCs w:val="16"/>
              </w:rPr>
            </w:pPr>
            <w:r>
              <w:rPr>
                <w:rFonts w:cs="Arial"/>
                <w:color w:val="000000"/>
                <w:sz w:val="16"/>
                <w:szCs w:val="16"/>
              </w:rPr>
              <w:t>RGT_Movement_Stat</w:t>
            </w:r>
          </w:p>
        </w:tc>
        <w:tc>
          <w:tcPr>
            <w:tcW w:w="2520" w:type="dxa"/>
          </w:tcPr>
          <w:p w14:paraId="44DDF4FB" w14:textId="77777777" w:rsidR="005731D4" w:rsidRPr="00890B1D" w:rsidRDefault="005731D4" w:rsidP="005731D4">
            <w:pPr>
              <w:keepNext/>
              <w:rPr>
                <w:rFonts w:cs="Arial"/>
                <w:color w:val="000000" w:themeColor="text1"/>
                <w:sz w:val="16"/>
                <w:szCs w:val="16"/>
              </w:rPr>
            </w:pPr>
            <w:r>
              <w:rPr>
                <w:rFonts w:cs="Arial"/>
                <w:color w:val="000000" w:themeColor="text1"/>
                <w:sz w:val="16"/>
                <w:szCs w:val="16"/>
              </w:rPr>
              <w:t>Same</w:t>
            </w:r>
          </w:p>
        </w:tc>
        <w:tc>
          <w:tcPr>
            <w:tcW w:w="1350" w:type="dxa"/>
          </w:tcPr>
          <w:p w14:paraId="120C1B7A" w14:textId="77777777" w:rsidR="005731D4" w:rsidRPr="00890B1D" w:rsidRDefault="005731D4" w:rsidP="005731D4">
            <w:pPr>
              <w:keepNext/>
              <w:rPr>
                <w:sz w:val="16"/>
                <w:szCs w:val="16"/>
              </w:rPr>
            </w:pPr>
          </w:p>
        </w:tc>
        <w:tc>
          <w:tcPr>
            <w:tcW w:w="1303" w:type="dxa"/>
          </w:tcPr>
          <w:p w14:paraId="7586C613" w14:textId="77777777" w:rsidR="005731D4" w:rsidRPr="00890B1D" w:rsidRDefault="005731D4" w:rsidP="005731D4">
            <w:pPr>
              <w:keepNext/>
              <w:rPr>
                <w:sz w:val="16"/>
                <w:szCs w:val="16"/>
              </w:rPr>
            </w:pPr>
          </w:p>
        </w:tc>
        <w:tc>
          <w:tcPr>
            <w:tcW w:w="2693" w:type="dxa"/>
          </w:tcPr>
          <w:p w14:paraId="4E69ADEE" w14:textId="77777777" w:rsidR="005731D4" w:rsidRPr="00890B1D" w:rsidRDefault="005731D4" w:rsidP="005731D4">
            <w:pPr>
              <w:keepNext/>
              <w:rPr>
                <w:rFonts w:cs="Arial"/>
                <w:sz w:val="16"/>
                <w:szCs w:val="16"/>
              </w:rPr>
            </w:pPr>
            <w:r>
              <w:rPr>
                <w:rFonts w:cs="Arial"/>
                <w:sz w:val="16"/>
                <w:szCs w:val="16"/>
              </w:rPr>
              <w:t>Internal to RGTM</w:t>
            </w:r>
          </w:p>
        </w:tc>
      </w:tr>
    </w:tbl>
    <w:p w14:paraId="569DB4AE" w14:textId="77777777" w:rsidR="005731D4" w:rsidRPr="00702453" w:rsidRDefault="005731D4" w:rsidP="005731D4">
      <w:pPr>
        <w:pStyle w:val="Caption"/>
      </w:pPr>
      <w:bookmarkStart w:id="355" w:name="_Toc25584455"/>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74</w:t>
      </w:r>
      <w:r>
        <w:rPr>
          <w:noProof/>
        </w:rPr>
        <w:fldChar w:fldCharType="end"/>
      </w:r>
      <w:r w:rsidRPr="00702453">
        <w:t xml:space="preserve">: </w:t>
      </w:r>
      <w:r>
        <w:t>Input Signal mappings of Function</w:t>
      </w:r>
      <w:bookmarkEnd w:id="355"/>
    </w:p>
    <w:p w14:paraId="7B295CE3" w14:textId="77777777" w:rsidR="005731D4" w:rsidRDefault="005731D4" w:rsidP="005731D4">
      <w:pPr>
        <w:rPr>
          <w:lang w:val="en-GB"/>
        </w:rPr>
      </w:pPr>
    </w:p>
    <w:p w14:paraId="7CDD5CF5" w14:textId="77777777" w:rsidR="005731D4" w:rsidRDefault="005731D4" w:rsidP="005731D4">
      <w:pPr>
        <w:pStyle w:val="Heading6"/>
        <w:rPr>
          <w:lang w:val="en-GB"/>
        </w:rPr>
      </w:pPr>
      <w:bookmarkStart w:id="356" w:name="_Toc32332244"/>
      <w:r>
        <w:rPr>
          <w:lang w:val="en-GB"/>
        </w:rPr>
        <w:t>Output</w:t>
      </w:r>
      <w:r w:rsidRPr="002824C9">
        <w:rPr>
          <w:lang w:val="en-GB"/>
        </w:rPr>
        <w:t>s</w:t>
      </w:r>
      <w:bookmarkEnd w:id="356"/>
    </w:p>
    <w:p w14:paraId="534423CE" w14:textId="77777777" w:rsidR="005731D4" w:rsidRDefault="005731D4" w:rsidP="005731D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430"/>
        <w:gridCol w:w="1800"/>
        <w:gridCol w:w="1350"/>
        <w:gridCol w:w="2106"/>
      </w:tblGrid>
      <w:tr w:rsidR="005731D4" w:rsidRPr="00E54DEA" w14:paraId="10CA01E1" w14:textId="77777777" w:rsidTr="00C85F66">
        <w:trPr>
          <w:trHeight w:val="173"/>
        </w:trPr>
        <w:tc>
          <w:tcPr>
            <w:tcW w:w="2515" w:type="dxa"/>
            <w:shd w:val="clear" w:color="auto" w:fill="D9D9D9" w:themeFill="background1" w:themeFillShade="D9"/>
            <w:noWrap/>
            <w:hideMark/>
          </w:tcPr>
          <w:p w14:paraId="781E78F7" w14:textId="77777777" w:rsidR="005731D4" w:rsidRPr="00E54DEA" w:rsidRDefault="005731D4" w:rsidP="00C85F66">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4413817C"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shd w:val="clear" w:color="auto" w:fill="D9D9D9" w:themeFill="background1" w:themeFillShade="D9"/>
          </w:tcPr>
          <w:p w14:paraId="3B5B3F4C"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Mapping Details</w:t>
            </w:r>
          </w:p>
          <w:p w14:paraId="36982ADD" w14:textId="77777777" w:rsidR="005731D4" w:rsidRPr="001321BD" w:rsidRDefault="005731D4" w:rsidP="00C85F66">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06B13B7A"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106" w:type="dxa"/>
            <w:shd w:val="clear" w:color="auto" w:fill="D9D9D9" w:themeFill="background1" w:themeFillShade="D9"/>
          </w:tcPr>
          <w:p w14:paraId="58436CF8"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Connection</w:t>
            </w:r>
          </w:p>
          <w:p w14:paraId="2DB84208" w14:textId="77777777" w:rsidR="005731D4" w:rsidRDefault="005731D4" w:rsidP="00C85F66">
            <w:pPr>
              <w:keepNext/>
              <w:overflowPunct/>
              <w:autoSpaceDE/>
              <w:autoSpaceDN/>
              <w:adjustRightInd/>
              <w:textAlignment w:val="auto"/>
              <w:rPr>
                <w:rFonts w:cs="Arial"/>
                <w:b/>
                <w:bCs/>
                <w:color w:val="000000"/>
              </w:rPr>
            </w:pPr>
            <w:r w:rsidRPr="001321BD">
              <w:rPr>
                <w:i/>
              </w:rPr>
              <w:t>(Optional)</w:t>
            </w:r>
          </w:p>
        </w:tc>
      </w:tr>
      <w:tr w:rsidR="005731D4" w:rsidRPr="00890B1D" w14:paraId="584580BF" w14:textId="77777777" w:rsidTr="00C85F66">
        <w:trPr>
          <w:trHeight w:val="143"/>
        </w:trPr>
        <w:tc>
          <w:tcPr>
            <w:tcW w:w="2515" w:type="dxa"/>
            <w:noWrap/>
          </w:tcPr>
          <w:p w14:paraId="30B6C777" w14:textId="77777777" w:rsidR="005731D4" w:rsidRPr="003F473D" w:rsidRDefault="005731D4" w:rsidP="005731D4">
            <w:pPr>
              <w:overflowPunct/>
              <w:autoSpaceDE/>
              <w:autoSpaceDN/>
              <w:adjustRightInd/>
              <w:textAlignment w:val="auto"/>
              <w:rPr>
                <w:rFonts w:cs="Arial"/>
                <w:color w:val="000000"/>
                <w:sz w:val="18"/>
                <w:szCs w:val="18"/>
              </w:rPr>
            </w:pPr>
            <w:r w:rsidRPr="00464D87">
              <w:rPr>
                <w:rFonts w:cs="Arial"/>
                <w:color w:val="000000"/>
                <w:sz w:val="18"/>
                <w:szCs w:val="18"/>
              </w:rPr>
              <w:t>DrTGate_D_Rq</w:t>
            </w:r>
          </w:p>
        </w:tc>
        <w:tc>
          <w:tcPr>
            <w:tcW w:w="2430" w:type="dxa"/>
          </w:tcPr>
          <w:p w14:paraId="6F0EF8F1" w14:textId="77777777" w:rsidR="005731D4" w:rsidRPr="00890B1D" w:rsidRDefault="005731D4" w:rsidP="005731D4">
            <w:pPr>
              <w:keepNext/>
              <w:rPr>
                <w:color w:val="000000" w:themeColor="text1"/>
                <w:sz w:val="16"/>
                <w:szCs w:val="16"/>
              </w:rPr>
            </w:pPr>
            <w:r>
              <w:rPr>
                <w:color w:val="000000" w:themeColor="text1"/>
                <w:sz w:val="16"/>
                <w:szCs w:val="16"/>
              </w:rPr>
              <w:t>Same</w:t>
            </w:r>
          </w:p>
        </w:tc>
        <w:tc>
          <w:tcPr>
            <w:tcW w:w="1800" w:type="dxa"/>
          </w:tcPr>
          <w:p w14:paraId="2C713827" w14:textId="77777777" w:rsidR="005731D4" w:rsidRPr="00890B1D" w:rsidRDefault="005731D4" w:rsidP="005731D4">
            <w:pPr>
              <w:keepNext/>
              <w:rPr>
                <w:sz w:val="16"/>
                <w:szCs w:val="16"/>
              </w:rPr>
            </w:pPr>
          </w:p>
        </w:tc>
        <w:tc>
          <w:tcPr>
            <w:tcW w:w="1350" w:type="dxa"/>
          </w:tcPr>
          <w:p w14:paraId="0E83FABA" w14:textId="77777777" w:rsidR="005731D4" w:rsidRPr="00890B1D" w:rsidRDefault="005731D4" w:rsidP="005731D4">
            <w:pPr>
              <w:keepNext/>
              <w:rPr>
                <w:sz w:val="16"/>
                <w:szCs w:val="16"/>
              </w:rPr>
            </w:pPr>
          </w:p>
        </w:tc>
        <w:tc>
          <w:tcPr>
            <w:tcW w:w="2106" w:type="dxa"/>
          </w:tcPr>
          <w:p w14:paraId="78365AC7" w14:textId="77777777" w:rsidR="005731D4" w:rsidRPr="00890B1D" w:rsidRDefault="005731D4" w:rsidP="005731D4">
            <w:pPr>
              <w:keepNext/>
              <w:rPr>
                <w:sz w:val="16"/>
                <w:szCs w:val="16"/>
              </w:rPr>
            </w:pPr>
            <w:r>
              <w:rPr>
                <w:sz w:val="16"/>
                <w:szCs w:val="16"/>
              </w:rPr>
              <w:t>MS1CAN</w:t>
            </w:r>
          </w:p>
        </w:tc>
      </w:tr>
      <w:tr w:rsidR="005731D4" w:rsidRPr="00890B1D" w14:paraId="0E97E3D6" w14:textId="77777777" w:rsidTr="00C85F66">
        <w:trPr>
          <w:trHeight w:val="143"/>
        </w:trPr>
        <w:tc>
          <w:tcPr>
            <w:tcW w:w="2515" w:type="dxa"/>
            <w:noWrap/>
          </w:tcPr>
          <w:p w14:paraId="7D691459" w14:textId="77777777" w:rsidR="005731D4" w:rsidRPr="00464D87" w:rsidRDefault="005731D4" w:rsidP="005731D4">
            <w:pPr>
              <w:overflowPunct/>
              <w:autoSpaceDE/>
              <w:autoSpaceDN/>
              <w:adjustRightInd/>
              <w:textAlignment w:val="auto"/>
              <w:rPr>
                <w:rFonts w:cs="Arial"/>
                <w:color w:val="000000"/>
                <w:sz w:val="18"/>
                <w:szCs w:val="18"/>
              </w:rPr>
            </w:pPr>
            <w:r w:rsidRPr="00464D87">
              <w:rPr>
                <w:rFonts w:cs="Arial"/>
                <w:color w:val="000000"/>
                <w:sz w:val="18"/>
                <w:szCs w:val="18"/>
              </w:rPr>
              <w:t>PwLftgtObstcl_D_Stat</w:t>
            </w:r>
          </w:p>
        </w:tc>
        <w:tc>
          <w:tcPr>
            <w:tcW w:w="2430" w:type="dxa"/>
          </w:tcPr>
          <w:p w14:paraId="433E88ED" w14:textId="77777777" w:rsidR="005731D4" w:rsidRPr="00890B1D" w:rsidRDefault="005731D4" w:rsidP="005731D4">
            <w:pPr>
              <w:keepNext/>
              <w:rPr>
                <w:color w:val="000000" w:themeColor="text1"/>
                <w:sz w:val="16"/>
                <w:szCs w:val="16"/>
              </w:rPr>
            </w:pPr>
            <w:r>
              <w:rPr>
                <w:color w:val="000000" w:themeColor="text1"/>
                <w:sz w:val="16"/>
                <w:szCs w:val="16"/>
              </w:rPr>
              <w:t>Same</w:t>
            </w:r>
          </w:p>
        </w:tc>
        <w:tc>
          <w:tcPr>
            <w:tcW w:w="1800" w:type="dxa"/>
          </w:tcPr>
          <w:p w14:paraId="5117C9D5" w14:textId="77777777" w:rsidR="005731D4" w:rsidRPr="00890B1D" w:rsidRDefault="005731D4" w:rsidP="005731D4">
            <w:pPr>
              <w:keepNext/>
              <w:rPr>
                <w:sz w:val="16"/>
                <w:szCs w:val="16"/>
              </w:rPr>
            </w:pPr>
          </w:p>
        </w:tc>
        <w:tc>
          <w:tcPr>
            <w:tcW w:w="1350" w:type="dxa"/>
          </w:tcPr>
          <w:p w14:paraId="18A6D323" w14:textId="77777777" w:rsidR="005731D4" w:rsidRPr="00890B1D" w:rsidRDefault="005731D4" w:rsidP="005731D4">
            <w:pPr>
              <w:keepNext/>
              <w:rPr>
                <w:sz w:val="16"/>
                <w:szCs w:val="16"/>
              </w:rPr>
            </w:pPr>
          </w:p>
        </w:tc>
        <w:tc>
          <w:tcPr>
            <w:tcW w:w="2106" w:type="dxa"/>
          </w:tcPr>
          <w:p w14:paraId="52FEA8A0" w14:textId="77777777" w:rsidR="005731D4" w:rsidRPr="00890B1D" w:rsidRDefault="005731D4" w:rsidP="005731D4">
            <w:pPr>
              <w:keepNext/>
              <w:rPr>
                <w:sz w:val="16"/>
                <w:szCs w:val="16"/>
              </w:rPr>
            </w:pPr>
            <w:r>
              <w:rPr>
                <w:sz w:val="16"/>
                <w:szCs w:val="16"/>
              </w:rPr>
              <w:t>MS1CAN</w:t>
            </w:r>
          </w:p>
        </w:tc>
      </w:tr>
      <w:tr w:rsidR="005731D4" w:rsidRPr="00890B1D" w14:paraId="18D463CF" w14:textId="77777777" w:rsidTr="00C85F66">
        <w:trPr>
          <w:trHeight w:val="143"/>
        </w:trPr>
        <w:tc>
          <w:tcPr>
            <w:tcW w:w="2515" w:type="dxa"/>
            <w:noWrap/>
          </w:tcPr>
          <w:p w14:paraId="740C36D2" w14:textId="77777777" w:rsidR="005731D4" w:rsidRPr="00464D87" w:rsidRDefault="005731D4" w:rsidP="005731D4">
            <w:pPr>
              <w:overflowPunct/>
              <w:autoSpaceDE/>
              <w:autoSpaceDN/>
              <w:adjustRightInd/>
              <w:textAlignment w:val="auto"/>
              <w:rPr>
                <w:rFonts w:cs="Arial"/>
                <w:color w:val="000000"/>
                <w:sz w:val="18"/>
                <w:szCs w:val="18"/>
              </w:rPr>
            </w:pPr>
            <w:r w:rsidRPr="00464D87">
              <w:rPr>
                <w:rFonts w:cs="Arial"/>
                <w:color w:val="000000"/>
                <w:sz w:val="18"/>
                <w:szCs w:val="18"/>
              </w:rPr>
              <w:t>PwLftgtLatchLck_B_Stat</w:t>
            </w:r>
          </w:p>
        </w:tc>
        <w:tc>
          <w:tcPr>
            <w:tcW w:w="2430" w:type="dxa"/>
          </w:tcPr>
          <w:p w14:paraId="13A00B55" w14:textId="77777777" w:rsidR="005731D4" w:rsidRPr="00890B1D" w:rsidRDefault="005731D4" w:rsidP="005731D4">
            <w:pPr>
              <w:keepNext/>
              <w:rPr>
                <w:color w:val="000000" w:themeColor="text1"/>
                <w:sz w:val="16"/>
                <w:szCs w:val="16"/>
              </w:rPr>
            </w:pPr>
            <w:r>
              <w:rPr>
                <w:color w:val="000000" w:themeColor="text1"/>
                <w:sz w:val="16"/>
                <w:szCs w:val="16"/>
              </w:rPr>
              <w:t>Same</w:t>
            </w:r>
          </w:p>
        </w:tc>
        <w:tc>
          <w:tcPr>
            <w:tcW w:w="1800" w:type="dxa"/>
          </w:tcPr>
          <w:p w14:paraId="7DDF64DC" w14:textId="77777777" w:rsidR="005731D4" w:rsidRPr="00890B1D" w:rsidRDefault="005731D4" w:rsidP="005731D4">
            <w:pPr>
              <w:keepNext/>
              <w:rPr>
                <w:sz w:val="16"/>
                <w:szCs w:val="16"/>
              </w:rPr>
            </w:pPr>
          </w:p>
        </w:tc>
        <w:tc>
          <w:tcPr>
            <w:tcW w:w="1350" w:type="dxa"/>
          </w:tcPr>
          <w:p w14:paraId="7E2D59D5" w14:textId="77777777" w:rsidR="005731D4" w:rsidRPr="00890B1D" w:rsidRDefault="005731D4" w:rsidP="005731D4">
            <w:pPr>
              <w:keepNext/>
              <w:rPr>
                <w:sz w:val="16"/>
                <w:szCs w:val="16"/>
              </w:rPr>
            </w:pPr>
          </w:p>
        </w:tc>
        <w:tc>
          <w:tcPr>
            <w:tcW w:w="2106" w:type="dxa"/>
          </w:tcPr>
          <w:p w14:paraId="2CDC41C8" w14:textId="77777777" w:rsidR="005731D4" w:rsidRPr="00890B1D" w:rsidRDefault="005731D4" w:rsidP="005731D4">
            <w:pPr>
              <w:keepNext/>
              <w:rPr>
                <w:sz w:val="16"/>
                <w:szCs w:val="16"/>
              </w:rPr>
            </w:pPr>
            <w:r>
              <w:rPr>
                <w:sz w:val="16"/>
                <w:szCs w:val="16"/>
              </w:rPr>
              <w:t>MS1CAN</w:t>
            </w:r>
          </w:p>
        </w:tc>
      </w:tr>
      <w:tr w:rsidR="005731D4" w:rsidRPr="00890B1D" w14:paraId="537F03B4" w14:textId="77777777" w:rsidTr="00C85F66">
        <w:trPr>
          <w:trHeight w:val="143"/>
        </w:trPr>
        <w:tc>
          <w:tcPr>
            <w:tcW w:w="2515" w:type="dxa"/>
            <w:noWrap/>
          </w:tcPr>
          <w:p w14:paraId="2705C0FC" w14:textId="77777777" w:rsidR="005731D4" w:rsidRPr="00464D87" w:rsidRDefault="005731D4" w:rsidP="005731D4">
            <w:pPr>
              <w:overflowPunct/>
              <w:autoSpaceDE/>
              <w:autoSpaceDN/>
              <w:adjustRightInd/>
              <w:textAlignment w:val="auto"/>
              <w:rPr>
                <w:rFonts w:cs="Arial"/>
                <w:color w:val="000000"/>
                <w:sz w:val="18"/>
                <w:szCs w:val="18"/>
              </w:rPr>
            </w:pPr>
            <w:r w:rsidRPr="00464D87">
              <w:rPr>
                <w:rFonts w:cs="Arial"/>
                <w:color w:val="000000"/>
                <w:sz w:val="18"/>
                <w:szCs w:val="18"/>
              </w:rPr>
              <w:t>PwLftgtMsgTxt_D_Rq</w:t>
            </w:r>
          </w:p>
        </w:tc>
        <w:tc>
          <w:tcPr>
            <w:tcW w:w="2430" w:type="dxa"/>
          </w:tcPr>
          <w:p w14:paraId="22C953A6" w14:textId="77777777" w:rsidR="005731D4" w:rsidRPr="00890B1D" w:rsidRDefault="005731D4" w:rsidP="005731D4">
            <w:pPr>
              <w:keepNext/>
              <w:rPr>
                <w:color w:val="000000" w:themeColor="text1"/>
                <w:sz w:val="16"/>
                <w:szCs w:val="16"/>
              </w:rPr>
            </w:pPr>
            <w:r>
              <w:rPr>
                <w:color w:val="000000" w:themeColor="text1"/>
                <w:sz w:val="16"/>
                <w:szCs w:val="16"/>
              </w:rPr>
              <w:t>Same</w:t>
            </w:r>
          </w:p>
        </w:tc>
        <w:tc>
          <w:tcPr>
            <w:tcW w:w="1800" w:type="dxa"/>
          </w:tcPr>
          <w:p w14:paraId="209AC174" w14:textId="77777777" w:rsidR="005731D4" w:rsidRPr="00890B1D" w:rsidRDefault="005731D4" w:rsidP="005731D4">
            <w:pPr>
              <w:keepNext/>
              <w:rPr>
                <w:sz w:val="16"/>
                <w:szCs w:val="16"/>
              </w:rPr>
            </w:pPr>
          </w:p>
        </w:tc>
        <w:tc>
          <w:tcPr>
            <w:tcW w:w="1350" w:type="dxa"/>
          </w:tcPr>
          <w:p w14:paraId="6BFC30D1" w14:textId="77777777" w:rsidR="005731D4" w:rsidRPr="00890B1D" w:rsidRDefault="005731D4" w:rsidP="005731D4">
            <w:pPr>
              <w:keepNext/>
              <w:rPr>
                <w:sz w:val="16"/>
                <w:szCs w:val="16"/>
              </w:rPr>
            </w:pPr>
          </w:p>
        </w:tc>
        <w:tc>
          <w:tcPr>
            <w:tcW w:w="2106" w:type="dxa"/>
          </w:tcPr>
          <w:p w14:paraId="44E9AC2D" w14:textId="77777777" w:rsidR="005731D4" w:rsidRPr="00890B1D" w:rsidRDefault="005731D4" w:rsidP="005731D4">
            <w:pPr>
              <w:keepNext/>
              <w:rPr>
                <w:sz w:val="16"/>
                <w:szCs w:val="16"/>
              </w:rPr>
            </w:pPr>
            <w:r>
              <w:rPr>
                <w:sz w:val="16"/>
                <w:szCs w:val="16"/>
              </w:rPr>
              <w:t>MS1CAN</w:t>
            </w:r>
          </w:p>
        </w:tc>
      </w:tr>
    </w:tbl>
    <w:p w14:paraId="4ABDE390" w14:textId="77777777" w:rsidR="005731D4" w:rsidRPr="00702453" w:rsidRDefault="005731D4" w:rsidP="005731D4">
      <w:pPr>
        <w:pStyle w:val="Caption"/>
      </w:pPr>
      <w:bookmarkStart w:id="357" w:name="_Toc25584456"/>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75</w:t>
      </w:r>
      <w:r>
        <w:rPr>
          <w:noProof/>
        </w:rPr>
        <w:fldChar w:fldCharType="end"/>
      </w:r>
      <w:r w:rsidRPr="00702453">
        <w:t xml:space="preserve">: </w:t>
      </w:r>
      <w:r>
        <w:t>Output Signal mappings of Function</w:t>
      </w:r>
      <w:bookmarkEnd w:id="357"/>
    </w:p>
    <w:p w14:paraId="71CFD69D" w14:textId="77777777" w:rsidR="005731D4" w:rsidRDefault="005731D4" w:rsidP="005731D4">
      <w:pPr>
        <w:rPr>
          <w:lang w:val="en-GB"/>
        </w:rPr>
      </w:pPr>
    </w:p>
    <w:p w14:paraId="4D6933EE" w14:textId="77777777" w:rsidR="005731D4" w:rsidRDefault="005731D4" w:rsidP="005731D4">
      <w:pPr>
        <w:pStyle w:val="Heading6"/>
      </w:pPr>
      <w:bookmarkStart w:id="358" w:name="_Toc32332245"/>
      <w:r>
        <w:lastRenderedPageBreak/>
        <w:t>Parameters</w:t>
      </w:r>
      <w:bookmarkEnd w:id="358"/>
    </w:p>
    <w:p w14:paraId="57FA04B5" w14:textId="77777777" w:rsidR="005731D4" w:rsidRPr="00A57D05" w:rsidRDefault="005731D4" w:rsidP="005731D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5731D4" w:rsidRPr="00E54DEA" w14:paraId="584BA52C" w14:textId="77777777" w:rsidTr="00C85F66">
        <w:trPr>
          <w:trHeight w:val="161"/>
        </w:trPr>
        <w:tc>
          <w:tcPr>
            <w:tcW w:w="1838" w:type="dxa"/>
            <w:shd w:val="clear" w:color="auto" w:fill="D9D9D9" w:themeFill="background1" w:themeFillShade="D9"/>
            <w:noWrap/>
            <w:hideMark/>
          </w:tcPr>
          <w:p w14:paraId="2D936607" w14:textId="77777777" w:rsidR="005731D4" w:rsidRPr="00E54DEA" w:rsidRDefault="005731D4" w:rsidP="00C85F66">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ABDDEF5"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11F0A43"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ED97B18" w14:textId="77777777" w:rsidR="005731D4" w:rsidRPr="00E54DEA" w:rsidRDefault="005731D4" w:rsidP="00C85F66">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853F786" w14:textId="77777777" w:rsidR="005731D4" w:rsidRDefault="005731D4" w:rsidP="00C85F66">
            <w:pPr>
              <w:keepNext/>
              <w:overflowPunct/>
              <w:autoSpaceDE/>
              <w:autoSpaceDN/>
              <w:adjustRightInd/>
              <w:textAlignment w:val="auto"/>
              <w:rPr>
                <w:rFonts w:cs="Arial"/>
                <w:b/>
                <w:bCs/>
                <w:color w:val="000000"/>
              </w:rPr>
            </w:pPr>
            <w:r>
              <w:rPr>
                <w:rFonts w:cs="Arial"/>
                <w:b/>
                <w:bCs/>
                <w:color w:val="000000"/>
              </w:rPr>
              <w:t>Method Details</w:t>
            </w:r>
          </w:p>
        </w:tc>
      </w:tr>
      <w:tr w:rsidR="005731D4" w:rsidRPr="003F473D" w14:paraId="70581D46" w14:textId="77777777" w:rsidTr="00C85F66">
        <w:trPr>
          <w:trHeight w:val="70"/>
        </w:trPr>
        <w:tc>
          <w:tcPr>
            <w:tcW w:w="1838" w:type="dxa"/>
            <w:noWrap/>
          </w:tcPr>
          <w:p w14:paraId="690C6C7D" w14:textId="77777777" w:rsidR="005731D4" w:rsidRPr="00D20BE7" w:rsidRDefault="005731D4" w:rsidP="00C85F66">
            <w:pPr>
              <w:keepNext/>
              <w:overflowPunct/>
              <w:autoSpaceDE/>
              <w:autoSpaceDN/>
              <w:adjustRightInd/>
              <w:textAlignment w:val="auto"/>
              <w:rPr>
                <w:color w:val="000000" w:themeColor="text1"/>
                <w:sz w:val="18"/>
              </w:rPr>
            </w:pPr>
          </w:p>
        </w:tc>
        <w:tc>
          <w:tcPr>
            <w:tcW w:w="1843" w:type="dxa"/>
          </w:tcPr>
          <w:p w14:paraId="1CAAD9A5" w14:textId="77777777" w:rsidR="005731D4" w:rsidRPr="00D20BE7" w:rsidRDefault="005731D4" w:rsidP="00C85F66">
            <w:pPr>
              <w:keepNext/>
              <w:rPr>
                <w:color w:val="000000" w:themeColor="text1"/>
                <w:sz w:val="18"/>
              </w:rPr>
            </w:pPr>
          </w:p>
        </w:tc>
        <w:tc>
          <w:tcPr>
            <w:tcW w:w="1701" w:type="dxa"/>
          </w:tcPr>
          <w:p w14:paraId="616C4770" w14:textId="77777777" w:rsidR="005731D4" w:rsidRPr="00D20BE7" w:rsidRDefault="005731D4" w:rsidP="00C85F66">
            <w:pPr>
              <w:keepNext/>
              <w:rPr>
                <w:sz w:val="18"/>
              </w:rPr>
            </w:pPr>
          </w:p>
        </w:tc>
        <w:tc>
          <w:tcPr>
            <w:tcW w:w="1417" w:type="dxa"/>
            <w:noWrap/>
          </w:tcPr>
          <w:p w14:paraId="11FD6BE2" w14:textId="77777777" w:rsidR="005731D4" w:rsidRPr="00D20BE7" w:rsidRDefault="005731D4" w:rsidP="00C85F66">
            <w:pPr>
              <w:keepNext/>
              <w:rPr>
                <w:color w:val="000000" w:themeColor="text1"/>
                <w:sz w:val="18"/>
              </w:rPr>
            </w:pPr>
          </w:p>
        </w:tc>
        <w:tc>
          <w:tcPr>
            <w:tcW w:w="3402" w:type="dxa"/>
          </w:tcPr>
          <w:p w14:paraId="4220688F" w14:textId="77777777" w:rsidR="005731D4" w:rsidRPr="00D20BE7" w:rsidRDefault="005731D4" w:rsidP="00C85F66">
            <w:pPr>
              <w:keepNext/>
              <w:rPr>
                <w:sz w:val="18"/>
              </w:rPr>
            </w:pPr>
          </w:p>
        </w:tc>
      </w:tr>
    </w:tbl>
    <w:p w14:paraId="7F67F2C6" w14:textId="77777777" w:rsidR="005731D4" w:rsidRPr="00702453" w:rsidRDefault="005731D4" w:rsidP="005731D4">
      <w:pPr>
        <w:pStyle w:val="Caption"/>
      </w:pPr>
      <w:bookmarkStart w:id="359" w:name="_Toc25584457"/>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76</w:t>
      </w:r>
      <w:r>
        <w:rPr>
          <w:noProof/>
        </w:rPr>
        <w:fldChar w:fldCharType="end"/>
      </w:r>
      <w:r w:rsidRPr="00702453">
        <w:t xml:space="preserve">: </w:t>
      </w:r>
      <w:r>
        <w:t>Parameter mappings of Function</w:t>
      </w:r>
      <w:bookmarkEnd w:id="359"/>
    </w:p>
    <w:p w14:paraId="51D988F2" w14:textId="77777777" w:rsidR="005731D4" w:rsidRPr="003E2313" w:rsidRDefault="005731D4" w:rsidP="005731D4">
      <w:pPr>
        <w:pStyle w:val="Heading6"/>
      </w:pPr>
      <w:bookmarkStart w:id="360" w:name="_Toc32332246"/>
      <w:r>
        <w:t>Interface</w:t>
      </w:r>
      <w:r w:rsidRPr="003E2313">
        <w:t xml:space="preserve"> Requirements</w:t>
      </w:r>
      <w:bookmarkEnd w:id="360"/>
    </w:p>
    <w:p w14:paraId="21677EDD" w14:textId="77777777" w:rsidR="005731D4" w:rsidRPr="003225C9" w:rsidRDefault="005731D4" w:rsidP="005731D4">
      <w:pPr>
        <w:tabs>
          <w:tab w:val="left" w:pos="284"/>
          <w:tab w:val="left" w:pos="851"/>
        </w:tabs>
      </w:pPr>
      <w:r>
        <w:t>N/A</w:t>
      </w:r>
    </w:p>
    <w:p w14:paraId="1A7A9AB0" w14:textId="77777777" w:rsidR="005731D4" w:rsidRDefault="005731D4" w:rsidP="005731D4">
      <w:pPr>
        <w:pStyle w:val="Heading6"/>
        <w:numPr>
          <w:ilvl w:val="4"/>
          <w:numId w:val="5"/>
        </w:numPr>
        <w:tabs>
          <w:tab w:val="clear" w:pos="1418"/>
        </w:tabs>
        <w:rPr>
          <w:lang w:val="en-GB"/>
        </w:rPr>
      </w:pPr>
      <w:bookmarkStart w:id="361" w:name="_Toc32332247"/>
      <w:r>
        <w:rPr>
          <w:lang w:val="en-GB"/>
        </w:rPr>
        <w:t>Function Requirements</w:t>
      </w:r>
      <w:bookmarkEnd w:id="361"/>
    </w:p>
    <w:p w14:paraId="6C8D0077" w14:textId="77777777" w:rsidR="005731D4" w:rsidRDefault="005731D4" w:rsidP="005731D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4973"/>
        <w:gridCol w:w="2466"/>
      </w:tblGrid>
      <w:tr w:rsidR="005731D4" w14:paraId="47D8FA34" w14:textId="77777777" w:rsidTr="00C85F66">
        <w:tc>
          <w:tcPr>
            <w:tcW w:w="2762" w:type="dxa"/>
            <w:shd w:val="clear" w:color="auto" w:fill="D9D9D9" w:themeFill="background1" w:themeFillShade="D9"/>
          </w:tcPr>
          <w:p w14:paraId="7857CDB6" w14:textId="77777777" w:rsidR="005731D4" w:rsidRDefault="005731D4" w:rsidP="00C85F66">
            <w:pPr>
              <w:keepNext/>
              <w:rPr>
                <w:b/>
              </w:rPr>
            </w:pPr>
            <w:r w:rsidRPr="00AF169D">
              <w:rPr>
                <w:b/>
              </w:rPr>
              <w:t>Requirement ID</w:t>
            </w:r>
          </w:p>
          <w:p w14:paraId="5B7BC251" w14:textId="77777777" w:rsidR="005731D4" w:rsidRPr="00AF169D" w:rsidRDefault="005731D4" w:rsidP="00C85F66">
            <w:pPr>
              <w:keepNext/>
              <w:rPr>
                <w:b/>
              </w:rPr>
            </w:pPr>
            <w:r w:rsidRPr="00EB7BB6">
              <w:t>(of Logical Function)</w:t>
            </w:r>
          </w:p>
        </w:tc>
        <w:tc>
          <w:tcPr>
            <w:tcW w:w="4973" w:type="dxa"/>
            <w:shd w:val="clear" w:color="auto" w:fill="D9D9D9" w:themeFill="background1" w:themeFillShade="D9"/>
          </w:tcPr>
          <w:p w14:paraId="35DA795D" w14:textId="77777777" w:rsidR="005731D4" w:rsidRPr="00AF169D" w:rsidRDefault="005731D4" w:rsidP="00C85F66">
            <w:pPr>
              <w:keepNext/>
              <w:rPr>
                <w:b/>
              </w:rPr>
            </w:pPr>
            <w:r w:rsidRPr="00AF169D">
              <w:rPr>
                <w:b/>
              </w:rPr>
              <w:t>Requirement Title</w:t>
            </w:r>
          </w:p>
        </w:tc>
        <w:tc>
          <w:tcPr>
            <w:tcW w:w="2466" w:type="dxa"/>
            <w:shd w:val="clear" w:color="auto" w:fill="D9D9D9" w:themeFill="background1" w:themeFillShade="D9"/>
          </w:tcPr>
          <w:p w14:paraId="196EB9C2" w14:textId="77777777" w:rsidR="005731D4" w:rsidRPr="00AF169D" w:rsidRDefault="005731D4" w:rsidP="00C85F66">
            <w:pPr>
              <w:keepNext/>
              <w:rPr>
                <w:b/>
              </w:rPr>
            </w:pPr>
            <w:r>
              <w:rPr>
                <w:b/>
              </w:rPr>
              <w:t>Comment</w:t>
            </w:r>
          </w:p>
        </w:tc>
      </w:tr>
      <w:tr w:rsidR="005731D4" w14:paraId="0BA8F237" w14:textId="77777777" w:rsidTr="00C85F66">
        <w:tc>
          <w:tcPr>
            <w:tcW w:w="2762" w:type="dxa"/>
          </w:tcPr>
          <w:p w14:paraId="6A03759A" w14:textId="77777777" w:rsidR="005731D4" w:rsidRDefault="005731D4" w:rsidP="00C85F66">
            <w:pPr>
              <w:keepNext/>
            </w:pPr>
            <w:r w:rsidRPr="005731D4">
              <w:t>R_FNC_BEC_Stat_00001</w:t>
            </w:r>
          </w:p>
        </w:tc>
        <w:tc>
          <w:tcPr>
            <w:tcW w:w="4973" w:type="dxa"/>
          </w:tcPr>
          <w:p w14:paraId="21C3978C" w14:textId="77777777" w:rsidR="005731D4" w:rsidRDefault="005731D4" w:rsidP="00C85F66">
            <w:pPr>
              <w:keepNext/>
            </w:pPr>
            <w:r>
              <w:t>Report BEC Movement</w:t>
            </w:r>
          </w:p>
        </w:tc>
        <w:tc>
          <w:tcPr>
            <w:tcW w:w="2466" w:type="dxa"/>
          </w:tcPr>
          <w:p w14:paraId="6799A056" w14:textId="77777777" w:rsidR="005731D4" w:rsidRDefault="005731D4" w:rsidP="00C85F66">
            <w:pPr>
              <w:keepNext/>
            </w:pPr>
          </w:p>
        </w:tc>
      </w:tr>
      <w:tr w:rsidR="005731D4" w14:paraId="08745DD9" w14:textId="77777777" w:rsidTr="00C85F66">
        <w:tc>
          <w:tcPr>
            <w:tcW w:w="2762" w:type="dxa"/>
          </w:tcPr>
          <w:p w14:paraId="6B60DBD4" w14:textId="77777777" w:rsidR="005731D4" w:rsidRPr="005731D4" w:rsidRDefault="005731D4" w:rsidP="00C85F66">
            <w:pPr>
              <w:keepNext/>
            </w:pPr>
            <w:r w:rsidRPr="005731D4">
              <w:t>R_FNC_BEC_Stat_0000</w:t>
            </w:r>
            <w:r>
              <w:t>2</w:t>
            </w:r>
          </w:p>
        </w:tc>
        <w:tc>
          <w:tcPr>
            <w:tcW w:w="4973" w:type="dxa"/>
          </w:tcPr>
          <w:p w14:paraId="7DDE4887" w14:textId="77777777" w:rsidR="005731D4" w:rsidRDefault="005731D4" w:rsidP="00C85F66">
            <w:pPr>
              <w:keepNext/>
            </w:pPr>
            <w:r w:rsidRPr="005731D4">
              <w:t>Report Obstacle Detection</w:t>
            </w:r>
          </w:p>
        </w:tc>
        <w:tc>
          <w:tcPr>
            <w:tcW w:w="2466" w:type="dxa"/>
          </w:tcPr>
          <w:p w14:paraId="53914E44" w14:textId="77777777" w:rsidR="005731D4" w:rsidRDefault="005731D4" w:rsidP="00C85F66">
            <w:pPr>
              <w:keepNext/>
            </w:pPr>
          </w:p>
        </w:tc>
      </w:tr>
      <w:tr w:rsidR="005731D4" w14:paraId="4A73A3C4" w14:textId="77777777" w:rsidTr="00C85F66">
        <w:tc>
          <w:tcPr>
            <w:tcW w:w="2762" w:type="dxa"/>
          </w:tcPr>
          <w:p w14:paraId="73410AD2" w14:textId="77777777" w:rsidR="005731D4" w:rsidRPr="005731D4" w:rsidRDefault="005731D4" w:rsidP="00C85F66">
            <w:pPr>
              <w:keepNext/>
            </w:pPr>
            <w:r w:rsidRPr="005731D4">
              <w:t>R_FNC_BEC_Stat_0000</w:t>
            </w:r>
            <w:r>
              <w:t>3</w:t>
            </w:r>
          </w:p>
        </w:tc>
        <w:tc>
          <w:tcPr>
            <w:tcW w:w="4973" w:type="dxa"/>
          </w:tcPr>
          <w:p w14:paraId="214914F3" w14:textId="77777777" w:rsidR="005731D4" w:rsidRPr="005731D4" w:rsidRDefault="005731D4" w:rsidP="00C85F66">
            <w:pPr>
              <w:keepNext/>
            </w:pPr>
            <w:r w:rsidRPr="005731D4">
              <w:t>Report Exterior Switch Lock Status</w:t>
            </w:r>
          </w:p>
        </w:tc>
        <w:tc>
          <w:tcPr>
            <w:tcW w:w="2466" w:type="dxa"/>
          </w:tcPr>
          <w:p w14:paraId="0BB56F18" w14:textId="77777777" w:rsidR="005731D4" w:rsidRDefault="005731D4" w:rsidP="00C85F66">
            <w:pPr>
              <w:keepNext/>
            </w:pPr>
          </w:p>
        </w:tc>
      </w:tr>
      <w:tr w:rsidR="005731D4" w14:paraId="3159B607" w14:textId="77777777" w:rsidTr="00C85F66">
        <w:tc>
          <w:tcPr>
            <w:tcW w:w="2762" w:type="dxa"/>
          </w:tcPr>
          <w:p w14:paraId="515E6AF2" w14:textId="77777777" w:rsidR="005731D4" w:rsidRPr="005731D4" w:rsidRDefault="005731D4" w:rsidP="00C85F66">
            <w:pPr>
              <w:keepNext/>
            </w:pPr>
            <w:r w:rsidRPr="005731D4">
              <w:t>R_FNC_BEC_Stat_0000</w:t>
            </w:r>
            <w:r>
              <w:t>4</w:t>
            </w:r>
          </w:p>
        </w:tc>
        <w:tc>
          <w:tcPr>
            <w:tcW w:w="4973" w:type="dxa"/>
          </w:tcPr>
          <w:p w14:paraId="2E39B077" w14:textId="77777777" w:rsidR="005731D4" w:rsidRPr="005731D4" w:rsidRDefault="005731D4" w:rsidP="00C85F66">
            <w:pPr>
              <w:keepNext/>
            </w:pPr>
            <w:r w:rsidRPr="005731D4">
              <w:t>Request Manual Close Message</w:t>
            </w:r>
          </w:p>
        </w:tc>
        <w:tc>
          <w:tcPr>
            <w:tcW w:w="2466" w:type="dxa"/>
          </w:tcPr>
          <w:p w14:paraId="763383F1" w14:textId="77777777" w:rsidR="005731D4" w:rsidRDefault="005731D4" w:rsidP="00C85F66">
            <w:pPr>
              <w:keepNext/>
            </w:pPr>
          </w:p>
        </w:tc>
      </w:tr>
    </w:tbl>
    <w:p w14:paraId="59A8FF96" w14:textId="77777777" w:rsidR="005731D4" w:rsidRPr="00702453" w:rsidRDefault="005731D4" w:rsidP="005731D4">
      <w:pPr>
        <w:pStyle w:val="Caption"/>
      </w:pPr>
      <w:bookmarkStart w:id="362" w:name="_Toc25584458"/>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77</w:t>
      </w:r>
      <w:r>
        <w:rPr>
          <w:noProof/>
        </w:rPr>
        <w:fldChar w:fldCharType="end"/>
      </w:r>
      <w:r w:rsidRPr="00702453">
        <w:t xml:space="preserve">: </w:t>
      </w:r>
      <w:r>
        <w:t>Inherited Requirements</w:t>
      </w:r>
      <w:bookmarkEnd w:id="362"/>
    </w:p>
    <w:p w14:paraId="4361FD8D" w14:textId="77777777" w:rsidR="001B6E5E" w:rsidRPr="001B6E5E" w:rsidRDefault="001B6E5E" w:rsidP="001B6E5E">
      <w:pPr>
        <w:rPr>
          <w:lang w:val="en-GB"/>
        </w:rPr>
      </w:pPr>
    </w:p>
    <w:p w14:paraId="2148DED2" w14:textId="77777777" w:rsidR="00D24078" w:rsidRDefault="00D24078" w:rsidP="00D24078">
      <w:pPr>
        <w:pStyle w:val="Heading4"/>
        <w:rPr>
          <w:lang w:val="en-GB"/>
        </w:rPr>
      </w:pPr>
      <w:bookmarkStart w:id="363" w:name="_Toc32332248"/>
      <w:r>
        <w:rPr>
          <w:lang w:val="en-GB"/>
        </w:rPr>
        <w:t>Implemented Function</w:t>
      </w:r>
      <w:r w:rsidR="00586061">
        <w:rPr>
          <w:lang w:val="en-GB"/>
        </w:rPr>
        <w:t xml:space="preserve"> Back End Closure Authenticated Communication</w:t>
      </w:r>
      <w:bookmarkEnd w:id="363"/>
    </w:p>
    <w:p w14:paraId="0398D48B" w14:textId="77777777" w:rsidR="00D24078" w:rsidRDefault="00D24078" w:rsidP="00D24078">
      <w:pPr>
        <w:pStyle w:val="Heading5"/>
        <w:rPr>
          <w:lang w:val="en-GB"/>
        </w:rPr>
      </w:pPr>
      <w:bookmarkStart w:id="364" w:name="_Toc32332249"/>
      <w:r>
        <w:rPr>
          <w:lang w:val="en-GB"/>
        </w:rPr>
        <w:t>Function Interfaces</w:t>
      </w:r>
      <w:bookmarkEnd w:id="364"/>
    </w:p>
    <w:p w14:paraId="191E7918" w14:textId="77777777" w:rsidR="00D24078" w:rsidRDefault="00D24078" w:rsidP="00D24078">
      <w:pPr>
        <w:pStyle w:val="Heading6"/>
        <w:rPr>
          <w:lang w:val="en-GB"/>
        </w:rPr>
      </w:pPr>
      <w:bookmarkStart w:id="365" w:name="_Toc32332250"/>
      <w:r>
        <w:rPr>
          <w:lang w:val="en-GB"/>
        </w:rPr>
        <w:t>Inputs</w:t>
      </w:r>
      <w:bookmarkEnd w:id="365"/>
    </w:p>
    <w:p w14:paraId="411841B8" w14:textId="77777777" w:rsidR="00D24078" w:rsidRPr="00651AAD" w:rsidRDefault="00D24078" w:rsidP="00D2407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2520"/>
        <w:gridCol w:w="1350"/>
        <w:gridCol w:w="1303"/>
        <w:gridCol w:w="2693"/>
      </w:tblGrid>
      <w:tr w:rsidR="00D24078" w:rsidRPr="00E54DEA" w14:paraId="58C5FF3F" w14:textId="77777777" w:rsidTr="00890B1D">
        <w:trPr>
          <w:trHeight w:val="173"/>
        </w:trPr>
        <w:tc>
          <w:tcPr>
            <w:tcW w:w="2335" w:type="dxa"/>
            <w:shd w:val="clear" w:color="auto" w:fill="D9D9D9" w:themeFill="background1" w:themeFillShade="D9"/>
            <w:noWrap/>
            <w:hideMark/>
          </w:tcPr>
          <w:p w14:paraId="5A9E0BEE" w14:textId="77777777" w:rsidR="00D24078" w:rsidRPr="00E54DEA" w:rsidRDefault="00D24078" w:rsidP="00D24078">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7C3C8C5D"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39E1C2FF"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25028A2E"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D7BBC82"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Connection</w:t>
            </w:r>
          </w:p>
          <w:p w14:paraId="3EFBB11A" w14:textId="77777777" w:rsidR="00D24078" w:rsidRDefault="00D24078" w:rsidP="00D24078">
            <w:pPr>
              <w:keepNext/>
              <w:overflowPunct/>
              <w:autoSpaceDE/>
              <w:autoSpaceDN/>
              <w:adjustRightInd/>
              <w:textAlignment w:val="auto"/>
              <w:rPr>
                <w:rFonts w:cs="Arial"/>
                <w:b/>
                <w:bCs/>
                <w:color w:val="000000"/>
              </w:rPr>
            </w:pPr>
            <w:r>
              <w:t>(</w:t>
            </w:r>
            <w:r w:rsidRPr="001321BD">
              <w:rPr>
                <w:i/>
              </w:rPr>
              <w:t>Optional)</w:t>
            </w:r>
          </w:p>
        </w:tc>
      </w:tr>
      <w:tr w:rsidR="00586061" w:rsidRPr="00890B1D" w14:paraId="26F7F080" w14:textId="77777777" w:rsidTr="00890B1D">
        <w:trPr>
          <w:trHeight w:val="143"/>
        </w:trPr>
        <w:tc>
          <w:tcPr>
            <w:tcW w:w="2335" w:type="dxa"/>
            <w:noWrap/>
          </w:tcPr>
          <w:p w14:paraId="3EDDF4B2"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BEC_PurposeCode_Rqstr</w:t>
            </w:r>
          </w:p>
        </w:tc>
        <w:tc>
          <w:tcPr>
            <w:tcW w:w="2520" w:type="dxa"/>
          </w:tcPr>
          <w:p w14:paraId="64011E37" w14:textId="77777777" w:rsidR="00586061" w:rsidRPr="00890B1D" w:rsidRDefault="00586061" w:rsidP="00586061">
            <w:pPr>
              <w:keepNext/>
              <w:rPr>
                <w:rFonts w:cs="Arial"/>
                <w:color w:val="000000" w:themeColor="text1"/>
                <w:sz w:val="16"/>
                <w:szCs w:val="16"/>
              </w:rPr>
            </w:pPr>
            <w:r w:rsidRPr="00890B1D">
              <w:rPr>
                <w:rFonts w:cs="Arial"/>
                <w:color w:val="000000" w:themeColor="text1"/>
                <w:sz w:val="16"/>
                <w:szCs w:val="16"/>
              </w:rPr>
              <w:t>DrPrpsCodeBec_D_Res</w:t>
            </w:r>
          </w:p>
        </w:tc>
        <w:tc>
          <w:tcPr>
            <w:tcW w:w="1350" w:type="dxa"/>
          </w:tcPr>
          <w:p w14:paraId="19F0FDBF" w14:textId="77777777" w:rsidR="00586061" w:rsidRPr="00890B1D" w:rsidRDefault="00586061" w:rsidP="00586061">
            <w:pPr>
              <w:keepNext/>
              <w:rPr>
                <w:sz w:val="16"/>
                <w:szCs w:val="16"/>
              </w:rPr>
            </w:pPr>
          </w:p>
        </w:tc>
        <w:tc>
          <w:tcPr>
            <w:tcW w:w="1303" w:type="dxa"/>
          </w:tcPr>
          <w:p w14:paraId="4D435317" w14:textId="77777777" w:rsidR="00586061" w:rsidRPr="00890B1D" w:rsidRDefault="00586061" w:rsidP="00586061">
            <w:pPr>
              <w:keepNext/>
              <w:rPr>
                <w:sz w:val="16"/>
                <w:szCs w:val="16"/>
              </w:rPr>
            </w:pPr>
          </w:p>
        </w:tc>
        <w:tc>
          <w:tcPr>
            <w:tcW w:w="2693" w:type="dxa"/>
          </w:tcPr>
          <w:p w14:paraId="2AD776DE" w14:textId="77777777" w:rsidR="00586061" w:rsidRPr="00890B1D" w:rsidRDefault="00586061" w:rsidP="00586061">
            <w:pPr>
              <w:keepNext/>
              <w:rPr>
                <w:rFonts w:cs="Arial"/>
                <w:sz w:val="16"/>
                <w:szCs w:val="16"/>
              </w:rPr>
            </w:pPr>
            <w:r w:rsidRPr="00890B1D">
              <w:rPr>
                <w:rFonts w:cs="Arial"/>
                <w:sz w:val="16"/>
                <w:szCs w:val="16"/>
              </w:rPr>
              <w:t>CANFD1 to MS1CAN</w:t>
            </w:r>
          </w:p>
        </w:tc>
      </w:tr>
      <w:tr w:rsidR="00586061" w:rsidRPr="00890B1D" w14:paraId="532927BD" w14:textId="77777777" w:rsidTr="00890B1D">
        <w:trPr>
          <w:trHeight w:val="143"/>
        </w:trPr>
        <w:tc>
          <w:tcPr>
            <w:tcW w:w="2335" w:type="dxa"/>
            <w:noWrap/>
          </w:tcPr>
          <w:p w14:paraId="10D22DC7"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BEC_RAC_ECI_Rqstr</w:t>
            </w:r>
          </w:p>
        </w:tc>
        <w:tc>
          <w:tcPr>
            <w:tcW w:w="2520" w:type="dxa"/>
          </w:tcPr>
          <w:p w14:paraId="6A32E583" w14:textId="77777777" w:rsidR="00586061" w:rsidRPr="00890B1D" w:rsidRDefault="00586061" w:rsidP="00586061">
            <w:pPr>
              <w:keepNext/>
              <w:rPr>
                <w:rFonts w:cs="Arial"/>
                <w:color w:val="000000" w:themeColor="text1"/>
                <w:sz w:val="16"/>
                <w:szCs w:val="16"/>
              </w:rPr>
            </w:pPr>
            <w:r w:rsidRPr="00890B1D">
              <w:rPr>
                <w:rFonts w:cs="Arial"/>
                <w:color w:val="000000"/>
                <w:sz w:val="16"/>
                <w:szCs w:val="16"/>
              </w:rPr>
              <w:t>DrActnCode_D_RqBec</w:t>
            </w:r>
          </w:p>
        </w:tc>
        <w:tc>
          <w:tcPr>
            <w:tcW w:w="1350" w:type="dxa"/>
          </w:tcPr>
          <w:p w14:paraId="3D9BB199" w14:textId="77777777" w:rsidR="00586061" w:rsidRPr="00890B1D" w:rsidRDefault="00586061" w:rsidP="00586061">
            <w:pPr>
              <w:keepNext/>
              <w:rPr>
                <w:sz w:val="16"/>
                <w:szCs w:val="16"/>
              </w:rPr>
            </w:pPr>
          </w:p>
        </w:tc>
        <w:tc>
          <w:tcPr>
            <w:tcW w:w="1303" w:type="dxa"/>
          </w:tcPr>
          <w:p w14:paraId="18F920B6" w14:textId="77777777" w:rsidR="00586061" w:rsidRPr="00890B1D" w:rsidRDefault="00586061" w:rsidP="00586061">
            <w:pPr>
              <w:keepNext/>
              <w:rPr>
                <w:sz w:val="16"/>
                <w:szCs w:val="16"/>
              </w:rPr>
            </w:pPr>
          </w:p>
        </w:tc>
        <w:tc>
          <w:tcPr>
            <w:tcW w:w="2693" w:type="dxa"/>
          </w:tcPr>
          <w:p w14:paraId="2868AFB3" w14:textId="77777777" w:rsidR="00586061" w:rsidRPr="00890B1D" w:rsidRDefault="00586061" w:rsidP="00586061">
            <w:pPr>
              <w:keepNext/>
              <w:rPr>
                <w:rFonts w:cs="Arial"/>
                <w:sz w:val="16"/>
                <w:szCs w:val="16"/>
              </w:rPr>
            </w:pPr>
            <w:r w:rsidRPr="00890B1D">
              <w:rPr>
                <w:rFonts w:cs="Arial"/>
                <w:sz w:val="16"/>
                <w:szCs w:val="16"/>
              </w:rPr>
              <w:t>CANFD1 to MS1CAN</w:t>
            </w:r>
          </w:p>
        </w:tc>
      </w:tr>
      <w:tr w:rsidR="00586061" w:rsidRPr="00890B1D" w14:paraId="18474366" w14:textId="77777777" w:rsidTr="00890B1D">
        <w:trPr>
          <w:trHeight w:val="143"/>
        </w:trPr>
        <w:tc>
          <w:tcPr>
            <w:tcW w:w="2335" w:type="dxa"/>
            <w:noWrap/>
          </w:tcPr>
          <w:p w14:paraId="6CE662F6"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BEC_AAC_Key_Rqstr</w:t>
            </w:r>
          </w:p>
        </w:tc>
        <w:tc>
          <w:tcPr>
            <w:tcW w:w="2520" w:type="dxa"/>
          </w:tcPr>
          <w:p w14:paraId="5D6F6762" w14:textId="77777777" w:rsidR="00586061" w:rsidRPr="00890B1D" w:rsidRDefault="00586061" w:rsidP="00586061">
            <w:pPr>
              <w:keepNext/>
              <w:rPr>
                <w:rFonts w:cs="Arial"/>
                <w:color w:val="000000"/>
                <w:sz w:val="16"/>
                <w:szCs w:val="16"/>
              </w:rPr>
            </w:pPr>
            <w:r w:rsidRPr="00890B1D">
              <w:rPr>
                <w:rFonts w:cs="Arial"/>
                <w:color w:val="000000"/>
                <w:sz w:val="16"/>
                <w:szCs w:val="16"/>
              </w:rPr>
              <w:t>DrAuthntctnCode_D_RqBec</w:t>
            </w:r>
          </w:p>
        </w:tc>
        <w:tc>
          <w:tcPr>
            <w:tcW w:w="1350" w:type="dxa"/>
          </w:tcPr>
          <w:p w14:paraId="15DE09B9" w14:textId="77777777" w:rsidR="00586061" w:rsidRPr="00890B1D" w:rsidRDefault="00586061" w:rsidP="00586061">
            <w:pPr>
              <w:keepNext/>
              <w:rPr>
                <w:sz w:val="16"/>
                <w:szCs w:val="16"/>
              </w:rPr>
            </w:pPr>
          </w:p>
        </w:tc>
        <w:tc>
          <w:tcPr>
            <w:tcW w:w="1303" w:type="dxa"/>
          </w:tcPr>
          <w:p w14:paraId="0227C000" w14:textId="77777777" w:rsidR="00586061" w:rsidRPr="00890B1D" w:rsidRDefault="00586061" w:rsidP="00586061">
            <w:pPr>
              <w:keepNext/>
              <w:rPr>
                <w:sz w:val="16"/>
                <w:szCs w:val="16"/>
              </w:rPr>
            </w:pPr>
          </w:p>
        </w:tc>
        <w:tc>
          <w:tcPr>
            <w:tcW w:w="2693" w:type="dxa"/>
          </w:tcPr>
          <w:p w14:paraId="49FD5F8B" w14:textId="77777777" w:rsidR="00586061" w:rsidRPr="00890B1D" w:rsidRDefault="00586061" w:rsidP="00586061">
            <w:pPr>
              <w:keepNext/>
              <w:rPr>
                <w:rFonts w:cs="Arial"/>
                <w:sz w:val="16"/>
                <w:szCs w:val="16"/>
              </w:rPr>
            </w:pPr>
            <w:r w:rsidRPr="00890B1D">
              <w:rPr>
                <w:rFonts w:cs="Arial"/>
                <w:sz w:val="16"/>
                <w:szCs w:val="16"/>
              </w:rPr>
              <w:t>CANFD1 to MS1CAN</w:t>
            </w:r>
          </w:p>
        </w:tc>
      </w:tr>
    </w:tbl>
    <w:p w14:paraId="00F159C1" w14:textId="77777777" w:rsidR="00D24078" w:rsidRPr="00702453" w:rsidRDefault="00D24078" w:rsidP="00D24078">
      <w:pPr>
        <w:pStyle w:val="Caption"/>
      </w:pPr>
      <w:bookmarkStart w:id="366" w:name="_Toc25584459"/>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78</w:t>
      </w:r>
      <w:r>
        <w:rPr>
          <w:noProof/>
        </w:rPr>
        <w:fldChar w:fldCharType="end"/>
      </w:r>
      <w:r w:rsidRPr="00702453">
        <w:t xml:space="preserve">: </w:t>
      </w:r>
      <w:r>
        <w:t>Input Signal mappings of Function</w:t>
      </w:r>
      <w:bookmarkEnd w:id="366"/>
    </w:p>
    <w:p w14:paraId="460CEF58" w14:textId="77777777" w:rsidR="00D24078" w:rsidRDefault="00D24078" w:rsidP="00D24078">
      <w:pPr>
        <w:rPr>
          <w:lang w:val="en-GB"/>
        </w:rPr>
      </w:pPr>
    </w:p>
    <w:p w14:paraId="7946DF94" w14:textId="77777777" w:rsidR="00D24078" w:rsidRDefault="00D24078" w:rsidP="00D24078">
      <w:pPr>
        <w:pStyle w:val="Heading6"/>
        <w:rPr>
          <w:lang w:val="en-GB"/>
        </w:rPr>
      </w:pPr>
      <w:bookmarkStart w:id="367" w:name="_Toc32332251"/>
      <w:r>
        <w:rPr>
          <w:lang w:val="en-GB"/>
        </w:rPr>
        <w:t>Output</w:t>
      </w:r>
      <w:r w:rsidRPr="002824C9">
        <w:rPr>
          <w:lang w:val="en-GB"/>
        </w:rPr>
        <w:t>s</w:t>
      </w:r>
      <w:bookmarkEnd w:id="367"/>
    </w:p>
    <w:p w14:paraId="2EFC298D" w14:textId="77777777" w:rsidR="00D24078" w:rsidRDefault="00D24078" w:rsidP="00D2407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430"/>
        <w:gridCol w:w="1800"/>
        <w:gridCol w:w="1350"/>
        <w:gridCol w:w="2106"/>
      </w:tblGrid>
      <w:tr w:rsidR="00D24078" w:rsidRPr="00E54DEA" w14:paraId="6641F268" w14:textId="77777777" w:rsidTr="00890B1D">
        <w:trPr>
          <w:trHeight w:val="173"/>
        </w:trPr>
        <w:tc>
          <w:tcPr>
            <w:tcW w:w="2515" w:type="dxa"/>
            <w:shd w:val="clear" w:color="auto" w:fill="D9D9D9" w:themeFill="background1" w:themeFillShade="D9"/>
            <w:noWrap/>
            <w:hideMark/>
          </w:tcPr>
          <w:p w14:paraId="1AD2D892" w14:textId="77777777" w:rsidR="00D24078" w:rsidRPr="00E54DEA" w:rsidRDefault="00D24078" w:rsidP="00D24078">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25CB246B"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shd w:val="clear" w:color="auto" w:fill="D9D9D9" w:themeFill="background1" w:themeFillShade="D9"/>
          </w:tcPr>
          <w:p w14:paraId="7D40EC5E"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Mapping Details</w:t>
            </w:r>
          </w:p>
          <w:p w14:paraId="3EB8C7A3" w14:textId="77777777" w:rsidR="00D24078" w:rsidRPr="001321BD" w:rsidRDefault="00D24078" w:rsidP="00D24078">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51CF8ADC"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106" w:type="dxa"/>
            <w:shd w:val="clear" w:color="auto" w:fill="D9D9D9" w:themeFill="background1" w:themeFillShade="D9"/>
          </w:tcPr>
          <w:p w14:paraId="220F012D"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Connection</w:t>
            </w:r>
          </w:p>
          <w:p w14:paraId="34ACDA5D" w14:textId="77777777" w:rsidR="00D24078" w:rsidRDefault="00D24078" w:rsidP="00D24078">
            <w:pPr>
              <w:keepNext/>
              <w:overflowPunct/>
              <w:autoSpaceDE/>
              <w:autoSpaceDN/>
              <w:adjustRightInd/>
              <w:textAlignment w:val="auto"/>
              <w:rPr>
                <w:rFonts w:cs="Arial"/>
                <w:b/>
                <w:bCs/>
                <w:color w:val="000000"/>
              </w:rPr>
            </w:pPr>
            <w:r w:rsidRPr="001321BD">
              <w:rPr>
                <w:i/>
              </w:rPr>
              <w:t>(Optional)</w:t>
            </w:r>
          </w:p>
        </w:tc>
      </w:tr>
      <w:tr w:rsidR="00586061" w:rsidRPr="00890B1D" w14:paraId="5BDE47DF" w14:textId="77777777" w:rsidTr="00890B1D">
        <w:trPr>
          <w:trHeight w:val="143"/>
        </w:trPr>
        <w:tc>
          <w:tcPr>
            <w:tcW w:w="2515" w:type="dxa"/>
            <w:noWrap/>
          </w:tcPr>
          <w:p w14:paraId="0AFD6AB5"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BEC_PurposeCode_Exec</w:t>
            </w:r>
          </w:p>
        </w:tc>
        <w:tc>
          <w:tcPr>
            <w:tcW w:w="2430" w:type="dxa"/>
          </w:tcPr>
          <w:p w14:paraId="36F35CF3" w14:textId="77777777" w:rsidR="00586061" w:rsidRPr="00890B1D" w:rsidRDefault="00586061" w:rsidP="00586061">
            <w:pPr>
              <w:keepNext/>
              <w:rPr>
                <w:color w:val="000000" w:themeColor="text1"/>
                <w:sz w:val="16"/>
                <w:szCs w:val="16"/>
              </w:rPr>
            </w:pPr>
            <w:r w:rsidRPr="00890B1D">
              <w:rPr>
                <w:rFonts w:cs="Arial"/>
                <w:color w:val="000000"/>
                <w:sz w:val="16"/>
                <w:szCs w:val="16"/>
              </w:rPr>
              <w:t>DrPrpsCode_D_RqBec</w:t>
            </w:r>
          </w:p>
        </w:tc>
        <w:tc>
          <w:tcPr>
            <w:tcW w:w="1800" w:type="dxa"/>
          </w:tcPr>
          <w:p w14:paraId="31419CC9" w14:textId="77777777" w:rsidR="00586061" w:rsidRPr="00890B1D" w:rsidRDefault="00586061" w:rsidP="00586061">
            <w:pPr>
              <w:keepNext/>
              <w:rPr>
                <w:sz w:val="16"/>
                <w:szCs w:val="16"/>
              </w:rPr>
            </w:pPr>
          </w:p>
        </w:tc>
        <w:tc>
          <w:tcPr>
            <w:tcW w:w="1350" w:type="dxa"/>
          </w:tcPr>
          <w:p w14:paraId="3D28A1F0" w14:textId="77777777" w:rsidR="00586061" w:rsidRPr="00890B1D" w:rsidRDefault="00586061" w:rsidP="00586061">
            <w:pPr>
              <w:keepNext/>
              <w:rPr>
                <w:sz w:val="16"/>
                <w:szCs w:val="16"/>
              </w:rPr>
            </w:pPr>
          </w:p>
        </w:tc>
        <w:tc>
          <w:tcPr>
            <w:tcW w:w="2106" w:type="dxa"/>
          </w:tcPr>
          <w:p w14:paraId="5AD942A3" w14:textId="77777777" w:rsidR="00586061" w:rsidRPr="00890B1D" w:rsidRDefault="00586061" w:rsidP="00586061">
            <w:pPr>
              <w:keepNext/>
              <w:rPr>
                <w:sz w:val="16"/>
                <w:szCs w:val="16"/>
              </w:rPr>
            </w:pPr>
            <w:r w:rsidRPr="00890B1D">
              <w:rPr>
                <w:sz w:val="16"/>
                <w:szCs w:val="16"/>
              </w:rPr>
              <w:t>MS1CAN to CANFD1</w:t>
            </w:r>
          </w:p>
        </w:tc>
      </w:tr>
      <w:tr w:rsidR="00586061" w:rsidRPr="00890B1D" w14:paraId="6E0910AA" w14:textId="77777777" w:rsidTr="00890B1D">
        <w:trPr>
          <w:trHeight w:val="143"/>
        </w:trPr>
        <w:tc>
          <w:tcPr>
            <w:tcW w:w="2515" w:type="dxa"/>
            <w:noWrap/>
          </w:tcPr>
          <w:p w14:paraId="79781BFC"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BEC_AAC_Key_Exec</w:t>
            </w:r>
          </w:p>
        </w:tc>
        <w:tc>
          <w:tcPr>
            <w:tcW w:w="2430" w:type="dxa"/>
          </w:tcPr>
          <w:p w14:paraId="0FD69AEB" w14:textId="77777777" w:rsidR="00586061" w:rsidRPr="00890B1D" w:rsidRDefault="00586061" w:rsidP="00586061">
            <w:pPr>
              <w:keepNext/>
              <w:rPr>
                <w:color w:val="000000" w:themeColor="text1"/>
                <w:sz w:val="16"/>
                <w:szCs w:val="16"/>
              </w:rPr>
            </w:pPr>
            <w:r w:rsidRPr="00890B1D">
              <w:rPr>
                <w:rFonts w:cs="Arial"/>
                <w:color w:val="000000"/>
                <w:sz w:val="16"/>
                <w:szCs w:val="16"/>
              </w:rPr>
              <w:t>DrAuthntctnCodeBec_D_Res</w:t>
            </w:r>
          </w:p>
        </w:tc>
        <w:tc>
          <w:tcPr>
            <w:tcW w:w="1800" w:type="dxa"/>
          </w:tcPr>
          <w:p w14:paraId="3701F354" w14:textId="77777777" w:rsidR="00586061" w:rsidRPr="00890B1D" w:rsidRDefault="00586061" w:rsidP="00586061">
            <w:pPr>
              <w:keepNext/>
              <w:rPr>
                <w:sz w:val="16"/>
                <w:szCs w:val="16"/>
              </w:rPr>
            </w:pPr>
          </w:p>
        </w:tc>
        <w:tc>
          <w:tcPr>
            <w:tcW w:w="1350" w:type="dxa"/>
          </w:tcPr>
          <w:p w14:paraId="60E09BB4" w14:textId="77777777" w:rsidR="00586061" w:rsidRPr="00890B1D" w:rsidRDefault="00586061" w:rsidP="00586061">
            <w:pPr>
              <w:keepNext/>
              <w:rPr>
                <w:sz w:val="16"/>
                <w:szCs w:val="16"/>
              </w:rPr>
            </w:pPr>
          </w:p>
        </w:tc>
        <w:tc>
          <w:tcPr>
            <w:tcW w:w="2106" w:type="dxa"/>
          </w:tcPr>
          <w:p w14:paraId="23C23F74" w14:textId="77777777" w:rsidR="00586061" w:rsidRPr="00890B1D" w:rsidRDefault="00586061" w:rsidP="00586061">
            <w:pPr>
              <w:keepNext/>
              <w:rPr>
                <w:sz w:val="16"/>
                <w:szCs w:val="16"/>
              </w:rPr>
            </w:pPr>
            <w:r w:rsidRPr="00890B1D">
              <w:rPr>
                <w:sz w:val="16"/>
                <w:szCs w:val="16"/>
              </w:rPr>
              <w:t>MS1CAN to CANFD1</w:t>
            </w:r>
          </w:p>
        </w:tc>
      </w:tr>
      <w:tr w:rsidR="00586061" w:rsidRPr="00890B1D" w14:paraId="25C18893" w14:textId="77777777" w:rsidTr="00890B1D">
        <w:trPr>
          <w:trHeight w:val="143"/>
        </w:trPr>
        <w:tc>
          <w:tcPr>
            <w:tcW w:w="2515" w:type="dxa"/>
            <w:noWrap/>
          </w:tcPr>
          <w:p w14:paraId="6CD14D8E"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PassivePwr_DL_LG_Rqst</w:t>
            </w:r>
          </w:p>
        </w:tc>
        <w:tc>
          <w:tcPr>
            <w:tcW w:w="2430" w:type="dxa"/>
          </w:tcPr>
          <w:p w14:paraId="34992DE8" w14:textId="77777777" w:rsidR="00586061" w:rsidRPr="00890B1D" w:rsidRDefault="00586061" w:rsidP="00586061">
            <w:pPr>
              <w:keepNext/>
              <w:rPr>
                <w:rFonts w:cs="Arial"/>
                <w:color w:val="000000"/>
                <w:sz w:val="16"/>
                <w:szCs w:val="16"/>
              </w:rPr>
            </w:pPr>
          </w:p>
        </w:tc>
        <w:tc>
          <w:tcPr>
            <w:tcW w:w="1800" w:type="dxa"/>
          </w:tcPr>
          <w:p w14:paraId="7382F7B8" w14:textId="77777777" w:rsidR="00586061" w:rsidRPr="00890B1D" w:rsidRDefault="00586061" w:rsidP="00586061">
            <w:pPr>
              <w:keepNext/>
              <w:rPr>
                <w:sz w:val="16"/>
                <w:szCs w:val="16"/>
              </w:rPr>
            </w:pPr>
          </w:p>
        </w:tc>
        <w:tc>
          <w:tcPr>
            <w:tcW w:w="1350" w:type="dxa"/>
          </w:tcPr>
          <w:p w14:paraId="026630E7" w14:textId="77777777" w:rsidR="00586061" w:rsidRPr="00890B1D" w:rsidRDefault="00586061" w:rsidP="00586061">
            <w:pPr>
              <w:keepNext/>
              <w:rPr>
                <w:sz w:val="16"/>
                <w:szCs w:val="16"/>
              </w:rPr>
            </w:pPr>
          </w:p>
        </w:tc>
        <w:tc>
          <w:tcPr>
            <w:tcW w:w="2106" w:type="dxa"/>
          </w:tcPr>
          <w:p w14:paraId="256EC67E" w14:textId="77777777" w:rsidR="00586061" w:rsidRPr="00890B1D" w:rsidRDefault="00586061" w:rsidP="00586061">
            <w:pPr>
              <w:keepNext/>
              <w:rPr>
                <w:sz w:val="16"/>
                <w:szCs w:val="16"/>
              </w:rPr>
            </w:pPr>
            <w:r w:rsidRPr="00890B1D">
              <w:rPr>
                <w:sz w:val="16"/>
                <w:szCs w:val="16"/>
              </w:rPr>
              <w:t>Internal to RGTM</w:t>
            </w:r>
          </w:p>
        </w:tc>
      </w:tr>
      <w:tr w:rsidR="00586061" w:rsidRPr="00890B1D" w14:paraId="3C0060BD" w14:textId="77777777" w:rsidTr="00890B1D">
        <w:trPr>
          <w:trHeight w:val="143"/>
        </w:trPr>
        <w:tc>
          <w:tcPr>
            <w:tcW w:w="2515" w:type="dxa"/>
            <w:noWrap/>
          </w:tcPr>
          <w:p w14:paraId="0CA12DBF"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BEC_Toggle_Rqst</w:t>
            </w:r>
          </w:p>
        </w:tc>
        <w:tc>
          <w:tcPr>
            <w:tcW w:w="2430" w:type="dxa"/>
          </w:tcPr>
          <w:p w14:paraId="1E64B0A9" w14:textId="77777777" w:rsidR="00586061" w:rsidRPr="00890B1D" w:rsidRDefault="00586061" w:rsidP="00586061">
            <w:pPr>
              <w:keepNext/>
              <w:rPr>
                <w:rFonts w:cs="Arial"/>
                <w:color w:val="000000"/>
                <w:sz w:val="16"/>
                <w:szCs w:val="16"/>
              </w:rPr>
            </w:pPr>
          </w:p>
        </w:tc>
        <w:tc>
          <w:tcPr>
            <w:tcW w:w="1800" w:type="dxa"/>
          </w:tcPr>
          <w:p w14:paraId="17DA06AF" w14:textId="77777777" w:rsidR="00586061" w:rsidRPr="00890B1D" w:rsidRDefault="00586061" w:rsidP="00586061">
            <w:pPr>
              <w:keepNext/>
              <w:rPr>
                <w:sz w:val="16"/>
                <w:szCs w:val="16"/>
              </w:rPr>
            </w:pPr>
          </w:p>
        </w:tc>
        <w:tc>
          <w:tcPr>
            <w:tcW w:w="1350" w:type="dxa"/>
          </w:tcPr>
          <w:p w14:paraId="223F1F66" w14:textId="77777777" w:rsidR="00586061" w:rsidRPr="00890B1D" w:rsidRDefault="00586061" w:rsidP="00586061">
            <w:pPr>
              <w:keepNext/>
              <w:rPr>
                <w:sz w:val="16"/>
                <w:szCs w:val="16"/>
              </w:rPr>
            </w:pPr>
          </w:p>
        </w:tc>
        <w:tc>
          <w:tcPr>
            <w:tcW w:w="2106" w:type="dxa"/>
          </w:tcPr>
          <w:p w14:paraId="6AA44BE4" w14:textId="77777777" w:rsidR="00586061" w:rsidRPr="00890B1D" w:rsidRDefault="00586061" w:rsidP="00586061">
            <w:pPr>
              <w:keepNext/>
              <w:rPr>
                <w:sz w:val="16"/>
                <w:szCs w:val="16"/>
              </w:rPr>
            </w:pPr>
            <w:r w:rsidRPr="00890B1D">
              <w:rPr>
                <w:sz w:val="16"/>
                <w:szCs w:val="16"/>
              </w:rPr>
              <w:t>Internal to RGTM</w:t>
            </w:r>
          </w:p>
        </w:tc>
      </w:tr>
      <w:tr w:rsidR="00586061" w:rsidRPr="00890B1D" w14:paraId="396B2B94" w14:textId="77777777" w:rsidTr="00890B1D">
        <w:trPr>
          <w:trHeight w:val="143"/>
        </w:trPr>
        <w:tc>
          <w:tcPr>
            <w:tcW w:w="2515" w:type="dxa"/>
            <w:noWrap/>
          </w:tcPr>
          <w:p w14:paraId="758C169D"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BEC_OpenClose_Rqst</w:t>
            </w:r>
          </w:p>
        </w:tc>
        <w:tc>
          <w:tcPr>
            <w:tcW w:w="2430" w:type="dxa"/>
          </w:tcPr>
          <w:p w14:paraId="1A4C6AB7" w14:textId="77777777" w:rsidR="00586061" w:rsidRPr="00890B1D" w:rsidRDefault="00586061" w:rsidP="00586061">
            <w:pPr>
              <w:keepNext/>
              <w:rPr>
                <w:rFonts w:cs="Arial"/>
                <w:color w:val="000000"/>
                <w:sz w:val="16"/>
                <w:szCs w:val="16"/>
              </w:rPr>
            </w:pPr>
          </w:p>
        </w:tc>
        <w:tc>
          <w:tcPr>
            <w:tcW w:w="1800" w:type="dxa"/>
          </w:tcPr>
          <w:p w14:paraId="00A6B4B1" w14:textId="77777777" w:rsidR="00586061" w:rsidRPr="00890B1D" w:rsidRDefault="00586061" w:rsidP="00586061">
            <w:pPr>
              <w:keepNext/>
              <w:rPr>
                <w:sz w:val="16"/>
                <w:szCs w:val="16"/>
              </w:rPr>
            </w:pPr>
          </w:p>
        </w:tc>
        <w:tc>
          <w:tcPr>
            <w:tcW w:w="1350" w:type="dxa"/>
          </w:tcPr>
          <w:p w14:paraId="166EA559" w14:textId="77777777" w:rsidR="00586061" w:rsidRPr="00890B1D" w:rsidRDefault="00586061" w:rsidP="00586061">
            <w:pPr>
              <w:keepNext/>
              <w:rPr>
                <w:sz w:val="16"/>
                <w:szCs w:val="16"/>
              </w:rPr>
            </w:pPr>
          </w:p>
        </w:tc>
        <w:tc>
          <w:tcPr>
            <w:tcW w:w="2106" w:type="dxa"/>
          </w:tcPr>
          <w:p w14:paraId="2DC9FFE8" w14:textId="77777777" w:rsidR="00586061" w:rsidRPr="00890B1D" w:rsidRDefault="00586061" w:rsidP="00586061">
            <w:pPr>
              <w:keepNext/>
              <w:rPr>
                <w:sz w:val="16"/>
                <w:szCs w:val="16"/>
              </w:rPr>
            </w:pPr>
            <w:r w:rsidRPr="00890B1D">
              <w:rPr>
                <w:sz w:val="16"/>
                <w:szCs w:val="16"/>
              </w:rPr>
              <w:t>Internal to RGTM</w:t>
            </w:r>
          </w:p>
        </w:tc>
      </w:tr>
      <w:tr w:rsidR="00586061" w:rsidRPr="00890B1D" w14:paraId="2D1C7D50" w14:textId="77777777" w:rsidTr="00890B1D">
        <w:trPr>
          <w:trHeight w:val="143"/>
        </w:trPr>
        <w:tc>
          <w:tcPr>
            <w:tcW w:w="2515" w:type="dxa"/>
            <w:noWrap/>
          </w:tcPr>
          <w:p w14:paraId="5F73A91D"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BEC_Lock_Unlock</w:t>
            </w:r>
          </w:p>
        </w:tc>
        <w:tc>
          <w:tcPr>
            <w:tcW w:w="2430" w:type="dxa"/>
          </w:tcPr>
          <w:p w14:paraId="732BA5AF" w14:textId="77777777" w:rsidR="00586061" w:rsidRPr="00890B1D" w:rsidRDefault="00586061" w:rsidP="00586061">
            <w:pPr>
              <w:keepNext/>
              <w:rPr>
                <w:rFonts w:cs="Arial"/>
                <w:color w:val="000000"/>
                <w:sz w:val="16"/>
                <w:szCs w:val="16"/>
              </w:rPr>
            </w:pPr>
          </w:p>
        </w:tc>
        <w:tc>
          <w:tcPr>
            <w:tcW w:w="1800" w:type="dxa"/>
          </w:tcPr>
          <w:p w14:paraId="6C8016D8" w14:textId="77777777" w:rsidR="00586061" w:rsidRPr="00890B1D" w:rsidRDefault="00586061" w:rsidP="00586061">
            <w:pPr>
              <w:keepNext/>
              <w:rPr>
                <w:sz w:val="16"/>
                <w:szCs w:val="16"/>
              </w:rPr>
            </w:pPr>
          </w:p>
        </w:tc>
        <w:tc>
          <w:tcPr>
            <w:tcW w:w="1350" w:type="dxa"/>
          </w:tcPr>
          <w:p w14:paraId="08F94872" w14:textId="77777777" w:rsidR="00586061" w:rsidRPr="00890B1D" w:rsidRDefault="00586061" w:rsidP="00586061">
            <w:pPr>
              <w:keepNext/>
              <w:rPr>
                <w:sz w:val="16"/>
                <w:szCs w:val="16"/>
              </w:rPr>
            </w:pPr>
          </w:p>
        </w:tc>
        <w:tc>
          <w:tcPr>
            <w:tcW w:w="2106" w:type="dxa"/>
          </w:tcPr>
          <w:p w14:paraId="5E5CE726" w14:textId="77777777" w:rsidR="00586061" w:rsidRPr="00890B1D" w:rsidRDefault="00586061" w:rsidP="00586061">
            <w:pPr>
              <w:keepNext/>
              <w:rPr>
                <w:sz w:val="16"/>
                <w:szCs w:val="16"/>
              </w:rPr>
            </w:pPr>
            <w:r w:rsidRPr="00890B1D">
              <w:rPr>
                <w:sz w:val="16"/>
                <w:szCs w:val="16"/>
              </w:rPr>
              <w:t>Internal to RGTM</w:t>
            </w:r>
          </w:p>
        </w:tc>
      </w:tr>
      <w:tr w:rsidR="00586061" w:rsidRPr="00890B1D" w14:paraId="1DF07C1C" w14:textId="77777777" w:rsidTr="00890B1D">
        <w:trPr>
          <w:trHeight w:val="143"/>
        </w:trPr>
        <w:tc>
          <w:tcPr>
            <w:tcW w:w="2515" w:type="dxa"/>
            <w:noWrap/>
          </w:tcPr>
          <w:p w14:paraId="39003E1B"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RGT_Handle_Sw_Enable_Stat</w:t>
            </w:r>
          </w:p>
        </w:tc>
        <w:tc>
          <w:tcPr>
            <w:tcW w:w="2430" w:type="dxa"/>
          </w:tcPr>
          <w:p w14:paraId="595B55B1" w14:textId="77777777" w:rsidR="00586061" w:rsidRPr="00890B1D" w:rsidRDefault="00586061" w:rsidP="00586061">
            <w:pPr>
              <w:keepNext/>
              <w:rPr>
                <w:rFonts w:cs="Arial"/>
                <w:color w:val="000000"/>
                <w:sz w:val="16"/>
                <w:szCs w:val="16"/>
              </w:rPr>
            </w:pPr>
          </w:p>
        </w:tc>
        <w:tc>
          <w:tcPr>
            <w:tcW w:w="1800" w:type="dxa"/>
          </w:tcPr>
          <w:p w14:paraId="1FF356DF" w14:textId="77777777" w:rsidR="00586061" w:rsidRPr="00890B1D" w:rsidRDefault="00586061" w:rsidP="00586061">
            <w:pPr>
              <w:keepNext/>
              <w:rPr>
                <w:sz w:val="16"/>
                <w:szCs w:val="16"/>
              </w:rPr>
            </w:pPr>
          </w:p>
        </w:tc>
        <w:tc>
          <w:tcPr>
            <w:tcW w:w="1350" w:type="dxa"/>
          </w:tcPr>
          <w:p w14:paraId="55586E3F" w14:textId="77777777" w:rsidR="00586061" w:rsidRPr="00890B1D" w:rsidRDefault="00586061" w:rsidP="00586061">
            <w:pPr>
              <w:keepNext/>
              <w:rPr>
                <w:sz w:val="16"/>
                <w:szCs w:val="16"/>
              </w:rPr>
            </w:pPr>
          </w:p>
        </w:tc>
        <w:tc>
          <w:tcPr>
            <w:tcW w:w="2106" w:type="dxa"/>
          </w:tcPr>
          <w:p w14:paraId="3C8A3A6F" w14:textId="77777777" w:rsidR="00586061" w:rsidRPr="00890B1D" w:rsidRDefault="00586061" w:rsidP="00586061">
            <w:pPr>
              <w:keepNext/>
              <w:rPr>
                <w:sz w:val="16"/>
                <w:szCs w:val="16"/>
              </w:rPr>
            </w:pPr>
            <w:r w:rsidRPr="00890B1D">
              <w:rPr>
                <w:sz w:val="16"/>
                <w:szCs w:val="16"/>
              </w:rPr>
              <w:t>Internal to RGTM</w:t>
            </w:r>
          </w:p>
        </w:tc>
      </w:tr>
      <w:tr w:rsidR="00586061" w:rsidRPr="00890B1D" w14:paraId="011C2521" w14:textId="77777777" w:rsidTr="00890B1D">
        <w:trPr>
          <w:trHeight w:val="143"/>
        </w:trPr>
        <w:tc>
          <w:tcPr>
            <w:tcW w:w="2515" w:type="dxa"/>
            <w:noWrap/>
          </w:tcPr>
          <w:p w14:paraId="2DD5F219"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LockInhibit_Cmd</w:t>
            </w:r>
          </w:p>
        </w:tc>
        <w:tc>
          <w:tcPr>
            <w:tcW w:w="2430" w:type="dxa"/>
          </w:tcPr>
          <w:p w14:paraId="03B57E34" w14:textId="77777777" w:rsidR="00586061" w:rsidRPr="00890B1D" w:rsidRDefault="00586061" w:rsidP="00586061">
            <w:pPr>
              <w:keepNext/>
              <w:rPr>
                <w:rFonts w:cs="Arial"/>
                <w:color w:val="000000"/>
                <w:sz w:val="16"/>
                <w:szCs w:val="16"/>
              </w:rPr>
            </w:pPr>
          </w:p>
        </w:tc>
        <w:tc>
          <w:tcPr>
            <w:tcW w:w="1800" w:type="dxa"/>
          </w:tcPr>
          <w:p w14:paraId="64B7518D" w14:textId="77777777" w:rsidR="00586061" w:rsidRPr="00890B1D" w:rsidRDefault="00586061" w:rsidP="00586061">
            <w:pPr>
              <w:keepNext/>
              <w:rPr>
                <w:sz w:val="16"/>
                <w:szCs w:val="16"/>
              </w:rPr>
            </w:pPr>
          </w:p>
        </w:tc>
        <w:tc>
          <w:tcPr>
            <w:tcW w:w="1350" w:type="dxa"/>
          </w:tcPr>
          <w:p w14:paraId="67C0850F" w14:textId="77777777" w:rsidR="00586061" w:rsidRPr="00890B1D" w:rsidRDefault="00586061" w:rsidP="00586061">
            <w:pPr>
              <w:keepNext/>
              <w:rPr>
                <w:sz w:val="16"/>
                <w:szCs w:val="16"/>
              </w:rPr>
            </w:pPr>
          </w:p>
        </w:tc>
        <w:tc>
          <w:tcPr>
            <w:tcW w:w="2106" w:type="dxa"/>
          </w:tcPr>
          <w:p w14:paraId="5FBD6D6F" w14:textId="77777777" w:rsidR="00586061" w:rsidRPr="00890B1D" w:rsidRDefault="00586061" w:rsidP="00586061">
            <w:pPr>
              <w:keepNext/>
              <w:rPr>
                <w:sz w:val="16"/>
                <w:szCs w:val="16"/>
              </w:rPr>
            </w:pPr>
            <w:r w:rsidRPr="00890B1D">
              <w:rPr>
                <w:sz w:val="16"/>
                <w:szCs w:val="16"/>
              </w:rPr>
              <w:t>Internal to RGTM</w:t>
            </w:r>
          </w:p>
        </w:tc>
      </w:tr>
      <w:tr w:rsidR="00586061" w:rsidRPr="00890B1D" w14:paraId="693E6650" w14:textId="77777777" w:rsidTr="00890B1D">
        <w:trPr>
          <w:trHeight w:val="143"/>
        </w:trPr>
        <w:tc>
          <w:tcPr>
            <w:tcW w:w="2515" w:type="dxa"/>
            <w:noWrap/>
          </w:tcPr>
          <w:p w14:paraId="2FC90262" w14:textId="77777777" w:rsidR="00586061" w:rsidRPr="00890B1D" w:rsidRDefault="00586061" w:rsidP="00586061">
            <w:pPr>
              <w:keepNext/>
              <w:overflowPunct/>
              <w:autoSpaceDE/>
              <w:autoSpaceDN/>
              <w:adjustRightInd/>
              <w:textAlignment w:val="auto"/>
              <w:rPr>
                <w:rFonts w:cs="Arial"/>
                <w:color w:val="000000"/>
                <w:sz w:val="16"/>
                <w:szCs w:val="16"/>
              </w:rPr>
            </w:pPr>
            <w:r w:rsidRPr="00890B1D">
              <w:rPr>
                <w:rFonts w:cs="Arial"/>
                <w:color w:val="000000"/>
                <w:sz w:val="16"/>
                <w:szCs w:val="16"/>
              </w:rPr>
              <w:t>RGT_ValetMode</w:t>
            </w:r>
          </w:p>
        </w:tc>
        <w:tc>
          <w:tcPr>
            <w:tcW w:w="2430" w:type="dxa"/>
          </w:tcPr>
          <w:p w14:paraId="4D6D4790" w14:textId="77777777" w:rsidR="00586061" w:rsidRPr="00890B1D" w:rsidRDefault="00586061" w:rsidP="00586061">
            <w:pPr>
              <w:keepNext/>
              <w:rPr>
                <w:rFonts w:cs="Arial"/>
                <w:color w:val="000000"/>
                <w:sz w:val="16"/>
                <w:szCs w:val="16"/>
              </w:rPr>
            </w:pPr>
          </w:p>
        </w:tc>
        <w:tc>
          <w:tcPr>
            <w:tcW w:w="1800" w:type="dxa"/>
          </w:tcPr>
          <w:p w14:paraId="745F3C1C" w14:textId="77777777" w:rsidR="00586061" w:rsidRPr="00890B1D" w:rsidRDefault="00586061" w:rsidP="00586061">
            <w:pPr>
              <w:keepNext/>
              <w:rPr>
                <w:sz w:val="16"/>
                <w:szCs w:val="16"/>
              </w:rPr>
            </w:pPr>
          </w:p>
        </w:tc>
        <w:tc>
          <w:tcPr>
            <w:tcW w:w="1350" w:type="dxa"/>
          </w:tcPr>
          <w:p w14:paraId="0491E9C6" w14:textId="77777777" w:rsidR="00586061" w:rsidRPr="00890B1D" w:rsidRDefault="00586061" w:rsidP="00586061">
            <w:pPr>
              <w:keepNext/>
              <w:rPr>
                <w:sz w:val="16"/>
                <w:szCs w:val="16"/>
              </w:rPr>
            </w:pPr>
          </w:p>
        </w:tc>
        <w:tc>
          <w:tcPr>
            <w:tcW w:w="2106" w:type="dxa"/>
          </w:tcPr>
          <w:p w14:paraId="6CC1FE1C" w14:textId="77777777" w:rsidR="00586061" w:rsidRPr="00890B1D" w:rsidRDefault="00586061" w:rsidP="00586061">
            <w:pPr>
              <w:keepNext/>
              <w:rPr>
                <w:sz w:val="16"/>
                <w:szCs w:val="16"/>
              </w:rPr>
            </w:pPr>
            <w:r w:rsidRPr="00890B1D">
              <w:rPr>
                <w:sz w:val="16"/>
                <w:szCs w:val="16"/>
              </w:rPr>
              <w:t>Internal to RGTM</w:t>
            </w:r>
          </w:p>
        </w:tc>
      </w:tr>
    </w:tbl>
    <w:p w14:paraId="19E80BDE" w14:textId="77777777" w:rsidR="00D24078" w:rsidRPr="00702453" w:rsidRDefault="00D24078" w:rsidP="00D24078">
      <w:pPr>
        <w:pStyle w:val="Caption"/>
      </w:pPr>
      <w:bookmarkStart w:id="368" w:name="_Toc25584460"/>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79</w:t>
      </w:r>
      <w:r>
        <w:rPr>
          <w:noProof/>
        </w:rPr>
        <w:fldChar w:fldCharType="end"/>
      </w:r>
      <w:r w:rsidRPr="00702453">
        <w:t xml:space="preserve">: </w:t>
      </w:r>
      <w:r>
        <w:t>Output Signal mappings of Function</w:t>
      </w:r>
      <w:bookmarkEnd w:id="368"/>
    </w:p>
    <w:p w14:paraId="761C0056" w14:textId="77777777" w:rsidR="00D24078" w:rsidRDefault="00D24078" w:rsidP="00D24078">
      <w:pPr>
        <w:rPr>
          <w:lang w:val="en-GB"/>
        </w:rPr>
      </w:pPr>
    </w:p>
    <w:p w14:paraId="2B45E864" w14:textId="77777777" w:rsidR="00D24078" w:rsidRDefault="00D24078" w:rsidP="00D24078">
      <w:pPr>
        <w:pStyle w:val="Heading6"/>
      </w:pPr>
      <w:bookmarkStart w:id="369" w:name="_Toc32332252"/>
      <w:r>
        <w:lastRenderedPageBreak/>
        <w:t>Parameters</w:t>
      </w:r>
      <w:bookmarkEnd w:id="369"/>
    </w:p>
    <w:p w14:paraId="33F115A0" w14:textId="77777777" w:rsidR="00D24078" w:rsidRPr="00A57D05" w:rsidRDefault="00D24078" w:rsidP="00D2407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D24078" w:rsidRPr="00E54DEA" w14:paraId="47FB58D6" w14:textId="77777777" w:rsidTr="00890B1D">
        <w:trPr>
          <w:trHeight w:val="161"/>
        </w:trPr>
        <w:tc>
          <w:tcPr>
            <w:tcW w:w="1838" w:type="dxa"/>
            <w:shd w:val="clear" w:color="auto" w:fill="D9D9D9" w:themeFill="background1" w:themeFillShade="D9"/>
            <w:noWrap/>
            <w:hideMark/>
          </w:tcPr>
          <w:p w14:paraId="42D77809" w14:textId="77777777" w:rsidR="00D24078" w:rsidRPr="00E54DEA" w:rsidRDefault="00D24078" w:rsidP="00D24078">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F24D419"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2E9B354"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A9154BC" w14:textId="77777777" w:rsidR="00D24078" w:rsidRPr="00E54DEA" w:rsidRDefault="00D24078" w:rsidP="00D24078">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46CAB7B" w14:textId="77777777" w:rsidR="00D24078" w:rsidRDefault="00D24078" w:rsidP="00D24078">
            <w:pPr>
              <w:keepNext/>
              <w:overflowPunct/>
              <w:autoSpaceDE/>
              <w:autoSpaceDN/>
              <w:adjustRightInd/>
              <w:textAlignment w:val="auto"/>
              <w:rPr>
                <w:rFonts w:cs="Arial"/>
                <w:b/>
                <w:bCs/>
                <w:color w:val="000000"/>
              </w:rPr>
            </w:pPr>
            <w:r>
              <w:rPr>
                <w:rFonts w:cs="Arial"/>
                <w:b/>
                <w:bCs/>
                <w:color w:val="000000"/>
              </w:rPr>
              <w:t>Method Details</w:t>
            </w:r>
          </w:p>
        </w:tc>
      </w:tr>
      <w:tr w:rsidR="00D24078" w:rsidRPr="003F473D" w14:paraId="4C37E60F" w14:textId="77777777" w:rsidTr="00890B1D">
        <w:trPr>
          <w:trHeight w:val="70"/>
        </w:trPr>
        <w:tc>
          <w:tcPr>
            <w:tcW w:w="1838" w:type="dxa"/>
            <w:noWrap/>
          </w:tcPr>
          <w:p w14:paraId="108BEAB4" w14:textId="77777777" w:rsidR="00D24078" w:rsidRPr="00D20BE7" w:rsidRDefault="00D24078" w:rsidP="00D24078">
            <w:pPr>
              <w:keepNext/>
              <w:overflowPunct/>
              <w:autoSpaceDE/>
              <w:autoSpaceDN/>
              <w:adjustRightInd/>
              <w:textAlignment w:val="auto"/>
              <w:rPr>
                <w:color w:val="000000" w:themeColor="text1"/>
                <w:sz w:val="18"/>
              </w:rPr>
            </w:pPr>
          </w:p>
        </w:tc>
        <w:tc>
          <w:tcPr>
            <w:tcW w:w="1843" w:type="dxa"/>
          </w:tcPr>
          <w:p w14:paraId="62B7B083" w14:textId="77777777" w:rsidR="00D24078" w:rsidRPr="00D20BE7" w:rsidRDefault="00D24078" w:rsidP="00D24078">
            <w:pPr>
              <w:keepNext/>
              <w:rPr>
                <w:color w:val="000000" w:themeColor="text1"/>
                <w:sz w:val="18"/>
              </w:rPr>
            </w:pPr>
          </w:p>
        </w:tc>
        <w:tc>
          <w:tcPr>
            <w:tcW w:w="1701" w:type="dxa"/>
          </w:tcPr>
          <w:p w14:paraId="3BFB897A" w14:textId="77777777" w:rsidR="00D24078" w:rsidRPr="00D20BE7" w:rsidRDefault="00D24078" w:rsidP="00D24078">
            <w:pPr>
              <w:keepNext/>
              <w:rPr>
                <w:sz w:val="18"/>
              </w:rPr>
            </w:pPr>
          </w:p>
        </w:tc>
        <w:tc>
          <w:tcPr>
            <w:tcW w:w="1417" w:type="dxa"/>
            <w:noWrap/>
          </w:tcPr>
          <w:p w14:paraId="3BD5D8C6" w14:textId="77777777" w:rsidR="00D24078" w:rsidRPr="00D20BE7" w:rsidRDefault="00D24078" w:rsidP="00D24078">
            <w:pPr>
              <w:keepNext/>
              <w:rPr>
                <w:color w:val="000000" w:themeColor="text1"/>
                <w:sz w:val="18"/>
              </w:rPr>
            </w:pPr>
          </w:p>
        </w:tc>
        <w:tc>
          <w:tcPr>
            <w:tcW w:w="3402" w:type="dxa"/>
          </w:tcPr>
          <w:p w14:paraId="15E9FA66" w14:textId="77777777" w:rsidR="00D24078" w:rsidRPr="00D20BE7" w:rsidRDefault="00D24078" w:rsidP="00D24078">
            <w:pPr>
              <w:keepNext/>
              <w:rPr>
                <w:sz w:val="18"/>
              </w:rPr>
            </w:pPr>
          </w:p>
        </w:tc>
      </w:tr>
    </w:tbl>
    <w:p w14:paraId="1781A079" w14:textId="77777777" w:rsidR="00D24078" w:rsidRPr="00702453" w:rsidRDefault="00D24078" w:rsidP="00D24078">
      <w:pPr>
        <w:pStyle w:val="Caption"/>
      </w:pPr>
      <w:bookmarkStart w:id="370" w:name="_Toc25584461"/>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80</w:t>
      </w:r>
      <w:r>
        <w:rPr>
          <w:noProof/>
        </w:rPr>
        <w:fldChar w:fldCharType="end"/>
      </w:r>
      <w:r w:rsidRPr="00702453">
        <w:t xml:space="preserve">: </w:t>
      </w:r>
      <w:r>
        <w:t>Parameter mappings of Function</w:t>
      </w:r>
      <w:bookmarkEnd w:id="370"/>
    </w:p>
    <w:p w14:paraId="62F5FF52" w14:textId="77777777" w:rsidR="00D24078" w:rsidRPr="003E2313" w:rsidRDefault="00D24078" w:rsidP="00D24078">
      <w:pPr>
        <w:pStyle w:val="Heading6"/>
      </w:pPr>
      <w:bookmarkStart w:id="371" w:name="_Toc32332253"/>
      <w:r>
        <w:t>Interface</w:t>
      </w:r>
      <w:r w:rsidRPr="003E2313">
        <w:t xml:space="preserve"> Requirements</w:t>
      </w:r>
      <w:bookmarkEnd w:id="371"/>
    </w:p>
    <w:p w14:paraId="1250E3EE" w14:textId="77777777" w:rsidR="00D24078" w:rsidRPr="003225C9" w:rsidRDefault="00D24078" w:rsidP="00D24078">
      <w:pPr>
        <w:tabs>
          <w:tab w:val="left" w:pos="284"/>
          <w:tab w:val="left" w:pos="851"/>
        </w:tabs>
      </w:pPr>
      <w:r>
        <w:t>N/A</w:t>
      </w:r>
    </w:p>
    <w:p w14:paraId="4444CD98" w14:textId="77777777" w:rsidR="00D24078" w:rsidRDefault="00D24078" w:rsidP="00D24078">
      <w:pPr>
        <w:pStyle w:val="Heading6"/>
        <w:numPr>
          <w:ilvl w:val="4"/>
          <w:numId w:val="5"/>
        </w:numPr>
        <w:tabs>
          <w:tab w:val="clear" w:pos="1418"/>
        </w:tabs>
        <w:rPr>
          <w:lang w:val="en-GB"/>
        </w:rPr>
      </w:pPr>
      <w:bookmarkStart w:id="372" w:name="_Toc32332254"/>
      <w:r>
        <w:rPr>
          <w:lang w:val="en-GB"/>
        </w:rPr>
        <w:t>Function Requirements</w:t>
      </w:r>
      <w:bookmarkEnd w:id="372"/>
    </w:p>
    <w:p w14:paraId="1E901989" w14:textId="77777777" w:rsidR="00D24078" w:rsidRDefault="00D24078" w:rsidP="00D2407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4973"/>
        <w:gridCol w:w="2466"/>
      </w:tblGrid>
      <w:tr w:rsidR="00D24078" w14:paraId="0650246C" w14:textId="77777777" w:rsidTr="00890B1D">
        <w:tc>
          <w:tcPr>
            <w:tcW w:w="2762" w:type="dxa"/>
            <w:shd w:val="clear" w:color="auto" w:fill="D9D9D9" w:themeFill="background1" w:themeFillShade="D9"/>
          </w:tcPr>
          <w:p w14:paraId="19306407" w14:textId="77777777" w:rsidR="00D24078" w:rsidRDefault="00D24078" w:rsidP="00D24078">
            <w:pPr>
              <w:keepNext/>
              <w:rPr>
                <w:b/>
              </w:rPr>
            </w:pPr>
            <w:r w:rsidRPr="00AF169D">
              <w:rPr>
                <w:b/>
              </w:rPr>
              <w:t>Requirement ID</w:t>
            </w:r>
          </w:p>
          <w:p w14:paraId="707A306A" w14:textId="77777777" w:rsidR="00D24078" w:rsidRPr="00AF169D" w:rsidRDefault="00D24078" w:rsidP="00D24078">
            <w:pPr>
              <w:keepNext/>
              <w:rPr>
                <w:b/>
              </w:rPr>
            </w:pPr>
            <w:r w:rsidRPr="00EB7BB6">
              <w:t>(of Logical Function)</w:t>
            </w:r>
          </w:p>
        </w:tc>
        <w:tc>
          <w:tcPr>
            <w:tcW w:w="4973" w:type="dxa"/>
            <w:shd w:val="clear" w:color="auto" w:fill="D9D9D9" w:themeFill="background1" w:themeFillShade="D9"/>
          </w:tcPr>
          <w:p w14:paraId="1AA0447A" w14:textId="77777777" w:rsidR="00D24078" w:rsidRPr="00AF169D" w:rsidRDefault="00D24078" w:rsidP="00D24078">
            <w:pPr>
              <w:keepNext/>
              <w:rPr>
                <w:b/>
              </w:rPr>
            </w:pPr>
            <w:r w:rsidRPr="00AF169D">
              <w:rPr>
                <w:b/>
              </w:rPr>
              <w:t>Requirement Title</w:t>
            </w:r>
          </w:p>
        </w:tc>
        <w:tc>
          <w:tcPr>
            <w:tcW w:w="2466" w:type="dxa"/>
            <w:shd w:val="clear" w:color="auto" w:fill="D9D9D9" w:themeFill="background1" w:themeFillShade="D9"/>
          </w:tcPr>
          <w:p w14:paraId="116FBA70" w14:textId="77777777" w:rsidR="00D24078" w:rsidRPr="00AF169D" w:rsidRDefault="00D24078" w:rsidP="00D24078">
            <w:pPr>
              <w:keepNext/>
              <w:rPr>
                <w:b/>
              </w:rPr>
            </w:pPr>
            <w:r>
              <w:rPr>
                <w:b/>
              </w:rPr>
              <w:t>Comment</w:t>
            </w:r>
          </w:p>
        </w:tc>
      </w:tr>
      <w:tr w:rsidR="00D24078" w14:paraId="783CA193" w14:textId="77777777" w:rsidTr="00890B1D">
        <w:tc>
          <w:tcPr>
            <w:tcW w:w="2762" w:type="dxa"/>
          </w:tcPr>
          <w:p w14:paraId="4B91EC85" w14:textId="77777777" w:rsidR="00D24078" w:rsidRDefault="00D24078" w:rsidP="00D24078">
            <w:pPr>
              <w:keepNext/>
            </w:pPr>
          </w:p>
        </w:tc>
        <w:tc>
          <w:tcPr>
            <w:tcW w:w="4973" w:type="dxa"/>
          </w:tcPr>
          <w:p w14:paraId="382B8761" w14:textId="77777777" w:rsidR="00D24078" w:rsidRDefault="00D24078" w:rsidP="00D24078">
            <w:pPr>
              <w:keepNext/>
            </w:pPr>
          </w:p>
        </w:tc>
        <w:tc>
          <w:tcPr>
            <w:tcW w:w="2466" w:type="dxa"/>
          </w:tcPr>
          <w:p w14:paraId="78F55EA4" w14:textId="77777777" w:rsidR="00D24078" w:rsidRDefault="00D24078" w:rsidP="00D24078">
            <w:pPr>
              <w:keepNext/>
            </w:pPr>
          </w:p>
        </w:tc>
      </w:tr>
    </w:tbl>
    <w:p w14:paraId="490F891A" w14:textId="77777777" w:rsidR="00D24078" w:rsidRPr="00702453" w:rsidRDefault="00D24078" w:rsidP="00D24078">
      <w:pPr>
        <w:pStyle w:val="Caption"/>
      </w:pPr>
      <w:bookmarkStart w:id="373" w:name="_Toc25584462"/>
      <w:r w:rsidRPr="00702453">
        <w:t xml:space="preserve">Table </w:t>
      </w:r>
      <w:r>
        <w:rPr>
          <w:noProof/>
        </w:rPr>
        <w:fldChar w:fldCharType="begin"/>
      </w:r>
      <w:r>
        <w:rPr>
          <w:noProof/>
        </w:rPr>
        <w:instrText xml:space="preserve"> SEQ Table \* ARABIC </w:instrText>
      </w:r>
      <w:r>
        <w:rPr>
          <w:noProof/>
        </w:rPr>
        <w:fldChar w:fldCharType="separate"/>
      </w:r>
      <w:r w:rsidR="009511B2">
        <w:rPr>
          <w:noProof/>
        </w:rPr>
        <w:t>81</w:t>
      </w:r>
      <w:r>
        <w:rPr>
          <w:noProof/>
        </w:rPr>
        <w:fldChar w:fldCharType="end"/>
      </w:r>
      <w:r w:rsidRPr="00702453">
        <w:t xml:space="preserve">: </w:t>
      </w:r>
      <w:r>
        <w:t>Inherited Requirements</w:t>
      </w:r>
      <w:bookmarkEnd w:id="373"/>
    </w:p>
    <w:p w14:paraId="740B784B" w14:textId="77777777" w:rsidR="00D24078" w:rsidRDefault="00D24078" w:rsidP="00D24078">
      <w:pPr>
        <w:rPr>
          <w:lang w:val="en-GB"/>
        </w:rPr>
      </w:pPr>
    </w:p>
    <w:p w14:paraId="7712CAE1" w14:textId="77777777" w:rsidR="00D24078" w:rsidRDefault="00D24078" w:rsidP="00D24078">
      <w:pPr>
        <w:pStyle w:val="Heading7"/>
        <w:tabs>
          <w:tab w:val="clear" w:pos="1559"/>
        </w:tabs>
        <w:rPr>
          <w:lang w:val="en-GB"/>
        </w:rPr>
      </w:pPr>
      <w:r>
        <w:rPr>
          <w:lang w:val="en-GB"/>
        </w:rPr>
        <w:t>Component Specific Requirements</w:t>
      </w:r>
    </w:p>
    <w:p w14:paraId="26FE20D6" w14:textId="77777777" w:rsidR="00AF6390" w:rsidRDefault="00AF6390" w:rsidP="00AF6390">
      <w:pPr>
        <w:rPr>
          <w:rFonts w:cs="Arial"/>
        </w:rPr>
      </w:pPr>
    </w:p>
    <w:p w14:paraId="7E3E7865" w14:textId="77777777" w:rsidR="00AF6390" w:rsidRPr="0017445F" w:rsidRDefault="00AF6390" w:rsidP="00AF6390">
      <w:pPr>
        <w:pStyle w:val="RERequirement"/>
        <w:shd w:val="clear" w:color="auto" w:fill="F2F2F2" w:themeFill="background1" w:themeFillShade="F2"/>
      </w:pPr>
      <w:r w:rsidRPr="0017445F">
        <w:t>###</w:t>
      </w:r>
      <w:bookmarkStart w:id="374" w:name="R_CMP_00012_ID_Verify_Local_Toggle_Stop_"/>
      <w:r>
        <w:t>R_CMP_PLG_FIS_00012</w:t>
      </w:r>
      <w:bookmarkEnd w:id="374"/>
      <w:r w:rsidRPr="0017445F">
        <w:t xml:space="preserve">### </w:t>
      </w:r>
      <w:r w:rsidR="00D41A50">
        <w:rPr>
          <w:rFonts w:ascii="Calibri" w:hAnsi="Calibri" w:cs="Calibri"/>
          <w:color w:val="000000"/>
        </w:rPr>
        <w:t>Authenticate BEC Message Data</w:t>
      </w:r>
    </w:p>
    <w:p w14:paraId="3D9DC5E9" w14:textId="77777777" w:rsidR="00D41A50" w:rsidRDefault="00AF6390" w:rsidP="00D41A50">
      <w:pPr>
        <w:rPr>
          <w:rFonts w:cs="Arial"/>
        </w:rPr>
      </w:pPr>
      <w:r>
        <w:rPr>
          <w:rFonts w:cs="Arial"/>
        </w:rPr>
        <w:t xml:space="preserve">The RGTM shall </w:t>
      </w:r>
      <w:r w:rsidR="00D41A50">
        <w:rPr>
          <w:rFonts w:cs="Arial"/>
        </w:rPr>
        <w:t>verify the authenticity of the following signals using the protocol specified in “</w:t>
      </w:r>
      <w:r w:rsidR="00D41A50" w:rsidRPr="002D1679">
        <w:rPr>
          <w:rFonts w:cs="Arial"/>
        </w:rPr>
        <w:t>Point-to-Point Authentication Protocol Specification</w:t>
      </w:r>
      <w:r w:rsidR="00D41A50">
        <w:rPr>
          <w:rFonts w:cs="Arial"/>
        </w:rPr>
        <w:t xml:space="preserve"> Version 0.1”</w:t>
      </w:r>
      <w:r w:rsidR="0086398B" w:rsidRPr="0086398B">
        <w:rPr>
          <w:rFonts w:cs="Arial"/>
        </w:rPr>
        <w:t xml:space="preserve"> </w:t>
      </w:r>
      <w:r w:rsidR="0086398B">
        <w:rPr>
          <w:rFonts w:cs="Arial"/>
        </w:rPr>
        <w:t xml:space="preserve">(Reference VSEM item </w:t>
      </w:r>
      <w:r w:rsidR="0086398B" w:rsidRPr="0086398B">
        <w:rPr>
          <w:rFonts w:cs="Arial"/>
        </w:rPr>
        <w:t>VDOC077948</w:t>
      </w:r>
      <w:r w:rsidR="0086398B">
        <w:rPr>
          <w:rFonts w:cs="Arial"/>
        </w:rPr>
        <w:t>)</w:t>
      </w:r>
      <w:r w:rsidR="00D41A50">
        <w:rPr>
          <w:rFonts w:cs="Arial"/>
        </w:rPr>
        <w:t>:</w:t>
      </w:r>
    </w:p>
    <w:p w14:paraId="68BE4200" w14:textId="77777777" w:rsidR="00D41A50" w:rsidRDefault="00D41A50" w:rsidP="00D41A50">
      <w:pPr>
        <w:pStyle w:val="ListParagraph"/>
        <w:numPr>
          <w:ilvl w:val="0"/>
          <w:numId w:val="27"/>
        </w:numPr>
        <w:rPr>
          <w:rFonts w:cs="Arial"/>
        </w:rPr>
      </w:pPr>
      <w:r>
        <w:rPr>
          <w:rFonts w:cs="Arial"/>
        </w:rPr>
        <w:t>RGT</w:t>
      </w:r>
      <w:r w:rsidRPr="00297A96">
        <w:rPr>
          <w:rFonts w:cs="Arial"/>
        </w:rPr>
        <w:t>_LocalToggleStop_Count</w:t>
      </w:r>
    </w:p>
    <w:p w14:paraId="65F6E957" w14:textId="77777777" w:rsidR="00D41A50" w:rsidRDefault="00D41A50" w:rsidP="00D41A50">
      <w:pPr>
        <w:pStyle w:val="ListParagraph"/>
        <w:numPr>
          <w:ilvl w:val="0"/>
          <w:numId w:val="27"/>
        </w:numPr>
        <w:rPr>
          <w:rFonts w:cs="Arial"/>
        </w:rPr>
      </w:pPr>
      <w:r>
        <w:rPr>
          <w:rFonts w:cs="Arial"/>
        </w:rPr>
        <w:t>RGT</w:t>
      </w:r>
      <w:r w:rsidRPr="002D1679">
        <w:rPr>
          <w:rFonts w:cs="Arial"/>
        </w:rPr>
        <w:t>_RemoteToggleStop_Count</w:t>
      </w:r>
    </w:p>
    <w:p w14:paraId="4C62ABA9" w14:textId="77777777" w:rsidR="00D41A50" w:rsidRDefault="00D41A50" w:rsidP="00D41A50">
      <w:pPr>
        <w:pStyle w:val="ListParagraph"/>
        <w:numPr>
          <w:ilvl w:val="0"/>
          <w:numId w:val="27"/>
        </w:numPr>
        <w:rPr>
          <w:rFonts w:cs="Arial"/>
        </w:rPr>
      </w:pPr>
      <w:r>
        <w:rPr>
          <w:rFonts w:cs="Arial"/>
        </w:rPr>
        <w:t>RGT</w:t>
      </w:r>
      <w:r w:rsidRPr="002D1679">
        <w:rPr>
          <w:rFonts w:cs="Arial"/>
        </w:rPr>
        <w:t xml:space="preserve"> _RemoteOpenClose_Count</w:t>
      </w:r>
    </w:p>
    <w:p w14:paraId="0060524F" w14:textId="77777777" w:rsidR="00D41A50" w:rsidRDefault="00D41A50" w:rsidP="00D41A50">
      <w:pPr>
        <w:pStyle w:val="ListParagraph"/>
        <w:numPr>
          <w:ilvl w:val="0"/>
          <w:numId w:val="27"/>
        </w:numPr>
        <w:rPr>
          <w:rFonts w:cs="Arial"/>
        </w:rPr>
      </w:pPr>
      <w:r>
        <w:rPr>
          <w:rFonts w:cs="Arial"/>
        </w:rPr>
        <w:t>RGT</w:t>
      </w:r>
      <w:r w:rsidRPr="002D1679">
        <w:rPr>
          <w:rFonts w:cs="Arial"/>
        </w:rPr>
        <w:t xml:space="preserve"> _LULAllExt_Count</w:t>
      </w:r>
    </w:p>
    <w:p w14:paraId="0A4240FF" w14:textId="77777777" w:rsidR="00D41A50" w:rsidRDefault="00D41A50" w:rsidP="00D41A50">
      <w:pPr>
        <w:pStyle w:val="ListParagraph"/>
        <w:numPr>
          <w:ilvl w:val="0"/>
          <w:numId w:val="27"/>
        </w:numPr>
        <w:rPr>
          <w:rFonts w:cs="Arial"/>
        </w:rPr>
      </w:pPr>
      <w:r>
        <w:rPr>
          <w:rFonts w:cs="Arial"/>
        </w:rPr>
        <w:t>RGT</w:t>
      </w:r>
      <w:r w:rsidRPr="002D1679">
        <w:rPr>
          <w:rFonts w:cs="Arial"/>
        </w:rPr>
        <w:t xml:space="preserve"> _LULLocalExt_Count</w:t>
      </w:r>
    </w:p>
    <w:p w14:paraId="2AC43521" w14:textId="77777777" w:rsidR="00D41A50" w:rsidRDefault="00D41A50" w:rsidP="00D41A50">
      <w:pPr>
        <w:pStyle w:val="ListParagraph"/>
        <w:numPr>
          <w:ilvl w:val="0"/>
          <w:numId w:val="27"/>
        </w:numPr>
        <w:rPr>
          <w:rFonts w:cs="Arial"/>
        </w:rPr>
      </w:pPr>
      <w:r>
        <w:rPr>
          <w:rFonts w:cs="Arial"/>
        </w:rPr>
        <w:t>RGT</w:t>
      </w:r>
      <w:r w:rsidRPr="002D1679">
        <w:rPr>
          <w:rFonts w:cs="Arial"/>
        </w:rPr>
        <w:t xml:space="preserve"> _LULLocalInterior_Count</w:t>
      </w:r>
    </w:p>
    <w:p w14:paraId="44370793" w14:textId="77777777" w:rsidR="00D41A50" w:rsidRDefault="00D41A50" w:rsidP="00D41A50">
      <w:pPr>
        <w:pStyle w:val="ListParagraph"/>
        <w:numPr>
          <w:ilvl w:val="0"/>
          <w:numId w:val="27"/>
        </w:numPr>
        <w:rPr>
          <w:rFonts w:cs="Arial"/>
        </w:rPr>
      </w:pPr>
      <w:r>
        <w:rPr>
          <w:rFonts w:cs="Arial"/>
        </w:rPr>
        <w:t>RGT</w:t>
      </w:r>
      <w:r w:rsidRPr="002D1679">
        <w:rPr>
          <w:rFonts w:cs="Arial"/>
        </w:rPr>
        <w:t xml:space="preserve"> _ValetMode_Count</w:t>
      </w:r>
    </w:p>
    <w:p w14:paraId="0E2A5FC5" w14:textId="77777777" w:rsidR="00D41A50" w:rsidRDefault="00D41A50" w:rsidP="00D41A50">
      <w:pPr>
        <w:rPr>
          <w:rFonts w:cs="Arial"/>
        </w:rPr>
      </w:pPr>
    </w:p>
    <w:p w14:paraId="0AA8BDC5" w14:textId="77777777" w:rsidR="00D41A50" w:rsidRDefault="00D41A50" w:rsidP="00D41A50">
      <w:pPr>
        <w:rPr>
          <w:rFonts w:cs="Arial"/>
        </w:rPr>
      </w:pPr>
      <w:r>
        <w:rPr>
          <w:rFonts w:cs="Arial"/>
        </w:rPr>
        <w:t>Where:</w:t>
      </w:r>
    </w:p>
    <w:p w14:paraId="0684E0B3" w14:textId="77777777" w:rsidR="00D41A50" w:rsidRDefault="00D41A50" w:rsidP="00D41A50">
      <w:pPr>
        <w:pStyle w:val="ListParagraph"/>
        <w:numPr>
          <w:ilvl w:val="0"/>
          <w:numId w:val="27"/>
        </w:numPr>
        <w:rPr>
          <w:rFonts w:cs="Arial"/>
        </w:rPr>
      </w:pPr>
      <w:r>
        <w:rPr>
          <w:rFonts w:cs="Arial"/>
        </w:rPr>
        <w:t>T</w:t>
      </w:r>
      <w:r w:rsidRPr="000C7F71">
        <w:rPr>
          <w:rFonts w:cs="Arial"/>
        </w:rPr>
        <w:t xml:space="preserve">he </w:t>
      </w:r>
      <w:r>
        <w:rPr>
          <w:rFonts w:cs="Arial"/>
        </w:rPr>
        <w:t>RGTM</w:t>
      </w:r>
      <w:r w:rsidRPr="000C7F71">
        <w:rPr>
          <w:rFonts w:cs="Arial"/>
        </w:rPr>
        <w:t xml:space="preserve"> is considered the </w:t>
      </w:r>
      <w:r>
        <w:rPr>
          <w:rFonts w:cs="Arial"/>
        </w:rPr>
        <w:t>Executor</w:t>
      </w:r>
      <w:r w:rsidRPr="000C7F71">
        <w:rPr>
          <w:rFonts w:cs="Arial"/>
        </w:rPr>
        <w:t>.</w:t>
      </w:r>
    </w:p>
    <w:p w14:paraId="32ACD3FF" w14:textId="77777777" w:rsidR="00D41A50" w:rsidRDefault="00D41A50" w:rsidP="00D41A50">
      <w:pPr>
        <w:pStyle w:val="ListParagraph"/>
        <w:numPr>
          <w:ilvl w:val="0"/>
          <w:numId w:val="27"/>
        </w:numPr>
        <w:rPr>
          <w:rFonts w:cs="Arial"/>
        </w:rPr>
      </w:pPr>
      <w:r w:rsidRPr="000C7F71">
        <w:rPr>
          <w:rFonts w:cs="Arial"/>
        </w:rPr>
        <w:t>DrPrpsCodeBec_D_Res</w:t>
      </w:r>
      <w:r>
        <w:rPr>
          <w:rFonts w:cs="Arial"/>
        </w:rPr>
        <w:t xml:space="preserve"> is used for the </w:t>
      </w:r>
      <w:r w:rsidRPr="000C7F71">
        <w:rPr>
          <w:rFonts w:cs="Arial"/>
        </w:rPr>
        <w:t>P2PA_PurposeCode</w:t>
      </w:r>
      <w:r>
        <w:rPr>
          <w:rFonts w:cs="Arial"/>
        </w:rPr>
        <w:t xml:space="preserve"> of the Requestor.</w:t>
      </w:r>
    </w:p>
    <w:p w14:paraId="2B4DB47B" w14:textId="77777777" w:rsidR="00D41A50" w:rsidRDefault="00D41A50" w:rsidP="00D41A50">
      <w:pPr>
        <w:pStyle w:val="ListParagraph"/>
        <w:numPr>
          <w:ilvl w:val="0"/>
          <w:numId w:val="27"/>
        </w:numPr>
        <w:rPr>
          <w:rFonts w:cs="Arial"/>
        </w:rPr>
      </w:pPr>
      <w:r w:rsidRPr="000C7F71">
        <w:rPr>
          <w:rFonts w:cs="Arial"/>
        </w:rPr>
        <w:t>DrActnCode_D_RqBec</w:t>
      </w:r>
      <w:r>
        <w:rPr>
          <w:rFonts w:cs="Arial"/>
        </w:rPr>
        <w:t xml:space="preserve"> is used for the </w:t>
      </w:r>
      <w:r w:rsidRPr="000C7F71">
        <w:rPr>
          <w:rFonts w:cs="Arial"/>
        </w:rPr>
        <w:t>P2PA_RAC_ECI</w:t>
      </w:r>
      <w:r>
        <w:rPr>
          <w:rFonts w:cs="Arial"/>
        </w:rPr>
        <w:t xml:space="preserve"> of the Requestor.</w:t>
      </w:r>
    </w:p>
    <w:p w14:paraId="5F119A2A" w14:textId="77777777" w:rsidR="00D41A50" w:rsidRDefault="00D41A50" w:rsidP="00D41A50">
      <w:pPr>
        <w:pStyle w:val="ListParagraph"/>
        <w:numPr>
          <w:ilvl w:val="0"/>
          <w:numId w:val="27"/>
        </w:numPr>
        <w:rPr>
          <w:rFonts w:cs="Arial"/>
        </w:rPr>
      </w:pPr>
      <w:r w:rsidRPr="000C7F71">
        <w:rPr>
          <w:rFonts w:cs="Arial"/>
        </w:rPr>
        <w:t>DrAuthntctnCode_D_RqBec</w:t>
      </w:r>
      <w:r>
        <w:rPr>
          <w:rFonts w:cs="Arial"/>
        </w:rPr>
        <w:t xml:space="preserve"> is used for the </w:t>
      </w:r>
      <w:r w:rsidRPr="000C7F71">
        <w:rPr>
          <w:rFonts w:cs="Arial"/>
        </w:rPr>
        <w:t>P2PA_AAC_Key</w:t>
      </w:r>
      <w:r>
        <w:rPr>
          <w:rFonts w:cs="Arial"/>
        </w:rPr>
        <w:t xml:space="preserve"> for the Requestor.</w:t>
      </w:r>
    </w:p>
    <w:p w14:paraId="41542209" w14:textId="77777777" w:rsidR="00D41A50" w:rsidRDefault="00D41A50" w:rsidP="00D41A50">
      <w:pPr>
        <w:pStyle w:val="ListParagraph"/>
        <w:numPr>
          <w:ilvl w:val="0"/>
          <w:numId w:val="27"/>
        </w:numPr>
        <w:rPr>
          <w:rFonts w:cs="Arial"/>
        </w:rPr>
      </w:pPr>
      <w:r w:rsidRPr="000C7F71">
        <w:rPr>
          <w:rFonts w:cs="Arial"/>
        </w:rPr>
        <w:t>DrPrpsCode_D_RqBec</w:t>
      </w:r>
      <w:r>
        <w:rPr>
          <w:rFonts w:cs="Arial"/>
        </w:rPr>
        <w:t xml:space="preserve"> is used for the </w:t>
      </w:r>
      <w:r w:rsidRPr="000C7F71">
        <w:rPr>
          <w:rFonts w:cs="Arial"/>
        </w:rPr>
        <w:t>P2PA_PurposeCode</w:t>
      </w:r>
      <w:r>
        <w:rPr>
          <w:rFonts w:cs="Arial"/>
        </w:rPr>
        <w:t xml:space="preserve"> of the Executor.</w:t>
      </w:r>
    </w:p>
    <w:p w14:paraId="53AA98DF" w14:textId="77777777" w:rsidR="00D41A50" w:rsidRDefault="00D41A50" w:rsidP="00D41A50">
      <w:pPr>
        <w:pStyle w:val="ListParagraph"/>
        <w:numPr>
          <w:ilvl w:val="0"/>
          <w:numId w:val="27"/>
        </w:numPr>
        <w:rPr>
          <w:rFonts w:cs="Arial"/>
        </w:rPr>
      </w:pPr>
      <w:r w:rsidRPr="000C7F71">
        <w:rPr>
          <w:rFonts w:cs="Arial"/>
        </w:rPr>
        <w:t>DrAuthntctnCodeBec_D_Res</w:t>
      </w:r>
      <w:r>
        <w:rPr>
          <w:rFonts w:cs="Arial"/>
        </w:rPr>
        <w:t xml:space="preserve"> is used for the </w:t>
      </w:r>
      <w:r w:rsidRPr="000C7F71">
        <w:rPr>
          <w:rFonts w:cs="Arial"/>
        </w:rPr>
        <w:t>P2PA_AAC_Key</w:t>
      </w:r>
      <w:r>
        <w:rPr>
          <w:rFonts w:cs="Arial"/>
        </w:rPr>
        <w:t xml:space="preserve"> of the Executor.</w:t>
      </w:r>
    </w:p>
    <w:p w14:paraId="52B7888A" w14:textId="77777777" w:rsidR="00D41A50" w:rsidRPr="00D41A50" w:rsidRDefault="00D41A50" w:rsidP="00D41A50">
      <w:pPr>
        <w:pStyle w:val="ListParagraph"/>
        <w:numPr>
          <w:ilvl w:val="0"/>
          <w:numId w:val="27"/>
        </w:numPr>
        <w:rPr>
          <w:rFonts w:cs="Arial"/>
        </w:rPr>
      </w:pPr>
      <w:r>
        <w:rPr>
          <w:rFonts w:cs="Arial"/>
        </w:rPr>
        <w:t xml:space="preserve">There is no CAN signal defined for the </w:t>
      </w:r>
      <w:r w:rsidRPr="000C7F71">
        <w:rPr>
          <w:rFonts w:cs="Arial"/>
        </w:rPr>
        <w:t>P2PA_RAC_ECI</w:t>
      </w:r>
      <w:r>
        <w:rPr>
          <w:rFonts w:cs="Arial"/>
        </w:rPr>
        <w:t xml:space="preserve"> of the Executor.</w:t>
      </w:r>
    </w:p>
    <w:p w14:paraId="65FDF4B1" w14:textId="77777777" w:rsidR="00AF6390" w:rsidRPr="00C66B68" w:rsidRDefault="00AF6390" w:rsidP="00AF6390">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AF6390" w:rsidRPr="00D90A13" w14:paraId="6F7BDB7D" w14:textId="77777777" w:rsidTr="00D41A50">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10CFB" w14:textId="77777777" w:rsidR="00AF6390" w:rsidRPr="001E7824" w:rsidRDefault="00AF6390" w:rsidP="00D41A50">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R_CMP_PLG_FIS_00012</w:t>
            </w:r>
            <w:r w:rsidRPr="001E7824">
              <w:rPr>
                <w:rFonts w:cs="Arial"/>
                <w:bCs/>
                <w:vanish/>
                <w:color w:val="808080" w:themeColor="background1" w:themeShade="80"/>
                <w:sz w:val="16"/>
                <w:szCs w:val="14"/>
              </w:rPr>
              <w:t>###</w:t>
            </w:r>
          </w:p>
        </w:tc>
      </w:tr>
      <w:tr w:rsidR="00AF6390" w:rsidRPr="0060165D" w14:paraId="6B195193"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A0303C" w14:textId="77777777" w:rsidR="00AF6390" w:rsidRPr="0060165D" w:rsidRDefault="00AF6390" w:rsidP="00D41A50">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7684F" w14:textId="77777777" w:rsidR="00AF6390" w:rsidRPr="0060165D" w:rsidRDefault="00AF6390" w:rsidP="00D41A50">
            <w:pPr>
              <w:rPr>
                <w:rFonts w:cs="Arial"/>
                <w:vanish/>
                <w:color w:val="000000" w:themeColor="text1"/>
                <w:sz w:val="16"/>
                <w:szCs w:val="14"/>
              </w:rPr>
            </w:pPr>
          </w:p>
        </w:tc>
      </w:tr>
      <w:tr w:rsidR="00AF6390" w:rsidRPr="0060165D" w14:paraId="72993C98"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B5B0E" w14:textId="77777777" w:rsidR="00AF6390" w:rsidRPr="0060165D" w:rsidRDefault="00AF6390" w:rsidP="00D41A50">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0FC3B" w14:textId="77777777" w:rsidR="00AF6390" w:rsidRPr="0060165D" w:rsidRDefault="00AF6390" w:rsidP="00D41A50">
            <w:pPr>
              <w:rPr>
                <w:rFonts w:cs="Arial"/>
                <w:vanish/>
                <w:color w:val="000000" w:themeColor="text1"/>
                <w:sz w:val="16"/>
                <w:szCs w:val="14"/>
              </w:rPr>
            </w:pPr>
          </w:p>
        </w:tc>
      </w:tr>
      <w:tr w:rsidR="00AF6390" w:rsidRPr="0060165D" w14:paraId="76102C16"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B69943" w14:textId="77777777" w:rsidR="00AF6390" w:rsidRPr="0060165D" w:rsidRDefault="00AF6390" w:rsidP="00D41A50">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29DE5" w14:textId="77777777" w:rsidR="00AF6390" w:rsidRPr="0060165D" w:rsidRDefault="00AF6390" w:rsidP="00D41A50">
            <w:pPr>
              <w:rPr>
                <w:rFonts w:cs="Arial"/>
                <w:vanish/>
                <w:color w:val="000000" w:themeColor="text1"/>
                <w:sz w:val="16"/>
                <w:szCs w:val="14"/>
              </w:rPr>
            </w:pPr>
          </w:p>
        </w:tc>
      </w:tr>
      <w:tr w:rsidR="00AF6390" w:rsidRPr="0060165D" w14:paraId="7BAA4C53"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83649" w14:textId="77777777" w:rsidR="00AF6390" w:rsidRPr="0060165D" w:rsidRDefault="00AF6390" w:rsidP="00D41A50">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776BF" w14:textId="77777777" w:rsidR="00AF6390" w:rsidRPr="0060165D" w:rsidRDefault="00AF6390" w:rsidP="00D41A50">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34A44" w14:textId="77777777" w:rsidR="00AF6390" w:rsidRPr="0060165D" w:rsidRDefault="00AF6390" w:rsidP="00D41A50">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4D41E" w14:textId="77777777" w:rsidR="00AF6390" w:rsidRPr="0060165D" w:rsidRDefault="00AF6390" w:rsidP="00D41A50">
            <w:pPr>
              <w:ind w:left="141"/>
              <w:rPr>
                <w:rFonts w:cs="Arial"/>
                <w:vanish/>
                <w:color w:val="000000" w:themeColor="text1"/>
                <w:sz w:val="16"/>
                <w:szCs w:val="14"/>
              </w:rPr>
            </w:pPr>
          </w:p>
        </w:tc>
      </w:tr>
      <w:tr w:rsidR="00AF6390" w:rsidRPr="0060165D" w14:paraId="0F75AFAC" w14:textId="77777777" w:rsidTr="00D41A5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F0CA7" w14:textId="77777777" w:rsidR="00AF6390" w:rsidRPr="0060165D" w:rsidRDefault="00AF6390" w:rsidP="00D41A50">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5504A" w14:textId="77777777" w:rsidR="00AF6390" w:rsidRPr="0060165D" w:rsidRDefault="00AF6390" w:rsidP="00D41A50">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75F6C1" w14:textId="77777777" w:rsidR="00AF6390" w:rsidRPr="0060165D" w:rsidRDefault="00AF6390" w:rsidP="00D41A50">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883C15" w14:textId="77777777" w:rsidR="00AF6390" w:rsidRPr="001F0889" w:rsidRDefault="00AF6390" w:rsidP="00D41A50">
            <w:pPr>
              <w:ind w:left="141"/>
              <w:rPr>
                <w:rFonts w:cs="Arial"/>
                <w:vanish/>
                <w:color w:val="000000" w:themeColor="text1"/>
                <w:sz w:val="16"/>
                <w:szCs w:val="14"/>
              </w:rPr>
            </w:pPr>
          </w:p>
        </w:tc>
      </w:tr>
      <w:tr w:rsidR="00AF6390" w:rsidRPr="0060165D" w14:paraId="24AF2BA7" w14:textId="77777777" w:rsidTr="00D41A50">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E11C3F" w14:textId="77777777" w:rsidR="00AF6390" w:rsidRPr="0060165D" w:rsidRDefault="00AF6390" w:rsidP="00D41A50">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944033818"/>
            <w:placeholder>
              <w:docPart w:val="A94C572AE76242F48385155F635F08E7"/>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0570A8" w14:textId="77777777" w:rsidR="00AF6390" w:rsidRPr="0060165D" w:rsidRDefault="00AF6390" w:rsidP="00D41A50">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FB9B8" w14:textId="77777777" w:rsidR="00AF6390" w:rsidRPr="0060165D" w:rsidRDefault="00AF6390" w:rsidP="00D41A50">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768432465"/>
            <w:placeholder>
              <w:docPart w:val="C4F28D8B32A44EE0B3CA85B1D3FA86D1"/>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495C4" w14:textId="77777777" w:rsidR="00AF6390" w:rsidRPr="0060165D" w:rsidRDefault="00AF6390" w:rsidP="00D41A50">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27CD0" w14:textId="77777777" w:rsidR="00AF6390" w:rsidRPr="0060165D" w:rsidRDefault="00AF6390" w:rsidP="00D41A50">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119680066"/>
            <w:placeholder>
              <w:docPart w:val="28AE410A3DB44830A72F989168ADE51E"/>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AEDBC" w14:textId="77777777" w:rsidR="00AF6390" w:rsidRPr="0060165D" w:rsidRDefault="00AF6390" w:rsidP="00D41A50">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AF6390" w:rsidRPr="00D90A13" w14:paraId="19A04DE6" w14:textId="77777777" w:rsidTr="00D41A50">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2A5DC9" w14:textId="77777777" w:rsidR="00AF6390" w:rsidRPr="001E7824" w:rsidRDefault="00F373CF" w:rsidP="00D41A50">
            <w:pPr>
              <w:rPr>
                <w:rFonts w:cs="Arial"/>
                <w:bCs/>
                <w:vanish/>
                <w:color w:val="808080" w:themeColor="background1" w:themeShade="80"/>
                <w:sz w:val="16"/>
                <w:szCs w:val="14"/>
              </w:rPr>
            </w:pPr>
            <w:hyperlink r:id="rId68" w:history="1">
              <w:r w:rsidR="00AF6390">
                <w:rPr>
                  <w:rStyle w:val="Hyperlink"/>
                  <w:rFonts w:cs="Arial"/>
                  <w:bCs/>
                  <w:vanish/>
                  <w:sz w:val="16"/>
                  <w:szCs w:val="14"/>
                </w:rPr>
                <w:t>Req. Template</w:t>
              </w:r>
            </w:hyperlink>
            <w:r w:rsidR="00AF6390"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5CEA18" w14:textId="77777777" w:rsidR="00AF6390" w:rsidRPr="001E7824" w:rsidRDefault="00AF6390" w:rsidP="00D41A50">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8D8125" w14:textId="77777777" w:rsidR="00AF6390" w:rsidRPr="009B56B1" w:rsidRDefault="00AF6390" w:rsidP="00D41A50">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5D921C9" w14:textId="77777777" w:rsidR="00AF6390" w:rsidRPr="00C66B68" w:rsidRDefault="00AF6390" w:rsidP="00AF6390">
      <w:pPr>
        <w:rPr>
          <w:rFonts w:cs="Arial"/>
        </w:rPr>
      </w:pPr>
    </w:p>
    <w:p w14:paraId="65F1DC75" w14:textId="77777777" w:rsidR="00170421" w:rsidRDefault="00170421" w:rsidP="00170421">
      <w:pPr>
        <w:rPr>
          <w:rFonts w:cs="Arial"/>
        </w:rPr>
      </w:pPr>
    </w:p>
    <w:p w14:paraId="0AA35670" w14:textId="77777777" w:rsidR="00170421" w:rsidRPr="0017445F" w:rsidRDefault="00170421" w:rsidP="00170421">
      <w:pPr>
        <w:pStyle w:val="RERequirement"/>
        <w:shd w:val="clear" w:color="auto" w:fill="F2F2F2" w:themeFill="background1" w:themeFillShade="F2"/>
      </w:pPr>
      <w:r w:rsidRPr="0017445F">
        <w:t>###</w:t>
      </w:r>
      <w:bookmarkStart w:id="375" w:name="R_CMP_00013_ID_Verify_BEC_Action_Authent"/>
      <w:r>
        <w:t>R_CMP_PLG_FIS_00013</w:t>
      </w:r>
      <w:bookmarkEnd w:id="375"/>
      <w:r w:rsidRPr="0017445F">
        <w:t xml:space="preserve">### </w:t>
      </w:r>
      <w:r>
        <w:t>Verify BEC Action Authentication Code</w:t>
      </w:r>
    </w:p>
    <w:p w14:paraId="3737C9AD" w14:textId="77777777" w:rsidR="00170421" w:rsidRPr="00C66B68" w:rsidRDefault="00170421" w:rsidP="00170421">
      <w:pPr>
        <w:rPr>
          <w:rFonts w:cs="Arial"/>
        </w:rPr>
      </w:pPr>
      <w:r>
        <w:rPr>
          <w:rFonts w:cs="Arial"/>
        </w:rPr>
        <w:t xml:space="preserve">The RGTM shall verify the Action Authentication Code received from the BCM in </w:t>
      </w:r>
      <w:r w:rsidRPr="00170421">
        <w:rPr>
          <w:rFonts w:cs="Arial"/>
        </w:rPr>
        <w:t>DrAuthntctnCodeBec_D_Res</w:t>
      </w:r>
      <w:r>
        <w:rPr>
          <w:rFonts w:cs="Arial"/>
        </w:rPr>
        <w:t xml:space="preserve"> when a Purpose Code of RAC_Frame_1 is received in </w:t>
      </w:r>
      <w:r w:rsidRPr="00170421">
        <w:rPr>
          <w:rFonts w:cs="Arial"/>
        </w:rPr>
        <w:t>DrPrpsCodeBec_D_Stat</w:t>
      </w:r>
      <w:r>
        <w:rPr>
          <w:rFonts w:cs="Arial"/>
        </w:rPr>
        <w:t xml:space="preserve"> per the “</w:t>
      </w:r>
      <w:r w:rsidRPr="002D1679">
        <w:rPr>
          <w:rFonts w:cs="Arial"/>
        </w:rPr>
        <w:t>Point-to-Point Authentication Protocol Specification</w:t>
      </w:r>
      <w:r>
        <w:rPr>
          <w:rFonts w:cs="Arial"/>
        </w:rPr>
        <w:t xml:space="preserve"> Version 0.1”</w:t>
      </w:r>
      <w:r w:rsidR="0086398B">
        <w:rPr>
          <w:rFonts w:cs="Arial"/>
        </w:rPr>
        <w:t xml:space="preserve"> (Reference VSEM item </w:t>
      </w:r>
      <w:r w:rsidR="0086398B" w:rsidRPr="0086398B">
        <w:rPr>
          <w:rFonts w:cs="Arial"/>
        </w:rPr>
        <w:t>VDOC077948</w:t>
      </w:r>
      <w:r w:rsidR="0086398B">
        <w:rPr>
          <w:rFonts w:cs="Arial"/>
        </w:rPr>
        <w:t>)</w:t>
      </w:r>
      <w:r>
        <w:rPr>
          <w:rFonts w:cs="Arial"/>
        </w:rPr>
        <w:t>.</w:t>
      </w:r>
    </w:p>
    <w:p w14:paraId="7240B428" w14:textId="77777777" w:rsidR="00170421" w:rsidRPr="00C66B68" w:rsidRDefault="00170421" w:rsidP="0017042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170421" w:rsidRPr="00D90A13" w14:paraId="07078866"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4C5938" w14:textId="77777777" w:rsidR="00170421" w:rsidRPr="001E7824" w:rsidRDefault="00170421"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R_CMP_PLG_FIS_00013</w:t>
            </w:r>
            <w:r w:rsidRPr="001E7824">
              <w:rPr>
                <w:rFonts w:cs="Arial"/>
                <w:bCs/>
                <w:vanish/>
                <w:color w:val="808080" w:themeColor="background1" w:themeShade="80"/>
                <w:sz w:val="16"/>
                <w:szCs w:val="14"/>
              </w:rPr>
              <w:t>###</w:t>
            </w:r>
          </w:p>
        </w:tc>
      </w:tr>
      <w:tr w:rsidR="00170421" w:rsidRPr="0060165D" w14:paraId="0D1FB653"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8565E" w14:textId="77777777" w:rsidR="00170421" w:rsidRPr="0060165D" w:rsidRDefault="00170421"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63F86" w14:textId="77777777" w:rsidR="00170421" w:rsidRPr="0060165D" w:rsidRDefault="00170421" w:rsidP="004F1E71">
            <w:pPr>
              <w:rPr>
                <w:rFonts w:cs="Arial"/>
                <w:vanish/>
                <w:color w:val="000000" w:themeColor="text1"/>
                <w:sz w:val="16"/>
                <w:szCs w:val="14"/>
              </w:rPr>
            </w:pPr>
          </w:p>
        </w:tc>
      </w:tr>
      <w:tr w:rsidR="00170421" w:rsidRPr="0060165D" w14:paraId="32E58198"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23BF0" w14:textId="77777777" w:rsidR="00170421" w:rsidRPr="0060165D" w:rsidRDefault="00170421"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218FE" w14:textId="77777777" w:rsidR="00170421" w:rsidRPr="0060165D" w:rsidRDefault="00170421" w:rsidP="004F1E71">
            <w:pPr>
              <w:rPr>
                <w:rFonts w:cs="Arial"/>
                <w:vanish/>
                <w:color w:val="000000" w:themeColor="text1"/>
                <w:sz w:val="16"/>
                <w:szCs w:val="14"/>
              </w:rPr>
            </w:pPr>
          </w:p>
        </w:tc>
      </w:tr>
      <w:tr w:rsidR="00170421" w:rsidRPr="0060165D" w14:paraId="1DD7162B"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97C56" w14:textId="77777777" w:rsidR="00170421" w:rsidRPr="0060165D" w:rsidRDefault="00170421"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3BA18" w14:textId="77777777" w:rsidR="00170421" w:rsidRPr="0060165D" w:rsidRDefault="00170421" w:rsidP="004F1E71">
            <w:pPr>
              <w:rPr>
                <w:rFonts w:cs="Arial"/>
                <w:vanish/>
                <w:color w:val="000000" w:themeColor="text1"/>
                <w:sz w:val="16"/>
                <w:szCs w:val="14"/>
              </w:rPr>
            </w:pPr>
          </w:p>
        </w:tc>
      </w:tr>
      <w:tr w:rsidR="00170421" w:rsidRPr="0060165D" w14:paraId="42D87C47"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7A353A" w14:textId="77777777" w:rsidR="00170421" w:rsidRPr="0060165D" w:rsidRDefault="00170421"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8E874" w14:textId="77777777" w:rsidR="00170421" w:rsidRPr="0060165D" w:rsidRDefault="00170421"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AAA0B" w14:textId="77777777" w:rsidR="00170421" w:rsidRPr="0060165D" w:rsidRDefault="00170421"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BA443B" w14:textId="77777777" w:rsidR="00170421" w:rsidRPr="0060165D" w:rsidRDefault="00170421" w:rsidP="004F1E71">
            <w:pPr>
              <w:ind w:left="141"/>
              <w:rPr>
                <w:rFonts w:cs="Arial"/>
                <w:vanish/>
                <w:color w:val="000000" w:themeColor="text1"/>
                <w:sz w:val="16"/>
                <w:szCs w:val="14"/>
              </w:rPr>
            </w:pPr>
          </w:p>
        </w:tc>
      </w:tr>
      <w:tr w:rsidR="00170421" w:rsidRPr="0060165D" w14:paraId="18475B17"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47867" w14:textId="77777777" w:rsidR="00170421" w:rsidRPr="0060165D" w:rsidRDefault="00170421"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BBB45" w14:textId="77777777" w:rsidR="00170421" w:rsidRPr="0060165D" w:rsidRDefault="00170421"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C1437" w14:textId="77777777" w:rsidR="00170421" w:rsidRPr="0060165D" w:rsidRDefault="00170421"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606D22" w14:textId="77777777" w:rsidR="00170421" w:rsidRPr="001F0889" w:rsidRDefault="00170421" w:rsidP="004F1E71">
            <w:pPr>
              <w:ind w:left="141"/>
              <w:rPr>
                <w:rFonts w:cs="Arial"/>
                <w:vanish/>
                <w:color w:val="000000" w:themeColor="text1"/>
                <w:sz w:val="16"/>
                <w:szCs w:val="14"/>
              </w:rPr>
            </w:pPr>
          </w:p>
        </w:tc>
      </w:tr>
      <w:tr w:rsidR="00170421" w:rsidRPr="0060165D" w14:paraId="14D21918"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E3B81" w14:textId="77777777" w:rsidR="00170421" w:rsidRPr="0060165D" w:rsidRDefault="00170421"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064258054"/>
            <w:placeholder>
              <w:docPart w:val="83D85D890B1548E48184E168FA52C348"/>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BD758A" w14:textId="77777777" w:rsidR="00170421" w:rsidRPr="0060165D" w:rsidRDefault="00170421"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31961" w14:textId="77777777" w:rsidR="00170421" w:rsidRPr="0060165D" w:rsidRDefault="00170421"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989940342"/>
            <w:placeholder>
              <w:docPart w:val="A12EDAB3559049F7AC7F09EAC9A82C24"/>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18DF5" w14:textId="77777777" w:rsidR="00170421" w:rsidRPr="0060165D" w:rsidRDefault="00170421"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AFC33F" w14:textId="77777777" w:rsidR="00170421" w:rsidRPr="0060165D" w:rsidRDefault="00170421"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001179750"/>
            <w:placeholder>
              <w:docPart w:val="44970FF767D44B54A9B10D8272B9CBC5"/>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E24086" w14:textId="77777777" w:rsidR="00170421" w:rsidRPr="0060165D" w:rsidRDefault="00170421"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170421" w:rsidRPr="00D90A13" w14:paraId="541330E5"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195AF9" w14:textId="77777777" w:rsidR="00170421" w:rsidRPr="001E7824" w:rsidRDefault="00F373CF" w:rsidP="004F1E71">
            <w:pPr>
              <w:rPr>
                <w:rFonts w:cs="Arial"/>
                <w:bCs/>
                <w:vanish/>
                <w:color w:val="808080" w:themeColor="background1" w:themeShade="80"/>
                <w:sz w:val="16"/>
                <w:szCs w:val="14"/>
              </w:rPr>
            </w:pPr>
            <w:hyperlink r:id="rId69" w:history="1">
              <w:r w:rsidR="00170421">
                <w:rPr>
                  <w:rStyle w:val="Hyperlink"/>
                  <w:rFonts w:cs="Arial"/>
                  <w:bCs/>
                  <w:vanish/>
                  <w:sz w:val="16"/>
                  <w:szCs w:val="14"/>
                </w:rPr>
                <w:t>Req. Template</w:t>
              </w:r>
            </w:hyperlink>
            <w:r w:rsidR="00170421"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C3F791" w14:textId="77777777" w:rsidR="00170421" w:rsidRPr="001E7824" w:rsidRDefault="00170421"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FD7235" w14:textId="77777777" w:rsidR="00170421" w:rsidRPr="009B56B1" w:rsidRDefault="00170421"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F47B2A1" w14:textId="77777777" w:rsidR="00170421" w:rsidRPr="00C66B68" w:rsidRDefault="00170421" w:rsidP="00170421">
      <w:pPr>
        <w:rPr>
          <w:rFonts w:cs="Arial"/>
        </w:rPr>
      </w:pPr>
    </w:p>
    <w:p w14:paraId="7C9CCAD6" w14:textId="77777777" w:rsidR="00170421" w:rsidRDefault="00170421" w:rsidP="00170421">
      <w:pPr>
        <w:rPr>
          <w:rFonts w:cs="Arial"/>
        </w:rPr>
      </w:pPr>
    </w:p>
    <w:p w14:paraId="261E79CA" w14:textId="77777777" w:rsidR="00170421" w:rsidRPr="0017445F" w:rsidRDefault="00170421" w:rsidP="00170421">
      <w:pPr>
        <w:pStyle w:val="RERequirement"/>
        <w:shd w:val="clear" w:color="auto" w:fill="F2F2F2" w:themeFill="background1" w:themeFillShade="F2"/>
      </w:pPr>
      <w:r w:rsidRPr="0017445F">
        <w:t>###</w:t>
      </w:r>
      <w:bookmarkStart w:id="376" w:name="R_CMP_00014_ID_Report_BEC_AUthentication"/>
      <w:r>
        <w:t>R_CMP_PLG_FIS_00014</w:t>
      </w:r>
      <w:bookmarkEnd w:id="376"/>
      <w:r w:rsidRPr="0017445F">
        <w:t xml:space="preserve">### </w:t>
      </w:r>
      <w:r>
        <w:t>Report BEC Authentication Outcome Code</w:t>
      </w:r>
    </w:p>
    <w:p w14:paraId="7A331292" w14:textId="77777777" w:rsidR="001567BB" w:rsidRDefault="00311E35" w:rsidP="00170421">
      <w:pPr>
        <w:rPr>
          <w:rFonts w:cs="Arial"/>
        </w:rPr>
      </w:pPr>
      <w:r>
        <w:rPr>
          <w:rFonts w:cs="Arial"/>
        </w:rPr>
        <w:t>Once the Action Authentication Code has been verified, t</w:t>
      </w:r>
      <w:r w:rsidR="001567BB">
        <w:rPr>
          <w:rFonts w:cs="Arial"/>
        </w:rPr>
        <w:t xml:space="preserve">he RGTM shall send a P2PA Outcome Code </w:t>
      </w:r>
      <w:r>
        <w:rPr>
          <w:rFonts w:cs="Arial"/>
        </w:rPr>
        <w:t xml:space="preserve">by setting signal </w:t>
      </w:r>
      <w:r w:rsidRPr="00311E35">
        <w:rPr>
          <w:rFonts w:cs="Arial"/>
        </w:rPr>
        <w:t>DrPrpsCode_D_RqBec</w:t>
      </w:r>
      <w:r w:rsidR="00C634B2">
        <w:rPr>
          <w:rFonts w:cs="Arial"/>
        </w:rPr>
        <w:t xml:space="preserve"> to P2PA_Outcome (0xE) and setting signal </w:t>
      </w:r>
      <w:r w:rsidR="00C634B2" w:rsidRPr="00C634B2">
        <w:rPr>
          <w:rFonts w:cs="Arial"/>
        </w:rPr>
        <w:t>DrAuthntctnCodeBec_D_Res</w:t>
      </w:r>
      <w:r w:rsidR="00C634B2">
        <w:rPr>
          <w:rFonts w:cs="Arial"/>
        </w:rPr>
        <w:t xml:space="preserve"> as follows:</w:t>
      </w:r>
    </w:p>
    <w:p w14:paraId="145C633A" w14:textId="77777777" w:rsidR="00170421" w:rsidRPr="00C634B2" w:rsidRDefault="00170421" w:rsidP="00C634B2">
      <w:pPr>
        <w:pStyle w:val="ListParagraph"/>
        <w:numPr>
          <w:ilvl w:val="0"/>
          <w:numId w:val="27"/>
        </w:numPr>
        <w:rPr>
          <w:rFonts w:cs="Arial"/>
        </w:rPr>
      </w:pPr>
      <w:r w:rsidRPr="00C634B2">
        <w:rPr>
          <w:rFonts w:cs="Arial"/>
        </w:rPr>
        <w:t>Outcome Code</w:t>
      </w:r>
      <w:r w:rsidR="001567BB" w:rsidRPr="00C634B2">
        <w:rPr>
          <w:rFonts w:cs="Arial"/>
        </w:rPr>
        <w:t xml:space="preserve"> of 0x01</w:t>
      </w:r>
      <w:r w:rsidRPr="00C634B2">
        <w:rPr>
          <w:rFonts w:cs="Arial"/>
        </w:rPr>
        <w:t xml:space="preserve"> when a received Action Authentication Code has been verified as correct</w:t>
      </w:r>
      <w:r w:rsidR="00047EF9">
        <w:rPr>
          <w:rFonts w:cs="Arial"/>
        </w:rPr>
        <w:t xml:space="preserve"> (success)</w:t>
      </w:r>
      <w:r w:rsidRPr="00C634B2">
        <w:rPr>
          <w:rFonts w:cs="Arial"/>
        </w:rPr>
        <w:t xml:space="preserve">.  </w:t>
      </w:r>
    </w:p>
    <w:p w14:paraId="37576909" w14:textId="77777777" w:rsidR="00170421" w:rsidRPr="00C634B2" w:rsidRDefault="00170421" w:rsidP="00C634B2">
      <w:pPr>
        <w:pStyle w:val="ListParagraph"/>
        <w:numPr>
          <w:ilvl w:val="0"/>
          <w:numId w:val="27"/>
        </w:numPr>
        <w:rPr>
          <w:rFonts w:ascii="Arial" w:hAnsi="Arial" w:cs="Arial"/>
        </w:rPr>
      </w:pPr>
      <w:r w:rsidRPr="00C634B2">
        <w:rPr>
          <w:rFonts w:cs="Arial"/>
        </w:rPr>
        <w:t>Outcome Code</w:t>
      </w:r>
      <w:r w:rsidR="001567BB" w:rsidRPr="00C634B2">
        <w:rPr>
          <w:rFonts w:cs="Arial"/>
        </w:rPr>
        <w:t xml:space="preserve"> of 0x02</w:t>
      </w:r>
      <w:r w:rsidRPr="00C634B2">
        <w:rPr>
          <w:rFonts w:cs="Arial"/>
        </w:rPr>
        <w:t xml:space="preserve"> when </w:t>
      </w:r>
      <w:r w:rsidR="001567BB" w:rsidRPr="00C634B2">
        <w:rPr>
          <w:rFonts w:cs="Arial"/>
        </w:rPr>
        <w:t>a received Action Authentication Code has been verified as not correct</w:t>
      </w:r>
      <w:r w:rsidR="00047EF9">
        <w:rPr>
          <w:rFonts w:cs="Arial"/>
        </w:rPr>
        <w:t xml:space="preserve"> (failure)</w:t>
      </w:r>
      <w:r w:rsidR="001567BB" w:rsidRPr="00C634B2">
        <w:rPr>
          <w:rFonts w:cs="Arial"/>
        </w:rPr>
        <w:t>.</w:t>
      </w:r>
    </w:p>
    <w:p w14:paraId="2F654441" w14:textId="77777777" w:rsidR="00170421" w:rsidRPr="00C66B68" w:rsidRDefault="00170421" w:rsidP="0017042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170421" w:rsidRPr="00D90A13" w14:paraId="0073C9D6"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F83E1D" w14:textId="77777777" w:rsidR="00170421" w:rsidRPr="001E7824" w:rsidRDefault="00170421"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R_CMP_PLG_FIS_00014</w:t>
            </w:r>
            <w:r w:rsidRPr="001E7824">
              <w:rPr>
                <w:rFonts w:cs="Arial"/>
                <w:bCs/>
                <w:vanish/>
                <w:color w:val="808080" w:themeColor="background1" w:themeShade="80"/>
                <w:sz w:val="16"/>
                <w:szCs w:val="14"/>
              </w:rPr>
              <w:t>###</w:t>
            </w:r>
          </w:p>
        </w:tc>
      </w:tr>
      <w:tr w:rsidR="00170421" w:rsidRPr="0060165D" w14:paraId="380FE042"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2CE69" w14:textId="77777777" w:rsidR="00170421" w:rsidRPr="0060165D" w:rsidRDefault="00170421"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590C6" w14:textId="77777777" w:rsidR="00170421" w:rsidRPr="0060165D" w:rsidRDefault="00170421" w:rsidP="004F1E71">
            <w:pPr>
              <w:rPr>
                <w:rFonts w:cs="Arial"/>
                <w:vanish/>
                <w:color w:val="000000" w:themeColor="text1"/>
                <w:sz w:val="16"/>
                <w:szCs w:val="14"/>
              </w:rPr>
            </w:pPr>
          </w:p>
        </w:tc>
      </w:tr>
      <w:tr w:rsidR="00170421" w:rsidRPr="0060165D" w14:paraId="76DF96B9"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1B2635" w14:textId="77777777" w:rsidR="00170421" w:rsidRPr="0060165D" w:rsidRDefault="00170421"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59E1D" w14:textId="77777777" w:rsidR="00170421" w:rsidRPr="0060165D" w:rsidRDefault="00170421" w:rsidP="004F1E71">
            <w:pPr>
              <w:rPr>
                <w:rFonts w:cs="Arial"/>
                <w:vanish/>
                <w:color w:val="000000" w:themeColor="text1"/>
                <w:sz w:val="16"/>
                <w:szCs w:val="14"/>
              </w:rPr>
            </w:pPr>
          </w:p>
        </w:tc>
      </w:tr>
      <w:tr w:rsidR="00170421" w:rsidRPr="0060165D" w14:paraId="26275117"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62F64" w14:textId="77777777" w:rsidR="00170421" w:rsidRPr="0060165D" w:rsidRDefault="00170421"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4F6A7" w14:textId="77777777" w:rsidR="00170421" w:rsidRPr="0060165D" w:rsidRDefault="00170421" w:rsidP="004F1E71">
            <w:pPr>
              <w:rPr>
                <w:rFonts w:cs="Arial"/>
                <w:vanish/>
                <w:color w:val="000000" w:themeColor="text1"/>
                <w:sz w:val="16"/>
                <w:szCs w:val="14"/>
              </w:rPr>
            </w:pPr>
          </w:p>
        </w:tc>
      </w:tr>
      <w:tr w:rsidR="00170421" w:rsidRPr="0060165D" w14:paraId="23051C28"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EB2D3" w14:textId="77777777" w:rsidR="00170421" w:rsidRPr="0060165D" w:rsidRDefault="00170421"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F2FD4" w14:textId="77777777" w:rsidR="00170421" w:rsidRPr="0060165D" w:rsidRDefault="00170421"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AB66E" w14:textId="77777777" w:rsidR="00170421" w:rsidRPr="0060165D" w:rsidRDefault="00170421"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954858" w14:textId="77777777" w:rsidR="00170421" w:rsidRPr="0060165D" w:rsidRDefault="00170421" w:rsidP="004F1E71">
            <w:pPr>
              <w:ind w:left="141"/>
              <w:rPr>
                <w:rFonts w:cs="Arial"/>
                <w:vanish/>
                <w:color w:val="000000" w:themeColor="text1"/>
                <w:sz w:val="16"/>
                <w:szCs w:val="14"/>
              </w:rPr>
            </w:pPr>
          </w:p>
        </w:tc>
      </w:tr>
      <w:tr w:rsidR="00170421" w:rsidRPr="0060165D" w14:paraId="47FF8DAE"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5E940" w14:textId="77777777" w:rsidR="00170421" w:rsidRPr="0060165D" w:rsidRDefault="00170421"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1F0FF" w14:textId="77777777" w:rsidR="00170421" w:rsidRPr="0060165D" w:rsidRDefault="00170421"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A7620C" w14:textId="77777777" w:rsidR="00170421" w:rsidRPr="0060165D" w:rsidRDefault="00170421"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69200E" w14:textId="77777777" w:rsidR="00170421" w:rsidRPr="001F0889" w:rsidRDefault="00170421" w:rsidP="004F1E71">
            <w:pPr>
              <w:ind w:left="141"/>
              <w:rPr>
                <w:rFonts w:cs="Arial"/>
                <w:vanish/>
                <w:color w:val="000000" w:themeColor="text1"/>
                <w:sz w:val="16"/>
                <w:szCs w:val="14"/>
              </w:rPr>
            </w:pPr>
          </w:p>
        </w:tc>
      </w:tr>
      <w:tr w:rsidR="00170421" w:rsidRPr="0060165D" w14:paraId="0575154F"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B28D3" w14:textId="77777777" w:rsidR="00170421" w:rsidRPr="0060165D" w:rsidRDefault="00170421"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771782426"/>
            <w:placeholder>
              <w:docPart w:val="86ECA2B164674CB1AA93E29932FD62FC"/>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89ED9D" w14:textId="77777777" w:rsidR="00170421" w:rsidRPr="0060165D" w:rsidRDefault="00170421"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D5409" w14:textId="77777777" w:rsidR="00170421" w:rsidRPr="0060165D" w:rsidRDefault="00170421"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981433205"/>
            <w:placeholder>
              <w:docPart w:val="B8A7BF3B303E4E58BE756CF0C424D693"/>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DB95A" w14:textId="77777777" w:rsidR="00170421" w:rsidRPr="0060165D" w:rsidRDefault="00170421"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FCBAF6" w14:textId="77777777" w:rsidR="00170421" w:rsidRPr="0060165D" w:rsidRDefault="00170421"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703479942"/>
            <w:placeholder>
              <w:docPart w:val="0A88E89B3D6542FD990EB98101067E23"/>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9D6694" w14:textId="77777777" w:rsidR="00170421" w:rsidRPr="0060165D" w:rsidRDefault="00170421"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170421" w:rsidRPr="00D90A13" w14:paraId="1EFBD1B6"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BF2D7F" w14:textId="77777777" w:rsidR="00170421" w:rsidRPr="001E7824" w:rsidRDefault="00F373CF" w:rsidP="004F1E71">
            <w:pPr>
              <w:rPr>
                <w:rFonts w:cs="Arial"/>
                <w:bCs/>
                <w:vanish/>
                <w:color w:val="808080" w:themeColor="background1" w:themeShade="80"/>
                <w:sz w:val="16"/>
                <w:szCs w:val="14"/>
              </w:rPr>
            </w:pPr>
            <w:hyperlink r:id="rId70" w:history="1">
              <w:r w:rsidR="00170421">
                <w:rPr>
                  <w:rStyle w:val="Hyperlink"/>
                  <w:rFonts w:cs="Arial"/>
                  <w:bCs/>
                  <w:vanish/>
                  <w:sz w:val="16"/>
                  <w:szCs w:val="14"/>
                </w:rPr>
                <w:t>Req. Template</w:t>
              </w:r>
            </w:hyperlink>
            <w:r w:rsidR="00170421"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414B02" w14:textId="77777777" w:rsidR="00170421" w:rsidRPr="001E7824" w:rsidRDefault="00170421"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E77EE4" w14:textId="77777777" w:rsidR="00170421" w:rsidRPr="009B56B1" w:rsidRDefault="00170421"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DA907B6" w14:textId="77777777" w:rsidR="00170421" w:rsidRPr="00C66B68" w:rsidRDefault="00170421" w:rsidP="00170421">
      <w:pPr>
        <w:rPr>
          <w:rFonts w:cs="Arial"/>
        </w:rPr>
      </w:pPr>
    </w:p>
    <w:p w14:paraId="1899ADBB" w14:textId="77777777" w:rsidR="00C634B2" w:rsidRDefault="00C634B2" w:rsidP="00C634B2">
      <w:pPr>
        <w:rPr>
          <w:rFonts w:cs="Arial"/>
        </w:rPr>
      </w:pPr>
    </w:p>
    <w:p w14:paraId="5AAAA5E4" w14:textId="77777777" w:rsidR="00C634B2" w:rsidRPr="0017445F" w:rsidRDefault="00C634B2" w:rsidP="00C634B2">
      <w:pPr>
        <w:pStyle w:val="RERequirement"/>
        <w:shd w:val="clear" w:color="auto" w:fill="F2F2F2" w:themeFill="background1" w:themeFillShade="F2"/>
      </w:pPr>
      <w:r w:rsidRPr="0017445F">
        <w:t>###</w:t>
      </w:r>
      <w:bookmarkStart w:id="377" w:name="R_CMP_00015_ID_Parse_BEC_Requested_Actio"/>
      <w:r>
        <w:t>R_CMP_PLG_FIS_00015</w:t>
      </w:r>
      <w:bookmarkEnd w:id="377"/>
      <w:r w:rsidRPr="0017445F">
        <w:t xml:space="preserve">### </w:t>
      </w:r>
      <w:r>
        <w:t>Parse BEC Requested Action Code Frame 1</w:t>
      </w:r>
    </w:p>
    <w:p w14:paraId="5FAAF631" w14:textId="77777777" w:rsidR="00C634B2" w:rsidRDefault="00C634B2" w:rsidP="00C634B2">
      <w:pPr>
        <w:rPr>
          <w:rFonts w:cs="Arial"/>
        </w:rPr>
      </w:pPr>
      <w:r>
        <w:rPr>
          <w:rFonts w:cs="Arial"/>
        </w:rPr>
        <w:t>Once the Action Authentication Code has been verified as correct, the RGTM shall decode the Requested Action Code Frame 1 per the following Table:</w:t>
      </w:r>
    </w:p>
    <w:p w14:paraId="3CB391E3" w14:textId="77777777" w:rsidR="00C634B2" w:rsidRDefault="00C634B2" w:rsidP="00C634B2">
      <w:pPr>
        <w:rPr>
          <w:rFonts w:cs="Arial"/>
        </w:rPr>
      </w:pPr>
    </w:p>
    <w:tbl>
      <w:tblPr>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7"/>
        <w:gridCol w:w="223"/>
        <w:gridCol w:w="179"/>
        <w:gridCol w:w="363"/>
        <w:gridCol w:w="366"/>
        <w:gridCol w:w="366"/>
        <w:gridCol w:w="366"/>
        <w:gridCol w:w="366"/>
        <w:gridCol w:w="366"/>
        <w:gridCol w:w="366"/>
        <w:gridCol w:w="366"/>
        <w:gridCol w:w="366"/>
        <w:gridCol w:w="366"/>
        <w:gridCol w:w="366"/>
        <w:gridCol w:w="366"/>
        <w:gridCol w:w="366"/>
        <w:gridCol w:w="366"/>
        <w:gridCol w:w="366"/>
        <w:gridCol w:w="366"/>
        <w:gridCol w:w="291"/>
        <w:gridCol w:w="291"/>
        <w:gridCol w:w="291"/>
        <w:gridCol w:w="376"/>
        <w:gridCol w:w="376"/>
        <w:gridCol w:w="376"/>
        <w:gridCol w:w="376"/>
        <w:gridCol w:w="376"/>
        <w:gridCol w:w="291"/>
        <w:gridCol w:w="291"/>
      </w:tblGrid>
      <w:tr w:rsidR="00C634B2" w:rsidRPr="00890B1D" w14:paraId="5B10CCA8" w14:textId="77777777" w:rsidTr="00890B1D">
        <w:tc>
          <w:tcPr>
            <w:tcW w:w="660" w:type="dxa"/>
            <w:gridSpan w:val="2"/>
            <w:vAlign w:val="center"/>
          </w:tcPr>
          <w:p w14:paraId="4FF0945F" w14:textId="77777777" w:rsidR="00C634B2" w:rsidRPr="00890B1D" w:rsidRDefault="00C634B2" w:rsidP="00C634B2">
            <w:pPr>
              <w:keepNext/>
              <w:jc w:val="center"/>
              <w:rPr>
                <w:rFonts w:cs="Arial"/>
                <w:sz w:val="16"/>
                <w:szCs w:val="16"/>
              </w:rPr>
            </w:pPr>
            <w:r w:rsidRPr="00890B1D">
              <w:rPr>
                <w:rFonts w:cs="Arial"/>
                <w:sz w:val="16"/>
                <w:szCs w:val="16"/>
              </w:rPr>
              <w:t>msb</w:t>
            </w:r>
          </w:p>
        </w:tc>
        <w:tc>
          <w:tcPr>
            <w:tcW w:w="8785" w:type="dxa"/>
            <w:gridSpan w:val="25"/>
          </w:tcPr>
          <w:p w14:paraId="5B78D15C" w14:textId="77777777" w:rsidR="00C634B2" w:rsidRPr="00890B1D" w:rsidRDefault="00C634B2" w:rsidP="00C634B2">
            <w:pPr>
              <w:keepNext/>
              <w:jc w:val="center"/>
              <w:rPr>
                <w:rFonts w:cs="Arial"/>
                <w:sz w:val="16"/>
                <w:szCs w:val="16"/>
              </w:rPr>
            </w:pPr>
            <w:r w:rsidRPr="00890B1D">
              <w:rPr>
                <w:rFonts w:cs="Arial"/>
                <w:sz w:val="16"/>
                <w:szCs w:val="16"/>
              </w:rPr>
              <w:t>Requested Action Code Frame 1 bits</w:t>
            </w:r>
          </w:p>
        </w:tc>
        <w:tc>
          <w:tcPr>
            <w:tcW w:w="582" w:type="dxa"/>
            <w:gridSpan w:val="2"/>
          </w:tcPr>
          <w:p w14:paraId="45048FE3" w14:textId="77777777" w:rsidR="00C634B2" w:rsidRPr="00890B1D" w:rsidRDefault="00C634B2" w:rsidP="00C634B2">
            <w:pPr>
              <w:keepNext/>
              <w:rPr>
                <w:rFonts w:cs="Arial"/>
                <w:sz w:val="16"/>
                <w:szCs w:val="16"/>
              </w:rPr>
            </w:pPr>
            <w:r w:rsidRPr="00890B1D">
              <w:rPr>
                <w:rFonts w:cs="Arial"/>
                <w:sz w:val="16"/>
                <w:szCs w:val="16"/>
              </w:rPr>
              <w:t>lsb</w:t>
            </w:r>
          </w:p>
        </w:tc>
      </w:tr>
      <w:tr w:rsidR="00C634B2" w:rsidRPr="00890B1D" w14:paraId="788FF0D9" w14:textId="77777777" w:rsidTr="00890B1D">
        <w:tc>
          <w:tcPr>
            <w:tcW w:w="437" w:type="dxa"/>
            <w:vAlign w:val="center"/>
          </w:tcPr>
          <w:p w14:paraId="2E883707" w14:textId="77777777" w:rsidR="00C634B2" w:rsidRPr="00890B1D" w:rsidRDefault="00C634B2" w:rsidP="00C634B2">
            <w:pPr>
              <w:keepNext/>
              <w:rPr>
                <w:rFonts w:cs="Arial"/>
                <w:sz w:val="16"/>
                <w:szCs w:val="16"/>
              </w:rPr>
            </w:pPr>
            <w:r w:rsidRPr="00890B1D">
              <w:rPr>
                <w:rFonts w:cs="Arial"/>
                <w:sz w:val="16"/>
                <w:szCs w:val="16"/>
              </w:rPr>
              <w:t>27</w:t>
            </w:r>
          </w:p>
        </w:tc>
        <w:tc>
          <w:tcPr>
            <w:tcW w:w="402" w:type="dxa"/>
            <w:gridSpan w:val="2"/>
            <w:vAlign w:val="center"/>
          </w:tcPr>
          <w:p w14:paraId="3AB3D3E5" w14:textId="77777777" w:rsidR="00C634B2" w:rsidRPr="00890B1D" w:rsidRDefault="00C634B2" w:rsidP="00C634B2">
            <w:pPr>
              <w:keepNext/>
              <w:rPr>
                <w:rFonts w:cs="Arial"/>
                <w:sz w:val="16"/>
                <w:szCs w:val="16"/>
              </w:rPr>
            </w:pPr>
            <w:r w:rsidRPr="00890B1D">
              <w:rPr>
                <w:rFonts w:cs="Arial"/>
                <w:sz w:val="16"/>
                <w:szCs w:val="16"/>
              </w:rPr>
              <w:t>26</w:t>
            </w:r>
          </w:p>
        </w:tc>
        <w:tc>
          <w:tcPr>
            <w:tcW w:w="363" w:type="dxa"/>
            <w:vAlign w:val="center"/>
          </w:tcPr>
          <w:p w14:paraId="1FD4D58E" w14:textId="77777777" w:rsidR="00C634B2" w:rsidRPr="00890B1D" w:rsidRDefault="00C634B2" w:rsidP="00C634B2">
            <w:pPr>
              <w:keepNext/>
              <w:rPr>
                <w:rFonts w:cs="Arial"/>
                <w:sz w:val="16"/>
                <w:szCs w:val="16"/>
              </w:rPr>
            </w:pPr>
            <w:r w:rsidRPr="00890B1D">
              <w:rPr>
                <w:rFonts w:cs="Arial"/>
                <w:sz w:val="16"/>
                <w:szCs w:val="16"/>
              </w:rPr>
              <w:t>25</w:t>
            </w:r>
          </w:p>
        </w:tc>
        <w:tc>
          <w:tcPr>
            <w:tcW w:w="366" w:type="dxa"/>
            <w:vAlign w:val="center"/>
          </w:tcPr>
          <w:p w14:paraId="43116880" w14:textId="77777777" w:rsidR="00C634B2" w:rsidRPr="00890B1D" w:rsidRDefault="00C634B2" w:rsidP="00C634B2">
            <w:pPr>
              <w:keepNext/>
              <w:rPr>
                <w:rFonts w:cs="Arial"/>
                <w:sz w:val="16"/>
                <w:szCs w:val="16"/>
              </w:rPr>
            </w:pPr>
            <w:r w:rsidRPr="00890B1D">
              <w:rPr>
                <w:rFonts w:cs="Arial"/>
                <w:sz w:val="16"/>
                <w:szCs w:val="16"/>
              </w:rPr>
              <w:t>24</w:t>
            </w:r>
          </w:p>
        </w:tc>
        <w:tc>
          <w:tcPr>
            <w:tcW w:w="366" w:type="dxa"/>
            <w:vAlign w:val="center"/>
          </w:tcPr>
          <w:p w14:paraId="0DE2CE05" w14:textId="77777777" w:rsidR="00C634B2" w:rsidRPr="00890B1D" w:rsidRDefault="00C634B2" w:rsidP="00C634B2">
            <w:pPr>
              <w:keepNext/>
              <w:rPr>
                <w:rFonts w:cs="Arial"/>
                <w:sz w:val="16"/>
                <w:szCs w:val="16"/>
              </w:rPr>
            </w:pPr>
            <w:r w:rsidRPr="00890B1D">
              <w:rPr>
                <w:rFonts w:cs="Arial"/>
                <w:sz w:val="16"/>
                <w:szCs w:val="16"/>
              </w:rPr>
              <w:t>23</w:t>
            </w:r>
          </w:p>
        </w:tc>
        <w:tc>
          <w:tcPr>
            <w:tcW w:w="366" w:type="dxa"/>
            <w:vAlign w:val="center"/>
          </w:tcPr>
          <w:p w14:paraId="51064F49" w14:textId="77777777" w:rsidR="00C634B2" w:rsidRPr="00890B1D" w:rsidRDefault="00C634B2" w:rsidP="00C634B2">
            <w:pPr>
              <w:keepNext/>
              <w:rPr>
                <w:rFonts w:cs="Arial"/>
                <w:sz w:val="16"/>
                <w:szCs w:val="16"/>
              </w:rPr>
            </w:pPr>
            <w:r w:rsidRPr="00890B1D">
              <w:rPr>
                <w:rFonts w:cs="Arial"/>
                <w:sz w:val="16"/>
                <w:szCs w:val="16"/>
              </w:rPr>
              <w:t>22</w:t>
            </w:r>
          </w:p>
        </w:tc>
        <w:tc>
          <w:tcPr>
            <w:tcW w:w="366" w:type="dxa"/>
            <w:vAlign w:val="center"/>
          </w:tcPr>
          <w:p w14:paraId="7A1C8992" w14:textId="77777777" w:rsidR="00C634B2" w:rsidRPr="00890B1D" w:rsidRDefault="00C634B2" w:rsidP="00C634B2">
            <w:pPr>
              <w:keepNext/>
              <w:rPr>
                <w:rFonts w:cs="Arial"/>
                <w:sz w:val="16"/>
                <w:szCs w:val="16"/>
              </w:rPr>
            </w:pPr>
            <w:r w:rsidRPr="00890B1D">
              <w:rPr>
                <w:rFonts w:cs="Arial"/>
                <w:sz w:val="16"/>
                <w:szCs w:val="16"/>
              </w:rPr>
              <w:t>21</w:t>
            </w:r>
          </w:p>
        </w:tc>
        <w:tc>
          <w:tcPr>
            <w:tcW w:w="366" w:type="dxa"/>
            <w:vAlign w:val="center"/>
          </w:tcPr>
          <w:p w14:paraId="33D68F04" w14:textId="77777777" w:rsidR="00C634B2" w:rsidRPr="00890B1D" w:rsidRDefault="00C634B2" w:rsidP="00C634B2">
            <w:pPr>
              <w:keepNext/>
              <w:rPr>
                <w:rFonts w:cs="Arial"/>
                <w:sz w:val="16"/>
                <w:szCs w:val="16"/>
              </w:rPr>
            </w:pPr>
            <w:r w:rsidRPr="00890B1D">
              <w:rPr>
                <w:rFonts w:cs="Arial"/>
                <w:sz w:val="16"/>
                <w:szCs w:val="16"/>
              </w:rPr>
              <w:t>20</w:t>
            </w:r>
          </w:p>
        </w:tc>
        <w:tc>
          <w:tcPr>
            <w:tcW w:w="366" w:type="dxa"/>
            <w:vAlign w:val="center"/>
          </w:tcPr>
          <w:p w14:paraId="4939525C" w14:textId="77777777" w:rsidR="00C634B2" w:rsidRPr="00890B1D" w:rsidRDefault="00C634B2" w:rsidP="00C634B2">
            <w:pPr>
              <w:keepNext/>
              <w:rPr>
                <w:rFonts w:cs="Arial"/>
                <w:sz w:val="16"/>
                <w:szCs w:val="16"/>
              </w:rPr>
            </w:pPr>
            <w:r w:rsidRPr="00890B1D">
              <w:rPr>
                <w:rFonts w:cs="Arial"/>
                <w:sz w:val="16"/>
                <w:szCs w:val="16"/>
              </w:rPr>
              <w:t>19</w:t>
            </w:r>
          </w:p>
        </w:tc>
        <w:tc>
          <w:tcPr>
            <w:tcW w:w="366" w:type="dxa"/>
            <w:vAlign w:val="center"/>
          </w:tcPr>
          <w:p w14:paraId="37197F52" w14:textId="77777777" w:rsidR="00C634B2" w:rsidRPr="00890B1D" w:rsidRDefault="00C634B2" w:rsidP="00C634B2">
            <w:pPr>
              <w:keepNext/>
              <w:rPr>
                <w:rFonts w:cs="Arial"/>
                <w:sz w:val="16"/>
                <w:szCs w:val="16"/>
              </w:rPr>
            </w:pPr>
            <w:r w:rsidRPr="00890B1D">
              <w:rPr>
                <w:rFonts w:cs="Arial"/>
                <w:sz w:val="16"/>
                <w:szCs w:val="16"/>
              </w:rPr>
              <w:t>18</w:t>
            </w:r>
          </w:p>
        </w:tc>
        <w:tc>
          <w:tcPr>
            <w:tcW w:w="366" w:type="dxa"/>
            <w:vAlign w:val="center"/>
          </w:tcPr>
          <w:p w14:paraId="683635D8" w14:textId="77777777" w:rsidR="00C634B2" w:rsidRPr="00890B1D" w:rsidRDefault="00C634B2" w:rsidP="00C634B2">
            <w:pPr>
              <w:keepNext/>
              <w:rPr>
                <w:rFonts w:cs="Arial"/>
                <w:sz w:val="16"/>
                <w:szCs w:val="16"/>
              </w:rPr>
            </w:pPr>
            <w:r w:rsidRPr="00890B1D">
              <w:rPr>
                <w:rFonts w:cs="Arial"/>
                <w:sz w:val="16"/>
                <w:szCs w:val="16"/>
              </w:rPr>
              <w:t>17</w:t>
            </w:r>
          </w:p>
        </w:tc>
        <w:tc>
          <w:tcPr>
            <w:tcW w:w="366" w:type="dxa"/>
            <w:vAlign w:val="center"/>
          </w:tcPr>
          <w:p w14:paraId="02BC7D22" w14:textId="77777777" w:rsidR="00C634B2" w:rsidRPr="00890B1D" w:rsidRDefault="00C634B2" w:rsidP="00C634B2">
            <w:pPr>
              <w:keepNext/>
              <w:rPr>
                <w:rFonts w:cs="Arial"/>
                <w:sz w:val="16"/>
                <w:szCs w:val="16"/>
              </w:rPr>
            </w:pPr>
            <w:r w:rsidRPr="00890B1D">
              <w:rPr>
                <w:rFonts w:cs="Arial"/>
                <w:sz w:val="16"/>
                <w:szCs w:val="16"/>
              </w:rPr>
              <w:t>16</w:t>
            </w:r>
          </w:p>
        </w:tc>
        <w:tc>
          <w:tcPr>
            <w:tcW w:w="366" w:type="dxa"/>
            <w:vAlign w:val="center"/>
          </w:tcPr>
          <w:p w14:paraId="141936C7" w14:textId="77777777" w:rsidR="00C634B2" w:rsidRPr="00890B1D" w:rsidRDefault="00C634B2" w:rsidP="00C634B2">
            <w:pPr>
              <w:keepNext/>
              <w:rPr>
                <w:rFonts w:cs="Arial"/>
                <w:sz w:val="16"/>
                <w:szCs w:val="16"/>
              </w:rPr>
            </w:pPr>
            <w:r w:rsidRPr="00890B1D">
              <w:rPr>
                <w:rFonts w:cs="Arial"/>
                <w:sz w:val="16"/>
                <w:szCs w:val="16"/>
              </w:rPr>
              <w:t>15</w:t>
            </w:r>
          </w:p>
        </w:tc>
        <w:tc>
          <w:tcPr>
            <w:tcW w:w="366" w:type="dxa"/>
            <w:vAlign w:val="center"/>
          </w:tcPr>
          <w:p w14:paraId="26573754" w14:textId="77777777" w:rsidR="00C634B2" w:rsidRPr="00890B1D" w:rsidRDefault="00C634B2" w:rsidP="00C634B2">
            <w:pPr>
              <w:keepNext/>
              <w:rPr>
                <w:rFonts w:cs="Arial"/>
                <w:sz w:val="16"/>
                <w:szCs w:val="16"/>
              </w:rPr>
            </w:pPr>
            <w:r w:rsidRPr="00890B1D">
              <w:rPr>
                <w:rFonts w:cs="Arial"/>
                <w:sz w:val="16"/>
                <w:szCs w:val="16"/>
              </w:rPr>
              <w:t>14</w:t>
            </w:r>
          </w:p>
        </w:tc>
        <w:tc>
          <w:tcPr>
            <w:tcW w:w="366" w:type="dxa"/>
            <w:vAlign w:val="center"/>
          </w:tcPr>
          <w:p w14:paraId="7AF2637C" w14:textId="77777777" w:rsidR="00C634B2" w:rsidRPr="00890B1D" w:rsidRDefault="00C634B2" w:rsidP="00C634B2">
            <w:pPr>
              <w:keepNext/>
              <w:rPr>
                <w:rFonts w:cs="Arial"/>
                <w:sz w:val="16"/>
                <w:szCs w:val="16"/>
              </w:rPr>
            </w:pPr>
            <w:r w:rsidRPr="00890B1D">
              <w:rPr>
                <w:rFonts w:cs="Arial"/>
                <w:sz w:val="16"/>
                <w:szCs w:val="16"/>
              </w:rPr>
              <w:t>13</w:t>
            </w:r>
          </w:p>
        </w:tc>
        <w:tc>
          <w:tcPr>
            <w:tcW w:w="366" w:type="dxa"/>
            <w:vAlign w:val="center"/>
          </w:tcPr>
          <w:p w14:paraId="3FDF814F" w14:textId="77777777" w:rsidR="00C634B2" w:rsidRPr="00890B1D" w:rsidRDefault="00C634B2" w:rsidP="00C634B2">
            <w:pPr>
              <w:keepNext/>
              <w:rPr>
                <w:rFonts w:cs="Arial"/>
                <w:sz w:val="16"/>
                <w:szCs w:val="16"/>
              </w:rPr>
            </w:pPr>
            <w:r w:rsidRPr="00890B1D">
              <w:rPr>
                <w:rFonts w:cs="Arial"/>
                <w:sz w:val="16"/>
                <w:szCs w:val="16"/>
              </w:rPr>
              <w:t>12</w:t>
            </w:r>
          </w:p>
        </w:tc>
        <w:tc>
          <w:tcPr>
            <w:tcW w:w="366" w:type="dxa"/>
            <w:vAlign w:val="center"/>
          </w:tcPr>
          <w:p w14:paraId="7C7097E0" w14:textId="77777777" w:rsidR="00C634B2" w:rsidRPr="00890B1D" w:rsidRDefault="00C634B2" w:rsidP="00C634B2">
            <w:pPr>
              <w:keepNext/>
              <w:rPr>
                <w:rFonts w:cs="Arial"/>
                <w:sz w:val="16"/>
                <w:szCs w:val="16"/>
              </w:rPr>
            </w:pPr>
            <w:r w:rsidRPr="00890B1D">
              <w:rPr>
                <w:rFonts w:cs="Arial"/>
                <w:sz w:val="16"/>
                <w:szCs w:val="16"/>
              </w:rPr>
              <w:t>11</w:t>
            </w:r>
          </w:p>
        </w:tc>
        <w:tc>
          <w:tcPr>
            <w:tcW w:w="366" w:type="dxa"/>
            <w:vAlign w:val="center"/>
          </w:tcPr>
          <w:p w14:paraId="067F66F6" w14:textId="77777777" w:rsidR="00C634B2" w:rsidRPr="00890B1D" w:rsidRDefault="00C634B2" w:rsidP="00C634B2">
            <w:pPr>
              <w:keepNext/>
              <w:rPr>
                <w:rFonts w:cs="Arial"/>
                <w:sz w:val="16"/>
                <w:szCs w:val="16"/>
              </w:rPr>
            </w:pPr>
            <w:r w:rsidRPr="00890B1D">
              <w:rPr>
                <w:rFonts w:cs="Arial"/>
                <w:sz w:val="16"/>
                <w:szCs w:val="16"/>
              </w:rPr>
              <w:t>10</w:t>
            </w:r>
          </w:p>
        </w:tc>
        <w:tc>
          <w:tcPr>
            <w:tcW w:w="291" w:type="dxa"/>
            <w:vAlign w:val="center"/>
          </w:tcPr>
          <w:p w14:paraId="609DA523" w14:textId="77777777" w:rsidR="00C634B2" w:rsidRPr="00890B1D" w:rsidRDefault="00C634B2" w:rsidP="00C634B2">
            <w:pPr>
              <w:keepNext/>
              <w:rPr>
                <w:rFonts w:cs="Arial"/>
                <w:sz w:val="16"/>
                <w:szCs w:val="16"/>
              </w:rPr>
            </w:pPr>
            <w:r w:rsidRPr="00890B1D">
              <w:rPr>
                <w:rFonts w:cs="Arial"/>
                <w:sz w:val="16"/>
                <w:szCs w:val="16"/>
              </w:rPr>
              <w:t>9</w:t>
            </w:r>
          </w:p>
        </w:tc>
        <w:tc>
          <w:tcPr>
            <w:tcW w:w="291" w:type="dxa"/>
            <w:vAlign w:val="center"/>
          </w:tcPr>
          <w:p w14:paraId="1AD50B48" w14:textId="77777777" w:rsidR="00C634B2" w:rsidRPr="00890B1D" w:rsidRDefault="00C634B2" w:rsidP="00C634B2">
            <w:pPr>
              <w:keepNext/>
              <w:rPr>
                <w:rFonts w:cs="Arial"/>
                <w:sz w:val="16"/>
                <w:szCs w:val="16"/>
              </w:rPr>
            </w:pPr>
            <w:r w:rsidRPr="00890B1D">
              <w:rPr>
                <w:rFonts w:cs="Arial"/>
                <w:sz w:val="16"/>
                <w:szCs w:val="16"/>
              </w:rPr>
              <w:t>8</w:t>
            </w:r>
          </w:p>
        </w:tc>
        <w:tc>
          <w:tcPr>
            <w:tcW w:w="291" w:type="dxa"/>
            <w:vAlign w:val="center"/>
          </w:tcPr>
          <w:p w14:paraId="7A1E7B48" w14:textId="77777777" w:rsidR="00C634B2" w:rsidRPr="00890B1D" w:rsidRDefault="00C634B2" w:rsidP="00C634B2">
            <w:pPr>
              <w:keepNext/>
              <w:rPr>
                <w:rFonts w:cs="Arial"/>
                <w:sz w:val="16"/>
                <w:szCs w:val="16"/>
              </w:rPr>
            </w:pPr>
            <w:r w:rsidRPr="00890B1D">
              <w:rPr>
                <w:rFonts w:cs="Arial"/>
                <w:sz w:val="16"/>
                <w:szCs w:val="16"/>
              </w:rPr>
              <w:t>7</w:t>
            </w:r>
          </w:p>
        </w:tc>
        <w:tc>
          <w:tcPr>
            <w:tcW w:w="376" w:type="dxa"/>
            <w:vAlign w:val="center"/>
          </w:tcPr>
          <w:p w14:paraId="7E6C66D9" w14:textId="77777777" w:rsidR="00C634B2" w:rsidRPr="00890B1D" w:rsidRDefault="00C634B2" w:rsidP="00C634B2">
            <w:pPr>
              <w:keepNext/>
              <w:rPr>
                <w:rFonts w:cs="Arial"/>
                <w:sz w:val="16"/>
                <w:szCs w:val="16"/>
              </w:rPr>
            </w:pPr>
            <w:r w:rsidRPr="00890B1D">
              <w:rPr>
                <w:rFonts w:cs="Arial"/>
                <w:sz w:val="16"/>
                <w:szCs w:val="16"/>
              </w:rPr>
              <w:t>6</w:t>
            </w:r>
          </w:p>
        </w:tc>
        <w:tc>
          <w:tcPr>
            <w:tcW w:w="376" w:type="dxa"/>
            <w:vAlign w:val="center"/>
          </w:tcPr>
          <w:p w14:paraId="1FB2900A" w14:textId="77777777" w:rsidR="00C634B2" w:rsidRPr="00890B1D" w:rsidRDefault="00C634B2" w:rsidP="00C634B2">
            <w:pPr>
              <w:keepNext/>
              <w:rPr>
                <w:rFonts w:cs="Arial"/>
                <w:sz w:val="16"/>
                <w:szCs w:val="16"/>
              </w:rPr>
            </w:pPr>
            <w:r w:rsidRPr="00890B1D">
              <w:rPr>
                <w:rFonts w:cs="Arial"/>
                <w:sz w:val="16"/>
                <w:szCs w:val="16"/>
              </w:rPr>
              <w:t>5</w:t>
            </w:r>
          </w:p>
        </w:tc>
        <w:tc>
          <w:tcPr>
            <w:tcW w:w="376" w:type="dxa"/>
            <w:vAlign w:val="center"/>
          </w:tcPr>
          <w:p w14:paraId="204C9731" w14:textId="77777777" w:rsidR="00C634B2" w:rsidRPr="00890B1D" w:rsidRDefault="00C634B2" w:rsidP="00C634B2">
            <w:pPr>
              <w:keepNext/>
              <w:rPr>
                <w:rFonts w:cs="Arial"/>
                <w:sz w:val="16"/>
                <w:szCs w:val="16"/>
              </w:rPr>
            </w:pPr>
            <w:r w:rsidRPr="00890B1D">
              <w:rPr>
                <w:rFonts w:cs="Arial"/>
                <w:sz w:val="16"/>
                <w:szCs w:val="16"/>
              </w:rPr>
              <w:t>4</w:t>
            </w:r>
          </w:p>
        </w:tc>
        <w:tc>
          <w:tcPr>
            <w:tcW w:w="376" w:type="dxa"/>
            <w:vAlign w:val="center"/>
          </w:tcPr>
          <w:p w14:paraId="3550F82F" w14:textId="77777777" w:rsidR="00C634B2" w:rsidRPr="00890B1D" w:rsidRDefault="00C634B2" w:rsidP="00C634B2">
            <w:pPr>
              <w:keepNext/>
              <w:rPr>
                <w:rFonts w:cs="Arial"/>
                <w:sz w:val="16"/>
                <w:szCs w:val="16"/>
              </w:rPr>
            </w:pPr>
            <w:r w:rsidRPr="00890B1D">
              <w:rPr>
                <w:rFonts w:cs="Arial"/>
                <w:sz w:val="16"/>
                <w:szCs w:val="16"/>
              </w:rPr>
              <w:t>3</w:t>
            </w:r>
          </w:p>
        </w:tc>
        <w:tc>
          <w:tcPr>
            <w:tcW w:w="376" w:type="dxa"/>
            <w:vAlign w:val="center"/>
          </w:tcPr>
          <w:p w14:paraId="7E4E048D" w14:textId="77777777" w:rsidR="00C634B2" w:rsidRPr="00890B1D" w:rsidRDefault="00C634B2" w:rsidP="00C634B2">
            <w:pPr>
              <w:keepNext/>
              <w:rPr>
                <w:rFonts w:cs="Arial"/>
                <w:sz w:val="16"/>
                <w:szCs w:val="16"/>
              </w:rPr>
            </w:pPr>
            <w:r w:rsidRPr="00890B1D">
              <w:rPr>
                <w:rFonts w:cs="Arial"/>
                <w:sz w:val="16"/>
                <w:szCs w:val="16"/>
              </w:rPr>
              <w:t>2</w:t>
            </w:r>
          </w:p>
        </w:tc>
        <w:tc>
          <w:tcPr>
            <w:tcW w:w="291" w:type="dxa"/>
            <w:vAlign w:val="center"/>
          </w:tcPr>
          <w:p w14:paraId="1211A17E" w14:textId="77777777" w:rsidR="00C634B2" w:rsidRPr="00890B1D" w:rsidRDefault="00C634B2" w:rsidP="00C634B2">
            <w:pPr>
              <w:keepNext/>
              <w:rPr>
                <w:rFonts w:cs="Arial"/>
                <w:sz w:val="16"/>
                <w:szCs w:val="16"/>
              </w:rPr>
            </w:pPr>
            <w:r w:rsidRPr="00890B1D">
              <w:rPr>
                <w:rFonts w:cs="Arial"/>
                <w:sz w:val="16"/>
                <w:szCs w:val="16"/>
              </w:rPr>
              <w:t>1</w:t>
            </w:r>
          </w:p>
        </w:tc>
        <w:tc>
          <w:tcPr>
            <w:tcW w:w="291" w:type="dxa"/>
            <w:vAlign w:val="center"/>
          </w:tcPr>
          <w:p w14:paraId="496D1373" w14:textId="77777777" w:rsidR="00C634B2" w:rsidRPr="00890B1D" w:rsidRDefault="00C634B2" w:rsidP="00C634B2">
            <w:pPr>
              <w:keepNext/>
              <w:rPr>
                <w:rFonts w:cs="Arial"/>
                <w:sz w:val="16"/>
                <w:szCs w:val="16"/>
              </w:rPr>
            </w:pPr>
            <w:r w:rsidRPr="00890B1D">
              <w:rPr>
                <w:rFonts w:cs="Arial"/>
                <w:sz w:val="16"/>
                <w:szCs w:val="16"/>
              </w:rPr>
              <w:t>0</w:t>
            </w:r>
          </w:p>
        </w:tc>
      </w:tr>
      <w:tr w:rsidR="00C634B2" w:rsidRPr="00890B1D" w14:paraId="086190B7" w14:textId="77777777" w:rsidTr="00890B1D">
        <w:trPr>
          <w:cantSplit/>
          <w:trHeight w:val="2615"/>
        </w:trPr>
        <w:tc>
          <w:tcPr>
            <w:tcW w:w="1202" w:type="dxa"/>
            <w:gridSpan w:val="4"/>
            <w:textDirection w:val="btLr"/>
            <w:vAlign w:val="center"/>
          </w:tcPr>
          <w:p w14:paraId="4517BF60" w14:textId="77777777" w:rsidR="00C634B2" w:rsidRPr="00890B1D" w:rsidRDefault="00C634B2" w:rsidP="00C634B2">
            <w:pPr>
              <w:keepNext/>
              <w:ind w:left="113" w:right="113"/>
              <w:jc w:val="center"/>
              <w:rPr>
                <w:rFonts w:cs="Arial"/>
                <w:sz w:val="16"/>
                <w:szCs w:val="16"/>
              </w:rPr>
            </w:pPr>
            <w:r w:rsidRPr="00890B1D">
              <w:rPr>
                <w:rFonts w:cs="Arial"/>
                <w:color w:val="000000"/>
                <w:sz w:val="16"/>
                <w:szCs w:val="16"/>
              </w:rPr>
              <w:t>RGT</w:t>
            </w:r>
            <w:r w:rsidRPr="00890B1D">
              <w:rPr>
                <w:rFonts w:cs="Arial"/>
                <w:sz w:val="16"/>
                <w:szCs w:val="16"/>
              </w:rPr>
              <w:t xml:space="preserve"> _LULLocalExt_Count</w:t>
            </w:r>
          </w:p>
        </w:tc>
        <w:tc>
          <w:tcPr>
            <w:tcW w:w="1098" w:type="dxa"/>
            <w:gridSpan w:val="3"/>
            <w:textDirection w:val="btLr"/>
            <w:vAlign w:val="center"/>
          </w:tcPr>
          <w:p w14:paraId="3B159A2C" w14:textId="77777777" w:rsidR="00C634B2" w:rsidRPr="00890B1D" w:rsidRDefault="00C634B2" w:rsidP="00C634B2">
            <w:pPr>
              <w:keepNext/>
              <w:ind w:left="113" w:right="113"/>
              <w:jc w:val="center"/>
              <w:rPr>
                <w:rFonts w:cs="Arial"/>
                <w:sz w:val="16"/>
                <w:szCs w:val="16"/>
              </w:rPr>
            </w:pPr>
            <w:r w:rsidRPr="00890B1D">
              <w:rPr>
                <w:rFonts w:cs="Arial"/>
                <w:color w:val="000000"/>
                <w:sz w:val="16"/>
                <w:szCs w:val="16"/>
              </w:rPr>
              <w:t>RGT _LULLocalInterior_Count</w:t>
            </w:r>
          </w:p>
        </w:tc>
        <w:tc>
          <w:tcPr>
            <w:tcW w:w="1098" w:type="dxa"/>
            <w:gridSpan w:val="3"/>
            <w:textDirection w:val="btLr"/>
            <w:vAlign w:val="center"/>
          </w:tcPr>
          <w:p w14:paraId="46C84AB9" w14:textId="77777777" w:rsidR="00C634B2" w:rsidRPr="00890B1D" w:rsidRDefault="00C634B2" w:rsidP="00C634B2">
            <w:pPr>
              <w:keepNext/>
              <w:ind w:left="113" w:right="113"/>
              <w:jc w:val="center"/>
              <w:rPr>
                <w:rFonts w:cs="Arial"/>
                <w:sz w:val="16"/>
                <w:szCs w:val="16"/>
              </w:rPr>
            </w:pPr>
            <w:r w:rsidRPr="00890B1D">
              <w:rPr>
                <w:rFonts w:cs="Arial"/>
                <w:color w:val="000000"/>
                <w:sz w:val="16"/>
                <w:szCs w:val="16"/>
              </w:rPr>
              <w:t>RGT</w:t>
            </w:r>
            <w:r w:rsidRPr="00890B1D">
              <w:rPr>
                <w:rFonts w:cs="Arial"/>
                <w:sz w:val="16"/>
                <w:szCs w:val="16"/>
              </w:rPr>
              <w:t xml:space="preserve"> _LULAllExt_Count</w:t>
            </w:r>
          </w:p>
        </w:tc>
        <w:tc>
          <w:tcPr>
            <w:tcW w:w="1098" w:type="dxa"/>
            <w:gridSpan w:val="3"/>
            <w:textDirection w:val="btLr"/>
            <w:vAlign w:val="center"/>
          </w:tcPr>
          <w:p w14:paraId="0CE772A7" w14:textId="77777777" w:rsidR="00C634B2" w:rsidRPr="00890B1D" w:rsidRDefault="00C634B2" w:rsidP="00C634B2">
            <w:pPr>
              <w:keepNext/>
              <w:ind w:left="113" w:right="113"/>
              <w:jc w:val="center"/>
              <w:rPr>
                <w:rFonts w:cs="Arial"/>
                <w:sz w:val="16"/>
                <w:szCs w:val="16"/>
              </w:rPr>
            </w:pPr>
            <w:r w:rsidRPr="00890B1D">
              <w:rPr>
                <w:rFonts w:cs="Arial"/>
                <w:color w:val="000000"/>
                <w:sz w:val="16"/>
                <w:szCs w:val="16"/>
              </w:rPr>
              <w:t>RGT _LocalToggleStop_Count</w:t>
            </w:r>
          </w:p>
        </w:tc>
        <w:tc>
          <w:tcPr>
            <w:tcW w:w="1098" w:type="dxa"/>
            <w:gridSpan w:val="3"/>
            <w:textDirection w:val="btLr"/>
            <w:vAlign w:val="center"/>
          </w:tcPr>
          <w:p w14:paraId="2626232C" w14:textId="77777777" w:rsidR="00C634B2" w:rsidRPr="00890B1D" w:rsidRDefault="00C634B2" w:rsidP="00C634B2">
            <w:pPr>
              <w:keepNext/>
              <w:ind w:left="113" w:right="113"/>
              <w:jc w:val="center"/>
              <w:rPr>
                <w:rFonts w:cs="Arial"/>
                <w:sz w:val="16"/>
                <w:szCs w:val="16"/>
              </w:rPr>
            </w:pPr>
            <w:r w:rsidRPr="00890B1D">
              <w:rPr>
                <w:rFonts w:cs="Arial"/>
                <w:color w:val="000000"/>
                <w:sz w:val="16"/>
                <w:szCs w:val="16"/>
              </w:rPr>
              <w:t>RGT _RemoteToggleStop_Count</w:t>
            </w:r>
          </w:p>
        </w:tc>
        <w:tc>
          <w:tcPr>
            <w:tcW w:w="1098" w:type="dxa"/>
            <w:gridSpan w:val="3"/>
            <w:textDirection w:val="btLr"/>
            <w:vAlign w:val="center"/>
          </w:tcPr>
          <w:p w14:paraId="202012CC" w14:textId="77777777" w:rsidR="00C634B2" w:rsidRPr="00890B1D" w:rsidRDefault="00C634B2" w:rsidP="00C634B2">
            <w:pPr>
              <w:keepNext/>
              <w:ind w:left="113" w:right="113"/>
              <w:jc w:val="center"/>
              <w:rPr>
                <w:rFonts w:cs="Arial"/>
                <w:sz w:val="16"/>
                <w:szCs w:val="16"/>
              </w:rPr>
            </w:pPr>
            <w:r w:rsidRPr="00890B1D">
              <w:rPr>
                <w:rFonts w:cs="Arial"/>
                <w:color w:val="000000"/>
                <w:sz w:val="16"/>
                <w:szCs w:val="16"/>
              </w:rPr>
              <w:t>RGT _RemoteOpenClose_Count</w:t>
            </w:r>
          </w:p>
        </w:tc>
        <w:tc>
          <w:tcPr>
            <w:tcW w:w="873" w:type="dxa"/>
            <w:gridSpan w:val="3"/>
            <w:textDirection w:val="btLr"/>
            <w:vAlign w:val="center"/>
          </w:tcPr>
          <w:p w14:paraId="097DDE5A" w14:textId="77777777" w:rsidR="00C634B2" w:rsidRPr="00890B1D" w:rsidRDefault="00C634B2" w:rsidP="00C634B2">
            <w:pPr>
              <w:keepNext/>
              <w:ind w:left="113" w:right="113"/>
              <w:jc w:val="center"/>
              <w:rPr>
                <w:rFonts w:cs="Arial"/>
                <w:sz w:val="16"/>
                <w:szCs w:val="16"/>
              </w:rPr>
            </w:pPr>
            <w:r w:rsidRPr="00890B1D">
              <w:rPr>
                <w:rFonts w:cs="Arial"/>
                <w:color w:val="000000"/>
                <w:sz w:val="16"/>
                <w:szCs w:val="16"/>
              </w:rPr>
              <w:t>RGT_ValetMode_Count</w:t>
            </w:r>
          </w:p>
        </w:tc>
        <w:tc>
          <w:tcPr>
            <w:tcW w:w="376" w:type="dxa"/>
            <w:textDirection w:val="btLr"/>
            <w:vAlign w:val="center"/>
          </w:tcPr>
          <w:p w14:paraId="3CC7C5B0" w14:textId="77777777" w:rsidR="00C634B2" w:rsidRPr="00890B1D" w:rsidRDefault="00C634B2" w:rsidP="00C634B2">
            <w:pPr>
              <w:keepNext/>
              <w:ind w:left="113" w:right="113"/>
              <w:jc w:val="center"/>
              <w:rPr>
                <w:rFonts w:cs="Arial"/>
                <w:sz w:val="16"/>
                <w:szCs w:val="16"/>
              </w:rPr>
            </w:pPr>
            <w:r w:rsidRPr="00890B1D">
              <w:rPr>
                <w:rFonts w:cs="Arial"/>
                <w:sz w:val="16"/>
                <w:szCs w:val="16"/>
              </w:rPr>
              <w:t>Not Used</w:t>
            </w:r>
          </w:p>
        </w:tc>
        <w:tc>
          <w:tcPr>
            <w:tcW w:w="376" w:type="dxa"/>
            <w:textDirection w:val="btLr"/>
            <w:vAlign w:val="center"/>
          </w:tcPr>
          <w:p w14:paraId="56F7C41B" w14:textId="77777777" w:rsidR="00C634B2" w:rsidRPr="00890B1D" w:rsidRDefault="00C634B2" w:rsidP="00C634B2">
            <w:pPr>
              <w:keepNext/>
              <w:ind w:left="113" w:right="113"/>
              <w:jc w:val="center"/>
              <w:rPr>
                <w:rFonts w:cs="Arial"/>
                <w:sz w:val="16"/>
                <w:szCs w:val="16"/>
              </w:rPr>
            </w:pPr>
            <w:r w:rsidRPr="00890B1D">
              <w:rPr>
                <w:rFonts w:cs="Arial"/>
                <w:sz w:val="16"/>
                <w:szCs w:val="16"/>
              </w:rPr>
              <w:t>Not Used</w:t>
            </w:r>
          </w:p>
        </w:tc>
        <w:tc>
          <w:tcPr>
            <w:tcW w:w="376" w:type="dxa"/>
            <w:textDirection w:val="btLr"/>
            <w:vAlign w:val="center"/>
          </w:tcPr>
          <w:p w14:paraId="7A2B3179" w14:textId="77777777" w:rsidR="00C634B2" w:rsidRPr="00890B1D" w:rsidRDefault="00C634B2" w:rsidP="00C634B2">
            <w:pPr>
              <w:keepNext/>
              <w:ind w:left="113" w:right="113"/>
              <w:jc w:val="center"/>
              <w:rPr>
                <w:sz w:val="16"/>
                <w:szCs w:val="16"/>
              </w:rPr>
            </w:pPr>
            <w:r w:rsidRPr="00890B1D">
              <w:rPr>
                <w:rFonts w:cs="Arial"/>
                <w:sz w:val="16"/>
                <w:szCs w:val="16"/>
              </w:rPr>
              <w:t>Not Used</w:t>
            </w:r>
          </w:p>
        </w:tc>
        <w:tc>
          <w:tcPr>
            <w:tcW w:w="376" w:type="dxa"/>
            <w:textDirection w:val="btLr"/>
            <w:vAlign w:val="center"/>
          </w:tcPr>
          <w:p w14:paraId="6615DDD9" w14:textId="77777777" w:rsidR="00C634B2" w:rsidRPr="00890B1D" w:rsidRDefault="00C634B2" w:rsidP="00C634B2">
            <w:pPr>
              <w:keepNext/>
              <w:ind w:left="113" w:right="113"/>
              <w:jc w:val="center"/>
              <w:rPr>
                <w:sz w:val="16"/>
                <w:szCs w:val="16"/>
              </w:rPr>
            </w:pPr>
            <w:r w:rsidRPr="00890B1D">
              <w:rPr>
                <w:rFonts w:cs="Arial"/>
                <w:sz w:val="16"/>
                <w:szCs w:val="16"/>
              </w:rPr>
              <w:t>Not Used</w:t>
            </w:r>
          </w:p>
        </w:tc>
        <w:tc>
          <w:tcPr>
            <w:tcW w:w="376" w:type="dxa"/>
            <w:textDirection w:val="btLr"/>
            <w:vAlign w:val="center"/>
          </w:tcPr>
          <w:p w14:paraId="6FECC770" w14:textId="77777777" w:rsidR="00C634B2" w:rsidRPr="00890B1D" w:rsidRDefault="00C634B2" w:rsidP="00C634B2">
            <w:pPr>
              <w:keepNext/>
              <w:ind w:left="113" w:right="113"/>
              <w:jc w:val="center"/>
              <w:rPr>
                <w:rFonts w:cs="Arial"/>
                <w:sz w:val="16"/>
                <w:szCs w:val="16"/>
              </w:rPr>
            </w:pPr>
            <w:r w:rsidRPr="00890B1D">
              <w:rPr>
                <w:rFonts w:cs="Arial"/>
                <w:sz w:val="16"/>
                <w:szCs w:val="16"/>
              </w:rPr>
              <w:t>Not Used</w:t>
            </w:r>
          </w:p>
        </w:tc>
        <w:tc>
          <w:tcPr>
            <w:tcW w:w="582" w:type="dxa"/>
            <w:gridSpan w:val="2"/>
            <w:textDirection w:val="btLr"/>
            <w:vAlign w:val="center"/>
          </w:tcPr>
          <w:p w14:paraId="69AC0C52" w14:textId="77777777" w:rsidR="00C634B2" w:rsidRPr="00890B1D" w:rsidRDefault="00C634B2" w:rsidP="00C634B2">
            <w:pPr>
              <w:keepNext/>
              <w:ind w:left="113" w:right="113"/>
              <w:jc w:val="center"/>
              <w:rPr>
                <w:rFonts w:cs="Arial"/>
                <w:sz w:val="16"/>
                <w:szCs w:val="16"/>
              </w:rPr>
            </w:pPr>
            <w:r w:rsidRPr="00890B1D">
              <w:rPr>
                <w:rFonts w:cs="Arial"/>
                <w:sz w:val="16"/>
                <w:szCs w:val="16"/>
              </w:rPr>
              <w:t>Executor Challenge Index (ECI)</w:t>
            </w:r>
          </w:p>
        </w:tc>
      </w:tr>
    </w:tbl>
    <w:p w14:paraId="21F977AD" w14:textId="77777777" w:rsidR="00E71E9E" w:rsidRDefault="00E71E9E" w:rsidP="00C634B2">
      <w:pPr>
        <w:rPr>
          <w:rFonts w:cs="Arial"/>
        </w:rPr>
      </w:pPr>
    </w:p>
    <w:p w14:paraId="7A70EE5A" w14:textId="77777777" w:rsidR="00E71E9E" w:rsidRPr="00C66B68" w:rsidRDefault="00E71E9E" w:rsidP="00C634B2">
      <w:pPr>
        <w:rPr>
          <w:rFonts w:cs="Arial"/>
        </w:rPr>
      </w:pPr>
      <w:r>
        <w:rPr>
          <w:rFonts w:cs="Arial"/>
        </w:rPr>
        <w:t>If the Action Authentication Code is verified as not correct, then no change occurs to any of the Event Counters.</w:t>
      </w:r>
    </w:p>
    <w:p w14:paraId="5974EFF9" w14:textId="77777777" w:rsidR="00C634B2" w:rsidRPr="00C66B68" w:rsidRDefault="00C634B2" w:rsidP="00C634B2">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634B2" w:rsidRPr="00D90A13" w14:paraId="54DAEFB9"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71844" w14:textId="77777777" w:rsidR="00C634B2" w:rsidRPr="001E7824" w:rsidRDefault="00C634B2"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R_CMP_PLG_FIS_00015</w:t>
            </w:r>
            <w:r w:rsidRPr="001E7824">
              <w:rPr>
                <w:rFonts w:cs="Arial"/>
                <w:bCs/>
                <w:vanish/>
                <w:color w:val="808080" w:themeColor="background1" w:themeShade="80"/>
                <w:sz w:val="16"/>
                <w:szCs w:val="14"/>
              </w:rPr>
              <w:t>###</w:t>
            </w:r>
          </w:p>
        </w:tc>
      </w:tr>
      <w:tr w:rsidR="00C634B2" w:rsidRPr="0060165D" w14:paraId="644E5E83"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B7255" w14:textId="77777777" w:rsidR="00C634B2" w:rsidRPr="0060165D" w:rsidRDefault="00C634B2"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E16D3" w14:textId="77777777" w:rsidR="00C634B2" w:rsidRPr="0060165D" w:rsidRDefault="00C634B2" w:rsidP="004F1E71">
            <w:pPr>
              <w:rPr>
                <w:rFonts w:cs="Arial"/>
                <w:vanish/>
                <w:color w:val="000000" w:themeColor="text1"/>
                <w:sz w:val="16"/>
                <w:szCs w:val="14"/>
              </w:rPr>
            </w:pPr>
          </w:p>
        </w:tc>
      </w:tr>
      <w:tr w:rsidR="00C634B2" w:rsidRPr="0060165D" w14:paraId="0ABDBB2E"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8CBAD5" w14:textId="77777777" w:rsidR="00C634B2" w:rsidRPr="0060165D" w:rsidRDefault="00C634B2"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83ECB" w14:textId="77777777" w:rsidR="00C634B2" w:rsidRPr="0060165D" w:rsidRDefault="00C634B2" w:rsidP="004F1E71">
            <w:pPr>
              <w:rPr>
                <w:rFonts w:cs="Arial"/>
                <w:vanish/>
                <w:color w:val="000000" w:themeColor="text1"/>
                <w:sz w:val="16"/>
                <w:szCs w:val="14"/>
              </w:rPr>
            </w:pPr>
          </w:p>
        </w:tc>
      </w:tr>
      <w:tr w:rsidR="00C634B2" w:rsidRPr="0060165D" w14:paraId="5548C91F"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2877D" w14:textId="77777777" w:rsidR="00C634B2" w:rsidRPr="0060165D" w:rsidRDefault="00C634B2"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48D97" w14:textId="77777777" w:rsidR="00C634B2" w:rsidRPr="0060165D" w:rsidRDefault="00C634B2" w:rsidP="004F1E71">
            <w:pPr>
              <w:rPr>
                <w:rFonts w:cs="Arial"/>
                <w:vanish/>
                <w:color w:val="000000" w:themeColor="text1"/>
                <w:sz w:val="16"/>
                <w:szCs w:val="14"/>
              </w:rPr>
            </w:pPr>
          </w:p>
        </w:tc>
      </w:tr>
      <w:tr w:rsidR="00C634B2" w:rsidRPr="0060165D" w14:paraId="6CDBC81C"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8A059" w14:textId="77777777" w:rsidR="00C634B2" w:rsidRPr="0060165D" w:rsidRDefault="00C634B2"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C5A5D" w14:textId="77777777" w:rsidR="00C634B2" w:rsidRPr="0060165D" w:rsidRDefault="00C634B2"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F36811" w14:textId="77777777" w:rsidR="00C634B2" w:rsidRPr="0060165D" w:rsidRDefault="00C634B2"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EC3C8C" w14:textId="77777777" w:rsidR="00C634B2" w:rsidRPr="0060165D" w:rsidRDefault="00C634B2" w:rsidP="004F1E71">
            <w:pPr>
              <w:ind w:left="141"/>
              <w:rPr>
                <w:rFonts w:cs="Arial"/>
                <w:vanish/>
                <w:color w:val="000000" w:themeColor="text1"/>
                <w:sz w:val="16"/>
                <w:szCs w:val="14"/>
              </w:rPr>
            </w:pPr>
          </w:p>
        </w:tc>
      </w:tr>
      <w:tr w:rsidR="00C634B2" w:rsidRPr="0060165D" w14:paraId="5D80673F"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8C0AC" w14:textId="77777777" w:rsidR="00C634B2" w:rsidRPr="0060165D" w:rsidRDefault="00C634B2"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472E7" w14:textId="77777777" w:rsidR="00C634B2" w:rsidRPr="0060165D" w:rsidRDefault="00C634B2"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5901C1" w14:textId="77777777" w:rsidR="00C634B2" w:rsidRPr="0060165D" w:rsidRDefault="00C634B2"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A50A14" w14:textId="77777777" w:rsidR="00C634B2" w:rsidRPr="001F0889" w:rsidRDefault="00C634B2" w:rsidP="004F1E71">
            <w:pPr>
              <w:ind w:left="141"/>
              <w:rPr>
                <w:rFonts w:cs="Arial"/>
                <w:vanish/>
                <w:color w:val="000000" w:themeColor="text1"/>
                <w:sz w:val="16"/>
                <w:szCs w:val="14"/>
              </w:rPr>
            </w:pPr>
          </w:p>
        </w:tc>
      </w:tr>
      <w:tr w:rsidR="00C634B2" w:rsidRPr="0060165D" w14:paraId="58BD9AFF"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5CEC1" w14:textId="77777777" w:rsidR="00C634B2" w:rsidRPr="0060165D" w:rsidRDefault="00C634B2"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014072915"/>
            <w:placeholder>
              <w:docPart w:val="7373A7F1F9D64E38962E931C047DB3F2"/>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D9870C" w14:textId="77777777" w:rsidR="00C634B2" w:rsidRPr="0060165D" w:rsidRDefault="00C634B2"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EB565" w14:textId="77777777" w:rsidR="00C634B2" w:rsidRPr="0060165D" w:rsidRDefault="00C634B2"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335949111"/>
            <w:placeholder>
              <w:docPart w:val="402DB8D705D94A56ABA8B47AE467974A"/>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21BBF5" w14:textId="77777777" w:rsidR="00C634B2" w:rsidRPr="0060165D" w:rsidRDefault="00C634B2"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347ECB" w14:textId="77777777" w:rsidR="00C634B2" w:rsidRPr="0060165D" w:rsidRDefault="00C634B2"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571924544"/>
            <w:placeholder>
              <w:docPart w:val="99154080C76648F29495EC35779CCD33"/>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F114F4" w14:textId="77777777" w:rsidR="00C634B2" w:rsidRPr="0060165D" w:rsidRDefault="00C634B2"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C634B2" w:rsidRPr="00D90A13" w14:paraId="3DEB620C"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F017FA" w14:textId="77777777" w:rsidR="00C634B2" w:rsidRPr="001E7824" w:rsidRDefault="00F373CF" w:rsidP="004F1E71">
            <w:pPr>
              <w:rPr>
                <w:rFonts w:cs="Arial"/>
                <w:bCs/>
                <w:vanish/>
                <w:color w:val="808080" w:themeColor="background1" w:themeShade="80"/>
                <w:sz w:val="16"/>
                <w:szCs w:val="14"/>
              </w:rPr>
            </w:pPr>
            <w:hyperlink r:id="rId71" w:history="1">
              <w:r w:rsidR="00C634B2">
                <w:rPr>
                  <w:rStyle w:val="Hyperlink"/>
                  <w:rFonts w:cs="Arial"/>
                  <w:bCs/>
                  <w:vanish/>
                  <w:sz w:val="16"/>
                  <w:szCs w:val="14"/>
                </w:rPr>
                <w:t>Req. Template</w:t>
              </w:r>
            </w:hyperlink>
            <w:r w:rsidR="00C634B2"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D4CEE1" w14:textId="77777777" w:rsidR="00C634B2" w:rsidRPr="001E7824" w:rsidRDefault="00C634B2"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11475B" w14:textId="77777777" w:rsidR="00C634B2" w:rsidRPr="009B56B1" w:rsidRDefault="00C634B2"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0A1D4718" w14:textId="77777777" w:rsidR="00C634B2" w:rsidRPr="00C66B68" w:rsidRDefault="00C634B2" w:rsidP="00C634B2">
      <w:pPr>
        <w:rPr>
          <w:rFonts w:cs="Arial"/>
        </w:rPr>
      </w:pPr>
    </w:p>
    <w:p w14:paraId="203D2A4E" w14:textId="77777777" w:rsidR="00291015" w:rsidRDefault="00291015" w:rsidP="00291015">
      <w:pPr>
        <w:rPr>
          <w:rFonts w:cs="Arial"/>
        </w:rPr>
      </w:pPr>
    </w:p>
    <w:p w14:paraId="658CA9DB" w14:textId="77777777" w:rsidR="00291015" w:rsidRPr="0017445F" w:rsidRDefault="00291015" w:rsidP="00291015">
      <w:pPr>
        <w:pStyle w:val="RERequirement"/>
        <w:shd w:val="clear" w:color="auto" w:fill="F2F2F2" w:themeFill="background1" w:themeFillShade="F2"/>
      </w:pPr>
      <w:r w:rsidRPr="0017445F">
        <w:t>###</w:t>
      </w:r>
      <w:bookmarkStart w:id="378" w:name="R_CMP_00023_ID_Generate_New_Executor_Cha"/>
      <w:r>
        <w:t>R_CMP_PLG_FIS_00023</w:t>
      </w:r>
      <w:bookmarkEnd w:id="378"/>
      <w:r w:rsidRPr="0017445F">
        <w:t xml:space="preserve">### </w:t>
      </w:r>
      <w:r>
        <w:t>Generate New Executor Challenge</w:t>
      </w:r>
    </w:p>
    <w:p w14:paraId="605D2740" w14:textId="77777777" w:rsidR="00291015" w:rsidRDefault="00291015" w:rsidP="00291015">
      <w:pPr>
        <w:rPr>
          <w:rFonts w:cs="Arial"/>
        </w:rPr>
      </w:pPr>
      <w:r>
        <w:rPr>
          <w:rFonts w:cs="Arial"/>
        </w:rPr>
        <w:lastRenderedPageBreak/>
        <w:t>Once a P2PA Outcome Code is provided, the RGTM shall continue to send the P2PA Outcome Code until the Requestor (BCM) sends a Purpose Code of Idle (0x0)</w:t>
      </w:r>
      <w:r w:rsidR="005114C5">
        <w:rPr>
          <w:rFonts w:cs="Arial"/>
        </w:rPr>
        <w:t>.</w:t>
      </w:r>
    </w:p>
    <w:p w14:paraId="70B7A348" w14:textId="77777777" w:rsidR="005114C5" w:rsidRPr="00C66B68" w:rsidRDefault="005114C5" w:rsidP="005114C5">
      <w:pPr>
        <w:rPr>
          <w:rFonts w:cs="Arial"/>
        </w:rPr>
      </w:pPr>
      <w:r>
        <w:rPr>
          <w:rFonts w:cs="Arial"/>
        </w:rPr>
        <w:t xml:space="preserve">Once the Purpose Code of Idle is received by the RGTM, the RGTM shall generate a new random number ot use as the Executor challenge and then set </w:t>
      </w:r>
      <w:r w:rsidRPr="005114C5">
        <w:rPr>
          <w:rFonts w:cs="Arial"/>
        </w:rPr>
        <w:t>DrPrpsCode_D_RqBec = Regular_Frame</w:t>
      </w:r>
      <w:r>
        <w:rPr>
          <w:rFonts w:cs="Arial"/>
        </w:rPr>
        <w:t xml:space="preserve"> and </w:t>
      </w:r>
      <w:r w:rsidRPr="005114C5">
        <w:rPr>
          <w:rFonts w:cs="Arial"/>
        </w:rPr>
        <w:t>DrAuthntctnCodeBec_D_Res = Random Number + E</w:t>
      </w:r>
      <w:r>
        <w:rPr>
          <w:rFonts w:cs="Arial"/>
        </w:rPr>
        <w:t>xecutor Challenge Index.</w:t>
      </w:r>
    </w:p>
    <w:p w14:paraId="4FFFE39D" w14:textId="77777777" w:rsidR="00291015" w:rsidRPr="00C66B68" w:rsidRDefault="00291015" w:rsidP="00291015">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91015" w:rsidRPr="00D90A13" w14:paraId="734E1341"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CBCB96" w14:textId="77777777" w:rsidR="00291015" w:rsidRPr="001E7824" w:rsidRDefault="00291015"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R_CMP_PLG_FIS_00023</w:t>
            </w:r>
            <w:r w:rsidRPr="001E7824">
              <w:rPr>
                <w:rFonts w:cs="Arial"/>
                <w:bCs/>
                <w:vanish/>
                <w:color w:val="808080" w:themeColor="background1" w:themeShade="80"/>
                <w:sz w:val="16"/>
                <w:szCs w:val="14"/>
              </w:rPr>
              <w:t>###</w:t>
            </w:r>
          </w:p>
        </w:tc>
      </w:tr>
      <w:tr w:rsidR="00291015" w:rsidRPr="0060165D" w14:paraId="7D9393ED"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4595AF" w14:textId="77777777" w:rsidR="00291015" w:rsidRPr="0060165D" w:rsidRDefault="00291015"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C11CC" w14:textId="77777777" w:rsidR="00291015" w:rsidRPr="0060165D" w:rsidRDefault="00291015" w:rsidP="004F1E71">
            <w:pPr>
              <w:rPr>
                <w:rFonts w:cs="Arial"/>
                <w:vanish/>
                <w:color w:val="000000" w:themeColor="text1"/>
                <w:sz w:val="16"/>
                <w:szCs w:val="14"/>
              </w:rPr>
            </w:pPr>
          </w:p>
        </w:tc>
      </w:tr>
      <w:tr w:rsidR="00291015" w:rsidRPr="0060165D" w14:paraId="30DFF2A2"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9EDC9E" w14:textId="77777777" w:rsidR="00291015" w:rsidRPr="0060165D" w:rsidRDefault="00291015"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25411" w14:textId="77777777" w:rsidR="00291015" w:rsidRPr="0060165D" w:rsidRDefault="00291015" w:rsidP="004F1E71">
            <w:pPr>
              <w:rPr>
                <w:rFonts w:cs="Arial"/>
                <w:vanish/>
                <w:color w:val="000000" w:themeColor="text1"/>
                <w:sz w:val="16"/>
                <w:szCs w:val="14"/>
              </w:rPr>
            </w:pPr>
          </w:p>
        </w:tc>
      </w:tr>
      <w:tr w:rsidR="00291015" w:rsidRPr="0060165D" w14:paraId="45F3F4FF"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BFE41" w14:textId="77777777" w:rsidR="00291015" w:rsidRPr="0060165D" w:rsidRDefault="00291015"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5CF71" w14:textId="77777777" w:rsidR="00291015" w:rsidRPr="0060165D" w:rsidRDefault="00291015" w:rsidP="004F1E71">
            <w:pPr>
              <w:rPr>
                <w:rFonts w:cs="Arial"/>
                <w:vanish/>
                <w:color w:val="000000" w:themeColor="text1"/>
                <w:sz w:val="16"/>
                <w:szCs w:val="14"/>
              </w:rPr>
            </w:pPr>
          </w:p>
        </w:tc>
      </w:tr>
      <w:tr w:rsidR="00291015" w:rsidRPr="0060165D" w14:paraId="616F8BC3"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AB766" w14:textId="77777777" w:rsidR="00291015" w:rsidRPr="0060165D" w:rsidRDefault="00291015"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A98F3" w14:textId="77777777" w:rsidR="00291015" w:rsidRPr="0060165D" w:rsidRDefault="00291015"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3A7465" w14:textId="77777777" w:rsidR="00291015" w:rsidRPr="0060165D" w:rsidRDefault="00291015"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049E4" w14:textId="77777777" w:rsidR="00291015" w:rsidRPr="0060165D" w:rsidRDefault="00291015" w:rsidP="004F1E71">
            <w:pPr>
              <w:ind w:left="141"/>
              <w:rPr>
                <w:rFonts w:cs="Arial"/>
                <w:vanish/>
                <w:color w:val="000000" w:themeColor="text1"/>
                <w:sz w:val="16"/>
                <w:szCs w:val="14"/>
              </w:rPr>
            </w:pPr>
          </w:p>
        </w:tc>
      </w:tr>
      <w:tr w:rsidR="00291015" w:rsidRPr="0060165D" w14:paraId="63214DB1"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1B32D" w14:textId="77777777" w:rsidR="00291015" w:rsidRPr="0060165D" w:rsidRDefault="00291015"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37813" w14:textId="77777777" w:rsidR="00291015" w:rsidRPr="0060165D" w:rsidRDefault="00291015"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32499E" w14:textId="77777777" w:rsidR="00291015" w:rsidRPr="0060165D" w:rsidRDefault="00291015"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3F0EA2" w14:textId="77777777" w:rsidR="00291015" w:rsidRPr="001F0889" w:rsidRDefault="00291015" w:rsidP="004F1E71">
            <w:pPr>
              <w:ind w:left="141"/>
              <w:rPr>
                <w:rFonts w:cs="Arial"/>
                <w:vanish/>
                <w:color w:val="000000" w:themeColor="text1"/>
                <w:sz w:val="16"/>
                <w:szCs w:val="14"/>
              </w:rPr>
            </w:pPr>
          </w:p>
        </w:tc>
      </w:tr>
      <w:tr w:rsidR="00291015" w:rsidRPr="0060165D" w14:paraId="70D6A851"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E6E46" w14:textId="77777777" w:rsidR="00291015" w:rsidRPr="0060165D" w:rsidRDefault="00291015"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879009285"/>
            <w:placeholder>
              <w:docPart w:val="A7EB55A97CD64F30B19E64CC7B370081"/>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C92748" w14:textId="77777777" w:rsidR="00291015" w:rsidRPr="0060165D" w:rsidRDefault="00291015"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4C34F" w14:textId="77777777" w:rsidR="00291015" w:rsidRPr="0060165D" w:rsidRDefault="00291015"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059364869"/>
            <w:placeholder>
              <w:docPart w:val="0CC498DF20C04B6D8A8502B56DC405D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5727C" w14:textId="77777777" w:rsidR="00291015" w:rsidRPr="0060165D" w:rsidRDefault="00291015"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35CF24" w14:textId="77777777" w:rsidR="00291015" w:rsidRPr="0060165D" w:rsidRDefault="00291015"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100991427"/>
            <w:placeholder>
              <w:docPart w:val="64A7DD5ECCA343F4BFAAB18AF2C3CC94"/>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589EF2" w14:textId="77777777" w:rsidR="00291015" w:rsidRPr="0060165D" w:rsidRDefault="00291015"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291015" w:rsidRPr="00D90A13" w14:paraId="7E42C5FC"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0415AC" w14:textId="77777777" w:rsidR="00291015" w:rsidRPr="001E7824" w:rsidRDefault="00F373CF" w:rsidP="004F1E71">
            <w:pPr>
              <w:rPr>
                <w:rFonts w:cs="Arial"/>
                <w:bCs/>
                <w:vanish/>
                <w:color w:val="808080" w:themeColor="background1" w:themeShade="80"/>
                <w:sz w:val="16"/>
                <w:szCs w:val="14"/>
              </w:rPr>
            </w:pPr>
            <w:hyperlink r:id="rId72" w:history="1">
              <w:r w:rsidR="00291015">
                <w:rPr>
                  <w:rStyle w:val="Hyperlink"/>
                  <w:rFonts w:cs="Arial"/>
                  <w:bCs/>
                  <w:vanish/>
                  <w:sz w:val="16"/>
                  <w:szCs w:val="14"/>
                </w:rPr>
                <w:t>Req. Template</w:t>
              </w:r>
            </w:hyperlink>
            <w:r w:rsidR="00291015"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C05735" w14:textId="77777777" w:rsidR="00291015" w:rsidRPr="001E7824" w:rsidRDefault="00291015"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DE3924" w14:textId="77777777" w:rsidR="00291015" w:rsidRPr="009B56B1" w:rsidRDefault="00291015"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2B23F51" w14:textId="77777777" w:rsidR="00291015" w:rsidRPr="00C66B68" w:rsidRDefault="00291015" w:rsidP="00291015">
      <w:pPr>
        <w:rPr>
          <w:rFonts w:cs="Arial"/>
        </w:rPr>
      </w:pPr>
    </w:p>
    <w:p w14:paraId="6B34007B" w14:textId="77777777" w:rsidR="00EE0558" w:rsidRDefault="00EE0558" w:rsidP="00EE0558">
      <w:pPr>
        <w:rPr>
          <w:rFonts w:cs="Arial"/>
        </w:rPr>
      </w:pPr>
    </w:p>
    <w:p w14:paraId="45036AC4" w14:textId="77777777" w:rsidR="00291015" w:rsidRDefault="00291015" w:rsidP="00EE0558">
      <w:pPr>
        <w:rPr>
          <w:rFonts w:cs="Arial"/>
        </w:rPr>
      </w:pPr>
    </w:p>
    <w:p w14:paraId="2F23B340" w14:textId="77777777" w:rsidR="00EE0558" w:rsidRPr="0017445F" w:rsidRDefault="00EE0558" w:rsidP="00EE0558">
      <w:pPr>
        <w:pStyle w:val="RERequirement"/>
        <w:shd w:val="clear" w:color="auto" w:fill="F2F2F2" w:themeFill="background1" w:themeFillShade="F2"/>
      </w:pPr>
      <w:r w:rsidRPr="0017445F">
        <w:t>###</w:t>
      </w:r>
      <w:bookmarkStart w:id="379" w:name="R_CMP_00016_ID_Verify"/>
      <w:r>
        <w:t>R_CMP_PLG_FIS_00016</w:t>
      </w:r>
      <w:bookmarkEnd w:id="379"/>
      <w:r w:rsidRPr="0017445F">
        <w:t xml:space="preserve">### </w:t>
      </w:r>
      <w:r w:rsidR="00FC43E3" w:rsidRPr="00FC43E3">
        <w:t>Verify Local Toggle Stop Request Count</w:t>
      </w:r>
    </w:p>
    <w:p w14:paraId="07A0741F" w14:textId="77777777" w:rsidR="00FC43E3" w:rsidRDefault="00FC43E3" w:rsidP="00FC43E3">
      <w:pPr>
        <w:rPr>
          <w:rFonts w:cs="Arial"/>
        </w:rPr>
      </w:pPr>
      <w:r>
        <w:rPr>
          <w:rFonts w:cs="Arial"/>
        </w:rPr>
        <w:t>The RGTM shall maintain an event counter (RGT</w:t>
      </w:r>
      <w:r w:rsidRPr="00297A96">
        <w:rPr>
          <w:rFonts w:cs="Arial"/>
        </w:rPr>
        <w:t>_LocalToggleStop_Count</w:t>
      </w:r>
      <w:r>
        <w:rPr>
          <w:rFonts w:cs="Arial"/>
        </w:rPr>
        <w:t>) per the “Feature Specification – Event Counter: DRAFT 10sept2018” where:</w:t>
      </w:r>
    </w:p>
    <w:p w14:paraId="319382E2" w14:textId="77777777" w:rsidR="00FC43E3" w:rsidRDefault="00FC43E3" w:rsidP="00FC43E3">
      <w:pPr>
        <w:pStyle w:val="ListParagraph"/>
        <w:numPr>
          <w:ilvl w:val="0"/>
          <w:numId w:val="27"/>
        </w:numPr>
        <w:rPr>
          <w:rFonts w:cs="Arial"/>
        </w:rPr>
      </w:pPr>
      <w:r>
        <w:rPr>
          <w:rFonts w:cs="Arial"/>
        </w:rPr>
        <w:t>T</w:t>
      </w:r>
      <w:r w:rsidRPr="00297A96">
        <w:rPr>
          <w:rFonts w:cs="Arial"/>
        </w:rPr>
        <w:t xml:space="preserve">he </w:t>
      </w:r>
      <w:r>
        <w:rPr>
          <w:rFonts w:cs="Arial"/>
        </w:rPr>
        <w:t>RGTM</w:t>
      </w:r>
      <w:r w:rsidRPr="00297A96">
        <w:rPr>
          <w:rFonts w:cs="Arial"/>
        </w:rPr>
        <w:t xml:space="preserve"> is the </w:t>
      </w:r>
      <w:r>
        <w:rPr>
          <w:rFonts w:cs="Arial"/>
        </w:rPr>
        <w:t>Subscriber</w:t>
      </w:r>
      <w:r w:rsidRPr="00297A96">
        <w:rPr>
          <w:rFonts w:cs="Arial"/>
        </w:rPr>
        <w:t>.</w:t>
      </w:r>
    </w:p>
    <w:p w14:paraId="0310E5BB" w14:textId="77777777" w:rsidR="00FC43E3" w:rsidRDefault="00FC43E3" w:rsidP="00FC43E3">
      <w:pPr>
        <w:pStyle w:val="ListParagraph"/>
        <w:numPr>
          <w:ilvl w:val="0"/>
          <w:numId w:val="27"/>
        </w:numPr>
        <w:rPr>
          <w:rFonts w:cs="Arial"/>
        </w:rPr>
      </w:pPr>
      <w:r>
        <w:rPr>
          <w:rFonts w:cs="Arial"/>
        </w:rPr>
        <w:t xml:space="preserve">When the counter is incremented to MutEx B (next even value), the </w:t>
      </w:r>
      <w:r w:rsidRPr="00FC43E3">
        <w:rPr>
          <w:rFonts w:cs="Arial"/>
        </w:rPr>
        <w:t>PassivePwr_DL_LG_Rqst</w:t>
      </w:r>
      <w:r>
        <w:rPr>
          <w:rFonts w:cs="Arial"/>
        </w:rPr>
        <w:t xml:space="preserve"> is set to ACTIVE.</w:t>
      </w:r>
    </w:p>
    <w:p w14:paraId="3A49F14E" w14:textId="77777777" w:rsidR="00FC43E3" w:rsidRPr="00297A96" w:rsidRDefault="00FC43E3" w:rsidP="00FC43E3">
      <w:pPr>
        <w:pStyle w:val="ListParagraph"/>
        <w:numPr>
          <w:ilvl w:val="0"/>
          <w:numId w:val="27"/>
        </w:numPr>
        <w:rPr>
          <w:rFonts w:cs="Arial"/>
        </w:rPr>
      </w:pPr>
      <w:r>
        <w:rPr>
          <w:rFonts w:cs="Arial"/>
        </w:rPr>
        <w:t>MutEx A is not used (reserved).</w:t>
      </w:r>
    </w:p>
    <w:p w14:paraId="41BB03EC" w14:textId="77777777" w:rsidR="00EE0558" w:rsidRPr="00C66B68" w:rsidRDefault="00EE0558" w:rsidP="00EE0558">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E0558" w:rsidRPr="00D90A13" w14:paraId="0C2B229B"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24342" w14:textId="77777777" w:rsidR="00EE0558" w:rsidRPr="001E7824" w:rsidRDefault="00EE0558"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R_CMP_PLG_FIS_00016</w:t>
            </w:r>
            <w:r w:rsidRPr="001E7824">
              <w:rPr>
                <w:rFonts w:cs="Arial"/>
                <w:bCs/>
                <w:vanish/>
                <w:color w:val="808080" w:themeColor="background1" w:themeShade="80"/>
                <w:sz w:val="16"/>
                <w:szCs w:val="14"/>
              </w:rPr>
              <w:t>###</w:t>
            </w:r>
          </w:p>
        </w:tc>
      </w:tr>
      <w:tr w:rsidR="00EE0558" w:rsidRPr="0060165D" w14:paraId="0E649112"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DB4FCD" w14:textId="77777777" w:rsidR="00EE0558" w:rsidRPr="0060165D" w:rsidRDefault="00EE0558"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14DDB" w14:textId="77777777" w:rsidR="00EE0558" w:rsidRPr="0060165D" w:rsidRDefault="00EE0558" w:rsidP="004F1E71">
            <w:pPr>
              <w:rPr>
                <w:rFonts w:cs="Arial"/>
                <w:vanish/>
                <w:color w:val="000000" w:themeColor="text1"/>
                <w:sz w:val="16"/>
                <w:szCs w:val="14"/>
              </w:rPr>
            </w:pPr>
          </w:p>
        </w:tc>
      </w:tr>
      <w:tr w:rsidR="00EE0558" w:rsidRPr="0060165D" w14:paraId="33BD4D48"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E1018" w14:textId="77777777" w:rsidR="00EE0558" w:rsidRPr="0060165D" w:rsidRDefault="00EE0558"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C372A" w14:textId="77777777" w:rsidR="00EE0558" w:rsidRPr="0060165D" w:rsidRDefault="00EE0558" w:rsidP="004F1E71">
            <w:pPr>
              <w:rPr>
                <w:rFonts w:cs="Arial"/>
                <w:vanish/>
                <w:color w:val="000000" w:themeColor="text1"/>
                <w:sz w:val="16"/>
                <w:szCs w:val="14"/>
              </w:rPr>
            </w:pPr>
          </w:p>
        </w:tc>
      </w:tr>
      <w:tr w:rsidR="00EE0558" w:rsidRPr="0060165D" w14:paraId="5BDB2223"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A82ED" w14:textId="77777777" w:rsidR="00EE0558" w:rsidRPr="0060165D" w:rsidRDefault="00EE0558"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D6150" w14:textId="77777777" w:rsidR="00EE0558" w:rsidRPr="0060165D" w:rsidRDefault="00EE0558" w:rsidP="004F1E71">
            <w:pPr>
              <w:rPr>
                <w:rFonts w:cs="Arial"/>
                <w:vanish/>
                <w:color w:val="000000" w:themeColor="text1"/>
                <w:sz w:val="16"/>
                <w:szCs w:val="14"/>
              </w:rPr>
            </w:pPr>
          </w:p>
        </w:tc>
      </w:tr>
      <w:tr w:rsidR="00EE0558" w:rsidRPr="0060165D" w14:paraId="2E0C0125"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98C69" w14:textId="77777777" w:rsidR="00EE0558" w:rsidRPr="0060165D" w:rsidRDefault="00EE0558"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C36A3" w14:textId="77777777" w:rsidR="00EE0558" w:rsidRPr="0060165D" w:rsidRDefault="00EE0558"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908A6" w14:textId="77777777" w:rsidR="00EE0558" w:rsidRPr="0060165D" w:rsidRDefault="00EE0558"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2D89CB" w14:textId="77777777" w:rsidR="00EE0558" w:rsidRPr="0060165D" w:rsidRDefault="00EE0558" w:rsidP="004F1E71">
            <w:pPr>
              <w:ind w:left="141"/>
              <w:rPr>
                <w:rFonts w:cs="Arial"/>
                <w:vanish/>
                <w:color w:val="000000" w:themeColor="text1"/>
                <w:sz w:val="16"/>
                <w:szCs w:val="14"/>
              </w:rPr>
            </w:pPr>
          </w:p>
        </w:tc>
      </w:tr>
      <w:tr w:rsidR="00EE0558" w:rsidRPr="0060165D" w14:paraId="7BECBB66"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4BE76" w14:textId="77777777" w:rsidR="00EE0558" w:rsidRPr="0060165D" w:rsidRDefault="00EE0558"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B7C6C" w14:textId="77777777" w:rsidR="00EE0558" w:rsidRPr="0060165D" w:rsidRDefault="00EE0558"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C126FB" w14:textId="77777777" w:rsidR="00EE0558" w:rsidRPr="0060165D" w:rsidRDefault="00EE0558"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014CD0" w14:textId="77777777" w:rsidR="00EE0558" w:rsidRPr="001F0889" w:rsidRDefault="00EE0558" w:rsidP="004F1E71">
            <w:pPr>
              <w:ind w:left="141"/>
              <w:rPr>
                <w:rFonts w:cs="Arial"/>
                <w:vanish/>
                <w:color w:val="000000" w:themeColor="text1"/>
                <w:sz w:val="16"/>
                <w:szCs w:val="14"/>
              </w:rPr>
            </w:pPr>
          </w:p>
        </w:tc>
      </w:tr>
      <w:tr w:rsidR="00EE0558" w:rsidRPr="0060165D" w14:paraId="39775B77"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DE315D" w14:textId="77777777" w:rsidR="00EE0558" w:rsidRPr="0060165D" w:rsidRDefault="00EE0558"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898441397"/>
            <w:placeholder>
              <w:docPart w:val="700A145D897E4E98AFC5FBC697E9C6E9"/>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18999F" w14:textId="77777777" w:rsidR="00EE0558" w:rsidRPr="0060165D" w:rsidRDefault="00EE0558"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A44A0" w14:textId="77777777" w:rsidR="00EE0558" w:rsidRPr="0060165D" w:rsidRDefault="00EE0558"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322886609"/>
            <w:placeholder>
              <w:docPart w:val="019C5D5B6D4C443685E36C9B28DA7F13"/>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77C1F" w14:textId="77777777" w:rsidR="00EE0558" w:rsidRPr="0060165D" w:rsidRDefault="00EE0558"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1B4D5" w14:textId="77777777" w:rsidR="00EE0558" w:rsidRPr="0060165D" w:rsidRDefault="00EE0558"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519522648"/>
            <w:placeholder>
              <w:docPart w:val="C0EEAF69F91F4DB883DA96AB1EED56D2"/>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234E15" w14:textId="77777777" w:rsidR="00EE0558" w:rsidRPr="0060165D" w:rsidRDefault="00EE0558"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EE0558" w:rsidRPr="00D90A13" w14:paraId="4B67AB30"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FCA3EC" w14:textId="77777777" w:rsidR="00EE0558" w:rsidRPr="001E7824" w:rsidRDefault="00F373CF" w:rsidP="004F1E71">
            <w:pPr>
              <w:rPr>
                <w:rFonts w:cs="Arial"/>
                <w:bCs/>
                <w:vanish/>
                <w:color w:val="808080" w:themeColor="background1" w:themeShade="80"/>
                <w:sz w:val="16"/>
                <w:szCs w:val="14"/>
              </w:rPr>
            </w:pPr>
            <w:hyperlink r:id="rId73" w:history="1">
              <w:r w:rsidR="00EE0558">
                <w:rPr>
                  <w:rStyle w:val="Hyperlink"/>
                  <w:rFonts w:cs="Arial"/>
                  <w:bCs/>
                  <w:vanish/>
                  <w:sz w:val="16"/>
                  <w:szCs w:val="14"/>
                </w:rPr>
                <w:t>Req. Template</w:t>
              </w:r>
            </w:hyperlink>
            <w:r w:rsidR="00EE0558"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295759" w14:textId="77777777" w:rsidR="00EE0558" w:rsidRPr="001E7824" w:rsidRDefault="00EE0558"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08B72A" w14:textId="77777777" w:rsidR="00EE0558" w:rsidRPr="009B56B1" w:rsidRDefault="00EE0558"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31F1D9D" w14:textId="77777777" w:rsidR="00EE0558" w:rsidRPr="00C66B68" w:rsidRDefault="00EE0558" w:rsidP="00EE0558">
      <w:pPr>
        <w:rPr>
          <w:rFonts w:cs="Arial"/>
        </w:rPr>
      </w:pPr>
    </w:p>
    <w:p w14:paraId="3BBFED52" w14:textId="77777777" w:rsidR="00FC43E3" w:rsidRDefault="00FC43E3" w:rsidP="00FC43E3">
      <w:pPr>
        <w:rPr>
          <w:rFonts w:cs="Arial"/>
        </w:rPr>
      </w:pPr>
    </w:p>
    <w:p w14:paraId="4D004219" w14:textId="77777777" w:rsidR="00FC43E3" w:rsidRPr="0017445F" w:rsidRDefault="00FC43E3" w:rsidP="00FC43E3">
      <w:pPr>
        <w:pStyle w:val="RERequirement"/>
        <w:shd w:val="clear" w:color="auto" w:fill="F2F2F2" w:themeFill="background1" w:themeFillShade="F2"/>
      </w:pPr>
      <w:r w:rsidRPr="0017445F">
        <w:t>###</w:t>
      </w:r>
      <w:bookmarkStart w:id="380" w:name="R_CMP_00017_ID_Verify_Remote_ToggleStop_"/>
      <w:r>
        <w:t>R_CMP_PLG_FIS_00017</w:t>
      </w:r>
      <w:bookmarkEnd w:id="380"/>
      <w:r w:rsidRPr="0017445F">
        <w:t xml:space="preserve">### </w:t>
      </w:r>
      <w:r>
        <w:t>Verify Remote Toggle/Stop Request Count</w:t>
      </w:r>
    </w:p>
    <w:p w14:paraId="1DF494B9" w14:textId="77777777" w:rsidR="00FC43E3" w:rsidRDefault="00FC43E3" w:rsidP="00FC43E3">
      <w:pPr>
        <w:rPr>
          <w:rFonts w:cs="Arial"/>
        </w:rPr>
      </w:pPr>
      <w:r>
        <w:rPr>
          <w:rFonts w:cs="Arial"/>
        </w:rPr>
        <w:t>The RGTM shall maintain an event counter (</w:t>
      </w:r>
      <w:r w:rsidRPr="00FC43E3">
        <w:rPr>
          <w:rFonts w:cs="Arial"/>
        </w:rPr>
        <w:t>RGT_RemoteToggleStop_Count</w:t>
      </w:r>
      <w:r>
        <w:rPr>
          <w:rFonts w:cs="Arial"/>
        </w:rPr>
        <w:t>) per the “Feature Specification – Event Counter: DRAFT 10sept2018” where:</w:t>
      </w:r>
    </w:p>
    <w:p w14:paraId="4AFA364D" w14:textId="77777777" w:rsidR="00FC43E3" w:rsidRDefault="00FC43E3" w:rsidP="00FC43E3">
      <w:pPr>
        <w:pStyle w:val="ListParagraph"/>
        <w:numPr>
          <w:ilvl w:val="0"/>
          <w:numId w:val="27"/>
        </w:numPr>
        <w:rPr>
          <w:rFonts w:cs="Arial"/>
        </w:rPr>
      </w:pPr>
      <w:r>
        <w:rPr>
          <w:rFonts w:cs="Arial"/>
        </w:rPr>
        <w:t>T</w:t>
      </w:r>
      <w:r w:rsidRPr="00297A96">
        <w:rPr>
          <w:rFonts w:cs="Arial"/>
        </w:rPr>
        <w:t xml:space="preserve">he </w:t>
      </w:r>
      <w:r>
        <w:rPr>
          <w:rFonts w:cs="Arial"/>
        </w:rPr>
        <w:t>RGTM</w:t>
      </w:r>
      <w:r w:rsidRPr="00297A96">
        <w:rPr>
          <w:rFonts w:cs="Arial"/>
        </w:rPr>
        <w:t xml:space="preserve"> is the </w:t>
      </w:r>
      <w:r>
        <w:rPr>
          <w:rFonts w:cs="Arial"/>
        </w:rPr>
        <w:t>Subscriber</w:t>
      </w:r>
      <w:r w:rsidRPr="00297A96">
        <w:rPr>
          <w:rFonts w:cs="Arial"/>
        </w:rPr>
        <w:t>.</w:t>
      </w:r>
    </w:p>
    <w:p w14:paraId="7C02118B" w14:textId="77777777" w:rsidR="00FC43E3" w:rsidRDefault="00FC43E3" w:rsidP="00FC43E3">
      <w:pPr>
        <w:pStyle w:val="ListParagraph"/>
        <w:numPr>
          <w:ilvl w:val="0"/>
          <w:numId w:val="27"/>
        </w:numPr>
        <w:rPr>
          <w:rFonts w:cs="Arial"/>
        </w:rPr>
      </w:pPr>
      <w:r>
        <w:rPr>
          <w:rFonts w:cs="Arial"/>
        </w:rPr>
        <w:t xml:space="preserve">When the counter is incremented to MutEx A (next odd value), the </w:t>
      </w:r>
      <w:r>
        <w:rPr>
          <w:rFonts w:ascii="Calibri" w:hAnsi="Calibri" w:cs="Calibri"/>
          <w:color w:val="000000"/>
        </w:rPr>
        <w:t xml:space="preserve">BEC_Toggle_Rqst </w:t>
      </w:r>
      <w:r>
        <w:rPr>
          <w:rFonts w:cs="Arial"/>
        </w:rPr>
        <w:t>is set to TOGGLE.</w:t>
      </w:r>
    </w:p>
    <w:p w14:paraId="7667FF13" w14:textId="77777777" w:rsidR="00FC43E3" w:rsidRPr="00FC43E3" w:rsidRDefault="00FC43E3" w:rsidP="00FC43E3">
      <w:pPr>
        <w:pStyle w:val="ListParagraph"/>
        <w:numPr>
          <w:ilvl w:val="0"/>
          <w:numId w:val="27"/>
        </w:numPr>
        <w:rPr>
          <w:rFonts w:cs="Arial"/>
        </w:rPr>
      </w:pPr>
      <w:r>
        <w:rPr>
          <w:rFonts w:cs="Arial"/>
        </w:rPr>
        <w:t xml:space="preserve">When the counter is incremented to MutEx </w:t>
      </w:r>
      <w:r w:rsidR="009511B2">
        <w:rPr>
          <w:rFonts w:cs="Arial"/>
        </w:rPr>
        <w:t>B</w:t>
      </w:r>
      <w:r>
        <w:rPr>
          <w:rFonts w:cs="Arial"/>
        </w:rPr>
        <w:t xml:space="preserve"> (next odd value), the </w:t>
      </w:r>
      <w:r>
        <w:rPr>
          <w:rFonts w:ascii="Calibri" w:hAnsi="Calibri" w:cs="Calibri"/>
          <w:color w:val="000000"/>
        </w:rPr>
        <w:t xml:space="preserve">BEC_Toggle_Rqst </w:t>
      </w:r>
      <w:r>
        <w:rPr>
          <w:rFonts w:cs="Arial"/>
        </w:rPr>
        <w:t>is set to STOP.</w:t>
      </w:r>
    </w:p>
    <w:p w14:paraId="0EB1663B" w14:textId="77777777" w:rsidR="00FC43E3" w:rsidRPr="00C66B68" w:rsidRDefault="00FC43E3" w:rsidP="00FC43E3">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C43E3" w:rsidRPr="00D90A13" w14:paraId="3EA604DF"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AB8F52" w14:textId="77777777" w:rsidR="00FC43E3" w:rsidRPr="001E7824" w:rsidRDefault="00FC43E3"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R_CMP_PLG_FIS_00017</w:t>
            </w:r>
            <w:r w:rsidRPr="001E7824">
              <w:rPr>
                <w:rFonts w:cs="Arial"/>
                <w:bCs/>
                <w:vanish/>
                <w:color w:val="808080" w:themeColor="background1" w:themeShade="80"/>
                <w:sz w:val="16"/>
                <w:szCs w:val="14"/>
              </w:rPr>
              <w:t>###</w:t>
            </w:r>
          </w:p>
        </w:tc>
      </w:tr>
      <w:tr w:rsidR="00FC43E3" w:rsidRPr="0060165D" w14:paraId="762634B0"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5AED1" w14:textId="77777777" w:rsidR="00FC43E3" w:rsidRPr="0060165D" w:rsidRDefault="00FC43E3"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02633" w14:textId="77777777" w:rsidR="00FC43E3" w:rsidRPr="0060165D" w:rsidRDefault="00FC43E3" w:rsidP="004F1E71">
            <w:pPr>
              <w:rPr>
                <w:rFonts w:cs="Arial"/>
                <w:vanish/>
                <w:color w:val="000000" w:themeColor="text1"/>
                <w:sz w:val="16"/>
                <w:szCs w:val="14"/>
              </w:rPr>
            </w:pPr>
          </w:p>
        </w:tc>
      </w:tr>
      <w:tr w:rsidR="00FC43E3" w:rsidRPr="0060165D" w14:paraId="165105AB"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C043B1" w14:textId="77777777" w:rsidR="00FC43E3" w:rsidRPr="0060165D" w:rsidRDefault="00FC43E3"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1AB9B" w14:textId="77777777" w:rsidR="00FC43E3" w:rsidRPr="0060165D" w:rsidRDefault="00FC43E3" w:rsidP="004F1E71">
            <w:pPr>
              <w:rPr>
                <w:rFonts w:cs="Arial"/>
                <w:vanish/>
                <w:color w:val="000000" w:themeColor="text1"/>
                <w:sz w:val="16"/>
                <w:szCs w:val="14"/>
              </w:rPr>
            </w:pPr>
          </w:p>
        </w:tc>
      </w:tr>
      <w:tr w:rsidR="00FC43E3" w:rsidRPr="0060165D" w14:paraId="5418C043"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338FA" w14:textId="77777777" w:rsidR="00FC43E3" w:rsidRPr="0060165D" w:rsidRDefault="00FC43E3"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DB014" w14:textId="77777777" w:rsidR="00FC43E3" w:rsidRPr="0060165D" w:rsidRDefault="00FC43E3" w:rsidP="004F1E71">
            <w:pPr>
              <w:rPr>
                <w:rFonts w:cs="Arial"/>
                <w:vanish/>
                <w:color w:val="000000" w:themeColor="text1"/>
                <w:sz w:val="16"/>
                <w:szCs w:val="14"/>
              </w:rPr>
            </w:pPr>
          </w:p>
        </w:tc>
      </w:tr>
      <w:tr w:rsidR="00FC43E3" w:rsidRPr="0060165D" w14:paraId="1835200B"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4B1BD" w14:textId="77777777" w:rsidR="00FC43E3" w:rsidRPr="0060165D" w:rsidRDefault="00FC43E3"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392F9" w14:textId="77777777" w:rsidR="00FC43E3" w:rsidRPr="0060165D" w:rsidRDefault="00FC43E3"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DA4933" w14:textId="77777777" w:rsidR="00FC43E3" w:rsidRPr="0060165D" w:rsidRDefault="00FC43E3"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371532" w14:textId="77777777" w:rsidR="00FC43E3" w:rsidRPr="0060165D" w:rsidRDefault="00FC43E3" w:rsidP="004F1E71">
            <w:pPr>
              <w:ind w:left="141"/>
              <w:rPr>
                <w:rFonts w:cs="Arial"/>
                <w:vanish/>
                <w:color w:val="000000" w:themeColor="text1"/>
                <w:sz w:val="16"/>
                <w:szCs w:val="14"/>
              </w:rPr>
            </w:pPr>
          </w:p>
        </w:tc>
      </w:tr>
      <w:tr w:rsidR="00FC43E3" w:rsidRPr="0060165D" w14:paraId="050F6131"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B09A8" w14:textId="77777777" w:rsidR="00FC43E3" w:rsidRPr="0060165D" w:rsidRDefault="00FC43E3"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E4CB2" w14:textId="77777777" w:rsidR="00FC43E3" w:rsidRPr="0060165D" w:rsidRDefault="00FC43E3"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E11A43" w14:textId="77777777" w:rsidR="00FC43E3" w:rsidRPr="0060165D" w:rsidRDefault="00FC43E3"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B94EC2" w14:textId="77777777" w:rsidR="00FC43E3" w:rsidRPr="001F0889" w:rsidRDefault="00FC43E3" w:rsidP="004F1E71">
            <w:pPr>
              <w:ind w:left="141"/>
              <w:rPr>
                <w:rFonts w:cs="Arial"/>
                <w:vanish/>
                <w:color w:val="000000" w:themeColor="text1"/>
                <w:sz w:val="16"/>
                <w:szCs w:val="14"/>
              </w:rPr>
            </w:pPr>
          </w:p>
        </w:tc>
      </w:tr>
      <w:tr w:rsidR="00FC43E3" w:rsidRPr="0060165D" w14:paraId="6861E95E"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039D1" w14:textId="77777777" w:rsidR="00FC43E3" w:rsidRPr="0060165D" w:rsidRDefault="00FC43E3"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769967606"/>
            <w:placeholder>
              <w:docPart w:val="0C6B9576DEFF4C779B1DFF250858962B"/>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86D66D" w14:textId="77777777" w:rsidR="00FC43E3" w:rsidRPr="0060165D" w:rsidRDefault="00FC43E3"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CE2B9" w14:textId="77777777" w:rsidR="00FC43E3" w:rsidRPr="0060165D" w:rsidRDefault="00FC43E3"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979535111"/>
            <w:placeholder>
              <w:docPart w:val="2E24BF87DD9642E185E5E9DC81F8015F"/>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2A5DB" w14:textId="77777777" w:rsidR="00FC43E3" w:rsidRPr="0060165D" w:rsidRDefault="00FC43E3"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D18372" w14:textId="77777777" w:rsidR="00FC43E3" w:rsidRPr="0060165D" w:rsidRDefault="00FC43E3"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90160089"/>
            <w:placeholder>
              <w:docPart w:val="72F09E997FF64F02AFE5D38EB29FF274"/>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C91CB" w14:textId="77777777" w:rsidR="00FC43E3" w:rsidRPr="0060165D" w:rsidRDefault="00FC43E3"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FC43E3" w:rsidRPr="00D90A13" w14:paraId="3F5E3AC6"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42A613" w14:textId="77777777" w:rsidR="00FC43E3" w:rsidRPr="001E7824" w:rsidRDefault="00F373CF" w:rsidP="004F1E71">
            <w:pPr>
              <w:rPr>
                <w:rFonts w:cs="Arial"/>
                <w:bCs/>
                <w:vanish/>
                <w:color w:val="808080" w:themeColor="background1" w:themeShade="80"/>
                <w:sz w:val="16"/>
                <w:szCs w:val="14"/>
              </w:rPr>
            </w:pPr>
            <w:hyperlink r:id="rId74" w:history="1">
              <w:r w:rsidR="00FC43E3">
                <w:rPr>
                  <w:rStyle w:val="Hyperlink"/>
                  <w:rFonts w:cs="Arial"/>
                  <w:bCs/>
                  <w:vanish/>
                  <w:sz w:val="16"/>
                  <w:szCs w:val="14"/>
                </w:rPr>
                <w:t>Req. Template</w:t>
              </w:r>
            </w:hyperlink>
            <w:r w:rsidR="00FC43E3"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E9E219" w14:textId="77777777" w:rsidR="00FC43E3" w:rsidRPr="001E7824" w:rsidRDefault="00FC43E3"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39F97" w14:textId="77777777" w:rsidR="00FC43E3" w:rsidRPr="009B56B1" w:rsidRDefault="00FC43E3"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1D018C62" w14:textId="77777777" w:rsidR="00FC43E3" w:rsidRPr="00C66B68" w:rsidRDefault="00FC43E3" w:rsidP="00FC43E3">
      <w:pPr>
        <w:rPr>
          <w:rFonts w:cs="Arial"/>
        </w:rPr>
      </w:pPr>
    </w:p>
    <w:p w14:paraId="5F7345E5" w14:textId="77777777" w:rsidR="00FC43E3" w:rsidRDefault="00FC43E3" w:rsidP="00FC43E3">
      <w:pPr>
        <w:rPr>
          <w:rFonts w:cs="Arial"/>
        </w:rPr>
      </w:pPr>
    </w:p>
    <w:p w14:paraId="644D482B" w14:textId="77777777" w:rsidR="00FC43E3" w:rsidRPr="0017445F" w:rsidRDefault="00FC43E3" w:rsidP="00FC43E3">
      <w:pPr>
        <w:pStyle w:val="RERequirement"/>
        <w:shd w:val="clear" w:color="auto" w:fill="F2F2F2" w:themeFill="background1" w:themeFillShade="F2"/>
      </w:pPr>
      <w:r w:rsidRPr="0017445F">
        <w:t>###</w:t>
      </w:r>
      <w:bookmarkStart w:id="381" w:name="R_CMP_00018_ID_Verify_OpenClose_Request_"/>
      <w:r>
        <w:t>R_CMP_PLG_FIS_00018</w:t>
      </w:r>
      <w:bookmarkEnd w:id="381"/>
      <w:r w:rsidRPr="0017445F">
        <w:t xml:space="preserve">### </w:t>
      </w:r>
      <w:r>
        <w:t>Verify Open/Close Request Count</w:t>
      </w:r>
    </w:p>
    <w:p w14:paraId="03D67BA2" w14:textId="77777777" w:rsidR="00FC43E3" w:rsidRDefault="00FC43E3" w:rsidP="00FC43E3">
      <w:pPr>
        <w:rPr>
          <w:rFonts w:cs="Arial"/>
        </w:rPr>
      </w:pPr>
      <w:r>
        <w:rPr>
          <w:rFonts w:cs="Arial"/>
        </w:rPr>
        <w:t>The RGTM shall maintain an event counter (</w:t>
      </w:r>
      <w:r w:rsidRPr="00FC43E3">
        <w:rPr>
          <w:rFonts w:cs="Arial"/>
        </w:rPr>
        <w:t>RGT_RemoteOpenClose_Count</w:t>
      </w:r>
      <w:r>
        <w:rPr>
          <w:rFonts w:cs="Arial"/>
        </w:rPr>
        <w:t>) per the “Feature Specification – Event Counter: DRAFT 10sept2018” where:</w:t>
      </w:r>
    </w:p>
    <w:p w14:paraId="56519971" w14:textId="77777777" w:rsidR="00FC43E3" w:rsidRDefault="00FC43E3" w:rsidP="00FC43E3">
      <w:pPr>
        <w:pStyle w:val="ListParagraph"/>
        <w:numPr>
          <w:ilvl w:val="0"/>
          <w:numId w:val="27"/>
        </w:numPr>
        <w:rPr>
          <w:rFonts w:cs="Arial"/>
        </w:rPr>
      </w:pPr>
      <w:r>
        <w:rPr>
          <w:rFonts w:cs="Arial"/>
        </w:rPr>
        <w:t>T</w:t>
      </w:r>
      <w:r w:rsidRPr="00297A96">
        <w:rPr>
          <w:rFonts w:cs="Arial"/>
        </w:rPr>
        <w:t xml:space="preserve">he </w:t>
      </w:r>
      <w:r>
        <w:rPr>
          <w:rFonts w:cs="Arial"/>
        </w:rPr>
        <w:t>RGTM</w:t>
      </w:r>
      <w:r w:rsidRPr="00297A96">
        <w:rPr>
          <w:rFonts w:cs="Arial"/>
        </w:rPr>
        <w:t xml:space="preserve"> is the </w:t>
      </w:r>
      <w:r>
        <w:rPr>
          <w:rFonts w:cs="Arial"/>
        </w:rPr>
        <w:t>Subscriber</w:t>
      </w:r>
      <w:r w:rsidRPr="00297A96">
        <w:rPr>
          <w:rFonts w:cs="Arial"/>
        </w:rPr>
        <w:t>.</w:t>
      </w:r>
    </w:p>
    <w:p w14:paraId="1378689C" w14:textId="77777777" w:rsidR="00FC43E3" w:rsidRDefault="00FC43E3" w:rsidP="00FC43E3">
      <w:pPr>
        <w:pStyle w:val="ListParagraph"/>
        <w:numPr>
          <w:ilvl w:val="0"/>
          <w:numId w:val="27"/>
        </w:numPr>
        <w:rPr>
          <w:rFonts w:cs="Arial"/>
        </w:rPr>
      </w:pPr>
      <w:r>
        <w:rPr>
          <w:rFonts w:cs="Arial"/>
        </w:rPr>
        <w:t xml:space="preserve">When the counter is incremented to MutEx A (next odd value), the </w:t>
      </w:r>
      <w:r>
        <w:rPr>
          <w:rFonts w:ascii="Calibri" w:hAnsi="Calibri" w:cs="Calibri"/>
          <w:color w:val="000000"/>
        </w:rPr>
        <w:t xml:space="preserve">BEC_OpenClose_Rqst </w:t>
      </w:r>
      <w:r>
        <w:rPr>
          <w:rFonts w:cs="Arial"/>
        </w:rPr>
        <w:t>is set to CLOSE.</w:t>
      </w:r>
    </w:p>
    <w:p w14:paraId="0D51D303" w14:textId="77777777" w:rsidR="00FC43E3" w:rsidRPr="00FC43E3" w:rsidRDefault="00FC43E3" w:rsidP="00FC43E3">
      <w:pPr>
        <w:pStyle w:val="ListParagraph"/>
        <w:numPr>
          <w:ilvl w:val="0"/>
          <w:numId w:val="27"/>
        </w:numPr>
        <w:rPr>
          <w:rFonts w:cs="Arial"/>
        </w:rPr>
      </w:pPr>
      <w:r>
        <w:rPr>
          <w:rFonts w:cs="Arial"/>
        </w:rPr>
        <w:t xml:space="preserve">When the counter is incremented to MutEx </w:t>
      </w:r>
      <w:r w:rsidR="009511B2">
        <w:rPr>
          <w:rFonts w:cs="Arial"/>
        </w:rPr>
        <w:t>B</w:t>
      </w:r>
      <w:r>
        <w:rPr>
          <w:rFonts w:cs="Arial"/>
        </w:rPr>
        <w:t xml:space="preserve"> (next odd value), the </w:t>
      </w:r>
      <w:r>
        <w:rPr>
          <w:rFonts w:ascii="Calibri" w:hAnsi="Calibri" w:cs="Calibri"/>
          <w:color w:val="000000"/>
        </w:rPr>
        <w:t xml:space="preserve">BEC_OpenClose_Rqst </w:t>
      </w:r>
      <w:r>
        <w:rPr>
          <w:rFonts w:cs="Arial"/>
        </w:rPr>
        <w:t>is set to OPEN.</w:t>
      </w:r>
    </w:p>
    <w:p w14:paraId="1718BF42" w14:textId="77777777" w:rsidR="00FC43E3" w:rsidRPr="00C66B68" w:rsidRDefault="00FC43E3" w:rsidP="00FC43E3">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C43E3" w:rsidRPr="00D90A13" w14:paraId="35B7FF9B"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6DFE0D" w14:textId="77777777" w:rsidR="00FC43E3" w:rsidRPr="001E7824" w:rsidRDefault="00FC43E3"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R_CMP_PLG_FIS_00018</w:t>
            </w:r>
            <w:r w:rsidRPr="001E7824">
              <w:rPr>
                <w:rFonts w:cs="Arial"/>
                <w:bCs/>
                <w:vanish/>
                <w:color w:val="808080" w:themeColor="background1" w:themeShade="80"/>
                <w:sz w:val="16"/>
                <w:szCs w:val="14"/>
              </w:rPr>
              <w:t>###</w:t>
            </w:r>
          </w:p>
        </w:tc>
      </w:tr>
      <w:tr w:rsidR="00FC43E3" w:rsidRPr="0060165D" w14:paraId="7B8AD51C"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D5B0B4" w14:textId="77777777" w:rsidR="00FC43E3" w:rsidRPr="0060165D" w:rsidRDefault="00FC43E3"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8C99A" w14:textId="77777777" w:rsidR="00FC43E3" w:rsidRPr="0060165D" w:rsidRDefault="00FC43E3" w:rsidP="004F1E71">
            <w:pPr>
              <w:rPr>
                <w:rFonts w:cs="Arial"/>
                <w:vanish/>
                <w:color w:val="000000" w:themeColor="text1"/>
                <w:sz w:val="16"/>
                <w:szCs w:val="14"/>
              </w:rPr>
            </w:pPr>
          </w:p>
        </w:tc>
      </w:tr>
      <w:tr w:rsidR="00FC43E3" w:rsidRPr="0060165D" w14:paraId="3B35B0F9"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1E8DE8" w14:textId="77777777" w:rsidR="00FC43E3" w:rsidRPr="0060165D" w:rsidRDefault="00FC43E3" w:rsidP="004F1E71">
            <w:pPr>
              <w:rPr>
                <w:rFonts w:eastAsiaTheme="minorHAnsi" w:cs="Arial"/>
                <w:b/>
                <w:bCs/>
                <w:vanish/>
                <w:sz w:val="16"/>
                <w:szCs w:val="14"/>
              </w:rPr>
            </w:pPr>
            <w:r w:rsidRPr="0060165D">
              <w:rPr>
                <w:rFonts w:cs="Arial"/>
                <w:b/>
                <w:bCs/>
                <w:vanish/>
                <w:sz w:val="16"/>
                <w:szCs w:val="14"/>
              </w:rPr>
              <w:lastRenderedPageBreak/>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6C523" w14:textId="77777777" w:rsidR="00FC43E3" w:rsidRPr="0060165D" w:rsidRDefault="00FC43E3" w:rsidP="004F1E71">
            <w:pPr>
              <w:rPr>
                <w:rFonts w:cs="Arial"/>
                <w:vanish/>
                <w:color w:val="000000" w:themeColor="text1"/>
                <w:sz w:val="16"/>
                <w:szCs w:val="14"/>
              </w:rPr>
            </w:pPr>
          </w:p>
        </w:tc>
      </w:tr>
      <w:tr w:rsidR="00FC43E3" w:rsidRPr="0060165D" w14:paraId="193D7F73"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31175" w14:textId="77777777" w:rsidR="00FC43E3" w:rsidRPr="0060165D" w:rsidRDefault="00FC43E3"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1768A" w14:textId="77777777" w:rsidR="00FC43E3" w:rsidRPr="0060165D" w:rsidRDefault="00FC43E3" w:rsidP="004F1E71">
            <w:pPr>
              <w:rPr>
                <w:rFonts w:cs="Arial"/>
                <w:vanish/>
                <w:color w:val="000000" w:themeColor="text1"/>
                <w:sz w:val="16"/>
                <w:szCs w:val="14"/>
              </w:rPr>
            </w:pPr>
          </w:p>
        </w:tc>
      </w:tr>
      <w:tr w:rsidR="00FC43E3" w:rsidRPr="0060165D" w14:paraId="022514B8"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F2728" w14:textId="77777777" w:rsidR="00FC43E3" w:rsidRPr="0060165D" w:rsidRDefault="00FC43E3"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E1534" w14:textId="77777777" w:rsidR="00FC43E3" w:rsidRPr="0060165D" w:rsidRDefault="00FC43E3"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A04667" w14:textId="77777777" w:rsidR="00FC43E3" w:rsidRPr="0060165D" w:rsidRDefault="00FC43E3"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9C771" w14:textId="77777777" w:rsidR="00FC43E3" w:rsidRPr="0060165D" w:rsidRDefault="00FC43E3" w:rsidP="004F1E71">
            <w:pPr>
              <w:ind w:left="141"/>
              <w:rPr>
                <w:rFonts w:cs="Arial"/>
                <w:vanish/>
                <w:color w:val="000000" w:themeColor="text1"/>
                <w:sz w:val="16"/>
                <w:szCs w:val="14"/>
              </w:rPr>
            </w:pPr>
          </w:p>
        </w:tc>
      </w:tr>
      <w:tr w:rsidR="00FC43E3" w:rsidRPr="0060165D" w14:paraId="581E6B3A"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88213" w14:textId="77777777" w:rsidR="00FC43E3" w:rsidRPr="0060165D" w:rsidRDefault="00FC43E3"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30BB0" w14:textId="77777777" w:rsidR="00FC43E3" w:rsidRPr="0060165D" w:rsidRDefault="00FC43E3"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A4484A" w14:textId="77777777" w:rsidR="00FC43E3" w:rsidRPr="0060165D" w:rsidRDefault="00FC43E3"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60158" w14:textId="77777777" w:rsidR="00FC43E3" w:rsidRPr="001F0889" w:rsidRDefault="00FC43E3" w:rsidP="004F1E71">
            <w:pPr>
              <w:ind w:left="141"/>
              <w:rPr>
                <w:rFonts w:cs="Arial"/>
                <w:vanish/>
                <w:color w:val="000000" w:themeColor="text1"/>
                <w:sz w:val="16"/>
                <w:szCs w:val="14"/>
              </w:rPr>
            </w:pPr>
          </w:p>
        </w:tc>
      </w:tr>
      <w:tr w:rsidR="00FC43E3" w:rsidRPr="0060165D" w14:paraId="54B7D025"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47D3E" w14:textId="77777777" w:rsidR="00FC43E3" w:rsidRPr="0060165D" w:rsidRDefault="00FC43E3"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098387317"/>
            <w:placeholder>
              <w:docPart w:val="EE17361544844026833AE5F7AAF0ED6E"/>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57FF4" w14:textId="77777777" w:rsidR="00FC43E3" w:rsidRPr="0060165D" w:rsidRDefault="00FC43E3"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A719C" w14:textId="77777777" w:rsidR="00FC43E3" w:rsidRPr="0060165D" w:rsidRDefault="00FC43E3"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11756928"/>
            <w:placeholder>
              <w:docPart w:val="5F09567D98B94EE893236FFCBFCD4D70"/>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52976" w14:textId="77777777" w:rsidR="00FC43E3" w:rsidRPr="0060165D" w:rsidRDefault="00FC43E3"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44921F" w14:textId="77777777" w:rsidR="00FC43E3" w:rsidRPr="0060165D" w:rsidRDefault="00FC43E3"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095473702"/>
            <w:placeholder>
              <w:docPart w:val="1971F9F3BB1940AD995023EE298B86E6"/>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A6A294" w14:textId="77777777" w:rsidR="00FC43E3" w:rsidRPr="0060165D" w:rsidRDefault="00FC43E3"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FC43E3" w:rsidRPr="00D90A13" w14:paraId="46B4D644"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B9071D" w14:textId="77777777" w:rsidR="00FC43E3" w:rsidRPr="001E7824" w:rsidRDefault="00F373CF" w:rsidP="004F1E71">
            <w:pPr>
              <w:rPr>
                <w:rFonts w:cs="Arial"/>
                <w:bCs/>
                <w:vanish/>
                <w:color w:val="808080" w:themeColor="background1" w:themeShade="80"/>
                <w:sz w:val="16"/>
                <w:szCs w:val="14"/>
              </w:rPr>
            </w:pPr>
            <w:hyperlink r:id="rId75" w:history="1">
              <w:r w:rsidR="00FC43E3">
                <w:rPr>
                  <w:rStyle w:val="Hyperlink"/>
                  <w:rFonts w:cs="Arial"/>
                  <w:bCs/>
                  <w:vanish/>
                  <w:sz w:val="16"/>
                  <w:szCs w:val="14"/>
                </w:rPr>
                <w:t>Req. Template</w:t>
              </w:r>
            </w:hyperlink>
            <w:r w:rsidR="00FC43E3"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52BE0D" w14:textId="77777777" w:rsidR="00FC43E3" w:rsidRPr="001E7824" w:rsidRDefault="00FC43E3"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51BC62" w14:textId="77777777" w:rsidR="00FC43E3" w:rsidRPr="009B56B1" w:rsidRDefault="00FC43E3"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28CC04D" w14:textId="77777777" w:rsidR="00FC43E3" w:rsidRPr="00C66B68" w:rsidRDefault="00FC43E3" w:rsidP="00FC43E3">
      <w:pPr>
        <w:rPr>
          <w:rFonts w:cs="Arial"/>
        </w:rPr>
      </w:pPr>
    </w:p>
    <w:p w14:paraId="0CBA1C66" w14:textId="77777777" w:rsidR="00FC43E3" w:rsidRDefault="00FC43E3" w:rsidP="00FC43E3">
      <w:pPr>
        <w:rPr>
          <w:rFonts w:cs="Arial"/>
        </w:rPr>
      </w:pPr>
    </w:p>
    <w:p w14:paraId="5AE02109" w14:textId="77777777" w:rsidR="00FC43E3" w:rsidRPr="0017445F" w:rsidRDefault="00FC43E3" w:rsidP="00FC43E3">
      <w:pPr>
        <w:pStyle w:val="RERequirement"/>
        <w:shd w:val="clear" w:color="auto" w:fill="F2F2F2" w:themeFill="background1" w:themeFillShade="F2"/>
      </w:pPr>
      <w:r w:rsidRPr="0017445F">
        <w:t>###</w:t>
      </w:r>
      <w:bookmarkStart w:id="382" w:name="R_CMP_00019_ID_Verify_LockUnlock_All_Ext"/>
      <w:r>
        <w:t>R_CMP_PLG_FIS_00019</w:t>
      </w:r>
      <w:bookmarkEnd w:id="382"/>
      <w:r w:rsidRPr="0017445F">
        <w:t xml:space="preserve">### </w:t>
      </w:r>
      <w:r>
        <w:t>Verify Lock/Unlock All Exterior Count</w:t>
      </w:r>
    </w:p>
    <w:p w14:paraId="63604802" w14:textId="77777777" w:rsidR="00FC43E3" w:rsidRDefault="00FC43E3" w:rsidP="00FC43E3">
      <w:pPr>
        <w:rPr>
          <w:rFonts w:cs="Arial"/>
        </w:rPr>
      </w:pPr>
      <w:r>
        <w:rPr>
          <w:rFonts w:cs="Arial"/>
        </w:rPr>
        <w:t>The RGTM shall maintain an event counter (</w:t>
      </w:r>
      <w:r w:rsidRPr="00FC43E3">
        <w:rPr>
          <w:rFonts w:cs="Arial"/>
        </w:rPr>
        <w:t>RGT_LULAllExt_Count</w:t>
      </w:r>
      <w:r>
        <w:rPr>
          <w:rFonts w:cs="Arial"/>
        </w:rPr>
        <w:t>) per the “Feature Specification – Event Counter: DRAFT 10sept2018” where:</w:t>
      </w:r>
    </w:p>
    <w:p w14:paraId="7FB76A96" w14:textId="77777777" w:rsidR="00FC43E3" w:rsidRDefault="00FC43E3" w:rsidP="00FC43E3">
      <w:pPr>
        <w:pStyle w:val="ListParagraph"/>
        <w:numPr>
          <w:ilvl w:val="0"/>
          <w:numId w:val="27"/>
        </w:numPr>
        <w:rPr>
          <w:rFonts w:cs="Arial"/>
        </w:rPr>
      </w:pPr>
      <w:r>
        <w:rPr>
          <w:rFonts w:cs="Arial"/>
        </w:rPr>
        <w:t>T</w:t>
      </w:r>
      <w:r w:rsidRPr="00297A96">
        <w:rPr>
          <w:rFonts w:cs="Arial"/>
        </w:rPr>
        <w:t xml:space="preserve">he </w:t>
      </w:r>
      <w:r>
        <w:rPr>
          <w:rFonts w:cs="Arial"/>
        </w:rPr>
        <w:t>RGTM</w:t>
      </w:r>
      <w:r w:rsidRPr="00297A96">
        <w:rPr>
          <w:rFonts w:cs="Arial"/>
        </w:rPr>
        <w:t xml:space="preserve"> is the </w:t>
      </w:r>
      <w:r>
        <w:rPr>
          <w:rFonts w:cs="Arial"/>
        </w:rPr>
        <w:t>Subscriber</w:t>
      </w:r>
      <w:r w:rsidRPr="00297A96">
        <w:rPr>
          <w:rFonts w:cs="Arial"/>
        </w:rPr>
        <w:t>.</w:t>
      </w:r>
    </w:p>
    <w:p w14:paraId="3A80F1FB" w14:textId="77777777" w:rsidR="00FC43E3" w:rsidRDefault="00FC43E3" w:rsidP="00FC43E3">
      <w:pPr>
        <w:pStyle w:val="ListParagraph"/>
        <w:numPr>
          <w:ilvl w:val="0"/>
          <w:numId w:val="27"/>
        </w:numPr>
        <w:rPr>
          <w:rFonts w:cs="Arial"/>
        </w:rPr>
      </w:pPr>
      <w:r>
        <w:rPr>
          <w:rFonts w:cs="Arial"/>
        </w:rPr>
        <w:t xml:space="preserve">When the counter is incremented to MutEx A (next odd value), the </w:t>
      </w:r>
      <w:r w:rsidRPr="00FC43E3">
        <w:rPr>
          <w:rFonts w:ascii="Calibri" w:hAnsi="Calibri" w:cs="Calibri"/>
          <w:color w:val="000000"/>
        </w:rPr>
        <w:t>BEC_Lock_Unlock</w:t>
      </w:r>
      <w:r>
        <w:rPr>
          <w:rFonts w:ascii="Calibri" w:hAnsi="Calibri" w:cs="Calibri"/>
          <w:color w:val="000000"/>
        </w:rPr>
        <w:t xml:space="preserve"> </w:t>
      </w:r>
      <w:r>
        <w:rPr>
          <w:rFonts w:cs="Arial"/>
        </w:rPr>
        <w:t>is set to LOCK.</w:t>
      </w:r>
    </w:p>
    <w:p w14:paraId="7FCFFCD3" w14:textId="77777777" w:rsidR="00FC43E3" w:rsidRPr="00FC43E3" w:rsidRDefault="00FC43E3" w:rsidP="00FC43E3">
      <w:pPr>
        <w:pStyle w:val="ListParagraph"/>
        <w:numPr>
          <w:ilvl w:val="0"/>
          <w:numId w:val="27"/>
        </w:numPr>
        <w:rPr>
          <w:rFonts w:cs="Arial"/>
        </w:rPr>
      </w:pPr>
      <w:r>
        <w:rPr>
          <w:rFonts w:cs="Arial"/>
        </w:rPr>
        <w:t xml:space="preserve">When the counter is incremented to MutEx </w:t>
      </w:r>
      <w:r w:rsidR="009511B2">
        <w:rPr>
          <w:rFonts w:cs="Arial"/>
        </w:rPr>
        <w:t>B</w:t>
      </w:r>
      <w:r>
        <w:rPr>
          <w:rFonts w:cs="Arial"/>
        </w:rPr>
        <w:t xml:space="preserve"> (next odd value), the </w:t>
      </w:r>
      <w:r>
        <w:rPr>
          <w:rFonts w:ascii="Calibri" w:hAnsi="Calibri" w:cs="Calibri"/>
          <w:color w:val="000000"/>
        </w:rPr>
        <w:t xml:space="preserve">BEC_Lock_Unlock </w:t>
      </w:r>
      <w:r>
        <w:rPr>
          <w:rFonts w:cs="Arial"/>
        </w:rPr>
        <w:t>is set to UNLOCK.</w:t>
      </w:r>
    </w:p>
    <w:p w14:paraId="69233844" w14:textId="77777777" w:rsidR="00FC43E3" w:rsidRPr="00C66B68" w:rsidRDefault="00FC43E3" w:rsidP="00FC43E3">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C43E3" w:rsidRPr="00D90A13" w14:paraId="34BBABFE"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326E3C" w14:textId="77777777" w:rsidR="00FC43E3" w:rsidRPr="001E7824" w:rsidRDefault="00FC43E3"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R_CMP_PLG_FIS_00019</w:t>
            </w:r>
            <w:r w:rsidRPr="001E7824">
              <w:rPr>
                <w:rFonts w:cs="Arial"/>
                <w:bCs/>
                <w:vanish/>
                <w:color w:val="808080" w:themeColor="background1" w:themeShade="80"/>
                <w:sz w:val="16"/>
                <w:szCs w:val="14"/>
              </w:rPr>
              <w:t>###</w:t>
            </w:r>
          </w:p>
        </w:tc>
      </w:tr>
      <w:tr w:rsidR="00FC43E3" w:rsidRPr="0060165D" w14:paraId="6EFFECBD"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C211F5" w14:textId="77777777" w:rsidR="00FC43E3" w:rsidRPr="0060165D" w:rsidRDefault="00FC43E3"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79FF3" w14:textId="77777777" w:rsidR="00FC43E3" w:rsidRPr="0060165D" w:rsidRDefault="00FC43E3" w:rsidP="004F1E71">
            <w:pPr>
              <w:rPr>
                <w:rFonts w:cs="Arial"/>
                <w:vanish/>
                <w:color w:val="000000" w:themeColor="text1"/>
                <w:sz w:val="16"/>
                <w:szCs w:val="14"/>
              </w:rPr>
            </w:pPr>
          </w:p>
        </w:tc>
      </w:tr>
      <w:tr w:rsidR="00FC43E3" w:rsidRPr="0060165D" w14:paraId="438E47A1"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A0917" w14:textId="77777777" w:rsidR="00FC43E3" w:rsidRPr="0060165D" w:rsidRDefault="00FC43E3"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BB011" w14:textId="77777777" w:rsidR="00FC43E3" w:rsidRPr="0060165D" w:rsidRDefault="00FC43E3" w:rsidP="004F1E71">
            <w:pPr>
              <w:rPr>
                <w:rFonts w:cs="Arial"/>
                <w:vanish/>
                <w:color w:val="000000" w:themeColor="text1"/>
                <w:sz w:val="16"/>
                <w:szCs w:val="14"/>
              </w:rPr>
            </w:pPr>
          </w:p>
        </w:tc>
      </w:tr>
      <w:tr w:rsidR="00FC43E3" w:rsidRPr="0060165D" w14:paraId="7737E2BE"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5EC1F5" w14:textId="77777777" w:rsidR="00FC43E3" w:rsidRPr="0060165D" w:rsidRDefault="00FC43E3"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39F03" w14:textId="77777777" w:rsidR="00FC43E3" w:rsidRPr="0060165D" w:rsidRDefault="00FC43E3" w:rsidP="004F1E71">
            <w:pPr>
              <w:rPr>
                <w:rFonts w:cs="Arial"/>
                <w:vanish/>
                <w:color w:val="000000" w:themeColor="text1"/>
                <w:sz w:val="16"/>
                <w:szCs w:val="14"/>
              </w:rPr>
            </w:pPr>
          </w:p>
        </w:tc>
      </w:tr>
      <w:tr w:rsidR="00FC43E3" w:rsidRPr="0060165D" w14:paraId="155E1215"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29D1F" w14:textId="77777777" w:rsidR="00FC43E3" w:rsidRPr="0060165D" w:rsidRDefault="00FC43E3"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26FAD" w14:textId="77777777" w:rsidR="00FC43E3" w:rsidRPr="0060165D" w:rsidRDefault="00FC43E3"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30946" w14:textId="77777777" w:rsidR="00FC43E3" w:rsidRPr="0060165D" w:rsidRDefault="00FC43E3"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7C2EE" w14:textId="77777777" w:rsidR="00FC43E3" w:rsidRPr="0060165D" w:rsidRDefault="00FC43E3" w:rsidP="004F1E71">
            <w:pPr>
              <w:ind w:left="141"/>
              <w:rPr>
                <w:rFonts w:cs="Arial"/>
                <w:vanish/>
                <w:color w:val="000000" w:themeColor="text1"/>
                <w:sz w:val="16"/>
                <w:szCs w:val="14"/>
              </w:rPr>
            </w:pPr>
          </w:p>
        </w:tc>
      </w:tr>
      <w:tr w:rsidR="00FC43E3" w:rsidRPr="0060165D" w14:paraId="3AEBED97"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87F80" w14:textId="77777777" w:rsidR="00FC43E3" w:rsidRPr="0060165D" w:rsidRDefault="00FC43E3"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04377" w14:textId="77777777" w:rsidR="00FC43E3" w:rsidRPr="0060165D" w:rsidRDefault="00FC43E3"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D910A2" w14:textId="77777777" w:rsidR="00FC43E3" w:rsidRPr="0060165D" w:rsidRDefault="00FC43E3"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5FFFF9" w14:textId="77777777" w:rsidR="00FC43E3" w:rsidRPr="001F0889" w:rsidRDefault="00FC43E3" w:rsidP="004F1E71">
            <w:pPr>
              <w:ind w:left="141"/>
              <w:rPr>
                <w:rFonts w:cs="Arial"/>
                <w:vanish/>
                <w:color w:val="000000" w:themeColor="text1"/>
                <w:sz w:val="16"/>
                <w:szCs w:val="14"/>
              </w:rPr>
            </w:pPr>
          </w:p>
        </w:tc>
      </w:tr>
      <w:tr w:rsidR="00FC43E3" w:rsidRPr="0060165D" w14:paraId="2852EAB4"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6968C" w14:textId="77777777" w:rsidR="00FC43E3" w:rsidRPr="0060165D" w:rsidRDefault="00FC43E3"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443800634"/>
            <w:placeholder>
              <w:docPart w:val="C9501452B98C4639AD5399897B3258E0"/>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CA206B" w14:textId="77777777" w:rsidR="00FC43E3" w:rsidRPr="0060165D" w:rsidRDefault="00FC43E3"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AA57B" w14:textId="77777777" w:rsidR="00FC43E3" w:rsidRPr="0060165D" w:rsidRDefault="00FC43E3"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380519620"/>
            <w:placeholder>
              <w:docPart w:val="68313B82936A456183D55AEC60FD4C06"/>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B15DC" w14:textId="77777777" w:rsidR="00FC43E3" w:rsidRPr="0060165D" w:rsidRDefault="00FC43E3"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258E9" w14:textId="77777777" w:rsidR="00FC43E3" w:rsidRPr="0060165D" w:rsidRDefault="00FC43E3"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921332309"/>
            <w:placeholder>
              <w:docPart w:val="E1EE491BA91848E5875C9140C22B8129"/>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59C121" w14:textId="77777777" w:rsidR="00FC43E3" w:rsidRPr="0060165D" w:rsidRDefault="00FC43E3"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FC43E3" w:rsidRPr="00D90A13" w14:paraId="71E6B800"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02BB75" w14:textId="77777777" w:rsidR="00FC43E3" w:rsidRPr="001E7824" w:rsidRDefault="00F373CF" w:rsidP="004F1E71">
            <w:pPr>
              <w:rPr>
                <w:rFonts w:cs="Arial"/>
                <w:bCs/>
                <w:vanish/>
                <w:color w:val="808080" w:themeColor="background1" w:themeShade="80"/>
                <w:sz w:val="16"/>
                <w:szCs w:val="14"/>
              </w:rPr>
            </w:pPr>
            <w:hyperlink r:id="rId76" w:history="1">
              <w:r w:rsidR="00FC43E3">
                <w:rPr>
                  <w:rStyle w:val="Hyperlink"/>
                  <w:rFonts w:cs="Arial"/>
                  <w:bCs/>
                  <w:vanish/>
                  <w:sz w:val="16"/>
                  <w:szCs w:val="14"/>
                </w:rPr>
                <w:t>Req. Template</w:t>
              </w:r>
            </w:hyperlink>
            <w:r w:rsidR="00FC43E3"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E3698" w14:textId="77777777" w:rsidR="00FC43E3" w:rsidRPr="001E7824" w:rsidRDefault="00FC43E3"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E13CD0" w14:textId="77777777" w:rsidR="00FC43E3" w:rsidRPr="009B56B1" w:rsidRDefault="00FC43E3"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B2DB9EF" w14:textId="77777777" w:rsidR="00FC43E3" w:rsidRPr="00C66B68" w:rsidRDefault="00FC43E3" w:rsidP="00FC43E3">
      <w:pPr>
        <w:rPr>
          <w:rFonts w:cs="Arial"/>
        </w:rPr>
      </w:pPr>
    </w:p>
    <w:p w14:paraId="6442C8E2" w14:textId="77777777" w:rsidR="00FC43E3" w:rsidRDefault="00FC43E3" w:rsidP="00FC43E3">
      <w:pPr>
        <w:rPr>
          <w:rFonts w:cs="Arial"/>
        </w:rPr>
      </w:pPr>
    </w:p>
    <w:p w14:paraId="712175BE" w14:textId="77777777" w:rsidR="00FC43E3" w:rsidRPr="0017445F" w:rsidRDefault="00FC43E3" w:rsidP="00FC43E3">
      <w:pPr>
        <w:pStyle w:val="RERequirement"/>
        <w:shd w:val="clear" w:color="auto" w:fill="F2F2F2" w:themeFill="background1" w:themeFillShade="F2"/>
      </w:pPr>
      <w:r w:rsidRPr="0017445F">
        <w:t>###</w:t>
      </w:r>
      <w:bookmarkStart w:id="383" w:name="R_CMP_00020_ID_Verify_LockUnlock_BEC_Ext"/>
      <w:r>
        <w:t>R_CMP_PLG_FIS_00020</w:t>
      </w:r>
      <w:bookmarkEnd w:id="383"/>
      <w:r w:rsidRPr="0017445F">
        <w:t xml:space="preserve">### </w:t>
      </w:r>
      <w:r>
        <w:t>Verify Lock/Unlock BEC Exterior Count</w:t>
      </w:r>
    </w:p>
    <w:p w14:paraId="2BAEEC97" w14:textId="77777777" w:rsidR="0099410E" w:rsidRDefault="0099410E" w:rsidP="0099410E">
      <w:pPr>
        <w:rPr>
          <w:rFonts w:cs="Arial"/>
        </w:rPr>
      </w:pPr>
      <w:r>
        <w:rPr>
          <w:rFonts w:cs="Arial"/>
        </w:rPr>
        <w:t>The RGTM shall maintain an event counter (</w:t>
      </w:r>
      <w:r w:rsidRPr="0099410E">
        <w:rPr>
          <w:rFonts w:cs="Arial"/>
        </w:rPr>
        <w:t>RGT_LULLocalExt_Count</w:t>
      </w:r>
      <w:r>
        <w:rPr>
          <w:rFonts w:cs="Arial"/>
        </w:rPr>
        <w:t>) per the “Feature Specification – Event Counter: DRAFT 10sept2018” where:</w:t>
      </w:r>
    </w:p>
    <w:p w14:paraId="70B72C5A" w14:textId="77777777" w:rsidR="0099410E" w:rsidRDefault="0099410E" w:rsidP="0099410E">
      <w:pPr>
        <w:pStyle w:val="ListParagraph"/>
        <w:numPr>
          <w:ilvl w:val="0"/>
          <w:numId w:val="27"/>
        </w:numPr>
        <w:rPr>
          <w:rFonts w:cs="Arial"/>
        </w:rPr>
      </w:pPr>
      <w:r>
        <w:rPr>
          <w:rFonts w:cs="Arial"/>
        </w:rPr>
        <w:t>T</w:t>
      </w:r>
      <w:r w:rsidRPr="00297A96">
        <w:rPr>
          <w:rFonts w:cs="Arial"/>
        </w:rPr>
        <w:t xml:space="preserve">he </w:t>
      </w:r>
      <w:r>
        <w:rPr>
          <w:rFonts w:cs="Arial"/>
        </w:rPr>
        <w:t>RGTM</w:t>
      </w:r>
      <w:r w:rsidRPr="00297A96">
        <w:rPr>
          <w:rFonts w:cs="Arial"/>
        </w:rPr>
        <w:t xml:space="preserve"> is the </w:t>
      </w:r>
      <w:r>
        <w:rPr>
          <w:rFonts w:cs="Arial"/>
        </w:rPr>
        <w:t>Subscriber</w:t>
      </w:r>
      <w:r w:rsidRPr="00297A96">
        <w:rPr>
          <w:rFonts w:cs="Arial"/>
        </w:rPr>
        <w:t>.</w:t>
      </w:r>
    </w:p>
    <w:p w14:paraId="3E2D6E2F" w14:textId="77777777" w:rsidR="0099410E" w:rsidRDefault="0099410E" w:rsidP="0099410E">
      <w:pPr>
        <w:pStyle w:val="ListParagraph"/>
        <w:numPr>
          <w:ilvl w:val="0"/>
          <w:numId w:val="27"/>
        </w:numPr>
        <w:rPr>
          <w:rFonts w:cs="Arial"/>
        </w:rPr>
      </w:pPr>
      <w:r>
        <w:rPr>
          <w:rFonts w:cs="Arial"/>
        </w:rPr>
        <w:t xml:space="preserve">When the counter is incremented to MutEx A (next odd value), the </w:t>
      </w:r>
      <w:r w:rsidRPr="0099410E">
        <w:rPr>
          <w:rFonts w:ascii="Calibri" w:hAnsi="Calibri" w:cs="Calibri"/>
          <w:color w:val="000000"/>
        </w:rPr>
        <w:t>RGT_Handle_Sw_Enable_Stat</w:t>
      </w:r>
      <w:r>
        <w:rPr>
          <w:rFonts w:ascii="Calibri" w:hAnsi="Calibri" w:cs="Calibri"/>
          <w:color w:val="000000"/>
        </w:rPr>
        <w:t xml:space="preserve"> </w:t>
      </w:r>
      <w:r>
        <w:rPr>
          <w:rFonts w:cs="Arial"/>
        </w:rPr>
        <w:t>is set to DISABLE.</w:t>
      </w:r>
    </w:p>
    <w:p w14:paraId="6FE8D3B8" w14:textId="77777777" w:rsidR="0099410E" w:rsidRPr="00FC43E3" w:rsidRDefault="0099410E" w:rsidP="0099410E">
      <w:pPr>
        <w:pStyle w:val="ListParagraph"/>
        <w:numPr>
          <w:ilvl w:val="0"/>
          <w:numId w:val="27"/>
        </w:numPr>
        <w:rPr>
          <w:rFonts w:cs="Arial"/>
        </w:rPr>
      </w:pPr>
      <w:r>
        <w:rPr>
          <w:rFonts w:cs="Arial"/>
        </w:rPr>
        <w:t xml:space="preserve">When the counter is incremented to MutEx </w:t>
      </w:r>
      <w:r w:rsidR="009511B2">
        <w:rPr>
          <w:rFonts w:cs="Arial"/>
        </w:rPr>
        <w:t>B</w:t>
      </w:r>
      <w:r>
        <w:rPr>
          <w:rFonts w:cs="Arial"/>
        </w:rPr>
        <w:t xml:space="preserve"> (next odd value), the </w:t>
      </w:r>
      <w:r w:rsidRPr="0099410E">
        <w:rPr>
          <w:rFonts w:ascii="Calibri" w:hAnsi="Calibri" w:cs="Calibri"/>
          <w:color w:val="000000"/>
        </w:rPr>
        <w:t>RGT_Handle_Sw_Enable_Stat</w:t>
      </w:r>
      <w:r>
        <w:rPr>
          <w:rFonts w:ascii="Calibri" w:hAnsi="Calibri" w:cs="Calibri"/>
          <w:color w:val="000000"/>
        </w:rPr>
        <w:t xml:space="preserve"> </w:t>
      </w:r>
      <w:r>
        <w:rPr>
          <w:rFonts w:cs="Arial"/>
        </w:rPr>
        <w:t>is set to ENABLE.</w:t>
      </w:r>
    </w:p>
    <w:p w14:paraId="520F2118" w14:textId="77777777" w:rsidR="00FC43E3" w:rsidRPr="00C66B68" w:rsidRDefault="00FC43E3" w:rsidP="00FC43E3">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C43E3" w:rsidRPr="00D90A13" w14:paraId="1B05FE73"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757B40" w14:textId="77777777" w:rsidR="00FC43E3" w:rsidRPr="001E7824" w:rsidRDefault="00FC43E3"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R_CMP_PLG_FIS_00020</w:t>
            </w:r>
            <w:r w:rsidRPr="001E7824">
              <w:rPr>
                <w:rFonts w:cs="Arial"/>
                <w:bCs/>
                <w:vanish/>
                <w:color w:val="808080" w:themeColor="background1" w:themeShade="80"/>
                <w:sz w:val="16"/>
                <w:szCs w:val="14"/>
              </w:rPr>
              <w:t>###</w:t>
            </w:r>
          </w:p>
        </w:tc>
      </w:tr>
      <w:tr w:rsidR="00FC43E3" w:rsidRPr="0060165D" w14:paraId="647A2901"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F3E18" w14:textId="77777777" w:rsidR="00FC43E3" w:rsidRPr="0060165D" w:rsidRDefault="00FC43E3"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E0107" w14:textId="77777777" w:rsidR="00FC43E3" w:rsidRPr="0060165D" w:rsidRDefault="00FC43E3" w:rsidP="004F1E71">
            <w:pPr>
              <w:rPr>
                <w:rFonts w:cs="Arial"/>
                <w:vanish/>
                <w:color w:val="000000" w:themeColor="text1"/>
                <w:sz w:val="16"/>
                <w:szCs w:val="14"/>
              </w:rPr>
            </w:pPr>
          </w:p>
        </w:tc>
      </w:tr>
      <w:tr w:rsidR="00FC43E3" w:rsidRPr="0060165D" w14:paraId="6A0CD523"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405CC" w14:textId="77777777" w:rsidR="00FC43E3" w:rsidRPr="0060165D" w:rsidRDefault="00FC43E3"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F354F" w14:textId="77777777" w:rsidR="00FC43E3" w:rsidRPr="0060165D" w:rsidRDefault="00FC43E3" w:rsidP="004F1E71">
            <w:pPr>
              <w:rPr>
                <w:rFonts w:cs="Arial"/>
                <w:vanish/>
                <w:color w:val="000000" w:themeColor="text1"/>
                <w:sz w:val="16"/>
                <w:szCs w:val="14"/>
              </w:rPr>
            </w:pPr>
          </w:p>
        </w:tc>
      </w:tr>
      <w:tr w:rsidR="00FC43E3" w:rsidRPr="0060165D" w14:paraId="2FE50673"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99DD3" w14:textId="77777777" w:rsidR="00FC43E3" w:rsidRPr="0060165D" w:rsidRDefault="00FC43E3"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84FAA" w14:textId="77777777" w:rsidR="00FC43E3" w:rsidRPr="0060165D" w:rsidRDefault="00FC43E3" w:rsidP="004F1E71">
            <w:pPr>
              <w:rPr>
                <w:rFonts w:cs="Arial"/>
                <w:vanish/>
                <w:color w:val="000000" w:themeColor="text1"/>
                <w:sz w:val="16"/>
                <w:szCs w:val="14"/>
              </w:rPr>
            </w:pPr>
          </w:p>
        </w:tc>
      </w:tr>
      <w:tr w:rsidR="00FC43E3" w:rsidRPr="0060165D" w14:paraId="2B94160F"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52D84" w14:textId="77777777" w:rsidR="00FC43E3" w:rsidRPr="0060165D" w:rsidRDefault="00FC43E3"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FDC39" w14:textId="77777777" w:rsidR="00FC43E3" w:rsidRPr="0060165D" w:rsidRDefault="00FC43E3"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0442F" w14:textId="77777777" w:rsidR="00FC43E3" w:rsidRPr="0060165D" w:rsidRDefault="00FC43E3"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54A03D" w14:textId="77777777" w:rsidR="00FC43E3" w:rsidRPr="0060165D" w:rsidRDefault="00FC43E3" w:rsidP="004F1E71">
            <w:pPr>
              <w:ind w:left="141"/>
              <w:rPr>
                <w:rFonts w:cs="Arial"/>
                <w:vanish/>
                <w:color w:val="000000" w:themeColor="text1"/>
                <w:sz w:val="16"/>
                <w:szCs w:val="14"/>
              </w:rPr>
            </w:pPr>
          </w:p>
        </w:tc>
      </w:tr>
      <w:tr w:rsidR="00FC43E3" w:rsidRPr="0060165D" w14:paraId="537270D0"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F0561" w14:textId="77777777" w:rsidR="00FC43E3" w:rsidRPr="0060165D" w:rsidRDefault="00FC43E3"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E4277" w14:textId="77777777" w:rsidR="00FC43E3" w:rsidRPr="0060165D" w:rsidRDefault="00FC43E3"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E89C2F" w14:textId="77777777" w:rsidR="00FC43E3" w:rsidRPr="0060165D" w:rsidRDefault="00FC43E3"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BC7F74" w14:textId="77777777" w:rsidR="00FC43E3" w:rsidRPr="001F0889" w:rsidRDefault="00FC43E3" w:rsidP="004F1E71">
            <w:pPr>
              <w:ind w:left="141"/>
              <w:rPr>
                <w:rFonts w:cs="Arial"/>
                <w:vanish/>
                <w:color w:val="000000" w:themeColor="text1"/>
                <w:sz w:val="16"/>
                <w:szCs w:val="14"/>
              </w:rPr>
            </w:pPr>
          </w:p>
        </w:tc>
      </w:tr>
      <w:tr w:rsidR="00FC43E3" w:rsidRPr="0060165D" w14:paraId="64FA9A95"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EB613" w14:textId="77777777" w:rsidR="00FC43E3" w:rsidRPr="0060165D" w:rsidRDefault="00FC43E3"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086926863"/>
            <w:placeholder>
              <w:docPart w:val="79EEF7A254AA41AFB60D3D74BF8D1F43"/>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7BE0EE" w14:textId="77777777" w:rsidR="00FC43E3" w:rsidRPr="0060165D" w:rsidRDefault="00FC43E3"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0BEC2" w14:textId="77777777" w:rsidR="00FC43E3" w:rsidRPr="0060165D" w:rsidRDefault="00FC43E3"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373770325"/>
            <w:placeholder>
              <w:docPart w:val="791D1BEBD17A4447B5B7B0B896A73286"/>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31070" w14:textId="77777777" w:rsidR="00FC43E3" w:rsidRPr="0060165D" w:rsidRDefault="00FC43E3"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AA6B2F" w14:textId="77777777" w:rsidR="00FC43E3" w:rsidRPr="0060165D" w:rsidRDefault="00FC43E3"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442506099"/>
            <w:placeholder>
              <w:docPart w:val="477D08EE309747AB9DE58D623FD53968"/>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EC364" w14:textId="77777777" w:rsidR="00FC43E3" w:rsidRPr="0060165D" w:rsidRDefault="00FC43E3"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FC43E3" w:rsidRPr="00D90A13" w14:paraId="43BA382A"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093C5D" w14:textId="77777777" w:rsidR="00FC43E3" w:rsidRPr="001E7824" w:rsidRDefault="00F373CF" w:rsidP="004F1E71">
            <w:pPr>
              <w:rPr>
                <w:rFonts w:cs="Arial"/>
                <w:bCs/>
                <w:vanish/>
                <w:color w:val="808080" w:themeColor="background1" w:themeShade="80"/>
                <w:sz w:val="16"/>
                <w:szCs w:val="14"/>
              </w:rPr>
            </w:pPr>
            <w:hyperlink r:id="rId77" w:history="1">
              <w:r w:rsidR="00FC43E3">
                <w:rPr>
                  <w:rStyle w:val="Hyperlink"/>
                  <w:rFonts w:cs="Arial"/>
                  <w:bCs/>
                  <w:vanish/>
                  <w:sz w:val="16"/>
                  <w:szCs w:val="14"/>
                </w:rPr>
                <w:t>Req. Template</w:t>
              </w:r>
            </w:hyperlink>
            <w:r w:rsidR="00FC43E3"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5DADC0" w14:textId="77777777" w:rsidR="00FC43E3" w:rsidRPr="001E7824" w:rsidRDefault="00FC43E3"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DF833B" w14:textId="77777777" w:rsidR="00FC43E3" w:rsidRPr="009B56B1" w:rsidRDefault="00FC43E3"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5A0972E8" w14:textId="77777777" w:rsidR="00FC43E3" w:rsidRPr="00C66B68" w:rsidRDefault="00FC43E3" w:rsidP="00FC43E3">
      <w:pPr>
        <w:rPr>
          <w:rFonts w:cs="Arial"/>
        </w:rPr>
      </w:pPr>
    </w:p>
    <w:p w14:paraId="378A0B58" w14:textId="77777777" w:rsidR="0024258C" w:rsidRDefault="0024258C" w:rsidP="0024258C">
      <w:pPr>
        <w:rPr>
          <w:rFonts w:cs="Arial"/>
        </w:rPr>
      </w:pPr>
    </w:p>
    <w:p w14:paraId="45E1F95F" w14:textId="77777777" w:rsidR="0024258C" w:rsidRPr="0017445F" w:rsidRDefault="0024258C" w:rsidP="0024258C">
      <w:pPr>
        <w:pStyle w:val="RERequirement"/>
        <w:shd w:val="clear" w:color="auto" w:fill="F2F2F2" w:themeFill="background1" w:themeFillShade="F2"/>
      </w:pPr>
      <w:r w:rsidRPr="0017445F">
        <w:t>###</w:t>
      </w:r>
      <w:bookmarkStart w:id="384" w:name="R_CMP_00021_ID_Verify_Switch_Inhibit_Cou"/>
      <w:r>
        <w:t>R_CMP_PLG_FIS_00021</w:t>
      </w:r>
      <w:bookmarkEnd w:id="384"/>
      <w:r w:rsidRPr="0017445F">
        <w:t xml:space="preserve">### </w:t>
      </w:r>
      <w:r>
        <w:t>Verify Switch Inhibit Count</w:t>
      </w:r>
    </w:p>
    <w:p w14:paraId="09289984" w14:textId="77777777" w:rsidR="0024258C" w:rsidRDefault="0024258C" w:rsidP="0024258C">
      <w:pPr>
        <w:rPr>
          <w:rFonts w:cs="Arial"/>
        </w:rPr>
      </w:pPr>
      <w:r>
        <w:rPr>
          <w:rFonts w:cs="Arial"/>
        </w:rPr>
        <w:t>The RGTM shall maintain an event counter (</w:t>
      </w:r>
      <w:r w:rsidRPr="0024258C">
        <w:rPr>
          <w:rFonts w:cs="Arial"/>
        </w:rPr>
        <w:t>RGT_LULLocalInterior_Count</w:t>
      </w:r>
      <w:r>
        <w:rPr>
          <w:rFonts w:cs="Arial"/>
        </w:rPr>
        <w:t>) per the “Feature Specification – Event Counter: DRAFT 10sept2018” where:</w:t>
      </w:r>
    </w:p>
    <w:p w14:paraId="759614EC" w14:textId="77777777" w:rsidR="0024258C" w:rsidRDefault="0024258C" w:rsidP="0024258C">
      <w:pPr>
        <w:pStyle w:val="ListParagraph"/>
        <w:numPr>
          <w:ilvl w:val="0"/>
          <w:numId w:val="27"/>
        </w:numPr>
        <w:rPr>
          <w:rFonts w:cs="Arial"/>
        </w:rPr>
      </w:pPr>
      <w:r>
        <w:rPr>
          <w:rFonts w:cs="Arial"/>
        </w:rPr>
        <w:t>T</w:t>
      </w:r>
      <w:r w:rsidRPr="00297A96">
        <w:rPr>
          <w:rFonts w:cs="Arial"/>
        </w:rPr>
        <w:t xml:space="preserve">he </w:t>
      </w:r>
      <w:r>
        <w:rPr>
          <w:rFonts w:cs="Arial"/>
        </w:rPr>
        <w:t>RGTM</w:t>
      </w:r>
      <w:r w:rsidRPr="00297A96">
        <w:rPr>
          <w:rFonts w:cs="Arial"/>
        </w:rPr>
        <w:t xml:space="preserve"> is the </w:t>
      </w:r>
      <w:r>
        <w:rPr>
          <w:rFonts w:cs="Arial"/>
        </w:rPr>
        <w:t>Subscriber</w:t>
      </w:r>
      <w:r w:rsidRPr="00297A96">
        <w:rPr>
          <w:rFonts w:cs="Arial"/>
        </w:rPr>
        <w:t>.</w:t>
      </w:r>
    </w:p>
    <w:p w14:paraId="19AD95E0" w14:textId="77777777" w:rsidR="0024258C" w:rsidRDefault="0024258C" w:rsidP="0024258C">
      <w:pPr>
        <w:pStyle w:val="ListParagraph"/>
        <w:numPr>
          <w:ilvl w:val="0"/>
          <w:numId w:val="27"/>
        </w:numPr>
        <w:rPr>
          <w:rFonts w:cs="Arial"/>
        </w:rPr>
      </w:pPr>
      <w:r>
        <w:rPr>
          <w:rFonts w:cs="Arial"/>
        </w:rPr>
        <w:t xml:space="preserve">When the counter is incremented to MutEx A (next odd value), the </w:t>
      </w:r>
      <w:r w:rsidRPr="0024258C">
        <w:rPr>
          <w:rFonts w:ascii="Calibri" w:hAnsi="Calibri" w:cs="Calibri"/>
          <w:color w:val="000000"/>
        </w:rPr>
        <w:t>LockInhibit_Cmd</w:t>
      </w:r>
      <w:r>
        <w:rPr>
          <w:rFonts w:ascii="Calibri" w:hAnsi="Calibri" w:cs="Calibri"/>
          <w:color w:val="000000"/>
        </w:rPr>
        <w:t xml:space="preserve"> </w:t>
      </w:r>
      <w:r>
        <w:rPr>
          <w:rFonts w:cs="Arial"/>
        </w:rPr>
        <w:t>is set to INHIBIT.</w:t>
      </w:r>
    </w:p>
    <w:p w14:paraId="335B7AD5" w14:textId="77777777" w:rsidR="0024258C" w:rsidRPr="00FC43E3" w:rsidRDefault="0024258C" w:rsidP="0024258C">
      <w:pPr>
        <w:pStyle w:val="ListParagraph"/>
        <w:numPr>
          <w:ilvl w:val="0"/>
          <w:numId w:val="27"/>
        </w:numPr>
        <w:rPr>
          <w:rFonts w:cs="Arial"/>
        </w:rPr>
      </w:pPr>
      <w:r>
        <w:rPr>
          <w:rFonts w:cs="Arial"/>
        </w:rPr>
        <w:t xml:space="preserve">When the counter is incremented to MutEx </w:t>
      </w:r>
      <w:r w:rsidR="009511B2">
        <w:rPr>
          <w:rFonts w:cs="Arial"/>
        </w:rPr>
        <w:t>B</w:t>
      </w:r>
      <w:r>
        <w:rPr>
          <w:rFonts w:cs="Arial"/>
        </w:rPr>
        <w:t xml:space="preserve"> (next odd value), the </w:t>
      </w:r>
      <w:r w:rsidRPr="0024258C">
        <w:rPr>
          <w:rFonts w:ascii="Calibri" w:hAnsi="Calibri" w:cs="Calibri"/>
          <w:color w:val="000000"/>
        </w:rPr>
        <w:t>LockInhibit_Cmd</w:t>
      </w:r>
      <w:r>
        <w:rPr>
          <w:rFonts w:ascii="Calibri" w:hAnsi="Calibri" w:cs="Calibri"/>
          <w:color w:val="000000"/>
        </w:rPr>
        <w:t xml:space="preserve"> </w:t>
      </w:r>
      <w:r>
        <w:rPr>
          <w:rFonts w:cs="Arial"/>
        </w:rPr>
        <w:t>is set to NO_INHIBIT.</w:t>
      </w:r>
    </w:p>
    <w:p w14:paraId="578409A8" w14:textId="77777777" w:rsidR="0024258C" w:rsidRPr="00C66B68" w:rsidRDefault="0024258C" w:rsidP="0024258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4258C" w:rsidRPr="00D90A13" w14:paraId="04AE41A3"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73486C" w14:textId="77777777" w:rsidR="0024258C" w:rsidRPr="001E7824" w:rsidRDefault="0024258C"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R_CMP_PLG_FIS_00021</w:t>
            </w:r>
            <w:r w:rsidRPr="001E7824">
              <w:rPr>
                <w:rFonts w:cs="Arial"/>
                <w:bCs/>
                <w:vanish/>
                <w:color w:val="808080" w:themeColor="background1" w:themeShade="80"/>
                <w:sz w:val="16"/>
                <w:szCs w:val="14"/>
              </w:rPr>
              <w:t>###</w:t>
            </w:r>
          </w:p>
        </w:tc>
      </w:tr>
      <w:tr w:rsidR="0024258C" w:rsidRPr="0060165D" w14:paraId="337545C9"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8BAFF" w14:textId="77777777" w:rsidR="0024258C" w:rsidRPr="0060165D" w:rsidRDefault="0024258C"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A85A1" w14:textId="77777777" w:rsidR="0024258C" w:rsidRPr="0060165D" w:rsidRDefault="0024258C" w:rsidP="004F1E71">
            <w:pPr>
              <w:rPr>
                <w:rFonts w:cs="Arial"/>
                <w:vanish/>
                <w:color w:val="000000" w:themeColor="text1"/>
                <w:sz w:val="16"/>
                <w:szCs w:val="14"/>
              </w:rPr>
            </w:pPr>
          </w:p>
        </w:tc>
      </w:tr>
      <w:tr w:rsidR="0024258C" w:rsidRPr="0060165D" w14:paraId="0C7E253D"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2F0C2" w14:textId="77777777" w:rsidR="0024258C" w:rsidRPr="0060165D" w:rsidRDefault="0024258C"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B19EB" w14:textId="77777777" w:rsidR="0024258C" w:rsidRPr="0060165D" w:rsidRDefault="0024258C" w:rsidP="004F1E71">
            <w:pPr>
              <w:rPr>
                <w:rFonts w:cs="Arial"/>
                <w:vanish/>
                <w:color w:val="000000" w:themeColor="text1"/>
                <w:sz w:val="16"/>
                <w:szCs w:val="14"/>
              </w:rPr>
            </w:pPr>
          </w:p>
        </w:tc>
      </w:tr>
      <w:tr w:rsidR="0024258C" w:rsidRPr="0060165D" w14:paraId="7E201804"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758F8" w14:textId="77777777" w:rsidR="0024258C" w:rsidRPr="0060165D" w:rsidRDefault="0024258C"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D0AB2" w14:textId="77777777" w:rsidR="0024258C" w:rsidRPr="0060165D" w:rsidRDefault="0024258C" w:rsidP="004F1E71">
            <w:pPr>
              <w:rPr>
                <w:rFonts w:cs="Arial"/>
                <w:vanish/>
                <w:color w:val="000000" w:themeColor="text1"/>
                <w:sz w:val="16"/>
                <w:szCs w:val="14"/>
              </w:rPr>
            </w:pPr>
          </w:p>
        </w:tc>
      </w:tr>
      <w:tr w:rsidR="0024258C" w:rsidRPr="0060165D" w14:paraId="5645516B"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64AFD" w14:textId="77777777" w:rsidR="0024258C" w:rsidRPr="0060165D" w:rsidRDefault="0024258C"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B7975E" w14:textId="77777777" w:rsidR="0024258C" w:rsidRPr="0060165D" w:rsidRDefault="0024258C"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6A142" w14:textId="77777777" w:rsidR="0024258C" w:rsidRPr="0060165D" w:rsidRDefault="0024258C"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D5059E" w14:textId="77777777" w:rsidR="0024258C" w:rsidRPr="0060165D" w:rsidRDefault="0024258C" w:rsidP="004F1E71">
            <w:pPr>
              <w:ind w:left="141"/>
              <w:rPr>
                <w:rFonts w:cs="Arial"/>
                <w:vanish/>
                <w:color w:val="000000" w:themeColor="text1"/>
                <w:sz w:val="16"/>
                <w:szCs w:val="14"/>
              </w:rPr>
            </w:pPr>
          </w:p>
        </w:tc>
      </w:tr>
      <w:tr w:rsidR="0024258C" w:rsidRPr="0060165D" w14:paraId="6277A8FD"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1599A" w14:textId="77777777" w:rsidR="0024258C" w:rsidRPr="0060165D" w:rsidRDefault="0024258C"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739B9" w14:textId="77777777" w:rsidR="0024258C" w:rsidRPr="0060165D" w:rsidRDefault="0024258C"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9E1A58" w14:textId="77777777" w:rsidR="0024258C" w:rsidRPr="0060165D" w:rsidRDefault="0024258C"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6554EB" w14:textId="77777777" w:rsidR="0024258C" w:rsidRPr="001F0889" w:rsidRDefault="0024258C" w:rsidP="004F1E71">
            <w:pPr>
              <w:ind w:left="141"/>
              <w:rPr>
                <w:rFonts w:cs="Arial"/>
                <w:vanish/>
                <w:color w:val="000000" w:themeColor="text1"/>
                <w:sz w:val="16"/>
                <w:szCs w:val="14"/>
              </w:rPr>
            </w:pPr>
          </w:p>
        </w:tc>
      </w:tr>
      <w:tr w:rsidR="0024258C" w:rsidRPr="0060165D" w14:paraId="790A28B0"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AE839" w14:textId="77777777" w:rsidR="0024258C" w:rsidRPr="0060165D" w:rsidRDefault="0024258C"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143149311"/>
            <w:placeholder>
              <w:docPart w:val="39E1D8332A4E42B7B4803EC569C54C6E"/>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BA548" w14:textId="77777777" w:rsidR="0024258C" w:rsidRPr="0060165D" w:rsidRDefault="0024258C"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07514" w14:textId="77777777" w:rsidR="0024258C" w:rsidRPr="0060165D" w:rsidRDefault="0024258C"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861578089"/>
            <w:placeholder>
              <w:docPart w:val="151AB61D507B40D8980D06910D05A449"/>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84367" w14:textId="77777777" w:rsidR="0024258C" w:rsidRPr="0060165D" w:rsidRDefault="0024258C"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6E96AB" w14:textId="77777777" w:rsidR="0024258C" w:rsidRPr="0060165D" w:rsidRDefault="0024258C"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478813869"/>
            <w:placeholder>
              <w:docPart w:val="6AF7BF2B8F8A458FA97CCCB91D30685D"/>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96E634" w14:textId="77777777" w:rsidR="0024258C" w:rsidRPr="0060165D" w:rsidRDefault="0024258C"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24258C" w:rsidRPr="00D90A13" w14:paraId="50C03AEB"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C7D2F0" w14:textId="77777777" w:rsidR="0024258C" w:rsidRPr="001E7824" w:rsidRDefault="00F373CF" w:rsidP="004F1E71">
            <w:pPr>
              <w:rPr>
                <w:rFonts w:cs="Arial"/>
                <w:bCs/>
                <w:vanish/>
                <w:color w:val="808080" w:themeColor="background1" w:themeShade="80"/>
                <w:sz w:val="16"/>
                <w:szCs w:val="14"/>
              </w:rPr>
            </w:pPr>
            <w:hyperlink r:id="rId78" w:history="1">
              <w:r w:rsidR="0024258C">
                <w:rPr>
                  <w:rStyle w:val="Hyperlink"/>
                  <w:rFonts w:cs="Arial"/>
                  <w:bCs/>
                  <w:vanish/>
                  <w:sz w:val="16"/>
                  <w:szCs w:val="14"/>
                </w:rPr>
                <w:t>Req. Template</w:t>
              </w:r>
            </w:hyperlink>
            <w:r w:rsidR="0024258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F4035A" w14:textId="77777777" w:rsidR="0024258C" w:rsidRPr="001E7824" w:rsidRDefault="0024258C"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315616" w14:textId="77777777" w:rsidR="0024258C" w:rsidRPr="009B56B1" w:rsidRDefault="0024258C"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9A13AA9" w14:textId="77777777" w:rsidR="0024258C" w:rsidRPr="00C66B68" w:rsidRDefault="0024258C" w:rsidP="0024258C">
      <w:pPr>
        <w:rPr>
          <w:rFonts w:cs="Arial"/>
        </w:rPr>
      </w:pPr>
    </w:p>
    <w:p w14:paraId="395457D0" w14:textId="77777777" w:rsidR="0024258C" w:rsidRDefault="0024258C" w:rsidP="0024258C">
      <w:pPr>
        <w:rPr>
          <w:rFonts w:cs="Arial"/>
        </w:rPr>
      </w:pPr>
    </w:p>
    <w:p w14:paraId="73B9881F" w14:textId="77777777" w:rsidR="0024258C" w:rsidRPr="0017445F" w:rsidRDefault="0024258C" w:rsidP="0024258C">
      <w:pPr>
        <w:pStyle w:val="RERequirement"/>
        <w:shd w:val="clear" w:color="auto" w:fill="F2F2F2" w:themeFill="background1" w:themeFillShade="F2"/>
      </w:pPr>
      <w:r w:rsidRPr="0017445F">
        <w:t>###</w:t>
      </w:r>
      <w:bookmarkStart w:id="385" w:name="R_CMP_00022_ID_Verify_Valet_Mode_Count"/>
      <w:r>
        <w:t>R_CMP_PLG_FIS_00022</w:t>
      </w:r>
      <w:bookmarkEnd w:id="385"/>
      <w:r w:rsidRPr="0017445F">
        <w:t xml:space="preserve">### </w:t>
      </w:r>
      <w:r>
        <w:t>Verify Valet Mode Count</w:t>
      </w:r>
    </w:p>
    <w:p w14:paraId="2FA80AFE" w14:textId="77777777" w:rsidR="0024258C" w:rsidRDefault="0024258C" w:rsidP="0024258C">
      <w:pPr>
        <w:rPr>
          <w:rFonts w:cs="Arial"/>
        </w:rPr>
      </w:pPr>
      <w:r>
        <w:rPr>
          <w:rFonts w:cs="Arial"/>
        </w:rPr>
        <w:lastRenderedPageBreak/>
        <w:t>The RGTM shall maintain an event counter (</w:t>
      </w:r>
      <w:r w:rsidRPr="0024258C">
        <w:rPr>
          <w:rFonts w:cs="Arial"/>
        </w:rPr>
        <w:t>RGT_ValetMode_Count</w:t>
      </w:r>
      <w:r>
        <w:rPr>
          <w:rFonts w:cs="Arial"/>
        </w:rPr>
        <w:t>) per the “Feature Specification – Event Counter: DRAFT 10sept2018” where:</w:t>
      </w:r>
    </w:p>
    <w:p w14:paraId="5CBA8452" w14:textId="77777777" w:rsidR="0024258C" w:rsidRDefault="0024258C" w:rsidP="0024258C">
      <w:pPr>
        <w:pStyle w:val="ListParagraph"/>
        <w:numPr>
          <w:ilvl w:val="0"/>
          <w:numId w:val="27"/>
        </w:numPr>
        <w:rPr>
          <w:rFonts w:cs="Arial"/>
        </w:rPr>
      </w:pPr>
      <w:r>
        <w:rPr>
          <w:rFonts w:cs="Arial"/>
        </w:rPr>
        <w:t>T</w:t>
      </w:r>
      <w:r w:rsidRPr="00297A96">
        <w:rPr>
          <w:rFonts w:cs="Arial"/>
        </w:rPr>
        <w:t xml:space="preserve">he </w:t>
      </w:r>
      <w:r>
        <w:rPr>
          <w:rFonts w:cs="Arial"/>
        </w:rPr>
        <w:t>RGTM</w:t>
      </w:r>
      <w:r w:rsidRPr="00297A96">
        <w:rPr>
          <w:rFonts w:cs="Arial"/>
        </w:rPr>
        <w:t xml:space="preserve"> is the </w:t>
      </w:r>
      <w:r>
        <w:rPr>
          <w:rFonts w:cs="Arial"/>
        </w:rPr>
        <w:t>Subscriber</w:t>
      </w:r>
      <w:r w:rsidRPr="00297A96">
        <w:rPr>
          <w:rFonts w:cs="Arial"/>
        </w:rPr>
        <w:t>.</w:t>
      </w:r>
    </w:p>
    <w:p w14:paraId="7A7313A7" w14:textId="77777777" w:rsidR="0024258C" w:rsidRDefault="0024258C" w:rsidP="0024258C">
      <w:pPr>
        <w:pStyle w:val="ListParagraph"/>
        <w:numPr>
          <w:ilvl w:val="0"/>
          <w:numId w:val="27"/>
        </w:numPr>
        <w:rPr>
          <w:rFonts w:cs="Arial"/>
        </w:rPr>
      </w:pPr>
      <w:r>
        <w:rPr>
          <w:rFonts w:cs="Arial"/>
        </w:rPr>
        <w:t xml:space="preserve">When the counter is incremented to MutEx A (next odd value), the </w:t>
      </w:r>
      <w:r w:rsidRPr="0024258C">
        <w:rPr>
          <w:rFonts w:ascii="Calibri" w:hAnsi="Calibri" w:cs="Calibri"/>
          <w:color w:val="000000"/>
        </w:rPr>
        <w:t>RGT_ValetMode</w:t>
      </w:r>
      <w:r>
        <w:rPr>
          <w:rFonts w:ascii="Calibri" w:hAnsi="Calibri" w:cs="Calibri"/>
          <w:color w:val="000000"/>
        </w:rPr>
        <w:t xml:space="preserve"> </w:t>
      </w:r>
      <w:r>
        <w:rPr>
          <w:rFonts w:cs="Arial"/>
        </w:rPr>
        <w:t>is set to ON.</w:t>
      </w:r>
    </w:p>
    <w:p w14:paraId="2BC5F404" w14:textId="77777777" w:rsidR="0024258C" w:rsidRPr="00FC43E3" w:rsidRDefault="0024258C" w:rsidP="0024258C">
      <w:pPr>
        <w:pStyle w:val="ListParagraph"/>
        <w:numPr>
          <w:ilvl w:val="0"/>
          <w:numId w:val="27"/>
        </w:numPr>
        <w:rPr>
          <w:rFonts w:cs="Arial"/>
        </w:rPr>
      </w:pPr>
      <w:r>
        <w:rPr>
          <w:rFonts w:cs="Arial"/>
        </w:rPr>
        <w:t xml:space="preserve">When the counter is incremented to MutEx </w:t>
      </w:r>
      <w:r w:rsidR="009511B2">
        <w:rPr>
          <w:rFonts w:cs="Arial"/>
        </w:rPr>
        <w:t>B</w:t>
      </w:r>
      <w:r>
        <w:rPr>
          <w:rFonts w:cs="Arial"/>
        </w:rPr>
        <w:t xml:space="preserve"> (next odd value), the </w:t>
      </w:r>
      <w:r w:rsidRPr="0024258C">
        <w:rPr>
          <w:rFonts w:ascii="Calibri" w:hAnsi="Calibri" w:cs="Calibri"/>
          <w:color w:val="000000"/>
        </w:rPr>
        <w:t>RGT_ValetMode</w:t>
      </w:r>
      <w:r>
        <w:rPr>
          <w:rFonts w:ascii="Calibri" w:hAnsi="Calibri" w:cs="Calibri"/>
          <w:color w:val="000000"/>
        </w:rPr>
        <w:t xml:space="preserve"> </w:t>
      </w:r>
      <w:r>
        <w:rPr>
          <w:rFonts w:cs="Arial"/>
        </w:rPr>
        <w:t>is set to OFF.</w:t>
      </w:r>
    </w:p>
    <w:p w14:paraId="642F0B27" w14:textId="77777777" w:rsidR="0024258C" w:rsidRPr="00C66B68" w:rsidRDefault="0024258C" w:rsidP="0024258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4258C" w:rsidRPr="00D90A13" w14:paraId="52663379" w14:textId="77777777" w:rsidTr="004F1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CBBEDE" w14:textId="77777777" w:rsidR="0024258C" w:rsidRPr="001E7824" w:rsidRDefault="0024258C" w:rsidP="004F1E7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R_CMP_PLG_FIS_00022</w:t>
            </w:r>
            <w:r w:rsidRPr="001E7824">
              <w:rPr>
                <w:rFonts w:cs="Arial"/>
                <w:bCs/>
                <w:vanish/>
                <w:color w:val="808080" w:themeColor="background1" w:themeShade="80"/>
                <w:sz w:val="16"/>
                <w:szCs w:val="14"/>
              </w:rPr>
              <w:t>###</w:t>
            </w:r>
          </w:p>
        </w:tc>
      </w:tr>
      <w:tr w:rsidR="0024258C" w:rsidRPr="0060165D" w14:paraId="2F99AC7D"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D1874B" w14:textId="77777777" w:rsidR="0024258C" w:rsidRPr="0060165D" w:rsidRDefault="0024258C" w:rsidP="004F1E7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01606" w14:textId="77777777" w:rsidR="0024258C" w:rsidRPr="0060165D" w:rsidRDefault="0024258C" w:rsidP="004F1E71">
            <w:pPr>
              <w:rPr>
                <w:rFonts w:cs="Arial"/>
                <w:vanish/>
                <w:color w:val="000000" w:themeColor="text1"/>
                <w:sz w:val="16"/>
                <w:szCs w:val="14"/>
              </w:rPr>
            </w:pPr>
          </w:p>
        </w:tc>
      </w:tr>
      <w:tr w:rsidR="0024258C" w:rsidRPr="0060165D" w14:paraId="36FF8A40"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AF5C0" w14:textId="77777777" w:rsidR="0024258C" w:rsidRPr="0060165D" w:rsidRDefault="0024258C" w:rsidP="004F1E7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2A562" w14:textId="77777777" w:rsidR="0024258C" w:rsidRPr="0060165D" w:rsidRDefault="0024258C" w:rsidP="004F1E71">
            <w:pPr>
              <w:rPr>
                <w:rFonts w:cs="Arial"/>
                <w:vanish/>
                <w:color w:val="000000" w:themeColor="text1"/>
                <w:sz w:val="16"/>
                <w:szCs w:val="14"/>
              </w:rPr>
            </w:pPr>
          </w:p>
        </w:tc>
      </w:tr>
      <w:tr w:rsidR="0024258C" w:rsidRPr="0060165D" w14:paraId="6FDC0297"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79770" w14:textId="77777777" w:rsidR="0024258C" w:rsidRPr="0060165D" w:rsidRDefault="0024258C" w:rsidP="004F1E7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296388" w14:textId="77777777" w:rsidR="0024258C" w:rsidRPr="0060165D" w:rsidRDefault="0024258C" w:rsidP="004F1E71">
            <w:pPr>
              <w:rPr>
                <w:rFonts w:cs="Arial"/>
                <w:vanish/>
                <w:color w:val="000000" w:themeColor="text1"/>
                <w:sz w:val="16"/>
                <w:szCs w:val="14"/>
              </w:rPr>
            </w:pPr>
          </w:p>
        </w:tc>
      </w:tr>
      <w:tr w:rsidR="0024258C" w:rsidRPr="0060165D" w14:paraId="6F7EE4FA"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C3ECF" w14:textId="77777777" w:rsidR="0024258C" w:rsidRPr="0060165D" w:rsidRDefault="0024258C" w:rsidP="004F1E7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27106" w14:textId="77777777" w:rsidR="0024258C" w:rsidRPr="0060165D" w:rsidRDefault="0024258C" w:rsidP="004F1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16ED9D" w14:textId="77777777" w:rsidR="0024258C" w:rsidRPr="0060165D" w:rsidRDefault="0024258C" w:rsidP="004F1E7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A67262" w14:textId="77777777" w:rsidR="0024258C" w:rsidRPr="0060165D" w:rsidRDefault="0024258C" w:rsidP="004F1E71">
            <w:pPr>
              <w:ind w:left="141"/>
              <w:rPr>
                <w:rFonts w:cs="Arial"/>
                <w:vanish/>
                <w:color w:val="000000" w:themeColor="text1"/>
                <w:sz w:val="16"/>
                <w:szCs w:val="14"/>
              </w:rPr>
            </w:pPr>
          </w:p>
        </w:tc>
      </w:tr>
      <w:tr w:rsidR="0024258C" w:rsidRPr="0060165D" w14:paraId="54F299C4" w14:textId="77777777" w:rsidTr="004F1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2340AE" w14:textId="77777777" w:rsidR="0024258C" w:rsidRPr="0060165D" w:rsidRDefault="0024258C" w:rsidP="004F1E7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548C6" w14:textId="77777777" w:rsidR="0024258C" w:rsidRPr="0060165D" w:rsidRDefault="0024258C" w:rsidP="004F1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75AD9F" w14:textId="77777777" w:rsidR="0024258C" w:rsidRPr="0060165D" w:rsidRDefault="0024258C" w:rsidP="004F1E7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92707F" w14:textId="77777777" w:rsidR="0024258C" w:rsidRPr="001F0889" w:rsidRDefault="0024258C" w:rsidP="004F1E71">
            <w:pPr>
              <w:ind w:left="141"/>
              <w:rPr>
                <w:rFonts w:cs="Arial"/>
                <w:vanish/>
                <w:color w:val="000000" w:themeColor="text1"/>
                <w:sz w:val="16"/>
                <w:szCs w:val="14"/>
              </w:rPr>
            </w:pPr>
          </w:p>
        </w:tc>
      </w:tr>
      <w:tr w:rsidR="0024258C" w:rsidRPr="0060165D" w14:paraId="38E44428" w14:textId="77777777" w:rsidTr="004F1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1E80A" w14:textId="77777777" w:rsidR="0024258C" w:rsidRPr="0060165D" w:rsidRDefault="0024258C" w:rsidP="004F1E7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003808205"/>
            <w:placeholder>
              <w:docPart w:val="A26A6CA4979944BBAE0DD03ACD2A4D6F"/>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2FC0CB" w14:textId="77777777" w:rsidR="0024258C" w:rsidRPr="0060165D" w:rsidRDefault="0024258C" w:rsidP="004F1E7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3FAA5" w14:textId="77777777" w:rsidR="0024258C" w:rsidRPr="0060165D" w:rsidRDefault="0024258C" w:rsidP="004F1E7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931938782"/>
            <w:placeholder>
              <w:docPart w:val="ACA35FADE35742E58EF73E4141AA38DD"/>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3700B" w14:textId="77777777" w:rsidR="0024258C" w:rsidRPr="0060165D" w:rsidRDefault="0024258C" w:rsidP="004F1E7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DE499D" w14:textId="77777777" w:rsidR="0024258C" w:rsidRPr="0060165D" w:rsidRDefault="0024258C" w:rsidP="004F1E7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767385808"/>
            <w:placeholder>
              <w:docPart w:val="F394317B20664CEF90647150BA0EC88C"/>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BACA01" w14:textId="77777777" w:rsidR="0024258C" w:rsidRPr="0060165D" w:rsidRDefault="0024258C" w:rsidP="004F1E7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24258C" w:rsidRPr="00D90A13" w14:paraId="54DA0C2F" w14:textId="77777777" w:rsidTr="004F1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178A6D" w14:textId="77777777" w:rsidR="0024258C" w:rsidRPr="001E7824" w:rsidRDefault="00F373CF" w:rsidP="004F1E71">
            <w:pPr>
              <w:rPr>
                <w:rFonts w:cs="Arial"/>
                <w:bCs/>
                <w:vanish/>
                <w:color w:val="808080" w:themeColor="background1" w:themeShade="80"/>
                <w:sz w:val="16"/>
                <w:szCs w:val="14"/>
              </w:rPr>
            </w:pPr>
            <w:hyperlink r:id="rId79" w:history="1">
              <w:r w:rsidR="0024258C">
                <w:rPr>
                  <w:rStyle w:val="Hyperlink"/>
                  <w:rFonts w:cs="Arial"/>
                  <w:bCs/>
                  <w:vanish/>
                  <w:sz w:val="16"/>
                  <w:szCs w:val="14"/>
                </w:rPr>
                <w:t>Req. Template</w:t>
              </w:r>
            </w:hyperlink>
            <w:r w:rsidR="0024258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262D8C" w14:textId="77777777" w:rsidR="0024258C" w:rsidRPr="001E7824" w:rsidRDefault="0024258C" w:rsidP="004F1E7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9511B2">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AE254F" w14:textId="77777777" w:rsidR="0024258C" w:rsidRPr="009B56B1" w:rsidRDefault="0024258C" w:rsidP="004F1E7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4C1241AA" w14:textId="77777777" w:rsidR="0024258C" w:rsidRPr="00C66B68" w:rsidRDefault="0024258C" w:rsidP="0024258C">
      <w:pPr>
        <w:rPr>
          <w:rFonts w:cs="Arial"/>
        </w:rPr>
      </w:pPr>
    </w:p>
    <w:p w14:paraId="736DE162" w14:textId="77777777" w:rsidR="00D24078" w:rsidRDefault="00D24078" w:rsidP="00D24078">
      <w:pPr>
        <w:rPr>
          <w:rFonts w:cs="Arial"/>
        </w:rPr>
      </w:pPr>
    </w:p>
    <w:p w14:paraId="1CBB6B97" w14:textId="0609111B" w:rsidR="00E23831" w:rsidRDefault="00E23831">
      <w:pPr>
        <w:pStyle w:val="Heading3"/>
      </w:pPr>
      <w:bookmarkStart w:id="386" w:name="_Toc32332255"/>
      <w:r>
        <w:rPr>
          <w:szCs w:val="20"/>
          <w:lang w:val="en-GB"/>
        </w:rPr>
        <w:t>IPC</w:t>
      </w:r>
    </w:p>
    <w:p w14:paraId="24E1F2E1" w14:textId="75231755" w:rsidR="00E23831" w:rsidRPr="00140F0D" w:rsidRDefault="00E23831" w:rsidP="00E23831">
      <w:pPr>
        <w:pStyle w:val="Heading4"/>
        <w:rPr>
          <w:lang w:val="en-GB"/>
        </w:rPr>
      </w:pPr>
      <w:r w:rsidRPr="00140F0D">
        <w:rPr>
          <w:lang w:val="en-GB"/>
        </w:rPr>
        <w:t>Implemented Function BEC User Select Manual Mode</w:t>
      </w:r>
    </w:p>
    <w:p w14:paraId="39537E98" w14:textId="77777777" w:rsidR="0036111E" w:rsidRPr="00140F0D" w:rsidRDefault="0036111E" w:rsidP="0036111E">
      <w:pPr>
        <w:pStyle w:val="Heading5"/>
        <w:rPr>
          <w:lang w:val="en-GB"/>
        </w:rPr>
      </w:pPr>
      <w:bookmarkStart w:id="387" w:name="_Toc32332257"/>
      <w:r w:rsidRPr="00140F0D">
        <w:rPr>
          <w:lang w:val="en-GB"/>
        </w:rPr>
        <w:t>Function Interfaces</w:t>
      </w:r>
      <w:bookmarkEnd w:id="387"/>
    </w:p>
    <w:p w14:paraId="532C518D" w14:textId="77777777" w:rsidR="0036111E" w:rsidRPr="00140F0D" w:rsidRDefault="0036111E" w:rsidP="0036111E">
      <w:pPr>
        <w:pStyle w:val="Heading6"/>
        <w:rPr>
          <w:lang w:val="en-GB"/>
        </w:rPr>
      </w:pPr>
      <w:bookmarkStart w:id="388" w:name="_Toc32332258"/>
      <w:r w:rsidRPr="00140F0D">
        <w:rPr>
          <w:lang w:val="en-GB"/>
        </w:rPr>
        <w:t>Inputs</w:t>
      </w:r>
      <w:bookmarkEnd w:id="388"/>
    </w:p>
    <w:p w14:paraId="6641813C" w14:textId="77777777" w:rsidR="0036111E" w:rsidRPr="00140F0D" w:rsidRDefault="0036111E" w:rsidP="0036111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610"/>
        <w:gridCol w:w="1080"/>
        <w:gridCol w:w="1303"/>
        <w:gridCol w:w="2693"/>
      </w:tblGrid>
      <w:tr w:rsidR="0036111E" w:rsidRPr="00140F0D" w14:paraId="0F9E7441" w14:textId="77777777" w:rsidTr="00E60EEB">
        <w:trPr>
          <w:trHeight w:val="173"/>
        </w:trPr>
        <w:tc>
          <w:tcPr>
            <w:tcW w:w="2515" w:type="dxa"/>
            <w:shd w:val="clear" w:color="auto" w:fill="D9D9D9" w:themeFill="background1" w:themeFillShade="D9"/>
            <w:noWrap/>
            <w:hideMark/>
          </w:tcPr>
          <w:p w14:paraId="7A07D407"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Logical Signal Name</w:t>
            </w:r>
          </w:p>
        </w:tc>
        <w:tc>
          <w:tcPr>
            <w:tcW w:w="2610" w:type="dxa"/>
            <w:shd w:val="clear" w:color="auto" w:fill="D9D9D9" w:themeFill="background1" w:themeFillShade="D9"/>
          </w:tcPr>
          <w:p w14:paraId="195E0CB4"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Technical Signal Name</w:t>
            </w:r>
          </w:p>
        </w:tc>
        <w:tc>
          <w:tcPr>
            <w:tcW w:w="1080" w:type="dxa"/>
            <w:shd w:val="clear" w:color="auto" w:fill="D9D9D9" w:themeFill="background1" w:themeFillShade="D9"/>
          </w:tcPr>
          <w:p w14:paraId="481A081E"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 xml:space="preserve">Mapping Details </w:t>
            </w:r>
            <w:r w:rsidRPr="00140F0D">
              <w:rPr>
                <w:i/>
              </w:rPr>
              <w:t>(Conditional)</w:t>
            </w:r>
          </w:p>
        </w:tc>
        <w:tc>
          <w:tcPr>
            <w:tcW w:w="1303" w:type="dxa"/>
            <w:shd w:val="clear" w:color="auto" w:fill="D9D9D9" w:themeFill="background1" w:themeFillShade="D9"/>
          </w:tcPr>
          <w:p w14:paraId="29B63F9D"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Subscriber Interface</w:t>
            </w:r>
          </w:p>
        </w:tc>
        <w:tc>
          <w:tcPr>
            <w:tcW w:w="2693" w:type="dxa"/>
            <w:shd w:val="clear" w:color="auto" w:fill="D9D9D9" w:themeFill="background1" w:themeFillShade="D9"/>
          </w:tcPr>
          <w:p w14:paraId="4FB34645"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Connection</w:t>
            </w:r>
          </w:p>
          <w:p w14:paraId="2B9BB5E9" w14:textId="77777777" w:rsidR="0036111E" w:rsidRPr="00140F0D" w:rsidRDefault="0036111E" w:rsidP="00E60EEB">
            <w:pPr>
              <w:keepNext/>
              <w:overflowPunct/>
              <w:autoSpaceDE/>
              <w:autoSpaceDN/>
              <w:adjustRightInd/>
              <w:textAlignment w:val="auto"/>
              <w:rPr>
                <w:rFonts w:cs="Arial"/>
                <w:b/>
                <w:bCs/>
              </w:rPr>
            </w:pPr>
            <w:r w:rsidRPr="00140F0D">
              <w:t>(</w:t>
            </w:r>
            <w:r w:rsidRPr="00140F0D">
              <w:rPr>
                <w:i/>
              </w:rPr>
              <w:t>Optional)</w:t>
            </w:r>
          </w:p>
        </w:tc>
      </w:tr>
      <w:tr w:rsidR="0036111E" w:rsidRPr="00140F0D" w14:paraId="2BA16CE1" w14:textId="77777777" w:rsidTr="00E60EEB">
        <w:trPr>
          <w:trHeight w:val="143"/>
        </w:trPr>
        <w:tc>
          <w:tcPr>
            <w:tcW w:w="2515" w:type="dxa"/>
            <w:noWrap/>
          </w:tcPr>
          <w:p w14:paraId="4CDE9577" w14:textId="77777777" w:rsidR="0036111E" w:rsidRPr="00140F0D" w:rsidRDefault="0036111E" w:rsidP="00E60EEB">
            <w:pPr>
              <w:keepNext/>
              <w:overflowPunct/>
              <w:autoSpaceDE/>
              <w:autoSpaceDN/>
              <w:adjustRightInd/>
              <w:textAlignment w:val="auto"/>
              <w:rPr>
                <w:rFonts w:cs="Arial"/>
                <w:sz w:val="18"/>
                <w:szCs w:val="18"/>
              </w:rPr>
            </w:pPr>
            <w:r w:rsidRPr="00140F0D">
              <w:rPr>
                <w:rFonts w:cs="Arial"/>
                <w:sz w:val="18"/>
                <w:szCs w:val="18"/>
              </w:rPr>
              <w:t>BEC_User_Menu_Selection</w:t>
            </w:r>
          </w:p>
        </w:tc>
        <w:tc>
          <w:tcPr>
            <w:tcW w:w="2610" w:type="dxa"/>
          </w:tcPr>
          <w:p w14:paraId="1218C462" w14:textId="77777777" w:rsidR="0036111E" w:rsidRPr="00140F0D" w:rsidRDefault="0036111E" w:rsidP="00E60EEB">
            <w:pPr>
              <w:keepNext/>
            </w:pPr>
            <w:r w:rsidRPr="00140F0D">
              <w:t>CtrStkFeatConfigActl</w:t>
            </w:r>
          </w:p>
          <w:p w14:paraId="5B32A862" w14:textId="77777777" w:rsidR="0036111E" w:rsidRPr="00140F0D" w:rsidRDefault="0036111E" w:rsidP="00E60EEB">
            <w:pPr>
              <w:keepNext/>
            </w:pPr>
            <w:r w:rsidRPr="00140F0D">
              <w:t>CtrStkFeatNoActl</w:t>
            </w:r>
          </w:p>
          <w:p w14:paraId="4172AE10" w14:textId="77777777" w:rsidR="0036111E" w:rsidRPr="00140F0D" w:rsidRDefault="0036111E" w:rsidP="00E60EEB">
            <w:pPr>
              <w:keepNext/>
            </w:pPr>
            <w:r w:rsidRPr="00140F0D">
              <w:t>CtrStkPersIndex_D_Actl</w:t>
            </w:r>
          </w:p>
          <w:p w14:paraId="678C7C51" w14:textId="77777777" w:rsidR="0036111E" w:rsidRPr="00140F0D" w:rsidRDefault="0036111E" w:rsidP="00E60EEB">
            <w:pPr>
              <w:keepNext/>
              <w:rPr>
                <w:sz w:val="18"/>
              </w:rPr>
            </w:pPr>
            <w:r w:rsidRPr="00140F0D">
              <w:t>CtrStkDsplyOp_D_Rq</w:t>
            </w:r>
          </w:p>
        </w:tc>
        <w:tc>
          <w:tcPr>
            <w:tcW w:w="1080" w:type="dxa"/>
          </w:tcPr>
          <w:p w14:paraId="138A2DD5" w14:textId="77777777" w:rsidR="0036111E" w:rsidRPr="00140F0D" w:rsidRDefault="0036111E" w:rsidP="00E60EEB">
            <w:pPr>
              <w:keepNext/>
              <w:rPr>
                <w:sz w:val="18"/>
              </w:rPr>
            </w:pPr>
          </w:p>
        </w:tc>
        <w:tc>
          <w:tcPr>
            <w:tcW w:w="1303" w:type="dxa"/>
          </w:tcPr>
          <w:p w14:paraId="370D0844" w14:textId="77777777" w:rsidR="0036111E" w:rsidRPr="00140F0D" w:rsidRDefault="0036111E" w:rsidP="00E60EEB">
            <w:pPr>
              <w:keepNext/>
              <w:rPr>
                <w:sz w:val="18"/>
              </w:rPr>
            </w:pPr>
          </w:p>
        </w:tc>
        <w:tc>
          <w:tcPr>
            <w:tcW w:w="2693" w:type="dxa"/>
          </w:tcPr>
          <w:p w14:paraId="0A02E1E9" w14:textId="2C207382" w:rsidR="0036111E" w:rsidRPr="00140F0D" w:rsidRDefault="0036111E" w:rsidP="00E60EEB">
            <w:pPr>
              <w:keepNext/>
              <w:rPr>
                <w:sz w:val="18"/>
              </w:rPr>
            </w:pPr>
            <w:r w:rsidRPr="00140F0D">
              <w:rPr>
                <w:sz w:val="18"/>
              </w:rPr>
              <w:t xml:space="preserve">HS3CAN </w:t>
            </w:r>
          </w:p>
        </w:tc>
      </w:tr>
      <w:tr w:rsidR="0036111E" w:rsidRPr="00140F0D" w14:paraId="0C87A34A" w14:textId="77777777" w:rsidTr="00E60EEB">
        <w:trPr>
          <w:trHeight w:val="143"/>
        </w:trPr>
        <w:tc>
          <w:tcPr>
            <w:tcW w:w="2515" w:type="dxa"/>
            <w:noWrap/>
          </w:tcPr>
          <w:p w14:paraId="6ADAC748" w14:textId="77777777" w:rsidR="0036111E" w:rsidRPr="00140F0D" w:rsidRDefault="0036111E" w:rsidP="00E60EEB">
            <w:pPr>
              <w:keepNext/>
              <w:overflowPunct/>
              <w:autoSpaceDE/>
              <w:autoSpaceDN/>
              <w:adjustRightInd/>
              <w:textAlignment w:val="auto"/>
            </w:pPr>
            <w:r w:rsidRPr="00140F0D">
              <w:t>BEC_UserMode_Status</w:t>
            </w:r>
          </w:p>
        </w:tc>
        <w:tc>
          <w:tcPr>
            <w:tcW w:w="2610" w:type="dxa"/>
          </w:tcPr>
          <w:p w14:paraId="661C034D" w14:textId="77777777" w:rsidR="0036111E" w:rsidRPr="00140F0D" w:rsidRDefault="0036111E" w:rsidP="00E60EEB">
            <w:pPr>
              <w:keepNext/>
              <w:rPr>
                <w:sz w:val="18"/>
              </w:rPr>
            </w:pPr>
            <w:r w:rsidRPr="00140F0D">
              <w:rPr>
                <w:sz w:val="18"/>
              </w:rPr>
              <w:t>Power_Liftgate_Mode_Stt</w:t>
            </w:r>
          </w:p>
        </w:tc>
        <w:tc>
          <w:tcPr>
            <w:tcW w:w="1080" w:type="dxa"/>
          </w:tcPr>
          <w:p w14:paraId="5BB77B69" w14:textId="77777777" w:rsidR="0036111E" w:rsidRPr="00140F0D" w:rsidRDefault="0036111E" w:rsidP="00E60EEB">
            <w:pPr>
              <w:keepNext/>
              <w:rPr>
                <w:sz w:val="18"/>
              </w:rPr>
            </w:pPr>
          </w:p>
        </w:tc>
        <w:tc>
          <w:tcPr>
            <w:tcW w:w="1303" w:type="dxa"/>
          </w:tcPr>
          <w:p w14:paraId="29064E34" w14:textId="77777777" w:rsidR="0036111E" w:rsidRPr="00140F0D" w:rsidRDefault="0036111E" w:rsidP="00E60EEB">
            <w:pPr>
              <w:keepNext/>
              <w:rPr>
                <w:sz w:val="18"/>
              </w:rPr>
            </w:pPr>
          </w:p>
        </w:tc>
        <w:tc>
          <w:tcPr>
            <w:tcW w:w="2693" w:type="dxa"/>
          </w:tcPr>
          <w:p w14:paraId="71F2D94F" w14:textId="77777777" w:rsidR="0036111E" w:rsidRPr="00140F0D" w:rsidRDefault="0036111E" w:rsidP="00E60EEB">
            <w:pPr>
              <w:keepNext/>
              <w:rPr>
                <w:sz w:val="18"/>
              </w:rPr>
            </w:pPr>
            <w:r w:rsidRPr="00140F0D">
              <w:rPr>
                <w:sz w:val="18"/>
              </w:rPr>
              <w:t>HS3CAN</w:t>
            </w:r>
          </w:p>
        </w:tc>
      </w:tr>
    </w:tbl>
    <w:p w14:paraId="4A8FFD76" w14:textId="77777777" w:rsidR="0036111E" w:rsidRPr="00140F0D" w:rsidRDefault="0036111E" w:rsidP="0036111E">
      <w:pPr>
        <w:pStyle w:val="Caption"/>
        <w:keepNext w:val="0"/>
      </w:pPr>
      <w:r w:rsidRPr="00140F0D">
        <w:t xml:space="preserve">Table </w:t>
      </w:r>
      <w:r w:rsidRPr="00140F0D">
        <w:rPr>
          <w:noProof/>
        </w:rPr>
        <w:fldChar w:fldCharType="begin"/>
      </w:r>
      <w:r w:rsidRPr="00140F0D">
        <w:rPr>
          <w:noProof/>
        </w:rPr>
        <w:instrText xml:space="preserve"> SEQ Table \* ARABIC </w:instrText>
      </w:r>
      <w:r w:rsidRPr="00140F0D">
        <w:rPr>
          <w:noProof/>
        </w:rPr>
        <w:fldChar w:fldCharType="separate"/>
      </w:r>
      <w:r w:rsidRPr="00140F0D">
        <w:rPr>
          <w:noProof/>
        </w:rPr>
        <w:t>82</w:t>
      </w:r>
      <w:r w:rsidRPr="00140F0D">
        <w:rPr>
          <w:noProof/>
        </w:rPr>
        <w:fldChar w:fldCharType="end"/>
      </w:r>
      <w:r w:rsidRPr="00140F0D">
        <w:t>: Input Signal mappings of Function</w:t>
      </w:r>
    </w:p>
    <w:p w14:paraId="10FB7ED2" w14:textId="77777777" w:rsidR="0036111E" w:rsidRPr="00140F0D" w:rsidRDefault="0036111E" w:rsidP="0036111E">
      <w:pPr>
        <w:rPr>
          <w:lang w:val="en-GB"/>
        </w:rPr>
      </w:pPr>
    </w:p>
    <w:p w14:paraId="1B3D07CC" w14:textId="77777777" w:rsidR="0036111E" w:rsidRPr="00140F0D" w:rsidRDefault="0036111E" w:rsidP="0036111E">
      <w:pPr>
        <w:pStyle w:val="Heading6"/>
        <w:rPr>
          <w:lang w:val="en-GB"/>
        </w:rPr>
      </w:pPr>
      <w:bookmarkStart w:id="389" w:name="_Toc32332259"/>
      <w:r w:rsidRPr="00140F0D">
        <w:rPr>
          <w:lang w:val="en-GB"/>
        </w:rPr>
        <w:t>Outputs</w:t>
      </w:r>
      <w:bookmarkEnd w:id="389"/>
    </w:p>
    <w:p w14:paraId="0F60D7DB" w14:textId="77777777" w:rsidR="0036111E" w:rsidRPr="00140F0D" w:rsidRDefault="0036111E" w:rsidP="0036111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520"/>
        <w:gridCol w:w="1440"/>
        <w:gridCol w:w="1530"/>
        <w:gridCol w:w="2196"/>
      </w:tblGrid>
      <w:tr w:rsidR="0036111E" w:rsidRPr="00140F0D" w14:paraId="334B54E4" w14:textId="77777777" w:rsidTr="00E60EEB">
        <w:trPr>
          <w:trHeight w:val="173"/>
        </w:trPr>
        <w:tc>
          <w:tcPr>
            <w:tcW w:w="2515" w:type="dxa"/>
            <w:shd w:val="clear" w:color="auto" w:fill="D9D9D9" w:themeFill="background1" w:themeFillShade="D9"/>
            <w:noWrap/>
            <w:hideMark/>
          </w:tcPr>
          <w:p w14:paraId="1145AF9F"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Logical Signal Name</w:t>
            </w:r>
          </w:p>
        </w:tc>
        <w:tc>
          <w:tcPr>
            <w:tcW w:w="2520" w:type="dxa"/>
            <w:shd w:val="clear" w:color="auto" w:fill="D9D9D9" w:themeFill="background1" w:themeFillShade="D9"/>
          </w:tcPr>
          <w:p w14:paraId="396F300B"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Technical Signal Name</w:t>
            </w:r>
          </w:p>
        </w:tc>
        <w:tc>
          <w:tcPr>
            <w:tcW w:w="1440" w:type="dxa"/>
            <w:shd w:val="clear" w:color="auto" w:fill="D9D9D9" w:themeFill="background1" w:themeFillShade="D9"/>
          </w:tcPr>
          <w:p w14:paraId="7992E232"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Mapping Details</w:t>
            </w:r>
          </w:p>
          <w:p w14:paraId="12FC8DF4" w14:textId="77777777" w:rsidR="0036111E" w:rsidRPr="00140F0D" w:rsidRDefault="0036111E" w:rsidP="00E60EEB">
            <w:pPr>
              <w:keepNext/>
              <w:overflowPunct/>
              <w:autoSpaceDE/>
              <w:autoSpaceDN/>
              <w:adjustRightInd/>
              <w:textAlignment w:val="auto"/>
              <w:rPr>
                <w:rFonts w:cs="Arial"/>
                <w:b/>
                <w:bCs/>
                <w:i/>
              </w:rPr>
            </w:pPr>
            <w:r w:rsidRPr="00140F0D">
              <w:rPr>
                <w:i/>
              </w:rPr>
              <w:t>(Conditional</w:t>
            </w:r>
            <w:r w:rsidRPr="00140F0D">
              <w:rPr>
                <w:rFonts w:cs="Arial"/>
                <w:bCs/>
                <w:i/>
              </w:rPr>
              <w:t>)</w:t>
            </w:r>
          </w:p>
        </w:tc>
        <w:tc>
          <w:tcPr>
            <w:tcW w:w="1530" w:type="dxa"/>
            <w:shd w:val="clear" w:color="auto" w:fill="D9D9D9" w:themeFill="background1" w:themeFillShade="D9"/>
          </w:tcPr>
          <w:p w14:paraId="7DDE91CB"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Publisher Interface</w:t>
            </w:r>
          </w:p>
        </w:tc>
        <w:tc>
          <w:tcPr>
            <w:tcW w:w="2196" w:type="dxa"/>
            <w:shd w:val="clear" w:color="auto" w:fill="D9D9D9" w:themeFill="background1" w:themeFillShade="D9"/>
          </w:tcPr>
          <w:p w14:paraId="5E8C15E0" w14:textId="77777777" w:rsidR="0036111E" w:rsidRPr="00140F0D" w:rsidRDefault="0036111E" w:rsidP="00E60EEB">
            <w:pPr>
              <w:keepNext/>
              <w:overflowPunct/>
              <w:autoSpaceDE/>
              <w:autoSpaceDN/>
              <w:adjustRightInd/>
              <w:textAlignment w:val="auto"/>
              <w:rPr>
                <w:rFonts w:cs="Arial"/>
                <w:b/>
                <w:bCs/>
              </w:rPr>
            </w:pPr>
            <w:r w:rsidRPr="00140F0D">
              <w:rPr>
                <w:rFonts w:cs="Arial"/>
                <w:b/>
                <w:bCs/>
              </w:rPr>
              <w:t>Connection</w:t>
            </w:r>
          </w:p>
          <w:p w14:paraId="3F301967" w14:textId="77777777" w:rsidR="0036111E" w:rsidRPr="00140F0D" w:rsidRDefault="0036111E" w:rsidP="00E60EEB">
            <w:pPr>
              <w:keepNext/>
              <w:overflowPunct/>
              <w:autoSpaceDE/>
              <w:autoSpaceDN/>
              <w:adjustRightInd/>
              <w:textAlignment w:val="auto"/>
              <w:rPr>
                <w:rFonts w:cs="Arial"/>
                <w:b/>
                <w:bCs/>
              </w:rPr>
            </w:pPr>
            <w:r w:rsidRPr="00140F0D">
              <w:rPr>
                <w:i/>
              </w:rPr>
              <w:t>(Optional)</w:t>
            </w:r>
          </w:p>
        </w:tc>
      </w:tr>
      <w:tr w:rsidR="0036111E" w:rsidRPr="00140F0D" w14:paraId="61ED0962" w14:textId="77777777" w:rsidTr="00E60EEB">
        <w:trPr>
          <w:trHeight w:val="143"/>
        </w:trPr>
        <w:tc>
          <w:tcPr>
            <w:tcW w:w="2515" w:type="dxa"/>
            <w:noWrap/>
          </w:tcPr>
          <w:p w14:paraId="6C048BD0" w14:textId="77777777" w:rsidR="0036111E" w:rsidRPr="00140F0D" w:rsidRDefault="0036111E" w:rsidP="00E60EEB">
            <w:pPr>
              <w:overflowPunct/>
              <w:autoSpaceDE/>
              <w:autoSpaceDN/>
              <w:adjustRightInd/>
              <w:textAlignment w:val="auto"/>
              <w:rPr>
                <w:rFonts w:cs="Arial"/>
                <w:sz w:val="18"/>
                <w:szCs w:val="18"/>
              </w:rPr>
            </w:pPr>
            <w:r w:rsidRPr="00140F0D">
              <w:rPr>
                <w:rFonts w:cs="Arial"/>
                <w:sz w:val="18"/>
                <w:szCs w:val="18"/>
              </w:rPr>
              <w:t>BEC_UserMode_Rqst</w:t>
            </w:r>
          </w:p>
        </w:tc>
        <w:tc>
          <w:tcPr>
            <w:tcW w:w="2520" w:type="dxa"/>
          </w:tcPr>
          <w:p w14:paraId="0574945D" w14:textId="77777777" w:rsidR="0036111E" w:rsidRPr="00140F0D" w:rsidRDefault="0036111E" w:rsidP="00E60EEB">
            <w:pPr>
              <w:pStyle w:val="Default"/>
              <w:rPr>
                <w:color w:val="auto"/>
              </w:rPr>
            </w:pPr>
            <w:r w:rsidRPr="00140F0D">
              <w:rPr>
                <w:color w:val="auto"/>
                <w:sz w:val="20"/>
                <w:szCs w:val="20"/>
              </w:rPr>
              <w:t xml:space="preserve">Power_Liftgate_Mode_Cmd </w:t>
            </w:r>
          </w:p>
        </w:tc>
        <w:tc>
          <w:tcPr>
            <w:tcW w:w="1440" w:type="dxa"/>
          </w:tcPr>
          <w:p w14:paraId="646C798B" w14:textId="77777777" w:rsidR="0036111E" w:rsidRPr="00140F0D" w:rsidRDefault="0036111E" w:rsidP="00E60EEB">
            <w:pPr>
              <w:keepNext/>
              <w:rPr>
                <w:sz w:val="18"/>
              </w:rPr>
            </w:pPr>
          </w:p>
        </w:tc>
        <w:tc>
          <w:tcPr>
            <w:tcW w:w="1530" w:type="dxa"/>
          </w:tcPr>
          <w:p w14:paraId="307FA775" w14:textId="77777777" w:rsidR="0036111E" w:rsidRPr="00140F0D" w:rsidRDefault="0036111E" w:rsidP="00E60EEB">
            <w:pPr>
              <w:keepNext/>
              <w:rPr>
                <w:sz w:val="18"/>
              </w:rPr>
            </w:pPr>
          </w:p>
        </w:tc>
        <w:tc>
          <w:tcPr>
            <w:tcW w:w="2196" w:type="dxa"/>
          </w:tcPr>
          <w:p w14:paraId="2C4804CD" w14:textId="77777777" w:rsidR="0036111E" w:rsidRPr="00140F0D" w:rsidRDefault="0036111E" w:rsidP="00E60EEB">
            <w:pPr>
              <w:keepNext/>
              <w:rPr>
                <w:sz w:val="18"/>
              </w:rPr>
            </w:pPr>
            <w:r w:rsidRPr="00140F0D">
              <w:rPr>
                <w:sz w:val="18"/>
              </w:rPr>
              <w:t>HS3CAN</w:t>
            </w:r>
          </w:p>
        </w:tc>
      </w:tr>
      <w:tr w:rsidR="0036111E" w:rsidRPr="00140F0D" w14:paraId="38667457" w14:textId="77777777" w:rsidTr="00E60EEB">
        <w:trPr>
          <w:trHeight w:val="143"/>
        </w:trPr>
        <w:tc>
          <w:tcPr>
            <w:tcW w:w="2515" w:type="dxa"/>
            <w:noWrap/>
          </w:tcPr>
          <w:p w14:paraId="5D8DD76E" w14:textId="77777777" w:rsidR="0036111E" w:rsidRPr="00140F0D" w:rsidRDefault="0036111E" w:rsidP="00E60EEB">
            <w:pPr>
              <w:overflowPunct/>
              <w:autoSpaceDE/>
              <w:autoSpaceDN/>
              <w:adjustRightInd/>
              <w:textAlignment w:val="auto"/>
            </w:pPr>
            <w:bookmarkStart w:id="390" w:name="_Hlk53400778"/>
            <w:r w:rsidRPr="00140F0D">
              <w:t>BEC_UserMode_Display</w:t>
            </w:r>
          </w:p>
        </w:tc>
        <w:tc>
          <w:tcPr>
            <w:tcW w:w="2520" w:type="dxa"/>
          </w:tcPr>
          <w:p w14:paraId="258E8735" w14:textId="77777777" w:rsidR="0036111E" w:rsidRPr="00140F0D" w:rsidRDefault="0036111E" w:rsidP="00E60EEB">
            <w:pPr>
              <w:keepNext/>
              <w:rPr>
                <w:rFonts w:cs="Arial"/>
                <w:snapToGrid w:val="0"/>
              </w:rPr>
            </w:pPr>
            <w:r w:rsidRPr="00140F0D">
              <w:rPr>
                <w:rFonts w:cs="Arial"/>
                <w:snapToGrid w:val="0"/>
              </w:rPr>
              <w:t>FeatConfigIpcActl</w:t>
            </w:r>
          </w:p>
          <w:p w14:paraId="67E5B379" w14:textId="77777777" w:rsidR="0036111E" w:rsidRPr="00140F0D" w:rsidRDefault="0036111E" w:rsidP="00E60EEB">
            <w:pPr>
              <w:keepNext/>
              <w:rPr>
                <w:rFonts w:cs="Arial"/>
                <w:snapToGrid w:val="0"/>
              </w:rPr>
            </w:pPr>
            <w:r w:rsidRPr="00140F0D">
              <w:rPr>
                <w:rFonts w:cs="Arial"/>
                <w:snapToGrid w:val="0"/>
              </w:rPr>
              <w:t>FeatNoIpcActl</w:t>
            </w:r>
          </w:p>
          <w:p w14:paraId="72232423" w14:textId="2FB79052" w:rsidR="0036111E" w:rsidRPr="00140F0D" w:rsidRDefault="0036111E" w:rsidP="00E60EEB">
            <w:pPr>
              <w:keepNext/>
              <w:rPr>
                <w:sz w:val="18"/>
              </w:rPr>
            </w:pPr>
            <w:r w:rsidRPr="00140F0D">
              <w:rPr>
                <w:rFonts w:cs="Arial"/>
                <w:snapToGrid w:val="0"/>
              </w:rPr>
              <w:t>PersIndexIpc_D_Actl</w:t>
            </w:r>
            <w:r w:rsidR="00FA3A42" w:rsidRPr="00140F0D">
              <w:rPr>
                <w:rFonts w:cs="Arial"/>
                <w:snapToGrid w:val="0"/>
              </w:rPr>
              <w:t xml:space="preserve"> MsgCntrDsplyOp_D_Rq MsgCntrFeatConfigRq MsgCntrFeatNoRq MsgCntrPersIndex_D_Rq</w:t>
            </w:r>
          </w:p>
        </w:tc>
        <w:tc>
          <w:tcPr>
            <w:tcW w:w="1440" w:type="dxa"/>
          </w:tcPr>
          <w:p w14:paraId="492E443B" w14:textId="77777777" w:rsidR="0036111E" w:rsidRPr="00140F0D" w:rsidRDefault="0036111E" w:rsidP="00E60EEB">
            <w:pPr>
              <w:keepNext/>
              <w:rPr>
                <w:sz w:val="18"/>
              </w:rPr>
            </w:pPr>
          </w:p>
        </w:tc>
        <w:tc>
          <w:tcPr>
            <w:tcW w:w="1530" w:type="dxa"/>
          </w:tcPr>
          <w:p w14:paraId="0EFC6C78" w14:textId="77777777" w:rsidR="0036111E" w:rsidRPr="00140F0D" w:rsidRDefault="0036111E" w:rsidP="00E60EEB">
            <w:pPr>
              <w:keepNext/>
              <w:rPr>
                <w:sz w:val="18"/>
              </w:rPr>
            </w:pPr>
          </w:p>
        </w:tc>
        <w:tc>
          <w:tcPr>
            <w:tcW w:w="2196" w:type="dxa"/>
          </w:tcPr>
          <w:p w14:paraId="04D9F3B1" w14:textId="0FD540FF" w:rsidR="0036111E" w:rsidRPr="00140F0D" w:rsidRDefault="0036111E" w:rsidP="00E60EEB">
            <w:pPr>
              <w:keepNext/>
              <w:rPr>
                <w:sz w:val="18"/>
              </w:rPr>
            </w:pPr>
            <w:r w:rsidRPr="00140F0D">
              <w:rPr>
                <w:sz w:val="18"/>
              </w:rPr>
              <w:t xml:space="preserve">HS3CAN </w:t>
            </w:r>
          </w:p>
        </w:tc>
      </w:tr>
    </w:tbl>
    <w:bookmarkEnd w:id="390"/>
    <w:p w14:paraId="4D89F96F" w14:textId="77777777" w:rsidR="0036111E" w:rsidRPr="00702453" w:rsidRDefault="0036111E" w:rsidP="0036111E">
      <w:pPr>
        <w:pStyle w:val="Caption"/>
      </w:pPr>
      <w:r w:rsidRPr="00140F0D">
        <w:t xml:space="preserve">Table </w:t>
      </w:r>
      <w:r w:rsidRPr="00140F0D">
        <w:rPr>
          <w:noProof/>
        </w:rPr>
        <w:fldChar w:fldCharType="begin"/>
      </w:r>
      <w:r w:rsidRPr="00140F0D">
        <w:rPr>
          <w:noProof/>
        </w:rPr>
        <w:instrText xml:space="preserve"> SEQ Table \* ARABIC </w:instrText>
      </w:r>
      <w:r w:rsidRPr="00140F0D">
        <w:rPr>
          <w:noProof/>
        </w:rPr>
        <w:fldChar w:fldCharType="separate"/>
      </w:r>
      <w:r w:rsidRPr="00140F0D">
        <w:rPr>
          <w:noProof/>
        </w:rPr>
        <w:t>83</w:t>
      </w:r>
      <w:r w:rsidRPr="00140F0D">
        <w:rPr>
          <w:noProof/>
        </w:rPr>
        <w:fldChar w:fldCharType="end"/>
      </w:r>
      <w:r w:rsidRPr="00140F0D">
        <w:t>: Output Signal mappings of Function</w:t>
      </w:r>
    </w:p>
    <w:p w14:paraId="4132EA45" w14:textId="77777777" w:rsidR="0036111E" w:rsidRDefault="0036111E" w:rsidP="0036111E">
      <w:pPr>
        <w:rPr>
          <w:lang w:val="en-GB"/>
        </w:rPr>
      </w:pPr>
    </w:p>
    <w:p w14:paraId="595235D4" w14:textId="77777777" w:rsidR="0036111E" w:rsidRDefault="0036111E" w:rsidP="0036111E">
      <w:pPr>
        <w:pStyle w:val="Heading6"/>
      </w:pPr>
      <w:bookmarkStart w:id="391" w:name="_Toc32332260"/>
      <w:r>
        <w:lastRenderedPageBreak/>
        <w:t>Parameters</w:t>
      </w:r>
      <w:bookmarkEnd w:id="391"/>
    </w:p>
    <w:p w14:paraId="41E7DAE9" w14:textId="77777777" w:rsidR="0036111E" w:rsidRPr="00A57D05" w:rsidRDefault="0036111E" w:rsidP="0036111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36111E" w:rsidRPr="00E54DEA" w14:paraId="1A139AB8" w14:textId="77777777" w:rsidTr="00E60EEB">
        <w:trPr>
          <w:trHeight w:val="161"/>
        </w:trPr>
        <w:tc>
          <w:tcPr>
            <w:tcW w:w="1838" w:type="dxa"/>
            <w:shd w:val="clear" w:color="auto" w:fill="D9D9D9" w:themeFill="background1" w:themeFillShade="D9"/>
            <w:noWrap/>
            <w:hideMark/>
          </w:tcPr>
          <w:p w14:paraId="76C5EEC3" w14:textId="77777777" w:rsidR="0036111E" w:rsidRPr="00E54DEA" w:rsidRDefault="0036111E" w:rsidP="00E60EEB">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265B20B" w14:textId="77777777" w:rsidR="0036111E" w:rsidRDefault="0036111E" w:rsidP="00E60EEB">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26C0592" w14:textId="77777777" w:rsidR="0036111E" w:rsidRDefault="0036111E" w:rsidP="00E60EEB">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51E8701" w14:textId="77777777" w:rsidR="0036111E" w:rsidRPr="00E54DEA" w:rsidRDefault="0036111E" w:rsidP="00E60EEB">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F2E30D1" w14:textId="77777777" w:rsidR="0036111E" w:rsidRDefault="0036111E" w:rsidP="00E60EEB">
            <w:pPr>
              <w:keepNext/>
              <w:overflowPunct/>
              <w:autoSpaceDE/>
              <w:autoSpaceDN/>
              <w:adjustRightInd/>
              <w:textAlignment w:val="auto"/>
              <w:rPr>
                <w:rFonts w:cs="Arial"/>
                <w:b/>
                <w:bCs/>
                <w:color w:val="000000"/>
              </w:rPr>
            </w:pPr>
            <w:r>
              <w:rPr>
                <w:rFonts w:cs="Arial"/>
                <w:b/>
                <w:bCs/>
                <w:color w:val="000000"/>
              </w:rPr>
              <w:t>Method Details</w:t>
            </w:r>
          </w:p>
        </w:tc>
      </w:tr>
      <w:tr w:rsidR="0036111E" w:rsidRPr="003F473D" w14:paraId="0B4A4C6E" w14:textId="77777777" w:rsidTr="00E60EEB">
        <w:trPr>
          <w:trHeight w:val="70"/>
        </w:trPr>
        <w:tc>
          <w:tcPr>
            <w:tcW w:w="1838" w:type="dxa"/>
            <w:noWrap/>
          </w:tcPr>
          <w:p w14:paraId="7D2341AF" w14:textId="77777777" w:rsidR="0036111E" w:rsidRPr="00D20BE7" w:rsidRDefault="0036111E" w:rsidP="00E60EEB">
            <w:pPr>
              <w:keepNext/>
              <w:overflowPunct/>
              <w:autoSpaceDE/>
              <w:autoSpaceDN/>
              <w:adjustRightInd/>
              <w:textAlignment w:val="auto"/>
              <w:rPr>
                <w:color w:val="000000" w:themeColor="text1"/>
                <w:sz w:val="18"/>
              </w:rPr>
            </w:pPr>
          </w:p>
        </w:tc>
        <w:tc>
          <w:tcPr>
            <w:tcW w:w="1843" w:type="dxa"/>
          </w:tcPr>
          <w:p w14:paraId="4C9BC34B" w14:textId="77777777" w:rsidR="0036111E" w:rsidRPr="00D20BE7" w:rsidRDefault="0036111E" w:rsidP="00E60EEB">
            <w:pPr>
              <w:keepNext/>
              <w:rPr>
                <w:color w:val="000000" w:themeColor="text1"/>
                <w:sz w:val="18"/>
              </w:rPr>
            </w:pPr>
          </w:p>
        </w:tc>
        <w:tc>
          <w:tcPr>
            <w:tcW w:w="1701" w:type="dxa"/>
          </w:tcPr>
          <w:p w14:paraId="0EA003AB" w14:textId="77777777" w:rsidR="0036111E" w:rsidRPr="00D20BE7" w:rsidRDefault="0036111E" w:rsidP="00E60EEB">
            <w:pPr>
              <w:keepNext/>
              <w:rPr>
                <w:sz w:val="18"/>
              </w:rPr>
            </w:pPr>
          </w:p>
        </w:tc>
        <w:tc>
          <w:tcPr>
            <w:tcW w:w="1417" w:type="dxa"/>
            <w:noWrap/>
          </w:tcPr>
          <w:p w14:paraId="2BB96E6B" w14:textId="77777777" w:rsidR="0036111E" w:rsidRPr="00D20BE7" w:rsidRDefault="0036111E" w:rsidP="00E60EEB">
            <w:pPr>
              <w:keepNext/>
              <w:rPr>
                <w:color w:val="000000" w:themeColor="text1"/>
                <w:sz w:val="18"/>
              </w:rPr>
            </w:pPr>
          </w:p>
        </w:tc>
        <w:tc>
          <w:tcPr>
            <w:tcW w:w="3402" w:type="dxa"/>
          </w:tcPr>
          <w:p w14:paraId="03CDDAAA" w14:textId="77777777" w:rsidR="0036111E" w:rsidRPr="00D20BE7" w:rsidRDefault="0036111E" w:rsidP="00E60EEB">
            <w:pPr>
              <w:keepNext/>
              <w:rPr>
                <w:sz w:val="18"/>
              </w:rPr>
            </w:pPr>
          </w:p>
        </w:tc>
      </w:tr>
    </w:tbl>
    <w:p w14:paraId="3C62D2EE" w14:textId="77777777" w:rsidR="0036111E" w:rsidRPr="00702453" w:rsidRDefault="0036111E" w:rsidP="0036111E">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84</w:t>
      </w:r>
      <w:r>
        <w:rPr>
          <w:noProof/>
        </w:rPr>
        <w:fldChar w:fldCharType="end"/>
      </w:r>
      <w:r w:rsidRPr="00702453">
        <w:t xml:space="preserve">: </w:t>
      </w:r>
      <w:r>
        <w:t>Parameter mappings of Function</w:t>
      </w:r>
    </w:p>
    <w:p w14:paraId="3642CC6D" w14:textId="77777777" w:rsidR="0036111E" w:rsidRPr="003E2313" w:rsidRDefault="0036111E" w:rsidP="0036111E">
      <w:pPr>
        <w:pStyle w:val="Heading6"/>
      </w:pPr>
      <w:bookmarkStart w:id="392" w:name="_Toc32332261"/>
      <w:r>
        <w:t>Interface</w:t>
      </w:r>
      <w:r w:rsidRPr="003E2313">
        <w:t xml:space="preserve"> Requirements</w:t>
      </w:r>
      <w:bookmarkEnd w:id="392"/>
    </w:p>
    <w:p w14:paraId="3BA954E1" w14:textId="77777777" w:rsidR="0036111E" w:rsidRPr="003225C9" w:rsidRDefault="0036111E" w:rsidP="0036111E">
      <w:pPr>
        <w:tabs>
          <w:tab w:val="left" w:pos="284"/>
          <w:tab w:val="left" w:pos="851"/>
        </w:tabs>
      </w:pPr>
      <w:r>
        <w:t>N/A</w:t>
      </w:r>
    </w:p>
    <w:p w14:paraId="6A2A0910" w14:textId="77777777" w:rsidR="0036111E" w:rsidRDefault="0036111E" w:rsidP="0036111E">
      <w:pPr>
        <w:pStyle w:val="Heading6"/>
        <w:numPr>
          <w:ilvl w:val="4"/>
          <w:numId w:val="5"/>
        </w:numPr>
        <w:tabs>
          <w:tab w:val="clear" w:pos="1418"/>
        </w:tabs>
        <w:rPr>
          <w:lang w:val="en-GB"/>
        </w:rPr>
      </w:pPr>
      <w:bookmarkStart w:id="393" w:name="_Toc32332262"/>
      <w:r>
        <w:rPr>
          <w:lang w:val="en-GB"/>
        </w:rPr>
        <w:t>Function Requirements</w:t>
      </w:r>
      <w:bookmarkEnd w:id="393"/>
    </w:p>
    <w:p w14:paraId="69AA9608" w14:textId="77777777" w:rsidR="0036111E" w:rsidRDefault="0036111E" w:rsidP="0036111E">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5513"/>
        <w:gridCol w:w="1926"/>
      </w:tblGrid>
      <w:tr w:rsidR="0036111E" w14:paraId="16D209E8" w14:textId="77777777" w:rsidTr="00E60EEB">
        <w:tc>
          <w:tcPr>
            <w:tcW w:w="2762" w:type="dxa"/>
            <w:shd w:val="clear" w:color="auto" w:fill="D9D9D9" w:themeFill="background1" w:themeFillShade="D9"/>
          </w:tcPr>
          <w:p w14:paraId="504AAE56" w14:textId="77777777" w:rsidR="0036111E" w:rsidRDefault="0036111E" w:rsidP="00E60EEB">
            <w:pPr>
              <w:keepNext/>
              <w:rPr>
                <w:b/>
              </w:rPr>
            </w:pPr>
            <w:r w:rsidRPr="00AF169D">
              <w:rPr>
                <w:b/>
              </w:rPr>
              <w:t>Requirement ID</w:t>
            </w:r>
          </w:p>
          <w:p w14:paraId="5C0EF5A1" w14:textId="77777777" w:rsidR="0036111E" w:rsidRPr="00AF169D" w:rsidRDefault="0036111E" w:rsidP="00E60EEB">
            <w:pPr>
              <w:keepNext/>
              <w:rPr>
                <w:b/>
              </w:rPr>
            </w:pPr>
            <w:r w:rsidRPr="00EB7BB6">
              <w:t>(of Logical Function)</w:t>
            </w:r>
          </w:p>
        </w:tc>
        <w:tc>
          <w:tcPr>
            <w:tcW w:w="5513" w:type="dxa"/>
            <w:shd w:val="clear" w:color="auto" w:fill="D9D9D9" w:themeFill="background1" w:themeFillShade="D9"/>
          </w:tcPr>
          <w:p w14:paraId="44F1F9E7" w14:textId="77777777" w:rsidR="0036111E" w:rsidRPr="00AF169D" w:rsidRDefault="0036111E" w:rsidP="00E60EEB">
            <w:pPr>
              <w:keepNext/>
              <w:rPr>
                <w:b/>
              </w:rPr>
            </w:pPr>
            <w:r w:rsidRPr="00AF169D">
              <w:rPr>
                <w:b/>
              </w:rPr>
              <w:t>Requirement Title</w:t>
            </w:r>
          </w:p>
        </w:tc>
        <w:tc>
          <w:tcPr>
            <w:tcW w:w="1926" w:type="dxa"/>
            <w:shd w:val="clear" w:color="auto" w:fill="D9D9D9" w:themeFill="background1" w:themeFillShade="D9"/>
          </w:tcPr>
          <w:p w14:paraId="120CF9A6" w14:textId="77777777" w:rsidR="0036111E" w:rsidRPr="00AF169D" w:rsidRDefault="0036111E" w:rsidP="00E60EEB">
            <w:pPr>
              <w:keepNext/>
              <w:rPr>
                <w:b/>
              </w:rPr>
            </w:pPr>
            <w:r>
              <w:rPr>
                <w:b/>
              </w:rPr>
              <w:t>Comment</w:t>
            </w:r>
          </w:p>
        </w:tc>
      </w:tr>
      <w:tr w:rsidR="0036111E" w14:paraId="63C29083" w14:textId="77777777" w:rsidTr="00E60EEB">
        <w:tc>
          <w:tcPr>
            <w:tcW w:w="2762" w:type="dxa"/>
          </w:tcPr>
          <w:p w14:paraId="12D2D064" w14:textId="77777777" w:rsidR="0036111E" w:rsidRDefault="0036111E" w:rsidP="00E60EEB">
            <w:pPr>
              <w:keepNext/>
            </w:pPr>
            <w:bookmarkStart w:id="394" w:name="R_FNC_00001_ID_User_Selects_Disabled"/>
            <w:r>
              <w:t>R_FNC_BEC_USER_00001</w:t>
            </w:r>
            <w:bookmarkEnd w:id="394"/>
          </w:p>
        </w:tc>
        <w:tc>
          <w:tcPr>
            <w:tcW w:w="5513" w:type="dxa"/>
          </w:tcPr>
          <w:p w14:paraId="3C914E44" w14:textId="77777777" w:rsidR="0036111E" w:rsidRDefault="0036111E" w:rsidP="00E60EEB">
            <w:pPr>
              <w:keepNext/>
            </w:pPr>
            <w:r w:rsidRPr="00C020A1">
              <w:t>User Selects Manual Mode</w:t>
            </w:r>
          </w:p>
        </w:tc>
        <w:tc>
          <w:tcPr>
            <w:tcW w:w="1926" w:type="dxa"/>
          </w:tcPr>
          <w:p w14:paraId="2D745A8D" w14:textId="77777777" w:rsidR="0036111E" w:rsidRDefault="0036111E" w:rsidP="00E60EEB">
            <w:pPr>
              <w:keepNext/>
            </w:pPr>
          </w:p>
        </w:tc>
      </w:tr>
      <w:tr w:rsidR="0036111E" w14:paraId="3284812D" w14:textId="77777777" w:rsidTr="00E60EEB">
        <w:tc>
          <w:tcPr>
            <w:tcW w:w="2762" w:type="dxa"/>
          </w:tcPr>
          <w:p w14:paraId="3A2EE1C2" w14:textId="77777777" w:rsidR="0036111E" w:rsidRDefault="0036111E" w:rsidP="00E60EEB">
            <w:pPr>
              <w:keepNext/>
            </w:pPr>
            <w:r>
              <w:t>R_FNC_BEC_USER_00002</w:t>
            </w:r>
          </w:p>
        </w:tc>
        <w:tc>
          <w:tcPr>
            <w:tcW w:w="5513" w:type="dxa"/>
          </w:tcPr>
          <w:p w14:paraId="3397A618" w14:textId="77777777" w:rsidR="0036111E" w:rsidRDefault="0036111E" w:rsidP="00E60EEB">
            <w:pPr>
              <w:keepNext/>
            </w:pPr>
            <w:r>
              <w:t>User Selects Power Mode</w:t>
            </w:r>
          </w:p>
        </w:tc>
        <w:tc>
          <w:tcPr>
            <w:tcW w:w="1926" w:type="dxa"/>
          </w:tcPr>
          <w:p w14:paraId="5BCBBFA8" w14:textId="77777777" w:rsidR="0036111E" w:rsidRDefault="0036111E" w:rsidP="00E60EEB">
            <w:pPr>
              <w:keepNext/>
            </w:pPr>
          </w:p>
        </w:tc>
      </w:tr>
      <w:tr w:rsidR="0036111E" w14:paraId="45CD1A84" w14:textId="77777777" w:rsidTr="00E60EEB">
        <w:tc>
          <w:tcPr>
            <w:tcW w:w="2762" w:type="dxa"/>
          </w:tcPr>
          <w:p w14:paraId="205C5977" w14:textId="77777777" w:rsidR="0036111E" w:rsidRDefault="0036111E" w:rsidP="00E60EEB">
            <w:pPr>
              <w:keepNext/>
            </w:pPr>
            <w:r>
              <w:t>R_FNC_BEC_USER_00003</w:t>
            </w:r>
          </w:p>
        </w:tc>
        <w:tc>
          <w:tcPr>
            <w:tcW w:w="5513" w:type="dxa"/>
          </w:tcPr>
          <w:p w14:paraId="11E0F3F7" w14:textId="77777777" w:rsidR="0036111E" w:rsidRDefault="0036111E" w:rsidP="00E60EEB">
            <w:pPr>
              <w:keepNext/>
            </w:pPr>
            <w:r>
              <w:t>Update Menu Display of User Selected Mode</w:t>
            </w:r>
          </w:p>
        </w:tc>
        <w:tc>
          <w:tcPr>
            <w:tcW w:w="1926" w:type="dxa"/>
          </w:tcPr>
          <w:p w14:paraId="7DFBF403" w14:textId="77777777" w:rsidR="0036111E" w:rsidRDefault="0036111E" w:rsidP="00E60EEB">
            <w:pPr>
              <w:keepNext/>
            </w:pPr>
          </w:p>
        </w:tc>
      </w:tr>
      <w:tr w:rsidR="0036111E" w14:paraId="5BA04D46" w14:textId="77777777" w:rsidTr="00E60EEB">
        <w:tc>
          <w:tcPr>
            <w:tcW w:w="2762" w:type="dxa"/>
          </w:tcPr>
          <w:p w14:paraId="687F0481" w14:textId="77777777" w:rsidR="0036111E" w:rsidRDefault="0036111E" w:rsidP="00E60EEB">
            <w:pPr>
              <w:keepNext/>
            </w:pPr>
            <w:r>
              <w:t>R_FNC_BEC_USER_00004</w:t>
            </w:r>
          </w:p>
        </w:tc>
        <w:tc>
          <w:tcPr>
            <w:tcW w:w="5513" w:type="dxa"/>
          </w:tcPr>
          <w:p w14:paraId="6BDCBECC" w14:textId="77777777" w:rsidR="0036111E" w:rsidRDefault="0036111E" w:rsidP="00E60EEB">
            <w:pPr>
              <w:keepNext/>
            </w:pPr>
            <w:r>
              <w:t>User Selected Mode on System Initialization</w:t>
            </w:r>
          </w:p>
        </w:tc>
        <w:tc>
          <w:tcPr>
            <w:tcW w:w="1926" w:type="dxa"/>
          </w:tcPr>
          <w:p w14:paraId="0E909492" w14:textId="77777777" w:rsidR="0036111E" w:rsidRDefault="0036111E" w:rsidP="00E60EEB">
            <w:pPr>
              <w:keepNext/>
            </w:pPr>
          </w:p>
        </w:tc>
      </w:tr>
    </w:tbl>
    <w:p w14:paraId="2FC16506" w14:textId="77777777" w:rsidR="0036111E" w:rsidRPr="00702453" w:rsidRDefault="0036111E" w:rsidP="0036111E">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85</w:t>
      </w:r>
      <w:r>
        <w:rPr>
          <w:noProof/>
        </w:rPr>
        <w:fldChar w:fldCharType="end"/>
      </w:r>
      <w:r w:rsidRPr="00702453">
        <w:t xml:space="preserve">: </w:t>
      </w:r>
      <w:r>
        <w:t>Inherited Requirements</w:t>
      </w:r>
    </w:p>
    <w:p w14:paraId="294D74EB" w14:textId="77777777" w:rsidR="0036111E" w:rsidRDefault="0036111E" w:rsidP="0036111E">
      <w:pPr>
        <w:rPr>
          <w:lang w:val="en-GB"/>
        </w:rPr>
      </w:pPr>
    </w:p>
    <w:p w14:paraId="1B8B17C4" w14:textId="77777777" w:rsidR="0036111E" w:rsidRDefault="0036111E" w:rsidP="0036111E">
      <w:pPr>
        <w:pStyle w:val="Heading7"/>
        <w:tabs>
          <w:tab w:val="clear" w:pos="1559"/>
        </w:tabs>
        <w:rPr>
          <w:lang w:val="en-GB"/>
        </w:rPr>
      </w:pPr>
      <w:r>
        <w:rPr>
          <w:lang w:val="en-GB"/>
        </w:rPr>
        <w:t>Component Specific Requirements</w:t>
      </w:r>
    </w:p>
    <w:p w14:paraId="634DC38A" w14:textId="77777777" w:rsidR="0036111E" w:rsidRPr="0036111E" w:rsidRDefault="0036111E" w:rsidP="0036111E">
      <w:pPr>
        <w:rPr>
          <w:lang w:val="en-GB"/>
        </w:rPr>
      </w:pPr>
    </w:p>
    <w:p w14:paraId="181AE19C" w14:textId="596F5952" w:rsidR="00101699" w:rsidRPr="00140F0D" w:rsidRDefault="00101699" w:rsidP="00101699">
      <w:pPr>
        <w:pStyle w:val="Heading4"/>
        <w:rPr>
          <w:lang w:val="en-GB"/>
        </w:rPr>
      </w:pPr>
      <w:r w:rsidRPr="00140F0D">
        <w:rPr>
          <w:lang w:val="en-GB"/>
        </w:rPr>
        <w:t>Implemented Function BEC Manual Mode HMI</w:t>
      </w:r>
    </w:p>
    <w:p w14:paraId="0654DF3A" w14:textId="77777777" w:rsidR="00101699" w:rsidRPr="00140F0D" w:rsidRDefault="00101699" w:rsidP="00101699">
      <w:pPr>
        <w:pStyle w:val="Heading5"/>
        <w:rPr>
          <w:lang w:val="en-GB"/>
        </w:rPr>
      </w:pPr>
      <w:r w:rsidRPr="00140F0D">
        <w:rPr>
          <w:lang w:val="en-GB"/>
        </w:rPr>
        <w:t>Function Interfaces</w:t>
      </w:r>
    </w:p>
    <w:p w14:paraId="010473FD" w14:textId="77777777" w:rsidR="00101699" w:rsidRPr="00140F0D" w:rsidRDefault="00101699" w:rsidP="00101699">
      <w:pPr>
        <w:pStyle w:val="Heading6"/>
        <w:rPr>
          <w:lang w:val="en-GB"/>
        </w:rPr>
      </w:pPr>
      <w:r w:rsidRPr="00140F0D">
        <w:rPr>
          <w:lang w:val="en-GB"/>
        </w:rPr>
        <w:t>Inputs</w:t>
      </w:r>
    </w:p>
    <w:p w14:paraId="22E26211" w14:textId="77777777" w:rsidR="00101699" w:rsidRPr="00140F0D" w:rsidRDefault="00101699" w:rsidP="0010169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610"/>
        <w:gridCol w:w="1080"/>
        <w:gridCol w:w="1303"/>
        <w:gridCol w:w="2693"/>
      </w:tblGrid>
      <w:tr w:rsidR="00101699" w:rsidRPr="00140F0D" w14:paraId="6F17B85D" w14:textId="77777777" w:rsidTr="00E60EEB">
        <w:trPr>
          <w:trHeight w:val="173"/>
        </w:trPr>
        <w:tc>
          <w:tcPr>
            <w:tcW w:w="2515" w:type="dxa"/>
            <w:shd w:val="clear" w:color="auto" w:fill="D9D9D9" w:themeFill="background1" w:themeFillShade="D9"/>
            <w:noWrap/>
            <w:hideMark/>
          </w:tcPr>
          <w:p w14:paraId="61D8DFA5"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Logical Signal Name</w:t>
            </w:r>
          </w:p>
        </w:tc>
        <w:tc>
          <w:tcPr>
            <w:tcW w:w="2610" w:type="dxa"/>
            <w:shd w:val="clear" w:color="auto" w:fill="D9D9D9" w:themeFill="background1" w:themeFillShade="D9"/>
          </w:tcPr>
          <w:p w14:paraId="5808AE7E"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Technical Signal Name</w:t>
            </w:r>
          </w:p>
        </w:tc>
        <w:tc>
          <w:tcPr>
            <w:tcW w:w="1080" w:type="dxa"/>
            <w:shd w:val="clear" w:color="auto" w:fill="D9D9D9" w:themeFill="background1" w:themeFillShade="D9"/>
          </w:tcPr>
          <w:p w14:paraId="601B0F5B"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 xml:space="preserve">Mapping Details </w:t>
            </w:r>
            <w:r w:rsidRPr="00140F0D">
              <w:rPr>
                <w:i/>
              </w:rPr>
              <w:t>(Conditional)</w:t>
            </w:r>
          </w:p>
        </w:tc>
        <w:tc>
          <w:tcPr>
            <w:tcW w:w="1303" w:type="dxa"/>
            <w:shd w:val="clear" w:color="auto" w:fill="D9D9D9" w:themeFill="background1" w:themeFillShade="D9"/>
          </w:tcPr>
          <w:p w14:paraId="0929125E"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Subscriber Interface</w:t>
            </w:r>
          </w:p>
        </w:tc>
        <w:tc>
          <w:tcPr>
            <w:tcW w:w="2693" w:type="dxa"/>
            <w:shd w:val="clear" w:color="auto" w:fill="D9D9D9" w:themeFill="background1" w:themeFillShade="D9"/>
          </w:tcPr>
          <w:p w14:paraId="07B260BE"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Connection</w:t>
            </w:r>
          </w:p>
          <w:p w14:paraId="6135FC2A" w14:textId="77777777" w:rsidR="00101699" w:rsidRPr="00140F0D" w:rsidRDefault="00101699" w:rsidP="00E60EEB">
            <w:pPr>
              <w:keepNext/>
              <w:overflowPunct/>
              <w:autoSpaceDE/>
              <w:autoSpaceDN/>
              <w:adjustRightInd/>
              <w:textAlignment w:val="auto"/>
              <w:rPr>
                <w:rFonts w:cs="Arial"/>
                <w:b/>
                <w:bCs/>
              </w:rPr>
            </w:pPr>
            <w:r w:rsidRPr="00140F0D">
              <w:t>(</w:t>
            </w:r>
            <w:r w:rsidRPr="00140F0D">
              <w:rPr>
                <w:i/>
              </w:rPr>
              <w:t>Optional)</w:t>
            </w:r>
          </w:p>
        </w:tc>
      </w:tr>
      <w:tr w:rsidR="00101699" w:rsidRPr="00140F0D" w14:paraId="227CCFFC" w14:textId="77777777" w:rsidTr="00E60EEB">
        <w:trPr>
          <w:trHeight w:val="143"/>
        </w:trPr>
        <w:tc>
          <w:tcPr>
            <w:tcW w:w="2515" w:type="dxa"/>
            <w:noWrap/>
          </w:tcPr>
          <w:p w14:paraId="7C08B135" w14:textId="3843D3D6" w:rsidR="00101699" w:rsidRPr="00140F0D" w:rsidRDefault="00144448" w:rsidP="00E60EEB">
            <w:pPr>
              <w:keepNext/>
              <w:overflowPunct/>
              <w:autoSpaceDE/>
              <w:autoSpaceDN/>
              <w:adjustRightInd/>
              <w:textAlignment w:val="auto"/>
              <w:rPr>
                <w:rFonts w:cs="Arial"/>
                <w:sz w:val="18"/>
                <w:szCs w:val="18"/>
              </w:rPr>
            </w:pPr>
            <w:r w:rsidRPr="00140F0D">
              <w:t>BEC_mode_selection</w:t>
            </w:r>
          </w:p>
        </w:tc>
        <w:tc>
          <w:tcPr>
            <w:tcW w:w="2610" w:type="dxa"/>
          </w:tcPr>
          <w:p w14:paraId="34AC390A" w14:textId="20EAAD36" w:rsidR="00101699" w:rsidRPr="00140F0D" w:rsidRDefault="00E35204" w:rsidP="00E60EEB">
            <w:pPr>
              <w:keepNext/>
              <w:rPr>
                <w:sz w:val="18"/>
              </w:rPr>
            </w:pPr>
            <w:r w:rsidRPr="00140F0D">
              <w:rPr>
                <w:sz w:val="18"/>
              </w:rPr>
              <w:t>Same</w:t>
            </w:r>
          </w:p>
        </w:tc>
        <w:tc>
          <w:tcPr>
            <w:tcW w:w="1080" w:type="dxa"/>
          </w:tcPr>
          <w:p w14:paraId="4E150422" w14:textId="77777777" w:rsidR="00101699" w:rsidRPr="00140F0D" w:rsidRDefault="00101699" w:rsidP="00E60EEB">
            <w:pPr>
              <w:keepNext/>
              <w:rPr>
                <w:sz w:val="18"/>
              </w:rPr>
            </w:pPr>
          </w:p>
        </w:tc>
        <w:tc>
          <w:tcPr>
            <w:tcW w:w="1303" w:type="dxa"/>
          </w:tcPr>
          <w:p w14:paraId="174C5B7B" w14:textId="77777777" w:rsidR="00101699" w:rsidRPr="00140F0D" w:rsidRDefault="00101699" w:rsidP="00E60EEB">
            <w:pPr>
              <w:keepNext/>
              <w:rPr>
                <w:sz w:val="18"/>
              </w:rPr>
            </w:pPr>
          </w:p>
        </w:tc>
        <w:tc>
          <w:tcPr>
            <w:tcW w:w="2693" w:type="dxa"/>
          </w:tcPr>
          <w:p w14:paraId="675E29F7" w14:textId="2C93992C" w:rsidR="00101699" w:rsidRPr="00140F0D" w:rsidRDefault="00E35204" w:rsidP="00E60EEB">
            <w:pPr>
              <w:keepNext/>
              <w:rPr>
                <w:sz w:val="18"/>
              </w:rPr>
            </w:pPr>
            <w:r w:rsidRPr="00140F0D">
              <w:rPr>
                <w:sz w:val="18"/>
              </w:rPr>
              <w:t xml:space="preserve">Internal to </w:t>
            </w:r>
            <w:r w:rsidR="00552FE9" w:rsidRPr="00140F0D">
              <w:rPr>
                <w:sz w:val="18"/>
              </w:rPr>
              <w:t>IPC</w:t>
            </w:r>
          </w:p>
        </w:tc>
      </w:tr>
      <w:tr w:rsidR="00552FE9" w:rsidRPr="00140F0D" w14:paraId="1EF3166F" w14:textId="77777777" w:rsidTr="00552FE9">
        <w:trPr>
          <w:trHeight w:val="143"/>
        </w:trPr>
        <w:tc>
          <w:tcPr>
            <w:tcW w:w="2515" w:type="dxa"/>
            <w:tcBorders>
              <w:top w:val="single" w:sz="4" w:space="0" w:color="auto"/>
              <w:left w:val="single" w:sz="4" w:space="0" w:color="auto"/>
              <w:bottom w:val="single" w:sz="4" w:space="0" w:color="auto"/>
              <w:right w:val="single" w:sz="4" w:space="0" w:color="auto"/>
            </w:tcBorders>
            <w:noWrap/>
          </w:tcPr>
          <w:p w14:paraId="6A575156" w14:textId="77777777" w:rsidR="00552FE9" w:rsidRPr="00140F0D" w:rsidRDefault="00552FE9" w:rsidP="00552FE9">
            <w:pPr>
              <w:keepNext/>
              <w:overflowPunct/>
              <w:autoSpaceDE/>
              <w:autoSpaceDN/>
              <w:adjustRightInd/>
              <w:textAlignment w:val="auto"/>
            </w:pPr>
            <w:r w:rsidRPr="00140F0D">
              <w:t>BEC_UserMode_Display</w:t>
            </w:r>
          </w:p>
        </w:tc>
        <w:tc>
          <w:tcPr>
            <w:tcW w:w="2610" w:type="dxa"/>
            <w:tcBorders>
              <w:top w:val="single" w:sz="4" w:space="0" w:color="auto"/>
              <w:left w:val="single" w:sz="4" w:space="0" w:color="auto"/>
              <w:bottom w:val="single" w:sz="4" w:space="0" w:color="auto"/>
              <w:right w:val="single" w:sz="4" w:space="0" w:color="auto"/>
            </w:tcBorders>
          </w:tcPr>
          <w:p w14:paraId="32D83AA4" w14:textId="77777777" w:rsidR="00552FE9" w:rsidRPr="00140F0D" w:rsidRDefault="00552FE9" w:rsidP="00E60EEB">
            <w:pPr>
              <w:keepNext/>
              <w:rPr>
                <w:sz w:val="18"/>
              </w:rPr>
            </w:pPr>
            <w:r w:rsidRPr="00140F0D">
              <w:rPr>
                <w:sz w:val="18"/>
              </w:rPr>
              <w:t>FeatConfigIpcActl</w:t>
            </w:r>
          </w:p>
          <w:p w14:paraId="2C4E7CB9" w14:textId="77777777" w:rsidR="00552FE9" w:rsidRPr="00140F0D" w:rsidRDefault="00552FE9" w:rsidP="00E60EEB">
            <w:pPr>
              <w:keepNext/>
              <w:rPr>
                <w:sz w:val="18"/>
              </w:rPr>
            </w:pPr>
            <w:r w:rsidRPr="00140F0D">
              <w:rPr>
                <w:sz w:val="18"/>
              </w:rPr>
              <w:t>FeatNoIpcActl</w:t>
            </w:r>
          </w:p>
          <w:p w14:paraId="5A138233" w14:textId="14BA16EF" w:rsidR="00552FE9" w:rsidRPr="00140F0D" w:rsidRDefault="00552FE9" w:rsidP="00E60EEB">
            <w:pPr>
              <w:keepNext/>
              <w:rPr>
                <w:sz w:val="18"/>
              </w:rPr>
            </w:pPr>
            <w:r w:rsidRPr="00140F0D">
              <w:rPr>
                <w:sz w:val="18"/>
              </w:rPr>
              <w:t xml:space="preserve">PersIndexIpc_D_Actl </w:t>
            </w:r>
          </w:p>
        </w:tc>
        <w:tc>
          <w:tcPr>
            <w:tcW w:w="1080" w:type="dxa"/>
            <w:tcBorders>
              <w:top w:val="single" w:sz="4" w:space="0" w:color="auto"/>
              <w:left w:val="single" w:sz="4" w:space="0" w:color="auto"/>
              <w:bottom w:val="single" w:sz="4" w:space="0" w:color="auto"/>
              <w:right w:val="single" w:sz="4" w:space="0" w:color="auto"/>
            </w:tcBorders>
          </w:tcPr>
          <w:p w14:paraId="3976B2D3" w14:textId="77777777" w:rsidR="00552FE9" w:rsidRPr="00140F0D" w:rsidRDefault="00552FE9" w:rsidP="00E60EEB">
            <w:pPr>
              <w:keepNext/>
              <w:rPr>
                <w:sz w:val="18"/>
              </w:rPr>
            </w:pPr>
          </w:p>
        </w:tc>
        <w:tc>
          <w:tcPr>
            <w:tcW w:w="1303" w:type="dxa"/>
            <w:tcBorders>
              <w:top w:val="single" w:sz="4" w:space="0" w:color="auto"/>
              <w:left w:val="single" w:sz="4" w:space="0" w:color="auto"/>
              <w:bottom w:val="single" w:sz="4" w:space="0" w:color="auto"/>
              <w:right w:val="single" w:sz="4" w:space="0" w:color="auto"/>
            </w:tcBorders>
          </w:tcPr>
          <w:p w14:paraId="19B70965" w14:textId="77777777" w:rsidR="00552FE9" w:rsidRPr="00140F0D" w:rsidRDefault="00552FE9" w:rsidP="00E60EEB">
            <w:pPr>
              <w:keepNext/>
              <w:rPr>
                <w:sz w:val="18"/>
              </w:rPr>
            </w:pPr>
          </w:p>
        </w:tc>
        <w:tc>
          <w:tcPr>
            <w:tcW w:w="2693" w:type="dxa"/>
            <w:tcBorders>
              <w:top w:val="single" w:sz="4" w:space="0" w:color="auto"/>
              <w:left w:val="single" w:sz="4" w:space="0" w:color="auto"/>
              <w:bottom w:val="single" w:sz="4" w:space="0" w:color="auto"/>
              <w:right w:val="single" w:sz="4" w:space="0" w:color="auto"/>
            </w:tcBorders>
          </w:tcPr>
          <w:p w14:paraId="1DF018C6" w14:textId="000CBC40" w:rsidR="00552FE9" w:rsidRPr="00140F0D" w:rsidRDefault="00077714" w:rsidP="00E60EEB">
            <w:pPr>
              <w:keepNext/>
              <w:rPr>
                <w:sz w:val="18"/>
              </w:rPr>
            </w:pPr>
            <w:r w:rsidRPr="00140F0D">
              <w:rPr>
                <w:sz w:val="18"/>
              </w:rPr>
              <w:t>Internal to IPC</w:t>
            </w:r>
          </w:p>
        </w:tc>
      </w:tr>
    </w:tbl>
    <w:p w14:paraId="31B9EE67" w14:textId="443D91BD" w:rsidR="00101699" w:rsidRPr="00140F0D" w:rsidRDefault="00101699" w:rsidP="00101699">
      <w:pPr>
        <w:pStyle w:val="Caption"/>
        <w:keepNext w:val="0"/>
      </w:pPr>
      <w:r w:rsidRPr="00140F0D">
        <w:t xml:space="preserve">Table </w:t>
      </w:r>
      <w:r w:rsidRPr="00140F0D">
        <w:rPr>
          <w:noProof/>
        </w:rPr>
        <w:fldChar w:fldCharType="begin"/>
      </w:r>
      <w:r w:rsidRPr="00140F0D">
        <w:rPr>
          <w:noProof/>
        </w:rPr>
        <w:instrText xml:space="preserve"> SEQ Table \* ARABIC </w:instrText>
      </w:r>
      <w:r w:rsidRPr="00140F0D">
        <w:rPr>
          <w:noProof/>
        </w:rPr>
        <w:fldChar w:fldCharType="separate"/>
      </w:r>
      <w:r w:rsidRPr="00140F0D">
        <w:rPr>
          <w:noProof/>
        </w:rPr>
        <w:t>8</w:t>
      </w:r>
      <w:r w:rsidRPr="00140F0D">
        <w:rPr>
          <w:noProof/>
        </w:rPr>
        <w:fldChar w:fldCharType="end"/>
      </w:r>
      <w:r w:rsidR="00B73943" w:rsidRPr="00140F0D">
        <w:rPr>
          <w:noProof/>
        </w:rPr>
        <w:t>6</w:t>
      </w:r>
      <w:r w:rsidRPr="00140F0D">
        <w:t>: Input Signal mappings of Function</w:t>
      </w:r>
    </w:p>
    <w:p w14:paraId="44FBA076" w14:textId="77777777" w:rsidR="00101699" w:rsidRPr="00140F0D" w:rsidRDefault="00101699" w:rsidP="00101699">
      <w:pPr>
        <w:rPr>
          <w:lang w:val="en-GB"/>
        </w:rPr>
      </w:pPr>
    </w:p>
    <w:p w14:paraId="0447ADCE" w14:textId="77777777" w:rsidR="00101699" w:rsidRPr="00140F0D" w:rsidRDefault="00101699" w:rsidP="00101699">
      <w:pPr>
        <w:pStyle w:val="Heading6"/>
        <w:rPr>
          <w:lang w:val="en-GB"/>
        </w:rPr>
      </w:pPr>
      <w:r w:rsidRPr="00140F0D">
        <w:rPr>
          <w:lang w:val="en-GB"/>
        </w:rPr>
        <w:t>Outputs</w:t>
      </w:r>
    </w:p>
    <w:p w14:paraId="4CE370A2" w14:textId="77777777" w:rsidR="00101699" w:rsidRPr="00140F0D" w:rsidRDefault="00101699" w:rsidP="0010169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520"/>
        <w:gridCol w:w="1170"/>
        <w:gridCol w:w="1260"/>
        <w:gridCol w:w="2736"/>
      </w:tblGrid>
      <w:tr w:rsidR="00101699" w:rsidRPr="00140F0D" w14:paraId="6C307D61" w14:textId="77777777" w:rsidTr="00546199">
        <w:trPr>
          <w:trHeight w:val="173"/>
        </w:trPr>
        <w:tc>
          <w:tcPr>
            <w:tcW w:w="2515" w:type="dxa"/>
            <w:shd w:val="clear" w:color="auto" w:fill="D9D9D9" w:themeFill="background1" w:themeFillShade="D9"/>
            <w:noWrap/>
            <w:hideMark/>
          </w:tcPr>
          <w:p w14:paraId="4C64C48D"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Logical Signal Name</w:t>
            </w:r>
          </w:p>
        </w:tc>
        <w:tc>
          <w:tcPr>
            <w:tcW w:w="2520" w:type="dxa"/>
            <w:shd w:val="clear" w:color="auto" w:fill="D9D9D9" w:themeFill="background1" w:themeFillShade="D9"/>
          </w:tcPr>
          <w:p w14:paraId="50D53CEC"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Technical Signal Name</w:t>
            </w:r>
          </w:p>
        </w:tc>
        <w:tc>
          <w:tcPr>
            <w:tcW w:w="1170" w:type="dxa"/>
            <w:shd w:val="clear" w:color="auto" w:fill="D9D9D9" w:themeFill="background1" w:themeFillShade="D9"/>
          </w:tcPr>
          <w:p w14:paraId="1F8F1290"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Mapping Details</w:t>
            </w:r>
          </w:p>
          <w:p w14:paraId="4EC7D635" w14:textId="77777777" w:rsidR="00101699" w:rsidRPr="00140F0D" w:rsidRDefault="00101699" w:rsidP="00E60EEB">
            <w:pPr>
              <w:keepNext/>
              <w:overflowPunct/>
              <w:autoSpaceDE/>
              <w:autoSpaceDN/>
              <w:adjustRightInd/>
              <w:textAlignment w:val="auto"/>
              <w:rPr>
                <w:rFonts w:cs="Arial"/>
                <w:b/>
                <w:bCs/>
                <w:i/>
              </w:rPr>
            </w:pPr>
            <w:r w:rsidRPr="00140F0D">
              <w:rPr>
                <w:i/>
              </w:rPr>
              <w:t>(Conditional</w:t>
            </w:r>
            <w:r w:rsidRPr="00140F0D">
              <w:rPr>
                <w:rFonts w:cs="Arial"/>
                <w:bCs/>
                <w:i/>
              </w:rPr>
              <w:t>)</w:t>
            </w:r>
          </w:p>
        </w:tc>
        <w:tc>
          <w:tcPr>
            <w:tcW w:w="1260" w:type="dxa"/>
            <w:shd w:val="clear" w:color="auto" w:fill="D9D9D9" w:themeFill="background1" w:themeFillShade="D9"/>
          </w:tcPr>
          <w:p w14:paraId="63719C6C"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Publisher Interface</w:t>
            </w:r>
          </w:p>
        </w:tc>
        <w:tc>
          <w:tcPr>
            <w:tcW w:w="2736" w:type="dxa"/>
            <w:shd w:val="clear" w:color="auto" w:fill="D9D9D9" w:themeFill="background1" w:themeFillShade="D9"/>
          </w:tcPr>
          <w:p w14:paraId="188ACE07" w14:textId="77777777" w:rsidR="00101699" w:rsidRPr="00140F0D" w:rsidRDefault="00101699" w:rsidP="00E60EEB">
            <w:pPr>
              <w:keepNext/>
              <w:overflowPunct/>
              <w:autoSpaceDE/>
              <w:autoSpaceDN/>
              <w:adjustRightInd/>
              <w:textAlignment w:val="auto"/>
              <w:rPr>
                <w:rFonts w:cs="Arial"/>
                <w:b/>
                <w:bCs/>
              </w:rPr>
            </w:pPr>
            <w:r w:rsidRPr="00140F0D">
              <w:rPr>
                <w:rFonts w:cs="Arial"/>
                <w:b/>
                <w:bCs/>
              </w:rPr>
              <w:t>Connection</w:t>
            </w:r>
          </w:p>
          <w:p w14:paraId="200EA083" w14:textId="77777777" w:rsidR="00101699" w:rsidRPr="00140F0D" w:rsidRDefault="00101699" w:rsidP="00E60EEB">
            <w:pPr>
              <w:keepNext/>
              <w:overflowPunct/>
              <w:autoSpaceDE/>
              <w:autoSpaceDN/>
              <w:adjustRightInd/>
              <w:textAlignment w:val="auto"/>
              <w:rPr>
                <w:rFonts w:cs="Arial"/>
                <w:b/>
                <w:bCs/>
              </w:rPr>
            </w:pPr>
            <w:r w:rsidRPr="00140F0D">
              <w:rPr>
                <w:i/>
              </w:rPr>
              <w:t>(Optional)</w:t>
            </w:r>
          </w:p>
        </w:tc>
      </w:tr>
      <w:tr w:rsidR="00552FE9" w:rsidRPr="00140F0D" w14:paraId="399F497E" w14:textId="77777777" w:rsidTr="00546199">
        <w:trPr>
          <w:trHeight w:val="143"/>
        </w:trPr>
        <w:tc>
          <w:tcPr>
            <w:tcW w:w="2515" w:type="dxa"/>
            <w:noWrap/>
          </w:tcPr>
          <w:p w14:paraId="6F1D02C7" w14:textId="77777777" w:rsidR="00552FE9" w:rsidRPr="00140F0D" w:rsidRDefault="00552FE9" w:rsidP="00E60EEB">
            <w:pPr>
              <w:keepNext/>
              <w:overflowPunct/>
              <w:autoSpaceDE/>
              <w:autoSpaceDN/>
              <w:adjustRightInd/>
              <w:textAlignment w:val="auto"/>
              <w:rPr>
                <w:rFonts w:cs="Arial"/>
                <w:sz w:val="18"/>
                <w:szCs w:val="18"/>
              </w:rPr>
            </w:pPr>
            <w:r w:rsidRPr="00140F0D">
              <w:rPr>
                <w:rFonts w:cs="Arial"/>
                <w:sz w:val="18"/>
                <w:szCs w:val="18"/>
              </w:rPr>
              <w:t>BEC_User_Menu_Selection</w:t>
            </w:r>
          </w:p>
        </w:tc>
        <w:tc>
          <w:tcPr>
            <w:tcW w:w="2520" w:type="dxa"/>
          </w:tcPr>
          <w:p w14:paraId="70A3F9CA" w14:textId="27D63113" w:rsidR="00552FE9" w:rsidRPr="00140F0D" w:rsidRDefault="00546199" w:rsidP="00E60EEB">
            <w:pPr>
              <w:keepNext/>
              <w:rPr>
                <w:sz w:val="18"/>
              </w:rPr>
            </w:pPr>
            <w:r w:rsidRPr="00140F0D">
              <w:rPr>
                <w:sz w:val="18"/>
              </w:rPr>
              <w:t>Same</w:t>
            </w:r>
          </w:p>
        </w:tc>
        <w:tc>
          <w:tcPr>
            <w:tcW w:w="1170" w:type="dxa"/>
          </w:tcPr>
          <w:p w14:paraId="5DB29EEF" w14:textId="77777777" w:rsidR="00552FE9" w:rsidRPr="00140F0D" w:rsidRDefault="00552FE9" w:rsidP="00E60EEB">
            <w:pPr>
              <w:keepNext/>
              <w:rPr>
                <w:sz w:val="18"/>
              </w:rPr>
            </w:pPr>
          </w:p>
        </w:tc>
        <w:tc>
          <w:tcPr>
            <w:tcW w:w="1260" w:type="dxa"/>
          </w:tcPr>
          <w:p w14:paraId="28882E09" w14:textId="77777777" w:rsidR="00552FE9" w:rsidRPr="00140F0D" w:rsidRDefault="00552FE9" w:rsidP="00E60EEB">
            <w:pPr>
              <w:keepNext/>
              <w:rPr>
                <w:sz w:val="18"/>
              </w:rPr>
            </w:pPr>
          </w:p>
        </w:tc>
        <w:tc>
          <w:tcPr>
            <w:tcW w:w="2736" w:type="dxa"/>
          </w:tcPr>
          <w:p w14:paraId="0B5AE8BD" w14:textId="62FCAD17" w:rsidR="00552FE9" w:rsidRPr="00140F0D" w:rsidRDefault="00317BAA" w:rsidP="00E60EEB">
            <w:pPr>
              <w:keepNext/>
              <w:rPr>
                <w:sz w:val="18"/>
              </w:rPr>
            </w:pPr>
            <w:r w:rsidRPr="00140F0D">
              <w:rPr>
                <w:sz w:val="18"/>
              </w:rPr>
              <w:t>Internal to IPC</w:t>
            </w:r>
          </w:p>
        </w:tc>
      </w:tr>
    </w:tbl>
    <w:p w14:paraId="69095AF0" w14:textId="4EAD21E7" w:rsidR="00101699" w:rsidRPr="00140F0D" w:rsidRDefault="00101699" w:rsidP="00101699">
      <w:pPr>
        <w:pStyle w:val="Caption"/>
      </w:pPr>
      <w:r w:rsidRPr="00140F0D">
        <w:t xml:space="preserve">Table </w:t>
      </w:r>
      <w:r w:rsidRPr="00140F0D">
        <w:rPr>
          <w:noProof/>
        </w:rPr>
        <w:fldChar w:fldCharType="begin"/>
      </w:r>
      <w:r w:rsidRPr="00140F0D">
        <w:rPr>
          <w:noProof/>
        </w:rPr>
        <w:instrText xml:space="preserve"> SEQ Table \* ARABIC </w:instrText>
      </w:r>
      <w:r w:rsidRPr="00140F0D">
        <w:rPr>
          <w:noProof/>
        </w:rPr>
        <w:fldChar w:fldCharType="separate"/>
      </w:r>
      <w:r w:rsidRPr="00140F0D">
        <w:rPr>
          <w:noProof/>
        </w:rPr>
        <w:t>8</w:t>
      </w:r>
      <w:r w:rsidRPr="00140F0D">
        <w:rPr>
          <w:noProof/>
        </w:rPr>
        <w:fldChar w:fldCharType="end"/>
      </w:r>
      <w:r w:rsidR="00B73943" w:rsidRPr="00140F0D">
        <w:rPr>
          <w:noProof/>
        </w:rPr>
        <w:t>7</w:t>
      </w:r>
      <w:r w:rsidRPr="00140F0D">
        <w:t>: Output Signal mappings of Function</w:t>
      </w:r>
    </w:p>
    <w:p w14:paraId="26F2A62B" w14:textId="77777777" w:rsidR="00101699" w:rsidRPr="00140F0D" w:rsidRDefault="00101699" w:rsidP="00101699">
      <w:pPr>
        <w:rPr>
          <w:lang w:val="en-GB"/>
        </w:rPr>
      </w:pPr>
    </w:p>
    <w:p w14:paraId="45DD9890" w14:textId="77777777" w:rsidR="00101699" w:rsidRDefault="00101699" w:rsidP="00101699">
      <w:pPr>
        <w:pStyle w:val="Heading6"/>
      </w:pPr>
      <w:r>
        <w:lastRenderedPageBreak/>
        <w:t>Parameters</w:t>
      </w:r>
    </w:p>
    <w:p w14:paraId="61329717" w14:textId="77777777" w:rsidR="00101699" w:rsidRPr="00A57D05" w:rsidRDefault="00101699" w:rsidP="0010169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101699" w:rsidRPr="00E54DEA" w14:paraId="13C2D2C1" w14:textId="77777777" w:rsidTr="00E60EEB">
        <w:trPr>
          <w:trHeight w:val="161"/>
        </w:trPr>
        <w:tc>
          <w:tcPr>
            <w:tcW w:w="1838" w:type="dxa"/>
            <w:shd w:val="clear" w:color="auto" w:fill="D9D9D9" w:themeFill="background1" w:themeFillShade="D9"/>
            <w:noWrap/>
            <w:hideMark/>
          </w:tcPr>
          <w:p w14:paraId="6CDB31D5" w14:textId="77777777" w:rsidR="00101699" w:rsidRPr="00E54DEA" w:rsidRDefault="00101699" w:rsidP="00E60EEB">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013A879" w14:textId="77777777" w:rsidR="00101699" w:rsidRDefault="00101699" w:rsidP="00E60EEB">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D32F99A" w14:textId="77777777" w:rsidR="00101699" w:rsidRDefault="00101699" w:rsidP="00E60EEB">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79E8C5F" w14:textId="77777777" w:rsidR="00101699" w:rsidRPr="00E54DEA" w:rsidRDefault="00101699" w:rsidP="00E60EEB">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87BE312" w14:textId="77777777" w:rsidR="00101699" w:rsidRDefault="00101699" w:rsidP="00E60EEB">
            <w:pPr>
              <w:keepNext/>
              <w:overflowPunct/>
              <w:autoSpaceDE/>
              <w:autoSpaceDN/>
              <w:adjustRightInd/>
              <w:textAlignment w:val="auto"/>
              <w:rPr>
                <w:rFonts w:cs="Arial"/>
                <w:b/>
                <w:bCs/>
                <w:color w:val="000000"/>
              </w:rPr>
            </w:pPr>
            <w:r>
              <w:rPr>
                <w:rFonts w:cs="Arial"/>
                <w:b/>
                <w:bCs/>
                <w:color w:val="000000"/>
              </w:rPr>
              <w:t>Method Details</w:t>
            </w:r>
          </w:p>
        </w:tc>
      </w:tr>
      <w:tr w:rsidR="00101699" w:rsidRPr="003F473D" w14:paraId="1267087B" w14:textId="77777777" w:rsidTr="00E60EEB">
        <w:trPr>
          <w:trHeight w:val="70"/>
        </w:trPr>
        <w:tc>
          <w:tcPr>
            <w:tcW w:w="1838" w:type="dxa"/>
            <w:noWrap/>
          </w:tcPr>
          <w:p w14:paraId="341BE5D8" w14:textId="77777777" w:rsidR="00101699" w:rsidRPr="00D20BE7" w:rsidRDefault="00101699" w:rsidP="00E60EEB">
            <w:pPr>
              <w:keepNext/>
              <w:overflowPunct/>
              <w:autoSpaceDE/>
              <w:autoSpaceDN/>
              <w:adjustRightInd/>
              <w:textAlignment w:val="auto"/>
              <w:rPr>
                <w:color w:val="000000" w:themeColor="text1"/>
                <w:sz w:val="18"/>
              </w:rPr>
            </w:pPr>
          </w:p>
        </w:tc>
        <w:tc>
          <w:tcPr>
            <w:tcW w:w="1843" w:type="dxa"/>
          </w:tcPr>
          <w:p w14:paraId="2D4D5DFF" w14:textId="77777777" w:rsidR="00101699" w:rsidRPr="00D20BE7" w:rsidRDefault="00101699" w:rsidP="00E60EEB">
            <w:pPr>
              <w:keepNext/>
              <w:rPr>
                <w:color w:val="000000" w:themeColor="text1"/>
                <w:sz w:val="18"/>
              </w:rPr>
            </w:pPr>
          </w:p>
        </w:tc>
        <w:tc>
          <w:tcPr>
            <w:tcW w:w="1701" w:type="dxa"/>
          </w:tcPr>
          <w:p w14:paraId="0C1BC0E7" w14:textId="77777777" w:rsidR="00101699" w:rsidRPr="00D20BE7" w:rsidRDefault="00101699" w:rsidP="00E60EEB">
            <w:pPr>
              <w:keepNext/>
              <w:rPr>
                <w:sz w:val="18"/>
              </w:rPr>
            </w:pPr>
          </w:p>
        </w:tc>
        <w:tc>
          <w:tcPr>
            <w:tcW w:w="1417" w:type="dxa"/>
            <w:noWrap/>
          </w:tcPr>
          <w:p w14:paraId="1FC4196A" w14:textId="77777777" w:rsidR="00101699" w:rsidRPr="00D20BE7" w:rsidRDefault="00101699" w:rsidP="00E60EEB">
            <w:pPr>
              <w:keepNext/>
              <w:rPr>
                <w:color w:val="000000" w:themeColor="text1"/>
                <w:sz w:val="18"/>
              </w:rPr>
            </w:pPr>
          </w:p>
        </w:tc>
        <w:tc>
          <w:tcPr>
            <w:tcW w:w="3402" w:type="dxa"/>
          </w:tcPr>
          <w:p w14:paraId="410FB387" w14:textId="77777777" w:rsidR="00101699" w:rsidRPr="00D20BE7" w:rsidRDefault="00101699" w:rsidP="00E60EEB">
            <w:pPr>
              <w:keepNext/>
              <w:rPr>
                <w:sz w:val="18"/>
              </w:rPr>
            </w:pPr>
          </w:p>
        </w:tc>
      </w:tr>
    </w:tbl>
    <w:p w14:paraId="15BD0046" w14:textId="3D442950" w:rsidR="00101699" w:rsidRPr="00702453" w:rsidRDefault="00101699" w:rsidP="00101699">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rsidR="00B73943">
        <w:rPr>
          <w:noProof/>
        </w:rPr>
        <w:t>8</w:t>
      </w:r>
      <w:r w:rsidRPr="00702453">
        <w:t xml:space="preserve">: </w:t>
      </w:r>
      <w:r>
        <w:t>Parameter mappings of Function</w:t>
      </w:r>
    </w:p>
    <w:p w14:paraId="0EC029A4" w14:textId="77777777" w:rsidR="00101699" w:rsidRPr="003E2313" w:rsidRDefault="00101699" w:rsidP="00101699">
      <w:pPr>
        <w:pStyle w:val="Heading6"/>
      </w:pPr>
      <w:r>
        <w:t>Interface</w:t>
      </w:r>
      <w:r w:rsidRPr="003E2313">
        <w:t xml:space="preserve"> Requirements</w:t>
      </w:r>
    </w:p>
    <w:p w14:paraId="7D0A327F" w14:textId="77777777" w:rsidR="00101699" w:rsidRPr="003225C9" w:rsidRDefault="00101699" w:rsidP="00101699">
      <w:pPr>
        <w:tabs>
          <w:tab w:val="left" w:pos="284"/>
          <w:tab w:val="left" w:pos="851"/>
        </w:tabs>
      </w:pPr>
      <w:r>
        <w:t>N/A</w:t>
      </w:r>
    </w:p>
    <w:p w14:paraId="0B401BA4" w14:textId="77777777" w:rsidR="00101699" w:rsidRDefault="00101699" w:rsidP="00101699">
      <w:pPr>
        <w:pStyle w:val="Heading6"/>
        <w:numPr>
          <w:ilvl w:val="4"/>
          <w:numId w:val="5"/>
        </w:numPr>
        <w:tabs>
          <w:tab w:val="clear" w:pos="1418"/>
        </w:tabs>
        <w:rPr>
          <w:lang w:val="en-GB"/>
        </w:rPr>
      </w:pPr>
      <w:r>
        <w:rPr>
          <w:lang w:val="en-GB"/>
        </w:rPr>
        <w:t>Function Requirements</w:t>
      </w:r>
    </w:p>
    <w:p w14:paraId="35710C77" w14:textId="77777777" w:rsidR="00101699" w:rsidRDefault="00101699" w:rsidP="0010169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4860"/>
        <w:gridCol w:w="1926"/>
      </w:tblGrid>
      <w:tr w:rsidR="00101699" w14:paraId="3BA233F1" w14:textId="77777777" w:rsidTr="00711DB8">
        <w:tc>
          <w:tcPr>
            <w:tcW w:w="3415" w:type="dxa"/>
            <w:shd w:val="clear" w:color="auto" w:fill="D9D9D9" w:themeFill="background1" w:themeFillShade="D9"/>
          </w:tcPr>
          <w:p w14:paraId="4CF7F950" w14:textId="77777777" w:rsidR="00101699" w:rsidRDefault="00101699" w:rsidP="00E60EEB">
            <w:pPr>
              <w:keepNext/>
              <w:rPr>
                <w:b/>
              </w:rPr>
            </w:pPr>
            <w:r w:rsidRPr="00AF169D">
              <w:rPr>
                <w:b/>
              </w:rPr>
              <w:t>Requirement ID</w:t>
            </w:r>
          </w:p>
          <w:p w14:paraId="602441DC" w14:textId="77777777" w:rsidR="00101699" w:rsidRPr="00AF169D" w:rsidRDefault="00101699" w:rsidP="00E60EEB">
            <w:pPr>
              <w:keepNext/>
              <w:rPr>
                <w:b/>
              </w:rPr>
            </w:pPr>
            <w:r w:rsidRPr="00EB7BB6">
              <w:t>(of Logical Function)</w:t>
            </w:r>
          </w:p>
        </w:tc>
        <w:tc>
          <w:tcPr>
            <w:tcW w:w="4860" w:type="dxa"/>
            <w:shd w:val="clear" w:color="auto" w:fill="D9D9D9" w:themeFill="background1" w:themeFillShade="D9"/>
          </w:tcPr>
          <w:p w14:paraId="69FF7FEB" w14:textId="77777777" w:rsidR="00101699" w:rsidRPr="00AF169D" w:rsidRDefault="00101699" w:rsidP="00E60EEB">
            <w:pPr>
              <w:keepNext/>
              <w:rPr>
                <w:b/>
              </w:rPr>
            </w:pPr>
            <w:r w:rsidRPr="00AF169D">
              <w:rPr>
                <w:b/>
              </w:rPr>
              <w:t>Requirement Title</w:t>
            </w:r>
          </w:p>
        </w:tc>
        <w:tc>
          <w:tcPr>
            <w:tcW w:w="1926" w:type="dxa"/>
            <w:shd w:val="clear" w:color="auto" w:fill="D9D9D9" w:themeFill="background1" w:themeFillShade="D9"/>
          </w:tcPr>
          <w:p w14:paraId="09DB42E6" w14:textId="77777777" w:rsidR="00101699" w:rsidRPr="00AF169D" w:rsidRDefault="00101699" w:rsidP="00E60EEB">
            <w:pPr>
              <w:keepNext/>
              <w:rPr>
                <w:b/>
              </w:rPr>
            </w:pPr>
            <w:r>
              <w:rPr>
                <w:b/>
              </w:rPr>
              <w:t>Comment</w:t>
            </w:r>
          </w:p>
        </w:tc>
      </w:tr>
      <w:tr w:rsidR="00101699" w14:paraId="18A22CA9" w14:textId="77777777" w:rsidTr="00711DB8">
        <w:tc>
          <w:tcPr>
            <w:tcW w:w="3415" w:type="dxa"/>
          </w:tcPr>
          <w:p w14:paraId="58AF7BD7" w14:textId="21069C2D" w:rsidR="00101699" w:rsidRDefault="00711DB8" w:rsidP="00E60EEB">
            <w:pPr>
              <w:keepNext/>
            </w:pPr>
            <w:bookmarkStart w:id="395" w:name="R_FNC_00003_ID_Update_Menu_Display_of_Us"/>
            <w:r>
              <w:t>R_FNC_BEC_</w:t>
            </w:r>
            <w:r w:rsidRPr="00A30DB9">
              <w:t xml:space="preserve"> </w:t>
            </w:r>
            <w:r>
              <w:t>MODE_HMI _0000</w:t>
            </w:r>
            <w:bookmarkEnd w:id="395"/>
            <w:r>
              <w:t>1</w:t>
            </w:r>
          </w:p>
        </w:tc>
        <w:tc>
          <w:tcPr>
            <w:tcW w:w="4860" w:type="dxa"/>
          </w:tcPr>
          <w:p w14:paraId="5F2ED865" w14:textId="77777777" w:rsidR="00101699" w:rsidRDefault="00101699" w:rsidP="00E60EEB">
            <w:pPr>
              <w:keepNext/>
            </w:pPr>
            <w:r w:rsidRPr="00C020A1">
              <w:t>User Selects Manual Mode</w:t>
            </w:r>
          </w:p>
        </w:tc>
        <w:tc>
          <w:tcPr>
            <w:tcW w:w="1926" w:type="dxa"/>
          </w:tcPr>
          <w:p w14:paraId="23308D1C" w14:textId="77777777" w:rsidR="00101699" w:rsidRDefault="00101699" w:rsidP="00E60EEB">
            <w:pPr>
              <w:keepNext/>
            </w:pPr>
          </w:p>
        </w:tc>
      </w:tr>
      <w:tr w:rsidR="00101699" w14:paraId="0641703A" w14:textId="77777777" w:rsidTr="00711DB8">
        <w:trPr>
          <w:trHeight w:val="221"/>
        </w:trPr>
        <w:tc>
          <w:tcPr>
            <w:tcW w:w="3415" w:type="dxa"/>
          </w:tcPr>
          <w:p w14:paraId="20981FCB" w14:textId="6BAE82C5" w:rsidR="00101699" w:rsidRDefault="00711DB8" w:rsidP="00E60EEB">
            <w:pPr>
              <w:keepNext/>
            </w:pPr>
            <w:r>
              <w:t>R_FNC_BEC_</w:t>
            </w:r>
            <w:r w:rsidRPr="00A30DB9">
              <w:t xml:space="preserve"> </w:t>
            </w:r>
            <w:r>
              <w:t>MODE_HMI _00002</w:t>
            </w:r>
          </w:p>
        </w:tc>
        <w:tc>
          <w:tcPr>
            <w:tcW w:w="4860" w:type="dxa"/>
          </w:tcPr>
          <w:p w14:paraId="070884C4" w14:textId="77777777" w:rsidR="00101699" w:rsidRDefault="00101699" w:rsidP="00E60EEB">
            <w:pPr>
              <w:keepNext/>
            </w:pPr>
            <w:r>
              <w:t>User Selects Power Mode</w:t>
            </w:r>
          </w:p>
        </w:tc>
        <w:tc>
          <w:tcPr>
            <w:tcW w:w="1926" w:type="dxa"/>
          </w:tcPr>
          <w:p w14:paraId="6CDA1AC2" w14:textId="77777777" w:rsidR="00101699" w:rsidRDefault="00101699" w:rsidP="00E60EEB">
            <w:pPr>
              <w:keepNext/>
            </w:pPr>
          </w:p>
        </w:tc>
      </w:tr>
      <w:tr w:rsidR="00101699" w14:paraId="4A06976C" w14:textId="77777777" w:rsidTr="00711DB8">
        <w:tc>
          <w:tcPr>
            <w:tcW w:w="3415" w:type="dxa"/>
          </w:tcPr>
          <w:p w14:paraId="177B1C57" w14:textId="7B7578EF" w:rsidR="00101699" w:rsidRDefault="00711DB8" w:rsidP="00E60EEB">
            <w:pPr>
              <w:keepNext/>
            </w:pPr>
            <w:r>
              <w:t>R_FNC_BEC_</w:t>
            </w:r>
            <w:r w:rsidRPr="00A30DB9">
              <w:t xml:space="preserve"> </w:t>
            </w:r>
            <w:r>
              <w:t>MODE_HMI _00003</w:t>
            </w:r>
          </w:p>
        </w:tc>
        <w:tc>
          <w:tcPr>
            <w:tcW w:w="4860" w:type="dxa"/>
          </w:tcPr>
          <w:p w14:paraId="68FB0314" w14:textId="61E34B67" w:rsidR="00101699" w:rsidRDefault="00711DB8" w:rsidP="00E60EEB">
            <w:pPr>
              <w:keepNext/>
            </w:pPr>
            <w:r>
              <w:t>Update Menu Display of User Selected Mode</w:t>
            </w:r>
          </w:p>
        </w:tc>
        <w:tc>
          <w:tcPr>
            <w:tcW w:w="1926" w:type="dxa"/>
          </w:tcPr>
          <w:p w14:paraId="00B20F6E" w14:textId="77777777" w:rsidR="00101699" w:rsidRDefault="00101699" w:rsidP="00E60EEB">
            <w:pPr>
              <w:keepNext/>
            </w:pPr>
          </w:p>
        </w:tc>
      </w:tr>
    </w:tbl>
    <w:p w14:paraId="7114845B" w14:textId="26804191" w:rsidR="00101699" w:rsidRPr="00702453" w:rsidRDefault="00101699" w:rsidP="00101699">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rsidR="00B73943">
        <w:rPr>
          <w:noProof/>
        </w:rPr>
        <w:t>9</w:t>
      </w:r>
      <w:r w:rsidRPr="00702453">
        <w:t xml:space="preserve">: </w:t>
      </w:r>
      <w:r>
        <w:t>Inherited Requirements</w:t>
      </w:r>
    </w:p>
    <w:p w14:paraId="3B269623" w14:textId="77777777" w:rsidR="00101699" w:rsidRDefault="00101699" w:rsidP="00101699">
      <w:pPr>
        <w:rPr>
          <w:lang w:val="en-GB"/>
        </w:rPr>
      </w:pPr>
    </w:p>
    <w:p w14:paraId="525A98F3" w14:textId="77777777" w:rsidR="00101699" w:rsidRDefault="00101699" w:rsidP="00101699">
      <w:pPr>
        <w:pStyle w:val="Heading7"/>
        <w:tabs>
          <w:tab w:val="clear" w:pos="1559"/>
        </w:tabs>
        <w:rPr>
          <w:lang w:val="en-GB"/>
        </w:rPr>
      </w:pPr>
      <w:r>
        <w:rPr>
          <w:lang w:val="en-GB"/>
        </w:rPr>
        <w:t>Component Specific Requirements</w:t>
      </w:r>
    </w:p>
    <w:p w14:paraId="78AA931E" w14:textId="77777777" w:rsidR="00101699" w:rsidRPr="0036111E" w:rsidRDefault="00101699" w:rsidP="00101699">
      <w:pPr>
        <w:rPr>
          <w:lang w:val="en-GB"/>
        </w:rPr>
      </w:pPr>
    </w:p>
    <w:p w14:paraId="1FC29182" w14:textId="77777777" w:rsidR="00101699" w:rsidRPr="00101699" w:rsidRDefault="00101699" w:rsidP="00101699">
      <w:pPr>
        <w:rPr>
          <w:lang w:val="en-GB"/>
        </w:rPr>
      </w:pPr>
    </w:p>
    <w:p w14:paraId="596C6981" w14:textId="2287F78D" w:rsidR="00E11C3B" w:rsidRPr="00B56F4E" w:rsidRDefault="001448F8" w:rsidP="00E11C3B">
      <w:pPr>
        <w:pStyle w:val="Heading3"/>
        <w:rPr>
          <w:szCs w:val="20"/>
          <w:lang w:val="en-GB"/>
        </w:rPr>
      </w:pPr>
      <w:r>
        <w:rPr>
          <w:szCs w:val="20"/>
          <w:lang w:val="en-GB"/>
        </w:rPr>
        <w:t>APIM</w:t>
      </w:r>
      <w:bookmarkEnd w:id="386"/>
      <w:r w:rsidR="00F373CF">
        <w:rPr>
          <w:szCs w:val="20"/>
          <w:lang w:val="en-GB"/>
        </w:rPr>
        <w:t xml:space="preserve"> / </w:t>
      </w:r>
      <w:r w:rsidR="00F373CF" w:rsidRPr="00F373CF">
        <w:rPr>
          <w:highlight w:val="cyan"/>
        </w:rPr>
        <w:t>APIM_CDC</w:t>
      </w:r>
    </w:p>
    <w:p w14:paraId="2F187246" w14:textId="4E280CC3" w:rsidR="00E11C3B" w:rsidRDefault="00E11C3B" w:rsidP="00E11C3B">
      <w:pPr>
        <w:pStyle w:val="Heading4"/>
        <w:rPr>
          <w:lang w:val="en-GB"/>
        </w:rPr>
      </w:pPr>
      <w:bookmarkStart w:id="396" w:name="_Toc32332256"/>
      <w:r>
        <w:rPr>
          <w:lang w:val="en-GB"/>
        </w:rPr>
        <w:t xml:space="preserve">Implemented Function BEC </w:t>
      </w:r>
      <w:r w:rsidR="00E23831">
        <w:rPr>
          <w:lang w:val="en-GB"/>
        </w:rPr>
        <w:t>M</w:t>
      </w:r>
      <w:r>
        <w:rPr>
          <w:lang w:val="en-GB"/>
        </w:rPr>
        <w:t>anual Mode</w:t>
      </w:r>
      <w:bookmarkEnd w:id="396"/>
      <w:r w:rsidR="00E23831">
        <w:rPr>
          <w:lang w:val="en-GB"/>
        </w:rPr>
        <w:t xml:space="preserve"> HMI</w:t>
      </w:r>
    </w:p>
    <w:p w14:paraId="5B10A238" w14:textId="77777777" w:rsidR="00077714" w:rsidRDefault="00077714" w:rsidP="00077714">
      <w:pPr>
        <w:pStyle w:val="Heading5"/>
        <w:rPr>
          <w:lang w:val="en-GB"/>
        </w:rPr>
      </w:pPr>
      <w:r>
        <w:rPr>
          <w:lang w:val="en-GB"/>
        </w:rPr>
        <w:t>Function Interfaces</w:t>
      </w:r>
    </w:p>
    <w:p w14:paraId="282C2FC9" w14:textId="77777777" w:rsidR="00077714" w:rsidRDefault="00077714" w:rsidP="00077714">
      <w:pPr>
        <w:pStyle w:val="Heading6"/>
        <w:rPr>
          <w:lang w:val="en-GB"/>
        </w:rPr>
      </w:pPr>
      <w:r>
        <w:rPr>
          <w:lang w:val="en-GB"/>
        </w:rPr>
        <w:t>Inputs</w:t>
      </w:r>
    </w:p>
    <w:p w14:paraId="42320C02" w14:textId="77777777" w:rsidR="00077714" w:rsidRPr="00651AAD" w:rsidRDefault="00077714" w:rsidP="0007771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610"/>
        <w:gridCol w:w="1080"/>
        <w:gridCol w:w="1303"/>
        <w:gridCol w:w="2693"/>
      </w:tblGrid>
      <w:tr w:rsidR="00077714" w:rsidRPr="00E54DEA" w14:paraId="79D3644C" w14:textId="77777777" w:rsidTr="00E60EEB">
        <w:trPr>
          <w:trHeight w:val="173"/>
        </w:trPr>
        <w:tc>
          <w:tcPr>
            <w:tcW w:w="2515" w:type="dxa"/>
            <w:shd w:val="clear" w:color="auto" w:fill="D9D9D9" w:themeFill="background1" w:themeFillShade="D9"/>
            <w:noWrap/>
            <w:hideMark/>
          </w:tcPr>
          <w:p w14:paraId="15038857" w14:textId="77777777" w:rsidR="00077714" w:rsidRPr="00E54DEA" w:rsidRDefault="00077714" w:rsidP="00E60EEB">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0" w:type="dxa"/>
            <w:shd w:val="clear" w:color="auto" w:fill="D9D9D9" w:themeFill="background1" w:themeFillShade="D9"/>
          </w:tcPr>
          <w:p w14:paraId="43921C64"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080" w:type="dxa"/>
            <w:shd w:val="clear" w:color="auto" w:fill="D9D9D9" w:themeFill="background1" w:themeFillShade="D9"/>
          </w:tcPr>
          <w:p w14:paraId="5757F74D"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64B7300B"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2BB057D"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Connection</w:t>
            </w:r>
          </w:p>
          <w:p w14:paraId="3BCE710A" w14:textId="77777777" w:rsidR="00077714" w:rsidRDefault="00077714" w:rsidP="00E60EEB">
            <w:pPr>
              <w:keepNext/>
              <w:overflowPunct/>
              <w:autoSpaceDE/>
              <w:autoSpaceDN/>
              <w:adjustRightInd/>
              <w:textAlignment w:val="auto"/>
              <w:rPr>
                <w:rFonts w:cs="Arial"/>
                <w:b/>
                <w:bCs/>
                <w:color w:val="000000"/>
              </w:rPr>
            </w:pPr>
            <w:r>
              <w:t>(</w:t>
            </w:r>
            <w:r w:rsidRPr="001321BD">
              <w:rPr>
                <w:i/>
              </w:rPr>
              <w:t>Optional)</w:t>
            </w:r>
          </w:p>
        </w:tc>
      </w:tr>
      <w:tr w:rsidR="00077714" w:rsidRPr="00140F0D" w14:paraId="12DE6CF4" w14:textId="77777777" w:rsidTr="00E60EEB">
        <w:trPr>
          <w:trHeight w:val="143"/>
        </w:trPr>
        <w:tc>
          <w:tcPr>
            <w:tcW w:w="2515" w:type="dxa"/>
            <w:noWrap/>
          </w:tcPr>
          <w:p w14:paraId="3DBBA561" w14:textId="77777777" w:rsidR="00077714" w:rsidRPr="00140F0D" w:rsidRDefault="00077714" w:rsidP="00E60EEB">
            <w:pPr>
              <w:keepNext/>
              <w:overflowPunct/>
              <w:autoSpaceDE/>
              <w:autoSpaceDN/>
              <w:adjustRightInd/>
              <w:textAlignment w:val="auto"/>
              <w:rPr>
                <w:rFonts w:cs="Arial"/>
                <w:sz w:val="18"/>
                <w:szCs w:val="18"/>
              </w:rPr>
            </w:pPr>
            <w:r w:rsidRPr="00140F0D">
              <w:t>BEC_mode_selection</w:t>
            </w:r>
          </w:p>
        </w:tc>
        <w:tc>
          <w:tcPr>
            <w:tcW w:w="2610" w:type="dxa"/>
          </w:tcPr>
          <w:p w14:paraId="62C4581F" w14:textId="77777777" w:rsidR="00077714" w:rsidRPr="00140F0D" w:rsidRDefault="00077714" w:rsidP="00E60EEB">
            <w:pPr>
              <w:keepNext/>
              <w:rPr>
                <w:sz w:val="18"/>
              </w:rPr>
            </w:pPr>
            <w:r w:rsidRPr="00140F0D">
              <w:rPr>
                <w:sz w:val="18"/>
              </w:rPr>
              <w:t>Same</w:t>
            </w:r>
          </w:p>
        </w:tc>
        <w:tc>
          <w:tcPr>
            <w:tcW w:w="1080" w:type="dxa"/>
          </w:tcPr>
          <w:p w14:paraId="21758DF5" w14:textId="77777777" w:rsidR="00077714" w:rsidRPr="00140F0D" w:rsidRDefault="00077714" w:rsidP="00E60EEB">
            <w:pPr>
              <w:keepNext/>
              <w:rPr>
                <w:sz w:val="18"/>
              </w:rPr>
            </w:pPr>
          </w:p>
        </w:tc>
        <w:tc>
          <w:tcPr>
            <w:tcW w:w="1303" w:type="dxa"/>
          </w:tcPr>
          <w:p w14:paraId="35D3AAAC" w14:textId="77777777" w:rsidR="00077714" w:rsidRPr="00140F0D" w:rsidRDefault="00077714" w:rsidP="00E60EEB">
            <w:pPr>
              <w:keepNext/>
              <w:rPr>
                <w:sz w:val="18"/>
              </w:rPr>
            </w:pPr>
          </w:p>
        </w:tc>
        <w:tc>
          <w:tcPr>
            <w:tcW w:w="2693" w:type="dxa"/>
          </w:tcPr>
          <w:p w14:paraId="14476AF1" w14:textId="4ED1D2B4" w:rsidR="00077714" w:rsidRPr="00140F0D" w:rsidRDefault="00077714" w:rsidP="00E60EEB">
            <w:pPr>
              <w:keepNext/>
              <w:rPr>
                <w:sz w:val="18"/>
              </w:rPr>
            </w:pPr>
            <w:r w:rsidRPr="00140F0D">
              <w:rPr>
                <w:sz w:val="18"/>
              </w:rPr>
              <w:t>Internal to APIM</w:t>
            </w:r>
            <w:r w:rsidR="00F373CF" w:rsidRPr="00140F0D">
              <w:rPr>
                <w:sz w:val="18"/>
              </w:rPr>
              <w:t xml:space="preserve"> / </w:t>
            </w:r>
            <w:r w:rsidR="00F373CF" w:rsidRPr="00140F0D">
              <w:rPr>
                <w:highlight w:val="cyan"/>
              </w:rPr>
              <w:t>APIM_CDC</w:t>
            </w:r>
          </w:p>
        </w:tc>
      </w:tr>
      <w:tr w:rsidR="00140F0D" w:rsidRPr="00140F0D" w14:paraId="3C9526AC" w14:textId="77777777" w:rsidTr="00E60EEB">
        <w:trPr>
          <w:trHeight w:val="143"/>
        </w:trPr>
        <w:tc>
          <w:tcPr>
            <w:tcW w:w="2515" w:type="dxa"/>
            <w:tcBorders>
              <w:top w:val="single" w:sz="4" w:space="0" w:color="auto"/>
              <w:left w:val="single" w:sz="4" w:space="0" w:color="auto"/>
              <w:bottom w:val="single" w:sz="4" w:space="0" w:color="auto"/>
              <w:right w:val="single" w:sz="4" w:space="0" w:color="auto"/>
            </w:tcBorders>
            <w:noWrap/>
          </w:tcPr>
          <w:p w14:paraId="7A069877" w14:textId="77777777" w:rsidR="00077714" w:rsidRPr="00140F0D" w:rsidRDefault="00077714" w:rsidP="00E60EEB">
            <w:pPr>
              <w:keepNext/>
              <w:overflowPunct/>
              <w:autoSpaceDE/>
              <w:autoSpaceDN/>
              <w:adjustRightInd/>
              <w:textAlignment w:val="auto"/>
            </w:pPr>
            <w:r w:rsidRPr="00140F0D">
              <w:t>BEC_UserMode_Display</w:t>
            </w:r>
          </w:p>
        </w:tc>
        <w:tc>
          <w:tcPr>
            <w:tcW w:w="2610" w:type="dxa"/>
            <w:tcBorders>
              <w:top w:val="single" w:sz="4" w:space="0" w:color="auto"/>
              <w:left w:val="single" w:sz="4" w:space="0" w:color="auto"/>
              <w:bottom w:val="single" w:sz="4" w:space="0" w:color="auto"/>
              <w:right w:val="single" w:sz="4" w:space="0" w:color="auto"/>
            </w:tcBorders>
          </w:tcPr>
          <w:p w14:paraId="6A14068A" w14:textId="77777777" w:rsidR="00077714" w:rsidRPr="00140F0D" w:rsidRDefault="00077714" w:rsidP="00E60EEB">
            <w:pPr>
              <w:keepNext/>
              <w:rPr>
                <w:sz w:val="18"/>
              </w:rPr>
            </w:pPr>
            <w:r w:rsidRPr="00140F0D">
              <w:rPr>
                <w:sz w:val="18"/>
              </w:rPr>
              <w:t>FeatConfigIpcActl</w:t>
            </w:r>
          </w:p>
          <w:p w14:paraId="1D4BB8F9" w14:textId="77777777" w:rsidR="00077714" w:rsidRPr="00140F0D" w:rsidRDefault="00077714" w:rsidP="00E60EEB">
            <w:pPr>
              <w:keepNext/>
              <w:rPr>
                <w:sz w:val="18"/>
              </w:rPr>
            </w:pPr>
            <w:r w:rsidRPr="00140F0D">
              <w:rPr>
                <w:sz w:val="18"/>
              </w:rPr>
              <w:t>FeatNoIpcActl</w:t>
            </w:r>
          </w:p>
          <w:p w14:paraId="7D03DDF4" w14:textId="41430CEC" w:rsidR="00077714" w:rsidRPr="00140F0D" w:rsidRDefault="00077714" w:rsidP="00E60EEB">
            <w:pPr>
              <w:keepNext/>
              <w:rPr>
                <w:sz w:val="18"/>
              </w:rPr>
            </w:pPr>
            <w:r w:rsidRPr="00140F0D">
              <w:rPr>
                <w:sz w:val="18"/>
              </w:rPr>
              <w:t xml:space="preserve">PersIndexIpc_D_Actl </w:t>
            </w:r>
          </w:p>
        </w:tc>
        <w:tc>
          <w:tcPr>
            <w:tcW w:w="1080" w:type="dxa"/>
            <w:tcBorders>
              <w:top w:val="single" w:sz="4" w:space="0" w:color="auto"/>
              <w:left w:val="single" w:sz="4" w:space="0" w:color="auto"/>
              <w:bottom w:val="single" w:sz="4" w:space="0" w:color="auto"/>
              <w:right w:val="single" w:sz="4" w:space="0" w:color="auto"/>
            </w:tcBorders>
          </w:tcPr>
          <w:p w14:paraId="1866CE02" w14:textId="77777777" w:rsidR="00077714" w:rsidRPr="00140F0D" w:rsidRDefault="00077714" w:rsidP="00E60EEB">
            <w:pPr>
              <w:keepNext/>
              <w:rPr>
                <w:sz w:val="18"/>
              </w:rPr>
            </w:pPr>
          </w:p>
        </w:tc>
        <w:tc>
          <w:tcPr>
            <w:tcW w:w="1303" w:type="dxa"/>
            <w:tcBorders>
              <w:top w:val="single" w:sz="4" w:space="0" w:color="auto"/>
              <w:left w:val="single" w:sz="4" w:space="0" w:color="auto"/>
              <w:bottom w:val="single" w:sz="4" w:space="0" w:color="auto"/>
              <w:right w:val="single" w:sz="4" w:space="0" w:color="auto"/>
            </w:tcBorders>
          </w:tcPr>
          <w:p w14:paraId="3AF9D9A6" w14:textId="77777777" w:rsidR="00077714" w:rsidRPr="00140F0D" w:rsidRDefault="00077714" w:rsidP="00E60EEB">
            <w:pPr>
              <w:keepNext/>
              <w:rPr>
                <w:sz w:val="18"/>
              </w:rPr>
            </w:pPr>
          </w:p>
        </w:tc>
        <w:tc>
          <w:tcPr>
            <w:tcW w:w="2693" w:type="dxa"/>
            <w:tcBorders>
              <w:top w:val="single" w:sz="4" w:space="0" w:color="auto"/>
              <w:left w:val="single" w:sz="4" w:space="0" w:color="auto"/>
              <w:bottom w:val="single" w:sz="4" w:space="0" w:color="auto"/>
              <w:right w:val="single" w:sz="4" w:space="0" w:color="auto"/>
            </w:tcBorders>
          </w:tcPr>
          <w:p w14:paraId="1E1F949E" w14:textId="77777777" w:rsidR="00077714" w:rsidRPr="00140F0D" w:rsidRDefault="00077714" w:rsidP="00E60EEB">
            <w:pPr>
              <w:keepNext/>
              <w:rPr>
                <w:sz w:val="18"/>
              </w:rPr>
            </w:pPr>
            <w:r w:rsidRPr="00140F0D">
              <w:rPr>
                <w:sz w:val="18"/>
              </w:rPr>
              <w:t xml:space="preserve">HS3CAN </w:t>
            </w:r>
          </w:p>
        </w:tc>
      </w:tr>
    </w:tbl>
    <w:p w14:paraId="40F973F1" w14:textId="307BB7B1" w:rsidR="00077714" w:rsidRPr="00702453" w:rsidRDefault="00077714" w:rsidP="00077714">
      <w:pPr>
        <w:pStyle w:val="Caption"/>
        <w:keepNext w:val="0"/>
      </w:pPr>
      <w:r w:rsidRPr="00702453">
        <w:t>Table</w:t>
      </w:r>
      <w:r w:rsidR="00B73943">
        <w:rPr>
          <w:noProof/>
        </w:rPr>
        <w:t>90</w:t>
      </w:r>
      <w:r w:rsidRPr="00702453">
        <w:t xml:space="preserve">: </w:t>
      </w:r>
      <w:r>
        <w:t>Input Signal mappings of Function</w:t>
      </w:r>
    </w:p>
    <w:p w14:paraId="3CE1CE20" w14:textId="77777777" w:rsidR="00077714" w:rsidRDefault="00077714" w:rsidP="00077714">
      <w:pPr>
        <w:rPr>
          <w:lang w:val="en-GB"/>
        </w:rPr>
      </w:pPr>
    </w:p>
    <w:p w14:paraId="3DAD78D8" w14:textId="77777777" w:rsidR="00077714" w:rsidRDefault="00077714" w:rsidP="00077714">
      <w:pPr>
        <w:pStyle w:val="Heading6"/>
        <w:rPr>
          <w:lang w:val="en-GB"/>
        </w:rPr>
      </w:pPr>
      <w:r>
        <w:rPr>
          <w:lang w:val="en-GB"/>
        </w:rPr>
        <w:lastRenderedPageBreak/>
        <w:t>Output</w:t>
      </w:r>
      <w:r w:rsidRPr="002824C9">
        <w:rPr>
          <w:lang w:val="en-GB"/>
        </w:rPr>
        <w:t>s</w:t>
      </w:r>
    </w:p>
    <w:p w14:paraId="4301BA6E" w14:textId="77777777" w:rsidR="00077714" w:rsidRDefault="00077714" w:rsidP="0007771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520"/>
        <w:gridCol w:w="1440"/>
        <w:gridCol w:w="1530"/>
        <w:gridCol w:w="2196"/>
      </w:tblGrid>
      <w:tr w:rsidR="00077714" w:rsidRPr="00E54DEA" w14:paraId="4C725124" w14:textId="77777777" w:rsidTr="00E60EEB">
        <w:trPr>
          <w:trHeight w:val="173"/>
        </w:trPr>
        <w:tc>
          <w:tcPr>
            <w:tcW w:w="2515" w:type="dxa"/>
            <w:shd w:val="clear" w:color="auto" w:fill="D9D9D9" w:themeFill="background1" w:themeFillShade="D9"/>
            <w:noWrap/>
            <w:hideMark/>
          </w:tcPr>
          <w:p w14:paraId="3459DE23" w14:textId="77777777" w:rsidR="00077714" w:rsidRPr="00E54DEA" w:rsidRDefault="00077714" w:rsidP="00E60EEB">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76ABA5D3"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40" w:type="dxa"/>
            <w:shd w:val="clear" w:color="auto" w:fill="D9D9D9" w:themeFill="background1" w:themeFillShade="D9"/>
          </w:tcPr>
          <w:p w14:paraId="320589F0"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Mapping Details</w:t>
            </w:r>
          </w:p>
          <w:p w14:paraId="19898073" w14:textId="77777777" w:rsidR="00077714" w:rsidRPr="001321BD" w:rsidRDefault="00077714" w:rsidP="00E60EEB">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530" w:type="dxa"/>
            <w:shd w:val="clear" w:color="auto" w:fill="D9D9D9" w:themeFill="background1" w:themeFillShade="D9"/>
          </w:tcPr>
          <w:p w14:paraId="4B118176"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196" w:type="dxa"/>
            <w:shd w:val="clear" w:color="auto" w:fill="D9D9D9" w:themeFill="background1" w:themeFillShade="D9"/>
          </w:tcPr>
          <w:p w14:paraId="79A062DB"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Connection</w:t>
            </w:r>
          </w:p>
          <w:p w14:paraId="18FD6758" w14:textId="77777777" w:rsidR="00077714" w:rsidRDefault="00077714" w:rsidP="00E60EEB">
            <w:pPr>
              <w:keepNext/>
              <w:overflowPunct/>
              <w:autoSpaceDE/>
              <w:autoSpaceDN/>
              <w:adjustRightInd/>
              <w:textAlignment w:val="auto"/>
              <w:rPr>
                <w:rFonts w:cs="Arial"/>
                <w:b/>
                <w:bCs/>
                <w:color w:val="000000"/>
              </w:rPr>
            </w:pPr>
            <w:r w:rsidRPr="001321BD">
              <w:rPr>
                <w:i/>
              </w:rPr>
              <w:t>(Optional)</w:t>
            </w:r>
          </w:p>
        </w:tc>
      </w:tr>
      <w:tr w:rsidR="00077714" w:rsidRPr="00140F0D" w14:paraId="74B6399B" w14:textId="77777777" w:rsidTr="00253149">
        <w:trPr>
          <w:trHeight w:val="143"/>
        </w:trPr>
        <w:tc>
          <w:tcPr>
            <w:tcW w:w="2515" w:type="dxa"/>
            <w:noWrap/>
          </w:tcPr>
          <w:p w14:paraId="589FB86E" w14:textId="77777777" w:rsidR="00077714" w:rsidRPr="00140F0D" w:rsidRDefault="00077714" w:rsidP="00E60EEB">
            <w:pPr>
              <w:keepNext/>
              <w:overflowPunct/>
              <w:autoSpaceDE/>
              <w:autoSpaceDN/>
              <w:adjustRightInd/>
              <w:textAlignment w:val="auto"/>
              <w:rPr>
                <w:rFonts w:cs="Arial"/>
                <w:sz w:val="18"/>
                <w:szCs w:val="18"/>
              </w:rPr>
            </w:pPr>
            <w:r w:rsidRPr="00140F0D">
              <w:rPr>
                <w:rFonts w:cs="Arial"/>
                <w:sz w:val="18"/>
                <w:szCs w:val="18"/>
              </w:rPr>
              <w:t>BEC_User_Menu_Selection</w:t>
            </w:r>
          </w:p>
        </w:tc>
        <w:tc>
          <w:tcPr>
            <w:tcW w:w="2520" w:type="dxa"/>
          </w:tcPr>
          <w:p w14:paraId="02733273" w14:textId="77777777" w:rsidR="00077714" w:rsidRPr="00140F0D" w:rsidRDefault="00077714" w:rsidP="00E60EEB">
            <w:pPr>
              <w:keepNext/>
            </w:pPr>
            <w:r w:rsidRPr="00140F0D">
              <w:t>CtrStkFeatConfigActl</w:t>
            </w:r>
          </w:p>
          <w:p w14:paraId="18631B21" w14:textId="77777777" w:rsidR="00077714" w:rsidRPr="00140F0D" w:rsidRDefault="00077714" w:rsidP="00E60EEB">
            <w:pPr>
              <w:keepNext/>
            </w:pPr>
            <w:r w:rsidRPr="00140F0D">
              <w:t>CtrStkFeatNoActl</w:t>
            </w:r>
          </w:p>
          <w:p w14:paraId="2D14810E" w14:textId="77777777" w:rsidR="00077714" w:rsidRPr="00140F0D" w:rsidRDefault="00077714" w:rsidP="00E60EEB">
            <w:pPr>
              <w:keepNext/>
            </w:pPr>
            <w:r w:rsidRPr="00140F0D">
              <w:t>CtrStkPersIndex_D_Actl</w:t>
            </w:r>
          </w:p>
          <w:p w14:paraId="06A7CC2F" w14:textId="77777777" w:rsidR="00077714" w:rsidRPr="00140F0D" w:rsidRDefault="00077714" w:rsidP="00E60EEB">
            <w:pPr>
              <w:keepNext/>
              <w:rPr>
                <w:sz w:val="18"/>
              </w:rPr>
            </w:pPr>
            <w:r w:rsidRPr="00140F0D">
              <w:t>CtrStkDsplyOp_D_Rq</w:t>
            </w:r>
          </w:p>
        </w:tc>
        <w:tc>
          <w:tcPr>
            <w:tcW w:w="1440" w:type="dxa"/>
          </w:tcPr>
          <w:p w14:paraId="6E50CF3C" w14:textId="77777777" w:rsidR="00077714" w:rsidRPr="00140F0D" w:rsidRDefault="00077714" w:rsidP="00E60EEB">
            <w:pPr>
              <w:keepNext/>
              <w:rPr>
                <w:sz w:val="18"/>
              </w:rPr>
            </w:pPr>
          </w:p>
        </w:tc>
        <w:tc>
          <w:tcPr>
            <w:tcW w:w="1530" w:type="dxa"/>
          </w:tcPr>
          <w:p w14:paraId="2D2B186D" w14:textId="77777777" w:rsidR="00077714" w:rsidRPr="00140F0D" w:rsidRDefault="00077714" w:rsidP="00E60EEB">
            <w:pPr>
              <w:keepNext/>
              <w:rPr>
                <w:sz w:val="18"/>
              </w:rPr>
            </w:pPr>
          </w:p>
        </w:tc>
        <w:tc>
          <w:tcPr>
            <w:tcW w:w="2196" w:type="dxa"/>
          </w:tcPr>
          <w:p w14:paraId="6954C92A" w14:textId="70BEE267" w:rsidR="00077714" w:rsidRPr="00140F0D" w:rsidRDefault="00077714" w:rsidP="00E60EEB">
            <w:pPr>
              <w:keepNext/>
              <w:rPr>
                <w:sz w:val="18"/>
              </w:rPr>
            </w:pPr>
            <w:r w:rsidRPr="00140F0D">
              <w:rPr>
                <w:sz w:val="18"/>
              </w:rPr>
              <w:t>HS3CAN</w:t>
            </w:r>
          </w:p>
        </w:tc>
      </w:tr>
    </w:tbl>
    <w:p w14:paraId="0DCCD7FD" w14:textId="50F443B5" w:rsidR="00077714" w:rsidRPr="00702453" w:rsidRDefault="00077714" w:rsidP="00077714">
      <w:pPr>
        <w:pStyle w:val="Caption"/>
      </w:pPr>
      <w:r w:rsidRPr="00702453">
        <w:t xml:space="preserve">Table </w:t>
      </w:r>
      <w:r w:rsidR="00B73943">
        <w:t>91</w:t>
      </w:r>
      <w:r>
        <w:rPr>
          <w:noProof/>
        </w:rPr>
        <w:fldChar w:fldCharType="begin"/>
      </w:r>
      <w:r>
        <w:rPr>
          <w:noProof/>
        </w:rPr>
        <w:instrText xml:space="preserve"> SEQ Table \* ARABIC </w:instrText>
      </w:r>
      <w:r>
        <w:rPr>
          <w:noProof/>
        </w:rPr>
        <w:fldChar w:fldCharType="end"/>
      </w:r>
      <w:r w:rsidRPr="00702453">
        <w:t xml:space="preserve">: </w:t>
      </w:r>
      <w:r>
        <w:t>Output Signal mappings of Function</w:t>
      </w:r>
    </w:p>
    <w:p w14:paraId="0686AEF3" w14:textId="77777777" w:rsidR="00077714" w:rsidRDefault="00077714" w:rsidP="00077714">
      <w:pPr>
        <w:rPr>
          <w:lang w:val="en-GB"/>
        </w:rPr>
      </w:pPr>
    </w:p>
    <w:p w14:paraId="77F24FEE" w14:textId="77777777" w:rsidR="00077714" w:rsidRDefault="00077714" w:rsidP="00077714">
      <w:pPr>
        <w:pStyle w:val="Heading6"/>
      </w:pPr>
      <w:r>
        <w:t>Parameters</w:t>
      </w:r>
    </w:p>
    <w:p w14:paraId="25F14B62" w14:textId="77777777" w:rsidR="00077714" w:rsidRPr="00A57D05" w:rsidRDefault="00077714" w:rsidP="0007771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077714" w:rsidRPr="00E54DEA" w14:paraId="04B6D4F6" w14:textId="77777777" w:rsidTr="00E60EEB">
        <w:trPr>
          <w:trHeight w:val="161"/>
        </w:trPr>
        <w:tc>
          <w:tcPr>
            <w:tcW w:w="1838" w:type="dxa"/>
            <w:shd w:val="clear" w:color="auto" w:fill="D9D9D9" w:themeFill="background1" w:themeFillShade="D9"/>
            <w:noWrap/>
            <w:hideMark/>
          </w:tcPr>
          <w:p w14:paraId="34E5B410" w14:textId="77777777" w:rsidR="00077714" w:rsidRPr="00E54DEA" w:rsidRDefault="00077714" w:rsidP="00E60EEB">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B398BE6"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9B8D857"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35036BA" w14:textId="77777777" w:rsidR="00077714" w:rsidRPr="00E54DEA" w:rsidRDefault="00077714" w:rsidP="00E60EEB">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7507575" w14:textId="77777777" w:rsidR="00077714" w:rsidRDefault="00077714" w:rsidP="00E60EEB">
            <w:pPr>
              <w:keepNext/>
              <w:overflowPunct/>
              <w:autoSpaceDE/>
              <w:autoSpaceDN/>
              <w:adjustRightInd/>
              <w:textAlignment w:val="auto"/>
              <w:rPr>
                <w:rFonts w:cs="Arial"/>
                <w:b/>
                <w:bCs/>
                <w:color w:val="000000"/>
              </w:rPr>
            </w:pPr>
            <w:r>
              <w:rPr>
                <w:rFonts w:cs="Arial"/>
                <w:b/>
                <w:bCs/>
                <w:color w:val="000000"/>
              </w:rPr>
              <w:t>Method Details</w:t>
            </w:r>
          </w:p>
        </w:tc>
      </w:tr>
      <w:tr w:rsidR="00077714" w:rsidRPr="003F473D" w14:paraId="2ADAEE76" w14:textId="77777777" w:rsidTr="00E60EEB">
        <w:trPr>
          <w:trHeight w:val="70"/>
        </w:trPr>
        <w:tc>
          <w:tcPr>
            <w:tcW w:w="1838" w:type="dxa"/>
            <w:noWrap/>
          </w:tcPr>
          <w:p w14:paraId="75149178" w14:textId="77777777" w:rsidR="00077714" w:rsidRPr="00D20BE7" w:rsidRDefault="00077714" w:rsidP="00E60EEB">
            <w:pPr>
              <w:keepNext/>
              <w:overflowPunct/>
              <w:autoSpaceDE/>
              <w:autoSpaceDN/>
              <w:adjustRightInd/>
              <w:textAlignment w:val="auto"/>
              <w:rPr>
                <w:color w:val="000000" w:themeColor="text1"/>
                <w:sz w:val="18"/>
              </w:rPr>
            </w:pPr>
          </w:p>
        </w:tc>
        <w:tc>
          <w:tcPr>
            <w:tcW w:w="1843" w:type="dxa"/>
          </w:tcPr>
          <w:p w14:paraId="311D99F6" w14:textId="77777777" w:rsidR="00077714" w:rsidRPr="00D20BE7" w:rsidRDefault="00077714" w:rsidP="00E60EEB">
            <w:pPr>
              <w:keepNext/>
              <w:rPr>
                <w:color w:val="000000" w:themeColor="text1"/>
                <w:sz w:val="18"/>
              </w:rPr>
            </w:pPr>
          </w:p>
        </w:tc>
        <w:tc>
          <w:tcPr>
            <w:tcW w:w="1701" w:type="dxa"/>
          </w:tcPr>
          <w:p w14:paraId="57A84576" w14:textId="77777777" w:rsidR="00077714" w:rsidRPr="00D20BE7" w:rsidRDefault="00077714" w:rsidP="00E60EEB">
            <w:pPr>
              <w:keepNext/>
              <w:rPr>
                <w:sz w:val="18"/>
              </w:rPr>
            </w:pPr>
          </w:p>
        </w:tc>
        <w:tc>
          <w:tcPr>
            <w:tcW w:w="1417" w:type="dxa"/>
            <w:noWrap/>
          </w:tcPr>
          <w:p w14:paraId="6D7DAA90" w14:textId="77777777" w:rsidR="00077714" w:rsidRPr="00D20BE7" w:rsidRDefault="00077714" w:rsidP="00E60EEB">
            <w:pPr>
              <w:keepNext/>
              <w:rPr>
                <w:color w:val="000000" w:themeColor="text1"/>
                <w:sz w:val="18"/>
              </w:rPr>
            </w:pPr>
          </w:p>
        </w:tc>
        <w:tc>
          <w:tcPr>
            <w:tcW w:w="3402" w:type="dxa"/>
          </w:tcPr>
          <w:p w14:paraId="09054955" w14:textId="77777777" w:rsidR="00077714" w:rsidRPr="00D20BE7" w:rsidRDefault="00077714" w:rsidP="00E60EEB">
            <w:pPr>
              <w:keepNext/>
              <w:rPr>
                <w:sz w:val="18"/>
              </w:rPr>
            </w:pPr>
          </w:p>
        </w:tc>
      </w:tr>
    </w:tbl>
    <w:p w14:paraId="2BFB01A1" w14:textId="2CC43D9D" w:rsidR="00077714" w:rsidRPr="00702453" w:rsidRDefault="00077714" w:rsidP="00077714">
      <w:pPr>
        <w:pStyle w:val="Caption"/>
      </w:pPr>
      <w:r w:rsidRPr="00702453">
        <w:t>Table</w:t>
      </w:r>
      <w:r w:rsidR="00B73943">
        <w:rPr>
          <w:noProof/>
        </w:rPr>
        <w:t xml:space="preserve"> 92</w:t>
      </w:r>
      <w:r w:rsidRPr="00702453">
        <w:t xml:space="preserve">: </w:t>
      </w:r>
      <w:r>
        <w:t>Parameter mappings of Function</w:t>
      </w:r>
    </w:p>
    <w:p w14:paraId="577A5262" w14:textId="77777777" w:rsidR="00077714" w:rsidRPr="003E2313" w:rsidRDefault="00077714" w:rsidP="00077714">
      <w:pPr>
        <w:pStyle w:val="Heading6"/>
      </w:pPr>
      <w:r>
        <w:t>Interface</w:t>
      </w:r>
      <w:r w:rsidRPr="003E2313">
        <w:t xml:space="preserve"> Requirements</w:t>
      </w:r>
    </w:p>
    <w:p w14:paraId="0AB74BBA" w14:textId="77777777" w:rsidR="00077714" w:rsidRPr="003225C9" w:rsidRDefault="00077714" w:rsidP="00077714">
      <w:pPr>
        <w:tabs>
          <w:tab w:val="left" w:pos="284"/>
          <w:tab w:val="left" w:pos="851"/>
        </w:tabs>
      </w:pPr>
      <w:r>
        <w:t>N/A</w:t>
      </w:r>
    </w:p>
    <w:p w14:paraId="34E0D50B" w14:textId="77777777" w:rsidR="00077714" w:rsidRDefault="00077714" w:rsidP="00077714">
      <w:pPr>
        <w:pStyle w:val="Heading6"/>
        <w:numPr>
          <w:ilvl w:val="4"/>
          <w:numId w:val="5"/>
        </w:numPr>
        <w:tabs>
          <w:tab w:val="clear" w:pos="1418"/>
        </w:tabs>
        <w:rPr>
          <w:lang w:val="en-GB"/>
        </w:rPr>
      </w:pPr>
      <w:r>
        <w:rPr>
          <w:lang w:val="en-GB"/>
        </w:rPr>
        <w:t>Function Requirements</w:t>
      </w:r>
    </w:p>
    <w:p w14:paraId="3059E2DC" w14:textId="77777777" w:rsidR="00077714" w:rsidRDefault="00077714" w:rsidP="00077714">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4860"/>
        <w:gridCol w:w="1926"/>
      </w:tblGrid>
      <w:tr w:rsidR="00077714" w14:paraId="6BEB5198" w14:textId="77777777" w:rsidTr="00E60EEB">
        <w:tc>
          <w:tcPr>
            <w:tcW w:w="3415" w:type="dxa"/>
            <w:shd w:val="clear" w:color="auto" w:fill="D9D9D9" w:themeFill="background1" w:themeFillShade="D9"/>
          </w:tcPr>
          <w:p w14:paraId="0360DFED" w14:textId="77777777" w:rsidR="00077714" w:rsidRDefault="00077714" w:rsidP="00E60EEB">
            <w:pPr>
              <w:keepNext/>
              <w:rPr>
                <w:b/>
              </w:rPr>
            </w:pPr>
            <w:r w:rsidRPr="00AF169D">
              <w:rPr>
                <w:b/>
              </w:rPr>
              <w:t>Requirement ID</w:t>
            </w:r>
          </w:p>
          <w:p w14:paraId="367B3DF2" w14:textId="77777777" w:rsidR="00077714" w:rsidRPr="00AF169D" w:rsidRDefault="00077714" w:rsidP="00E60EEB">
            <w:pPr>
              <w:keepNext/>
              <w:rPr>
                <w:b/>
              </w:rPr>
            </w:pPr>
            <w:r w:rsidRPr="00EB7BB6">
              <w:t>(of Logical Function)</w:t>
            </w:r>
          </w:p>
        </w:tc>
        <w:tc>
          <w:tcPr>
            <w:tcW w:w="4860" w:type="dxa"/>
            <w:shd w:val="clear" w:color="auto" w:fill="D9D9D9" w:themeFill="background1" w:themeFillShade="D9"/>
          </w:tcPr>
          <w:p w14:paraId="31044541" w14:textId="77777777" w:rsidR="00077714" w:rsidRPr="00AF169D" w:rsidRDefault="00077714" w:rsidP="00E60EEB">
            <w:pPr>
              <w:keepNext/>
              <w:rPr>
                <w:b/>
              </w:rPr>
            </w:pPr>
            <w:r w:rsidRPr="00AF169D">
              <w:rPr>
                <w:b/>
              </w:rPr>
              <w:t>Requirement Title</w:t>
            </w:r>
          </w:p>
        </w:tc>
        <w:tc>
          <w:tcPr>
            <w:tcW w:w="1926" w:type="dxa"/>
            <w:shd w:val="clear" w:color="auto" w:fill="D9D9D9" w:themeFill="background1" w:themeFillShade="D9"/>
          </w:tcPr>
          <w:p w14:paraId="0BE1AE60" w14:textId="77777777" w:rsidR="00077714" w:rsidRPr="00AF169D" w:rsidRDefault="00077714" w:rsidP="00E60EEB">
            <w:pPr>
              <w:keepNext/>
              <w:rPr>
                <w:b/>
              </w:rPr>
            </w:pPr>
            <w:r>
              <w:rPr>
                <w:b/>
              </w:rPr>
              <w:t>Comment</w:t>
            </w:r>
          </w:p>
        </w:tc>
      </w:tr>
      <w:tr w:rsidR="00077714" w14:paraId="5F60BE01" w14:textId="77777777" w:rsidTr="00E60EEB">
        <w:tc>
          <w:tcPr>
            <w:tcW w:w="3415" w:type="dxa"/>
          </w:tcPr>
          <w:p w14:paraId="3DA62151" w14:textId="77777777" w:rsidR="00077714" w:rsidRDefault="00077714" w:rsidP="00E60EEB">
            <w:pPr>
              <w:keepNext/>
            </w:pPr>
            <w:r>
              <w:t>R_FNC_BEC_</w:t>
            </w:r>
            <w:r w:rsidRPr="00A30DB9">
              <w:t xml:space="preserve"> </w:t>
            </w:r>
            <w:r>
              <w:t>MODE_HMI _00001</w:t>
            </w:r>
          </w:p>
        </w:tc>
        <w:tc>
          <w:tcPr>
            <w:tcW w:w="4860" w:type="dxa"/>
          </w:tcPr>
          <w:p w14:paraId="2958E5E3" w14:textId="77777777" w:rsidR="00077714" w:rsidRDefault="00077714" w:rsidP="00E60EEB">
            <w:pPr>
              <w:keepNext/>
            </w:pPr>
            <w:r w:rsidRPr="00C020A1">
              <w:t>User Selects Manual Mode</w:t>
            </w:r>
          </w:p>
        </w:tc>
        <w:tc>
          <w:tcPr>
            <w:tcW w:w="1926" w:type="dxa"/>
          </w:tcPr>
          <w:p w14:paraId="5277F78D" w14:textId="77777777" w:rsidR="00077714" w:rsidRDefault="00077714" w:rsidP="00E60EEB">
            <w:pPr>
              <w:keepNext/>
            </w:pPr>
          </w:p>
        </w:tc>
      </w:tr>
      <w:tr w:rsidR="00077714" w14:paraId="70228F05" w14:textId="77777777" w:rsidTr="00E60EEB">
        <w:trPr>
          <w:trHeight w:val="221"/>
        </w:trPr>
        <w:tc>
          <w:tcPr>
            <w:tcW w:w="3415" w:type="dxa"/>
          </w:tcPr>
          <w:p w14:paraId="1D6607C7" w14:textId="77777777" w:rsidR="00077714" w:rsidRDefault="00077714" w:rsidP="00E60EEB">
            <w:pPr>
              <w:keepNext/>
            </w:pPr>
            <w:r>
              <w:t>R_FNC_BEC_</w:t>
            </w:r>
            <w:r w:rsidRPr="00A30DB9">
              <w:t xml:space="preserve"> </w:t>
            </w:r>
            <w:r>
              <w:t>MODE_HMI _00002</w:t>
            </w:r>
          </w:p>
        </w:tc>
        <w:tc>
          <w:tcPr>
            <w:tcW w:w="4860" w:type="dxa"/>
          </w:tcPr>
          <w:p w14:paraId="6E4527D8" w14:textId="77777777" w:rsidR="00077714" w:rsidRDefault="00077714" w:rsidP="00E60EEB">
            <w:pPr>
              <w:keepNext/>
            </w:pPr>
            <w:r>
              <w:t>User Selects Power Mode</w:t>
            </w:r>
          </w:p>
        </w:tc>
        <w:tc>
          <w:tcPr>
            <w:tcW w:w="1926" w:type="dxa"/>
          </w:tcPr>
          <w:p w14:paraId="6E167F67" w14:textId="77777777" w:rsidR="00077714" w:rsidRDefault="00077714" w:rsidP="00E60EEB">
            <w:pPr>
              <w:keepNext/>
            </w:pPr>
          </w:p>
        </w:tc>
      </w:tr>
      <w:tr w:rsidR="00077714" w14:paraId="545933C2" w14:textId="77777777" w:rsidTr="00E60EEB">
        <w:tc>
          <w:tcPr>
            <w:tcW w:w="3415" w:type="dxa"/>
          </w:tcPr>
          <w:p w14:paraId="78D5B5B7" w14:textId="77777777" w:rsidR="00077714" w:rsidRDefault="00077714" w:rsidP="00E60EEB">
            <w:pPr>
              <w:keepNext/>
            </w:pPr>
            <w:r>
              <w:t>R_FNC_BEC_</w:t>
            </w:r>
            <w:r w:rsidRPr="00A30DB9">
              <w:t xml:space="preserve"> </w:t>
            </w:r>
            <w:r>
              <w:t>MODE_HMI _00003</w:t>
            </w:r>
          </w:p>
        </w:tc>
        <w:tc>
          <w:tcPr>
            <w:tcW w:w="4860" w:type="dxa"/>
          </w:tcPr>
          <w:p w14:paraId="39A913E8" w14:textId="77777777" w:rsidR="00077714" w:rsidRDefault="00077714" w:rsidP="00E60EEB">
            <w:pPr>
              <w:keepNext/>
            </w:pPr>
            <w:r>
              <w:t>Update Menu Display of User Selected Mode</w:t>
            </w:r>
          </w:p>
        </w:tc>
        <w:tc>
          <w:tcPr>
            <w:tcW w:w="1926" w:type="dxa"/>
          </w:tcPr>
          <w:p w14:paraId="266D90D0" w14:textId="77777777" w:rsidR="00077714" w:rsidRDefault="00077714" w:rsidP="00E60EEB">
            <w:pPr>
              <w:keepNext/>
            </w:pPr>
          </w:p>
        </w:tc>
      </w:tr>
    </w:tbl>
    <w:p w14:paraId="7D237C27" w14:textId="29028B13" w:rsidR="00077714" w:rsidRPr="00702453" w:rsidRDefault="00077714" w:rsidP="00077714">
      <w:pPr>
        <w:pStyle w:val="Caption"/>
      </w:pPr>
      <w:r w:rsidRPr="00702453">
        <w:t>Table</w:t>
      </w:r>
      <w:r w:rsidR="00B73943">
        <w:rPr>
          <w:noProof/>
        </w:rPr>
        <w:t>93</w:t>
      </w:r>
      <w:r w:rsidRPr="00702453">
        <w:t xml:space="preserve">: </w:t>
      </w:r>
      <w:r>
        <w:t>Inherited Requirements</w:t>
      </w:r>
    </w:p>
    <w:p w14:paraId="555EECD6" w14:textId="77777777" w:rsidR="00077714" w:rsidRDefault="00077714" w:rsidP="00077714">
      <w:pPr>
        <w:rPr>
          <w:lang w:val="en-GB"/>
        </w:rPr>
      </w:pPr>
    </w:p>
    <w:p w14:paraId="35B0B392" w14:textId="77777777" w:rsidR="00077714" w:rsidRDefault="00077714" w:rsidP="00077714">
      <w:pPr>
        <w:pStyle w:val="Heading7"/>
        <w:tabs>
          <w:tab w:val="clear" w:pos="1559"/>
        </w:tabs>
        <w:rPr>
          <w:lang w:val="en-GB"/>
        </w:rPr>
      </w:pPr>
      <w:r>
        <w:rPr>
          <w:lang w:val="en-GB"/>
        </w:rPr>
        <w:t>Component Specific Requirements</w:t>
      </w:r>
    </w:p>
    <w:p w14:paraId="3F762A72" w14:textId="7B38C8B7" w:rsidR="00C23E96" w:rsidRDefault="00D46598" w:rsidP="00C23E96">
      <w:pPr>
        <w:rPr>
          <w:lang w:val="en-GB"/>
        </w:rPr>
      </w:pPr>
      <w:r>
        <w:rPr>
          <w:lang w:val="en-GB"/>
        </w:rPr>
        <w:t>N/A</w:t>
      </w:r>
    </w:p>
    <w:p w14:paraId="2DACE23F" w14:textId="0B802E81" w:rsidR="00D367B7" w:rsidRPr="00140F0D" w:rsidRDefault="00C23E96" w:rsidP="00D367B7">
      <w:pPr>
        <w:pStyle w:val="Heading4"/>
        <w:rPr>
          <w:lang w:val="en-GB"/>
        </w:rPr>
      </w:pPr>
      <w:bookmarkStart w:id="397" w:name="_Toc422994386"/>
      <w:bookmarkStart w:id="398" w:name="_Toc481143824"/>
      <w:bookmarkStart w:id="399" w:name="_Ref531347950"/>
      <w:bookmarkStart w:id="400" w:name="_Toc32332263"/>
      <w:bookmarkEnd w:id="130"/>
      <w:bookmarkEnd w:id="157"/>
      <w:r w:rsidRPr="00140F0D">
        <w:rPr>
          <w:lang w:val="en-GB"/>
        </w:rPr>
        <w:t>Implemented Function BEC center</w:t>
      </w:r>
      <w:r w:rsidR="0038531E" w:rsidRPr="00140F0D">
        <w:rPr>
          <w:lang w:val="en-GB"/>
        </w:rPr>
        <w:t xml:space="preserve"> </w:t>
      </w:r>
      <w:r w:rsidRPr="00140F0D">
        <w:rPr>
          <w:lang w:val="en-GB"/>
        </w:rPr>
        <w:t>stack Open Close Request</w:t>
      </w:r>
    </w:p>
    <w:p w14:paraId="091F97DB" w14:textId="77777777" w:rsidR="00D46598" w:rsidRDefault="00D46598" w:rsidP="00D46598">
      <w:pPr>
        <w:pStyle w:val="Heading5"/>
        <w:rPr>
          <w:lang w:val="en-GB"/>
        </w:rPr>
      </w:pPr>
      <w:r>
        <w:rPr>
          <w:lang w:val="en-GB"/>
        </w:rPr>
        <w:t>Function Interfaces</w:t>
      </w:r>
    </w:p>
    <w:p w14:paraId="1C116F52" w14:textId="77777777" w:rsidR="00D46598" w:rsidRDefault="00D46598" w:rsidP="00D46598">
      <w:pPr>
        <w:pStyle w:val="Heading6"/>
        <w:rPr>
          <w:lang w:val="en-GB"/>
        </w:rPr>
      </w:pPr>
      <w:r>
        <w:rPr>
          <w:lang w:val="en-GB"/>
        </w:rPr>
        <w:t>Inputs</w:t>
      </w:r>
    </w:p>
    <w:p w14:paraId="63E8708F" w14:textId="77777777" w:rsidR="00D46598" w:rsidRPr="00651AAD" w:rsidRDefault="00D46598" w:rsidP="00D4659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610"/>
        <w:gridCol w:w="1080"/>
        <w:gridCol w:w="1303"/>
        <w:gridCol w:w="2693"/>
      </w:tblGrid>
      <w:tr w:rsidR="00D46598" w:rsidRPr="00E54DEA" w14:paraId="2227E0D8" w14:textId="77777777" w:rsidTr="00E60EEB">
        <w:trPr>
          <w:trHeight w:val="173"/>
        </w:trPr>
        <w:tc>
          <w:tcPr>
            <w:tcW w:w="2515" w:type="dxa"/>
            <w:shd w:val="clear" w:color="auto" w:fill="D9D9D9" w:themeFill="background1" w:themeFillShade="D9"/>
            <w:noWrap/>
            <w:hideMark/>
          </w:tcPr>
          <w:p w14:paraId="6732FAA2" w14:textId="77777777" w:rsidR="00D46598" w:rsidRPr="00E54DEA" w:rsidRDefault="00D46598" w:rsidP="00E60EEB">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0" w:type="dxa"/>
            <w:shd w:val="clear" w:color="auto" w:fill="D9D9D9" w:themeFill="background1" w:themeFillShade="D9"/>
          </w:tcPr>
          <w:p w14:paraId="29C60D24" w14:textId="77777777" w:rsidR="00D46598" w:rsidRDefault="00D46598" w:rsidP="00E60EEB">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080" w:type="dxa"/>
            <w:shd w:val="clear" w:color="auto" w:fill="D9D9D9" w:themeFill="background1" w:themeFillShade="D9"/>
          </w:tcPr>
          <w:p w14:paraId="2DF2F452" w14:textId="77777777" w:rsidR="00D46598" w:rsidRDefault="00D46598" w:rsidP="00E60EEB">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03" w:type="dxa"/>
            <w:shd w:val="clear" w:color="auto" w:fill="D9D9D9" w:themeFill="background1" w:themeFillShade="D9"/>
          </w:tcPr>
          <w:p w14:paraId="5C93CA40" w14:textId="77777777" w:rsidR="00D46598" w:rsidRDefault="00D46598" w:rsidP="00E60EEB">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CC2D8A3" w14:textId="77777777" w:rsidR="00D46598" w:rsidRDefault="00D46598" w:rsidP="00E60EEB">
            <w:pPr>
              <w:keepNext/>
              <w:overflowPunct/>
              <w:autoSpaceDE/>
              <w:autoSpaceDN/>
              <w:adjustRightInd/>
              <w:textAlignment w:val="auto"/>
              <w:rPr>
                <w:rFonts w:cs="Arial"/>
                <w:b/>
                <w:bCs/>
                <w:color w:val="000000"/>
              </w:rPr>
            </w:pPr>
            <w:r>
              <w:rPr>
                <w:rFonts w:cs="Arial"/>
                <w:b/>
                <w:bCs/>
                <w:color w:val="000000"/>
              </w:rPr>
              <w:t>Connection</w:t>
            </w:r>
          </w:p>
          <w:p w14:paraId="49FDA175" w14:textId="77777777" w:rsidR="00D46598" w:rsidRDefault="00D46598" w:rsidP="00E60EEB">
            <w:pPr>
              <w:keepNext/>
              <w:overflowPunct/>
              <w:autoSpaceDE/>
              <w:autoSpaceDN/>
              <w:adjustRightInd/>
              <w:textAlignment w:val="auto"/>
              <w:rPr>
                <w:rFonts w:cs="Arial"/>
                <w:b/>
                <w:bCs/>
                <w:color w:val="000000"/>
              </w:rPr>
            </w:pPr>
            <w:r>
              <w:t>(</w:t>
            </w:r>
            <w:r w:rsidRPr="001321BD">
              <w:rPr>
                <w:i/>
              </w:rPr>
              <w:t>Optional)</w:t>
            </w:r>
          </w:p>
        </w:tc>
      </w:tr>
      <w:tr w:rsidR="00D46598" w:rsidRPr="00140F0D" w14:paraId="30D2AB22" w14:textId="77777777" w:rsidTr="00E33D1F">
        <w:trPr>
          <w:trHeight w:val="311"/>
        </w:trPr>
        <w:tc>
          <w:tcPr>
            <w:tcW w:w="2515" w:type="dxa"/>
            <w:noWrap/>
          </w:tcPr>
          <w:p w14:paraId="6EE9820D" w14:textId="6E824C63" w:rsidR="00D46598" w:rsidRPr="00140F0D" w:rsidRDefault="00E33D1F" w:rsidP="00E60EEB">
            <w:pPr>
              <w:keepNext/>
              <w:overflowPunct/>
              <w:autoSpaceDE/>
              <w:autoSpaceDN/>
              <w:adjustRightInd/>
              <w:textAlignment w:val="auto"/>
              <w:rPr>
                <w:rFonts w:cs="Arial"/>
                <w:sz w:val="18"/>
                <w:szCs w:val="18"/>
              </w:rPr>
            </w:pPr>
            <w:r w:rsidRPr="00140F0D">
              <w:t>APIM_BEC_softkey_Rqst</w:t>
            </w:r>
          </w:p>
        </w:tc>
        <w:tc>
          <w:tcPr>
            <w:tcW w:w="2610" w:type="dxa"/>
          </w:tcPr>
          <w:p w14:paraId="0F2F26C9" w14:textId="08027E61" w:rsidR="00D46598" w:rsidRPr="00140F0D" w:rsidRDefault="00D46598" w:rsidP="00E60EEB">
            <w:pPr>
              <w:keepNext/>
              <w:rPr>
                <w:sz w:val="18"/>
              </w:rPr>
            </w:pPr>
          </w:p>
        </w:tc>
        <w:tc>
          <w:tcPr>
            <w:tcW w:w="1080" w:type="dxa"/>
          </w:tcPr>
          <w:p w14:paraId="1EEF9C74" w14:textId="77777777" w:rsidR="00D46598" w:rsidRPr="00140F0D" w:rsidRDefault="00D46598" w:rsidP="00E60EEB">
            <w:pPr>
              <w:keepNext/>
              <w:rPr>
                <w:sz w:val="18"/>
              </w:rPr>
            </w:pPr>
          </w:p>
        </w:tc>
        <w:tc>
          <w:tcPr>
            <w:tcW w:w="1303" w:type="dxa"/>
          </w:tcPr>
          <w:p w14:paraId="6951C0CA" w14:textId="77777777" w:rsidR="00D46598" w:rsidRPr="00140F0D" w:rsidRDefault="00D46598" w:rsidP="00E60EEB">
            <w:pPr>
              <w:keepNext/>
              <w:rPr>
                <w:sz w:val="18"/>
              </w:rPr>
            </w:pPr>
          </w:p>
        </w:tc>
        <w:tc>
          <w:tcPr>
            <w:tcW w:w="2693" w:type="dxa"/>
          </w:tcPr>
          <w:p w14:paraId="005DFD7F" w14:textId="38F33ADC" w:rsidR="00D46598" w:rsidRPr="00140F0D" w:rsidRDefault="005C7D3B" w:rsidP="00E60EEB">
            <w:pPr>
              <w:keepNext/>
              <w:rPr>
                <w:sz w:val="18"/>
              </w:rPr>
            </w:pPr>
            <w:r w:rsidRPr="00140F0D">
              <w:rPr>
                <w:sz w:val="18"/>
              </w:rPr>
              <w:t>Internal to APIM</w:t>
            </w:r>
            <w:r w:rsidR="00F373CF" w:rsidRPr="00140F0D">
              <w:rPr>
                <w:sz w:val="18"/>
              </w:rPr>
              <w:t xml:space="preserve"> / </w:t>
            </w:r>
            <w:r w:rsidR="00F373CF" w:rsidRPr="00140F0D">
              <w:rPr>
                <w:highlight w:val="cyan"/>
              </w:rPr>
              <w:t>APIM_CDC</w:t>
            </w:r>
          </w:p>
        </w:tc>
      </w:tr>
    </w:tbl>
    <w:p w14:paraId="0FA91BF0" w14:textId="0614F959" w:rsidR="00D46598" w:rsidRPr="00702453" w:rsidRDefault="00D46598" w:rsidP="00D46598">
      <w:pPr>
        <w:pStyle w:val="Caption"/>
        <w:keepNext w:val="0"/>
      </w:pPr>
      <w:r w:rsidRPr="00702453">
        <w:t xml:space="preserve">Table </w:t>
      </w:r>
      <w:r w:rsidR="00B73943">
        <w:t>94</w:t>
      </w:r>
      <w:r>
        <w:rPr>
          <w:noProof/>
        </w:rPr>
        <w:fldChar w:fldCharType="begin"/>
      </w:r>
      <w:r>
        <w:rPr>
          <w:noProof/>
        </w:rPr>
        <w:instrText xml:space="preserve"> SEQ Table \* ARABIC </w:instrText>
      </w:r>
      <w:r>
        <w:rPr>
          <w:noProof/>
        </w:rPr>
        <w:fldChar w:fldCharType="end"/>
      </w:r>
      <w:r w:rsidRPr="00702453">
        <w:t xml:space="preserve">: </w:t>
      </w:r>
      <w:r>
        <w:t>Input Signal mappings of Function</w:t>
      </w:r>
    </w:p>
    <w:p w14:paraId="65A16EF2" w14:textId="77777777" w:rsidR="00D46598" w:rsidRDefault="00D46598" w:rsidP="00D46598">
      <w:pPr>
        <w:rPr>
          <w:lang w:val="en-GB"/>
        </w:rPr>
      </w:pPr>
    </w:p>
    <w:p w14:paraId="7D2A32EB" w14:textId="77777777" w:rsidR="00D46598" w:rsidRPr="00140F0D" w:rsidRDefault="00D46598" w:rsidP="00D46598">
      <w:pPr>
        <w:pStyle w:val="Heading6"/>
        <w:rPr>
          <w:lang w:val="en-GB"/>
        </w:rPr>
      </w:pPr>
      <w:r w:rsidRPr="00140F0D">
        <w:rPr>
          <w:lang w:val="en-GB"/>
        </w:rPr>
        <w:lastRenderedPageBreak/>
        <w:t>Outputs</w:t>
      </w:r>
    </w:p>
    <w:p w14:paraId="56F06EFC" w14:textId="77777777" w:rsidR="00D46598" w:rsidRPr="00140F0D" w:rsidRDefault="00D46598" w:rsidP="00D4659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2520"/>
        <w:gridCol w:w="1440"/>
        <w:gridCol w:w="1530"/>
        <w:gridCol w:w="2196"/>
      </w:tblGrid>
      <w:tr w:rsidR="00D46598" w:rsidRPr="00140F0D" w14:paraId="45BB319B" w14:textId="77777777" w:rsidTr="00E60EEB">
        <w:trPr>
          <w:trHeight w:val="173"/>
        </w:trPr>
        <w:tc>
          <w:tcPr>
            <w:tcW w:w="2515" w:type="dxa"/>
            <w:shd w:val="clear" w:color="auto" w:fill="D9D9D9" w:themeFill="background1" w:themeFillShade="D9"/>
            <w:noWrap/>
            <w:hideMark/>
          </w:tcPr>
          <w:p w14:paraId="60DE9F13" w14:textId="77777777" w:rsidR="00D46598" w:rsidRPr="00140F0D" w:rsidRDefault="00D46598" w:rsidP="00E60EEB">
            <w:pPr>
              <w:keepNext/>
              <w:overflowPunct/>
              <w:autoSpaceDE/>
              <w:autoSpaceDN/>
              <w:adjustRightInd/>
              <w:textAlignment w:val="auto"/>
              <w:rPr>
                <w:rFonts w:cs="Arial"/>
                <w:b/>
                <w:bCs/>
                <w:color w:val="000000"/>
              </w:rPr>
            </w:pPr>
            <w:r w:rsidRPr="00140F0D">
              <w:rPr>
                <w:rFonts w:cs="Arial"/>
                <w:b/>
                <w:bCs/>
                <w:color w:val="000000"/>
              </w:rPr>
              <w:t>Logical Signal Name</w:t>
            </w:r>
          </w:p>
        </w:tc>
        <w:tc>
          <w:tcPr>
            <w:tcW w:w="2520" w:type="dxa"/>
            <w:shd w:val="clear" w:color="auto" w:fill="D9D9D9" w:themeFill="background1" w:themeFillShade="D9"/>
          </w:tcPr>
          <w:p w14:paraId="57897A76" w14:textId="77777777" w:rsidR="00D46598" w:rsidRPr="00140F0D" w:rsidRDefault="00D46598" w:rsidP="00E60EEB">
            <w:pPr>
              <w:keepNext/>
              <w:overflowPunct/>
              <w:autoSpaceDE/>
              <w:autoSpaceDN/>
              <w:adjustRightInd/>
              <w:textAlignment w:val="auto"/>
              <w:rPr>
                <w:rFonts w:cs="Arial"/>
                <w:b/>
                <w:bCs/>
                <w:color w:val="000000"/>
              </w:rPr>
            </w:pPr>
            <w:r w:rsidRPr="00140F0D">
              <w:rPr>
                <w:rFonts w:cs="Arial"/>
                <w:b/>
                <w:bCs/>
                <w:color w:val="000000"/>
              </w:rPr>
              <w:t>Technical Signal Name</w:t>
            </w:r>
          </w:p>
        </w:tc>
        <w:tc>
          <w:tcPr>
            <w:tcW w:w="1440" w:type="dxa"/>
            <w:shd w:val="clear" w:color="auto" w:fill="D9D9D9" w:themeFill="background1" w:themeFillShade="D9"/>
          </w:tcPr>
          <w:p w14:paraId="502BE38C" w14:textId="77777777" w:rsidR="00D46598" w:rsidRPr="00140F0D" w:rsidRDefault="00D46598" w:rsidP="00E60EEB">
            <w:pPr>
              <w:keepNext/>
              <w:overflowPunct/>
              <w:autoSpaceDE/>
              <w:autoSpaceDN/>
              <w:adjustRightInd/>
              <w:textAlignment w:val="auto"/>
              <w:rPr>
                <w:rFonts w:cs="Arial"/>
                <w:b/>
                <w:bCs/>
                <w:color w:val="000000"/>
              </w:rPr>
            </w:pPr>
            <w:r w:rsidRPr="00140F0D">
              <w:rPr>
                <w:rFonts w:cs="Arial"/>
                <w:b/>
                <w:bCs/>
                <w:color w:val="000000"/>
              </w:rPr>
              <w:t>Mapping Details</w:t>
            </w:r>
          </w:p>
          <w:p w14:paraId="3EC5542A" w14:textId="77777777" w:rsidR="00D46598" w:rsidRPr="00140F0D" w:rsidRDefault="00D46598" w:rsidP="00E60EEB">
            <w:pPr>
              <w:keepNext/>
              <w:overflowPunct/>
              <w:autoSpaceDE/>
              <w:autoSpaceDN/>
              <w:adjustRightInd/>
              <w:textAlignment w:val="auto"/>
              <w:rPr>
                <w:rFonts w:cs="Arial"/>
                <w:b/>
                <w:bCs/>
                <w:i/>
                <w:color w:val="000000"/>
              </w:rPr>
            </w:pPr>
            <w:r w:rsidRPr="00140F0D">
              <w:rPr>
                <w:i/>
              </w:rPr>
              <w:t>(Conditional</w:t>
            </w:r>
            <w:r w:rsidRPr="00140F0D">
              <w:rPr>
                <w:rFonts w:cs="Arial"/>
                <w:bCs/>
                <w:i/>
                <w:color w:val="000000"/>
              </w:rPr>
              <w:t>)</w:t>
            </w:r>
          </w:p>
        </w:tc>
        <w:tc>
          <w:tcPr>
            <w:tcW w:w="1530" w:type="dxa"/>
            <w:shd w:val="clear" w:color="auto" w:fill="D9D9D9" w:themeFill="background1" w:themeFillShade="D9"/>
          </w:tcPr>
          <w:p w14:paraId="333AB516" w14:textId="77777777" w:rsidR="00D46598" w:rsidRPr="00140F0D" w:rsidRDefault="00D46598" w:rsidP="00E60EEB">
            <w:pPr>
              <w:keepNext/>
              <w:overflowPunct/>
              <w:autoSpaceDE/>
              <w:autoSpaceDN/>
              <w:adjustRightInd/>
              <w:textAlignment w:val="auto"/>
              <w:rPr>
                <w:rFonts w:cs="Arial"/>
                <w:b/>
                <w:bCs/>
                <w:color w:val="000000"/>
              </w:rPr>
            </w:pPr>
            <w:r w:rsidRPr="00140F0D">
              <w:rPr>
                <w:rFonts w:cs="Arial"/>
                <w:b/>
                <w:bCs/>
                <w:color w:val="000000"/>
              </w:rPr>
              <w:t>Publisher Interface</w:t>
            </w:r>
          </w:p>
        </w:tc>
        <w:tc>
          <w:tcPr>
            <w:tcW w:w="2196" w:type="dxa"/>
            <w:shd w:val="clear" w:color="auto" w:fill="D9D9D9" w:themeFill="background1" w:themeFillShade="D9"/>
          </w:tcPr>
          <w:p w14:paraId="6E41E10F" w14:textId="77777777" w:rsidR="00D46598" w:rsidRPr="00140F0D" w:rsidRDefault="00D46598" w:rsidP="00E60EEB">
            <w:pPr>
              <w:keepNext/>
              <w:overflowPunct/>
              <w:autoSpaceDE/>
              <w:autoSpaceDN/>
              <w:adjustRightInd/>
              <w:textAlignment w:val="auto"/>
              <w:rPr>
                <w:rFonts w:cs="Arial"/>
                <w:b/>
                <w:bCs/>
                <w:color w:val="000000"/>
              </w:rPr>
            </w:pPr>
            <w:r w:rsidRPr="00140F0D">
              <w:rPr>
                <w:rFonts w:cs="Arial"/>
                <w:b/>
                <w:bCs/>
                <w:color w:val="000000"/>
              </w:rPr>
              <w:t>Connection</w:t>
            </w:r>
          </w:p>
          <w:p w14:paraId="7063F502" w14:textId="77777777" w:rsidR="00D46598" w:rsidRPr="00140F0D" w:rsidRDefault="00D46598" w:rsidP="00E60EEB">
            <w:pPr>
              <w:keepNext/>
              <w:overflowPunct/>
              <w:autoSpaceDE/>
              <w:autoSpaceDN/>
              <w:adjustRightInd/>
              <w:textAlignment w:val="auto"/>
              <w:rPr>
                <w:rFonts w:cs="Arial"/>
                <w:b/>
                <w:bCs/>
                <w:color w:val="000000"/>
              </w:rPr>
            </w:pPr>
            <w:r w:rsidRPr="00140F0D">
              <w:rPr>
                <w:i/>
              </w:rPr>
              <w:t>(Optional)</w:t>
            </w:r>
          </w:p>
        </w:tc>
      </w:tr>
      <w:tr w:rsidR="00D46598" w:rsidRPr="00140F0D" w14:paraId="4A322EA6" w14:textId="77777777" w:rsidTr="004A0D97">
        <w:trPr>
          <w:trHeight w:val="365"/>
        </w:trPr>
        <w:tc>
          <w:tcPr>
            <w:tcW w:w="2515" w:type="dxa"/>
            <w:noWrap/>
          </w:tcPr>
          <w:p w14:paraId="396AE618" w14:textId="59B91BB1" w:rsidR="00D46598" w:rsidRPr="00140F0D" w:rsidRDefault="00442C61" w:rsidP="004A0D97">
            <w:pPr>
              <w:keepNext/>
              <w:overflowPunct/>
              <w:autoSpaceDE/>
              <w:autoSpaceDN/>
              <w:adjustRightInd/>
              <w:jc w:val="center"/>
              <w:textAlignment w:val="auto"/>
              <w:rPr>
                <w:rFonts w:cs="Arial"/>
                <w:sz w:val="18"/>
                <w:szCs w:val="18"/>
              </w:rPr>
            </w:pPr>
            <w:bookmarkStart w:id="401" w:name="_Hlk53659196"/>
            <w:r w:rsidRPr="00140F0D">
              <w:rPr>
                <w:rFonts w:cs="Arial"/>
              </w:rPr>
              <w:t>APIM_BECRelease_Cnt</w:t>
            </w:r>
            <w:bookmarkEnd w:id="401"/>
          </w:p>
        </w:tc>
        <w:tc>
          <w:tcPr>
            <w:tcW w:w="2520" w:type="dxa"/>
          </w:tcPr>
          <w:p w14:paraId="7E63EF39" w14:textId="21EB44BF" w:rsidR="00D46598" w:rsidRPr="00140F0D" w:rsidRDefault="00442C61" w:rsidP="00E60EEB">
            <w:pPr>
              <w:keepNext/>
              <w:rPr>
                <w:sz w:val="18"/>
              </w:rPr>
            </w:pPr>
            <w:r w:rsidRPr="00140F0D">
              <w:rPr>
                <w:sz w:val="18"/>
              </w:rPr>
              <w:t>BecRleas_No_RqMnu</w:t>
            </w:r>
          </w:p>
        </w:tc>
        <w:tc>
          <w:tcPr>
            <w:tcW w:w="1440" w:type="dxa"/>
          </w:tcPr>
          <w:p w14:paraId="5ADD4CC0" w14:textId="77777777" w:rsidR="00D46598" w:rsidRPr="00140F0D" w:rsidRDefault="00D46598" w:rsidP="00E60EEB">
            <w:pPr>
              <w:keepNext/>
              <w:rPr>
                <w:sz w:val="18"/>
              </w:rPr>
            </w:pPr>
          </w:p>
        </w:tc>
        <w:tc>
          <w:tcPr>
            <w:tcW w:w="1530" w:type="dxa"/>
          </w:tcPr>
          <w:p w14:paraId="76D64314" w14:textId="77777777" w:rsidR="00D46598" w:rsidRPr="00140F0D" w:rsidRDefault="00D46598" w:rsidP="00E60EEB">
            <w:pPr>
              <w:keepNext/>
              <w:rPr>
                <w:sz w:val="18"/>
              </w:rPr>
            </w:pPr>
          </w:p>
        </w:tc>
        <w:tc>
          <w:tcPr>
            <w:tcW w:w="2196" w:type="dxa"/>
          </w:tcPr>
          <w:p w14:paraId="14D85499" w14:textId="065EC648" w:rsidR="00D46598" w:rsidRPr="00140F0D" w:rsidRDefault="000C0195" w:rsidP="00E60EEB">
            <w:pPr>
              <w:keepNext/>
              <w:rPr>
                <w:sz w:val="18"/>
              </w:rPr>
            </w:pPr>
            <w:r w:rsidRPr="00140F0D">
              <w:rPr>
                <w:sz w:val="18"/>
              </w:rPr>
              <w:t>HS3</w:t>
            </w:r>
            <w:r w:rsidR="00F11708" w:rsidRPr="00140F0D">
              <w:rPr>
                <w:sz w:val="18"/>
              </w:rPr>
              <w:t xml:space="preserve">CAN </w:t>
            </w:r>
            <w:r w:rsidRPr="00140F0D">
              <w:rPr>
                <w:sz w:val="18"/>
              </w:rPr>
              <w:t>to</w:t>
            </w:r>
            <w:r w:rsidR="00F11708" w:rsidRPr="00140F0D">
              <w:rPr>
                <w:sz w:val="18"/>
              </w:rPr>
              <w:t xml:space="preserve"> </w:t>
            </w:r>
            <w:r w:rsidR="00F11708" w:rsidRPr="00140F0D">
              <w:rPr>
                <w:sz w:val="16"/>
                <w:szCs w:val="16"/>
              </w:rPr>
              <w:t>CANFD1</w:t>
            </w:r>
          </w:p>
        </w:tc>
      </w:tr>
    </w:tbl>
    <w:p w14:paraId="02347192" w14:textId="0A9E6F56" w:rsidR="00D46598" w:rsidRPr="00140F0D" w:rsidRDefault="00D46598" w:rsidP="00D46598">
      <w:pPr>
        <w:pStyle w:val="Caption"/>
      </w:pPr>
      <w:r w:rsidRPr="00140F0D">
        <w:t>Table</w:t>
      </w:r>
      <w:r w:rsidR="00B73943" w:rsidRPr="00140F0D">
        <w:rPr>
          <w:noProof/>
        </w:rPr>
        <w:t>95</w:t>
      </w:r>
      <w:r w:rsidRPr="00140F0D">
        <w:t>: Output Signal mappings of Function</w:t>
      </w:r>
    </w:p>
    <w:p w14:paraId="30F5AAA8" w14:textId="77777777" w:rsidR="00D46598" w:rsidRPr="00140F0D" w:rsidRDefault="00D46598" w:rsidP="00D46598">
      <w:pPr>
        <w:rPr>
          <w:lang w:val="en-GB"/>
        </w:rPr>
      </w:pPr>
    </w:p>
    <w:p w14:paraId="5BA0C6D9" w14:textId="77777777" w:rsidR="00D46598" w:rsidRPr="00140F0D" w:rsidRDefault="00D46598" w:rsidP="00D46598">
      <w:pPr>
        <w:pStyle w:val="Heading6"/>
      </w:pPr>
      <w:r w:rsidRPr="00140F0D">
        <w:t>Parameters</w:t>
      </w:r>
    </w:p>
    <w:p w14:paraId="41F95F2E" w14:textId="77777777" w:rsidR="00D46598" w:rsidRPr="00140F0D" w:rsidRDefault="00D46598" w:rsidP="00D4659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D46598" w:rsidRPr="00140F0D" w14:paraId="51D8AB31" w14:textId="77777777" w:rsidTr="00E60EEB">
        <w:trPr>
          <w:trHeight w:val="161"/>
        </w:trPr>
        <w:tc>
          <w:tcPr>
            <w:tcW w:w="1838" w:type="dxa"/>
            <w:shd w:val="clear" w:color="auto" w:fill="D9D9D9" w:themeFill="background1" w:themeFillShade="D9"/>
            <w:noWrap/>
            <w:hideMark/>
          </w:tcPr>
          <w:p w14:paraId="16C53437" w14:textId="77777777" w:rsidR="00D46598" w:rsidRPr="00140F0D" w:rsidRDefault="00D46598" w:rsidP="00E60EEB">
            <w:pPr>
              <w:keepNext/>
              <w:overflowPunct/>
              <w:autoSpaceDE/>
              <w:autoSpaceDN/>
              <w:adjustRightInd/>
              <w:textAlignment w:val="auto"/>
              <w:rPr>
                <w:rFonts w:cs="Arial"/>
                <w:b/>
                <w:bCs/>
              </w:rPr>
            </w:pPr>
            <w:r w:rsidRPr="00140F0D">
              <w:rPr>
                <w:rFonts w:cs="Arial"/>
                <w:b/>
                <w:bCs/>
              </w:rPr>
              <w:t>Logical Parameter Name</w:t>
            </w:r>
          </w:p>
        </w:tc>
        <w:tc>
          <w:tcPr>
            <w:tcW w:w="1843" w:type="dxa"/>
            <w:shd w:val="clear" w:color="auto" w:fill="D9D9D9" w:themeFill="background1" w:themeFillShade="D9"/>
          </w:tcPr>
          <w:p w14:paraId="2670E6EB" w14:textId="77777777" w:rsidR="00D46598" w:rsidRPr="00140F0D" w:rsidRDefault="00D46598" w:rsidP="00E60EEB">
            <w:pPr>
              <w:keepNext/>
              <w:overflowPunct/>
              <w:autoSpaceDE/>
              <w:autoSpaceDN/>
              <w:adjustRightInd/>
              <w:textAlignment w:val="auto"/>
              <w:rPr>
                <w:rFonts w:cs="Arial"/>
                <w:b/>
                <w:bCs/>
              </w:rPr>
            </w:pPr>
            <w:r w:rsidRPr="00140F0D">
              <w:rPr>
                <w:rFonts w:cs="Arial"/>
                <w:b/>
                <w:bCs/>
              </w:rPr>
              <w:t>Technical Parameter Name</w:t>
            </w:r>
          </w:p>
        </w:tc>
        <w:tc>
          <w:tcPr>
            <w:tcW w:w="1701" w:type="dxa"/>
            <w:shd w:val="clear" w:color="auto" w:fill="D9D9D9" w:themeFill="background1" w:themeFillShade="D9"/>
          </w:tcPr>
          <w:p w14:paraId="54577D0B" w14:textId="77777777" w:rsidR="00D46598" w:rsidRPr="00140F0D" w:rsidRDefault="00D46598" w:rsidP="00E60EEB">
            <w:pPr>
              <w:keepNext/>
              <w:overflowPunct/>
              <w:autoSpaceDE/>
              <w:autoSpaceDN/>
              <w:adjustRightInd/>
              <w:textAlignment w:val="auto"/>
              <w:rPr>
                <w:rFonts w:cs="Arial"/>
                <w:b/>
                <w:bCs/>
              </w:rPr>
            </w:pPr>
            <w:r w:rsidRPr="00140F0D">
              <w:rPr>
                <w:rFonts w:cs="Arial"/>
                <w:b/>
                <w:bCs/>
              </w:rPr>
              <w:t>Mapping Details</w:t>
            </w:r>
            <w:r w:rsidRPr="00140F0D">
              <w:rPr>
                <w:rFonts w:cs="Arial"/>
                <w:b/>
                <w:bCs/>
              </w:rPr>
              <w:br/>
            </w:r>
            <w:r w:rsidRPr="00140F0D">
              <w:rPr>
                <w:i/>
              </w:rPr>
              <w:t>(Conditional)</w:t>
            </w:r>
          </w:p>
        </w:tc>
        <w:tc>
          <w:tcPr>
            <w:tcW w:w="1417" w:type="dxa"/>
            <w:shd w:val="clear" w:color="auto" w:fill="D9D9D9" w:themeFill="background1" w:themeFillShade="D9"/>
            <w:noWrap/>
            <w:hideMark/>
          </w:tcPr>
          <w:p w14:paraId="3B64E743" w14:textId="77777777" w:rsidR="00D46598" w:rsidRPr="00140F0D" w:rsidRDefault="00D46598" w:rsidP="00E60EEB">
            <w:pPr>
              <w:keepNext/>
              <w:overflowPunct/>
              <w:autoSpaceDE/>
              <w:autoSpaceDN/>
              <w:adjustRightInd/>
              <w:textAlignment w:val="auto"/>
              <w:rPr>
                <w:rFonts w:cs="Arial"/>
                <w:b/>
                <w:bCs/>
              </w:rPr>
            </w:pPr>
            <w:r w:rsidRPr="00140F0D">
              <w:rPr>
                <w:rFonts w:cs="Arial"/>
                <w:b/>
                <w:bCs/>
              </w:rPr>
              <w:t>Method</w:t>
            </w:r>
          </w:p>
        </w:tc>
        <w:tc>
          <w:tcPr>
            <w:tcW w:w="3402" w:type="dxa"/>
            <w:shd w:val="clear" w:color="auto" w:fill="D9D9D9" w:themeFill="background1" w:themeFillShade="D9"/>
          </w:tcPr>
          <w:p w14:paraId="2908CE22" w14:textId="77777777" w:rsidR="00D46598" w:rsidRPr="00140F0D" w:rsidRDefault="00D46598" w:rsidP="00E60EEB">
            <w:pPr>
              <w:keepNext/>
              <w:overflowPunct/>
              <w:autoSpaceDE/>
              <w:autoSpaceDN/>
              <w:adjustRightInd/>
              <w:textAlignment w:val="auto"/>
              <w:rPr>
                <w:rFonts w:cs="Arial"/>
                <w:b/>
                <w:bCs/>
              </w:rPr>
            </w:pPr>
            <w:r w:rsidRPr="00140F0D">
              <w:rPr>
                <w:rFonts w:cs="Arial"/>
                <w:b/>
                <w:bCs/>
              </w:rPr>
              <w:t>Method Details</w:t>
            </w:r>
          </w:p>
        </w:tc>
      </w:tr>
      <w:tr w:rsidR="00D46598" w:rsidRPr="00140F0D" w14:paraId="7E8C5442" w14:textId="77777777" w:rsidTr="00E60EEB">
        <w:trPr>
          <w:trHeight w:val="70"/>
        </w:trPr>
        <w:tc>
          <w:tcPr>
            <w:tcW w:w="1838" w:type="dxa"/>
            <w:noWrap/>
          </w:tcPr>
          <w:p w14:paraId="002C6387" w14:textId="77777777" w:rsidR="00D46598" w:rsidRPr="00140F0D" w:rsidRDefault="00D46598" w:rsidP="00E60EEB">
            <w:pPr>
              <w:keepNext/>
              <w:overflowPunct/>
              <w:autoSpaceDE/>
              <w:autoSpaceDN/>
              <w:adjustRightInd/>
              <w:textAlignment w:val="auto"/>
              <w:rPr>
                <w:sz w:val="18"/>
              </w:rPr>
            </w:pPr>
          </w:p>
        </w:tc>
        <w:tc>
          <w:tcPr>
            <w:tcW w:w="1843" w:type="dxa"/>
          </w:tcPr>
          <w:p w14:paraId="41F2D4A9" w14:textId="77777777" w:rsidR="00D46598" w:rsidRPr="00140F0D" w:rsidRDefault="00D46598" w:rsidP="00E60EEB">
            <w:pPr>
              <w:keepNext/>
              <w:rPr>
                <w:sz w:val="18"/>
              </w:rPr>
            </w:pPr>
          </w:p>
        </w:tc>
        <w:tc>
          <w:tcPr>
            <w:tcW w:w="1701" w:type="dxa"/>
          </w:tcPr>
          <w:p w14:paraId="1BD52E17" w14:textId="77777777" w:rsidR="00D46598" w:rsidRPr="00140F0D" w:rsidRDefault="00D46598" w:rsidP="00E60EEB">
            <w:pPr>
              <w:keepNext/>
              <w:rPr>
                <w:sz w:val="18"/>
              </w:rPr>
            </w:pPr>
          </w:p>
        </w:tc>
        <w:tc>
          <w:tcPr>
            <w:tcW w:w="1417" w:type="dxa"/>
            <w:noWrap/>
          </w:tcPr>
          <w:p w14:paraId="5C55F049" w14:textId="77777777" w:rsidR="00D46598" w:rsidRPr="00140F0D" w:rsidRDefault="00D46598" w:rsidP="00E60EEB">
            <w:pPr>
              <w:keepNext/>
              <w:rPr>
                <w:sz w:val="18"/>
              </w:rPr>
            </w:pPr>
          </w:p>
        </w:tc>
        <w:tc>
          <w:tcPr>
            <w:tcW w:w="3402" w:type="dxa"/>
          </w:tcPr>
          <w:p w14:paraId="67F008BE" w14:textId="77777777" w:rsidR="00D46598" w:rsidRPr="00140F0D" w:rsidRDefault="00D46598" w:rsidP="00E60EEB">
            <w:pPr>
              <w:keepNext/>
              <w:rPr>
                <w:sz w:val="18"/>
              </w:rPr>
            </w:pPr>
          </w:p>
        </w:tc>
      </w:tr>
    </w:tbl>
    <w:p w14:paraId="6889761D" w14:textId="13838531" w:rsidR="00D46598" w:rsidRPr="00140F0D" w:rsidRDefault="00D46598" w:rsidP="00D46598">
      <w:pPr>
        <w:pStyle w:val="Caption"/>
      </w:pPr>
      <w:r w:rsidRPr="00140F0D">
        <w:t xml:space="preserve">Table </w:t>
      </w:r>
      <w:r w:rsidR="00B73943" w:rsidRPr="00140F0D">
        <w:t>96</w:t>
      </w:r>
      <w:r w:rsidRPr="00140F0D">
        <w:rPr>
          <w:noProof/>
        </w:rPr>
        <w:fldChar w:fldCharType="begin"/>
      </w:r>
      <w:r w:rsidRPr="00140F0D">
        <w:rPr>
          <w:noProof/>
        </w:rPr>
        <w:instrText xml:space="preserve"> SEQ Table \* ARABIC </w:instrText>
      </w:r>
      <w:r w:rsidRPr="00140F0D">
        <w:rPr>
          <w:noProof/>
        </w:rPr>
        <w:fldChar w:fldCharType="end"/>
      </w:r>
      <w:r w:rsidRPr="00140F0D">
        <w:t>: Parameter mappings of Function</w:t>
      </w:r>
    </w:p>
    <w:p w14:paraId="7C852666" w14:textId="77777777" w:rsidR="00D46598" w:rsidRPr="00140F0D" w:rsidRDefault="00D46598" w:rsidP="00D46598">
      <w:pPr>
        <w:pStyle w:val="Heading6"/>
      </w:pPr>
      <w:r w:rsidRPr="00140F0D">
        <w:t>Interface Requirements</w:t>
      </w:r>
    </w:p>
    <w:p w14:paraId="1B1F1E87" w14:textId="77777777" w:rsidR="00D46598" w:rsidRPr="00140F0D" w:rsidRDefault="00D46598" w:rsidP="00D46598">
      <w:pPr>
        <w:tabs>
          <w:tab w:val="left" w:pos="284"/>
          <w:tab w:val="left" w:pos="851"/>
        </w:tabs>
      </w:pPr>
      <w:r w:rsidRPr="00140F0D">
        <w:t>N/A</w:t>
      </w:r>
    </w:p>
    <w:p w14:paraId="13E2E41B" w14:textId="77777777" w:rsidR="00D46598" w:rsidRPr="00140F0D" w:rsidRDefault="00D46598" w:rsidP="00D46598">
      <w:pPr>
        <w:pStyle w:val="Heading6"/>
        <w:numPr>
          <w:ilvl w:val="4"/>
          <w:numId w:val="5"/>
        </w:numPr>
        <w:tabs>
          <w:tab w:val="clear" w:pos="1418"/>
        </w:tabs>
        <w:rPr>
          <w:lang w:val="en-GB"/>
        </w:rPr>
      </w:pPr>
      <w:r w:rsidRPr="00140F0D">
        <w:rPr>
          <w:lang w:val="en-GB"/>
        </w:rPr>
        <w:t>Function Requirements</w:t>
      </w:r>
    </w:p>
    <w:p w14:paraId="0255A918" w14:textId="77777777" w:rsidR="00D46598" w:rsidRPr="00140F0D" w:rsidRDefault="00D46598" w:rsidP="00D46598">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4860"/>
        <w:gridCol w:w="1926"/>
      </w:tblGrid>
      <w:tr w:rsidR="00D46598" w:rsidRPr="00140F0D" w14:paraId="0E0C0CCD" w14:textId="77777777" w:rsidTr="00E60EEB">
        <w:tc>
          <w:tcPr>
            <w:tcW w:w="3415" w:type="dxa"/>
            <w:shd w:val="clear" w:color="auto" w:fill="D9D9D9" w:themeFill="background1" w:themeFillShade="D9"/>
          </w:tcPr>
          <w:p w14:paraId="2B44A38F" w14:textId="77777777" w:rsidR="00D46598" w:rsidRPr="00140F0D" w:rsidRDefault="00D46598" w:rsidP="00E60EEB">
            <w:pPr>
              <w:keepNext/>
              <w:rPr>
                <w:b/>
              </w:rPr>
            </w:pPr>
            <w:r w:rsidRPr="00140F0D">
              <w:rPr>
                <w:b/>
              </w:rPr>
              <w:t>Requirement ID</w:t>
            </w:r>
          </w:p>
          <w:p w14:paraId="03437461" w14:textId="77777777" w:rsidR="00D46598" w:rsidRPr="00140F0D" w:rsidRDefault="00D46598" w:rsidP="00E60EEB">
            <w:pPr>
              <w:keepNext/>
              <w:rPr>
                <w:b/>
              </w:rPr>
            </w:pPr>
            <w:r w:rsidRPr="00140F0D">
              <w:t>(of Logical Function)</w:t>
            </w:r>
          </w:p>
        </w:tc>
        <w:tc>
          <w:tcPr>
            <w:tcW w:w="4860" w:type="dxa"/>
            <w:shd w:val="clear" w:color="auto" w:fill="D9D9D9" w:themeFill="background1" w:themeFillShade="D9"/>
          </w:tcPr>
          <w:p w14:paraId="4DD46609" w14:textId="77777777" w:rsidR="00D46598" w:rsidRPr="00140F0D" w:rsidRDefault="00D46598" w:rsidP="00E60EEB">
            <w:pPr>
              <w:keepNext/>
              <w:rPr>
                <w:b/>
              </w:rPr>
            </w:pPr>
            <w:r w:rsidRPr="00140F0D">
              <w:rPr>
                <w:b/>
              </w:rPr>
              <w:t>Requirement Title</w:t>
            </w:r>
          </w:p>
        </w:tc>
        <w:tc>
          <w:tcPr>
            <w:tcW w:w="1926" w:type="dxa"/>
            <w:shd w:val="clear" w:color="auto" w:fill="D9D9D9" w:themeFill="background1" w:themeFillShade="D9"/>
          </w:tcPr>
          <w:p w14:paraId="685B34F8" w14:textId="77777777" w:rsidR="00D46598" w:rsidRPr="00140F0D" w:rsidRDefault="00D46598" w:rsidP="00E60EEB">
            <w:pPr>
              <w:keepNext/>
              <w:rPr>
                <w:b/>
              </w:rPr>
            </w:pPr>
            <w:r w:rsidRPr="00140F0D">
              <w:rPr>
                <w:b/>
              </w:rPr>
              <w:t>Comment</w:t>
            </w:r>
          </w:p>
        </w:tc>
      </w:tr>
      <w:tr w:rsidR="00D46598" w:rsidRPr="00140F0D" w14:paraId="7CDE9B3B" w14:textId="77777777" w:rsidTr="00E60EEB">
        <w:tc>
          <w:tcPr>
            <w:tcW w:w="3415" w:type="dxa"/>
          </w:tcPr>
          <w:p w14:paraId="7F53CDDD" w14:textId="38039B91" w:rsidR="00D46598" w:rsidRPr="00140F0D" w:rsidRDefault="00B73943" w:rsidP="00E60EEB">
            <w:pPr>
              <w:keepNext/>
            </w:pPr>
            <w:r w:rsidRPr="00140F0D">
              <w:t>R_FNC_BEC_COC_00001</w:t>
            </w:r>
          </w:p>
        </w:tc>
        <w:tc>
          <w:tcPr>
            <w:tcW w:w="4860" w:type="dxa"/>
          </w:tcPr>
          <w:p w14:paraId="4D0D9CBB" w14:textId="10A328E2" w:rsidR="00D46598" w:rsidRPr="00140F0D" w:rsidRDefault="00B73943" w:rsidP="00E60EEB">
            <w:pPr>
              <w:keepNext/>
            </w:pPr>
            <w:r w:rsidRPr="00140F0D">
              <w:t>Request liftgate operation from front interior touchscreen</w:t>
            </w:r>
          </w:p>
        </w:tc>
        <w:tc>
          <w:tcPr>
            <w:tcW w:w="1926" w:type="dxa"/>
          </w:tcPr>
          <w:p w14:paraId="1E429F1B" w14:textId="77777777" w:rsidR="00D46598" w:rsidRPr="00140F0D" w:rsidRDefault="00D46598" w:rsidP="00E60EEB">
            <w:pPr>
              <w:keepNext/>
            </w:pPr>
          </w:p>
        </w:tc>
      </w:tr>
      <w:tr w:rsidR="00E638FD" w:rsidRPr="00140F0D" w14:paraId="7445CD79" w14:textId="77777777" w:rsidTr="00E60EEB">
        <w:tc>
          <w:tcPr>
            <w:tcW w:w="3415" w:type="dxa"/>
          </w:tcPr>
          <w:p w14:paraId="0958D450" w14:textId="34E8958A" w:rsidR="00E638FD" w:rsidRPr="00140F0D" w:rsidRDefault="00E638FD" w:rsidP="00E60EEB">
            <w:pPr>
              <w:keepNext/>
            </w:pPr>
            <w:r w:rsidRPr="00140F0D">
              <w:t>R_FNC_BEC_COC_00002</w:t>
            </w:r>
          </w:p>
        </w:tc>
        <w:tc>
          <w:tcPr>
            <w:tcW w:w="4860" w:type="dxa"/>
          </w:tcPr>
          <w:p w14:paraId="2FD5B5BD" w14:textId="5B9E58E3" w:rsidR="00E638FD" w:rsidRPr="00140F0D" w:rsidRDefault="00E638FD" w:rsidP="00E60EEB">
            <w:pPr>
              <w:keepNext/>
            </w:pPr>
            <w:r w:rsidRPr="00140F0D">
              <w:t>Disable front interior touchscreen softkey</w:t>
            </w:r>
          </w:p>
        </w:tc>
        <w:tc>
          <w:tcPr>
            <w:tcW w:w="1926" w:type="dxa"/>
          </w:tcPr>
          <w:p w14:paraId="34A9E1BD" w14:textId="77777777" w:rsidR="00E638FD" w:rsidRPr="00140F0D" w:rsidRDefault="00E638FD" w:rsidP="00E60EEB">
            <w:pPr>
              <w:keepNext/>
            </w:pPr>
          </w:p>
        </w:tc>
      </w:tr>
    </w:tbl>
    <w:p w14:paraId="1AE97E1D" w14:textId="75E6F988" w:rsidR="00D46598" w:rsidRPr="00140F0D" w:rsidRDefault="00D46598" w:rsidP="00D46598">
      <w:pPr>
        <w:pStyle w:val="Caption"/>
      </w:pPr>
      <w:r w:rsidRPr="00140F0D">
        <w:t>Table</w:t>
      </w:r>
      <w:r w:rsidR="00B73943" w:rsidRPr="00140F0D">
        <w:rPr>
          <w:noProof/>
        </w:rPr>
        <w:t>97</w:t>
      </w:r>
      <w:r w:rsidRPr="00140F0D">
        <w:t>: Inherited Requirements</w:t>
      </w:r>
    </w:p>
    <w:p w14:paraId="0A97D948" w14:textId="77777777" w:rsidR="00D46598" w:rsidRPr="00140F0D" w:rsidRDefault="00D46598" w:rsidP="00D46598">
      <w:pPr>
        <w:rPr>
          <w:lang w:val="en-GB"/>
        </w:rPr>
      </w:pPr>
    </w:p>
    <w:p w14:paraId="7E776237" w14:textId="77777777" w:rsidR="00D46598" w:rsidRPr="00140F0D" w:rsidRDefault="00D46598" w:rsidP="00D46598">
      <w:pPr>
        <w:pStyle w:val="Heading7"/>
        <w:tabs>
          <w:tab w:val="clear" w:pos="1559"/>
        </w:tabs>
        <w:rPr>
          <w:lang w:val="en-GB"/>
        </w:rPr>
      </w:pPr>
      <w:r w:rsidRPr="00140F0D">
        <w:rPr>
          <w:lang w:val="en-GB"/>
        </w:rPr>
        <w:t>Component Specific Requirements</w:t>
      </w:r>
    </w:p>
    <w:p w14:paraId="01069B2D" w14:textId="757BB20F" w:rsidR="003B616A" w:rsidRPr="00140F0D" w:rsidRDefault="003B616A" w:rsidP="003B616A">
      <w:pPr>
        <w:rPr>
          <w:highlight w:val="cyan"/>
          <w:lang w:val="en-GB"/>
        </w:rPr>
      </w:pPr>
    </w:p>
    <w:p w14:paraId="5ADD4891" w14:textId="3AA3BDDE" w:rsidR="003B616A" w:rsidRPr="00140F0D" w:rsidRDefault="003B616A" w:rsidP="003B616A">
      <w:pPr>
        <w:pStyle w:val="RERequirement"/>
        <w:shd w:val="clear" w:color="auto" w:fill="F2F2F2" w:themeFill="background1" w:themeFillShade="F2"/>
      </w:pPr>
      <w:r w:rsidRPr="00140F0D">
        <w:t>### R_CMP_PLG_FIS_000</w:t>
      </w:r>
      <w:r w:rsidR="00BD60B2" w:rsidRPr="00140F0D">
        <w:t>39</w:t>
      </w:r>
      <w:r w:rsidRPr="00140F0D">
        <w:t xml:space="preserve">### Manage APIM Toggle Stop Request Count </w:t>
      </w:r>
    </w:p>
    <w:p w14:paraId="2B7DFDE7" w14:textId="6EA4C790" w:rsidR="00DE0E71" w:rsidRPr="00140F0D" w:rsidRDefault="00DE0E71" w:rsidP="00DE0E71">
      <w:pPr>
        <w:rPr>
          <w:rFonts w:cs="Arial"/>
        </w:rPr>
      </w:pPr>
      <w:r w:rsidRPr="00140F0D">
        <w:rPr>
          <w:rFonts w:cs="Arial"/>
        </w:rPr>
        <w:t>The APIM</w:t>
      </w:r>
      <w:r w:rsidR="00FF1CA0" w:rsidRPr="00140F0D">
        <w:rPr>
          <w:rFonts w:cs="Arial"/>
        </w:rPr>
        <w:t xml:space="preserve"> / </w:t>
      </w:r>
      <w:r w:rsidR="00FF1CA0" w:rsidRPr="00140F0D">
        <w:rPr>
          <w:highlight w:val="cyan"/>
        </w:rPr>
        <w:t>APIM_CDC</w:t>
      </w:r>
      <w:r w:rsidRPr="00140F0D">
        <w:rPr>
          <w:rFonts w:cs="Arial"/>
        </w:rPr>
        <w:t xml:space="preserve"> shall maintain an event counter (APIM_BECRelease_Cnt) per the “Feature Specification – Event Counter: DRAFT 10sept2018” where:</w:t>
      </w:r>
    </w:p>
    <w:p w14:paraId="1B8253DF" w14:textId="7DC377A7" w:rsidR="00DE0E71" w:rsidRPr="00140F0D" w:rsidRDefault="00DE0E71" w:rsidP="00DE0E71">
      <w:pPr>
        <w:pStyle w:val="ListParagraph"/>
        <w:numPr>
          <w:ilvl w:val="0"/>
          <w:numId w:val="27"/>
        </w:numPr>
        <w:rPr>
          <w:rFonts w:cs="Arial"/>
        </w:rPr>
      </w:pPr>
      <w:r w:rsidRPr="00140F0D">
        <w:rPr>
          <w:rFonts w:cs="Arial"/>
        </w:rPr>
        <w:t>The APIM is the publisher</w:t>
      </w:r>
    </w:p>
    <w:p w14:paraId="71D85A64" w14:textId="786F2975" w:rsidR="00DE0E71" w:rsidRPr="00140F0D" w:rsidRDefault="00DE0E71" w:rsidP="00DE0E71">
      <w:pPr>
        <w:pStyle w:val="ListParagraph"/>
        <w:numPr>
          <w:ilvl w:val="0"/>
          <w:numId w:val="27"/>
        </w:numPr>
        <w:rPr>
          <w:rFonts w:cs="Arial"/>
        </w:rPr>
      </w:pPr>
      <w:r w:rsidRPr="00140F0D">
        <w:rPr>
          <w:rFonts w:cs="Arial"/>
        </w:rPr>
        <w:t>The event counter is classified as single feature event counter</w:t>
      </w:r>
    </w:p>
    <w:p w14:paraId="5B9664B7" w14:textId="32D28872" w:rsidR="007F7C6F" w:rsidRPr="00140F0D" w:rsidRDefault="00155845" w:rsidP="00DE0E71">
      <w:pPr>
        <w:pStyle w:val="ListParagraph"/>
        <w:numPr>
          <w:ilvl w:val="0"/>
          <w:numId w:val="27"/>
        </w:numPr>
        <w:rPr>
          <w:rFonts w:cs="Arial"/>
        </w:rPr>
      </w:pPr>
      <w:r w:rsidRPr="00140F0D">
        <w:rPr>
          <w:rFonts w:cs="Arial"/>
        </w:rPr>
        <w:t xml:space="preserve">The event counter shall be incremented when </w:t>
      </w:r>
      <w:r w:rsidRPr="00140F0D">
        <w:t>APIM_BEC_softkey_Rqst becomes ACTIVE</w:t>
      </w:r>
    </w:p>
    <w:p w14:paraId="51C94E1C" w14:textId="77777777" w:rsidR="00155845" w:rsidRPr="00140F0D" w:rsidRDefault="00155845" w:rsidP="00155845">
      <w:pPr>
        <w:pStyle w:val="ListParagraph"/>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DE0E71" w:rsidRPr="00140F0D" w14:paraId="638B7696" w14:textId="77777777" w:rsidTr="00B8280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5877C" w14:textId="747D442C" w:rsidR="00DE0E71" w:rsidRPr="00140F0D" w:rsidRDefault="00DE0E71" w:rsidP="00B82804">
            <w:pPr>
              <w:rPr>
                <w:rFonts w:eastAsiaTheme="minorHAnsi" w:cs="Arial"/>
                <w:bCs/>
                <w:vanish/>
                <w:sz w:val="16"/>
                <w:szCs w:val="14"/>
              </w:rPr>
            </w:pPr>
            <w:r w:rsidRPr="00140F0D">
              <w:rPr>
                <w:rFonts w:cs="Arial"/>
                <w:bCs/>
                <w:vanish/>
                <w:sz w:val="16"/>
                <w:szCs w:val="14"/>
              </w:rPr>
              <w:t>Requirement ID: ###R_CMP_PLG_FIS_000</w:t>
            </w:r>
            <w:r w:rsidR="00BD60B2" w:rsidRPr="00140F0D">
              <w:rPr>
                <w:rFonts w:cs="Arial"/>
                <w:bCs/>
                <w:vanish/>
                <w:sz w:val="16"/>
                <w:szCs w:val="14"/>
              </w:rPr>
              <w:t>39</w:t>
            </w:r>
            <w:r w:rsidRPr="00140F0D">
              <w:rPr>
                <w:rFonts w:cs="Arial"/>
                <w:bCs/>
                <w:vanish/>
                <w:sz w:val="16"/>
                <w:szCs w:val="14"/>
              </w:rPr>
              <w:t>###</w:t>
            </w:r>
          </w:p>
        </w:tc>
      </w:tr>
      <w:tr w:rsidR="00DE0E71" w:rsidRPr="00140F0D" w14:paraId="481B2C30"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5150D3" w14:textId="77777777" w:rsidR="00DE0E71" w:rsidRPr="00140F0D" w:rsidRDefault="00DE0E71" w:rsidP="00B82804">
            <w:pPr>
              <w:rPr>
                <w:rFonts w:eastAsiaTheme="minorHAnsi" w:cs="Arial"/>
                <w:b/>
                <w:bCs/>
                <w:vanish/>
                <w:sz w:val="16"/>
                <w:szCs w:val="14"/>
              </w:rPr>
            </w:pPr>
            <w:r w:rsidRPr="00140F0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6A3EA" w14:textId="77777777" w:rsidR="00DE0E71" w:rsidRPr="00140F0D" w:rsidRDefault="00DE0E71" w:rsidP="00B82804">
            <w:pPr>
              <w:rPr>
                <w:rFonts w:cs="Arial"/>
                <w:vanish/>
                <w:sz w:val="16"/>
                <w:szCs w:val="14"/>
              </w:rPr>
            </w:pPr>
          </w:p>
        </w:tc>
      </w:tr>
      <w:tr w:rsidR="00DE0E71" w:rsidRPr="00140F0D" w14:paraId="4A24A8D2"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B01A8" w14:textId="77777777" w:rsidR="00DE0E71" w:rsidRPr="00140F0D" w:rsidRDefault="00DE0E71" w:rsidP="00B82804">
            <w:pPr>
              <w:rPr>
                <w:rFonts w:eastAsiaTheme="minorHAnsi" w:cs="Arial"/>
                <w:b/>
                <w:bCs/>
                <w:vanish/>
                <w:sz w:val="16"/>
                <w:szCs w:val="14"/>
              </w:rPr>
            </w:pPr>
            <w:r w:rsidRPr="00140F0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FB6A29" w14:textId="77777777" w:rsidR="00DE0E71" w:rsidRPr="00140F0D" w:rsidRDefault="00DE0E71" w:rsidP="00B82804">
            <w:pPr>
              <w:rPr>
                <w:rFonts w:cs="Arial"/>
                <w:vanish/>
                <w:sz w:val="16"/>
                <w:szCs w:val="14"/>
              </w:rPr>
            </w:pPr>
          </w:p>
        </w:tc>
      </w:tr>
      <w:tr w:rsidR="00DE0E71" w:rsidRPr="00140F0D" w14:paraId="79730FAE"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D58ED" w14:textId="77777777" w:rsidR="00DE0E71" w:rsidRPr="00140F0D" w:rsidRDefault="00DE0E71" w:rsidP="00B82804">
            <w:pPr>
              <w:rPr>
                <w:rFonts w:cs="Arial"/>
                <w:vanish/>
                <w:sz w:val="16"/>
                <w:szCs w:val="14"/>
              </w:rPr>
            </w:pPr>
            <w:r w:rsidRPr="00140F0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977BB" w14:textId="77777777" w:rsidR="00DE0E71" w:rsidRPr="00140F0D" w:rsidRDefault="00DE0E71" w:rsidP="00B82804">
            <w:pPr>
              <w:rPr>
                <w:rFonts w:cs="Arial"/>
                <w:vanish/>
                <w:sz w:val="16"/>
                <w:szCs w:val="14"/>
              </w:rPr>
            </w:pPr>
          </w:p>
        </w:tc>
      </w:tr>
      <w:tr w:rsidR="00DE0E71" w:rsidRPr="00140F0D" w14:paraId="78A3188F"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2D82BE" w14:textId="77777777" w:rsidR="00DE0E71" w:rsidRPr="00140F0D" w:rsidRDefault="00DE0E71" w:rsidP="00B82804">
            <w:pPr>
              <w:rPr>
                <w:rFonts w:cs="Arial"/>
                <w:b/>
                <w:bCs/>
                <w:vanish/>
                <w:sz w:val="16"/>
                <w:szCs w:val="14"/>
              </w:rPr>
            </w:pPr>
            <w:r w:rsidRPr="00140F0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D88AB" w14:textId="77777777" w:rsidR="00DE0E71" w:rsidRPr="00140F0D" w:rsidRDefault="00DE0E71" w:rsidP="00B82804">
            <w:pPr>
              <w:rPr>
                <w:rFonts w:cs="Arial"/>
                <w:vanish/>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70D334" w14:textId="77777777" w:rsidR="00DE0E71" w:rsidRPr="00140F0D" w:rsidRDefault="00DE0E71" w:rsidP="00B82804">
            <w:pPr>
              <w:ind w:left="139"/>
              <w:rPr>
                <w:rFonts w:cs="Arial"/>
                <w:b/>
                <w:bCs/>
                <w:vanish/>
                <w:sz w:val="16"/>
                <w:szCs w:val="14"/>
              </w:rPr>
            </w:pPr>
            <w:r w:rsidRPr="00140F0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632584" w14:textId="77777777" w:rsidR="00DE0E71" w:rsidRPr="00140F0D" w:rsidRDefault="00DE0E71" w:rsidP="00B82804">
            <w:pPr>
              <w:ind w:left="141"/>
              <w:rPr>
                <w:rFonts w:cs="Arial"/>
                <w:vanish/>
                <w:sz w:val="16"/>
                <w:szCs w:val="14"/>
              </w:rPr>
            </w:pPr>
          </w:p>
        </w:tc>
      </w:tr>
      <w:tr w:rsidR="00DE0E71" w:rsidRPr="00140F0D" w14:paraId="6929DEEF" w14:textId="77777777" w:rsidTr="00B8280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F21D76" w14:textId="77777777" w:rsidR="00DE0E71" w:rsidRPr="00140F0D" w:rsidRDefault="00DE0E71" w:rsidP="00B82804">
            <w:pPr>
              <w:rPr>
                <w:rFonts w:cs="Arial"/>
                <w:b/>
                <w:bCs/>
                <w:vanish/>
                <w:sz w:val="16"/>
                <w:szCs w:val="14"/>
              </w:rPr>
            </w:pPr>
            <w:r w:rsidRPr="00140F0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106EB" w14:textId="77777777" w:rsidR="00DE0E71" w:rsidRPr="00140F0D" w:rsidRDefault="00DE0E71" w:rsidP="00B82804">
            <w:pPr>
              <w:rPr>
                <w:rFonts w:cs="Arial"/>
                <w:vanish/>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3310D" w14:textId="77777777" w:rsidR="00DE0E71" w:rsidRPr="00140F0D" w:rsidRDefault="00DE0E71" w:rsidP="00B82804">
            <w:pPr>
              <w:ind w:left="139"/>
              <w:rPr>
                <w:rFonts w:cs="Arial"/>
                <w:b/>
                <w:bCs/>
                <w:vanish/>
                <w:sz w:val="16"/>
                <w:szCs w:val="16"/>
              </w:rPr>
            </w:pPr>
            <w:r w:rsidRPr="00140F0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8D84BB" w14:textId="77777777" w:rsidR="00DE0E71" w:rsidRPr="00140F0D" w:rsidRDefault="00DE0E71" w:rsidP="00B82804">
            <w:pPr>
              <w:ind w:left="141"/>
              <w:rPr>
                <w:rFonts w:cs="Arial"/>
                <w:vanish/>
                <w:sz w:val="16"/>
                <w:szCs w:val="14"/>
              </w:rPr>
            </w:pPr>
          </w:p>
        </w:tc>
      </w:tr>
      <w:tr w:rsidR="00DE0E71" w:rsidRPr="00140F0D" w14:paraId="2BD84C31" w14:textId="77777777" w:rsidTr="00B8280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A7156" w14:textId="77777777" w:rsidR="00DE0E71" w:rsidRPr="00140F0D" w:rsidRDefault="00DE0E71" w:rsidP="00B82804">
            <w:pPr>
              <w:rPr>
                <w:rFonts w:eastAsiaTheme="minorHAnsi" w:cs="Arial"/>
                <w:b/>
                <w:bCs/>
                <w:vanish/>
                <w:sz w:val="16"/>
                <w:szCs w:val="14"/>
              </w:rPr>
            </w:pPr>
            <w:r w:rsidRPr="00140F0D">
              <w:rPr>
                <w:rFonts w:cs="Arial"/>
                <w:b/>
                <w:bCs/>
                <w:vanish/>
                <w:sz w:val="16"/>
                <w:szCs w:val="14"/>
              </w:rPr>
              <w:t>Type</w:t>
            </w:r>
          </w:p>
        </w:tc>
        <w:sdt>
          <w:sdtPr>
            <w:rPr>
              <w:rFonts w:cs="Arial"/>
              <w:vanish/>
              <w:sz w:val="16"/>
              <w:szCs w:val="14"/>
            </w:rPr>
            <w:alias w:val="Requirement Type"/>
            <w:tag w:val="Requirements Type"/>
            <w:id w:val="-346328726"/>
            <w:placeholder>
              <w:docPart w:val="EB8E9A826EEA486E99707140F2E4AA78"/>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BAA30B" w14:textId="77777777" w:rsidR="00DE0E71" w:rsidRPr="00140F0D" w:rsidRDefault="00DE0E71" w:rsidP="00B82804">
                <w:pPr>
                  <w:rPr>
                    <w:rFonts w:cs="Arial"/>
                    <w:vanish/>
                    <w:sz w:val="16"/>
                    <w:szCs w:val="14"/>
                  </w:rPr>
                </w:pPr>
                <w:r w:rsidRPr="00140F0D">
                  <w:rPr>
                    <w:rStyle w:val="PlaceholderText"/>
                    <w:vanish/>
                    <w:color w:val="auto"/>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DBCAE" w14:textId="77777777" w:rsidR="00DE0E71" w:rsidRPr="00140F0D" w:rsidRDefault="00DE0E71" w:rsidP="00B82804">
            <w:pPr>
              <w:rPr>
                <w:rFonts w:cs="Arial"/>
                <w:b/>
                <w:bCs/>
                <w:vanish/>
                <w:sz w:val="16"/>
                <w:szCs w:val="14"/>
              </w:rPr>
            </w:pPr>
            <w:r w:rsidRPr="00140F0D">
              <w:rPr>
                <w:rFonts w:cs="Arial"/>
                <w:b/>
                <w:bCs/>
                <w:vanish/>
                <w:sz w:val="16"/>
                <w:szCs w:val="14"/>
              </w:rPr>
              <w:t>Priority</w:t>
            </w:r>
          </w:p>
        </w:tc>
        <w:sdt>
          <w:sdtPr>
            <w:rPr>
              <w:rFonts w:cs="Arial"/>
              <w:vanish/>
              <w:sz w:val="16"/>
              <w:szCs w:val="14"/>
            </w:rPr>
            <w:alias w:val="Requirement Priority"/>
            <w:tag w:val="Requirement Priority"/>
            <w:id w:val="1444352478"/>
            <w:placeholder>
              <w:docPart w:val="EA62CE6D6DEE410C88239583F02E58CF"/>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C3754" w14:textId="77777777" w:rsidR="00DE0E71" w:rsidRPr="00140F0D" w:rsidRDefault="00DE0E71" w:rsidP="00B82804">
                <w:pPr>
                  <w:rPr>
                    <w:rFonts w:cs="Arial"/>
                    <w:vanish/>
                    <w:sz w:val="16"/>
                    <w:szCs w:val="14"/>
                  </w:rPr>
                </w:pPr>
                <w:r w:rsidRPr="00140F0D">
                  <w:rPr>
                    <w:rStyle w:val="PlaceholderText"/>
                    <w:vanish/>
                    <w:color w:val="auto"/>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B35C5E" w14:textId="77777777" w:rsidR="00DE0E71" w:rsidRPr="00140F0D" w:rsidRDefault="00DE0E71" w:rsidP="00B82804">
            <w:pPr>
              <w:ind w:left="128"/>
              <w:rPr>
                <w:rFonts w:cs="Arial"/>
                <w:b/>
                <w:bCs/>
                <w:vanish/>
                <w:sz w:val="16"/>
                <w:szCs w:val="14"/>
              </w:rPr>
            </w:pPr>
            <w:r w:rsidRPr="00140F0D">
              <w:rPr>
                <w:rFonts w:cs="Arial"/>
                <w:b/>
                <w:bCs/>
                <w:vanish/>
                <w:sz w:val="16"/>
                <w:szCs w:val="14"/>
              </w:rPr>
              <w:t>Status</w:t>
            </w:r>
          </w:p>
        </w:tc>
        <w:sdt>
          <w:sdtPr>
            <w:rPr>
              <w:rFonts w:cs="Arial"/>
              <w:vanish/>
              <w:sz w:val="16"/>
              <w:szCs w:val="14"/>
            </w:rPr>
            <w:alias w:val="Requirement Status"/>
            <w:tag w:val="Requirement Status"/>
            <w:id w:val="-872546311"/>
            <w:placeholder>
              <w:docPart w:val="20B76494D7294DF1B3829C4353834446"/>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EB6D98" w14:textId="77777777" w:rsidR="00DE0E71" w:rsidRPr="00140F0D" w:rsidRDefault="00DE0E71" w:rsidP="00B82804">
                <w:pPr>
                  <w:ind w:left="141"/>
                  <w:rPr>
                    <w:rFonts w:cs="Arial"/>
                    <w:vanish/>
                    <w:sz w:val="16"/>
                    <w:szCs w:val="14"/>
                  </w:rPr>
                </w:pPr>
                <w:r w:rsidRPr="00140F0D">
                  <w:rPr>
                    <w:rFonts w:cs="Arial"/>
                    <w:vanish/>
                    <w:sz w:val="16"/>
                    <w:szCs w:val="14"/>
                  </w:rPr>
                  <w:t>Choose an item.</w:t>
                </w:r>
              </w:p>
            </w:tc>
          </w:sdtContent>
        </w:sdt>
      </w:tr>
      <w:tr w:rsidR="00DE0E71" w:rsidRPr="00556348" w14:paraId="60A3553D" w14:textId="77777777" w:rsidTr="00B8280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EFC3D4" w14:textId="77777777" w:rsidR="00DE0E71" w:rsidRPr="00140F0D" w:rsidRDefault="00F373CF" w:rsidP="00B82804">
            <w:pPr>
              <w:rPr>
                <w:rFonts w:cs="Arial"/>
                <w:bCs/>
                <w:vanish/>
                <w:sz w:val="16"/>
                <w:szCs w:val="14"/>
              </w:rPr>
            </w:pPr>
            <w:hyperlink r:id="rId80" w:history="1">
              <w:r w:rsidR="00DE0E71" w:rsidRPr="00140F0D">
                <w:rPr>
                  <w:rStyle w:val="Hyperlink"/>
                  <w:rFonts w:cs="Arial"/>
                  <w:bCs/>
                  <w:vanish/>
                  <w:color w:val="auto"/>
                  <w:sz w:val="16"/>
                  <w:szCs w:val="14"/>
                </w:rPr>
                <w:t>Req. Template</w:t>
              </w:r>
            </w:hyperlink>
            <w:r w:rsidR="00DE0E71" w:rsidRPr="00140F0D">
              <w:rPr>
                <w:rFonts w:cs="Arial"/>
                <w:bCs/>
                <w:vanish/>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384F31" w14:textId="77777777" w:rsidR="00DE0E71" w:rsidRPr="00140F0D" w:rsidRDefault="00DE0E71" w:rsidP="00B82804">
            <w:pPr>
              <w:rPr>
                <w:rFonts w:cs="Arial"/>
                <w:bCs/>
                <w:vanish/>
                <w:sz w:val="16"/>
                <w:szCs w:val="14"/>
              </w:rPr>
            </w:pPr>
            <w:r w:rsidRPr="00140F0D">
              <w:rPr>
                <w:rFonts w:cs="Arial"/>
                <w:bCs/>
                <w:vanish/>
                <w:sz w:val="16"/>
                <w:szCs w:val="14"/>
              </w:rPr>
              <w:fldChar w:fldCharType="begin"/>
            </w:r>
            <w:r w:rsidRPr="00140F0D">
              <w:rPr>
                <w:rFonts w:cs="Arial"/>
                <w:bCs/>
                <w:vanish/>
                <w:sz w:val="16"/>
                <w:szCs w:val="14"/>
              </w:rPr>
              <w:instrText xml:space="preserve"> DOCPROPERTY  TemplateVersion  \* MERGEFORMAT </w:instrText>
            </w:r>
            <w:r w:rsidRPr="00140F0D">
              <w:rPr>
                <w:rFonts w:cs="Arial"/>
                <w:bCs/>
                <w:vanish/>
                <w:sz w:val="16"/>
                <w:szCs w:val="14"/>
              </w:rPr>
              <w:fldChar w:fldCharType="separate"/>
            </w:r>
            <w:r w:rsidRPr="00140F0D">
              <w:rPr>
                <w:rFonts w:cs="Arial"/>
                <w:bCs/>
                <w:vanish/>
                <w:sz w:val="16"/>
                <w:szCs w:val="14"/>
              </w:rPr>
              <w:t>6</w:t>
            </w:r>
            <w:r w:rsidRPr="00140F0D">
              <w:rPr>
                <w:rFonts w:cs="Arial"/>
                <w:bCs/>
                <w:vanish/>
                <w:sz w:val="16"/>
                <w:szCs w:val="14"/>
              </w:rPr>
              <w:fldChar w:fldCharType="end"/>
            </w:r>
            <w:r w:rsidRPr="00140F0D">
              <w:rPr>
                <w:rFonts w:cs="Arial"/>
                <w:bCs/>
                <w:vanish/>
                <w:sz w:val="16"/>
                <w:szCs w:val="14"/>
              </w:rPr>
              <w:t>.</w:t>
            </w:r>
            <w:r w:rsidRPr="00140F0D">
              <w:rPr>
                <w:rFonts w:cs="Arial"/>
                <w:bCs/>
                <w:vanish/>
                <w:sz w:val="16"/>
                <w:szCs w:val="14"/>
              </w:rPr>
              <w:fldChar w:fldCharType="begin"/>
            </w:r>
            <w:r w:rsidRPr="00140F0D">
              <w:rPr>
                <w:rFonts w:cs="Arial"/>
                <w:bCs/>
                <w:vanish/>
                <w:sz w:val="16"/>
                <w:szCs w:val="14"/>
              </w:rPr>
              <w:instrText xml:space="preserve"> DOCPROPERTY  TemplateRevision  \* MERGEFORMAT </w:instrText>
            </w:r>
            <w:r w:rsidRPr="00140F0D">
              <w:rPr>
                <w:rFonts w:cs="Arial"/>
                <w:bCs/>
                <w:vanish/>
                <w:sz w:val="16"/>
                <w:szCs w:val="14"/>
              </w:rPr>
              <w:fldChar w:fldCharType="separate"/>
            </w:r>
            <w:r w:rsidRPr="00140F0D">
              <w:rPr>
                <w:rFonts w:cs="Arial"/>
                <w:bCs/>
                <w:vanish/>
                <w:sz w:val="16"/>
                <w:szCs w:val="14"/>
              </w:rPr>
              <w:t>0c</w:t>
            </w:r>
            <w:r w:rsidRPr="00140F0D">
              <w:rPr>
                <w:rFonts w:cs="Arial"/>
                <w:bCs/>
                <w:vanish/>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42E6F6" w14:textId="77777777" w:rsidR="00DE0E71" w:rsidRPr="00556348" w:rsidRDefault="00DE0E71" w:rsidP="00B82804">
            <w:pPr>
              <w:jc w:val="right"/>
              <w:rPr>
                <w:rFonts w:cs="Arial"/>
                <w:bCs/>
                <w:sz w:val="16"/>
                <w:szCs w:val="14"/>
              </w:rPr>
            </w:pPr>
            <w:r w:rsidRPr="00140F0D">
              <w:rPr>
                <w:rFonts w:cs="Arial"/>
                <w:bCs/>
                <w:sz w:val="16"/>
                <w:szCs w:val="14"/>
              </w:rPr>
              <w:t>End of Requirement</w:t>
            </w:r>
          </w:p>
        </w:tc>
      </w:tr>
    </w:tbl>
    <w:p w14:paraId="46D6EDBF" w14:textId="77777777" w:rsidR="003B616A" w:rsidRPr="00C66B68" w:rsidRDefault="003B616A" w:rsidP="003B616A">
      <w:pPr>
        <w:rPr>
          <w:rFonts w:cs="Arial"/>
        </w:rPr>
      </w:pPr>
    </w:p>
    <w:p w14:paraId="14F28B69" w14:textId="5CF2EA22" w:rsidR="00B269F2" w:rsidRDefault="00B269F2" w:rsidP="00B269F2">
      <w:pPr>
        <w:pStyle w:val="Heading3"/>
      </w:pPr>
      <w:r>
        <w:t>ECG</w:t>
      </w:r>
    </w:p>
    <w:p w14:paraId="6EA88381" w14:textId="77777777" w:rsidR="00B269F2" w:rsidRPr="00B269F2" w:rsidRDefault="00B269F2" w:rsidP="00B269F2">
      <w:pPr>
        <w:pStyle w:val="Heading4"/>
        <w:rPr>
          <w:highlight w:val="cyan"/>
          <w:lang w:val="en-GB"/>
        </w:rPr>
      </w:pPr>
      <w:r w:rsidRPr="00B269F2">
        <w:rPr>
          <w:highlight w:val="cyan"/>
          <w:lang w:val="en-GB"/>
        </w:rPr>
        <w:t>Implemented Function BEC Remote Service Requests</w:t>
      </w:r>
    </w:p>
    <w:p w14:paraId="7662214D" w14:textId="401F9B2D" w:rsidR="006F24A9" w:rsidRDefault="006F24A9" w:rsidP="00B269F2">
      <w:pPr>
        <w:rPr>
          <w:lang w:val="en-GB"/>
        </w:rPr>
      </w:pPr>
    </w:p>
    <w:p w14:paraId="2EBC9A32" w14:textId="77777777" w:rsidR="006F24A9" w:rsidRDefault="006F24A9" w:rsidP="006F24A9">
      <w:pPr>
        <w:pStyle w:val="Heading5"/>
        <w:rPr>
          <w:lang w:val="en-GB"/>
        </w:rPr>
      </w:pPr>
      <w:r>
        <w:rPr>
          <w:lang w:val="en-GB"/>
        </w:rPr>
        <w:lastRenderedPageBreak/>
        <w:t>Function Interfaces</w:t>
      </w:r>
    </w:p>
    <w:p w14:paraId="147434BA" w14:textId="77777777" w:rsidR="006F24A9" w:rsidRDefault="006F24A9" w:rsidP="006F24A9">
      <w:pPr>
        <w:pStyle w:val="Heading6"/>
        <w:rPr>
          <w:lang w:val="en-GB"/>
        </w:rPr>
      </w:pPr>
      <w:r>
        <w:rPr>
          <w:lang w:val="en-GB"/>
        </w:rPr>
        <w:t>Inputs</w:t>
      </w:r>
    </w:p>
    <w:p w14:paraId="49177EC3" w14:textId="77777777" w:rsidR="006F24A9" w:rsidRPr="00651AAD" w:rsidRDefault="006F24A9" w:rsidP="006F24A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5"/>
        <w:gridCol w:w="2160"/>
        <w:gridCol w:w="1800"/>
        <w:gridCol w:w="1530"/>
        <w:gridCol w:w="1386"/>
      </w:tblGrid>
      <w:tr w:rsidR="006F24A9" w:rsidRPr="00E54DEA" w14:paraId="3F3A486A" w14:textId="77777777" w:rsidTr="00B13783">
        <w:trPr>
          <w:trHeight w:val="173"/>
        </w:trPr>
        <w:tc>
          <w:tcPr>
            <w:tcW w:w="3325" w:type="dxa"/>
            <w:shd w:val="clear" w:color="auto" w:fill="D9D9D9" w:themeFill="background1" w:themeFillShade="D9"/>
            <w:noWrap/>
            <w:hideMark/>
          </w:tcPr>
          <w:p w14:paraId="2566EBB6" w14:textId="77777777" w:rsidR="006F24A9" w:rsidRPr="00E54DEA" w:rsidRDefault="006F24A9" w:rsidP="00B13783">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86D7C08"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shd w:val="clear" w:color="auto" w:fill="D9D9D9" w:themeFill="background1" w:themeFillShade="D9"/>
          </w:tcPr>
          <w:p w14:paraId="1B3C33B9"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530" w:type="dxa"/>
            <w:shd w:val="clear" w:color="auto" w:fill="D9D9D9" w:themeFill="background1" w:themeFillShade="D9"/>
          </w:tcPr>
          <w:p w14:paraId="6F98FA93"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5AD1C659"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Connection</w:t>
            </w:r>
          </w:p>
          <w:p w14:paraId="3CB3225E" w14:textId="77777777" w:rsidR="006F24A9" w:rsidRDefault="006F24A9" w:rsidP="00B13783">
            <w:pPr>
              <w:keepNext/>
              <w:overflowPunct/>
              <w:autoSpaceDE/>
              <w:autoSpaceDN/>
              <w:adjustRightInd/>
              <w:textAlignment w:val="auto"/>
              <w:rPr>
                <w:rFonts w:cs="Arial"/>
                <w:b/>
                <w:bCs/>
                <w:color w:val="000000"/>
              </w:rPr>
            </w:pPr>
            <w:r>
              <w:t>(</w:t>
            </w:r>
            <w:r w:rsidRPr="001321BD">
              <w:rPr>
                <w:i/>
              </w:rPr>
              <w:t>Optional)</w:t>
            </w:r>
          </w:p>
        </w:tc>
      </w:tr>
      <w:tr w:rsidR="006F24A9" w:rsidRPr="00A36A9F" w14:paraId="72E4ECC5" w14:textId="77777777" w:rsidTr="00B13783">
        <w:trPr>
          <w:trHeight w:val="143"/>
        </w:trPr>
        <w:tc>
          <w:tcPr>
            <w:tcW w:w="3325" w:type="dxa"/>
            <w:noWrap/>
          </w:tcPr>
          <w:p w14:paraId="61C422C6" w14:textId="77777777" w:rsidR="006F24A9" w:rsidRPr="00A36A9F" w:rsidRDefault="006F24A9" w:rsidP="00B13783">
            <w:pPr>
              <w:keepNext/>
              <w:overflowPunct/>
              <w:autoSpaceDE/>
              <w:autoSpaceDN/>
              <w:adjustRightInd/>
              <w:textAlignment w:val="auto"/>
              <w:rPr>
                <w:sz w:val="16"/>
                <w:szCs w:val="16"/>
                <w:highlight w:val="cyan"/>
              </w:rPr>
            </w:pPr>
            <w:r w:rsidRPr="00A36A9F">
              <w:rPr>
                <w:sz w:val="16"/>
                <w:szCs w:val="16"/>
                <w:highlight w:val="cyan"/>
              </w:rPr>
              <w:t>BEC_OpenClose_Rqst_Cloud</w:t>
            </w:r>
          </w:p>
        </w:tc>
        <w:tc>
          <w:tcPr>
            <w:tcW w:w="2160" w:type="dxa"/>
          </w:tcPr>
          <w:p w14:paraId="3C76EAC9" w14:textId="77777777" w:rsidR="006F24A9" w:rsidRPr="00A36A9F" w:rsidRDefault="006F24A9" w:rsidP="00B13783">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3919E73A" w14:textId="77777777" w:rsidR="006F24A9" w:rsidRPr="00A36A9F" w:rsidRDefault="006F24A9" w:rsidP="00B13783">
            <w:pPr>
              <w:keepNext/>
              <w:rPr>
                <w:sz w:val="16"/>
                <w:szCs w:val="16"/>
                <w:highlight w:val="cyan"/>
              </w:rPr>
            </w:pPr>
          </w:p>
        </w:tc>
        <w:tc>
          <w:tcPr>
            <w:tcW w:w="1530" w:type="dxa"/>
          </w:tcPr>
          <w:p w14:paraId="31C87D7A" w14:textId="77777777" w:rsidR="006F24A9" w:rsidRPr="00A36A9F" w:rsidRDefault="006F24A9" w:rsidP="00B13783">
            <w:pPr>
              <w:keepNext/>
              <w:rPr>
                <w:sz w:val="16"/>
                <w:szCs w:val="16"/>
                <w:highlight w:val="cyan"/>
              </w:rPr>
            </w:pPr>
          </w:p>
        </w:tc>
        <w:tc>
          <w:tcPr>
            <w:tcW w:w="1386" w:type="dxa"/>
          </w:tcPr>
          <w:p w14:paraId="73829040" w14:textId="7AF39EEA" w:rsidR="006F24A9" w:rsidRPr="00A36A9F" w:rsidRDefault="0025452B" w:rsidP="00B13783">
            <w:pPr>
              <w:keepNext/>
              <w:rPr>
                <w:sz w:val="16"/>
                <w:szCs w:val="16"/>
                <w:highlight w:val="cyan"/>
              </w:rPr>
            </w:pPr>
            <w:r>
              <w:rPr>
                <w:sz w:val="16"/>
                <w:szCs w:val="16"/>
                <w:highlight w:val="cyan"/>
              </w:rPr>
              <w:t xml:space="preserve">Ethernet </w:t>
            </w:r>
          </w:p>
        </w:tc>
      </w:tr>
      <w:tr w:rsidR="006F24A9" w:rsidRPr="00A36A9F" w14:paraId="49AE8AB9" w14:textId="77777777" w:rsidTr="00B13783">
        <w:trPr>
          <w:trHeight w:val="143"/>
        </w:trPr>
        <w:tc>
          <w:tcPr>
            <w:tcW w:w="3325" w:type="dxa"/>
            <w:noWrap/>
          </w:tcPr>
          <w:p w14:paraId="535C35C8" w14:textId="77777777" w:rsidR="006F24A9" w:rsidRPr="00A36A9F" w:rsidRDefault="006F24A9" w:rsidP="00B13783">
            <w:pPr>
              <w:keepNext/>
              <w:overflowPunct/>
              <w:autoSpaceDE/>
              <w:autoSpaceDN/>
              <w:adjustRightInd/>
              <w:textAlignment w:val="auto"/>
              <w:rPr>
                <w:sz w:val="16"/>
                <w:szCs w:val="16"/>
                <w:highlight w:val="cyan"/>
              </w:rPr>
            </w:pPr>
            <w:r w:rsidRPr="00A36A9F">
              <w:rPr>
                <w:sz w:val="16"/>
                <w:szCs w:val="16"/>
                <w:highlight w:val="cyan"/>
              </w:rPr>
              <w:t>BEC_StopToggle_Rqst_Cloud</w:t>
            </w:r>
          </w:p>
        </w:tc>
        <w:tc>
          <w:tcPr>
            <w:tcW w:w="2160" w:type="dxa"/>
          </w:tcPr>
          <w:p w14:paraId="13880902" w14:textId="77777777" w:rsidR="006F24A9" w:rsidRPr="00A36A9F" w:rsidRDefault="006F24A9" w:rsidP="00B13783">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64CE52EA" w14:textId="77777777" w:rsidR="006F24A9" w:rsidRPr="00A36A9F" w:rsidRDefault="006F24A9" w:rsidP="00B13783">
            <w:pPr>
              <w:keepNext/>
              <w:rPr>
                <w:sz w:val="16"/>
                <w:szCs w:val="16"/>
                <w:highlight w:val="cyan"/>
              </w:rPr>
            </w:pPr>
          </w:p>
        </w:tc>
        <w:tc>
          <w:tcPr>
            <w:tcW w:w="1530" w:type="dxa"/>
          </w:tcPr>
          <w:p w14:paraId="5A4FB5E5" w14:textId="77777777" w:rsidR="006F24A9" w:rsidRPr="00A36A9F" w:rsidRDefault="006F24A9" w:rsidP="00B13783">
            <w:pPr>
              <w:keepNext/>
              <w:rPr>
                <w:sz w:val="16"/>
                <w:szCs w:val="16"/>
                <w:highlight w:val="cyan"/>
              </w:rPr>
            </w:pPr>
          </w:p>
        </w:tc>
        <w:tc>
          <w:tcPr>
            <w:tcW w:w="1386" w:type="dxa"/>
          </w:tcPr>
          <w:p w14:paraId="3F01F8B2" w14:textId="6F247449" w:rsidR="006F24A9" w:rsidRPr="00A36A9F" w:rsidRDefault="0025452B" w:rsidP="00B13783">
            <w:pPr>
              <w:keepNext/>
              <w:rPr>
                <w:sz w:val="16"/>
                <w:szCs w:val="16"/>
                <w:highlight w:val="cyan"/>
              </w:rPr>
            </w:pPr>
            <w:r>
              <w:rPr>
                <w:sz w:val="16"/>
                <w:szCs w:val="16"/>
                <w:highlight w:val="cyan"/>
              </w:rPr>
              <w:t xml:space="preserve">Ethernet </w:t>
            </w:r>
          </w:p>
        </w:tc>
      </w:tr>
      <w:tr w:rsidR="006F24A9" w:rsidRPr="00A36A9F" w14:paraId="35E7668F" w14:textId="77777777" w:rsidTr="00B13783">
        <w:trPr>
          <w:trHeight w:val="143"/>
        </w:trPr>
        <w:tc>
          <w:tcPr>
            <w:tcW w:w="3325" w:type="dxa"/>
            <w:noWrap/>
          </w:tcPr>
          <w:p w14:paraId="37C9132E" w14:textId="77777777" w:rsidR="006F24A9" w:rsidRPr="00A36A9F" w:rsidRDefault="006F24A9" w:rsidP="00B13783">
            <w:pPr>
              <w:keepNext/>
              <w:overflowPunct/>
              <w:autoSpaceDE/>
              <w:autoSpaceDN/>
              <w:adjustRightInd/>
              <w:textAlignment w:val="auto"/>
              <w:rPr>
                <w:sz w:val="16"/>
                <w:szCs w:val="16"/>
                <w:highlight w:val="cyan"/>
              </w:rPr>
            </w:pPr>
            <w:r w:rsidRPr="00A36A9F">
              <w:rPr>
                <w:sz w:val="16"/>
                <w:szCs w:val="16"/>
                <w:highlight w:val="cyan"/>
              </w:rPr>
              <w:t>BEC_OpenClose_Rqst_AV</w:t>
            </w:r>
          </w:p>
        </w:tc>
        <w:tc>
          <w:tcPr>
            <w:tcW w:w="2160" w:type="dxa"/>
          </w:tcPr>
          <w:p w14:paraId="37F1A134" w14:textId="77777777" w:rsidR="006F24A9" w:rsidRPr="00A36A9F" w:rsidRDefault="006F24A9" w:rsidP="00B13783">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4BC22B65" w14:textId="77777777" w:rsidR="006F24A9" w:rsidRPr="00A36A9F" w:rsidRDefault="006F24A9" w:rsidP="00B13783">
            <w:pPr>
              <w:keepNext/>
              <w:rPr>
                <w:sz w:val="16"/>
                <w:szCs w:val="16"/>
                <w:highlight w:val="cyan"/>
              </w:rPr>
            </w:pPr>
          </w:p>
        </w:tc>
        <w:tc>
          <w:tcPr>
            <w:tcW w:w="1530" w:type="dxa"/>
          </w:tcPr>
          <w:p w14:paraId="7307A3EB" w14:textId="77777777" w:rsidR="006F24A9" w:rsidRPr="00A36A9F" w:rsidRDefault="006F24A9" w:rsidP="00B13783">
            <w:pPr>
              <w:keepNext/>
              <w:rPr>
                <w:sz w:val="16"/>
                <w:szCs w:val="16"/>
                <w:highlight w:val="cyan"/>
              </w:rPr>
            </w:pPr>
          </w:p>
        </w:tc>
        <w:tc>
          <w:tcPr>
            <w:tcW w:w="1386" w:type="dxa"/>
          </w:tcPr>
          <w:p w14:paraId="07287399" w14:textId="648E0955" w:rsidR="006F24A9" w:rsidRPr="00A36A9F" w:rsidRDefault="0025452B" w:rsidP="00B13783">
            <w:pPr>
              <w:keepNext/>
              <w:rPr>
                <w:sz w:val="16"/>
                <w:szCs w:val="16"/>
                <w:highlight w:val="cyan"/>
              </w:rPr>
            </w:pPr>
            <w:r>
              <w:rPr>
                <w:sz w:val="16"/>
                <w:szCs w:val="16"/>
                <w:highlight w:val="cyan"/>
              </w:rPr>
              <w:t xml:space="preserve">Ethernet </w:t>
            </w:r>
          </w:p>
        </w:tc>
      </w:tr>
      <w:tr w:rsidR="006F24A9" w:rsidRPr="00A36A9F" w14:paraId="5A245E9F" w14:textId="77777777" w:rsidTr="00B13783">
        <w:trPr>
          <w:trHeight w:val="143"/>
        </w:trPr>
        <w:tc>
          <w:tcPr>
            <w:tcW w:w="3325" w:type="dxa"/>
            <w:noWrap/>
          </w:tcPr>
          <w:p w14:paraId="09565BB6" w14:textId="77777777" w:rsidR="006F24A9" w:rsidRPr="00A36A9F" w:rsidRDefault="006F24A9" w:rsidP="00B13783">
            <w:pPr>
              <w:keepNext/>
              <w:overflowPunct/>
              <w:autoSpaceDE/>
              <w:autoSpaceDN/>
              <w:adjustRightInd/>
              <w:textAlignment w:val="auto"/>
              <w:rPr>
                <w:sz w:val="16"/>
                <w:szCs w:val="16"/>
                <w:highlight w:val="cyan"/>
              </w:rPr>
            </w:pPr>
            <w:r w:rsidRPr="00A36A9F">
              <w:rPr>
                <w:sz w:val="16"/>
                <w:szCs w:val="16"/>
                <w:highlight w:val="cyan"/>
              </w:rPr>
              <w:t>BEC_StopToggle_Rqst_AV</w:t>
            </w:r>
          </w:p>
        </w:tc>
        <w:tc>
          <w:tcPr>
            <w:tcW w:w="2160" w:type="dxa"/>
          </w:tcPr>
          <w:p w14:paraId="51090DD6" w14:textId="77777777" w:rsidR="006F24A9" w:rsidRPr="00A36A9F" w:rsidRDefault="006F24A9" w:rsidP="00B13783">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6364B7D6" w14:textId="77777777" w:rsidR="006F24A9" w:rsidRPr="00A36A9F" w:rsidRDefault="006F24A9" w:rsidP="00B13783">
            <w:pPr>
              <w:keepNext/>
              <w:rPr>
                <w:sz w:val="16"/>
                <w:szCs w:val="16"/>
                <w:highlight w:val="cyan"/>
              </w:rPr>
            </w:pPr>
          </w:p>
        </w:tc>
        <w:tc>
          <w:tcPr>
            <w:tcW w:w="1530" w:type="dxa"/>
          </w:tcPr>
          <w:p w14:paraId="29ED7891" w14:textId="77777777" w:rsidR="006F24A9" w:rsidRPr="00A36A9F" w:rsidRDefault="006F24A9" w:rsidP="00B13783">
            <w:pPr>
              <w:keepNext/>
              <w:rPr>
                <w:sz w:val="16"/>
                <w:szCs w:val="16"/>
                <w:highlight w:val="cyan"/>
              </w:rPr>
            </w:pPr>
          </w:p>
        </w:tc>
        <w:tc>
          <w:tcPr>
            <w:tcW w:w="1386" w:type="dxa"/>
          </w:tcPr>
          <w:p w14:paraId="163714C4" w14:textId="3808E29D" w:rsidR="006F24A9" w:rsidRPr="00A36A9F" w:rsidRDefault="0025452B" w:rsidP="00B13783">
            <w:pPr>
              <w:keepNext/>
              <w:rPr>
                <w:sz w:val="16"/>
                <w:szCs w:val="16"/>
                <w:highlight w:val="cyan"/>
              </w:rPr>
            </w:pPr>
            <w:r>
              <w:rPr>
                <w:sz w:val="16"/>
                <w:szCs w:val="16"/>
                <w:highlight w:val="cyan"/>
              </w:rPr>
              <w:t xml:space="preserve">Ethernet </w:t>
            </w:r>
          </w:p>
        </w:tc>
      </w:tr>
      <w:tr w:rsidR="006F24A9" w:rsidRPr="00A36A9F" w14:paraId="1DAACF32" w14:textId="77777777" w:rsidTr="00B13783">
        <w:trPr>
          <w:trHeight w:val="143"/>
        </w:trPr>
        <w:tc>
          <w:tcPr>
            <w:tcW w:w="3325" w:type="dxa"/>
            <w:noWrap/>
          </w:tcPr>
          <w:p w14:paraId="2D6EFF6C" w14:textId="77777777" w:rsidR="006F24A9" w:rsidRPr="00A36A9F" w:rsidRDefault="006F24A9" w:rsidP="00B13783">
            <w:pPr>
              <w:keepNext/>
              <w:overflowPunct/>
              <w:autoSpaceDE/>
              <w:autoSpaceDN/>
              <w:adjustRightInd/>
              <w:textAlignment w:val="auto"/>
              <w:rPr>
                <w:sz w:val="16"/>
                <w:szCs w:val="16"/>
                <w:highlight w:val="cyan"/>
              </w:rPr>
            </w:pPr>
            <w:r w:rsidRPr="00A36A9F">
              <w:rPr>
                <w:sz w:val="16"/>
                <w:szCs w:val="16"/>
                <w:highlight w:val="cyan"/>
              </w:rPr>
              <w:t>BEC_OpenClose_Rqst_LeftDAP</w:t>
            </w:r>
          </w:p>
        </w:tc>
        <w:tc>
          <w:tcPr>
            <w:tcW w:w="2160" w:type="dxa"/>
          </w:tcPr>
          <w:p w14:paraId="16498EA1" w14:textId="77777777" w:rsidR="006F24A9" w:rsidRPr="00A36A9F" w:rsidRDefault="006F24A9" w:rsidP="00B13783">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1EF17967" w14:textId="77777777" w:rsidR="006F24A9" w:rsidRPr="00A36A9F" w:rsidRDefault="006F24A9" w:rsidP="00B13783">
            <w:pPr>
              <w:keepNext/>
              <w:rPr>
                <w:sz w:val="16"/>
                <w:szCs w:val="16"/>
                <w:highlight w:val="cyan"/>
              </w:rPr>
            </w:pPr>
          </w:p>
        </w:tc>
        <w:tc>
          <w:tcPr>
            <w:tcW w:w="1530" w:type="dxa"/>
          </w:tcPr>
          <w:p w14:paraId="30CB1FC3" w14:textId="77777777" w:rsidR="006F24A9" w:rsidRPr="00A36A9F" w:rsidRDefault="006F24A9" w:rsidP="00B13783">
            <w:pPr>
              <w:keepNext/>
              <w:rPr>
                <w:sz w:val="16"/>
                <w:szCs w:val="16"/>
                <w:highlight w:val="cyan"/>
              </w:rPr>
            </w:pPr>
          </w:p>
        </w:tc>
        <w:tc>
          <w:tcPr>
            <w:tcW w:w="1386" w:type="dxa"/>
          </w:tcPr>
          <w:p w14:paraId="7B8E5048" w14:textId="47EA679E" w:rsidR="006F24A9" w:rsidRPr="00A36A9F" w:rsidRDefault="0025452B" w:rsidP="00B13783">
            <w:pPr>
              <w:keepNext/>
              <w:rPr>
                <w:sz w:val="16"/>
                <w:szCs w:val="16"/>
                <w:highlight w:val="cyan"/>
              </w:rPr>
            </w:pPr>
            <w:r>
              <w:rPr>
                <w:sz w:val="16"/>
                <w:szCs w:val="16"/>
                <w:highlight w:val="cyan"/>
              </w:rPr>
              <w:t xml:space="preserve">Ethernet </w:t>
            </w:r>
          </w:p>
        </w:tc>
      </w:tr>
      <w:tr w:rsidR="006F24A9" w:rsidRPr="00A36A9F" w14:paraId="1271CA08" w14:textId="77777777" w:rsidTr="00B13783">
        <w:trPr>
          <w:trHeight w:val="143"/>
        </w:trPr>
        <w:tc>
          <w:tcPr>
            <w:tcW w:w="3325" w:type="dxa"/>
            <w:noWrap/>
          </w:tcPr>
          <w:p w14:paraId="3CDB8083" w14:textId="77777777" w:rsidR="006F24A9" w:rsidRPr="00A36A9F" w:rsidRDefault="006F24A9" w:rsidP="00B13783">
            <w:pPr>
              <w:keepNext/>
              <w:overflowPunct/>
              <w:autoSpaceDE/>
              <w:autoSpaceDN/>
              <w:adjustRightInd/>
              <w:textAlignment w:val="auto"/>
              <w:rPr>
                <w:sz w:val="16"/>
                <w:szCs w:val="16"/>
                <w:highlight w:val="cyan"/>
              </w:rPr>
            </w:pPr>
            <w:r w:rsidRPr="00A36A9F">
              <w:rPr>
                <w:sz w:val="16"/>
                <w:szCs w:val="16"/>
                <w:highlight w:val="cyan"/>
              </w:rPr>
              <w:t>BEC_StopToggle_Rqst_LeftDAP</w:t>
            </w:r>
          </w:p>
        </w:tc>
        <w:tc>
          <w:tcPr>
            <w:tcW w:w="2160" w:type="dxa"/>
          </w:tcPr>
          <w:p w14:paraId="4BDE0924" w14:textId="77777777" w:rsidR="006F24A9" w:rsidRPr="00A36A9F" w:rsidRDefault="006F24A9" w:rsidP="00B13783">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201184F8" w14:textId="77777777" w:rsidR="006F24A9" w:rsidRPr="00A36A9F" w:rsidRDefault="006F24A9" w:rsidP="00B13783">
            <w:pPr>
              <w:keepNext/>
              <w:rPr>
                <w:sz w:val="16"/>
                <w:szCs w:val="16"/>
                <w:highlight w:val="cyan"/>
              </w:rPr>
            </w:pPr>
          </w:p>
        </w:tc>
        <w:tc>
          <w:tcPr>
            <w:tcW w:w="1530" w:type="dxa"/>
          </w:tcPr>
          <w:p w14:paraId="5B26DE3B" w14:textId="77777777" w:rsidR="006F24A9" w:rsidRPr="00A36A9F" w:rsidRDefault="006F24A9" w:rsidP="00B13783">
            <w:pPr>
              <w:keepNext/>
              <w:rPr>
                <w:sz w:val="16"/>
                <w:szCs w:val="16"/>
                <w:highlight w:val="cyan"/>
              </w:rPr>
            </w:pPr>
          </w:p>
        </w:tc>
        <w:tc>
          <w:tcPr>
            <w:tcW w:w="1386" w:type="dxa"/>
          </w:tcPr>
          <w:p w14:paraId="7D2869DA" w14:textId="0695F64A" w:rsidR="006F24A9" w:rsidRPr="00A36A9F" w:rsidRDefault="0025452B" w:rsidP="00B13783">
            <w:pPr>
              <w:keepNext/>
              <w:rPr>
                <w:sz w:val="16"/>
                <w:szCs w:val="16"/>
                <w:highlight w:val="cyan"/>
              </w:rPr>
            </w:pPr>
            <w:r>
              <w:rPr>
                <w:sz w:val="16"/>
                <w:szCs w:val="16"/>
                <w:highlight w:val="cyan"/>
              </w:rPr>
              <w:t xml:space="preserve">Ethernet </w:t>
            </w:r>
          </w:p>
        </w:tc>
      </w:tr>
      <w:tr w:rsidR="006F24A9" w:rsidRPr="00A36A9F" w14:paraId="142CB3A1" w14:textId="77777777" w:rsidTr="00B13783">
        <w:trPr>
          <w:trHeight w:val="143"/>
        </w:trPr>
        <w:tc>
          <w:tcPr>
            <w:tcW w:w="3325" w:type="dxa"/>
            <w:noWrap/>
          </w:tcPr>
          <w:p w14:paraId="0F8AD59F" w14:textId="77777777" w:rsidR="006F24A9" w:rsidRPr="00A36A9F" w:rsidRDefault="006F24A9" w:rsidP="00B13783">
            <w:pPr>
              <w:keepNext/>
              <w:overflowPunct/>
              <w:autoSpaceDE/>
              <w:autoSpaceDN/>
              <w:adjustRightInd/>
              <w:textAlignment w:val="auto"/>
              <w:rPr>
                <w:sz w:val="16"/>
                <w:szCs w:val="16"/>
                <w:highlight w:val="cyan"/>
              </w:rPr>
            </w:pPr>
            <w:r w:rsidRPr="00A36A9F">
              <w:rPr>
                <w:sz w:val="16"/>
                <w:szCs w:val="16"/>
                <w:highlight w:val="cyan"/>
              </w:rPr>
              <w:t>BEC_OpenClose_Rqst_RightDAP</w:t>
            </w:r>
          </w:p>
        </w:tc>
        <w:tc>
          <w:tcPr>
            <w:tcW w:w="2160" w:type="dxa"/>
          </w:tcPr>
          <w:p w14:paraId="5C31F19A" w14:textId="77777777" w:rsidR="006F24A9" w:rsidRPr="00A36A9F" w:rsidRDefault="006F24A9" w:rsidP="00B13783">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030E8DAC" w14:textId="77777777" w:rsidR="006F24A9" w:rsidRPr="00A36A9F" w:rsidRDefault="006F24A9" w:rsidP="00B13783">
            <w:pPr>
              <w:keepNext/>
              <w:rPr>
                <w:sz w:val="16"/>
                <w:szCs w:val="16"/>
                <w:highlight w:val="cyan"/>
              </w:rPr>
            </w:pPr>
          </w:p>
        </w:tc>
        <w:tc>
          <w:tcPr>
            <w:tcW w:w="1530" w:type="dxa"/>
          </w:tcPr>
          <w:p w14:paraId="605DA219" w14:textId="77777777" w:rsidR="006F24A9" w:rsidRPr="00A36A9F" w:rsidRDefault="006F24A9" w:rsidP="00B13783">
            <w:pPr>
              <w:keepNext/>
              <w:rPr>
                <w:sz w:val="16"/>
                <w:szCs w:val="16"/>
                <w:highlight w:val="cyan"/>
              </w:rPr>
            </w:pPr>
          </w:p>
        </w:tc>
        <w:tc>
          <w:tcPr>
            <w:tcW w:w="1386" w:type="dxa"/>
          </w:tcPr>
          <w:p w14:paraId="03209625" w14:textId="421618D9" w:rsidR="006F24A9" w:rsidRPr="00A36A9F" w:rsidRDefault="0025452B" w:rsidP="00B13783">
            <w:pPr>
              <w:keepNext/>
              <w:rPr>
                <w:sz w:val="16"/>
                <w:szCs w:val="16"/>
                <w:highlight w:val="cyan"/>
              </w:rPr>
            </w:pPr>
            <w:r>
              <w:rPr>
                <w:sz w:val="16"/>
                <w:szCs w:val="16"/>
                <w:highlight w:val="cyan"/>
              </w:rPr>
              <w:t xml:space="preserve">Ethernet </w:t>
            </w:r>
          </w:p>
        </w:tc>
      </w:tr>
      <w:tr w:rsidR="006F24A9" w:rsidRPr="00A36A9F" w14:paraId="3C9C9E53" w14:textId="77777777" w:rsidTr="0080512A">
        <w:trPr>
          <w:trHeight w:val="185"/>
        </w:trPr>
        <w:tc>
          <w:tcPr>
            <w:tcW w:w="3325" w:type="dxa"/>
            <w:noWrap/>
          </w:tcPr>
          <w:p w14:paraId="11F3E516" w14:textId="77777777" w:rsidR="006F24A9" w:rsidRPr="00A36A9F" w:rsidRDefault="006F24A9" w:rsidP="00B13783">
            <w:pPr>
              <w:keepNext/>
              <w:overflowPunct/>
              <w:autoSpaceDE/>
              <w:autoSpaceDN/>
              <w:adjustRightInd/>
              <w:textAlignment w:val="auto"/>
              <w:rPr>
                <w:sz w:val="16"/>
                <w:szCs w:val="16"/>
                <w:highlight w:val="cyan"/>
              </w:rPr>
            </w:pPr>
            <w:r w:rsidRPr="00A36A9F">
              <w:rPr>
                <w:sz w:val="16"/>
                <w:szCs w:val="16"/>
                <w:highlight w:val="cyan"/>
              </w:rPr>
              <w:t>BEC_StopToggle_Rqst_RightDAP</w:t>
            </w:r>
          </w:p>
        </w:tc>
        <w:tc>
          <w:tcPr>
            <w:tcW w:w="2160" w:type="dxa"/>
          </w:tcPr>
          <w:p w14:paraId="54A82CF2" w14:textId="77777777" w:rsidR="006F24A9" w:rsidRPr="00A36A9F" w:rsidRDefault="006F24A9" w:rsidP="00B13783">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52D12358" w14:textId="77777777" w:rsidR="006F24A9" w:rsidRPr="00A36A9F" w:rsidRDefault="006F24A9" w:rsidP="00B13783">
            <w:pPr>
              <w:keepNext/>
              <w:rPr>
                <w:sz w:val="16"/>
                <w:szCs w:val="16"/>
                <w:highlight w:val="cyan"/>
              </w:rPr>
            </w:pPr>
          </w:p>
        </w:tc>
        <w:tc>
          <w:tcPr>
            <w:tcW w:w="1530" w:type="dxa"/>
          </w:tcPr>
          <w:p w14:paraId="3C45C23B" w14:textId="77777777" w:rsidR="006F24A9" w:rsidRPr="00A36A9F" w:rsidRDefault="006F24A9" w:rsidP="00B13783">
            <w:pPr>
              <w:keepNext/>
              <w:rPr>
                <w:sz w:val="16"/>
                <w:szCs w:val="16"/>
                <w:highlight w:val="cyan"/>
              </w:rPr>
            </w:pPr>
          </w:p>
        </w:tc>
        <w:tc>
          <w:tcPr>
            <w:tcW w:w="1386" w:type="dxa"/>
          </w:tcPr>
          <w:p w14:paraId="5B39346A" w14:textId="64C41DDD" w:rsidR="006F24A9" w:rsidRPr="00A36A9F" w:rsidRDefault="0025452B" w:rsidP="00B13783">
            <w:pPr>
              <w:keepNext/>
              <w:rPr>
                <w:sz w:val="16"/>
                <w:szCs w:val="16"/>
              </w:rPr>
            </w:pPr>
            <w:r>
              <w:rPr>
                <w:sz w:val="16"/>
                <w:szCs w:val="16"/>
                <w:highlight w:val="cyan"/>
              </w:rPr>
              <w:t xml:space="preserve">Ethernet </w:t>
            </w:r>
          </w:p>
        </w:tc>
      </w:tr>
      <w:tr w:rsidR="00A36A9F" w:rsidRPr="00A36A9F" w14:paraId="4F3BEB74" w14:textId="77777777" w:rsidTr="0080512A">
        <w:trPr>
          <w:trHeight w:val="176"/>
        </w:trPr>
        <w:tc>
          <w:tcPr>
            <w:tcW w:w="3325" w:type="dxa"/>
            <w:noWrap/>
          </w:tcPr>
          <w:p w14:paraId="5F0AA068" w14:textId="49753F12" w:rsidR="00A36A9F" w:rsidRPr="00A36A9F" w:rsidRDefault="00A36A9F" w:rsidP="00A36A9F">
            <w:pPr>
              <w:keepNext/>
              <w:overflowPunct/>
              <w:autoSpaceDE/>
              <w:autoSpaceDN/>
              <w:adjustRightInd/>
              <w:textAlignment w:val="auto"/>
              <w:rPr>
                <w:sz w:val="16"/>
                <w:szCs w:val="16"/>
                <w:highlight w:val="cyan"/>
              </w:rPr>
            </w:pPr>
            <w:r w:rsidRPr="00A36A9F">
              <w:rPr>
                <w:sz w:val="16"/>
                <w:szCs w:val="16"/>
                <w:highlight w:val="cyan"/>
              </w:rPr>
              <w:t>BEC_OpenClose_Rqst_</w:t>
            </w:r>
            <w:r>
              <w:rPr>
                <w:sz w:val="16"/>
                <w:szCs w:val="16"/>
                <w:highlight w:val="cyan"/>
              </w:rPr>
              <w:t>FrontLeftDXP</w:t>
            </w:r>
          </w:p>
        </w:tc>
        <w:tc>
          <w:tcPr>
            <w:tcW w:w="2160" w:type="dxa"/>
          </w:tcPr>
          <w:p w14:paraId="35B8AAD2" w14:textId="44D550D4" w:rsidR="00A36A9F" w:rsidRPr="00A36A9F" w:rsidRDefault="00A36A9F" w:rsidP="00A36A9F">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087E097E" w14:textId="77777777" w:rsidR="00A36A9F" w:rsidRPr="00A36A9F" w:rsidRDefault="00A36A9F" w:rsidP="00A36A9F">
            <w:pPr>
              <w:keepNext/>
              <w:rPr>
                <w:sz w:val="16"/>
                <w:szCs w:val="16"/>
                <w:highlight w:val="cyan"/>
              </w:rPr>
            </w:pPr>
          </w:p>
        </w:tc>
        <w:tc>
          <w:tcPr>
            <w:tcW w:w="1530" w:type="dxa"/>
          </w:tcPr>
          <w:p w14:paraId="663EDA06" w14:textId="77777777" w:rsidR="00A36A9F" w:rsidRPr="00A36A9F" w:rsidRDefault="00A36A9F" w:rsidP="00A36A9F">
            <w:pPr>
              <w:keepNext/>
              <w:rPr>
                <w:sz w:val="16"/>
                <w:szCs w:val="16"/>
                <w:highlight w:val="cyan"/>
              </w:rPr>
            </w:pPr>
          </w:p>
        </w:tc>
        <w:tc>
          <w:tcPr>
            <w:tcW w:w="1386" w:type="dxa"/>
          </w:tcPr>
          <w:p w14:paraId="143EFB50" w14:textId="52BA89BD" w:rsidR="00A36A9F" w:rsidRPr="00A36A9F" w:rsidRDefault="0025452B" w:rsidP="00A36A9F">
            <w:pPr>
              <w:keepNext/>
              <w:rPr>
                <w:sz w:val="16"/>
                <w:szCs w:val="16"/>
                <w:highlight w:val="cyan"/>
              </w:rPr>
            </w:pPr>
            <w:r>
              <w:rPr>
                <w:sz w:val="16"/>
                <w:szCs w:val="16"/>
                <w:highlight w:val="cyan"/>
              </w:rPr>
              <w:t xml:space="preserve">Ethernet </w:t>
            </w:r>
          </w:p>
        </w:tc>
      </w:tr>
      <w:tr w:rsidR="00A36A9F" w:rsidRPr="00A36A9F" w14:paraId="2A7E0560" w14:textId="77777777" w:rsidTr="0080512A">
        <w:trPr>
          <w:trHeight w:val="149"/>
        </w:trPr>
        <w:tc>
          <w:tcPr>
            <w:tcW w:w="3325" w:type="dxa"/>
            <w:noWrap/>
          </w:tcPr>
          <w:p w14:paraId="3FDE0D70" w14:textId="63A5C088" w:rsidR="00A36A9F" w:rsidRPr="00A36A9F" w:rsidRDefault="00A36A9F" w:rsidP="00A36A9F">
            <w:pPr>
              <w:keepNext/>
              <w:overflowPunct/>
              <w:autoSpaceDE/>
              <w:autoSpaceDN/>
              <w:adjustRightInd/>
              <w:textAlignment w:val="auto"/>
              <w:rPr>
                <w:sz w:val="16"/>
                <w:szCs w:val="16"/>
                <w:highlight w:val="cyan"/>
              </w:rPr>
            </w:pPr>
            <w:r w:rsidRPr="00A36A9F">
              <w:rPr>
                <w:sz w:val="16"/>
                <w:szCs w:val="16"/>
                <w:highlight w:val="cyan"/>
              </w:rPr>
              <w:t>BEC_StopToggle_Rqst_</w:t>
            </w:r>
            <w:r>
              <w:rPr>
                <w:sz w:val="16"/>
                <w:szCs w:val="16"/>
                <w:highlight w:val="cyan"/>
              </w:rPr>
              <w:t>FrontLeftDXP</w:t>
            </w:r>
          </w:p>
        </w:tc>
        <w:tc>
          <w:tcPr>
            <w:tcW w:w="2160" w:type="dxa"/>
          </w:tcPr>
          <w:p w14:paraId="44B6612F" w14:textId="468A9D79" w:rsidR="00A36A9F" w:rsidRPr="00A36A9F" w:rsidRDefault="00A36A9F" w:rsidP="00A36A9F">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23BB21FD" w14:textId="77777777" w:rsidR="00A36A9F" w:rsidRPr="00A36A9F" w:rsidRDefault="00A36A9F" w:rsidP="00A36A9F">
            <w:pPr>
              <w:keepNext/>
              <w:rPr>
                <w:sz w:val="16"/>
                <w:szCs w:val="16"/>
                <w:highlight w:val="cyan"/>
              </w:rPr>
            </w:pPr>
          </w:p>
        </w:tc>
        <w:tc>
          <w:tcPr>
            <w:tcW w:w="1530" w:type="dxa"/>
          </w:tcPr>
          <w:p w14:paraId="5D13BF8D" w14:textId="77777777" w:rsidR="00A36A9F" w:rsidRPr="00A36A9F" w:rsidRDefault="00A36A9F" w:rsidP="00A36A9F">
            <w:pPr>
              <w:keepNext/>
              <w:rPr>
                <w:sz w:val="16"/>
                <w:szCs w:val="16"/>
                <w:highlight w:val="cyan"/>
              </w:rPr>
            </w:pPr>
          </w:p>
        </w:tc>
        <w:tc>
          <w:tcPr>
            <w:tcW w:w="1386" w:type="dxa"/>
          </w:tcPr>
          <w:p w14:paraId="59A8597D" w14:textId="59430B6C" w:rsidR="00A36A9F" w:rsidRPr="00A36A9F" w:rsidRDefault="0025452B" w:rsidP="00A36A9F">
            <w:pPr>
              <w:keepNext/>
              <w:rPr>
                <w:sz w:val="16"/>
                <w:szCs w:val="16"/>
                <w:highlight w:val="cyan"/>
              </w:rPr>
            </w:pPr>
            <w:r>
              <w:rPr>
                <w:sz w:val="16"/>
                <w:szCs w:val="16"/>
                <w:highlight w:val="cyan"/>
              </w:rPr>
              <w:t xml:space="preserve">Ethernet </w:t>
            </w:r>
          </w:p>
        </w:tc>
      </w:tr>
      <w:tr w:rsidR="00A36A9F" w:rsidRPr="00A36A9F" w14:paraId="34216E33" w14:textId="77777777" w:rsidTr="0080512A">
        <w:trPr>
          <w:trHeight w:val="140"/>
        </w:trPr>
        <w:tc>
          <w:tcPr>
            <w:tcW w:w="3325" w:type="dxa"/>
            <w:noWrap/>
          </w:tcPr>
          <w:p w14:paraId="092A9F1E" w14:textId="6F857D05" w:rsidR="00A36A9F" w:rsidRPr="00A36A9F" w:rsidRDefault="00A36A9F" w:rsidP="00A36A9F">
            <w:pPr>
              <w:keepNext/>
              <w:overflowPunct/>
              <w:autoSpaceDE/>
              <w:autoSpaceDN/>
              <w:adjustRightInd/>
              <w:textAlignment w:val="auto"/>
              <w:rPr>
                <w:sz w:val="16"/>
                <w:szCs w:val="16"/>
                <w:highlight w:val="cyan"/>
              </w:rPr>
            </w:pPr>
            <w:r w:rsidRPr="00A36A9F">
              <w:rPr>
                <w:sz w:val="16"/>
                <w:szCs w:val="16"/>
                <w:highlight w:val="cyan"/>
              </w:rPr>
              <w:t>BEC_OpenClose_Rqst_</w:t>
            </w:r>
            <w:r>
              <w:rPr>
                <w:sz w:val="16"/>
                <w:szCs w:val="16"/>
                <w:highlight w:val="cyan"/>
              </w:rPr>
              <w:t>Front</w:t>
            </w:r>
            <w:r w:rsidRPr="00A36A9F">
              <w:rPr>
                <w:sz w:val="16"/>
                <w:szCs w:val="16"/>
                <w:highlight w:val="cyan"/>
              </w:rPr>
              <w:t>RightD</w:t>
            </w:r>
            <w:r>
              <w:rPr>
                <w:sz w:val="16"/>
                <w:szCs w:val="16"/>
                <w:highlight w:val="cyan"/>
              </w:rPr>
              <w:t>X</w:t>
            </w:r>
            <w:r w:rsidRPr="00A36A9F">
              <w:rPr>
                <w:sz w:val="16"/>
                <w:szCs w:val="16"/>
                <w:highlight w:val="cyan"/>
              </w:rPr>
              <w:t>P</w:t>
            </w:r>
          </w:p>
        </w:tc>
        <w:tc>
          <w:tcPr>
            <w:tcW w:w="2160" w:type="dxa"/>
          </w:tcPr>
          <w:p w14:paraId="4326EA6F" w14:textId="4EC7F73C" w:rsidR="00A36A9F" w:rsidRPr="00A36A9F" w:rsidRDefault="00A36A9F" w:rsidP="00A36A9F">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46FC886E" w14:textId="77777777" w:rsidR="00A36A9F" w:rsidRPr="00A36A9F" w:rsidRDefault="00A36A9F" w:rsidP="00A36A9F">
            <w:pPr>
              <w:keepNext/>
              <w:rPr>
                <w:sz w:val="16"/>
                <w:szCs w:val="16"/>
                <w:highlight w:val="cyan"/>
              </w:rPr>
            </w:pPr>
          </w:p>
        </w:tc>
        <w:tc>
          <w:tcPr>
            <w:tcW w:w="1530" w:type="dxa"/>
          </w:tcPr>
          <w:p w14:paraId="610AB136" w14:textId="77777777" w:rsidR="00A36A9F" w:rsidRPr="00A36A9F" w:rsidRDefault="00A36A9F" w:rsidP="00A36A9F">
            <w:pPr>
              <w:keepNext/>
              <w:rPr>
                <w:sz w:val="16"/>
                <w:szCs w:val="16"/>
                <w:highlight w:val="cyan"/>
              </w:rPr>
            </w:pPr>
          </w:p>
        </w:tc>
        <w:tc>
          <w:tcPr>
            <w:tcW w:w="1386" w:type="dxa"/>
          </w:tcPr>
          <w:p w14:paraId="723D48DE" w14:textId="7C1A206C" w:rsidR="00A36A9F" w:rsidRPr="00A36A9F" w:rsidRDefault="0025452B" w:rsidP="00A36A9F">
            <w:pPr>
              <w:keepNext/>
              <w:rPr>
                <w:sz w:val="16"/>
                <w:szCs w:val="16"/>
                <w:highlight w:val="cyan"/>
              </w:rPr>
            </w:pPr>
            <w:r>
              <w:rPr>
                <w:sz w:val="16"/>
                <w:szCs w:val="16"/>
                <w:highlight w:val="cyan"/>
              </w:rPr>
              <w:t xml:space="preserve">Ethernet </w:t>
            </w:r>
          </w:p>
        </w:tc>
      </w:tr>
      <w:tr w:rsidR="00A36A9F" w:rsidRPr="00A36A9F" w14:paraId="5286353F" w14:textId="77777777" w:rsidTr="0080512A">
        <w:trPr>
          <w:trHeight w:val="131"/>
        </w:trPr>
        <w:tc>
          <w:tcPr>
            <w:tcW w:w="3325" w:type="dxa"/>
            <w:noWrap/>
          </w:tcPr>
          <w:p w14:paraId="3C33441A" w14:textId="6F1A08F2" w:rsidR="00A36A9F" w:rsidRPr="00A36A9F" w:rsidRDefault="00A36A9F" w:rsidP="00A36A9F">
            <w:pPr>
              <w:keepNext/>
              <w:overflowPunct/>
              <w:autoSpaceDE/>
              <w:autoSpaceDN/>
              <w:adjustRightInd/>
              <w:textAlignment w:val="auto"/>
              <w:rPr>
                <w:sz w:val="16"/>
                <w:szCs w:val="16"/>
                <w:highlight w:val="cyan"/>
              </w:rPr>
            </w:pPr>
            <w:r w:rsidRPr="00A36A9F">
              <w:rPr>
                <w:sz w:val="16"/>
                <w:szCs w:val="16"/>
                <w:highlight w:val="cyan"/>
              </w:rPr>
              <w:t>BEC_StopToggle_Rqst_</w:t>
            </w:r>
            <w:r>
              <w:rPr>
                <w:sz w:val="16"/>
                <w:szCs w:val="16"/>
                <w:highlight w:val="cyan"/>
              </w:rPr>
              <w:t>Front</w:t>
            </w:r>
            <w:r w:rsidRPr="00A36A9F">
              <w:rPr>
                <w:sz w:val="16"/>
                <w:szCs w:val="16"/>
                <w:highlight w:val="cyan"/>
              </w:rPr>
              <w:t>RightD</w:t>
            </w:r>
            <w:r>
              <w:rPr>
                <w:sz w:val="16"/>
                <w:szCs w:val="16"/>
                <w:highlight w:val="cyan"/>
              </w:rPr>
              <w:t>X</w:t>
            </w:r>
            <w:r w:rsidRPr="00A36A9F">
              <w:rPr>
                <w:sz w:val="16"/>
                <w:szCs w:val="16"/>
                <w:highlight w:val="cyan"/>
              </w:rPr>
              <w:t>P</w:t>
            </w:r>
          </w:p>
        </w:tc>
        <w:tc>
          <w:tcPr>
            <w:tcW w:w="2160" w:type="dxa"/>
          </w:tcPr>
          <w:p w14:paraId="15C865E0" w14:textId="68648F30" w:rsidR="00A36A9F" w:rsidRPr="00A36A9F" w:rsidRDefault="00A36A9F" w:rsidP="00A36A9F">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43F90057" w14:textId="0D0A9344" w:rsidR="00A36A9F" w:rsidRPr="00A36A9F" w:rsidRDefault="00A36A9F" w:rsidP="00A36A9F">
            <w:pPr>
              <w:keepNext/>
              <w:rPr>
                <w:sz w:val="16"/>
                <w:szCs w:val="16"/>
                <w:highlight w:val="cyan"/>
              </w:rPr>
            </w:pPr>
          </w:p>
        </w:tc>
        <w:tc>
          <w:tcPr>
            <w:tcW w:w="1530" w:type="dxa"/>
          </w:tcPr>
          <w:p w14:paraId="428EEBC3" w14:textId="77777777" w:rsidR="00A36A9F" w:rsidRPr="00A36A9F" w:rsidRDefault="00A36A9F" w:rsidP="00A36A9F">
            <w:pPr>
              <w:keepNext/>
              <w:rPr>
                <w:sz w:val="16"/>
                <w:szCs w:val="16"/>
                <w:highlight w:val="cyan"/>
              </w:rPr>
            </w:pPr>
          </w:p>
        </w:tc>
        <w:tc>
          <w:tcPr>
            <w:tcW w:w="1386" w:type="dxa"/>
          </w:tcPr>
          <w:p w14:paraId="7FF76FBA" w14:textId="115AC88C" w:rsidR="00A36A9F" w:rsidRPr="00A36A9F" w:rsidRDefault="0025452B" w:rsidP="00A36A9F">
            <w:pPr>
              <w:keepNext/>
              <w:rPr>
                <w:sz w:val="16"/>
                <w:szCs w:val="16"/>
                <w:highlight w:val="cyan"/>
              </w:rPr>
            </w:pPr>
            <w:r>
              <w:rPr>
                <w:sz w:val="16"/>
                <w:szCs w:val="16"/>
                <w:highlight w:val="cyan"/>
              </w:rPr>
              <w:t xml:space="preserve">Ethernet </w:t>
            </w:r>
          </w:p>
        </w:tc>
      </w:tr>
      <w:tr w:rsidR="00A36A9F" w:rsidRPr="00A36A9F" w14:paraId="55922482" w14:textId="77777777" w:rsidTr="0080512A">
        <w:trPr>
          <w:trHeight w:val="113"/>
        </w:trPr>
        <w:tc>
          <w:tcPr>
            <w:tcW w:w="3325" w:type="dxa"/>
            <w:noWrap/>
          </w:tcPr>
          <w:p w14:paraId="2DE3ACDB" w14:textId="54D62DEA" w:rsidR="00A36A9F" w:rsidRPr="00A36A9F" w:rsidRDefault="00A36A9F" w:rsidP="00A36A9F">
            <w:pPr>
              <w:keepNext/>
              <w:overflowPunct/>
              <w:autoSpaceDE/>
              <w:autoSpaceDN/>
              <w:adjustRightInd/>
              <w:textAlignment w:val="auto"/>
              <w:rPr>
                <w:sz w:val="16"/>
                <w:szCs w:val="16"/>
                <w:highlight w:val="cyan"/>
              </w:rPr>
            </w:pPr>
            <w:r w:rsidRPr="00A36A9F">
              <w:rPr>
                <w:sz w:val="16"/>
                <w:szCs w:val="16"/>
                <w:highlight w:val="cyan"/>
              </w:rPr>
              <w:t>BEC_OpenClose_Rqst_</w:t>
            </w:r>
            <w:r>
              <w:rPr>
                <w:sz w:val="16"/>
                <w:szCs w:val="16"/>
                <w:highlight w:val="cyan"/>
              </w:rPr>
              <w:t>RearLeftDXP</w:t>
            </w:r>
          </w:p>
        </w:tc>
        <w:tc>
          <w:tcPr>
            <w:tcW w:w="2160" w:type="dxa"/>
          </w:tcPr>
          <w:p w14:paraId="126B1438" w14:textId="5303FEE2" w:rsidR="00A36A9F" w:rsidRPr="00A36A9F" w:rsidRDefault="00A36A9F" w:rsidP="00A36A9F">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30F366D6" w14:textId="77777777" w:rsidR="00A36A9F" w:rsidRPr="00A36A9F" w:rsidRDefault="00A36A9F" w:rsidP="00A36A9F">
            <w:pPr>
              <w:keepNext/>
              <w:rPr>
                <w:sz w:val="16"/>
                <w:szCs w:val="16"/>
                <w:highlight w:val="cyan"/>
              </w:rPr>
            </w:pPr>
          </w:p>
        </w:tc>
        <w:tc>
          <w:tcPr>
            <w:tcW w:w="1530" w:type="dxa"/>
          </w:tcPr>
          <w:p w14:paraId="04BCE5F4" w14:textId="77777777" w:rsidR="00A36A9F" w:rsidRPr="00A36A9F" w:rsidRDefault="00A36A9F" w:rsidP="00A36A9F">
            <w:pPr>
              <w:keepNext/>
              <w:rPr>
                <w:sz w:val="16"/>
                <w:szCs w:val="16"/>
                <w:highlight w:val="cyan"/>
              </w:rPr>
            </w:pPr>
          </w:p>
        </w:tc>
        <w:tc>
          <w:tcPr>
            <w:tcW w:w="1386" w:type="dxa"/>
          </w:tcPr>
          <w:p w14:paraId="5DCE7CAF" w14:textId="62CC5955" w:rsidR="00A36A9F" w:rsidRPr="00A36A9F" w:rsidRDefault="0025452B" w:rsidP="00A36A9F">
            <w:pPr>
              <w:keepNext/>
              <w:rPr>
                <w:sz w:val="16"/>
                <w:szCs w:val="16"/>
                <w:highlight w:val="cyan"/>
              </w:rPr>
            </w:pPr>
            <w:r>
              <w:rPr>
                <w:sz w:val="16"/>
                <w:szCs w:val="16"/>
                <w:highlight w:val="cyan"/>
              </w:rPr>
              <w:t xml:space="preserve">Ethernet </w:t>
            </w:r>
          </w:p>
        </w:tc>
      </w:tr>
      <w:tr w:rsidR="00A36A9F" w:rsidRPr="00A36A9F" w14:paraId="769374D0" w14:textId="77777777" w:rsidTr="0080512A">
        <w:trPr>
          <w:trHeight w:val="104"/>
        </w:trPr>
        <w:tc>
          <w:tcPr>
            <w:tcW w:w="3325" w:type="dxa"/>
            <w:noWrap/>
          </w:tcPr>
          <w:p w14:paraId="7A91DFAB" w14:textId="37AC498B" w:rsidR="00A36A9F" w:rsidRPr="00A36A9F" w:rsidRDefault="00A36A9F" w:rsidP="00A36A9F">
            <w:pPr>
              <w:keepNext/>
              <w:overflowPunct/>
              <w:autoSpaceDE/>
              <w:autoSpaceDN/>
              <w:adjustRightInd/>
              <w:textAlignment w:val="auto"/>
              <w:rPr>
                <w:sz w:val="16"/>
                <w:szCs w:val="16"/>
                <w:highlight w:val="cyan"/>
              </w:rPr>
            </w:pPr>
            <w:r w:rsidRPr="00A36A9F">
              <w:rPr>
                <w:sz w:val="16"/>
                <w:szCs w:val="16"/>
                <w:highlight w:val="cyan"/>
              </w:rPr>
              <w:t>BEC_StopToggle_Rqst_</w:t>
            </w:r>
            <w:r>
              <w:rPr>
                <w:sz w:val="16"/>
                <w:szCs w:val="16"/>
                <w:highlight w:val="cyan"/>
              </w:rPr>
              <w:t>RearLeftDXP</w:t>
            </w:r>
          </w:p>
        </w:tc>
        <w:tc>
          <w:tcPr>
            <w:tcW w:w="2160" w:type="dxa"/>
          </w:tcPr>
          <w:p w14:paraId="493E990F" w14:textId="5B560788" w:rsidR="00A36A9F" w:rsidRPr="00A36A9F" w:rsidRDefault="00A36A9F" w:rsidP="00A36A9F">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0182AAB2" w14:textId="77777777" w:rsidR="00A36A9F" w:rsidRPr="00A36A9F" w:rsidRDefault="00A36A9F" w:rsidP="00A36A9F">
            <w:pPr>
              <w:keepNext/>
              <w:rPr>
                <w:sz w:val="16"/>
                <w:szCs w:val="16"/>
                <w:highlight w:val="cyan"/>
              </w:rPr>
            </w:pPr>
          </w:p>
        </w:tc>
        <w:tc>
          <w:tcPr>
            <w:tcW w:w="1530" w:type="dxa"/>
          </w:tcPr>
          <w:p w14:paraId="0CDB24C4" w14:textId="77777777" w:rsidR="00A36A9F" w:rsidRPr="00A36A9F" w:rsidRDefault="00A36A9F" w:rsidP="00A36A9F">
            <w:pPr>
              <w:keepNext/>
              <w:rPr>
                <w:sz w:val="16"/>
                <w:szCs w:val="16"/>
                <w:highlight w:val="cyan"/>
              </w:rPr>
            </w:pPr>
          </w:p>
        </w:tc>
        <w:tc>
          <w:tcPr>
            <w:tcW w:w="1386" w:type="dxa"/>
          </w:tcPr>
          <w:p w14:paraId="4E1E2C39" w14:textId="548BEDBD" w:rsidR="00A36A9F" w:rsidRPr="00A36A9F" w:rsidRDefault="0025452B" w:rsidP="00A36A9F">
            <w:pPr>
              <w:keepNext/>
              <w:rPr>
                <w:sz w:val="16"/>
                <w:szCs w:val="16"/>
                <w:highlight w:val="cyan"/>
              </w:rPr>
            </w:pPr>
            <w:r>
              <w:rPr>
                <w:sz w:val="16"/>
                <w:szCs w:val="16"/>
                <w:highlight w:val="cyan"/>
              </w:rPr>
              <w:t xml:space="preserve">Ethernet </w:t>
            </w:r>
          </w:p>
        </w:tc>
      </w:tr>
      <w:tr w:rsidR="00A36A9F" w:rsidRPr="00A36A9F" w14:paraId="74282663" w14:textId="77777777" w:rsidTr="0080512A">
        <w:trPr>
          <w:trHeight w:val="86"/>
        </w:trPr>
        <w:tc>
          <w:tcPr>
            <w:tcW w:w="3325" w:type="dxa"/>
            <w:noWrap/>
          </w:tcPr>
          <w:p w14:paraId="122B3C73" w14:textId="678E23AC" w:rsidR="00A36A9F" w:rsidRPr="00A36A9F" w:rsidRDefault="00A36A9F" w:rsidP="00A36A9F">
            <w:pPr>
              <w:keepNext/>
              <w:overflowPunct/>
              <w:autoSpaceDE/>
              <w:autoSpaceDN/>
              <w:adjustRightInd/>
              <w:textAlignment w:val="auto"/>
              <w:rPr>
                <w:sz w:val="16"/>
                <w:szCs w:val="16"/>
                <w:highlight w:val="cyan"/>
              </w:rPr>
            </w:pPr>
            <w:r w:rsidRPr="00A36A9F">
              <w:rPr>
                <w:sz w:val="16"/>
                <w:szCs w:val="16"/>
                <w:highlight w:val="cyan"/>
              </w:rPr>
              <w:t>BEC_OpenClose_Rqst_</w:t>
            </w:r>
            <w:r>
              <w:rPr>
                <w:sz w:val="16"/>
                <w:szCs w:val="16"/>
                <w:highlight w:val="cyan"/>
              </w:rPr>
              <w:t>RearRightDXP</w:t>
            </w:r>
          </w:p>
        </w:tc>
        <w:tc>
          <w:tcPr>
            <w:tcW w:w="2160" w:type="dxa"/>
          </w:tcPr>
          <w:p w14:paraId="1FBAD5C8" w14:textId="0E6BC7AC" w:rsidR="00A36A9F" w:rsidRPr="00A36A9F" w:rsidRDefault="00A36A9F" w:rsidP="00A36A9F">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5DA81081" w14:textId="77777777" w:rsidR="00A36A9F" w:rsidRPr="00A36A9F" w:rsidRDefault="00A36A9F" w:rsidP="00A36A9F">
            <w:pPr>
              <w:keepNext/>
              <w:rPr>
                <w:sz w:val="16"/>
                <w:szCs w:val="16"/>
                <w:highlight w:val="cyan"/>
              </w:rPr>
            </w:pPr>
          </w:p>
        </w:tc>
        <w:tc>
          <w:tcPr>
            <w:tcW w:w="1530" w:type="dxa"/>
          </w:tcPr>
          <w:p w14:paraId="138DFD35" w14:textId="77777777" w:rsidR="00A36A9F" w:rsidRPr="00A36A9F" w:rsidRDefault="00A36A9F" w:rsidP="00A36A9F">
            <w:pPr>
              <w:keepNext/>
              <w:rPr>
                <w:sz w:val="16"/>
                <w:szCs w:val="16"/>
                <w:highlight w:val="cyan"/>
              </w:rPr>
            </w:pPr>
          </w:p>
        </w:tc>
        <w:tc>
          <w:tcPr>
            <w:tcW w:w="1386" w:type="dxa"/>
          </w:tcPr>
          <w:p w14:paraId="493793A6" w14:textId="172C6007" w:rsidR="00A36A9F" w:rsidRPr="00A36A9F" w:rsidRDefault="0025452B" w:rsidP="00A36A9F">
            <w:pPr>
              <w:keepNext/>
              <w:rPr>
                <w:sz w:val="16"/>
                <w:szCs w:val="16"/>
                <w:highlight w:val="cyan"/>
              </w:rPr>
            </w:pPr>
            <w:r>
              <w:rPr>
                <w:sz w:val="16"/>
                <w:szCs w:val="16"/>
                <w:highlight w:val="cyan"/>
              </w:rPr>
              <w:t xml:space="preserve">Ethernet </w:t>
            </w:r>
          </w:p>
        </w:tc>
      </w:tr>
      <w:tr w:rsidR="00A36A9F" w:rsidRPr="00A36A9F" w14:paraId="38873683" w14:textId="77777777" w:rsidTr="0080512A">
        <w:trPr>
          <w:trHeight w:val="158"/>
        </w:trPr>
        <w:tc>
          <w:tcPr>
            <w:tcW w:w="3325" w:type="dxa"/>
            <w:noWrap/>
          </w:tcPr>
          <w:p w14:paraId="2178B7F7" w14:textId="52FB76F1" w:rsidR="00A36A9F" w:rsidRPr="00A36A9F" w:rsidRDefault="00A36A9F" w:rsidP="00A36A9F">
            <w:pPr>
              <w:keepNext/>
              <w:overflowPunct/>
              <w:autoSpaceDE/>
              <w:autoSpaceDN/>
              <w:adjustRightInd/>
              <w:textAlignment w:val="auto"/>
              <w:rPr>
                <w:sz w:val="16"/>
                <w:szCs w:val="16"/>
                <w:highlight w:val="cyan"/>
              </w:rPr>
            </w:pPr>
            <w:r w:rsidRPr="00A36A9F">
              <w:rPr>
                <w:sz w:val="16"/>
                <w:szCs w:val="16"/>
                <w:highlight w:val="cyan"/>
              </w:rPr>
              <w:t>BEC_StopToggle_Rqst_</w:t>
            </w:r>
            <w:r>
              <w:rPr>
                <w:sz w:val="16"/>
                <w:szCs w:val="16"/>
                <w:highlight w:val="cyan"/>
              </w:rPr>
              <w:t>RearRightDXP</w:t>
            </w:r>
          </w:p>
        </w:tc>
        <w:tc>
          <w:tcPr>
            <w:tcW w:w="2160" w:type="dxa"/>
          </w:tcPr>
          <w:p w14:paraId="2F364910" w14:textId="57D7CE1A" w:rsidR="00A36A9F" w:rsidRPr="00A36A9F" w:rsidRDefault="00A36A9F" w:rsidP="00A36A9F">
            <w:pPr>
              <w:keepNext/>
              <w:rPr>
                <w:color w:val="000000" w:themeColor="text1"/>
                <w:sz w:val="16"/>
                <w:szCs w:val="16"/>
                <w:highlight w:val="cyan"/>
              </w:rPr>
            </w:pPr>
            <w:r w:rsidRPr="00A36A9F">
              <w:rPr>
                <w:color w:val="000000" w:themeColor="text1"/>
                <w:sz w:val="16"/>
                <w:szCs w:val="16"/>
                <w:highlight w:val="cyan"/>
              </w:rPr>
              <w:t>Same</w:t>
            </w:r>
          </w:p>
        </w:tc>
        <w:tc>
          <w:tcPr>
            <w:tcW w:w="1800" w:type="dxa"/>
          </w:tcPr>
          <w:p w14:paraId="509DA57B" w14:textId="77777777" w:rsidR="00A36A9F" w:rsidRPr="00A36A9F" w:rsidRDefault="00A36A9F" w:rsidP="00A36A9F">
            <w:pPr>
              <w:keepNext/>
              <w:rPr>
                <w:sz w:val="16"/>
                <w:szCs w:val="16"/>
                <w:highlight w:val="cyan"/>
              </w:rPr>
            </w:pPr>
          </w:p>
        </w:tc>
        <w:tc>
          <w:tcPr>
            <w:tcW w:w="1530" w:type="dxa"/>
          </w:tcPr>
          <w:p w14:paraId="4AE24224" w14:textId="77777777" w:rsidR="00A36A9F" w:rsidRPr="00A36A9F" w:rsidRDefault="00A36A9F" w:rsidP="00A36A9F">
            <w:pPr>
              <w:keepNext/>
              <w:rPr>
                <w:sz w:val="16"/>
                <w:szCs w:val="16"/>
                <w:highlight w:val="cyan"/>
              </w:rPr>
            </w:pPr>
          </w:p>
        </w:tc>
        <w:tc>
          <w:tcPr>
            <w:tcW w:w="1386" w:type="dxa"/>
          </w:tcPr>
          <w:p w14:paraId="65102C7A" w14:textId="1C6CA365" w:rsidR="00A36A9F" w:rsidRPr="00A36A9F" w:rsidRDefault="0025452B" w:rsidP="00A36A9F">
            <w:pPr>
              <w:keepNext/>
              <w:rPr>
                <w:sz w:val="16"/>
                <w:szCs w:val="16"/>
                <w:highlight w:val="cyan"/>
              </w:rPr>
            </w:pPr>
            <w:r>
              <w:rPr>
                <w:sz w:val="16"/>
                <w:szCs w:val="16"/>
                <w:highlight w:val="cyan"/>
              </w:rPr>
              <w:t xml:space="preserve">Ethernet </w:t>
            </w:r>
          </w:p>
        </w:tc>
      </w:tr>
      <w:tr w:rsidR="00A36A9F" w:rsidRPr="00FA1995" w14:paraId="494CDF08" w14:textId="77777777" w:rsidTr="00B13783">
        <w:trPr>
          <w:trHeight w:val="143"/>
        </w:trPr>
        <w:tc>
          <w:tcPr>
            <w:tcW w:w="3325" w:type="dxa"/>
            <w:noWrap/>
          </w:tcPr>
          <w:p w14:paraId="5F72AB7E" w14:textId="7E1C0A0B" w:rsidR="00A36A9F" w:rsidRPr="00FA1995" w:rsidRDefault="00A36A9F" w:rsidP="00A36A9F">
            <w:pPr>
              <w:keepNext/>
              <w:overflowPunct/>
              <w:autoSpaceDE/>
              <w:autoSpaceDN/>
              <w:adjustRightInd/>
              <w:textAlignment w:val="auto"/>
              <w:rPr>
                <w:sz w:val="16"/>
                <w:szCs w:val="16"/>
                <w:highlight w:val="cyan"/>
              </w:rPr>
            </w:pPr>
            <w:r w:rsidRPr="00FA1995">
              <w:rPr>
                <w:sz w:val="16"/>
                <w:szCs w:val="16"/>
                <w:highlight w:val="cyan"/>
              </w:rPr>
              <w:t>SOA_PLG_Stat</w:t>
            </w:r>
          </w:p>
        </w:tc>
        <w:tc>
          <w:tcPr>
            <w:tcW w:w="2160" w:type="dxa"/>
          </w:tcPr>
          <w:p w14:paraId="7FD41B9B" w14:textId="77777777" w:rsidR="00A36A9F" w:rsidRPr="00FA1995" w:rsidRDefault="00A36A9F" w:rsidP="00A36A9F">
            <w:pPr>
              <w:keepNext/>
              <w:rPr>
                <w:color w:val="000000" w:themeColor="text1"/>
                <w:sz w:val="16"/>
                <w:szCs w:val="16"/>
                <w:highlight w:val="cyan"/>
              </w:rPr>
            </w:pPr>
            <w:r w:rsidRPr="00FA1995">
              <w:rPr>
                <w:color w:val="000000" w:themeColor="text1"/>
                <w:sz w:val="16"/>
                <w:szCs w:val="16"/>
                <w:highlight w:val="cyan"/>
              </w:rPr>
              <w:t>ClsrOprtSrvc_D_Arb</w:t>
            </w:r>
          </w:p>
          <w:p w14:paraId="0733FB21" w14:textId="77777777" w:rsidR="00A36A9F" w:rsidRPr="00FA1995" w:rsidRDefault="00A36A9F" w:rsidP="00A36A9F">
            <w:pPr>
              <w:keepNext/>
              <w:rPr>
                <w:color w:val="000000" w:themeColor="text1"/>
                <w:sz w:val="16"/>
                <w:szCs w:val="16"/>
                <w:highlight w:val="cyan"/>
              </w:rPr>
            </w:pPr>
            <w:r w:rsidRPr="00FA1995">
              <w:rPr>
                <w:color w:val="000000" w:themeColor="text1"/>
                <w:sz w:val="16"/>
                <w:szCs w:val="16"/>
                <w:highlight w:val="cyan"/>
              </w:rPr>
              <w:t>ClsrOprtSrvcId_No_Actl</w:t>
            </w:r>
          </w:p>
          <w:p w14:paraId="7035D12A" w14:textId="77777777" w:rsidR="00A36A9F" w:rsidRPr="00FA1995" w:rsidRDefault="00A36A9F" w:rsidP="00A36A9F">
            <w:pPr>
              <w:keepNext/>
              <w:rPr>
                <w:color w:val="000000" w:themeColor="text1"/>
                <w:sz w:val="16"/>
                <w:szCs w:val="16"/>
                <w:highlight w:val="cyan"/>
              </w:rPr>
            </w:pPr>
            <w:r w:rsidRPr="00FA1995">
              <w:rPr>
                <w:color w:val="000000" w:themeColor="text1"/>
                <w:sz w:val="16"/>
                <w:szCs w:val="16"/>
                <w:highlight w:val="cyan"/>
              </w:rPr>
              <w:t>ClsrOprtSrvc_D_Res</w:t>
            </w:r>
          </w:p>
          <w:p w14:paraId="5BA63097" w14:textId="77777777" w:rsidR="00A36A9F" w:rsidRPr="00FA1995" w:rsidRDefault="00A36A9F" w:rsidP="00A36A9F">
            <w:pPr>
              <w:keepNext/>
              <w:rPr>
                <w:color w:val="000000" w:themeColor="text1"/>
                <w:sz w:val="16"/>
                <w:szCs w:val="16"/>
                <w:highlight w:val="cyan"/>
              </w:rPr>
            </w:pPr>
            <w:r w:rsidRPr="00FA1995">
              <w:rPr>
                <w:color w:val="000000" w:themeColor="text1"/>
                <w:sz w:val="16"/>
                <w:szCs w:val="16"/>
                <w:highlight w:val="cyan"/>
              </w:rPr>
              <w:t>LckUnlckSrvc_D_Arb</w:t>
            </w:r>
          </w:p>
          <w:p w14:paraId="11A30645" w14:textId="77777777" w:rsidR="00A36A9F" w:rsidRPr="00FA1995" w:rsidRDefault="00A36A9F" w:rsidP="00A36A9F">
            <w:pPr>
              <w:keepNext/>
              <w:rPr>
                <w:color w:val="000000" w:themeColor="text1"/>
                <w:sz w:val="16"/>
                <w:szCs w:val="16"/>
                <w:highlight w:val="cyan"/>
              </w:rPr>
            </w:pPr>
            <w:r w:rsidRPr="00FA1995">
              <w:rPr>
                <w:color w:val="000000" w:themeColor="text1"/>
                <w:sz w:val="16"/>
                <w:szCs w:val="16"/>
                <w:highlight w:val="cyan"/>
              </w:rPr>
              <w:t>LckUnlckSrvcId_No_Actl</w:t>
            </w:r>
          </w:p>
          <w:p w14:paraId="20704EC0" w14:textId="363450BF" w:rsidR="00A36A9F" w:rsidRPr="00FA1995" w:rsidRDefault="00A36A9F" w:rsidP="00A36A9F">
            <w:pPr>
              <w:keepNext/>
              <w:rPr>
                <w:color w:val="000000" w:themeColor="text1"/>
                <w:sz w:val="16"/>
                <w:szCs w:val="16"/>
                <w:highlight w:val="cyan"/>
              </w:rPr>
            </w:pPr>
            <w:r w:rsidRPr="00FA1995">
              <w:rPr>
                <w:color w:val="000000" w:themeColor="text1"/>
                <w:sz w:val="16"/>
                <w:szCs w:val="16"/>
                <w:highlight w:val="cyan"/>
              </w:rPr>
              <w:t>LckUnlckSrvc_D_Res</w:t>
            </w:r>
          </w:p>
        </w:tc>
        <w:tc>
          <w:tcPr>
            <w:tcW w:w="1800" w:type="dxa"/>
          </w:tcPr>
          <w:p w14:paraId="0F89D1ED" w14:textId="77777777" w:rsidR="00A36A9F" w:rsidRPr="00FA1995" w:rsidRDefault="00A36A9F" w:rsidP="00A36A9F">
            <w:pPr>
              <w:keepNext/>
              <w:rPr>
                <w:sz w:val="16"/>
                <w:szCs w:val="16"/>
                <w:highlight w:val="cyan"/>
              </w:rPr>
            </w:pPr>
          </w:p>
        </w:tc>
        <w:tc>
          <w:tcPr>
            <w:tcW w:w="1530" w:type="dxa"/>
          </w:tcPr>
          <w:p w14:paraId="35473116" w14:textId="77777777" w:rsidR="00A36A9F" w:rsidRPr="00FA1995" w:rsidRDefault="00A36A9F" w:rsidP="00A36A9F">
            <w:pPr>
              <w:keepNext/>
              <w:rPr>
                <w:sz w:val="16"/>
                <w:szCs w:val="16"/>
                <w:highlight w:val="cyan"/>
              </w:rPr>
            </w:pPr>
          </w:p>
        </w:tc>
        <w:tc>
          <w:tcPr>
            <w:tcW w:w="1386" w:type="dxa"/>
          </w:tcPr>
          <w:p w14:paraId="0732F77B" w14:textId="5995C0D7" w:rsidR="00A36A9F" w:rsidRPr="00FA1995" w:rsidRDefault="00532550" w:rsidP="00A36A9F">
            <w:pPr>
              <w:keepNext/>
              <w:rPr>
                <w:sz w:val="16"/>
                <w:szCs w:val="16"/>
                <w:highlight w:val="cyan"/>
              </w:rPr>
            </w:pPr>
            <w:r>
              <w:rPr>
                <w:sz w:val="16"/>
                <w:szCs w:val="16"/>
                <w:highlight w:val="cyan"/>
              </w:rPr>
              <w:t xml:space="preserve">FD1 </w:t>
            </w:r>
            <w:r w:rsidR="00A36A9F" w:rsidRPr="00FA1995">
              <w:rPr>
                <w:sz w:val="16"/>
                <w:szCs w:val="16"/>
                <w:highlight w:val="cyan"/>
              </w:rPr>
              <w:t>CAN</w:t>
            </w:r>
          </w:p>
        </w:tc>
      </w:tr>
    </w:tbl>
    <w:p w14:paraId="25151C56" w14:textId="77777777" w:rsidR="006F24A9" w:rsidRPr="00702453" w:rsidRDefault="006F24A9" w:rsidP="006F24A9">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rsidRPr="00702453">
        <w:t xml:space="preserve">: </w:t>
      </w:r>
      <w:r>
        <w:t>Input Signal mappings of Function</w:t>
      </w:r>
    </w:p>
    <w:p w14:paraId="35ECCE55" w14:textId="77777777" w:rsidR="006F24A9" w:rsidRDefault="006F24A9" w:rsidP="006F24A9">
      <w:pPr>
        <w:rPr>
          <w:lang w:val="en-GB"/>
        </w:rPr>
      </w:pPr>
    </w:p>
    <w:p w14:paraId="58B46A78" w14:textId="77777777" w:rsidR="006F24A9" w:rsidRDefault="006F24A9" w:rsidP="006F24A9">
      <w:pPr>
        <w:pStyle w:val="Heading6"/>
        <w:rPr>
          <w:lang w:val="en-GB"/>
        </w:rPr>
      </w:pPr>
      <w:r>
        <w:rPr>
          <w:lang w:val="en-GB"/>
        </w:rPr>
        <w:t>Output</w:t>
      </w:r>
      <w:r w:rsidRPr="002824C9">
        <w:rPr>
          <w:lang w:val="en-GB"/>
        </w:rPr>
        <w:t>s</w:t>
      </w:r>
    </w:p>
    <w:p w14:paraId="1C656466" w14:textId="77777777" w:rsidR="006F24A9" w:rsidRDefault="006F24A9" w:rsidP="006F24A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5"/>
        <w:gridCol w:w="2250"/>
        <w:gridCol w:w="1800"/>
        <w:gridCol w:w="1440"/>
        <w:gridCol w:w="1476"/>
      </w:tblGrid>
      <w:tr w:rsidR="006F24A9" w:rsidRPr="00E54DEA" w14:paraId="29B73A12" w14:textId="77777777" w:rsidTr="006F24A9">
        <w:trPr>
          <w:trHeight w:val="173"/>
        </w:trPr>
        <w:tc>
          <w:tcPr>
            <w:tcW w:w="3235" w:type="dxa"/>
            <w:shd w:val="clear" w:color="auto" w:fill="D9D9D9" w:themeFill="background1" w:themeFillShade="D9"/>
            <w:noWrap/>
            <w:hideMark/>
          </w:tcPr>
          <w:p w14:paraId="78C9589F" w14:textId="77777777" w:rsidR="006F24A9" w:rsidRPr="00E54DEA" w:rsidRDefault="006F24A9" w:rsidP="00B13783">
            <w:pPr>
              <w:keepNext/>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5F59B51C"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00" w:type="dxa"/>
            <w:shd w:val="clear" w:color="auto" w:fill="D9D9D9" w:themeFill="background1" w:themeFillShade="D9"/>
          </w:tcPr>
          <w:p w14:paraId="0F85DC00"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Mapping Details</w:t>
            </w:r>
          </w:p>
          <w:p w14:paraId="1D55A3E6" w14:textId="77777777" w:rsidR="006F24A9" w:rsidRPr="001321BD" w:rsidRDefault="006F24A9" w:rsidP="00B13783">
            <w:pPr>
              <w:keepNext/>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440" w:type="dxa"/>
            <w:shd w:val="clear" w:color="auto" w:fill="D9D9D9" w:themeFill="background1" w:themeFillShade="D9"/>
          </w:tcPr>
          <w:p w14:paraId="797D755C"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476" w:type="dxa"/>
            <w:shd w:val="clear" w:color="auto" w:fill="D9D9D9" w:themeFill="background1" w:themeFillShade="D9"/>
          </w:tcPr>
          <w:p w14:paraId="5D0C3D36"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Connection</w:t>
            </w:r>
          </w:p>
          <w:p w14:paraId="399524F2" w14:textId="77777777" w:rsidR="006F24A9" w:rsidRDefault="006F24A9" w:rsidP="00B13783">
            <w:pPr>
              <w:keepNext/>
              <w:overflowPunct/>
              <w:autoSpaceDE/>
              <w:autoSpaceDN/>
              <w:adjustRightInd/>
              <w:textAlignment w:val="auto"/>
              <w:rPr>
                <w:rFonts w:cs="Arial"/>
                <w:b/>
                <w:bCs/>
                <w:color w:val="000000"/>
              </w:rPr>
            </w:pPr>
            <w:r w:rsidRPr="001321BD">
              <w:rPr>
                <w:i/>
              </w:rPr>
              <w:t>(Optional)</w:t>
            </w:r>
          </w:p>
        </w:tc>
      </w:tr>
      <w:tr w:rsidR="006F24A9" w:rsidRPr="00890B1D" w14:paraId="5BA5F52C" w14:textId="77777777" w:rsidTr="006F24A9">
        <w:trPr>
          <w:trHeight w:val="143"/>
        </w:trPr>
        <w:tc>
          <w:tcPr>
            <w:tcW w:w="3235" w:type="dxa"/>
            <w:noWrap/>
          </w:tcPr>
          <w:p w14:paraId="47B8495D" w14:textId="683416A2" w:rsidR="006F24A9" w:rsidRPr="002E2D47" w:rsidRDefault="006F24A9" w:rsidP="00B13783">
            <w:pPr>
              <w:keepNext/>
              <w:overflowPunct/>
              <w:autoSpaceDE/>
              <w:autoSpaceDN/>
              <w:adjustRightInd/>
              <w:textAlignment w:val="auto"/>
              <w:rPr>
                <w:sz w:val="16"/>
                <w:szCs w:val="16"/>
                <w:highlight w:val="cyan"/>
              </w:rPr>
            </w:pPr>
            <w:r w:rsidRPr="002E2D47">
              <w:rPr>
                <w:sz w:val="16"/>
                <w:szCs w:val="16"/>
                <w:highlight w:val="cyan"/>
              </w:rPr>
              <w:t>SOA_PLG_Rqst</w:t>
            </w:r>
          </w:p>
        </w:tc>
        <w:tc>
          <w:tcPr>
            <w:tcW w:w="2250" w:type="dxa"/>
          </w:tcPr>
          <w:p w14:paraId="2B6F68BE" w14:textId="77777777" w:rsidR="006F24A9" w:rsidRPr="002E2D47" w:rsidRDefault="006F24A9" w:rsidP="006F24A9">
            <w:pPr>
              <w:keepNext/>
              <w:rPr>
                <w:color w:val="000000" w:themeColor="text1"/>
                <w:sz w:val="16"/>
                <w:szCs w:val="16"/>
                <w:highlight w:val="cyan"/>
              </w:rPr>
            </w:pPr>
            <w:r w:rsidRPr="002E2D47">
              <w:rPr>
                <w:color w:val="000000" w:themeColor="text1"/>
                <w:sz w:val="16"/>
                <w:szCs w:val="16"/>
                <w:highlight w:val="cyan"/>
              </w:rPr>
              <w:t>ClsrOprtPrxmChk_D_Stat</w:t>
            </w:r>
          </w:p>
          <w:p w14:paraId="6C121979" w14:textId="77777777" w:rsidR="006F24A9" w:rsidRPr="002E2D47" w:rsidRDefault="006F24A9" w:rsidP="006F24A9">
            <w:pPr>
              <w:keepNext/>
              <w:rPr>
                <w:color w:val="000000" w:themeColor="text1"/>
                <w:sz w:val="16"/>
                <w:szCs w:val="16"/>
                <w:highlight w:val="cyan"/>
              </w:rPr>
            </w:pPr>
            <w:r w:rsidRPr="002E2D47">
              <w:rPr>
                <w:color w:val="000000" w:themeColor="text1"/>
                <w:sz w:val="16"/>
                <w:szCs w:val="16"/>
                <w:highlight w:val="cyan"/>
              </w:rPr>
              <w:t>ClsrOprtSrvcId_No_Rq</w:t>
            </w:r>
          </w:p>
          <w:p w14:paraId="0D68345A" w14:textId="77777777" w:rsidR="006F24A9" w:rsidRPr="002E2D47" w:rsidRDefault="006F24A9" w:rsidP="006F24A9">
            <w:pPr>
              <w:keepNext/>
              <w:rPr>
                <w:color w:val="000000" w:themeColor="text1"/>
                <w:sz w:val="16"/>
                <w:szCs w:val="16"/>
                <w:highlight w:val="cyan"/>
              </w:rPr>
            </w:pPr>
            <w:r w:rsidRPr="002E2D47">
              <w:rPr>
                <w:color w:val="000000" w:themeColor="text1"/>
                <w:sz w:val="16"/>
                <w:szCs w:val="16"/>
                <w:highlight w:val="cyan"/>
              </w:rPr>
              <w:t>ClsrOprtSrvcSrc_B_Rq</w:t>
            </w:r>
          </w:p>
          <w:p w14:paraId="71AD2673" w14:textId="77777777" w:rsidR="006F24A9" w:rsidRPr="002E2D47" w:rsidRDefault="006F24A9" w:rsidP="006F24A9">
            <w:pPr>
              <w:keepNext/>
              <w:rPr>
                <w:color w:val="000000" w:themeColor="text1"/>
                <w:sz w:val="16"/>
                <w:szCs w:val="16"/>
                <w:highlight w:val="cyan"/>
              </w:rPr>
            </w:pPr>
            <w:r w:rsidRPr="002E2D47">
              <w:rPr>
                <w:color w:val="000000" w:themeColor="text1"/>
                <w:sz w:val="16"/>
                <w:szCs w:val="16"/>
                <w:highlight w:val="cyan"/>
              </w:rPr>
              <w:t>ClsrOprtSrvc_D_Rq</w:t>
            </w:r>
          </w:p>
          <w:p w14:paraId="1AA90E1A" w14:textId="77777777" w:rsidR="006F24A9" w:rsidRPr="002E2D47" w:rsidRDefault="006F24A9" w:rsidP="006F24A9">
            <w:pPr>
              <w:keepNext/>
              <w:rPr>
                <w:color w:val="000000" w:themeColor="text1"/>
                <w:sz w:val="16"/>
                <w:szCs w:val="16"/>
                <w:highlight w:val="cyan"/>
              </w:rPr>
            </w:pPr>
            <w:r w:rsidRPr="002E2D47">
              <w:rPr>
                <w:color w:val="000000" w:themeColor="text1"/>
                <w:sz w:val="16"/>
                <w:szCs w:val="16"/>
                <w:highlight w:val="cyan"/>
              </w:rPr>
              <w:t>ClsrOprtSrvcType_B_Rq</w:t>
            </w:r>
          </w:p>
          <w:p w14:paraId="628ECCE4" w14:textId="77777777" w:rsidR="006F24A9" w:rsidRPr="002E2D47" w:rsidRDefault="006F24A9" w:rsidP="006F24A9">
            <w:pPr>
              <w:keepNext/>
              <w:rPr>
                <w:color w:val="000000" w:themeColor="text1"/>
                <w:sz w:val="16"/>
                <w:szCs w:val="16"/>
                <w:highlight w:val="cyan"/>
              </w:rPr>
            </w:pPr>
            <w:r w:rsidRPr="002E2D47">
              <w:rPr>
                <w:color w:val="000000" w:themeColor="text1"/>
                <w:sz w:val="16"/>
                <w:szCs w:val="16"/>
                <w:highlight w:val="cyan"/>
              </w:rPr>
              <w:t>LckUnlckSrvcId_No_Rq</w:t>
            </w:r>
          </w:p>
          <w:p w14:paraId="1B5731AE" w14:textId="77777777" w:rsidR="006F24A9" w:rsidRPr="002E2D47" w:rsidRDefault="006F24A9" w:rsidP="006F24A9">
            <w:pPr>
              <w:keepNext/>
              <w:rPr>
                <w:color w:val="000000" w:themeColor="text1"/>
                <w:sz w:val="16"/>
                <w:szCs w:val="16"/>
                <w:highlight w:val="cyan"/>
              </w:rPr>
            </w:pPr>
            <w:r w:rsidRPr="002E2D47">
              <w:rPr>
                <w:color w:val="000000" w:themeColor="text1"/>
                <w:sz w:val="16"/>
                <w:szCs w:val="16"/>
                <w:highlight w:val="cyan"/>
              </w:rPr>
              <w:t>LckUnlckSrvcSrc_B_Rq</w:t>
            </w:r>
          </w:p>
          <w:p w14:paraId="7B19946F" w14:textId="77777777" w:rsidR="006F24A9" w:rsidRPr="002E2D47" w:rsidRDefault="006F24A9" w:rsidP="006F24A9">
            <w:pPr>
              <w:keepNext/>
              <w:rPr>
                <w:color w:val="000000" w:themeColor="text1"/>
                <w:sz w:val="16"/>
                <w:szCs w:val="16"/>
                <w:highlight w:val="cyan"/>
              </w:rPr>
            </w:pPr>
            <w:r w:rsidRPr="002E2D47">
              <w:rPr>
                <w:color w:val="000000" w:themeColor="text1"/>
                <w:sz w:val="16"/>
                <w:szCs w:val="16"/>
                <w:highlight w:val="cyan"/>
              </w:rPr>
              <w:t>LckUnlckSrvc_D_Rq</w:t>
            </w:r>
          </w:p>
          <w:p w14:paraId="0B022E47" w14:textId="1F605752" w:rsidR="006F24A9" w:rsidRPr="002E2D47" w:rsidRDefault="006F24A9" w:rsidP="006F24A9">
            <w:pPr>
              <w:keepNext/>
              <w:rPr>
                <w:color w:val="000000" w:themeColor="text1"/>
                <w:sz w:val="16"/>
                <w:szCs w:val="16"/>
                <w:highlight w:val="cyan"/>
              </w:rPr>
            </w:pPr>
            <w:r w:rsidRPr="002E2D47">
              <w:rPr>
                <w:color w:val="000000" w:themeColor="text1"/>
                <w:sz w:val="16"/>
                <w:szCs w:val="16"/>
                <w:highlight w:val="cyan"/>
              </w:rPr>
              <w:t>LckUnlckSrvcType_B_Rq</w:t>
            </w:r>
          </w:p>
        </w:tc>
        <w:tc>
          <w:tcPr>
            <w:tcW w:w="1800" w:type="dxa"/>
          </w:tcPr>
          <w:p w14:paraId="6DB612F6" w14:textId="77777777" w:rsidR="006F24A9" w:rsidRPr="002E2D47" w:rsidRDefault="006F24A9" w:rsidP="00B13783">
            <w:pPr>
              <w:keepNext/>
              <w:rPr>
                <w:sz w:val="16"/>
                <w:szCs w:val="16"/>
                <w:highlight w:val="cyan"/>
              </w:rPr>
            </w:pPr>
          </w:p>
        </w:tc>
        <w:tc>
          <w:tcPr>
            <w:tcW w:w="1440" w:type="dxa"/>
          </w:tcPr>
          <w:p w14:paraId="7D0257E8" w14:textId="77777777" w:rsidR="006F24A9" w:rsidRPr="002E2D47" w:rsidRDefault="006F24A9" w:rsidP="00B13783">
            <w:pPr>
              <w:keepNext/>
              <w:rPr>
                <w:sz w:val="16"/>
                <w:szCs w:val="16"/>
                <w:highlight w:val="cyan"/>
              </w:rPr>
            </w:pPr>
          </w:p>
        </w:tc>
        <w:tc>
          <w:tcPr>
            <w:tcW w:w="1476" w:type="dxa"/>
          </w:tcPr>
          <w:p w14:paraId="5DF358E3" w14:textId="1C15475D" w:rsidR="006F24A9" w:rsidRPr="00890B1D" w:rsidRDefault="006F563D" w:rsidP="00B13783">
            <w:pPr>
              <w:keepNext/>
              <w:rPr>
                <w:sz w:val="16"/>
                <w:szCs w:val="16"/>
              </w:rPr>
            </w:pPr>
            <w:r>
              <w:rPr>
                <w:sz w:val="16"/>
                <w:szCs w:val="16"/>
                <w:highlight w:val="cyan"/>
              </w:rPr>
              <w:t xml:space="preserve">FD1 </w:t>
            </w:r>
            <w:r w:rsidRPr="00FA1995">
              <w:rPr>
                <w:sz w:val="16"/>
                <w:szCs w:val="16"/>
                <w:highlight w:val="cyan"/>
              </w:rPr>
              <w:t>CAN</w:t>
            </w:r>
          </w:p>
        </w:tc>
      </w:tr>
    </w:tbl>
    <w:p w14:paraId="08BB8ABB" w14:textId="77777777" w:rsidR="006F24A9" w:rsidRPr="00702453" w:rsidRDefault="006F24A9" w:rsidP="006F24A9">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rsidRPr="00702453">
        <w:t xml:space="preserve">: </w:t>
      </w:r>
      <w:r>
        <w:t>Output Signal mappings of Function</w:t>
      </w:r>
    </w:p>
    <w:p w14:paraId="1DC5D112" w14:textId="77777777" w:rsidR="006F24A9" w:rsidRDefault="006F24A9" w:rsidP="006F24A9">
      <w:pPr>
        <w:rPr>
          <w:lang w:val="en-GB"/>
        </w:rPr>
      </w:pPr>
    </w:p>
    <w:p w14:paraId="48F26EAA" w14:textId="77777777" w:rsidR="006F24A9" w:rsidRDefault="006F24A9" w:rsidP="006F24A9">
      <w:pPr>
        <w:pStyle w:val="Heading6"/>
      </w:pPr>
      <w:r>
        <w:t>Parameters</w:t>
      </w:r>
    </w:p>
    <w:p w14:paraId="178C4268" w14:textId="77777777" w:rsidR="006F24A9" w:rsidRPr="00A57D05" w:rsidRDefault="006F24A9" w:rsidP="006F24A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F24A9" w:rsidRPr="00E54DEA" w14:paraId="669D1352" w14:textId="77777777" w:rsidTr="00B13783">
        <w:trPr>
          <w:trHeight w:val="161"/>
        </w:trPr>
        <w:tc>
          <w:tcPr>
            <w:tcW w:w="1838" w:type="dxa"/>
            <w:shd w:val="clear" w:color="auto" w:fill="D9D9D9" w:themeFill="background1" w:themeFillShade="D9"/>
            <w:noWrap/>
            <w:hideMark/>
          </w:tcPr>
          <w:p w14:paraId="7ADC50AA" w14:textId="77777777" w:rsidR="006F24A9" w:rsidRPr="00E54DEA" w:rsidRDefault="006F24A9" w:rsidP="00B13783">
            <w:pPr>
              <w:keepNext/>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10F957F"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DE72032"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6CB1022" w14:textId="77777777" w:rsidR="006F24A9" w:rsidRPr="00E54DEA" w:rsidRDefault="006F24A9" w:rsidP="00B13783">
            <w:pPr>
              <w:keepNext/>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736A677" w14:textId="77777777" w:rsidR="006F24A9" w:rsidRDefault="006F24A9" w:rsidP="00B13783">
            <w:pPr>
              <w:keepNext/>
              <w:overflowPunct/>
              <w:autoSpaceDE/>
              <w:autoSpaceDN/>
              <w:adjustRightInd/>
              <w:textAlignment w:val="auto"/>
              <w:rPr>
                <w:rFonts w:cs="Arial"/>
                <w:b/>
                <w:bCs/>
                <w:color w:val="000000"/>
              </w:rPr>
            </w:pPr>
            <w:r>
              <w:rPr>
                <w:rFonts w:cs="Arial"/>
                <w:b/>
                <w:bCs/>
                <w:color w:val="000000"/>
              </w:rPr>
              <w:t>Method Details</w:t>
            </w:r>
          </w:p>
        </w:tc>
      </w:tr>
      <w:tr w:rsidR="006F24A9" w:rsidRPr="003F473D" w14:paraId="5C334CE0" w14:textId="77777777" w:rsidTr="00B13783">
        <w:trPr>
          <w:trHeight w:val="70"/>
        </w:trPr>
        <w:tc>
          <w:tcPr>
            <w:tcW w:w="1838" w:type="dxa"/>
            <w:noWrap/>
          </w:tcPr>
          <w:p w14:paraId="32FB26CD" w14:textId="77777777" w:rsidR="006F24A9" w:rsidRPr="00D20BE7" w:rsidRDefault="006F24A9" w:rsidP="00B13783">
            <w:pPr>
              <w:keepNext/>
              <w:overflowPunct/>
              <w:autoSpaceDE/>
              <w:autoSpaceDN/>
              <w:adjustRightInd/>
              <w:textAlignment w:val="auto"/>
              <w:rPr>
                <w:color w:val="000000" w:themeColor="text1"/>
                <w:sz w:val="18"/>
              </w:rPr>
            </w:pPr>
          </w:p>
        </w:tc>
        <w:tc>
          <w:tcPr>
            <w:tcW w:w="1843" w:type="dxa"/>
          </w:tcPr>
          <w:p w14:paraId="680C6388" w14:textId="77777777" w:rsidR="006F24A9" w:rsidRPr="00D20BE7" w:rsidRDefault="006F24A9" w:rsidP="00B13783">
            <w:pPr>
              <w:keepNext/>
              <w:rPr>
                <w:color w:val="000000" w:themeColor="text1"/>
                <w:sz w:val="18"/>
              </w:rPr>
            </w:pPr>
          </w:p>
        </w:tc>
        <w:tc>
          <w:tcPr>
            <w:tcW w:w="1701" w:type="dxa"/>
          </w:tcPr>
          <w:p w14:paraId="3E53492C" w14:textId="77777777" w:rsidR="006F24A9" w:rsidRPr="00D20BE7" w:rsidRDefault="006F24A9" w:rsidP="00B13783">
            <w:pPr>
              <w:keepNext/>
              <w:rPr>
                <w:sz w:val="18"/>
              </w:rPr>
            </w:pPr>
          </w:p>
        </w:tc>
        <w:tc>
          <w:tcPr>
            <w:tcW w:w="1417" w:type="dxa"/>
            <w:noWrap/>
          </w:tcPr>
          <w:p w14:paraId="1C2B04FD" w14:textId="77777777" w:rsidR="006F24A9" w:rsidRPr="00D20BE7" w:rsidRDefault="006F24A9" w:rsidP="00B13783">
            <w:pPr>
              <w:keepNext/>
              <w:rPr>
                <w:color w:val="000000" w:themeColor="text1"/>
                <w:sz w:val="18"/>
              </w:rPr>
            </w:pPr>
          </w:p>
        </w:tc>
        <w:tc>
          <w:tcPr>
            <w:tcW w:w="3402" w:type="dxa"/>
          </w:tcPr>
          <w:p w14:paraId="396B15E2" w14:textId="77777777" w:rsidR="006F24A9" w:rsidRPr="00D20BE7" w:rsidRDefault="006F24A9" w:rsidP="00B13783">
            <w:pPr>
              <w:keepNext/>
              <w:rPr>
                <w:sz w:val="18"/>
              </w:rPr>
            </w:pPr>
          </w:p>
        </w:tc>
      </w:tr>
    </w:tbl>
    <w:p w14:paraId="37191C0C" w14:textId="77777777" w:rsidR="006F24A9" w:rsidRPr="00702453" w:rsidRDefault="006F24A9" w:rsidP="006F24A9">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rsidRPr="00702453">
        <w:t xml:space="preserve">: </w:t>
      </w:r>
      <w:r>
        <w:t>Parameter mappings of Function</w:t>
      </w:r>
    </w:p>
    <w:p w14:paraId="5955B6B3" w14:textId="77777777" w:rsidR="006F24A9" w:rsidRPr="003E2313" w:rsidRDefault="006F24A9" w:rsidP="006F24A9">
      <w:pPr>
        <w:pStyle w:val="Heading6"/>
      </w:pPr>
      <w:r>
        <w:t>Interface</w:t>
      </w:r>
      <w:r w:rsidRPr="003E2313">
        <w:t xml:space="preserve"> Requirements</w:t>
      </w:r>
    </w:p>
    <w:p w14:paraId="52B2EB44" w14:textId="77777777" w:rsidR="007E7EA2" w:rsidRDefault="007E7EA2" w:rsidP="007E7EA2">
      <w:pPr>
        <w:rPr>
          <w:lang w:val="en-GB"/>
        </w:rPr>
      </w:pPr>
      <w:r w:rsidRPr="00B269F2">
        <w:rPr>
          <w:highlight w:val="cyan"/>
          <w:lang w:val="en-GB"/>
        </w:rPr>
        <w:t>Refer to Enclosure_Service_Specification_RevH</w:t>
      </w:r>
    </w:p>
    <w:p w14:paraId="1281700C" w14:textId="77777777" w:rsidR="006F24A9" w:rsidRDefault="006F24A9" w:rsidP="006F24A9">
      <w:pPr>
        <w:rPr>
          <w:rFonts w:cs="Arial"/>
        </w:rPr>
      </w:pPr>
    </w:p>
    <w:p w14:paraId="0AB4342F" w14:textId="77777777" w:rsidR="006F24A9" w:rsidRDefault="006F24A9" w:rsidP="006F24A9">
      <w:pPr>
        <w:pStyle w:val="Heading6"/>
        <w:numPr>
          <w:ilvl w:val="4"/>
          <w:numId w:val="5"/>
        </w:numPr>
        <w:tabs>
          <w:tab w:val="clear" w:pos="1418"/>
        </w:tabs>
        <w:rPr>
          <w:lang w:val="en-GB"/>
        </w:rPr>
      </w:pPr>
      <w:r>
        <w:rPr>
          <w:lang w:val="en-GB"/>
        </w:rPr>
        <w:lastRenderedPageBreak/>
        <w:t>Function Requirements</w:t>
      </w:r>
    </w:p>
    <w:p w14:paraId="3E42AEEA" w14:textId="77777777" w:rsidR="006F24A9" w:rsidRDefault="006F24A9" w:rsidP="006F24A9">
      <w:pPr>
        <w:keepNex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2"/>
        <w:gridCol w:w="4973"/>
        <w:gridCol w:w="2466"/>
      </w:tblGrid>
      <w:tr w:rsidR="006F24A9" w14:paraId="632B1D1A" w14:textId="77777777" w:rsidTr="00B13783">
        <w:tc>
          <w:tcPr>
            <w:tcW w:w="2762" w:type="dxa"/>
            <w:shd w:val="clear" w:color="auto" w:fill="D9D9D9" w:themeFill="background1" w:themeFillShade="D9"/>
          </w:tcPr>
          <w:p w14:paraId="1F3D178F" w14:textId="77777777" w:rsidR="006F24A9" w:rsidRDefault="006F24A9" w:rsidP="00B13783">
            <w:pPr>
              <w:keepNext/>
              <w:rPr>
                <w:b/>
              </w:rPr>
            </w:pPr>
            <w:r w:rsidRPr="00AF169D">
              <w:rPr>
                <w:b/>
              </w:rPr>
              <w:t>Requirement ID</w:t>
            </w:r>
          </w:p>
          <w:p w14:paraId="05BD868B" w14:textId="77777777" w:rsidR="006F24A9" w:rsidRPr="00AF169D" w:rsidRDefault="006F24A9" w:rsidP="00B13783">
            <w:pPr>
              <w:keepNext/>
              <w:rPr>
                <w:b/>
              </w:rPr>
            </w:pPr>
            <w:r w:rsidRPr="00EB7BB6">
              <w:t>(of Logical Function)</w:t>
            </w:r>
          </w:p>
        </w:tc>
        <w:tc>
          <w:tcPr>
            <w:tcW w:w="4973" w:type="dxa"/>
            <w:shd w:val="clear" w:color="auto" w:fill="D9D9D9" w:themeFill="background1" w:themeFillShade="D9"/>
          </w:tcPr>
          <w:p w14:paraId="52DF41CF" w14:textId="77777777" w:rsidR="006F24A9" w:rsidRPr="00AF169D" w:rsidRDefault="006F24A9" w:rsidP="00B13783">
            <w:pPr>
              <w:keepNext/>
              <w:rPr>
                <w:b/>
              </w:rPr>
            </w:pPr>
            <w:r w:rsidRPr="00AF169D">
              <w:rPr>
                <w:b/>
              </w:rPr>
              <w:t>Requirement Title</w:t>
            </w:r>
          </w:p>
        </w:tc>
        <w:tc>
          <w:tcPr>
            <w:tcW w:w="2466" w:type="dxa"/>
            <w:shd w:val="clear" w:color="auto" w:fill="D9D9D9" w:themeFill="background1" w:themeFillShade="D9"/>
          </w:tcPr>
          <w:p w14:paraId="59EC8EB2" w14:textId="77777777" w:rsidR="006F24A9" w:rsidRPr="00AF169D" w:rsidRDefault="006F24A9" w:rsidP="00B13783">
            <w:pPr>
              <w:keepNext/>
              <w:rPr>
                <w:b/>
              </w:rPr>
            </w:pPr>
            <w:r>
              <w:rPr>
                <w:b/>
              </w:rPr>
              <w:t>Comment</w:t>
            </w:r>
          </w:p>
        </w:tc>
      </w:tr>
      <w:tr w:rsidR="00272401" w:rsidRPr="00272401" w14:paraId="2B17B1E3" w14:textId="77777777" w:rsidTr="00B13783">
        <w:tc>
          <w:tcPr>
            <w:tcW w:w="2762" w:type="dxa"/>
          </w:tcPr>
          <w:p w14:paraId="09BD927F" w14:textId="159669A4" w:rsidR="00272401" w:rsidRPr="00272401" w:rsidRDefault="00272401" w:rsidP="00B13783">
            <w:pPr>
              <w:keepNext/>
              <w:rPr>
                <w:highlight w:val="cyan"/>
              </w:rPr>
            </w:pPr>
            <w:r w:rsidRPr="00272401">
              <w:rPr>
                <w:highlight w:val="cyan"/>
              </w:rPr>
              <w:t>R_FNC_BEC_R</w:t>
            </w:r>
            <w:r w:rsidR="00B73FF1">
              <w:rPr>
                <w:highlight w:val="cyan"/>
              </w:rPr>
              <w:t>S</w:t>
            </w:r>
            <w:r w:rsidRPr="00272401">
              <w:rPr>
                <w:highlight w:val="cyan"/>
              </w:rPr>
              <w:t>_00001</w:t>
            </w:r>
          </w:p>
        </w:tc>
        <w:tc>
          <w:tcPr>
            <w:tcW w:w="4973" w:type="dxa"/>
          </w:tcPr>
          <w:p w14:paraId="48A9D220" w14:textId="77777777" w:rsidR="00272401" w:rsidRPr="00272401" w:rsidRDefault="00272401" w:rsidP="00B13783">
            <w:pPr>
              <w:keepNext/>
              <w:rPr>
                <w:highlight w:val="cyan"/>
              </w:rPr>
            </w:pPr>
            <w:r w:rsidRPr="00272401">
              <w:rPr>
                <w:highlight w:val="cyan"/>
              </w:rPr>
              <w:t>Enable Exterior Handle when Unlock is requested</w:t>
            </w:r>
          </w:p>
        </w:tc>
        <w:tc>
          <w:tcPr>
            <w:tcW w:w="2466" w:type="dxa"/>
          </w:tcPr>
          <w:p w14:paraId="35EEF41C" w14:textId="77777777" w:rsidR="00272401" w:rsidRPr="00272401" w:rsidRDefault="00272401" w:rsidP="00B13783">
            <w:pPr>
              <w:keepNext/>
              <w:rPr>
                <w:highlight w:val="cyan"/>
              </w:rPr>
            </w:pPr>
          </w:p>
        </w:tc>
      </w:tr>
      <w:tr w:rsidR="00272401" w:rsidRPr="00272401" w14:paraId="46113E5F" w14:textId="77777777" w:rsidTr="00B13783">
        <w:tc>
          <w:tcPr>
            <w:tcW w:w="2762" w:type="dxa"/>
          </w:tcPr>
          <w:p w14:paraId="47101187" w14:textId="591CA017" w:rsidR="00272401" w:rsidRPr="00272401" w:rsidRDefault="00272401" w:rsidP="00B13783">
            <w:pPr>
              <w:keepNext/>
              <w:rPr>
                <w:highlight w:val="cyan"/>
              </w:rPr>
            </w:pPr>
            <w:r w:rsidRPr="00272401">
              <w:rPr>
                <w:highlight w:val="cyan"/>
              </w:rPr>
              <w:t>R_FNC_BEC_R</w:t>
            </w:r>
            <w:r w:rsidR="00B73FF1">
              <w:rPr>
                <w:highlight w:val="cyan"/>
              </w:rPr>
              <w:t>S</w:t>
            </w:r>
            <w:r w:rsidRPr="00272401">
              <w:rPr>
                <w:highlight w:val="cyan"/>
              </w:rPr>
              <w:t>_00002</w:t>
            </w:r>
          </w:p>
        </w:tc>
        <w:tc>
          <w:tcPr>
            <w:tcW w:w="4973" w:type="dxa"/>
          </w:tcPr>
          <w:p w14:paraId="4E7D4D7F" w14:textId="77777777" w:rsidR="00272401" w:rsidRPr="00272401" w:rsidRDefault="00272401" w:rsidP="00B13783">
            <w:pPr>
              <w:keepNext/>
              <w:rPr>
                <w:highlight w:val="cyan"/>
              </w:rPr>
            </w:pPr>
            <w:r w:rsidRPr="00272401">
              <w:rPr>
                <w:highlight w:val="cyan"/>
              </w:rPr>
              <w:t>Disable Exterior Handle when Lock is requested</w:t>
            </w:r>
          </w:p>
        </w:tc>
        <w:tc>
          <w:tcPr>
            <w:tcW w:w="2466" w:type="dxa"/>
          </w:tcPr>
          <w:p w14:paraId="3812D8BB" w14:textId="77777777" w:rsidR="00272401" w:rsidRPr="00272401" w:rsidRDefault="00272401" w:rsidP="00B13783">
            <w:pPr>
              <w:keepNext/>
              <w:rPr>
                <w:highlight w:val="cyan"/>
              </w:rPr>
            </w:pPr>
          </w:p>
        </w:tc>
      </w:tr>
      <w:tr w:rsidR="00272401" w:rsidRPr="00272401" w14:paraId="73906F54" w14:textId="77777777" w:rsidTr="00B13783">
        <w:tc>
          <w:tcPr>
            <w:tcW w:w="2762" w:type="dxa"/>
          </w:tcPr>
          <w:p w14:paraId="1E92A472" w14:textId="5420F480" w:rsidR="00272401" w:rsidRPr="00272401" w:rsidRDefault="00272401" w:rsidP="00B13783">
            <w:pPr>
              <w:keepNext/>
              <w:rPr>
                <w:highlight w:val="cyan"/>
              </w:rPr>
            </w:pPr>
            <w:r w:rsidRPr="00272401">
              <w:rPr>
                <w:highlight w:val="cyan"/>
              </w:rPr>
              <w:t>R_FNC_BEC_R</w:t>
            </w:r>
            <w:r w:rsidR="00B73FF1">
              <w:rPr>
                <w:highlight w:val="cyan"/>
              </w:rPr>
              <w:t>S</w:t>
            </w:r>
            <w:r w:rsidRPr="00272401">
              <w:rPr>
                <w:highlight w:val="cyan"/>
              </w:rPr>
              <w:t>_00003</w:t>
            </w:r>
          </w:p>
        </w:tc>
        <w:tc>
          <w:tcPr>
            <w:tcW w:w="4973" w:type="dxa"/>
          </w:tcPr>
          <w:p w14:paraId="7ABB6C66" w14:textId="77777777" w:rsidR="00272401" w:rsidRPr="00272401" w:rsidRDefault="00272401" w:rsidP="00B13783">
            <w:pPr>
              <w:keepNext/>
              <w:rPr>
                <w:highlight w:val="cyan"/>
              </w:rPr>
            </w:pPr>
            <w:r w:rsidRPr="00272401">
              <w:rPr>
                <w:highlight w:val="cyan"/>
              </w:rPr>
              <w:t>Request Open Operation</w:t>
            </w:r>
          </w:p>
        </w:tc>
        <w:tc>
          <w:tcPr>
            <w:tcW w:w="2466" w:type="dxa"/>
          </w:tcPr>
          <w:p w14:paraId="033A6DBC" w14:textId="77777777" w:rsidR="00272401" w:rsidRPr="00272401" w:rsidRDefault="00272401" w:rsidP="00B13783">
            <w:pPr>
              <w:keepNext/>
              <w:rPr>
                <w:highlight w:val="cyan"/>
              </w:rPr>
            </w:pPr>
          </w:p>
        </w:tc>
      </w:tr>
      <w:tr w:rsidR="00272401" w14:paraId="0F2BF855" w14:textId="77777777" w:rsidTr="00B13783">
        <w:tc>
          <w:tcPr>
            <w:tcW w:w="2762" w:type="dxa"/>
          </w:tcPr>
          <w:p w14:paraId="070BE5E7" w14:textId="26016AFE" w:rsidR="00272401" w:rsidRPr="00272401" w:rsidRDefault="00272401" w:rsidP="00B13783">
            <w:pPr>
              <w:keepNext/>
              <w:rPr>
                <w:highlight w:val="cyan"/>
              </w:rPr>
            </w:pPr>
            <w:r w:rsidRPr="00272401">
              <w:rPr>
                <w:highlight w:val="cyan"/>
              </w:rPr>
              <w:t>R_FNC_BEC_R</w:t>
            </w:r>
            <w:r w:rsidR="00B73FF1">
              <w:rPr>
                <w:highlight w:val="cyan"/>
              </w:rPr>
              <w:t>S</w:t>
            </w:r>
            <w:r w:rsidRPr="00272401">
              <w:rPr>
                <w:highlight w:val="cyan"/>
              </w:rPr>
              <w:t>_00004</w:t>
            </w:r>
          </w:p>
        </w:tc>
        <w:tc>
          <w:tcPr>
            <w:tcW w:w="4973" w:type="dxa"/>
          </w:tcPr>
          <w:p w14:paraId="6E7F8730" w14:textId="77777777" w:rsidR="00272401" w:rsidRDefault="00272401" w:rsidP="00B13783">
            <w:pPr>
              <w:keepNext/>
            </w:pPr>
            <w:r w:rsidRPr="00272401">
              <w:rPr>
                <w:highlight w:val="cyan"/>
              </w:rPr>
              <w:t>Request Close Operation</w:t>
            </w:r>
          </w:p>
        </w:tc>
        <w:tc>
          <w:tcPr>
            <w:tcW w:w="2466" w:type="dxa"/>
          </w:tcPr>
          <w:p w14:paraId="2D722616" w14:textId="77777777" w:rsidR="00272401" w:rsidRDefault="00272401" w:rsidP="00B13783">
            <w:pPr>
              <w:keepNext/>
            </w:pPr>
          </w:p>
        </w:tc>
      </w:tr>
    </w:tbl>
    <w:p w14:paraId="503E4CB9" w14:textId="77777777" w:rsidR="006F24A9" w:rsidRPr="00702453" w:rsidRDefault="006F24A9" w:rsidP="006F24A9">
      <w:pPr>
        <w:pStyle w:val="Caption"/>
      </w:pPr>
      <w:r w:rsidRPr="00702453">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rsidRPr="00702453">
        <w:t xml:space="preserve">: </w:t>
      </w:r>
      <w:r>
        <w:t xml:space="preserve">Inherited Requirements - </w:t>
      </w:r>
      <w:r w:rsidRPr="00F5208E">
        <w:rPr>
          <w:lang w:val="en-GB"/>
        </w:rPr>
        <w:t>BEC Remote Access</w:t>
      </w:r>
    </w:p>
    <w:p w14:paraId="01122589" w14:textId="77777777" w:rsidR="006F24A9" w:rsidRDefault="006F24A9" w:rsidP="006F24A9">
      <w:pPr>
        <w:rPr>
          <w:lang w:val="en-GB"/>
        </w:rPr>
      </w:pPr>
    </w:p>
    <w:p w14:paraId="3036A175" w14:textId="77777777" w:rsidR="006F24A9" w:rsidRDefault="006F24A9" w:rsidP="006F24A9">
      <w:pPr>
        <w:pStyle w:val="Heading7"/>
        <w:tabs>
          <w:tab w:val="clear" w:pos="1559"/>
        </w:tabs>
        <w:rPr>
          <w:lang w:val="en-GB"/>
        </w:rPr>
      </w:pPr>
      <w:r>
        <w:rPr>
          <w:lang w:val="en-GB"/>
        </w:rPr>
        <w:t>Component Specific Requirements</w:t>
      </w:r>
    </w:p>
    <w:p w14:paraId="257391C6" w14:textId="77777777" w:rsidR="00232BEA" w:rsidRDefault="00232BEA" w:rsidP="00232BEA">
      <w:pPr>
        <w:rPr>
          <w:rFonts w:cs="Arial"/>
        </w:rPr>
      </w:pPr>
    </w:p>
    <w:p w14:paraId="5DAC2AC0" w14:textId="0B9BC928" w:rsidR="00232BEA" w:rsidRPr="00AA587B" w:rsidRDefault="00232BEA" w:rsidP="00232BEA">
      <w:pPr>
        <w:pStyle w:val="RERequirement"/>
        <w:shd w:val="clear" w:color="auto" w:fill="F2F2F2" w:themeFill="background1" w:themeFillShade="F2"/>
        <w:rPr>
          <w:highlight w:val="cyan"/>
        </w:rPr>
      </w:pPr>
      <w:commentRangeStart w:id="402"/>
      <w:r w:rsidRPr="00AA587B">
        <w:rPr>
          <w:highlight w:val="cyan"/>
        </w:rPr>
        <w:t>###</w:t>
      </w:r>
      <w:bookmarkStart w:id="403" w:name="R_CMP_00039_ID_Accept_BEC_Open_Requests_"/>
      <w:r w:rsidRPr="00AA587B">
        <w:rPr>
          <w:highlight w:val="cyan"/>
        </w:rPr>
        <w:t>R_CMP_PLG_FIS_000</w:t>
      </w:r>
      <w:bookmarkEnd w:id="403"/>
      <w:r w:rsidRPr="00AA587B">
        <w:rPr>
          <w:highlight w:val="cyan"/>
        </w:rPr>
        <w:t>41### Accept BEC Open</w:t>
      </w:r>
      <w:r w:rsidR="00B77922" w:rsidRPr="00AA587B">
        <w:rPr>
          <w:highlight w:val="cyan"/>
        </w:rPr>
        <w:t>/Close</w:t>
      </w:r>
      <w:r w:rsidRPr="00AA587B">
        <w:rPr>
          <w:highlight w:val="cyan"/>
        </w:rPr>
        <w:t xml:space="preserve"> Requests from Remote access features/subsystems</w:t>
      </w:r>
      <w:commentRangeEnd w:id="402"/>
      <w:r w:rsidR="00042AE0">
        <w:rPr>
          <w:rStyle w:val="CommentReference"/>
          <w:rFonts w:ascii="Times New Roman" w:hAnsi="Times New Roman"/>
          <w:b w:val="0"/>
        </w:rPr>
        <w:commentReference w:id="402"/>
      </w:r>
    </w:p>
    <w:p w14:paraId="0C4E02E0" w14:textId="77777777" w:rsidR="00B77922" w:rsidRPr="00AA587B" w:rsidRDefault="00B77922" w:rsidP="00B77922">
      <w:pPr>
        <w:rPr>
          <w:highlight w:val="cyan"/>
          <w:lang w:val="en-GB"/>
        </w:rPr>
      </w:pPr>
      <w:r w:rsidRPr="00AA587B">
        <w:rPr>
          <w:highlight w:val="cyan"/>
          <w:lang w:val="en-GB"/>
        </w:rPr>
        <w:t>Refer to Enclosure_Service_Specification_RevH, Requirement FUR-REQ-391111</w:t>
      </w:r>
    </w:p>
    <w:p w14:paraId="26109840" w14:textId="77777777" w:rsidR="00232BEA" w:rsidRPr="00AA587B" w:rsidRDefault="00232BEA" w:rsidP="00232BEA">
      <w:pPr>
        <w:rPr>
          <w:rFonts w:cs="Arial"/>
          <w:highlight w:val="cyan"/>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32BEA" w:rsidRPr="00AA587B" w14:paraId="503D000C" w14:textId="77777777" w:rsidTr="00D33606">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AD9BC0" w14:textId="0357F7A5" w:rsidR="00232BEA" w:rsidRPr="00AA587B" w:rsidRDefault="00232BEA" w:rsidP="00D33606">
            <w:pPr>
              <w:rPr>
                <w:rFonts w:eastAsiaTheme="minorHAnsi" w:cs="Arial"/>
                <w:bCs/>
                <w:vanish/>
                <w:color w:val="808080" w:themeColor="background1" w:themeShade="80"/>
                <w:sz w:val="16"/>
                <w:szCs w:val="14"/>
                <w:highlight w:val="cyan"/>
              </w:rPr>
            </w:pPr>
            <w:r w:rsidRPr="00AA587B">
              <w:rPr>
                <w:rFonts w:cs="Arial"/>
                <w:bCs/>
                <w:vanish/>
                <w:color w:val="808080" w:themeColor="background1" w:themeShade="80"/>
                <w:sz w:val="16"/>
                <w:szCs w:val="14"/>
                <w:highlight w:val="cyan"/>
              </w:rPr>
              <w:t>Requirement ID: ###R_CMP_PLG_FIS_00041###</w:t>
            </w:r>
          </w:p>
        </w:tc>
      </w:tr>
      <w:tr w:rsidR="00232BEA" w:rsidRPr="00AA587B" w14:paraId="3CADDBCB"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37AA65" w14:textId="77777777" w:rsidR="00232BEA" w:rsidRPr="00AA587B" w:rsidRDefault="00232BEA" w:rsidP="00D33606">
            <w:pPr>
              <w:rPr>
                <w:rFonts w:eastAsiaTheme="minorHAnsi" w:cs="Arial"/>
                <w:b/>
                <w:bCs/>
                <w:vanish/>
                <w:sz w:val="16"/>
                <w:szCs w:val="14"/>
                <w:highlight w:val="cyan"/>
              </w:rPr>
            </w:pPr>
            <w:r w:rsidRPr="00AA587B">
              <w:rPr>
                <w:rFonts w:cs="Arial"/>
                <w:b/>
                <w:bCs/>
                <w:vanish/>
                <w:sz w:val="16"/>
                <w:szCs w:val="14"/>
                <w:highlight w:val="cyan"/>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0BCF5" w14:textId="77777777" w:rsidR="00232BEA" w:rsidRPr="00AA587B" w:rsidRDefault="00232BEA" w:rsidP="00D33606">
            <w:pPr>
              <w:rPr>
                <w:rFonts w:cs="Arial"/>
                <w:vanish/>
                <w:color w:val="000000" w:themeColor="text1"/>
                <w:sz w:val="16"/>
                <w:szCs w:val="14"/>
                <w:highlight w:val="cyan"/>
              </w:rPr>
            </w:pPr>
          </w:p>
        </w:tc>
      </w:tr>
      <w:tr w:rsidR="00232BEA" w:rsidRPr="00AA587B" w14:paraId="51F6E90E"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5DDF3" w14:textId="77777777" w:rsidR="00232BEA" w:rsidRPr="00AA587B" w:rsidRDefault="00232BEA" w:rsidP="00D33606">
            <w:pPr>
              <w:rPr>
                <w:rFonts w:eastAsiaTheme="minorHAnsi" w:cs="Arial"/>
                <w:b/>
                <w:bCs/>
                <w:vanish/>
                <w:sz w:val="16"/>
                <w:szCs w:val="14"/>
                <w:highlight w:val="cyan"/>
              </w:rPr>
            </w:pPr>
            <w:r w:rsidRPr="00AA587B">
              <w:rPr>
                <w:rFonts w:cs="Arial"/>
                <w:b/>
                <w:bCs/>
                <w:vanish/>
                <w:sz w:val="16"/>
                <w:szCs w:val="14"/>
                <w:highlight w:val="cyan"/>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09FFF" w14:textId="77777777" w:rsidR="00232BEA" w:rsidRPr="00AA587B" w:rsidRDefault="00232BEA" w:rsidP="00D33606">
            <w:pPr>
              <w:rPr>
                <w:rFonts w:cs="Arial"/>
                <w:vanish/>
                <w:color w:val="000000" w:themeColor="text1"/>
                <w:sz w:val="16"/>
                <w:szCs w:val="14"/>
                <w:highlight w:val="cyan"/>
              </w:rPr>
            </w:pPr>
          </w:p>
        </w:tc>
      </w:tr>
      <w:tr w:rsidR="00232BEA" w:rsidRPr="00AA587B" w14:paraId="009EE762"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579BC0" w14:textId="77777777" w:rsidR="00232BEA" w:rsidRPr="00AA587B" w:rsidRDefault="00232BEA" w:rsidP="00D33606">
            <w:pPr>
              <w:rPr>
                <w:rFonts w:cs="Arial"/>
                <w:vanish/>
                <w:sz w:val="16"/>
                <w:szCs w:val="14"/>
                <w:highlight w:val="cyan"/>
              </w:rPr>
            </w:pPr>
            <w:r w:rsidRPr="00AA587B">
              <w:rPr>
                <w:rFonts w:cs="Arial"/>
                <w:b/>
                <w:bCs/>
                <w:vanish/>
                <w:sz w:val="16"/>
                <w:szCs w:val="14"/>
                <w:highlight w:val="cyan"/>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ECA2D" w14:textId="77777777" w:rsidR="00232BEA" w:rsidRPr="00AA587B" w:rsidRDefault="00232BEA" w:rsidP="00D33606">
            <w:pPr>
              <w:rPr>
                <w:rFonts w:cs="Arial"/>
                <w:vanish/>
                <w:color w:val="000000" w:themeColor="text1"/>
                <w:sz w:val="16"/>
                <w:szCs w:val="14"/>
                <w:highlight w:val="cyan"/>
              </w:rPr>
            </w:pPr>
          </w:p>
        </w:tc>
      </w:tr>
      <w:tr w:rsidR="00232BEA" w:rsidRPr="00AA587B" w14:paraId="46FCED16"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F5591" w14:textId="77777777" w:rsidR="00232BEA" w:rsidRPr="00AA587B" w:rsidRDefault="00232BEA" w:rsidP="00D33606">
            <w:pPr>
              <w:rPr>
                <w:rFonts w:cs="Arial"/>
                <w:b/>
                <w:bCs/>
                <w:vanish/>
                <w:sz w:val="16"/>
                <w:szCs w:val="14"/>
                <w:highlight w:val="cyan"/>
              </w:rPr>
            </w:pPr>
            <w:r w:rsidRPr="00AA587B">
              <w:rPr>
                <w:rFonts w:cs="Arial"/>
                <w:b/>
                <w:bCs/>
                <w:vanish/>
                <w:sz w:val="16"/>
                <w:szCs w:val="14"/>
                <w:highlight w:val="cyan"/>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29A02" w14:textId="77777777" w:rsidR="00232BEA" w:rsidRPr="00AA587B" w:rsidRDefault="00232BEA" w:rsidP="00D33606">
            <w:pPr>
              <w:rPr>
                <w:rFonts w:cs="Arial"/>
                <w:vanish/>
                <w:color w:val="000000" w:themeColor="text1"/>
                <w:sz w:val="16"/>
                <w:szCs w:val="14"/>
                <w:highlight w:val="cyan"/>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7B072F" w14:textId="77777777" w:rsidR="00232BEA" w:rsidRPr="00AA587B" w:rsidRDefault="00232BEA" w:rsidP="00D33606">
            <w:pPr>
              <w:ind w:left="139"/>
              <w:rPr>
                <w:rFonts w:cs="Arial"/>
                <w:b/>
                <w:bCs/>
                <w:vanish/>
                <w:sz w:val="16"/>
                <w:szCs w:val="14"/>
                <w:highlight w:val="cyan"/>
              </w:rPr>
            </w:pPr>
            <w:r w:rsidRPr="00AA587B">
              <w:rPr>
                <w:rFonts w:cs="Arial"/>
                <w:b/>
                <w:bCs/>
                <w:vanish/>
                <w:sz w:val="16"/>
                <w:szCs w:val="14"/>
                <w:highlight w:val="cyan"/>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CF6259" w14:textId="77777777" w:rsidR="00232BEA" w:rsidRPr="00AA587B" w:rsidRDefault="00232BEA" w:rsidP="00D33606">
            <w:pPr>
              <w:ind w:left="141"/>
              <w:rPr>
                <w:rFonts w:cs="Arial"/>
                <w:vanish/>
                <w:color w:val="000000" w:themeColor="text1"/>
                <w:sz w:val="16"/>
                <w:szCs w:val="14"/>
                <w:highlight w:val="cyan"/>
              </w:rPr>
            </w:pPr>
          </w:p>
        </w:tc>
      </w:tr>
      <w:tr w:rsidR="00232BEA" w:rsidRPr="00AA587B" w14:paraId="208A1183"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04F76" w14:textId="77777777" w:rsidR="00232BEA" w:rsidRPr="00AA587B" w:rsidRDefault="00232BEA" w:rsidP="00D33606">
            <w:pPr>
              <w:rPr>
                <w:rFonts w:cs="Arial"/>
                <w:b/>
                <w:bCs/>
                <w:vanish/>
                <w:sz w:val="16"/>
                <w:szCs w:val="14"/>
                <w:highlight w:val="cyan"/>
              </w:rPr>
            </w:pPr>
            <w:r w:rsidRPr="00AA587B">
              <w:rPr>
                <w:rFonts w:cs="Arial"/>
                <w:b/>
                <w:bCs/>
                <w:vanish/>
                <w:sz w:val="16"/>
                <w:szCs w:val="14"/>
                <w:highlight w:val="cyan"/>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56658" w14:textId="77777777" w:rsidR="00232BEA" w:rsidRPr="00AA587B" w:rsidRDefault="00232BEA" w:rsidP="00D33606">
            <w:pPr>
              <w:rPr>
                <w:rFonts w:cs="Arial"/>
                <w:vanish/>
                <w:color w:val="000000" w:themeColor="text1"/>
                <w:sz w:val="16"/>
                <w:szCs w:val="16"/>
                <w:highlight w:val="cyan"/>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3F6D7" w14:textId="77777777" w:rsidR="00232BEA" w:rsidRPr="00AA587B" w:rsidRDefault="00232BEA" w:rsidP="00D33606">
            <w:pPr>
              <w:ind w:left="139"/>
              <w:rPr>
                <w:rFonts w:cs="Arial"/>
                <w:b/>
                <w:bCs/>
                <w:vanish/>
                <w:sz w:val="16"/>
                <w:szCs w:val="16"/>
                <w:highlight w:val="cyan"/>
              </w:rPr>
            </w:pPr>
            <w:r w:rsidRPr="00AA587B">
              <w:rPr>
                <w:rFonts w:cs="Arial"/>
                <w:b/>
                <w:bCs/>
                <w:vanish/>
                <w:sz w:val="16"/>
                <w:szCs w:val="16"/>
                <w:highlight w:val="cyan"/>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A16AC6" w14:textId="77777777" w:rsidR="00232BEA" w:rsidRPr="00AA587B" w:rsidRDefault="00232BEA" w:rsidP="00D33606">
            <w:pPr>
              <w:ind w:left="141"/>
              <w:rPr>
                <w:rFonts w:cs="Arial"/>
                <w:vanish/>
                <w:color w:val="000000" w:themeColor="text1"/>
                <w:sz w:val="16"/>
                <w:szCs w:val="14"/>
                <w:highlight w:val="cyan"/>
              </w:rPr>
            </w:pPr>
          </w:p>
        </w:tc>
      </w:tr>
      <w:tr w:rsidR="00232BEA" w:rsidRPr="00AA587B" w14:paraId="351152E2" w14:textId="77777777" w:rsidTr="00D33606">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E916C" w14:textId="77777777" w:rsidR="00232BEA" w:rsidRPr="00AA587B" w:rsidRDefault="00232BEA" w:rsidP="00D33606">
            <w:pPr>
              <w:rPr>
                <w:rFonts w:eastAsiaTheme="minorHAnsi" w:cs="Arial"/>
                <w:b/>
                <w:bCs/>
                <w:vanish/>
                <w:sz w:val="16"/>
                <w:szCs w:val="14"/>
                <w:highlight w:val="cyan"/>
              </w:rPr>
            </w:pPr>
            <w:r w:rsidRPr="00AA587B">
              <w:rPr>
                <w:rFonts w:cs="Arial"/>
                <w:b/>
                <w:bCs/>
                <w:vanish/>
                <w:sz w:val="16"/>
                <w:szCs w:val="14"/>
                <w:highlight w:val="cyan"/>
              </w:rPr>
              <w:t>Type</w:t>
            </w:r>
          </w:p>
        </w:tc>
        <w:sdt>
          <w:sdtPr>
            <w:rPr>
              <w:rFonts w:cs="Arial"/>
              <w:vanish/>
              <w:color w:val="000000" w:themeColor="text1"/>
              <w:sz w:val="16"/>
              <w:szCs w:val="14"/>
              <w:highlight w:val="cyan"/>
            </w:rPr>
            <w:alias w:val="Requirement Type"/>
            <w:tag w:val="Requirements Type"/>
            <w:id w:val="602231833"/>
            <w:placeholder>
              <w:docPart w:val="54B8B3ACA1CE4358BE5CD0AB29CA55B5"/>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ADDD55" w14:textId="77777777" w:rsidR="00232BEA" w:rsidRPr="00AA587B" w:rsidRDefault="00232BEA" w:rsidP="00D33606">
                <w:pPr>
                  <w:rPr>
                    <w:rFonts w:cs="Arial"/>
                    <w:vanish/>
                    <w:color w:val="000000" w:themeColor="text1"/>
                    <w:sz w:val="16"/>
                    <w:szCs w:val="14"/>
                    <w:highlight w:val="cyan"/>
                  </w:rPr>
                </w:pPr>
                <w:r w:rsidRPr="00AA587B">
                  <w:rPr>
                    <w:rStyle w:val="PlaceholderText"/>
                    <w:vanish/>
                    <w:color w:val="000000" w:themeColor="text1"/>
                    <w:sz w:val="16"/>
                    <w:szCs w:val="16"/>
                    <w:highlight w:val="cyan"/>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104E2" w14:textId="77777777" w:rsidR="00232BEA" w:rsidRPr="00AA587B" w:rsidRDefault="00232BEA" w:rsidP="00D33606">
            <w:pPr>
              <w:rPr>
                <w:rFonts w:cs="Arial"/>
                <w:b/>
                <w:bCs/>
                <w:vanish/>
                <w:sz w:val="16"/>
                <w:szCs w:val="14"/>
                <w:highlight w:val="cyan"/>
              </w:rPr>
            </w:pPr>
            <w:r w:rsidRPr="00AA587B">
              <w:rPr>
                <w:rFonts w:cs="Arial"/>
                <w:b/>
                <w:bCs/>
                <w:vanish/>
                <w:sz w:val="16"/>
                <w:szCs w:val="14"/>
                <w:highlight w:val="cyan"/>
              </w:rPr>
              <w:t>Priority</w:t>
            </w:r>
          </w:p>
        </w:tc>
        <w:sdt>
          <w:sdtPr>
            <w:rPr>
              <w:rFonts w:cs="Arial"/>
              <w:vanish/>
              <w:color w:val="000000" w:themeColor="text1"/>
              <w:sz w:val="16"/>
              <w:szCs w:val="14"/>
              <w:highlight w:val="cyan"/>
            </w:rPr>
            <w:alias w:val="Requirement Priority"/>
            <w:tag w:val="Requirement Priority"/>
            <w:id w:val="-1792361055"/>
            <w:placeholder>
              <w:docPart w:val="23B8732BA8DF41F788B3B33E6EC06F5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F52771" w14:textId="77777777" w:rsidR="00232BEA" w:rsidRPr="00AA587B" w:rsidRDefault="00232BEA" w:rsidP="00D33606">
                <w:pPr>
                  <w:rPr>
                    <w:rFonts w:cs="Arial"/>
                    <w:vanish/>
                    <w:color w:val="000000" w:themeColor="text1"/>
                    <w:sz w:val="16"/>
                    <w:szCs w:val="14"/>
                    <w:highlight w:val="cyan"/>
                  </w:rPr>
                </w:pPr>
                <w:r w:rsidRPr="00AA587B">
                  <w:rPr>
                    <w:rStyle w:val="PlaceholderText"/>
                    <w:vanish/>
                    <w:color w:val="000000" w:themeColor="text1"/>
                    <w:sz w:val="16"/>
                    <w:szCs w:val="18"/>
                    <w:highlight w:val="cyan"/>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F715FB" w14:textId="77777777" w:rsidR="00232BEA" w:rsidRPr="00AA587B" w:rsidRDefault="00232BEA" w:rsidP="00D33606">
            <w:pPr>
              <w:ind w:left="128"/>
              <w:rPr>
                <w:rFonts w:cs="Arial"/>
                <w:b/>
                <w:bCs/>
                <w:vanish/>
                <w:sz w:val="16"/>
                <w:szCs w:val="14"/>
                <w:highlight w:val="cyan"/>
              </w:rPr>
            </w:pPr>
            <w:r w:rsidRPr="00AA587B">
              <w:rPr>
                <w:rFonts w:cs="Arial"/>
                <w:b/>
                <w:bCs/>
                <w:vanish/>
                <w:sz w:val="16"/>
                <w:szCs w:val="14"/>
                <w:highlight w:val="cyan"/>
              </w:rPr>
              <w:t>Status</w:t>
            </w:r>
          </w:p>
        </w:tc>
        <w:sdt>
          <w:sdtPr>
            <w:rPr>
              <w:rFonts w:cs="Arial"/>
              <w:vanish/>
              <w:color w:val="000000" w:themeColor="text1"/>
              <w:sz w:val="16"/>
              <w:szCs w:val="14"/>
              <w:highlight w:val="cyan"/>
            </w:rPr>
            <w:alias w:val="Requirement Status"/>
            <w:tag w:val="Requirement Status"/>
            <w:id w:val="761731828"/>
            <w:placeholder>
              <w:docPart w:val="2A6FA19F6A0942DBA17DC2494C536D29"/>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1328CE" w14:textId="77777777" w:rsidR="00232BEA" w:rsidRPr="00AA587B" w:rsidRDefault="00232BEA" w:rsidP="00D33606">
                <w:pPr>
                  <w:ind w:left="141"/>
                  <w:rPr>
                    <w:rFonts w:cs="Arial"/>
                    <w:vanish/>
                    <w:color w:val="000000" w:themeColor="text1"/>
                    <w:sz w:val="16"/>
                    <w:szCs w:val="14"/>
                    <w:highlight w:val="cyan"/>
                  </w:rPr>
                </w:pPr>
                <w:r w:rsidRPr="00AA587B">
                  <w:rPr>
                    <w:rFonts w:cs="Arial"/>
                    <w:vanish/>
                    <w:color w:val="000000" w:themeColor="text1"/>
                    <w:sz w:val="16"/>
                    <w:szCs w:val="14"/>
                    <w:highlight w:val="cyan"/>
                  </w:rPr>
                  <w:t>Choose an item.</w:t>
                </w:r>
              </w:p>
            </w:tc>
          </w:sdtContent>
        </w:sdt>
      </w:tr>
      <w:tr w:rsidR="00232BEA" w:rsidRPr="00AA587B" w14:paraId="59DA85BF" w14:textId="77777777" w:rsidTr="00D33606">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A57F3E" w14:textId="77777777" w:rsidR="00232BEA" w:rsidRPr="00AA587B" w:rsidRDefault="00F373CF" w:rsidP="00D33606">
            <w:pPr>
              <w:rPr>
                <w:rFonts w:cs="Arial"/>
                <w:bCs/>
                <w:vanish/>
                <w:color w:val="808080" w:themeColor="background1" w:themeShade="80"/>
                <w:sz w:val="16"/>
                <w:szCs w:val="14"/>
                <w:highlight w:val="cyan"/>
              </w:rPr>
            </w:pPr>
            <w:hyperlink r:id="rId81" w:history="1">
              <w:r w:rsidR="00232BEA" w:rsidRPr="00AA587B">
                <w:rPr>
                  <w:rStyle w:val="Hyperlink"/>
                  <w:rFonts w:cs="Arial"/>
                  <w:bCs/>
                  <w:vanish/>
                  <w:sz w:val="16"/>
                  <w:szCs w:val="14"/>
                  <w:highlight w:val="cyan"/>
                </w:rPr>
                <w:t>Req. Template</w:t>
              </w:r>
            </w:hyperlink>
            <w:r w:rsidR="00232BEA" w:rsidRPr="00AA587B">
              <w:rPr>
                <w:rFonts w:cs="Arial"/>
                <w:bCs/>
                <w:vanish/>
                <w:color w:val="808080" w:themeColor="background1" w:themeShade="80"/>
                <w:sz w:val="16"/>
                <w:szCs w:val="14"/>
                <w:highlight w:val="cyan"/>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0F50E2" w14:textId="77777777" w:rsidR="00232BEA" w:rsidRPr="00AA587B" w:rsidRDefault="00232BEA" w:rsidP="00D33606">
            <w:pPr>
              <w:rPr>
                <w:rFonts w:cs="Arial"/>
                <w:bCs/>
                <w:vanish/>
                <w:color w:val="808080" w:themeColor="background1" w:themeShade="80"/>
                <w:sz w:val="16"/>
                <w:szCs w:val="14"/>
                <w:highlight w:val="cyan"/>
              </w:rPr>
            </w:pPr>
            <w:r w:rsidRPr="00AA587B">
              <w:rPr>
                <w:rFonts w:cs="Arial"/>
                <w:bCs/>
                <w:vanish/>
                <w:color w:val="808080" w:themeColor="background1" w:themeShade="80"/>
                <w:sz w:val="16"/>
                <w:szCs w:val="14"/>
                <w:highlight w:val="cyan"/>
              </w:rPr>
              <w:fldChar w:fldCharType="begin"/>
            </w:r>
            <w:r w:rsidRPr="00AA587B">
              <w:rPr>
                <w:rFonts w:cs="Arial"/>
                <w:bCs/>
                <w:vanish/>
                <w:color w:val="808080" w:themeColor="background1" w:themeShade="80"/>
                <w:sz w:val="16"/>
                <w:szCs w:val="14"/>
                <w:highlight w:val="cyan"/>
              </w:rPr>
              <w:instrText xml:space="preserve"> DOCPROPERTY  TemplateVersion  \* MERGEFORMAT </w:instrText>
            </w:r>
            <w:r w:rsidRPr="00AA587B">
              <w:rPr>
                <w:rFonts w:cs="Arial"/>
                <w:bCs/>
                <w:vanish/>
                <w:color w:val="808080" w:themeColor="background1" w:themeShade="80"/>
                <w:sz w:val="16"/>
                <w:szCs w:val="14"/>
                <w:highlight w:val="cyan"/>
              </w:rPr>
              <w:fldChar w:fldCharType="separate"/>
            </w:r>
            <w:r w:rsidRPr="00AA587B">
              <w:rPr>
                <w:rFonts w:cs="Arial"/>
                <w:bCs/>
                <w:vanish/>
                <w:color w:val="808080" w:themeColor="background1" w:themeShade="80"/>
                <w:sz w:val="16"/>
                <w:szCs w:val="14"/>
                <w:highlight w:val="cyan"/>
              </w:rPr>
              <w:t>6</w:t>
            </w:r>
            <w:r w:rsidRPr="00AA587B">
              <w:rPr>
                <w:rFonts w:cs="Arial"/>
                <w:bCs/>
                <w:vanish/>
                <w:color w:val="808080" w:themeColor="background1" w:themeShade="80"/>
                <w:sz w:val="16"/>
                <w:szCs w:val="14"/>
                <w:highlight w:val="cyan"/>
              </w:rPr>
              <w:fldChar w:fldCharType="end"/>
            </w:r>
            <w:r w:rsidRPr="00AA587B">
              <w:rPr>
                <w:rFonts w:cs="Arial"/>
                <w:bCs/>
                <w:vanish/>
                <w:color w:val="808080" w:themeColor="background1" w:themeShade="80"/>
                <w:sz w:val="16"/>
                <w:szCs w:val="14"/>
                <w:highlight w:val="cyan"/>
              </w:rPr>
              <w:t>.</w:t>
            </w:r>
            <w:r w:rsidRPr="00AA587B">
              <w:rPr>
                <w:rFonts w:cs="Arial"/>
                <w:bCs/>
                <w:vanish/>
                <w:color w:val="808080" w:themeColor="background1" w:themeShade="80"/>
                <w:sz w:val="16"/>
                <w:szCs w:val="14"/>
                <w:highlight w:val="cyan"/>
              </w:rPr>
              <w:fldChar w:fldCharType="begin"/>
            </w:r>
            <w:r w:rsidRPr="00AA587B">
              <w:rPr>
                <w:rFonts w:cs="Arial"/>
                <w:bCs/>
                <w:vanish/>
                <w:color w:val="808080" w:themeColor="background1" w:themeShade="80"/>
                <w:sz w:val="16"/>
                <w:szCs w:val="14"/>
                <w:highlight w:val="cyan"/>
              </w:rPr>
              <w:instrText xml:space="preserve"> DOCPROPERTY  TemplateRevision  \* MERGEFORMAT </w:instrText>
            </w:r>
            <w:r w:rsidRPr="00AA587B">
              <w:rPr>
                <w:rFonts w:cs="Arial"/>
                <w:bCs/>
                <w:vanish/>
                <w:color w:val="808080" w:themeColor="background1" w:themeShade="80"/>
                <w:sz w:val="16"/>
                <w:szCs w:val="14"/>
                <w:highlight w:val="cyan"/>
              </w:rPr>
              <w:fldChar w:fldCharType="separate"/>
            </w:r>
            <w:r w:rsidRPr="00AA587B">
              <w:rPr>
                <w:rFonts w:cs="Arial"/>
                <w:bCs/>
                <w:vanish/>
                <w:color w:val="808080" w:themeColor="background1" w:themeShade="80"/>
                <w:sz w:val="16"/>
                <w:szCs w:val="14"/>
                <w:highlight w:val="cyan"/>
              </w:rPr>
              <w:t>0b</w:t>
            </w:r>
            <w:r w:rsidRPr="00AA587B">
              <w:rPr>
                <w:rFonts w:cs="Arial"/>
                <w:bCs/>
                <w:vanish/>
                <w:color w:val="808080" w:themeColor="background1" w:themeShade="80"/>
                <w:sz w:val="16"/>
                <w:szCs w:val="14"/>
                <w:highlight w:val="cyan"/>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E9C2F" w14:textId="77777777" w:rsidR="00232BEA" w:rsidRPr="00AA587B" w:rsidRDefault="00232BEA" w:rsidP="00D33606">
            <w:pPr>
              <w:jc w:val="right"/>
              <w:rPr>
                <w:rFonts w:cs="Arial"/>
                <w:bCs/>
                <w:color w:val="808080" w:themeColor="background1" w:themeShade="80"/>
                <w:sz w:val="16"/>
                <w:szCs w:val="14"/>
                <w:highlight w:val="cyan"/>
              </w:rPr>
            </w:pPr>
            <w:r w:rsidRPr="00AA587B">
              <w:rPr>
                <w:rFonts w:cs="Arial"/>
                <w:bCs/>
                <w:color w:val="808080" w:themeColor="background1" w:themeShade="80"/>
                <w:sz w:val="16"/>
                <w:szCs w:val="14"/>
                <w:highlight w:val="cyan"/>
              </w:rPr>
              <w:t>End of Requirement</w:t>
            </w:r>
          </w:p>
        </w:tc>
      </w:tr>
    </w:tbl>
    <w:p w14:paraId="2F49E5F3" w14:textId="568EFAA9" w:rsidR="00232BEA" w:rsidRPr="00AA587B" w:rsidRDefault="00232BEA" w:rsidP="00232BEA">
      <w:pPr>
        <w:rPr>
          <w:rFonts w:cs="Arial"/>
          <w:highlight w:val="cyan"/>
        </w:rPr>
      </w:pPr>
    </w:p>
    <w:p w14:paraId="46331929" w14:textId="315905B9" w:rsidR="00AA587B" w:rsidRPr="00AA587B" w:rsidRDefault="00AA587B" w:rsidP="00232BEA">
      <w:pPr>
        <w:rPr>
          <w:rFonts w:cs="Arial"/>
          <w:highlight w:val="cyan"/>
        </w:rPr>
      </w:pPr>
    </w:p>
    <w:p w14:paraId="7436F176" w14:textId="5177E4B9" w:rsidR="00AA587B" w:rsidRPr="00AA587B" w:rsidRDefault="00AA587B" w:rsidP="00AA587B">
      <w:pPr>
        <w:pStyle w:val="RERequirement"/>
        <w:shd w:val="clear" w:color="auto" w:fill="F2F2F2" w:themeFill="background1" w:themeFillShade="F2"/>
        <w:rPr>
          <w:highlight w:val="cyan"/>
        </w:rPr>
      </w:pPr>
      <w:r w:rsidRPr="00AA587B">
        <w:rPr>
          <w:highlight w:val="cyan"/>
        </w:rPr>
        <w:t>###R_CMP_PLG_FIS_00042### Accept BEC Unlock Requests from Remote access features/subsystems</w:t>
      </w:r>
    </w:p>
    <w:p w14:paraId="7ADA3A91" w14:textId="3C72051B" w:rsidR="00AA587B" w:rsidRPr="00AA587B" w:rsidRDefault="00AA587B" w:rsidP="00AA587B">
      <w:pPr>
        <w:rPr>
          <w:highlight w:val="cyan"/>
          <w:lang w:val="en-GB"/>
        </w:rPr>
      </w:pPr>
      <w:r w:rsidRPr="00AA587B">
        <w:rPr>
          <w:highlight w:val="cyan"/>
          <w:lang w:val="en-GB"/>
        </w:rPr>
        <w:t>Refer to Enclosure_Service_Specification_RevH, Requirement FUR-REQ-391104</w:t>
      </w:r>
    </w:p>
    <w:p w14:paraId="2105D2E0" w14:textId="77777777" w:rsidR="00AA587B" w:rsidRPr="00AA587B" w:rsidRDefault="00AA587B" w:rsidP="00AA587B">
      <w:pPr>
        <w:rPr>
          <w:rFonts w:cs="Arial"/>
          <w:highlight w:val="cyan"/>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AA587B" w:rsidRPr="00AA587B" w14:paraId="42877DA8" w14:textId="77777777" w:rsidTr="00D33606">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779B23" w14:textId="77777777" w:rsidR="00AA587B" w:rsidRPr="00AA587B" w:rsidRDefault="00AA587B" w:rsidP="00D33606">
            <w:pPr>
              <w:rPr>
                <w:rFonts w:eastAsiaTheme="minorHAnsi" w:cs="Arial"/>
                <w:bCs/>
                <w:vanish/>
                <w:color w:val="808080" w:themeColor="background1" w:themeShade="80"/>
                <w:sz w:val="16"/>
                <w:szCs w:val="14"/>
                <w:highlight w:val="cyan"/>
              </w:rPr>
            </w:pPr>
            <w:r w:rsidRPr="00AA587B">
              <w:rPr>
                <w:rFonts w:cs="Arial"/>
                <w:bCs/>
                <w:vanish/>
                <w:color w:val="808080" w:themeColor="background1" w:themeShade="80"/>
                <w:sz w:val="16"/>
                <w:szCs w:val="14"/>
                <w:highlight w:val="cyan"/>
              </w:rPr>
              <w:t>Requirement ID: ###R_CMP_PLG_FIS_00041###</w:t>
            </w:r>
          </w:p>
        </w:tc>
      </w:tr>
      <w:tr w:rsidR="00AA587B" w:rsidRPr="00AA587B" w14:paraId="174070F9"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C7E41" w14:textId="77777777" w:rsidR="00AA587B" w:rsidRPr="00AA587B" w:rsidRDefault="00AA587B" w:rsidP="00D33606">
            <w:pPr>
              <w:rPr>
                <w:rFonts w:eastAsiaTheme="minorHAnsi" w:cs="Arial"/>
                <w:b/>
                <w:bCs/>
                <w:vanish/>
                <w:sz w:val="16"/>
                <w:szCs w:val="14"/>
                <w:highlight w:val="cyan"/>
              </w:rPr>
            </w:pPr>
            <w:r w:rsidRPr="00AA587B">
              <w:rPr>
                <w:rFonts w:cs="Arial"/>
                <w:b/>
                <w:bCs/>
                <w:vanish/>
                <w:sz w:val="16"/>
                <w:szCs w:val="14"/>
                <w:highlight w:val="cyan"/>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476DB" w14:textId="77777777" w:rsidR="00AA587B" w:rsidRPr="00AA587B" w:rsidRDefault="00AA587B" w:rsidP="00D33606">
            <w:pPr>
              <w:rPr>
                <w:rFonts w:cs="Arial"/>
                <w:vanish/>
                <w:color w:val="000000" w:themeColor="text1"/>
                <w:sz w:val="16"/>
                <w:szCs w:val="14"/>
                <w:highlight w:val="cyan"/>
              </w:rPr>
            </w:pPr>
          </w:p>
        </w:tc>
      </w:tr>
      <w:tr w:rsidR="00AA587B" w:rsidRPr="00AA587B" w14:paraId="09AB787E"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3AC9E4" w14:textId="77777777" w:rsidR="00AA587B" w:rsidRPr="00AA587B" w:rsidRDefault="00AA587B" w:rsidP="00D33606">
            <w:pPr>
              <w:rPr>
                <w:rFonts w:eastAsiaTheme="minorHAnsi" w:cs="Arial"/>
                <w:b/>
                <w:bCs/>
                <w:vanish/>
                <w:sz w:val="16"/>
                <w:szCs w:val="14"/>
                <w:highlight w:val="cyan"/>
              </w:rPr>
            </w:pPr>
            <w:r w:rsidRPr="00AA587B">
              <w:rPr>
                <w:rFonts w:cs="Arial"/>
                <w:b/>
                <w:bCs/>
                <w:vanish/>
                <w:sz w:val="16"/>
                <w:szCs w:val="14"/>
                <w:highlight w:val="cyan"/>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FE39A" w14:textId="77777777" w:rsidR="00AA587B" w:rsidRPr="00AA587B" w:rsidRDefault="00AA587B" w:rsidP="00D33606">
            <w:pPr>
              <w:rPr>
                <w:rFonts w:cs="Arial"/>
                <w:vanish/>
                <w:color w:val="000000" w:themeColor="text1"/>
                <w:sz w:val="16"/>
                <w:szCs w:val="14"/>
                <w:highlight w:val="cyan"/>
              </w:rPr>
            </w:pPr>
          </w:p>
        </w:tc>
      </w:tr>
      <w:tr w:rsidR="00AA587B" w:rsidRPr="00AA587B" w14:paraId="4E54A0DA"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A42AF" w14:textId="77777777" w:rsidR="00AA587B" w:rsidRPr="00AA587B" w:rsidRDefault="00AA587B" w:rsidP="00D33606">
            <w:pPr>
              <w:rPr>
                <w:rFonts w:cs="Arial"/>
                <w:vanish/>
                <w:sz w:val="16"/>
                <w:szCs w:val="14"/>
                <w:highlight w:val="cyan"/>
              </w:rPr>
            </w:pPr>
            <w:r w:rsidRPr="00AA587B">
              <w:rPr>
                <w:rFonts w:cs="Arial"/>
                <w:b/>
                <w:bCs/>
                <w:vanish/>
                <w:sz w:val="16"/>
                <w:szCs w:val="14"/>
                <w:highlight w:val="cyan"/>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CDCEF" w14:textId="77777777" w:rsidR="00AA587B" w:rsidRPr="00AA587B" w:rsidRDefault="00AA587B" w:rsidP="00D33606">
            <w:pPr>
              <w:rPr>
                <w:rFonts w:cs="Arial"/>
                <w:vanish/>
                <w:color w:val="000000" w:themeColor="text1"/>
                <w:sz w:val="16"/>
                <w:szCs w:val="14"/>
                <w:highlight w:val="cyan"/>
              </w:rPr>
            </w:pPr>
          </w:p>
        </w:tc>
      </w:tr>
      <w:tr w:rsidR="00AA587B" w:rsidRPr="00AA587B" w14:paraId="082FD3AB"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ABB7D8" w14:textId="77777777" w:rsidR="00AA587B" w:rsidRPr="00AA587B" w:rsidRDefault="00AA587B" w:rsidP="00D33606">
            <w:pPr>
              <w:rPr>
                <w:rFonts w:cs="Arial"/>
                <w:b/>
                <w:bCs/>
                <w:vanish/>
                <w:sz w:val="16"/>
                <w:szCs w:val="14"/>
                <w:highlight w:val="cyan"/>
              </w:rPr>
            </w:pPr>
            <w:r w:rsidRPr="00AA587B">
              <w:rPr>
                <w:rFonts w:cs="Arial"/>
                <w:b/>
                <w:bCs/>
                <w:vanish/>
                <w:sz w:val="16"/>
                <w:szCs w:val="14"/>
                <w:highlight w:val="cyan"/>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89B7C" w14:textId="77777777" w:rsidR="00AA587B" w:rsidRPr="00AA587B" w:rsidRDefault="00AA587B" w:rsidP="00D33606">
            <w:pPr>
              <w:rPr>
                <w:rFonts w:cs="Arial"/>
                <w:vanish/>
                <w:color w:val="000000" w:themeColor="text1"/>
                <w:sz w:val="16"/>
                <w:szCs w:val="14"/>
                <w:highlight w:val="cyan"/>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31987F" w14:textId="77777777" w:rsidR="00AA587B" w:rsidRPr="00AA587B" w:rsidRDefault="00AA587B" w:rsidP="00D33606">
            <w:pPr>
              <w:ind w:left="139"/>
              <w:rPr>
                <w:rFonts w:cs="Arial"/>
                <w:b/>
                <w:bCs/>
                <w:vanish/>
                <w:sz w:val="16"/>
                <w:szCs w:val="14"/>
                <w:highlight w:val="cyan"/>
              </w:rPr>
            </w:pPr>
            <w:r w:rsidRPr="00AA587B">
              <w:rPr>
                <w:rFonts w:cs="Arial"/>
                <w:b/>
                <w:bCs/>
                <w:vanish/>
                <w:sz w:val="16"/>
                <w:szCs w:val="14"/>
                <w:highlight w:val="cyan"/>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B41FAC" w14:textId="77777777" w:rsidR="00AA587B" w:rsidRPr="00AA587B" w:rsidRDefault="00AA587B" w:rsidP="00D33606">
            <w:pPr>
              <w:ind w:left="141"/>
              <w:rPr>
                <w:rFonts w:cs="Arial"/>
                <w:vanish/>
                <w:color w:val="000000" w:themeColor="text1"/>
                <w:sz w:val="16"/>
                <w:szCs w:val="14"/>
                <w:highlight w:val="cyan"/>
              </w:rPr>
            </w:pPr>
          </w:p>
        </w:tc>
      </w:tr>
      <w:tr w:rsidR="00AA587B" w:rsidRPr="00AA587B" w14:paraId="168FBD8D"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7F3DB" w14:textId="77777777" w:rsidR="00AA587B" w:rsidRPr="00AA587B" w:rsidRDefault="00AA587B" w:rsidP="00D33606">
            <w:pPr>
              <w:rPr>
                <w:rFonts w:cs="Arial"/>
                <w:b/>
                <w:bCs/>
                <w:vanish/>
                <w:sz w:val="16"/>
                <w:szCs w:val="14"/>
                <w:highlight w:val="cyan"/>
              </w:rPr>
            </w:pPr>
            <w:r w:rsidRPr="00AA587B">
              <w:rPr>
                <w:rFonts w:cs="Arial"/>
                <w:b/>
                <w:bCs/>
                <w:vanish/>
                <w:sz w:val="16"/>
                <w:szCs w:val="14"/>
                <w:highlight w:val="cyan"/>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2DCE4" w14:textId="77777777" w:rsidR="00AA587B" w:rsidRPr="00AA587B" w:rsidRDefault="00AA587B" w:rsidP="00D33606">
            <w:pPr>
              <w:rPr>
                <w:rFonts w:cs="Arial"/>
                <w:vanish/>
                <w:color w:val="000000" w:themeColor="text1"/>
                <w:sz w:val="16"/>
                <w:szCs w:val="16"/>
                <w:highlight w:val="cyan"/>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109D7" w14:textId="77777777" w:rsidR="00AA587B" w:rsidRPr="00AA587B" w:rsidRDefault="00AA587B" w:rsidP="00D33606">
            <w:pPr>
              <w:ind w:left="139"/>
              <w:rPr>
                <w:rFonts w:cs="Arial"/>
                <w:b/>
                <w:bCs/>
                <w:vanish/>
                <w:sz w:val="16"/>
                <w:szCs w:val="16"/>
                <w:highlight w:val="cyan"/>
              </w:rPr>
            </w:pPr>
            <w:r w:rsidRPr="00AA587B">
              <w:rPr>
                <w:rFonts w:cs="Arial"/>
                <w:b/>
                <w:bCs/>
                <w:vanish/>
                <w:sz w:val="16"/>
                <w:szCs w:val="16"/>
                <w:highlight w:val="cyan"/>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737658" w14:textId="77777777" w:rsidR="00AA587B" w:rsidRPr="00AA587B" w:rsidRDefault="00AA587B" w:rsidP="00D33606">
            <w:pPr>
              <w:ind w:left="141"/>
              <w:rPr>
                <w:rFonts w:cs="Arial"/>
                <w:vanish/>
                <w:color w:val="000000" w:themeColor="text1"/>
                <w:sz w:val="16"/>
                <w:szCs w:val="14"/>
                <w:highlight w:val="cyan"/>
              </w:rPr>
            </w:pPr>
          </w:p>
        </w:tc>
      </w:tr>
      <w:tr w:rsidR="00AA587B" w:rsidRPr="00AA587B" w14:paraId="4C3E19C1" w14:textId="77777777" w:rsidTr="00D33606">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78AD0" w14:textId="77777777" w:rsidR="00AA587B" w:rsidRPr="00AA587B" w:rsidRDefault="00AA587B" w:rsidP="00D33606">
            <w:pPr>
              <w:rPr>
                <w:rFonts w:eastAsiaTheme="minorHAnsi" w:cs="Arial"/>
                <w:b/>
                <w:bCs/>
                <w:vanish/>
                <w:sz w:val="16"/>
                <w:szCs w:val="14"/>
                <w:highlight w:val="cyan"/>
              </w:rPr>
            </w:pPr>
            <w:r w:rsidRPr="00AA587B">
              <w:rPr>
                <w:rFonts w:cs="Arial"/>
                <w:b/>
                <w:bCs/>
                <w:vanish/>
                <w:sz w:val="16"/>
                <w:szCs w:val="14"/>
                <w:highlight w:val="cyan"/>
              </w:rPr>
              <w:t>Type</w:t>
            </w:r>
          </w:p>
        </w:tc>
        <w:sdt>
          <w:sdtPr>
            <w:rPr>
              <w:rFonts w:cs="Arial"/>
              <w:vanish/>
              <w:color w:val="000000" w:themeColor="text1"/>
              <w:sz w:val="16"/>
              <w:szCs w:val="14"/>
              <w:highlight w:val="cyan"/>
            </w:rPr>
            <w:alias w:val="Requirement Type"/>
            <w:tag w:val="Requirements Type"/>
            <w:id w:val="1616256789"/>
            <w:placeholder>
              <w:docPart w:val="B07699E8EFB84E6EB12EB2F345EC5E3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451711" w14:textId="77777777" w:rsidR="00AA587B" w:rsidRPr="00AA587B" w:rsidRDefault="00AA587B" w:rsidP="00D33606">
                <w:pPr>
                  <w:rPr>
                    <w:rFonts w:cs="Arial"/>
                    <w:vanish/>
                    <w:color w:val="000000" w:themeColor="text1"/>
                    <w:sz w:val="16"/>
                    <w:szCs w:val="14"/>
                    <w:highlight w:val="cyan"/>
                  </w:rPr>
                </w:pPr>
                <w:r w:rsidRPr="00AA587B">
                  <w:rPr>
                    <w:rStyle w:val="PlaceholderText"/>
                    <w:vanish/>
                    <w:color w:val="000000" w:themeColor="text1"/>
                    <w:sz w:val="16"/>
                    <w:szCs w:val="16"/>
                    <w:highlight w:val="cyan"/>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2C849" w14:textId="77777777" w:rsidR="00AA587B" w:rsidRPr="00AA587B" w:rsidRDefault="00AA587B" w:rsidP="00D33606">
            <w:pPr>
              <w:rPr>
                <w:rFonts w:cs="Arial"/>
                <w:b/>
                <w:bCs/>
                <w:vanish/>
                <w:sz w:val="16"/>
                <w:szCs w:val="14"/>
                <w:highlight w:val="cyan"/>
              </w:rPr>
            </w:pPr>
            <w:r w:rsidRPr="00AA587B">
              <w:rPr>
                <w:rFonts w:cs="Arial"/>
                <w:b/>
                <w:bCs/>
                <w:vanish/>
                <w:sz w:val="16"/>
                <w:szCs w:val="14"/>
                <w:highlight w:val="cyan"/>
              </w:rPr>
              <w:t>Priority</w:t>
            </w:r>
          </w:p>
        </w:tc>
        <w:sdt>
          <w:sdtPr>
            <w:rPr>
              <w:rFonts w:cs="Arial"/>
              <w:vanish/>
              <w:color w:val="000000" w:themeColor="text1"/>
              <w:sz w:val="16"/>
              <w:szCs w:val="14"/>
              <w:highlight w:val="cyan"/>
            </w:rPr>
            <w:alias w:val="Requirement Priority"/>
            <w:tag w:val="Requirement Priority"/>
            <w:id w:val="-1107266356"/>
            <w:placeholder>
              <w:docPart w:val="336E6A7CA8254E8ABAF976F181797A4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A5B95" w14:textId="77777777" w:rsidR="00AA587B" w:rsidRPr="00AA587B" w:rsidRDefault="00AA587B" w:rsidP="00D33606">
                <w:pPr>
                  <w:rPr>
                    <w:rFonts w:cs="Arial"/>
                    <w:vanish/>
                    <w:color w:val="000000" w:themeColor="text1"/>
                    <w:sz w:val="16"/>
                    <w:szCs w:val="14"/>
                    <w:highlight w:val="cyan"/>
                  </w:rPr>
                </w:pPr>
                <w:r w:rsidRPr="00AA587B">
                  <w:rPr>
                    <w:rStyle w:val="PlaceholderText"/>
                    <w:vanish/>
                    <w:color w:val="000000" w:themeColor="text1"/>
                    <w:sz w:val="16"/>
                    <w:szCs w:val="18"/>
                    <w:highlight w:val="cyan"/>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382C6A" w14:textId="77777777" w:rsidR="00AA587B" w:rsidRPr="00AA587B" w:rsidRDefault="00AA587B" w:rsidP="00D33606">
            <w:pPr>
              <w:ind w:left="128"/>
              <w:rPr>
                <w:rFonts w:cs="Arial"/>
                <w:b/>
                <w:bCs/>
                <w:vanish/>
                <w:sz w:val="16"/>
                <w:szCs w:val="14"/>
                <w:highlight w:val="cyan"/>
              </w:rPr>
            </w:pPr>
            <w:r w:rsidRPr="00AA587B">
              <w:rPr>
                <w:rFonts w:cs="Arial"/>
                <w:b/>
                <w:bCs/>
                <w:vanish/>
                <w:sz w:val="16"/>
                <w:szCs w:val="14"/>
                <w:highlight w:val="cyan"/>
              </w:rPr>
              <w:t>Status</w:t>
            </w:r>
          </w:p>
        </w:tc>
        <w:sdt>
          <w:sdtPr>
            <w:rPr>
              <w:rFonts w:cs="Arial"/>
              <w:vanish/>
              <w:color w:val="000000" w:themeColor="text1"/>
              <w:sz w:val="16"/>
              <w:szCs w:val="14"/>
              <w:highlight w:val="cyan"/>
            </w:rPr>
            <w:alias w:val="Requirement Status"/>
            <w:tag w:val="Requirement Status"/>
            <w:id w:val="203690436"/>
            <w:placeholder>
              <w:docPart w:val="2532DE4BA7704918A7C715CA26893F9A"/>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0C845A" w14:textId="77777777" w:rsidR="00AA587B" w:rsidRPr="00AA587B" w:rsidRDefault="00AA587B" w:rsidP="00D33606">
                <w:pPr>
                  <w:ind w:left="141"/>
                  <w:rPr>
                    <w:rFonts w:cs="Arial"/>
                    <w:vanish/>
                    <w:color w:val="000000" w:themeColor="text1"/>
                    <w:sz w:val="16"/>
                    <w:szCs w:val="14"/>
                    <w:highlight w:val="cyan"/>
                  </w:rPr>
                </w:pPr>
                <w:r w:rsidRPr="00AA587B">
                  <w:rPr>
                    <w:rFonts w:cs="Arial"/>
                    <w:vanish/>
                    <w:color w:val="000000" w:themeColor="text1"/>
                    <w:sz w:val="16"/>
                    <w:szCs w:val="14"/>
                    <w:highlight w:val="cyan"/>
                  </w:rPr>
                  <w:t>Choose an item.</w:t>
                </w:r>
              </w:p>
            </w:tc>
          </w:sdtContent>
        </w:sdt>
      </w:tr>
      <w:tr w:rsidR="00AA587B" w:rsidRPr="00AA587B" w14:paraId="01C89A55" w14:textId="77777777" w:rsidTr="00D33606">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6EEFA3" w14:textId="77777777" w:rsidR="00AA587B" w:rsidRPr="00AA587B" w:rsidRDefault="00F373CF" w:rsidP="00D33606">
            <w:pPr>
              <w:rPr>
                <w:rFonts w:cs="Arial"/>
                <w:bCs/>
                <w:vanish/>
                <w:color w:val="808080" w:themeColor="background1" w:themeShade="80"/>
                <w:sz w:val="16"/>
                <w:szCs w:val="14"/>
                <w:highlight w:val="cyan"/>
              </w:rPr>
            </w:pPr>
            <w:hyperlink r:id="rId82" w:history="1">
              <w:r w:rsidR="00AA587B" w:rsidRPr="00AA587B">
                <w:rPr>
                  <w:rStyle w:val="Hyperlink"/>
                  <w:rFonts w:cs="Arial"/>
                  <w:bCs/>
                  <w:vanish/>
                  <w:sz w:val="16"/>
                  <w:szCs w:val="14"/>
                  <w:highlight w:val="cyan"/>
                </w:rPr>
                <w:t>Req. Template</w:t>
              </w:r>
            </w:hyperlink>
            <w:r w:rsidR="00AA587B" w:rsidRPr="00AA587B">
              <w:rPr>
                <w:rFonts w:cs="Arial"/>
                <w:bCs/>
                <w:vanish/>
                <w:color w:val="808080" w:themeColor="background1" w:themeShade="80"/>
                <w:sz w:val="16"/>
                <w:szCs w:val="14"/>
                <w:highlight w:val="cyan"/>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EBF09F" w14:textId="77777777" w:rsidR="00AA587B" w:rsidRPr="00AA587B" w:rsidRDefault="00AA587B" w:rsidP="00D33606">
            <w:pPr>
              <w:rPr>
                <w:rFonts w:cs="Arial"/>
                <w:bCs/>
                <w:vanish/>
                <w:color w:val="808080" w:themeColor="background1" w:themeShade="80"/>
                <w:sz w:val="16"/>
                <w:szCs w:val="14"/>
                <w:highlight w:val="cyan"/>
              </w:rPr>
            </w:pPr>
            <w:r w:rsidRPr="00AA587B">
              <w:rPr>
                <w:rFonts w:cs="Arial"/>
                <w:bCs/>
                <w:vanish/>
                <w:color w:val="808080" w:themeColor="background1" w:themeShade="80"/>
                <w:sz w:val="16"/>
                <w:szCs w:val="14"/>
                <w:highlight w:val="cyan"/>
              </w:rPr>
              <w:fldChar w:fldCharType="begin"/>
            </w:r>
            <w:r w:rsidRPr="00AA587B">
              <w:rPr>
                <w:rFonts w:cs="Arial"/>
                <w:bCs/>
                <w:vanish/>
                <w:color w:val="808080" w:themeColor="background1" w:themeShade="80"/>
                <w:sz w:val="16"/>
                <w:szCs w:val="14"/>
                <w:highlight w:val="cyan"/>
              </w:rPr>
              <w:instrText xml:space="preserve"> DOCPROPERTY  TemplateVersion  \* MERGEFORMAT </w:instrText>
            </w:r>
            <w:r w:rsidRPr="00AA587B">
              <w:rPr>
                <w:rFonts w:cs="Arial"/>
                <w:bCs/>
                <w:vanish/>
                <w:color w:val="808080" w:themeColor="background1" w:themeShade="80"/>
                <w:sz w:val="16"/>
                <w:szCs w:val="14"/>
                <w:highlight w:val="cyan"/>
              </w:rPr>
              <w:fldChar w:fldCharType="separate"/>
            </w:r>
            <w:r w:rsidRPr="00AA587B">
              <w:rPr>
                <w:rFonts w:cs="Arial"/>
                <w:bCs/>
                <w:vanish/>
                <w:color w:val="808080" w:themeColor="background1" w:themeShade="80"/>
                <w:sz w:val="16"/>
                <w:szCs w:val="14"/>
                <w:highlight w:val="cyan"/>
              </w:rPr>
              <w:t>6</w:t>
            </w:r>
            <w:r w:rsidRPr="00AA587B">
              <w:rPr>
                <w:rFonts w:cs="Arial"/>
                <w:bCs/>
                <w:vanish/>
                <w:color w:val="808080" w:themeColor="background1" w:themeShade="80"/>
                <w:sz w:val="16"/>
                <w:szCs w:val="14"/>
                <w:highlight w:val="cyan"/>
              </w:rPr>
              <w:fldChar w:fldCharType="end"/>
            </w:r>
            <w:r w:rsidRPr="00AA587B">
              <w:rPr>
                <w:rFonts w:cs="Arial"/>
                <w:bCs/>
                <w:vanish/>
                <w:color w:val="808080" w:themeColor="background1" w:themeShade="80"/>
                <w:sz w:val="16"/>
                <w:szCs w:val="14"/>
                <w:highlight w:val="cyan"/>
              </w:rPr>
              <w:t>.</w:t>
            </w:r>
            <w:r w:rsidRPr="00AA587B">
              <w:rPr>
                <w:rFonts w:cs="Arial"/>
                <w:bCs/>
                <w:vanish/>
                <w:color w:val="808080" w:themeColor="background1" w:themeShade="80"/>
                <w:sz w:val="16"/>
                <w:szCs w:val="14"/>
                <w:highlight w:val="cyan"/>
              </w:rPr>
              <w:fldChar w:fldCharType="begin"/>
            </w:r>
            <w:r w:rsidRPr="00AA587B">
              <w:rPr>
                <w:rFonts w:cs="Arial"/>
                <w:bCs/>
                <w:vanish/>
                <w:color w:val="808080" w:themeColor="background1" w:themeShade="80"/>
                <w:sz w:val="16"/>
                <w:szCs w:val="14"/>
                <w:highlight w:val="cyan"/>
              </w:rPr>
              <w:instrText xml:space="preserve"> DOCPROPERTY  TemplateRevision  \* MERGEFORMAT </w:instrText>
            </w:r>
            <w:r w:rsidRPr="00AA587B">
              <w:rPr>
                <w:rFonts w:cs="Arial"/>
                <w:bCs/>
                <w:vanish/>
                <w:color w:val="808080" w:themeColor="background1" w:themeShade="80"/>
                <w:sz w:val="16"/>
                <w:szCs w:val="14"/>
                <w:highlight w:val="cyan"/>
              </w:rPr>
              <w:fldChar w:fldCharType="separate"/>
            </w:r>
            <w:r w:rsidRPr="00AA587B">
              <w:rPr>
                <w:rFonts w:cs="Arial"/>
                <w:bCs/>
                <w:vanish/>
                <w:color w:val="808080" w:themeColor="background1" w:themeShade="80"/>
                <w:sz w:val="16"/>
                <w:szCs w:val="14"/>
                <w:highlight w:val="cyan"/>
              </w:rPr>
              <w:t>0b</w:t>
            </w:r>
            <w:r w:rsidRPr="00AA587B">
              <w:rPr>
                <w:rFonts w:cs="Arial"/>
                <w:bCs/>
                <w:vanish/>
                <w:color w:val="808080" w:themeColor="background1" w:themeShade="80"/>
                <w:sz w:val="16"/>
                <w:szCs w:val="14"/>
                <w:highlight w:val="cyan"/>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7AC446" w14:textId="77777777" w:rsidR="00AA587B" w:rsidRPr="00AA587B" w:rsidRDefault="00AA587B" w:rsidP="00D33606">
            <w:pPr>
              <w:jc w:val="right"/>
              <w:rPr>
                <w:rFonts w:cs="Arial"/>
                <w:bCs/>
                <w:color w:val="808080" w:themeColor="background1" w:themeShade="80"/>
                <w:sz w:val="16"/>
                <w:szCs w:val="14"/>
                <w:highlight w:val="cyan"/>
              </w:rPr>
            </w:pPr>
            <w:r w:rsidRPr="00AA587B">
              <w:rPr>
                <w:rFonts w:cs="Arial"/>
                <w:bCs/>
                <w:color w:val="808080" w:themeColor="background1" w:themeShade="80"/>
                <w:sz w:val="16"/>
                <w:szCs w:val="14"/>
                <w:highlight w:val="cyan"/>
              </w:rPr>
              <w:t>End of Requirement</w:t>
            </w:r>
          </w:p>
        </w:tc>
      </w:tr>
    </w:tbl>
    <w:p w14:paraId="3F3D5D27" w14:textId="77777777" w:rsidR="00AA587B" w:rsidRPr="00AA587B" w:rsidRDefault="00AA587B" w:rsidP="00232BEA">
      <w:pPr>
        <w:rPr>
          <w:rFonts w:cs="Arial"/>
          <w:highlight w:val="cyan"/>
        </w:rPr>
      </w:pPr>
    </w:p>
    <w:p w14:paraId="12C72A11" w14:textId="18C89E5B" w:rsidR="00B77922" w:rsidRPr="00AA587B" w:rsidRDefault="00B77922" w:rsidP="00B77922">
      <w:pPr>
        <w:pStyle w:val="RERequirement"/>
        <w:shd w:val="clear" w:color="auto" w:fill="F2F2F2" w:themeFill="background1" w:themeFillShade="F2"/>
        <w:rPr>
          <w:highlight w:val="cyan"/>
        </w:rPr>
      </w:pPr>
      <w:r w:rsidRPr="00AA587B">
        <w:rPr>
          <w:highlight w:val="cyan"/>
        </w:rPr>
        <w:t>###R_CMP_PLG_FIS_0004</w:t>
      </w:r>
      <w:r w:rsidR="00AA587B" w:rsidRPr="00AA587B">
        <w:rPr>
          <w:highlight w:val="cyan"/>
        </w:rPr>
        <w:t>3</w:t>
      </w:r>
      <w:r w:rsidRPr="00AA587B">
        <w:rPr>
          <w:highlight w:val="cyan"/>
        </w:rPr>
        <w:t xml:space="preserve">### </w:t>
      </w:r>
      <w:r w:rsidR="00AA587B" w:rsidRPr="00AA587B">
        <w:rPr>
          <w:highlight w:val="cyan"/>
        </w:rPr>
        <w:t>Report</w:t>
      </w:r>
      <w:r w:rsidRPr="00AA587B">
        <w:rPr>
          <w:highlight w:val="cyan"/>
        </w:rPr>
        <w:t xml:space="preserve"> BEC </w:t>
      </w:r>
      <w:r w:rsidR="00AA587B" w:rsidRPr="00AA587B">
        <w:rPr>
          <w:highlight w:val="cyan"/>
        </w:rPr>
        <w:t>status to</w:t>
      </w:r>
      <w:r w:rsidRPr="00AA587B">
        <w:rPr>
          <w:highlight w:val="cyan"/>
        </w:rPr>
        <w:t xml:space="preserve"> Remote access features/subsystems</w:t>
      </w:r>
    </w:p>
    <w:p w14:paraId="7DA587F1" w14:textId="319BAB3D" w:rsidR="00B77922" w:rsidRDefault="00B77922" w:rsidP="00B77922">
      <w:pPr>
        <w:rPr>
          <w:lang w:val="en-GB"/>
        </w:rPr>
      </w:pPr>
      <w:r w:rsidRPr="00AA587B">
        <w:rPr>
          <w:highlight w:val="cyan"/>
          <w:lang w:val="en-GB"/>
        </w:rPr>
        <w:t>Refer to Enclosure_Service_Specification_RevH, Requirement FUR-REQ-39111</w:t>
      </w:r>
      <w:r w:rsidR="00AA587B" w:rsidRPr="00AA587B">
        <w:rPr>
          <w:highlight w:val="cyan"/>
          <w:lang w:val="en-GB"/>
        </w:rPr>
        <w:t>7</w:t>
      </w:r>
    </w:p>
    <w:p w14:paraId="525D2A7A" w14:textId="77777777" w:rsidR="00B77922" w:rsidRPr="00C66B68" w:rsidRDefault="00B77922" w:rsidP="00B77922">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77922" w:rsidRPr="00D90A13" w14:paraId="5D684CA2" w14:textId="77777777" w:rsidTr="00D33606">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3362F6" w14:textId="77777777" w:rsidR="00B77922" w:rsidRPr="001E7824" w:rsidRDefault="00B77922" w:rsidP="00D33606">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R_CMP_PLG_FIS_00041</w:t>
            </w:r>
            <w:r w:rsidRPr="001E7824">
              <w:rPr>
                <w:rFonts w:cs="Arial"/>
                <w:bCs/>
                <w:vanish/>
                <w:color w:val="808080" w:themeColor="background1" w:themeShade="80"/>
                <w:sz w:val="16"/>
                <w:szCs w:val="14"/>
              </w:rPr>
              <w:t>###</w:t>
            </w:r>
          </w:p>
        </w:tc>
      </w:tr>
      <w:tr w:rsidR="00B77922" w:rsidRPr="0060165D" w14:paraId="4A281D44"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50D7D2" w14:textId="77777777" w:rsidR="00B77922" w:rsidRPr="0060165D" w:rsidRDefault="00B77922" w:rsidP="00D33606">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43529" w14:textId="77777777" w:rsidR="00B77922" w:rsidRPr="0060165D" w:rsidRDefault="00B77922" w:rsidP="00D33606">
            <w:pPr>
              <w:rPr>
                <w:rFonts w:cs="Arial"/>
                <w:vanish/>
                <w:color w:val="000000" w:themeColor="text1"/>
                <w:sz w:val="16"/>
                <w:szCs w:val="14"/>
              </w:rPr>
            </w:pPr>
          </w:p>
        </w:tc>
      </w:tr>
      <w:tr w:rsidR="00B77922" w:rsidRPr="0060165D" w14:paraId="25953D14"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F79C74" w14:textId="77777777" w:rsidR="00B77922" w:rsidRPr="0060165D" w:rsidRDefault="00B77922" w:rsidP="00D33606">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A1DC7" w14:textId="77777777" w:rsidR="00B77922" w:rsidRPr="0060165D" w:rsidRDefault="00B77922" w:rsidP="00D33606">
            <w:pPr>
              <w:rPr>
                <w:rFonts w:cs="Arial"/>
                <w:vanish/>
                <w:color w:val="000000" w:themeColor="text1"/>
                <w:sz w:val="16"/>
                <w:szCs w:val="14"/>
              </w:rPr>
            </w:pPr>
          </w:p>
        </w:tc>
      </w:tr>
      <w:tr w:rsidR="00B77922" w:rsidRPr="0060165D" w14:paraId="64390AC1"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4DD50" w14:textId="77777777" w:rsidR="00B77922" w:rsidRPr="0060165D" w:rsidRDefault="00B77922" w:rsidP="00D33606">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B36FA" w14:textId="77777777" w:rsidR="00B77922" w:rsidRPr="0060165D" w:rsidRDefault="00B77922" w:rsidP="00D33606">
            <w:pPr>
              <w:rPr>
                <w:rFonts w:cs="Arial"/>
                <w:vanish/>
                <w:color w:val="000000" w:themeColor="text1"/>
                <w:sz w:val="16"/>
                <w:szCs w:val="14"/>
              </w:rPr>
            </w:pPr>
          </w:p>
        </w:tc>
      </w:tr>
      <w:tr w:rsidR="00B77922" w:rsidRPr="0060165D" w14:paraId="0CD067C5"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E8AB7" w14:textId="77777777" w:rsidR="00B77922" w:rsidRPr="0060165D" w:rsidRDefault="00B77922" w:rsidP="00D33606">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C914D" w14:textId="77777777" w:rsidR="00B77922" w:rsidRPr="0060165D" w:rsidRDefault="00B77922" w:rsidP="00D33606">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5F3CDF" w14:textId="77777777" w:rsidR="00B77922" w:rsidRPr="0060165D" w:rsidRDefault="00B77922" w:rsidP="00D33606">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AF0145" w14:textId="77777777" w:rsidR="00B77922" w:rsidRPr="0060165D" w:rsidRDefault="00B77922" w:rsidP="00D33606">
            <w:pPr>
              <w:ind w:left="141"/>
              <w:rPr>
                <w:rFonts w:cs="Arial"/>
                <w:vanish/>
                <w:color w:val="000000" w:themeColor="text1"/>
                <w:sz w:val="16"/>
                <w:szCs w:val="14"/>
              </w:rPr>
            </w:pPr>
          </w:p>
        </w:tc>
      </w:tr>
      <w:tr w:rsidR="00B77922" w:rsidRPr="0060165D" w14:paraId="4B02AD68" w14:textId="77777777" w:rsidTr="00D3360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9B0C8" w14:textId="77777777" w:rsidR="00B77922" w:rsidRPr="0060165D" w:rsidRDefault="00B77922" w:rsidP="00D33606">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FB5B0" w14:textId="77777777" w:rsidR="00B77922" w:rsidRPr="0060165D" w:rsidRDefault="00B77922" w:rsidP="00D33606">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99C9EC" w14:textId="77777777" w:rsidR="00B77922" w:rsidRPr="0060165D" w:rsidRDefault="00B77922" w:rsidP="00D33606">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44A49" w14:textId="77777777" w:rsidR="00B77922" w:rsidRPr="001F0889" w:rsidRDefault="00B77922" w:rsidP="00D33606">
            <w:pPr>
              <w:ind w:left="141"/>
              <w:rPr>
                <w:rFonts w:cs="Arial"/>
                <w:vanish/>
                <w:color w:val="000000" w:themeColor="text1"/>
                <w:sz w:val="16"/>
                <w:szCs w:val="14"/>
              </w:rPr>
            </w:pPr>
          </w:p>
        </w:tc>
      </w:tr>
      <w:tr w:rsidR="00B77922" w:rsidRPr="0060165D" w14:paraId="477A93C4" w14:textId="77777777" w:rsidTr="00D33606">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35549" w14:textId="77777777" w:rsidR="00B77922" w:rsidRPr="0060165D" w:rsidRDefault="00B77922" w:rsidP="00D33606">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085881079"/>
            <w:placeholder>
              <w:docPart w:val="D5AA03BEEF6E48D7AAC43F5EAC27802B"/>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AB9794" w14:textId="77777777" w:rsidR="00B77922" w:rsidRPr="0060165D" w:rsidRDefault="00B77922" w:rsidP="00D33606">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2DC3C" w14:textId="77777777" w:rsidR="00B77922" w:rsidRPr="0060165D" w:rsidRDefault="00B77922" w:rsidP="00D33606">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661355422"/>
            <w:placeholder>
              <w:docPart w:val="05651922022845F68388AD73EF5ACC53"/>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7D0FA" w14:textId="77777777" w:rsidR="00B77922" w:rsidRPr="0060165D" w:rsidRDefault="00B77922" w:rsidP="00D33606">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88BEF1" w14:textId="77777777" w:rsidR="00B77922" w:rsidRPr="0060165D" w:rsidRDefault="00B77922" w:rsidP="00D33606">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14022542"/>
            <w:placeholder>
              <w:docPart w:val="2B6A3A9BF3B2456EA406121B870C1901"/>
            </w:placeholder>
            <w:showingPlcHdr/>
            <w15:color w:val="000000"/>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1FF43" w14:textId="77777777" w:rsidR="00B77922" w:rsidRPr="0060165D" w:rsidRDefault="00B77922" w:rsidP="00D33606">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B77922" w:rsidRPr="00D90A13" w14:paraId="6E0D833E" w14:textId="77777777" w:rsidTr="00D33606">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83ABA8" w14:textId="77777777" w:rsidR="00B77922" w:rsidRPr="001E7824" w:rsidRDefault="00F373CF" w:rsidP="00D33606">
            <w:pPr>
              <w:rPr>
                <w:rFonts w:cs="Arial"/>
                <w:bCs/>
                <w:vanish/>
                <w:color w:val="808080" w:themeColor="background1" w:themeShade="80"/>
                <w:sz w:val="16"/>
                <w:szCs w:val="14"/>
              </w:rPr>
            </w:pPr>
            <w:hyperlink r:id="rId83" w:history="1">
              <w:r w:rsidR="00B77922">
                <w:rPr>
                  <w:rStyle w:val="Hyperlink"/>
                  <w:rFonts w:cs="Arial"/>
                  <w:bCs/>
                  <w:vanish/>
                  <w:sz w:val="16"/>
                  <w:szCs w:val="14"/>
                </w:rPr>
                <w:t>Req. Template</w:t>
              </w:r>
            </w:hyperlink>
            <w:r w:rsidR="00B77922"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D23A0" w14:textId="77777777" w:rsidR="00B77922" w:rsidRPr="001E7824" w:rsidRDefault="00B77922" w:rsidP="00D33606">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2C7191" w14:textId="77777777" w:rsidR="00B77922" w:rsidRPr="009B56B1" w:rsidRDefault="00B77922" w:rsidP="00D33606">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1770CAE0" w14:textId="77777777" w:rsidR="00B77922" w:rsidRPr="00C66B68" w:rsidRDefault="00B77922" w:rsidP="00B77922">
      <w:pPr>
        <w:rPr>
          <w:rFonts w:cs="Arial"/>
        </w:rPr>
      </w:pPr>
    </w:p>
    <w:p w14:paraId="1790F2BA" w14:textId="77777777" w:rsidR="006F24A9" w:rsidRPr="00B269F2" w:rsidRDefault="006F24A9" w:rsidP="00B269F2">
      <w:pPr>
        <w:rPr>
          <w:lang w:val="en-GB"/>
        </w:rPr>
      </w:pPr>
    </w:p>
    <w:p w14:paraId="2D0C7784" w14:textId="77777777" w:rsidR="0045021E" w:rsidRPr="00B16542" w:rsidRDefault="0045021E" w:rsidP="0008696C">
      <w:pPr>
        <w:pStyle w:val="Heading2"/>
      </w:pPr>
      <w:r w:rsidRPr="00B16542">
        <w:t xml:space="preserve">Requirements on </w:t>
      </w:r>
      <w:bookmarkEnd w:id="397"/>
      <w:r w:rsidR="009500E6" w:rsidRPr="00B16542">
        <w:t>Connections</w:t>
      </w:r>
      <w:bookmarkEnd w:id="398"/>
      <w:bookmarkEnd w:id="399"/>
      <w:bookmarkEnd w:id="400"/>
    </w:p>
    <w:p w14:paraId="5251BCB9" w14:textId="77777777" w:rsidR="00B35528" w:rsidRPr="009E3B7C" w:rsidRDefault="00B35528" w:rsidP="00993F6D">
      <w:pPr>
        <w:rPr>
          <w:rFonts w:cs="Arial"/>
        </w:rPr>
      </w:pPr>
    </w:p>
    <w:p w14:paraId="24C1E0C5" w14:textId="77777777" w:rsidR="00B66169" w:rsidRDefault="009500E6" w:rsidP="009500E6">
      <w:pPr>
        <w:pStyle w:val="Heading3"/>
        <w:rPr>
          <w:lang w:val="en-GB"/>
        </w:rPr>
      </w:pPr>
      <w:bookmarkStart w:id="404" w:name="_Toc481143825"/>
      <w:bookmarkStart w:id="405" w:name="_Toc32332264"/>
      <w:bookmarkStart w:id="406" w:name="_Toc422994387"/>
      <w:r>
        <w:rPr>
          <w:lang w:val="en-GB"/>
        </w:rPr>
        <w:lastRenderedPageBreak/>
        <w:t xml:space="preserve">CAN Bus </w:t>
      </w:r>
      <w:r w:rsidR="007F5AC3">
        <w:rPr>
          <w:lang w:val="en-GB"/>
        </w:rPr>
        <w:t>x</w:t>
      </w:r>
      <w:bookmarkEnd w:id="404"/>
      <w:bookmarkEnd w:id="405"/>
    </w:p>
    <w:p w14:paraId="3CD8BE0F" w14:textId="77777777" w:rsidR="00FE14A5" w:rsidRPr="00E93775" w:rsidRDefault="00FE14A5" w:rsidP="00C13EAA">
      <w:pPr>
        <w:shd w:val="clear" w:color="auto" w:fill="D6E3BC" w:themeFill="accent3" w:themeFillTint="66"/>
        <w:rPr>
          <w:i/>
          <w:color w:val="808080" w:themeColor="background1" w:themeShade="80"/>
        </w:rPr>
      </w:pPr>
      <w:r w:rsidRPr="0039729E">
        <w:rPr>
          <w:b/>
          <w:i/>
          <w:color w:val="808080" w:themeColor="background1" w:themeShade="80"/>
          <w:lang w:val="en-GB"/>
        </w:rPr>
        <w:t>#Hint:</w:t>
      </w:r>
      <w:r>
        <w:rPr>
          <w:i/>
          <w:color w:val="808080" w:themeColor="background1" w:themeShade="80"/>
          <w:lang w:val="en-GB"/>
        </w:rPr>
        <w:t xml:space="preserve"> </w:t>
      </w:r>
      <w:r w:rsidRPr="00E93775">
        <w:rPr>
          <w:i/>
          <w:color w:val="808080" w:themeColor="background1" w:themeShade="80"/>
        </w:rPr>
        <w:t xml:space="preserve">For CAN most requirements are defined by Netcom and listed in the SDS CAN. </w:t>
      </w:r>
      <w:r>
        <w:rPr>
          <w:i/>
          <w:color w:val="808080" w:themeColor="background1" w:themeShade="80"/>
        </w:rPr>
        <w:t>Put in this section only those requirements, which deviate from that standard specification.</w:t>
      </w:r>
    </w:p>
    <w:p w14:paraId="62000CC7" w14:textId="77777777" w:rsidR="00B66169" w:rsidRPr="00FE14A5" w:rsidRDefault="00B66169" w:rsidP="00B66169"/>
    <w:p w14:paraId="36F72B80" w14:textId="77777777" w:rsidR="00B66169" w:rsidRPr="00B66169" w:rsidRDefault="00B66169" w:rsidP="0014103A">
      <w:pPr>
        <w:pStyle w:val="Heading4"/>
        <w:rPr>
          <w:lang w:val="en-GB"/>
        </w:rPr>
      </w:pPr>
      <w:bookmarkStart w:id="407" w:name="_Toc380050580"/>
      <w:bookmarkStart w:id="408" w:name="_Toc32332265"/>
      <w:r w:rsidRPr="00B66169">
        <w:rPr>
          <w:lang w:val="en-GB"/>
        </w:rPr>
        <w:t>Protocol Requirements</w:t>
      </w:r>
      <w:bookmarkEnd w:id="407"/>
      <w:bookmarkEnd w:id="408"/>
    </w:p>
    <w:p w14:paraId="434C94FB" w14:textId="77777777" w:rsidR="00FE14A5" w:rsidRDefault="00FE14A5" w:rsidP="00C13EAA">
      <w:pPr>
        <w:shd w:val="clear" w:color="auto" w:fill="D6E3BC" w:themeFill="accent3" w:themeFillTint="66"/>
        <w:rPr>
          <w:rStyle w:val="SubtleEmphasis"/>
        </w:rPr>
      </w:pPr>
      <w:r w:rsidRPr="00815977">
        <w:rPr>
          <w:rStyle w:val="SubtleEmphasis"/>
          <w:b/>
        </w:rPr>
        <w:t>#Hint:</w:t>
      </w:r>
      <w:r w:rsidRPr="00815977">
        <w:rPr>
          <w:rStyle w:val="SubtleEmphasis"/>
        </w:rPr>
        <w:t xml:space="preserve"> </w:t>
      </w:r>
      <w:r w:rsidRPr="00E93775">
        <w:rPr>
          <w:i/>
          <w:color w:val="808080" w:themeColor="background1" w:themeShade="80"/>
        </w:rPr>
        <w:t xml:space="preserve">For CAN </w:t>
      </w:r>
      <w:r>
        <w:rPr>
          <w:i/>
          <w:color w:val="808080" w:themeColor="background1" w:themeShade="80"/>
        </w:rPr>
        <w:t xml:space="preserve">Ford currently mandates </w:t>
      </w:r>
      <w:r w:rsidRPr="00E93775">
        <w:rPr>
          <w:i/>
          <w:color w:val="808080" w:themeColor="background1" w:themeShade="80"/>
        </w:rPr>
        <w:t>FNOS</w:t>
      </w:r>
      <w:r>
        <w:rPr>
          <w:i/>
          <w:color w:val="808080" w:themeColor="background1" w:themeShade="80"/>
        </w:rPr>
        <w:t xml:space="preserve"> as SW implementation for the CAN protocol stack</w:t>
      </w:r>
      <w:r w:rsidRPr="00E93775">
        <w:rPr>
          <w:i/>
          <w:color w:val="808080" w:themeColor="background1" w:themeShade="80"/>
        </w:rPr>
        <w:t>.</w:t>
      </w:r>
      <w:r>
        <w:rPr>
          <w:i/>
          <w:color w:val="808080" w:themeColor="background1" w:themeShade="80"/>
        </w:rPr>
        <w:t xml:space="preserve"> This includes the CAN Network Management and Transport Protocol.</w:t>
      </w:r>
      <w:r w:rsidRPr="00E93775">
        <w:rPr>
          <w:i/>
          <w:color w:val="808080" w:themeColor="background1" w:themeShade="80"/>
        </w:rPr>
        <w:t xml:space="preserve"> </w:t>
      </w:r>
      <w:r>
        <w:rPr>
          <w:i/>
          <w:color w:val="808080" w:themeColor="background1" w:themeShade="80"/>
        </w:rPr>
        <w:t>If you deviate from this assumption or if you have specific requirements on FNOS, which are not contained in the standard package, put requirements in this section. F</w:t>
      </w:r>
      <w:r>
        <w:rPr>
          <w:rStyle w:val="SubtleEmphasis"/>
        </w:rPr>
        <w:t xml:space="preserve">or details the </w:t>
      </w:r>
      <w:r w:rsidRPr="00815977">
        <w:rPr>
          <w:rStyle w:val="SubtleEmphasis"/>
        </w:rPr>
        <w:t>FNOS user guide</w:t>
      </w:r>
      <w:r>
        <w:rPr>
          <w:rStyle w:val="SubtleEmphasis"/>
        </w:rPr>
        <w:t xml:space="preserve"> and application notes could be referenced.</w:t>
      </w:r>
    </w:p>
    <w:p w14:paraId="6BFC45F6" w14:textId="77777777" w:rsidR="00B66169" w:rsidRDefault="00B66169" w:rsidP="00B66169"/>
    <w:p w14:paraId="4814D3F8" w14:textId="77777777" w:rsidR="00C95248" w:rsidRDefault="00C95248" w:rsidP="00C95248">
      <w:pPr>
        <w:pStyle w:val="Heading5"/>
      </w:pPr>
      <w:bookmarkStart w:id="409" w:name="_Toc444778249"/>
      <w:bookmarkStart w:id="410" w:name="_Toc32332266"/>
      <w:bookmarkStart w:id="411" w:name="_Toc380050579"/>
      <w:r>
        <w:t>Message List</w:t>
      </w:r>
      <w:bookmarkEnd w:id="409"/>
      <w:bookmarkEnd w:id="410"/>
    </w:p>
    <w:p w14:paraId="6214B69F" w14:textId="77777777" w:rsidR="007F4A91" w:rsidRPr="007F4A91" w:rsidRDefault="007F4A91" w:rsidP="007F4A91"/>
    <w:p w14:paraId="4FAED052" w14:textId="77777777" w:rsidR="000F7D0A" w:rsidRPr="009E3B7C" w:rsidRDefault="000F7D0A" w:rsidP="000F7D0A">
      <w:pPr>
        <w:rPr>
          <w:rFonts w:cs="Arial"/>
        </w:rPr>
      </w:pPr>
      <w:r w:rsidRPr="009E3B7C">
        <w:rPr>
          <w:rFonts w:cs="Arial"/>
        </w:rPr>
        <w:t>Refer to chapter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009511B2" w:rsidRPr="009511B2">
        <w:rPr>
          <w:i/>
          <w:color w:val="0000FF"/>
        </w:rPr>
        <w:t>Messages</w:t>
      </w:r>
      <w:r w:rsidRPr="00DC3809">
        <w:rPr>
          <w:rFonts w:cs="Arial"/>
          <w:i/>
          <w:color w:val="0000FF"/>
        </w:rPr>
        <w:fldChar w:fldCharType="end"/>
      </w:r>
      <w:r w:rsidRPr="009E3B7C">
        <w:rPr>
          <w:rFonts w:cs="Arial"/>
        </w:rPr>
        <w:t>” in the “</w:t>
      </w:r>
      <w:r>
        <w:rPr>
          <w:rFonts w:cs="Arial"/>
        </w:rPr>
        <w:fldChar w:fldCharType="begin"/>
      </w:r>
      <w:r>
        <w:rPr>
          <w:rFonts w:cs="Arial"/>
        </w:rPr>
        <w:instrText xml:space="preserve"> REF _Ref472492871 \h  \* MERGEFORMAT </w:instrText>
      </w:r>
      <w:r>
        <w:rPr>
          <w:rFonts w:cs="Arial"/>
        </w:rPr>
      </w:r>
      <w:r>
        <w:rPr>
          <w:rFonts w:cs="Arial"/>
        </w:rPr>
        <w:fldChar w:fldCharType="separate"/>
      </w:r>
      <w:r w:rsidR="009511B2" w:rsidRPr="009511B2">
        <w:rPr>
          <w:i/>
          <w:color w:val="0000FF"/>
        </w:rPr>
        <w:t>Data Dictionary</w:t>
      </w:r>
      <w:r>
        <w:rPr>
          <w:rFonts w:cs="Arial"/>
        </w:rPr>
        <w:fldChar w:fldCharType="end"/>
      </w:r>
      <w:r>
        <w:rPr>
          <w:rFonts w:cs="Arial"/>
        </w:rPr>
        <w:t>”.</w:t>
      </w:r>
    </w:p>
    <w:p w14:paraId="007ABC79" w14:textId="77777777" w:rsidR="00FD12BD" w:rsidRPr="00FD12BD" w:rsidRDefault="00FD12BD" w:rsidP="00FD12BD"/>
    <w:p w14:paraId="7F9D29E5" w14:textId="77777777" w:rsidR="009500E6" w:rsidRPr="00BB29B2" w:rsidRDefault="009500E6" w:rsidP="0014103A">
      <w:pPr>
        <w:pStyle w:val="Heading4"/>
        <w:rPr>
          <w:lang w:val="en-GB"/>
        </w:rPr>
      </w:pPr>
      <w:bookmarkStart w:id="412" w:name="_Toc32332267"/>
      <w:r w:rsidRPr="00BB29B2">
        <w:rPr>
          <w:lang w:val="en-GB"/>
        </w:rPr>
        <w:t>Electrical Requirements</w:t>
      </w:r>
      <w:bookmarkEnd w:id="411"/>
      <w:bookmarkEnd w:id="412"/>
    </w:p>
    <w:p w14:paraId="4B5D4262" w14:textId="77777777" w:rsidR="00FE14A5" w:rsidRPr="00815977" w:rsidRDefault="00FE14A5" w:rsidP="00C13EAA">
      <w:pPr>
        <w:shd w:val="clear" w:color="auto" w:fill="D6E3BC" w:themeFill="accent3" w:themeFillTint="66"/>
        <w:rPr>
          <w:rStyle w:val="SubtleEmphasis"/>
        </w:rPr>
      </w:pPr>
      <w:r w:rsidRPr="00815977">
        <w:rPr>
          <w:rStyle w:val="SubtleEmphasis"/>
          <w:b/>
        </w:rPr>
        <w:t>#Hint:</w:t>
      </w:r>
      <w:r>
        <w:rPr>
          <w:rStyle w:val="SubtleEmphasis"/>
        </w:rPr>
        <w:t xml:space="preserve"> List requirements here, only if they deviate from the SDS CAN.</w:t>
      </w:r>
    </w:p>
    <w:p w14:paraId="53C88949" w14:textId="77777777" w:rsidR="009500E6" w:rsidRDefault="009500E6" w:rsidP="00B66169"/>
    <w:p w14:paraId="4F478DA2" w14:textId="77777777" w:rsidR="00253651" w:rsidRDefault="00253651" w:rsidP="009500E6">
      <w:pPr>
        <w:pStyle w:val="Heading3"/>
        <w:rPr>
          <w:lang w:val="en-GB"/>
        </w:rPr>
      </w:pPr>
      <w:bookmarkStart w:id="413" w:name="_Toc481143826"/>
      <w:bookmarkStart w:id="414" w:name="_Toc32332268"/>
      <w:r w:rsidRPr="00BB29B2">
        <w:rPr>
          <w:lang w:val="en-GB"/>
        </w:rPr>
        <w:t>LIN x</w:t>
      </w:r>
      <w:bookmarkEnd w:id="413"/>
      <w:bookmarkEnd w:id="414"/>
    </w:p>
    <w:p w14:paraId="07117112" w14:textId="77777777" w:rsidR="007F4A91" w:rsidRPr="00815977" w:rsidRDefault="007F4A91" w:rsidP="00C13EAA">
      <w:pPr>
        <w:shd w:val="clear" w:color="auto" w:fill="D6E3BC" w:themeFill="accent3" w:themeFillTint="66"/>
        <w:rPr>
          <w:rStyle w:val="SubtleEmphasis"/>
        </w:rPr>
      </w:pPr>
      <w:r w:rsidRPr="00815977">
        <w:rPr>
          <w:rStyle w:val="SubtleEmphasis"/>
          <w:b/>
        </w:rPr>
        <w:t>#Hint:</w:t>
      </w:r>
      <w:r w:rsidRPr="00815977">
        <w:rPr>
          <w:rStyle w:val="SubtleEmphasis"/>
        </w:rPr>
        <w:t xml:space="preserve"> Place requirements here, which are common to all LIN nodes, but not covered by some SDS LIN.</w:t>
      </w:r>
    </w:p>
    <w:p w14:paraId="432B84A0" w14:textId="77777777" w:rsidR="007F4A91" w:rsidRPr="007F4A91" w:rsidRDefault="007F4A91" w:rsidP="007F4A91"/>
    <w:p w14:paraId="778BB3BB" w14:textId="77777777" w:rsidR="0014103A" w:rsidRPr="00BB29B2" w:rsidRDefault="0014103A" w:rsidP="0014103A">
      <w:pPr>
        <w:pStyle w:val="Heading4"/>
        <w:rPr>
          <w:lang w:val="en-GB"/>
        </w:rPr>
      </w:pPr>
      <w:bookmarkStart w:id="415" w:name="_Toc32332269"/>
      <w:r w:rsidRPr="00BB29B2">
        <w:rPr>
          <w:lang w:val="en-GB"/>
        </w:rPr>
        <w:t>Protocol Requirements</w:t>
      </w:r>
      <w:bookmarkEnd w:id="415"/>
    </w:p>
    <w:p w14:paraId="457B0352" w14:textId="77777777" w:rsidR="0014103A" w:rsidRDefault="0014103A" w:rsidP="0014103A"/>
    <w:p w14:paraId="1B3B3A55" w14:textId="77777777" w:rsidR="00C95248" w:rsidRPr="00BB29B2" w:rsidRDefault="00C95248" w:rsidP="00C95248">
      <w:pPr>
        <w:pStyle w:val="Heading5"/>
      </w:pPr>
      <w:bookmarkStart w:id="416" w:name="_Toc32332270"/>
      <w:r w:rsidRPr="00BB29B2">
        <w:t>Message List</w:t>
      </w:r>
      <w:bookmarkEnd w:id="416"/>
    </w:p>
    <w:p w14:paraId="4A3984AD" w14:textId="77777777" w:rsidR="00C95248" w:rsidRPr="00E93775" w:rsidRDefault="00C95248" w:rsidP="00C13EAA">
      <w:pPr>
        <w:shd w:val="clear" w:color="auto" w:fill="D6E3BC" w:themeFill="accent3" w:themeFillTint="66"/>
        <w:rPr>
          <w:i/>
          <w:color w:val="808080" w:themeColor="background1" w:themeShade="80"/>
        </w:rPr>
      </w:pPr>
      <w:r w:rsidRPr="0039729E">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The message list is typically documented in the LDF file</w:t>
      </w:r>
      <w:r w:rsidRPr="00E93775">
        <w:rPr>
          <w:i/>
          <w:color w:val="808080" w:themeColor="background1" w:themeShade="80"/>
        </w:rPr>
        <w:t>.</w:t>
      </w:r>
    </w:p>
    <w:p w14:paraId="1BA3CAB9" w14:textId="77777777" w:rsidR="007F4A91" w:rsidRDefault="007F4A91" w:rsidP="00B43195">
      <w:pPr>
        <w:rPr>
          <w:rFonts w:cs="Arial"/>
        </w:rPr>
      </w:pPr>
    </w:p>
    <w:p w14:paraId="75A4E7EE" w14:textId="77777777" w:rsidR="00777CB4" w:rsidRPr="009E3B7C" w:rsidRDefault="00777CB4" w:rsidP="00B43195">
      <w:pPr>
        <w:rPr>
          <w:rFonts w:cs="Arial"/>
        </w:rPr>
      </w:pPr>
      <w:r w:rsidRPr="009E3B7C">
        <w:rPr>
          <w:rFonts w:cs="Arial"/>
        </w:rPr>
        <w:t>Refer to chapter</w:t>
      </w:r>
      <w:r w:rsidR="000F7D0A">
        <w:rPr>
          <w:rFonts w:cs="Arial"/>
        </w:rPr>
        <w:t xml:space="preserve"> “</w:t>
      </w:r>
      <w:r w:rsidR="000F7D0A">
        <w:rPr>
          <w:rFonts w:cs="Arial"/>
        </w:rPr>
        <w:fldChar w:fldCharType="begin"/>
      </w:r>
      <w:r w:rsidR="000F7D0A">
        <w:rPr>
          <w:rFonts w:cs="Arial"/>
        </w:rPr>
        <w:instrText xml:space="preserve"> REF _Ref529372314 \h  \* MERGEFORMAT </w:instrText>
      </w:r>
      <w:r w:rsidR="000F7D0A">
        <w:rPr>
          <w:rFonts w:cs="Arial"/>
        </w:rPr>
      </w:r>
      <w:r w:rsidR="000F7D0A">
        <w:rPr>
          <w:rFonts w:cs="Arial"/>
        </w:rPr>
        <w:fldChar w:fldCharType="separate"/>
      </w:r>
      <w:r w:rsidR="009511B2" w:rsidRPr="009511B2">
        <w:rPr>
          <w:i/>
          <w:color w:val="0000FF"/>
        </w:rPr>
        <w:t>Messages</w:t>
      </w:r>
      <w:r w:rsidR="000F7D0A">
        <w:rPr>
          <w:rFonts w:cs="Arial"/>
        </w:rPr>
        <w:fldChar w:fldCharType="end"/>
      </w:r>
      <w:r w:rsidRPr="009E3B7C">
        <w:rPr>
          <w:rFonts w:cs="Arial"/>
        </w:rPr>
        <w:t>” in the “</w:t>
      </w:r>
      <w:r w:rsidRPr="000F7D0A">
        <w:rPr>
          <w:i/>
          <w:color w:val="0000FF"/>
        </w:rPr>
        <w:fldChar w:fldCharType="begin"/>
      </w:r>
      <w:r w:rsidRPr="000F7D0A">
        <w:rPr>
          <w:i/>
          <w:color w:val="0000FF"/>
        </w:rPr>
        <w:instrText xml:space="preserve"> REF _Ref495419194 \h </w:instrText>
      </w:r>
      <w:r w:rsidR="00DA7D1C" w:rsidRPr="000F7D0A">
        <w:rPr>
          <w:i/>
          <w:color w:val="0000FF"/>
        </w:rPr>
        <w:instrText xml:space="preserve"> \* MERGEFORMAT </w:instrText>
      </w:r>
      <w:r w:rsidRPr="000F7D0A">
        <w:rPr>
          <w:i/>
          <w:color w:val="0000FF"/>
        </w:rPr>
      </w:r>
      <w:r w:rsidRPr="000F7D0A">
        <w:rPr>
          <w:i/>
          <w:color w:val="0000FF"/>
        </w:rPr>
        <w:fldChar w:fldCharType="separate"/>
      </w:r>
      <w:r w:rsidR="009511B2" w:rsidRPr="009511B2">
        <w:rPr>
          <w:i/>
          <w:color w:val="0000FF"/>
        </w:rPr>
        <w:t>Data Dictionary</w:t>
      </w:r>
      <w:r w:rsidRPr="000F7D0A">
        <w:rPr>
          <w:i/>
          <w:color w:val="0000FF"/>
        </w:rPr>
        <w:fldChar w:fldCharType="end"/>
      </w:r>
      <w:r w:rsidRPr="009E3B7C">
        <w:rPr>
          <w:rFonts w:cs="Arial"/>
        </w:rPr>
        <w:t>”</w:t>
      </w:r>
    </w:p>
    <w:p w14:paraId="526295AA" w14:textId="77777777" w:rsidR="00C95248" w:rsidRPr="00BB29B2" w:rsidRDefault="00C95248" w:rsidP="00C95248">
      <w:pPr>
        <w:pStyle w:val="Heading5"/>
      </w:pPr>
      <w:bookmarkStart w:id="417" w:name="_Toc32332271"/>
      <w:r w:rsidRPr="00BB29B2">
        <w:t>Schedule Table</w:t>
      </w:r>
      <w:bookmarkEnd w:id="417"/>
    </w:p>
    <w:p w14:paraId="2B146C82" w14:textId="77777777" w:rsidR="00FE14A5" w:rsidRPr="006B0165" w:rsidRDefault="00FE14A5" w:rsidP="00C13EAA">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49937139" w14:textId="77777777" w:rsidR="00C95248" w:rsidRPr="008D3AB8" w:rsidRDefault="00C95248" w:rsidP="00C95248"/>
    <w:p w14:paraId="386B61D0" w14:textId="77777777" w:rsidR="0014103A" w:rsidRPr="0008696C" w:rsidRDefault="0014103A" w:rsidP="0014103A">
      <w:pPr>
        <w:pStyle w:val="Heading4"/>
        <w:rPr>
          <w:sz w:val="20"/>
          <w:lang w:val="en-GB"/>
        </w:rPr>
      </w:pPr>
      <w:bookmarkStart w:id="418" w:name="_Toc32332272"/>
      <w:r w:rsidRPr="00BB29B2">
        <w:rPr>
          <w:lang w:val="en-GB"/>
        </w:rPr>
        <w:t>Electrical Requirements</w:t>
      </w:r>
      <w:bookmarkEnd w:id="418"/>
    </w:p>
    <w:p w14:paraId="0A9434B1" w14:textId="77777777" w:rsidR="00087325" w:rsidRPr="006B0165" w:rsidRDefault="00087325" w:rsidP="00087325">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72B632C1" w14:textId="77777777" w:rsidR="0014103A" w:rsidRDefault="0014103A" w:rsidP="0014103A"/>
    <w:p w14:paraId="52C608C1" w14:textId="77777777" w:rsidR="007905C0" w:rsidRDefault="007905C0" w:rsidP="007905C0">
      <w:pPr>
        <w:pStyle w:val="Heading3"/>
        <w:rPr>
          <w:lang w:val="en-GB"/>
        </w:rPr>
      </w:pPr>
      <w:bookmarkStart w:id="419" w:name="_Toc481143827"/>
      <w:bookmarkStart w:id="420" w:name="_Toc32332273"/>
      <w:r w:rsidRPr="00BB29B2">
        <w:rPr>
          <w:lang w:val="en-GB"/>
        </w:rPr>
        <w:t>Ethernet</w:t>
      </w:r>
      <w:bookmarkEnd w:id="419"/>
      <w:r w:rsidR="00087325">
        <w:rPr>
          <w:lang w:val="en-GB"/>
        </w:rPr>
        <w:t xml:space="preserve"> x</w:t>
      </w:r>
      <w:bookmarkEnd w:id="420"/>
    </w:p>
    <w:p w14:paraId="124AAAA9" w14:textId="77777777" w:rsidR="00087325" w:rsidRDefault="00087325" w:rsidP="00087325">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On Ethernet we will see most likely the DoIP and MQTT protocol. Both protocols are described in separate specifications and are implemented in the Ford AUTOSAR stack. While DoIP might be not that relevant in this scope, MQTT (together with the Google Protocol Buffer (GPB) serialization of the payload) will become important for all features, which are mapped to a Service Oriented Architecture/Communcation (SoC). All application data, which is transmitted via MQTT (so called MQTT Topics) is managed in the IDB by Netcom.</w:t>
      </w:r>
    </w:p>
    <w:p w14:paraId="5581C100" w14:textId="77777777" w:rsidR="00087325" w:rsidRPr="008918CD" w:rsidRDefault="00254C46" w:rsidP="008918CD">
      <w:pPr>
        <w:shd w:val="clear" w:color="auto" w:fill="D6E3BC" w:themeFill="accent3" w:themeFillTint="66"/>
        <w:rPr>
          <w:rStyle w:val="Hyperlink"/>
        </w:rPr>
      </w:pPr>
      <w:r w:rsidRPr="00254C46">
        <w:rPr>
          <w:b/>
          <w:i/>
          <w:color w:val="808080" w:themeColor="background1" w:themeShade="80"/>
        </w:rPr>
        <w:t>#Link:</w:t>
      </w:r>
      <w:r>
        <w:rPr>
          <w:i/>
          <w:color w:val="808080" w:themeColor="background1" w:themeShade="80"/>
        </w:rPr>
        <w:t xml:space="preserve"> </w:t>
      </w:r>
      <w:hyperlink r:id="rId84" w:history="1">
        <w:r w:rsidR="008918CD" w:rsidRPr="007D2C71">
          <w:rPr>
            <w:rStyle w:val="Hyperlink"/>
            <w:rFonts w:cs="Arial"/>
            <w:i/>
          </w:rPr>
          <w:t>http://www.mqtt.org</w:t>
        </w:r>
      </w:hyperlink>
      <w:r w:rsidR="008918CD">
        <w:rPr>
          <w:rFonts w:cs="Arial"/>
          <w:i/>
          <w:color w:val="0000FF"/>
        </w:rPr>
        <w:t xml:space="preserve">, </w:t>
      </w:r>
      <w:r w:rsidR="008918CD" w:rsidRPr="008918CD">
        <w:rPr>
          <w:rStyle w:val="Hyperlink"/>
          <w:rFonts w:cs="Arial"/>
          <w:i/>
        </w:rPr>
        <w:t>https://developers.google.com/protocol-buffers/docs/proto</w:t>
      </w:r>
    </w:p>
    <w:p w14:paraId="6DD61243" w14:textId="77777777" w:rsidR="007905C0" w:rsidRPr="00BB29B2" w:rsidRDefault="007905C0" w:rsidP="007905C0">
      <w:pPr>
        <w:pStyle w:val="Heading3"/>
        <w:rPr>
          <w:lang w:val="en-GB"/>
        </w:rPr>
      </w:pPr>
      <w:bookmarkStart w:id="421" w:name="_Toc481143828"/>
      <w:bookmarkStart w:id="422" w:name="_Toc32332274"/>
      <w:r w:rsidRPr="00BB29B2">
        <w:rPr>
          <w:lang w:val="en-GB"/>
        </w:rPr>
        <w:lastRenderedPageBreak/>
        <w:t>WLAN (IEEE 802.11.x)</w:t>
      </w:r>
      <w:bookmarkEnd w:id="421"/>
      <w:bookmarkEnd w:id="422"/>
    </w:p>
    <w:p w14:paraId="48877872" w14:textId="77777777" w:rsidR="00253651" w:rsidRDefault="00253651" w:rsidP="009500E6">
      <w:pPr>
        <w:pStyle w:val="Heading3"/>
        <w:rPr>
          <w:lang w:val="en-GB"/>
        </w:rPr>
      </w:pPr>
      <w:bookmarkStart w:id="423" w:name="_Toc481143829"/>
      <w:bookmarkStart w:id="424" w:name="_Toc32332275"/>
      <w:r w:rsidRPr="00BB29B2">
        <w:rPr>
          <w:lang w:val="en-GB"/>
        </w:rPr>
        <w:t>RF</w:t>
      </w:r>
      <w:bookmarkEnd w:id="423"/>
      <w:bookmarkEnd w:id="424"/>
    </w:p>
    <w:p w14:paraId="10247AAB" w14:textId="77777777" w:rsidR="006C5D58" w:rsidRDefault="006C5D58" w:rsidP="006C5D58">
      <w:pPr>
        <w:pStyle w:val="Heading3"/>
      </w:pPr>
      <w:bookmarkStart w:id="425" w:name="_Ref530151821"/>
      <w:bookmarkStart w:id="426" w:name="_Toc530489304"/>
      <w:bookmarkStart w:id="427" w:name="_Toc32332276"/>
      <w:r>
        <w:t>Hardwired I/Os</w:t>
      </w:r>
      <w:bookmarkEnd w:id="425"/>
      <w:bookmarkEnd w:id="426"/>
      <w:bookmarkEnd w:id="427"/>
    </w:p>
    <w:p w14:paraId="6282B003" w14:textId="77777777" w:rsidR="006C5D58" w:rsidRDefault="006C5D58" w:rsidP="00C13EAA">
      <w:pPr>
        <w:shd w:val="clear" w:color="auto" w:fill="D6E3BC" w:themeFill="accent3" w:themeFillTint="66"/>
        <w:rPr>
          <w:rStyle w:val="SubtleEmphasis"/>
        </w:rPr>
      </w:pPr>
      <w:r w:rsidRPr="0060080E">
        <w:rPr>
          <w:rStyle w:val="SubtleEmphasis"/>
          <w:b/>
        </w:rPr>
        <w:t>#Hin</w:t>
      </w:r>
      <w:r>
        <w:rPr>
          <w:rStyle w:val="SubtleEmphasis"/>
        </w:rPr>
        <w:t xml:space="preserve">t: </w:t>
      </w:r>
      <w:r w:rsidRPr="00BE3E98">
        <w:rPr>
          <w:rStyle w:val="SubtleEmphasis"/>
        </w:rPr>
        <w:t xml:space="preserve">This section lists all </w:t>
      </w:r>
      <w:r>
        <w:rPr>
          <w:rStyle w:val="SubtleEmphasis"/>
        </w:rPr>
        <w:t xml:space="preserve">hardwired </w:t>
      </w:r>
      <w:r w:rsidRPr="00BE3E98">
        <w:rPr>
          <w:rStyle w:val="SubtleEmphasis"/>
        </w:rPr>
        <w:t xml:space="preserve">signals relevant for the feature deployment. </w:t>
      </w:r>
      <w:r>
        <w:rPr>
          <w:rStyle w:val="SubtleEmphasis"/>
        </w:rPr>
        <w:t xml:space="preserve">Those get typically mapped to EDAS signals </w:t>
      </w:r>
      <w:proofErr w:type="gramStart"/>
      <w:r>
        <w:rPr>
          <w:rStyle w:val="SubtleEmphasis"/>
        </w:rPr>
        <w:t>(“ connections</w:t>
      </w:r>
      <w:proofErr w:type="gramEnd"/>
      <w:r>
        <w:rPr>
          <w:rStyle w:val="SubtleEmphasis"/>
        </w:rPr>
        <w:t>) – refer to list of connections in corresponding table in chapter “</w:t>
      </w:r>
      <w:r w:rsidRPr="007227FA">
        <w:rPr>
          <w:rStyle w:val="SubtleEmphasis"/>
          <w:color w:val="0000FF"/>
        </w:rPr>
        <w:fldChar w:fldCharType="begin"/>
      </w:r>
      <w:r w:rsidRPr="007227FA">
        <w:rPr>
          <w:rStyle w:val="SubtleEmphasis"/>
          <w:color w:val="0000FF"/>
        </w:rPr>
        <w:instrText xml:space="preserve"> REF _Ref529371109 \h  \* MERGEFORMAT </w:instrText>
      </w:r>
      <w:r w:rsidRPr="007227FA">
        <w:rPr>
          <w:rStyle w:val="SubtleEmphasis"/>
          <w:color w:val="0000FF"/>
        </w:rPr>
      </w:r>
      <w:r w:rsidRPr="007227FA">
        <w:rPr>
          <w:rStyle w:val="SubtleEmphasis"/>
          <w:color w:val="0000FF"/>
        </w:rPr>
        <w:fldChar w:fldCharType="separate"/>
      </w:r>
      <w:r w:rsidR="009511B2" w:rsidRPr="009511B2">
        <w:rPr>
          <w:rStyle w:val="SubtleEmphasis"/>
          <w:bCs/>
          <w:color w:val="0000FF"/>
        </w:rPr>
        <w:t>Hardwired Signals</w:t>
      </w:r>
      <w:r w:rsidRPr="007227FA">
        <w:rPr>
          <w:rStyle w:val="SubtleEmphasis"/>
          <w:color w:val="0000FF"/>
        </w:rPr>
        <w:fldChar w:fldCharType="end"/>
      </w:r>
      <w:r>
        <w:rPr>
          <w:rStyle w:val="SubtleEmphasis"/>
        </w:rPr>
        <w:t>”</w:t>
      </w:r>
    </w:p>
    <w:p w14:paraId="4AA73E47" w14:textId="77777777" w:rsidR="006C5D58" w:rsidRPr="003225C9" w:rsidRDefault="006C5D58" w:rsidP="006C5D58"/>
    <w:p w14:paraId="0D0D05CF" w14:textId="77777777" w:rsidR="0045021E" w:rsidRPr="00B16542" w:rsidRDefault="0045021E" w:rsidP="00922BF9">
      <w:pPr>
        <w:pStyle w:val="Heading2"/>
      </w:pPr>
      <w:bookmarkStart w:id="428" w:name="_Signal_4"/>
      <w:bookmarkStart w:id="429" w:name="_Toc422994394"/>
      <w:bookmarkStart w:id="430" w:name="_Toc481143831"/>
      <w:bookmarkStart w:id="431" w:name="_Toc32332277"/>
      <w:bookmarkEnd w:id="406"/>
      <w:bookmarkEnd w:id="428"/>
      <w:r w:rsidRPr="00B16542">
        <w:t>Requirements on Development Process</w:t>
      </w:r>
      <w:bookmarkEnd w:id="429"/>
      <w:bookmarkEnd w:id="430"/>
      <w:bookmarkEnd w:id="431"/>
    </w:p>
    <w:p w14:paraId="47A48BC6" w14:textId="77777777" w:rsidR="00CA082B" w:rsidRPr="00BB29B2" w:rsidRDefault="00CA082B" w:rsidP="00BB29B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432" w:name="_Toc215652170"/>
      <w:bookmarkStart w:id="433" w:name="_Toc423616411"/>
      <w:bookmarkStart w:id="434" w:name="_Toc481143832"/>
      <w:bookmarkStart w:id="435" w:name="_Toc32332278"/>
      <w:bookmarkStart w:id="436" w:name="_Toc423616456"/>
      <w:r w:rsidRPr="00BB29B2">
        <w:rPr>
          <w:lang w:val="en-GB"/>
        </w:rPr>
        <w:lastRenderedPageBreak/>
        <w:t xml:space="preserve">Open </w:t>
      </w:r>
      <w:bookmarkEnd w:id="432"/>
      <w:bookmarkEnd w:id="433"/>
      <w:r w:rsidR="007B2CCE" w:rsidRPr="00BB29B2">
        <w:rPr>
          <w:lang w:val="en-GB"/>
        </w:rPr>
        <w:t>Concerns</w:t>
      </w:r>
      <w:bookmarkEnd w:id="434"/>
      <w:bookmarkEnd w:id="435"/>
    </w:p>
    <w:p w14:paraId="0E92FFE7" w14:textId="77777777" w:rsidR="00CA082B" w:rsidRDefault="00CA082B" w:rsidP="00CA082B"/>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CA082B" w14:paraId="4222C585" w14:textId="77777777" w:rsidTr="00F21C8A">
        <w:trPr>
          <w:tblHeader/>
        </w:trPr>
        <w:tc>
          <w:tcPr>
            <w:tcW w:w="851" w:type="dxa"/>
            <w:tcBorders>
              <w:top w:val="single" w:sz="4" w:space="0" w:color="auto"/>
              <w:left w:val="single" w:sz="4" w:space="0" w:color="auto"/>
              <w:bottom w:val="single" w:sz="4" w:space="0" w:color="auto"/>
              <w:right w:val="single" w:sz="4" w:space="0" w:color="auto"/>
            </w:tcBorders>
            <w:shd w:val="pct20" w:color="auto" w:fill="FFFFFF"/>
            <w:hideMark/>
          </w:tcPr>
          <w:p w14:paraId="386FF3A5" w14:textId="77777777" w:rsidR="00CA082B" w:rsidRDefault="00CA082B" w:rsidP="007F5085">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pct20" w:color="auto" w:fill="FFFFFF"/>
            <w:hideMark/>
          </w:tcPr>
          <w:p w14:paraId="39E2D9A8" w14:textId="77777777" w:rsidR="00CA082B" w:rsidRDefault="007B2CCE" w:rsidP="007F5085">
            <w:pPr>
              <w:pStyle w:val="Caption"/>
              <w:rPr>
                <w:lang w:val="en-GB"/>
              </w:rPr>
            </w:pPr>
            <w:r>
              <w:rPr>
                <w:lang w:val="en-GB"/>
              </w:rPr>
              <w:t>Concern</w:t>
            </w:r>
            <w:r w:rsidR="00CA082B">
              <w:rPr>
                <w:lang w:val="en-GB"/>
              </w:rPr>
              <w:t xml:space="preserve"> Description</w:t>
            </w:r>
          </w:p>
        </w:tc>
        <w:tc>
          <w:tcPr>
            <w:tcW w:w="1843" w:type="dxa"/>
            <w:tcBorders>
              <w:top w:val="single" w:sz="4" w:space="0" w:color="auto"/>
              <w:left w:val="single" w:sz="4" w:space="0" w:color="auto"/>
              <w:bottom w:val="single" w:sz="4" w:space="0" w:color="auto"/>
              <w:right w:val="single" w:sz="4" w:space="0" w:color="auto"/>
            </w:tcBorders>
            <w:shd w:val="pct20" w:color="auto" w:fill="FFFFFF"/>
            <w:hideMark/>
          </w:tcPr>
          <w:p w14:paraId="4EC4DE44" w14:textId="77777777" w:rsidR="00CA082B" w:rsidRDefault="00CA082B" w:rsidP="007F5085">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pct20" w:color="auto" w:fill="FFFFFF"/>
            <w:hideMark/>
          </w:tcPr>
          <w:p w14:paraId="718FC78B" w14:textId="77777777" w:rsidR="00CA082B" w:rsidRDefault="00CA082B" w:rsidP="007F5085">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pct20" w:color="auto" w:fill="FFFFFF"/>
            <w:hideMark/>
          </w:tcPr>
          <w:p w14:paraId="33E70E77" w14:textId="77777777" w:rsidR="00CA082B" w:rsidRDefault="00CA082B" w:rsidP="007F5085">
            <w:pPr>
              <w:pStyle w:val="Caption"/>
              <w:rPr>
                <w:lang w:val="en-GB"/>
              </w:rPr>
            </w:pPr>
            <w:r>
              <w:rPr>
                <w:lang w:val="en-GB"/>
              </w:rPr>
              <w:t>Solution</w:t>
            </w:r>
          </w:p>
        </w:tc>
      </w:tr>
      <w:tr w:rsidR="00CA082B" w14:paraId="7E2D67ED"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4B00546F" w14:textId="77777777" w:rsidR="00CA082B" w:rsidRDefault="00CA082B" w:rsidP="007F5085">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66B40D59" w14:textId="77777777" w:rsidR="00CA082B" w:rsidRDefault="00F21047" w:rsidP="007F5085">
            <w:r>
              <w:t>Need to define criteria for Slam Protection.  This is currently defined by the supplier.</w:t>
            </w:r>
          </w:p>
        </w:tc>
        <w:tc>
          <w:tcPr>
            <w:tcW w:w="1843" w:type="dxa"/>
            <w:tcBorders>
              <w:top w:val="single" w:sz="4" w:space="0" w:color="auto"/>
              <w:left w:val="single" w:sz="4" w:space="0" w:color="auto"/>
              <w:bottom w:val="single" w:sz="4" w:space="0" w:color="auto"/>
              <w:right w:val="single" w:sz="4" w:space="0" w:color="auto"/>
            </w:tcBorders>
          </w:tcPr>
          <w:p w14:paraId="2471062C"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1F067C9C" w14:textId="77777777" w:rsidR="00CA082B" w:rsidRDefault="00CA082B" w:rsidP="007F5085"/>
        </w:tc>
        <w:tc>
          <w:tcPr>
            <w:tcW w:w="2863" w:type="dxa"/>
            <w:tcBorders>
              <w:top w:val="single" w:sz="4" w:space="0" w:color="auto"/>
              <w:left w:val="single" w:sz="4" w:space="0" w:color="auto"/>
              <w:bottom w:val="single" w:sz="4" w:space="0" w:color="auto"/>
              <w:right w:val="single" w:sz="4" w:space="0" w:color="auto"/>
            </w:tcBorders>
          </w:tcPr>
          <w:p w14:paraId="56E7301B" w14:textId="77777777" w:rsidR="00CA082B" w:rsidRDefault="00CA082B" w:rsidP="007F5085"/>
        </w:tc>
      </w:tr>
      <w:tr w:rsidR="00CA082B" w14:paraId="781E19E1"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2EF8F36C" w14:textId="77777777" w:rsidR="00CA082B" w:rsidRDefault="00CA082B" w:rsidP="007F5085">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1F9F47AF" w14:textId="77777777" w:rsidR="00CA082B" w:rsidRDefault="00CA082B" w:rsidP="007F5085"/>
        </w:tc>
        <w:tc>
          <w:tcPr>
            <w:tcW w:w="1843" w:type="dxa"/>
            <w:tcBorders>
              <w:top w:val="single" w:sz="4" w:space="0" w:color="auto"/>
              <w:left w:val="single" w:sz="4" w:space="0" w:color="auto"/>
              <w:bottom w:val="single" w:sz="4" w:space="0" w:color="auto"/>
              <w:right w:val="single" w:sz="4" w:space="0" w:color="auto"/>
            </w:tcBorders>
          </w:tcPr>
          <w:p w14:paraId="3C8DC90F"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26671F0A" w14:textId="77777777" w:rsidR="00CA082B" w:rsidRDefault="00CA082B" w:rsidP="007F5085"/>
        </w:tc>
        <w:tc>
          <w:tcPr>
            <w:tcW w:w="2863" w:type="dxa"/>
            <w:tcBorders>
              <w:top w:val="single" w:sz="4" w:space="0" w:color="auto"/>
              <w:left w:val="single" w:sz="4" w:space="0" w:color="auto"/>
              <w:bottom w:val="single" w:sz="4" w:space="0" w:color="auto"/>
              <w:right w:val="single" w:sz="4" w:space="0" w:color="auto"/>
            </w:tcBorders>
          </w:tcPr>
          <w:p w14:paraId="5D1E8D43" w14:textId="77777777" w:rsidR="00CA082B" w:rsidRDefault="00CA082B" w:rsidP="007F5085"/>
        </w:tc>
      </w:tr>
      <w:tr w:rsidR="00CA082B" w14:paraId="150FE9AF" w14:textId="77777777" w:rsidTr="00F21C8A">
        <w:tc>
          <w:tcPr>
            <w:tcW w:w="851" w:type="dxa"/>
            <w:tcBorders>
              <w:top w:val="single" w:sz="4" w:space="0" w:color="auto"/>
              <w:left w:val="single" w:sz="4" w:space="0" w:color="auto"/>
              <w:bottom w:val="single" w:sz="4" w:space="0" w:color="auto"/>
              <w:right w:val="single" w:sz="4" w:space="0" w:color="auto"/>
            </w:tcBorders>
          </w:tcPr>
          <w:p w14:paraId="35D3C513" w14:textId="77777777" w:rsidR="00CA082B" w:rsidRDefault="00031CE6" w:rsidP="007F5085">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183C38F4" w14:textId="77777777" w:rsidR="00CA082B" w:rsidRPr="0008696C" w:rsidRDefault="00CA082B" w:rsidP="007F5085">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5961B451"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144F72CD" w14:textId="77777777" w:rsidR="00CA082B" w:rsidRPr="0008696C" w:rsidRDefault="00CA082B" w:rsidP="007F5085">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46F3E11D" w14:textId="77777777" w:rsidR="00CA082B" w:rsidRDefault="00CA082B" w:rsidP="007F5085"/>
        </w:tc>
      </w:tr>
      <w:tr w:rsidR="00CA082B" w14:paraId="7F965CE1" w14:textId="77777777" w:rsidTr="00F21C8A">
        <w:tc>
          <w:tcPr>
            <w:tcW w:w="851" w:type="dxa"/>
            <w:tcBorders>
              <w:top w:val="single" w:sz="4" w:space="0" w:color="auto"/>
              <w:left w:val="single" w:sz="4" w:space="0" w:color="auto"/>
              <w:bottom w:val="single" w:sz="4" w:space="0" w:color="auto"/>
              <w:right w:val="single" w:sz="4" w:space="0" w:color="auto"/>
            </w:tcBorders>
          </w:tcPr>
          <w:p w14:paraId="1E849161" w14:textId="77777777" w:rsidR="00CA082B" w:rsidRDefault="00031CE6" w:rsidP="007F5085">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5EC9EF8F" w14:textId="77777777" w:rsidR="00CA082B" w:rsidRPr="0008696C" w:rsidRDefault="00CA082B" w:rsidP="007F5085">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03F81912"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5FE66C07" w14:textId="77777777" w:rsidR="00CA082B" w:rsidRPr="0008696C" w:rsidRDefault="00CA082B" w:rsidP="007F5085">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25CB33FE" w14:textId="77777777" w:rsidR="00CA082B" w:rsidRDefault="00CA082B" w:rsidP="007F5085"/>
        </w:tc>
      </w:tr>
    </w:tbl>
    <w:p w14:paraId="46761A20" w14:textId="77777777" w:rsidR="00CA082B" w:rsidRPr="00B36D98" w:rsidRDefault="002C569F" w:rsidP="002C569F">
      <w:pPr>
        <w:pStyle w:val="Caption"/>
        <w:rPr>
          <w:lang w:val="en-GB"/>
        </w:rPr>
      </w:pPr>
      <w:bookmarkStart w:id="437" w:name="_Toc468813035"/>
      <w:bookmarkStart w:id="438" w:name="_Toc471490047"/>
      <w:bookmarkStart w:id="439" w:name="_Toc520108491"/>
      <w:bookmarkStart w:id="440" w:name="_Toc25584463"/>
      <w:r>
        <w:t xml:space="preserve">Table </w:t>
      </w:r>
      <w:r w:rsidR="00F309BE">
        <w:rPr>
          <w:noProof/>
        </w:rPr>
        <w:fldChar w:fldCharType="begin"/>
      </w:r>
      <w:r w:rsidR="00F309BE">
        <w:rPr>
          <w:noProof/>
        </w:rPr>
        <w:instrText xml:space="preserve"> SEQ Table \* ARABIC </w:instrText>
      </w:r>
      <w:r w:rsidR="00F309BE">
        <w:rPr>
          <w:noProof/>
        </w:rPr>
        <w:fldChar w:fldCharType="separate"/>
      </w:r>
      <w:r w:rsidR="009511B2">
        <w:rPr>
          <w:noProof/>
        </w:rPr>
        <w:t>86</w:t>
      </w:r>
      <w:r w:rsidR="00F309BE">
        <w:rPr>
          <w:noProof/>
        </w:rPr>
        <w:fldChar w:fldCharType="end"/>
      </w:r>
      <w:r>
        <w:t>: Open Concerns</w:t>
      </w:r>
      <w:bookmarkEnd w:id="437"/>
      <w:bookmarkEnd w:id="438"/>
      <w:bookmarkEnd w:id="439"/>
      <w:bookmarkEnd w:id="440"/>
    </w:p>
    <w:p w14:paraId="3BD5172A" w14:textId="77777777" w:rsidR="00CA082B" w:rsidRPr="00BB29B2" w:rsidRDefault="00CA082B" w:rsidP="00BB29B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441" w:name="_Toc423616410"/>
      <w:bookmarkStart w:id="442" w:name="_Toc481143833"/>
      <w:bookmarkStart w:id="443" w:name="_Toc32332279"/>
      <w:bookmarkStart w:id="444" w:name="_Toc422994348"/>
      <w:r w:rsidRPr="00BB29B2">
        <w:rPr>
          <w:lang w:val="en-GB"/>
        </w:rPr>
        <w:lastRenderedPageBreak/>
        <w:t>Revision History</w:t>
      </w:r>
      <w:bookmarkEnd w:id="441"/>
      <w:bookmarkEnd w:id="442"/>
      <w:bookmarkEnd w:id="443"/>
    </w:p>
    <w:p w14:paraId="78E6826B" w14:textId="77777777" w:rsidR="00CA082B" w:rsidRPr="00A30716" w:rsidRDefault="00A30716" w:rsidP="00A30716">
      <w:pPr>
        <w:shd w:val="clear" w:color="auto" w:fill="D6E3BC" w:themeFill="accent3" w:themeFillTint="66"/>
        <w:rPr>
          <w:i/>
          <w:color w:val="808080" w:themeColor="background1" w:themeShade="80"/>
        </w:rPr>
      </w:pPr>
      <w:r>
        <w:rPr>
          <w:i/>
          <w:color w:val="808080" w:themeColor="background1" w:themeShade="80"/>
        </w:rPr>
        <w:t xml:space="preserve">#Hint: </w:t>
      </w:r>
      <w:r w:rsidR="00CA082B" w:rsidRPr="00A30716">
        <w:rPr>
          <w:i/>
          <w:color w:val="808080" w:themeColor="background1" w:themeShade="80"/>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w:t>
      </w:r>
      <w:r>
        <w:rPr>
          <w:i/>
          <w:color w:val="808080" w:themeColor="background1" w:themeShade="80"/>
        </w:rPr>
        <w:t>ll be created upon checking in.</w:t>
      </w:r>
    </w:p>
    <w:p w14:paraId="3E262CBF" w14:textId="77777777" w:rsidR="00CA082B" w:rsidRDefault="00CA082B" w:rsidP="00CA082B">
      <w:pPr>
        <w:pStyle w:val="BodyText"/>
        <w:ind w:right="142"/>
        <w:jc w:val="both"/>
        <w:rPr>
          <w:rFonts w:cs="Arial"/>
          <w:i/>
          <w:iCs/>
          <w:lang w:val="en-US"/>
        </w:rPr>
      </w:pP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851"/>
        <w:gridCol w:w="994"/>
        <w:gridCol w:w="19"/>
        <w:gridCol w:w="4378"/>
        <w:gridCol w:w="1276"/>
        <w:gridCol w:w="1582"/>
      </w:tblGrid>
      <w:tr w:rsidR="00CA082B" w14:paraId="4C98800F" w14:textId="77777777" w:rsidTr="00F21C8A">
        <w:trPr>
          <w:tblHeader/>
        </w:trPr>
        <w:tc>
          <w:tcPr>
            <w:tcW w:w="993" w:type="dxa"/>
            <w:tcBorders>
              <w:top w:val="single" w:sz="4" w:space="0" w:color="auto"/>
              <w:left w:val="single" w:sz="4" w:space="0" w:color="auto"/>
              <w:bottom w:val="single" w:sz="4" w:space="0" w:color="auto"/>
              <w:right w:val="single" w:sz="4" w:space="0" w:color="auto"/>
            </w:tcBorders>
            <w:shd w:val="pct20" w:color="auto" w:fill="FFFFFF"/>
            <w:hideMark/>
          </w:tcPr>
          <w:p w14:paraId="598F6830" w14:textId="77777777" w:rsidR="00CA082B" w:rsidRDefault="00CA082B" w:rsidP="007F5085">
            <w:pPr>
              <w:pStyle w:val="Caption"/>
              <w:rPr>
                <w:lang w:val="en-GB"/>
              </w:rPr>
            </w:pPr>
            <w:r>
              <w:rPr>
                <w:lang w:val="en-GB"/>
              </w:rPr>
              <w:t>Rev.</w:t>
            </w:r>
          </w:p>
          <w:p w14:paraId="6D9CDA3E" w14:textId="77777777" w:rsidR="00CA082B" w:rsidRDefault="00CA082B" w:rsidP="007F5085">
            <w:pPr>
              <w:ind w:left="-3" w:right="-108"/>
            </w:pPr>
            <w:r>
              <w:t>(revision)</w:t>
            </w:r>
          </w:p>
        </w:tc>
        <w:tc>
          <w:tcPr>
            <w:tcW w:w="851" w:type="dxa"/>
            <w:tcBorders>
              <w:top w:val="single" w:sz="4" w:space="0" w:color="auto"/>
              <w:left w:val="single" w:sz="4" w:space="0" w:color="auto"/>
              <w:bottom w:val="single" w:sz="4" w:space="0" w:color="auto"/>
              <w:right w:val="single" w:sz="4" w:space="0" w:color="auto"/>
            </w:tcBorders>
            <w:shd w:val="pct20" w:color="auto" w:fill="FFFFFF"/>
          </w:tcPr>
          <w:p w14:paraId="356D7070" w14:textId="77777777" w:rsidR="00CA082B" w:rsidRDefault="00CA082B" w:rsidP="007F5085">
            <w:pPr>
              <w:pStyle w:val="Caption"/>
              <w:rPr>
                <w:lang w:val="en-GB"/>
              </w:rPr>
            </w:pPr>
            <w:r>
              <w:rPr>
                <w:lang w:val="en-GB"/>
              </w:rPr>
              <w:t>Vers.</w:t>
            </w:r>
          </w:p>
          <w:p w14:paraId="427F5287" w14:textId="77777777" w:rsidR="00CA082B" w:rsidRDefault="00CA082B" w:rsidP="007F5085">
            <w:pPr>
              <w:jc w:val="center"/>
            </w:pPr>
          </w:p>
        </w:tc>
        <w:tc>
          <w:tcPr>
            <w:tcW w:w="994" w:type="dxa"/>
            <w:tcBorders>
              <w:top w:val="single" w:sz="4" w:space="0" w:color="auto"/>
              <w:left w:val="single" w:sz="4" w:space="0" w:color="auto"/>
              <w:bottom w:val="single" w:sz="4" w:space="0" w:color="auto"/>
              <w:right w:val="single" w:sz="4" w:space="0" w:color="auto"/>
            </w:tcBorders>
            <w:shd w:val="pct20" w:color="auto" w:fill="FFFFFF"/>
            <w:hideMark/>
          </w:tcPr>
          <w:p w14:paraId="298DD6B7" w14:textId="77777777" w:rsidR="00CA082B" w:rsidRDefault="00CA082B" w:rsidP="007F5085">
            <w:pPr>
              <w:pStyle w:val="Caption"/>
              <w:rPr>
                <w:lang w:val="en-GB"/>
              </w:rPr>
            </w:pPr>
            <w:r>
              <w:rPr>
                <w:lang w:val="en-GB"/>
              </w:rPr>
              <w:t>Date</w:t>
            </w:r>
          </w:p>
        </w:tc>
        <w:tc>
          <w:tcPr>
            <w:tcW w:w="4397" w:type="dxa"/>
            <w:gridSpan w:val="2"/>
            <w:tcBorders>
              <w:top w:val="single" w:sz="4" w:space="0" w:color="auto"/>
              <w:left w:val="single" w:sz="4" w:space="0" w:color="auto"/>
              <w:bottom w:val="single" w:sz="4" w:space="0" w:color="auto"/>
              <w:right w:val="single" w:sz="4" w:space="0" w:color="auto"/>
            </w:tcBorders>
            <w:shd w:val="pct20" w:color="auto" w:fill="FFFFFF"/>
            <w:hideMark/>
          </w:tcPr>
          <w:p w14:paraId="417303DF" w14:textId="77777777" w:rsidR="00CA082B" w:rsidRDefault="00CA082B" w:rsidP="007F5085">
            <w:pPr>
              <w:pStyle w:val="Caption"/>
              <w:rPr>
                <w:lang w:val="en-GB"/>
              </w:rPr>
            </w:pPr>
            <w:r>
              <w:rPr>
                <w:lang w:val="en-GB"/>
              </w:rPr>
              <w:t>Description</w:t>
            </w:r>
          </w:p>
        </w:tc>
        <w:tc>
          <w:tcPr>
            <w:tcW w:w="1276" w:type="dxa"/>
            <w:tcBorders>
              <w:top w:val="single" w:sz="4" w:space="0" w:color="auto"/>
              <w:left w:val="single" w:sz="4" w:space="0" w:color="auto"/>
              <w:bottom w:val="single" w:sz="4" w:space="0" w:color="auto"/>
              <w:right w:val="single" w:sz="4" w:space="0" w:color="auto"/>
            </w:tcBorders>
            <w:shd w:val="pct20" w:color="auto" w:fill="FFFFFF"/>
            <w:hideMark/>
          </w:tcPr>
          <w:p w14:paraId="7468503C" w14:textId="77777777" w:rsidR="00CA082B" w:rsidRDefault="00CA082B" w:rsidP="007F5085">
            <w:pPr>
              <w:pStyle w:val="Caption"/>
              <w:rPr>
                <w:lang w:val="en-GB"/>
              </w:rPr>
            </w:pPr>
            <w:r>
              <w:rPr>
                <w:lang w:val="en-GB"/>
              </w:rPr>
              <w:t>Approved by</w:t>
            </w:r>
          </w:p>
        </w:tc>
        <w:tc>
          <w:tcPr>
            <w:tcW w:w="1582" w:type="dxa"/>
            <w:tcBorders>
              <w:top w:val="single" w:sz="4" w:space="0" w:color="auto"/>
              <w:left w:val="single" w:sz="4" w:space="0" w:color="auto"/>
              <w:bottom w:val="single" w:sz="4" w:space="0" w:color="auto"/>
              <w:right w:val="single" w:sz="4" w:space="0" w:color="auto"/>
            </w:tcBorders>
            <w:shd w:val="pct20" w:color="auto" w:fill="FFFFFF"/>
            <w:hideMark/>
          </w:tcPr>
          <w:p w14:paraId="60DAFFE9" w14:textId="77777777" w:rsidR="00CA082B" w:rsidRDefault="00CA082B" w:rsidP="007F5085">
            <w:pPr>
              <w:pStyle w:val="Caption"/>
              <w:rPr>
                <w:lang w:val="en-GB"/>
              </w:rPr>
            </w:pPr>
            <w:r>
              <w:rPr>
                <w:lang w:val="en-GB"/>
              </w:rPr>
              <w:t>Responsible</w:t>
            </w:r>
          </w:p>
        </w:tc>
      </w:tr>
      <w:tr w:rsidR="00CA082B" w14:paraId="70757D5A" w14:textId="77777777" w:rsidTr="00F21C8A">
        <w:tc>
          <w:tcPr>
            <w:tcW w:w="993" w:type="dxa"/>
            <w:tcBorders>
              <w:top w:val="single" w:sz="4" w:space="0" w:color="auto"/>
              <w:left w:val="single" w:sz="4" w:space="0" w:color="auto"/>
              <w:bottom w:val="single" w:sz="4" w:space="0" w:color="auto"/>
              <w:right w:val="single" w:sz="4" w:space="0" w:color="auto"/>
            </w:tcBorders>
            <w:hideMark/>
          </w:tcPr>
          <w:p w14:paraId="1175A74E" w14:textId="77777777" w:rsidR="00CA082B" w:rsidRDefault="00CA082B" w:rsidP="007F5085">
            <w:pPr>
              <w:jc w:val="center"/>
              <w:rPr>
                <w:i/>
                <w:snapToGrid w:val="0"/>
              </w:rPr>
            </w:pPr>
            <w:r>
              <w:rPr>
                <w:i/>
                <w:snapToGrid w:val="0"/>
              </w:rPr>
              <w:t>001</w:t>
            </w:r>
          </w:p>
        </w:tc>
        <w:tc>
          <w:tcPr>
            <w:tcW w:w="851" w:type="dxa"/>
            <w:tcBorders>
              <w:top w:val="single" w:sz="4" w:space="0" w:color="auto"/>
              <w:left w:val="single" w:sz="4" w:space="0" w:color="auto"/>
              <w:bottom w:val="single" w:sz="4" w:space="0" w:color="auto"/>
              <w:right w:val="single" w:sz="4" w:space="0" w:color="auto"/>
            </w:tcBorders>
          </w:tcPr>
          <w:p w14:paraId="69A0055E" w14:textId="77777777" w:rsidR="00CA082B" w:rsidRDefault="009511B2" w:rsidP="007F5085">
            <w:pPr>
              <w:jc w:val="center"/>
              <w:rPr>
                <w:i/>
                <w:snapToGrid w:val="0"/>
              </w:rPr>
            </w:pPr>
            <w:r>
              <w:rPr>
                <w:i/>
                <w:snapToGrid w:val="0"/>
              </w:rPr>
              <w:t>A</w:t>
            </w:r>
          </w:p>
        </w:tc>
        <w:tc>
          <w:tcPr>
            <w:tcW w:w="994" w:type="dxa"/>
            <w:tcBorders>
              <w:top w:val="single" w:sz="4" w:space="0" w:color="auto"/>
              <w:left w:val="single" w:sz="4" w:space="0" w:color="auto"/>
              <w:bottom w:val="single" w:sz="4" w:space="0" w:color="auto"/>
              <w:right w:val="single" w:sz="4" w:space="0" w:color="auto"/>
            </w:tcBorders>
          </w:tcPr>
          <w:p w14:paraId="3AFAE388" w14:textId="77777777" w:rsidR="00CA082B" w:rsidRDefault="003B78A4" w:rsidP="007F5085">
            <w:pPr>
              <w:jc w:val="center"/>
              <w:rPr>
                <w:i/>
                <w:snapToGrid w:val="0"/>
              </w:rPr>
            </w:pPr>
            <w:r>
              <w:rPr>
                <w:i/>
                <w:snapToGrid w:val="0"/>
              </w:rPr>
              <w:t>1/31/20</w:t>
            </w:r>
          </w:p>
        </w:tc>
        <w:tc>
          <w:tcPr>
            <w:tcW w:w="4397" w:type="dxa"/>
            <w:gridSpan w:val="2"/>
            <w:tcBorders>
              <w:top w:val="single" w:sz="4" w:space="0" w:color="auto"/>
              <w:left w:val="single" w:sz="4" w:space="0" w:color="auto"/>
              <w:bottom w:val="single" w:sz="4" w:space="0" w:color="auto"/>
              <w:right w:val="single" w:sz="4" w:space="0" w:color="auto"/>
            </w:tcBorders>
            <w:hideMark/>
          </w:tcPr>
          <w:p w14:paraId="45F79FF6" w14:textId="77777777" w:rsidR="00CA082B" w:rsidRDefault="00CA082B" w:rsidP="007F5085">
            <w:pPr>
              <w:pStyle w:val="Header"/>
              <w:rPr>
                <w:i/>
                <w:snapToGrid w:val="0"/>
              </w:rPr>
            </w:pPr>
            <w:r>
              <w:rPr>
                <w:i/>
                <w:snapToGrid w:val="0"/>
              </w:rPr>
              <w:t>Initial version</w:t>
            </w:r>
          </w:p>
        </w:tc>
        <w:tc>
          <w:tcPr>
            <w:tcW w:w="1276" w:type="dxa"/>
            <w:tcBorders>
              <w:top w:val="single" w:sz="4" w:space="0" w:color="auto"/>
              <w:left w:val="single" w:sz="4" w:space="0" w:color="auto"/>
              <w:bottom w:val="single" w:sz="4" w:space="0" w:color="auto"/>
              <w:right w:val="single" w:sz="4" w:space="0" w:color="auto"/>
            </w:tcBorders>
          </w:tcPr>
          <w:p w14:paraId="47C08C1D" w14:textId="77777777" w:rsidR="00CA082B" w:rsidRDefault="00CA082B" w:rsidP="007F5085">
            <w:pPr>
              <w:rPr>
                <w:i/>
                <w:snapToGrid w:val="0"/>
              </w:rPr>
            </w:pPr>
          </w:p>
        </w:tc>
        <w:tc>
          <w:tcPr>
            <w:tcW w:w="1582" w:type="dxa"/>
            <w:tcBorders>
              <w:top w:val="single" w:sz="4" w:space="0" w:color="auto"/>
              <w:left w:val="single" w:sz="4" w:space="0" w:color="auto"/>
              <w:bottom w:val="single" w:sz="4" w:space="0" w:color="auto"/>
              <w:right w:val="single" w:sz="4" w:space="0" w:color="auto"/>
            </w:tcBorders>
            <w:hideMark/>
          </w:tcPr>
          <w:p w14:paraId="40CC1604" w14:textId="77777777" w:rsidR="00CA082B" w:rsidRDefault="003B78A4" w:rsidP="007F5085">
            <w:pPr>
              <w:rPr>
                <w:i/>
                <w:snapToGrid w:val="0"/>
              </w:rPr>
            </w:pPr>
            <w:r>
              <w:rPr>
                <w:i/>
                <w:snapToGrid w:val="0"/>
              </w:rPr>
              <w:t>DKING13</w:t>
            </w:r>
          </w:p>
        </w:tc>
      </w:tr>
      <w:tr w:rsidR="00CA082B" w14:paraId="774AA115" w14:textId="77777777" w:rsidTr="00F21C8A">
        <w:tc>
          <w:tcPr>
            <w:tcW w:w="993" w:type="dxa"/>
            <w:tcBorders>
              <w:top w:val="single" w:sz="4" w:space="0" w:color="auto"/>
              <w:left w:val="single" w:sz="4" w:space="0" w:color="auto"/>
              <w:bottom w:val="single" w:sz="4" w:space="0" w:color="auto"/>
              <w:right w:val="single" w:sz="4" w:space="0" w:color="auto"/>
            </w:tcBorders>
          </w:tcPr>
          <w:p w14:paraId="6656E718" w14:textId="77777777" w:rsidR="00CA082B" w:rsidRDefault="009511B2" w:rsidP="007F5085">
            <w:pPr>
              <w:jc w:val="center"/>
              <w:rPr>
                <w:i/>
                <w:snapToGrid w:val="0"/>
              </w:rPr>
            </w:pPr>
            <w:r>
              <w:rPr>
                <w:i/>
                <w:snapToGrid w:val="0"/>
              </w:rPr>
              <w:t>002</w:t>
            </w:r>
          </w:p>
        </w:tc>
        <w:tc>
          <w:tcPr>
            <w:tcW w:w="851" w:type="dxa"/>
            <w:tcBorders>
              <w:top w:val="single" w:sz="4" w:space="0" w:color="auto"/>
              <w:left w:val="single" w:sz="4" w:space="0" w:color="auto"/>
              <w:bottom w:val="single" w:sz="4" w:space="0" w:color="auto"/>
              <w:right w:val="single" w:sz="4" w:space="0" w:color="auto"/>
            </w:tcBorders>
          </w:tcPr>
          <w:p w14:paraId="2EEC783C" w14:textId="77777777" w:rsidR="00CA082B" w:rsidRDefault="009511B2" w:rsidP="007F5085">
            <w:pPr>
              <w:jc w:val="center"/>
              <w:rPr>
                <w:i/>
                <w:snapToGrid w:val="0"/>
              </w:rPr>
            </w:pPr>
            <w:r>
              <w:rPr>
                <w:i/>
                <w:snapToGrid w:val="0"/>
              </w:rPr>
              <w:t>A</w:t>
            </w:r>
          </w:p>
        </w:tc>
        <w:tc>
          <w:tcPr>
            <w:tcW w:w="994" w:type="dxa"/>
            <w:tcBorders>
              <w:top w:val="single" w:sz="4" w:space="0" w:color="auto"/>
              <w:left w:val="single" w:sz="4" w:space="0" w:color="auto"/>
              <w:bottom w:val="single" w:sz="4" w:space="0" w:color="auto"/>
              <w:right w:val="single" w:sz="4" w:space="0" w:color="auto"/>
            </w:tcBorders>
          </w:tcPr>
          <w:p w14:paraId="40CD5A95" w14:textId="77777777" w:rsidR="00CA082B" w:rsidRDefault="009511B2" w:rsidP="007F5085">
            <w:pPr>
              <w:jc w:val="center"/>
              <w:rPr>
                <w:i/>
                <w:snapToGrid w:val="0"/>
              </w:rPr>
            </w:pPr>
            <w:r>
              <w:rPr>
                <w:i/>
                <w:snapToGrid w:val="0"/>
              </w:rPr>
              <w:t>2/11/20</w:t>
            </w:r>
          </w:p>
        </w:tc>
        <w:tc>
          <w:tcPr>
            <w:tcW w:w="4397" w:type="dxa"/>
            <w:gridSpan w:val="2"/>
            <w:tcBorders>
              <w:top w:val="single" w:sz="4" w:space="0" w:color="auto"/>
              <w:left w:val="single" w:sz="4" w:space="0" w:color="auto"/>
              <w:bottom w:val="single" w:sz="4" w:space="0" w:color="auto"/>
              <w:right w:val="single" w:sz="4" w:space="0" w:color="auto"/>
            </w:tcBorders>
          </w:tcPr>
          <w:p w14:paraId="2118D63B" w14:textId="77777777" w:rsidR="00CA082B" w:rsidRDefault="009511B2" w:rsidP="007F5085">
            <w:pPr>
              <w:pStyle w:val="Header"/>
              <w:rPr>
                <w:i/>
                <w:snapToGrid w:val="0"/>
              </w:rPr>
            </w:pPr>
            <w:r>
              <w:rPr>
                <w:i/>
                <w:snapToGrid w:val="0"/>
              </w:rPr>
              <w:t xml:space="preserve">Revised </w:t>
            </w:r>
            <w:r w:rsidRPr="009511B2">
              <w:rPr>
                <w:i/>
                <w:snapToGrid w:val="0"/>
              </w:rPr>
              <w:t>R_CMP_PLG_FIS_00017</w:t>
            </w:r>
            <w:r>
              <w:rPr>
                <w:i/>
                <w:snapToGrid w:val="0"/>
              </w:rPr>
              <w:t>-21 to define Mutex B properly.</w:t>
            </w:r>
          </w:p>
        </w:tc>
        <w:tc>
          <w:tcPr>
            <w:tcW w:w="1276" w:type="dxa"/>
            <w:tcBorders>
              <w:top w:val="single" w:sz="4" w:space="0" w:color="auto"/>
              <w:left w:val="single" w:sz="4" w:space="0" w:color="auto"/>
              <w:bottom w:val="single" w:sz="4" w:space="0" w:color="auto"/>
              <w:right w:val="single" w:sz="4" w:space="0" w:color="auto"/>
            </w:tcBorders>
          </w:tcPr>
          <w:p w14:paraId="50DF4F94" w14:textId="77777777" w:rsidR="00CA082B" w:rsidRDefault="00CA082B" w:rsidP="007F5085">
            <w:pPr>
              <w:rPr>
                <w:i/>
                <w:snapToGrid w:val="0"/>
              </w:rPr>
            </w:pPr>
          </w:p>
        </w:tc>
        <w:tc>
          <w:tcPr>
            <w:tcW w:w="1582" w:type="dxa"/>
            <w:tcBorders>
              <w:top w:val="single" w:sz="4" w:space="0" w:color="auto"/>
              <w:left w:val="single" w:sz="4" w:space="0" w:color="auto"/>
              <w:bottom w:val="single" w:sz="4" w:space="0" w:color="auto"/>
              <w:right w:val="single" w:sz="4" w:space="0" w:color="auto"/>
            </w:tcBorders>
          </w:tcPr>
          <w:p w14:paraId="21FCB8CF" w14:textId="77777777" w:rsidR="00CA082B" w:rsidRDefault="009511B2" w:rsidP="007F5085">
            <w:pPr>
              <w:rPr>
                <w:i/>
                <w:snapToGrid w:val="0"/>
              </w:rPr>
            </w:pPr>
            <w:r>
              <w:rPr>
                <w:i/>
                <w:snapToGrid w:val="0"/>
              </w:rPr>
              <w:t>DKING13</w:t>
            </w:r>
          </w:p>
        </w:tc>
      </w:tr>
      <w:tr w:rsidR="009E4209" w14:paraId="536923F3" w14:textId="77777777" w:rsidTr="006B1170">
        <w:tc>
          <w:tcPr>
            <w:tcW w:w="993" w:type="dxa"/>
            <w:tcBorders>
              <w:top w:val="single" w:sz="4" w:space="0" w:color="auto"/>
              <w:left w:val="single" w:sz="4" w:space="0" w:color="auto"/>
              <w:bottom w:val="single" w:sz="4" w:space="0" w:color="auto"/>
              <w:right w:val="single" w:sz="4" w:space="0" w:color="auto"/>
            </w:tcBorders>
          </w:tcPr>
          <w:p w14:paraId="0A0EBFBF" w14:textId="77777777" w:rsidR="009E4209" w:rsidRDefault="009E4209" w:rsidP="006B1170">
            <w:pPr>
              <w:jc w:val="center"/>
              <w:rPr>
                <w:i/>
                <w:snapToGrid w:val="0"/>
              </w:rPr>
            </w:pPr>
            <w:r>
              <w:rPr>
                <w:i/>
                <w:snapToGrid w:val="0"/>
              </w:rPr>
              <w:t>003</w:t>
            </w:r>
          </w:p>
        </w:tc>
        <w:tc>
          <w:tcPr>
            <w:tcW w:w="851" w:type="dxa"/>
            <w:tcBorders>
              <w:top w:val="single" w:sz="4" w:space="0" w:color="auto"/>
              <w:left w:val="single" w:sz="4" w:space="0" w:color="auto"/>
              <w:bottom w:val="single" w:sz="4" w:space="0" w:color="auto"/>
              <w:right w:val="single" w:sz="4" w:space="0" w:color="auto"/>
            </w:tcBorders>
          </w:tcPr>
          <w:p w14:paraId="72DEC332" w14:textId="77777777" w:rsidR="009E4209" w:rsidRDefault="009E4209" w:rsidP="006B1170">
            <w:pPr>
              <w:jc w:val="center"/>
              <w:rPr>
                <w:i/>
                <w:snapToGrid w:val="0"/>
              </w:rPr>
            </w:pPr>
            <w:r>
              <w:rPr>
                <w:i/>
                <w:snapToGrid w:val="0"/>
              </w:rPr>
              <w:t>A</w:t>
            </w:r>
          </w:p>
        </w:tc>
        <w:tc>
          <w:tcPr>
            <w:tcW w:w="1013" w:type="dxa"/>
            <w:gridSpan w:val="2"/>
            <w:tcBorders>
              <w:top w:val="single" w:sz="4" w:space="0" w:color="auto"/>
              <w:left w:val="single" w:sz="4" w:space="0" w:color="auto"/>
              <w:bottom w:val="single" w:sz="4" w:space="0" w:color="auto"/>
              <w:right w:val="single" w:sz="4" w:space="0" w:color="auto"/>
            </w:tcBorders>
          </w:tcPr>
          <w:p w14:paraId="66F359EF" w14:textId="77777777" w:rsidR="009E4209" w:rsidRDefault="009E4209" w:rsidP="006B1170">
            <w:pPr>
              <w:jc w:val="center"/>
              <w:rPr>
                <w:i/>
                <w:snapToGrid w:val="0"/>
              </w:rPr>
            </w:pPr>
            <w:r>
              <w:rPr>
                <w:i/>
                <w:snapToGrid w:val="0"/>
              </w:rPr>
              <w:t>10/12/20</w:t>
            </w:r>
          </w:p>
        </w:tc>
        <w:tc>
          <w:tcPr>
            <w:tcW w:w="4378" w:type="dxa"/>
            <w:tcBorders>
              <w:top w:val="single" w:sz="4" w:space="0" w:color="auto"/>
              <w:left w:val="single" w:sz="4" w:space="0" w:color="auto"/>
              <w:bottom w:val="single" w:sz="4" w:space="0" w:color="auto"/>
              <w:right w:val="single" w:sz="4" w:space="0" w:color="auto"/>
            </w:tcBorders>
          </w:tcPr>
          <w:p w14:paraId="20CE20EF" w14:textId="77777777" w:rsidR="009E4209" w:rsidRDefault="009E4209" w:rsidP="006B1170">
            <w:pPr>
              <w:pStyle w:val="Header"/>
              <w:rPr>
                <w:i/>
                <w:snapToGrid w:val="0"/>
              </w:rPr>
            </w:pPr>
            <w:r>
              <w:rPr>
                <w:i/>
                <w:snapToGrid w:val="0"/>
              </w:rPr>
              <w:t>Added APIM and IPC functions</w:t>
            </w:r>
          </w:p>
        </w:tc>
        <w:tc>
          <w:tcPr>
            <w:tcW w:w="1276" w:type="dxa"/>
            <w:tcBorders>
              <w:top w:val="single" w:sz="4" w:space="0" w:color="auto"/>
              <w:left w:val="single" w:sz="4" w:space="0" w:color="auto"/>
              <w:bottom w:val="single" w:sz="4" w:space="0" w:color="auto"/>
              <w:right w:val="single" w:sz="4" w:space="0" w:color="auto"/>
            </w:tcBorders>
          </w:tcPr>
          <w:p w14:paraId="1ED23503" w14:textId="77777777" w:rsidR="009E4209" w:rsidRDefault="009E4209" w:rsidP="006B1170">
            <w:pPr>
              <w:rPr>
                <w:i/>
                <w:snapToGrid w:val="0"/>
              </w:rPr>
            </w:pPr>
          </w:p>
        </w:tc>
        <w:tc>
          <w:tcPr>
            <w:tcW w:w="1582" w:type="dxa"/>
            <w:tcBorders>
              <w:top w:val="single" w:sz="4" w:space="0" w:color="auto"/>
              <w:left w:val="single" w:sz="4" w:space="0" w:color="auto"/>
              <w:bottom w:val="single" w:sz="4" w:space="0" w:color="auto"/>
              <w:right w:val="single" w:sz="4" w:space="0" w:color="auto"/>
            </w:tcBorders>
          </w:tcPr>
          <w:p w14:paraId="014872CF" w14:textId="77777777" w:rsidR="009E4209" w:rsidRDefault="009E4209" w:rsidP="006B1170">
            <w:pPr>
              <w:rPr>
                <w:i/>
                <w:snapToGrid w:val="0"/>
              </w:rPr>
            </w:pPr>
            <w:r>
              <w:rPr>
                <w:i/>
                <w:snapToGrid w:val="0"/>
              </w:rPr>
              <w:t>KPURI</w:t>
            </w:r>
          </w:p>
        </w:tc>
      </w:tr>
      <w:tr w:rsidR="009E4209" w14:paraId="6FEBE0F9" w14:textId="77777777" w:rsidTr="006B1170">
        <w:tc>
          <w:tcPr>
            <w:tcW w:w="993" w:type="dxa"/>
            <w:tcBorders>
              <w:top w:val="single" w:sz="4" w:space="0" w:color="auto"/>
              <w:left w:val="single" w:sz="4" w:space="0" w:color="auto"/>
              <w:bottom w:val="single" w:sz="4" w:space="0" w:color="auto"/>
              <w:right w:val="single" w:sz="4" w:space="0" w:color="auto"/>
            </w:tcBorders>
          </w:tcPr>
          <w:p w14:paraId="0394F653" w14:textId="77777777" w:rsidR="009E4209" w:rsidRDefault="009E4209" w:rsidP="006B1170">
            <w:pPr>
              <w:jc w:val="center"/>
              <w:rPr>
                <w:i/>
                <w:snapToGrid w:val="0"/>
              </w:rPr>
            </w:pPr>
            <w:r>
              <w:rPr>
                <w:i/>
                <w:snapToGrid w:val="0"/>
              </w:rPr>
              <w:t>004</w:t>
            </w:r>
          </w:p>
        </w:tc>
        <w:tc>
          <w:tcPr>
            <w:tcW w:w="851" w:type="dxa"/>
            <w:tcBorders>
              <w:top w:val="single" w:sz="4" w:space="0" w:color="auto"/>
              <w:left w:val="single" w:sz="4" w:space="0" w:color="auto"/>
              <w:bottom w:val="single" w:sz="4" w:space="0" w:color="auto"/>
              <w:right w:val="single" w:sz="4" w:space="0" w:color="auto"/>
            </w:tcBorders>
          </w:tcPr>
          <w:p w14:paraId="04BA9351" w14:textId="77777777" w:rsidR="009E4209" w:rsidRDefault="009E4209" w:rsidP="006B1170">
            <w:pPr>
              <w:jc w:val="center"/>
              <w:rPr>
                <w:i/>
                <w:snapToGrid w:val="0"/>
              </w:rPr>
            </w:pPr>
            <w:r>
              <w:rPr>
                <w:i/>
                <w:snapToGrid w:val="0"/>
              </w:rPr>
              <w:t>A</w:t>
            </w:r>
          </w:p>
        </w:tc>
        <w:tc>
          <w:tcPr>
            <w:tcW w:w="1013" w:type="dxa"/>
            <w:gridSpan w:val="2"/>
            <w:tcBorders>
              <w:top w:val="single" w:sz="4" w:space="0" w:color="auto"/>
              <w:left w:val="single" w:sz="4" w:space="0" w:color="auto"/>
              <w:bottom w:val="single" w:sz="4" w:space="0" w:color="auto"/>
              <w:right w:val="single" w:sz="4" w:space="0" w:color="auto"/>
            </w:tcBorders>
          </w:tcPr>
          <w:p w14:paraId="04B230A5" w14:textId="77777777" w:rsidR="009E4209" w:rsidRDefault="009E4209" w:rsidP="006B1170">
            <w:pPr>
              <w:jc w:val="center"/>
              <w:rPr>
                <w:i/>
                <w:snapToGrid w:val="0"/>
              </w:rPr>
            </w:pPr>
            <w:r>
              <w:rPr>
                <w:i/>
                <w:snapToGrid w:val="0"/>
              </w:rPr>
              <w:t>4/23/21</w:t>
            </w:r>
          </w:p>
        </w:tc>
        <w:tc>
          <w:tcPr>
            <w:tcW w:w="4378" w:type="dxa"/>
            <w:tcBorders>
              <w:top w:val="single" w:sz="4" w:space="0" w:color="auto"/>
              <w:left w:val="single" w:sz="4" w:space="0" w:color="auto"/>
              <w:bottom w:val="single" w:sz="4" w:space="0" w:color="auto"/>
              <w:right w:val="single" w:sz="4" w:space="0" w:color="auto"/>
            </w:tcBorders>
          </w:tcPr>
          <w:p w14:paraId="4300CF7B" w14:textId="77777777" w:rsidR="009E4209" w:rsidRDefault="009E4209" w:rsidP="006B1170">
            <w:pPr>
              <w:pStyle w:val="Header"/>
              <w:rPr>
                <w:i/>
                <w:snapToGrid w:val="0"/>
              </w:rPr>
            </w:pPr>
            <w:r>
              <w:rPr>
                <w:i/>
                <w:snapToGrid w:val="0"/>
              </w:rPr>
              <w:t>Added ECG Remote service Request function</w:t>
            </w:r>
          </w:p>
        </w:tc>
        <w:tc>
          <w:tcPr>
            <w:tcW w:w="1276" w:type="dxa"/>
            <w:tcBorders>
              <w:top w:val="single" w:sz="4" w:space="0" w:color="auto"/>
              <w:left w:val="single" w:sz="4" w:space="0" w:color="auto"/>
              <w:bottom w:val="single" w:sz="4" w:space="0" w:color="auto"/>
              <w:right w:val="single" w:sz="4" w:space="0" w:color="auto"/>
            </w:tcBorders>
          </w:tcPr>
          <w:p w14:paraId="11247B9A" w14:textId="77777777" w:rsidR="009E4209" w:rsidRDefault="009E4209" w:rsidP="006B1170">
            <w:pPr>
              <w:rPr>
                <w:i/>
                <w:snapToGrid w:val="0"/>
              </w:rPr>
            </w:pPr>
          </w:p>
        </w:tc>
        <w:tc>
          <w:tcPr>
            <w:tcW w:w="1582" w:type="dxa"/>
            <w:tcBorders>
              <w:top w:val="single" w:sz="4" w:space="0" w:color="auto"/>
              <w:left w:val="single" w:sz="4" w:space="0" w:color="auto"/>
              <w:bottom w:val="single" w:sz="4" w:space="0" w:color="auto"/>
              <w:right w:val="single" w:sz="4" w:space="0" w:color="auto"/>
            </w:tcBorders>
          </w:tcPr>
          <w:p w14:paraId="3FA67539" w14:textId="77777777" w:rsidR="009E4209" w:rsidRDefault="009E4209" w:rsidP="006B1170">
            <w:pPr>
              <w:rPr>
                <w:i/>
                <w:snapToGrid w:val="0"/>
              </w:rPr>
            </w:pPr>
            <w:r>
              <w:rPr>
                <w:i/>
                <w:snapToGrid w:val="0"/>
              </w:rPr>
              <w:t>KPURI</w:t>
            </w:r>
          </w:p>
        </w:tc>
      </w:tr>
    </w:tbl>
    <w:p w14:paraId="05129233" w14:textId="77777777" w:rsidR="00CA082B" w:rsidRPr="00F4766E" w:rsidRDefault="00CA082B" w:rsidP="00CA082B">
      <w:pPr>
        <w:pStyle w:val="Heading2"/>
        <w:rPr>
          <w:vanish/>
        </w:rPr>
      </w:pPr>
      <w:r w:rsidRPr="00F4766E">
        <w:rPr>
          <w:vanish/>
        </w:rPr>
        <w:t>Template Revisions</w:t>
      </w:r>
      <w:bookmarkStart w:id="445" w:name="_Toc426532436"/>
      <w:bookmarkStart w:id="446" w:name="_Toc446402368"/>
      <w:bookmarkStart w:id="447" w:name="_Toc446425676"/>
      <w:bookmarkStart w:id="448" w:name="_Toc451775260"/>
      <w:bookmarkStart w:id="449" w:name="_Toc455752516"/>
      <w:bookmarkStart w:id="450" w:name="_Toc456346098"/>
      <w:bookmarkStart w:id="451" w:name="_Toc460940913"/>
      <w:bookmarkStart w:id="452" w:name="_Toc462743835"/>
      <w:bookmarkStart w:id="453" w:name="_Toc462744059"/>
      <w:bookmarkStart w:id="454" w:name="_Toc462744254"/>
      <w:bookmarkStart w:id="455" w:name="_Toc471489767"/>
      <w:bookmarkStart w:id="456" w:name="_Toc471489845"/>
      <w:bookmarkStart w:id="457" w:name="_Toc471490161"/>
      <w:bookmarkStart w:id="458" w:name="_Toc472077557"/>
      <w:bookmarkStart w:id="459" w:name="_Toc472077929"/>
      <w:bookmarkStart w:id="460" w:name="_Toc472080300"/>
      <w:bookmarkStart w:id="461" w:name="_Toc472490846"/>
      <w:bookmarkStart w:id="462" w:name="_Toc472695880"/>
      <w:bookmarkStart w:id="463" w:name="_Toc472696449"/>
      <w:bookmarkStart w:id="464" w:name="_Toc473705155"/>
      <w:bookmarkStart w:id="465" w:name="_Toc481143834"/>
      <w:bookmarkStart w:id="466" w:name="_Toc473894793"/>
      <w:bookmarkStart w:id="467" w:name="_Toc473895357"/>
      <w:bookmarkStart w:id="468" w:name="_Toc482085285"/>
      <w:bookmarkStart w:id="469" w:name="_Toc482085343"/>
      <w:bookmarkStart w:id="470" w:name="_Toc488828527"/>
      <w:bookmarkStart w:id="471" w:name="_Toc488828585"/>
      <w:bookmarkStart w:id="472" w:name="_Toc488842677"/>
      <w:bookmarkStart w:id="473" w:name="_Toc488842868"/>
      <w:bookmarkStart w:id="474" w:name="_Toc488842996"/>
      <w:bookmarkStart w:id="475" w:name="_Toc492467814"/>
      <w:bookmarkStart w:id="476" w:name="_Toc492467906"/>
      <w:bookmarkStart w:id="477" w:name="_Toc495419623"/>
      <w:bookmarkStart w:id="478" w:name="_Toc495419793"/>
      <w:bookmarkStart w:id="479" w:name="_Toc495501362"/>
      <w:bookmarkStart w:id="480" w:name="_Toc495501740"/>
      <w:bookmarkStart w:id="481" w:name="_Toc495501837"/>
      <w:bookmarkStart w:id="482" w:name="_Toc495570271"/>
      <w:bookmarkStart w:id="483" w:name="_Toc495575622"/>
      <w:bookmarkStart w:id="484" w:name="_Toc498099617"/>
      <w:bookmarkStart w:id="485" w:name="_Toc498341580"/>
      <w:bookmarkStart w:id="486" w:name="_Toc498414151"/>
      <w:bookmarkStart w:id="487" w:name="_Toc499221208"/>
      <w:bookmarkStart w:id="488" w:name="_Toc499554719"/>
      <w:bookmarkStart w:id="489" w:name="_Toc499656451"/>
      <w:bookmarkStart w:id="490" w:name="_Toc518288164"/>
      <w:bookmarkStart w:id="491" w:name="_Toc518288312"/>
      <w:bookmarkStart w:id="492" w:name="_Toc520106256"/>
      <w:bookmarkStart w:id="493" w:name="_Toc520108456"/>
      <w:bookmarkStart w:id="494" w:name="_Toc520201040"/>
      <w:bookmarkStart w:id="495" w:name="_Toc520203506"/>
      <w:bookmarkStart w:id="496" w:name="_Toc520203718"/>
      <w:bookmarkStart w:id="497" w:name="_Toc520204233"/>
      <w:bookmarkStart w:id="498" w:name="_Toc521190452"/>
      <w:bookmarkStart w:id="499" w:name="_Toc534371528"/>
      <w:bookmarkStart w:id="500" w:name="_Toc534373706"/>
      <w:bookmarkStart w:id="501" w:name="_Toc536013176"/>
      <w:bookmarkStart w:id="502" w:name="_Toc536016076"/>
      <w:bookmarkStart w:id="503" w:name="_Toc536800583"/>
      <w:bookmarkStart w:id="504" w:name="_Toc258763"/>
      <w:bookmarkStart w:id="505" w:name="_Toc259756"/>
      <w:bookmarkStart w:id="506" w:name="_Toc854230"/>
      <w:bookmarkStart w:id="507" w:name="_Toc1553950"/>
      <w:bookmarkStart w:id="508" w:name="_Toc1554308"/>
      <w:bookmarkStart w:id="509" w:name="_Toc22644667"/>
      <w:bookmarkStart w:id="510" w:name="_Toc22735756"/>
      <w:bookmarkStart w:id="511" w:name="_Toc22735931"/>
      <w:bookmarkStart w:id="512" w:name="_Toc22825784"/>
      <w:bookmarkStart w:id="513" w:name="_Toc22890408"/>
      <w:bookmarkStart w:id="514" w:name="_Toc25060055"/>
      <w:bookmarkStart w:id="515" w:name="_Toc25584024"/>
      <w:bookmarkStart w:id="516" w:name="_Toc25584382"/>
      <w:bookmarkStart w:id="517" w:name="_Toc25584613"/>
      <w:bookmarkStart w:id="518" w:name="_Toc31353924"/>
      <w:bookmarkStart w:id="519" w:name="_Toc31382746"/>
      <w:bookmarkStart w:id="520" w:name="_Toc31382972"/>
      <w:bookmarkStart w:id="521" w:name="_Toc32332027"/>
      <w:bookmarkStart w:id="522" w:name="_Toc32332280"/>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14:paraId="347F73D6" w14:textId="77777777" w:rsidR="00CA082B" w:rsidRPr="00A30716" w:rsidRDefault="00216DEC" w:rsidP="00A30716">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188BB342" w14:textId="77777777" w:rsidR="00CA082B" w:rsidRPr="00EB5501" w:rsidRDefault="00CA082B" w:rsidP="00CA082B"/>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850"/>
        <w:gridCol w:w="993"/>
        <w:gridCol w:w="5669"/>
        <w:gridCol w:w="1588"/>
      </w:tblGrid>
      <w:tr w:rsidR="00CA082B" w:rsidRPr="009B6E74" w14:paraId="448EE316" w14:textId="77777777" w:rsidTr="00BE27C9">
        <w:trPr>
          <w:tblHeader/>
          <w:hidden/>
        </w:trPr>
        <w:tc>
          <w:tcPr>
            <w:tcW w:w="993" w:type="dxa"/>
            <w:shd w:val="pct20" w:color="auto" w:fill="FFFFFF"/>
          </w:tcPr>
          <w:p w14:paraId="4268AEA3" w14:textId="77777777" w:rsidR="00CA082B" w:rsidRPr="009B6E74" w:rsidRDefault="00CA082B" w:rsidP="007F5085">
            <w:pPr>
              <w:pStyle w:val="Caption"/>
              <w:rPr>
                <w:vanish/>
                <w:lang w:val="en-GB"/>
              </w:rPr>
            </w:pPr>
            <w:r w:rsidRPr="009B6E74">
              <w:rPr>
                <w:vanish/>
                <w:lang w:val="en-GB"/>
              </w:rPr>
              <w:t>Version</w:t>
            </w:r>
          </w:p>
        </w:tc>
        <w:tc>
          <w:tcPr>
            <w:tcW w:w="850" w:type="dxa"/>
            <w:shd w:val="pct20" w:color="auto" w:fill="FFFFFF"/>
          </w:tcPr>
          <w:p w14:paraId="45007DE1" w14:textId="77777777" w:rsidR="00CA082B" w:rsidRPr="009B6E74" w:rsidRDefault="00CA082B" w:rsidP="007F5085">
            <w:pPr>
              <w:pStyle w:val="Caption"/>
              <w:rPr>
                <w:vanish/>
                <w:lang w:val="en-GB"/>
              </w:rPr>
            </w:pPr>
            <w:r w:rsidRPr="009B6E74">
              <w:rPr>
                <w:vanish/>
                <w:lang w:val="en-GB"/>
              </w:rPr>
              <w:t>Rev.</w:t>
            </w:r>
          </w:p>
          <w:p w14:paraId="3EE9F256" w14:textId="77777777" w:rsidR="00CA082B" w:rsidRPr="009B6E74" w:rsidRDefault="00CA082B" w:rsidP="007F5085">
            <w:pPr>
              <w:jc w:val="center"/>
              <w:rPr>
                <w:vanish/>
              </w:rPr>
            </w:pPr>
          </w:p>
        </w:tc>
        <w:tc>
          <w:tcPr>
            <w:tcW w:w="993" w:type="dxa"/>
            <w:shd w:val="pct20" w:color="auto" w:fill="FFFFFF"/>
          </w:tcPr>
          <w:p w14:paraId="30029FAA" w14:textId="77777777" w:rsidR="00CA082B" w:rsidRPr="009B6E74" w:rsidRDefault="00CA082B" w:rsidP="007F5085">
            <w:pPr>
              <w:pStyle w:val="Caption"/>
              <w:rPr>
                <w:vanish/>
                <w:lang w:val="en-GB"/>
              </w:rPr>
            </w:pPr>
            <w:r w:rsidRPr="009B6E74">
              <w:rPr>
                <w:vanish/>
                <w:lang w:val="en-GB"/>
              </w:rPr>
              <w:t>Date</w:t>
            </w:r>
          </w:p>
        </w:tc>
        <w:tc>
          <w:tcPr>
            <w:tcW w:w="5669" w:type="dxa"/>
            <w:shd w:val="pct20" w:color="auto" w:fill="FFFFFF"/>
          </w:tcPr>
          <w:p w14:paraId="6FB40F1A" w14:textId="77777777" w:rsidR="00CA082B" w:rsidRPr="009B6E74" w:rsidRDefault="00CA082B" w:rsidP="007F5085">
            <w:pPr>
              <w:pStyle w:val="Caption"/>
              <w:rPr>
                <w:vanish/>
                <w:lang w:val="en-GB"/>
              </w:rPr>
            </w:pPr>
            <w:r w:rsidRPr="009B6E74">
              <w:rPr>
                <w:vanish/>
                <w:lang w:val="en-GB"/>
              </w:rPr>
              <w:t>Description</w:t>
            </w:r>
          </w:p>
        </w:tc>
        <w:tc>
          <w:tcPr>
            <w:tcW w:w="1588" w:type="dxa"/>
            <w:shd w:val="pct20" w:color="auto" w:fill="FFFFFF"/>
          </w:tcPr>
          <w:p w14:paraId="69B44A2F" w14:textId="77777777" w:rsidR="00CA082B" w:rsidRPr="009B6E74" w:rsidRDefault="00CA082B" w:rsidP="007F5085">
            <w:pPr>
              <w:pStyle w:val="Caption"/>
              <w:rPr>
                <w:vanish/>
                <w:lang w:val="en-GB"/>
              </w:rPr>
            </w:pPr>
            <w:r w:rsidRPr="009B6E74">
              <w:rPr>
                <w:vanish/>
                <w:lang w:val="en-GB"/>
              </w:rPr>
              <w:t>Responsible</w:t>
            </w:r>
          </w:p>
        </w:tc>
      </w:tr>
      <w:tr w:rsidR="00CA082B" w:rsidRPr="009B6E74" w14:paraId="25551995" w14:textId="77777777" w:rsidTr="00BE27C9">
        <w:trPr>
          <w:hidden/>
        </w:trPr>
        <w:tc>
          <w:tcPr>
            <w:tcW w:w="993" w:type="dxa"/>
          </w:tcPr>
          <w:p w14:paraId="38AAA00E" w14:textId="77777777" w:rsidR="00CA082B" w:rsidRDefault="00126E7B" w:rsidP="007F5085">
            <w:pPr>
              <w:jc w:val="center"/>
              <w:rPr>
                <w:i/>
                <w:snapToGrid w:val="0"/>
                <w:vanish/>
              </w:rPr>
            </w:pPr>
            <w:r>
              <w:rPr>
                <w:i/>
                <w:snapToGrid w:val="0"/>
                <w:vanish/>
              </w:rPr>
              <w:t>0</w:t>
            </w:r>
          </w:p>
        </w:tc>
        <w:tc>
          <w:tcPr>
            <w:tcW w:w="850" w:type="dxa"/>
          </w:tcPr>
          <w:p w14:paraId="04CB037E" w14:textId="77777777" w:rsidR="00CA082B" w:rsidRDefault="00126E7B" w:rsidP="007F5085">
            <w:pPr>
              <w:jc w:val="center"/>
              <w:rPr>
                <w:i/>
                <w:snapToGrid w:val="0"/>
                <w:vanish/>
              </w:rPr>
            </w:pPr>
            <w:r>
              <w:rPr>
                <w:i/>
                <w:snapToGrid w:val="0"/>
                <w:vanish/>
              </w:rPr>
              <w:t>2</w:t>
            </w:r>
          </w:p>
        </w:tc>
        <w:tc>
          <w:tcPr>
            <w:tcW w:w="993" w:type="dxa"/>
          </w:tcPr>
          <w:p w14:paraId="7B51BA68" w14:textId="77777777" w:rsidR="00CA082B" w:rsidRPr="009B6E74" w:rsidRDefault="00CA082B" w:rsidP="007F5085">
            <w:pPr>
              <w:jc w:val="center"/>
              <w:rPr>
                <w:i/>
                <w:snapToGrid w:val="0"/>
                <w:vanish/>
              </w:rPr>
            </w:pPr>
            <w:r>
              <w:rPr>
                <w:i/>
                <w:snapToGrid w:val="0"/>
                <w:vanish/>
              </w:rPr>
              <w:t>2015-08</w:t>
            </w:r>
            <w:r w:rsidRPr="009B6E74">
              <w:rPr>
                <w:i/>
                <w:snapToGrid w:val="0"/>
                <w:vanish/>
              </w:rPr>
              <w:t>-</w:t>
            </w:r>
            <w:r>
              <w:rPr>
                <w:i/>
                <w:snapToGrid w:val="0"/>
                <w:vanish/>
              </w:rPr>
              <w:t>05</w:t>
            </w:r>
          </w:p>
        </w:tc>
        <w:tc>
          <w:tcPr>
            <w:tcW w:w="5669" w:type="dxa"/>
          </w:tcPr>
          <w:p w14:paraId="09692C7C" w14:textId="77777777" w:rsidR="00CA082B" w:rsidRDefault="00CA082B" w:rsidP="002824C9">
            <w:pPr>
              <w:pStyle w:val="Header"/>
              <w:numPr>
                <w:ilvl w:val="0"/>
                <w:numId w:val="8"/>
              </w:numPr>
              <w:ind w:left="458"/>
              <w:rPr>
                <w:rFonts w:cs="Arial"/>
                <w:i/>
                <w:snapToGrid w:val="0"/>
                <w:vanish/>
              </w:rPr>
            </w:pPr>
            <w:r>
              <w:rPr>
                <w:rFonts w:cs="Arial"/>
                <w:i/>
                <w:snapToGrid w:val="0"/>
                <w:vanish/>
              </w:rPr>
              <w:t>TOC corrected</w:t>
            </w:r>
          </w:p>
          <w:p w14:paraId="22DC3889" w14:textId="77777777" w:rsidR="00CA082B" w:rsidRPr="00FD6BF7" w:rsidRDefault="00CA082B" w:rsidP="002824C9">
            <w:pPr>
              <w:pStyle w:val="Header"/>
              <w:numPr>
                <w:ilvl w:val="0"/>
                <w:numId w:val="8"/>
              </w:numPr>
              <w:ind w:left="458"/>
              <w:rPr>
                <w:rFonts w:cs="Arial"/>
                <w:i/>
                <w:snapToGrid w:val="0"/>
                <w:vanish/>
              </w:rPr>
            </w:pPr>
            <w:r>
              <w:rPr>
                <w:rFonts w:cs="Arial"/>
                <w:i/>
                <w:snapToGrid w:val="0"/>
                <w:vanish/>
              </w:rPr>
              <w:t>Document Properties adapted to match needs of VBA macros</w:t>
            </w:r>
          </w:p>
        </w:tc>
        <w:tc>
          <w:tcPr>
            <w:tcW w:w="1588" w:type="dxa"/>
          </w:tcPr>
          <w:p w14:paraId="7571AF0A" w14:textId="77777777" w:rsidR="00CA082B" w:rsidRDefault="00CA082B" w:rsidP="007F5085">
            <w:pPr>
              <w:rPr>
                <w:i/>
                <w:snapToGrid w:val="0"/>
                <w:vanish/>
              </w:rPr>
            </w:pPr>
            <w:r>
              <w:rPr>
                <w:i/>
                <w:snapToGrid w:val="0"/>
                <w:vanish/>
              </w:rPr>
              <w:t>Awegman1</w:t>
            </w:r>
          </w:p>
        </w:tc>
      </w:tr>
      <w:tr w:rsidR="00CA082B" w:rsidRPr="009B6E74" w14:paraId="3D9EB564"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4CC321D9" w14:textId="77777777" w:rsidR="00CA082B" w:rsidRDefault="00126E7B" w:rsidP="007F5085">
            <w:pPr>
              <w:jc w:val="center"/>
              <w:rPr>
                <w:i/>
                <w:snapToGrid w:val="0"/>
                <w:vanish/>
              </w:rPr>
            </w:pPr>
            <w:r>
              <w:rPr>
                <w:i/>
                <w:snapToGrid w:val="0"/>
                <w:vanish/>
              </w:rPr>
              <w:t>1</w:t>
            </w:r>
          </w:p>
        </w:tc>
        <w:tc>
          <w:tcPr>
            <w:tcW w:w="850" w:type="dxa"/>
            <w:tcBorders>
              <w:top w:val="single" w:sz="4" w:space="0" w:color="auto"/>
              <w:left w:val="single" w:sz="4" w:space="0" w:color="auto"/>
              <w:bottom w:val="single" w:sz="4" w:space="0" w:color="auto"/>
              <w:right w:val="single" w:sz="4" w:space="0" w:color="auto"/>
            </w:tcBorders>
          </w:tcPr>
          <w:p w14:paraId="74F66EED" w14:textId="77777777" w:rsidR="00CA082B" w:rsidRDefault="00126E7B" w:rsidP="007F5085">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2D0A65EC" w14:textId="77777777" w:rsidR="00CA082B" w:rsidRDefault="00CA082B" w:rsidP="007F5085">
            <w:pPr>
              <w:jc w:val="center"/>
              <w:rPr>
                <w:i/>
                <w:snapToGrid w:val="0"/>
                <w:vanish/>
              </w:rPr>
            </w:pPr>
            <w:r>
              <w:rPr>
                <w:i/>
                <w:snapToGrid w:val="0"/>
                <w:vanish/>
              </w:rPr>
              <w:t>2015-11-16</w:t>
            </w:r>
          </w:p>
        </w:tc>
        <w:tc>
          <w:tcPr>
            <w:tcW w:w="5669" w:type="dxa"/>
            <w:tcBorders>
              <w:top w:val="single" w:sz="4" w:space="0" w:color="auto"/>
              <w:left w:val="single" w:sz="4" w:space="0" w:color="auto"/>
              <w:bottom w:val="single" w:sz="4" w:space="0" w:color="auto"/>
              <w:right w:val="single" w:sz="4" w:space="0" w:color="auto"/>
            </w:tcBorders>
          </w:tcPr>
          <w:p w14:paraId="02F4D0E6" w14:textId="77777777" w:rsidR="00CA082B" w:rsidRDefault="00CA082B" w:rsidP="002824C9">
            <w:pPr>
              <w:pStyle w:val="Header"/>
              <w:numPr>
                <w:ilvl w:val="0"/>
                <w:numId w:val="8"/>
              </w:numPr>
              <w:ind w:left="458"/>
              <w:rPr>
                <w:rFonts w:cs="Arial"/>
                <w:i/>
                <w:snapToGrid w:val="0"/>
                <w:vanish/>
              </w:rPr>
            </w:pPr>
            <w:r>
              <w:rPr>
                <w:rFonts w:cs="Arial"/>
                <w:i/>
                <w:snapToGrid w:val="0"/>
                <w:vanish/>
              </w:rPr>
              <w:t>Revision History moved to chapter 7</w:t>
            </w:r>
          </w:p>
          <w:p w14:paraId="04FEC9F2" w14:textId="77777777" w:rsidR="00CA082B" w:rsidRPr="000E42BB" w:rsidRDefault="00CA082B" w:rsidP="002824C9">
            <w:pPr>
              <w:pStyle w:val="Header"/>
              <w:numPr>
                <w:ilvl w:val="0"/>
                <w:numId w:val="8"/>
              </w:numPr>
              <w:ind w:left="458"/>
              <w:rPr>
                <w:rFonts w:cs="Arial"/>
                <w:i/>
                <w:snapToGrid w:val="0"/>
                <w:vanish/>
              </w:rPr>
            </w:pPr>
            <w:r w:rsidRPr="000E42BB">
              <w:rPr>
                <w:rFonts w:cs="Arial"/>
                <w:i/>
                <w:snapToGrid w:val="0"/>
                <w:vanish/>
              </w:rPr>
              <w:t>Table-Styles removed</w:t>
            </w:r>
          </w:p>
        </w:tc>
        <w:tc>
          <w:tcPr>
            <w:tcW w:w="1588" w:type="dxa"/>
            <w:tcBorders>
              <w:top w:val="single" w:sz="4" w:space="0" w:color="auto"/>
              <w:left w:val="single" w:sz="4" w:space="0" w:color="auto"/>
              <w:bottom w:val="single" w:sz="4" w:space="0" w:color="auto"/>
              <w:right w:val="single" w:sz="4" w:space="0" w:color="auto"/>
            </w:tcBorders>
          </w:tcPr>
          <w:p w14:paraId="3D95F9D8" w14:textId="77777777" w:rsidR="00CA082B" w:rsidRDefault="00CA082B" w:rsidP="007F5085">
            <w:pPr>
              <w:rPr>
                <w:i/>
                <w:snapToGrid w:val="0"/>
                <w:vanish/>
              </w:rPr>
            </w:pPr>
            <w:r>
              <w:rPr>
                <w:i/>
                <w:snapToGrid w:val="0"/>
                <w:vanish/>
              </w:rPr>
              <w:t>Awegman1</w:t>
            </w:r>
          </w:p>
        </w:tc>
      </w:tr>
      <w:tr w:rsidR="00CA183E" w:rsidRPr="009B6E74" w14:paraId="3D68247B"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0CA19765" w14:textId="77777777" w:rsidR="00CA183E" w:rsidRDefault="00126E7B" w:rsidP="007F5085">
            <w:pPr>
              <w:jc w:val="center"/>
              <w:rPr>
                <w:i/>
                <w:snapToGrid w:val="0"/>
                <w:vanish/>
              </w:rPr>
            </w:pPr>
            <w:r>
              <w:rPr>
                <w:i/>
                <w:snapToGrid w:val="0"/>
                <w:vanish/>
              </w:rPr>
              <w:t>1</w:t>
            </w:r>
          </w:p>
        </w:tc>
        <w:tc>
          <w:tcPr>
            <w:tcW w:w="850" w:type="dxa"/>
            <w:tcBorders>
              <w:top w:val="single" w:sz="4" w:space="0" w:color="auto"/>
              <w:left w:val="single" w:sz="4" w:space="0" w:color="auto"/>
              <w:bottom w:val="single" w:sz="4" w:space="0" w:color="auto"/>
              <w:right w:val="single" w:sz="4" w:space="0" w:color="auto"/>
            </w:tcBorders>
          </w:tcPr>
          <w:p w14:paraId="2E39BDE8" w14:textId="77777777" w:rsidR="00CA183E" w:rsidRDefault="00126E7B" w:rsidP="007F5085">
            <w:pPr>
              <w:jc w:val="center"/>
              <w:rPr>
                <w:i/>
                <w:snapToGrid w:val="0"/>
                <w:vanish/>
              </w:rPr>
            </w:pPr>
            <w:r>
              <w:rPr>
                <w:i/>
                <w:snapToGrid w:val="0"/>
                <w:vanish/>
              </w:rPr>
              <w:t>1</w:t>
            </w:r>
          </w:p>
        </w:tc>
        <w:tc>
          <w:tcPr>
            <w:tcW w:w="993" w:type="dxa"/>
            <w:tcBorders>
              <w:top w:val="single" w:sz="4" w:space="0" w:color="auto"/>
              <w:left w:val="single" w:sz="4" w:space="0" w:color="auto"/>
              <w:bottom w:val="single" w:sz="4" w:space="0" w:color="auto"/>
              <w:right w:val="single" w:sz="4" w:space="0" w:color="auto"/>
            </w:tcBorders>
          </w:tcPr>
          <w:p w14:paraId="78373A4E" w14:textId="77777777" w:rsidR="00CA183E" w:rsidRDefault="00CA183E" w:rsidP="00CA183E">
            <w:pPr>
              <w:jc w:val="center"/>
              <w:rPr>
                <w:i/>
                <w:snapToGrid w:val="0"/>
                <w:vanish/>
              </w:rPr>
            </w:pPr>
            <w:r>
              <w:rPr>
                <w:i/>
                <w:snapToGrid w:val="0"/>
                <w:vanish/>
              </w:rPr>
              <w:t>2016-03-02</w:t>
            </w:r>
          </w:p>
        </w:tc>
        <w:tc>
          <w:tcPr>
            <w:tcW w:w="5669" w:type="dxa"/>
            <w:tcBorders>
              <w:top w:val="single" w:sz="4" w:space="0" w:color="auto"/>
              <w:left w:val="single" w:sz="4" w:space="0" w:color="auto"/>
              <w:bottom w:val="single" w:sz="4" w:space="0" w:color="auto"/>
              <w:right w:val="single" w:sz="4" w:space="0" w:color="auto"/>
            </w:tcBorders>
          </w:tcPr>
          <w:p w14:paraId="79C4B80C" w14:textId="77777777" w:rsidR="00CA183E" w:rsidRDefault="00CA183E" w:rsidP="002824C9">
            <w:pPr>
              <w:pStyle w:val="Header"/>
              <w:numPr>
                <w:ilvl w:val="0"/>
                <w:numId w:val="8"/>
              </w:numPr>
              <w:ind w:left="458"/>
              <w:rPr>
                <w:rFonts w:cs="Arial"/>
                <w:i/>
                <w:snapToGrid w:val="0"/>
                <w:vanish/>
              </w:rPr>
            </w:pPr>
            <w:r>
              <w:rPr>
                <w:rFonts w:cs="Arial"/>
                <w:i/>
                <w:snapToGrid w:val="0"/>
                <w:vanish/>
              </w:rPr>
              <w:t>Rework according to PCL example</w:t>
            </w:r>
          </w:p>
        </w:tc>
        <w:tc>
          <w:tcPr>
            <w:tcW w:w="1588" w:type="dxa"/>
            <w:tcBorders>
              <w:top w:val="single" w:sz="4" w:space="0" w:color="auto"/>
              <w:left w:val="single" w:sz="4" w:space="0" w:color="auto"/>
              <w:bottom w:val="single" w:sz="4" w:space="0" w:color="auto"/>
              <w:right w:val="single" w:sz="4" w:space="0" w:color="auto"/>
            </w:tcBorders>
          </w:tcPr>
          <w:p w14:paraId="0AD58BFD" w14:textId="77777777" w:rsidR="00CA183E" w:rsidRDefault="00CA183E" w:rsidP="007F5085">
            <w:pPr>
              <w:rPr>
                <w:i/>
                <w:snapToGrid w:val="0"/>
                <w:vanish/>
              </w:rPr>
            </w:pPr>
            <w:r>
              <w:rPr>
                <w:i/>
                <w:snapToGrid w:val="0"/>
                <w:vanish/>
              </w:rPr>
              <w:t>Jbaden1</w:t>
            </w:r>
          </w:p>
        </w:tc>
      </w:tr>
      <w:tr w:rsidR="00126E7B" w:rsidRPr="009B6E74" w14:paraId="3B5FC1F7"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5F4C45AB" w14:textId="77777777" w:rsidR="00126E7B" w:rsidRDefault="00126E7B" w:rsidP="007F5085">
            <w:pPr>
              <w:jc w:val="center"/>
              <w:rPr>
                <w:i/>
                <w:snapToGrid w:val="0"/>
                <w:vanish/>
              </w:rPr>
            </w:pPr>
            <w:r>
              <w:rPr>
                <w:i/>
                <w:snapToGrid w:val="0"/>
                <w:vanish/>
              </w:rPr>
              <w:t>1</w:t>
            </w:r>
          </w:p>
        </w:tc>
        <w:tc>
          <w:tcPr>
            <w:tcW w:w="850" w:type="dxa"/>
            <w:tcBorders>
              <w:top w:val="single" w:sz="4" w:space="0" w:color="auto"/>
              <w:left w:val="single" w:sz="4" w:space="0" w:color="auto"/>
              <w:bottom w:val="single" w:sz="4" w:space="0" w:color="auto"/>
              <w:right w:val="single" w:sz="4" w:space="0" w:color="auto"/>
            </w:tcBorders>
          </w:tcPr>
          <w:p w14:paraId="0C1999CD" w14:textId="77777777" w:rsidR="00126E7B" w:rsidRDefault="00126E7B" w:rsidP="007F5085">
            <w:pPr>
              <w:jc w:val="center"/>
              <w:rPr>
                <w:i/>
                <w:snapToGrid w:val="0"/>
                <w:vanish/>
              </w:rPr>
            </w:pPr>
            <w:r>
              <w:rPr>
                <w:i/>
                <w:snapToGrid w:val="0"/>
                <w:vanish/>
              </w:rPr>
              <w:t>2</w:t>
            </w:r>
          </w:p>
        </w:tc>
        <w:tc>
          <w:tcPr>
            <w:tcW w:w="993" w:type="dxa"/>
            <w:tcBorders>
              <w:top w:val="single" w:sz="4" w:space="0" w:color="auto"/>
              <w:left w:val="single" w:sz="4" w:space="0" w:color="auto"/>
              <w:bottom w:val="single" w:sz="4" w:space="0" w:color="auto"/>
              <w:right w:val="single" w:sz="4" w:space="0" w:color="auto"/>
            </w:tcBorders>
          </w:tcPr>
          <w:p w14:paraId="4D2DF76F" w14:textId="77777777" w:rsidR="00126E7B" w:rsidRDefault="00126E7B" w:rsidP="00126E7B">
            <w:pPr>
              <w:jc w:val="center"/>
              <w:rPr>
                <w:i/>
                <w:snapToGrid w:val="0"/>
                <w:vanish/>
              </w:rPr>
            </w:pPr>
            <w:r>
              <w:rPr>
                <w:i/>
                <w:snapToGrid w:val="0"/>
                <w:vanish/>
              </w:rPr>
              <w:t>2016-03-22</w:t>
            </w:r>
          </w:p>
        </w:tc>
        <w:tc>
          <w:tcPr>
            <w:tcW w:w="5669" w:type="dxa"/>
            <w:tcBorders>
              <w:top w:val="single" w:sz="4" w:space="0" w:color="auto"/>
              <w:left w:val="single" w:sz="4" w:space="0" w:color="auto"/>
              <w:bottom w:val="single" w:sz="4" w:space="0" w:color="auto"/>
              <w:right w:val="single" w:sz="4" w:space="0" w:color="auto"/>
            </w:tcBorders>
          </w:tcPr>
          <w:p w14:paraId="777A2C5F" w14:textId="77777777" w:rsidR="00126E7B" w:rsidRDefault="00126E7B" w:rsidP="002824C9">
            <w:pPr>
              <w:pStyle w:val="Header"/>
              <w:numPr>
                <w:ilvl w:val="0"/>
                <w:numId w:val="8"/>
              </w:numPr>
              <w:ind w:left="458"/>
              <w:rPr>
                <w:rFonts w:cs="Arial"/>
                <w:i/>
                <w:snapToGrid w:val="0"/>
                <w:vanish/>
              </w:rPr>
            </w:pPr>
            <w:r w:rsidRPr="00126E7B">
              <w:rPr>
                <w:rFonts w:cs="Arial"/>
                <w:i/>
                <w:snapToGrid w:val="0"/>
                <w:vanish/>
              </w:rPr>
              <w:t xml:space="preserve">V1.3: Footer </w:t>
            </w:r>
            <w:r>
              <w:rPr>
                <w:rFonts w:cs="Arial"/>
                <w:i/>
                <w:snapToGrid w:val="0"/>
                <w:vanish/>
              </w:rPr>
              <w:t>formating corrected (Issue 19)</w:t>
            </w:r>
          </w:p>
          <w:p w14:paraId="25052A8E" w14:textId="77777777" w:rsidR="00126E7B" w:rsidRPr="00126E7B" w:rsidRDefault="00E0458F" w:rsidP="002824C9">
            <w:pPr>
              <w:pStyle w:val="Header"/>
              <w:numPr>
                <w:ilvl w:val="0"/>
                <w:numId w:val="8"/>
              </w:numPr>
              <w:ind w:left="458"/>
              <w:rPr>
                <w:rFonts w:cs="Arial"/>
                <w:i/>
                <w:snapToGrid w:val="0"/>
                <w:vanish/>
              </w:rPr>
            </w:pPr>
            <w:r>
              <w:rPr>
                <w:rFonts w:cs="Arial"/>
                <w:i/>
                <w:snapToGrid w:val="0"/>
                <w:vanish/>
              </w:rPr>
              <w:t>“</w:t>
            </w:r>
            <w:r w:rsidR="00126E7B" w:rsidRPr="00126E7B">
              <w:rPr>
                <w:rFonts w:cs="Arial"/>
                <w:i/>
                <w:snapToGrid w:val="0"/>
                <w:vanish/>
              </w:rPr>
              <w:t>Constraints</w:t>
            </w:r>
            <w:r>
              <w:rPr>
                <w:rFonts w:cs="Arial"/>
                <w:i/>
                <w:snapToGrid w:val="0"/>
                <w:vanish/>
              </w:rPr>
              <w:t>”</w:t>
            </w:r>
            <w:r w:rsidR="00126E7B" w:rsidRPr="00126E7B">
              <w:rPr>
                <w:rFonts w:cs="Arial"/>
                <w:i/>
                <w:snapToGrid w:val="0"/>
                <w:vanish/>
              </w:rPr>
              <w:t xml:space="preserve"> chapter renamed to </w:t>
            </w:r>
            <w:r>
              <w:rPr>
                <w:rFonts w:cs="Arial"/>
                <w:i/>
                <w:snapToGrid w:val="0"/>
                <w:vanish/>
              </w:rPr>
              <w:t>“</w:t>
            </w:r>
            <w:r w:rsidR="00126E7B" w:rsidRPr="00126E7B">
              <w:rPr>
                <w:rFonts w:cs="Arial"/>
                <w:i/>
                <w:snapToGrid w:val="0"/>
                <w:vanish/>
              </w:rPr>
              <w:t>Input Requirements</w:t>
            </w:r>
            <w:r>
              <w:rPr>
                <w:rFonts w:cs="Arial"/>
                <w:i/>
                <w:snapToGrid w:val="0"/>
                <w:vanish/>
              </w:rPr>
              <w:t>”</w:t>
            </w:r>
            <w:r w:rsidR="00126E7B" w:rsidRPr="00126E7B">
              <w:rPr>
                <w:rFonts w:cs="Arial"/>
                <w:i/>
                <w:snapToGrid w:val="0"/>
                <w:vanish/>
              </w:rPr>
              <w:t xml:space="preserve"> (Issue 20)</w:t>
            </w:r>
          </w:p>
        </w:tc>
        <w:tc>
          <w:tcPr>
            <w:tcW w:w="1588" w:type="dxa"/>
            <w:tcBorders>
              <w:top w:val="single" w:sz="4" w:space="0" w:color="auto"/>
              <w:left w:val="single" w:sz="4" w:space="0" w:color="auto"/>
              <w:bottom w:val="single" w:sz="4" w:space="0" w:color="auto"/>
              <w:right w:val="single" w:sz="4" w:space="0" w:color="auto"/>
            </w:tcBorders>
          </w:tcPr>
          <w:p w14:paraId="523E4EBE" w14:textId="77777777" w:rsidR="00126E7B" w:rsidRDefault="00126E7B" w:rsidP="007F5085">
            <w:pPr>
              <w:rPr>
                <w:i/>
                <w:snapToGrid w:val="0"/>
                <w:vanish/>
              </w:rPr>
            </w:pPr>
            <w:r>
              <w:rPr>
                <w:i/>
                <w:snapToGrid w:val="0"/>
                <w:vanish/>
              </w:rPr>
              <w:t>Jbaden1</w:t>
            </w:r>
          </w:p>
        </w:tc>
      </w:tr>
      <w:tr w:rsidR="00F60A3A" w:rsidRPr="009B6E74" w14:paraId="18568993"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63A0ECA2" w14:textId="77777777" w:rsidR="00F60A3A" w:rsidRDefault="00F60A3A" w:rsidP="007F5085">
            <w:pPr>
              <w:jc w:val="center"/>
              <w:rPr>
                <w:i/>
                <w:snapToGrid w:val="0"/>
                <w:vanish/>
              </w:rPr>
            </w:pPr>
            <w:r>
              <w:rPr>
                <w:i/>
                <w:snapToGrid w:val="0"/>
                <w:vanish/>
              </w:rPr>
              <w:t>1</w:t>
            </w:r>
          </w:p>
        </w:tc>
        <w:tc>
          <w:tcPr>
            <w:tcW w:w="850" w:type="dxa"/>
            <w:tcBorders>
              <w:top w:val="single" w:sz="4" w:space="0" w:color="auto"/>
              <w:left w:val="single" w:sz="4" w:space="0" w:color="auto"/>
              <w:bottom w:val="single" w:sz="4" w:space="0" w:color="auto"/>
              <w:right w:val="single" w:sz="4" w:space="0" w:color="auto"/>
            </w:tcBorders>
          </w:tcPr>
          <w:p w14:paraId="2FA2DCC4" w14:textId="77777777" w:rsidR="00F60A3A" w:rsidRDefault="00F60A3A" w:rsidP="007F5085">
            <w:pPr>
              <w:jc w:val="center"/>
              <w:rPr>
                <w:i/>
                <w:snapToGrid w:val="0"/>
                <w:vanish/>
              </w:rPr>
            </w:pPr>
            <w:r>
              <w:rPr>
                <w:i/>
                <w:snapToGrid w:val="0"/>
                <w:vanish/>
              </w:rPr>
              <w:t>3</w:t>
            </w:r>
          </w:p>
        </w:tc>
        <w:tc>
          <w:tcPr>
            <w:tcW w:w="993" w:type="dxa"/>
            <w:tcBorders>
              <w:top w:val="single" w:sz="4" w:space="0" w:color="auto"/>
              <w:left w:val="single" w:sz="4" w:space="0" w:color="auto"/>
              <w:bottom w:val="single" w:sz="4" w:space="0" w:color="auto"/>
              <w:right w:val="single" w:sz="4" w:space="0" w:color="auto"/>
            </w:tcBorders>
          </w:tcPr>
          <w:p w14:paraId="15FC23D9" w14:textId="77777777" w:rsidR="00F60A3A" w:rsidRDefault="00F60A3A" w:rsidP="00F60A3A">
            <w:pPr>
              <w:jc w:val="center"/>
              <w:rPr>
                <w:i/>
                <w:snapToGrid w:val="0"/>
                <w:vanish/>
              </w:rPr>
            </w:pPr>
            <w:r>
              <w:rPr>
                <w:i/>
                <w:snapToGrid w:val="0"/>
                <w:vanish/>
              </w:rPr>
              <w:t>2016-04-20</w:t>
            </w:r>
          </w:p>
        </w:tc>
        <w:tc>
          <w:tcPr>
            <w:tcW w:w="5669" w:type="dxa"/>
            <w:tcBorders>
              <w:top w:val="single" w:sz="4" w:space="0" w:color="auto"/>
              <w:left w:val="single" w:sz="4" w:space="0" w:color="auto"/>
              <w:bottom w:val="single" w:sz="4" w:space="0" w:color="auto"/>
              <w:right w:val="single" w:sz="4" w:space="0" w:color="auto"/>
            </w:tcBorders>
          </w:tcPr>
          <w:p w14:paraId="04F7EABE" w14:textId="77777777" w:rsidR="00F60A3A" w:rsidRPr="00126E7B" w:rsidRDefault="00F60A3A" w:rsidP="002824C9">
            <w:pPr>
              <w:pStyle w:val="Header"/>
              <w:numPr>
                <w:ilvl w:val="0"/>
                <w:numId w:val="8"/>
              </w:numPr>
              <w:ind w:left="458"/>
              <w:rPr>
                <w:rFonts w:cs="Arial"/>
                <w:i/>
                <w:snapToGrid w:val="0"/>
                <w:vanish/>
              </w:rPr>
            </w:pPr>
            <w:r>
              <w:rPr>
                <w:rFonts w:cs="Arial"/>
                <w:i/>
                <w:snapToGrid w:val="0"/>
                <w:vanish/>
              </w:rPr>
              <w:t>Broken Wiki links repaired</w:t>
            </w:r>
          </w:p>
        </w:tc>
        <w:tc>
          <w:tcPr>
            <w:tcW w:w="1588" w:type="dxa"/>
            <w:tcBorders>
              <w:top w:val="single" w:sz="4" w:space="0" w:color="auto"/>
              <w:left w:val="single" w:sz="4" w:space="0" w:color="auto"/>
              <w:bottom w:val="single" w:sz="4" w:space="0" w:color="auto"/>
              <w:right w:val="single" w:sz="4" w:space="0" w:color="auto"/>
            </w:tcBorders>
          </w:tcPr>
          <w:p w14:paraId="35F52343" w14:textId="77777777" w:rsidR="00F60A3A" w:rsidRDefault="00F60A3A" w:rsidP="007F5085">
            <w:pPr>
              <w:rPr>
                <w:i/>
                <w:snapToGrid w:val="0"/>
                <w:vanish/>
              </w:rPr>
            </w:pPr>
            <w:r>
              <w:rPr>
                <w:i/>
                <w:snapToGrid w:val="0"/>
                <w:vanish/>
              </w:rPr>
              <w:t>Jbaden1</w:t>
            </w:r>
          </w:p>
        </w:tc>
      </w:tr>
      <w:tr w:rsidR="00AE77FA" w:rsidRPr="009B6E74" w14:paraId="22439967"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4AE883C6" w14:textId="77777777" w:rsidR="00AE77FA" w:rsidRDefault="00AE77FA" w:rsidP="00AE77FA">
            <w:pPr>
              <w:jc w:val="center"/>
              <w:rPr>
                <w:i/>
                <w:snapToGrid w:val="0"/>
                <w:vanish/>
              </w:rPr>
            </w:pPr>
            <w:r>
              <w:rPr>
                <w:i/>
                <w:snapToGrid w:val="0"/>
                <w:vanish/>
              </w:rPr>
              <w:t>2</w:t>
            </w:r>
          </w:p>
        </w:tc>
        <w:tc>
          <w:tcPr>
            <w:tcW w:w="850" w:type="dxa"/>
            <w:tcBorders>
              <w:top w:val="single" w:sz="4" w:space="0" w:color="auto"/>
              <w:left w:val="single" w:sz="4" w:space="0" w:color="auto"/>
              <w:bottom w:val="single" w:sz="4" w:space="0" w:color="auto"/>
              <w:right w:val="single" w:sz="4" w:space="0" w:color="auto"/>
            </w:tcBorders>
          </w:tcPr>
          <w:p w14:paraId="551425AF" w14:textId="77777777" w:rsidR="00AE77FA" w:rsidRDefault="00AE77FA" w:rsidP="007F5085">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00F693DA" w14:textId="77777777" w:rsidR="00AE77FA" w:rsidRDefault="00AE77FA" w:rsidP="00AE77FA">
            <w:pPr>
              <w:jc w:val="center"/>
              <w:rPr>
                <w:i/>
                <w:snapToGrid w:val="0"/>
                <w:vanish/>
              </w:rPr>
            </w:pPr>
            <w:r>
              <w:rPr>
                <w:i/>
                <w:snapToGrid w:val="0"/>
                <w:vanish/>
              </w:rPr>
              <w:t>2016-05-23</w:t>
            </w:r>
          </w:p>
        </w:tc>
        <w:tc>
          <w:tcPr>
            <w:tcW w:w="5669" w:type="dxa"/>
            <w:tcBorders>
              <w:top w:val="single" w:sz="4" w:space="0" w:color="auto"/>
              <w:left w:val="single" w:sz="4" w:space="0" w:color="auto"/>
              <w:bottom w:val="single" w:sz="4" w:space="0" w:color="auto"/>
              <w:right w:val="single" w:sz="4" w:space="0" w:color="auto"/>
            </w:tcBorders>
          </w:tcPr>
          <w:p w14:paraId="0E92CD8B" w14:textId="77777777" w:rsidR="00AE77FA" w:rsidRDefault="00AE77FA" w:rsidP="002824C9">
            <w:pPr>
              <w:pStyle w:val="Header"/>
              <w:numPr>
                <w:ilvl w:val="0"/>
                <w:numId w:val="8"/>
              </w:numPr>
              <w:ind w:left="458"/>
              <w:rPr>
                <w:rFonts w:cs="Arial"/>
                <w:i/>
                <w:snapToGrid w:val="0"/>
                <w:vanish/>
              </w:rPr>
            </w:pPr>
            <w:r>
              <w:rPr>
                <w:rFonts w:cs="Arial"/>
                <w:i/>
                <w:snapToGrid w:val="0"/>
                <w:vanish/>
              </w:rPr>
              <w:t>Prepared for Specification_Macros.dotm v2.0</w:t>
            </w:r>
          </w:p>
          <w:p w14:paraId="30E3FB94" w14:textId="77777777" w:rsidR="00AE77FA" w:rsidRDefault="00AE77FA" w:rsidP="002824C9">
            <w:pPr>
              <w:pStyle w:val="Header"/>
              <w:numPr>
                <w:ilvl w:val="0"/>
                <w:numId w:val="8"/>
              </w:numPr>
              <w:ind w:left="458"/>
              <w:rPr>
                <w:rFonts w:cs="Arial"/>
                <w:i/>
                <w:snapToGrid w:val="0"/>
                <w:vanish/>
              </w:rPr>
            </w:pPr>
            <w:r>
              <w:rPr>
                <w:rFonts w:cs="Arial"/>
                <w:i/>
                <w:snapToGrid w:val="0"/>
                <w:vanish/>
              </w:rPr>
              <w:t>Additional explanations added to ch. 2.2 “Input Requirements” (ARL and SDS requirements often go here)</w:t>
            </w:r>
          </w:p>
        </w:tc>
        <w:tc>
          <w:tcPr>
            <w:tcW w:w="1588" w:type="dxa"/>
            <w:tcBorders>
              <w:top w:val="single" w:sz="4" w:space="0" w:color="auto"/>
              <w:left w:val="single" w:sz="4" w:space="0" w:color="auto"/>
              <w:bottom w:val="single" w:sz="4" w:space="0" w:color="auto"/>
              <w:right w:val="single" w:sz="4" w:space="0" w:color="auto"/>
            </w:tcBorders>
          </w:tcPr>
          <w:p w14:paraId="353736F1" w14:textId="77777777" w:rsidR="00AE77FA" w:rsidRDefault="00AE77FA" w:rsidP="007F5085">
            <w:pPr>
              <w:rPr>
                <w:i/>
                <w:snapToGrid w:val="0"/>
                <w:vanish/>
              </w:rPr>
            </w:pPr>
            <w:r>
              <w:rPr>
                <w:i/>
                <w:snapToGrid w:val="0"/>
                <w:vanish/>
              </w:rPr>
              <w:t>Jbaden1</w:t>
            </w:r>
          </w:p>
        </w:tc>
      </w:tr>
      <w:tr w:rsidR="00CD0E8E" w:rsidRPr="009B6E74" w14:paraId="7398074F"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1660B815" w14:textId="77777777" w:rsidR="00CD0E8E" w:rsidRDefault="00CD0E8E" w:rsidP="00AE77FA">
            <w:pPr>
              <w:jc w:val="center"/>
              <w:rPr>
                <w:i/>
                <w:snapToGrid w:val="0"/>
                <w:vanish/>
              </w:rPr>
            </w:pPr>
            <w:r>
              <w:rPr>
                <w:i/>
                <w:snapToGrid w:val="0"/>
                <w:vanish/>
              </w:rPr>
              <w:t>2</w:t>
            </w:r>
          </w:p>
        </w:tc>
        <w:tc>
          <w:tcPr>
            <w:tcW w:w="850" w:type="dxa"/>
            <w:tcBorders>
              <w:top w:val="single" w:sz="4" w:space="0" w:color="auto"/>
              <w:left w:val="single" w:sz="4" w:space="0" w:color="auto"/>
              <w:bottom w:val="single" w:sz="4" w:space="0" w:color="auto"/>
              <w:right w:val="single" w:sz="4" w:space="0" w:color="auto"/>
            </w:tcBorders>
          </w:tcPr>
          <w:p w14:paraId="1782CD8B" w14:textId="77777777" w:rsidR="00CD0E8E" w:rsidRDefault="00CD0E8E" w:rsidP="007F5085">
            <w:pPr>
              <w:jc w:val="center"/>
              <w:rPr>
                <w:i/>
                <w:snapToGrid w:val="0"/>
                <w:vanish/>
              </w:rPr>
            </w:pPr>
            <w:r>
              <w:rPr>
                <w:i/>
                <w:snapToGrid w:val="0"/>
                <w:vanish/>
              </w:rPr>
              <w:t>1</w:t>
            </w:r>
          </w:p>
        </w:tc>
        <w:tc>
          <w:tcPr>
            <w:tcW w:w="993" w:type="dxa"/>
            <w:tcBorders>
              <w:top w:val="single" w:sz="4" w:space="0" w:color="auto"/>
              <w:left w:val="single" w:sz="4" w:space="0" w:color="auto"/>
              <w:bottom w:val="single" w:sz="4" w:space="0" w:color="auto"/>
              <w:right w:val="single" w:sz="4" w:space="0" w:color="auto"/>
            </w:tcBorders>
          </w:tcPr>
          <w:p w14:paraId="10140968" w14:textId="77777777" w:rsidR="00CD0E8E" w:rsidRDefault="00CD0E8E" w:rsidP="00CD0E8E">
            <w:pPr>
              <w:jc w:val="center"/>
              <w:rPr>
                <w:i/>
                <w:snapToGrid w:val="0"/>
                <w:vanish/>
              </w:rPr>
            </w:pPr>
            <w:r>
              <w:rPr>
                <w:i/>
                <w:snapToGrid w:val="0"/>
                <w:vanish/>
              </w:rPr>
              <w:t>2016-07-08</w:t>
            </w:r>
          </w:p>
        </w:tc>
        <w:tc>
          <w:tcPr>
            <w:tcW w:w="5669" w:type="dxa"/>
            <w:tcBorders>
              <w:top w:val="single" w:sz="4" w:space="0" w:color="auto"/>
              <w:left w:val="single" w:sz="4" w:space="0" w:color="auto"/>
              <w:bottom w:val="single" w:sz="4" w:space="0" w:color="auto"/>
              <w:right w:val="single" w:sz="4" w:space="0" w:color="auto"/>
            </w:tcBorders>
          </w:tcPr>
          <w:p w14:paraId="6BB98394" w14:textId="77777777" w:rsidR="00CF6AB9" w:rsidRPr="00CF6AB9" w:rsidRDefault="00CD0E8E" w:rsidP="002824C9">
            <w:pPr>
              <w:pStyle w:val="Header"/>
              <w:numPr>
                <w:ilvl w:val="0"/>
                <w:numId w:val="8"/>
              </w:numPr>
              <w:ind w:left="458"/>
              <w:rPr>
                <w:rFonts w:cs="Arial"/>
                <w:i/>
                <w:snapToGrid w:val="0"/>
                <w:vanish/>
              </w:rPr>
            </w:pPr>
            <w:r>
              <w:rPr>
                <w:rFonts w:cs="Arial"/>
                <w:i/>
                <w:snapToGrid w:val="0"/>
                <w:vanish/>
              </w:rPr>
              <w:t>Template version added to footer</w:t>
            </w:r>
          </w:p>
        </w:tc>
        <w:tc>
          <w:tcPr>
            <w:tcW w:w="1588" w:type="dxa"/>
            <w:tcBorders>
              <w:top w:val="single" w:sz="4" w:space="0" w:color="auto"/>
              <w:left w:val="single" w:sz="4" w:space="0" w:color="auto"/>
              <w:bottom w:val="single" w:sz="4" w:space="0" w:color="auto"/>
              <w:right w:val="single" w:sz="4" w:space="0" w:color="auto"/>
            </w:tcBorders>
          </w:tcPr>
          <w:p w14:paraId="46F9AE14" w14:textId="77777777" w:rsidR="00CD0E8E" w:rsidRDefault="00CD0E8E" w:rsidP="007F5085">
            <w:pPr>
              <w:rPr>
                <w:i/>
                <w:snapToGrid w:val="0"/>
                <w:vanish/>
              </w:rPr>
            </w:pPr>
            <w:r>
              <w:rPr>
                <w:i/>
                <w:snapToGrid w:val="0"/>
                <w:vanish/>
              </w:rPr>
              <w:t>Jbaden1</w:t>
            </w:r>
          </w:p>
        </w:tc>
      </w:tr>
      <w:tr w:rsidR="00CF6AB9" w:rsidRPr="009B6E74" w14:paraId="033A31E5"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2A5D5DEF" w14:textId="77777777" w:rsidR="00CF6AB9" w:rsidRDefault="00CF6AB9" w:rsidP="00AE77FA">
            <w:pPr>
              <w:jc w:val="center"/>
              <w:rPr>
                <w:i/>
                <w:snapToGrid w:val="0"/>
                <w:vanish/>
              </w:rPr>
            </w:pPr>
            <w:r>
              <w:rPr>
                <w:i/>
                <w:snapToGrid w:val="0"/>
                <w:vanish/>
              </w:rPr>
              <w:t>2</w:t>
            </w:r>
          </w:p>
        </w:tc>
        <w:tc>
          <w:tcPr>
            <w:tcW w:w="850" w:type="dxa"/>
            <w:tcBorders>
              <w:top w:val="single" w:sz="4" w:space="0" w:color="auto"/>
              <w:left w:val="single" w:sz="4" w:space="0" w:color="auto"/>
              <w:bottom w:val="single" w:sz="4" w:space="0" w:color="auto"/>
              <w:right w:val="single" w:sz="4" w:space="0" w:color="auto"/>
            </w:tcBorders>
          </w:tcPr>
          <w:p w14:paraId="5AE95398" w14:textId="77777777" w:rsidR="00CF6AB9" w:rsidRDefault="00CF6AB9" w:rsidP="007F5085">
            <w:pPr>
              <w:jc w:val="center"/>
              <w:rPr>
                <w:i/>
                <w:snapToGrid w:val="0"/>
                <w:vanish/>
              </w:rPr>
            </w:pPr>
            <w:r>
              <w:rPr>
                <w:i/>
                <w:snapToGrid w:val="0"/>
                <w:vanish/>
              </w:rPr>
              <w:t>2</w:t>
            </w:r>
          </w:p>
        </w:tc>
        <w:tc>
          <w:tcPr>
            <w:tcW w:w="993" w:type="dxa"/>
            <w:tcBorders>
              <w:top w:val="single" w:sz="4" w:space="0" w:color="auto"/>
              <w:left w:val="single" w:sz="4" w:space="0" w:color="auto"/>
              <w:bottom w:val="single" w:sz="4" w:space="0" w:color="auto"/>
              <w:right w:val="single" w:sz="4" w:space="0" w:color="auto"/>
            </w:tcBorders>
          </w:tcPr>
          <w:p w14:paraId="4438C9C8" w14:textId="77777777" w:rsidR="00CF6AB9" w:rsidRDefault="00CF6AB9" w:rsidP="00CF6AB9">
            <w:pPr>
              <w:jc w:val="center"/>
              <w:rPr>
                <w:i/>
                <w:snapToGrid w:val="0"/>
                <w:vanish/>
              </w:rPr>
            </w:pPr>
            <w:r>
              <w:rPr>
                <w:i/>
                <w:snapToGrid w:val="0"/>
                <w:vanish/>
              </w:rPr>
              <w:t>2016-07-15</w:t>
            </w:r>
          </w:p>
        </w:tc>
        <w:tc>
          <w:tcPr>
            <w:tcW w:w="5669" w:type="dxa"/>
            <w:tcBorders>
              <w:top w:val="single" w:sz="4" w:space="0" w:color="auto"/>
              <w:left w:val="single" w:sz="4" w:space="0" w:color="auto"/>
              <w:bottom w:val="single" w:sz="4" w:space="0" w:color="auto"/>
              <w:right w:val="single" w:sz="4" w:space="0" w:color="auto"/>
            </w:tcBorders>
          </w:tcPr>
          <w:p w14:paraId="51A1D625" w14:textId="77777777" w:rsidR="00CF6AB9" w:rsidRDefault="00CF6AB9" w:rsidP="002824C9">
            <w:pPr>
              <w:pStyle w:val="Header"/>
              <w:numPr>
                <w:ilvl w:val="0"/>
                <w:numId w:val="8"/>
              </w:numPr>
              <w:ind w:left="458"/>
              <w:rPr>
                <w:rFonts w:cs="Arial"/>
                <w:i/>
                <w:snapToGrid w:val="0"/>
                <w:vanish/>
              </w:rPr>
            </w:pPr>
            <w:r>
              <w:rPr>
                <w:rFonts w:cs="Arial"/>
                <w:i/>
                <w:snapToGrid w:val="0"/>
                <w:vanish/>
              </w:rPr>
              <w:t>Sample SysML diagrams added</w:t>
            </w:r>
          </w:p>
          <w:p w14:paraId="48A13723" w14:textId="77777777" w:rsidR="00CF6AB9" w:rsidRDefault="00CF6AB9" w:rsidP="002824C9">
            <w:pPr>
              <w:pStyle w:val="Header"/>
              <w:numPr>
                <w:ilvl w:val="0"/>
                <w:numId w:val="8"/>
              </w:numPr>
              <w:ind w:left="458"/>
              <w:rPr>
                <w:rFonts w:cs="Arial"/>
                <w:i/>
                <w:snapToGrid w:val="0"/>
                <w:vanish/>
              </w:rPr>
            </w:pPr>
            <w:r>
              <w:rPr>
                <w:rFonts w:cs="Arial"/>
                <w:i/>
                <w:snapToGrid w:val="0"/>
                <w:vanish/>
              </w:rPr>
              <w:t>Data Dictionary reworked</w:t>
            </w:r>
          </w:p>
          <w:p w14:paraId="6BCD108E" w14:textId="77777777" w:rsidR="00CF6AB9" w:rsidRDefault="00CF6AB9" w:rsidP="002824C9">
            <w:pPr>
              <w:pStyle w:val="Header"/>
              <w:numPr>
                <w:ilvl w:val="0"/>
                <w:numId w:val="8"/>
              </w:numPr>
              <w:ind w:left="458"/>
              <w:rPr>
                <w:rFonts w:cs="Arial"/>
                <w:i/>
                <w:snapToGrid w:val="0"/>
                <w:vanish/>
              </w:rPr>
            </w:pPr>
            <w:r>
              <w:rPr>
                <w:rFonts w:cs="Arial"/>
                <w:i/>
                <w:snapToGrid w:val="0"/>
                <w:vanish/>
              </w:rPr>
              <w:t>Alignment with relevant sections in SRD templated</w:t>
            </w:r>
          </w:p>
        </w:tc>
        <w:tc>
          <w:tcPr>
            <w:tcW w:w="1588" w:type="dxa"/>
            <w:tcBorders>
              <w:top w:val="single" w:sz="4" w:space="0" w:color="auto"/>
              <w:left w:val="single" w:sz="4" w:space="0" w:color="auto"/>
              <w:bottom w:val="single" w:sz="4" w:space="0" w:color="auto"/>
              <w:right w:val="single" w:sz="4" w:space="0" w:color="auto"/>
            </w:tcBorders>
          </w:tcPr>
          <w:p w14:paraId="3501056F" w14:textId="77777777" w:rsidR="00CF6AB9" w:rsidRDefault="00CF6AB9" w:rsidP="007F5085">
            <w:pPr>
              <w:rPr>
                <w:i/>
                <w:snapToGrid w:val="0"/>
                <w:vanish/>
              </w:rPr>
            </w:pPr>
            <w:r>
              <w:rPr>
                <w:i/>
                <w:snapToGrid w:val="0"/>
                <w:vanish/>
              </w:rPr>
              <w:t>Jbaden1</w:t>
            </w:r>
          </w:p>
        </w:tc>
      </w:tr>
      <w:tr w:rsidR="005F1631" w:rsidRPr="009B6E74" w14:paraId="607E1FAB"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6A98C501" w14:textId="77777777" w:rsidR="005F1631" w:rsidRDefault="005F1631" w:rsidP="00AE77FA">
            <w:pPr>
              <w:jc w:val="center"/>
              <w:rPr>
                <w:i/>
                <w:snapToGrid w:val="0"/>
                <w:vanish/>
              </w:rPr>
            </w:pPr>
            <w:r>
              <w:rPr>
                <w:i/>
                <w:snapToGrid w:val="0"/>
                <w:vanish/>
              </w:rPr>
              <w:t>3</w:t>
            </w:r>
          </w:p>
        </w:tc>
        <w:tc>
          <w:tcPr>
            <w:tcW w:w="850" w:type="dxa"/>
            <w:tcBorders>
              <w:top w:val="single" w:sz="4" w:space="0" w:color="auto"/>
              <w:left w:val="single" w:sz="4" w:space="0" w:color="auto"/>
              <w:bottom w:val="single" w:sz="4" w:space="0" w:color="auto"/>
              <w:right w:val="single" w:sz="4" w:space="0" w:color="auto"/>
            </w:tcBorders>
          </w:tcPr>
          <w:p w14:paraId="01CA94A8" w14:textId="77777777" w:rsidR="005F1631" w:rsidRDefault="005F1631" w:rsidP="007F5085">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3B59A9E" w14:textId="77777777" w:rsidR="005F1631" w:rsidRDefault="005F1631" w:rsidP="00CF6AB9">
            <w:pPr>
              <w:jc w:val="center"/>
              <w:rPr>
                <w:i/>
                <w:snapToGrid w:val="0"/>
                <w:vanish/>
              </w:rPr>
            </w:pPr>
            <w:r w:rsidRPr="00F344AF">
              <w:rPr>
                <w:i/>
                <w:snapToGrid w:val="0"/>
                <w:vanish/>
              </w:rPr>
              <w:t>2016-0</w:t>
            </w:r>
            <w:r>
              <w:rPr>
                <w:i/>
                <w:snapToGrid w:val="0"/>
                <w:vanish/>
              </w:rPr>
              <w:t>9</w:t>
            </w:r>
            <w:r w:rsidRPr="00F344AF">
              <w:rPr>
                <w:i/>
                <w:snapToGrid w:val="0"/>
                <w:vanish/>
              </w:rPr>
              <w:t>-</w:t>
            </w:r>
            <w:r>
              <w:rPr>
                <w:i/>
                <w:snapToGrid w:val="0"/>
                <w:vanish/>
              </w:rPr>
              <w:t>05</w:t>
            </w:r>
          </w:p>
        </w:tc>
        <w:tc>
          <w:tcPr>
            <w:tcW w:w="5669" w:type="dxa"/>
            <w:tcBorders>
              <w:top w:val="single" w:sz="4" w:space="0" w:color="auto"/>
              <w:left w:val="single" w:sz="4" w:space="0" w:color="auto"/>
              <w:bottom w:val="single" w:sz="4" w:space="0" w:color="auto"/>
              <w:right w:val="single" w:sz="4" w:space="0" w:color="auto"/>
            </w:tcBorders>
          </w:tcPr>
          <w:p w14:paraId="78F971F8" w14:textId="77777777" w:rsidR="005F1631" w:rsidRPr="008D1DE8" w:rsidRDefault="005F1631" w:rsidP="008D1DE8">
            <w:pPr>
              <w:pStyle w:val="Header"/>
              <w:numPr>
                <w:ilvl w:val="0"/>
                <w:numId w:val="8"/>
              </w:numPr>
              <w:ind w:left="458"/>
              <w:rPr>
                <w:i/>
                <w:snapToGrid w:val="0"/>
                <w:vanish/>
              </w:rPr>
            </w:pPr>
            <w:r>
              <w:rPr>
                <w:i/>
                <w:snapToGrid w:val="0"/>
                <w:vanish/>
              </w:rPr>
              <w:t>Lessons learned from IPRB incorporated</w:t>
            </w:r>
          </w:p>
        </w:tc>
        <w:tc>
          <w:tcPr>
            <w:tcW w:w="1588" w:type="dxa"/>
            <w:tcBorders>
              <w:top w:val="single" w:sz="4" w:space="0" w:color="auto"/>
              <w:left w:val="single" w:sz="4" w:space="0" w:color="auto"/>
              <w:bottom w:val="single" w:sz="4" w:space="0" w:color="auto"/>
              <w:right w:val="single" w:sz="4" w:space="0" w:color="auto"/>
            </w:tcBorders>
          </w:tcPr>
          <w:p w14:paraId="14962E62" w14:textId="77777777" w:rsidR="005F1631" w:rsidRDefault="005F1631" w:rsidP="007F5085">
            <w:pPr>
              <w:rPr>
                <w:i/>
                <w:snapToGrid w:val="0"/>
                <w:vanish/>
              </w:rPr>
            </w:pPr>
            <w:r>
              <w:rPr>
                <w:i/>
                <w:snapToGrid w:val="0"/>
                <w:vanish/>
              </w:rPr>
              <w:t>Jbaden1</w:t>
            </w:r>
          </w:p>
        </w:tc>
      </w:tr>
      <w:tr w:rsidR="00E0458F" w:rsidRPr="009B6E74" w14:paraId="530CA8BC"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6191DA8E" w14:textId="77777777" w:rsidR="00E0458F" w:rsidRDefault="00E0458F" w:rsidP="00AE77FA">
            <w:pPr>
              <w:jc w:val="center"/>
              <w:rPr>
                <w:i/>
                <w:snapToGrid w:val="0"/>
                <w:vanish/>
              </w:rPr>
            </w:pPr>
            <w:r>
              <w:rPr>
                <w:i/>
                <w:snapToGrid w:val="0"/>
                <w:vanish/>
              </w:rPr>
              <w:t>4</w:t>
            </w:r>
          </w:p>
        </w:tc>
        <w:tc>
          <w:tcPr>
            <w:tcW w:w="850" w:type="dxa"/>
            <w:tcBorders>
              <w:top w:val="single" w:sz="4" w:space="0" w:color="auto"/>
              <w:left w:val="single" w:sz="4" w:space="0" w:color="auto"/>
              <w:bottom w:val="single" w:sz="4" w:space="0" w:color="auto"/>
              <w:right w:val="single" w:sz="4" w:space="0" w:color="auto"/>
            </w:tcBorders>
          </w:tcPr>
          <w:p w14:paraId="337A67F5" w14:textId="77777777" w:rsidR="00E0458F" w:rsidRDefault="00E0458F" w:rsidP="007F5085">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79F2EAD5" w14:textId="77777777" w:rsidR="00E0458F" w:rsidRPr="00F344AF" w:rsidRDefault="00E0458F" w:rsidP="00E0458F">
            <w:pPr>
              <w:jc w:val="center"/>
              <w:rPr>
                <w:i/>
                <w:snapToGrid w:val="0"/>
                <w:vanish/>
              </w:rPr>
            </w:pPr>
            <w:r w:rsidRPr="00F344AF">
              <w:rPr>
                <w:i/>
                <w:snapToGrid w:val="0"/>
                <w:vanish/>
              </w:rPr>
              <w:t>2016-0</w:t>
            </w:r>
            <w:r>
              <w:rPr>
                <w:i/>
                <w:snapToGrid w:val="0"/>
                <w:vanish/>
              </w:rPr>
              <w:t>9</w:t>
            </w:r>
            <w:r w:rsidRPr="00F344AF">
              <w:rPr>
                <w:i/>
                <w:snapToGrid w:val="0"/>
                <w:vanish/>
              </w:rPr>
              <w:t>-</w:t>
            </w:r>
            <w:r>
              <w:rPr>
                <w:i/>
                <w:snapToGrid w:val="0"/>
                <w:vanish/>
              </w:rPr>
              <w:t>27</w:t>
            </w:r>
          </w:p>
        </w:tc>
        <w:tc>
          <w:tcPr>
            <w:tcW w:w="5669" w:type="dxa"/>
            <w:tcBorders>
              <w:top w:val="single" w:sz="4" w:space="0" w:color="auto"/>
              <w:left w:val="single" w:sz="4" w:space="0" w:color="auto"/>
              <w:bottom w:val="single" w:sz="4" w:space="0" w:color="auto"/>
              <w:right w:val="single" w:sz="4" w:space="0" w:color="auto"/>
            </w:tcBorders>
          </w:tcPr>
          <w:p w14:paraId="7727DC7F" w14:textId="77777777" w:rsidR="00E0458F" w:rsidRDefault="00E0458F" w:rsidP="008D1DE8">
            <w:pPr>
              <w:pStyle w:val="Header"/>
              <w:numPr>
                <w:ilvl w:val="0"/>
                <w:numId w:val="8"/>
              </w:numPr>
              <w:ind w:left="458"/>
              <w:rPr>
                <w:i/>
                <w:snapToGrid w:val="0"/>
                <w:vanish/>
              </w:rPr>
            </w:pPr>
            <w:r>
              <w:rPr>
                <w:i/>
                <w:snapToGrid w:val="0"/>
                <w:vanish/>
              </w:rPr>
              <w:t>Alignment with QPIP Feature Function Ownership workstream. Platform Spec renamed to Feature Implementation Spec</w:t>
            </w:r>
          </w:p>
        </w:tc>
        <w:tc>
          <w:tcPr>
            <w:tcW w:w="1588" w:type="dxa"/>
            <w:tcBorders>
              <w:top w:val="single" w:sz="4" w:space="0" w:color="auto"/>
              <w:left w:val="single" w:sz="4" w:space="0" w:color="auto"/>
              <w:bottom w:val="single" w:sz="4" w:space="0" w:color="auto"/>
              <w:right w:val="single" w:sz="4" w:space="0" w:color="auto"/>
            </w:tcBorders>
          </w:tcPr>
          <w:p w14:paraId="4F42DC5D" w14:textId="77777777" w:rsidR="00E0458F" w:rsidRDefault="00E0458F" w:rsidP="007F5085">
            <w:pPr>
              <w:rPr>
                <w:i/>
                <w:snapToGrid w:val="0"/>
                <w:vanish/>
              </w:rPr>
            </w:pPr>
            <w:r>
              <w:rPr>
                <w:i/>
                <w:snapToGrid w:val="0"/>
                <w:vanish/>
              </w:rPr>
              <w:t>Jbaden1</w:t>
            </w:r>
          </w:p>
        </w:tc>
      </w:tr>
      <w:tr w:rsidR="00224551" w:rsidRPr="009B6E74" w14:paraId="45D1AA4E"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27B2230B" w14:textId="77777777" w:rsidR="00224551" w:rsidRDefault="00224551" w:rsidP="00AE77FA">
            <w:pPr>
              <w:jc w:val="center"/>
              <w:rPr>
                <w:i/>
                <w:snapToGrid w:val="0"/>
                <w:vanish/>
              </w:rPr>
            </w:pPr>
            <w:r>
              <w:rPr>
                <w:i/>
                <w:snapToGrid w:val="0"/>
                <w:vanish/>
              </w:rPr>
              <w:t>4</w:t>
            </w:r>
          </w:p>
        </w:tc>
        <w:tc>
          <w:tcPr>
            <w:tcW w:w="850" w:type="dxa"/>
            <w:tcBorders>
              <w:top w:val="single" w:sz="4" w:space="0" w:color="auto"/>
              <w:left w:val="single" w:sz="4" w:space="0" w:color="auto"/>
              <w:bottom w:val="single" w:sz="4" w:space="0" w:color="auto"/>
              <w:right w:val="single" w:sz="4" w:space="0" w:color="auto"/>
            </w:tcBorders>
          </w:tcPr>
          <w:p w14:paraId="77F7224D" w14:textId="77777777" w:rsidR="00224551" w:rsidRDefault="00224551" w:rsidP="007F5085">
            <w:pPr>
              <w:jc w:val="center"/>
              <w:rPr>
                <w:i/>
                <w:snapToGrid w:val="0"/>
                <w:vanish/>
              </w:rPr>
            </w:pPr>
            <w:r>
              <w:rPr>
                <w:i/>
                <w:snapToGrid w:val="0"/>
                <w:vanish/>
              </w:rPr>
              <w:t>1</w:t>
            </w:r>
          </w:p>
        </w:tc>
        <w:tc>
          <w:tcPr>
            <w:tcW w:w="993" w:type="dxa"/>
            <w:tcBorders>
              <w:top w:val="single" w:sz="4" w:space="0" w:color="auto"/>
              <w:left w:val="single" w:sz="4" w:space="0" w:color="auto"/>
              <w:bottom w:val="single" w:sz="4" w:space="0" w:color="auto"/>
              <w:right w:val="single" w:sz="4" w:space="0" w:color="auto"/>
            </w:tcBorders>
          </w:tcPr>
          <w:p w14:paraId="5EEBE4D9" w14:textId="77777777" w:rsidR="00224551" w:rsidRPr="00F344AF" w:rsidRDefault="00224551" w:rsidP="00E0458F">
            <w:pPr>
              <w:jc w:val="center"/>
              <w:rPr>
                <w:i/>
                <w:snapToGrid w:val="0"/>
                <w:vanish/>
              </w:rPr>
            </w:pPr>
            <w:r>
              <w:rPr>
                <w:i/>
                <w:snapToGrid w:val="0"/>
                <w:vanish/>
              </w:rPr>
              <w:t>2016-11</w:t>
            </w:r>
            <w:r w:rsidRPr="009B6E74">
              <w:rPr>
                <w:i/>
                <w:snapToGrid w:val="0"/>
                <w:vanish/>
              </w:rPr>
              <w:t>-</w:t>
            </w:r>
            <w:r>
              <w:rPr>
                <w:i/>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1AB742DC" w14:textId="77777777" w:rsidR="00224551" w:rsidRDefault="00224551" w:rsidP="008D1DE8">
            <w:pPr>
              <w:pStyle w:val="Header"/>
              <w:numPr>
                <w:ilvl w:val="0"/>
                <w:numId w:val="8"/>
              </w:numPr>
              <w:ind w:left="458"/>
              <w:rPr>
                <w:i/>
                <w:snapToGrid w:val="0"/>
                <w:vanish/>
              </w:rPr>
            </w:pPr>
            <w:r>
              <w:rPr>
                <w:rFonts w:cs="Arial"/>
                <w:i/>
                <w:snapToGrid w:val="0"/>
                <w:vanish/>
              </w:rPr>
              <w:t>Chapters “Purpose” and “Scope” reworked.</w:t>
            </w:r>
          </w:p>
        </w:tc>
        <w:tc>
          <w:tcPr>
            <w:tcW w:w="1588" w:type="dxa"/>
            <w:tcBorders>
              <w:top w:val="single" w:sz="4" w:space="0" w:color="auto"/>
              <w:left w:val="single" w:sz="4" w:space="0" w:color="auto"/>
              <w:bottom w:val="single" w:sz="4" w:space="0" w:color="auto"/>
              <w:right w:val="single" w:sz="4" w:space="0" w:color="auto"/>
            </w:tcBorders>
          </w:tcPr>
          <w:p w14:paraId="038CA63A" w14:textId="77777777" w:rsidR="00224551" w:rsidRDefault="00224551" w:rsidP="007F5085">
            <w:pPr>
              <w:rPr>
                <w:i/>
                <w:snapToGrid w:val="0"/>
                <w:vanish/>
              </w:rPr>
            </w:pPr>
            <w:r>
              <w:rPr>
                <w:i/>
                <w:snapToGrid w:val="0"/>
                <w:vanish/>
              </w:rPr>
              <w:t>Jbaden1</w:t>
            </w:r>
          </w:p>
        </w:tc>
      </w:tr>
      <w:tr w:rsidR="004F3920" w:rsidRPr="009B6E74" w14:paraId="4E30A6ED"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177F44C3" w14:textId="77777777" w:rsidR="004F3920" w:rsidRDefault="004F3920" w:rsidP="00AE77FA">
            <w:pPr>
              <w:jc w:val="center"/>
              <w:rPr>
                <w:i/>
                <w:snapToGrid w:val="0"/>
                <w:vanish/>
              </w:rPr>
            </w:pPr>
            <w:r>
              <w:rPr>
                <w:i/>
                <w:snapToGrid w:val="0"/>
                <w:vanish/>
              </w:rPr>
              <w:t>4</w:t>
            </w:r>
          </w:p>
        </w:tc>
        <w:tc>
          <w:tcPr>
            <w:tcW w:w="850" w:type="dxa"/>
            <w:tcBorders>
              <w:top w:val="single" w:sz="4" w:space="0" w:color="auto"/>
              <w:left w:val="single" w:sz="4" w:space="0" w:color="auto"/>
              <w:bottom w:val="single" w:sz="4" w:space="0" w:color="auto"/>
              <w:right w:val="single" w:sz="4" w:space="0" w:color="auto"/>
            </w:tcBorders>
          </w:tcPr>
          <w:p w14:paraId="087D98D4" w14:textId="77777777" w:rsidR="004F3920" w:rsidRDefault="004F3920" w:rsidP="007F5085">
            <w:pPr>
              <w:jc w:val="center"/>
              <w:rPr>
                <w:i/>
                <w:snapToGrid w:val="0"/>
                <w:vanish/>
              </w:rPr>
            </w:pPr>
            <w:r>
              <w:rPr>
                <w:i/>
                <w:snapToGrid w:val="0"/>
                <w:vanish/>
              </w:rPr>
              <w:t>1</w:t>
            </w:r>
          </w:p>
        </w:tc>
        <w:tc>
          <w:tcPr>
            <w:tcW w:w="993" w:type="dxa"/>
            <w:tcBorders>
              <w:top w:val="single" w:sz="4" w:space="0" w:color="auto"/>
              <w:left w:val="single" w:sz="4" w:space="0" w:color="auto"/>
              <w:bottom w:val="single" w:sz="4" w:space="0" w:color="auto"/>
              <w:right w:val="single" w:sz="4" w:space="0" w:color="auto"/>
            </w:tcBorders>
          </w:tcPr>
          <w:p w14:paraId="555CA207" w14:textId="77777777" w:rsidR="004F3920" w:rsidRDefault="004F3920" w:rsidP="004F3920">
            <w:pPr>
              <w:jc w:val="center"/>
              <w:rPr>
                <w:i/>
                <w:snapToGrid w:val="0"/>
                <w:vanish/>
              </w:rPr>
            </w:pPr>
            <w:r>
              <w:rPr>
                <w:i/>
                <w:snapToGrid w:val="0"/>
                <w:vanish/>
              </w:rPr>
              <w:t>2016-11</w:t>
            </w:r>
            <w:r w:rsidRPr="009B6E74">
              <w:rPr>
                <w:i/>
                <w:snapToGrid w:val="0"/>
                <w:vanish/>
              </w:rPr>
              <w:t>-</w:t>
            </w:r>
            <w:r>
              <w:rPr>
                <w:i/>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5DC0DC67" w14:textId="77777777" w:rsidR="004F3920" w:rsidRDefault="004F3920" w:rsidP="008D1DE8">
            <w:pPr>
              <w:pStyle w:val="Header"/>
              <w:numPr>
                <w:ilvl w:val="0"/>
                <w:numId w:val="8"/>
              </w:numPr>
              <w:ind w:left="458"/>
              <w:rPr>
                <w:rFonts w:cs="Arial"/>
                <w:i/>
                <w:snapToGrid w:val="0"/>
                <w:vanish/>
              </w:rPr>
            </w:pPr>
            <w:r>
              <w:rPr>
                <w:rFonts w:cs="Arial"/>
                <w:i/>
                <w:snapToGrid w:val="0"/>
                <w:vanish/>
              </w:rPr>
              <w:t>Subsection for “Logical Service Interfaces” added.</w:t>
            </w:r>
          </w:p>
        </w:tc>
        <w:tc>
          <w:tcPr>
            <w:tcW w:w="1588" w:type="dxa"/>
            <w:tcBorders>
              <w:top w:val="single" w:sz="4" w:space="0" w:color="auto"/>
              <w:left w:val="single" w:sz="4" w:space="0" w:color="auto"/>
              <w:bottom w:val="single" w:sz="4" w:space="0" w:color="auto"/>
              <w:right w:val="single" w:sz="4" w:space="0" w:color="auto"/>
            </w:tcBorders>
          </w:tcPr>
          <w:p w14:paraId="4AD450E8" w14:textId="77777777" w:rsidR="004F3920" w:rsidRDefault="004F3920" w:rsidP="007F5085">
            <w:pPr>
              <w:rPr>
                <w:i/>
                <w:snapToGrid w:val="0"/>
                <w:vanish/>
              </w:rPr>
            </w:pPr>
            <w:r>
              <w:rPr>
                <w:i/>
                <w:snapToGrid w:val="0"/>
                <w:vanish/>
              </w:rPr>
              <w:t>Jbaden1</w:t>
            </w:r>
          </w:p>
        </w:tc>
      </w:tr>
      <w:tr w:rsidR="006C700C" w:rsidRPr="009B6E74" w14:paraId="54834154"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3B80B959" w14:textId="77777777" w:rsidR="006C700C" w:rsidRDefault="006C700C" w:rsidP="006C700C">
            <w:pPr>
              <w:jc w:val="center"/>
              <w:rPr>
                <w:i/>
                <w:snapToGrid w:val="0"/>
                <w:vanish/>
              </w:rPr>
            </w:pPr>
            <w:r>
              <w:rPr>
                <w:i/>
                <w:snapToGrid w:val="0"/>
                <w:vanish/>
              </w:rPr>
              <w:t>5</w:t>
            </w:r>
          </w:p>
        </w:tc>
        <w:tc>
          <w:tcPr>
            <w:tcW w:w="850" w:type="dxa"/>
            <w:tcBorders>
              <w:top w:val="single" w:sz="4" w:space="0" w:color="auto"/>
              <w:left w:val="single" w:sz="4" w:space="0" w:color="auto"/>
              <w:bottom w:val="single" w:sz="4" w:space="0" w:color="auto"/>
              <w:right w:val="single" w:sz="4" w:space="0" w:color="auto"/>
            </w:tcBorders>
          </w:tcPr>
          <w:p w14:paraId="545370B6" w14:textId="77777777" w:rsidR="006C700C" w:rsidRDefault="006C700C" w:rsidP="007F5085">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2017C6BE" w14:textId="77777777" w:rsidR="006C700C" w:rsidRDefault="006C700C" w:rsidP="00BB37AC">
            <w:pPr>
              <w:jc w:val="center"/>
              <w:rPr>
                <w:i/>
                <w:snapToGrid w:val="0"/>
                <w:vanish/>
              </w:rPr>
            </w:pPr>
            <w:r>
              <w:rPr>
                <w:i/>
                <w:snapToGrid w:val="0"/>
                <w:vanish/>
              </w:rPr>
              <w:t>2017-01-</w:t>
            </w:r>
            <w:r w:rsidR="00BB37AC">
              <w:rPr>
                <w:i/>
                <w:snapToGrid w:val="0"/>
                <w:vanish/>
              </w:rPr>
              <w:t>1</w:t>
            </w:r>
            <w:r>
              <w:rPr>
                <w:i/>
                <w:snapToGrid w:val="0"/>
                <w:vanish/>
              </w:rPr>
              <w:t>3</w:t>
            </w:r>
          </w:p>
        </w:tc>
        <w:tc>
          <w:tcPr>
            <w:tcW w:w="5669" w:type="dxa"/>
            <w:tcBorders>
              <w:top w:val="single" w:sz="4" w:space="0" w:color="auto"/>
              <w:left w:val="single" w:sz="4" w:space="0" w:color="auto"/>
              <w:bottom w:val="single" w:sz="4" w:space="0" w:color="auto"/>
              <w:right w:val="single" w:sz="4" w:space="0" w:color="auto"/>
            </w:tcBorders>
          </w:tcPr>
          <w:p w14:paraId="4B302B95" w14:textId="77777777" w:rsidR="006C700C" w:rsidRDefault="006C700C" w:rsidP="006C700C">
            <w:pPr>
              <w:pStyle w:val="Header"/>
              <w:numPr>
                <w:ilvl w:val="0"/>
                <w:numId w:val="8"/>
              </w:numPr>
              <w:ind w:left="458"/>
              <w:rPr>
                <w:rFonts w:cs="Arial"/>
                <w:i/>
                <w:snapToGrid w:val="0"/>
                <w:vanish/>
              </w:rPr>
            </w:pPr>
            <w:r>
              <w:rPr>
                <w:rFonts w:cs="Arial"/>
                <w:i/>
                <w:snapToGrid w:val="0"/>
                <w:vanish/>
              </w:rPr>
              <w:t>Meta data updated for specification macros, version 3.1</w:t>
            </w:r>
          </w:p>
          <w:p w14:paraId="1204D4B0" w14:textId="77777777" w:rsidR="006C700C" w:rsidRDefault="006C700C" w:rsidP="006C700C">
            <w:pPr>
              <w:pStyle w:val="Header"/>
              <w:numPr>
                <w:ilvl w:val="0"/>
                <w:numId w:val="8"/>
              </w:numPr>
              <w:ind w:left="458"/>
              <w:rPr>
                <w:rFonts w:cs="Arial"/>
                <w:i/>
                <w:snapToGrid w:val="0"/>
                <w:vanish/>
              </w:rPr>
            </w:pPr>
            <w:r>
              <w:rPr>
                <w:rFonts w:cs="Arial"/>
                <w:i/>
                <w:snapToGrid w:val="0"/>
                <w:vanish/>
              </w:rPr>
              <w:t>SW Unit chapter removed for the time being</w:t>
            </w:r>
          </w:p>
          <w:p w14:paraId="5E602A72" w14:textId="77777777" w:rsidR="006C700C" w:rsidRDefault="006C700C" w:rsidP="008D1DE8">
            <w:pPr>
              <w:pStyle w:val="Header"/>
              <w:numPr>
                <w:ilvl w:val="0"/>
                <w:numId w:val="8"/>
              </w:numPr>
              <w:ind w:left="458"/>
              <w:rPr>
                <w:rFonts w:cs="Arial"/>
                <w:i/>
                <w:snapToGrid w:val="0"/>
                <w:vanish/>
              </w:rPr>
            </w:pPr>
            <w:r>
              <w:rPr>
                <w:rFonts w:cs="Arial"/>
                <w:i/>
                <w:snapToGrid w:val="0"/>
                <w:vanish/>
              </w:rPr>
              <w:t>Green boxes added for user hints</w:t>
            </w:r>
          </w:p>
        </w:tc>
        <w:tc>
          <w:tcPr>
            <w:tcW w:w="1588" w:type="dxa"/>
            <w:tcBorders>
              <w:top w:val="single" w:sz="4" w:space="0" w:color="auto"/>
              <w:left w:val="single" w:sz="4" w:space="0" w:color="auto"/>
              <w:bottom w:val="single" w:sz="4" w:space="0" w:color="auto"/>
              <w:right w:val="single" w:sz="4" w:space="0" w:color="auto"/>
            </w:tcBorders>
          </w:tcPr>
          <w:p w14:paraId="2A492E55" w14:textId="77777777" w:rsidR="006C700C" w:rsidRDefault="006C700C" w:rsidP="007F5085">
            <w:pPr>
              <w:rPr>
                <w:i/>
                <w:snapToGrid w:val="0"/>
                <w:vanish/>
              </w:rPr>
            </w:pPr>
            <w:r>
              <w:rPr>
                <w:i/>
                <w:snapToGrid w:val="0"/>
                <w:vanish/>
              </w:rPr>
              <w:t>Jbaden1</w:t>
            </w:r>
          </w:p>
        </w:tc>
      </w:tr>
      <w:tr w:rsidR="00127754" w:rsidRPr="009B6E74" w14:paraId="0243CE9D"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4A6E142C" w14:textId="77777777" w:rsidR="00127754" w:rsidRDefault="00127754" w:rsidP="004E35C8">
            <w:pPr>
              <w:jc w:val="center"/>
              <w:rPr>
                <w:i/>
                <w:snapToGrid w:val="0"/>
                <w:vanish/>
              </w:rPr>
            </w:pPr>
            <w:r>
              <w:rPr>
                <w:i/>
                <w:snapToGrid w:val="0"/>
                <w:vanish/>
              </w:rPr>
              <w:lastRenderedPageBreak/>
              <w:t>5</w:t>
            </w:r>
          </w:p>
        </w:tc>
        <w:tc>
          <w:tcPr>
            <w:tcW w:w="850" w:type="dxa"/>
            <w:tcBorders>
              <w:top w:val="single" w:sz="4" w:space="0" w:color="auto"/>
              <w:left w:val="single" w:sz="4" w:space="0" w:color="auto"/>
              <w:bottom w:val="single" w:sz="4" w:space="0" w:color="auto"/>
              <w:right w:val="single" w:sz="4" w:space="0" w:color="auto"/>
            </w:tcBorders>
          </w:tcPr>
          <w:p w14:paraId="7C08C1F5" w14:textId="77777777" w:rsidR="00127754" w:rsidRDefault="00127754" w:rsidP="004E35C8">
            <w:pPr>
              <w:jc w:val="center"/>
              <w:rPr>
                <w:i/>
                <w:snapToGrid w:val="0"/>
                <w:vanish/>
              </w:rPr>
            </w:pPr>
            <w:r>
              <w:rPr>
                <w:i/>
                <w:snapToGrid w:val="0"/>
                <w:vanish/>
              </w:rPr>
              <w:t>1</w:t>
            </w:r>
          </w:p>
        </w:tc>
        <w:tc>
          <w:tcPr>
            <w:tcW w:w="993" w:type="dxa"/>
            <w:tcBorders>
              <w:top w:val="single" w:sz="4" w:space="0" w:color="auto"/>
              <w:left w:val="single" w:sz="4" w:space="0" w:color="auto"/>
              <w:bottom w:val="single" w:sz="4" w:space="0" w:color="auto"/>
              <w:right w:val="single" w:sz="4" w:space="0" w:color="auto"/>
            </w:tcBorders>
          </w:tcPr>
          <w:p w14:paraId="7705DC5F" w14:textId="77777777" w:rsidR="00127754" w:rsidRDefault="00127754" w:rsidP="00127754">
            <w:pPr>
              <w:jc w:val="center"/>
              <w:rPr>
                <w:i/>
                <w:snapToGrid w:val="0"/>
                <w:vanish/>
              </w:rPr>
            </w:pPr>
            <w:r>
              <w:rPr>
                <w:i/>
                <w:snapToGrid w:val="0"/>
                <w:vanish/>
              </w:rPr>
              <w:t>2017-01-18</w:t>
            </w:r>
          </w:p>
        </w:tc>
        <w:tc>
          <w:tcPr>
            <w:tcW w:w="5669" w:type="dxa"/>
            <w:tcBorders>
              <w:top w:val="single" w:sz="4" w:space="0" w:color="auto"/>
              <w:left w:val="single" w:sz="4" w:space="0" w:color="auto"/>
              <w:bottom w:val="single" w:sz="4" w:space="0" w:color="auto"/>
              <w:right w:val="single" w:sz="4" w:space="0" w:color="auto"/>
            </w:tcBorders>
          </w:tcPr>
          <w:p w14:paraId="36E418D5" w14:textId="77777777" w:rsidR="00127754" w:rsidRDefault="00127754" w:rsidP="004E35C8">
            <w:pPr>
              <w:pStyle w:val="Header"/>
              <w:numPr>
                <w:ilvl w:val="0"/>
                <w:numId w:val="8"/>
              </w:numPr>
              <w:ind w:left="458"/>
              <w:rPr>
                <w:rFonts w:cs="Arial"/>
                <w:i/>
                <w:snapToGrid w:val="0"/>
                <w:vanish/>
              </w:rPr>
            </w:pPr>
            <w:r>
              <w:rPr>
                <w:rFonts w:cs="Arial"/>
                <w:i/>
                <w:snapToGrid w:val="0"/>
                <w:vanish/>
              </w:rPr>
              <w:t>Minor editorial changes (e.g. hyperlinks highlighted in comments)</w:t>
            </w:r>
          </w:p>
        </w:tc>
        <w:tc>
          <w:tcPr>
            <w:tcW w:w="1588" w:type="dxa"/>
            <w:tcBorders>
              <w:top w:val="single" w:sz="4" w:space="0" w:color="auto"/>
              <w:left w:val="single" w:sz="4" w:space="0" w:color="auto"/>
              <w:bottom w:val="single" w:sz="4" w:space="0" w:color="auto"/>
              <w:right w:val="single" w:sz="4" w:space="0" w:color="auto"/>
            </w:tcBorders>
          </w:tcPr>
          <w:p w14:paraId="679961A4" w14:textId="77777777" w:rsidR="00127754" w:rsidRDefault="00127754" w:rsidP="004E35C8">
            <w:pPr>
              <w:rPr>
                <w:i/>
                <w:snapToGrid w:val="0"/>
                <w:vanish/>
              </w:rPr>
            </w:pPr>
            <w:r>
              <w:rPr>
                <w:i/>
                <w:snapToGrid w:val="0"/>
                <w:vanish/>
              </w:rPr>
              <w:t>Jbaden1</w:t>
            </w:r>
          </w:p>
        </w:tc>
      </w:tr>
      <w:tr w:rsidR="009707D4" w:rsidRPr="009B6E74" w14:paraId="383760A0"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7E59FE13" w14:textId="77777777" w:rsidR="009707D4" w:rsidRDefault="009707D4" w:rsidP="004E35C8">
            <w:pPr>
              <w:jc w:val="center"/>
              <w:rPr>
                <w:i/>
                <w:snapToGrid w:val="0"/>
                <w:vanish/>
              </w:rPr>
            </w:pPr>
            <w:r>
              <w:rPr>
                <w:i/>
                <w:snapToGrid w:val="0"/>
                <w:vanish/>
              </w:rPr>
              <w:t>5</w:t>
            </w:r>
          </w:p>
        </w:tc>
        <w:tc>
          <w:tcPr>
            <w:tcW w:w="850" w:type="dxa"/>
            <w:tcBorders>
              <w:top w:val="single" w:sz="4" w:space="0" w:color="auto"/>
              <w:left w:val="single" w:sz="4" w:space="0" w:color="auto"/>
              <w:bottom w:val="single" w:sz="4" w:space="0" w:color="auto"/>
              <w:right w:val="single" w:sz="4" w:space="0" w:color="auto"/>
            </w:tcBorders>
          </w:tcPr>
          <w:p w14:paraId="5D752314" w14:textId="77777777" w:rsidR="009707D4" w:rsidRDefault="009707D4" w:rsidP="00350417">
            <w:pPr>
              <w:jc w:val="center"/>
              <w:rPr>
                <w:i/>
                <w:snapToGrid w:val="0"/>
                <w:vanish/>
              </w:rPr>
            </w:pPr>
            <w:r>
              <w:rPr>
                <w:i/>
                <w:snapToGrid w:val="0"/>
                <w:vanish/>
              </w:rPr>
              <w:t>1</w:t>
            </w:r>
            <w:r w:rsidR="00350417">
              <w:rPr>
                <w:i/>
                <w:snapToGrid w:val="0"/>
                <w:vanish/>
              </w:rPr>
              <w:t>b</w:t>
            </w:r>
          </w:p>
        </w:tc>
        <w:tc>
          <w:tcPr>
            <w:tcW w:w="993" w:type="dxa"/>
            <w:tcBorders>
              <w:top w:val="single" w:sz="4" w:space="0" w:color="auto"/>
              <w:left w:val="single" w:sz="4" w:space="0" w:color="auto"/>
              <w:bottom w:val="single" w:sz="4" w:space="0" w:color="auto"/>
              <w:right w:val="single" w:sz="4" w:space="0" w:color="auto"/>
            </w:tcBorders>
          </w:tcPr>
          <w:p w14:paraId="71CF90B4" w14:textId="77777777" w:rsidR="009707D4" w:rsidRDefault="009707D4" w:rsidP="00127754">
            <w:pPr>
              <w:jc w:val="center"/>
              <w:rPr>
                <w:i/>
                <w:snapToGrid w:val="0"/>
                <w:vanish/>
              </w:rPr>
            </w:pPr>
            <w:r>
              <w:rPr>
                <w:i/>
                <w:snapToGrid w:val="0"/>
                <w:vanish/>
              </w:rPr>
              <w:t>2017-01-20</w:t>
            </w:r>
          </w:p>
        </w:tc>
        <w:tc>
          <w:tcPr>
            <w:tcW w:w="5669" w:type="dxa"/>
            <w:tcBorders>
              <w:top w:val="single" w:sz="4" w:space="0" w:color="auto"/>
              <w:left w:val="single" w:sz="4" w:space="0" w:color="auto"/>
              <w:bottom w:val="single" w:sz="4" w:space="0" w:color="auto"/>
              <w:right w:val="single" w:sz="4" w:space="0" w:color="auto"/>
            </w:tcBorders>
          </w:tcPr>
          <w:p w14:paraId="42EF2C72" w14:textId="77777777" w:rsidR="009707D4" w:rsidRDefault="009707D4" w:rsidP="004E35C8">
            <w:pPr>
              <w:pStyle w:val="Header"/>
              <w:numPr>
                <w:ilvl w:val="0"/>
                <w:numId w:val="8"/>
              </w:numPr>
              <w:ind w:left="458"/>
              <w:rPr>
                <w:rFonts w:cs="Arial"/>
                <w:i/>
                <w:snapToGrid w:val="0"/>
                <w:vanish/>
              </w:rPr>
            </w:pPr>
            <w:r>
              <w:rPr>
                <w:rFonts w:cs="Arial"/>
                <w:i/>
                <w:snapToGrid w:val="0"/>
                <w:vanish/>
              </w:rPr>
              <w:t>Some editorial corrections</w:t>
            </w:r>
          </w:p>
          <w:p w14:paraId="6C88F059" w14:textId="77777777" w:rsidR="009707D4" w:rsidRDefault="009707D4" w:rsidP="004E35C8">
            <w:pPr>
              <w:pStyle w:val="Header"/>
              <w:numPr>
                <w:ilvl w:val="0"/>
                <w:numId w:val="8"/>
              </w:numPr>
              <w:ind w:left="458"/>
              <w:rPr>
                <w:rFonts w:cs="Arial"/>
                <w:i/>
                <w:snapToGrid w:val="0"/>
                <w:vanish/>
              </w:rPr>
            </w:pPr>
            <w:r>
              <w:rPr>
                <w:rFonts w:cs="Arial"/>
                <w:i/>
                <w:snapToGrid w:val="0"/>
                <w:vanish/>
              </w:rPr>
              <w:t>Substructure of old Network Communication (now Connections) moved to Requirements on Connections</w:t>
            </w:r>
          </w:p>
        </w:tc>
        <w:tc>
          <w:tcPr>
            <w:tcW w:w="1588" w:type="dxa"/>
            <w:tcBorders>
              <w:top w:val="single" w:sz="4" w:space="0" w:color="auto"/>
              <w:left w:val="single" w:sz="4" w:space="0" w:color="auto"/>
              <w:bottom w:val="single" w:sz="4" w:space="0" w:color="auto"/>
              <w:right w:val="single" w:sz="4" w:space="0" w:color="auto"/>
            </w:tcBorders>
          </w:tcPr>
          <w:p w14:paraId="5C79657D" w14:textId="77777777" w:rsidR="009707D4" w:rsidRDefault="009707D4" w:rsidP="004E35C8">
            <w:pPr>
              <w:rPr>
                <w:i/>
                <w:snapToGrid w:val="0"/>
                <w:vanish/>
              </w:rPr>
            </w:pPr>
            <w:r>
              <w:rPr>
                <w:i/>
                <w:snapToGrid w:val="0"/>
                <w:vanish/>
              </w:rPr>
              <w:t>Jbaden1</w:t>
            </w:r>
          </w:p>
        </w:tc>
      </w:tr>
      <w:tr w:rsidR="00AB33D8" w:rsidRPr="009B6E74" w14:paraId="0CF65B0B"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3F82A966" w14:textId="77777777" w:rsidR="00AB33D8" w:rsidRDefault="00AB33D8" w:rsidP="004E35C8">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2A98EA4" w14:textId="77777777" w:rsidR="00AB33D8" w:rsidRDefault="00AB33D8" w:rsidP="00350417">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0DD1E23A" w14:textId="77777777" w:rsidR="00AB33D8" w:rsidRDefault="00DC2810" w:rsidP="00127754">
            <w:pPr>
              <w:jc w:val="center"/>
              <w:rPr>
                <w:i/>
                <w:snapToGrid w:val="0"/>
                <w:vanish/>
              </w:rPr>
            </w:pPr>
            <w:r>
              <w:rPr>
                <w:rFonts w:cs="Arial"/>
                <w:i/>
                <w:snapToGrid w:val="0"/>
                <w:vanish/>
              </w:rPr>
              <w:t>2018-07-24</w:t>
            </w:r>
          </w:p>
        </w:tc>
        <w:tc>
          <w:tcPr>
            <w:tcW w:w="5669" w:type="dxa"/>
            <w:tcBorders>
              <w:top w:val="single" w:sz="4" w:space="0" w:color="auto"/>
              <w:left w:val="single" w:sz="4" w:space="0" w:color="auto"/>
              <w:bottom w:val="single" w:sz="4" w:space="0" w:color="auto"/>
              <w:right w:val="single" w:sz="4" w:space="0" w:color="auto"/>
            </w:tcBorders>
          </w:tcPr>
          <w:p w14:paraId="47E08AD6" w14:textId="77777777" w:rsidR="00DC2810" w:rsidRDefault="00DC2810" w:rsidP="00DC2810">
            <w:pPr>
              <w:pStyle w:val="Header"/>
              <w:numPr>
                <w:ilvl w:val="0"/>
                <w:numId w:val="8"/>
              </w:numPr>
              <w:ind w:left="345"/>
              <w:rPr>
                <w:rFonts w:cs="Arial"/>
                <w:i/>
                <w:snapToGrid w:val="0"/>
                <w:vanish/>
              </w:rPr>
            </w:pPr>
            <w:r>
              <w:rPr>
                <w:rFonts w:cs="Arial"/>
                <w:i/>
                <w:snapToGrid w:val="0"/>
                <w:vanish/>
              </w:rPr>
              <w:t>CR53:</w:t>
            </w:r>
          </w:p>
          <w:p w14:paraId="0C3AFD53" w14:textId="77777777" w:rsidR="00DC2810" w:rsidRPr="00DC2810" w:rsidRDefault="00DC2810" w:rsidP="00DC2810">
            <w:pPr>
              <w:pStyle w:val="Header"/>
              <w:numPr>
                <w:ilvl w:val="0"/>
                <w:numId w:val="8"/>
              </w:numPr>
              <w:rPr>
                <w:rFonts w:cs="Arial"/>
                <w:i/>
                <w:snapToGrid w:val="0"/>
                <w:vanish/>
              </w:rPr>
            </w:pPr>
            <w:r w:rsidRPr="00DC2810">
              <w:rPr>
                <w:rFonts w:cs="Arial"/>
                <w:i/>
                <w:snapToGrid w:val="0"/>
                <w:vanish/>
              </w:rPr>
              <w:t>Add new cover sheet</w:t>
            </w:r>
          </w:p>
          <w:p w14:paraId="4E151ADD" w14:textId="77777777" w:rsidR="00DC2810" w:rsidRPr="00DC2810" w:rsidRDefault="00DC2810" w:rsidP="00DC2810">
            <w:pPr>
              <w:pStyle w:val="Header"/>
              <w:numPr>
                <w:ilvl w:val="0"/>
                <w:numId w:val="8"/>
              </w:numPr>
              <w:rPr>
                <w:rFonts w:cs="Arial"/>
                <w:i/>
                <w:snapToGrid w:val="0"/>
                <w:vanish/>
              </w:rPr>
            </w:pPr>
            <w:r w:rsidRPr="00DC2810">
              <w:rPr>
                <w:rFonts w:cs="Arial"/>
                <w:i/>
                <w:snapToGrid w:val="0"/>
                <w:vanish/>
              </w:rPr>
              <w:t>Add disclaimer section</w:t>
            </w:r>
          </w:p>
          <w:p w14:paraId="1AB47597" w14:textId="77777777" w:rsidR="00DC2810" w:rsidRPr="00DC2810" w:rsidRDefault="00DC2810" w:rsidP="00DC2810">
            <w:pPr>
              <w:pStyle w:val="Header"/>
              <w:numPr>
                <w:ilvl w:val="0"/>
                <w:numId w:val="8"/>
              </w:numPr>
              <w:rPr>
                <w:rFonts w:cs="Arial"/>
                <w:i/>
                <w:snapToGrid w:val="0"/>
                <w:vanish/>
              </w:rPr>
            </w:pPr>
            <w:r w:rsidRPr="00DC2810">
              <w:rPr>
                <w:rFonts w:cs="Arial"/>
                <w:i/>
                <w:snapToGrid w:val="0"/>
                <w:vanish/>
              </w:rPr>
              <w:t>Add the following meta-data to the doc properties for the the new cover sheet</w:t>
            </w:r>
          </w:p>
          <w:p w14:paraId="180FEB83" w14:textId="77777777" w:rsidR="00DC2810" w:rsidRPr="00DC2810" w:rsidRDefault="00DC2810" w:rsidP="00DC2810">
            <w:pPr>
              <w:pStyle w:val="Header"/>
              <w:numPr>
                <w:ilvl w:val="1"/>
                <w:numId w:val="8"/>
              </w:numPr>
              <w:rPr>
                <w:rFonts w:cs="Arial"/>
                <w:i/>
                <w:snapToGrid w:val="0"/>
                <w:vanish/>
              </w:rPr>
            </w:pPr>
            <w:r w:rsidRPr="00DC2810">
              <w:rPr>
                <w:rFonts w:cs="Arial"/>
                <w:i/>
                <w:snapToGrid w:val="0"/>
                <w:vanish/>
              </w:rPr>
              <w:t>DocGis1ItemNumber</w:t>
            </w:r>
          </w:p>
          <w:p w14:paraId="35CAC945" w14:textId="77777777" w:rsidR="00DC2810" w:rsidRPr="00DC2810" w:rsidRDefault="00DC2810" w:rsidP="00DC2810">
            <w:pPr>
              <w:pStyle w:val="Header"/>
              <w:numPr>
                <w:ilvl w:val="1"/>
                <w:numId w:val="8"/>
              </w:numPr>
              <w:rPr>
                <w:rFonts w:cs="Arial"/>
                <w:i/>
                <w:snapToGrid w:val="0"/>
                <w:vanish/>
              </w:rPr>
            </w:pPr>
            <w:r w:rsidRPr="00DC2810">
              <w:rPr>
                <w:rFonts w:cs="Arial"/>
                <w:i/>
                <w:snapToGrid w:val="0"/>
                <w:vanish/>
              </w:rPr>
              <w:t>DocGis2Classification</w:t>
            </w:r>
          </w:p>
          <w:p w14:paraId="3F983D40" w14:textId="77777777" w:rsidR="00DC2810" w:rsidRPr="00DC2810" w:rsidRDefault="00DC2810" w:rsidP="00DC2810">
            <w:pPr>
              <w:pStyle w:val="Header"/>
              <w:numPr>
                <w:ilvl w:val="1"/>
                <w:numId w:val="8"/>
              </w:numPr>
              <w:rPr>
                <w:rFonts w:cs="Arial"/>
                <w:i/>
                <w:snapToGrid w:val="0"/>
                <w:vanish/>
              </w:rPr>
            </w:pPr>
            <w:r w:rsidRPr="00DC2810">
              <w:rPr>
                <w:rFonts w:cs="Arial"/>
                <w:i/>
                <w:snapToGrid w:val="0"/>
                <w:vanish/>
              </w:rPr>
              <w:t>DocType</w:t>
            </w:r>
          </w:p>
          <w:p w14:paraId="4E728A47" w14:textId="77777777" w:rsidR="00DC2810" w:rsidRPr="00DC2810" w:rsidRDefault="00DC2810" w:rsidP="00DC2810">
            <w:pPr>
              <w:pStyle w:val="Header"/>
              <w:numPr>
                <w:ilvl w:val="1"/>
                <w:numId w:val="8"/>
              </w:numPr>
              <w:rPr>
                <w:rFonts w:cs="Arial"/>
                <w:i/>
                <w:snapToGrid w:val="0"/>
                <w:vanish/>
              </w:rPr>
            </w:pPr>
            <w:r w:rsidRPr="00DC2810">
              <w:rPr>
                <w:rFonts w:cs="Arial"/>
                <w:i/>
                <w:snapToGrid w:val="0"/>
                <w:vanish/>
              </w:rPr>
              <w:t>DocStatus</w:t>
            </w:r>
          </w:p>
          <w:p w14:paraId="1B2FB151" w14:textId="77777777" w:rsidR="00DC2810" w:rsidRDefault="00DC2810" w:rsidP="00DC2810">
            <w:pPr>
              <w:pStyle w:val="Header"/>
              <w:numPr>
                <w:ilvl w:val="1"/>
                <w:numId w:val="8"/>
              </w:numPr>
              <w:rPr>
                <w:rFonts w:cs="Arial"/>
                <w:i/>
                <w:snapToGrid w:val="0"/>
                <w:vanish/>
              </w:rPr>
            </w:pPr>
            <w:r w:rsidRPr="00DC2810">
              <w:rPr>
                <w:rFonts w:cs="Arial"/>
                <w:i/>
                <w:snapToGrid w:val="0"/>
                <w:vanish/>
              </w:rPr>
              <w:t>DocIssueDate</w:t>
            </w:r>
          </w:p>
          <w:p w14:paraId="0FB23D01" w14:textId="77777777" w:rsidR="00DC2810" w:rsidRDefault="00DC2810" w:rsidP="00DC2810">
            <w:pPr>
              <w:pStyle w:val="Header"/>
              <w:numPr>
                <w:ilvl w:val="1"/>
                <w:numId w:val="8"/>
              </w:numPr>
              <w:rPr>
                <w:rFonts w:cs="Arial"/>
                <w:i/>
                <w:snapToGrid w:val="0"/>
                <w:vanish/>
              </w:rPr>
            </w:pPr>
            <w:r w:rsidRPr="00DC2810">
              <w:rPr>
                <w:rFonts w:cs="Arial"/>
                <w:i/>
                <w:snapToGrid w:val="0"/>
                <w:vanish/>
              </w:rPr>
              <w:t>DocReleaseDate</w:t>
            </w:r>
          </w:p>
          <w:p w14:paraId="43DB1B44" w14:textId="77777777" w:rsidR="00AB33D8" w:rsidRPr="00F309BE" w:rsidRDefault="00DC2810" w:rsidP="00F309BE">
            <w:pPr>
              <w:pStyle w:val="Header"/>
              <w:numPr>
                <w:ilvl w:val="0"/>
                <w:numId w:val="8"/>
              </w:numPr>
              <w:ind w:left="345"/>
              <w:rPr>
                <w:rFonts w:cs="Arial"/>
                <w:i/>
                <w:snapToGrid w:val="0"/>
                <w:vanish/>
              </w:rPr>
            </w:pPr>
            <w:r>
              <w:rPr>
                <w:rFonts w:cs="Arial"/>
                <w:i/>
                <w:snapToGrid w:val="0"/>
                <w:vanish/>
              </w:rPr>
              <w:t xml:space="preserve">CR63: </w:t>
            </w:r>
            <w:r w:rsidRPr="00DC2810">
              <w:rPr>
                <w:rFonts w:cs="Arial"/>
                <w:i/>
                <w:snapToGrid w:val="0"/>
                <w:vanish/>
              </w:rPr>
              <w:t>Update FuSa sharepoint references in templates</w:t>
            </w:r>
          </w:p>
        </w:tc>
        <w:tc>
          <w:tcPr>
            <w:tcW w:w="1588" w:type="dxa"/>
            <w:tcBorders>
              <w:top w:val="single" w:sz="4" w:space="0" w:color="auto"/>
              <w:left w:val="single" w:sz="4" w:space="0" w:color="auto"/>
              <w:bottom w:val="single" w:sz="4" w:space="0" w:color="auto"/>
              <w:right w:val="single" w:sz="4" w:space="0" w:color="auto"/>
            </w:tcBorders>
          </w:tcPr>
          <w:p w14:paraId="47B1D99E" w14:textId="77777777" w:rsidR="00AB33D8" w:rsidRDefault="00AB33D8" w:rsidP="004E35C8">
            <w:pPr>
              <w:rPr>
                <w:i/>
                <w:snapToGrid w:val="0"/>
                <w:vanish/>
              </w:rPr>
            </w:pPr>
            <w:r>
              <w:rPr>
                <w:i/>
                <w:snapToGrid w:val="0"/>
                <w:vanish/>
              </w:rPr>
              <w:t>Jbaden1</w:t>
            </w:r>
          </w:p>
        </w:tc>
      </w:tr>
      <w:tr w:rsidR="00F309BE" w:rsidRPr="009B6E74" w14:paraId="713897BB"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620F63E6" w14:textId="77777777" w:rsidR="00F309BE" w:rsidRDefault="00F309BE" w:rsidP="00F309BE">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3786386" w14:textId="77777777" w:rsidR="00F309BE" w:rsidRDefault="00F309BE" w:rsidP="00F309BE">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C8EAD8C" w14:textId="77777777" w:rsidR="00F309BE" w:rsidRDefault="00F309BE" w:rsidP="00F309BE">
            <w:pPr>
              <w:jc w:val="center"/>
              <w:rPr>
                <w:rFonts w:cs="Arial"/>
                <w:i/>
                <w:snapToGrid w:val="0"/>
                <w:vanish/>
              </w:rPr>
            </w:pPr>
            <w:r>
              <w:rPr>
                <w:rFonts w:cs="Arial"/>
                <w:i/>
                <w:snapToGrid w:val="0"/>
                <w:vanish/>
              </w:rPr>
              <w:t>2018-08-06</w:t>
            </w:r>
          </w:p>
        </w:tc>
        <w:tc>
          <w:tcPr>
            <w:tcW w:w="5669" w:type="dxa"/>
            <w:tcBorders>
              <w:top w:val="single" w:sz="4" w:space="0" w:color="auto"/>
              <w:left w:val="single" w:sz="4" w:space="0" w:color="auto"/>
              <w:bottom w:val="single" w:sz="4" w:space="0" w:color="auto"/>
              <w:right w:val="single" w:sz="4" w:space="0" w:color="auto"/>
            </w:tcBorders>
          </w:tcPr>
          <w:p w14:paraId="48A4B198" w14:textId="77777777" w:rsidR="00F309BE" w:rsidRDefault="00F309BE" w:rsidP="00F309BE">
            <w:pPr>
              <w:pStyle w:val="Header"/>
              <w:numPr>
                <w:ilvl w:val="0"/>
                <w:numId w:val="8"/>
              </w:numPr>
              <w:ind w:left="312"/>
              <w:rPr>
                <w:rFonts w:cs="Arial"/>
                <w:i/>
                <w:snapToGrid w:val="0"/>
                <w:vanish/>
              </w:rPr>
            </w:pPr>
            <w:r>
              <w:rPr>
                <w:rFonts w:cs="Arial"/>
                <w:i/>
                <w:snapToGrid w:val="0"/>
                <w:vanish/>
              </w:rPr>
              <w:t xml:space="preserve">CR81: </w:t>
            </w:r>
            <w:r w:rsidRPr="00F309BE">
              <w:rPr>
                <w:rFonts w:cs="Arial"/>
                <w:i/>
                <w:snapToGrid w:val="0"/>
                <w:vanish/>
              </w:rPr>
              <w:t>Incorporate lessons learned from System Service Spec pilot (Vehicle Speed) into AFS and FIS</w:t>
            </w:r>
          </w:p>
        </w:tc>
        <w:tc>
          <w:tcPr>
            <w:tcW w:w="1588" w:type="dxa"/>
            <w:tcBorders>
              <w:top w:val="single" w:sz="4" w:space="0" w:color="auto"/>
              <w:left w:val="single" w:sz="4" w:space="0" w:color="auto"/>
              <w:bottom w:val="single" w:sz="4" w:space="0" w:color="auto"/>
              <w:right w:val="single" w:sz="4" w:space="0" w:color="auto"/>
            </w:tcBorders>
          </w:tcPr>
          <w:p w14:paraId="713DF6F9" w14:textId="77777777" w:rsidR="00F309BE" w:rsidRDefault="00F309BE" w:rsidP="00F309BE">
            <w:pPr>
              <w:rPr>
                <w:i/>
                <w:snapToGrid w:val="0"/>
                <w:vanish/>
              </w:rPr>
            </w:pPr>
            <w:r>
              <w:rPr>
                <w:i/>
                <w:snapToGrid w:val="0"/>
                <w:vanish/>
              </w:rPr>
              <w:t>Jbaden1</w:t>
            </w:r>
          </w:p>
        </w:tc>
      </w:tr>
      <w:tr w:rsidR="002A2011" w:rsidRPr="009B6E74" w14:paraId="624BD1C2"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2321C2B8" w14:textId="77777777" w:rsidR="002A2011" w:rsidRDefault="002A2011" w:rsidP="004E35C8">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7C1F7" w14:textId="77777777" w:rsidR="002A2011" w:rsidRDefault="002A2011" w:rsidP="004E35C8">
            <w:pPr>
              <w:jc w:val="center"/>
              <w:rPr>
                <w:i/>
                <w:snapToGrid w:val="0"/>
                <w:vanish/>
              </w:rPr>
            </w:pPr>
            <w:r>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319189E" w14:textId="77777777" w:rsidR="002A2011" w:rsidRPr="002A2011" w:rsidRDefault="002A2011" w:rsidP="004E35C8">
            <w:pPr>
              <w:jc w:val="center"/>
              <w:rPr>
                <w:rFonts w:cs="Arial"/>
                <w:i/>
                <w:snapToGrid w:val="0"/>
                <w:vanish/>
              </w:rPr>
            </w:pPr>
            <w:r w:rsidRPr="002A2011">
              <w:rPr>
                <w:rFonts w:cs="Arial"/>
                <w:i/>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64D230D9" w14:textId="77777777" w:rsidR="002A2011" w:rsidRDefault="002A2011" w:rsidP="002A2011">
            <w:pPr>
              <w:pStyle w:val="Header"/>
              <w:numPr>
                <w:ilvl w:val="0"/>
                <w:numId w:val="8"/>
              </w:numPr>
              <w:ind w:left="453"/>
              <w:rPr>
                <w:rFonts w:cs="Arial"/>
                <w:i/>
                <w:snapToGrid w:val="0"/>
                <w:vanish/>
              </w:rPr>
            </w:pPr>
            <w:r>
              <w:rPr>
                <w:rFonts w:cs="Arial"/>
                <w:i/>
                <w:snapToGrid w:val="0"/>
                <w:vanish/>
              </w:rPr>
              <w:t>Broken links to RE Wiki repaired</w:t>
            </w:r>
          </w:p>
        </w:tc>
        <w:tc>
          <w:tcPr>
            <w:tcW w:w="1588" w:type="dxa"/>
            <w:tcBorders>
              <w:top w:val="single" w:sz="4" w:space="0" w:color="auto"/>
              <w:left w:val="single" w:sz="4" w:space="0" w:color="auto"/>
              <w:bottom w:val="single" w:sz="4" w:space="0" w:color="auto"/>
              <w:right w:val="single" w:sz="4" w:space="0" w:color="auto"/>
            </w:tcBorders>
          </w:tcPr>
          <w:p w14:paraId="6EA8F1A9" w14:textId="77777777" w:rsidR="002A2011" w:rsidRDefault="002A2011" w:rsidP="004E35C8">
            <w:pPr>
              <w:rPr>
                <w:i/>
                <w:snapToGrid w:val="0"/>
                <w:vanish/>
              </w:rPr>
            </w:pPr>
            <w:r>
              <w:rPr>
                <w:i/>
                <w:snapToGrid w:val="0"/>
                <w:vanish/>
              </w:rPr>
              <w:t>Jbaden1</w:t>
            </w:r>
          </w:p>
        </w:tc>
      </w:tr>
      <w:tr w:rsidR="00D723E8" w:rsidRPr="00344364" w14:paraId="0EEDE958"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11BAF8F0" w14:textId="77777777" w:rsidR="00D723E8" w:rsidRPr="00344364" w:rsidRDefault="00D723E8" w:rsidP="004E35C8">
            <w:pPr>
              <w:jc w:val="center"/>
              <w:rPr>
                <w:i/>
                <w:snapToGrid w:val="0"/>
                <w:vanish/>
              </w:rPr>
            </w:pPr>
            <w:r w:rsidRPr="00344364">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CECD386" w14:textId="77777777" w:rsidR="00D723E8" w:rsidRPr="00344364" w:rsidRDefault="00D723E8" w:rsidP="004E35C8">
            <w:pPr>
              <w:jc w:val="center"/>
              <w:rPr>
                <w:i/>
                <w:snapToGrid w:val="0"/>
                <w:vanish/>
              </w:rPr>
            </w:pPr>
            <w:r w:rsidRPr="00344364">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47B8855" w14:textId="77777777" w:rsidR="00D723E8" w:rsidRPr="00D723E8" w:rsidRDefault="00D723E8" w:rsidP="004E35C8">
            <w:pPr>
              <w:jc w:val="center"/>
              <w:rPr>
                <w:rFonts w:cs="Arial"/>
                <w:i/>
                <w:snapToGrid w:val="0"/>
                <w:vanish/>
              </w:rPr>
            </w:pPr>
            <w:r w:rsidRPr="00D723E8">
              <w:rPr>
                <w:rFonts w:cs="Arial"/>
                <w:i/>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0229F7C1" w14:textId="77777777" w:rsidR="00D723E8" w:rsidRPr="00344364" w:rsidRDefault="00D723E8" w:rsidP="00D723E8">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1F12568C" w14:textId="77777777" w:rsidR="00D723E8" w:rsidRPr="00344364" w:rsidRDefault="00D723E8" w:rsidP="00D723E8">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Borders>
              <w:top w:val="single" w:sz="4" w:space="0" w:color="auto"/>
              <w:left w:val="single" w:sz="4" w:space="0" w:color="auto"/>
              <w:bottom w:val="single" w:sz="4" w:space="0" w:color="auto"/>
              <w:right w:val="single" w:sz="4" w:space="0" w:color="auto"/>
            </w:tcBorders>
          </w:tcPr>
          <w:p w14:paraId="1D8EEB84" w14:textId="77777777" w:rsidR="00D723E8" w:rsidRPr="00344364" w:rsidRDefault="00D723E8" w:rsidP="004E35C8">
            <w:pPr>
              <w:rPr>
                <w:i/>
                <w:snapToGrid w:val="0"/>
                <w:vanish/>
              </w:rPr>
            </w:pPr>
            <w:r w:rsidRPr="00344364">
              <w:rPr>
                <w:i/>
                <w:snapToGrid w:val="0"/>
                <w:vanish/>
              </w:rPr>
              <w:t>Jbaden1</w:t>
            </w:r>
          </w:p>
        </w:tc>
      </w:tr>
      <w:tr w:rsidR="003B7ACC" w:rsidRPr="00344364" w14:paraId="2B5C8613"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581D85E5" w14:textId="77777777" w:rsidR="003B7ACC" w:rsidRPr="00164612" w:rsidRDefault="003B7ACC" w:rsidP="003B7ACC">
            <w:pPr>
              <w:jc w:val="center"/>
              <w:rPr>
                <w:i/>
                <w:snapToGrid w:val="0"/>
                <w:vanish/>
              </w:rPr>
            </w:pPr>
            <w:r w:rsidRPr="00164612">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A6937B" w14:textId="77777777" w:rsidR="003B7ACC" w:rsidRPr="00164612" w:rsidRDefault="003B7ACC" w:rsidP="003B7ACC">
            <w:pPr>
              <w:jc w:val="center"/>
              <w:rPr>
                <w:i/>
                <w:snapToGrid w:val="0"/>
                <w:vanish/>
              </w:rPr>
            </w:pPr>
            <w:r w:rsidRPr="00164612">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474C81A" w14:textId="77777777" w:rsidR="003B7ACC" w:rsidRPr="00164612" w:rsidRDefault="003B7ACC" w:rsidP="003B7ACC">
            <w:pPr>
              <w:jc w:val="center"/>
              <w:rPr>
                <w:rFonts w:cs="Arial"/>
                <w:i/>
                <w:snapToGrid w:val="0"/>
                <w:vanish/>
              </w:rPr>
            </w:pPr>
            <w:r w:rsidRPr="00164612">
              <w:rPr>
                <w:rFonts w:cs="Arial"/>
                <w:i/>
                <w:snapToGrid w:val="0"/>
                <w:vanish/>
              </w:rPr>
              <w:t>2018-11-30</w:t>
            </w:r>
          </w:p>
        </w:tc>
        <w:tc>
          <w:tcPr>
            <w:tcW w:w="5669" w:type="dxa"/>
            <w:tcBorders>
              <w:top w:val="single" w:sz="4" w:space="0" w:color="auto"/>
              <w:left w:val="single" w:sz="4" w:space="0" w:color="auto"/>
              <w:bottom w:val="single" w:sz="4" w:space="0" w:color="auto"/>
              <w:right w:val="single" w:sz="4" w:space="0" w:color="auto"/>
            </w:tcBorders>
          </w:tcPr>
          <w:p w14:paraId="7F2D4F01" w14:textId="77777777" w:rsidR="003B7ACC" w:rsidRPr="00164612" w:rsidRDefault="003B7ACC" w:rsidP="003B7ACC">
            <w:pPr>
              <w:pStyle w:val="Header"/>
              <w:numPr>
                <w:ilvl w:val="0"/>
                <w:numId w:val="8"/>
              </w:numPr>
              <w:ind w:left="453"/>
              <w:rPr>
                <w:rFonts w:cs="Arial"/>
                <w:i/>
                <w:snapToGrid w:val="0"/>
                <w:vanish/>
              </w:rPr>
            </w:pPr>
            <w:r w:rsidRPr="00164612">
              <w:rPr>
                <w:rFonts w:cs="Arial"/>
                <w:i/>
                <w:snapToGrid w:val="0"/>
                <w:vanish/>
              </w:rPr>
              <w:t>Update of Functional Safety sections after review by Functional Safety Team</w:t>
            </w:r>
          </w:p>
          <w:p w14:paraId="083CD719" w14:textId="77777777" w:rsidR="00BA5362" w:rsidRPr="00164612" w:rsidRDefault="00BA5362" w:rsidP="003B7ACC">
            <w:pPr>
              <w:pStyle w:val="Header"/>
              <w:numPr>
                <w:ilvl w:val="0"/>
                <w:numId w:val="8"/>
              </w:numPr>
              <w:ind w:left="453"/>
              <w:rPr>
                <w:rFonts w:cs="Arial"/>
                <w:i/>
                <w:snapToGrid w:val="0"/>
                <w:vanish/>
              </w:rPr>
            </w:pPr>
            <w:r w:rsidRPr="00164612">
              <w:rPr>
                <w:rFonts w:cs="Arial"/>
                <w:i/>
                <w:snapToGrid w:val="0"/>
                <w:vanish/>
              </w:rPr>
              <w:t>Initial support for variant handling</w:t>
            </w:r>
          </w:p>
        </w:tc>
        <w:tc>
          <w:tcPr>
            <w:tcW w:w="1588" w:type="dxa"/>
            <w:tcBorders>
              <w:top w:val="single" w:sz="4" w:space="0" w:color="auto"/>
              <w:left w:val="single" w:sz="4" w:space="0" w:color="auto"/>
              <w:bottom w:val="single" w:sz="4" w:space="0" w:color="auto"/>
              <w:right w:val="single" w:sz="4" w:space="0" w:color="auto"/>
            </w:tcBorders>
          </w:tcPr>
          <w:p w14:paraId="211485C4" w14:textId="77777777" w:rsidR="003B7ACC" w:rsidRPr="00164612" w:rsidRDefault="003B7ACC" w:rsidP="003B7ACC">
            <w:pPr>
              <w:rPr>
                <w:i/>
                <w:snapToGrid w:val="0"/>
                <w:vanish/>
              </w:rPr>
            </w:pPr>
            <w:r w:rsidRPr="00164612">
              <w:rPr>
                <w:i/>
                <w:snapToGrid w:val="0"/>
                <w:vanish/>
              </w:rPr>
              <w:t>Jbaden1</w:t>
            </w:r>
          </w:p>
        </w:tc>
      </w:tr>
      <w:tr w:rsidR="00164612" w:rsidRPr="00344364" w14:paraId="35621862"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17904086" w14:textId="77777777" w:rsidR="00164612" w:rsidRPr="00164612" w:rsidRDefault="00164612" w:rsidP="00164612">
            <w:pPr>
              <w:jc w:val="center"/>
              <w:rPr>
                <w:i/>
                <w:snapToGrid w:val="0"/>
                <w:vanish/>
              </w:rPr>
            </w:pPr>
            <w:r w:rsidRPr="00164612">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408224F" w14:textId="77777777" w:rsidR="00164612" w:rsidRPr="00164612" w:rsidRDefault="00164612" w:rsidP="00164612">
            <w:pPr>
              <w:jc w:val="center"/>
              <w:rPr>
                <w:i/>
                <w:snapToGrid w:val="0"/>
                <w:vanish/>
              </w:rPr>
            </w:pPr>
            <w:r w:rsidRPr="00164612">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1718EB12" w14:textId="77777777" w:rsidR="00164612" w:rsidRPr="00164612" w:rsidRDefault="00164612" w:rsidP="00164612">
            <w:pPr>
              <w:jc w:val="center"/>
              <w:rPr>
                <w:rFonts w:cs="Arial"/>
                <w:i/>
                <w:snapToGrid w:val="0"/>
                <w:vanish/>
              </w:rPr>
            </w:pPr>
            <w:r w:rsidRPr="00164612">
              <w:rPr>
                <w:i/>
                <w:snapToGrid w:val="0"/>
                <w:vanish/>
              </w:rPr>
              <w:t>2018-12-01</w:t>
            </w:r>
          </w:p>
        </w:tc>
        <w:tc>
          <w:tcPr>
            <w:tcW w:w="5669" w:type="dxa"/>
            <w:tcBorders>
              <w:top w:val="single" w:sz="4" w:space="0" w:color="auto"/>
              <w:left w:val="single" w:sz="4" w:space="0" w:color="auto"/>
              <w:bottom w:val="single" w:sz="4" w:space="0" w:color="auto"/>
              <w:right w:val="single" w:sz="4" w:space="0" w:color="auto"/>
            </w:tcBorders>
          </w:tcPr>
          <w:p w14:paraId="31FED81F" w14:textId="77777777" w:rsidR="00164612" w:rsidRPr="00164612" w:rsidRDefault="00164612" w:rsidP="00164612">
            <w:pPr>
              <w:pStyle w:val="Header"/>
              <w:numPr>
                <w:ilvl w:val="0"/>
                <w:numId w:val="8"/>
              </w:numPr>
              <w:ind w:left="453"/>
              <w:rPr>
                <w:rFonts w:cs="Arial"/>
                <w:i/>
                <w:snapToGrid w:val="0"/>
                <w:vanish/>
              </w:rPr>
            </w:pPr>
            <w:r w:rsidRPr="00164612">
              <w:rPr>
                <w:rFonts w:cs="Arial"/>
                <w:i/>
                <w:snapToGrid w:val="0"/>
                <w:vanish/>
              </w:rPr>
              <w:t>Variant condition fields added consistently</w:t>
            </w:r>
          </w:p>
          <w:p w14:paraId="18B5FB26" w14:textId="77777777" w:rsidR="00164612" w:rsidRPr="00164612" w:rsidRDefault="00164612" w:rsidP="00164612">
            <w:pPr>
              <w:pStyle w:val="Header"/>
              <w:numPr>
                <w:ilvl w:val="0"/>
                <w:numId w:val="8"/>
              </w:numPr>
              <w:ind w:left="453"/>
              <w:rPr>
                <w:rFonts w:cs="Arial"/>
                <w:i/>
                <w:snapToGrid w:val="0"/>
                <w:vanish/>
              </w:rPr>
            </w:pPr>
            <w:r w:rsidRPr="00164612">
              <w:rPr>
                <w:rFonts w:cs="Arial"/>
                <w:i/>
                <w:snapToGrid w:val="0"/>
                <w:vanish/>
              </w:rPr>
              <w:t>Links updated</w:t>
            </w:r>
          </w:p>
        </w:tc>
        <w:tc>
          <w:tcPr>
            <w:tcW w:w="1588" w:type="dxa"/>
            <w:tcBorders>
              <w:top w:val="single" w:sz="4" w:space="0" w:color="auto"/>
              <w:left w:val="single" w:sz="4" w:space="0" w:color="auto"/>
              <w:bottom w:val="single" w:sz="4" w:space="0" w:color="auto"/>
              <w:right w:val="single" w:sz="4" w:space="0" w:color="auto"/>
            </w:tcBorders>
          </w:tcPr>
          <w:p w14:paraId="1870AB23" w14:textId="77777777" w:rsidR="00164612" w:rsidRPr="00164612" w:rsidRDefault="00164612" w:rsidP="00164612">
            <w:pPr>
              <w:rPr>
                <w:i/>
                <w:snapToGrid w:val="0"/>
                <w:vanish/>
              </w:rPr>
            </w:pPr>
            <w:r w:rsidRPr="00164612">
              <w:rPr>
                <w:i/>
                <w:snapToGrid w:val="0"/>
                <w:vanish/>
              </w:rPr>
              <w:t>Jbaden1</w:t>
            </w:r>
          </w:p>
        </w:tc>
      </w:tr>
      <w:tr w:rsidR="008D115F" w:rsidRPr="00164612" w14:paraId="27A4EC9E"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0F4E4A10" w14:textId="77777777" w:rsidR="008D115F" w:rsidRPr="00164612" w:rsidRDefault="008D115F" w:rsidP="008606DB">
            <w:pPr>
              <w:jc w:val="center"/>
              <w:rPr>
                <w:i/>
                <w:snapToGrid w:val="0"/>
                <w:vanish/>
              </w:rPr>
            </w:pPr>
            <w:r w:rsidRPr="00164612">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97BEEDA" w14:textId="77777777" w:rsidR="008D115F" w:rsidRPr="00164612" w:rsidRDefault="008D115F" w:rsidP="008606DB">
            <w:pPr>
              <w:jc w:val="center"/>
              <w:rPr>
                <w:i/>
                <w:snapToGrid w:val="0"/>
                <w:vanish/>
              </w:rPr>
            </w:pPr>
            <w:r w:rsidRPr="00164612">
              <w:rPr>
                <w:i/>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286ED06" w14:textId="77777777" w:rsidR="008D115F" w:rsidRPr="008D115F" w:rsidRDefault="008D115F" w:rsidP="008D115F">
            <w:pPr>
              <w:jc w:val="center"/>
              <w:rPr>
                <w:i/>
                <w:snapToGrid w:val="0"/>
                <w:vanish/>
              </w:rPr>
            </w:pPr>
            <w:r w:rsidRPr="00164612">
              <w:rPr>
                <w:i/>
                <w:snapToGrid w:val="0"/>
                <w:vanish/>
              </w:rPr>
              <w:t>2018-12-</w:t>
            </w:r>
            <w:r>
              <w:rPr>
                <w:i/>
                <w:snapToGrid w:val="0"/>
                <w:vanish/>
              </w:rPr>
              <w:t>1</w:t>
            </w:r>
            <w:r w:rsidRPr="00164612">
              <w:rPr>
                <w:i/>
                <w:snapToGrid w:val="0"/>
                <w:vanish/>
              </w:rPr>
              <w:t>1</w:t>
            </w:r>
          </w:p>
        </w:tc>
        <w:tc>
          <w:tcPr>
            <w:tcW w:w="5669" w:type="dxa"/>
            <w:tcBorders>
              <w:top w:val="single" w:sz="4" w:space="0" w:color="auto"/>
              <w:left w:val="single" w:sz="4" w:space="0" w:color="auto"/>
              <w:bottom w:val="single" w:sz="4" w:space="0" w:color="auto"/>
              <w:right w:val="single" w:sz="4" w:space="0" w:color="auto"/>
            </w:tcBorders>
          </w:tcPr>
          <w:p w14:paraId="7D3FD21F" w14:textId="77777777" w:rsidR="008D115F" w:rsidRDefault="008D115F" w:rsidP="008D115F">
            <w:pPr>
              <w:pStyle w:val="Header"/>
              <w:numPr>
                <w:ilvl w:val="0"/>
                <w:numId w:val="8"/>
              </w:numPr>
              <w:ind w:left="453"/>
              <w:rPr>
                <w:rFonts w:cs="Arial"/>
                <w:i/>
                <w:snapToGrid w:val="0"/>
                <w:vanish/>
              </w:rPr>
            </w:pPr>
            <w:r w:rsidRPr="00164612">
              <w:rPr>
                <w:rFonts w:cs="Arial"/>
                <w:i/>
                <w:snapToGrid w:val="0"/>
                <w:vanish/>
              </w:rPr>
              <w:t xml:space="preserve">Variant condition fields </w:t>
            </w:r>
            <w:r>
              <w:rPr>
                <w:rFonts w:cs="Arial"/>
                <w:i/>
                <w:snapToGrid w:val="0"/>
                <w:vanish/>
              </w:rPr>
              <w:t>removed from mapping/allocation tables</w:t>
            </w:r>
          </w:p>
          <w:p w14:paraId="146CF264" w14:textId="77777777" w:rsidR="00925950" w:rsidRDefault="00925950" w:rsidP="008D115F">
            <w:pPr>
              <w:pStyle w:val="Header"/>
              <w:numPr>
                <w:ilvl w:val="0"/>
                <w:numId w:val="8"/>
              </w:numPr>
              <w:ind w:left="453"/>
              <w:rPr>
                <w:rFonts w:cs="Arial"/>
                <w:i/>
                <w:snapToGrid w:val="0"/>
                <w:vanish/>
              </w:rPr>
            </w:pPr>
            <w:r>
              <w:rPr>
                <w:rFonts w:cs="Arial"/>
                <w:i/>
                <w:snapToGrid w:val="0"/>
                <w:vanish/>
              </w:rPr>
              <w:t>Mapping tables simplified</w:t>
            </w:r>
          </w:p>
          <w:p w14:paraId="329B9502" w14:textId="77777777" w:rsidR="00925950" w:rsidRPr="008D115F" w:rsidRDefault="00925950" w:rsidP="008D115F">
            <w:pPr>
              <w:pStyle w:val="Header"/>
              <w:numPr>
                <w:ilvl w:val="0"/>
                <w:numId w:val="8"/>
              </w:numPr>
              <w:ind w:left="453"/>
              <w:rPr>
                <w:rFonts w:cs="Arial"/>
                <w:i/>
                <w:snapToGrid w:val="0"/>
                <w:vanish/>
              </w:rPr>
            </w:pPr>
            <w:r>
              <w:rPr>
                <w:rFonts w:cs="Arial"/>
                <w:i/>
                <w:snapToGrid w:val="0"/>
                <w:vanish/>
              </w:rPr>
              <w:t>Explanatory text for “Variants” sections revised</w:t>
            </w:r>
          </w:p>
        </w:tc>
        <w:tc>
          <w:tcPr>
            <w:tcW w:w="1588" w:type="dxa"/>
            <w:tcBorders>
              <w:top w:val="single" w:sz="4" w:space="0" w:color="auto"/>
              <w:left w:val="single" w:sz="4" w:space="0" w:color="auto"/>
              <w:bottom w:val="single" w:sz="4" w:space="0" w:color="auto"/>
              <w:right w:val="single" w:sz="4" w:space="0" w:color="auto"/>
            </w:tcBorders>
          </w:tcPr>
          <w:p w14:paraId="15B04DCA" w14:textId="77777777" w:rsidR="008D115F" w:rsidRPr="00164612" w:rsidRDefault="008D115F" w:rsidP="008606DB">
            <w:pPr>
              <w:rPr>
                <w:i/>
                <w:snapToGrid w:val="0"/>
                <w:vanish/>
              </w:rPr>
            </w:pPr>
            <w:r w:rsidRPr="00164612">
              <w:rPr>
                <w:i/>
                <w:snapToGrid w:val="0"/>
                <w:vanish/>
              </w:rPr>
              <w:t>Jbaden1</w:t>
            </w:r>
          </w:p>
        </w:tc>
      </w:tr>
      <w:tr w:rsidR="006356FB" w:rsidRPr="00164612" w14:paraId="2FE685BD"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7D161FA5" w14:textId="77777777" w:rsidR="006356FB" w:rsidRPr="00164612" w:rsidRDefault="006356FB" w:rsidP="006356FB">
            <w:pPr>
              <w:jc w:val="center"/>
              <w:rPr>
                <w:i/>
                <w:snapToGrid w:val="0"/>
                <w:vanish/>
              </w:rPr>
            </w:pPr>
            <w:r w:rsidRPr="00164612">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54C8EA43" w14:textId="77777777" w:rsidR="006356FB" w:rsidRPr="00164612" w:rsidRDefault="00304A9D" w:rsidP="006356FB">
            <w:pPr>
              <w:jc w:val="center"/>
              <w:rPr>
                <w:i/>
                <w:snapToGrid w:val="0"/>
                <w:vanish/>
              </w:rPr>
            </w:pPr>
            <w:r>
              <w:rPr>
                <w:i/>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3ACFE6C7" w14:textId="77777777" w:rsidR="006356FB" w:rsidRPr="00164612" w:rsidRDefault="005C3712" w:rsidP="00C128DD">
            <w:pPr>
              <w:jc w:val="center"/>
              <w:rPr>
                <w:i/>
                <w:snapToGrid w:val="0"/>
                <w:vanish/>
              </w:rPr>
            </w:pPr>
            <w:r>
              <w:rPr>
                <w:i/>
                <w:snapToGrid w:val="0"/>
                <w:vanish/>
              </w:rPr>
              <w:t>2019</w:t>
            </w:r>
            <w:r w:rsidR="006356FB" w:rsidRPr="00164612">
              <w:rPr>
                <w:i/>
                <w:snapToGrid w:val="0"/>
                <w:vanish/>
              </w:rPr>
              <w:t>-</w:t>
            </w:r>
            <w:r>
              <w:rPr>
                <w:i/>
                <w:snapToGrid w:val="0"/>
                <w:vanish/>
              </w:rPr>
              <w:t>0</w:t>
            </w:r>
            <w:r w:rsidR="006356FB" w:rsidRPr="00164612">
              <w:rPr>
                <w:i/>
                <w:snapToGrid w:val="0"/>
                <w:vanish/>
              </w:rPr>
              <w:t>1-</w:t>
            </w:r>
            <w:r>
              <w:rPr>
                <w:i/>
                <w:snapToGrid w:val="0"/>
                <w:vanish/>
              </w:rPr>
              <w:t>0</w:t>
            </w:r>
            <w:r w:rsidR="00C128DD">
              <w:rPr>
                <w:i/>
                <w:snapToGrid w:val="0"/>
                <w:vanish/>
              </w:rPr>
              <w:t>4</w:t>
            </w:r>
          </w:p>
        </w:tc>
        <w:tc>
          <w:tcPr>
            <w:tcW w:w="5669" w:type="dxa"/>
            <w:tcBorders>
              <w:top w:val="single" w:sz="4" w:space="0" w:color="auto"/>
              <w:left w:val="single" w:sz="4" w:space="0" w:color="auto"/>
              <w:bottom w:val="single" w:sz="4" w:space="0" w:color="auto"/>
              <w:right w:val="single" w:sz="4" w:space="0" w:color="auto"/>
            </w:tcBorders>
          </w:tcPr>
          <w:p w14:paraId="54D54359" w14:textId="77777777" w:rsidR="006356FB" w:rsidRDefault="006356FB" w:rsidP="006356FB">
            <w:pPr>
              <w:pStyle w:val="Header"/>
              <w:numPr>
                <w:ilvl w:val="0"/>
                <w:numId w:val="8"/>
              </w:numPr>
              <w:ind w:left="453"/>
              <w:rPr>
                <w:rFonts w:cs="Arial"/>
                <w:i/>
                <w:snapToGrid w:val="0"/>
                <w:vanish/>
              </w:rPr>
            </w:pPr>
            <w:r>
              <w:rPr>
                <w:rFonts w:cs="Arial"/>
                <w:i/>
                <w:snapToGrid w:val="0"/>
                <w:vanish/>
              </w:rPr>
              <w:t>Chapter heading “Inherited Function Requirements” removed. Corresponding table renamed to “Requirements not cascaded”.</w:t>
            </w:r>
          </w:p>
          <w:p w14:paraId="14858C1F" w14:textId="77777777" w:rsidR="00304A9D" w:rsidRDefault="00304A9D" w:rsidP="006356FB">
            <w:pPr>
              <w:pStyle w:val="Header"/>
              <w:numPr>
                <w:ilvl w:val="0"/>
                <w:numId w:val="8"/>
              </w:numPr>
              <w:ind w:left="453"/>
              <w:rPr>
                <w:rFonts w:cs="Arial"/>
                <w:i/>
                <w:snapToGrid w:val="0"/>
                <w:vanish/>
              </w:rPr>
            </w:pPr>
            <w:r>
              <w:rPr>
                <w:rFonts w:cs="Arial"/>
                <w:i/>
                <w:snapToGrid w:val="0"/>
                <w:vanish/>
              </w:rPr>
              <w:t>E/E Connection table got another column for allocated messages</w:t>
            </w:r>
          </w:p>
          <w:p w14:paraId="625D2C1E" w14:textId="77777777" w:rsidR="008D3BF9" w:rsidRDefault="008D3BF9" w:rsidP="006356FB">
            <w:pPr>
              <w:pStyle w:val="Header"/>
              <w:numPr>
                <w:ilvl w:val="0"/>
                <w:numId w:val="8"/>
              </w:numPr>
              <w:ind w:left="453"/>
              <w:rPr>
                <w:rFonts w:cs="Arial"/>
                <w:i/>
                <w:snapToGrid w:val="0"/>
                <w:vanish/>
              </w:rPr>
            </w:pPr>
            <w:r>
              <w:rPr>
                <w:rFonts w:cs="Arial"/>
                <w:i/>
                <w:snapToGrid w:val="0"/>
                <w:vanish/>
              </w:rPr>
              <w:t>Naming conventions for Implemented Functions corrected (FncName_CmpName instead of FncName_on_CmpName)</w:t>
            </w:r>
          </w:p>
          <w:p w14:paraId="2B727735" w14:textId="77777777" w:rsidR="00643C80" w:rsidRDefault="00643C80" w:rsidP="006356FB">
            <w:pPr>
              <w:pStyle w:val="Header"/>
              <w:numPr>
                <w:ilvl w:val="0"/>
                <w:numId w:val="8"/>
              </w:numPr>
              <w:ind w:left="453"/>
              <w:rPr>
                <w:rFonts w:cs="Arial"/>
                <w:i/>
                <w:snapToGrid w:val="0"/>
                <w:vanish/>
              </w:rPr>
            </w:pPr>
            <w:r>
              <w:rPr>
                <w:rFonts w:cs="Arial"/>
                <w:i/>
                <w:snapToGrid w:val="0"/>
                <w:vanish/>
              </w:rPr>
              <w:t>Editorial corrections on the cover sheet</w:t>
            </w:r>
          </w:p>
          <w:p w14:paraId="6153ECD7" w14:textId="77777777" w:rsidR="00E05985" w:rsidRDefault="00E05985" w:rsidP="006356FB">
            <w:pPr>
              <w:pStyle w:val="Header"/>
              <w:numPr>
                <w:ilvl w:val="0"/>
                <w:numId w:val="8"/>
              </w:numPr>
              <w:ind w:left="453"/>
              <w:rPr>
                <w:rFonts w:cs="Arial"/>
                <w:i/>
                <w:snapToGrid w:val="0"/>
                <w:vanish/>
              </w:rPr>
            </w:pPr>
            <w:r>
              <w:rPr>
                <w:rFonts w:cs="Arial"/>
                <w:i/>
                <w:snapToGrid w:val="0"/>
                <w:vanish/>
              </w:rPr>
              <w:t>Explanatory text added to “Ethernet” section in chapter “Requirements on Connections”</w:t>
            </w:r>
          </w:p>
          <w:p w14:paraId="6BB1E3F9" w14:textId="77777777" w:rsidR="00C128DD" w:rsidRPr="00164612" w:rsidRDefault="00C128DD" w:rsidP="006356FB">
            <w:pPr>
              <w:pStyle w:val="Header"/>
              <w:numPr>
                <w:ilvl w:val="0"/>
                <w:numId w:val="8"/>
              </w:numPr>
              <w:ind w:left="453"/>
              <w:rPr>
                <w:rFonts w:cs="Arial"/>
                <w:i/>
                <w:snapToGrid w:val="0"/>
                <w:vanish/>
              </w:rPr>
            </w:pPr>
            <w:r>
              <w:rPr>
                <w:rFonts w:cs="Arial"/>
                <w:i/>
                <w:snapToGrid w:val="0"/>
                <w:vanish/>
              </w:rPr>
              <w:t>AIS templates updated. Linked to Wiki page</w:t>
            </w:r>
          </w:p>
        </w:tc>
        <w:tc>
          <w:tcPr>
            <w:tcW w:w="1588" w:type="dxa"/>
            <w:tcBorders>
              <w:top w:val="single" w:sz="4" w:space="0" w:color="auto"/>
              <w:left w:val="single" w:sz="4" w:space="0" w:color="auto"/>
              <w:bottom w:val="single" w:sz="4" w:space="0" w:color="auto"/>
              <w:right w:val="single" w:sz="4" w:space="0" w:color="auto"/>
            </w:tcBorders>
          </w:tcPr>
          <w:p w14:paraId="2283A891" w14:textId="77777777" w:rsidR="006356FB" w:rsidRPr="00164612" w:rsidRDefault="006356FB" w:rsidP="006356FB">
            <w:pPr>
              <w:rPr>
                <w:i/>
                <w:snapToGrid w:val="0"/>
                <w:vanish/>
              </w:rPr>
            </w:pPr>
            <w:r w:rsidRPr="00164612">
              <w:rPr>
                <w:i/>
                <w:snapToGrid w:val="0"/>
                <w:vanish/>
              </w:rPr>
              <w:t>Jbaden1</w:t>
            </w:r>
          </w:p>
        </w:tc>
      </w:tr>
      <w:tr w:rsidR="00C63931" w:rsidRPr="00164612" w14:paraId="358A67B0"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39A56CF1" w14:textId="77777777" w:rsidR="00C63931" w:rsidRPr="00164612" w:rsidRDefault="00C63931" w:rsidP="00C63931">
            <w:pPr>
              <w:jc w:val="center"/>
              <w:rPr>
                <w:i/>
                <w:snapToGrid w:val="0"/>
                <w:vanish/>
              </w:rPr>
            </w:pPr>
            <w:r w:rsidRPr="00164612">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A5125C1" w14:textId="77777777" w:rsidR="00C63931" w:rsidRDefault="00C63931" w:rsidP="00C63931">
            <w:pPr>
              <w:jc w:val="center"/>
              <w:rPr>
                <w:i/>
                <w:snapToGrid w:val="0"/>
                <w:vanish/>
              </w:rPr>
            </w:pPr>
            <w:r>
              <w:rPr>
                <w:i/>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36222C8A" w14:textId="77777777" w:rsidR="00C63931" w:rsidRDefault="00C63931" w:rsidP="00C63931">
            <w:pPr>
              <w:jc w:val="center"/>
              <w:rPr>
                <w:i/>
                <w:snapToGrid w:val="0"/>
                <w:vanish/>
              </w:rPr>
            </w:pPr>
            <w:r>
              <w:rPr>
                <w:i/>
                <w:snapToGrid w:val="0"/>
                <w:vanish/>
              </w:rPr>
              <w:t>2019</w:t>
            </w:r>
            <w:r w:rsidRPr="00164612">
              <w:rPr>
                <w:i/>
                <w:snapToGrid w:val="0"/>
                <w:vanish/>
              </w:rPr>
              <w:t>-</w:t>
            </w:r>
            <w:r>
              <w:rPr>
                <w:i/>
                <w:snapToGrid w:val="0"/>
                <w:vanish/>
              </w:rPr>
              <w:t>0</w:t>
            </w:r>
            <w:r w:rsidRPr="00164612">
              <w:rPr>
                <w:i/>
                <w:snapToGrid w:val="0"/>
                <w:vanish/>
              </w:rPr>
              <w:t>1-</w:t>
            </w:r>
            <w:r>
              <w:rPr>
                <w:i/>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813724A" w14:textId="77777777" w:rsidR="00C63931" w:rsidRDefault="00C63931" w:rsidP="00C63931">
            <w:pPr>
              <w:pStyle w:val="Header"/>
              <w:numPr>
                <w:ilvl w:val="0"/>
                <w:numId w:val="8"/>
              </w:numPr>
              <w:ind w:left="453"/>
              <w:rPr>
                <w:rFonts w:cs="Arial"/>
                <w:i/>
                <w:snapToGrid w:val="0"/>
                <w:vanish/>
              </w:rPr>
            </w:pPr>
            <w:r w:rsidRPr="00537230">
              <w:rPr>
                <w:rFonts w:cs="Arial"/>
                <w:i/>
                <w:snapToGrid w:val="0"/>
                <w:vanish/>
              </w:rPr>
              <w:t>Minor restructuring in FuSa chapter – after aligning with ECU Functional Spec</w:t>
            </w:r>
          </w:p>
          <w:p w14:paraId="7D1457A5" w14:textId="77777777" w:rsidR="00540C12" w:rsidRPr="00537230" w:rsidRDefault="00540C12" w:rsidP="006062B3">
            <w:pPr>
              <w:pStyle w:val="Header"/>
              <w:numPr>
                <w:ilvl w:val="0"/>
                <w:numId w:val="8"/>
              </w:numPr>
              <w:ind w:left="453"/>
              <w:rPr>
                <w:rFonts w:cs="Arial"/>
                <w:i/>
                <w:snapToGrid w:val="0"/>
                <w:vanish/>
              </w:rPr>
            </w:pPr>
            <w:r>
              <w:rPr>
                <w:rFonts w:cs="Arial"/>
                <w:i/>
                <w:snapToGrid w:val="0"/>
                <w:vanish/>
              </w:rPr>
              <w:t xml:space="preserve">Bugfix: </w:t>
            </w:r>
            <w:r w:rsidRPr="00D8508A">
              <w:rPr>
                <w:rFonts w:cs="Arial"/>
                <w:i/>
                <w:snapToGrid w:val="0"/>
                <w:vanish/>
              </w:rPr>
              <w:t xml:space="preserve">table </w:t>
            </w:r>
            <w:r w:rsidR="006062B3">
              <w:rPr>
                <w:rFonts w:cs="Arial"/>
                <w:i/>
                <w:snapToGrid w:val="0"/>
                <w:vanish/>
              </w:rPr>
              <w:t>13</w:t>
            </w:r>
            <w:r w:rsidRPr="00D8508A">
              <w:rPr>
                <w:rFonts w:cs="Arial"/>
                <w:i/>
                <w:snapToGrid w:val="0"/>
                <w:vanish/>
              </w:rPr>
              <w:t xml:space="preserve"> renamed from FTTI table to FHT table, includes a bug fix: each FSR is allocated to only one ECU/component</w:t>
            </w:r>
          </w:p>
        </w:tc>
        <w:tc>
          <w:tcPr>
            <w:tcW w:w="1588" w:type="dxa"/>
            <w:tcBorders>
              <w:top w:val="single" w:sz="4" w:space="0" w:color="auto"/>
              <w:left w:val="single" w:sz="4" w:space="0" w:color="auto"/>
              <w:bottom w:val="single" w:sz="4" w:space="0" w:color="auto"/>
              <w:right w:val="single" w:sz="4" w:space="0" w:color="auto"/>
            </w:tcBorders>
          </w:tcPr>
          <w:p w14:paraId="1073622F" w14:textId="77777777" w:rsidR="00C63931" w:rsidRPr="00164612" w:rsidRDefault="00C63931" w:rsidP="00C63931">
            <w:pPr>
              <w:rPr>
                <w:i/>
                <w:snapToGrid w:val="0"/>
                <w:vanish/>
              </w:rPr>
            </w:pPr>
            <w:r w:rsidRPr="00164612">
              <w:rPr>
                <w:i/>
                <w:snapToGrid w:val="0"/>
                <w:vanish/>
              </w:rPr>
              <w:t>Jbaden1</w:t>
            </w:r>
          </w:p>
        </w:tc>
      </w:tr>
      <w:tr w:rsidR="00D92F70" w:rsidRPr="00164612" w14:paraId="5F7DA18E"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19B890C6" w14:textId="77777777" w:rsidR="00D92F70" w:rsidRPr="00164612" w:rsidRDefault="00D92F70" w:rsidP="00D92F70">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5896BA7E" w14:textId="77777777" w:rsidR="00D92F70" w:rsidRDefault="00D92F70" w:rsidP="00D92F70">
            <w:pPr>
              <w:jc w:val="center"/>
              <w:rPr>
                <w:i/>
                <w:snapToGrid w:val="0"/>
                <w:vanish/>
              </w:rPr>
            </w:pPr>
            <w:r>
              <w:rPr>
                <w:i/>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297D6751" w14:textId="77777777" w:rsidR="00D92F70" w:rsidRDefault="00D92F70" w:rsidP="00D92F70">
            <w:pPr>
              <w:jc w:val="center"/>
              <w:rPr>
                <w:i/>
                <w:snapToGrid w:val="0"/>
                <w:vanish/>
              </w:rPr>
            </w:pPr>
            <w:r>
              <w:rPr>
                <w:i/>
                <w:snapToGrid w:val="0"/>
                <w:vanish/>
              </w:rPr>
              <w:t>2019-02-04</w:t>
            </w:r>
          </w:p>
        </w:tc>
        <w:tc>
          <w:tcPr>
            <w:tcW w:w="5669" w:type="dxa"/>
            <w:tcBorders>
              <w:top w:val="single" w:sz="4" w:space="0" w:color="auto"/>
              <w:left w:val="single" w:sz="4" w:space="0" w:color="auto"/>
              <w:bottom w:val="single" w:sz="4" w:space="0" w:color="auto"/>
              <w:right w:val="single" w:sz="4" w:space="0" w:color="auto"/>
            </w:tcBorders>
          </w:tcPr>
          <w:p w14:paraId="4AF14559" w14:textId="77777777" w:rsidR="00D92F70" w:rsidRDefault="00D92F70" w:rsidP="00D92F70">
            <w:pPr>
              <w:pStyle w:val="Header"/>
              <w:numPr>
                <w:ilvl w:val="0"/>
                <w:numId w:val="8"/>
              </w:numPr>
              <w:ind w:left="489" w:hanging="425"/>
              <w:rPr>
                <w:rFonts w:cs="Arial"/>
                <w:i/>
                <w:snapToGrid w:val="0"/>
                <w:vanish/>
              </w:rPr>
            </w:pPr>
            <w:r>
              <w:rPr>
                <w:rFonts w:cs="Arial"/>
                <w:i/>
                <w:snapToGrid w:val="0"/>
                <w:vanish/>
              </w:rPr>
              <w:t xml:space="preserve">Change: Chapter “Interface Requirements” added to “Implemented Function xxx” section (to have a single chapter for to collect subscriber/publisher interface and </w:t>
            </w:r>
            <w:r>
              <w:rPr>
                <w:rFonts w:cs="Arial"/>
                <w:i/>
                <w:snapToGrid w:val="0"/>
                <w:vanish/>
              </w:rPr>
              <w:lastRenderedPageBreak/>
              <w:t>mapping requirements which to not conform to the corresponding Data Dictionary objects)</w:t>
            </w:r>
          </w:p>
          <w:p w14:paraId="24FE46A5" w14:textId="77777777" w:rsidR="00D92F70" w:rsidRDefault="00D92F70" w:rsidP="00D92F70">
            <w:pPr>
              <w:pStyle w:val="Header"/>
              <w:numPr>
                <w:ilvl w:val="0"/>
                <w:numId w:val="8"/>
              </w:numPr>
              <w:ind w:left="489" w:hanging="425"/>
              <w:rPr>
                <w:rFonts w:cs="Arial"/>
                <w:i/>
                <w:snapToGrid w:val="0"/>
                <w:vanish/>
              </w:rPr>
            </w:pPr>
            <w:r>
              <w:rPr>
                <w:rFonts w:cs="Arial"/>
                <w:i/>
                <w:snapToGrid w:val="0"/>
                <w:vanish/>
              </w:rPr>
              <w:t>Change: “CAN Interface” subsection renamed to “AIS Interfaces” again. Although several Subscriber/Publisher interface attributes are probably CAN bus specific, other attributes seem to be well suited for other networks than CAN.</w:t>
            </w:r>
          </w:p>
          <w:p w14:paraId="49E8DD37" w14:textId="77777777" w:rsidR="00D92F70" w:rsidRDefault="00D92F70" w:rsidP="00D92F70">
            <w:pPr>
              <w:pStyle w:val="Header"/>
              <w:numPr>
                <w:ilvl w:val="0"/>
                <w:numId w:val="8"/>
              </w:numPr>
              <w:ind w:left="489" w:hanging="425"/>
              <w:rPr>
                <w:rFonts w:cs="Arial"/>
                <w:i/>
                <w:snapToGrid w:val="0"/>
                <w:vanish/>
              </w:rPr>
            </w:pPr>
            <w:r>
              <w:rPr>
                <w:rFonts w:cs="Arial"/>
                <w:i/>
                <w:snapToGrid w:val="0"/>
                <w:vanish/>
              </w:rPr>
              <w:t xml:space="preserve">Change: Chapter “ECU Specific Requirements” </w:t>
            </w:r>
            <w:r w:rsidR="00C61267">
              <w:rPr>
                <w:rFonts w:cs="Arial"/>
                <w:i/>
                <w:snapToGrid w:val="0"/>
                <w:vanish/>
              </w:rPr>
              <w:t xml:space="preserve">renamed to “Component Specific Requirements” </w:t>
            </w:r>
            <w:r>
              <w:rPr>
                <w:rFonts w:cs="Arial"/>
                <w:i/>
                <w:snapToGrid w:val="0"/>
                <w:vanish/>
              </w:rPr>
              <w:t>in chapter “Implemented Function xxx”. Table “</w:t>
            </w:r>
            <w:r w:rsidRPr="00A50D1F">
              <w:rPr>
                <w:rFonts w:cs="Arial"/>
                <w:i/>
                <w:snapToGrid w:val="0"/>
                <w:vanish/>
              </w:rPr>
              <w:t>Requirements not cascaded</w:t>
            </w:r>
            <w:r>
              <w:rPr>
                <w:rFonts w:cs="Arial"/>
                <w:i/>
                <w:snapToGrid w:val="0"/>
                <w:vanish/>
              </w:rPr>
              <w:t>” renamed to “</w:t>
            </w:r>
            <w:r w:rsidR="00C61267">
              <w:rPr>
                <w:rFonts w:cs="Arial"/>
                <w:i/>
                <w:snapToGrid w:val="0"/>
                <w:vanish/>
              </w:rPr>
              <w:t>Component</w:t>
            </w:r>
            <w:r>
              <w:rPr>
                <w:rFonts w:cs="Arial"/>
                <w:i/>
                <w:snapToGrid w:val="0"/>
                <w:vanish/>
              </w:rPr>
              <w:t xml:space="preserve"> Specific Requirements” and refined to describe changes from Logical Function requirements set more formally. This is also to help during VSEM import to identify those requirements of the Logical Function which cannot be simply carried over to the ECU.</w:t>
            </w:r>
          </w:p>
          <w:p w14:paraId="057B6671" w14:textId="77777777" w:rsidR="002A4DA5" w:rsidRPr="00E80F65" w:rsidRDefault="00D92F70" w:rsidP="00E80F65">
            <w:pPr>
              <w:pStyle w:val="Header"/>
              <w:numPr>
                <w:ilvl w:val="0"/>
                <w:numId w:val="8"/>
              </w:numPr>
              <w:ind w:left="453"/>
              <w:rPr>
                <w:rFonts w:cs="Arial"/>
                <w:i/>
                <w:snapToGrid w:val="0"/>
                <w:vanish/>
              </w:rPr>
            </w:pPr>
            <w:r>
              <w:rPr>
                <w:rFonts w:cs="Arial"/>
                <w:i/>
                <w:snapToGrid w:val="0"/>
                <w:vanish/>
              </w:rPr>
              <w:t>Change: Explanatory text in section “Implemented Function xxx” improved.</w:t>
            </w:r>
          </w:p>
        </w:tc>
        <w:tc>
          <w:tcPr>
            <w:tcW w:w="1588" w:type="dxa"/>
            <w:tcBorders>
              <w:top w:val="single" w:sz="4" w:space="0" w:color="auto"/>
              <w:left w:val="single" w:sz="4" w:space="0" w:color="auto"/>
              <w:bottom w:val="single" w:sz="4" w:space="0" w:color="auto"/>
              <w:right w:val="single" w:sz="4" w:space="0" w:color="auto"/>
            </w:tcBorders>
          </w:tcPr>
          <w:p w14:paraId="6A15C042" w14:textId="77777777" w:rsidR="00D92F70" w:rsidRPr="00164612" w:rsidRDefault="00D92F70" w:rsidP="00D92F70">
            <w:pPr>
              <w:rPr>
                <w:i/>
                <w:snapToGrid w:val="0"/>
                <w:vanish/>
              </w:rPr>
            </w:pPr>
            <w:r>
              <w:rPr>
                <w:i/>
                <w:snapToGrid w:val="0"/>
                <w:vanish/>
              </w:rPr>
              <w:lastRenderedPageBreak/>
              <w:t>Jbaden1</w:t>
            </w:r>
          </w:p>
        </w:tc>
      </w:tr>
      <w:tr w:rsidR="00E80F65" w:rsidRPr="00164612" w14:paraId="3B25CBBD" w14:textId="77777777" w:rsidTr="00BE27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71ABAEE8" w14:textId="77777777" w:rsidR="00E80F65" w:rsidRDefault="00E80F65" w:rsidP="00E80F65">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261F0D1" w14:textId="77777777" w:rsidR="00E80F65" w:rsidRDefault="00E80F65" w:rsidP="00E80F65">
            <w:pPr>
              <w:jc w:val="center"/>
              <w:rPr>
                <w:i/>
                <w:snapToGrid w:val="0"/>
                <w:vanish/>
              </w:rPr>
            </w:pPr>
            <w:r>
              <w:rPr>
                <w:i/>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6260698D" w14:textId="77777777" w:rsidR="00E80F65" w:rsidRDefault="00E80F65" w:rsidP="00E80F65">
            <w:pPr>
              <w:jc w:val="center"/>
              <w:rPr>
                <w:i/>
                <w:snapToGrid w:val="0"/>
                <w:vanish/>
              </w:rPr>
            </w:pPr>
            <w:r>
              <w:rPr>
                <w:i/>
                <w:snapToGrid w:val="0"/>
                <w:vanish/>
              </w:rPr>
              <w:t>2019-02-05</w:t>
            </w:r>
          </w:p>
        </w:tc>
        <w:tc>
          <w:tcPr>
            <w:tcW w:w="5669" w:type="dxa"/>
            <w:tcBorders>
              <w:top w:val="single" w:sz="4" w:space="0" w:color="auto"/>
              <w:left w:val="single" w:sz="4" w:space="0" w:color="auto"/>
              <w:bottom w:val="single" w:sz="4" w:space="0" w:color="auto"/>
              <w:right w:val="single" w:sz="4" w:space="0" w:color="auto"/>
            </w:tcBorders>
          </w:tcPr>
          <w:p w14:paraId="27BE2815" w14:textId="77777777" w:rsidR="00E80F65" w:rsidRDefault="00E80F65" w:rsidP="00E80F65">
            <w:pPr>
              <w:pStyle w:val="Header"/>
              <w:numPr>
                <w:ilvl w:val="0"/>
                <w:numId w:val="8"/>
              </w:numPr>
              <w:ind w:left="489" w:hanging="425"/>
              <w:rPr>
                <w:rFonts w:cs="Arial"/>
                <w:i/>
                <w:snapToGrid w:val="0"/>
                <w:vanish/>
              </w:rPr>
            </w:pPr>
            <w:r>
              <w:rPr>
                <w:rFonts w:cs="Arial"/>
                <w:i/>
                <w:snapToGrid w:val="0"/>
                <w:vanish/>
              </w:rPr>
              <w:t>Change: Layout of AIS Interfaces in Data Dictionary reworked to enable Excel Import</w:t>
            </w:r>
          </w:p>
        </w:tc>
        <w:tc>
          <w:tcPr>
            <w:tcW w:w="1588" w:type="dxa"/>
            <w:tcBorders>
              <w:top w:val="single" w:sz="4" w:space="0" w:color="auto"/>
              <w:left w:val="single" w:sz="4" w:space="0" w:color="auto"/>
              <w:bottom w:val="single" w:sz="4" w:space="0" w:color="auto"/>
              <w:right w:val="single" w:sz="4" w:space="0" w:color="auto"/>
            </w:tcBorders>
          </w:tcPr>
          <w:p w14:paraId="451469A6" w14:textId="77777777" w:rsidR="00E80F65" w:rsidRDefault="00E80F65" w:rsidP="00E80F65">
            <w:pPr>
              <w:rPr>
                <w:i/>
                <w:snapToGrid w:val="0"/>
                <w:vanish/>
              </w:rPr>
            </w:pPr>
            <w:r>
              <w:rPr>
                <w:i/>
                <w:snapToGrid w:val="0"/>
                <w:vanish/>
              </w:rPr>
              <w:t>Jbaden1</w:t>
            </w:r>
          </w:p>
        </w:tc>
      </w:tr>
      <w:tr w:rsidR="00CF465E" w:rsidRPr="00F344AF" w14:paraId="1C0E7ADB" w14:textId="77777777" w:rsidTr="00CF46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93" w:type="dxa"/>
            <w:tcBorders>
              <w:top w:val="single" w:sz="4" w:space="0" w:color="auto"/>
              <w:left w:val="single" w:sz="4" w:space="0" w:color="auto"/>
              <w:bottom w:val="single" w:sz="4" w:space="0" w:color="auto"/>
              <w:right w:val="single" w:sz="4" w:space="0" w:color="auto"/>
            </w:tcBorders>
          </w:tcPr>
          <w:p w14:paraId="3405E19C" w14:textId="77777777" w:rsidR="00CF465E" w:rsidRDefault="00CF465E" w:rsidP="00660F81">
            <w:pPr>
              <w:jc w:val="center"/>
              <w:rPr>
                <w:i/>
                <w:snapToGrid w:val="0"/>
                <w:vanish/>
              </w:rPr>
            </w:pPr>
            <w:r>
              <w:rPr>
                <w:i/>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0ACF03E" w14:textId="77777777" w:rsidR="00CF465E" w:rsidRDefault="00CF465E" w:rsidP="00660F81">
            <w:pPr>
              <w:jc w:val="center"/>
              <w:rPr>
                <w:i/>
                <w:snapToGrid w:val="0"/>
                <w:vanish/>
              </w:rPr>
            </w:pPr>
            <w:r>
              <w:rPr>
                <w:i/>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5895ACE" w14:textId="77777777" w:rsidR="00CF465E" w:rsidRDefault="00CF465E" w:rsidP="00660F81">
            <w:pPr>
              <w:jc w:val="center"/>
              <w:rPr>
                <w:i/>
                <w:snapToGrid w:val="0"/>
                <w:vanish/>
              </w:rPr>
            </w:pPr>
            <w:r>
              <w:rPr>
                <w:i/>
                <w:snapToGrid w:val="0"/>
                <w:vanish/>
              </w:rPr>
              <w:t>2019-02-20</w:t>
            </w:r>
          </w:p>
        </w:tc>
        <w:tc>
          <w:tcPr>
            <w:tcW w:w="5669" w:type="dxa"/>
            <w:tcBorders>
              <w:top w:val="single" w:sz="4" w:space="0" w:color="auto"/>
              <w:left w:val="single" w:sz="4" w:space="0" w:color="auto"/>
              <w:bottom w:val="single" w:sz="4" w:space="0" w:color="auto"/>
              <w:right w:val="single" w:sz="4" w:space="0" w:color="auto"/>
            </w:tcBorders>
          </w:tcPr>
          <w:p w14:paraId="616D7A55" w14:textId="77777777" w:rsidR="00CF465E" w:rsidRDefault="00CF465E" w:rsidP="00D96BB7">
            <w:pPr>
              <w:pStyle w:val="Header"/>
              <w:numPr>
                <w:ilvl w:val="0"/>
                <w:numId w:val="8"/>
              </w:numPr>
              <w:ind w:left="489" w:hanging="425"/>
              <w:rPr>
                <w:rFonts w:cs="Arial"/>
                <w:i/>
                <w:snapToGrid w:val="0"/>
                <w:vanish/>
              </w:rPr>
            </w:pPr>
            <w:r>
              <w:rPr>
                <w:rFonts w:cs="Arial"/>
                <w:i/>
                <w:snapToGrid w:val="0"/>
                <w:vanish/>
              </w:rPr>
              <w:t xml:space="preserve">Bugfix: </w:t>
            </w:r>
            <w:r w:rsidR="00D96BB7">
              <w:rPr>
                <w:rFonts w:cs="Arial"/>
                <w:i/>
                <w:snapToGrid w:val="0"/>
                <w:vanish/>
              </w:rPr>
              <w:t xml:space="preserve">In </w:t>
            </w:r>
            <w:r>
              <w:rPr>
                <w:rFonts w:cs="Arial"/>
                <w:i/>
                <w:snapToGrid w:val="0"/>
                <w:vanish/>
              </w:rPr>
              <w:t xml:space="preserve">AIS Interfaces </w:t>
            </w:r>
            <w:r w:rsidR="00D96BB7">
              <w:rPr>
                <w:rFonts w:cs="Arial"/>
                <w:i/>
                <w:snapToGrid w:val="0"/>
                <w:vanish/>
              </w:rPr>
              <w:t>none-picklist fields</w:t>
            </w:r>
            <w:r>
              <w:rPr>
                <w:rFonts w:cs="Arial"/>
                <w:i/>
                <w:snapToGrid w:val="0"/>
                <w:vanish/>
              </w:rPr>
              <w:t xml:space="preserve"> formatted as invisible</w:t>
            </w:r>
          </w:p>
        </w:tc>
        <w:tc>
          <w:tcPr>
            <w:tcW w:w="1588" w:type="dxa"/>
            <w:tcBorders>
              <w:top w:val="single" w:sz="4" w:space="0" w:color="auto"/>
              <w:left w:val="single" w:sz="4" w:space="0" w:color="auto"/>
              <w:bottom w:val="single" w:sz="4" w:space="0" w:color="auto"/>
              <w:right w:val="single" w:sz="4" w:space="0" w:color="auto"/>
            </w:tcBorders>
          </w:tcPr>
          <w:p w14:paraId="3FFB057E" w14:textId="77777777" w:rsidR="00CF465E" w:rsidRDefault="00CF465E" w:rsidP="00660F81">
            <w:pPr>
              <w:rPr>
                <w:i/>
                <w:snapToGrid w:val="0"/>
                <w:vanish/>
              </w:rPr>
            </w:pPr>
            <w:r>
              <w:rPr>
                <w:i/>
                <w:snapToGrid w:val="0"/>
                <w:vanish/>
              </w:rPr>
              <w:t>Jbaden1</w:t>
            </w:r>
          </w:p>
        </w:tc>
      </w:tr>
    </w:tbl>
    <w:p w14:paraId="728BF35B" w14:textId="77777777" w:rsidR="00CA082B" w:rsidRDefault="00CA082B" w:rsidP="00CA082B"/>
    <w:p w14:paraId="7E03D50D" w14:textId="77777777" w:rsidR="00664CE1" w:rsidRPr="00BC3C56" w:rsidRDefault="00664CE1" w:rsidP="00664CE1">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523" w:name="_Toc481143835"/>
      <w:bookmarkStart w:id="524" w:name="_Toc32332281"/>
      <w:bookmarkEnd w:id="444"/>
      <w:r w:rsidRPr="00BC3C56">
        <w:rPr>
          <w:lang w:val="en-GB"/>
        </w:rPr>
        <w:lastRenderedPageBreak/>
        <w:t>Appendix</w:t>
      </w:r>
      <w:bookmarkEnd w:id="436"/>
      <w:bookmarkEnd w:id="523"/>
      <w:bookmarkEnd w:id="524"/>
    </w:p>
    <w:p w14:paraId="7411629C" w14:textId="77777777" w:rsidR="001D74AD" w:rsidRPr="00BC3C56" w:rsidRDefault="001D74AD" w:rsidP="001D74AD">
      <w:pPr>
        <w:pStyle w:val="Heading2"/>
        <w:tabs>
          <w:tab w:val="clear" w:pos="709"/>
        </w:tabs>
        <w:rPr>
          <w:lang w:val="en-GB"/>
        </w:rPr>
      </w:pPr>
      <w:bookmarkStart w:id="525" w:name="_Data_Dictionary"/>
      <w:bookmarkStart w:id="526" w:name="_Ref472492871"/>
      <w:bookmarkStart w:id="527" w:name="_Ref472500838"/>
      <w:bookmarkStart w:id="528" w:name="_Ref472500851"/>
      <w:bookmarkStart w:id="529" w:name="_Ref473230598"/>
      <w:bookmarkStart w:id="530" w:name="_Ref473230612"/>
      <w:bookmarkStart w:id="531" w:name="_Toc481143836"/>
      <w:bookmarkStart w:id="532" w:name="_Ref495419194"/>
      <w:bookmarkStart w:id="533" w:name="_Toc521202117"/>
      <w:bookmarkStart w:id="534" w:name="_Toc32332282"/>
      <w:bookmarkEnd w:id="525"/>
      <w:r w:rsidRPr="00BC3C56">
        <w:rPr>
          <w:lang w:val="en-GB"/>
        </w:rPr>
        <w:t>Data Dictionary</w:t>
      </w:r>
      <w:bookmarkEnd w:id="526"/>
      <w:bookmarkEnd w:id="527"/>
      <w:bookmarkEnd w:id="528"/>
      <w:bookmarkEnd w:id="529"/>
      <w:bookmarkEnd w:id="530"/>
      <w:bookmarkEnd w:id="531"/>
      <w:bookmarkEnd w:id="532"/>
      <w:bookmarkEnd w:id="533"/>
      <w:bookmarkEnd w:id="534"/>
    </w:p>
    <w:p w14:paraId="5A00E37F" w14:textId="77777777" w:rsidR="001D74AD" w:rsidRPr="00BC3C56" w:rsidRDefault="001D74AD" w:rsidP="001D74AD">
      <w:pPr>
        <w:pStyle w:val="Heading3"/>
        <w:rPr>
          <w:lang w:val="en-GB"/>
        </w:rPr>
      </w:pPr>
      <w:bookmarkStart w:id="535" w:name="_Toc481143837"/>
      <w:bookmarkStart w:id="536" w:name="_Toc521202118"/>
      <w:bookmarkStart w:id="537" w:name="_Ref531349226"/>
      <w:bookmarkStart w:id="538" w:name="_Ref531361340"/>
      <w:bookmarkStart w:id="539" w:name="_Ref536800500"/>
      <w:bookmarkStart w:id="540" w:name="_Toc32332283"/>
      <w:r w:rsidRPr="00BC3C56">
        <w:rPr>
          <w:lang w:val="en-GB"/>
        </w:rPr>
        <w:t>Logical Signals</w:t>
      </w:r>
      <w:bookmarkEnd w:id="535"/>
      <w:bookmarkEnd w:id="536"/>
      <w:bookmarkEnd w:id="537"/>
      <w:bookmarkEnd w:id="538"/>
      <w:bookmarkEnd w:id="539"/>
      <w:bookmarkEnd w:id="540"/>
    </w:p>
    <w:p w14:paraId="6F245D78" w14:textId="77777777" w:rsidR="00571B85" w:rsidRDefault="00571B85" w:rsidP="00C24B6F">
      <w:pPr>
        <w:shd w:val="clear" w:color="auto" w:fill="D6E3BC" w:themeFill="accent3" w:themeFillTint="66"/>
        <w:rPr>
          <w:rStyle w:val="SubtleEmphasis"/>
          <w:rFonts w:cs="Arial"/>
        </w:rPr>
      </w:pPr>
      <w:r w:rsidRPr="000525A2">
        <w:rPr>
          <w:rStyle w:val="SubtleEmphasis"/>
          <w:b/>
        </w:rPr>
        <w:t>#Hint:</w:t>
      </w:r>
      <w:r>
        <w:rPr>
          <w:rStyle w:val="SubtleEmphasis"/>
        </w:rPr>
        <w:t xml:space="preserve"> Logical Signals are managed in VSEM in the </w:t>
      </w:r>
      <w:hyperlink r:id="rId85" w:history="1">
        <w:r w:rsidRPr="007E1FB2">
          <w:rPr>
            <w:rStyle w:val="Hyperlink"/>
            <w:rFonts w:cs="Arial"/>
            <w:i/>
          </w:rPr>
          <w:t>RE Data Dictionary</w:t>
        </w:r>
      </w:hyperlink>
      <w:r>
        <w:rPr>
          <w:rStyle w:val="SubtleEmphasis"/>
          <w:rFonts w:cs="Arial"/>
        </w:rPr>
        <w:t>.</w:t>
      </w:r>
    </w:p>
    <w:p w14:paraId="6122B8BB" w14:textId="77777777"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86" w:history="1">
        <w:r w:rsidRPr="004A0EC9">
          <w:rPr>
            <w:rStyle w:val="Hyperlink"/>
            <w:rFonts w:cs="Arial"/>
            <w:i/>
          </w:rPr>
          <w:t>RE Wiki – Adding a Logical Signal or Parameter</w:t>
        </w:r>
      </w:hyperlink>
    </w:p>
    <w:p w14:paraId="0C15CCC2" w14:textId="77777777" w:rsidR="00571B85" w:rsidRDefault="00571B85" w:rsidP="00C24B6F">
      <w:pPr>
        <w:shd w:val="clear" w:color="auto" w:fill="D6E3BC" w:themeFill="accent3" w:themeFillTint="66"/>
        <w:rPr>
          <w:rStyle w:val="SubtleEmphasis"/>
        </w:rPr>
      </w:pPr>
      <w:r w:rsidRPr="000525A2">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Signal”</w:t>
      </w:r>
      <w:r w:rsidRPr="00347A88">
        <w:rPr>
          <w:rStyle w:val="SubtleEmphasis"/>
        </w:rPr>
        <w:t xml:space="preserve"> as type)</w:t>
      </w:r>
    </w:p>
    <w:p w14:paraId="3B5CD464" w14:textId="77777777" w:rsidR="001D74AD" w:rsidRDefault="001D74AD" w:rsidP="001D74AD"/>
    <w:p w14:paraId="734CD6B8" w14:textId="77777777" w:rsidR="001D74AD" w:rsidRPr="00BC3C56" w:rsidRDefault="001D74AD" w:rsidP="001D74AD">
      <w:pPr>
        <w:pStyle w:val="Heading3"/>
        <w:rPr>
          <w:lang w:val="en-GB"/>
        </w:rPr>
      </w:pPr>
      <w:bookmarkStart w:id="541" w:name="_Toc481143838"/>
      <w:bookmarkStart w:id="542" w:name="_Toc521202119"/>
      <w:bookmarkStart w:id="543" w:name="_Ref531349233"/>
      <w:bookmarkStart w:id="544" w:name="_Ref531349737"/>
      <w:bookmarkStart w:id="545" w:name="_Toc32332284"/>
      <w:r w:rsidRPr="00BC3C56">
        <w:rPr>
          <w:lang w:val="en-GB"/>
        </w:rPr>
        <w:t>Logical Parameters</w:t>
      </w:r>
      <w:bookmarkEnd w:id="541"/>
      <w:bookmarkEnd w:id="542"/>
      <w:bookmarkEnd w:id="543"/>
      <w:bookmarkEnd w:id="544"/>
      <w:bookmarkEnd w:id="545"/>
    </w:p>
    <w:p w14:paraId="65D63B3D" w14:textId="77777777" w:rsidR="00571B85" w:rsidRDefault="00571B85" w:rsidP="00C24B6F">
      <w:pPr>
        <w:shd w:val="clear" w:color="auto" w:fill="D6E3BC" w:themeFill="accent3" w:themeFillTint="66"/>
        <w:rPr>
          <w:rStyle w:val="SubtleEmphasis"/>
          <w:rFonts w:cs="Arial"/>
        </w:rPr>
      </w:pPr>
      <w:r w:rsidRPr="000525A2">
        <w:rPr>
          <w:rStyle w:val="SubtleEmphasis"/>
          <w:b/>
        </w:rPr>
        <w:t>#Hint:</w:t>
      </w:r>
      <w:r>
        <w:rPr>
          <w:rStyle w:val="SubtleEmphasis"/>
        </w:rPr>
        <w:t xml:space="preserve"> Logical Parameters are managed in VSEM in the </w:t>
      </w:r>
      <w:hyperlink r:id="rId87" w:history="1">
        <w:r w:rsidRPr="007E1FB2">
          <w:rPr>
            <w:rStyle w:val="Hyperlink"/>
            <w:rFonts w:cs="Arial"/>
            <w:i/>
          </w:rPr>
          <w:t>RE Data Dictionary</w:t>
        </w:r>
      </w:hyperlink>
      <w:r>
        <w:rPr>
          <w:rStyle w:val="SubtleEmphasis"/>
          <w:rFonts w:cs="Arial"/>
        </w:rPr>
        <w:t>.</w:t>
      </w:r>
    </w:p>
    <w:p w14:paraId="66AB90AA" w14:textId="77777777"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88" w:history="1">
        <w:r w:rsidRPr="004A0EC9">
          <w:rPr>
            <w:rStyle w:val="Hyperlink"/>
            <w:rFonts w:cs="Arial"/>
            <w:i/>
          </w:rPr>
          <w:t>RE Wiki – Adding a Logical Signal or Parameter</w:t>
        </w:r>
      </w:hyperlink>
    </w:p>
    <w:p w14:paraId="5ED9AD1C" w14:textId="77777777" w:rsidR="00571B85" w:rsidRDefault="00571B8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Parameter”</w:t>
      </w:r>
      <w:r w:rsidRPr="00347A88">
        <w:rPr>
          <w:rStyle w:val="SubtleEmphasis"/>
        </w:rPr>
        <w:t xml:space="preserve"> as type)</w:t>
      </w:r>
    </w:p>
    <w:p w14:paraId="5FD305D4" w14:textId="77777777" w:rsidR="001D74AD" w:rsidRDefault="001D74AD" w:rsidP="001D74AD"/>
    <w:p w14:paraId="3D937D1E" w14:textId="77777777" w:rsidR="001D74AD" w:rsidRPr="00BC3C56" w:rsidRDefault="001D74AD" w:rsidP="001D74AD">
      <w:pPr>
        <w:pStyle w:val="Heading3"/>
        <w:rPr>
          <w:szCs w:val="24"/>
        </w:rPr>
      </w:pPr>
      <w:bookmarkStart w:id="546" w:name="_Mappings"/>
      <w:bookmarkStart w:id="547" w:name="_Technical_Signals"/>
      <w:bookmarkStart w:id="548" w:name="_Toc481143839"/>
      <w:bookmarkStart w:id="549" w:name="_Toc521202124"/>
      <w:bookmarkStart w:id="550" w:name="_Ref531349428"/>
      <w:bookmarkStart w:id="551" w:name="_Ref532377976"/>
      <w:bookmarkStart w:id="552" w:name="_Ref536800501"/>
      <w:bookmarkStart w:id="553" w:name="_Toc32332285"/>
      <w:bookmarkEnd w:id="546"/>
      <w:bookmarkEnd w:id="547"/>
      <w:r w:rsidRPr="00BC3C56">
        <w:rPr>
          <w:szCs w:val="24"/>
        </w:rPr>
        <w:t>Technical Signals</w:t>
      </w:r>
      <w:bookmarkEnd w:id="548"/>
      <w:bookmarkEnd w:id="549"/>
      <w:bookmarkEnd w:id="550"/>
      <w:bookmarkEnd w:id="551"/>
      <w:bookmarkEnd w:id="552"/>
      <w:bookmarkEnd w:id="553"/>
    </w:p>
    <w:p w14:paraId="5E33BF57" w14:textId="77777777" w:rsidR="00571B85" w:rsidRDefault="00571B85" w:rsidP="00C24B6F">
      <w:pPr>
        <w:shd w:val="clear" w:color="auto" w:fill="D6E3BC" w:themeFill="accent3" w:themeFillTint="66"/>
        <w:rPr>
          <w:rStyle w:val="SubtleEmphasis"/>
        </w:rPr>
      </w:pPr>
      <w:r w:rsidRPr="000525A2">
        <w:rPr>
          <w:rStyle w:val="SubtleEmphasis"/>
          <w:b/>
        </w:rPr>
        <w:t>#Hint:</w:t>
      </w:r>
      <w:r>
        <w:rPr>
          <w:rStyle w:val="SubtleEmphasis"/>
          <w:b/>
        </w:rPr>
        <w:t xml:space="preserve"> </w:t>
      </w:r>
      <w:r w:rsidRPr="00BE3E98">
        <w:rPr>
          <w:rStyle w:val="SubtleEmphasis"/>
        </w:rPr>
        <w:t xml:space="preserve">This section lists all GSDB + GDT + SW signals relevant for the </w:t>
      </w:r>
      <w:r>
        <w:rPr>
          <w:rStyle w:val="SubtleEmphasis"/>
        </w:rPr>
        <w:t>feature deployment.</w:t>
      </w:r>
    </w:p>
    <w:p w14:paraId="1276B4F9" w14:textId="5C916D70" w:rsidR="000664FF" w:rsidRDefault="00571B85" w:rsidP="000664FF">
      <w:r w:rsidRPr="004A0EC9">
        <w:rPr>
          <w:rStyle w:val="SubtleEmphasis"/>
          <w:rFonts w:cs="Arial"/>
          <w:b/>
        </w:rPr>
        <w:t>#Link</w:t>
      </w:r>
      <w:r>
        <w:rPr>
          <w:rStyle w:val="SubtleEmphasis"/>
          <w:rFonts w:cs="Arial"/>
        </w:rPr>
        <w:t xml:space="preserve">: </w:t>
      </w:r>
      <w:r w:rsidR="00AF02B4">
        <w:fldChar w:fldCharType="begin"/>
      </w:r>
      <w:r w:rsidR="00AF02B4">
        <w:instrText xml:space="preserve"> HYPERLINK "http://wiki.ford.com/display/RequirementsEngineering/Adding+a+Technical+Signal+or+Parameter" </w:instrText>
      </w:r>
      <w:r w:rsidR="00AF02B4">
        <w:fldChar w:fldCharType="separate"/>
      </w:r>
    </w:p>
    <w:p w14:paraId="02404579" w14:textId="52204916" w:rsidR="00571B85" w:rsidRPr="009E3B7C" w:rsidRDefault="000664FF" w:rsidP="00C24B6F">
      <w:pPr>
        <w:shd w:val="clear" w:color="auto" w:fill="D6E3BC" w:themeFill="accent3" w:themeFillTint="66"/>
        <w:rPr>
          <w:rStyle w:val="SubtleEmphasis"/>
          <w:rFonts w:cs="Arial"/>
        </w:rPr>
      </w:pPr>
      <w:r>
        <w:rPr>
          <w:rStyle w:val="Hyperlink"/>
          <w:rFonts w:cs="Arial"/>
          <w:i/>
        </w:rPr>
        <w:t>T</w:t>
      </w:r>
      <w:r w:rsidR="00571B85">
        <w:rPr>
          <w:rStyle w:val="Hyperlink"/>
          <w:rFonts w:cs="Arial"/>
          <w:i/>
        </w:rPr>
        <w:t>echnical</w:t>
      </w:r>
      <w:r w:rsidR="00571B85" w:rsidRPr="004A0EC9">
        <w:rPr>
          <w:rStyle w:val="Hyperlink"/>
          <w:rFonts w:cs="Arial"/>
          <w:i/>
        </w:rPr>
        <w:t xml:space="preserve"> Signal or Parameter</w:t>
      </w:r>
      <w:r w:rsidR="00AF02B4">
        <w:rPr>
          <w:rStyle w:val="Hyperlink"/>
          <w:rFonts w:cs="Arial"/>
          <w:i/>
        </w:rPr>
        <w:fldChar w:fldCharType="end"/>
      </w:r>
    </w:p>
    <w:p w14:paraId="76B5F6C4" w14:textId="77777777" w:rsidR="00571B85" w:rsidRDefault="00571B8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Technical Signal”</w:t>
      </w:r>
      <w:r w:rsidRPr="00347A88">
        <w:rPr>
          <w:rStyle w:val="SubtleEmphasis"/>
        </w:rPr>
        <w:t xml:space="preserve"> as type)</w:t>
      </w:r>
    </w:p>
    <w:p w14:paraId="3DC8A5CE" w14:textId="77777777" w:rsidR="001D74AD" w:rsidRDefault="001D74AD" w:rsidP="001D74AD">
      <w:pPr>
        <w:rPr>
          <w:rFonts w:cs="Arial"/>
          <w:color w:val="000000" w:themeColor="text1"/>
        </w:rPr>
      </w:pPr>
    </w:p>
    <w:p w14:paraId="558DB045" w14:textId="77777777" w:rsidR="006C5D58" w:rsidRPr="009E3B7C" w:rsidRDefault="006C5D58" w:rsidP="006C5D58">
      <w:pPr>
        <w:pStyle w:val="Heading4"/>
      </w:pPr>
      <w:bookmarkStart w:id="554" w:name="_Toc32332286"/>
      <w:r>
        <w:t>GSDB Signals</w:t>
      </w:r>
      <w:bookmarkEnd w:id="554"/>
    </w:p>
    <w:p w14:paraId="37B01824" w14:textId="77777777" w:rsidR="006C5D58" w:rsidRPr="009E3B7C" w:rsidRDefault="006C5D58" w:rsidP="00C24B6F">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signals, which should go to the GSDB in VSEM, but do not exist in the GSDB in VSEM yet, but are or will be requested for the GSDB. Those would go temporarily to this section in the </w:t>
      </w:r>
      <w:hyperlink r:id="rId89"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14:paraId="799AE515" w14:textId="77777777" w:rsidR="006C5D58" w:rsidRPr="009E3B7C" w:rsidRDefault="006C5D58" w:rsidP="006C5D58">
      <w:pPr>
        <w:rPr>
          <w:rFonts w:cs="Arial"/>
        </w:rPr>
      </w:pPr>
    </w:p>
    <w:p w14:paraId="465345D3" w14:textId="77777777" w:rsidR="006C5D58" w:rsidRDefault="006C5D58" w:rsidP="006C5D58">
      <w:pPr>
        <w:pStyle w:val="Heading4"/>
      </w:pPr>
      <w:bookmarkStart w:id="555" w:name="_Toc32332287"/>
      <w:r>
        <w:t>Service Oriented Communication</w:t>
      </w:r>
      <w:bookmarkEnd w:id="555"/>
    </w:p>
    <w:p w14:paraId="03AA7869" w14:textId="77777777" w:rsidR="006C5D58" w:rsidRPr="009E3B7C" w:rsidRDefault="006C5D58" w:rsidP="00C24B6F">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signals, which are used for the Service Oriented Architecture (SoA), but do not exist in the IDB in VSEM yet, but are or will be requested for the IDB. Those would go temporarily to this section in the </w:t>
      </w:r>
      <w:hyperlink r:id="rId90"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14:paraId="3DDA15EF" w14:textId="77777777" w:rsidR="006C5D58" w:rsidRPr="009E3B7C" w:rsidRDefault="006C5D58" w:rsidP="006C5D58">
      <w:pPr>
        <w:rPr>
          <w:rFonts w:cs="Arial"/>
        </w:rPr>
      </w:pPr>
    </w:p>
    <w:p w14:paraId="728837BB" w14:textId="77777777" w:rsidR="006C5D58" w:rsidRDefault="006C5D58" w:rsidP="006C5D58">
      <w:pPr>
        <w:pStyle w:val="Heading4"/>
      </w:pPr>
      <w:bookmarkStart w:id="556" w:name="_Ref529371109"/>
      <w:bookmarkStart w:id="557" w:name="_Toc32332288"/>
      <w:r>
        <w:t>Hardwired Signals</w:t>
      </w:r>
      <w:bookmarkEnd w:id="556"/>
      <w:bookmarkEnd w:id="557"/>
    </w:p>
    <w:p w14:paraId="6ECEECD4" w14:textId="77777777" w:rsidR="006C5D58" w:rsidRPr="0022778E" w:rsidRDefault="006C5D58" w:rsidP="006C5D58"/>
    <w:p w14:paraId="13607070" w14:textId="77777777" w:rsidR="006C5D58" w:rsidRPr="00BD3515" w:rsidRDefault="006C5D58" w:rsidP="00C24B6F">
      <w:pPr>
        <w:shd w:val="clear" w:color="auto" w:fill="D6E3BC" w:themeFill="accent3" w:themeFillTint="66"/>
        <w:rPr>
          <w:rStyle w:val="SubtleEmphasis"/>
        </w:rPr>
      </w:pPr>
      <w:r w:rsidRPr="009E3B7C">
        <w:rPr>
          <w:rStyle w:val="SubtleEmphasis"/>
          <w:rFonts w:cs="Arial"/>
          <w:b/>
        </w:rPr>
        <w:t>#Hint:</w:t>
      </w:r>
      <w:r w:rsidRPr="007E1FB2">
        <w:rPr>
          <w:rStyle w:val="SubtleEmphasis"/>
          <w:rFonts w:cs="Arial"/>
        </w:rPr>
        <w:t xml:space="preserve"> </w:t>
      </w:r>
      <w:r w:rsidRPr="00E62F50">
        <w:rPr>
          <w:rStyle w:val="SubtleEmphasis"/>
        </w:rPr>
        <w:t xml:space="preserve">This chapter lists signals, which will be mapped to hard-wired connections. </w:t>
      </w:r>
      <w:r>
        <w:rPr>
          <w:rStyle w:val="SubtleEmphasis"/>
        </w:rPr>
        <w:t xml:space="preserve">Those get typically mapped to the signals (“connections”) in the logical schematics – refer to list of connections in corresponding table in chapter </w:t>
      </w:r>
      <w:r w:rsidR="00FE14A5">
        <w:rPr>
          <w:rStyle w:val="SubtleEmphasis"/>
        </w:rPr>
        <w:t>“</w:t>
      </w:r>
      <w:r w:rsidR="00FE14A5" w:rsidRPr="00BD3515">
        <w:rPr>
          <w:rStyle w:val="SubtleEmphasis"/>
          <w:color w:val="0000FF"/>
        </w:rPr>
        <w:fldChar w:fldCharType="begin"/>
      </w:r>
      <w:r w:rsidR="00FE14A5" w:rsidRPr="00BD3515">
        <w:rPr>
          <w:rStyle w:val="SubtleEmphasis"/>
          <w:color w:val="0000FF"/>
        </w:rPr>
        <w:instrText xml:space="preserve"> REF _Ref530151821 \h  \* MERGEFORMAT </w:instrText>
      </w:r>
      <w:r w:rsidR="00FE14A5" w:rsidRPr="00BD3515">
        <w:rPr>
          <w:rStyle w:val="SubtleEmphasis"/>
          <w:color w:val="0000FF"/>
        </w:rPr>
      </w:r>
      <w:r w:rsidR="00FE14A5" w:rsidRPr="00BD3515">
        <w:rPr>
          <w:rStyle w:val="SubtleEmphasis"/>
          <w:color w:val="0000FF"/>
        </w:rPr>
        <w:fldChar w:fldCharType="separate"/>
      </w:r>
      <w:r w:rsidR="009511B2" w:rsidRPr="009511B2">
        <w:rPr>
          <w:rStyle w:val="SubtleEmphasis"/>
          <w:color w:val="0000FF"/>
        </w:rPr>
        <w:t>Hardwired I/</w:t>
      </w:r>
      <w:proofErr w:type="spellStart"/>
      <w:r w:rsidR="009511B2" w:rsidRPr="009511B2">
        <w:rPr>
          <w:rStyle w:val="SubtleEmphasis"/>
          <w:color w:val="0000FF"/>
        </w:rPr>
        <w:t>Os</w:t>
      </w:r>
      <w:proofErr w:type="spellEnd"/>
      <w:r w:rsidR="00FE14A5" w:rsidRPr="00BD3515">
        <w:rPr>
          <w:rStyle w:val="SubtleEmphasis"/>
          <w:color w:val="0000FF"/>
        </w:rPr>
        <w:fldChar w:fldCharType="end"/>
      </w:r>
      <w:r>
        <w:rPr>
          <w:rStyle w:val="SubtleEmphasis"/>
        </w:rPr>
        <w:t xml:space="preserve">” in section </w:t>
      </w:r>
      <w:r w:rsidR="00FE14A5">
        <w:rPr>
          <w:rStyle w:val="SubtleEmphasis"/>
        </w:rPr>
        <w:t>“</w:t>
      </w:r>
      <w:r w:rsidR="00FE14A5" w:rsidRPr="00BD3515">
        <w:rPr>
          <w:rStyle w:val="SubtleEmphasis"/>
          <w:color w:val="0000FF"/>
        </w:rPr>
        <w:fldChar w:fldCharType="begin"/>
      </w:r>
      <w:r w:rsidR="00FE14A5" w:rsidRPr="00BD3515">
        <w:rPr>
          <w:rStyle w:val="SubtleEmphasis"/>
          <w:color w:val="0000FF"/>
        </w:rPr>
        <w:instrText xml:space="preserve"> REF _Ref531347950 \h  \* MERGEFORMAT </w:instrText>
      </w:r>
      <w:r w:rsidR="00FE14A5" w:rsidRPr="00BD3515">
        <w:rPr>
          <w:rStyle w:val="SubtleEmphasis"/>
          <w:color w:val="0000FF"/>
        </w:rPr>
      </w:r>
      <w:r w:rsidR="00FE14A5" w:rsidRPr="00BD3515">
        <w:rPr>
          <w:rStyle w:val="SubtleEmphasis"/>
          <w:color w:val="0000FF"/>
        </w:rPr>
        <w:fldChar w:fldCharType="separate"/>
      </w:r>
      <w:r w:rsidR="009511B2" w:rsidRPr="009511B2">
        <w:rPr>
          <w:rStyle w:val="SubtleEmphasis"/>
          <w:color w:val="0000FF"/>
        </w:rPr>
        <w:t>Requirements on Connections</w:t>
      </w:r>
      <w:r w:rsidR="00FE14A5" w:rsidRPr="00BD3515">
        <w:rPr>
          <w:rStyle w:val="SubtleEmphasis"/>
          <w:color w:val="0000FF"/>
        </w:rPr>
        <w:fldChar w:fldCharType="end"/>
      </w:r>
      <w:r w:rsidR="00FE14A5" w:rsidRPr="00BD3515">
        <w:rPr>
          <w:rStyle w:val="SubtleEmphasis"/>
        </w:rPr>
        <w:t>”</w:t>
      </w:r>
      <w:r w:rsidRPr="00BD3515">
        <w:rPr>
          <w:rStyle w:val="SubtleEmphasis"/>
        </w:rPr>
        <w:t>.</w:t>
      </w:r>
    </w:p>
    <w:p w14:paraId="75C6300E" w14:textId="77777777" w:rsidR="006C5D58" w:rsidRPr="00BD3515" w:rsidRDefault="006C5D58" w:rsidP="00C24B6F">
      <w:pPr>
        <w:shd w:val="clear" w:color="auto" w:fill="D6E3BC" w:themeFill="accent3" w:themeFillTint="66"/>
        <w:rPr>
          <w:rStyle w:val="SubtleEmphasis"/>
          <w:color w:val="0000FF"/>
        </w:rPr>
      </w:pPr>
    </w:p>
    <w:p w14:paraId="4F2E9234" w14:textId="77777777" w:rsidR="006C5D58" w:rsidRPr="009E3B7C" w:rsidRDefault="006C5D58" w:rsidP="00C24B6F">
      <w:pPr>
        <w:shd w:val="clear" w:color="auto" w:fill="D6E3BC" w:themeFill="accent3" w:themeFillTint="66"/>
        <w:rPr>
          <w:rStyle w:val="SubtleEmphasis"/>
          <w:rFonts w:cs="Arial"/>
        </w:rPr>
      </w:pPr>
      <w:r>
        <w:rPr>
          <w:rStyle w:val="SubtleEmphasis"/>
          <w:b/>
        </w:rPr>
        <w:t>#To</w:t>
      </w:r>
      <w:r w:rsidRPr="006614F0">
        <w:rPr>
          <w:rStyle w:val="SubtleEmphasis"/>
          <w:b/>
        </w:rPr>
        <w:t>Do:</w:t>
      </w:r>
      <w:r>
        <w:rPr>
          <w:rStyle w:val="SubtleEmphasis"/>
        </w:rPr>
        <w:t xml:space="preserve"> Where do we manage hardwired signals / connections. While we do not have such a central repository in VSEM </w:t>
      </w:r>
      <w:r>
        <w:rPr>
          <w:rStyle w:val="SubtleEmphasis"/>
          <w:rFonts w:cs="Arial"/>
        </w:rPr>
        <w:t xml:space="preserve">those signals will be managed as a workaround in the </w:t>
      </w:r>
      <w:hyperlink r:id="rId91" w:history="1">
        <w:r w:rsidRPr="007E1FB2">
          <w:rPr>
            <w:rStyle w:val="Hyperlink"/>
            <w:rFonts w:cs="Arial"/>
            <w:i/>
          </w:rPr>
          <w:t>RE Data Dictionary</w:t>
        </w:r>
      </w:hyperlink>
      <w:r>
        <w:rPr>
          <w:rStyle w:val="SubtleEmphasis"/>
          <w:rFonts w:cs="Arial"/>
        </w:rPr>
        <w:t>.</w:t>
      </w:r>
    </w:p>
    <w:p w14:paraId="48ABBE51" w14:textId="77777777" w:rsidR="006C5D58" w:rsidRDefault="006C5D58" w:rsidP="006C5D58"/>
    <w:p w14:paraId="7FB0F2B4" w14:textId="77777777" w:rsidR="006C5D58" w:rsidRDefault="006C5D58" w:rsidP="006C5D58">
      <w:pPr>
        <w:pStyle w:val="Heading4"/>
      </w:pPr>
      <w:bookmarkStart w:id="558" w:name="_Toc32332289"/>
      <w:r>
        <w:t>Diagnostic Interfaces</w:t>
      </w:r>
      <w:bookmarkEnd w:id="558"/>
    </w:p>
    <w:p w14:paraId="425BD5F5" w14:textId="77777777" w:rsidR="006C5D58" w:rsidRPr="0007520E" w:rsidRDefault="006C5D58" w:rsidP="006C5D58"/>
    <w:p w14:paraId="582BE780" w14:textId="77777777" w:rsidR="006C5D58" w:rsidRDefault="006C5D58" w:rsidP="00C24B6F">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Diagnostic Interfaces (DTCs and DIDs), which get mapped to Logical </w:t>
      </w:r>
      <w:r w:rsidR="009E68F5">
        <w:rPr>
          <w:rStyle w:val="SubtleEmphasis"/>
          <w:rFonts w:cs="Arial"/>
        </w:rPr>
        <w:t>Parameters</w:t>
      </w:r>
      <w:r>
        <w:rPr>
          <w:rStyle w:val="SubtleEmphasis"/>
          <w:rFonts w:cs="Arial"/>
        </w:rPr>
        <w:t xml:space="preserve"> in context of the Implemented Functions in chapter </w:t>
      </w:r>
      <w:r w:rsidR="00FE14A5" w:rsidRPr="00BD3515">
        <w:rPr>
          <w:rStyle w:val="SubtleEmphasis"/>
          <w:rFonts w:cs="Arial"/>
        </w:rPr>
        <w:t>“</w:t>
      </w:r>
      <w:r w:rsidR="009E68F5" w:rsidRPr="009E68F5">
        <w:rPr>
          <w:rStyle w:val="SubtleEmphasis"/>
          <w:color w:val="0000FF"/>
        </w:rPr>
        <w:fldChar w:fldCharType="begin"/>
      </w:r>
      <w:r w:rsidR="009E68F5" w:rsidRPr="009E68F5">
        <w:rPr>
          <w:rStyle w:val="SubtleEmphasis"/>
          <w:color w:val="0000FF"/>
        </w:rPr>
        <w:instrText xml:space="preserve"> REF _Ref531361235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9511B2" w:rsidRPr="009511B2">
        <w:rPr>
          <w:rStyle w:val="SubtleEmphasis"/>
          <w:color w:val="0000FF"/>
        </w:rPr>
        <w:t>Parameters</w:t>
      </w:r>
      <w:r w:rsidR="009E68F5" w:rsidRPr="009E68F5">
        <w:rPr>
          <w:rStyle w:val="SubtleEmphasis"/>
          <w:color w:val="0000FF"/>
        </w:rPr>
        <w:fldChar w:fldCharType="end"/>
      </w:r>
      <w:r>
        <w:rPr>
          <w:rStyle w:val="SubtleEmphasis"/>
          <w:rFonts w:cs="Arial"/>
        </w:rPr>
        <w:t>”</w:t>
      </w:r>
      <w:r w:rsidR="009E68F5">
        <w:rPr>
          <w:rStyle w:val="SubtleEmphasis"/>
          <w:rFonts w:cs="Arial"/>
        </w:rPr>
        <w:t xml:space="preserve"> of </w:t>
      </w:r>
      <w:r w:rsidR="009E68F5" w:rsidRPr="009E68F5">
        <w:rPr>
          <w:rStyle w:val="SubtleEmphasis"/>
          <w:rFonts w:cs="Arial"/>
        </w:rPr>
        <w:t>the</w:t>
      </w:r>
      <w:r w:rsidR="009E68F5" w:rsidRPr="009E68F5">
        <w:rPr>
          <w:rStyle w:val="SubtleEmphasis"/>
          <w:color w:val="0000FF"/>
        </w:rPr>
        <w:t xml:space="preserve"> </w:t>
      </w:r>
      <w:r w:rsidR="009E68F5" w:rsidRPr="009E68F5">
        <w:rPr>
          <w:rStyle w:val="SubtleEmphasis"/>
          <w:color w:val="0000FF"/>
        </w:rPr>
        <w:fldChar w:fldCharType="begin"/>
      </w:r>
      <w:r w:rsidR="009E68F5" w:rsidRPr="009E68F5">
        <w:rPr>
          <w:rStyle w:val="SubtleEmphasis"/>
          <w:color w:val="0000FF"/>
        </w:rPr>
        <w:instrText xml:space="preserve"> REF _Ref531361236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9511B2" w:rsidRPr="009511B2">
        <w:rPr>
          <w:rStyle w:val="SubtleEmphasis"/>
          <w:color w:val="0000FF"/>
        </w:rPr>
        <w:t>Function Interfaces</w:t>
      </w:r>
      <w:r w:rsidR="009E68F5" w:rsidRPr="009E68F5">
        <w:rPr>
          <w:rStyle w:val="SubtleEmphasis"/>
          <w:color w:val="0000FF"/>
        </w:rPr>
        <w:fldChar w:fldCharType="end"/>
      </w:r>
      <w:r>
        <w:rPr>
          <w:rStyle w:val="SubtleEmphasis"/>
          <w:rFonts w:cs="Arial"/>
        </w:rPr>
        <w:t>. Those DTC/DID names should match the names in the</w:t>
      </w:r>
      <w:r w:rsidRPr="001D21DC">
        <w:rPr>
          <w:rStyle w:val="SubtleEmphasis"/>
          <w:rFonts w:cs="Arial"/>
        </w:rPr>
        <w:t xml:space="preserve"> diagnostics specification (Part 2)</w:t>
      </w:r>
      <w:r>
        <w:rPr>
          <w:rStyle w:val="SubtleEmphasis"/>
          <w:rFonts w:cs="Arial"/>
        </w:rPr>
        <w:t xml:space="preserve">. </w:t>
      </w:r>
    </w:p>
    <w:p w14:paraId="275D0EFD" w14:textId="77777777" w:rsidR="006C5D58" w:rsidRPr="005A3A16" w:rsidRDefault="005A3A16" w:rsidP="00C24B6F">
      <w:pPr>
        <w:shd w:val="clear" w:color="auto" w:fill="D6E3BC" w:themeFill="accent3" w:themeFillTint="66"/>
        <w:rPr>
          <w:rStyle w:val="SubtleEmphasis"/>
          <w:rFonts w:cs="Arial"/>
        </w:rPr>
      </w:pPr>
      <w:r w:rsidRPr="00B00BC4">
        <w:rPr>
          <w:rStyle w:val="SubtleEmphasis"/>
          <w:b/>
        </w:rPr>
        <w:t>#</w:t>
      </w:r>
      <w:r>
        <w:rPr>
          <w:rStyle w:val="SubtleEmphasis"/>
          <w:b/>
        </w:rPr>
        <w:t>ToDo</w:t>
      </w:r>
      <w:r w:rsidRPr="005A3A16">
        <w:rPr>
          <w:rStyle w:val="SubtleEmphasis"/>
          <w:rFonts w:cs="Arial"/>
          <w:b/>
        </w:rPr>
        <w:t xml:space="preserve">: </w:t>
      </w:r>
      <w:r w:rsidRPr="005A3A16">
        <w:rPr>
          <w:rStyle w:val="SubtleEmphasis"/>
          <w:rFonts w:cs="Arial"/>
        </w:rPr>
        <w:t>Currently the template below is just a proposal</w:t>
      </w:r>
      <w:r w:rsidR="006C5D58">
        <w:rPr>
          <w:rStyle w:val="SubtleEmphasis"/>
        </w:rPr>
        <w:t>.</w:t>
      </w:r>
      <w:r>
        <w:rPr>
          <w:rStyle w:val="SubtleEmphasis"/>
        </w:rPr>
        <w:t xml:space="preserve"> A macro still needs to be created</w:t>
      </w:r>
    </w:p>
    <w:p w14:paraId="3814D28F" w14:textId="77777777" w:rsidR="006C5D58" w:rsidRPr="00A7743A" w:rsidRDefault="006C5D58" w:rsidP="006C5D58"/>
    <w:p w14:paraId="11DE78D7" w14:textId="77777777" w:rsidR="006C5D58" w:rsidRDefault="006C5D58" w:rsidP="006C5D58">
      <w:pPr>
        <w:pStyle w:val="Heading5"/>
      </w:pPr>
      <w:bookmarkStart w:id="559" w:name="_Toc32332290"/>
      <w:r>
        <w:t>DTCs</w:t>
      </w:r>
      <w:bookmarkEnd w:id="559"/>
    </w:p>
    <w:p w14:paraId="1ECE8F1F" w14:textId="77777777" w:rsidR="006C5D58" w:rsidRDefault="006C5D58" w:rsidP="006C5D58"/>
    <w:p w14:paraId="755568E2" w14:textId="77777777" w:rsidR="006C5D58" w:rsidRPr="009E3B7C" w:rsidRDefault="006C5D58" w:rsidP="006C5D58">
      <w:pPr>
        <w:pStyle w:val="RERequirement"/>
        <w:shd w:val="clear" w:color="auto" w:fill="F2F2F2" w:themeFill="background1" w:themeFillShade="F2"/>
        <w:rPr>
          <w:rFonts w:ascii="Arial" w:hAnsi="Arial" w:cs="Arial"/>
          <w:sz w:val="20"/>
        </w:rPr>
      </w:pPr>
      <w:bookmarkStart w:id="560" w:name="_Toc530489343"/>
      <w:r w:rsidRPr="009E3B7C">
        <w:rPr>
          <w:rFonts w:ascii="Arial" w:hAnsi="Arial" w:cs="Arial"/>
          <w:sz w:val="20"/>
        </w:rPr>
        <w:lastRenderedPageBreak/>
        <w:t>###</w:t>
      </w:r>
      <w:r>
        <w:rPr>
          <w:rFonts w:ascii="Arial" w:hAnsi="Arial" w:cs="Arial"/>
          <w:sz w:val="20"/>
        </w:rPr>
        <w:t>&lt;DTC</w:t>
      </w:r>
      <w:r w:rsidRPr="009E3B7C">
        <w:rPr>
          <w:rFonts w:ascii="Arial" w:hAnsi="Arial" w:cs="Arial"/>
          <w:sz w:val="20"/>
        </w:rPr>
        <w:t>_</w:t>
      </w:r>
      <w:r>
        <w:rPr>
          <w:rFonts w:ascii="Arial" w:hAnsi="Arial" w:cs="Arial"/>
          <w:sz w:val="20"/>
        </w:rPr>
        <w:t>&lt;ID&gt;&gt;</w:t>
      </w:r>
      <w:r w:rsidRPr="009E3B7C">
        <w:rPr>
          <w:rFonts w:ascii="Arial" w:hAnsi="Arial" w:cs="Arial"/>
          <w:sz w:val="20"/>
        </w:rPr>
        <w:t xml:space="preserve">### </w:t>
      </w:r>
      <w:r>
        <w:rPr>
          <w:rFonts w:ascii="Arial" w:hAnsi="Arial" w:cs="Arial"/>
          <w:sz w:val="20"/>
        </w:rPr>
        <w:t>&lt;DTC Name&gt;</w:t>
      </w:r>
      <w:bookmarkEnd w:id="560"/>
    </w:p>
    <w:p w14:paraId="68A59106" w14:textId="77777777" w:rsidR="006C5D58" w:rsidRDefault="006C5D58" w:rsidP="006C5D58">
      <w:pPr>
        <w:rPr>
          <w:rFonts w:cs="Arial"/>
          <w:color w:val="000000" w:themeColor="text1"/>
        </w:rPr>
      </w:pPr>
      <w:r>
        <w:rPr>
          <w:rFonts w:cs="Arial"/>
          <w:color w:val="000000" w:themeColor="text1"/>
        </w:rPr>
        <w:t>&lt;Some Description of the DTC.</w:t>
      </w:r>
    </w:p>
    <w:p w14:paraId="32B974D0" w14:textId="77777777" w:rsidR="006C5D58" w:rsidRPr="00F64E8D" w:rsidRDefault="006C5D58" w:rsidP="006C5D58">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0FC31D0B" w14:textId="77777777" w:rsidR="006C5D58" w:rsidRPr="009E3B7C" w:rsidRDefault="006C5D58" w:rsidP="006C5D58">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4B3DDB6E" w14:textId="77777777" w:rsidR="006C5D58" w:rsidRDefault="006C5D58" w:rsidP="006C5D58">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6C5D58" w:rsidRPr="00AC7603" w14:paraId="4706BCE7" w14:textId="77777777" w:rsidTr="00FC398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1F17D9CA" w14:textId="77777777" w:rsidR="006C5D58" w:rsidRPr="00E01AE4" w:rsidRDefault="006C5D58" w:rsidP="004E35C8">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710AD127" w14:textId="77777777" w:rsidR="006C5D58" w:rsidRPr="00AC7603" w:rsidRDefault="006C5D58" w:rsidP="004E35C8">
            <w:pPr>
              <w:ind w:left="3"/>
              <w:rPr>
                <w:rFonts w:eastAsiaTheme="minorHAnsi" w:cs="Arial"/>
                <w:color w:val="000000" w:themeColor="text1"/>
                <w:szCs w:val="22"/>
              </w:rPr>
            </w:pPr>
          </w:p>
        </w:tc>
      </w:tr>
      <w:tr w:rsidR="006C5D58" w:rsidRPr="00AC7603" w14:paraId="0CABBB54" w14:textId="77777777" w:rsidTr="00FC398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6889CDF2" w14:textId="77777777" w:rsidR="006C5D58" w:rsidRPr="00E01AE4" w:rsidRDefault="006C5D58" w:rsidP="004E35C8">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9AEA990" w14:textId="77777777" w:rsidR="006C5D58" w:rsidRPr="00AC7603" w:rsidRDefault="006C5D58" w:rsidP="004E35C8">
            <w:pPr>
              <w:ind w:left="3"/>
              <w:rPr>
                <w:rFonts w:eastAsiaTheme="minorHAnsi" w:cs="Arial"/>
                <w:color w:val="000000" w:themeColor="text1"/>
                <w:szCs w:val="22"/>
              </w:rPr>
            </w:pPr>
          </w:p>
        </w:tc>
      </w:tr>
      <w:tr w:rsidR="006C5D58" w:rsidRPr="00AC7603" w14:paraId="16D832E3" w14:textId="77777777" w:rsidTr="00FC398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333E39F7" w14:textId="77777777" w:rsidR="006C5D58" w:rsidRPr="00E01AE4" w:rsidRDefault="006C5D58" w:rsidP="004E35C8">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5429843" w14:textId="77777777" w:rsidR="006C5D58" w:rsidRDefault="006C5D58" w:rsidP="004E35C8">
            <w:pPr>
              <w:ind w:left="3"/>
              <w:rPr>
                <w:rFonts w:eastAsiaTheme="minorHAnsi" w:cs="Arial"/>
                <w:color w:val="000000" w:themeColor="text1"/>
                <w:szCs w:val="22"/>
              </w:rPr>
            </w:pPr>
          </w:p>
        </w:tc>
      </w:tr>
      <w:tr w:rsidR="006C5D58" w:rsidRPr="00AC7603" w14:paraId="443379DE" w14:textId="77777777" w:rsidTr="00FC398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7F24DB58" w14:textId="77777777" w:rsidR="006C5D58" w:rsidRPr="00E01AE4" w:rsidRDefault="006C5D58" w:rsidP="004E35C8">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3FFB79A" w14:textId="77777777" w:rsidR="006C5D58" w:rsidRDefault="006C5D58" w:rsidP="004E35C8">
            <w:pPr>
              <w:ind w:left="3"/>
              <w:rPr>
                <w:rFonts w:eastAsiaTheme="minorHAnsi" w:cs="Arial"/>
                <w:color w:val="000000" w:themeColor="text1"/>
                <w:szCs w:val="22"/>
              </w:rPr>
            </w:pPr>
          </w:p>
        </w:tc>
      </w:tr>
      <w:tr w:rsidR="006C5D58" w:rsidRPr="00AC7603" w14:paraId="0EADBDC3" w14:textId="77777777" w:rsidTr="00FC398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05D71B35" w14:textId="77777777" w:rsidR="006C5D58" w:rsidRPr="00E01AE4" w:rsidRDefault="006C5D58" w:rsidP="004E35C8">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3B86C3" w14:textId="77777777" w:rsidR="006C5D58" w:rsidRDefault="006C5D58" w:rsidP="004E35C8">
            <w:pPr>
              <w:ind w:left="3"/>
              <w:rPr>
                <w:rFonts w:eastAsiaTheme="minorHAnsi" w:cs="Arial"/>
                <w:color w:val="000000" w:themeColor="text1"/>
                <w:szCs w:val="22"/>
              </w:rPr>
            </w:pPr>
          </w:p>
        </w:tc>
      </w:tr>
      <w:tr w:rsidR="006C5D58" w:rsidRPr="00AC7603" w14:paraId="54E3B717" w14:textId="77777777" w:rsidTr="00FC398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3A5589ED" w14:textId="77777777" w:rsidR="006C5D58" w:rsidRPr="00E01AE4" w:rsidRDefault="006C5D58" w:rsidP="004E35C8">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E9929C0" w14:textId="77777777" w:rsidR="006C5D58" w:rsidRDefault="006C5D58" w:rsidP="004E35C8">
            <w:pPr>
              <w:ind w:left="3"/>
              <w:rPr>
                <w:rFonts w:eastAsiaTheme="minorHAnsi" w:cs="Arial"/>
                <w:color w:val="000000" w:themeColor="text1"/>
                <w:szCs w:val="22"/>
              </w:rPr>
            </w:pPr>
          </w:p>
        </w:tc>
      </w:tr>
      <w:tr w:rsidR="006C5D58" w:rsidRPr="00AC7603" w14:paraId="37DB5D1B" w14:textId="77777777" w:rsidTr="00FC398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3EF3CF70" w14:textId="77777777" w:rsidR="006C5D58" w:rsidRPr="00E01AE4" w:rsidRDefault="006C5D58" w:rsidP="004E35C8">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2A69CC9D" w14:textId="77777777" w:rsidR="006C5D58" w:rsidRDefault="006C5D58" w:rsidP="004E35C8">
            <w:pPr>
              <w:ind w:left="3"/>
              <w:rPr>
                <w:rFonts w:eastAsiaTheme="minorHAnsi" w:cs="Arial"/>
                <w:color w:val="000000" w:themeColor="text1"/>
                <w:szCs w:val="22"/>
              </w:rPr>
            </w:pPr>
          </w:p>
        </w:tc>
      </w:tr>
    </w:tbl>
    <w:p w14:paraId="758FA5E1" w14:textId="77777777" w:rsidR="006C5D58" w:rsidRPr="009E3B7C" w:rsidRDefault="006C5D58" w:rsidP="006C5D58">
      <w:pPr>
        <w:rPr>
          <w:rFonts w:cs="Arial"/>
          <w:color w:val="000000" w:themeColor="text1"/>
        </w:rPr>
      </w:pPr>
    </w:p>
    <w:p w14:paraId="22DB971C" w14:textId="77777777" w:rsidR="006C5D58" w:rsidRDefault="006C5D58" w:rsidP="006C5D58">
      <w:pPr>
        <w:pStyle w:val="Heading5"/>
      </w:pPr>
      <w:bookmarkStart w:id="561" w:name="_Toc32332291"/>
      <w:r>
        <w:t>DIDs</w:t>
      </w:r>
      <w:bookmarkEnd w:id="561"/>
    </w:p>
    <w:p w14:paraId="5D40D613" w14:textId="77777777" w:rsidR="002C03DA" w:rsidRDefault="006C5D58" w:rsidP="00C24B6F">
      <w:pPr>
        <w:shd w:val="clear" w:color="auto" w:fill="D6E3BC" w:themeFill="accent3" w:themeFillTint="66"/>
        <w:rPr>
          <w:rStyle w:val="SubtleEmphasis"/>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diagnostic DID which </w:t>
      </w:r>
      <w:r w:rsidR="002C03DA">
        <w:rPr>
          <w:rStyle w:val="SubtleEmphasis"/>
        </w:rPr>
        <w:t xml:space="preserve">Technical </w:t>
      </w:r>
      <w:r>
        <w:rPr>
          <w:rStyle w:val="SubtleEmphasis"/>
        </w:rPr>
        <w:t>Parameters</w:t>
      </w:r>
      <w:r w:rsidR="002C03DA">
        <w:rPr>
          <w:rStyle w:val="SubtleEmphasis"/>
        </w:rPr>
        <w:t xml:space="preserve"> get mapped to</w:t>
      </w:r>
      <w:r>
        <w:rPr>
          <w:rStyle w:val="SubtleEmphasis"/>
        </w:rPr>
        <w:t xml:space="preserve">. </w:t>
      </w:r>
    </w:p>
    <w:p w14:paraId="1B618CFE" w14:textId="77777777" w:rsidR="006C5D58" w:rsidRDefault="002C03DA" w:rsidP="00C24B6F">
      <w:pPr>
        <w:shd w:val="clear" w:color="auto" w:fill="D6E3BC" w:themeFill="accent3" w:themeFillTint="66"/>
        <w:rPr>
          <w:rStyle w:val="SubtleEmphasis"/>
        </w:rPr>
      </w:pPr>
      <w:r w:rsidRPr="002C03DA">
        <w:rPr>
          <w:rStyle w:val="SubtleEmphasis"/>
          <w:b/>
        </w:rPr>
        <w:t>#Todo</w:t>
      </w:r>
      <w:r>
        <w:rPr>
          <w:rStyle w:val="SubtleEmphasis"/>
        </w:rPr>
        <w:t>: A proper template derived from the Part 2 spec still needs to be created.</w:t>
      </w:r>
    </w:p>
    <w:p w14:paraId="086AA9F1" w14:textId="77777777" w:rsidR="006C5D58" w:rsidRDefault="006C5D58" w:rsidP="006C5D58">
      <w:pPr>
        <w:overflowPunct/>
        <w:autoSpaceDE/>
        <w:autoSpaceDN/>
        <w:adjustRightInd/>
        <w:textAlignment w:val="auto"/>
      </w:pPr>
    </w:p>
    <w:p w14:paraId="7F0648D4" w14:textId="77777777" w:rsidR="001D74AD" w:rsidRDefault="001D74AD" w:rsidP="001D74AD">
      <w:pPr>
        <w:pStyle w:val="Heading3"/>
      </w:pPr>
      <w:bookmarkStart w:id="562" w:name="_Toc481143840"/>
      <w:bookmarkStart w:id="563" w:name="_Toc521202125"/>
      <w:bookmarkStart w:id="564" w:name="_Ref531349759"/>
      <w:bookmarkStart w:id="565" w:name="_Ref532377979"/>
      <w:bookmarkStart w:id="566" w:name="_Ref532377991"/>
      <w:bookmarkStart w:id="567" w:name="_Toc32332292"/>
      <w:r w:rsidRPr="00BC3C56">
        <w:t>Technical Parameters</w:t>
      </w:r>
      <w:bookmarkEnd w:id="562"/>
      <w:bookmarkEnd w:id="563"/>
      <w:bookmarkEnd w:id="564"/>
      <w:bookmarkEnd w:id="565"/>
      <w:bookmarkEnd w:id="566"/>
      <w:bookmarkEnd w:id="567"/>
    </w:p>
    <w:p w14:paraId="2F24FBC1" w14:textId="77777777" w:rsidR="00FE14A5" w:rsidRDefault="00FE14A5" w:rsidP="00C24B6F">
      <w:pPr>
        <w:shd w:val="clear" w:color="auto" w:fill="D6E3BC" w:themeFill="accent3" w:themeFillTint="66"/>
        <w:rPr>
          <w:rStyle w:val="SubtleEmphasis"/>
        </w:rPr>
      </w:pPr>
      <w:r>
        <w:rPr>
          <w:rStyle w:val="SubtleEmphasis"/>
          <w:b/>
        </w:rPr>
        <w:t>#</w:t>
      </w:r>
      <w:r w:rsidRPr="00B00BC4">
        <w:rPr>
          <w:rStyle w:val="SubtleEmphasis"/>
          <w:b/>
        </w:rPr>
        <w:t>Hint:</w:t>
      </w:r>
      <w:r>
        <w:rPr>
          <w:rStyle w:val="SubtleEmphasis"/>
          <w:b/>
        </w:rPr>
        <w:t xml:space="preserve"> </w:t>
      </w:r>
      <w:r w:rsidRPr="00BE3E98">
        <w:rPr>
          <w:rStyle w:val="SubtleEmphasis"/>
        </w:rPr>
        <w:t xml:space="preserve">This section lists all </w:t>
      </w:r>
      <w:r>
        <w:rPr>
          <w:rStyle w:val="SubtleEmphasis"/>
        </w:rPr>
        <w:t>Method 2, Method 3 and calibration parameters</w:t>
      </w:r>
      <w:r w:rsidRPr="00BE3E98">
        <w:rPr>
          <w:rStyle w:val="SubtleEmphasis"/>
        </w:rPr>
        <w:t xml:space="preserve"> relevant for the feature deployment.</w:t>
      </w:r>
    </w:p>
    <w:p w14:paraId="38DAF601" w14:textId="77777777" w:rsidR="00FE14A5" w:rsidRPr="009E3B7C" w:rsidRDefault="00FE14A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92"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431C4481" w14:textId="77777777" w:rsidR="00FE14A5" w:rsidRDefault="00FE14A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hyperlink r:id="rId93" w:anchor="HowtousetheSpecificationTemplates-AddNewRequirement" w:history="1">
        <w:r w:rsidRPr="00B570B1">
          <w:rPr>
            <w:rStyle w:val="SubtleEmphasis"/>
          </w:rPr>
          <w:t>Add Ins -&gt; Add Requirement macro</w:t>
        </w:r>
      </w:hyperlink>
      <w:r w:rsidRPr="00B570B1">
        <w:rPr>
          <w:rStyle w:val="SubtleEmphasis"/>
        </w:rPr>
        <w:t xml:space="preserve"> (select “</w:t>
      </w:r>
      <w:r>
        <w:rPr>
          <w:rStyle w:val="SubtleEmphasis"/>
        </w:rPr>
        <w:t>Technical Parameter”</w:t>
      </w:r>
      <w:r w:rsidRPr="00347A88">
        <w:rPr>
          <w:rStyle w:val="SubtleEmphasis"/>
        </w:rPr>
        <w:t xml:space="preserve"> as type)</w:t>
      </w:r>
    </w:p>
    <w:p w14:paraId="2E7CCEEC" w14:textId="77777777" w:rsidR="00FE14A5" w:rsidRDefault="00FE14A5" w:rsidP="00FE14A5"/>
    <w:p w14:paraId="051B0735" w14:textId="77777777" w:rsidR="00FE14A5" w:rsidRDefault="00FE14A5" w:rsidP="00FE14A5">
      <w:pPr>
        <w:pStyle w:val="Heading3"/>
      </w:pPr>
      <w:bookmarkStart w:id="568" w:name="_Ref529785662"/>
      <w:bookmarkStart w:id="569" w:name="_Toc530489317"/>
      <w:bookmarkStart w:id="570" w:name="_Toc32332293"/>
      <w:r>
        <w:t>Mappings</w:t>
      </w:r>
      <w:bookmarkEnd w:id="568"/>
      <w:bookmarkEnd w:id="569"/>
      <w:bookmarkEnd w:id="570"/>
    </w:p>
    <w:p w14:paraId="78F03D10" w14:textId="77777777" w:rsidR="00B85D0F" w:rsidRDefault="00FE14A5" w:rsidP="00C24B6F">
      <w:pPr>
        <w:shd w:val="clear" w:color="auto" w:fill="D6E3BC" w:themeFill="accent3" w:themeFillTint="66"/>
        <w:rPr>
          <w:rStyle w:val="SubtleEmphasis"/>
          <w:rFonts w:cs="Arial"/>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mapping objects for Logical Signals / Parameters to their </w:t>
      </w:r>
      <w:r w:rsidRPr="00BE3E98">
        <w:rPr>
          <w:rStyle w:val="SubtleEmphasis"/>
        </w:rPr>
        <w:t xml:space="preserve">GSDB + GDT + SW </w:t>
      </w:r>
      <w:r>
        <w:rPr>
          <w:rStyle w:val="SubtleEmphasis"/>
        </w:rPr>
        <w:t xml:space="preserve">counterparts (1:N mapping is supported). Mapping objects are managed in VSEM in the </w:t>
      </w:r>
      <w:hyperlink r:id="rId94" w:history="1">
        <w:r w:rsidRPr="007E1FB2">
          <w:rPr>
            <w:rStyle w:val="Hyperlink"/>
            <w:rFonts w:cs="Arial"/>
            <w:i/>
          </w:rPr>
          <w:t>RE Data Dictionary</w:t>
        </w:r>
      </w:hyperlink>
      <w:r>
        <w:rPr>
          <w:rStyle w:val="SubtleEmphasis"/>
          <w:rFonts w:cs="Arial"/>
        </w:rPr>
        <w:t>.</w:t>
      </w:r>
    </w:p>
    <w:p w14:paraId="33639396" w14:textId="77777777" w:rsidR="00FE14A5" w:rsidRDefault="00FE14A5" w:rsidP="00C24B6F">
      <w:pPr>
        <w:shd w:val="clear" w:color="auto" w:fill="D6E3BC" w:themeFill="accent3" w:themeFillTint="66"/>
        <w:rPr>
          <w:rStyle w:val="Hyperlink"/>
        </w:rPr>
      </w:pPr>
      <w:r w:rsidRPr="005E2008">
        <w:rPr>
          <w:rStyle w:val="SubtleEmphasis"/>
          <w:b/>
        </w:rPr>
        <w:t xml:space="preserve">#Link: </w:t>
      </w:r>
      <w:hyperlink r:id="rId95" w:history="1">
        <w:r w:rsidRPr="005E2008">
          <w:rPr>
            <w:rStyle w:val="Hyperlink"/>
          </w:rPr>
          <w:t xml:space="preserve">RE Wiki – Adding a </w:t>
        </w:r>
        <w:r>
          <w:rPr>
            <w:rStyle w:val="Hyperlink"/>
          </w:rPr>
          <w:t>Signal or Parameter Mapping</w:t>
        </w:r>
      </w:hyperlink>
    </w:p>
    <w:p w14:paraId="0E21B63D" w14:textId="77777777" w:rsidR="00967B01" w:rsidRDefault="00967B01" w:rsidP="00967B01">
      <w:pPr>
        <w:shd w:val="clear" w:color="auto" w:fill="D6E3BC" w:themeFill="accent3" w:themeFillTint="66"/>
        <w:rPr>
          <w:rStyle w:val="SubtleEmphasis"/>
        </w:rPr>
      </w:pPr>
      <w:r w:rsidRPr="00B00BC4">
        <w:rPr>
          <w:rStyle w:val="SubtleEmphasis"/>
          <w:b/>
        </w:rPr>
        <w:t>#Macro</w:t>
      </w:r>
      <w:r w:rsidRPr="004D2C5C">
        <w:rPr>
          <w:rStyle w:val="SubtleEmphasis"/>
          <w:b/>
          <w:color w:val="0000FF"/>
        </w:rPr>
        <w:t>:</w:t>
      </w:r>
      <w:r>
        <w:rPr>
          <w:rStyle w:val="SubtleEmphasis"/>
          <w:color w:val="0000FF"/>
        </w:rPr>
        <w:t xml:space="preserve"> </w:t>
      </w:r>
      <w:r>
        <w:rPr>
          <w:rStyle w:val="SubtleEmphasis"/>
        </w:rPr>
        <w:t>A macro still needs to be created. For the time being use a copy&amp;paste approach.</w:t>
      </w:r>
    </w:p>
    <w:p w14:paraId="3E590658" w14:textId="77777777" w:rsidR="00967B01" w:rsidRDefault="00967B01" w:rsidP="00967B01">
      <w:pPr>
        <w:shd w:val="clear" w:color="auto" w:fill="D6E3BC" w:themeFill="accent3" w:themeFillTint="66"/>
        <w:rPr>
          <w:rFonts w:cs="Arial"/>
          <w:i/>
          <w:iCs/>
          <w:color w:val="808080" w:themeColor="background1" w:themeShade="80"/>
        </w:rPr>
      </w:pPr>
      <w:r w:rsidRPr="005C2BE9">
        <w:rPr>
          <w:rFonts w:cs="Arial"/>
          <w:i/>
          <w:iCs/>
          <w:color w:val="808080" w:themeColor="background1" w:themeShade="80"/>
        </w:rPr>
        <w:t>Please follow the naming convention “</w:t>
      </w:r>
      <w:r w:rsidRPr="0049356B">
        <w:rPr>
          <w:rFonts w:cs="Arial"/>
          <w:i/>
          <w:iCs/>
          <w:color w:val="808080" w:themeColor="background1" w:themeShade="80"/>
        </w:rPr>
        <w:t>MAP_LogicalSignalName_TechnicalSignalName</w:t>
      </w:r>
      <w:r w:rsidRPr="005C2BE9">
        <w:rPr>
          <w:rFonts w:cs="Arial"/>
          <w:i/>
          <w:iCs/>
          <w:color w:val="808080" w:themeColor="background1" w:themeShade="80"/>
        </w:rPr>
        <w:t>”.</w:t>
      </w:r>
    </w:p>
    <w:p w14:paraId="7855430B" w14:textId="77777777" w:rsidR="00967B01" w:rsidRDefault="00967B01" w:rsidP="00967B01">
      <w:pPr>
        <w:shd w:val="clear" w:color="auto" w:fill="D6E3BC" w:themeFill="accent3" w:themeFillTint="66"/>
        <w:rPr>
          <w:rStyle w:val="SubtleEmphasis"/>
        </w:rPr>
      </w:pPr>
      <w:r>
        <w:rPr>
          <w:rFonts w:cs="Arial"/>
          <w:i/>
          <w:iCs/>
          <w:color w:val="808080" w:themeColor="background1" w:themeShade="80"/>
        </w:rPr>
        <w:t>Optionally, c</w:t>
      </w:r>
      <w:r>
        <w:rPr>
          <w:rStyle w:val="SubtleEmphasis"/>
          <w:rFonts w:cs="Arial"/>
        </w:rPr>
        <w:t>reate a Word bookmark for the Mapping Name of each Mapping object. This allows referencing the Mapping object in the rest of the document.</w:t>
      </w:r>
    </w:p>
    <w:p w14:paraId="79F9FE78" w14:textId="77777777" w:rsidR="00FE14A5" w:rsidRDefault="00FE14A5" w:rsidP="00FE14A5">
      <w:pPr>
        <w:overflowPunct/>
        <w:autoSpaceDE/>
        <w:autoSpaceDN/>
        <w:adjustRightInd/>
        <w:textAlignment w:val="auto"/>
      </w:pPr>
    </w:p>
    <w:p w14:paraId="06A43D01" w14:textId="77777777" w:rsidR="00FE14A5" w:rsidRPr="009E3B7C" w:rsidRDefault="00FE14A5" w:rsidP="00FE14A5">
      <w:pPr>
        <w:pStyle w:val="RERequirement"/>
        <w:shd w:val="clear" w:color="auto" w:fill="F2F2F2" w:themeFill="background1" w:themeFillShade="F2"/>
        <w:rPr>
          <w:rFonts w:ascii="Arial" w:hAnsi="Arial" w:cs="Arial"/>
          <w:sz w:val="20"/>
        </w:rPr>
      </w:pPr>
      <w:bookmarkStart w:id="571" w:name="_Toc530489345"/>
      <w:r w:rsidRPr="009E3B7C">
        <w:rPr>
          <w:rFonts w:ascii="Arial" w:hAnsi="Arial" w:cs="Arial"/>
          <w:sz w:val="20"/>
        </w:rPr>
        <w:t>###</w:t>
      </w:r>
      <w:r>
        <w:rPr>
          <w:rFonts w:ascii="Arial" w:hAnsi="Arial" w:cs="Arial"/>
          <w:sz w:val="20"/>
        </w:rPr>
        <w:t>&lt;MAP</w:t>
      </w:r>
      <w:r w:rsidRPr="009E3B7C">
        <w:rPr>
          <w:rFonts w:ascii="Arial" w:hAnsi="Arial" w:cs="Arial"/>
          <w:sz w:val="20"/>
        </w:rPr>
        <w:t>_</w:t>
      </w:r>
      <w:r>
        <w:rPr>
          <w:rFonts w:ascii="Arial" w:hAnsi="Arial" w:cs="Arial"/>
          <w:sz w:val="20"/>
        </w:rPr>
        <w:t>MappingID&gt;</w:t>
      </w:r>
      <w:r w:rsidRPr="009E3B7C">
        <w:rPr>
          <w:rFonts w:ascii="Arial" w:hAnsi="Arial" w:cs="Arial"/>
          <w:sz w:val="20"/>
        </w:rPr>
        <w:t xml:space="preserve">### </w:t>
      </w:r>
      <w:r>
        <w:rPr>
          <w:rFonts w:ascii="Arial" w:hAnsi="Arial" w:cs="Arial"/>
          <w:sz w:val="20"/>
        </w:rPr>
        <w:t>&lt;</w:t>
      </w:r>
      <w:r w:rsidR="00B85D0F">
        <w:rPr>
          <w:rFonts w:ascii="Arial" w:hAnsi="Arial" w:cs="Arial"/>
          <w:sz w:val="20"/>
        </w:rPr>
        <w:t>MAP_LogicalSignalName_TechnicalSignalName</w:t>
      </w:r>
      <w:r>
        <w:rPr>
          <w:rFonts w:ascii="Arial" w:hAnsi="Arial" w:cs="Arial"/>
          <w:sz w:val="20"/>
        </w:rPr>
        <w:t>&gt;</w:t>
      </w:r>
      <w:bookmarkEnd w:id="571"/>
    </w:p>
    <w:p w14:paraId="65C50922" w14:textId="77777777" w:rsidR="00FE14A5" w:rsidRPr="009E3B7C" w:rsidRDefault="00FE14A5" w:rsidP="00FE14A5">
      <w:pPr>
        <w:rPr>
          <w:rFonts w:cs="Arial"/>
          <w:color w:val="000000" w:themeColor="text1"/>
        </w:rPr>
      </w:pPr>
      <w:r>
        <w:rPr>
          <w:rFonts w:cs="Arial"/>
          <w:color w:val="000000" w:themeColor="text1"/>
        </w:rPr>
        <w:t>&lt;Some Description of the Mapping&gt;</w:t>
      </w:r>
    </w:p>
    <w:p w14:paraId="52FC38EA" w14:textId="77777777" w:rsidR="00FE14A5" w:rsidRDefault="00FE14A5" w:rsidP="00FE14A5"/>
    <w:tbl>
      <w:tblPr>
        <w:tblW w:w="10230" w:type="dxa"/>
        <w:tblInd w:w="-34" w:type="dxa"/>
        <w:tblCellMar>
          <w:left w:w="0" w:type="dxa"/>
          <w:right w:w="0" w:type="dxa"/>
        </w:tblCellMar>
        <w:tblLook w:val="04A0" w:firstRow="1" w:lastRow="0" w:firstColumn="1" w:lastColumn="0" w:noHBand="0" w:noVBand="1"/>
      </w:tblPr>
      <w:tblGrid>
        <w:gridCol w:w="1086"/>
        <w:gridCol w:w="1324"/>
        <w:gridCol w:w="2711"/>
        <w:gridCol w:w="1400"/>
        <w:gridCol w:w="3709"/>
      </w:tblGrid>
      <w:tr w:rsidR="00FE14A5" w14:paraId="1576CC39" w14:textId="77777777" w:rsidTr="00FC3987">
        <w:trPr>
          <w:trHeight w:val="227"/>
        </w:trPr>
        <w:tc>
          <w:tcPr>
            <w:tcW w:w="5121" w:type="dxa"/>
            <w:gridSpan w:val="3"/>
            <w:tcBorders>
              <w:top w:val="single" w:sz="4" w:space="0" w:color="auto"/>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hideMark/>
          </w:tcPr>
          <w:p w14:paraId="31204180" w14:textId="77777777" w:rsidR="00FE14A5" w:rsidRDefault="00FE14A5" w:rsidP="004E35C8">
            <w:pPr>
              <w:spacing w:line="276" w:lineRule="auto"/>
              <w:jc w:val="center"/>
              <w:rPr>
                <w:b/>
              </w:rPr>
            </w:pPr>
            <w:r>
              <w:rPr>
                <w:b/>
              </w:rPr>
              <w:t>Logical Signal</w:t>
            </w:r>
            <w:r w:rsidR="00DF0397">
              <w:rPr>
                <w:b/>
              </w:rPr>
              <w:t>/Parameter</w:t>
            </w:r>
          </w:p>
        </w:tc>
        <w:tc>
          <w:tcPr>
            <w:tcW w:w="5109" w:type="dxa"/>
            <w:gridSpan w:val="2"/>
            <w:tcBorders>
              <w:top w:val="single" w:sz="4" w:space="0" w:color="auto"/>
              <w:left w:val="nil"/>
              <w:bottom w:val="single" w:sz="4" w:space="0" w:color="000000"/>
              <w:right w:val="single" w:sz="8" w:space="0" w:color="auto"/>
            </w:tcBorders>
            <w:shd w:val="clear" w:color="auto" w:fill="D9D9D9" w:themeFill="background1" w:themeFillShade="D9"/>
            <w:hideMark/>
          </w:tcPr>
          <w:p w14:paraId="3D7D92D5" w14:textId="77777777" w:rsidR="00FE14A5" w:rsidRDefault="00DF0397" w:rsidP="00DF0397">
            <w:pPr>
              <w:spacing w:line="276" w:lineRule="auto"/>
              <w:jc w:val="center"/>
              <w:rPr>
                <w:b/>
              </w:rPr>
            </w:pPr>
            <w:r>
              <w:rPr>
                <w:b/>
              </w:rPr>
              <w:t>Technical Signal(s)</w:t>
            </w:r>
            <w:r w:rsidR="00FE14A5">
              <w:rPr>
                <w:b/>
              </w:rPr>
              <w:t>/Parameter(s)</w:t>
            </w:r>
          </w:p>
        </w:tc>
      </w:tr>
      <w:tr w:rsidR="00FE14A5" w:rsidRPr="008F304F" w14:paraId="3C9C77AB" w14:textId="77777777" w:rsidTr="00FC3987">
        <w:trPr>
          <w:trHeight w:val="60"/>
        </w:trPr>
        <w:tc>
          <w:tcPr>
            <w:tcW w:w="2410" w:type="dxa"/>
            <w:gridSpan w:val="2"/>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09856E31" w14:textId="77777777" w:rsidR="00FE14A5" w:rsidRPr="00DE295C" w:rsidRDefault="00FE14A5" w:rsidP="004E35C8">
            <w:pPr>
              <w:tabs>
                <w:tab w:val="right" w:pos="2336"/>
              </w:tabs>
              <w:spacing w:line="276" w:lineRule="auto"/>
              <w:rPr>
                <w:rFonts w:eastAsiaTheme="minorHAnsi" w:cs="Arial"/>
                <w:b/>
                <w:bCs/>
              </w:rPr>
            </w:pPr>
            <w:r w:rsidRPr="00DE295C">
              <w:rPr>
                <w:rFonts w:cs="Arial"/>
                <w:b/>
                <w:bCs/>
                <w:lang w:val="en-GB"/>
              </w:rPr>
              <w:t>Name</w:t>
            </w:r>
          </w:p>
        </w:tc>
        <w:tc>
          <w:tcPr>
            <w:tcW w:w="2711"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EE10C37" w14:textId="77777777" w:rsidR="00FE14A5" w:rsidRPr="00AC7603" w:rsidRDefault="00FE14A5" w:rsidP="004E35C8">
            <w:pPr>
              <w:ind w:left="3"/>
              <w:rPr>
                <w:rFonts w:eastAsiaTheme="minorHAnsi" w:cs="Arial"/>
                <w:color w:val="000000" w:themeColor="text1"/>
                <w:szCs w:val="22"/>
              </w:rPr>
            </w:pPr>
            <w:r>
              <w:rPr>
                <w:rFonts w:eastAsiaTheme="minorHAnsi" w:cs="Arial"/>
                <w:color w:val="000000" w:themeColor="text1"/>
                <w:szCs w:val="22"/>
              </w:rPr>
              <w:t>&lt;Logical Signal Name&gt;</w:t>
            </w:r>
          </w:p>
        </w:tc>
        <w:tc>
          <w:tcPr>
            <w:tcW w:w="1400" w:type="dxa"/>
            <w:tcBorders>
              <w:top w:val="single" w:sz="4" w:space="0" w:color="000000"/>
              <w:left w:val="nil"/>
              <w:bottom w:val="single" w:sz="4" w:space="0" w:color="000000"/>
              <w:right w:val="single" w:sz="8" w:space="0" w:color="auto"/>
            </w:tcBorders>
            <w:shd w:val="clear" w:color="auto" w:fill="D9D9D9"/>
            <w:hideMark/>
          </w:tcPr>
          <w:p w14:paraId="7A9E7F94" w14:textId="77777777" w:rsidR="00FE14A5" w:rsidRPr="00DE295C" w:rsidRDefault="00FE14A5" w:rsidP="004E35C8">
            <w:pPr>
              <w:spacing w:line="276" w:lineRule="auto"/>
              <w:rPr>
                <w:rFonts w:eastAsiaTheme="minorHAnsi" w:cs="Arial"/>
                <w:b/>
                <w:bCs/>
              </w:rPr>
            </w:pPr>
            <w:r w:rsidRPr="00DE295C">
              <w:rPr>
                <w:rFonts w:cs="Arial"/>
                <w:b/>
                <w:bCs/>
                <w:lang w:val="en-GB"/>
              </w:rPr>
              <w:t>Name</w:t>
            </w:r>
            <w:r>
              <w:rPr>
                <w:rFonts w:cs="Arial"/>
                <w:b/>
                <w:bCs/>
                <w:lang w:val="en-GB"/>
              </w:rPr>
              <w:t>(s)</w:t>
            </w:r>
          </w:p>
        </w:tc>
        <w:tc>
          <w:tcPr>
            <w:tcW w:w="3709" w:type="dxa"/>
            <w:tcBorders>
              <w:top w:val="single" w:sz="4" w:space="0" w:color="000000"/>
              <w:left w:val="nil"/>
              <w:bottom w:val="single" w:sz="4" w:space="0" w:color="000000"/>
              <w:right w:val="single" w:sz="8" w:space="0" w:color="auto"/>
            </w:tcBorders>
          </w:tcPr>
          <w:p w14:paraId="2D915CA8" w14:textId="77777777" w:rsidR="00FE14A5" w:rsidRPr="00AC7603" w:rsidRDefault="00FE14A5" w:rsidP="004E35C8">
            <w:pPr>
              <w:ind w:left="124"/>
              <w:rPr>
                <w:rFonts w:eastAsiaTheme="minorHAnsi" w:cs="Arial"/>
                <w:color w:val="000000" w:themeColor="text1"/>
                <w:szCs w:val="22"/>
              </w:rPr>
            </w:pPr>
            <w:r>
              <w:rPr>
                <w:rFonts w:eastAsiaTheme="minorHAnsi" w:cs="Arial"/>
                <w:color w:val="000000" w:themeColor="text1"/>
                <w:szCs w:val="22"/>
              </w:rPr>
              <w:t>&lt;Technical Signal / Parameter Names&gt;</w:t>
            </w:r>
          </w:p>
        </w:tc>
      </w:tr>
      <w:tr w:rsidR="00FE14A5" w:rsidRPr="008F304F" w14:paraId="2AB0CB78" w14:textId="77777777" w:rsidTr="00FC3987">
        <w:trPr>
          <w:trHeight w:val="227"/>
        </w:trPr>
        <w:tc>
          <w:tcPr>
            <w:tcW w:w="2410" w:type="dxa"/>
            <w:gridSpan w:val="2"/>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59A79E68" w14:textId="77777777" w:rsidR="00FE14A5" w:rsidRPr="00DE295C" w:rsidRDefault="00FE14A5" w:rsidP="004E35C8">
            <w:pPr>
              <w:spacing w:line="276" w:lineRule="auto"/>
              <w:rPr>
                <w:rFonts w:cs="Arial"/>
                <w:b/>
                <w:bCs/>
                <w:lang w:val="en-GB"/>
              </w:rPr>
            </w:pPr>
            <w:r w:rsidRPr="00DE295C">
              <w:rPr>
                <w:rFonts w:cs="Arial"/>
                <w:b/>
                <w:bCs/>
                <w:lang w:val="en-GB"/>
              </w:rPr>
              <w:t>Enco</w:t>
            </w:r>
            <w:r>
              <w:rPr>
                <w:rFonts w:cs="Arial"/>
                <w:b/>
                <w:bCs/>
                <w:lang w:val="en-GB"/>
              </w:rPr>
              <w:t>ding Type</w:t>
            </w:r>
          </w:p>
        </w:tc>
        <w:tc>
          <w:tcPr>
            <w:tcW w:w="2711"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0E74D9F8" w14:textId="77777777" w:rsidR="00FE14A5" w:rsidRPr="00AC7603" w:rsidRDefault="00FE14A5" w:rsidP="004E35C8">
            <w:pPr>
              <w:ind w:left="3"/>
              <w:rPr>
                <w:rFonts w:eastAsiaTheme="minorHAnsi" w:cs="Arial"/>
                <w:color w:val="000000" w:themeColor="text1"/>
                <w:szCs w:val="22"/>
              </w:rPr>
            </w:pPr>
            <w:r>
              <w:rPr>
                <w:rFonts w:eastAsiaTheme="minorHAnsi" w:cs="Arial"/>
                <w:color w:val="000000" w:themeColor="text1"/>
                <w:szCs w:val="22"/>
              </w:rPr>
              <w:t>&lt;Name of Encoding Type&gt;</w:t>
            </w:r>
          </w:p>
        </w:tc>
        <w:tc>
          <w:tcPr>
            <w:tcW w:w="1400" w:type="dxa"/>
            <w:vMerge w:val="restart"/>
            <w:tcBorders>
              <w:top w:val="single" w:sz="4" w:space="0" w:color="000000"/>
              <w:left w:val="nil"/>
              <w:right w:val="single" w:sz="8" w:space="0" w:color="auto"/>
            </w:tcBorders>
            <w:shd w:val="clear" w:color="auto" w:fill="D9D9D9"/>
          </w:tcPr>
          <w:p w14:paraId="33DABEEF" w14:textId="77777777" w:rsidR="00FE14A5" w:rsidRPr="008F304F" w:rsidRDefault="00FE14A5" w:rsidP="004E35C8">
            <w:pPr>
              <w:spacing w:line="276" w:lineRule="auto"/>
              <w:rPr>
                <w:rFonts w:cs="Arial"/>
                <w:bCs/>
                <w:lang w:val="en-GB"/>
              </w:rPr>
            </w:pPr>
            <w:r>
              <w:rPr>
                <w:rFonts w:cs="Arial"/>
                <w:b/>
                <w:bCs/>
                <w:lang w:val="en-GB"/>
              </w:rPr>
              <w:t>Mapping Details</w:t>
            </w:r>
          </w:p>
        </w:tc>
        <w:tc>
          <w:tcPr>
            <w:tcW w:w="3709" w:type="dxa"/>
            <w:vMerge w:val="restart"/>
            <w:tcBorders>
              <w:top w:val="single" w:sz="4" w:space="0" w:color="000000"/>
              <w:left w:val="nil"/>
              <w:right w:val="single" w:sz="8" w:space="0" w:color="auto"/>
            </w:tcBorders>
          </w:tcPr>
          <w:p w14:paraId="69DBA75F" w14:textId="77777777" w:rsidR="00FE14A5" w:rsidRPr="00AC7603" w:rsidRDefault="00FE14A5" w:rsidP="004E35C8">
            <w:pPr>
              <w:spacing w:line="276" w:lineRule="auto"/>
              <w:ind w:left="124"/>
              <w:rPr>
                <w:rFonts w:eastAsiaTheme="minorHAnsi" w:cs="Arial"/>
                <w:color w:val="000000" w:themeColor="text1"/>
                <w:szCs w:val="22"/>
              </w:rPr>
            </w:pPr>
            <w:r>
              <w:rPr>
                <w:rFonts w:eastAsiaTheme="minorHAnsi" w:cs="Arial"/>
                <w:color w:val="000000" w:themeColor="text1"/>
                <w:szCs w:val="22"/>
              </w:rPr>
              <w:t>&lt;Description how encoding of logical signal maps to the the one of the technical signal(s)/parameter(s)&gt;</w:t>
            </w:r>
          </w:p>
        </w:tc>
      </w:tr>
      <w:tr w:rsidR="00FE14A5" w:rsidRPr="008F304F" w14:paraId="5F7EF1FD" w14:textId="77777777" w:rsidTr="00FC3987">
        <w:trPr>
          <w:trHeight w:val="227"/>
        </w:trPr>
        <w:tc>
          <w:tcPr>
            <w:tcW w:w="5121" w:type="dxa"/>
            <w:gridSpan w:val="3"/>
            <w:tcBorders>
              <w:top w:val="single" w:sz="4" w:space="0" w:color="000000"/>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B7A79E8" w14:textId="77777777" w:rsidR="00FE14A5" w:rsidRDefault="00FE14A5" w:rsidP="004E35C8">
            <w:pPr>
              <w:ind w:left="3"/>
              <w:rPr>
                <w:rFonts w:eastAsiaTheme="minorHAnsi" w:cs="Arial"/>
                <w:color w:val="000000" w:themeColor="text1"/>
                <w:szCs w:val="22"/>
              </w:rPr>
            </w:pPr>
            <w:r>
              <w:rPr>
                <w:rFonts w:cs="Arial"/>
                <w:color w:val="808080" w:themeColor="background1" w:themeShade="80"/>
                <w:sz w:val="18"/>
              </w:rPr>
              <w:t>Note: An encoding is either discrete or continuous. Delete fields below which are not needed</w:t>
            </w:r>
          </w:p>
        </w:tc>
        <w:tc>
          <w:tcPr>
            <w:tcW w:w="1400" w:type="dxa"/>
            <w:vMerge/>
            <w:tcBorders>
              <w:top w:val="single" w:sz="4" w:space="0" w:color="000000"/>
              <w:left w:val="nil"/>
              <w:right w:val="single" w:sz="8" w:space="0" w:color="auto"/>
            </w:tcBorders>
            <w:shd w:val="clear" w:color="auto" w:fill="D9D9D9"/>
          </w:tcPr>
          <w:p w14:paraId="04A3A5C8" w14:textId="77777777" w:rsidR="00FE14A5" w:rsidRDefault="00FE14A5" w:rsidP="004E35C8">
            <w:pPr>
              <w:spacing w:line="276" w:lineRule="auto"/>
              <w:rPr>
                <w:rFonts w:cs="Arial"/>
                <w:b/>
                <w:bCs/>
                <w:lang w:val="en-GB"/>
              </w:rPr>
            </w:pPr>
          </w:p>
        </w:tc>
        <w:tc>
          <w:tcPr>
            <w:tcW w:w="3709" w:type="dxa"/>
            <w:vMerge/>
            <w:tcBorders>
              <w:top w:val="single" w:sz="4" w:space="0" w:color="000000"/>
              <w:left w:val="nil"/>
              <w:right w:val="single" w:sz="8" w:space="0" w:color="auto"/>
            </w:tcBorders>
          </w:tcPr>
          <w:p w14:paraId="151B9DBC" w14:textId="77777777" w:rsidR="00FE14A5" w:rsidRDefault="00FE14A5" w:rsidP="004E35C8">
            <w:pPr>
              <w:spacing w:line="276" w:lineRule="auto"/>
              <w:ind w:left="124"/>
              <w:rPr>
                <w:rFonts w:eastAsiaTheme="minorHAnsi" w:cs="Arial"/>
                <w:color w:val="000000" w:themeColor="text1"/>
                <w:szCs w:val="22"/>
              </w:rPr>
            </w:pPr>
          </w:p>
        </w:tc>
      </w:tr>
      <w:tr w:rsidR="00FE14A5" w:rsidRPr="008F304F" w14:paraId="02B67532" w14:textId="77777777" w:rsidTr="00FC3987">
        <w:trPr>
          <w:trHeight w:val="227"/>
        </w:trPr>
        <w:tc>
          <w:tcPr>
            <w:tcW w:w="108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41655B2" w14:textId="77777777" w:rsidR="00FE14A5" w:rsidRDefault="00FE14A5" w:rsidP="004E35C8">
            <w:pPr>
              <w:spacing w:line="276" w:lineRule="auto"/>
              <w:rPr>
                <w:rFonts w:cs="Arial"/>
                <w:b/>
                <w:bCs/>
                <w:lang w:val="en-GB"/>
              </w:rPr>
            </w:pPr>
            <w:r w:rsidRPr="00DE295C">
              <w:rPr>
                <w:rFonts w:cs="Arial"/>
                <w:b/>
                <w:bCs/>
                <w:lang w:val="en-GB"/>
              </w:rPr>
              <w:t>Value</w:t>
            </w:r>
          </w:p>
          <w:p w14:paraId="07E25EE4" w14:textId="77777777" w:rsidR="00FE14A5" w:rsidRPr="00DE295C" w:rsidRDefault="00FE14A5" w:rsidP="004E35C8">
            <w:pPr>
              <w:spacing w:line="276" w:lineRule="auto"/>
              <w:rPr>
                <w:rFonts w:eastAsiaTheme="minorHAnsi" w:cs="Arial"/>
                <w:bCs/>
              </w:rPr>
            </w:pPr>
            <w:r w:rsidRPr="00DE295C">
              <w:rPr>
                <w:rFonts w:cs="Arial"/>
                <w:bCs/>
                <w:sz w:val="16"/>
                <w:lang w:val="en-GB"/>
              </w:rPr>
              <w:t>(continuous encoding)</w:t>
            </w:r>
          </w:p>
        </w:tc>
        <w:tc>
          <w:tcPr>
            <w:tcW w:w="1324" w:type="dxa"/>
            <w:tcBorders>
              <w:top w:val="nil"/>
              <w:left w:val="nil"/>
              <w:bottom w:val="single" w:sz="8" w:space="0" w:color="auto"/>
              <w:right w:val="single" w:sz="8" w:space="0" w:color="auto"/>
            </w:tcBorders>
            <w:shd w:val="clear" w:color="auto" w:fill="F2F2F2" w:themeFill="background1" w:themeFillShade="F2"/>
            <w:hideMark/>
          </w:tcPr>
          <w:p w14:paraId="125F0069" w14:textId="77777777" w:rsidR="00FE14A5" w:rsidRPr="008F304F" w:rsidRDefault="00FE14A5" w:rsidP="004E35C8">
            <w:pPr>
              <w:spacing w:line="276" w:lineRule="auto"/>
              <w:ind w:left="49"/>
              <w:rPr>
                <w:rFonts w:eastAsiaTheme="minorHAnsi" w:cs="Arial"/>
                <w:bCs/>
                <w:lang w:val="en-GB"/>
              </w:rPr>
            </w:pPr>
            <w:r w:rsidRPr="008F304F">
              <w:rPr>
                <w:rFonts w:cs="Arial"/>
                <w:bCs/>
                <w:lang w:val="en-GB"/>
              </w:rPr>
              <w:t>Min Value</w:t>
            </w: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619F7CBB" w14:textId="77777777" w:rsidR="00FE14A5" w:rsidRPr="00AC7603" w:rsidRDefault="00FE14A5" w:rsidP="004E35C8">
            <w:pPr>
              <w:ind w:left="3"/>
              <w:rPr>
                <w:rFonts w:eastAsiaTheme="minorHAnsi" w:cs="Arial"/>
                <w:color w:val="000000" w:themeColor="text1"/>
                <w:szCs w:val="22"/>
              </w:rPr>
            </w:pPr>
          </w:p>
        </w:tc>
        <w:tc>
          <w:tcPr>
            <w:tcW w:w="1400" w:type="dxa"/>
            <w:vMerge/>
            <w:tcBorders>
              <w:left w:val="nil"/>
              <w:right w:val="single" w:sz="8" w:space="0" w:color="auto"/>
            </w:tcBorders>
            <w:shd w:val="clear" w:color="auto" w:fill="D9D9D9"/>
          </w:tcPr>
          <w:p w14:paraId="3E8101CD" w14:textId="77777777" w:rsidR="00FE14A5" w:rsidRPr="008F304F" w:rsidRDefault="00FE14A5" w:rsidP="004E35C8">
            <w:pPr>
              <w:spacing w:line="276" w:lineRule="auto"/>
              <w:rPr>
                <w:rFonts w:eastAsiaTheme="minorHAnsi" w:cs="Arial"/>
                <w:bCs/>
                <w:lang w:val="en-GB"/>
              </w:rPr>
            </w:pPr>
          </w:p>
        </w:tc>
        <w:tc>
          <w:tcPr>
            <w:tcW w:w="3709" w:type="dxa"/>
            <w:vMerge/>
            <w:tcBorders>
              <w:left w:val="nil"/>
              <w:right w:val="single" w:sz="8" w:space="0" w:color="auto"/>
            </w:tcBorders>
          </w:tcPr>
          <w:p w14:paraId="762EF694" w14:textId="77777777" w:rsidR="00FE14A5" w:rsidRPr="00690FAC" w:rsidRDefault="00FE14A5" w:rsidP="004E35C8">
            <w:pPr>
              <w:spacing w:line="276" w:lineRule="auto"/>
              <w:ind w:left="124"/>
              <w:rPr>
                <w:rFonts w:cs="Arial"/>
                <w:color w:val="808080"/>
              </w:rPr>
            </w:pPr>
          </w:p>
        </w:tc>
      </w:tr>
      <w:tr w:rsidR="00FE14A5" w:rsidRPr="008F304F" w14:paraId="2D7E8CAB" w14:textId="77777777" w:rsidTr="00FC3987">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2CBAA228" w14:textId="77777777" w:rsidR="00FE14A5" w:rsidRPr="00DE295C" w:rsidRDefault="00FE14A5" w:rsidP="004E35C8">
            <w:pPr>
              <w:rPr>
                <w:rFonts w:eastAsiaTheme="minorHAnsi" w:cs="Arial"/>
                <w:b/>
                <w:bCs/>
              </w:rPr>
            </w:pPr>
          </w:p>
        </w:tc>
        <w:tc>
          <w:tcPr>
            <w:tcW w:w="1324" w:type="dxa"/>
            <w:tcBorders>
              <w:top w:val="nil"/>
              <w:left w:val="nil"/>
              <w:bottom w:val="single" w:sz="8" w:space="0" w:color="auto"/>
              <w:right w:val="single" w:sz="8" w:space="0" w:color="auto"/>
            </w:tcBorders>
            <w:shd w:val="clear" w:color="auto" w:fill="F2F2F2" w:themeFill="background1" w:themeFillShade="F2"/>
            <w:hideMark/>
          </w:tcPr>
          <w:p w14:paraId="0EEBABB5" w14:textId="77777777" w:rsidR="00FE14A5" w:rsidRPr="008F304F" w:rsidRDefault="00FE14A5" w:rsidP="004E35C8">
            <w:pPr>
              <w:spacing w:line="276" w:lineRule="auto"/>
              <w:ind w:left="49"/>
              <w:rPr>
                <w:rFonts w:eastAsiaTheme="minorHAnsi" w:cs="Arial"/>
                <w:bCs/>
                <w:lang w:val="en-GB"/>
              </w:rPr>
            </w:pPr>
            <w:r w:rsidRPr="008F304F">
              <w:rPr>
                <w:rFonts w:cs="Arial"/>
                <w:bCs/>
                <w:lang w:val="en-GB"/>
              </w:rPr>
              <w:t>Max Value</w:t>
            </w:r>
          </w:p>
        </w:tc>
        <w:tc>
          <w:tcPr>
            <w:tcW w:w="2711" w:type="dxa"/>
            <w:tcBorders>
              <w:top w:val="nil"/>
              <w:left w:val="nil"/>
              <w:bottom w:val="single" w:sz="8" w:space="0" w:color="auto"/>
              <w:right w:val="single" w:sz="8" w:space="0" w:color="auto"/>
            </w:tcBorders>
            <w:tcMar>
              <w:top w:w="0" w:type="dxa"/>
              <w:left w:w="108" w:type="dxa"/>
              <w:bottom w:w="0" w:type="dxa"/>
              <w:right w:w="108" w:type="dxa"/>
            </w:tcMar>
            <w:vAlign w:val="center"/>
          </w:tcPr>
          <w:p w14:paraId="0226FAB3" w14:textId="77777777" w:rsidR="00FE14A5" w:rsidRPr="00AC7603" w:rsidRDefault="00FE14A5" w:rsidP="004E35C8">
            <w:pPr>
              <w:ind w:left="3"/>
              <w:rPr>
                <w:rFonts w:eastAsiaTheme="minorHAnsi" w:cs="Arial"/>
                <w:color w:val="000000" w:themeColor="text1"/>
                <w:szCs w:val="22"/>
              </w:rPr>
            </w:pPr>
          </w:p>
        </w:tc>
        <w:tc>
          <w:tcPr>
            <w:tcW w:w="1400" w:type="dxa"/>
            <w:vMerge/>
            <w:tcBorders>
              <w:left w:val="nil"/>
              <w:right w:val="single" w:sz="8" w:space="0" w:color="auto"/>
            </w:tcBorders>
            <w:shd w:val="clear" w:color="auto" w:fill="D9D9D9"/>
          </w:tcPr>
          <w:p w14:paraId="2C6C647E" w14:textId="77777777" w:rsidR="00FE14A5" w:rsidRPr="008F304F" w:rsidRDefault="00FE14A5" w:rsidP="004E35C8">
            <w:pPr>
              <w:spacing w:line="276" w:lineRule="auto"/>
              <w:rPr>
                <w:rFonts w:eastAsiaTheme="minorHAnsi" w:cs="Arial"/>
                <w:bCs/>
                <w:lang w:val="en-GB"/>
              </w:rPr>
            </w:pPr>
          </w:p>
        </w:tc>
        <w:tc>
          <w:tcPr>
            <w:tcW w:w="3709" w:type="dxa"/>
            <w:vMerge/>
            <w:tcBorders>
              <w:left w:val="nil"/>
              <w:right w:val="single" w:sz="8" w:space="0" w:color="auto"/>
            </w:tcBorders>
            <w:vAlign w:val="center"/>
          </w:tcPr>
          <w:p w14:paraId="555809D8" w14:textId="77777777" w:rsidR="00FE14A5" w:rsidRPr="00690FAC" w:rsidRDefault="00FE14A5" w:rsidP="004E35C8">
            <w:pPr>
              <w:spacing w:line="276" w:lineRule="auto"/>
              <w:ind w:left="113"/>
              <w:rPr>
                <w:rFonts w:cs="Arial"/>
                <w:color w:val="808080"/>
              </w:rPr>
            </w:pPr>
          </w:p>
        </w:tc>
      </w:tr>
      <w:tr w:rsidR="00FE14A5" w:rsidRPr="008F304F" w14:paraId="073EF509" w14:textId="77777777" w:rsidTr="00FC3987">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6AE756DB" w14:textId="77777777" w:rsidR="00FE14A5" w:rsidRPr="00DE295C" w:rsidRDefault="00FE14A5" w:rsidP="004E35C8">
            <w:pPr>
              <w:rPr>
                <w:rFonts w:eastAsiaTheme="minorHAnsi" w:cs="Arial"/>
                <w:b/>
                <w:bCs/>
              </w:rPr>
            </w:pPr>
          </w:p>
        </w:tc>
        <w:tc>
          <w:tcPr>
            <w:tcW w:w="1324" w:type="dxa"/>
            <w:tcBorders>
              <w:top w:val="nil"/>
              <w:left w:val="nil"/>
              <w:bottom w:val="single" w:sz="8" w:space="0" w:color="auto"/>
              <w:right w:val="single" w:sz="8" w:space="0" w:color="auto"/>
            </w:tcBorders>
            <w:shd w:val="clear" w:color="auto" w:fill="F2F2F2" w:themeFill="background1" w:themeFillShade="F2"/>
            <w:hideMark/>
          </w:tcPr>
          <w:p w14:paraId="47FC0E7D" w14:textId="77777777" w:rsidR="00FE14A5" w:rsidRPr="008F304F" w:rsidRDefault="00FE14A5" w:rsidP="004E35C8">
            <w:pPr>
              <w:spacing w:line="276" w:lineRule="auto"/>
              <w:ind w:left="49"/>
              <w:rPr>
                <w:rFonts w:eastAsiaTheme="minorHAnsi" w:cs="Arial"/>
                <w:bCs/>
                <w:lang w:val="en-GB"/>
              </w:rPr>
            </w:pPr>
            <w:r w:rsidRPr="008F304F">
              <w:rPr>
                <w:rFonts w:cs="Arial"/>
                <w:bCs/>
                <w:lang w:val="en-GB"/>
              </w:rPr>
              <w:t>Resolution</w:t>
            </w:r>
          </w:p>
        </w:tc>
        <w:tc>
          <w:tcPr>
            <w:tcW w:w="2711" w:type="dxa"/>
            <w:tcBorders>
              <w:top w:val="nil"/>
              <w:left w:val="nil"/>
              <w:bottom w:val="single" w:sz="8" w:space="0" w:color="auto"/>
              <w:right w:val="single" w:sz="8" w:space="0" w:color="auto"/>
            </w:tcBorders>
            <w:tcMar>
              <w:top w:w="0" w:type="dxa"/>
              <w:left w:w="108" w:type="dxa"/>
              <w:bottom w:w="0" w:type="dxa"/>
              <w:right w:w="108" w:type="dxa"/>
            </w:tcMar>
            <w:vAlign w:val="center"/>
          </w:tcPr>
          <w:p w14:paraId="2BC49FDD" w14:textId="77777777" w:rsidR="00FE14A5" w:rsidRPr="00AC7603" w:rsidRDefault="00FE14A5" w:rsidP="004E35C8">
            <w:pPr>
              <w:ind w:left="3"/>
              <w:rPr>
                <w:rFonts w:eastAsiaTheme="minorHAnsi" w:cs="Arial"/>
                <w:color w:val="000000" w:themeColor="text1"/>
                <w:szCs w:val="22"/>
              </w:rPr>
            </w:pPr>
          </w:p>
        </w:tc>
        <w:tc>
          <w:tcPr>
            <w:tcW w:w="1400" w:type="dxa"/>
            <w:vMerge/>
            <w:tcBorders>
              <w:left w:val="nil"/>
              <w:right w:val="single" w:sz="8" w:space="0" w:color="auto"/>
            </w:tcBorders>
            <w:shd w:val="clear" w:color="auto" w:fill="D9D9D9"/>
          </w:tcPr>
          <w:p w14:paraId="31359B95" w14:textId="77777777" w:rsidR="00FE14A5" w:rsidRPr="008F304F" w:rsidRDefault="00FE14A5" w:rsidP="004E35C8">
            <w:pPr>
              <w:spacing w:line="276" w:lineRule="auto"/>
              <w:rPr>
                <w:rFonts w:eastAsiaTheme="minorHAnsi" w:cs="Arial"/>
                <w:bCs/>
                <w:lang w:val="en-GB"/>
              </w:rPr>
            </w:pPr>
          </w:p>
        </w:tc>
        <w:tc>
          <w:tcPr>
            <w:tcW w:w="3709" w:type="dxa"/>
            <w:vMerge/>
            <w:tcBorders>
              <w:left w:val="nil"/>
              <w:right w:val="single" w:sz="8" w:space="0" w:color="auto"/>
            </w:tcBorders>
          </w:tcPr>
          <w:p w14:paraId="709E62BE" w14:textId="77777777" w:rsidR="00FE14A5" w:rsidRPr="00690FAC" w:rsidRDefault="00FE14A5" w:rsidP="004E35C8">
            <w:pPr>
              <w:spacing w:line="276" w:lineRule="auto"/>
              <w:rPr>
                <w:rFonts w:cs="Arial"/>
                <w:color w:val="808080"/>
              </w:rPr>
            </w:pPr>
          </w:p>
        </w:tc>
      </w:tr>
      <w:tr w:rsidR="00FE14A5" w:rsidRPr="008F304F" w14:paraId="0258F48F" w14:textId="77777777" w:rsidTr="00FC3987">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154AFDDD" w14:textId="77777777" w:rsidR="00FE14A5" w:rsidRPr="00DE295C" w:rsidRDefault="00FE14A5" w:rsidP="004E35C8">
            <w:pPr>
              <w:rPr>
                <w:rFonts w:eastAsiaTheme="minorHAnsi" w:cs="Arial"/>
                <w:b/>
                <w:bCs/>
              </w:rPr>
            </w:pPr>
          </w:p>
        </w:tc>
        <w:tc>
          <w:tcPr>
            <w:tcW w:w="1324" w:type="dxa"/>
            <w:tcBorders>
              <w:top w:val="nil"/>
              <w:left w:val="nil"/>
              <w:bottom w:val="single" w:sz="8" w:space="0" w:color="auto"/>
              <w:right w:val="single" w:sz="8" w:space="0" w:color="auto"/>
            </w:tcBorders>
            <w:shd w:val="clear" w:color="auto" w:fill="F2F2F2" w:themeFill="background1" w:themeFillShade="F2"/>
            <w:hideMark/>
          </w:tcPr>
          <w:p w14:paraId="78F9C579" w14:textId="77777777" w:rsidR="00FE14A5" w:rsidRPr="008F304F" w:rsidRDefault="00FE14A5" w:rsidP="004E35C8">
            <w:pPr>
              <w:spacing w:line="276" w:lineRule="auto"/>
              <w:ind w:left="49"/>
              <w:rPr>
                <w:rFonts w:eastAsiaTheme="minorHAnsi" w:cs="Arial"/>
                <w:bCs/>
                <w:lang w:val="en-GB"/>
              </w:rPr>
            </w:pPr>
            <w:r w:rsidRPr="008F304F">
              <w:rPr>
                <w:rFonts w:cs="Arial"/>
                <w:bCs/>
                <w:lang w:val="en-GB"/>
              </w:rPr>
              <w:t>Offset</w:t>
            </w:r>
          </w:p>
        </w:tc>
        <w:tc>
          <w:tcPr>
            <w:tcW w:w="2711" w:type="dxa"/>
            <w:tcBorders>
              <w:top w:val="nil"/>
              <w:left w:val="nil"/>
              <w:bottom w:val="single" w:sz="8" w:space="0" w:color="auto"/>
              <w:right w:val="single" w:sz="8" w:space="0" w:color="auto"/>
            </w:tcBorders>
            <w:tcMar>
              <w:top w:w="0" w:type="dxa"/>
              <w:left w:w="108" w:type="dxa"/>
              <w:bottom w:w="0" w:type="dxa"/>
              <w:right w:w="108" w:type="dxa"/>
            </w:tcMar>
            <w:vAlign w:val="center"/>
          </w:tcPr>
          <w:p w14:paraId="2119AA05" w14:textId="77777777" w:rsidR="00FE14A5" w:rsidRPr="00AC7603" w:rsidRDefault="00FE14A5" w:rsidP="004E35C8">
            <w:pPr>
              <w:ind w:left="3"/>
              <w:rPr>
                <w:rFonts w:eastAsiaTheme="minorHAnsi" w:cs="Arial"/>
                <w:color w:val="000000" w:themeColor="text1"/>
                <w:szCs w:val="22"/>
              </w:rPr>
            </w:pPr>
          </w:p>
        </w:tc>
        <w:tc>
          <w:tcPr>
            <w:tcW w:w="1400" w:type="dxa"/>
            <w:vMerge/>
            <w:tcBorders>
              <w:left w:val="nil"/>
              <w:right w:val="single" w:sz="8" w:space="0" w:color="auto"/>
            </w:tcBorders>
            <w:shd w:val="clear" w:color="auto" w:fill="D9D9D9"/>
          </w:tcPr>
          <w:p w14:paraId="709C4D6B" w14:textId="77777777" w:rsidR="00FE14A5" w:rsidRPr="008F304F" w:rsidRDefault="00FE14A5" w:rsidP="004E35C8">
            <w:pPr>
              <w:spacing w:line="276" w:lineRule="auto"/>
              <w:rPr>
                <w:rFonts w:eastAsiaTheme="minorHAnsi" w:cs="Arial"/>
                <w:bCs/>
                <w:lang w:val="en-GB"/>
              </w:rPr>
            </w:pPr>
          </w:p>
        </w:tc>
        <w:tc>
          <w:tcPr>
            <w:tcW w:w="3709" w:type="dxa"/>
            <w:vMerge/>
            <w:tcBorders>
              <w:left w:val="nil"/>
              <w:right w:val="single" w:sz="8" w:space="0" w:color="auto"/>
            </w:tcBorders>
          </w:tcPr>
          <w:p w14:paraId="3752E647" w14:textId="77777777" w:rsidR="00FE14A5" w:rsidRPr="00690FAC" w:rsidRDefault="00FE14A5" w:rsidP="004E35C8">
            <w:pPr>
              <w:spacing w:line="276" w:lineRule="auto"/>
              <w:rPr>
                <w:rFonts w:cs="Arial"/>
                <w:color w:val="808080"/>
              </w:rPr>
            </w:pPr>
          </w:p>
        </w:tc>
      </w:tr>
      <w:tr w:rsidR="00FE14A5" w14:paraId="6CDB59A9" w14:textId="77777777" w:rsidTr="00FC3987">
        <w:trPr>
          <w:trHeight w:val="227"/>
        </w:trPr>
        <w:tc>
          <w:tcPr>
            <w:tcW w:w="108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9AABF5C" w14:textId="77777777" w:rsidR="00FE14A5" w:rsidRDefault="00FE14A5" w:rsidP="004E35C8">
            <w:pPr>
              <w:rPr>
                <w:b/>
                <w:bCs/>
                <w:lang w:val="en-GB"/>
              </w:rPr>
            </w:pPr>
            <w:r w:rsidRPr="00DE295C">
              <w:rPr>
                <w:b/>
                <w:bCs/>
                <w:lang w:val="en-GB"/>
              </w:rPr>
              <w:t>Value</w:t>
            </w:r>
          </w:p>
          <w:p w14:paraId="167BE2C0" w14:textId="77777777" w:rsidR="00FE14A5" w:rsidRPr="00DE295C" w:rsidRDefault="00FE14A5" w:rsidP="004E35C8">
            <w:pPr>
              <w:rPr>
                <w:rFonts w:eastAsiaTheme="minorHAnsi" w:cs="Arial"/>
                <w:b/>
                <w:bCs/>
                <w:szCs w:val="22"/>
              </w:rPr>
            </w:pPr>
            <w:r w:rsidRPr="00DE295C">
              <w:rPr>
                <w:rFonts w:cs="Arial"/>
                <w:bCs/>
                <w:sz w:val="16"/>
                <w:lang w:val="en-GB"/>
              </w:rPr>
              <w:t>(</w:t>
            </w:r>
            <w:r>
              <w:rPr>
                <w:rFonts w:cs="Arial"/>
                <w:bCs/>
                <w:sz w:val="16"/>
                <w:lang w:val="en-GB"/>
              </w:rPr>
              <w:t>discrete</w:t>
            </w:r>
            <w:r w:rsidRPr="00DE295C">
              <w:rPr>
                <w:rFonts w:cs="Arial"/>
                <w:bCs/>
                <w:sz w:val="16"/>
                <w:lang w:val="en-GB"/>
              </w:rPr>
              <w:t xml:space="preserve"> encoding)</w:t>
            </w:r>
          </w:p>
        </w:tc>
        <w:tc>
          <w:tcPr>
            <w:tcW w:w="1324" w:type="dxa"/>
            <w:tcBorders>
              <w:top w:val="nil"/>
              <w:left w:val="nil"/>
              <w:bottom w:val="single" w:sz="8" w:space="0" w:color="auto"/>
              <w:right w:val="single" w:sz="8" w:space="0" w:color="auto"/>
            </w:tcBorders>
            <w:shd w:val="clear" w:color="auto" w:fill="F2F2F2" w:themeFill="background1" w:themeFillShade="F2"/>
          </w:tcPr>
          <w:p w14:paraId="29B69E51" w14:textId="77777777" w:rsidR="00FE14A5" w:rsidRPr="00A53190" w:rsidRDefault="00FE14A5" w:rsidP="004E35C8">
            <w:pPr>
              <w:ind w:left="49"/>
              <w:rPr>
                <w:rFonts w:eastAsiaTheme="minorHAnsi" w:cs="Arial"/>
                <w:color w:val="000000" w:themeColor="text1"/>
                <w:szCs w:val="22"/>
              </w:rPr>
            </w:pPr>
            <w:r w:rsidRPr="00A53190">
              <w:rPr>
                <w:rFonts w:eastAsiaTheme="minorHAnsi" w:cs="Arial"/>
                <w:color w:val="000000" w:themeColor="text1"/>
                <w:szCs w:val="22"/>
              </w:rPr>
              <w:t>Value 1</w:t>
            </w: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5DE4569A" w14:textId="77777777" w:rsidR="00FE14A5" w:rsidRPr="00EE7C7F" w:rsidRDefault="00FE14A5" w:rsidP="004E35C8">
            <w:pPr>
              <w:ind w:left="3"/>
              <w:rPr>
                <w:rFonts w:eastAsiaTheme="minorHAnsi" w:cs="Arial"/>
                <w:color w:val="000000" w:themeColor="text1"/>
                <w:szCs w:val="22"/>
              </w:rPr>
            </w:pPr>
            <w:r>
              <w:rPr>
                <w:rFonts w:eastAsiaTheme="minorHAnsi" w:cs="Arial"/>
                <w:color w:val="000000" w:themeColor="text1"/>
                <w:szCs w:val="22"/>
              </w:rPr>
              <w:t>&lt;Interpretation of value 1&gt;</w:t>
            </w:r>
          </w:p>
        </w:tc>
        <w:tc>
          <w:tcPr>
            <w:tcW w:w="1400" w:type="dxa"/>
            <w:vMerge/>
            <w:tcBorders>
              <w:left w:val="single" w:sz="8" w:space="0" w:color="auto"/>
              <w:right w:val="single" w:sz="8" w:space="0" w:color="auto"/>
            </w:tcBorders>
            <w:shd w:val="clear" w:color="auto" w:fill="D9D9D9" w:themeFill="background1" w:themeFillShade="D9"/>
          </w:tcPr>
          <w:p w14:paraId="1BDB2F3C" w14:textId="77777777" w:rsidR="00FE14A5" w:rsidRDefault="00FE14A5" w:rsidP="004E35C8"/>
        </w:tc>
        <w:tc>
          <w:tcPr>
            <w:tcW w:w="3709" w:type="dxa"/>
            <w:vMerge/>
            <w:tcBorders>
              <w:left w:val="single" w:sz="8" w:space="0" w:color="auto"/>
              <w:right w:val="single" w:sz="8" w:space="0" w:color="auto"/>
            </w:tcBorders>
          </w:tcPr>
          <w:p w14:paraId="42AFC9BE" w14:textId="77777777" w:rsidR="00FE14A5" w:rsidRDefault="00FE14A5" w:rsidP="004E35C8"/>
        </w:tc>
      </w:tr>
      <w:tr w:rsidR="00FE14A5" w14:paraId="3A33B30E" w14:textId="77777777" w:rsidTr="00FC3987">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360B87DB" w14:textId="77777777" w:rsidR="00FE14A5" w:rsidRDefault="00FE14A5" w:rsidP="004E35C8">
            <w:pPr>
              <w:rPr>
                <w:rFonts w:eastAsiaTheme="minorHAnsi" w:cs="Arial"/>
                <w:b/>
                <w:bCs/>
                <w:szCs w:val="22"/>
              </w:rPr>
            </w:pPr>
          </w:p>
        </w:tc>
        <w:tc>
          <w:tcPr>
            <w:tcW w:w="1324" w:type="dxa"/>
            <w:tcBorders>
              <w:top w:val="nil"/>
              <w:left w:val="nil"/>
              <w:bottom w:val="single" w:sz="8" w:space="0" w:color="auto"/>
              <w:right w:val="single" w:sz="8" w:space="0" w:color="auto"/>
            </w:tcBorders>
            <w:shd w:val="clear" w:color="auto" w:fill="F2F2F2" w:themeFill="background1" w:themeFillShade="F2"/>
          </w:tcPr>
          <w:p w14:paraId="73679FEB" w14:textId="77777777" w:rsidR="00FE14A5" w:rsidRPr="00A53190" w:rsidRDefault="00FE14A5" w:rsidP="004E35C8">
            <w:pPr>
              <w:ind w:left="49"/>
              <w:rPr>
                <w:rFonts w:eastAsiaTheme="minorHAnsi" w:cs="Arial"/>
                <w:color w:val="000000" w:themeColor="text1"/>
                <w:szCs w:val="22"/>
              </w:rPr>
            </w:pPr>
            <w:r w:rsidRPr="00A53190">
              <w:rPr>
                <w:rFonts w:eastAsiaTheme="minorHAnsi" w:cs="Arial"/>
                <w:color w:val="000000" w:themeColor="text1"/>
                <w:szCs w:val="22"/>
              </w:rPr>
              <w:t>Value 2</w:t>
            </w: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696EDF86" w14:textId="77777777" w:rsidR="00FE14A5" w:rsidRPr="00EE7C7F" w:rsidRDefault="00FE14A5" w:rsidP="004E35C8">
            <w:pPr>
              <w:ind w:left="3"/>
              <w:rPr>
                <w:rFonts w:eastAsiaTheme="minorHAnsi" w:cs="Arial"/>
                <w:color w:val="000000" w:themeColor="text1"/>
                <w:szCs w:val="22"/>
              </w:rPr>
            </w:pPr>
            <w:r>
              <w:rPr>
                <w:rFonts w:eastAsiaTheme="minorHAnsi" w:cs="Arial"/>
                <w:color w:val="000000" w:themeColor="text1"/>
                <w:szCs w:val="22"/>
              </w:rPr>
              <w:t>…</w:t>
            </w:r>
          </w:p>
        </w:tc>
        <w:tc>
          <w:tcPr>
            <w:tcW w:w="1400" w:type="dxa"/>
            <w:vMerge/>
            <w:tcBorders>
              <w:left w:val="single" w:sz="8" w:space="0" w:color="auto"/>
              <w:right w:val="single" w:sz="8" w:space="0" w:color="auto"/>
            </w:tcBorders>
            <w:shd w:val="clear" w:color="auto" w:fill="D9D9D9" w:themeFill="background1" w:themeFillShade="D9"/>
          </w:tcPr>
          <w:p w14:paraId="5D81F9E9" w14:textId="77777777" w:rsidR="00FE14A5" w:rsidRDefault="00FE14A5" w:rsidP="004E35C8"/>
        </w:tc>
        <w:tc>
          <w:tcPr>
            <w:tcW w:w="3709" w:type="dxa"/>
            <w:vMerge/>
            <w:tcBorders>
              <w:left w:val="single" w:sz="8" w:space="0" w:color="auto"/>
              <w:right w:val="single" w:sz="8" w:space="0" w:color="auto"/>
            </w:tcBorders>
          </w:tcPr>
          <w:p w14:paraId="5E5D3E81" w14:textId="77777777" w:rsidR="00FE14A5" w:rsidRDefault="00FE14A5" w:rsidP="004E35C8"/>
        </w:tc>
      </w:tr>
      <w:tr w:rsidR="00FE14A5" w14:paraId="1EBF7A5F" w14:textId="77777777" w:rsidTr="00FC3987">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6C68F1E8" w14:textId="77777777" w:rsidR="00FE14A5" w:rsidRDefault="00FE14A5" w:rsidP="004E35C8">
            <w:pPr>
              <w:rPr>
                <w:rFonts w:eastAsiaTheme="minorHAnsi" w:cs="Arial"/>
                <w:b/>
                <w:bCs/>
                <w:szCs w:val="22"/>
              </w:rPr>
            </w:pPr>
          </w:p>
        </w:tc>
        <w:tc>
          <w:tcPr>
            <w:tcW w:w="1324" w:type="dxa"/>
            <w:tcBorders>
              <w:top w:val="nil"/>
              <w:left w:val="nil"/>
              <w:bottom w:val="single" w:sz="8" w:space="0" w:color="auto"/>
              <w:right w:val="single" w:sz="8" w:space="0" w:color="auto"/>
            </w:tcBorders>
            <w:shd w:val="clear" w:color="auto" w:fill="F2F2F2" w:themeFill="background1" w:themeFillShade="F2"/>
          </w:tcPr>
          <w:p w14:paraId="1115389C" w14:textId="77777777" w:rsidR="00FE14A5" w:rsidRPr="00A53190" w:rsidRDefault="00FE14A5" w:rsidP="004E35C8">
            <w:pPr>
              <w:ind w:left="49"/>
              <w:rPr>
                <w:rFonts w:eastAsiaTheme="minorHAnsi" w:cs="Arial"/>
                <w:color w:val="000000" w:themeColor="text1"/>
                <w:szCs w:val="22"/>
              </w:rPr>
            </w:pPr>
            <w:r>
              <w:rPr>
                <w:rFonts w:eastAsiaTheme="minorHAnsi" w:cs="Arial"/>
                <w:color w:val="000000" w:themeColor="text1"/>
                <w:szCs w:val="22"/>
              </w:rPr>
              <w:t>…</w:t>
            </w: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76297EBA" w14:textId="77777777" w:rsidR="00FE14A5" w:rsidRPr="00EE7C7F" w:rsidRDefault="00FE14A5" w:rsidP="004E35C8">
            <w:pPr>
              <w:ind w:left="3"/>
              <w:rPr>
                <w:rFonts w:eastAsiaTheme="minorHAnsi" w:cs="Arial"/>
                <w:color w:val="000000" w:themeColor="text1"/>
                <w:szCs w:val="22"/>
              </w:rPr>
            </w:pPr>
            <w:r>
              <w:rPr>
                <w:rFonts w:eastAsiaTheme="minorHAnsi" w:cs="Arial"/>
                <w:color w:val="000000" w:themeColor="text1"/>
                <w:szCs w:val="22"/>
              </w:rPr>
              <w:t>…</w:t>
            </w:r>
          </w:p>
        </w:tc>
        <w:tc>
          <w:tcPr>
            <w:tcW w:w="1400" w:type="dxa"/>
            <w:vMerge/>
            <w:tcBorders>
              <w:left w:val="single" w:sz="8" w:space="0" w:color="auto"/>
              <w:right w:val="single" w:sz="8" w:space="0" w:color="auto"/>
            </w:tcBorders>
            <w:shd w:val="clear" w:color="auto" w:fill="D9D9D9" w:themeFill="background1" w:themeFillShade="D9"/>
          </w:tcPr>
          <w:p w14:paraId="30EF9F68" w14:textId="77777777" w:rsidR="00FE14A5" w:rsidRDefault="00FE14A5" w:rsidP="004E35C8"/>
        </w:tc>
        <w:tc>
          <w:tcPr>
            <w:tcW w:w="3709" w:type="dxa"/>
            <w:vMerge/>
            <w:tcBorders>
              <w:left w:val="single" w:sz="8" w:space="0" w:color="auto"/>
              <w:right w:val="single" w:sz="8" w:space="0" w:color="auto"/>
            </w:tcBorders>
          </w:tcPr>
          <w:p w14:paraId="73C319BE" w14:textId="77777777" w:rsidR="00FE14A5" w:rsidRDefault="00FE14A5" w:rsidP="004E35C8"/>
        </w:tc>
      </w:tr>
      <w:tr w:rsidR="00FE14A5" w14:paraId="02D3F28F" w14:textId="77777777" w:rsidTr="00FC3987">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32C65B2A" w14:textId="77777777" w:rsidR="00FE14A5" w:rsidRDefault="00FE14A5" w:rsidP="004E35C8">
            <w:pPr>
              <w:rPr>
                <w:rFonts w:eastAsiaTheme="minorHAnsi" w:cs="Arial"/>
                <w:b/>
                <w:bCs/>
                <w:szCs w:val="22"/>
              </w:rPr>
            </w:pPr>
          </w:p>
        </w:tc>
        <w:tc>
          <w:tcPr>
            <w:tcW w:w="1324" w:type="dxa"/>
            <w:tcBorders>
              <w:top w:val="nil"/>
              <w:left w:val="nil"/>
              <w:bottom w:val="single" w:sz="8" w:space="0" w:color="auto"/>
              <w:right w:val="single" w:sz="8" w:space="0" w:color="auto"/>
            </w:tcBorders>
            <w:shd w:val="clear" w:color="auto" w:fill="F2F2F2" w:themeFill="background1" w:themeFillShade="F2"/>
          </w:tcPr>
          <w:p w14:paraId="7EA42D20" w14:textId="77777777" w:rsidR="00FE14A5" w:rsidRPr="00A53190" w:rsidRDefault="00FE14A5" w:rsidP="004E35C8">
            <w:pPr>
              <w:ind w:left="49"/>
              <w:rPr>
                <w:rFonts w:eastAsiaTheme="minorHAnsi" w:cs="Arial"/>
                <w:color w:val="000000" w:themeColor="text1"/>
                <w:szCs w:val="22"/>
              </w:rPr>
            </w:pP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7B6420C7" w14:textId="77777777" w:rsidR="00FE14A5" w:rsidRPr="00EE7C7F" w:rsidRDefault="00FE14A5" w:rsidP="004E35C8">
            <w:pPr>
              <w:ind w:left="3"/>
              <w:rPr>
                <w:rFonts w:eastAsiaTheme="minorHAnsi" w:cs="Arial"/>
                <w:color w:val="000000" w:themeColor="text1"/>
                <w:szCs w:val="22"/>
              </w:rPr>
            </w:pPr>
          </w:p>
        </w:tc>
        <w:tc>
          <w:tcPr>
            <w:tcW w:w="1400" w:type="dxa"/>
            <w:vMerge/>
            <w:tcBorders>
              <w:left w:val="single" w:sz="8" w:space="0" w:color="auto"/>
              <w:right w:val="single" w:sz="8" w:space="0" w:color="auto"/>
            </w:tcBorders>
            <w:shd w:val="clear" w:color="auto" w:fill="D9D9D9" w:themeFill="background1" w:themeFillShade="D9"/>
          </w:tcPr>
          <w:p w14:paraId="4B4A71BF" w14:textId="77777777" w:rsidR="00FE14A5" w:rsidRDefault="00FE14A5" w:rsidP="004E35C8"/>
        </w:tc>
        <w:tc>
          <w:tcPr>
            <w:tcW w:w="3709" w:type="dxa"/>
            <w:vMerge/>
            <w:tcBorders>
              <w:left w:val="single" w:sz="8" w:space="0" w:color="auto"/>
              <w:right w:val="single" w:sz="8" w:space="0" w:color="auto"/>
            </w:tcBorders>
          </w:tcPr>
          <w:p w14:paraId="01FA852E" w14:textId="77777777" w:rsidR="00FE14A5" w:rsidRDefault="00FE14A5" w:rsidP="004E35C8"/>
        </w:tc>
      </w:tr>
      <w:tr w:rsidR="00FE14A5" w14:paraId="2E29049A" w14:textId="77777777" w:rsidTr="00FC3987">
        <w:trPr>
          <w:trHeight w:val="227"/>
        </w:trPr>
        <w:tc>
          <w:tcPr>
            <w:tcW w:w="1086" w:type="dxa"/>
            <w:vMerge/>
            <w:tcBorders>
              <w:top w:val="nil"/>
              <w:left w:val="single" w:sz="8" w:space="0" w:color="auto"/>
              <w:bottom w:val="single" w:sz="4" w:space="0" w:color="000000"/>
              <w:right w:val="single" w:sz="8" w:space="0" w:color="auto"/>
            </w:tcBorders>
            <w:shd w:val="clear" w:color="auto" w:fill="D9D9D9"/>
            <w:vAlign w:val="center"/>
            <w:hideMark/>
          </w:tcPr>
          <w:p w14:paraId="180CF7F3" w14:textId="77777777" w:rsidR="00FE14A5" w:rsidRDefault="00FE14A5" w:rsidP="004E35C8">
            <w:pPr>
              <w:rPr>
                <w:rFonts w:eastAsiaTheme="minorHAnsi" w:cs="Arial"/>
                <w:b/>
                <w:bCs/>
                <w:szCs w:val="22"/>
              </w:rPr>
            </w:pPr>
          </w:p>
        </w:tc>
        <w:tc>
          <w:tcPr>
            <w:tcW w:w="1324" w:type="dxa"/>
            <w:tcBorders>
              <w:top w:val="nil"/>
              <w:left w:val="nil"/>
              <w:bottom w:val="single" w:sz="4" w:space="0" w:color="000000"/>
              <w:right w:val="single" w:sz="8" w:space="0" w:color="auto"/>
            </w:tcBorders>
            <w:shd w:val="clear" w:color="auto" w:fill="F2F2F2" w:themeFill="background1" w:themeFillShade="F2"/>
          </w:tcPr>
          <w:p w14:paraId="4490DEE4" w14:textId="77777777" w:rsidR="00FE14A5" w:rsidRPr="00A53190" w:rsidRDefault="00FE14A5" w:rsidP="004E35C8">
            <w:pPr>
              <w:ind w:left="49"/>
              <w:rPr>
                <w:rFonts w:eastAsiaTheme="minorHAnsi" w:cs="Arial"/>
                <w:color w:val="000000" w:themeColor="text1"/>
                <w:szCs w:val="22"/>
              </w:rPr>
            </w:pPr>
          </w:p>
        </w:tc>
        <w:tc>
          <w:tcPr>
            <w:tcW w:w="2711" w:type="dxa"/>
            <w:tcBorders>
              <w:top w:val="nil"/>
              <w:left w:val="nil"/>
              <w:bottom w:val="single" w:sz="4" w:space="0" w:color="000000"/>
              <w:right w:val="single" w:sz="8" w:space="0" w:color="auto"/>
            </w:tcBorders>
            <w:tcMar>
              <w:top w:w="0" w:type="dxa"/>
              <w:left w:w="108" w:type="dxa"/>
              <w:bottom w:w="0" w:type="dxa"/>
              <w:right w:w="108" w:type="dxa"/>
            </w:tcMar>
          </w:tcPr>
          <w:p w14:paraId="04C3BD32" w14:textId="77777777" w:rsidR="00FE14A5" w:rsidRPr="00EE7C7F" w:rsidRDefault="00FE14A5" w:rsidP="004E35C8">
            <w:pPr>
              <w:ind w:left="3"/>
              <w:rPr>
                <w:rFonts w:eastAsiaTheme="minorHAnsi" w:cs="Arial"/>
                <w:color w:val="000000" w:themeColor="text1"/>
                <w:szCs w:val="22"/>
              </w:rPr>
            </w:pPr>
          </w:p>
        </w:tc>
        <w:tc>
          <w:tcPr>
            <w:tcW w:w="1400" w:type="dxa"/>
            <w:vMerge/>
            <w:tcBorders>
              <w:left w:val="single" w:sz="8" w:space="0" w:color="auto"/>
              <w:right w:val="single" w:sz="8" w:space="0" w:color="auto"/>
            </w:tcBorders>
            <w:shd w:val="clear" w:color="auto" w:fill="D9D9D9" w:themeFill="background1" w:themeFillShade="D9"/>
          </w:tcPr>
          <w:p w14:paraId="643DEBCC" w14:textId="77777777" w:rsidR="00FE14A5" w:rsidRDefault="00FE14A5" w:rsidP="004E35C8"/>
        </w:tc>
        <w:tc>
          <w:tcPr>
            <w:tcW w:w="3709" w:type="dxa"/>
            <w:vMerge/>
            <w:tcBorders>
              <w:left w:val="single" w:sz="8" w:space="0" w:color="auto"/>
              <w:right w:val="single" w:sz="8" w:space="0" w:color="auto"/>
            </w:tcBorders>
          </w:tcPr>
          <w:p w14:paraId="368BD9A3" w14:textId="77777777" w:rsidR="00FE14A5" w:rsidRDefault="00FE14A5" w:rsidP="004E35C8"/>
        </w:tc>
      </w:tr>
      <w:tr w:rsidR="00FE14A5" w14:paraId="6481683F" w14:textId="77777777" w:rsidTr="00FC3987">
        <w:trPr>
          <w:trHeight w:val="227"/>
        </w:trPr>
        <w:tc>
          <w:tcPr>
            <w:tcW w:w="2410" w:type="dxa"/>
            <w:gridSpan w:val="2"/>
            <w:tcBorders>
              <w:top w:val="single" w:sz="4" w:space="0" w:color="000000"/>
              <w:left w:val="single" w:sz="8" w:space="0" w:color="auto"/>
              <w:bottom w:val="single" w:sz="8" w:space="0" w:color="auto"/>
              <w:right w:val="single" w:sz="8" w:space="0" w:color="auto"/>
            </w:tcBorders>
            <w:shd w:val="clear" w:color="auto" w:fill="D9D9D9"/>
            <w:vAlign w:val="center"/>
          </w:tcPr>
          <w:p w14:paraId="76A25F3C" w14:textId="77777777" w:rsidR="00FE14A5" w:rsidRDefault="00FE14A5" w:rsidP="004E35C8">
            <w:pPr>
              <w:ind w:left="135"/>
              <w:rPr>
                <w:rFonts w:eastAsiaTheme="minorHAnsi" w:cs="Arial"/>
                <w:b/>
                <w:bCs/>
                <w:szCs w:val="22"/>
              </w:rPr>
            </w:pPr>
            <w:r>
              <w:rPr>
                <w:rFonts w:eastAsiaTheme="minorHAnsi" w:cs="Arial"/>
                <w:b/>
                <w:bCs/>
                <w:szCs w:val="22"/>
              </w:rPr>
              <w:t>Unit</w:t>
            </w:r>
          </w:p>
        </w:tc>
        <w:tc>
          <w:tcPr>
            <w:tcW w:w="2711" w:type="dxa"/>
            <w:tcBorders>
              <w:top w:val="single" w:sz="4" w:space="0" w:color="000000"/>
              <w:left w:val="nil"/>
              <w:bottom w:val="single" w:sz="8" w:space="0" w:color="auto"/>
              <w:right w:val="single" w:sz="4" w:space="0" w:color="auto"/>
            </w:tcBorders>
            <w:shd w:val="clear" w:color="auto" w:fill="FFFFFF" w:themeFill="background1"/>
          </w:tcPr>
          <w:p w14:paraId="4E2C7217" w14:textId="77777777" w:rsidR="00FE14A5" w:rsidRPr="00EE7C7F" w:rsidRDefault="00FE14A5" w:rsidP="004E35C8">
            <w:pPr>
              <w:ind w:left="3"/>
              <w:rPr>
                <w:rFonts w:eastAsiaTheme="minorHAnsi" w:cs="Arial"/>
                <w:color w:val="000000" w:themeColor="text1"/>
                <w:szCs w:val="22"/>
              </w:rPr>
            </w:pPr>
          </w:p>
        </w:tc>
        <w:tc>
          <w:tcPr>
            <w:tcW w:w="1400" w:type="dxa"/>
            <w:vMerge/>
            <w:tcBorders>
              <w:left w:val="single" w:sz="4" w:space="0" w:color="auto"/>
              <w:bottom w:val="single" w:sz="4" w:space="0" w:color="auto"/>
              <w:right w:val="single" w:sz="8" w:space="0" w:color="auto"/>
            </w:tcBorders>
            <w:shd w:val="clear" w:color="auto" w:fill="D9D9D9" w:themeFill="background1" w:themeFillShade="D9"/>
          </w:tcPr>
          <w:p w14:paraId="1A21A869" w14:textId="77777777" w:rsidR="00FE14A5" w:rsidRDefault="00FE14A5" w:rsidP="004E35C8"/>
        </w:tc>
        <w:tc>
          <w:tcPr>
            <w:tcW w:w="3709" w:type="dxa"/>
            <w:vMerge/>
            <w:tcBorders>
              <w:left w:val="single" w:sz="8" w:space="0" w:color="auto"/>
              <w:bottom w:val="single" w:sz="4" w:space="0" w:color="auto"/>
              <w:right w:val="single" w:sz="8" w:space="0" w:color="auto"/>
            </w:tcBorders>
          </w:tcPr>
          <w:p w14:paraId="184685A2" w14:textId="77777777" w:rsidR="00FE14A5" w:rsidRDefault="00FE14A5" w:rsidP="004E35C8"/>
        </w:tc>
      </w:tr>
    </w:tbl>
    <w:p w14:paraId="53893544" w14:textId="77777777" w:rsidR="00FE14A5" w:rsidRDefault="00FE14A5" w:rsidP="00FE14A5"/>
    <w:p w14:paraId="51CD5F9F" w14:textId="77777777" w:rsidR="00FE14A5" w:rsidRDefault="00FE14A5" w:rsidP="00FE14A5"/>
    <w:p w14:paraId="4EDA4282" w14:textId="77777777" w:rsidR="00FE14A5" w:rsidRDefault="00FE14A5" w:rsidP="00FE14A5">
      <w:pPr>
        <w:pStyle w:val="Heading3"/>
        <w:rPr>
          <w:szCs w:val="20"/>
        </w:rPr>
      </w:pPr>
      <w:bookmarkStart w:id="572" w:name="_Technical_Interfaces"/>
      <w:bookmarkStart w:id="573" w:name="_Toc521190463"/>
      <w:bookmarkStart w:id="574" w:name="_Ref528756922"/>
      <w:bookmarkStart w:id="575" w:name="_Ref528756927"/>
      <w:bookmarkStart w:id="576" w:name="_Toc531345417"/>
      <w:bookmarkStart w:id="577" w:name="_Ref531349648"/>
      <w:bookmarkStart w:id="578" w:name="_Ref536800499"/>
      <w:bookmarkStart w:id="579" w:name="_Toc32332294"/>
      <w:bookmarkEnd w:id="572"/>
      <w:r w:rsidRPr="00BC3C56">
        <w:rPr>
          <w:szCs w:val="20"/>
        </w:rPr>
        <w:t>Technical Interfaces</w:t>
      </w:r>
      <w:bookmarkEnd w:id="573"/>
      <w:bookmarkEnd w:id="574"/>
      <w:bookmarkEnd w:id="575"/>
      <w:bookmarkEnd w:id="576"/>
      <w:bookmarkEnd w:id="577"/>
      <w:bookmarkEnd w:id="578"/>
      <w:bookmarkEnd w:id="579"/>
    </w:p>
    <w:p w14:paraId="263656B6" w14:textId="77777777" w:rsidR="00874E46" w:rsidRDefault="00874E46" w:rsidP="00874E46">
      <w:pPr>
        <w:shd w:val="clear" w:color="auto" w:fill="D6E3BC" w:themeFill="accent3" w:themeFillTint="66"/>
        <w:rPr>
          <w:rStyle w:val="SubtleEmphasis"/>
        </w:rPr>
      </w:pPr>
      <w:r w:rsidRPr="00E65F2D">
        <w:rPr>
          <w:rStyle w:val="SubtleEmphasis"/>
          <w:b/>
        </w:rPr>
        <w:t>#Hint:</w:t>
      </w:r>
      <w:r>
        <w:rPr>
          <w:rStyle w:val="SubtleEmphasis"/>
        </w:rPr>
        <w:t xml:space="preserve"> </w:t>
      </w:r>
      <w:r w:rsidRPr="00BE3E98">
        <w:rPr>
          <w:rStyle w:val="SubtleEmphasis"/>
        </w:rPr>
        <w:t xml:space="preserve">This section lists </w:t>
      </w:r>
      <w:r>
        <w:rPr>
          <w:rStyle w:val="SubtleEmphasis"/>
        </w:rPr>
        <w:t>port/interface details, which define how</w:t>
      </w:r>
      <w:r w:rsidRPr="00BE3E98">
        <w:rPr>
          <w:rStyle w:val="SubtleEmphasis"/>
        </w:rPr>
        <w:t xml:space="preserve"> </w:t>
      </w:r>
      <w:r>
        <w:rPr>
          <w:rStyle w:val="SubtleEmphasis"/>
        </w:rPr>
        <w:t>network/</w:t>
      </w:r>
      <w:r w:rsidRPr="00BE3E98">
        <w:rPr>
          <w:rStyle w:val="SubtleEmphasis"/>
        </w:rPr>
        <w:t>SW</w:t>
      </w:r>
      <w:r>
        <w:rPr>
          <w:rStyle w:val="SubtleEmphasis"/>
        </w:rPr>
        <w:t xml:space="preserve">/HW </w:t>
      </w:r>
      <w:r w:rsidRPr="00BE3E98">
        <w:rPr>
          <w:rStyle w:val="SubtleEmphasis"/>
        </w:rPr>
        <w:t xml:space="preserve">signals </w:t>
      </w:r>
      <w:r>
        <w:rPr>
          <w:rStyle w:val="SubtleEmphasis"/>
        </w:rPr>
        <w:t>are published / subscribed.</w:t>
      </w:r>
    </w:p>
    <w:p w14:paraId="0DA943A9" w14:textId="77777777" w:rsidR="00874E46" w:rsidRPr="00F169AF" w:rsidRDefault="00874E46" w:rsidP="00874E46">
      <w:pPr>
        <w:shd w:val="clear" w:color="auto" w:fill="D6E3BC" w:themeFill="accent3" w:themeFillTint="66"/>
        <w:rPr>
          <w:rStyle w:val="Hyperlink"/>
          <w:i/>
        </w:rPr>
      </w:pPr>
      <w:r w:rsidRPr="00F169AF">
        <w:rPr>
          <w:rStyle w:val="SubtleEmphasis"/>
          <w:b/>
        </w:rPr>
        <w:t xml:space="preserve">#Link: </w:t>
      </w:r>
      <w:hyperlink r:id="rId96" w:history="1">
        <w:r w:rsidRPr="00F169AF">
          <w:rPr>
            <w:rStyle w:val="Hyperlink"/>
            <w:i/>
          </w:rPr>
          <w:t>RE Wiki – Adding a Te</w:t>
        </w:r>
        <w:r>
          <w:rPr>
            <w:rStyle w:val="Hyperlink"/>
            <w:i/>
          </w:rPr>
          <w:t>ch</w:t>
        </w:r>
        <w:r w:rsidRPr="00F169AF">
          <w:rPr>
            <w:rStyle w:val="Hyperlink"/>
            <w:i/>
          </w:rPr>
          <w:t>nical Interface</w:t>
        </w:r>
      </w:hyperlink>
    </w:p>
    <w:p w14:paraId="31955F12" w14:textId="77777777" w:rsidR="00874E46" w:rsidRDefault="00874E46" w:rsidP="00874E46">
      <w:pPr>
        <w:rPr>
          <w:rFonts w:cs="Arial"/>
          <w:color w:val="000000" w:themeColor="text1"/>
        </w:rPr>
      </w:pPr>
    </w:p>
    <w:p w14:paraId="4A6D039D" w14:textId="77777777" w:rsidR="000B2B5D" w:rsidRDefault="000B2B5D" w:rsidP="000B2B5D">
      <w:pPr>
        <w:pStyle w:val="Heading4"/>
      </w:pPr>
      <w:bookmarkStart w:id="580" w:name="_Ref529372031"/>
      <w:bookmarkStart w:id="581" w:name="_Toc536800448"/>
      <w:bookmarkStart w:id="582" w:name="_Toc32332295"/>
      <w:r>
        <w:t>AIS Interfaces</w:t>
      </w:r>
      <w:bookmarkEnd w:id="580"/>
      <w:bookmarkEnd w:id="581"/>
      <w:bookmarkEnd w:id="582"/>
    </w:p>
    <w:p w14:paraId="53308237" w14:textId="77777777" w:rsidR="000B2B5D" w:rsidRDefault="000B2B5D" w:rsidP="000B2B5D">
      <w:pPr>
        <w:shd w:val="clear" w:color="auto" w:fill="D6E3BC" w:themeFill="accent3" w:themeFillTint="66"/>
        <w:rPr>
          <w:rStyle w:val="SubtleEmphasis"/>
          <w:rFonts w:cs="Arial"/>
        </w:rPr>
      </w:pPr>
      <w:bookmarkStart w:id="583" w:name="_Toc521190464"/>
      <w:bookmarkStart w:id="584" w:name="_Toc536800449"/>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the AIS interface objects (managed in VSEM), which are needed to deploy the feature / service to the E/E architecture. If required AIS interfaces do not yet exist in VSEM, those may temporarily be managed as a workaround in the </w:t>
      </w:r>
      <w:hyperlink r:id="rId97" w:history="1">
        <w:r w:rsidRPr="00B22739">
          <w:rPr>
            <w:rStyle w:val="Hyperlink"/>
            <w:rFonts w:cs="Arial"/>
            <w:i/>
          </w:rPr>
          <w:t>RE Data Dictionary</w:t>
        </w:r>
      </w:hyperlink>
      <w:r>
        <w:rPr>
          <w:rStyle w:val="SubtleEmphasis"/>
          <w:rFonts w:cs="Arial"/>
        </w:rPr>
        <w:t>.</w:t>
      </w:r>
    </w:p>
    <w:p w14:paraId="07004C34" w14:textId="77777777" w:rsidR="000B2B5D" w:rsidRDefault="000B2B5D" w:rsidP="000B2B5D">
      <w:pPr>
        <w:shd w:val="clear" w:color="auto" w:fill="D6E3BC" w:themeFill="accent3" w:themeFillTint="66"/>
        <w:rPr>
          <w:rStyle w:val="Hyperlink"/>
        </w:rPr>
      </w:pPr>
      <w:r w:rsidRPr="003E5346">
        <w:rPr>
          <w:rStyle w:val="SubtleEmphasis"/>
          <w:b/>
        </w:rPr>
        <w:t>#Link:</w:t>
      </w:r>
      <w:r>
        <w:rPr>
          <w:rStyle w:val="SubtleEmphasis"/>
        </w:rPr>
        <w:tab/>
      </w:r>
      <w:hyperlink r:id="rId98" w:anchor="AddingaTechnicalInterface-AisInterfaces" w:history="1">
        <w:r w:rsidRPr="00AB016F">
          <w:rPr>
            <w:rStyle w:val="Hyperlink"/>
          </w:rPr>
          <w:t>RE Wiki - AIS Interfaces</w:t>
        </w:r>
      </w:hyperlink>
    </w:p>
    <w:p w14:paraId="317820A9" w14:textId="77777777" w:rsidR="000B2B5D" w:rsidRDefault="00F373CF" w:rsidP="000B2B5D">
      <w:pPr>
        <w:shd w:val="clear" w:color="auto" w:fill="D6E3BC" w:themeFill="accent3" w:themeFillTint="66"/>
        <w:ind w:firstLine="720"/>
        <w:rPr>
          <w:rStyle w:val="Hyperlink"/>
          <w:i/>
        </w:rPr>
      </w:pPr>
      <w:hyperlink r:id="rId99" w:history="1">
        <w:r w:rsidR="000B2B5D" w:rsidRPr="003E5346">
          <w:rPr>
            <w:rStyle w:val="Hyperlink"/>
            <w:i/>
          </w:rPr>
          <w:t>Publisher Interface AIS in VSEM</w:t>
        </w:r>
      </w:hyperlink>
      <w:r w:rsidR="000B2B5D">
        <w:rPr>
          <w:rStyle w:val="Hyperlink"/>
          <w:i/>
        </w:rPr>
        <w:t xml:space="preserve"> </w:t>
      </w:r>
    </w:p>
    <w:p w14:paraId="6889CEF4" w14:textId="77777777" w:rsidR="000B2B5D" w:rsidRDefault="00F373CF" w:rsidP="000B2B5D">
      <w:pPr>
        <w:shd w:val="clear" w:color="auto" w:fill="D6E3BC" w:themeFill="accent3" w:themeFillTint="66"/>
        <w:ind w:firstLine="720"/>
        <w:rPr>
          <w:rStyle w:val="Hyperlink"/>
          <w:i/>
        </w:rPr>
      </w:pPr>
      <w:hyperlink r:id="rId100" w:history="1">
        <w:r w:rsidR="000B2B5D">
          <w:rPr>
            <w:rStyle w:val="Hyperlink"/>
            <w:i/>
          </w:rPr>
          <w:t>Subscrib</w:t>
        </w:r>
        <w:r w:rsidR="000B2B5D" w:rsidRPr="003E5346">
          <w:rPr>
            <w:rStyle w:val="Hyperlink"/>
            <w:i/>
          </w:rPr>
          <w:t>er Interface AIS in VSEM</w:t>
        </w:r>
      </w:hyperlink>
    </w:p>
    <w:p w14:paraId="09D5657F" w14:textId="77777777" w:rsidR="000B2B5D" w:rsidRDefault="000B2B5D" w:rsidP="000B2B5D">
      <w:pPr>
        <w:shd w:val="clear" w:color="auto" w:fill="D6E3BC" w:themeFill="accent3" w:themeFillTint="66"/>
        <w:rPr>
          <w:rStyle w:val="Hyperlink"/>
        </w:rPr>
      </w:pPr>
    </w:p>
    <w:p w14:paraId="5AA38078" w14:textId="77777777" w:rsidR="000B2B5D" w:rsidRDefault="000B2B5D" w:rsidP="000B2B5D">
      <w:pPr>
        <w:shd w:val="clear" w:color="auto" w:fill="D6E3BC" w:themeFill="accent3" w:themeFillTint="66"/>
        <w:rPr>
          <w:rStyle w:val="SubtleEmphasis"/>
        </w:rPr>
      </w:pPr>
      <w:r w:rsidRPr="00B00BC4">
        <w:rPr>
          <w:rStyle w:val="SubtleEmphasis"/>
          <w:b/>
        </w:rPr>
        <w:t>#</w:t>
      </w:r>
      <w:r>
        <w:rPr>
          <w:rStyle w:val="SubtleEmphasis"/>
          <w:b/>
        </w:rPr>
        <w:t>Macro</w:t>
      </w:r>
      <w:r w:rsidRPr="005A3A16">
        <w:rPr>
          <w:rStyle w:val="SubtleEmphasis"/>
          <w:rFonts w:cs="Arial"/>
          <w:b/>
        </w:rPr>
        <w:t>:</w:t>
      </w:r>
      <w:r>
        <w:rPr>
          <w:rStyle w:val="SubtleEmphasis"/>
        </w:rPr>
        <w:t>. A macro still needs to be created. For the time being use a copy&amp;paste approach.</w:t>
      </w:r>
    </w:p>
    <w:p w14:paraId="4D84526F" w14:textId="77777777" w:rsidR="000B2B5D" w:rsidRDefault="000B2B5D" w:rsidP="000B2B5D">
      <w:pPr>
        <w:pStyle w:val="Heading5"/>
        <w:ind w:left="142"/>
        <w:rPr>
          <w:szCs w:val="20"/>
        </w:rPr>
      </w:pPr>
      <w:bookmarkStart w:id="585" w:name="_Toc32332296"/>
      <w:r w:rsidRPr="00532AF2">
        <w:rPr>
          <w:szCs w:val="20"/>
        </w:rPr>
        <w:t>Publisher Interfaces</w:t>
      </w:r>
      <w:bookmarkEnd w:id="583"/>
      <w:bookmarkEnd w:id="584"/>
      <w:bookmarkEnd w:id="585"/>
    </w:p>
    <w:p w14:paraId="685B5A2B" w14:textId="77777777" w:rsidR="000B2B5D" w:rsidRPr="00A57D05" w:rsidRDefault="000B2B5D" w:rsidP="000B2B5D"/>
    <w:tbl>
      <w:tblPr>
        <w:tblW w:w="10206" w:type="dxa"/>
        <w:tblCellMar>
          <w:left w:w="0" w:type="dxa"/>
          <w:right w:w="0" w:type="dxa"/>
        </w:tblCellMar>
        <w:tblLook w:val="04A0" w:firstRow="1" w:lastRow="0" w:firstColumn="1" w:lastColumn="0" w:noHBand="0" w:noVBand="1"/>
      </w:tblPr>
      <w:tblGrid>
        <w:gridCol w:w="2635"/>
        <w:gridCol w:w="1760"/>
        <w:gridCol w:w="5796"/>
        <w:gridCol w:w="15"/>
      </w:tblGrid>
      <w:tr w:rsidR="001B3BA3" w:rsidRPr="00D90A13" w14:paraId="571216A8" w14:textId="77777777" w:rsidTr="00660F81">
        <w:trPr>
          <w:gridAfter w:val="1"/>
          <w:wAfter w:w="15" w:type="dxa"/>
        </w:trPr>
        <w:tc>
          <w:tcPr>
            <w:tcW w:w="1019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139F0867" w14:textId="77777777" w:rsidR="001B3BA3" w:rsidRPr="006D21F6" w:rsidRDefault="001B3BA3" w:rsidP="00660F81">
            <w:pPr>
              <w:ind w:left="37"/>
              <w:rPr>
                <w:rFonts w:cs="Arial"/>
                <w:bCs/>
                <w:color w:val="000000"/>
              </w:rPr>
            </w:pPr>
            <w:r w:rsidRPr="006D21F6">
              <w:rPr>
                <w:rFonts w:cs="Arial"/>
                <w:bCs/>
                <w:color w:val="000000"/>
              </w:rPr>
              <w:t>Requirement ID: ###</w:t>
            </w:r>
            <w:r w:rsidRPr="008E5426">
              <w:rPr>
                <w:rFonts w:cs="Arial"/>
                <w:b/>
                <w:bCs/>
                <w:color w:val="000000"/>
              </w:rPr>
              <w:t>PUBIF_AIS_InterfaceID</w:t>
            </w:r>
            <w:r w:rsidRPr="006D21F6">
              <w:rPr>
                <w:rFonts w:cs="Arial"/>
                <w:bCs/>
                <w:color w:val="000000"/>
              </w:rPr>
              <w:t>###</w:t>
            </w:r>
          </w:p>
        </w:tc>
      </w:tr>
      <w:tr w:rsidR="001B3BA3" w:rsidRPr="0060165D" w14:paraId="503B2B54"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C108F" w14:textId="77777777" w:rsidR="001B3BA3" w:rsidRPr="009D702C" w:rsidRDefault="001B3BA3" w:rsidP="00660F81">
            <w:pPr>
              <w:ind w:left="37"/>
              <w:rPr>
                <w:rFonts w:cs="Arial"/>
                <w:bCs/>
                <w:color w:val="000000"/>
              </w:rPr>
            </w:pPr>
            <w:r>
              <w:rPr>
                <w:rFonts w:cs="Arial"/>
                <w:bCs/>
                <w:color w:val="000000"/>
              </w:rPr>
              <w:t>Interface Name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41C82" w14:textId="77777777" w:rsidR="001B3BA3" w:rsidRDefault="001B3BA3" w:rsidP="00660F81">
            <w:pPr>
              <w:ind w:left="37"/>
              <w:rPr>
                <w:rFonts w:cs="Arial"/>
                <w:b/>
              </w:rPr>
            </w:pPr>
            <w:r w:rsidRPr="008E5426">
              <w:rPr>
                <w:rFonts w:cs="Arial"/>
                <w:b/>
              </w:rPr>
              <w:t>PubIf_TechnicalSignalName</w:t>
            </w:r>
          </w:p>
          <w:p w14:paraId="5E968A0E" w14:textId="77777777" w:rsidR="001B3BA3" w:rsidRPr="00211549" w:rsidRDefault="001B3BA3" w:rsidP="00660F81">
            <w:pPr>
              <w:ind w:left="37"/>
              <w:rPr>
                <w:rFonts w:cs="Arial"/>
                <w:b/>
              </w:rPr>
            </w:pPr>
            <w:r w:rsidRPr="005C2BE9">
              <w:rPr>
                <w:rFonts w:cs="Arial"/>
                <w:i/>
                <w:iCs/>
                <w:color w:val="808080" w:themeColor="background1" w:themeShade="80"/>
              </w:rPr>
              <w:t xml:space="preserve">(Please follow the naming convention “PubIf_TechnicalSignalName”. Optionally you may create a Word bookmark for the </w:t>
            </w:r>
            <w:r>
              <w:rPr>
                <w:rFonts w:cs="Arial"/>
                <w:i/>
                <w:iCs/>
                <w:color w:val="808080" w:themeColor="background1" w:themeShade="80"/>
              </w:rPr>
              <w:t>Interface</w:t>
            </w:r>
            <w:r w:rsidRPr="005C2BE9">
              <w:rPr>
                <w:rFonts w:cs="Arial"/>
                <w:i/>
                <w:iCs/>
                <w:color w:val="808080" w:themeColor="background1" w:themeShade="80"/>
              </w:rPr>
              <w:t xml:space="preserve"> Name. This allows referencing the Mapping object in the rest of the document)</w:t>
            </w:r>
          </w:p>
        </w:tc>
      </w:tr>
      <w:tr w:rsidR="001B3BA3" w:rsidRPr="0060165D" w14:paraId="452678DB"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A131B" w14:textId="77777777" w:rsidR="001B3BA3" w:rsidRDefault="001B3BA3" w:rsidP="00660F81">
            <w:pPr>
              <w:ind w:left="37"/>
              <w:rPr>
                <w:rFonts w:cs="Arial"/>
                <w:bCs/>
                <w:color w:val="000000"/>
              </w:rPr>
            </w:pPr>
            <w:r>
              <w:rPr>
                <w:rFonts w:cs="Arial"/>
                <w:bCs/>
                <w:color w:val="000000"/>
              </w:rPr>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BA143" w14:textId="77777777" w:rsidR="001B3BA3" w:rsidRDefault="001B3BA3" w:rsidP="00660F81">
            <w:pPr>
              <w:ind w:left="37"/>
              <w:rPr>
                <w:rFonts w:cs="Arial"/>
              </w:rPr>
            </w:pPr>
            <w:r>
              <w:rPr>
                <w:rFonts w:cs="Arial"/>
                <w:color w:val="000000" w:themeColor="text1"/>
              </w:rPr>
              <w:t>Some Description of the Publisher Interface of the Technical Signal</w:t>
            </w:r>
          </w:p>
        </w:tc>
      </w:tr>
      <w:tr w:rsidR="001B3BA3" w:rsidRPr="0060165D" w14:paraId="7CF5654F"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FF74A97" w14:textId="77777777" w:rsidR="001B3BA3" w:rsidRPr="0060165D" w:rsidRDefault="001B3BA3" w:rsidP="00660F81">
            <w:pPr>
              <w:ind w:left="132"/>
              <w:rPr>
                <w:rFonts w:cs="Arial"/>
                <w:vanish/>
                <w:color w:val="000000" w:themeColor="text1"/>
                <w:sz w:val="16"/>
                <w:szCs w:val="14"/>
              </w:rPr>
            </w:pPr>
            <w:r>
              <w:rPr>
                <w:rFonts w:cs="Arial"/>
                <w:b/>
                <w:bCs/>
                <w:color w:val="000000"/>
              </w:rPr>
              <w:t>Signal Robustness/Integrity</w:t>
            </w:r>
          </w:p>
        </w:tc>
      </w:tr>
      <w:tr w:rsidR="001B3BA3" w:rsidRPr="0060165D" w14:paraId="0DF0D620"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C7B9C" w14:textId="77777777" w:rsidR="001B3BA3" w:rsidRPr="009E3B7C" w:rsidRDefault="001B3BA3" w:rsidP="00660F81">
            <w:pPr>
              <w:rPr>
                <w:rFonts w:cs="Arial"/>
                <w:bCs/>
                <w:color w:val="000000"/>
              </w:rPr>
            </w:pPr>
            <w:r w:rsidRPr="009E3B7C">
              <w:rPr>
                <w:rFonts w:cs="Arial"/>
                <w:bCs/>
                <w:color w:val="000000"/>
              </w:rPr>
              <w:t>Functional Safety Relevant</w:t>
            </w:r>
          </w:p>
        </w:tc>
        <w:sdt>
          <w:sdtPr>
            <w:rPr>
              <w:rFonts w:cs="Arial"/>
              <w:color w:val="000000" w:themeColor="text1"/>
            </w:rPr>
            <w:alias w:val="Functional Safety Relevant"/>
            <w:id w:val="1383904122"/>
            <w:placeholder>
              <w:docPart w:val="A1A4FF58BD9C4825B4A74C3E199152B2"/>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F0FE0"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209FB4DA"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3439E" w14:textId="77777777" w:rsidR="001B3BA3" w:rsidRPr="009E3B7C" w:rsidRDefault="001B3BA3" w:rsidP="00660F81">
            <w:pPr>
              <w:rPr>
                <w:rFonts w:cs="Arial"/>
                <w:bCs/>
                <w:color w:val="000000"/>
              </w:rPr>
            </w:pPr>
            <w:r w:rsidRPr="009E3B7C">
              <w:rPr>
                <w:rFonts w:cs="Arial"/>
                <w:bCs/>
                <w:color w:val="000000"/>
              </w:rPr>
              <w:t>Checksum</w:t>
            </w:r>
          </w:p>
        </w:tc>
        <w:sdt>
          <w:sdtPr>
            <w:rPr>
              <w:rFonts w:cs="Arial"/>
              <w:color w:val="000000" w:themeColor="text1"/>
            </w:rPr>
            <w:alias w:val="Checksum"/>
            <w:tag w:val="Checksum"/>
            <w:id w:val="369188791"/>
            <w:placeholder>
              <w:docPart w:val="D583F6DC6E044023943819D2D331A2AE"/>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5F4DD"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084A1508"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E9DEB2" w14:textId="77777777" w:rsidR="001B3BA3" w:rsidRPr="009E3B7C" w:rsidRDefault="001B3BA3" w:rsidP="00660F81">
            <w:pPr>
              <w:rPr>
                <w:rFonts w:cs="Arial"/>
                <w:bCs/>
                <w:color w:val="000000"/>
              </w:rPr>
            </w:pPr>
            <w:r w:rsidRPr="009E3B7C">
              <w:rPr>
                <w:rFonts w:cs="Arial"/>
                <w:bCs/>
                <w:color w:val="000000"/>
              </w:rPr>
              <w:t>Counter</w:t>
            </w:r>
          </w:p>
        </w:tc>
        <w:sdt>
          <w:sdtPr>
            <w:rPr>
              <w:rFonts w:cs="Arial"/>
              <w:color w:val="000000" w:themeColor="text1"/>
            </w:rPr>
            <w:alias w:val="Counter"/>
            <w:tag w:val="Counter"/>
            <w:id w:val="507336676"/>
            <w:placeholder>
              <w:docPart w:val="AD2C31993D0740E8B262982E64D44E0C"/>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121CB"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5FFA151F"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1594CC" w14:textId="77777777" w:rsidR="001B3BA3" w:rsidRPr="0060165D" w:rsidRDefault="001B3BA3" w:rsidP="00660F81">
            <w:pPr>
              <w:ind w:left="132"/>
              <w:rPr>
                <w:rFonts w:cs="Arial"/>
                <w:vanish/>
                <w:color w:val="000000" w:themeColor="text1"/>
                <w:sz w:val="16"/>
                <w:szCs w:val="14"/>
              </w:rPr>
            </w:pPr>
            <w:r>
              <w:rPr>
                <w:rFonts w:cs="Arial"/>
                <w:b/>
                <w:bCs/>
                <w:color w:val="000000"/>
              </w:rPr>
              <w:t>Network Timing</w:t>
            </w:r>
          </w:p>
        </w:tc>
      </w:tr>
      <w:tr w:rsidR="001B3BA3" w:rsidRPr="0060165D" w14:paraId="7816DAC1"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93D40" w14:textId="77777777" w:rsidR="001B3BA3" w:rsidRPr="009E3B7C" w:rsidRDefault="001B3BA3" w:rsidP="00660F81">
            <w:pPr>
              <w:rPr>
                <w:rFonts w:cs="Arial"/>
                <w:bCs/>
                <w:color w:val="000000"/>
              </w:rPr>
            </w:pPr>
            <w:r w:rsidRPr="009E3B7C">
              <w:rPr>
                <w:rFonts w:cs="Arial"/>
                <w:bCs/>
                <w:color w:val="000000"/>
              </w:rPr>
              <w:t>Publishing Interval</w:t>
            </w:r>
            <w:r>
              <w:rPr>
                <w:rFonts w:cs="Arial"/>
                <w:bCs/>
                <w:color w:val="000000"/>
              </w:rPr>
              <w:t xml:space="preserve"> </w:t>
            </w:r>
            <w:r w:rsidRPr="009E3B7C">
              <w:rPr>
                <w:rFonts w:cs="Arial"/>
                <w:bCs/>
                <w:color w:val="000000"/>
              </w:rPr>
              <w:t>(ms)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F84CF" w14:textId="77777777" w:rsidR="001B3BA3" w:rsidRPr="00211549" w:rsidRDefault="001B3BA3" w:rsidP="00660F81">
            <w:pPr>
              <w:ind w:left="37"/>
              <w:rPr>
                <w:rFonts w:cs="Arial"/>
                <w:color w:val="000000" w:themeColor="text1"/>
              </w:rPr>
            </w:pPr>
          </w:p>
        </w:tc>
      </w:tr>
      <w:tr w:rsidR="001B3BA3" w:rsidRPr="0060165D" w14:paraId="40744F8D"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30AFD" w14:textId="77777777" w:rsidR="001B3BA3" w:rsidRPr="009E3B7C" w:rsidRDefault="001B3BA3" w:rsidP="00660F81">
            <w:pPr>
              <w:rPr>
                <w:rFonts w:cs="Arial"/>
                <w:bCs/>
                <w:color w:val="000000"/>
              </w:rPr>
            </w:pPr>
            <w:r w:rsidRPr="009E3B7C">
              <w:rPr>
                <w:rFonts w:cs="Arial"/>
                <w:bCs/>
                <w:color w:val="000000"/>
              </w:rPr>
              <w:t>Publisher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93C89" w14:textId="77777777" w:rsidR="001B3BA3" w:rsidRPr="00211549" w:rsidRDefault="001B3BA3" w:rsidP="00660F81">
            <w:pPr>
              <w:ind w:left="37"/>
              <w:rPr>
                <w:rFonts w:cs="Arial"/>
                <w:color w:val="000000" w:themeColor="text1"/>
              </w:rPr>
            </w:pPr>
          </w:p>
        </w:tc>
      </w:tr>
      <w:tr w:rsidR="001B3BA3" w:rsidRPr="0060165D" w14:paraId="19B1EB81"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CB0C2" w14:textId="77777777" w:rsidR="001B3BA3" w:rsidRPr="009E3B7C" w:rsidRDefault="001B3BA3" w:rsidP="00660F81">
            <w:pPr>
              <w:rPr>
                <w:rFonts w:cs="Arial"/>
                <w:bCs/>
                <w:color w:val="000000"/>
              </w:rPr>
            </w:pPr>
            <w:r w:rsidRPr="009E3B7C">
              <w:rPr>
                <w:rFonts w:cs="Arial"/>
                <w:bCs/>
                <w:color w:val="000000"/>
              </w:rPr>
              <w:t>Signal Transmit Strategy</w:t>
            </w:r>
          </w:p>
        </w:tc>
        <w:sdt>
          <w:sdtPr>
            <w:rPr>
              <w:rFonts w:cs="Arial"/>
              <w:color w:val="000000" w:themeColor="text1"/>
            </w:rPr>
            <w:alias w:val="Signal Transmit Strategy"/>
            <w:tag w:val="Signal Transmit Strategy"/>
            <w:id w:val="411588051"/>
            <w:placeholder>
              <w:docPart w:val="664703E249424535BAE0C9408D36F090"/>
            </w:placeholder>
            <w:showingPlcHdr/>
            <w:dropDownList>
              <w:listItem w:value="Choose an item."/>
              <w:listItem w:displayText="Event" w:value="Event"/>
              <w:listItem w:displayText="Event Periodic" w:value="Event Periodic"/>
              <w:listItem w:displayText="Fixed Periodic" w:value="Fixed Periodic"/>
              <w:listItem w:displayText="NoMessageSendType" w:value="NoMessageSendType"/>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5E8D4"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1844AC58"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46949" w14:textId="77777777" w:rsidR="001B3BA3" w:rsidRPr="009E3B7C" w:rsidRDefault="001B3BA3" w:rsidP="00660F81">
            <w:pPr>
              <w:rPr>
                <w:rFonts w:cs="Arial"/>
                <w:bCs/>
                <w:color w:val="000000"/>
              </w:rPr>
            </w:pPr>
            <w:r>
              <w:rPr>
                <w:rFonts w:cs="Arial"/>
                <w:bCs/>
                <w:color w:val="000000"/>
              </w:rPr>
              <w:t xml:space="preserve">Signal </w:t>
            </w:r>
            <w:r w:rsidRPr="009E3B7C">
              <w:rPr>
                <w:rFonts w:cs="Arial"/>
                <w:bCs/>
                <w:color w:val="000000"/>
              </w:rPr>
              <w:t>Send Type</w:t>
            </w:r>
          </w:p>
        </w:tc>
        <w:sdt>
          <w:sdtPr>
            <w:rPr>
              <w:rFonts w:cs="Arial"/>
              <w:color w:val="000000" w:themeColor="text1"/>
            </w:rPr>
            <w:alias w:val="Signal Send Type"/>
            <w:id w:val="-719213867"/>
            <w:placeholder>
              <w:docPart w:val="D4FA4EBBF5F74055AB89F3B3B59E76C8"/>
            </w:placeholder>
            <w:showingPlcHdr/>
            <w:dropDownList>
              <w:listItem w:value="Choose an item."/>
              <w:listItem w:displayText="OnChange" w:value="OnChange"/>
              <w:listItem w:displayText="OnWrite" w:value="OnWrite"/>
              <w:listItem w:displayText="NoSigSendType" w:value="NoSigSendType"/>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802EB"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44F8501D"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45D93" w14:textId="77777777" w:rsidR="001B3BA3" w:rsidRPr="009E3B7C" w:rsidRDefault="001B3BA3" w:rsidP="00660F81">
            <w:pPr>
              <w:rPr>
                <w:rFonts w:cs="Arial"/>
                <w:bCs/>
                <w:color w:val="000000"/>
              </w:rPr>
            </w:pPr>
            <w:r w:rsidRPr="009E3B7C">
              <w:rPr>
                <w:rFonts w:cs="Arial"/>
                <w:bCs/>
                <w:color w:val="000000"/>
              </w:rPr>
              <w:t>Signal Refresh Rate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68D51" w14:textId="77777777" w:rsidR="001B3BA3" w:rsidRPr="00211549" w:rsidRDefault="001B3BA3" w:rsidP="00660F81">
            <w:pPr>
              <w:ind w:left="37"/>
              <w:rPr>
                <w:rFonts w:cs="Arial"/>
                <w:color w:val="000000" w:themeColor="text1"/>
              </w:rPr>
            </w:pPr>
          </w:p>
        </w:tc>
      </w:tr>
      <w:tr w:rsidR="001B3BA3" w:rsidRPr="0060165D" w14:paraId="2A68108B"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2653C3" w14:textId="77777777" w:rsidR="001B3BA3" w:rsidRPr="0060165D" w:rsidRDefault="001B3BA3" w:rsidP="00660F81">
            <w:pPr>
              <w:ind w:left="132"/>
              <w:rPr>
                <w:rFonts w:cs="Arial"/>
                <w:vanish/>
                <w:color w:val="000000" w:themeColor="text1"/>
                <w:sz w:val="16"/>
                <w:szCs w:val="14"/>
              </w:rPr>
            </w:pPr>
            <w:r>
              <w:rPr>
                <w:rFonts w:cs="Arial"/>
                <w:b/>
                <w:bCs/>
                <w:color w:val="000000"/>
              </w:rPr>
              <w:t>Network Management</w:t>
            </w:r>
          </w:p>
        </w:tc>
      </w:tr>
      <w:tr w:rsidR="001B3BA3" w:rsidRPr="0060165D" w14:paraId="37084CAE"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F80E1" w14:textId="77777777" w:rsidR="001B3BA3" w:rsidRPr="009E3B7C" w:rsidRDefault="001B3BA3" w:rsidP="00660F81">
            <w:pPr>
              <w:rPr>
                <w:rFonts w:cs="Arial"/>
                <w:bCs/>
                <w:color w:val="000000"/>
              </w:rPr>
            </w:pPr>
            <w:r w:rsidRPr="009E3B7C">
              <w:rPr>
                <w:rFonts w:cs="Arial"/>
                <w:bCs/>
                <w:color w:val="000000"/>
              </w:rPr>
              <w:t>Publishing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03685" w14:textId="77777777" w:rsidR="001B3BA3" w:rsidRPr="00211549" w:rsidRDefault="001B3BA3" w:rsidP="00660F81">
            <w:pPr>
              <w:ind w:left="37"/>
              <w:rPr>
                <w:rFonts w:cs="Arial"/>
                <w:color w:val="000000" w:themeColor="text1"/>
              </w:rPr>
            </w:pPr>
          </w:p>
        </w:tc>
      </w:tr>
      <w:tr w:rsidR="001B3BA3" w:rsidRPr="0060165D" w14:paraId="2AC3F571"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28A2C" w14:textId="77777777" w:rsidR="001B3BA3" w:rsidRPr="009E3B7C" w:rsidRDefault="001B3BA3" w:rsidP="00660F81">
            <w:pPr>
              <w:rPr>
                <w:rFonts w:cs="Arial"/>
                <w:bCs/>
                <w:color w:val="000000"/>
              </w:rPr>
            </w:pPr>
            <w:r w:rsidRPr="009E3B7C">
              <w:rPr>
                <w:rFonts w:cs="Arial"/>
                <w:bCs/>
                <w:color w:val="000000"/>
              </w:rPr>
              <w:t>Network Wake Up</w:t>
            </w:r>
          </w:p>
        </w:tc>
        <w:sdt>
          <w:sdtPr>
            <w:rPr>
              <w:rFonts w:cs="Arial"/>
              <w:color w:val="000000" w:themeColor="text1"/>
            </w:rPr>
            <w:alias w:val="Network Wake Up"/>
            <w:tag w:val="Network Wake Up"/>
            <w:id w:val="1638607930"/>
            <w:placeholder>
              <w:docPart w:val="B79517F3C11A4E5B905F5C383D0BD24F"/>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BA774"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59DE4DA3"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BC3E5" w14:textId="77777777" w:rsidR="001B3BA3" w:rsidRPr="009E3B7C" w:rsidRDefault="001B3BA3" w:rsidP="00660F81">
            <w:pPr>
              <w:rPr>
                <w:rFonts w:cs="Arial"/>
                <w:bCs/>
                <w:color w:val="000000"/>
              </w:rPr>
            </w:pPr>
            <w:r w:rsidRPr="009E3B7C">
              <w:rPr>
                <w:rFonts w:cs="Arial"/>
                <w:bCs/>
                <w:color w:val="000000"/>
              </w:rPr>
              <w:t>Signal Update While Network Asleep</w:t>
            </w:r>
          </w:p>
        </w:tc>
        <w:sdt>
          <w:sdtPr>
            <w:rPr>
              <w:rFonts w:cs="Arial"/>
              <w:color w:val="000000" w:themeColor="text1"/>
            </w:rPr>
            <w:alias w:val="Signal Update While Network Asleep"/>
            <w:id w:val="-306551666"/>
            <w:placeholder>
              <w:docPart w:val="5CA8513C055044C3AC74ED6528074F95"/>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70BD8"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53AC6491"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53CD5" w14:textId="77777777" w:rsidR="001B3BA3" w:rsidRPr="009E3B7C" w:rsidRDefault="001B3BA3" w:rsidP="00660F81">
            <w:pPr>
              <w:rPr>
                <w:rFonts w:cs="Arial"/>
                <w:bCs/>
                <w:color w:val="000000"/>
              </w:rPr>
            </w:pPr>
            <w:r w:rsidRPr="009E3B7C">
              <w:rPr>
                <w:rFonts w:cs="Arial"/>
                <w:bCs/>
                <w:color w:val="000000"/>
              </w:rPr>
              <w:t>Fresh data on Network wakeup</w:t>
            </w:r>
          </w:p>
        </w:tc>
        <w:sdt>
          <w:sdtPr>
            <w:rPr>
              <w:rFonts w:cs="Arial"/>
              <w:color w:val="000000" w:themeColor="text1"/>
            </w:rPr>
            <w:alias w:val="Fresh data on Network wakeup"/>
            <w:tag w:val="Network Wake Up"/>
            <w:id w:val="-29118380"/>
            <w:placeholder>
              <w:docPart w:val="3F51CAB6216E48D9970072C62EE07A50"/>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B9052"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75A94CFC"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AF328" w14:textId="77777777" w:rsidR="001B3BA3" w:rsidRPr="009E3B7C" w:rsidRDefault="001B3BA3" w:rsidP="00660F81">
            <w:pPr>
              <w:rPr>
                <w:rFonts w:cs="Arial"/>
                <w:bCs/>
                <w:color w:val="000000"/>
              </w:rPr>
            </w:pPr>
            <w:r w:rsidRPr="009E3B7C">
              <w:rPr>
                <w:rFonts w:cs="Arial"/>
                <w:bCs/>
                <w:color w:val="000000"/>
              </w:rPr>
              <w:t>Max latency before signal is valid on Network wakeup(ms)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F0F43" w14:textId="77777777" w:rsidR="001B3BA3" w:rsidRPr="00211549" w:rsidRDefault="001B3BA3" w:rsidP="00660F81">
            <w:pPr>
              <w:ind w:left="37"/>
              <w:rPr>
                <w:rFonts w:cs="Arial"/>
                <w:color w:val="000000" w:themeColor="text1"/>
              </w:rPr>
            </w:pPr>
          </w:p>
        </w:tc>
      </w:tr>
      <w:tr w:rsidR="001B3BA3" w:rsidRPr="0060165D" w14:paraId="1910B503"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FB62F8" w14:textId="77777777" w:rsidR="001B3BA3" w:rsidRPr="0060165D" w:rsidRDefault="001B3BA3" w:rsidP="00660F81">
            <w:pPr>
              <w:ind w:left="132"/>
              <w:rPr>
                <w:rFonts w:cs="Arial"/>
                <w:vanish/>
                <w:color w:val="000000" w:themeColor="text1"/>
                <w:sz w:val="16"/>
                <w:szCs w:val="14"/>
              </w:rPr>
            </w:pPr>
            <w:r>
              <w:rPr>
                <w:rFonts w:cs="Arial"/>
                <w:b/>
                <w:bCs/>
                <w:color w:val="000000"/>
              </w:rPr>
              <w:t>Reset Behavior</w:t>
            </w:r>
          </w:p>
        </w:tc>
      </w:tr>
      <w:tr w:rsidR="001B3BA3" w:rsidRPr="0060165D" w14:paraId="14F6F19D"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D03BD" w14:textId="77777777" w:rsidR="001B3BA3" w:rsidRPr="009E3B7C" w:rsidRDefault="001B3BA3" w:rsidP="00660F81">
            <w:pPr>
              <w:rPr>
                <w:rFonts w:cs="Arial"/>
                <w:bCs/>
                <w:color w:val="000000"/>
              </w:rPr>
            </w:pPr>
            <w:r w:rsidRPr="009E3B7C">
              <w:rPr>
                <w:rFonts w:cs="Arial"/>
                <w:bCs/>
                <w:color w:val="000000"/>
              </w:rPr>
              <w:t>Fresh data on ECU Reset</w:t>
            </w:r>
          </w:p>
        </w:tc>
        <w:sdt>
          <w:sdtPr>
            <w:rPr>
              <w:rFonts w:cs="Arial"/>
              <w:color w:val="000000" w:themeColor="text1"/>
            </w:rPr>
            <w:alias w:val="Fresh data on ECU Reset"/>
            <w:id w:val="1330794848"/>
            <w:placeholder>
              <w:docPart w:val="A6C0B12514484F51B37B14EFF1DB45E3"/>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546B8"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6B9380F4"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FD5BF" w14:textId="77777777" w:rsidR="001B3BA3" w:rsidRPr="009E3B7C" w:rsidRDefault="001B3BA3" w:rsidP="00660F81">
            <w:pPr>
              <w:rPr>
                <w:rFonts w:cs="Arial"/>
                <w:bCs/>
                <w:color w:val="000000"/>
              </w:rPr>
            </w:pPr>
            <w:r w:rsidRPr="009E3B7C">
              <w:rPr>
                <w:rFonts w:cs="Arial"/>
                <w:bCs/>
                <w:color w:val="000000"/>
              </w:rPr>
              <w:t>Max latency before signal is valid on reset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7E5B0" w14:textId="77777777" w:rsidR="001B3BA3" w:rsidRPr="00211549" w:rsidRDefault="001B3BA3" w:rsidP="00660F81">
            <w:pPr>
              <w:ind w:left="37"/>
              <w:rPr>
                <w:rFonts w:cs="Arial"/>
                <w:color w:val="000000" w:themeColor="text1"/>
              </w:rPr>
            </w:pPr>
          </w:p>
        </w:tc>
      </w:tr>
      <w:tr w:rsidR="001B3BA3" w:rsidRPr="0060165D" w14:paraId="314E9DB4"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4C6FFC3" w14:textId="77777777" w:rsidR="001B3BA3" w:rsidRPr="0060165D" w:rsidRDefault="001B3BA3" w:rsidP="00660F81">
            <w:pPr>
              <w:ind w:left="132"/>
              <w:rPr>
                <w:rFonts w:cs="Arial"/>
                <w:vanish/>
                <w:color w:val="000000" w:themeColor="text1"/>
                <w:sz w:val="16"/>
                <w:szCs w:val="14"/>
              </w:rPr>
            </w:pPr>
            <w:r>
              <w:rPr>
                <w:rFonts w:cs="Arial"/>
                <w:b/>
                <w:bCs/>
                <w:color w:val="000000"/>
              </w:rPr>
              <w:t>Functional Characteristics</w:t>
            </w:r>
          </w:p>
        </w:tc>
      </w:tr>
      <w:tr w:rsidR="001B3BA3" w:rsidRPr="0060165D" w14:paraId="11AC771E"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04CF45" w14:textId="77777777" w:rsidR="001B3BA3" w:rsidRPr="0060165D" w:rsidRDefault="001B3BA3" w:rsidP="00660F81">
            <w:pPr>
              <w:rPr>
                <w:rFonts w:cs="Arial"/>
                <w:b/>
                <w:bCs/>
                <w:vanish/>
                <w:sz w:val="16"/>
                <w:szCs w:val="14"/>
              </w:rPr>
            </w:pPr>
            <w:r w:rsidRPr="009E3B7C">
              <w:rPr>
                <w:rFonts w:cs="Arial"/>
                <w:bCs/>
                <w:color w:val="000000"/>
              </w:rPr>
              <w:t>ECU Power Mode</w:t>
            </w:r>
          </w:p>
        </w:tc>
        <w:sdt>
          <w:sdtPr>
            <w:rPr>
              <w:rFonts w:cs="Arial"/>
              <w:color w:val="000000" w:themeColor="text1"/>
            </w:rPr>
            <w:alias w:val="ECU Power Mode"/>
            <w:tag w:val="ECU Power Mode"/>
            <w:id w:val="-1224295682"/>
            <w:placeholder>
              <w:docPart w:val="ABFC4C69AC674811AD4BDA4E516409BA"/>
            </w:placeholder>
            <w:showingPlcHdr/>
            <w:dropDownList>
              <w:listItem w:value="Choose an item."/>
              <w:listItem w:displayText="PAAT" w:value="PAAT"/>
              <w:listItem w:displayText="Run/Start" w:value="Run/Start"/>
              <w:listItem w:displayText="Run" w:value="Run"/>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04B7B"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2195F4D0"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626DAD" w14:textId="77777777" w:rsidR="001B3BA3" w:rsidRPr="009E3B7C" w:rsidRDefault="001B3BA3" w:rsidP="00660F81">
            <w:pPr>
              <w:rPr>
                <w:rFonts w:cs="Arial"/>
                <w:bCs/>
                <w:color w:val="000000"/>
              </w:rPr>
            </w:pPr>
            <w:r>
              <w:rPr>
                <w:rFonts w:cs="Arial"/>
                <w:bCs/>
                <w:color w:val="000000"/>
              </w:rPr>
              <w:t xml:space="preserve">CAN </w:t>
            </w:r>
            <w:r w:rsidRPr="009E3B7C">
              <w:rPr>
                <w:rFonts w:cs="Arial"/>
                <w:bCs/>
                <w:color w:val="000000"/>
              </w:rPr>
              <w:t>Node Type</w:t>
            </w:r>
          </w:p>
        </w:tc>
        <w:sdt>
          <w:sdtPr>
            <w:rPr>
              <w:rFonts w:cs="Arial"/>
              <w:color w:val="000000" w:themeColor="text1"/>
            </w:rPr>
            <w:alias w:val="CAN Node Type"/>
            <w:tag w:val="CAN Node Type"/>
            <w:id w:val="299506525"/>
            <w:placeholder>
              <w:docPart w:val="6AC5B64EFDAA4F5184D37B63599C74D0"/>
            </w:placeholder>
            <w:showingPlcHdr/>
            <w:dropDownList>
              <w:listItem w:value="Choose an item."/>
              <w:listItem w:displayText="PAAT Cutthroat" w:value="PAAT Cutthroat"/>
              <w:listItem w:displayText="PAAT Normal" w:value="PAAT Normal"/>
              <w:listItem w:displayText="Switched Power" w:value="Switched Power"/>
              <w:listItem w:displayText="Latched Power" w:value="Latched Power"/>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64D07"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D90A13" w14:paraId="10CD0772" w14:textId="77777777" w:rsidTr="00660F81">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DD9F5D" w14:textId="77777777" w:rsidR="001B3BA3" w:rsidRPr="001B3BA3" w:rsidRDefault="00F373CF" w:rsidP="00660F81">
            <w:pPr>
              <w:rPr>
                <w:rFonts w:cs="Arial"/>
                <w:bCs/>
                <w:vanish/>
                <w:color w:val="808080" w:themeColor="background1" w:themeShade="80"/>
                <w:sz w:val="16"/>
                <w:szCs w:val="16"/>
              </w:rPr>
            </w:pPr>
            <w:hyperlink r:id="rId101" w:history="1">
              <w:r w:rsidR="001B3BA3" w:rsidRPr="001B3BA3">
                <w:rPr>
                  <w:rStyle w:val="Hyperlink"/>
                  <w:rFonts w:cs="Arial"/>
                  <w:bCs/>
                  <w:vanish/>
                  <w:sz w:val="16"/>
                  <w:szCs w:val="16"/>
                </w:rPr>
                <w:t>Req. Template</w:t>
              </w:r>
            </w:hyperlink>
            <w:r w:rsidR="001B3BA3" w:rsidRPr="001B3BA3">
              <w:rPr>
                <w:rFonts w:cs="Arial"/>
                <w:bCs/>
                <w:vanish/>
                <w:color w:val="808080" w:themeColor="background1" w:themeShade="80"/>
                <w:sz w:val="16"/>
                <w:szCs w:val="16"/>
              </w:rPr>
              <w:t xml:space="preserve"> Version</w:t>
            </w:r>
          </w:p>
        </w:tc>
        <w:tc>
          <w:tcPr>
            <w:tcW w:w="1760"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37776C" w14:textId="77777777" w:rsidR="001B3BA3" w:rsidRPr="001B3BA3" w:rsidRDefault="001B3BA3" w:rsidP="00660F81">
            <w:pPr>
              <w:rPr>
                <w:rFonts w:cs="Arial"/>
                <w:bCs/>
                <w:vanish/>
                <w:color w:val="808080" w:themeColor="background1" w:themeShade="80"/>
                <w:sz w:val="16"/>
                <w:szCs w:val="16"/>
              </w:rPr>
            </w:pPr>
            <w:r w:rsidRPr="001B3BA3">
              <w:rPr>
                <w:rFonts w:cs="Arial"/>
                <w:bCs/>
                <w:vanish/>
                <w:color w:val="808080" w:themeColor="background1" w:themeShade="80"/>
                <w:sz w:val="16"/>
                <w:szCs w:val="16"/>
              </w:rPr>
              <w:fldChar w:fldCharType="begin"/>
            </w:r>
            <w:r w:rsidRPr="001B3BA3">
              <w:rPr>
                <w:rFonts w:cs="Arial"/>
                <w:bCs/>
                <w:vanish/>
                <w:color w:val="808080" w:themeColor="background1" w:themeShade="80"/>
                <w:sz w:val="16"/>
                <w:szCs w:val="16"/>
              </w:rPr>
              <w:instrText xml:space="preserve"> DOCPROPERTY  TemplateVersion  \* MERGEFORMAT </w:instrText>
            </w:r>
            <w:r w:rsidRPr="001B3BA3">
              <w:rPr>
                <w:rFonts w:cs="Arial"/>
                <w:bCs/>
                <w:vanish/>
                <w:color w:val="808080" w:themeColor="background1" w:themeShade="80"/>
                <w:sz w:val="16"/>
                <w:szCs w:val="16"/>
              </w:rPr>
              <w:fldChar w:fldCharType="separate"/>
            </w:r>
            <w:r w:rsidR="009511B2">
              <w:rPr>
                <w:rFonts w:cs="Arial"/>
                <w:bCs/>
                <w:vanish/>
                <w:color w:val="808080" w:themeColor="background1" w:themeShade="80"/>
                <w:sz w:val="16"/>
                <w:szCs w:val="16"/>
              </w:rPr>
              <w:t>6</w:t>
            </w:r>
            <w:r w:rsidRPr="001B3BA3">
              <w:rPr>
                <w:rFonts w:cs="Arial"/>
                <w:bCs/>
                <w:vanish/>
                <w:color w:val="808080" w:themeColor="background1" w:themeShade="80"/>
                <w:sz w:val="16"/>
                <w:szCs w:val="16"/>
              </w:rPr>
              <w:fldChar w:fldCharType="end"/>
            </w:r>
            <w:r w:rsidRPr="001B3BA3">
              <w:rPr>
                <w:rFonts w:cs="Arial"/>
                <w:bCs/>
                <w:vanish/>
                <w:color w:val="808080" w:themeColor="background1" w:themeShade="80"/>
                <w:sz w:val="16"/>
                <w:szCs w:val="16"/>
              </w:rPr>
              <w:t>.</w:t>
            </w:r>
            <w:r w:rsidRPr="001B3BA3">
              <w:rPr>
                <w:rFonts w:cs="Arial"/>
                <w:bCs/>
                <w:vanish/>
                <w:color w:val="808080" w:themeColor="background1" w:themeShade="80"/>
                <w:sz w:val="16"/>
                <w:szCs w:val="16"/>
              </w:rPr>
              <w:fldChar w:fldCharType="begin"/>
            </w:r>
            <w:r w:rsidRPr="001B3BA3">
              <w:rPr>
                <w:rFonts w:cs="Arial"/>
                <w:bCs/>
                <w:vanish/>
                <w:color w:val="808080" w:themeColor="background1" w:themeShade="80"/>
                <w:sz w:val="16"/>
                <w:szCs w:val="16"/>
              </w:rPr>
              <w:instrText xml:space="preserve"> DOCPROPERTY  TemplateRevision  \* MERGEFORMAT </w:instrText>
            </w:r>
            <w:r w:rsidRPr="001B3BA3">
              <w:rPr>
                <w:rFonts w:cs="Arial"/>
                <w:bCs/>
                <w:vanish/>
                <w:color w:val="808080" w:themeColor="background1" w:themeShade="80"/>
                <w:sz w:val="16"/>
                <w:szCs w:val="16"/>
              </w:rPr>
              <w:fldChar w:fldCharType="separate"/>
            </w:r>
            <w:r w:rsidR="009511B2">
              <w:rPr>
                <w:rFonts w:cs="Arial"/>
                <w:bCs/>
                <w:vanish/>
                <w:color w:val="808080" w:themeColor="background1" w:themeShade="80"/>
                <w:sz w:val="16"/>
                <w:szCs w:val="16"/>
              </w:rPr>
              <w:t>0c</w:t>
            </w:r>
            <w:r w:rsidRPr="001B3BA3">
              <w:rPr>
                <w:rFonts w:cs="Arial"/>
                <w:bCs/>
                <w:vanish/>
                <w:color w:val="808080" w:themeColor="background1" w:themeShade="80"/>
                <w:sz w:val="16"/>
                <w:szCs w:val="16"/>
              </w:rPr>
              <w:fldChar w:fldCharType="end"/>
            </w:r>
          </w:p>
        </w:tc>
        <w:tc>
          <w:tcPr>
            <w:tcW w:w="5811"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ED2C65" w14:textId="77777777" w:rsidR="001B3BA3" w:rsidRPr="001B3BA3" w:rsidRDefault="001B3BA3" w:rsidP="00660F81">
            <w:pPr>
              <w:jc w:val="right"/>
              <w:rPr>
                <w:rFonts w:cs="Arial"/>
                <w:bCs/>
                <w:color w:val="808080" w:themeColor="background1" w:themeShade="80"/>
                <w:sz w:val="16"/>
                <w:szCs w:val="16"/>
              </w:rPr>
            </w:pPr>
            <w:r w:rsidRPr="001B3BA3">
              <w:rPr>
                <w:rFonts w:cs="Arial"/>
                <w:bCs/>
                <w:color w:val="808080" w:themeColor="background1" w:themeShade="80"/>
                <w:sz w:val="16"/>
                <w:szCs w:val="16"/>
              </w:rPr>
              <w:t>End of Requirement</w:t>
            </w:r>
          </w:p>
        </w:tc>
      </w:tr>
    </w:tbl>
    <w:p w14:paraId="24A35158" w14:textId="77777777" w:rsidR="001B3BA3" w:rsidRDefault="001B3BA3" w:rsidP="001B3BA3"/>
    <w:p w14:paraId="287467E6" w14:textId="77777777" w:rsidR="000B2B5D" w:rsidRDefault="000B2B5D" w:rsidP="000B2B5D"/>
    <w:p w14:paraId="14C2AE9C" w14:textId="77777777" w:rsidR="000B2B5D" w:rsidRDefault="000B2B5D" w:rsidP="000B2B5D">
      <w:pPr>
        <w:pStyle w:val="Heading5"/>
        <w:ind w:left="142"/>
        <w:rPr>
          <w:szCs w:val="20"/>
        </w:rPr>
      </w:pPr>
      <w:bookmarkStart w:id="586" w:name="_Toc521190465"/>
      <w:bookmarkStart w:id="587" w:name="_Toc536800450"/>
      <w:bookmarkStart w:id="588" w:name="_Toc32332297"/>
      <w:r w:rsidRPr="00BC3C56">
        <w:rPr>
          <w:szCs w:val="20"/>
        </w:rPr>
        <w:t>Subscriber Interfaces</w:t>
      </w:r>
      <w:bookmarkEnd w:id="586"/>
      <w:bookmarkEnd w:id="587"/>
      <w:bookmarkEnd w:id="588"/>
    </w:p>
    <w:p w14:paraId="0BB1582A" w14:textId="77777777" w:rsidR="000B2B5D" w:rsidRDefault="000B2B5D" w:rsidP="000B2B5D">
      <w:pPr>
        <w:rPr>
          <w:rFonts w:cs="Arial"/>
        </w:rPr>
      </w:pPr>
    </w:p>
    <w:tbl>
      <w:tblPr>
        <w:tblW w:w="10206" w:type="dxa"/>
        <w:tblCellMar>
          <w:left w:w="0" w:type="dxa"/>
          <w:right w:w="0" w:type="dxa"/>
        </w:tblCellMar>
        <w:tblLook w:val="04A0" w:firstRow="1" w:lastRow="0" w:firstColumn="1" w:lastColumn="0" w:noHBand="0" w:noVBand="1"/>
      </w:tblPr>
      <w:tblGrid>
        <w:gridCol w:w="2635"/>
        <w:gridCol w:w="1760"/>
        <w:gridCol w:w="567"/>
        <w:gridCol w:w="5244"/>
      </w:tblGrid>
      <w:tr w:rsidR="001B3BA3" w:rsidRPr="00D90A13" w14:paraId="058F2C45" w14:textId="77777777" w:rsidTr="00660F81">
        <w:tc>
          <w:tcPr>
            <w:tcW w:w="1020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2D8FED4B" w14:textId="77777777" w:rsidR="001B3BA3" w:rsidRPr="001E7824" w:rsidRDefault="001B3BA3" w:rsidP="00660F81">
            <w:pPr>
              <w:ind w:left="37"/>
              <w:rPr>
                <w:rFonts w:eastAsiaTheme="minorHAnsi" w:cs="Arial"/>
                <w:bCs/>
                <w:vanish/>
                <w:color w:val="808080" w:themeColor="background1" w:themeShade="80"/>
                <w:sz w:val="16"/>
                <w:szCs w:val="14"/>
              </w:rPr>
            </w:pPr>
            <w:r w:rsidRPr="006D21F6">
              <w:rPr>
                <w:rFonts w:cs="Arial"/>
                <w:bCs/>
                <w:color w:val="000000"/>
              </w:rPr>
              <w:lastRenderedPageBreak/>
              <w:t>Requirement ID: ###</w:t>
            </w:r>
            <w:r w:rsidRPr="006822F2">
              <w:rPr>
                <w:rFonts w:cs="Arial"/>
                <w:b/>
                <w:bCs/>
                <w:color w:val="000000"/>
              </w:rPr>
              <w:t>SUBIF_AIS_InterfaceID</w:t>
            </w:r>
            <w:r w:rsidRPr="006D21F6">
              <w:rPr>
                <w:rFonts w:cs="Arial"/>
                <w:bCs/>
                <w:color w:val="000000"/>
              </w:rPr>
              <w:t>###</w:t>
            </w:r>
          </w:p>
        </w:tc>
      </w:tr>
      <w:tr w:rsidR="001B3BA3" w:rsidRPr="0060165D" w14:paraId="124882D8" w14:textId="77777777" w:rsidTr="00660F81">
        <w:tc>
          <w:tcPr>
            <w:tcW w:w="4395"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A1F442" w14:textId="77777777" w:rsidR="001B3BA3" w:rsidRPr="009D702C" w:rsidRDefault="001B3BA3" w:rsidP="00660F81">
            <w:pPr>
              <w:ind w:left="37"/>
              <w:rPr>
                <w:rFonts w:cs="Arial"/>
                <w:bCs/>
                <w:color w:val="000000"/>
              </w:rPr>
            </w:pPr>
            <w:r>
              <w:rPr>
                <w:rFonts w:cs="Arial"/>
                <w:bCs/>
                <w:color w:val="000000"/>
              </w:rPr>
              <w:t>Interface Name</w:t>
            </w:r>
          </w:p>
        </w:tc>
        <w:tc>
          <w:tcPr>
            <w:tcW w:w="5811"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473B9" w14:textId="77777777" w:rsidR="001B3BA3" w:rsidRDefault="001B3BA3" w:rsidP="00660F81">
            <w:pPr>
              <w:ind w:left="37"/>
              <w:rPr>
                <w:rFonts w:cs="Arial"/>
                <w:b/>
              </w:rPr>
            </w:pPr>
            <w:r w:rsidRPr="006822F2">
              <w:rPr>
                <w:rFonts w:cs="Arial"/>
                <w:b/>
              </w:rPr>
              <w:t>SubIf_TechnicalSignalName</w:t>
            </w:r>
          </w:p>
          <w:p w14:paraId="517861B0" w14:textId="77777777" w:rsidR="001B3BA3" w:rsidRPr="00211549" w:rsidRDefault="001B3BA3" w:rsidP="00660F81">
            <w:pPr>
              <w:ind w:left="37"/>
              <w:rPr>
                <w:rFonts w:cs="Arial"/>
                <w:b/>
              </w:rPr>
            </w:pPr>
            <w:r w:rsidRPr="005C2BE9">
              <w:rPr>
                <w:rFonts w:cs="Arial"/>
                <w:i/>
                <w:iCs/>
                <w:color w:val="808080" w:themeColor="background1" w:themeShade="80"/>
              </w:rPr>
              <w:t>(Please foll</w:t>
            </w:r>
            <w:r>
              <w:rPr>
                <w:rFonts w:cs="Arial"/>
                <w:i/>
                <w:iCs/>
                <w:color w:val="808080" w:themeColor="background1" w:themeShade="80"/>
              </w:rPr>
              <w:t>ow the naming convention “SubIf_</w:t>
            </w:r>
            <w:r w:rsidRPr="005C2BE9">
              <w:rPr>
                <w:rFonts w:cs="Arial"/>
                <w:i/>
                <w:iCs/>
                <w:color w:val="808080" w:themeColor="background1" w:themeShade="80"/>
              </w:rPr>
              <w:t xml:space="preserve">TechnicalSignalName”. Optionally you may create a Word bookmark for the </w:t>
            </w:r>
            <w:r>
              <w:rPr>
                <w:rFonts w:cs="Arial"/>
                <w:i/>
                <w:iCs/>
                <w:color w:val="808080" w:themeColor="background1" w:themeShade="80"/>
              </w:rPr>
              <w:t>Interface</w:t>
            </w:r>
            <w:r w:rsidRPr="005C2BE9">
              <w:rPr>
                <w:rFonts w:cs="Arial"/>
                <w:i/>
                <w:iCs/>
                <w:color w:val="808080" w:themeColor="background1" w:themeShade="80"/>
              </w:rPr>
              <w:t xml:space="preserve"> Name. This allows referencing the </w:t>
            </w:r>
            <w:r>
              <w:rPr>
                <w:rFonts w:cs="Arial"/>
                <w:i/>
                <w:iCs/>
                <w:color w:val="808080" w:themeColor="background1" w:themeShade="80"/>
              </w:rPr>
              <w:t>Interface</w:t>
            </w:r>
            <w:r w:rsidRPr="005C2BE9">
              <w:rPr>
                <w:rFonts w:cs="Arial"/>
                <w:i/>
                <w:iCs/>
                <w:color w:val="808080" w:themeColor="background1" w:themeShade="80"/>
              </w:rPr>
              <w:t xml:space="preserve"> object in the rest of the document)</w:t>
            </w:r>
          </w:p>
        </w:tc>
      </w:tr>
      <w:tr w:rsidR="001B3BA3" w:rsidRPr="0060165D" w14:paraId="1B667623"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04D26" w14:textId="77777777" w:rsidR="001B3BA3" w:rsidRDefault="001B3BA3" w:rsidP="00660F81">
            <w:pPr>
              <w:ind w:left="37"/>
              <w:rPr>
                <w:rFonts w:cs="Arial"/>
                <w:bCs/>
                <w:color w:val="000000"/>
              </w:rPr>
            </w:pPr>
            <w:r>
              <w:rPr>
                <w:rFonts w:cs="Arial"/>
                <w:bCs/>
                <w:color w:val="000000"/>
              </w:rPr>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C5285" w14:textId="77777777" w:rsidR="001B3BA3" w:rsidRDefault="001B3BA3" w:rsidP="00660F81">
            <w:pPr>
              <w:ind w:left="37"/>
              <w:rPr>
                <w:rFonts w:cs="Arial"/>
              </w:rPr>
            </w:pPr>
            <w:r>
              <w:rPr>
                <w:rFonts w:cs="Arial"/>
                <w:color w:val="000000" w:themeColor="text1"/>
              </w:rPr>
              <w:t>Some Description of the Subscriber Interface of the Technical Signal</w:t>
            </w:r>
          </w:p>
        </w:tc>
      </w:tr>
      <w:tr w:rsidR="001B3BA3" w:rsidRPr="0060165D" w14:paraId="4FB03F7E"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4CEE191" w14:textId="77777777" w:rsidR="001B3BA3" w:rsidRPr="0060165D" w:rsidRDefault="001B3BA3" w:rsidP="00660F81">
            <w:pPr>
              <w:ind w:left="132"/>
              <w:rPr>
                <w:rFonts w:cs="Arial"/>
                <w:vanish/>
                <w:color w:val="000000" w:themeColor="text1"/>
                <w:sz w:val="16"/>
                <w:szCs w:val="14"/>
              </w:rPr>
            </w:pPr>
            <w:r>
              <w:rPr>
                <w:rFonts w:cs="Arial"/>
                <w:b/>
                <w:bCs/>
                <w:color w:val="000000"/>
              </w:rPr>
              <w:t>Signal Robustness/Integrity</w:t>
            </w:r>
          </w:p>
        </w:tc>
      </w:tr>
      <w:tr w:rsidR="001B3BA3" w:rsidRPr="0060165D" w14:paraId="620BCF5B"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0B5C4" w14:textId="77777777" w:rsidR="001B3BA3" w:rsidRPr="009E3B7C" w:rsidRDefault="001B3BA3" w:rsidP="00660F81">
            <w:pPr>
              <w:ind w:left="37"/>
              <w:rPr>
                <w:rFonts w:cs="Arial"/>
                <w:bCs/>
                <w:color w:val="000000"/>
              </w:rPr>
            </w:pPr>
            <w:r w:rsidRPr="009E3B7C">
              <w:rPr>
                <w:rFonts w:cs="Arial"/>
                <w:bCs/>
                <w:color w:val="000000"/>
              </w:rPr>
              <w:t>Functional Safety Relevant</w:t>
            </w:r>
          </w:p>
        </w:tc>
        <w:sdt>
          <w:sdtPr>
            <w:rPr>
              <w:rFonts w:cs="Arial"/>
              <w:bCs/>
            </w:rPr>
            <w:alias w:val="Functional Safety Relevant"/>
            <w:id w:val="-175886600"/>
            <w:placeholder>
              <w:docPart w:val="46E570B8C3FD4B7988C335B2159CAA00"/>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9F6BE" w14:textId="77777777" w:rsidR="001B3BA3" w:rsidRPr="0060165D" w:rsidRDefault="001B3BA3" w:rsidP="00660F81">
                <w:pPr>
                  <w:ind w:left="37"/>
                  <w:rPr>
                    <w:vanish/>
                    <w:sz w:val="16"/>
                    <w:szCs w:val="16"/>
                  </w:rPr>
                </w:pPr>
                <w:r w:rsidRPr="001B78E5">
                  <w:rPr>
                    <w:rFonts w:cs="Arial"/>
                    <w:bCs/>
                  </w:rPr>
                  <w:t>Choose an item.</w:t>
                </w:r>
              </w:p>
            </w:tc>
          </w:sdtContent>
        </w:sdt>
      </w:tr>
      <w:tr w:rsidR="001B3BA3" w:rsidRPr="0060165D" w14:paraId="430EDA71"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ECB51" w14:textId="77777777" w:rsidR="001B3BA3" w:rsidRPr="009E3B7C" w:rsidRDefault="001B3BA3" w:rsidP="00660F81">
            <w:pPr>
              <w:ind w:left="37"/>
              <w:rPr>
                <w:rFonts w:cs="Arial"/>
                <w:bCs/>
                <w:color w:val="000000"/>
              </w:rPr>
            </w:pPr>
            <w:r w:rsidRPr="009E3B7C">
              <w:rPr>
                <w:rFonts w:cs="Arial"/>
                <w:bCs/>
                <w:color w:val="000000"/>
              </w:rPr>
              <w:t>Checksum</w:t>
            </w:r>
          </w:p>
        </w:tc>
        <w:sdt>
          <w:sdtPr>
            <w:rPr>
              <w:rFonts w:cs="Arial"/>
              <w:bCs/>
            </w:rPr>
            <w:alias w:val="Checksum"/>
            <w:tag w:val="Checksum"/>
            <w:id w:val="952064049"/>
            <w:placeholder>
              <w:docPart w:val="961CA2D32DBE4A06BCAB24164499C359"/>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AECE6" w14:textId="77777777" w:rsidR="001B3BA3" w:rsidRPr="0060165D" w:rsidRDefault="001B3BA3" w:rsidP="00660F81">
                <w:pPr>
                  <w:ind w:left="37"/>
                  <w:rPr>
                    <w:rFonts w:cs="Arial"/>
                    <w:vanish/>
                    <w:color w:val="000000" w:themeColor="text1"/>
                    <w:sz w:val="16"/>
                    <w:szCs w:val="14"/>
                  </w:rPr>
                </w:pPr>
                <w:r w:rsidRPr="001B78E5">
                  <w:rPr>
                    <w:rFonts w:cs="Arial"/>
                    <w:bCs/>
                  </w:rPr>
                  <w:t>Choose an item.</w:t>
                </w:r>
              </w:p>
            </w:tc>
          </w:sdtContent>
        </w:sdt>
      </w:tr>
      <w:tr w:rsidR="001B3BA3" w:rsidRPr="0060165D" w14:paraId="6B795CB0"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F054E" w14:textId="77777777" w:rsidR="001B3BA3" w:rsidRPr="009E3B7C" w:rsidRDefault="001B3BA3" w:rsidP="00660F81">
            <w:pPr>
              <w:ind w:left="37"/>
              <w:rPr>
                <w:rFonts w:cs="Arial"/>
                <w:bCs/>
                <w:color w:val="000000"/>
              </w:rPr>
            </w:pPr>
            <w:r w:rsidRPr="009E3B7C">
              <w:rPr>
                <w:rFonts w:cs="Arial"/>
                <w:bCs/>
                <w:color w:val="000000"/>
              </w:rPr>
              <w:t>Counter</w:t>
            </w:r>
          </w:p>
        </w:tc>
        <w:sdt>
          <w:sdtPr>
            <w:rPr>
              <w:rFonts w:cs="Arial"/>
              <w:bCs/>
            </w:rPr>
            <w:alias w:val="Counter"/>
            <w:tag w:val="Counter"/>
            <w:id w:val="-1806540669"/>
            <w:placeholder>
              <w:docPart w:val="03AE57BF033D45B88FB0DC8E80EADDB6"/>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B5C87" w14:textId="77777777" w:rsidR="001B3BA3" w:rsidRDefault="001B3BA3" w:rsidP="00660F81">
                <w:pPr>
                  <w:ind w:left="37"/>
                  <w:rPr>
                    <w:vanish/>
                  </w:rPr>
                </w:pPr>
                <w:r w:rsidRPr="001B78E5">
                  <w:rPr>
                    <w:rFonts w:cs="Arial"/>
                    <w:bCs/>
                  </w:rPr>
                  <w:t>Choose an item.</w:t>
                </w:r>
              </w:p>
            </w:tc>
          </w:sdtContent>
        </w:sdt>
      </w:tr>
      <w:tr w:rsidR="001B3BA3" w:rsidRPr="0060165D" w14:paraId="7025CF33"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E5CE3D" w14:textId="77777777" w:rsidR="001B3BA3" w:rsidRPr="0060165D" w:rsidRDefault="001B3BA3" w:rsidP="00660F81">
            <w:pPr>
              <w:ind w:left="132"/>
              <w:rPr>
                <w:rFonts w:cs="Arial"/>
                <w:vanish/>
                <w:color w:val="000000" w:themeColor="text1"/>
                <w:sz w:val="16"/>
                <w:szCs w:val="14"/>
              </w:rPr>
            </w:pPr>
            <w:r>
              <w:rPr>
                <w:rFonts w:cs="Arial"/>
                <w:b/>
                <w:bCs/>
                <w:color w:val="000000"/>
              </w:rPr>
              <w:t>Network Timing</w:t>
            </w:r>
          </w:p>
        </w:tc>
      </w:tr>
      <w:tr w:rsidR="001B3BA3" w:rsidRPr="0060165D" w14:paraId="7D7C1270"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ADDF2" w14:textId="77777777" w:rsidR="001B3BA3" w:rsidRPr="009E3B7C" w:rsidRDefault="001B3BA3" w:rsidP="00660F81">
            <w:pPr>
              <w:ind w:left="37"/>
              <w:rPr>
                <w:rFonts w:cs="Arial"/>
                <w:bCs/>
                <w:color w:val="000000"/>
              </w:rPr>
            </w:pPr>
            <w:r w:rsidRPr="009E3B7C">
              <w:rPr>
                <w:rFonts w:cs="Arial"/>
                <w:bCs/>
                <w:color w:val="000000"/>
              </w:rPr>
              <w:t>Subscribing Interval</w:t>
            </w:r>
            <w:r>
              <w:rPr>
                <w:rFonts w:cs="Arial"/>
                <w:bCs/>
                <w:color w:val="000000"/>
              </w:rPr>
              <w:t xml:space="preserve"> </w:t>
            </w:r>
            <w:r w:rsidRPr="009E3B7C">
              <w:rPr>
                <w:rFonts w:cs="Arial"/>
                <w:bCs/>
                <w:color w:val="000000"/>
              </w:rPr>
              <w:t>(ms)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18805" w14:textId="77777777" w:rsidR="001B3BA3" w:rsidRPr="00211549" w:rsidRDefault="001B3BA3" w:rsidP="00660F81">
            <w:pPr>
              <w:ind w:left="37"/>
              <w:rPr>
                <w:rFonts w:cs="Arial"/>
                <w:color w:val="000000" w:themeColor="text1"/>
              </w:rPr>
            </w:pPr>
          </w:p>
        </w:tc>
      </w:tr>
      <w:tr w:rsidR="001B3BA3" w:rsidRPr="0060165D" w14:paraId="396BFB10"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C3ED0" w14:textId="77777777" w:rsidR="001B3BA3" w:rsidRPr="009E3B7C" w:rsidRDefault="001B3BA3" w:rsidP="00660F81">
            <w:pPr>
              <w:ind w:left="37"/>
              <w:rPr>
                <w:rFonts w:cs="Arial"/>
                <w:bCs/>
                <w:color w:val="000000"/>
              </w:rPr>
            </w:pPr>
            <w:r>
              <w:rPr>
                <w:rFonts w:cs="Arial"/>
                <w:bCs/>
                <w:color w:val="000000"/>
              </w:rPr>
              <w:t xml:space="preserve">Subscriber </w:t>
            </w:r>
            <w:r w:rsidRPr="009E3B7C">
              <w:rPr>
                <w:rFonts w:cs="Arial"/>
                <w:bCs/>
                <w:color w:val="000000"/>
              </w:rPr>
              <w:t>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2693B" w14:textId="77777777" w:rsidR="001B3BA3" w:rsidRPr="00211549" w:rsidRDefault="001B3BA3" w:rsidP="00660F81">
            <w:pPr>
              <w:ind w:left="37"/>
              <w:rPr>
                <w:rFonts w:cs="Arial"/>
                <w:color w:val="000000" w:themeColor="text1"/>
              </w:rPr>
            </w:pPr>
          </w:p>
        </w:tc>
      </w:tr>
      <w:tr w:rsidR="001B3BA3" w:rsidRPr="0060165D" w14:paraId="45FE4FE4"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E8B6DC0" w14:textId="77777777" w:rsidR="001B3BA3" w:rsidRPr="0060165D" w:rsidRDefault="001B3BA3" w:rsidP="00660F81">
            <w:pPr>
              <w:ind w:left="132"/>
              <w:rPr>
                <w:rFonts w:cs="Arial"/>
                <w:vanish/>
                <w:color w:val="000000" w:themeColor="text1"/>
                <w:sz w:val="16"/>
                <w:szCs w:val="14"/>
              </w:rPr>
            </w:pPr>
            <w:r>
              <w:rPr>
                <w:rFonts w:cs="Arial"/>
                <w:b/>
                <w:bCs/>
                <w:color w:val="000000"/>
              </w:rPr>
              <w:t>Network Management</w:t>
            </w:r>
          </w:p>
        </w:tc>
      </w:tr>
      <w:tr w:rsidR="001B3BA3" w:rsidRPr="0060165D" w14:paraId="67119164"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BC275" w14:textId="77777777" w:rsidR="001B3BA3" w:rsidRPr="009E3B7C" w:rsidRDefault="001B3BA3" w:rsidP="00660F81">
            <w:pPr>
              <w:ind w:left="37"/>
              <w:rPr>
                <w:rFonts w:cs="Arial"/>
                <w:bCs/>
                <w:color w:val="000000"/>
              </w:rPr>
            </w:pPr>
            <w:r w:rsidRPr="009E3B7C">
              <w:rPr>
                <w:rFonts w:cs="Arial"/>
                <w:bCs/>
                <w:color w:val="000000"/>
              </w:rPr>
              <w:t>Subscribing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FDA2C" w14:textId="77777777" w:rsidR="001B3BA3" w:rsidRPr="00211549" w:rsidRDefault="001B3BA3" w:rsidP="00660F81">
            <w:pPr>
              <w:ind w:left="37"/>
              <w:rPr>
                <w:rFonts w:cs="Arial"/>
                <w:color w:val="000000" w:themeColor="text1"/>
              </w:rPr>
            </w:pPr>
          </w:p>
        </w:tc>
      </w:tr>
      <w:tr w:rsidR="001B3BA3" w:rsidRPr="0060165D" w14:paraId="611634D7"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38724" w14:textId="77777777" w:rsidR="001B3BA3" w:rsidRPr="009E3B7C" w:rsidRDefault="001B3BA3" w:rsidP="00660F81">
            <w:pPr>
              <w:ind w:left="37"/>
              <w:rPr>
                <w:rFonts w:cs="Arial"/>
                <w:bCs/>
                <w:color w:val="000000"/>
              </w:rPr>
            </w:pPr>
            <w:r w:rsidRPr="009E3B7C">
              <w:rPr>
                <w:rFonts w:cs="Arial"/>
                <w:bCs/>
                <w:color w:val="000000"/>
              </w:rPr>
              <w:t>Network Wake Up</w:t>
            </w:r>
          </w:p>
        </w:tc>
        <w:sdt>
          <w:sdtPr>
            <w:rPr>
              <w:rFonts w:cs="Arial"/>
              <w:bCs/>
            </w:rPr>
            <w:alias w:val="Network Wake Up"/>
            <w:tag w:val="Network Wake Up"/>
            <w:id w:val="-1453243735"/>
            <w:placeholder>
              <w:docPart w:val="D30DA02612134DA89D6AA333C965728F"/>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43371" w14:textId="77777777" w:rsidR="001B3BA3" w:rsidRDefault="001B3BA3" w:rsidP="00660F81">
                <w:pPr>
                  <w:ind w:left="37"/>
                  <w:rPr>
                    <w:vanish/>
                  </w:rPr>
                </w:pPr>
                <w:r w:rsidRPr="001B78E5">
                  <w:rPr>
                    <w:rFonts w:cs="Arial"/>
                    <w:bCs/>
                  </w:rPr>
                  <w:t>Choose an item.</w:t>
                </w:r>
              </w:p>
            </w:tc>
          </w:sdtContent>
        </w:sdt>
      </w:tr>
      <w:tr w:rsidR="001B3BA3" w:rsidRPr="0060165D" w14:paraId="1725485D"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BF5FE30" w14:textId="77777777" w:rsidR="001B3BA3" w:rsidRPr="0060165D" w:rsidRDefault="001B3BA3" w:rsidP="00660F81">
            <w:pPr>
              <w:ind w:left="132"/>
              <w:rPr>
                <w:rFonts w:cs="Arial"/>
                <w:vanish/>
                <w:color w:val="000000" w:themeColor="text1"/>
                <w:sz w:val="16"/>
                <w:szCs w:val="14"/>
              </w:rPr>
            </w:pPr>
            <w:r>
              <w:rPr>
                <w:rFonts w:cs="Arial"/>
                <w:b/>
                <w:bCs/>
                <w:color w:val="000000"/>
              </w:rPr>
              <w:t>Network Routing</w:t>
            </w:r>
          </w:p>
        </w:tc>
      </w:tr>
      <w:tr w:rsidR="001B3BA3" w:rsidRPr="0060165D" w14:paraId="3A7301DC"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5D1DC" w14:textId="77777777" w:rsidR="001B3BA3" w:rsidRPr="009E3B7C" w:rsidRDefault="001B3BA3" w:rsidP="00660F81">
            <w:pPr>
              <w:ind w:left="37"/>
              <w:rPr>
                <w:rFonts w:cs="Arial"/>
                <w:bCs/>
                <w:color w:val="000000"/>
              </w:rPr>
            </w:pPr>
            <w:r w:rsidRPr="009E3B7C">
              <w:rPr>
                <w:rFonts w:cs="Arial"/>
                <w:bCs/>
                <w:color w:val="000000"/>
              </w:rPr>
              <w:t>Gateway Required</w:t>
            </w:r>
          </w:p>
        </w:tc>
        <w:sdt>
          <w:sdtPr>
            <w:rPr>
              <w:rFonts w:cs="Arial"/>
              <w:color w:val="000000" w:themeColor="text1"/>
            </w:rPr>
            <w:alias w:val="Gateway Required"/>
            <w:tag w:val="Gateway Required"/>
            <w:id w:val="1607068395"/>
            <w:placeholder>
              <w:docPart w:val="61B8CCE6B5A54F9584F1931782B27D33"/>
            </w:placeholder>
            <w:showingPlcHdr/>
            <w:dropDownList>
              <w:listItem w:value="Choose an item."/>
              <w:listItem w:displayText="Yes" w:value="Yes"/>
              <w:listItem w:displayText="No" w:value="No"/>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608FA1"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57BF55CC"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B1DC0" w14:textId="77777777" w:rsidR="001B3BA3" w:rsidRPr="009E3B7C" w:rsidRDefault="001B3BA3" w:rsidP="00660F81">
            <w:pPr>
              <w:ind w:left="37"/>
              <w:rPr>
                <w:rFonts w:cs="Arial"/>
                <w:bCs/>
                <w:color w:val="000000"/>
              </w:rPr>
            </w:pPr>
            <w:r w:rsidRPr="009E3B7C">
              <w:rPr>
                <w:rFonts w:cs="Arial"/>
                <w:bCs/>
                <w:color w:val="000000"/>
              </w:rPr>
              <w:t>Max Gateway Latency</w:t>
            </w:r>
            <w:r>
              <w:rPr>
                <w:rFonts w:cs="Arial"/>
                <w:bCs/>
                <w:color w:val="000000"/>
              </w:rPr>
              <w:t xml:space="preserve">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13DDE" w14:textId="77777777" w:rsidR="001B3BA3" w:rsidRPr="00211549" w:rsidRDefault="001B3BA3" w:rsidP="00660F81">
            <w:pPr>
              <w:ind w:left="37"/>
              <w:rPr>
                <w:rFonts w:cs="Arial"/>
                <w:color w:val="000000" w:themeColor="text1"/>
              </w:rPr>
            </w:pPr>
          </w:p>
        </w:tc>
      </w:tr>
      <w:tr w:rsidR="001B3BA3" w:rsidRPr="0060165D" w14:paraId="3ABA1FC5"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B5F61" w14:textId="77777777" w:rsidR="001B3BA3" w:rsidRPr="009E3B7C" w:rsidRDefault="001B3BA3" w:rsidP="00660F81">
            <w:pPr>
              <w:ind w:left="37"/>
              <w:rPr>
                <w:rFonts w:cs="Arial"/>
                <w:bCs/>
                <w:color w:val="000000"/>
              </w:rPr>
            </w:pPr>
            <w:r>
              <w:rPr>
                <w:rFonts w:cs="Arial"/>
                <w:bCs/>
                <w:color w:val="000000"/>
              </w:rPr>
              <w:t>Gateway Message Type</w:t>
            </w:r>
          </w:p>
        </w:tc>
        <w:sdt>
          <w:sdtPr>
            <w:rPr>
              <w:rFonts w:cs="Arial"/>
              <w:color w:val="000000" w:themeColor="text1"/>
            </w:rPr>
            <w:alias w:val="Gateway Message Type"/>
            <w:id w:val="-1373217325"/>
            <w:placeholder>
              <w:docPart w:val="3A4BB67A696A4ACABCF9A7D68A8497FE"/>
            </w:placeholder>
            <w:showingPlcHdr/>
            <w:dropDownList>
              <w:listItem w:value="Choose an item."/>
              <w:listItem w:displayText="Frame" w:value="Frame"/>
              <w:listItem w:displayText="Message" w:value="Message"/>
              <w:listItem w:displayText="Signal" w:value="Signal"/>
              <w:listItem w:displayText="NoMsgSendType" w:value="NoMsgSendType"/>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6F824"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6A32E652"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61A63B" w14:textId="77777777" w:rsidR="001B3BA3" w:rsidRPr="0060165D" w:rsidRDefault="001B3BA3" w:rsidP="00660F81">
            <w:pPr>
              <w:ind w:left="132"/>
              <w:rPr>
                <w:rFonts w:cs="Arial"/>
                <w:vanish/>
                <w:color w:val="000000" w:themeColor="text1"/>
                <w:sz w:val="16"/>
                <w:szCs w:val="14"/>
              </w:rPr>
            </w:pPr>
            <w:r w:rsidRPr="009E3B7C">
              <w:rPr>
                <w:rFonts w:cs="Arial"/>
                <w:b/>
                <w:bCs/>
                <w:color w:val="000000"/>
              </w:rPr>
              <w:t>Missing Message Strategy</w:t>
            </w:r>
          </w:p>
        </w:tc>
      </w:tr>
      <w:tr w:rsidR="001B3BA3" w:rsidRPr="0060165D" w14:paraId="25089473"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ABD2B" w14:textId="77777777" w:rsidR="001B3BA3" w:rsidRPr="00B826E6" w:rsidRDefault="001B3BA3" w:rsidP="00660F81">
            <w:pPr>
              <w:rPr>
                <w:rFonts w:cs="Arial"/>
                <w:bCs/>
                <w:color w:val="000000"/>
              </w:rPr>
            </w:pPr>
            <w:r w:rsidRPr="009E3B7C">
              <w:rPr>
                <w:rFonts w:cs="Arial"/>
                <w:bCs/>
                <w:color w:val="000000"/>
              </w:rPr>
              <w:t>Missing Message Strategy</w:t>
            </w:r>
          </w:p>
        </w:tc>
        <w:sdt>
          <w:sdtPr>
            <w:rPr>
              <w:rFonts w:cs="Arial"/>
              <w:color w:val="000000" w:themeColor="text1"/>
            </w:rPr>
            <w:alias w:val="Missing Message Strategy"/>
            <w:tag w:val="Missing Message Strategy"/>
            <w:id w:val="-63950571"/>
            <w:placeholder>
              <w:docPart w:val="AC1675ED18314BAC8CF084E94D3FBCD8"/>
            </w:placeholder>
            <w:showingPlcHdr/>
            <w:dropDownList>
              <w:listItem w:value="Choose an item."/>
              <w:listItem w:displayText="Default Value" w:value="Default Value"/>
              <w:listItem w:displayText="Last Signal" w:value="Last Signal"/>
              <w:listItem w:displayText="Last Signal and Default Value" w:value="Last Signal and Default Value"/>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7EB3F" w14:textId="77777777" w:rsidR="001B3BA3" w:rsidRPr="00211549" w:rsidRDefault="001B3BA3" w:rsidP="00660F81">
                <w:pPr>
                  <w:ind w:left="37"/>
                  <w:rPr>
                    <w:rFonts w:cs="Arial"/>
                    <w:color w:val="000000" w:themeColor="text1"/>
                  </w:rPr>
                </w:pPr>
                <w:r w:rsidRPr="001B78E5">
                  <w:rPr>
                    <w:rFonts w:cs="Arial"/>
                    <w:bCs/>
                  </w:rPr>
                  <w:t>Choose an item.</w:t>
                </w:r>
              </w:p>
            </w:tc>
          </w:sdtContent>
        </w:sdt>
      </w:tr>
      <w:tr w:rsidR="001B3BA3" w:rsidRPr="0060165D" w14:paraId="4796E2A6"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3BAF8" w14:textId="77777777" w:rsidR="001B3BA3" w:rsidRPr="00B826E6" w:rsidRDefault="001B3BA3" w:rsidP="00660F81">
            <w:pPr>
              <w:rPr>
                <w:rFonts w:cs="Arial"/>
                <w:bCs/>
                <w:color w:val="000000"/>
              </w:rPr>
            </w:pPr>
            <w:r w:rsidRPr="009E3B7C">
              <w:rPr>
                <w:rFonts w:cs="Arial"/>
                <w:bCs/>
                <w:color w:val="000000"/>
              </w:rPr>
              <w:t>Time Period for Last Signal Value to be used</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8A8F7" w14:textId="77777777" w:rsidR="001B3BA3" w:rsidRPr="00211549" w:rsidRDefault="001B3BA3" w:rsidP="00660F81">
            <w:pPr>
              <w:ind w:left="37"/>
              <w:rPr>
                <w:rFonts w:cs="Arial"/>
                <w:color w:val="000000" w:themeColor="text1"/>
              </w:rPr>
            </w:pPr>
          </w:p>
        </w:tc>
      </w:tr>
      <w:tr w:rsidR="001B3BA3" w:rsidRPr="0060165D" w14:paraId="2E2F8F8C"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1C8C2" w14:textId="77777777" w:rsidR="001B3BA3" w:rsidRPr="00B826E6" w:rsidRDefault="001B3BA3" w:rsidP="00660F81">
            <w:pPr>
              <w:rPr>
                <w:rFonts w:cs="Arial"/>
                <w:bCs/>
                <w:color w:val="000000"/>
              </w:rPr>
            </w:pPr>
            <w:r>
              <w:rPr>
                <w:rFonts w:cs="Arial"/>
                <w:bCs/>
                <w:color w:val="000000"/>
              </w:rPr>
              <w:t>M</w:t>
            </w:r>
            <w:r w:rsidRPr="009E3B7C">
              <w:rPr>
                <w:rFonts w:cs="Arial"/>
                <w:bCs/>
                <w:color w:val="000000"/>
              </w:rPr>
              <w:t>issing Message Default Value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F74C5" w14:textId="77777777" w:rsidR="001B3BA3" w:rsidRPr="00211549" w:rsidRDefault="001B3BA3" w:rsidP="00660F81">
            <w:pPr>
              <w:ind w:left="37"/>
              <w:rPr>
                <w:rFonts w:cs="Arial"/>
                <w:color w:val="000000" w:themeColor="text1"/>
              </w:rPr>
            </w:pPr>
          </w:p>
        </w:tc>
      </w:tr>
      <w:tr w:rsidR="001B3BA3" w:rsidRPr="0060165D" w14:paraId="5F37CA10"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2C081" w14:textId="77777777" w:rsidR="001B3BA3" w:rsidRPr="009E3B7C" w:rsidRDefault="001B3BA3" w:rsidP="00660F81">
            <w:pPr>
              <w:rPr>
                <w:rFonts w:cs="Arial"/>
                <w:bCs/>
                <w:color w:val="000000"/>
              </w:rPr>
            </w:pPr>
            <w:r w:rsidRPr="009E3B7C">
              <w:rPr>
                <w:rFonts w:cs="Arial"/>
                <w:bCs/>
                <w:color w:val="000000"/>
              </w:rPr>
              <w:t xml:space="preserve">Missing Message </w:t>
            </w:r>
            <w:r>
              <w:rPr>
                <w:rFonts w:cs="Arial"/>
                <w:bCs/>
                <w:color w:val="000000"/>
              </w:rPr>
              <w:t>DTC</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FFC1E" w14:textId="77777777" w:rsidR="001B3BA3" w:rsidRPr="00211549" w:rsidRDefault="001B3BA3" w:rsidP="00660F81">
            <w:pPr>
              <w:ind w:left="37"/>
              <w:rPr>
                <w:rFonts w:cs="Arial"/>
                <w:color w:val="000000" w:themeColor="text1"/>
              </w:rPr>
            </w:pPr>
          </w:p>
        </w:tc>
      </w:tr>
      <w:tr w:rsidR="001B3BA3" w:rsidRPr="0060165D" w14:paraId="2A9FD32F"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FA65E" w14:textId="77777777" w:rsidR="001B3BA3" w:rsidRPr="00B826E6" w:rsidRDefault="001B3BA3" w:rsidP="00660F81">
            <w:pPr>
              <w:rPr>
                <w:rFonts w:cs="Arial"/>
                <w:bCs/>
                <w:color w:val="000000"/>
              </w:rPr>
            </w:pPr>
            <w:r w:rsidRPr="009E3B7C">
              <w:rPr>
                <w:rFonts w:cs="Arial"/>
                <w:bCs/>
                <w:color w:val="000000"/>
              </w:rPr>
              <w:t>Missing Message Strategy</w:t>
            </w:r>
            <w:r>
              <w:rPr>
                <w:rFonts w:cs="Arial"/>
                <w:bCs/>
                <w:color w:val="000000"/>
              </w:rPr>
              <w:t xml:space="preserve"> Details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E6D31" w14:textId="77777777" w:rsidR="001B3BA3" w:rsidRPr="00211549" w:rsidRDefault="001B3BA3" w:rsidP="00660F81">
            <w:pPr>
              <w:ind w:left="37"/>
              <w:rPr>
                <w:rFonts w:cs="Arial"/>
                <w:color w:val="000000" w:themeColor="text1"/>
              </w:rPr>
            </w:pPr>
          </w:p>
        </w:tc>
      </w:tr>
      <w:tr w:rsidR="001B3BA3" w:rsidRPr="0060165D" w14:paraId="459CE32D" w14:textId="77777777" w:rsidTr="00660F81">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0757882" w14:textId="77777777" w:rsidR="001B3BA3" w:rsidRPr="0060165D" w:rsidRDefault="001B3BA3" w:rsidP="00660F81">
            <w:pPr>
              <w:ind w:left="132"/>
              <w:rPr>
                <w:rFonts w:cs="Arial"/>
                <w:vanish/>
                <w:color w:val="000000" w:themeColor="text1"/>
                <w:sz w:val="16"/>
                <w:szCs w:val="14"/>
              </w:rPr>
            </w:pPr>
            <w:r>
              <w:rPr>
                <w:rFonts w:cs="Arial"/>
                <w:b/>
                <w:bCs/>
                <w:color w:val="000000"/>
              </w:rPr>
              <w:t>Functional Characteristics</w:t>
            </w:r>
          </w:p>
        </w:tc>
      </w:tr>
      <w:tr w:rsidR="001B3BA3" w:rsidRPr="0060165D" w14:paraId="491CCA2B" w14:textId="77777777" w:rsidTr="00660F81">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C407EC" w14:textId="77777777" w:rsidR="001B3BA3" w:rsidRPr="0060165D" w:rsidRDefault="001B3BA3" w:rsidP="00660F81">
            <w:pPr>
              <w:ind w:left="37"/>
              <w:rPr>
                <w:rFonts w:cs="Arial"/>
                <w:b/>
                <w:bCs/>
                <w:vanish/>
                <w:sz w:val="16"/>
                <w:szCs w:val="14"/>
              </w:rPr>
            </w:pPr>
            <w:r w:rsidRPr="009E3B7C">
              <w:rPr>
                <w:rFonts w:cs="Arial"/>
                <w:bCs/>
                <w:color w:val="000000"/>
              </w:rPr>
              <w:t>ECU Power Mode</w:t>
            </w:r>
          </w:p>
        </w:tc>
        <w:sdt>
          <w:sdtPr>
            <w:rPr>
              <w:rFonts w:cs="Arial"/>
              <w:bCs/>
            </w:rPr>
            <w:alias w:val="ECU Power Mode"/>
            <w:tag w:val="ECU Power Mode"/>
            <w:id w:val="889693570"/>
            <w:placeholder>
              <w:docPart w:val="42A5E00A5D234E038F6FAD000396B364"/>
            </w:placeholder>
            <w:showingPlcHdr/>
            <w:dropDownList>
              <w:listItem w:value="Choose an item."/>
              <w:listItem w:displayText="PAAT" w:value="PAAT"/>
              <w:listItem w:displayText="Run/Start" w:value="Run/Start"/>
              <w:listItem w:displayText="Run" w:value="Run"/>
            </w:dropDownList>
          </w:sdt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70A2A8" w14:textId="77777777" w:rsidR="001B3BA3" w:rsidRPr="0060165D" w:rsidRDefault="001B3BA3" w:rsidP="00660F81">
                <w:pPr>
                  <w:ind w:left="37"/>
                  <w:rPr>
                    <w:rFonts w:cs="Arial"/>
                    <w:vanish/>
                    <w:color w:val="000000" w:themeColor="text1"/>
                    <w:sz w:val="16"/>
                    <w:szCs w:val="14"/>
                  </w:rPr>
                </w:pPr>
                <w:r w:rsidRPr="001B78E5">
                  <w:rPr>
                    <w:rFonts w:cs="Arial"/>
                    <w:bCs/>
                  </w:rPr>
                  <w:t>Choose an item.</w:t>
                </w:r>
              </w:p>
            </w:tc>
          </w:sdtContent>
        </w:sdt>
      </w:tr>
      <w:tr w:rsidR="001B3BA3" w:rsidRPr="00D90A13" w14:paraId="0A6874B2" w14:textId="77777777" w:rsidTr="00660F81">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84A3DE" w14:textId="77777777" w:rsidR="001B3BA3" w:rsidRPr="001B3BA3" w:rsidRDefault="00F373CF" w:rsidP="00660F81">
            <w:pPr>
              <w:rPr>
                <w:rFonts w:cs="Arial"/>
                <w:bCs/>
                <w:vanish/>
                <w:color w:val="808080" w:themeColor="background1" w:themeShade="80"/>
                <w:sz w:val="16"/>
                <w:szCs w:val="16"/>
              </w:rPr>
            </w:pPr>
            <w:hyperlink r:id="rId102" w:history="1">
              <w:r w:rsidR="001B3BA3" w:rsidRPr="001B3BA3">
                <w:rPr>
                  <w:rStyle w:val="Hyperlink"/>
                  <w:rFonts w:cs="Arial"/>
                  <w:bCs/>
                  <w:vanish/>
                  <w:sz w:val="16"/>
                  <w:szCs w:val="16"/>
                </w:rPr>
                <w:t>Req. Template</w:t>
              </w:r>
            </w:hyperlink>
            <w:r w:rsidR="001B3BA3" w:rsidRPr="001B3BA3">
              <w:rPr>
                <w:rFonts w:cs="Arial"/>
                <w:bCs/>
                <w:vanish/>
                <w:color w:val="808080" w:themeColor="background1" w:themeShade="80"/>
                <w:sz w:val="16"/>
                <w:szCs w:val="16"/>
              </w:rPr>
              <w:t xml:space="preserve"> Version</w:t>
            </w:r>
          </w:p>
        </w:tc>
        <w:tc>
          <w:tcPr>
            <w:tcW w:w="2327"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8F6A18" w14:textId="77777777" w:rsidR="001B3BA3" w:rsidRPr="001B3BA3" w:rsidRDefault="001B3BA3" w:rsidP="00660F81">
            <w:pPr>
              <w:rPr>
                <w:rFonts w:cs="Arial"/>
                <w:bCs/>
                <w:vanish/>
                <w:color w:val="808080" w:themeColor="background1" w:themeShade="80"/>
                <w:sz w:val="16"/>
                <w:szCs w:val="16"/>
              </w:rPr>
            </w:pPr>
            <w:r w:rsidRPr="001B3BA3">
              <w:rPr>
                <w:rFonts w:cs="Arial"/>
                <w:bCs/>
                <w:vanish/>
                <w:color w:val="808080" w:themeColor="background1" w:themeShade="80"/>
                <w:sz w:val="16"/>
                <w:szCs w:val="16"/>
              </w:rPr>
              <w:fldChar w:fldCharType="begin"/>
            </w:r>
            <w:r w:rsidRPr="001B3BA3">
              <w:rPr>
                <w:rFonts w:cs="Arial"/>
                <w:bCs/>
                <w:vanish/>
                <w:color w:val="808080" w:themeColor="background1" w:themeShade="80"/>
                <w:sz w:val="16"/>
                <w:szCs w:val="16"/>
              </w:rPr>
              <w:instrText xml:space="preserve"> DOCPROPERTY  TemplateVersion  \* MERGEFORMAT </w:instrText>
            </w:r>
            <w:r w:rsidRPr="001B3BA3">
              <w:rPr>
                <w:rFonts w:cs="Arial"/>
                <w:bCs/>
                <w:vanish/>
                <w:color w:val="808080" w:themeColor="background1" w:themeShade="80"/>
                <w:sz w:val="16"/>
                <w:szCs w:val="16"/>
              </w:rPr>
              <w:fldChar w:fldCharType="separate"/>
            </w:r>
            <w:r w:rsidR="009511B2">
              <w:rPr>
                <w:rFonts w:cs="Arial"/>
                <w:bCs/>
                <w:vanish/>
                <w:color w:val="808080" w:themeColor="background1" w:themeShade="80"/>
                <w:sz w:val="16"/>
                <w:szCs w:val="16"/>
              </w:rPr>
              <w:t>6</w:t>
            </w:r>
            <w:r w:rsidRPr="001B3BA3">
              <w:rPr>
                <w:rFonts w:cs="Arial"/>
                <w:bCs/>
                <w:vanish/>
                <w:color w:val="808080" w:themeColor="background1" w:themeShade="80"/>
                <w:sz w:val="16"/>
                <w:szCs w:val="16"/>
              </w:rPr>
              <w:fldChar w:fldCharType="end"/>
            </w:r>
            <w:r w:rsidRPr="001B3BA3">
              <w:rPr>
                <w:rFonts w:cs="Arial"/>
                <w:bCs/>
                <w:vanish/>
                <w:color w:val="808080" w:themeColor="background1" w:themeShade="80"/>
                <w:sz w:val="16"/>
                <w:szCs w:val="16"/>
              </w:rPr>
              <w:t>.</w:t>
            </w:r>
            <w:r w:rsidRPr="001B3BA3">
              <w:rPr>
                <w:rFonts w:cs="Arial"/>
                <w:bCs/>
                <w:vanish/>
                <w:color w:val="808080" w:themeColor="background1" w:themeShade="80"/>
                <w:sz w:val="16"/>
                <w:szCs w:val="16"/>
              </w:rPr>
              <w:fldChar w:fldCharType="begin"/>
            </w:r>
            <w:r w:rsidRPr="001B3BA3">
              <w:rPr>
                <w:rFonts w:cs="Arial"/>
                <w:bCs/>
                <w:vanish/>
                <w:color w:val="808080" w:themeColor="background1" w:themeShade="80"/>
                <w:sz w:val="16"/>
                <w:szCs w:val="16"/>
              </w:rPr>
              <w:instrText xml:space="preserve"> DOCPROPERTY  TemplateRevision  \* MERGEFORMAT </w:instrText>
            </w:r>
            <w:r w:rsidRPr="001B3BA3">
              <w:rPr>
                <w:rFonts w:cs="Arial"/>
                <w:bCs/>
                <w:vanish/>
                <w:color w:val="808080" w:themeColor="background1" w:themeShade="80"/>
                <w:sz w:val="16"/>
                <w:szCs w:val="16"/>
              </w:rPr>
              <w:fldChar w:fldCharType="separate"/>
            </w:r>
            <w:r w:rsidR="009511B2">
              <w:rPr>
                <w:rFonts w:cs="Arial"/>
                <w:bCs/>
                <w:vanish/>
                <w:color w:val="808080" w:themeColor="background1" w:themeShade="80"/>
                <w:sz w:val="16"/>
                <w:szCs w:val="16"/>
              </w:rPr>
              <w:t>0c</w:t>
            </w:r>
            <w:r w:rsidRPr="001B3BA3">
              <w:rPr>
                <w:rFonts w:cs="Arial"/>
                <w:bCs/>
                <w:vanish/>
                <w:color w:val="808080" w:themeColor="background1" w:themeShade="80"/>
                <w:sz w:val="16"/>
                <w:szCs w:val="16"/>
              </w:rPr>
              <w:fldChar w:fldCharType="end"/>
            </w:r>
          </w:p>
        </w:tc>
        <w:tc>
          <w:tcPr>
            <w:tcW w:w="5244"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E5EAAB" w14:textId="77777777" w:rsidR="001B3BA3" w:rsidRPr="009B56B1" w:rsidRDefault="001B3BA3" w:rsidP="00660F8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4518A95" w14:textId="77777777" w:rsidR="001B3BA3" w:rsidRPr="00211549" w:rsidRDefault="001B3BA3" w:rsidP="001B3BA3"/>
    <w:p w14:paraId="273E5FA1" w14:textId="77777777" w:rsidR="001B3BA3" w:rsidRDefault="001B3BA3" w:rsidP="000B2B5D">
      <w:pPr>
        <w:rPr>
          <w:rFonts w:cs="Arial"/>
        </w:rPr>
      </w:pPr>
    </w:p>
    <w:p w14:paraId="1EE773BD" w14:textId="77777777" w:rsidR="00FE14A5" w:rsidRDefault="00FE14A5" w:rsidP="00FE14A5">
      <w:pPr>
        <w:pStyle w:val="Heading4"/>
      </w:pPr>
      <w:bookmarkStart w:id="589" w:name="_Toc32332298"/>
      <w:bookmarkStart w:id="590" w:name="_Toc481143841"/>
      <w:bookmarkStart w:id="591" w:name="_Toc521190470"/>
      <w:bookmarkStart w:id="592" w:name="_Toc531345421"/>
      <w:r>
        <w:t>Service Oriented Communcation</w:t>
      </w:r>
      <w:r w:rsidR="00020F0C">
        <w:t xml:space="preserve"> (SoC) Interfaces</w:t>
      </w:r>
      <w:bookmarkEnd w:id="589"/>
    </w:p>
    <w:p w14:paraId="304FE1BE" w14:textId="77777777" w:rsidR="00FE14A5" w:rsidRDefault="00FE14A5" w:rsidP="00F20FEC">
      <w:pPr>
        <w:pStyle w:val="BlockText"/>
        <w:ind w:left="0" w:firstLine="0"/>
      </w:pPr>
    </w:p>
    <w:p w14:paraId="039405D3" w14:textId="77777777" w:rsidR="00FE14A5" w:rsidRDefault="00FE14A5" w:rsidP="00FE14A5">
      <w:pPr>
        <w:pStyle w:val="Heading4"/>
      </w:pPr>
      <w:bookmarkStart w:id="593" w:name="_Toc32332299"/>
      <w:r>
        <w:t>AUTOSAR Ports</w:t>
      </w:r>
      <w:r w:rsidR="008A5F45">
        <w:t xml:space="preserve"> (SW Interfaces)</w:t>
      </w:r>
      <w:bookmarkEnd w:id="593"/>
    </w:p>
    <w:p w14:paraId="60B03449" w14:textId="77777777" w:rsidR="00FE14A5" w:rsidRDefault="00FE14A5" w:rsidP="00FE14A5">
      <w:pPr>
        <w:pStyle w:val="BlockText"/>
      </w:pPr>
    </w:p>
    <w:p w14:paraId="62D2BD0B" w14:textId="77777777" w:rsidR="00FE14A5" w:rsidRDefault="00FE14A5" w:rsidP="00FE14A5">
      <w:pPr>
        <w:pStyle w:val="Heading3"/>
      </w:pPr>
      <w:bookmarkStart w:id="594" w:name="_Ref529372314"/>
      <w:bookmarkStart w:id="595" w:name="_Toc530489319"/>
      <w:bookmarkStart w:id="596" w:name="_Toc32332300"/>
      <w:r>
        <w:t>Messages</w:t>
      </w:r>
      <w:bookmarkEnd w:id="594"/>
      <w:bookmarkEnd w:id="595"/>
      <w:bookmarkEnd w:id="596"/>
    </w:p>
    <w:p w14:paraId="49AB37BF" w14:textId="77777777" w:rsidR="00FE14A5" w:rsidRPr="00AA48C6" w:rsidRDefault="00FE14A5" w:rsidP="00FE14A5">
      <w:pPr>
        <w:pStyle w:val="Heading4"/>
        <w:tabs>
          <w:tab w:val="clear" w:pos="992"/>
          <w:tab w:val="left" w:pos="1134"/>
        </w:tabs>
      </w:pPr>
      <w:bookmarkStart w:id="597" w:name="_Ref529372307"/>
      <w:bookmarkStart w:id="598" w:name="_Toc32332301"/>
      <w:r>
        <w:t>CAN</w:t>
      </w:r>
      <w:bookmarkEnd w:id="597"/>
      <w:r>
        <w:t xml:space="preserve"> Bus “&lt;Bus Name&gt;”</w:t>
      </w:r>
      <w:bookmarkEnd w:id="598"/>
    </w:p>
    <w:p w14:paraId="488671AE" w14:textId="77777777" w:rsidR="00FE14A5" w:rsidRPr="009E3B7C" w:rsidRDefault="00FE14A5" w:rsidP="00C82906">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section gives the relevant extract from the </w:t>
      </w:r>
      <w:hyperlink r:id="rId103" w:history="1">
        <w:r w:rsidRPr="006C43CA">
          <w:rPr>
            <w:rStyle w:val="Hyperlink"/>
            <w:rFonts w:cs="Arial"/>
          </w:rPr>
          <w:t xml:space="preserve">Central Message Database </w:t>
        </w:r>
        <w:r>
          <w:rPr>
            <w:rStyle w:val="Hyperlink"/>
            <w:rFonts w:cs="Arial"/>
          </w:rPr>
          <w:t xml:space="preserve">(CMDB) </w:t>
        </w:r>
        <w:r w:rsidRPr="006C43CA">
          <w:rPr>
            <w:rStyle w:val="Hyperlink"/>
            <w:rFonts w:cs="Arial"/>
          </w:rPr>
          <w:t>in VSEM</w:t>
        </w:r>
      </w:hyperlink>
      <w:r>
        <w:rPr>
          <w:rStyle w:val="SubtleEmphasis"/>
          <w:rFonts w:cs="Arial"/>
        </w:rPr>
        <w:t xml:space="preserve"> </w:t>
      </w:r>
      <w:r w:rsidRPr="009E3B7C">
        <w:rPr>
          <w:rStyle w:val="SubtleEmphasis"/>
          <w:rFonts w:cs="Arial"/>
        </w:rPr>
        <w:t>.</w:t>
      </w:r>
    </w:p>
    <w:p w14:paraId="68C3EB23" w14:textId="77777777" w:rsidR="00496876" w:rsidRDefault="00496876" w:rsidP="00FE14A5"/>
    <w:p w14:paraId="3F209021" w14:textId="77777777" w:rsidR="00FE14A5" w:rsidRPr="009E3B7C" w:rsidRDefault="00FE14A5" w:rsidP="00FE14A5">
      <w:pPr>
        <w:pStyle w:val="RETechSignal"/>
        <w:shd w:val="clear" w:color="auto" w:fill="F2F2F2" w:themeFill="background1" w:themeFillShade="F2"/>
        <w:rPr>
          <w:rFonts w:ascii="Arial" w:hAnsi="Arial" w:cs="Arial"/>
          <w:sz w:val="20"/>
        </w:rPr>
      </w:pPr>
      <w:r w:rsidRPr="009E3B7C">
        <w:rPr>
          <w:rFonts w:ascii="Arial" w:hAnsi="Arial" w:cs="Arial"/>
          <w:sz w:val="20"/>
        </w:rPr>
        <w:t>###</w:t>
      </w:r>
      <w:r>
        <w:rPr>
          <w:rFonts w:ascii="Arial" w:hAnsi="Arial" w:cs="Arial"/>
          <w:sz w:val="20"/>
        </w:rPr>
        <w:t>&lt;</w:t>
      </w:r>
      <w:r w:rsidRPr="009E3B7C">
        <w:rPr>
          <w:rFonts w:ascii="Arial" w:hAnsi="Arial" w:cs="Arial"/>
          <w:sz w:val="20"/>
        </w:rPr>
        <w:t>MSG_</w:t>
      </w:r>
      <w:r>
        <w:rPr>
          <w:rFonts w:ascii="Arial" w:hAnsi="Arial" w:cs="Arial"/>
          <w:sz w:val="20"/>
        </w:rPr>
        <w:t>MessageID</w:t>
      </w:r>
      <w:r w:rsidRPr="009E3B7C">
        <w:rPr>
          <w:rFonts w:ascii="Arial" w:hAnsi="Arial" w:cs="Arial"/>
          <w:sz w:val="20"/>
        </w:rPr>
        <w:t xml:space="preserve">### </w:t>
      </w:r>
      <w:r>
        <w:rPr>
          <w:rFonts w:ascii="Arial" w:hAnsi="Arial" w:cs="Arial"/>
          <w:sz w:val="20"/>
        </w:rPr>
        <w:t>MessageName</w:t>
      </w:r>
    </w:p>
    <w:tbl>
      <w:tblPr>
        <w:tblW w:w="10306" w:type="dxa"/>
        <w:tblInd w:w="-34" w:type="dxa"/>
        <w:tblLayout w:type="fixed"/>
        <w:tblLook w:val="0620" w:firstRow="1" w:lastRow="0" w:firstColumn="0" w:lastColumn="0" w:noHBand="1" w:noVBand="1"/>
      </w:tblPr>
      <w:tblGrid>
        <w:gridCol w:w="2156"/>
        <w:gridCol w:w="810"/>
        <w:gridCol w:w="1530"/>
        <w:gridCol w:w="900"/>
        <w:gridCol w:w="2697"/>
        <w:gridCol w:w="1158"/>
        <w:gridCol w:w="1055"/>
      </w:tblGrid>
      <w:tr w:rsidR="00FE14A5" w:rsidRPr="009E3B7C" w14:paraId="7FBA326A" w14:textId="77777777" w:rsidTr="00FC3987">
        <w:trPr>
          <w:trHeight w:val="166"/>
        </w:trPr>
        <w:tc>
          <w:tcPr>
            <w:tcW w:w="2156" w:type="dxa"/>
            <w:shd w:val="clear" w:color="auto" w:fill="BFBFBF" w:themeFill="background1" w:themeFillShade="BF"/>
          </w:tcPr>
          <w:p w14:paraId="5F4629D6" w14:textId="77777777" w:rsidR="00FE14A5" w:rsidRPr="009E3B7C" w:rsidRDefault="00FE14A5" w:rsidP="004E35C8">
            <w:pPr>
              <w:jc w:val="both"/>
              <w:rPr>
                <w:rFonts w:cs="Arial"/>
                <w:b/>
              </w:rPr>
            </w:pPr>
            <w:r w:rsidRPr="009E3B7C">
              <w:rPr>
                <w:rFonts w:cs="Arial"/>
                <w:b/>
              </w:rPr>
              <w:t>Message Name</w:t>
            </w:r>
          </w:p>
        </w:tc>
        <w:tc>
          <w:tcPr>
            <w:tcW w:w="810" w:type="dxa"/>
            <w:shd w:val="clear" w:color="auto" w:fill="BFBFBF" w:themeFill="background1" w:themeFillShade="BF"/>
          </w:tcPr>
          <w:p w14:paraId="21BFED81" w14:textId="77777777" w:rsidR="00FE14A5" w:rsidRPr="009E3B7C" w:rsidRDefault="00FE14A5" w:rsidP="004E35C8">
            <w:pPr>
              <w:jc w:val="both"/>
              <w:rPr>
                <w:rFonts w:cs="Arial"/>
                <w:b/>
              </w:rPr>
            </w:pPr>
            <w:r w:rsidRPr="009E3B7C">
              <w:rPr>
                <w:rFonts w:cs="Arial"/>
                <w:b/>
              </w:rPr>
              <w:t>ID</w:t>
            </w:r>
          </w:p>
        </w:tc>
        <w:tc>
          <w:tcPr>
            <w:tcW w:w="1530" w:type="dxa"/>
            <w:shd w:val="clear" w:color="auto" w:fill="BFBFBF" w:themeFill="background1" w:themeFillShade="BF"/>
          </w:tcPr>
          <w:p w14:paraId="5B0743E1" w14:textId="77777777" w:rsidR="00FE14A5" w:rsidRPr="009E3B7C" w:rsidRDefault="00FE14A5" w:rsidP="004E35C8">
            <w:pPr>
              <w:jc w:val="both"/>
              <w:rPr>
                <w:rFonts w:cs="Arial"/>
                <w:b/>
              </w:rPr>
            </w:pPr>
            <w:r w:rsidRPr="009E3B7C">
              <w:rPr>
                <w:rFonts w:cs="Arial"/>
                <w:b/>
              </w:rPr>
              <w:t>Transmission Mode</w:t>
            </w:r>
          </w:p>
        </w:tc>
        <w:tc>
          <w:tcPr>
            <w:tcW w:w="900" w:type="dxa"/>
            <w:shd w:val="clear" w:color="auto" w:fill="BFBFBF" w:themeFill="background1" w:themeFillShade="BF"/>
          </w:tcPr>
          <w:p w14:paraId="40C3FCA9" w14:textId="77777777" w:rsidR="00FE14A5" w:rsidRPr="009E3B7C" w:rsidRDefault="00FE14A5" w:rsidP="004E35C8">
            <w:pPr>
              <w:jc w:val="both"/>
              <w:rPr>
                <w:rFonts w:cs="Arial"/>
                <w:b/>
              </w:rPr>
            </w:pPr>
            <w:r w:rsidRPr="009E3B7C">
              <w:rPr>
                <w:rFonts w:cs="Arial"/>
                <w:b/>
              </w:rPr>
              <w:t>Period</w:t>
            </w:r>
          </w:p>
        </w:tc>
        <w:tc>
          <w:tcPr>
            <w:tcW w:w="2697" w:type="dxa"/>
            <w:shd w:val="clear" w:color="auto" w:fill="BFBFBF" w:themeFill="background1" w:themeFillShade="BF"/>
          </w:tcPr>
          <w:p w14:paraId="39C0A4C7" w14:textId="77777777" w:rsidR="00FE14A5" w:rsidRPr="009E3B7C" w:rsidRDefault="00FE14A5" w:rsidP="004E35C8">
            <w:pPr>
              <w:jc w:val="both"/>
              <w:rPr>
                <w:rFonts w:cs="Arial"/>
                <w:b/>
              </w:rPr>
            </w:pPr>
            <w:r w:rsidRPr="009E3B7C">
              <w:rPr>
                <w:rFonts w:cs="Arial"/>
                <w:b/>
              </w:rPr>
              <w:t>Signal Name</w:t>
            </w:r>
            <w:r>
              <w:rPr>
                <w:rFonts w:cs="Arial"/>
                <w:b/>
              </w:rPr>
              <w:t>s</w:t>
            </w:r>
          </w:p>
        </w:tc>
        <w:tc>
          <w:tcPr>
            <w:tcW w:w="1158" w:type="dxa"/>
            <w:shd w:val="clear" w:color="auto" w:fill="BFBFBF" w:themeFill="background1" w:themeFillShade="BF"/>
          </w:tcPr>
          <w:p w14:paraId="2E7E47C7" w14:textId="77777777" w:rsidR="00FE14A5" w:rsidRPr="009E3B7C" w:rsidRDefault="00FE14A5" w:rsidP="004E35C8">
            <w:pPr>
              <w:jc w:val="both"/>
              <w:rPr>
                <w:rFonts w:cs="Arial"/>
                <w:b/>
              </w:rPr>
            </w:pPr>
            <w:r w:rsidRPr="009E3B7C">
              <w:rPr>
                <w:rFonts w:cs="Arial"/>
                <w:b/>
              </w:rPr>
              <w:t>Transmitters</w:t>
            </w:r>
          </w:p>
        </w:tc>
        <w:tc>
          <w:tcPr>
            <w:tcW w:w="1055" w:type="dxa"/>
            <w:shd w:val="clear" w:color="auto" w:fill="BFBFBF" w:themeFill="background1" w:themeFillShade="BF"/>
          </w:tcPr>
          <w:p w14:paraId="3D945CD5" w14:textId="77777777" w:rsidR="00FE14A5" w:rsidRPr="009E3B7C" w:rsidRDefault="00FE14A5" w:rsidP="004E35C8">
            <w:pPr>
              <w:jc w:val="both"/>
              <w:rPr>
                <w:rFonts w:cs="Arial"/>
                <w:b/>
              </w:rPr>
            </w:pPr>
            <w:r w:rsidRPr="009E3B7C">
              <w:rPr>
                <w:rFonts w:cs="Arial"/>
                <w:b/>
              </w:rPr>
              <w:t>Receiver</w:t>
            </w:r>
          </w:p>
        </w:tc>
      </w:tr>
      <w:tr w:rsidR="00FE14A5" w:rsidRPr="009E3B7C" w14:paraId="3C1AD5B8" w14:textId="77777777" w:rsidTr="00FC3987">
        <w:trPr>
          <w:trHeight w:val="233"/>
        </w:trPr>
        <w:tc>
          <w:tcPr>
            <w:tcW w:w="2156" w:type="dxa"/>
            <w:vMerge w:val="restart"/>
          </w:tcPr>
          <w:p w14:paraId="252D00F3" w14:textId="77777777" w:rsidR="00FE14A5" w:rsidRPr="009E3B7C" w:rsidRDefault="00FE14A5" w:rsidP="004E35C8">
            <w:pPr>
              <w:jc w:val="both"/>
              <w:rPr>
                <w:rFonts w:cs="Arial"/>
              </w:rPr>
            </w:pPr>
          </w:p>
        </w:tc>
        <w:tc>
          <w:tcPr>
            <w:tcW w:w="810" w:type="dxa"/>
            <w:vMerge w:val="restart"/>
          </w:tcPr>
          <w:p w14:paraId="4A8A283E" w14:textId="77777777" w:rsidR="00FE14A5" w:rsidRPr="009E3B7C" w:rsidRDefault="00FE14A5" w:rsidP="004E35C8">
            <w:pPr>
              <w:jc w:val="both"/>
              <w:rPr>
                <w:rFonts w:cs="Arial"/>
              </w:rPr>
            </w:pPr>
          </w:p>
        </w:tc>
        <w:tc>
          <w:tcPr>
            <w:tcW w:w="1530" w:type="dxa"/>
            <w:vMerge w:val="restart"/>
          </w:tcPr>
          <w:p w14:paraId="3136B4AE" w14:textId="77777777" w:rsidR="00FE14A5" w:rsidRPr="009E3B7C" w:rsidRDefault="00FE14A5" w:rsidP="004E35C8">
            <w:pPr>
              <w:jc w:val="both"/>
              <w:rPr>
                <w:rFonts w:cs="Arial"/>
              </w:rPr>
            </w:pPr>
          </w:p>
        </w:tc>
        <w:tc>
          <w:tcPr>
            <w:tcW w:w="900" w:type="dxa"/>
            <w:vMerge w:val="restart"/>
          </w:tcPr>
          <w:p w14:paraId="1ABE4F1B" w14:textId="77777777" w:rsidR="00FE14A5" w:rsidRPr="009E3B7C" w:rsidRDefault="00FE14A5" w:rsidP="004E35C8">
            <w:pPr>
              <w:jc w:val="both"/>
              <w:rPr>
                <w:rFonts w:cs="Arial"/>
              </w:rPr>
            </w:pPr>
          </w:p>
        </w:tc>
        <w:tc>
          <w:tcPr>
            <w:tcW w:w="2697" w:type="dxa"/>
          </w:tcPr>
          <w:p w14:paraId="11ED74C3" w14:textId="77777777" w:rsidR="00FE14A5" w:rsidRPr="009E3B7C" w:rsidRDefault="00FE14A5" w:rsidP="004E35C8">
            <w:pPr>
              <w:jc w:val="both"/>
              <w:rPr>
                <w:rFonts w:cs="Arial"/>
              </w:rPr>
            </w:pPr>
          </w:p>
        </w:tc>
        <w:tc>
          <w:tcPr>
            <w:tcW w:w="1158" w:type="dxa"/>
            <w:vMerge w:val="restart"/>
          </w:tcPr>
          <w:p w14:paraId="5DA507EC" w14:textId="77777777" w:rsidR="00FE14A5" w:rsidRPr="009E3B7C" w:rsidRDefault="00FE14A5" w:rsidP="004E35C8">
            <w:pPr>
              <w:jc w:val="both"/>
              <w:rPr>
                <w:rStyle w:val="Hyperlink"/>
                <w:rFonts w:cs="Arial"/>
              </w:rPr>
            </w:pPr>
          </w:p>
        </w:tc>
        <w:tc>
          <w:tcPr>
            <w:tcW w:w="1055" w:type="dxa"/>
            <w:vMerge w:val="restart"/>
          </w:tcPr>
          <w:p w14:paraId="1F2DD396" w14:textId="77777777" w:rsidR="00FE14A5" w:rsidRPr="009E3B7C" w:rsidRDefault="00FE14A5" w:rsidP="004E35C8">
            <w:pPr>
              <w:keepNext/>
              <w:jc w:val="both"/>
              <w:rPr>
                <w:rFonts w:cs="Arial"/>
                <w:iCs/>
                <w:color w:val="0000FF"/>
              </w:rPr>
            </w:pPr>
          </w:p>
        </w:tc>
      </w:tr>
      <w:tr w:rsidR="00FE14A5" w:rsidRPr="009E3B7C" w14:paraId="2CDB315B" w14:textId="77777777" w:rsidTr="00FC3987">
        <w:trPr>
          <w:trHeight w:val="232"/>
        </w:trPr>
        <w:tc>
          <w:tcPr>
            <w:tcW w:w="2156" w:type="dxa"/>
            <w:vMerge/>
          </w:tcPr>
          <w:p w14:paraId="6C85BE78" w14:textId="77777777" w:rsidR="00FE14A5" w:rsidRPr="009E3B7C" w:rsidRDefault="00FE14A5" w:rsidP="004E35C8">
            <w:pPr>
              <w:jc w:val="both"/>
              <w:rPr>
                <w:rFonts w:cs="Arial"/>
              </w:rPr>
            </w:pPr>
          </w:p>
        </w:tc>
        <w:tc>
          <w:tcPr>
            <w:tcW w:w="810" w:type="dxa"/>
            <w:vMerge/>
          </w:tcPr>
          <w:p w14:paraId="61E8FE7F" w14:textId="77777777" w:rsidR="00FE14A5" w:rsidRPr="009E3B7C" w:rsidRDefault="00FE14A5" w:rsidP="004E35C8">
            <w:pPr>
              <w:jc w:val="both"/>
              <w:rPr>
                <w:rFonts w:cs="Arial"/>
              </w:rPr>
            </w:pPr>
          </w:p>
        </w:tc>
        <w:tc>
          <w:tcPr>
            <w:tcW w:w="1530" w:type="dxa"/>
            <w:vMerge/>
          </w:tcPr>
          <w:p w14:paraId="4278468C" w14:textId="77777777" w:rsidR="00FE14A5" w:rsidRPr="009E3B7C" w:rsidRDefault="00FE14A5" w:rsidP="004E35C8">
            <w:pPr>
              <w:jc w:val="both"/>
              <w:rPr>
                <w:rFonts w:cs="Arial"/>
              </w:rPr>
            </w:pPr>
          </w:p>
        </w:tc>
        <w:tc>
          <w:tcPr>
            <w:tcW w:w="900" w:type="dxa"/>
            <w:vMerge/>
          </w:tcPr>
          <w:p w14:paraId="1B373EBB" w14:textId="77777777" w:rsidR="00FE14A5" w:rsidRPr="009E3B7C" w:rsidRDefault="00FE14A5" w:rsidP="004E35C8">
            <w:pPr>
              <w:jc w:val="both"/>
              <w:rPr>
                <w:rFonts w:cs="Arial"/>
              </w:rPr>
            </w:pPr>
          </w:p>
        </w:tc>
        <w:tc>
          <w:tcPr>
            <w:tcW w:w="2697" w:type="dxa"/>
          </w:tcPr>
          <w:p w14:paraId="316E458E" w14:textId="77777777" w:rsidR="00FE14A5" w:rsidRPr="009E3B7C" w:rsidRDefault="00FE14A5" w:rsidP="004E35C8">
            <w:pPr>
              <w:jc w:val="both"/>
              <w:rPr>
                <w:rFonts w:cs="Arial"/>
              </w:rPr>
            </w:pPr>
          </w:p>
        </w:tc>
        <w:tc>
          <w:tcPr>
            <w:tcW w:w="1158" w:type="dxa"/>
            <w:vMerge/>
          </w:tcPr>
          <w:p w14:paraId="6E6F2636" w14:textId="77777777" w:rsidR="00FE14A5" w:rsidRPr="009E3B7C" w:rsidRDefault="00FE14A5" w:rsidP="004E35C8">
            <w:pPr>
              <w:jc w:val="both"/>
              <w:rPr>
                <w:rFonts w:cs="Arial"/>
              </w:rPr>
            </w:pPr>
          </w:p>
        </w:tc>
        <w:tc>
          <w:tcPr>
            <w:tcW w:w="1055" w:type="dxa"/>
            <w:vMerge/>
          </w:tcPr>
          <w:p w14:paraId="3919C65A" w14:textId="77777777" w:rsidR="00FE14A5" w:rsidRPr="009E3B7C" w:rsidRDefault="00FE14A5" w:rsidP="004E35C8">
            <w:pPr>
              <w:keepNext/>
              <w:jc w:val="both"/>
              <w:rPr>
                <w:rFonts w:cs="Arial"/>
                <w:iCs/>
              </w:rPr>
            </w:pPr>
          </w:p>
        </w:tc>
      </w:tr>
      <w:tr w:rsidR="00FE14A5" w:rsidRPr="009E3B7C" w14:paraId="0286C49F" w14:textId="77777777" w:rsidTr="00FC3987">
        <w:trPr>
          <w:trHeight w:val="232"/>
        </w:trPr>
        <w:tc>
          <w:tcPr>
            <w:tcW w:w="2156" w:type="dxa"/>
            <w:vMerge/>
          </w:tcPr>
          <w:p w14:paraId="70012E8C" w14:textId="77777777" w:rsidR="00FE14A5" w:rsidRPr="009E3B7C" w:rsidRDefault="00FE14A5" w:rsidP="004E35C8">
            <w:pPr>
              <w:jc w:val="both"/>
              <w:rPr>
                <w:rFonts w:cs="Arial"/>
              </w:rPr>
            </w:pPr>
          </w:p>
        </w:tc>
        <w:tc>
          <w:tcPr>
            <w:tcW w:w="810" w:type="dxa"/>
            <w:vMerge/>
          </w:tcPr>
          <w:p w14:paraId="78639D6D" w14:textId="77777777" w:rsidR="00FE14A5" w:rsidRPr="009E3B7C" w:rsidRDefault="00FE14A5" w:rsidP="004E35C8">
            <w:pPr>
              <w:jc w:val="both"/>
              <w:rPr>
                <w:rFonts w:cs="Arial"/>
              </w:rPr>
            </w:pPr>
          </w:p>
        </w:tc>
        <w:tc>
          <w:tcPr>
            <w:tcW w:w="1530" w:type="dxa"/>
            <w:vMerge/>
          </w:tcPr>
          <w:p w14:paraId="209B6672" w14:textId="77777777" w:rsidR="00FE14A5" w:rsidRPr="009E3B7C" w:rsidRDefault="00FE14A5" w:rsidP="004E35C8">
            <w:pPr>
              <w:jc w:val="both"/>
              <w:rPr>
                <w:rFonts w:cs="Arial"/>
              </w:rPr>
            </w:pPr>
          </w:p>
        </w:tc>
        <w:tc>
          <w:tcPr>
            <w:tcW w:w="900" w:type="dxa"/>
            <w:vMerge/>
          </w:tcPr>
          <w:p w14:paraId="04B5E308" w14:textId="77777777" w:rsidR="00FE14A5" w:rsidRPr="009E3B7C" w:rsidRDefault="00FE14A5" w:rsidP="004E35C8">
            <w:pPr>
              <w:jc w:val="both"/>
              <w:rPr>
                <w:rFonts w:cs="Arial"/>
              </w:rPr>
            </w:pPr>
          </w:p>
        </w:tc>
        <w:tc>
          <w:tcPr>
            <w:tcW w:w="2697" w:type="dxa"/>
          </w:tcPr>
          <w:p w14:paraId="50D3658C" w14:textId="77777777" w:rsidR="00FE14A5" w:rsidRPr="009E3B7C" w:rsidRDefault="00FE14A5" w:rsidP="004E35C8">
            <w:pPr>
              <w:jc w:val="both"/>
              <w:rPr>
                <w:rFonts w:cs="Arial"/>
              </w:rPr>
            </w:pPr>
          </w:p>
        </w:tc>
        <w:tc>
          <w:tcPr>
            <w:tcW w:w="1158" w:type="dxa"/>
            <w:vMerge/>
          </w:tcPr>
          <w:p w14:paraId="58EB9C2D" w14:textId="77777777" w:rsidR="00FE14A5" w:rsidRPr="009E3B7C" w:rsidRDefault="00FE14A5" w:rsidP="004E35C8">
            <w:pPr>
              <w:jc w:val="both"/>
              <w:rPr>
                <w:rFonts w:cs="Arial"/>
              </w:rPr>
            </w:pPr>
          </w:p>
        </w:tc>
        <w:tc>
          <w:tcPr>
            <w:tcW w:w="1055" w:type="dxa"/>
            <w:vMerge/>
          </w:tcPr>
          <w:p w14:paraId="61D34EE6" w14:textId="77777777" w:rsidR="00FE14A5" w:rsidRPr="009E3B7C" w:rsidRDefault="00FE14A5" w:rsidP="004E35C8">
            <w:pPr>
              <w:keepNext/>
              <w:jc w:val="both"/>
              <w:rPr>
                <w:rFonts w:cs="Arial"/>
                <w:iCs/>
              </w:rPr>
            </w:pPr>
          </w:p>
        </w:tc>
      </w:tr>
      <w:tr w:rsidR="00FE14A5" w:rsidRPr="009E3B7C" w14:paraId="78ACEEFA" w14:textId="77777777" w:rsidTr="00FC3987">
        <w:trPr>
          <w:trHeight w:val="232"/>
        </w:trPr>
        <w:tc>
          <w:tcPr>
            <w:tcW w:w="2156" w:type="dxa"/>
            <w:vMerge/>
          </w:tcPr>
          <w:p w14:paraId="0731ACEE" w14:textId="77777777" w:rsidR="00FE14A5" w:rsidRPr="009E3B7C" w:rsidRDefault="00FE14A5" w:rsidP="004E35C8">
            <w:pPr>
              <w:jc w:val="both"/>
              <w:rPr>
                <w:rFonts w:cs="Arial"/>
              </w:rPr>
            </w:pPr>
          </w:p>
        </w:tc>
        <w:tc>
          <w:tcPr>
            <w:tcW w:w="810" w:type="dxa"/>
            <w:vMerge/>
          </w:tcPr>
          <w:p w14:paraId="17C3DD8A" w14:textId="77777777" w:rsidR="00FE14A5" w:rsidRPr="009E3B7C" w:rsidRDefault="00FE14A5" w:rsidP="004E35C8">
            <w:pPr>
              <w:jc w:val="both"/>
              <w:rPr>
                <w:rFonts w:cs="Arial"/>
              </w:rPr>
            </w:pPr>
          </w:p>
        </w:tc>
        <w:tc>
          <w:tcPr>
            <w:tcW w:w="1530" w:type="dxa"/>
            <w:vMerge/>
          </w:tcPr>
          <w:p w14:paraId="5016AEA5" w14:textId="77777777" w:rsidR="00FE14A5" w:rsidRPr="009E3B7C" w:rsidRDefault="00FE14A5" w:rsidP="004E35C8">
            <w:pPr>
              <w:jc w:val="both"/>
              <w:rPr>
                <w:rFonts w:cs="Arial"/>
              </w:rPr>
            </w:pPr>
          </w:p>
        </w:tc>
        <w:tc>
          <w:tcPr>
            <w:tcW w:w="900" w:type="dxa"/>
            <w:vMerge/>
          </w:tcPr>
          <w:p w14:paraId="1136D164" w14:textId="77777777" w:rsidR="00FE14A5" w:rsidRPr="009E3B7C" w:rsidRDefault="00FE14A5" w:rsidP="004E35C8">
            <w:pPr>
              <w:jc w:val="both"/>
              <w:rPr>
                <w:rFonts w:cs="Arial"/>
              </w:rPr>
            </w:pPr>
          </w:p>
        </w:tc>
        <w:tc>
          <w:tcPr>
            <w:tcW w:w="2697" w:type="dxa"/>
          </w:tcPr>
          <w:p w14:paraId="7F0B923C" w14:textId="77777777" w:rsidR="00FE14A5" w:rsidRPr="009E3B7C" w:rsidRDefault="00FE14A5" w:rsidP="004E35C8">
            <w:pPr>
              <w:jc w:val="both"/>
              <w:rPr>
                <w:rFonts w:cs="Arial"/>
              </w:rPr>
            </w:pPr>
          </w:p>
        </w:tc>
        <w:tc>
          <w:tcPr>
            <w:tcW w:w="1158" w:type="dxa"/>
            <w:vMerge/>
          </w:tcPr>
          <w:p w14:paraId="79F60EBD" w14:textId="77777777" w:rsidR="00FE14A5" w:rsidRPr="009E3B7C" w:rsidRDefault="00FE14A5" w:rsidP="004E35C8">
            <w:pPr>
              <w:jc w:val="both"/>
              <w:rPr>
                <w:rFonts w:cs="Arial"/>
              </w:rPr>
            </w:pPr>
          </w:p>
        </w:tc>
        <w:tc>
          <w:tcPr>
            <w:tcW w:w="1055" w:type="dxa"/>
            <w:vMerge/>
          </w:tcPr>
          <w:p w14:paraId="6FA06E1B" w14:textId="77777777" w:rsidR="00FE14A5" w:rsidRPr="009E3B7C" w:rsidRDefault="00FE14A5" w:rsidP="004E35C8">
            <w:pPr>
              <w:keepNext/>
              <w:jc w:val="both"/>
              <w:rPr>
                <w:rFonts w:cs="Arial"/>
                <w:iCs/>
              </w:rPr>
            </w:pPr>
          </w:p>
        </w:tc>
      </w:tr>
    </w:tbl>
    <w:p w14:paraId="1D58DFB0" w14:textId="77777777" w:rsidR="00FE14A5" w:rsidRPr="009E3B7C" w:rsidRDefault="00FE14A5" w:rsidP="00FE14A5">
      <w:pPr>
        <w:rPr>
          <w:rFonts w:cs="Arial"/>
        </w:rPr>
      </w:pPr>
    </w:p>
    <w:p w14:paraId="758A27F2" w14:textId="77777777" w:rsidR="00FE14A5" w:rsidRPr="00AA48C6" w:rsidRDefault="00FE14A5" w:rsidP="00FE14A5">
      <w:pPr>
        <w:pStyle w:val="Heading4"/>
        <w:tabs>
          <w:tab w:val="clear" w:pos="992"/>
          <w:tab w:val="left" w:pos="1134"/>
        </w:tabs>
      </w:pPr>
      <w:bookmarkStart w:id="599" w:name="_Toc32332302"/>
      <w:r>
        <w:lastRenderedPageBreak/>
        <w:t>LIN Bus “&lt;Bus Name&gt;”</w:t>
      </w:r>
      <w:bookmarkEnd w:id="599"/>
    </w:p>
    <w:p w14:paraId="502B53EB" w14:textId="77777777" w:rsidR="00FE14A5" w:rsidRPr="00016962" w:rsidRDefault="00FE14A5" w:rsidP="00FE14A5"/>
    <w:p w14:paraId="293F3284" w14:textId="77777777" w:rsidR="00FE14A5" w:rsidRPr="00BC3C56" w:rsidRDefault="00140572" w:rsidP="00FE14A5">
      <w:pPr>
        <w:pStyle w:val="Heading3"/>
      </w:pPr>
      <w:bookmarkStart w:id="600" w:name="_Toc32332303"/>
      <w:r>
        <w:t>Encoding</w:t>
      </w:r>
      <w:r w:rsidR="00FE14A5" w:rsidRPr="00BC3C56">
        <w:t xml:space="preserve"> Types</w:t>
      </w:r>
      <w:bookmarkEnd w:id="590"/>
      <w:bookmarkEnd w:id="591"/>
      <w:bookmarkEnd w:id="592"/>
      <w:bookmarkEnd w:id="600"/>
    </w:p>
    <w:p w14:paraId="7881CB1D" w14:textId="77777777" w:rsidR="00FE14A5" w:rsidRDefault="00FE14A5" w:rsidP="00C82906">
      <w:pPr>
        <w:shd w:val="clear" w:color="auto" w:fill="D6E3BC" w:themeFill="accent3" w:themeFillTint="66"/>
        <w:rPr>
          <w:rStyle w:val="SubtleEmphasis"/>
        </w:rPr>
      </w:pPr>
      <w:r w:rsidRPr="00F169AF">
        <w:rPr>
          <w:rStyle w:val="SubtleEmphasis"/>
          <w:b/>
        </w:rPr>
        <w:t>#Link:</w:t>
      </w:r>
      <w:r>
        <w:rPr>
          <w:rStyle w:val="SubtleEmphasis"/>
        </w:rPr>
        <w:t xml:space="preserve"> </w:t>
      </w:r>
      <w:hyperlink r:id="rId104" w:history="1">
        <w:r w:rsidRPr="00F169AF">
          <w:rPr>
            <w:rStyle w:val="Hyperlink"/>
            <w:i/>
          </w:rPr>
          <w:t>RE Wiki – Adding Encoding Types</w:t>
        </w:r>
      </w:hyperlink>
    </w:p>
    <w:p w14:paraId="265A1D95" w14:textId="77777777" w:rsidR="00FE14A5" w:rsidRDefault="00FE14A5" w:rsidP="00C82906">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F169AF">
        <w:rPr>
          <w:rStyle w:val="SubtleEmphasis"/>
        </w:rPr>
        <w:t>Add Ins -&gt; Add Requirement macro</w:t>
      </w:r>
      <w:r w:rsidRPr="00347A88">
        <w:rPr>
          <w:rStyle w:val="SubtleEmphasis"/>
        </w:rPr>
        <w:t xml:space="preserve"> (select “</w:t>
      </w:r>
      <w:r w:rsidR="00140572">
        <w:rPr>
          <w:rStyle w:val="SubtleEmphasis"/>
        </w:rPr>
        <w:t>Encoding</w:t>
      </w:r>
      <w:r>
        <w:rPr>
          <w:rStyle w:val="SubtleEmphasis"/>
        </w:rPr>
        <w:t xml:space="preserve"> Type”</w:t>
      </w:r>
      <w:r w:rsidRPr="00347A88">
        <w:rPr>
          <w:rStyle w:val="SubtleEmphasis"/>
        </w:rPr>
        <w:t xml:space="preserve"> as type)</w:t>
      </w:r>
    </w:p>
    <w:p w14:paraId="6A2DB551" w14:textId="77777777" w:rsidR="001D74AD" w:rsidRPr="009E3B7C" w:rsidRDefault="001D74AD" w:rsidP="001D74AD">
      <w:pPr>
        <w:rPr>
          <w:rFonts w:cs="Arial"/>
        </w:rPr>
      </w:pPr>
    </w:p>
    <w:p w14:paraId="7691DC9C" w14:textId="77777777" w:rsidR="00601485" w:rsidRDefault="00601485">
      <w:pPr>
        <w:overflowPunct/>
        <w:autoSpaceDE/>
        <w:autoSpaceDN/>
        <w:adjustRightInd/>
        <w:textAlignment w:val="auto"/>
        <w:rPr>
          <w:rFonts w:cs="Arial"/>
        </w:rPr>
      </w:pPr>
      <w:r>
        <w:rPr>
          <w:rFonts w:cs="Arial"/>
        </w:rPr>
        <w:br w:type="page"/>
      </w:r>
    </w:p>
    <w:p w14:paraId="54C933FF" w14:textId="77777777" w:rsidR="003142BF" w:rsidRDefault="003142BF" w:rsidP="009E02ED">
      <w:pPr>
        <w:rPr>
          <w:rFonts w:cs="Arial"/>
        </w:rPr>
      </w:pPr>
    </w:p>
    <w:p w14:paraId="45DCAA0F" w14:textId="77777777" w:rsidR="00601485" w:rsidRPr="00A56C52" w:rsidRDefault="00601485" w:rsidP="00601485">
      <w:pPr>
        <w:spacing w:before="1440"/>
        <w:jc w:val="center"/>
        <w:rPr>
          <w:sz w:val="32"/>
        </w:rPr>
      </w:pPr>
      <w:r w:rsidRPr="00A56C52">
        <w:rPr>
          <w:sz w:val="32"/>
        </w:rPr>
        <w:t>Document ends here.</w:t>
      </w:r>
    </w:p>
    <w:sectPr w:rsidR="00601485" w:rsidRPr="00A56C52" w:rsidSect="003D5A66">
      <w:headerReference w:type="default" r:id="rId105"/>
      <w:pgSz w:w="11907" w:h="16840" w:code="9"/>
      <w:pgMar w:top="822"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0" w:author="Karan Puri" w:date="2021-05-26T11:02:00Z" w:initials="KP">
    <w:p w14:paraId="38346C02" w14:textId="77777777" w:rsidR="00140F0D" w:rsidRDefault="00140F0D">
      <w:pPr>
        <w:pStyle w:val="CommentText"/>
      </w:pPr>
      <w:r>
        <w:rPr>
          <w:rStyle w:val="CommentReference"/>
        </w:rPr>
        <w:annotationRef/>
      </w:r>
      <w:r>
        <w:t>Previously:</w:t>
      </w:r>
    </w:p>
    <w:p w14:paraId="778C6D58" w14:textId="4E204E2F" w:rsidR="00140F0D" w:rsidRDefault="00140F0D">
      <w:pPr>
        <w:pStyle w:val="CommentText"/>
      </w:pPr>
      <w:proofErr w:type="spellStart"/>
      <w:r w:rsidRPr="00BF1478">
        <w:rPr>
          <w:rFonts w:ascii="Calibri" w:hAnsi="Calibri" w:cs="Calibri"/>
          <w:color w:val="FF0000"/>
          <w:sz w:val="16"/>
          <w:szCs w:val="16"/>
        </w:rPr>
        <w:t>DrTgateExtSwMde_B_Stat</w:t>
      </w:r>
      <w:proofErr w:type="spellEnd"/>
    </w:p>
  </w:comment>
  <w:comment w:id="241" w:author="Karan Puri" w:date="2021-05-26T11:02:00Z" w:initials="KP">
    <w:p w14:paraId="502F6490" w14:textId="77777777" w:rsidR="00140F0D" w:rsidRDefault="00140F0D">
      <w:pPr>
        <w:pStyle w:val="CommentText"/>
      </w:pPr>
      <w:r>
        <w:rPr>
          <w:rStyle w:val="CommentReference"/>
        </w:rPr>
        <w:annotationRef/>
      </w:r>
      <w:r>
        <w:t>Previously:</w:t>
      </w:r>
    </w:p>
    <w:p w14:paraId="750B71D0" w14:textId="4531C48D" w:rsidR="00140F0D" w:rsidRDefault="00140F0D">
      <w:pPr>
        <w:pStyle w:val="CommentText"/>
      </w:pPr>
      <w:proofErr w:type="spellStart"/>
      <w:r>
        <w:rPr>
          <w:rFonts w:ascii="Calibri" w:hAnsi="Calibri" w:cs="Calibri"/>
          <w:color w:val="FF0000"/>
          <w:sz w:val="16"/>
          <w:szCs w:val="16"/>
        </w:rPr>
        <w:t>LockInhibit</w:t>
      </w:r>
      <w:proofErr w:type="spellEnd"/>
    </w:p>
  </w:comment>
  <w:comment w:id="242" w:author="Karan Puri" w:date="2021-05-26T11:01:00Z" w:initials="KP">
    <w:p w14:paraId="50FBFA3B" w14:textId="77777777" w:rsidR="00140F0D" w:rsidRDefault="00140F0D" w:rsidP="00140F0D">
      <w:pPr>
        <w:ind w:left="113" w:right="113"/>
        <w:jc w:val="center"/>
        <w:rPr>
          <w:rFonts w:ascii="Calibri" w:hAnsi="Calibri" w:cs="Calibri"/>
          <w:color w:val="FF0000"/>
          <w:sz w:val="16"/>
          <w:szCs w:val="16"/>
        </w:rPr>
      </w:pPr>
      <w:r>
        <w:rPr>
          <w:rStyle w:val="CommentReference"/>
        </w:rPr>
        <w:annotationRef/>
      </w:r>
      <w:r w:rsidRPr="00140F0D">
        <w:rPr>
          <w:rFonts w:ascii="Calibri" w:hAnsi="Calibri" w:cs="Calibri"/>
          <w:sz w:val="16"/>
          <w:szCs w:val="16"/>
        </w:rPr>
        <w:t>Previously:</w:t>
      </w:r>
    </w:p>
    <w:p w14:paraId="57B0C43E" w14:textId="4D44519E" w:rsidR="00140F0D" w:rsidRDefault="00140F0D" w:rsidP="00140F0D">
      <w:pPr>
        <w:ind w:left="113" w:right="113"/>
        <w:jc w:val="center"/>
        <w:rPr>
          <w:rFonts w:ascii="Calibri" w:hAnsi="Calibri" w:cs="Calibri"/>
          <w:color w:val="FF0000"/>
          <w:sz w:val="16"/>
          <w:szCs w:val="16"/>
        </w:rPr>
      </w:pPr>
      <w:proofErr w:type="spellStart"/>
      <w:r>
        <w:rPr>
          <w:rFonts w:ascii="Calibri" w:hAnsi="Calibri" w:cs="Calibri"/>
          <w:color w:val="FF0000"/>
          <w:sz w:val="16"/>
          <w:szCs w:val="16"/>
        </w:rPr>
        <w:t>DrTgateOpen_B_Rq</w:t>
      </w:r>
      <w:proofErr w:type="spellEnd"/>
    </w:p>
    <w:p w14:paraId="33656C38" w14:textId="77777777" w:rsidR="00140F0D" w:rsidRDefault="00140F0D" w:rsidP="00140F0D">
      <w:pPr>
        <w:ind w:left="113" w:right="113"/>
        <w:jc w:val="center"/>
        <w:rPr>
          <w:rFonts w:ascii="Calibri" w:hAnsi="Calibri" w:cs="Calibri"/>
          <w:color w:val="FF0000"/>
          <w:sz w:val="16"/>
          <w:szCs w:val="16"/>
        </w:rPr>
      </w:pPr>
      <w:proofErr w:type="spellStart"/>
      <w:r>
        <w:rPr>
          <w:rFonts w:ascii="Calibri" w:hAnsi="Calibri" w:cs="Calibri"/>
          <w:color w:val="FF0000"/>
          <w:sz w:val="16"/>
          <w:szCs w:val="16"/>
        </w:rPr>
        <w:t>Power_Liftgate_Rqst</w:t>
      </w:r>
      <w:proofErr w:type="spellEnd"/>
    </w:p>
    <w:p w14:paraId="1900E96A" w14:textId="54F5772F" w:rsidR="00140F0D" w:rsidRDefault="00140F0D" w:rsidP="00140F0D">
      <w:pPr>
        <w:pStyle w:val="CommentText"/>
      </w:pPr>
      <w:proofErr w:type="spellStart"/>
      <w:r w:rsidRPr="00D45D70">
        <w:rPr>
          <w:rFonts w:ascii="Calibri" w:hAnsi="Calibri" w:cs="Calibri"/>
          <w:color w:val="FF0000"/>
          <w:sz w:val="16"/>
          <w:szCs w:val="16"/>
        </w:rPr>
        <w:t>Keyfob_Pad_Msg_Count</w:t>
      </w:r>
      <w:proofErr w:type="spellEnd"/>
    </w:p>
  </w:comment>
  <w:comment w:id="243" w:author="Karan Puri" w:date="2021-05-26T11:02:00Z" w:initials="KP">
    <w:p w14:paraId="0B1FEC52" w14:textId="77777777" w:rsidR="00140F0D" w:rsidRDefault="00140F0D">
      <w:pPr>
        <w:pStyle w:val="CommentText"/>
        <w:rPr>
          <w:rFonts w:ascii="Calibri" w:hAnsi="Calibri" w:cs="Calibri"/>
          <w:color w:val="FF0000"/>
          <w:sz w:val="16"/>
          <w:szCs w:val="16"/>
        </w:rPr>
      </w:pPr>
      <w:r>
        <w:rPr>
          <w:rStyle w:val="CommentReference"/>
        </w:rPr>
        <w:annotationRef/>
      </w:r>
      <w:r w:rsidRPr="00140F0D">
        <w:rPr>
          <w:rFonts w:ascii="Calibri" w:hAnsi="Calibri" w:cs="Calibri"/>
          <w:sz w:val="16"/>
          <w:szCs w:val="16"/>
        </w:rPr>
        <w:t>Previously:</w:t>
      </w:r>
    </w:p>
    <w:p w14:paraId="0DB16CE4" w14:textId="4700F766" w:rsidR="00140F0D" w:rsidRDefault="00140F0D">
      <w:pPr>
        <w:pStyle w:val="CommentText"/>
      </w:pPr>
      <w:proofErr w:type="spellStart"/>
      <w:r>
        <w:rPr>
          <w:rFonts w:ascii="Calibri" w:hAnsi="Calibri" w:cs="Calibri"/>
          <w:color w:val="FF0000"/>
          <w:sz w:val="16"/>
          <w:szCs w:val="16"/>
        </w:rPr>
        <w:t>ValetMode_D_Mem</w:t>
      </w:r>
      <w:proofErr w:type="spellEnd"/>
    </w:p>
  </w:comment>
  <w:comment w:id="244" w:author="Karan Puri" w:date="2021-05-25T08:42:00Z" w:initials="KP">
    <w:p w14:paraId="6638A97A" w14:textId="77777777" w:rsidR="00F373CF" w:rsidRDefault="00F373CF">
      <w:pPr>
        <w:pStyle w:val="CommentText"/>
      </w:pPr>
      <w:r>
        <w:rPr>
          <w:rStyle w:val="CommentReference"/>
        </w:rPr>
        <w:annotationRef/>
      </w:r>
      <w:r w:rsidR="00140F0D">
        <w:t>To be used for mapping ‘requestor type’</w:t>
      </w:r>
    </w:p>
    <w:p w14:paraId="675A55B3" w14:textId="5A72189C" w:rsidR="00140F0D" w:rsidRDefault="00140F0D">
      <w:pPr>
        <w:pStyle w:val="CommentText"/>
      </w:pPr>
      <w:r w:rsidRPr="00140F0D">
        <w:rPr>
          <w:color w:val="FF0000"/>
        </w:rPr>
        <w:t>Proposal to be sent by Ahmet Cinar</w:t>
      </w:r>
    </w:p>
  </w:comment>
  <w:comment w:id="402" w:author="Puri, Karan (K.)" w:date="2021-04-28T15:32:00Z" w:initials="PK(">
    <w:p w14:paraId="1836788C" w14:textId="7679D029" w:rsidR="00F373CF" w:rsidRDefault="00F373CF">
      <w:pPr>
        <w:pStyle w:val="CommentText"/>
      </w:pPr>
      <w:r>
        <w:rPr>
          <w:rStyle w:val="CommentReference"/>
        </w:rPr>
        <w:annotationRef/>
      </w:r>
      <w:r>
        <w:t>Add reference to contract numbers as well from the Enclosure service spec?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8C6D58" w15:done="0"/>
  <w15:commentEx w15:paraId="750B71D0" w15:done="0"/>
  <w15:commentEx w15:paraId="1900E96A" w15:done="0"/>
  <w15:commentEx w15:paraId="0DB16CE4" w15:done="0"/>
  <w15:commentEx w15:paraId="675A55B3" w15:done="0"/>
  <w15:commentEx w15:paraId="183678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8C6D58" w16cid:durableId="2458A962"/>
  <w16cid:commentId w16cid:paraId="750B71D0" w16cid:durableId="2458A94F"/>
  <w16cid:commentId w16cid:paraId="1900E96A" w16cid:durableId="2458A916"/>
  <w16cid:commentId w16cid:paraId="0DB16CE4" w16cid:durableId="2458A932"/>
  <w16cid:commentId w16cid:paraId="675A55B3" w16cid:durableId="245736F4"/>
  <w16cid:commentId w16cid:paraId="1836788C" w16cid:durableId="2433FE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7DE49" w14:textId="77777777" w:rsidR="00CC4EEB" w:rsidRDefault="00CC4EEB">
      <w:r>
        <w:separator/>
      </w:r>
    </w:p>
    <w:p w14:paraId="6BA74319" w14:textId="77777777" w:rsidR="00CC4EEB" w:rsidRDefault="00CC4EEB"/>
  </w:endnote>
  <w:endnote w:type="continuationSeparator" w:id="0">
    <w:p w14:paraId="6CC1F239" w14:textId="77777777" w:rsidR="00CC4EEB" w:rsidRDefault="00CC4EEB">
      <w:r>
        <w:continuationSeparator/>
      </w:r>
    </w:p>
    <w:p w14:paraId="67766B17" w14:textId="77777777" w:rsidR="00CC4EEB" w:rsidRDefault="00CC4EEB"/>
  </w:endnote>
  <w:endnote w:type="continuationNotice" w:id="1">
    <w:p w14:paraId="5EF52D23" w14:textId="77777777" w:rsidR="00CC4EEB" w:rsidRDefault="00CC4E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D19C7" w14:textId="77777777" w:rsidR="00F373CF" w:rsidRPr="004D7C06" w:rsidRDefault="00F373CF"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"DocOwner"  \* MERGEFORMAT </w:instrText>
    </w:r>
    <w:r>
      <w:rPr>
        <w:rFonts w:ascii="Arial" w:hAnsi="Arial" w:cs="Arial"/>
        <w:i/>
        <w:color w:val="auto"/>
      </w:rPr>
      <w:fldChar w:fldCharType="separate"/>
    </w:r>
    <w:r>
      <w:rPr>
        <w:rFonts w:ascii="Arial" w:hAnsi="Arial" w:cs="Arial"/>
        <w:i/>
        <w:color w:val="auto"/>
      </w:rPr>
      <w:t>Daniel King (DKING13)</w:t>
    </w:r>
    <w:r>
      <w:rPr>
        <w:rFonts w:ascii="Arial" w:hAnsi="Arial" w:cs="Arial"/>
        <w:i/>
        <w:color w:val="auto"/>
      </w:rPr>
      <w:fldChar w:fldCharType="end"/>
    </w:r>
    <w:r>
      <w:rPr>
        <w:rFonts w:ascii="Arial" w:hAnsi="Arial" w:cs="Arial"/>
        <w:i/>
        <w:color w:val="auto"/>
      </w:rPr>
      <w:tab/>
      <w:t xml:space="preserve">Document ID: </w:t>
    </w:r>
    <w:r w:rsidRPr="00915843">
      <w:rPr>
        <w:rFonts w:ascii="Arial" w:hAnsi="Arial" w:cs="Arial"/>
        <w:i/>
        <w:color w:val="auto"/>
      </w:rPr>
      <w:fldChar w:fldCharType="begin"/>
    </w:r>
    <w:r w:rsidRPr="00915843">
      <w:rPr>
        <w:rFonts w:ascii="Arial" w:hAnsi="Arial" w:cs="Arial"/>
        <w:i/>
        <w:color w:val="auto"/>
      </w:rPr>
      <w:instrText xml:space="preserve"> FILENAME  \* Lower  \* MERGEFORMAT </w:instrText>
    </w:r>
    <w:r w:rsidRPr="00915843">
      <w:rPr>
        <w:rFonts w:ascii="Arial" w:hAnsi="Arial" w:cs="Arial"/>
        <w:i/>
        <w:color w:val="auto"/>
      </w:rPr>
      <w:fldChar w:fldCharType="separate"/>
    </w:r>
    <w:r>
      <w:rPr>
        <w:rFonts w:ascii="Arial" w:hAnsi="Arial" w:cs="Arial"/>
        <w:i/>
        <w:color w:val="auto"/>
      </w:rPr>
      <w:t>power liftgate fis.docx</w:t>
    </w:r>
    <w:r w:rsidRPr="00915843">
      <w:rPr>
        <w:rFonts w:ascii="Arial" w:hAnsi="Arial" w:cs="Arial"/>
        <w:i/>
        <w:color w:val="auto"/>
      </w:rPr>
      <w:fldChar w:fldCharType="end"/>
    </w:r>
  </w:p>
  <w:p w14:paraId="30A2C315" w14:textId="77777777" w:rsidR="00F373CF" w:rsidRPr="004D7C06" w:rsidRDefault="00F373CF"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rPr>
        <w:rFonts w:ascii="Arial" w:hAnsi="Arial" w:cs="Arial"/>
        <w:i/>
        <w:color w:val="auto"/>
      </w:rPr>
      <w:fldChar w:fldCharType="begin"/>
    </w:r>
    <w:r>
      <w:rPr>
        <w:rFonts w:ascii="Arial" w:hAnsi="Arial" w:cs="Arial"/>
        <w:i/>
        <w:color w:val="auto"/>
      </w:rPr>
      <w:instrText xml:space="preserve"> DOCPROPERTY  DocGis1ItemNumber  \* MERGEFORMAT </w:instrText>
    </w:r>
    <w:r>
      <w:rPr>
        <w:rFonts w:ascii="Arial" w:hAnsi="Arial" w:cs="Arial"/>
        <w:i/>
        <w:color w:val="auto"/>
      </w:rPr>
      <w:fldChar w:fldCharType="separate"/>
    </w:r>
    <w:r>
      <w:rPr>
        <w:rFonts w:ascii="Arial" w:hAnsi="Arial" w:cs="Arial"/>
        <w:i/>
        <w:color w:val="auto"/>
      </w:rPr>
      <w:t>27.60/35</w:t>
    </w:r>
    <w:r>
      <w:rPr>
        <w:rFonts w:ascii="Arial" w:hAnsi="Arial" w:cs="Arial"/>
        <w:i/>
        <w:color w:val="auto"/>
      </w:rPr>
      <w:fldChar w:fldCharType="end"/>
    </w:r>
    <w:r w:rsidRPr="004D7C06">
      <w:rPr>
        <w:rFonts w:ascii="Arial" w:hAnsi="Arial" w:cs="Arial"/>
        <w:i/>
        <w:color w:val="auto"/>
      </w:rPr>
      <w:tab/>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separate"/>
    </w:r>
    <w:r>
      <w:rPr>
        <w:rFonts w:ascii="Arial" w:hAnsi="Arial" w:cs="Arial"/>
        <w:i/>
        <w:color w:val="auto"/>
      </w:rPr>
      <w:t>2020-01-31</w:t>
    </w:r>
    <w:r>
      <w:rPr>
        <w:rFonts w:ascii="Arial" w:hAnsi="Arial" w:cs="Arial"/>
        <w:i/>
        <w:color w:val="auto"/>
      </w:rPr>
      <w:fldChar w:fldCharType="end"/>
    </w:r>
  </w:p>
  <w:p w14:paraId="6F22C3A9" w14:textId="77777777" w:rsidR="00F373CF" w:rsidRPr="00A160D7" w:rsidRDefault="00F373CF"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rsidRPr="004D7C06">
      <w:rPr>
        <w:rFonts w:ascii="Arial" w:hAnsi="Arial" w:cs="Arial"/>
        <w:i/>
        <w:color w:val="auto"/>
      </w:rPr>
      <w:tab/>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39</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41</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r>
      <w:rPr>
        <w:rFonts w:ascii="Arial" w:hAnsi="Arial" w:cs="Arial"/>
        <w:i/>
        <w:color w:val="auto"/>
      </w:rPr>
      <w:fldChar w:fldCharType="begin"/>
    </w:r>
    <w:r>
      <w:rPr>
        <w:rFonts w:ascii="Arial" w:hAnsi="Arial" w:cs="Arial"/>
        <w:i/>
        <w:color w:val="auto"/>
      </w:rPr>
      <w:instrText xml:space="preserve"> DOCPROPERTY  DocRevisionDate  \* MERGEFORMAT </w:instrText>
    </w:r>
    <w:r>
      <w:rPr>
        <w:rFonts w:ascii="Arial" w:hAnsi="Arial" w:cs="Arial"/>
        <w:i/>
        <w:color w:val="auto"/>
      </w:rPr>
      <w:fldChar w:fldCharType="separate"/>
    </w:r>
    <w:r>
      <w:rPr>
        <w:rFonts w:ascii="Arial" w:hAnsi="Arial" w:cs="Arial"/>
        <w:i/>
        <w:color w:val="auto"/>
      </w:rPr>
      <w:t>2020-02-11</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9D4DA" w14:textId="77777777" w:rsidR="00CC4EEB" w:rsidRDefault="00CC4EEB">
      <w:r>
        <w:separator/>
      </w:r>
    </w:p>
    <w:p w14:paraId="6F9786DC" w14:textId="77777777" w:rsidR="00CC4EEB" w:rsidRDefault="00CC4EEB"/>
  </w:footnote>
  <w:footnote w:type="continuationSeparator" w:id="0">
    <w:p w14:paraId="40B7CB30" w14:textId="77777777" w:rsidR="00CC4EEB" w:rsidRDefault="00CC4EEB">
      <w:r>
        <w:continuationSeparator/>
      </w:r>
    </w:p>
    <w:p w14:paraId="65FABAC4" w14:textId="77777777" w:rsidR="00CC4EEB" w:rsidRDefault="00CC4EEB"/>
  </w:footnote>
  <w:footnote w:type="continuationNotice" w:id="1">
    <w:p w14:paraId="321D2A41" w14:textId="77777777" w:rsidR="00CC4EEB" w:rsidRDefault="00CC4E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9B00" w14:textId="77777777" w:rsidR="00F373CF" w:rsidRDefault="00F373CF" w:rsidP="004204E5">
    <w:pPr>
      <w:ind w:left="-142"/>
      <w:jc w:val="center"/>
      <w:rPr>
        <w:rFonts w:cs="Arial"/>
        <w:b/>
        <w:sz w:val="32"/>
        <w:szCs w:val="32"/>
      </w:rPr>
    </w:pPr>
    <w:r>
      <w:rPr>
        <w:b/>
        <w:noProof/>
        <w:sz w:val="32"/>
        <w:szCs w:val="32"/>
      </w:rPr>
      <w:drawing>
        <wp:anchor distT="0" distB="0" distL="114300" distR="114300" simplePos="0" relativeHeight="251657216" behindDoc="1" locked="0" layoutInCell="1" allowOverlap="1" wp14:anchorId="466A15FD" wp14:editId="6EDA57A2">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68C710C9" w14:textId="77777777" w:rsidR="00F373CF" w:rsidRDefault="00F373CF"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3B69D" w14:textId="77777777" w:rsidR="00F373CF" w:rsidRPr="001D3D36" w:rsidRDefault="00F373CF" w:rsidP="00A620D8">
    <w:pPr>
      <w:pStyle w:val="Header"/>
      <w:jc w:val="center"/>
      <w:rPr>
        <w:b/>
        <w:sz w:val="32"/>
        <w:szCs w:val="32"/>
      </w:rPr>
    </w:pPr>
    <w:r w:rsidRPr="00590EFB">
      <w:rPr>
        <w:b/>
        <w:noProof/>
        <w:sz w:val="36"/>
        <w:szCs w:val="36"/>
        <w:highlight w:val="yellow"/>
      </w:rPr>
      <w:drawing>
        <wp:anchor distT="0" distB="0" distL="114300" distR="114300" simplePos="0" relativeHeight="251663360" behindDoc="1" locked="0" layoutInCell="1" allowOverlap="1" wp14:anchorId="4960E20E" wp14:editId="24CD04D6">
          <wp:simplePos x="0" y="0"/>
          <wp:positionH relativeFrom="column">
            <wp:posOffset>-17720</wp:posOffset>
          </wp:positionH>
          <wp:positionV relativeFrom="paragraph">
            <wp:posOffset>-122866</wp:posOffset>
          </wp:positionV>
          <wp:extent cx="1217295" cy="608965"/>
          <wp:effectExtent l="0" t="0" r="1905" b="635"/>
          <wp:wrapNone/>
          <wp:docPr id="6" name="Picture 6"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1D3D36">
      <w:rPr>
        <w:rFonts w:cs="Arial"/>
        <w:b/>
        <w:sz w:val="32"/>
        <w:szCs w:val="32"/>
      </w:rPr>
      <w:fldChar w:fldCharType="begin"/>
    </w:r>
    <w:r w:rsidRPr="001D3D36">
      <w:rPr>
        <w:rFonts w:cs="Arial"/>
        <w:b/>
        <w:sz w:val="32"/>
        <w:szCs w:val="32"/>
      </w:rPr>
      <w:instrText xml:space="preserve"> DOCPROPERTY  DocType  \* MERGEFORMAT </w:instrText>
    </w:r>
    <w:r w:rsidRPr="001D3D36">
      <w:rPr>
        <w:rFonts w:cs="Arial"/>
        <w:b/>
        <w:sz w:val="32"/>
        <w:szCs w:val="32"/>
      </w:rPr>
      <w:fldChar w:fldCharType="separate"/>
    </w:r>
    <w:r>
      <w:rPr>
        <w:rFonts w:cs="Arial"/>
        <w:b/>
        <w:sz w:val="32"/>
        <w:szCs w:val="32"/>
      </w:rPr>
      <w:t>Feature Implementation Specification (FIS)</w:t>
    </w:r>
    <w:r w:rsidRPr="001D3D36">
      <w:rPr>
        <w:rFonts w:cs="Arial"/>
        <w:b/>
        <w:sz w:val="32"/>
        <w:szCs w:val="32"/>
      </w:rPr>
      <w:fldChar w:fldCharType="end"/>
    </w:r>
  </w:p>
  <w:p w14:paraId="628168EB" w14:textId="77777777" w:rsidR="00F373CF" w:rsidRPr="001D3D36" w:rsidRDefault="00F373CF" w:rsidP="00B96097">
    <w:pPr>
      <w:pStyle w:val="Header"/>
      <w:jc w:val="center"/>
      <w:rPr>
        <w:b/>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28475" w14:textId="77777777" w:rsidR="00F373CF" w:rsidRPr="00A620D8" w:rsidRDefault="00F373CF" w:rsidP="0088389C">
    <w:pPr>
      <w:jc w:val="center"/>
      <w:rPr>
        <w:rFonts w:cs="Arial"/>
        <w:b/>
        <w:sz w:val="22"/>
        <w:szCs w:val="22"/>
      </w:rPr>
    </w:pPr>
    <w:r w:rsidRPr="00A620D8">
      <w:rPr>
        <w:rFonts w:cs="Arial"/>
        <w:b/>
        <w:noProof/>
        <w:sz w:val="22"/>
        <w:szCs w:val="22"/>
      </w:rPr>
      <w:drawing>
        <wp:anchor distT="0" distB="0" distL="114300" distR="114300" simplePos="0" relativeHeight="251658752" behindDoc="1" locked="0" layoutInCell="1" allowOverlap="1" wp14:anchorId="683F3FBC" wp14:editId="5D7CFFC3">
          <wp:simplePos x="0" y="0"/>
          <wp:positionH relativeFrom="column">
            <wp:posOffset>-40640</wp:posOffset>
          </wp:positionH>
          <wp:positionV relativeFrom="paragraph">
            <wp:posOffset>-96682</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20D8">
      <w:rPr>
        <w:rFonts w:cs="Arial"/>
        <w:b/>
        <w:sz w:val="22"/>
        <w:szCs w:val="22"/>
      </w:rPr>
      <w:fldChar w:fldCharType="begin"/>
    </w:r>
    <w:r w:rsidRPr="00A620D8">
      <w:rPr>
        <w:rFonts w:cs="Arial"/>
        <w:b/>
        <w:sz w:val="22"/>
        <w:szCs w:val="22"/>
      </w:rPr>
      <w:instrText xml:space="preserve"> DOCPROPERTY  DocType  \* MERGEFORMAT </w:instrText>
    </w:r>
    <w:r w:rsidRPr="00A620D8">
      <w:rPr>
        <w:rFonts w:cs="Arial"/>
        <w:b/>
        <w:sz w:val="22"/>
        <w:szCs w:val="22"/>
      </w:rPr>
      <w:fldChar w:fldCharType="separate"/>
    </w:r>
    <w:r>
      <w:rPr>
        <w:rFonts w:cs="Arial"/>
        <w:b/>
        <w:sz w:val="22"/>
        <w:szCs w:val="22"/>
      </w:rPr>
      <w:t>Feature Implementation Specification (FIS)</w:t>
    </w:r>
    <w:r w:rsidRPr="00A620D8">
      <w:rPr>
        <w:rFonts w:cs="Arial"/>
        <w:b/>
        <w:sz w:val="22"/>
        <w:szCs w:val="22"/>
      </w:rPr>
      <w:fldChar w:fldCharType="end"/>
    </w:r>
  </w:p>
  <w:p w14:paraId="67A056CA" w14:textId="77777777" w:rsidR="00F373CF" w:rsidRPr="001F16A4" w:rsidRDefault="00F373CF" w:rsidP="00014948">
    <w:pPr>
      <w:jc w:val="center"/>
      <w:rPr>
        <w:rFonts w:cs="Arial"/>
        <w:b/>
        <w:sz w:val="28"/>
        <w:szCs w:val="28"/>
      </w:rPr>
    </w:pPr>
    <w:r w:rsidRPr="001F16A4">
      <w:rPr>
        <w:rFonts w:cs="Arial"/>
        <w:sz w:val="28"/>
        <w:szCs w:val="28"/>
      </w:rPr>
      <w:fldChar w:fldCharType="begin"/>
    </w:r>
    <w:r w:rsidRPr="001F16A4">
      <w:rPr>
        <w:rFonts w:cs="Arial"/>
        <w:sz w:val="28"/>
        <w:szCs w:val="28"/>
      </w:rPr>
      <w:instrText xml:space="preserve"> DOCPROPERTY  ProductName  \* MERGEFORMAT </w:instrText>
    </w:r>
    <w:r w:rsidRPr="001F16A4">
      <w:rPr>
        <w:rFonts w:cs="Arial"/>
        <w:sz w:val="28"/>
        <w:szCs w:val="28"/>
      </w:rPr>
      <w:fldChar w:fldCharType="separate"/>
    </w:r>
    <w:r>
      <w:rPr>
        <w:rFonts w:cs="Arial"/>
        <w:sz w:val="28"/>
        <w:szCs w:val="28"/>
      </w:rPr>
      <w:t>Power Liftgate</w:t>
    </w:r>
    <w:r w:rsidRPr="001F16A4">
      <w:rPr>
        <w:rFonts w:cs="Arial"/>
        <w:sz w:val="28"/>
        <w:szCs w:val="28"/>
      </w:rPr>
      <w:fldChar w:fldCharType="end"/>
    </w:r>
  </w:p>
  <w:p w14:paraId="0D2E7EDE" w14:textId="77777777" w:rsidR="00F373CF" w:rsidRPr="001F16A4" w:rsidRDefault="00F373CF" w:rsidP="0008696C">
    <w:pPr>
      <w:pBdr>
        <w:bottom w:val="single" w:sz="4" w:space="1" w:color="auto"/>
      </w:pBdr>
      <w:rPr>
        <w:rFonts w:cs="Arial"/>
      </w:rPr>
    </w:pPr>
  </w:p>
  <w:p w14:paraId="4BC5CB50" w14:textId="77777777" w:rsidR="00F373CF" w:rsidRPr="00F96466" w:rsidRDefault="00F373CF"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BE0B3D"/>
    <w:multiLevelType w:val="hybridMultilevel"/>
    <w:tmpl w:val="ACE8E8C0"/>
    <w:lvl w:ilvl="0" w:tplc="AD843A5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7"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8" w15:restartNumberingAfterBreak="0">
    <w:nsid w:val="6BA9754B"/>
    <w:multiLevelType w:val="hybridMultilevel"/>
    <w:tmpl w:val="E4E60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FD455B"/>
    <w:multiLevelType w:val="hybridMultilevel"/>
    <w:tmpl w:val="EEE8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C82699"/>
    <w:multiLevelType w:val="multilevel"/>
    <w:tmpl w:val="503A5312"/>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23"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4"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2"/>
  </w:num>
  <w:num w:numId="5">
    <w:abstractNumId w:val="22"/>
  </w:num>
  <w:num w:numId="6">
    <w:abstractNumId w:val="19"/>
  </w:num>
  <w:num w:numId="7">
    <w:abstractNumId w:val="24"/>
  </w:num>
  <w:num w:numId="8">
    <w:abstractNumId w:val="9"/>
  </w:num>
  <w:num w:numId="9">
    <w:abstractNumId w:val="17"/>
  </w:num>
  <w:num w:numId="10">
    <w:abstractNumId w:val="1"/>
  </w:num>
  <w:num w:numId="11">
    <w:abstractNumId w:val="0"/>
  </w:num>
  <w:num w:numId="12">
    <w:abstractNumId w:val="2"/>
  </w:num>
  <w:num w:numId="13">
    <w:abstractNumId w:val="22"/>
  </w:num>
  <w:num w:numId="14">
    <w:abstractNumId w:val="22"/>
  </w:num>
  <w:num w:numId="15">
    <w:abstractNumId w:val="22"/>
  </w:num>
  <w:num w:numId="16">
    <w:abstractNumId w:val="7"/>
  </w:num>
  <w:num w:numId="17">
    <w:abstractNumId w:val="6"/>
  </w:num>
  <w:num w:numId="18">
    <w:abstractNumId w:val="20"/>
  </w:num>
  <w:num w:numId="19">
    <w:abstractNumId w:val="14"/>
  </w:num>
  <w:num w:numId="20">
    <w:abstractNumId w:val="18"/>
  </w:num>
  <w:num w:numId="21">
    <w:abstractNumId w:val="15"/>
  </w:num>
  <w:num w:numId="22">
    <w:abstractNumId w:val="16"/>
  </w:num>
  <w:num w:numId="23">
    <w:abstractNumId w:val="23"/>
  </w:num>
  <w:num w:numId="24">
    <w:abstractNumId w:val="3"/>
  </w:num>
  <w:num w:numId="25">
    <w:abstractNumId w:val="5"/>
  </w:num>
  <w:num w:numId="26">
    <w:abstractNumId w:val="8"/>
  </w:num>
  <w:num w:numId="27">
    <w:abstractNumId w:val="10"/>
  </w:num>
  <w:num w:numId="28">
    <w:abstractNumId w:val="2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den, Joern (J.)">
    <w15:presenceInfo w15:providerId="None" w15:userId="Baden, Joern (J.)"/>
  </w15:person>
  <w15:person w15:author="Karan Puri">
    <w15:presenceInfo w15:providerId="AD" w15:userId="S::KPURI@ford.com::ea5d5432-9952-4ca4-ab50-c06e3e2c571b"/>
  </w15:person>
  <w15:person w15:author="Puri, Karan (K.)">
    <w15:presenceInfo w15:providerId="AD" w15:userId="S::KPURI@ford.com::ea5d5432-9952-4ca4-ab50-c06e3e2c57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F81"/>
    <w:rsid w:val="00000805"/>
    <w:rsid w:val="00000A99"/>
    <w:rsid w:val="00000D58"/>
    <w:rsid w:val="0000178B"/>
    <w:rsid w:val="00001A86"/>
    <w:rsid w:val="000024CF"/>
    <w:rsid w:val="00002BED"/>
    <w:rsid w:val="00002F28"/>
    <w:rsid w:val="00002FED"/>
    <w:rsid w:val="00003F11"/>
    <w:rsid w:val="00004196"/>
    <w:rsid w:val="0000474E"/>
    <w:rsid w:val="000050C3"/>
    <w:rsid w:val="00005193"/>
    <w:rsid w:val="000053A0"/>
    <w:rsid w:val="00005A92"/>
    <w:rsid w:val="0000612E"/>
    <w:rsid w:val="0000714C"/>
    <w:rsid w:val="00007E89"/>
    <w:rsid w:val="0001035C"/>
    <w:rsid w:val="000104BD"/>
    <w:rsid w:val="0001135F"/>
    <w:rsid w:val="0001150B"/>
    <w:rsid w:val="00011592"/>
    <w:rsid w:val="0001326A"/>
    <w:rsid w:val="0001368C"/>
    <w:rsid w:val="00014199"/>
    <w:rsid w:val="00014948"/>
    <w:rsid w:val="00014998"/>
    <w:rsid w:val="00014EE7"/>
    <w:rsid w:val="00015750"/>
    <w:rsid w:val="0001637E"/>
    <w:rsid w:val="00017054"/>
    <w:rsid w:val="00017175"/>
    <w:rsid w:val="00017ADB"/>
    <w:rsid w:val="000207D5"/>
    <w:rsid w:val="000208C7"/>
    <w:rsid w:val="00020934"/>
    <w:rsid w:val="00020A5A"/>
    <w:rsid w:val="00020B93"/>
    <w:rsid w:val="00020C87"/>
    <w:rsid w:val="00020F0C"/>
    <w:rsid w:val="00021C59"/>
    <w:rsid w:val="00024464"/>
    <w:rsid w:val="00024A17"/>
    <w:rsid w:val="000251F3"/>
    <w:rsid w:val="00026128"/>
    <w:rsid w:val="00026652"/>
    <w:rsid w:val="00026CB8"/>
    <w:rsid w:val="000273A7"/>
    <w:rsid w:val="00027465"/>
    <w:rsid w:val="00027484"/>
    <w:rsid w:val="00031CE6"/>
    <w:rsid w:val="00032160"/>
    <w:rsid w:val="000326EC"/>
    <w:rsid w:val="0003462A"/>
    <w:rsid w:val="00034BE4"/>
    <w:rsid w:val="00034CC8"/>
    <w:rsid w:val="00035148"/>
    <w:rsid w:val="00035C57"/>
    <w:rsid w:val="00035DF2"/>
    <w:rsid w:val="0003693A"/>
    <w:rsid w:val="00036948"/>
    <w:rsid w:val="00036D31"/>
    <w:rsid w:val="00036DFC"/>
    <w:rsid w:val="00037570"/>
    <w:rsid w:val="00041D42"/>
    <w:rsid w:val="00042139"/>
    <w:rsid w:val="000426EC"/>
    <w:rsid w:val="00042A25"/>
    <w:rsid w:val="00042AE0"/>
    <w:rsid w:val="00042D80"/>
    <w:rsid w:val="0004336E"/>
    <w:rsid w:val="0004342B"/>
    <w:rsid w:val="0004382F"/>
    <w:rsid w:val="00043962"/>
    <w:rsid w:val="00043A8C"/>
    <w:rsid w:val="0004428B"/>
    <w:rsid w:val="00044424"/>
    <w:rsid w:val="0004460C"/>
    <w:rsid w:val="00044A9C"/>
    <w:rsid w:val="00044DC6"/>
    <w:rsid w:val="00045083"/>
    <w:rsid w:val="00045382"/>
    <w:rsid w:val="000455DF"/>
    <w:rsid w:val="000456B2"/>
    <w:rsid w:val="00045755"/>
    <w:rsid w:val="0004581D"/>
    <w:rsid w:val="00045FBB"/>
    <w:rsid w:val="0004743B"/>
    <w:rsid w:val="00047550"/>
    <w:rsid w:val="0004758A"/>
    <w:rsid w:val="00047820"/>
    <w:rsid w:val="00047EF9"/>
    <w:rsid w:val="00047FA0"/>
    <w:rsid w:val="000508CD"/>
    <w:rsid w:val="000508F5"/>
    <w:rsid w:val="00051462"/>
    <w:rsid w:val="00052500"/>
    <w:rsid w:val="0005319C"/>
    <w:rsid w:val="00053504"/>
    <w:rsid w:val="00053BF9"/>
    <w:rsid w:val="00054796"/>
    <w:rsid w:val="000557A6"/>
    <w:rsid w:val="00055C92"/>
    <w:rsid w:val="0005681C"/>
    <w:rsid w:val="00056A00"/>
    <w:rsid w:val="00057936"/>
    <w:rsid w:val="00057AD3"/>
    <w:rsid w:val="00057D40"/>
    <w:rsid w:val="00060AC1"/>
    <w:rsid w:val="00061059"/>
    <w:rsid w:val="00062055"/>
    <w:rsid w:val="0006245B"/>
    <w:rsid w:val="00062620"/>
    <w:rsid w:val="000627AC"/>
    <w:rsid w:val="00062CC1"/>
    <w:rsid w:val="00063591"/>
    <w:rsid w:val="00065410"/>
    <w:rsid w:val="00066110"/>
    <w:rsid w:val="000664FF"/>
    <w:rsid w:val="00066ACD"/>
    <w:rsid w:val="00066E54"/>
    <w:rsid w:val="000670B8"/>
    <w:rsid w:val="00067768"/>
    <w:rsid w:val="000679B4"/>
    <w:rsid w:val="000709E6"/>
    <w:rsid w:val="000712AC"/>
    <w:rsid w:val="00071ADB"/>
    <w:rsid w:val="00071BDB"/>
    <w:rsid w:val="00071D03"/>
    <w:rsid w:val="00071E18"/>
    <w:rsid w:val="000720C3"/>
    <w:rsid w:val="0007251D"/>
    <w:rsid w:val="0007270B"/>
    <w:rsid w:val="00073DA4"/>
    <w:rsid w:val="00074750"/>
    <w:rsid w:val="00074C5F"/>
    <w:rsid w:val="00075343"/>
    <w:rsid w:val="00075F88"/>
    <w:rsid w:val="00076352"/>
    <w:rsid w:val="00076749"/>
    <w:rsid w:val="000771B5"/>
    <w:rsid w:val="0007751C"/>
    <w:rsid w:val="00077714"/>
    <w:rsid w:val="000779F6"/>
    <w:rsid w:val="000808AA"/>
    <w:rsid w:val="00080A32"/>
    <w:rsid w:val="000811B3"/>
    <w:rsid w:val="000812FD"/>
    <w:rsid w:val="000821C4"/>
    <w:rsid w:val="00082212"/>
    <w:rsid w:val="0008281D"/>
    <w:rsid w:val="00082B37"/>
    <w:rsid w:val="000835D0"/>
    <w:rsid w:val="0008379F"/>
    <w:rsid w:val="00084E40"/>
    <w:rsid w:val="00085638"/>
    <w:rsid w:val="000857B5"/>
    <w:rsid w:val="00085F59"/>
    <w:rsid w:val="00086926"/>
    <w:rsid w:val="0008696C"/>
    <w:rsid w:val="00086B39"/>
    <w:rsid w:val="00086D67"/>
    <w:rsid w:val="00087325"/>
    <w:rsid w:val="000878D0"/>
    <w:rsid w:val="00087C75"/>
    <w:rsid w:val="00090538"/>
    <w:rsid w:val="00090C70"/>
    <w:rsid w:val="00090D79"/>
    <w:rsid w:val="00090D80"/>
    <w:rsid w:val="00090DA5"/>
    <w:rsid w:val="000918A5"/>
    <w:rsid w:val="00091EA7"/>
    <w:rsid w:val="00092119"/>
    <w:rsid w:val="0009327C"/>
    <w:rsid w:val="00095334"/>
    <w:rsid w:val="00095AD3"/>
    <w:rsid w:val="00095D20"/>
    <w:rsid w:val="000969BA"/>
    <w:rsid w:val="000970F1"/>
    <w:rsid w:val="0009740D"/>
    <w:rsid w:val="000977BD"/>
    <w:rsid w:val="000A0113"/>
    <w:rsid w:val="000A0A1A"/>
    <w:rsid w:val="000A13E9"/>
    <w:rsid w:val="000A17BF"/>
    <w:rsid w:val="000A2466"/>
    <w:rsid w:val="000A351E"/>
    <w:rsid w:val="000A37A9"/>
    <w:rsid w:val="000A3BD6"/>
    <w:rsid w:val="000A3E69"/>
    <w:rsid w:val="000A45F9"/>
    <w:rsid w:val="000A633B"/>
    <w:rsid w:val="000A66D1"/>
    <w:rsid w:val="000A7BEF"/>
    <w:rsid w:val="000A7D1B"/>
    <w:rsid w:val="000A7EA5"/>
    <w:rsid w:val="000B116C"/>
    <w:rsid w:val="000B12A5"/>
    <w:rsid w:val="000B16A4"/>
    <w:rsid w:val="000B1EAA"/>
    <w:rsid w:val="000B20D0"/>
    <w:rsid w:val="000B2108"/>
    <w:rsid w:val="000B2533"/>
    <w:rsid w:val="000B2B5D"/>
    <w:rsid w:val="000B39B6"/>
    <w:rsid w:val="000B3CAD"/>
    <w:rsid w:val="000B3D5E"/>
    <w:rsid w:val="000B436A"/>
    <w:rsid w:val="000B521F"/>
    <w:rsid w:val="000B6641"/>
    <w:rsid w:val="000B6CAB"/>
    <w:rsid w:val="000B73CA"/>
    <w:rsid w:val="000C0195"/>
    <w:rsid w:val="000C061E"/>
    <w:rsid w:val="000C06E1"/>
    <w:rsid w:val="000C0715"/>
    <w:rsid w:val="000C0934"/>
    <w:rsid w:val="000C0EB9"/>
    <w:rsid w:val="000C11E9"/>
    <w:rsid w:val="000C13B7"/>
    <w:rsid w:val="000C1483"/>
    <w:rsid w:val="000C1714"/>
    <w:rsid w:val="000C1EE1"/>
    <w:rsid w:val="000C259C"/>
    <w:rsid w:val="000C27F8"/>
    <w:rsid w:val="000C35A4"/>
    <w:rsid w:val="000C3622"/>
    <w:rsid w:val="000C375C"/>
    <w:rsid w:val="000C412A"/>
    <w:rsid w:val="000C4217"/>
    <w:rsid w:val="000C46DE"/>
    <w:rsid w:val="000C4A43"/>
    <w:rsid w:val="000C4AE7"/>
    <w:rsid w:val="000C5593"/>
    <w:rsid w:val="000C59CC"/>
    <w:rsid w:val="000C6D56"/>
    <w:rsid w:val="000C6EE8"/>
    <w:rsid w:val="000C7F71"/>
    <w:rsid w:val="000D1DCF"/>
    <w:rsid w:val="000D2B16"/>
    <w:rsid w:val="000D3193"/>
    <w:rsid w:val="000D38BD"/>
    <w:rsid w:val="000D3C72"/>
    <w:rsid w:val="000D3E2E"/>
    <w:rsid w:val="000D48B1"/>
    <w:rsid w:val="000D4FEC"/>
    <w:rsid w:val="000D5B99"/>
    <w:rsid w:val="000D5C8C"/>
    <w:rsid w:val="000D5F06"/>
    <w:rsid w:val="000D65D2"/>
    <w:rsid w:val="000D7576"/>
    <w:rsid w:val="000D7BD3"/>
    <w:rsid w:val="000D7F31"/>
    <w:rsid w:val="000E03B2"/>
    <w:rsid w:val="000E0B34"/>
    <w:rsid w:val="000E1726"/>
    <w:rsid w:val="000E2939"/>
    <w:rsid w:val="000E2BFA"/>
    <w:rsid w:val="000E2E38"/>
    <w:rsid w:val="000E382B"/>
    <w:rsid w:val="000E3F7C"/>
    <w:rsid w:val="000E42BB"/>
    <w:rsid w:val="000E477A"/>
    <w:rsid w:val="000E52A5"/>
    <w:rsid w:val="000E57F4"/>
    <w:rsid w:val="000E5ABB"/>
    <w:rsid w:val="000E65C2"/>
    <w:rsid w:val="000E6DBF"/>
    <w:rsid w:val="000E710F"/>
    <w:rsid w:val="000E78AF"/>
    <w:rsid w:val="000E7E2E"/>
    <w:rsid w:val="000F0757"/>
    <w:rsid w:val="000F0B10"/>
    <w:rsid w:val="000F13FF"/>
    <w:rsid w:val="000F142F"/>
    <w:rsid w:val="000F3582"/>
    <w:rsid w:val="000F40FD"/>
    <w:rsid w:val="000F49B3"/>
    <w:rsid w:val="000F5098"/>
    <w:rsid w:val="000F555A"/>
    <w:rsid w:val="000F5E11"/>
    <w:rsid w:val="000F5F3E"/>
    <w:rsid w:val="000F6669"/>
    <w:rsid w:val="000F684B"/>
    <w:rsid w:val="000F6C5F"/>
    <w:rsid w:val="000F70A2"/>
    <w:rsid w:val="000F7B7D"/>
    <w:rsid w:val="000F7D0A"/>
    <w:rsid w:val="00101699"/>
    <w:rsid w:val="001017E1"/>
    <w:rsid w:val="00101986"/>
    <w:rsid w:val="00101D9A"/>
    <w:rsid w:val="001020CC"/>
    <w:rsid w:val="001027B7"/>
    <w:rsid w:val="00102802"/>
    <w:rsid w:val="00102934"/>
    <w:rsid w:val="00102947"/>
    <w:rsid w:val="00103139"/>
    <w:rsid w:val="00103333"/>
    <w:rsid w:val="00103770"/>
    <w:rsid w:val="00103D06"/>
    <w:rsid w:val="00103FAD"/>
    <w:rsid w:val="00104854"/>
    <w:rsid w:val="00105143"/>
    <w:rsid w:val="00105F7F"/>
    <w:rsid w:val="00111116"/>
    <w:rsid w:val="001118C1"/>
    <w:rsid w:val="00111972"/>
    <w:rsid w:val="00112455"/>
    <w:rsid w:val="001137BC"/>
    <w:rsid w:val="00113A70"/>
    <w:rsid w:val="00113FC0"/>
    <w:rsid w:val="00114114"/>
    <w:rsid w:val="001142BB"/>
    <w:rsid w:val="00114598"/>
    <w:rsid w:val="00114719"/>
    <w:rsid w:val="0011526C"/>
    <w:rsid w:val="001154F1"/>
    <w:rsid w:val="00116FB1"/>
    <w:rsid w:val="001171E7"/>
    <w:rsid w:val="0011794C"/>
    <w:rsid w:val="001202FE"/>
    <w:rsid w:val="001214CE"/>
    <w:rsid w:val="0012183E"/>
    <w:rsid w:val="001226FA"/>
    <w:rsid w:val="00123421"/>
    <w:rsid w:val="001239D5"/>
    <w:rsid w:val="00124257"/>
    <w:rsid w:val="001245FA"/>
    <w:rsid w:val="0012526A"/>
    <w:rsid w:val="00125551"/>
    <w:rsid w:val="00125E59"/>
    <w:rsid w:val="00126248"/>
    <w:rsid w:val="001264F4"/>
    <w:rsid w:val="00126922"/>
    <w:rsid w:val="00126E7B"/>
    <w:rsid w:val="00127754"/>
    <w:rsid w:val="0013053E"/>
    <w:rsid w:val="001319B8"/>
    <w:rsid w:val="001319EF"/>
    <w:rsid w:val="00131ACF"/>
    <w:rsid w:val="001321BD"/>
    <w:rsid w:val="0013355D"/>
    <w:rsid w:val="00135115"/>
    <w:rsid w:val="00135152"/>
    <w:rsid w:val="001356D6"/>
    <w:rsid w:val="001358C9"/>
    <w:rsid w:val="00135DB5"/>
    <w:rsid w:val="0013656E"/>
    <w:rsid w:val="00137900"/>
    <w:rsid w:val="00137E0E"/>
    <w:rsid w:val="00140572"/>
    <w:rsid w:val="00140F0D"/>
    <w:rsid w:val="0014103A"/>
    <w:rsid w:val="00141F2A"/>
    <w:rsid w:val="00142032"/>
    <w:rsid w:val="001424E5"/>
    <w:rsid w:val="00142F26"/>
    <w:rsid w:val="001435C8"/>
    <w:rsid w:val="00143BFD"/>
    <w:rsid w:val="00143F87"/>
    <w:rsid w:val="00144448"/>
    <w:rsid w:val="001448F8"/>
    <w:rsid w:val="00144939"/>
    <w:rsid w:val="00144A76"/>
    <w:rsid w:val="001453E5"/>
    <w:rsid w:val="001462D9"/>
    <w:rsid w:val="001467C0"/>
    <w:rsid w:val="00146953"/>
    <w:rsid w:val="00146CA1"/>
    <w:rsid w:val="00146EE7"/>
    <w:rsid w:val="001476FF"/>
    <w:rsid w:val="00147A10"/>
    <w:rsid w:val="00147C9B"/>
    <w:rsid w:val="00147ED0"/>
    <w:rsid w:val="00150687"/>
    <w:rsid w:val="00150750"/>
    <w:rsid w:val="00150B85"/>
    <w:rsid w:val="001519CE"/>
    <w:rsid w:val="00151D6D"/>
    <w:rsid w:val="00152185"/>
    <w:rsid w:val="001523D3"/>
    <w:rsid w:val="00152D69"/>
    <w:rsid w:val="00153C45"/>
    <w:rsid w:val="00153E40"/>
    <w:rsid w:val="00154140"/>
    <w:rsid w:val="00155845"/>
    <w:rsid w:val="00155B6A"/>
    <w:rsid w:val="00155F75"/>
    <w:rsid w:val="0015607B"/>
    <w:rsid w:val="00156239"/>
    <w:rsid w:val="00156326"/>
    <w:rsid w:val="001567BB"/>
    <w:rsid w:val="00156801"/>
    <w:rsid w:val="001577A5"/>
    <w:rsid w:val="001579A6"/>
    <w:rsid w:val="00157E91"/>
    <w:rsid w:val="00157F61"/>
    <w:rsid w:val="0016049B"/>
    <w:rsid w:val="001605AB"/>
    <w:rsid w:val="0016133B"/>
    <w:rsid w:val="00161364"/>
    <w:rsid w:val="00161D89"/>
    <w:rsid w:val="00161DE0"/>
    <w:rsid w:val="00161E29"/>
    <w:rsid w:val="00161E36"/>
    <w:rsid w:val="00162B37"/>
    <w:rsid w:val="0016335F"/>
    <w:rsid w:val="00164612"/>
    <w:rsid w:val="001656A2"/>
    <w:rsid w:val="001657E0"/>
    <w:rsid w:val="00165B1D"/>
    <w:rsid w:val="00165BB1"/>
    <w:rsid w:val="00165CA2"/>
    <w:rsid w:val="00167AE9"/>
    <w:rsid w:val="00170421"/>
    <w:rsid w:val="0017067E"/>
    <w:rsid w:val="00170E04"/>
    <w:rsid w:val="00170F54"/>
    <w:rsid w:val="00172807"/>
    <w:rsid w:val="001728A6"/>
    <w:rsid w:val="001728E0"/>
    <w:rsid w:val="00174DFC"/>
    <w:rsid w:val="00174E2E"/>
    <w:rsid w:val="0017513E"/>
    <w:rsid w:val="001768A2"/>
    <w:rsid w:val="00176E7A"/>
    <w:rsid w:val="00177EBD"/>
    <w:rsid w:val="00180DEB"/>
    <w:rsid w:val="00181848"/>
    <w:rsid w:val="00181963"/>
    <w:rsid w:val="00181EA0"/>
    <w:rsid w:val="001821A6"/>
    <w:rsid w:val="0018251E"/>
    <w:rsid w:val="00182E23"/>
    <w:rsid w:val="0018357A"/>
    <w:rsid w:val="00183640"/>
    <w:rsid w:val="00183657"/>
    <w:rsid w:val="00184575"/>
    <w:rsid w:val="001846FF"/>
    <w:rsid w:val="00184F76"/>
    <w:rsid w:val="0018532F"/>
    <w:rsid w:val="00185A35"/>
    <w:rsid w:val="001867AA"/>
    <w:rsid w:val="00186D1C"/>
    <w:rsid w:val="00187B69"/>
    <w:rsid w:val="0019011A"/>
    <w:rsid w:val="0019040C"/>
    <w:rsid w:val="00190FF2"/>
    <w:rsid w:val="001912EC"/>
    <w:rsid w:val="0019173C"/>
    <w:rsid w:val="00191F34"/>
    <w:rsid w:val="001925E5"/>
    <w:rsid w:val="00193CCC"/>
    <w:rsid w:val="00194AD9"/>
    <w:rsid w:val="00194B68"/>
    <w:rsid w:val="00194CF6"/>
    <w:rsid w:val="001954A3"/>
    <w:rsid w:val="00195910"/>
    <w:rsid w:val="00195922"/>
    <w:rsid w:val="001959B6"/>
    <w:rsid w:val="00196AB0"/>
    <w:rsid w:val="001970A0"/>
    <w:rsid w:val="001A0530"/>
    <w:rsid w:val="001A1404"/>
    <w:rsid w:val="001A17E2"/>
    <w:rsid w:val="001A1BE5"/>
    <w:rsid w:val="001A1DC8"/>
    <w:rsid w:val="001A2473"/>
    <w:rsid w:val="001A25FB"/>
    <w:rsid w:val="001A271D"/>
    <w:rsid w:val="001A3059"/>
    <w:rsid w:val="001A3E07"/>
    <w:rsid w:val="001A3E7A"/>
    <w:rsid w:val="001A40E4"/>
    <w:rsid w:val="001A44BD"/>
    <w:rsid w:val="001A50C8"/>
    <w:rsid w:val="001A5A71"/>
    <w:rsid w:val="001A6310"/>
    <w:rsid w:val="001A67FF"/>
    <w:rsid w:val="001A6D3B"/>
    <w:rsid w:val="001A7333"/>
    <w:rsid w:val="001B0323"/>
    <w:rsid w:val="001B058C"/>
    <w:rsid w:val="001B05CA"/>
    <w:rsid w:val="001B0A6A"/>
    <w:rsid w:val="001B15E6"/>
    <w:rsid w:val="001B179D"/>
    <w:rsid w:val="001B23C8"/>
    <w:rsid w:val="001B2A6A"/>
    <w:rsid w:val="001B2B80"/>
    <w:rsid w:val="001B2D19"/>
    <w:rsid w:val="001B2DB6"/>
    <w:rsid w:val="001B2E45"/>
    <w:rsid w:val="001B317D"/>
    <w:rsid w:val="001B319E"/>
    <w:rsid w:val="001B3548"/>
    <w:rsid w:val="001B368F"/>
    <w:rsid w:val="001B3BA3"/>
    <w:rsid w:val="001B49D2"/>
    <w:rsid w:val="001B4EA5"/>
    <w:rsid w:val="001B5383"/>
    <w:rsid w:val="001B605E"/>
    <w:rsid w:val="001B61A1"/>
    <w:rsid w:val="001B6238"/>
    <w:rsid w:val="001B6E5E"/>
    <w:rsid w:val="001B6F78"/>
    <w:rsid w:val="001B700E"/>
    <w:rsid w:val="001C00A0"/>
    <w:rsid w:val="001C028B"/>
    <w:rsid w:val="001C05BA"/>
    <w:rsid w:val="001C1397"/>
    <w:rsid w:val="001C17FF"/>
    <w:rsid w:val="001C19DD"/>
    <w:rsid w:val="001C1D53"/>
    <w:rsid w:val="001C1ED9"/>
    <w:rsid w:val="001C1F1D"/>
    <w:rsid w:val="001C3815"/>
    <w:rsid w:val="001C4100"/>
    <w:rsid w:val="001C42C0"/>
    <w:rsid w:val="001C50EC"/>
    <w:rsid w:val="001C6478"/>
    <w:rsid w:val="001C6941"/>
    <w:rsid w:val="001C72FE"/>
    <w:rsid w:val="001C750C"/>
    <w:rsid w:val="001C7523"/>
    <w:rsid w:val="001D0250"/>
    <w:rsid w:val="001D17FF"/>
    <w:rsid w:val="001D2071"/>
    <w:rsid w:val="001D2105"/>
    <w:rsid w:val="001D24F7"/>
    <w:rsid w:val="001D28C1"/>
    <w:rsid w:val="001D3D36"/>
    <w:rsid w:val="001D41CB"/>
    <w:rsid w:val="001D531E"/>
    <w:rsid w:val="001D558C"/>
    <w:rsid w:val="001D6972"/>
    <w:rsid w:val="001D74AD"/>
    <w:rsid w:val="001D791C"/>
    <w:rsid w:val="001D79D2"/>
    <w:rsid w:val="001D7E9A"/>
    <w:rsid w:val="001E0D22"/>
    <w:rsid w:val="001E14FF"/>
    <w:rsid w:val="001E2110"/>
    <w:rsid w:val="001E2904"/>
    <w:rsid w:val="001E2B35"/>
    <w:rsid w:val="001E2FE3"/>
    <w:rsid w:val="001E3182"/>
    <w:rsid w:val="001E3236"/>
    <w:rsid w:val="001E3486"/>
    <w:rsid w:val="001E36AE"/>
    <w:rsid w:val="001E37CE"/>
    <w:rsid w:val="001E3AC8"/>
    <w:rsid w:val="001E3AFD"/>
    <w:rsid w:val="001E47BE"/>
    <w:rsid w:val="001E5646"/>
    <w:rsid w:val="001E66D2"/>
    <w:rsid w:val="001E6FF5"/>
    <w:rsid w:val="001E74E8"/>
    <w:rsid w:val="001E7A59"/>
    <w:rsid w:val="001E7A73"/>
    <w:rsid w:val="001E7FF7"/>
    <w:rsid w:val="001F02C2"/>
    <w:rsid w:val="001F0377"/>
    <w:rsid w:val="001F0A8B"/>
    <w:rsid w:val="001F1327"/>
    <w:rsid w:val="001F16A4"/>
    <w:rsid w:val="001F198C"/>
    <w:rsid w:val="001F1F4B"/>
    <w:rsid w:val="001F2101"/>
    <w:rsid w:val="001F2750"/>
    <w:rsid w:val="001F2891"/>
    <w:rsid w:val="001F2983"/>
    <w:rsid w:val="001F39C6"/>
    <w:rsid w:val="001F4184"/>
    <w:rsid w:val="001F4218"/>
    <w:rsid w:val="001F5259"/>
    <w:rsid w:val="001F5A6A"/>
    <w:rsid w:val="001F717F"/>
    <w:rsid w:val="001F74E7"/>
    <w:rsid w:val="001F7BB0"/>
    <w:rsid w:val="0020015A"/>
    <w:rsid w:val="002004AC"/>
    <w:rsid w:val="0020065C"/>
    <w:rsid w:val="00200CDE"/>
    <w:rsid w:val="00201701"/>
    <w:rsid w:val="0020180D"/>
    <w:rsid w:val="00201C03"/>
    <w:rsid w:val="00201C30"/>
    <w:rsid w:val="0020227D"/>
    <w:rsid w:val="00202DA3"/>
    <w:rsid w:val="00202E63"/>
    <w:rsid w:val="0020338E"/>
    <w:rsid w:val="002039C6"/>
    <w:rsid w:val="00203E78"/>
    <w:rsid w:val="00204446"/>
    <w:rsid w:val="00204C82"/>
    <w:rsid w:val="00205103"/>
    <w:rsid w:val="00205D5D"/>
    <w:rsid w:val="00205FD9"/>
    <w:rsid w:val="00206DCE"/>
    <w:rsid w:val="00207487"/>
    <w:rsid w:val="0021035C"/>
    <w:rsid w:val="0021094D"/>
    <w:rsid w:val="00211749"/>
    <w:rsid w:val="002117BE"/>
    <w:rsid w:val="0021183C"/>
    <w:rsid w:val="00212A62"/>
    <w:rsid w:val="00213590"/>
    <w:rsid w:val="00213904"/>
    <w:rsid w:val="002139A3"/>
    <w:rsid w:val="00213B58"/>
    <w:rsid w:val="00213BCE"/>
    <w:rsid w:val="00214318"/>
    <w:rsid w:val="002159E8"/>
    <w:rsid w:val="00216013"/>
    <w:rsid w:val="0021606E"/>
    <w:rsid w:val="00216DEC"/>
    <w:rsid w:val="00216EB5"/>
    <w:rsid w:val="00216F02"/>
    <w:rsid w:val="0021782D"/>
    <w:rsid w:val="00217E4B"/>
    <w:rsid w:val="002204C9"/>
    <w:rsid w:val="002206E1"/>
    <w:rsid w:val="00220710"/>
    <w:rsid w:val="00220EF4"/>
    <w:rsid w:val="0022147D"/>
    <w:rsid w:val="00221832"/>
    <w:rsid w:val="00222BAA"/>
    <w:rsid w:val="00223F5F"/>
    <w:rsid w:val="00224551"/>
    <w:rsid w:val="0022488A"/>
    <w:rsid w:val="00224B90"/>
    <w:rsid w:val="002253E8"/>
    <w:rsid w:val="00226C9B"/>
    <w:rsid w:val="00227418"/>
    <w:rsid w:val="00227BB0"/>
    <w:rsid w:val="00227C58"/>
    <w:rsid w:val="0023030E"/>
    <w:rsid w:val="00230451"/>
    <w:rsid w:val="00230533"/>
    <w:rsid w:val="0023080D"/>
    <w:rsid w:val="00230828"/>
    <w:rsid w:val="002321C0"/>
    <w:rsid w:val="002326D9"/>
    <w:rsid w:val="00232BEA"/>
    <w:rsid w:val="00232F84"/>
    <w:rsid w:val="00233029"/>
    <w:rsid w:val="002335FD"/>
    <w:rsid w:val="0023431C"/>
    <w:rsid w:val="002355DB"/>
    <w:rsid w:val="0023577F"/>
    <w:rsid w:val="00236EFB"/>
    <w:rsid w:val="0023700E"/>
    <w:rsid w:val="0023713F"/>
    <w:rsid w:val="00240295"/>
    <w:rsid w:val="002409F3"/>
    <w:rsid w:val="00241414"/>
    <w:rsid w:val="002418B5"/>
    <w:rsid w:val="00242004"/>
    <w:rsid w:val="0024258C"/>
    <w:rsid w:val="00242EB1"/>
    <w:rsid w:val="00242F50"/>
    <w:rsid w:val="00243203"/>
    <w:rsid w:val="002442EB"/>
    <w:rsid w:val="002446C0"/>
    <w:rsid w:val="0024527B"/>
    <w:rsid w:val="002452BF"/>
    <w:rsid w:val="0024559C"/>
    <w:rsid w:val="00245DAF"/>
    <w:rsid w:val="00246A1A"/>
    <w:rsid w:val="0024728C"/>
    <w:rsid w:val="0025016A"/>
    <w:rsid w:val="0025018F"/>
    <w:rsid w:val="00250F71"/>
    <w:rsid w:val="00251BFB"/>
    <w:rsid w:val="0025203C"/>
    <w:rsid w:val="0025203E"/>
    <w:rsid w:val="00252CA2"/>
    <w:rsid w:val="00253149"/>
    <w:rsid w:val="0025330F"/>
    <w:rsid w:val="00253651"/>
    <w:rsid w:val="00253801"/>
    <w:rsid w:val="00253F1C"/>
    <w:rsid w:val="0025452B"/>
    <w:rsid w:val="00254C46"/>
    <w:rsid w:val="00255B95"/>
    <w:rsid w:val="00255BF4"/>
    <w:rsid w:val="00256697"/>
    <w:rsid w:val="002567BE"/>
    <w:rsid w:val="00256922"/>
    <w:rsid w:val="00256C68"/>
    <w:rsid w:val="00256C74"/>
    <w:rsid w:val="0025728C"/>
    <w:rsid w:val="00257B22"/>
    <w:rsid w:val="002612B4"/>
    <w:rsid w:val="00261559"/>
    <w:rsid w:val="00261583"/>
    <w:rsid w:val="002618EC"/>
    <w:rsid w:val="00263244"/>
    <w:rsid w:val="0026324B"/>
    <w:rsid w:val="002632F9"/>
    <w:rsid w:val="0026363A"/>
    <w:rsid w:val="00263C12"/>
    <w:rsid w:val="00263FB5"/>
    <w:rsid w:val="00264470"/>
    <w:rsid w:val="00264A2C"/>
    <w:rsid w:val="00265EA7"/>
    <w:rsid w:val="002660FD"/>
    <w:rsid w:val="0026616D"/>
    <w:rsid w:val="00267598"/>
    <w:rsid w:val="0026773B"/>
    <w:rsid w:val="0026775B"/>
    <w:rsid w:val="00270100"/>
    <w:rsid w:val="002703F6"/>
    <w:rsid w:val="002708A0"/>
    <w:rsid w:val="0027098A"/>
    <w:rsid w:val="002713A7"/>
    <w:rsid w:val="00271B4F"/>
    <w:rsid w:val="0027218A"/>
    <w:rsid w:val="00272401"/>
    <w:rsid w:val="00272545"/>
    <w:rsid w:val="0027285F"/>
    <w:rsid w:val="00273D6E"/>
    <w:rsid w:val="00274128"/>
    <w:rsid w:val="002745CA"/>
    <w:rsid w:val="0027554A"/>
    <w:rsid w:val="00275660"/>
    <w:rsid w:val="00275B4C"/>
    <w:rsid w:val="00276E2A"/>
    <w:rsid w:val="00276F4C"/>
    <w:rsid w:val="00277006"/>
    <w:rsid w:val="002774B4"/>
    <w:rsid w:val="00277AAF"/>
    <w:rsid w:val="00277FEB"/>
    <w:rsid w:val="002801D2"/>
    <w:rsid w:val="002804D1"/>
    <w:rsid w:val="0028156A"/>
    <w:rsid w:val="00281A60"/>
    <w:rsid w:val="00281B2F"/>
    <w:rsid w:val="00281F78"/>
    <w:rsid w:val="002824C9"/>
    <w:rsid w:val="00282E38"/>
    <w:rsid w:val="00282FBA"/>
    <w:rsid w:val="0028319D"/>
    <w:rsid w:val="00283611"/>
    <w:rsid w:val="00284176"/>
    <w:rsid w:val="00284607"/>
    <w:rsid w:val="002851DB"/>
    <w:rsid w:val="002861F5"/>
    <w:rsid w:val="00286714"/>
    <w:rsid w:val="002867B4"/>
    <w:rsid w:val="002868F1"/>
    <w:rsid w:val="00286AA3"/>
    <w:rsid w:val="00287533"/>
    <w:rsid w:val="0029075D"/>
    <w:rsid w:val="00291015"/>
    <w:rsid w:val="00291426"/>
    <w:rsid w:val="0029159A"/>
    <w:rsid w:val="00292C94"/>
    <w:rsid w:val="0029343D"/>
    <w:rsid w:val="0029344F"/>
    <w:rsid w:val="00293910"/>
    <w:rsid w:val="00293B61"/>
    <w:rsid w:val="00293FB1"/>
    <w:rsid w:val="0029405C"/>
    <w:rsid w:val="002942CC"/>
    <w:rsid w:val="002942D6"/>
    <w:rsid w:val="00294479"/>
    <w:rsid w:val="002948C4"/>
    <w:rsid w:val="00295310"/>
    <w:rsid w:val="002960A7"/>
    <w:rsid w:val="00296198"/>
    <w:rsid w:val="002977DF"/>
    <w:rsid w:val="00297A96"/>
    <w:rsid w:val="002A0282"/>
    <w:rsid w:val="002A04A9"/>
    <w:rsid w:val="002A12C4"/>
    <w:rsid w:val="002A15B4"/>
    <w:rsid w:val="002A197F"/>
    <w:rsid w:val="002A1DF6"/>
    <w:rsid w:val="002A1EEE"/>
    <w:rsid w:val="002A2011"/>
    <w:rsid w:val="002A2702"/>
    <w:rsid w:val="002A2AF6"/>
    <w:rsid w:val="002A340D"/>
    <w:rsid w:val="002A39F5"/>
    <w:rsid w:val="002A3A62"/>
    <w:rsid w:val="002A3E2B"/>
    <w:rsid w:val="002A3FB7"/>
    <w:rsid w:val="002A4403"/>
    <w:rsid w:val="002A449D"/>
    <w:rsid w:val="002A4DA5"/>
    <w:rsid w:val="002A4FDE"/>
    <w:rsid w:val="002A5484"/>
    <w:rsid w:val="002A5618"/>
    <w:rsid w:val="002A6115"/>
    <w:rsid w:val="002A62AA"/>
    <w:rsid w:val="002A6A71"/>
    <w:rsid w:val="002A6E11"/>
    <w:rsid w:val="002A7642"/>
    <w:rsid w:val="002A7F3E"/>
    <w:rsid w:val="002B098B"/>
    <w:rsid w:val="002B0FEE"/>
    <w:rsid w:val="002B1564"/>
    <w:rsid w:val="002B1670"/>
    <w:rsid w:val="002B2468"/>
    <w:rsid w:val="002B2CD9"/>
    <w:rsid w:val="002B307D"/>
    <w:rsid w:val="002B35B3"/>
    <w:rsid w:val="002B40B3"/>
    <w:rsid w:val="002B5227"/>
    <w:rsid w:val="002B5B1E"/>
    <w:rsid w:val="002B7A5F"/>
    <w:rsid w:val="002C0104"/>
    <w:rsid w:val="002C03DA"/>
    <w:rsid w:val="002C0D66"/>
    <w:rsid w:val="002C158B"/>
    <w:rsid w:val="002C163D"/>
    <w:rsid w:val="002C19CD"/>
    <w:rsid w:val="002C2134"/>
    <w:rsid w:val="002C2691"/>
    <w:rsid w:val="002C2C9D"/>
    <w:rsid w:val="002C3370"/>
    <w:rsid w:val="002C3440"/>
    <w:rsid w:val="002C3848"/>
    <w:rsid w:val="002C515A"/>
    <w:rsid w:val="002C55A5"/>
    <w:rsid w:val="002C569F"/>
    <w:rsid w:val="002C58C5"/>
    <w:rsid w:val="002C640D"/>
    <w:rsid w:val="002C6922"/>
    <w:rsid w:val="002C6943"/>
    <w:rsid w:val="002C71CB"/>
    <w:rsid w:val="002D0379"/>
    <w:rsid w:val="002D1679"/>
    <w:rsid w:val="002D225B"/>
    <w:rsid w:val="002D2910"/>
    <w:rsid w:val="002D29E3"/>
    <w:rsid w:val="002D2FAE"/>
    <w:rsid w:val="002D3A27"/>
    <w:rsid w:val="002D4106"/>
    <w:rsid w:val="002D42A9"/>
    <w:rsid w:val="002D484C"/>
    <w:rsid w:val="002D5025"/>
    <w:rsid w:val="002D589A"/>
    <w:rsid w:val="002D59C1"/>
    <w:rsid w:val="002D5AF4"/>
    <w:rsid w:val="002D5BD9"/>
    <w:rsid w:val="002D6834"/>
    <w:rsid w:val="002D6C74"/>
    <w:rsid w:val="002D6E8F"/>
    <w:rsid w:val="002D7F05"/>
    <w:rsid w:val="002E0945"/>
    <w:rsid w:val="002E0BBF"/>
    <w:rsid w:val="002E16EF"/>
    <w:rsid w:val="002E2D47"/>
    <w:rsid w:val="002E321D"/>
    <w:rsid w:val="002E4040"/>
    <w:rsid w:val="002E42C6"/>
    <w:rsid w:val="002E5218"/>
    <w:rsid w:val="002E5AD0"/>
    <w:rsid w:val="002E61D0"/>
    <w:rsid w:val="002E6483"/>
    <w:rsid w:val="002E69AA"/>
    <w:rsid w:val="002E6F1A"/>
    <w:rsid w:val="002E701D"/>
    <w:rsid w:val="002E75F1"/>
    <w:rsid w:val="002F0466"/>
    <w:rsid w:val="002F055D"/>
    <w:rsid w:val="002F0FE5"/>
    <w:rsid w:val="002F1BF4"/>
    <w:rsid w:val="002F22CA"/>
    <w:rsid w:val="002F28F0"/>
    <w:rsid w:val="002F362A"/>
    <w:rsid w:val="002F3CF2"/>
    <w:rsid w:val="002F3EEA"/>
    <w:rsid w:val="002F4210"/>
    <w:rsid w:val="002F4869"/>
    <w:rsid w:val="002F497A"/>
    <w:rsid w:val="002F52C2"/>
    <w:rsid w:val="002F5C24"/>
    <w:rsid w:val="002F6B94"/>
    <w:rsid w:val="002F71A8"/>
    <w:rsid w:val="002F7392"/>
    <w:rsid w:val="00300425"/>
    <w:rsid w:val="00300676"/>
    <w:rsid w:val="00300D77"/>
    <w:rsid w:val="0030271E"/>
    <w:rsid w:val="003027B6"/>
    <w:rsid w:val="00303401"/>
    <w:rsid w:val="00303420"/>
    <w:rsid w:val="003034E6"/>
    <w:rsid w:val="00304A9D"/>
    <w:rsid w:val="00304D47"/>
    <w:rsid w:val="0030537B"/>
    <w:rsid w:val="00305A89"/>
    <w:rsid w:val="00306CD3"/>
    <w:rsid w:val="003070ED"/>
    <w:rsid w:val="00307144"/>
    <w:rsid w:val="0030728E"/>
    <w:rsid w:val="003073A9"/>
    <w:rsid w:val="003076BD"/>
    <w:rsid w:val="00310620"/>
    <w:rsid w:val="0031079C"/>
    <w:rsid w:val="00310A2B"/>
    <w:rsid w:val="00310D89"/>
    <w:rsid w:val="00311E35"/>
    <w:rsid w:val="0031229B"/>
    <w:rsid w:val="00312947"/>
    <w:rsid w:val="00313449"/>
    <w:rsid w:val="00313A3B"/>
    <w:rsid w:val="00313D51"/>
    <w:rsid w:val="003142BF"/>
    <w:rsid w:val="00314903"/>
    <w:rsid w:val="00314EF8"/>
    <w:rsid w:val="00315682"/>
    <w:rsid w:val="00315AAA"/>
    <w:rsid w:val="00316A60"/>
    <w:rsid w:val="00316AE1"/>
    <w:rsid w:val="00316D80"/>
    <w:rsid w:val="00316EB3"/>
    <w:rsid w:val="00317166"/>
    <w:rsid w:val="00317BAA"/>
    <w:rsid w:val="00317D56"/>
    <w:rsid w:val="00320801"/>
    <w:rsid w:val="0032086B"/>
    <w:rsid w:val="00320B5F"/>
    <w:rsid w:val="00320EE8"/>
    <w:rsid w:val="0032152B"/>
    <w:rsid w:val="003215E1"/>
    <w:rsid w:val="00321906"/>
    <w:rsid w:val="00322651"/>
    <w:rsid w:val="00322AB0"/>
    <w:rsid w:val="00322B93"/>
    <w:rsid w:val="0032337F"/>
    <w:rsid w:val="003241CE"/>
    <w:rsid w:val="00324932"/>
    <w:rsid w:val="00324BBB"/>
    <w:rsid w:val="00324D83"/>
    <w:rsid w:val="00324E07"/>
    <w:rsid w:val="00324FB8"/>
    <w:rsid w:val="0032529D"/>
    <w:rsid w:val="0032570C"/>
    <w:rsid w:val="00325C97"/>
    <w:rsid w:val="00327003"/>
    <w:rsid w:val="003279A5"/>
    <w:rsid w:val="00327E2F"/>
    <w:rsid w:val="003305ED"/>
    <w:rsid w:val="00330838"/>
    <w:rsid w:val="00331203"/>
    <w:rsid w:val="003317B1"/>
    <w:rsid w:val="00331E71"/>
    <w:rsid w:val="00332587"/>
    <w:rsid w:val="00332805"/>
    <w:rsid w:val="00333677"/>
    <w:rsid w:val="00333CC5"/>
    <w:rsid w:val="003349B4"/>
    <w:rsid w:val="00334AC9"/>
    <w:rsid w:val="00334E99"/>
    <w:rsid w:val="00335181"/>
    <w:rsid w:val="00335C10"/>
    <w:rsid w:val="00336D4E"/>
    <w:rsid w:val="003374B8"/>
    <w:rsid w:val="00337E3F"/>
    <w:rsid w:val="003408EC"/>
    <w:rsid w:val="00340F0C"/>
    <w:rsid w:val="0034100E"/>
    <w:rsid w:val="00341569"/>
    <w:rsid w:val="003419F1"/>
    <w:rsid w:val="003419F6"/>
    <w:rsid w:val="00341B73"/>
    <w:rsid w:val="00341CC2"/>
    <w:rsid w:val="003428F5"/>
    <w:rsid w:val="00342EDD"/>
    <w:rsid w:val="0034314B"/>
    <w:rsid w:val="003443B4"/>
    <w:rsid w:val="003446D3"/>
    <w:rsid w:val="003449E9"/>
    <w:rsid w:val="00344F18"/>
    <w:rsid w:val="0035020D"/>
    <w:rsid w:val="00350417"/>
    <w:rsid w:val="00350593"/>
    <w:rsid w:val="00350D6A"/>
    <w:rsid w:val="00350E7C"/>
    <w:rsid w:val="00350F76"/>
    <w:rsid w:val="0035112F"/>
    <w:rsid w:val="003511CB"/>
    <w:rsid w:val="00351826"/>
    <w:rsid w:val="00351F1F"/>
    <w:rsid w:val="0035252A"/>
    <w:rsid w:val="00352F3E"/>
    <w:rsid w:val="0035370B"/>
    <w:rsid w:val="00353C03"/>
    <w:rsid w:val="00353CC7"/>
    <w:rsid w:val="00354B7A"/>
    <w:rsid w:val="00354D97"/>
    <w:rsid w:val="00354E70"/>
    <w:rsid w:val="003565A5"/>
    <w:rsid w:val="00356BBA"/>
    <w:rsid w:val="00357325"/>
    <w:rsid w:val="00357384"/>
    <w:rsid w:val="00357CED"/>
    <w:rsid w:val="00357F22"/>
    <w:rsid w:val="0036066B"/>
    <w:rsid w:val="0036111E"/>
    <w:rsid w:val="00361CC0"/>
    <w:rsid w:val="003621B8"/>
    <w:rsid w:val="00362A43"/>
    <w:rsid w:val="00362E9D"/>
    <w:rsid w:val="00363268"/>
    <w:rsid w:val="003641B8"/>
    <w:rsid w:val="00364280"/>
    <w:rsid w:val="003646E2"/>
    <w:rsid w:val="00364A50"/>
    <w:rsid w:val="003651A5"/>
    <w:rsid w:val="003654EF"/>
    <w:rsid w:val="00365B1B"/>
    <w:rsid w:val="003670C9"/>
    <w:rsid w:val="00367556"/>
    <w:rsid w:val="00367AD1"/>
    <w:rsid w:val="00367B4B"/>
    <w:rsid w:val="0037035C"/>
    <w:rsid w:val="00370A05"/>
    <w:rsid w:val="00372133"/>
    <w:rsid w:val="0037313A"/>
    <w:rsid w:val="00374A30"/>
    <w:rsid w:val="003751D8"/>
    <w:rsid w:val="003755CE"/>
    <w:rsid w:val="003758A9"/>
    <w:rsid w:val="003759B6"/>
    <w:rsid w:val="00376C42"/>
    <w:rsid w:val="00377132"/>
    <w:rsid w:val="00377B6E"/>
    <w:rsid w:val="00380A47"/>
    <w:rsid w:val="003813C9"/>
    <w:rsid w:val="00381873"/>
    <w:rsid w:val="00381AA7"/>
    <w:rsid w:val="003829C5"/>
    <w:rsid w:val="00382A58"/>
    <w:rsid w:val="00382ECD"/>
    <w:rsid w:val="00383893"/>
    <w:rsid w:val="003838E8"/>
    <w:rsid w:val="00383E2E"/>
    <w:rsid w:val="00384A57"/>
    <w:rsid w:val="00384B66"/>
    <w:rsid w:val="00385120"/>
    <w:rsid w:val="0038531E"/>
    <w:rsid w:val="003854BB"/>
    <w:rsid w:val="0038760F"/>
    <w:rsid w:val="003879B5"/>
    <w:rsid w:val="00390A83"/>
    <w:rsid w:val="0039118D"/>
    <w:rsid w:val="00391862"/>
    <w:rsid w:val="003921AB"/>
    <w:rsid w:val="0039297C"/>
    <w:rsid w:val="00393A70"/>
    <w:rsid w:val="00393C42"/>
    <w:rsid w:val="003954AE"/>
    <w:rsid w:val="00395AAD"/>
    <w:rsid w:val="00395BA3"/>
    <w:rsid w:val="00396118"/>
    <w:rsid w:val="00397143"/>
    <w:rsid w:val="0039729E"/>
    <w:rsid w:val="0039739B"/>
    <w:rsid w:val="00397F8C"/>
    <w:rsid w:val="003A0C2E"/>
    <w:rsid w:val="003A145C"/>
    <w:rsid w:val="003A1C25"/>
    <w:rsid w:val="003A2C7F"/>
    <w:rsid w:val="003A311D"/>
    <w:rsid w:val="003A35B0"/>
    <w:rsid w:val="003A35F9"/>
    <w:rsid w:val="003A3A79"/>
    <w:rsid w:val="003A3CDA"/>
    <w:rsid w:val="003A3D34"/>
    <w:rsid w:val="003A3E68"/>
    <w:rsid w:val="003A4215"/>
    <w:rsid w:val="003A423E"/>
    <w:rsid w:val="003A47AE"/>
    <w:rsid w:val="003A4D42"/>
    <w:rsid w:val="003A58F2"/>
    <w:rsid w:val="003A6269"/>
    <w:rsid w:val="003A62CC"/>
    <w:rsid w:val="003A6680"/>
    <w:rsid w:val="003A6A5C"/>
    <w:rsid w:val="003A6ABD"/>
    <w:rsid w:val="003A705C"/>
    <w:rsid w:val="003A725D"/>
    <w:rsid w:val="003A7B0A"/>
    <w:rsid w:val="003B0273"/>
    <w:rsid w:val="003B0542"/>
    <w:rsid w:val="003B13D0"/>
    <w:rsid w:val="003B1EB8"/>
    <w:rsid w:val="003B1F27"/>
    <w:rsid w:val="003B22A1"/>
    <w:rsid w:val="003B37F0"/>
    <w:rsid w:val="003B4026"/>
    <w:rsid w:val="003B4CF0"/>
    <w:rsid w:val="003B56A5"/>
    <w:rsid w:val="003B616A"/>
    <w:rsid w:val="003B66BC"/>
    <w:rsid w:val="003B6AB8"/>
    <w:rsid w:val="003B6C6C"/>
    <w:rsid w:val="003B765A"/>
    <w:rsid w:val="003B7795"/>
    <w:rsid w:val="003B78A4"/>
    <w:rsid w:val="003B7A2D"/>
    <w:rsid w:val="003B7ACC"/>
    <w:rsid w:val="003C030D"/>
    <w:rsid w:val="003C074B"/>
    <w:rsid w:val="003C0C4A"/>
    <w:rsid w:val="003C0E5C"/>
    <w:rsid w:val="003C0FC2"/>
    <w:rsid w:val="003C12A8"/>
    <w:rsid w:val="003C144F"/>
    <w:rsid w:val="003C1812"/>
    <w:rsid w:val="003C5821"/>
    <w:rsid w:val="003C58EE"/>
    <w:rsid w:val="003C5A48"/>
    <w:rsid w:val="003C5DE5"/>
    <w:rsid w:val="003C6F08"/>
    <w:rsid w:val="003C757C"/>
    <w:rsid w:val="003C787A"/>
    <w:rsid w:val="003C7CE0"/>
    <w:rsid w:val="003C7F44"/>
    <w:rsid w:val="003D0D6A"/>
    <w:rsid w:val="003D1947"/>
    <w:rsid w:val="003D3502"/>
    <w:rsid w:val="003D361A"/>
    <w:rsid w:val="003D36FB"/>
    <w:rsid w:val="003D3A12"/>
    <w:rsid w:val="003D451A"/>
    <w:rsid w:val="003D5408"/>
    <w:rsid w:val="003D5A41"/>
    <w:rsid w:val="003D5A66"/>
    <w:rsid w:val="003D5CCA"/>
    <w:rsid w:val="003D5D69"/>
    <w:rsid w:val="003D624E"/>
    <w:rsid w:val="003D69BD"/>
    <w:rsid w:val="003D6F36"/>
    <w:rsid w:val="003D7E4B"/>
    <w:rsid w:val="003E040A"/>
    <w:rsid w:val="003E1083"/>
    <w:rsid w:val="003E2A98"/>
    <w:rsid w:val="003E2E6D"/>
    <w:rsid w:val="003E3495"/>
    <w:rsid w:val="003E3597"/>
    <w:rsid w:val="003E3741"/>
    <w:rsid w:val="003E37B0"/>
    <w:rsid w:val="003E3C75"/>
    <w:rsid w:val="003E3D51"/>
    <w:rsid w:val="003E420F"/>
    <w:rsid w:val="003E45BD"/>
    <w:rsid w:val="003E4A2E"/>
    <w:rsid w:val="003E65FA"/>
    <w:rsid w:val="003E6A80"/>
    <w:rsid w:val="003E6C87"/>
    <w:rsid w:val="003E7518"/>
    <w:rsid w:val="003E7C9D"/>
    <w:rsid w:val="003F0D57"/>
    <w:rsid w:val="003F0DB7"/>
    <w:rsid w:val="003F0E33"/>
    <w:rsid w:val="003F1091"/>
    <w:rsid w:val="003F2521"/>
    <w:rsid w:val="003F2A6C"/>
    <w:rsid w:val="003F34A8"/>
    <w:rsid w:val="003F4154"/>
    <w:rsid w:val="003F42DC"/>
    <w:rsid w:val="003F4409"/>
    <w:rsid w:val="003F4EA4"/>
    <w:rsid w:val="003F51FD"/>
    <w:rsid w:val="003F54D8"/>
    <w:rsid w:val="003F58CF"/>
    <w:rsid w:val="003F5CA5"/>
    <w:rsid w:val="003F5D04"/>
    <w:rsid w:val="00400186"/>
    <w:rsid w:val="00400551"/>
    <w:rsid w:val="004005C1"/>
    <w:rsid w:val="0040087C"/>
    <w:rsid w:val="004010FF"/>
    <w:rsid w:val="00402420"/>
    <w:rsid w:val="00403C33"/>
    <w:rsid w:val="00403EA4"/>
    <w:rsid w:val="00403FBF"/>
    <w:rsid w:val="0040544D"/>
    <w:rsid w:val="004055F3"/>
    <w:rsid w:val="00405D18"/>
    <w:rsid w:val="00405DF7"/>
    <w:rsid w:val="00410632"/>
    <w:rsid w:val="00410ABF"/>
    <w:rsid w:val="00410D2B"/>
    <w:rsid w:val="00410EFC"/>
    <w:rsid w:val="00412501"/>
    <w:rsid w:val="00413CC0"/>
    <w:rsid w:val="0041506A"/>
    <w:rsid w:val="0041518D"/>
    <w:rsid w:val="00416954"/>
    <w:rsid w:val="00417416"/>
    <w:rsid w:val="00417746"/>
    <w:rsid w:val="004200A7"/>
    <w:rsid w:val="004204E5"/>
    <w:rsid w:val="004209C2"/>
    <w:rsid w:val="0042163E"/>
    <w:rsid w:val="004219FC"/>
    <w:rsid w:val="00421FEC"/>
    <w:rsid w:val="00422210"/>
    <w:rsid w:val="00422CB0"/>
    <w:rsid w:val="0042353F"/>
    <w:rsid w:val="00423FB5"/>
    <w:rsid w:val="0042486B"/>
    <w:rsid w:val="0042486E"/>
    <w:rsid w:val="00424A00"/>
    <w:rsid w:val="00424A51"/>
    <w:rsid w:val="004251B8"/>
    <w:rsid w:val="0042596C"/>
    <w:rsid w:val="00425BE8"/>
    <w:rsid w:val="004260D0"/>
    <w:rsid w:val="00427017"/>
    <w:rsid w:val="00427105"/>
    <w:rsid w:val="00431653"/>
    <w:rsid w:val="00432776"/>
    <w:rsid w:val="004329F8"/>
    <w:rsid w:val="0043312D"/>
    <w:rsid w:val="00433218"/>
    <w:rsid w:val="0043325F"/>
    <w:rsid w:val="004356EC"/>
    <w:rsid w:val="00435A41"/>
    <w:rsid w:val="004365E5"/>
    <w:rsid w:val="004366BD"/>
    <w:rsid w:val="00436B66"/>
    <w:rsid w:val="004370E4"/>
    <w:rsid w:val="004370E8"/>
    <w:rsid w:val="004377AB"/>
    <w:rsid w:val="00437928"/>
    <w:rsid w:val="004405FC"/>
    <w:rsid w:val="004406E4"/>
    <w:rsid w:val="004420C0"/>
    <w:rsid w:val="00442C61"/>
    <w:rsid w:val="0044468A"/>
    <w:rsid w:val="00444C22"/>
    <w:rsid w:val="00444CE4"/>
    <w:rsid w:val="00444FCE"/>
    <w:rsid w:val="0044538B"/>
    <w:rsid w:val="004456B6"/>
    <w:rsid w:val="0044609B"/>
    <w:rsid w:val="00450124"/>
    <w:rsid w:val="0045021E"/>
    <w:rsid w:val="004502B3"/>
    <w:rsid w:val="004511C4"/>
    <w:rsid w:val="00451527"/>
    <w:rsid w:val="0045225F"/>
    <w:rsid w:val="0045384E"/>
    <w:rsid w:val="00454268"/>
    <w:rsid w:val="004545A0"/>
    <w:rsid w:val="00454C2B"/>
    <w:rsid w:val="00456101"/>
    <w:rsid w:val="00456128"/>
    <w:rsid w:val="004561CF"/>
    <w:rsid w:val="004569C2"/>
    <w:rsid w:val="004571F5"/>
    <w:rsid w:val="00460012"/>
    <w:rsid w:val="004609DD"/>
    <w:rsid w:val="00460C17"/>
    <w:rsid w:val="00460CFB"/>
    <w:rsid w:val="0046113F"/>
    <w:rsid w:val="00461AE4"/>
    <w:rsid w:val="00461DD3"/>
    <w:rsid w:val="00461E03"/>
    <w:rsid w:val="0046293A"/>
    <w:rsid w:val="0046323D"/>
    <w:rsid w:val="004632F8"/>
    <w:rsid w:val="00463D61"/>
    <w:rsid w:val="004643A4"/>
    <w:rsid w:val="004644D0"/>
    <w:rsid w:val="004645B1"/>
    <w:rsid w:val="004645C6"/>
    <w:rsid w:val="004645D4"/>
    <w:rsid w:val="00464F91"/>
    <w:rsid w:val="00465C26"/>
    <w:rsid w:val="00465CE2"/>
    <w:rsid w:val="00465D97"/>
    <w:rsid w:val="0046605E"/>
    <w:rsid w:val="00466305"/>
    <w:rsid w:val="00466587"/>
    <w:rsid w:val="00466D18"/>
    <w:rsid w:val="00467206"/>
    <w:rsid w:val="00467637"/>
    <w:rsid w:val="00470169"/>
    <w:rsid w:val="00470997"/>
    <w:rsid w:val="00471468"/>
    <w:rsid w:val="004716CB"/>
    <w:rsid w:val="0047181F"/>
    <w:rsid w:val="0047197D"/>
    <w:rsid w:val="00471DB6"/>
    <w:rsid w:val="0047249E"/>
    <w:rsid w:val="00472686"/>
    <w:rsid w:val="00472922"/>
    <w:rsid w:val="0047377C"/>
    <w:rsid w:val="00473BB4"/>
    <w:rsid w:val="004745A6"/>
    <w:rsid w:val="00474A10"/>
    <w:rsid w:val="0047500F"/>
    <w:rsid w:val="0047509D"/>
    <w:rsid w:val="00475D75"/>
    <w:rsid w:val="004763B3"/>
    <w:rsid w:val="004771A8"/>
    <w:rsid w:val="0047731B"/>
    <w:rsid w:val="00477EAF"/>
    <w:rsid w:val="00480EC7"/>
    <w:rsid w:val="00481CEF"/>
    <w:rsid w:val="00481D19"/>
    <w:rsid w:val="004821DE"/>
    <w:rsid w:val="0048236C"/>
    <w:rsid w:val="00482397"/>
    <w:rsid w:val="004827CE"/>
    <w:rsid w:val="0048392D"/>
    <w:rsid w:val="00483A0D"/>
    <w:rsid w:val="00483B31"/>
    <w:rsid w:val="004840F3"/>
    <w:rsid w:val="00484966"/>
    <w:rsid w:val="004856BC"/>
    <w:rsid w:val="00485DE9"/>
    <w:rsid w:val="00485E2B"/>
    <w:rsid w:val="0048635D"/>
    <w:rsid w:val="00486986"/>
    <w:rsid w:val="0048745D"/>
    <w:rsid w:val="00487AAE"/>
    <w:rsid w:val="00487B6A"/>
    <w:rsid w:val="00487ED6"/>
    <w:rsid w:val="00490508"/>
    <w:rsid w:val="00491C1E"/>
    <w:rsid w:val="00492F35"/>
    <w:rsid w:val="004932F6"/>
    <w:rsid w:val="00493565"/>
    <w:rsid w:val="0049427E"/>
    <w:rsid w:val="00494E0F"/>
    <w:rsid w:val="00495373"/>
    <w:rsid w:val="00495415"/>
    <w:rsid w:val="0049541E"/>
    <w:rsid w:val="00495DD0"/>
    <w:rsid w:val="004960C0"/>
    <w:rsid w:val="00496876"/>
    <w:rsid w:val="00497C77"/>
    <w:rsid w:val="004A040B"/>
    <w:rsid w:val="004A0D97"/>
    <w:rsid w:val="004A0E6E"/>
    <w:rsid w:val="004A442C"/>
    <w:rsid w:val="004A4C66"/>
    <w:rsid w:val="004A5A52"/>
    <w:rsid w:val="004A5FA9"/>
    <w:rsid w:val="004A6075"/>
    <w:rsid w:val="004A681F"/>
    <w:rsid w:val="004A6CE6"/>
    <w:rsid w:val="004A735C"/>
    <w:rsid w:val="004A7E6E"/>
    <w:rsid w:val="004B065A"/>
    <w:rsid w:val="004B09AD"/>
    <w:rsid w:val="004B09E4"/>
    <w:rsid w:val="004B0EDB"/>
    <w:rsid w:val="004B1816"/>
    <w:rsid w:val="004B1D2F"/>
    <w:rsid w:val="004B31CB"/>
    <w:rsid w:val="004B3CE9"/>
    <w:rsid w:val="004B4077"/>
    <w:rsid w:val="004B4093"/>
    <w:rsid w:val="004B44BC"/>
    <w:rsid w:val="004B4873"/>
    <w:rsid w:val="004B4F3B"/>
    <w:rsid w:val="004B4F75"/>
    <w:rsid w:val="004B5761"/>
    <w:rsid w:val="004B58C7"/>
    <w:rsid w:val="004B590A"/>
    <w:rsid w:val="004B60CF"/>
    <w:rsid w:val="004B6340"/>
    <w:rsid w:val="004B645A"/>
    <w:rsid w:val="004B6CD7"/>
    <w:rsid w:val="004B6CD9"/>
    <w:rsid w:val="004B712E"/>
    <w:rsid w:val="004B7B2E"/>
    <w:rsid w:val="004C002D"/>
    <w:rsid w:val="004C05C2"/>
    <w:rsid w:val="004C0796"/>
    <w:rsid w:val="004C0AD5"/>
    <w:rsid w:val="004C161F"/>
    <w:rsid w:val="004C1C62"/>
    <w:rsid w:val="004C1EA6"/>
    <w:rsid w:val="004C2EB9"/>
    <w:rsid w:val="004C30A1"/>
    <w:rsid w:val="004C3703"/>
    <w:rsid w:val="004C3736"/>
    <w:rsid w:val="004C420C"/>
    <w:rsid w:val="004C439A"/>
    <w:rsid w:val="004C43C4"/>
    <w:rsid w:val="004C46EB"/>
    <w:rsid w:val="004C471C"/>
    <w:rsid w:val="004C5134"/>
    <w:rsid w:val="004C52A2"/>
    <w:rsid w:val="004C5FC2"/>
    <w:rsid w:val="004C6416"/>
    <w:rsid w:val="004C6611"/>
    <w:rsid w:val="004C6B86"/>
    <w:rsid w:val="004C78B9"/>
    <w:rsid w:val="004D00C1"/>
    <w:rsid w:val="004D07B8"/>
    <w:rsid w:val="004D0BB7"/>
    <w:rsid w:val="004D0E0F"/>
    <w:rsid w:val="004D1123"/>
    <w:rsid w:val="004D123B"/>
    <w:rsid w:val="004D1AF8"/>
    <w:rsid w:val="004D2B6D"/>
    <w:rsid w:val="004D2FC5"/>
    <w:rsid w:val="004D3589"/>
    <w:rsid w:val="004D363A"/>
    <w:rsid w:val="004D36D4"/>
    <w:rsid w:val="004D3AA8"/>
    <w:rsid w:val="004D426F"/>
    <w:rsid w:val="004D4507"/>
    <w:rsid w:val="004D4C3B"/>
    <w:rsid w:val="004D4E4D"/>
    <w:rsid w:val="004D5060"/>
    <w:rsid w:val="004D602D"/>
    <w:rsid w:val="004D6162"/>
    <w:rsid w:val="004D7254"/>
    <w:rsid w:val="004E17BC"/>
    <w:rsid w:val="004E1A6D"/>
    <w:rsid w:val="004E1FDD"/>
    <w:rsid w:val="004E22FA"/>
    <w:rsid w:val="004E261A"/>
    <w:rsid w:val="004E312F"/>
    <w:rsid w:val="004E35C8"/>
    <w:rsid w:val="004E38C3"/>
    <w:rsid w:val="004E3FA7"/>
    <w:rsid w:val="004E4344"/>
    <w:rsid w:val="004E55F0"/>
    <w:rsid w:val="004E60F8"/>
    <w:rsid w:val="004E61CD"/>
    <w:rsid w:val="004E7A71"/>
    <w:rsid w:val="004E7ADC"/>
    <w:rsid w:val="004E7E7F"/>
    <w:rsid w:val="004E7FA4"/>
    <w:rsid w:val="004F124D"/>
    <w:rsid w:val="004F1323"/>
    <w:rsid w:val="004F1719"/>
    <w:rsid w:val="004F178A"/>
    <w:rsid w:val="004F1E71"/>
    <w:rsid w:val="004F2268"/>
    <w:rsid w:val="004F2652"/>
    <w:rsid w:val="004F29AE"/>
    <w:rsid w:val="004F2ACE"/>
    <w:rsid w:val="004F3920"/>
    <w:rsid w:val="004F4A45"/>
    <w:rsid w:val="004F5156"/>
    <w:rsid w:val="004F5B5D"/>
    <w:rsid w:val="004F5C79"/>
    <w:rsid w:val="004F5ED4"/>
    <w:rsid w:val="004F616B"/>
    <w:rsid w:val="004F6941"/>
    <w:rsid w:val="004F6A68"/>
    <w:rsid w:val="004F749E"/>
    <w:rsid w:val="004F7EA7"/>
    <w:rsid w:val="00501515"/>
    <w:rsid w:val="00501F26"/>
    <w:rsid w:val="00504131"/>
    <w:rsid w:val="00504679"/>
    <w:rsid w:val="00504AA9"/>
    <w:rsid w:val="00504B7D"/>
    <w:rsid w:val="005062DF"/>
    <w:rsid w:val="00506DAF"/>
    <w:rsid w:val="00510F8C"/>
    <w:rsid w:val="005114C5"/>
    <w:rsid w:val="00511857"/>
    <w:rsid w:val="00511990"/>
    <w:rsid w:val="005120AD"/>
    <w:rsid w:val="00512949"/>
    <w:rsid w:val="00512BEB"/>
    <w:rsid w:val="00512E9E"/>
    <w:rsid w:val="005134D4"/>
    <w:rsid w:val="00513854"/>
    <w:rsid w:val="005138E3"/>
    <w:rsid w:val="00514065"/>
    <w:rsid w:val="005142C8"/>
    <w:rsid w:val="005155D0"/>
    <w:rsid w:val="00515840"/>
    <w:rsid w:val="00515F1A"/>
    <w:rsid w:val="00516AA6"/>
    <w:rsid w:val="0051728D"/>
    <w:rsid w:val="005178F1"/>
    <w:rsid w:val="00517CE1"/>
    <w:rsid w:val="00517D88"/>
    <w:rsid w:val="00520319"/>
    <w:rsid w:val="00520391"/>
    <w:rsid w:val="00521C4E"/>
    <w:rsid w:val="00521E4B"/>
    <w:rsid w:val="00521F54"/>
    <w:rsid w:val="005222A0"/>
    <w:rsid w:val="005225A3"/>
    <w:rsid w:val="0052268B"/>
    <w:rsid w:val="00522982"/>
    <w:rsid w:val="00523745"/>
    <w:rsid w:val="00523B10"/>
    <w:rsid w:val="00523DD7"/>
    <w:rsid w:val="00524278"/>
    <w:rsid w:val="005242DB"/>
    <w:rsid w:val="00524520"/>
    <w:rsid w:val="005245CA"/>
    <w:rsid w:val="00524701"/>
    <w:rsid w:val="0052486B"/>
    <w:rsid w:val="0052563F"/>
    <w:rsid w:val="00525D8F"/>
    <w:rsid w:val="00525F83"/>
    <w:rsid w:val="005274DE"/>
    <w:rsid w:val="005276FE"/>
    <w:rsid w:val="005279C7"/>
    <w:rsid w:val="00527EEB"/>
    <w:rsid w:val="0053030E"/>
    <w:rsid w:val="00530320"/>
    <w:rsid w:val="00530659"/>
    <w:rsid w:val="00531017"/>
    <w:rsid w:val="005317E2"/>
    <w:rsid w:val="00531C2B"/>
    <w:rsid w:val="00532550"/>
    <w:rsid w:val="00533842"/>
    <w:rsid w:val="00533B81"/>
    <w:rsid w:val="0053435C"/>
    <w:rsid w:val="0053492D"/>
    <w:rsid w:val="00534A51"/>
    <w:rsid w:val="00534C4D"/>
    <w:rsid w:val="005355DC"/>
    <w:rsid w:val="005356F8"/>
    <w:rsid w:val="00535CE2"/>
    <w:rsid w:val="00537230"/>
    <w:rsid w:val="005378C3"/>
    <w:rsid w:val="005400CF"/>
    <w:rsid w:val="00540518"/>
    <w:rsid w:val="005406E5"/>
    <w:rsid w:val="00540C12"/>
    <w:rsid w:val="005410FF"/>
    <w:rsid w:val="0054124E"/>
    <w:rsid w:val="005413B9"/>
    <w:rsid w:val="0054180C"/>
    <w:rsid w:val="0054182C"/>
    <w:rsid w:val="00541894"/>
    <w:rsid w:val="00541EDD"/>
    <w:rsid w:val="00542200"/>
    <w:rsid w:val="00542456"/>
    <w:rsid w:val="00542E30"/>
    <w:rsid w:val="0054313D"/>
    <w:rsid w:val="005437C7"/>
    <w:rsid w:val="00544244"/>
    <w:rsid w:val="0054429D"/>
    <w:rsid w:val="0054436F"/>
    <w:rsid w:val="005447A3"/>
    <w:rsid w:val="0054618A"/>
    <w:rsid w:val="00546199"/>
    <w:rsid w:val="00546457"/>
    <w:rsid w:val="005466BE"/>
    <w:rsid w:val="005466EE"/>
    <w:rsid w:val="00547B02"/>
    <w:rsid w:val="00547C54"/>
    <w:rsid w:val="00547DA9"/>
    <w:rsid w:val="0055030C"/>
    <w:rsid w:val="005510E4"/>
    <w:rsid w:val="00551154"/>
    <w:rsid w:val="0055189D"/>
    <w:rsid w:val="00551A12"/>
    <w:rsid w:val="00551F88"/>
    <w:rsid w:val="00552282"/>
    <w:rsid w:val="0055234F"/>
    <w:rsid w:val="00552A54"/>
    <w:rsid w:val="00552F2F"/>
    <w:rsid w:val="00552FE9"/>
    <w:rsid w:val="005530F9"/>
    <w:rsid w:val="005546A0"/>
    <w:rsid w:val="00554F3D"/>
    <w:rsid w:val="005552C6"/>
    <w:rsid w:val="00555D91"/>
    <w:rsid w:val="00556159"/>
    <w:rsid w:val="00556348"/>
    <w:rsid w:val="00557CBB"/>
    <w:rsid w:val="005606C1"/>
    <w:rsid w:val="0056072E"/>
    <w:rsid w:val="00560A13"/>
    <w:rsid w:val="00561582"/>
    <w:rsid w:val="0056251F"/>
    <w:rsid w:val="00562547"/>
    <w:rsid w:val="00563007"/>
    <w:rsid w:val="005630BC"/>
    <w:rsid w:val="0056383E"/>
    <w:rsid w:val="005653CC"/>
    <w:rsid w:val="00565E27"/>
    <w:rsid w:val="005661B5"/>
    <w:rsid w:val="00566609"/>
    <w:rsid w:val="005668E4"/>
    <w:rsid w:val="00566DB3"/>
    <w:rsid w:val="00567121"/>
    <w:rsid w:val="00567477"/>
    <w:rsid w:val="00567721"/>
    <w:rsid w:val="00567EE6"/>
    <w:rsid w:val="00570494"/>
    <w:rsid w:val="00570565"/>
    <w:rsid w:val="005706C7"/>
    <w:rsid w:val="0057083B"/>
    <w:rsid w:val="005714BE"/>
    <w:rsid w:val="00571B85"/>
    <w:rsid w:val="00572770"/>
    <w:rsid w:val="00572F40"/>
    <w:rsid w:val="00573067"/>
    <w:rsid w:val="005731D4"/>
    <w:rsid w:val="00573207"/>
    <w:rsid w:val="00573211"/>
    <w:rsid w:val="00573791"/>
    <w:rsid w:val="005769F2"/>
    <w:rsid w:val="00576BAE"/>
    <w:rsid w:val="00576DA1"/>
    <w:rsid w:val="00577ADE"/>
    <w:rsid w:val="00577C27"/>
    <w:rsid w:val="00577FFE"/>
    <w:rsid w:val="00581260"/>
    <w:rsid w:val="0058220F"/>
    <w:rsid w:val="00582998"/>
    <w:rsid w:val="00583265"/>
    <w:rsid w:val="00583AD1"/>
    <w:rsid w:val="00583E33"/>
    <w:rsid w:val="00584500"/>
    <w:rsid w:val="00584BE7"/>
    <w:rsid w:val="005854CA"/>
    <w:rsid w:val="0058551D"/>
    <w:rsid w:val="005857B7"/>
    <w:rsid w:val="0058580B"/>
    <w:rsid w:val="0058586F"/>
    <w:rsid w:val="00585C1C"/>
    <w:rsid w:val="00586061"/>
    <w:rsid w:val="0058615F"/>
    <w:rsid w:val="005872FE"/>
    <w:rsid w:val="0058793A"/>
    <w:rsid w:val="00587B72"/>
    <w:rsid w:val="0059012E"/>
    <w:rsid w:val="00590481"/>
    <w:rsid w:val="005907DF"/>
    <w:rsid w:val="00590EFB"/>
    <w:rsid w:val="00591F38"/>
    <w:rsid w:val="00593BFE"/>
    <w:rsid w:val="0059455B"/>
    <w:rsid w:val="005945E6"/>
    <w:rsid w:val="00594FDC"/>
    <w:rsid w:val="00595366"/>
    <w:rsid w:val="005958F7"/>
    <w:rsid w:val="005960F9"/>
    <w:rsid w:val="00596E14"/>
    <w:rsid w:val="00596F58"/>
    <w:rsid w:val="00597421"/>
    <w:rsid w:val="00597836"/>
    <w:rsid w:val="00597EDB"/>
    <w:rsid w:val="005A055B"/>
    <w:rsid w:val="005A0C6E"/>
    <w:rsid w:val="005A1415"/>
    <w:rsid w:val="005A18F9"/>
    <w:rsid w:val="005A221B"/>
    <w:rsid w:val="005A2E41"/>
    <w:rsid w:val="005A31A0"/>
    <w:rsid w:val="005A344A"/>
    <w:rsid w:val="005A3906"/>
    <w:rsid w:val="005A3A16"/>
    <w:rsid w:val="005A3CAF"/>
    <w:rsid w:val="005A3D87"/>
    <w:rsid w:val="005A415F"/>
    <w:rsid w:val="005A4FF6"/>
    <w:rsid w:val="005A50ED"/>
    <w:rsid w:val="005A6036"/>
    <w:rsid w:val="005A671B"/>
    <w:rsid w:val="005A68A8"/>
    <w:rsid w:val="005A69C9"/>
    <w:rsid w:val="005A6C15"/>
    <w:rsid w:val="005A7AAA"/>
    <w:rsid w:val="005A7BE8"/>
    <w:rsid w:val="005B0251"/>
    <w:rsid w:val="005B02EC"/>
    <w:rsid w:val="005B03D3"/>
    <w:rsid w:val="005B0B2B"/>
    <w:rsid w:val="005B0F67"/>
    <w:rsid w:val="005B12A4"/>
    <w:rsid w:val="005B136E"/>
    <w:rsid w:val="005B2DA7"/>
    <w:rsid w:val="005B312F"/>
    <w:rsid w:val="005B383A"/>
    <w:rsid w:val="005B3C0B"/>
    <w:rsid w:val="005B3CFB"/>
    <w:rsid w:val="005B4089"/>
    <w:rsid w:val="005B4158"/>
    <w:rsid w:val="005B4377"/>
    <w:rsid w:val="005B4BCD"/>
    <w:rsid w:val="005B56A8"/>
    <w:rsid w:val="005B5A6F"/>
    <w:rsid w:val="005B6C6C"/>
    <w:rsid w:val="005B7F55"/>
    <w:rsid w:val="005C03F1"/>
    <w:rsid w:val="005C0DCD"/>
    <w:rsid w:val="005C154B"/>
    <w:rsid w:val="005C1C4A"/>
    <w:rsid w:val="005C2835"/>
    <w:rsid w:val="005C3712"/>
    <w:rsid w:val="005C3809"/>
    <w:rsid w:val="005C3DBA"/>
    <w:rsid w:val="005C3F87"/>
    <w:rsid w:val="005C4531"/>
    <w:rsid w:val="005C4D2A"/>
    <w:rsid w:val="005C53B3"/>
    <w:rsid w:val="005C5D64"/>
    <w:rsid w:val="005C684A"/>
    <w:rsid w:val="005C6D9A"/>
    <w:rsid w:val="005C6F6B"/>
    <w:rsid w:val="005C7D3B"/>
    <w:rsid w:val="005D15A2"/>
    <w:rsid w:val="005D1646"/>
    <w:rsid w:val="005D22CA"/>
    <w:rsid w:val="005D2698"/>
    <w:rsid w:val="005D2B4C"/>
    <w:rsid w:val="005D36BB"/>
    <w:rsid w:val="005D405F"/>
    <w:rsid w:val="005D4551"/>
    <w:rsid w:val="005D4646"/>
    <w:rsid w:val="005D48C4"/>
    <w:rsid w:val="005D50A4"/>
    <w:rsid w:val="005D5ACA"/>
    <w:rsid w:val="005D6376"/>
    <w:rsid w:val="005D63ED"/>
    <w:rsid w:val="005D6D9C"/>
    <w:rsid w:val="005D7C52"/>
    <w:rsid w:val="005E0CED"/>
    <w:rsid w:val="005E1230"/>
    <w:rsid w:val="005E13F8"/>
    <w:rsid w:val="005E1CED"/>
    <w:rsid w:val="005E20C6"/>
    <w:rsid w:val="005E2ADE"/>
    <w:rsid w:val="005E42E9"/>
    <w:rsid w:val="005E4345"/>
    <w:rsid w:val="005E495A"/>
    <w:rsid w:val="005E56E0"/>
    <w:rsid w:val="005E642E"/>
    <w:rsid w:val="005E7C4D"/>
    <w:rsid w:val="005F0347"/>
    <w:rsid w:val="005F0A33"/>
    <w:rsid w:val="005F0CE2"/>
    <w:rsid w:val="005F0FE6"/>
    <w:rsid w:val="005F1631"/>
    <w:rsid w:val="005F1916"/>
    <w:rsid w:val="005F1A83"/>
    <w:rsid w:val="005F1C83"/>
    <w:rsid w:val="005F3DB9"/>
    <w:rsid w:val="005F43D1"/>
    <w:rsid w:val="005F4652"/>
    <w:rsid w:val="005F4CF3"/>
    <w:rsid w:val="005F5764"/>
    <w:rsid w:val="005F5D4B"/>
    <w:rsid w:val="005F60C1"/>
    <w:rsid w:val="005F620B"/>
    <w:rsid w:val="005F68F1"/>
    <w:rsid w:val="005F6974"/>
    <w:rsid w:val="005F6BEB"/>
    <w:rsid w:val="005F6C8D"/>
    <w:rsid w:val="005F6D5E"/>
    <w:rsid w:val="005F70B0"/>
    <w:rsid w:val="005F70BF"/>
    <w:rsid w:val="005F787E"/>
    <w:rsid w:val="0060031B"/>
    <w:rsid w:val="00600D4B"/>
    <w:rsid w:val="00601485"/>
    <w:rsid w:val="00602053"/>
    <w:rsid w:val="00602296"/>
    <w:rsid w:val="00602B80"/>
    <w:rsid w:val="00602F3D"/>
    <w:rsid w:val="00603C23"/>
    <w:rsid w:val="00605CC4"/>
    <w:rsid w:val="00605DED"/>
    <w:rsid w:val="00605E81"/>
    <w:rsid w:val="006062B3"/>
    <w:rsid w:val="006066F2"/>
    <w:rsid w:val="00607B6B"/>
    <w:rsid w:val="00610355"/>
    <w:rsid w:val="0061060B"/>
    <w:rsid w:val="00612064"/>
    <w:rsid w:val="0061256B"/>
    <w:rsid w:val="00612DD0"/>
    <w:rsid w:val="006131BF"/>
    <w:rsid w:val="006132FD"/>
    <w:rsid w:val="00613FC6"/>
    <w:rsid w:val="00614B9B"/>
    <w:rsid w:val="006158F5"/>
    <w:rsid w:val="00615F29"/>
    <w:rsid w:val="006165F1"/>
    <w:rsid w:val="006167C3"/>
    <w:rsid w:val="00616A8B"/>
    <w:rsid w:val="00616B45"/>
    <w:rsid w:val="00616C60"/>
    <w:rsid w:val="006172BC"/>
    <w:rsid w:val="006175CF"/>
    <w:rsid w:val="00620659"/>
    <w:rsid w:val="00620B63"/>
    <w:rsid w:val="006212D1"/>
    <w:rsid w:val="00621AD7"/>
    <w:rsid w:val="00621F1D"/>
    <w:rsid w:val="00622DAA"/>
    <w:rsid w:val="00623460"/>
    <w:rsid w:val="00623D24"/>
    <w:rsid w:val="00623FC3"/>
    <w:rsid w:val="00624542"/>
    <w:rsid w:val="006249CD"/>
    <w:rsid w:val="00625BED"/>
    <w:rsid w:val="00626DED"/>
    <w:rsid w:val="0062710E"/>
    <w:rsid w:val="00627359"/>
    <w:rsid w:val="0062736E"/>
    <w:rsid w:val="006275C7"/>
    <w:rsid w:val="00627B78"/>
    <w:rsid w:val="00627D94"/>
    <w:rsid w:val="0063120E"/>
    <w:rsid w:val="006320DA"/>
    <w:rsid w:val="00632174"/>
    <w:rsid w:val="00632531"/>
    <w:rsid w:val="00632840"/>
    <w:rsid w:val="0063300E"/>
    <w:rsid w:val="006338BD"/>
    <w:rsid w:val="00634470"/>
    <w:rsid w:val="006350FD"/>
    <w:rsid w:val="006354E8"/>
    <w:rsid w:val="006356FB"/>
    <w:rsid w:val="00635A1A"/>
    <w:rsid w:val="00635FA9"/>
    <w:rsid w:val="00636940"/>
    <w:rsid w:val="00637DF4"/>
    <w:rsid w:val="00637F11"/>
    <w:rsid w:val="00637FA0"/>
    <w:rsid w:val="00640074"/>
    <w:rsid w:val="006403A3"/>
    <w:rsid w:val="006405E8"/>
    <w:rsid w:val="0064068B"/>
    <w:rsid w:val="00640DE4"/>
    <w:rsid w:val="0064102B"/>
    <w:rsid w:val="00641107"/>
    <w:rsid w:val="00641840"/>
    <w:rsid w:val="00641CB5"/>
    <w:rsid w:val="00641F53"/>
    <w:rsid w:val="006431A6"/>
    <w:rsid w:val="006437A3"/>
    <w:rsid w:val="0064395C"/>
    <w:rsid w:val="00643C80"/>
    <w:rsid w:val="00643EE2"/>
    <w:rsid w:val="0064522B"/>
    <w:rsid w:val="00646473"/>
    <w:rsid w:val="006464F5"/>
    <w:rsid w:val="00646636"/>
    <w:rsid w:val="006473F9"/>
    <w:rsid w:val="00647553"/>
    <w:rsid w:val="00647941"/>
    <w:rsid w:val="0065055C"/>
    <w:rsid w:val="00651AAD"/>
    <w:rsid w:val="006520B1"/>
    <w:rsid w:val="0065217A"/>
    <w:rsid w:val="00652747"/>
    <w:rsid w:val="0065295C"/>
    <w:rsid w:val="00653365"/>
    <w:rsid w:val="00653379"/>
    <w:rsid w:val="006537D3"/>
    <w:rsid w:val="00653EF7"/>
    <w:rsid w:val="00654B15"/>
    <w:rsid w:val="00654DFA"/>
    <w:rsid w:val="00655116"/>
    <w:rsid w:val="006557DD"/>
    <w:rsid w:val="00655A9F"/>
    <w:rsid w:val="00655B74"/>
    <w:rsid w:val="00655CE7"/>
    <w:rsid w:val="00656277"/>
    <w:rsid w:val="006568BD"/>
    <w:rsid w:val="00656A5F"/>
    <w:rsid w:val="00656A77"/>
    <w:rsid w:val="00656EC9"/>
    <w:rsid w:val="006570E8"/>
    <w:rsid w:val="00657236"/>
    <w:rsid w:val="0065731D"/>
    <w:rsid w:val="00660F81"/>
    <w:rsid w:val="00661851"/>
    <w:rsid w:val="006622AE"/>
    <w:rsid w:val="0066311C"/>
    <w:rsid w:val="006631E5"/>
    <w:rsid w:val="0066320D"/>
    <w:rsid w:val="006637BD"/>
    <w:rsid w:val="00663D40"/>
    <w:rsid w:val="00663FAD"/>
    <w:rsid w:val="0066402F"/>
    <w:rsid w:val="0066411F"/>
    <w:rsid w:val="0066414E"/>
    <w:rsid w:val="00664632"/>
    <w:rsid w:val="00664970"/>
    <w:rsid w:val="00664A73"/>
    <w:rsid w:val="00664CE1"/>
    <w:rsid w:val="00665692"/>
    <w:rsid w:val="006658AA"/>
    <w:rsid w:val="0066607E"/>
    <w:rsid w:val="00666686"/>
    <w:rsid w:val="00667770"/>
    <w:rsid w:val="00670102"/>
    <w:rsid w:val="0067234A"/>
    <w:rsid w:val="0067240A"/>
    <w:rsid w:val="00672571"/>
    <w:rsid w:val="00672886"/>
    <w:rsid w:val="00672CE9"/>
    <w:rsid w:val="00672E22"/>
    <w:rsid w:val="00672F36"/>
    <w:rsid w:val="00673313"/>
    <w:rsid w:val="00674558"/>
    <w:rsid w:val="00674883"/>
    <w:rsid w:val="00674B76"/>
    <w:rsid w:val="00675DDC"/>
    <w:rsid w:val="0067628A"/>
    <w:rsid w:val="0067679C"/>
    <w:rsid w:val="00676A72"/>
    <w:rsid w:val="006773FF"/>
    <w:rsid w:val="006777C3"/>
    <w:rsid w:val="00677879"/>
    <w:rsid w:val="00677B2C"/>
    <w:rsid w:val="00680425"/>
    <w:rsid w:val="006808A1"/>
    <w:rsid w:val="00681BE6"/>
    <w:rsid w:val="006820E1"/>
    <w:rsid w:val="00682C11"/>
    <w:rsid w:val="00682E97"/>
    <w:rsid w:val="00683675"/>
    <w:rsid w:val="00683AEB"/>
    <w:rsid w:val="00684D07"/>
    <w:rsid w:val="00684E7B"/>
    <w:rsid w:val="00686A91"/>
    <w:rsid w:val="00687CA0"/>
    <w:rsid w:val="00687DEB"/>
    <w:rsid w:val="00691410"/>
    <w:rsid w:val="0069178D"/>
    <w:rsid w:val="006921FE"/>
    <w:rsid w:val="00693142"/>
    <w:rsid w:val="006938E3"/>
    <w:rsid w:val="00693E33"/>
    <w:rsid w:val="00694048"/>
    <w:rsid w:val="00694190"/>
    <w:rsid w:val="006944D1"/>
    <w:rsid w:val="00694E13"/>
    <w:rsid w:val="00695489"/>
    <w:rsid w:val="00695583"/>
    <w:rsid w:val="00696C9C"/>
    <w:rsid w:val="00696F9F"/>
    <w:rsid w:val="00697B08"/>
    <w:rsid w:val="00697B83"/>
    <w:rsid w:val="006A0153"/>
    <w:rsid w:val="006A0473"/>
    <w:rsid w:val="006A0749"/>
    <w:rsid w:val="006A0A4D"/>
    <w:rsid w:val="006A116D"/>
    <w:rsid w:val="006A1D82"/>
    <w:rsid w:val="006A1F4F"/>
    <w:rsid w:val="006A2B47"/>
    <w:rsid w:val="006A30A6"/>
    <w:rsid w:val="006A3694"/>
    <w:rsid w:val="006A37B0"/>
    <w:rsid w:val="006A3A9A"/>
    <w:rsid w:val="006A3EE8"/>
    <w:rsid w:val="006A56D9"/>
    <w:rsid w:val="006A5B8F"/>
    <w:rsid w:val="006A601C"/>
    <w:rsid w:val="006A6409"/>
    <w:rsid w:val="006A75E7"/>
    <w:rsid w:val="006B0289"/>
    <w:rsid w:val="006B0461"/>
    <w:rsid w:val="006B068A"/>
    <w:rsid w:val="006B08A6"/>
    <w:rsid w:val="006B10FD"/>
    <w:rsid w:val="006B1170"/>
    <w:rsid w:val="006B1446"/>
    <w:rsid w:val="006B1B9D"/>
    <w:rsid w:val="006B20E0"/>
    <w:rsid w:val="006B2469"/>
    <w:rsid w:val="006B2656"/>
    <w:rsid w:val="006B2683"/>
    <w:rsid w:val="006B2D7B"/>
    <w:rsid w:val="006B4821"/>
    <w:rsid w:val="006B4CF7"/>
    <w:rsid w:val="006B5013"/>
    <w:rsid w:val="006B50E1"/>
    <w:rsid w:val="006B52D9"/>
    <w:rsid w:val="006B5D19"/>
    <w:rsid w:val="006B6060"/>
    <w:rsid w:val="006B620A"/>
    <w:rsid w:val="006B6541"/>
    <w:rsid w:val="006B7EA1"/>
    <w:rsid w:val="006C0963"/>
    <w:rsid w:val="006C0FD0"/>
    <w:rsid w:val="006C1BF0"/>
    <w:rsid w:val="006C2BE4"/>
    <w:rsid w:val="006C3023"/>
    <w:rsid w:val="006C351B"/>
    <w:rsid w:val="006C3625"/>
    <w:rsid w:val="006C3939"/>
    <w:rsid w:val="006C3945"/>
    <w:rsid w:val="006C3D6B"/>
    <w:rsid w:val="006C3EF5"/>
    <w:rsid w:val="006C5538"/>
    <w:rsid w:val="006C597B"/>
    <w:rsid w:val="006C5BA8"/>
    <w:rsid w:val="006C5D58"/>
    <w:rsid w:val="006C617E"/>
    <w:rsid w:val="006C61A1"/>
    <w:rsid w:val="006C6416"/>
    <w:rsid w:val="006C7009"/>
    <w:rsid w:val="006C700C"/>
    <w:rsid w:val="006C7094"/>
    <w:rsid w:val="006C717A"/>
    <w:rsid w:val="006C7B77"/>
    <w:rsid w:val="006D2E3E"/>
    <w:rsid w:val="006D3430"/>
    <w:rsid w:val="006D392B"/>
    <w:rsid w:val="006D4398"/>
    <w:rsid w:val="006D56DD"/>
    <w:rsid w:val="006D5952"/>
    <w:rsid w:val="006D5AA7"/>
    <w:rsid w:val="006D721E"/>
    <w:rsid w:val="006D7221"/>
    <w:rsid w:val="006D7233"/>
    <w:rsid w:val="006D7B53"/>
    <w:rsid w:val="006D7C5E"/>
    <w:rsid w:val="006E0302"/>
    <w:rsid w:val="006E1A67"/>
    <w:rsid w:val="006E2032"/>
    <w:rsid w:val="006E266C"/>
    <w:rsid w:val="006E35E8"/>
    <w:rsid w:val="006E3DBD"/>
    <w:rsid w:val="006E407E"/>
    <w:rsid w:val="006E474D"/>
    <w:rsid w:val="006E4A94"/>
    <w:rsid w:val="006E4AE9"/>
    <w:rsid w:val="006E4D4C"/>
    <w:rsid w:val="006E4ED5"/>
    <w:rsid w:val="006E5191"/>
    <w:rsid w:val="006E57DE"/>
    <w:rsid w:val="006E5B7A"/>
    <w:rsid w:val="006E5EA6"/>
    <w:rsid w:val="006E67AF"/>
    <w:rsid w:val="006E6E2B"/>
    <w:rsid w:val="006E70B9"/>
    <w:rsid w:val="006E7715"/>
    <w:rsid w:val="006F0E61"/>
    <w:rsid w:val="006F0E71"/>
    <w:rsid w:val="006F24A9"/>
    <w:rsid w:val="006F2744"/>
    <w:rsid w:val="006F30AF"/>
    <w:rsid w:val="006F3857"/>
    <w:rsid w:val="006F4500"/>
    <w:rsid w:val="006F488B"/>
    <w:rsid w:val="006F48E1"/>
    <w:rsid w:val="006F4A8E"/>
    <w:rsid w:val="006F563D"/>
    <w:rsid w:val="006F574A"/>
    <w:rsid w:val="006F642F"/>
    <w:rsid w:val="006F689F"/>
    <w:rsid w:val="006F7853"/>
    <w:rsid w:val="006F785E"/>
    <w:rsid w:val="006F7EFF"/>
    <w:rsid w:val="007007B5"/>
    <w:rsid w:val="00701AD2"/>
    <w:rsid w:val="00701B80"/>
    <w:rsid w:val="00701C9F"/>
    <w:rsid w:val="00702B57"/>
    <w:rsid w:val="00703A6D"/>
    <w:rsid w:val="00704D45"/>
    <w:rsid w:val="00704D56"/>
    <w:rsid w:val="00704EFC"/>
    <w:rsid w:val="00705279"/>
    <w:rsid w:val="0070544D"/>
    <w:rsid w:val="00705467"/>
    <w:rsid w:val="00705B75"/>
    <w:rsid w:val="00706141"/>
    <w:rsid w:val="00707649"/>
    <w:rsid w:val="00707F9D"/>
    <w:rsid w:val="00707FBF"/>
    <w:rsid w:val="00710094"/>
    <w:rsid w:val="00710FEB"/>
    <w:rsid w:val="0071125A"/>
    <w:rsid w:val="00711AC9"/>
    <w:rsid w:val="00711B75"/>
    <w:rsid w:val="00711DB8"/>
    <w:rsid w:val="00712859"/>
    <w:rsid w:val="007136B5"/>
    <w:rsid w:val="00713C8C"/>
    <w:rsid w:val="00713CDA"/>
    <w:rsid w:val="007156A8"/>
    <w:rsid w:val="007157C6"/>
    <w:rsid w:val="00715D15"/>
    <w:rsid w:val="00715EAF"/>
    <w:rsid w:val="00716510"/>
    <w:rsid w:val="00716A3E"/>
    <w:rsid w:val="00716C86"/>
    <w:rsid w:val="00717643"/>
    <w:rsid w:val="00717D11"/>
    <w:rsid w:val="007203C6"/>
    <w:rsid w:val="00720416"/>
    <w:rsid w:val="00720977"/>
    <w:rsid w:val="00720BCA"/>
    <w:rsid w:val="00720CA5"/>
    <w:rsid w:val="00720CD2"/>
    <w:rsid w:val="007220E8"/>
    <w:rsid w:val="007227FA"/>
    <w:rsid w:val="00722B93"/>
    <w:rsid w:val="0072316D"/>
    <w:rsid w:val="00723528"/>
    <w:rsid w:val="00723FBE"/>
    <w:rsid w:val="00724198"/>
    <w:rsid w:val="00724563"/>
    <w:rsid w:val="00724724"/>
    <w:rsid w:val="007247C7"/>
    <w:rsid w:val="0072496E"/>
    <w:rsid w:val="00725EE5"/>
    <w:rsid w:val="00727420"/>
    <w:rsid w:val="0073038C"/>
    <w:rsid w:val="007312EA"/>
    <w:rsid w:val="00731F9F"/>
    <w:rsid w:val="007329D3"/>
    <w:rsid w:val="00732AF6"/>
    <w:rsid w:val="0073323D"/>
    <w:rsid w:val="00733326"/>
    <w:rsid w:val="00733BA9"/>
    <w:rsid w:val="00734144"/>
    <w:rsid w:val="007347D2"/>
    <w:rsid w:val="00734BCB"/>
    <w:rsid w:val="00735145"/>
    <w:rsid w:val="007351B4"/>
    <w:rsid w:val="0073526B"/>
    <w:rsid w:val="00735807"/>
    <w:rsid w:val="00735AE5"/>
    <w:rsid w:val="00735E37"/>
    <w:rsid w:val="00736850"/>
    <w:rsid w:val="007368C5"/>
    <w:rsid w:val="00736D99"/>
    <w:rsid w:val="00736EB2"/>
    <w:rsid w:val="007375D0"/>
    <w:rsid w:val="00737A13"/>
    <w:rsid w:val="00737A6F"/>
    <w:rsid w:val="0074090E"/>
    <w:rsid w:val="00740957"/>
    <w:rsid w:val="00740AF8"/>
    <w:rsid w:val="0074193A"/>
    <w:rsid w:val="00741C72"/>
    <w:rsid w:val="0074393D"/>
    <w:rsid w:val="00743DE4"/>
    <w:rsid w:val="00743F67"/>
    <w:rsid w:val="00744384"/>
    <w:rsid w:val="00744D1F"/>
    <w:rsid w:val="0074576A"/>
    <w:rsid w:val="00745B77"/>
    <w:rsid w:val="00746848"/>
    <w:rsid w:val="00746B24"/>
    <w:rsid w:val="007479A3"/>
    <w:rsid w:val="0075035B"/>
    <w:rsid w:val="00750C6D"/>
    <w:rsid w:val="00750EF2"/>
    <w:rsid w:val="00751197"/>
    <w:rsid w:val="00751375"/>
    <w:rsid w:val="007514C3"/>
    <w:rsid w:val="00751E79"/>
    <w:rsid w:val="00752494"/>
    <w:rsid w:val="00752AA6"/>
    <w:rsid w:val="0075310F"/>
    <w:rsid w:val="007534E4"/>
    <w:rsid w:val="00753742"/>
    <w:rsid w:val="007537F1"/>
    <w:rsid w:val="007543A6"/>
    <w:rsid w:val="007544F9"/>
    <w:rsid w:val="00754831"/>
    <w:rsid w:val="007554D2"/>
    <w:rsid w:val="00757440"/>
    <w:rsid w:val="00757A14"/>
    <w:rsid w:val="00760D45"/>
    <w:rsid w:val="007615BA"/>
    <w:rsid w:val="00761790"/>
    <w:rsid w:val="0076218B"/>
    <w:rsid w:val="00762374"/>
    <w:rsid w:val="00762886"/>
    <w:rsid w:val="00762E3C"/>
    <w:rsid w:val="007632BF"/>
    <w:rsid w:val="00764C16"/>
    <w:rsid w:val="007651D8"/>
    <w:rsid w:val="0076636D"/>
    <w:rsid w:val="00766860"/>
    <w:rsid w:val="00766F14"/>
    <w:rsid w:val="0077040E"/>
    <w:rsid w:val="007708D5"/>
    <w:rsid w:val="00770E85"/>
    <w:rsid w:val="00771199"/>
    <w:rsid w:val="00771894"/>
    <w:rsid w:val="007720A7"/>
    <w:rsid w:val="00772335"/>
    <w:rsid w:val="00772FB3"/>
    <w:rsid w:val="007745F8"/>
    <w:rsid w:val="00774613"/>
    <w:rsid w:val="00775F90"/>
    <w:rsid w:val="007760DC"/>
    <w:rsid w:val="00776458"/>
    <w:rsid w:val="00776B36"/>
    <w:rsid w:val="00776D2E"/>
    <w:rsid w:val="00776D88"/>
    <w:rsid w:val="0077769E"/>
    <w:rsid w:val="00777CB4"/>
    <w:rsid w:val="00777EDB"/>
    <w:rsid w:val="00781321"/>
    <w:rsid w:val="00781EB1"/>
    <w:rsid w:val="007823F9"/>
    <w:rsid w:val="00782BCA"/>
    <w:rsid w:val="00782E11"/>
    <w:rsid w:val="00782E95"/>
    <w:rsid w:val="00783B66"/>
    <w:rsid w:val="00784376"/>
    <w:rsid w:val="007848CC"/>
    <w:rsid w:val="00784D0A"/>
    <w:rsid w:val="0078550B"/>
    <w:rsid w:val="00786761"/>
    <w:rsid w:val="007867F2"/>
    <w:rsid w:val="007869C6"/>
    <w:rsid w:val="00786BCC"/>
    <w:rsid w:val="00787383"/>
    <w:rsid w:val="007873C2"/>
    <w:rsid w:val="007879BA"/>
    <w:rsid w:val="00787EA9"/>
    <w:rsid w:val="007905C0"/>
    <w:rsid w:val="0079099E"/>
    <w:rsid w:val="00790EA7"/>
    <w:rsid w:val="00790EEB"/>
    <w:rsid w:val="00791422"/>
    <w:rsid w:val="007919EB"/>
    <w:rsid w:val="00791F2B"/>
    <w:rsid w:val="007920F6"/>
    <w:rsid w:val="007924B1"/>
    <w:rsid w:val="007925B1"/>
    <w:rsid w:val="00793369"/>
    <w:rsid w:val="00793379"/>
    <w:rsid w:val="007934B5"/>
    <w:rsid w:val="00793D77"/>
    <w:rsid w:val="0079429A"/>
    <w:rsid w:val="007943F1"/>
    <w:rsid w:val="00794A81"/>
    <w:rsid w:val="00794BCC"/>
    <w:rsid w:val="00794EE9"/>
    <w:rsid w:val="007959C2"/>
    <w:rsid w:val="00795F28"/>
    <w:rsid w:val="007965C4"/>
    <w:rsid w:val="00796773"/>
    <w:rsid w:val="0079741A"/>
    <w:rsid w:val="00797D41"/>
    <w:rsid w:val="007A0751"/>
    <w:rsid w:val="007A18FD"/>
    <w:rsid w:val="007A253E"/>
    <w:rsid w:val="007A36B7"/>
    <w:rsid w:val="007A3F18"/>
    <w:rsid w:val="007A4792"/>
    <w:rsid w:val="007A4937"/>
    <w:rsid w:val="007A5326"/>
    <w:rsid w:val="007A54C5"/>
    <w:rsid w:val="007A57E0"/>
    <w:rsid w:val="007A5B02"/>
    <w:rsid w:val="007A6416"/>
    <w:rsid w:val="007A738B"/>
    <w:rsid w:val="007B0565"/>
    <w:rsid w:val="007B09A7"/>
    <w:rsid w:val="007B18AA"/>
    <w:rsid w:val="007B1DCB"/>
    <w:rsid w:val="007B1F9C"/>
    <w:rsid w:val="007B2916"/>
    <w:rsid w:val="007B2CCE"/>
    <w:rsid w:val="007B3842"/>
    <w:rsid w:val="007B3CDD"/>
    <w:rsid w:val="007B4215"/>
    <w:rsid w:val="007B4C27"/>
    <w:rsid w:val="007B4E9A"/>
    <w:rsid w:val="007B54C4"/>
    <w:rsid w:val="007B5667"/>
    <w:rsid w:val="007B64CF"/>
    <w:rsid w:val="007B6706"/>
    <w:rsid w:val="007B6BBB"/>
    <w:rsid w:val="007B6C1D"/>
    <w:rsid w:val="007B734C"/>
    <w:rsid w:val="007B7FD0"/>
    <w:rsid w:val="007C120F"/>
    <w:rsid w:val="007C192E"/>
    <w:rsid w:val="007C262E"/>
    <w:rsid w:val="007C26C9"/>
    <w:rsid w:val="007C2BA8"/>
    <w:rsid w:val="007C353C"/>
    <w:rsid w:val="007C5296"/>
    <w:rsid w:val="007C54C9"/>
    <w:rsid w:val="007C5CAC"/>
    <w:rsid w:val="007C6565"/>
    <w:rsid w:val="007C710C"/>
    <w:rsid w:val="007C7F45"/>
    <w:rsid w:val="007D039F"/>
    <w:rsid w:val="007D19FC"/>
    <w:rsid w:val="007D1ABE"/>
    <w:rsid w:val="007D2147"/>
    <w:rsid w:val="007D2292"/>
    <w:rsid w:val="007D23B6"/>
    <w:rsid w:val="007D3DBB"/>
    <w:rsid w:val="007D3F41"/>
    <w:rsid w:val="007D43A8"/>
    <w:rsid w:val="007D4AD9"/>
    <w:rsid w:val="007D56BB"/>
    <w:rsid w:val="007D5D8C"/>
    <w:rsid w:val="007D6A92"/>
    <w:rsid w:val="007D6FFD"/>
    <w:rsid w:val="007D773D"/>
    <w:rsid w:val="007D7EBD"/>
    <w:rsid w:val="007E0C21"/>
    <w:rsid w:val="007E2103"/>
    <w:rsid w:val="007E31E9"/>
    <w:rsid w:val="007E32EF"/>
    <w:rsid w:val="007E3484"/>
    <w:rsid w:val="007E34F0"/>
    <w:rsid w:val="007E380F"/>
    <w:rsid w:val="007E5C42"/>
    <w:rsid w:val="007E5EE8"/>
    <w:rsid w:val="007E6945"/>
    <w:rsid w:val="007E6D0C"/>
    <w:rsid w:val="007E6D42"/>
    <w:rsid w:val="007E6DD5"/>
    <w:rsid w:val="007E7354"/>
    <w:rsid w:val="007E77B3"/>
    <w:rsid w:val="007E7EA2"/>
    <w:rsid w:val="007F0532"/>
    <w:rsid w:val="007F0722"/>
    <w:rsid w:val="007F0C29"/>
    <w:rsid w:val="007F1161"/>
    <w:rsid w:val="007F2AB9"/>
    <w:rsid w:val="007F2AE4"/>
    <w:rsid w:val="007F2D77"/>
    <w:rsid w:val="007F2DB4"/>
    <w:rsid w:val="007F3600"/>
    <w:rsid w:val="007F37CD"/>
    <w:rsid w:val="007F45D7"/>
    <w:rsid w:val="007F46B2"/>
    <w:rsid w:val="007F4A91"/>
    <w:rsid w:val="007F4EAE"/>
    <w:rsid w:val="007F5085"/>
    <w:rsid w:val="007F5362"/>
    <w:rsid w:val="007F5772"/>
    <w:rsid w:val="007F5AC3"/>
    <w:rsid w:val="007F6011"/>
    <w:rsid w:val="007F620D"/>
    <w:rsid w:val="007F7C6F"/>
    <w:rsid w:val="00800588"/>
    <w:rsid w:val="008010AE"/>
    <w:rsid w:val="008022D7"/>
    <w:rsid w:val="00802B40"/>
    <w:rsid w:val="00802C50"/>
    <w:rsid w:val="00802F28"/>
    <w:rsid w:val="0080323F"/>
    <w:rsid w:val="00803CCF"/>
    <w:rsid w:val="008041E6"/>
    <w:rsid w:val="008042DF"/>
    <w:rsid w:val="0080456C"/>
    <w:rsid w:val="00804DF6"/>
    <w:rsid w:val="0080512A"/>
    <w:rsid w:val="0080529A"/>
    <w:rsid w:val="00805F9D"/>
    <w:rsid w:val="00807D12"/>
    <w:rsid w:val="00810136"/>
    <w:rsid w:val="00811D4D"/>
    <w:rsid w:val="00812336"/>
    <w:rsid w:val="00812B3C"/>
    <w:rsid w:val="00813A3B"/>
    <w:rsid w:val="00813B4D"/>
    <w:rsid w:val="008143E9"/>
    <w:rsid w:val="0081446D"/>
    <w:rsid w:val="00814702"/>
    <w:rsid w:val="00814734"/>
    <w:rsid w:val="00814743"/>
    <w:rsid w:val="00814940"/>
    <w:rsid w:val="00814A9D"/>
    <w:rsid w:val="008152A3"/>
    <w:rsid w:val="00815357"/>
    <w:rsid w:val="0081561B"/>
    <w:rsid w:val="008162FA"/>
    <w:rsid w:val="008168A2"/>
    <w:rsid w:val="00816C7C"/>
    <w:rsid w:val="00817954"/>
    <w:rsid w:val="00817E3C"/>
    <w:rsid w:val="008207B9"/>
    <w:rsid w:val="008210F2"/>
    <w:rsid w:val="00821CC9"/>
    <w:rsid w:val="00821F42"/>
    <w:rsid w:val="00822F4B"/>
    <w:rsid w:val="00823962"/>
    <w:rsid w:val="00823C99"/>
    <w:rsid w:val="00823CE2"/>
    <w:rsid w:val="00823E47"/>
    <w:rsid w:val="008240FB"/>
    <w:rsid w:val="008244C0"/>
    <w:rsid w:val="008254F0"/>
    <w:rsid w:val="00825D32"/>
    <w:rsid w:val="00826221"/>
    <w:rsid w:val="00827B1E"/>
    <w:rsid w:val="00830DC3"/>
    <w:rsid w:val="00830FEF"/>
    <w:rsid w:val="008313F9"/>
    <w:rsid w:val="00832096"/>
    <w:rsid w:val="00832B8C"/>
    <w:rsid w:val="00832CC1"/>
    <w:rsid w:val="0083338C"/>
    <w:rsid w:val="008339F7"/>
    <w:rsid w:val="00834662"/>
    <w:rsid w:val="00834888"/>
    <w:rsid w:val="00834D5A"/>
    <w:rsid w:val="00834DB7"/>
    <w:rsid w:val="008351B1"/>
    <w:rsid w:val="00835252"/>
    <w:rsid w:val="00835AF1"/>
    <w:rsid w:val="00835FAF"/>
    <w:rsid w:val="00836541"/>
    <w:rsid w:val="008370B0"/>
    <w:rsid w:val="00837C3D"/>
    <w:rsid w:val="00837DDC"/>
    <w:rsid w:val="0084071F"/>
    <w:rsid w:val="008414FB"/>
    <w:rsid w:val="00841664"/>
    <w:rsid w:val="008418B1"/>
    <w:rsid w:val="008423AE"/>
    <w:rsid w:val="0084291E"/>
    <w:rsid w:val="00842B51"/>
    <w:rsid w:val="00842B73"/>
    <w:rsid w:val="00842C9A"/>
    <w:rsid w:val="008441C0"/>
    <w:rsid w:val="00844210"/>
    <w:rsid w:val="008444B6"/>
    <w:rsid w:val="00844928"/>
    <w:rsid w:val="008452C9"/>
    <w:rsid w:val="00845577"/>
    <w:rsid w:val="008459A5"/>
    <w:rsid w:val="00846E04"/>
    <w:rsid w:val="00847C05"/>
    <w:rsid w:val="00847C87"/>
    <w:rsid w:val="00847DBC"/>
    <w:rsid w:val="00847EC5"/>
    <w:rsid w:val="00851B4E"/>
    <w:rsid w:val="00851E97"/>
    <w:rsid w:val="00851FA6"/>
    <w:rsid w:val="008530A3"/>
    <w:rsid w:val="00853266"/>
    <w:rsid w:val="008532FC"/>
    <w:rsid w:val="00853CB1"/>
    <w:rsid w:val="00853D04"/>
    <w:rsid w:val="0085459A"/>
    <w:rsid w:val="00854695"/>
    <w:rsid w:val="00854A4F"/>
    <w:rsid w:val="00854BBD"/>
    <w:rsid w:val="00854CB6"/>
    <w:rsid w:val="0085554F"/>
    <w:rsid w:val="008568A3"/>
    <w:rsid w:val="008573CC"/>
    <w:rsid w:val="00857403"/>
    <w:rsid w:val="008574AE"/>
    <w:rsid w:val="00857AEB"/>
    <w:rsid w:val="0086036E"/>
    <w:rsid w:val="0086045F"/>
    <w:rsid w:val="0086066F"/>
    <w:rsid w:val="008606DB"/>
    <w:rsid w:val="00860D71"/>
    <w:rsid w:val="00862923"/>
    <w:rsid w:val="0086296F"/>
    <w:rsid w:val="008633AC"/>
    <w:rsid w:val="0086398B"/>
    <w:rsid w:val="008639A2"/>
    <w:rsid w:val="00864091"/>
    <w:rsid w:val="008644C9"/>
    <w:rsid w:val="00864EF2"/>
    <w:rsid w:val="008653AD"/>
    <w:rsid w:val="00865A14"/>
    <w:rsid w:val="00866614"/>
    <w:rsid w:val="008668AF"/>
    <w:rsid w:val="00866C29"/>
    <w:rsid w:val="00867000"/>
    <w:rsid w:val="00867978"/>
    <w:rsid w:val="00870E7A"/>
    <w:rsid w:val="00870EFD"/>
    <w:rsid w:val="008727F4"/>
    <w:rsid w:val="00873CEB"/>
    <w:rsid w:val="00873DA2"/>
    <w:rsid w:val="008741E3"/>
    <w:rsid w:val="00874314"/>
    <w:rsid w:val="008748F7"/>
    <w:rsid w:val="00874E46"/>
    <w:rsid w:val="00874F99"/>
    <w:rsid w:val="00875952"/>
    <w:rsid w:val="00875A07"/>
    <w:rsid w:val="00875C1A"/>
    <w:rsid w:val="00875C4E"/>
    <w:rsid w:val="00875C74"/>
    <w:rsid w:val="00875EB3"/>
    <w:rsid w:val="00876323"/>
    <w:rsid w:val="00876D6B"/>
    <w:rsid w:val="00876E0B"/>
    <w:rsid w:val="008770A9"/>
    <w:rsid w:val="00877FCB"/>
    <w:rsid w:val="0088265E"/>
    <w:rsid w:val="008827A2"/>
    <w:rsid w:val="0088389C"/>
    <w:rsid w:val="008839DB"/>
    <w:rsid w:val="00884210"/>
    <w:rsid w:val="00884883"/>
    <w:rsid w:val="00884958"/>
    <w:rsid w:val="0088497E"/>
    <w:rsid w:val="00884E7B"/>
    <w:rsid w:val="008859B1"/>
    <w:rsid w:val="00885E4A"/>
    <w:rsid w:val="00886938"/>
    <w:rsid w:val="0088704C"/>
    <w:rsid w:val="00887DA9"/>
    <w:rsid w:val="00890775"/>
    <w:rsid w:val="00890A2E"/>
    <w:rsid w:val="00890B1D"/>
    <w:rsid w:val="00891099"/>
    <w:rsid w:val="008918CD"/>
    <w:rsid w:val="00891A93"/>
    <w:rsid w:val="00891BC9"/>
    <w:rsid w:val="00891F3A"/>
    <w:rsid w:val="008920F2"/>
    <w:rsid w:val="00893BFD"/>
    <w:rsid w:val="00893E17"/>
    <w:rsid w:val="00894BB1"/>
    <w:rsid w:val="00895223"/>
    <w:rsid w:val="008955F6"/>
    <w:rsid w:val="00896205"/>
    <w:rsid w:val="0089649A"/>
    <w:rsid w:val="00896559"/>
    <w:rsid w:val="00897567"/>
    <w:rsid w:val="00897A16"/>
    <w:rsid w:val="00897CA3"/>
    <w:rsid w:val="008A03EA"/>
    <w:rsid w:val="008A0A3D"/>
    <w:rsid w:val="008A0AA4"/>
    <w:rsid w:val="008A18F9"/>
    <w:rsid w:val="008A357E"/>
    <w:rsid w:val="008A3869"/>
    <w:rsid w:val="008A3B64"/>
    <w:rsid w:val="008A3E38"/>
    <w:rsid w:val="008A400E"/>
    <w:rsid w:val="008A5F45"/>
    <w:rsid w:val="008A60D5"/>
    <w:rsid w:val="008A6204"/>
    <w:rsid w:val="008A658C"/>
    <w:rsid w:val="008A689D"/>
    <w:rsid w:val="008A720C"/>
    <w:rsid w:val="008A7D55"/>
    <w:rsid w:val="008B03BB"/>
    <w:rsid w:val="008B09F9"/>
    <w:rsid w:val="008B0E56"/>
    <w:rsid w:val="008B124B"/>
    <w:rsid w:val="008B1501"/>
    <w:rsid w:val="008B1591"/>
    <w:rsid w:val="008B260A"/>
    <w:rsid w:val="008B27B7"/>
    <w:rsid w:val="008B32C2"/>
    <w:rsid w:val="008B32F3"/>
    <w:rsid w:val="008B368E"/>
    <w:rsid w:val="008B3DA9"/>
    <w:rsid w:val="008B45C9"/>
    <w:rsid w:val="008B4880"/>
    <w:rsid w:val="008B5FCC"/>
    <w:rsid w:val="008B61F6"/>
    <w:rsid w:val="008B688F"/>
    <w:rsid w:val="008B6D05"/>
    <w:rsid w:val="008B6E2E"/>
    <w:rsid w:val="008B73F4"/>
    <w:rsid w:val="008C0987"/>
    <w:rsid w:val="008C0A86"/>
    <w:rsid w:val="008C0B8C"/>
    <w:rsid w:val="008C18D8"/>
    <w:rsid w:val="008C257D"/>
    <w:rsid w:val="008C298E"/>
    <w:rsid w:val="008C34B4"/>
    <w:rsid w:val="008C363E"/>
    <w:rsid w:val="008C3C98"/>
    <w:rsid w:val="008C3DF6"/>
    <w:rsid w:val="008C4480"/>
    <w:rsid w:val="008C45A8"/>
    <w:rsid w:val="008C4E49"/>
    <w:rsid w:val="008C5B50"/>
    <w:rsid w:val="008C6E16"/>
    <w:rsid w:val="008C70DE"/>
    <w:rsid w:val="008C7A2B"/>
    <w:rsid w:val="008C7C75"/>
    <w:rsid w:val="008D0269"/>
    <w:rsid w:val="008D0C3F"/>
    <w:rsid w:val="008D115F"/>
    <w:rsid w:val="008D14F7"/>
    <w:rsid w:val="008D1B0F"/>
    <w:rsid w:val="008D1DE8"/>
    <w:rsid w:val="008D2137"/>
    <w:rsid w:val="008D3502"/>
    <w:rsid w:val="008D3A0C"/>
    <w:rsid w:val="008D3AB3"/>
    <w:rsid w:val="008D3BF9"/>
    <w:rsid w:val="008D3EF8"/>
    <w:rsid w:val="008D411E"/>
    <w:rsid w:val="008D412A"/>
    <w:rsid w:val="008D44F1"/>
    <w:rsid w:val="008D482B"/>
    <w:rsid w:val="008D4A89"/>
    <w:rsid w:val="008D4EE1"/>
    <w:rsid w:val="008D586A"/>
    <w:rsid w:val="008D5AC3"/>
    <w:rsid w:val="008D683E"/>
    <w:rsid w:val="008D6DF3"/>
    <w:rsid w:val="008D79E2"/>
    <w:rsid w:val="008D7FDF"/>
    <w:rsid w:val="008E00CD"/>
    <w:rsid w:val="008E0390"/>
    <w:rsid w:val="008E08B9"/>
    <w:rsid w:val="008E0D0E"/>
    <w:rsid w:val="008E0E18"/>
    <w:rsid w:val="008E1379"/>
    <w:rsid w:val="008E155B"/>
    <w:rsid w:val="008E22CA"/>
    <w:rsid w:val="008E3433"/>
    <w:rsid w:val="008E3903"/>
    <w:rsid w:val="008E3949"/>
    <w:rsid w:val="008E39B1"/>
    <w:rsid w:val="008E3D7A"/>
    <w:rsid w:val="008E4B19"/>
    <w:rsid w:val="008E4DB8"/>
    <w:rsid w:val="008E5196"/>
    <w:rsid w:val="008E55B1"/>
    <w:rsid w:val="008E5657"/>
    <w:rsid w:val="008E60B1"/>
    <w:rsid w:val="008E6283"/>
    <w:rsid w:val="008E703D"/>
    <w:rsid w:val="008E74C2"/>
    <w:rsid w:val="008E74DE"/>
    <w:rsid w:val="008F03A1"/>
    <w:rsid w:val="008F03D7"/>
    <w:rsid w:val="008F0759"/>
    <w:rsid w:val="008F096A"/>
    <w:rsid w:val="008F186C"/>
    <w:rsid w:val="008F1E76"/>
    <w:rsid w:val="008F2078"/>
    <w:rsid w:val="008F20C3"/>
    <w:rsid w:val="008F242C"/>
    <w:rsid w:val="008F247B"/>
    <w:rsid w:val="008F2B07"/>
    <w:rsid w:val="008F304F"/>
    <w:rsid w:val="008F3A2C"/>
    <w:rsid w:val="008F4DA8"/>
    <w:rsid w:val="008F4F89"/>
    <w:rsid w:val="008F5B67"/>
    <w:rsid w:val="008F652C"/>
    <w:rsid w:val="008F6A89"/>
    <w:rsid w:val="008F7079"/>
    <w:rsid w:val="008F7552"/>
    <w:rsid w:val="008F761F"/>
    <w:rsid w:val="008F76CC"/>
    <w:rsid w:val="008F77B9"/>
    <w:rsid w:val="0090093C"/>
    <w:rsid w:val="009009F3"/>
    <w:rsid w:val="0090150F"/>
    <w:rsid w:val="00901C4D"/>
    <w:rsid w:val="00901DD9"/>
    <w:rsid w:val="009024E5"/>
    <w:rsid w:val="00902B4C"/>
    <w:rsid w:val="00903A0D"/>
    <w:rsid w:val="009041AC"/>
    <w:rsid w:val="00904BC8"/>
    <w:rsid w:val="0090505C"/>
    <w:rsid w:val="00905A90"/>
    <w:rsid w:val="00905BB9"/>
    <w:rsid w:val="0090600A"/>
    <w:rsid w:val="00906234"/>
    <w:rsid w:val="00906443"/>
    <w:rsid w:val="0090659F"/>
    <w:rsid w:val="009075E0"/>
    <w:rsid w:val="00910287"/>
    <w:rsid w:val="0091088D"/>
    <w:rsid w:val="00910C35"/>
    <w:rsid w:val="00911544"/>
    <w:rsid w:val="00911F2C"/>
    <w:rsid w:val="00912B73"/>
    <w:rsid w:val="00912E8A"/>
    <w:rsid w:val="00913008"/>
    <w:rsid w:val="00913CFC"/>
    <w:rsid w:val="009145A3"/>
    <w:rsid w:val="0091508D"/>
    <w:rsid w:val="00915843"/>
    <w:rsid w:val="00915A5B"/>
    <w:rsid w:val="00917188"/>
    <w:rsid w:val="009208F7"/>
    <w:rsid w:val="009218CA"/>
    <w:rsid w:val="009219DB"/>
    <w:rsid w:val="009224DF"/>
    <w:rsid w:val="00922826"/>
    <w:rsid w:val="00922BF9"/>
    <w:rsid w:val="00922DFA"/>
    <w:rsid w:val="00923BFD"/>
    <w:rsid w:val="009251E8"/>
    <w:rsid w:val="00925950"/>
    <w:rsid w:val="00925A7F"/>
    <w:rsid w:val="00926B74"/>
    <w:rsid w:val="009277B4"/>
    <w:rsid w:val="009303E8"/>
    <w:rsid w:val="00930D36"/>
    <w:rsid w:val="00931075"/>
    <w:rsid w:val="00931403"/>
    <w:rsid w:val="00932210"/>
    <w:rsid w:val="009324A9"/>
    <w:rsid w:val="009324D3"/>
    <w:rsid w:val="00932599"/>
    <w:rsid w:val="00932C58"/>
    <w:rsid w:val="00932F36"/>
    <w:rsid w:val="0093325E"/>
    <w:rsid w:val="00934DE0"/>
    <w:rsid w:val="00934E31"/>
    <w:rsid w:val="00935649"/>
    <w:rsid w:val="00936768"/>
    <w:rsid w:val="00936A3D"/>
    <w:rsid w:val="00937409"/>
    <w:rsid w:val="009378A2"/>
    <w:rsid w:val="0094186E"/>
    <w:rsid w:val="00942263"/>
    <w:rsid w:val="0094354A"/>
    <w:rsid w:val="00944366"/>
    <w:rsid w:val="009445B6"/>
    <w:rsid w:val="00944CDA"/>
    <w:rsid w:val="00945571"/>
    <w:rsid w:val="00946843"/>
    <w:rsid w:val="00946F52"/>
    <w:rsid w:val="0094720E"/>
    <w:rsid w:val="00950014"/>
    <w:rsid w:val="009500E6"/>
    <w:rsid w:val="00950A06"/>
    <w:rsid w:val="009511B2"/>
    <w:rsid w:val="00951500"/>
    <w:rsid w:val="00951567"/>
    <w:rsid w:val="00951784"/>
    <w:rsid w:val="00951A47"/>
    <w:rsid w:val="00951CD5"/>
    <w:rsid w:val="00952357"/>
    <w:rsid w:val="0095302C"/>
    <w:rsid w:val="009542B3"/>
    <w:rsid w:val="00954E9B"/>
    <w:rsid w:val="00954EAA"/>
    <w:rsid w:val="00956652"/>
    <w:rsid w:val="009569D1"/>
    <w:rsid w:val="00956B9C"/>
    <w:rsid w:val="0095769E"/>
    <w:rsid w:val="009579C1"/>
    <w:rsid w:val="00957C70"/>
    <w:rsid w:val="00960938"/>
    <w:rsid w:val="00960E0A"/>
    <w:rsid w:val="009619C6"/>
    <w:rsid w:val="00961D77"/>
    <w:rsid w:val="00963A52"/>
    <w:rsid w:val="00963A70"/>
    <w:rsid w:val="009653C3"/>
    <w:rsid w:val="0096541A"/>
    <w:rsid w:val="00967573"/>
    <w:rsid w:val="00967B01"/>
    <w:rsid w:val="00970043"/>
    <w:rsid w:val="009707D4"/>
    <w:rsid w:val="0097086F"/>
    <w:rsid w:val="00970ABC"/>
    <w:rsid w:val="00971D92"/>
    <w:rsid w:val="0097211D"/>
    <w:rsid w:val="00972511"/>
    <w:rsid w:val="00972BA0"/>
    <w:rsid w:val="009730E3"/>
    <w:rsid w:val="00973167"/>
    <w:rsid w:val="00973A11"/>
    <w:rsid w:val="00974CE0"/>
    <w:rsid w:val="009769EA"/>
    <w:rsid w:val="00977B86"/>
    <w:rsid w:val="00981058"/>
    <w:rsid w:val="0098184C"/>
    <w:rsid w:val="00981C69"/>
    <w:rsid w:val="00982282"/>
    <w:rsid w:val="00983263"/>
    <w:rsid w:val="00983810"/>
    <w:rsid w:val="00983A08"/>
    <w:rsid w:val="00984813"/>
    <w:rsid w:val="00984906"/>
    <w:rsid w:val="00985328"/>
    <w:rsid w:val="00985962"/>
    <w:rsid w:val="00985DB0"/>
    <w:rsid w:val="00986006"/>
    <w:rsid w:val="00986A52"/>
    <w:rsid w:val="00986A98"/>
    <w:rsid w:val="00986E7B"/>
    <w:rsid w:val="00987105"/>
    <w:rsid w:val="009878BF"/>
    <w:rsid w:val="00987C1C"/>
    <w:rsid w:val="00990BB7"/>
    <w:rsid w:val="009911E9"/>
    <w:rsid w:val="00991E4C"/>
    <w:rsid w:val="009922D5"/>
    <w:rsid w:val="0099268D"/>
    <w:rsid w:val="00992ABE"/>
    <w:rsid w:val="00992F12"/>
    <w:rsid w:val="00993622"/>
    <w:rsid w:val="009939F0"/>
    <w:rsid w:val="00993F6D"/>
    <w:rsid w:val="0099410E"/>
    <w:rsid w:val="00994191"/>
    <w:rsid w:val="009949DD"/>
    <w:rsid w:val="00994BB9"/>
    <w:rsid w:val="00994EDF"/>
    <w:rsid w:val="009967FB"/>
    <w:rsid w:val="0099735C"/>
    <w:rsid w:val="009A03F4"/>
    <w:rsid w:val="009A0601"/>
    <w:rsid w:val="009A0892"/>
    <w:rsid w:val="009A0ABA"/>
    <w:rsid w:val="009A0E35"/>
    <w:rsid w:val="009A1206"/>
    <w:rsid w:val="009A1F1A"/>
    <w:rsid w:val="009A2438"/>
    <w:rsid w:val="009A25A2"/>
    <w:rsid w:val="009A27D7"/>
    <w:rsid w:val="009A426D"/>
    <w:rsid w:val="009A49D9"/>
    <w:rsid w:val="009A5231"/>
    <w:rsid w:val="009A5F2F"/>
    <w:rsid w:val="009A6201"/>
    <w:rsid w:val="009A63CD"/>
    <w:rsid w:val="009A6BA2"/>
    <w:rsid w:val="009A6C58"/>
    <w:rsid w:val="009A6ECA"/>
    <w:rsid w:val="009A7509"/>
    <w:rsid w:val="009A75B4"/>
    <w:rsid w:val="009A7F85"/>
    <w:rsid w:val="009B08C3"/>
    <w:rsid w:val="009B0F85"/>
    <w:rsid w:val="009B13CC"/>
    <w:rsid w:val="009B1E00"/>
    <w:rsid w:val="009B1FF0"/>
    <w:rsid w:val="009B33DE"/>
    <w:rsid w:val="009B34B2"/>
    <w:rsid w:val="009B376B"/>
    <w:rsid w:val="009B3F11"/>
    <w:rsid w:val="009B4931"/>
    <w:rsid w:val="009B4A1A"/>
    <w:rsid w:val="009B6725"/>
    <w:rsid w:val="009B73DA"/>
    <w:rsid w:val="009B7832"/>
    <w:rsid w:val="009C046F"/>
    <w:rsid w:val="009C1582"/>
    <w:rsid w:val="009C1FC4"/>
    <w:rsid w:val="009C20C5"/>
    <w:rsid w:val="009C2442"/>
    <w:rsid w:val="009C3010"/>
    <w:rsid w:val="009C30D4"/>
    <w:rsid w:val="009C32A1"/>
    <w:rsid w:val="009C3C48"/>
    <w:rsid w:val="009C5CE5"/>
    <w:rsid w:val="009C5ED4"/>
    <w:rsid w:val="009C60F9"/>
    <w:rsid w:val="009C6D8B"/>
    <w:rsid w:val="009C7244"/>
    <w:rsid w:val="009C72BC"/>
    <w:rsid w:val="009C7440"/>
    <w:rsid w:val="009D0004"/>
    <w:rsid w:val="009D075A"/>
    <w:rsid w:val="009D0B3B"/>
    <w:rsid w:val="009D127E"/>
    <w:rsid w:val="009D18DF"/>
    <w:rsid w:val="009D1CC0"/>
    <w:rsid w:val="009D28E5"/>
    <w:rsid w:val="009D2D3B"/>
    <w:rsid w:val="009D345A"/>
    <w:rsid w:val="009D3B42"/>
    <w:rsid w:val="009D40B7"/>
    <w:rsid w:val="009D418C"/>
    <w:rsid w:val="009D46A7"/>
    <w:rsid w:val="009D50F5"/>
    <w:rsid w:val="009D5969"/>
    <w:rsid w:val="009D5DD6"/>
    <w:rsid w:val="009D6534"/>
    <w:rsid w:val="009D71BE"/>
    <w:rsid w:val="009D7FB7"/>
    <w:rsid w:val="009E019D"/>
    <w:rsid w:val="009E02ED"/>
    <w:rsid w:val="009E1016"/>
    <w:rsid w:val="009E1984"/>
    <w:rsid w:val="009E1A90"/>
    <w:rsid w:val="009E1B28"/>
    <w:rsid w:val="009E1D6F"/>
    <w:rsid w:val="009E2295"/>
    <w:rsid w:val="009E238B"/>
    <w:rsid w:val="009E2454"/>
    <w:rsid w:val="009E274C"/>
    <w:rsid w:val="009E2D10"/>
    <w:rsid w:val="009E3B7C"/>
    <w:rsid w:val="009E3C1F"/>
    <w:rsid w:val="009E40AE"/>
    <w:rsid w:val="009E41DD"/>
    <w:rsid w:val="009E4209"/>
    <w:rsid w:val="009E450C"/>
    <w:rsid w:val="009E560E"/>
    <w:rsid w:val="009E5D6D"/>
    <w:rsid w:val="009E6384"/>
    <w:rsid w:val="009E68F5"/>
    <w:rsid w:val="009E6C69"/>
    <w:rsid w:val="009E76EC"/>
    <w:rsid w:val="009E7780"/>
    <w:rsid w:val="009E7A0E"/>
    <w:rsid w:val="009E7D94"/>
    <w:rsid w:val="009F075D"/>
    <w:rsid w:val="009F1019"/>
    <w:rsid w:val="009F1336"/>
    <w:rsid w:val="009F1352"/>
    <w:rsid w:val="009F14FA"/>
    <w:rsid w:val="009F1E39"/>
    <w:rsid w:val="009F1EF1"/>
    <w:rsid w:val="009F2231"/>
    <w:rsid w:val="009F2557"/>
    <w:rsid w:val="009F2F8C"/>
    <w:rsid w:val="009F3786"/>
    <w:rsid w:val="009F4D13"/>
    <w:rsid w:val="009F5187"/>
    <w:rsid w:val="009F53DE"/>
    <w:rsid w:val="009F5DD0"/>
    <w:rsid w:val="009F749E"/>
    <w:rsid w:val="009F7B85"/>
    <w:rsid w:val="009F7C16"/>
    <w:rsid w:val="00A00814"/>
    <w:rsid w:val="00A0088E"/>
    <w:rsid w:val="00A021F8"/>
    <w:rsid w:val="00A02FA9"/>
    <w:rsid w:val="00A031C1"/>
    <w:rsid w:val="00A03EA5"/>
    <w:rsid w:val="00A0407A"/>
    <w:rsid w:val="00A04627"/>
    <w:rsid w:val="00A06ABB"/>
    <w:rsid w:val="00A06B3F"/>
    <w:rsid w:val="00A07DB7"/>
    <w:rsid w:val="00A10504"/>
    <w:rsid w:val="00A107D7"/>
    <w:rsid w:val="00A10832"/>
    <w:rsid w:val="00A1159C"/>
    <w:rsid w:val="00A115BE"/>
    <w:rsid w:val="00A11DA5"/>
    <w:rsid w:val="00A12D5F"/>
    <w:rsid w:val="00A130C9"/>
    <w:rsid w:val="00A13631"/>
    <w:rsid w:val="00A147AA"/>
    <w:rsid w:val="00A14F98"/>
    <w:rsid w:val="00A15054"/>
    <w:rsid w:val="00A16B72"/>
    <w:rsid w:val="00A2163D"/>
    <w:rsid w:val="00A239D8"/>
    <w:rsid w:val="00A23B43"/>
    <w:rsid w:val="00A23F0A"/>
    <w:rsid w:val="00A24FFF"/>
    <w:rsid w:val="00A2590E"/>
    <w:rsid w:val="00A25FD8"/>
    <w:rsid w:val="00A264E5"/>
    <w:rsid w:val="00A26A03"/>
    <w:rsid w:val="00A26B9A"/>
    <w:rsid w:val="00A26FF2"/>
    <w:rsid w:val="00A27097"/>
    <w:rsid w:val="00A30467"/>
    <w:rsid w:val="00A30716"/>
    <w:rsid w:val="00A3179F"/>
    <w:rsid w:val="00A31D70"/>
    <w:rsid w:val="00A32028"/>
    <w:rsid w:val="00A3221E"/>
    <w:rsid w:val="00A32329"/>
    <w:rsid w:val="00A33B79"/>
    <w:rsid w:val="00A33E7E"/>
    <w:rsid w:val="00A340F6"/>
    <w:rsid w:val="00A347BD"/>
    <w:rsid w:val="00A34B4E"/>
    <w:rsid w:val="00A3523C"/>
    <w:rsid w:val="00A35B1F"/>
    <w:rsid w:val="00A362B3"/>
    <w:rsid w:val="00A36769"/>
    <w:rsid w:val="00A36A9F"/>
    <w:rsid w:val="00A3761A"/>
    <w:rsid w:val="00A3782E"/>
    <w:rsid w:val="00A37EA6"/>
    <w:rsid w:val="00A37FBA"/>
    <w:rsid w:val="00A412C0"/>
    <w:rsid w:val="00A41B3A"/>
    <w:rsid w:val="00A41C85"/>
    <w:rsid w:val="00A41E20"/>
    <w:rsid w:val="00A43B54"/>
    <w:rsid w:val="00A43CC6"/>
    <w:rsid w:val="00A4425D"/>
    <w:rsid w:val="00A44635"/>
    <w:rsid w:val="00A44743"/>
    <w:rsid w:val="00A44A83"/>
    <w:rsid w:val="00A469B6"/>
    <w:rsid w:val="00A47E2B"/>
    <w:rsid w:val="00A5021F"/>
    <w:rsid w:val="00A50315"/>
    <w:rsid w:val="00A5044B"/>
    <w:rsid w:val="00A50672"/>
    <w:rsid w:val="00A5069F"/>
    <w:rsid w:val="00A51235"/>
    <w:rsid w:val="00A5144F"/>
    <w:rsid w:val="00A5162F"/>
    <w:rsid w:val="00A5244F"/>
    <w:rsid w:val="00A5286D"/>
    <w:rsid w:val="00A544B4"/>
    <w:rsid w:val="00A54DC1"/>
    <w:rsid w:val="00A5503A"/>
    <w:rsid w:val="00A55BFE"/>
    <w:rsid w:val="00A5653D"/>
    <w:rsid w:val="00A56C52"/>
    <w:rsid w:val="00A57B38"/>
    <w:rsid w:val="00A57BC0"/>
    <w:rsid w:val="00A57C5D"/>
    <w:rsid w:val="00A57F42"/>
    <w:rsid w:val="00A60379"/>
    <w:rsid w:val="00A603C2"/>
    <w:rsid w:val="00A60813"/>
    <w:rsid w:val="00A60A34"/>
    <w:rsid w:val="00A620D8"/>
    <w:rsid w:val="00A6269E"/>
    <w:rsid w:val="00A63334"/>
    <w:rsid w:val="00A63894"/>
    <w:rsid w:val="00A6397B"/>
    <w:rsid w:val="00A63BF5"/>
    <w:rsid w:val="00A64C1F"/>
    <w:rsid w:val="00A64DB5"/>
    <w:rsid w:val="00A6502A"/>
    <w:rsid w:val="00A651D6"/>
    <w:rsid w:val="00A65758"/>
    <w:rsid w:val="00A65C8C"/>
    <w:rsid w:val="00A65F8E"/>
    <w:rsid w:val="00A660C8"/>
    <w:rsid w:val="00A661C5"/>
    <w:rsid w:val="00A66A76"/>
    <w:rsid w:val="00A67134"/>
    <w:rsid w:val="00A678B6"/>
    <w:rsid w:val="00A67B1E"/>
    <w:rsid w:val="00A701DA"/>
    <w:rsid w:val="00A719B1"/>
    <w:rsid w:val="00A72919"/>
    <w:rsid w:val="00A72A81"/>
    <w:rsid w:val="00A72C26"/>
    <w:rsid w:val="00A72F2D"/>
    <w:rsid w:val="00A731D4"/>
    <w:rsid w:val="00A734C8"/>
    <w:rsid w:val="00A738A9"/>
    <w:rsid w:val="00A73A7A"/>
    <w:rsid w:val="00A744E4"/>
    <w:rsid w:val="00A74BCC"/>
    <w:rsid w:val="00A7501D"/>
    <w:rsid w:val="00A75178"/>
    <w:rsid w:val="00A76BDE"/>
    <w:rsid w:val="00A76FF6"/>
    <w:rsid w:val="00A7763C"/>
    <w:rsid w:val="00A778D1"/>
    <w:rsid w:val="00A77C01"/>
    <w:rsid w:val="00A81527"/>
    <w:rsid w:val="00A81C74"/>
    <w:rsid w:val="00A81CC6"/>
    <w:rsid w:val="00A82BF4"/>
    <w:rsid w:val="00A83AEF"/>
    <w:rsid w:val="00A8418F"/>
    <w:rsid w:val="00A841EB"/>
    <w:rsid w:val="00A84D91"/>
    <w:rsid w:val="00A84EC6"/>
    <w:rsid w:val="00A86420"/>
    <w:rsid w:val="00A865E6"/>
    <w:rsid w:val="00A86C20"/>
    <w:rsid w:val="00A86FD5"/>
    <w:rsid w:val="00A87479"/>
    <w:rsid w:val="00A876DF"/>
    <w:rsid w:val="00A90B3D"/>
    <w:rsid w:val="00A925A6"/>
    <w:rsid w:val="00A92DE8"/>
    <w:rsid w:val="00A92F91"/>
    <w:rsid w:val="00A93157"/>
    <w:rsid w:val="00A95A20"/>
    <w:rsid w:val="00A95E5A"/>
    <w:rsid w:val="00A96C30"/>
    <w:rsid w:val="00A974CE"/>
    <w:rsid w:val="00AA0741"/>
    <w:rsid w:val="00AA0A8B"/>
    <w:rsid w:val="00AA0D2B"/>
    <w:rsid w:val="00AA0DC0"/>
    <w:rsid w:val="00AA1290"/>
    <w:rsid w:val="00AA1356"/>
    <w:rsid w:val="00AA1664"/>
    <w:rsid w:val="00AA1CC6"/>
    <w:rsid w:val="00AA1D7F"/>
    <w:rsid w:val="00AA235A"/>
    <w:rsid w:val="00AA2846"/>
    <w:rsid w:val="00AA2A03"/>
    <w:rsid w:val="00AA2CD3"/>
    <w:rsid w:val="00AA310E"/>
    <w:rsid w:val="00AA3EFB"/>
    <w:rsid w:val="00AA4EBD"/>
    <w:rsid w:val="00AA4EFB"/>
    <w:rsid w:val="00AA5656"/>
    <w:rsid w:val="00AA587B"/>
    <w:rsid w:val="00AA6775"/>
    <w:rsid w:val="00AA6C89"/>
    <w:rsid w:val="00AA6D09"/>
    <w:rsid w:val="00AA7228"/>
    <w:rsid w:val="00AA7289"/>
    <w:rsid w:val="00AB016F"/>
    <w:rsid w:val="00AB01D5"/>
    <w:rsid w:val="00AB024B"/>
    <w:rsid w:val="00AB1AD6"/>
    <w:rsid w:val="00AB33D8"/>
    <w:rsid w:val="00AB40F8"/>
    <w:rsid w:val="00AB4694"/>
    <w:rsid w:val="00AB46B4"/>
    <w:rsid w:val="00AB4C8E"/>
    <w:rsid w:val="00AB5C23"/>
    <w:rsid w:val="00AB6E7C"/>
    <w:rsid w:val="00AB79F7"/>
    <w:rsid w:val="00AC0E6E"/>
    <w:rsid w:val="00AC143A"/>
    <w:rsid w:val="00AC1663"/>
    <w:rsid w:val="00AC1735"/>
    <w:rsid w:val="00AC189E"/>
    <w:rsid w:val="00AC1C40"/>
    <w:rsid w:val="00AC1CD8"/>
    <w:rsid w:val="00AC1D51"/>
    <w:rsid w:val="00AC2614"/>
    <w:rsid w:val="00AC2AD0"/>
    <w:rsid w:val="00AC2BFA"/>
    <w:rsid w:val="00AC30BF"/>
    <w:rsid w:val="00AC4501"/>
    <w:rsid w:val="00AC49D0"/>
    <w:rsid w:val="00AC4BBA"/>
    <w:rsid w:val="00AC4BF7"/>
    <w:rsid w:val="00AC4E69"/>
    <w:rsid w:val="00AC4F4D"/>
    <w:rsid w:val="00AC5878"/>
    <w:rsid w:val="00AC58F0"/>
    <w:rsid w:val="00AC5F61"/>
    <w:rsid w:val="00AC64CF"/>
    <w:rsid w:val="00AC6703"/>
    <w:rsid w:val="00AC701C"/>
    <w:rsid w:val="00AC73D1"/>
    <w:rsid w:val="00AD0BA5"/>
    <w:rsid w:val="00AD0E0C"/>
    <w:rsid w:val="00AD0E49"/>
    <w:rsid w:val="00AD139C"/>
    <w:rsid w:val="00AD13BC"/>
    <w:rsid w:val="00AD14CF"/>
    <w:rsid w:val="00AD1AC6"/>
    <w:rsid w:val="00AD1C52"/>
    <w:rsid w:val="00AD1E6F"/>
    <w:rsid w:val="00AD2167"/>
    <w:rsid w:val="00AD21A2"/>
    <w:rsid w:val="00AD25B3"/>
    <w:rsid w:val="00AD2A53"/>
    <w:rsid w:val="00AD2A9E"/>
    <w:rsid w:val="00AD2D99"/>
    <w:rsid w:val="00AD38C4"/>
    <w:rsid w:val="00AD3906"/>
    <w:rsid w:val="00AD3EDB"/>
    <w:rsid w:val="00AD4F8A"/>
    <w:rsid w:val="00AD5808"/>
    <w:rsid w:val="00AD64BF"/>
    <w:rsid w:val="00AD6BDA"/>
    <w:rsid w:val="00AD757C"/>
    <w:rsid w:val="00AE02E7"/>
    <w:rsid w:val="00AE0305"/>
    <w:rsid w:val="00AE086E"/>
    <w:rsid w:val="00AE13D2"/>
    <w:rsid w:val="00AE17BA"/>
    <w:rsid w:val="00AE1EE3"/>
    <w:rsid w:val="00AE241E"/>
    <w:rsid w:val="00AE2AC5"/>
    <w:rsid w:val="00AE2E94"/>
    <w:rsid w:val="00AE31D9"/>
    <w:rsid w:val="00AE35DC"/>
    <w:rsid w:val="00AE40C7"/>
    <w:rsid w:val="00AE40F8"/>
    <w:rsid w:val="00AE4478"/>
    <w:rsid w:val="00AE480E"/>
    <w:rsid w:val="00AE4C32"/>
    <w:rsid w:val="00AE4EFE"/>
    <w:rsid w:val="00AE5866"/>
    <w:rsid w:val="00AE587C"/>
    <w:rsid w:val="00AE6168"/>
    <w:rsid w:val="00AE6DD8"/>
    <w:rsid w:val="00AE6DE4"/>
    <w:rsid w:val="00AE7439"/>
    <w:rsid w:val="00AE77FA"/>
    <w:rsid w:val="00AE7900"/>
    <w:rsid w:val="00AE7CE7"/>
    <w:rsid w:val="00AF015A"/>
    <w:rsid w:val="00AF02B4"/>
    <w:rsid w:val="00AF0690"/>
    <w:rsid w:val="00AF09DD"/>
    <w:rsid w:val="00AF0AF7"/>
    <w:rsid w:val="00AF0C69"/>
    <w:rsid w:val="00AF1583"/>
    <w:rsid w:val="00AF1725"/>
    <w:rsid w:val="00AF1946"/>
    <w:rsid w:val="00AF2344"/>
    <w:rsid w:val="00AF2B46"/>
    <w:rsid w:val="00AF2D42"/>
    <w:rsid w:val="00AF2E97"/>
    <w:rsid w:val="00AF3A94"/>
    <w:rsid w:val="00AF3D6B"/>
    <w:rsid w:val="00AF3E8F"/>
    <w:rsid w:val="00AF3EC4"/>
    <w:rsid w:val="00AF413F"/>
    <w:rsid w:val="00AF4DEA"/>
    <w:rsid w:val="00AF5B5B"/>
    <w:rsid w:val="00AF6390"/>
    <w:rsid w:val="00AF65A8"/>
    <w:rsid w:val="00AF6E5B"/>
    <w:rsid w:val="00AF7E24"/>
    <w:rsid w:val="00B00543"/>
    <w:rsid w:val="00B00A2C"/>
    <w:rsid w:val="00B00BC4"/>
    <w:rsid w:val="00B00C17"/>
    <w:rsid w:val="00B00D00"/>
    <w:rsid w:val="00B0110B"/>
    <w:rsid w:val="00B0208F"/>
    <w:rsid w:val="00B02980"/>
    <w:rsid w:val="00B02F5A"/>
    <w:rsid w:val="00B03A61"/>
    <w:rsid w:val="00B06229"/>
    <w:rsid w:val="00B068B0"/>
    <w:rsid w:val="00B06DA3"/>
    <w:rsid w:val="00B06E35"/>
    <w:rsid w:val="00B075F9"/>
    <w:rsid w:val="00B106BC"/>
    <w:rsid w:val="00B108EA"/>
    <w:rsid w:val="00B10BC8"/>
    <w:rsid w:val="00B11250"/>
    <w:rsid w:val="00B116E3"/>
    <w:rsid w:val="00B12086"/>
    <w:rsid w:val="00B132DB"/>
    <w:rsid w:val="00B136F9"/>
    <w:rsid w:val="00B13783"/>
    <w:rsid w:val="00B13E14"/>
    <w:rsid w:val="00B14ACA"/>
    <w:rsid w:val="00B14D95"/>
    <w:rsid w:val="00B14DF4"/>
    <w:rsid w:val="00B14E96"/>
    <w:rsid w:val="00B151ED"/>
    <w:rsid w:val="00B1579C"/>
    <w:rsid w:val="00B15C75"/>
    <w:rsid w:val="00B15C79"/>
    <w:rsid w:val="00B16199"/>
    <w:rsid w:val="00B16542"/>
    <w:rsid w:val="00B17073"/>
    <w:rsid w:val="00B1720D"/>
    <w:rsid w:val="00B172FE"/>
    <w:rsid w:val="00B1737C"/>
    <w:rsid w:val="00B178FC"/>
    <w:rsid w:val="00B17FAD"/>
    <w:rsid w:val="00B206CA"/>
    <w:rsid w:val="00B20760"/>
    <w:rsid w:val="00B20BA2"/>
    <w:rsid w:val="00B21463"/>
    <w:rsid w:val="00B21DA6"/>
    <w:rsid w:val="00B2208C"/>
    <w:rsid w:val="00B2260B"/>
    <w:rsid w:val="00B22854"/>
    <w:rsid w:val="00B22F58"/>
    <w:rsid w:val="00B23584"/>
    <w:rsid w:val="00B25123"/>
    <w:rsid w:val="00B25977"/>
    <w:rsid w:val="00B269F2"/>
    <w:rsid w:val="00B272F5"/>
    <w:rsid w:val="00B27AB5"/>
    <w:rsid w:val="00B27B86"/>
    <w:rsid w:val="00B30A60"/>
    <w:rsid w:val="00B30EB5"/>
    <w:rsid w:val="00B3198F"/>
    <w:rsid w:val="00B32DD9"/>
    <w:rsid w:val="00B334F7"/>
    <w:rsid w:val="00B33FAC"/>
    <w:rsid w:val="00B33FEA"/>
    <w:rsid w:val="00B34207"/>
    <w:rsid w:val="00B34883"/>
    <w:rsid w:val="00B35436"/>
    <w:rsid w:val="00B35528"/>
    <w:rsid w:val="00B356AA"/>
    <w:rsid w:val="00B359BA"/>
    <w:rsid w:val="00B3612C"/>
    <w:rsid w:val="00B3620F"/>
    <w:rsid w:val="00B36D98"/>
    <w:rsid w:val="00B36F63"/>
    <w:rsid w:val="00B3720C"/>
    <w:rsid w:val="00B375A7"/>
    <w:rsid w:val="00B3794B"/>
    <w:rsid w:val="00B4014C"/>
    <w:rsid w:val="00B40F59"/>
    <w:rsid w:val="00B41145"/>
    <w:rsid w:val="00B414A4"/>
    <w:rsid w:val="00B41D61"/>
    <w:rsid w:val="00B43195"/>
    <w:rsid w:val="00B436D3"/>
    <w:rsid w:val="00B43768"/>
    <w:rsid w:val="00B46E1D"/>
    <w:rsid w:val="00B47094"/>
    <w:rsid w:val="00B47C28"/>
    <w:rsid w:val="00B47C78"/>
    <w:rsid w:val="00B47D61"/>
    <w:rsid w:val="00B47D89"/>
    <w:rsid w:val="00B503A3"/>
    <w:rsid w:val="00B51266"/>
    <w:rsid w:val="00B51497"/>
    <w:rsid w:val="00B517EC"/>
    <w:rsid w:val="00B51A69"/>
    <w:rsid w:val="00B51ABA"/>
    <w:rsid w:val="00B53042"/>
    <w:rsid w:val="00B53612"/>
    <w:rsid w:val="00B53696"/>
    <w:rsid w:val="00B556D1"/>
    <w:rsid w:val="00B56F4E"/>
    <w:rsid w:val="00B60160"/>
    <w:rsid w:val="00B601D9"/>
    <w:rsid w:val="00B60EEB"/>
    <w:rsid w:val="00B613C2"/>
    <w:rsid w:val="00B61BB3"/>
    <w:rsid w:val="00B62879"/>
    <w:rsid w:val="00B62A93"/>
    <w:rsid w:val="00B62D6B"/>
    <w:rsid w:val="00B63E47"/>
    <w:rsid w:val="00B64DC0"/>
    <w:rsid w:val="00B64DCA"/>
    <w:rsid w:val="00B65728"/>
    <w:rsid w:val="00B65DF9"/>
    <w:rsid w:val="00B66169"/>
    <w:rsid w:val="00B66576"/>
    <w:rsid w:val="00B66EAB"/>
    <w:rsid w:val="00B67519"/>
    <w:rsid w:val="00B70B75"/>
    <w:rsid w:val="00B70E81"/>
    <w:rsid w:val="00B70EE5"/>
    <w:rsid w:val="00B714D6"/>
    <w:rsid w:val="00B71A45"/>
    <w:rsid w:val="00B71EC9"/>
    <w:rsid w:val="00B72664"/>
    <w:rsid w:val="00B73381"/>
    <w:rsid w:val="00B73821"/>
    <w:rsid w:val="00B73943"/>
    <w:rsid w:val="00B73FF1"/>
    <w:rsid w:val="00B74998"/>
    <w:rsid w:val="00B74C1E"/>
    <w:rsid w:val="00B75F41"/>
    <w:rsid w:val="00B76218"/>
    <w:rsid w:val="00B76387"/>
    <w:rsid w:val="00B7642E"/>
    <w:rsid w:val="00B77674"/>
    <w:rsid w:val="00B777AA"/>
    <w:rsid w:val="00B777FA"/>
    <w:rsid w:val="00B77922"/>
    <w:rsid w:val="00B77DE2"/>
    <w:rsid w:val="00B80ABD"/>
    <w:rsid w:val="00B80D47"/>
    <w:rsid w:val="00B819C0"/>
    <w:rsid w:val="00B82031"/>
    <w:rsid w:val="00B82804"/>
    <w:rsid w:val="00B8281F"/>
    <w:rsid w:val="00B831E3"/>
    <w:rsid w:val="00B84C8E"/>
    <w:rsid w:val="00B851AB"/>
    <w:rsid w:val="00B85957"/>
    <w:rsid w:val="00B85D0F"/>
    <w:rsid w:val="00B865D1"/>
    <w:rsid w:val="00B8663E"/>
    <w:rsid w:val="00B869C0"/>
    <w:rsid w:val="00B86CF5"/>
    <w:rsid w:val="00B90ADA"/>
    <w:rsid w:val="00B91885"/>
    <w:rsid w:val="00B91910"/>
    <w:rsid w:val="00B91F89"/>
    <w:rsid w:val="00B921BE"/>
    <w:rsid w:val="00B93196"/>
    <w:rsid w:val="00B93FEA"/>
    <w:rsid w:val="00B940AB"/>
    <w:rsid w:val="00B9477F"/>
    <w:rsid w:val="00B94CD8"/>
    <w:rsid w:val="00B950C5"/>
    <w:rsid w:val="00B96097"/>
    <w:rsid w:val="00B969DA"/>
    <w:rsid w:val="00B97582"/>
    <w:rsid w:val="00BA0289"/>
    <w:rsid w:val="00BA24A5"/>
    <w:rsid w:val="00BA2741"/>
    <w:rsid w:val="00BA2E07"/>
    <w:rsid w:val="00BA3010"/>
    <w:rsid w:val="00BA4189"/>
    <w:rsid w:val="00BA41B1"/>
    <w:rsid w:val="00BA5362"/>
    <w:rsid w:val="00BA6C29"/>
    <w:rsid w:val="00BA6D69"/>
    <w:rsid w:val="00BA7B22"/>
    <w:rsid w:val="00BA7EA5"/>
    <w:rsid w:val="00BA7EE7"/>
    <w:rsid w:val="00BB0012"/>
    <w:rsid w:val="00BB0FC4"/>
    <w:rsid w:val="00BB29B2"/>
    <w:rsid w:val="00BB2F2A"/>
    <w:rsid w:val="00BB37AC"/>
    <w:rsid w:val="00BB3B5E"/>
    <w:rsid w:val="00BB46B1"/>
    <w:rsid w:val="00BB4837"/>
    <w:rsid w:val="00BB4DBB"/>
    <w:rsid w:val="00BB5E06"/>
    <w:rsid w:val="00BB5F8B"/>
    <w:rsid w:val="00BB60EF"/>
    <w:rsid w:val="00BB6EEF"/>
    <w:rsid w:val="00BC0191"/>
    <w:rsid w:val="00BC01E0"/>
    <w:rsid w:val="00BC02DB"/>
    <w:rsid w:val="00BC0BB0"/>
    <w:rsid w:val="00BC1676"/>
    <w:rsid w:val="00BC1A4D"/>
    <w:rsid w:val="00BC234D"/>
    <w:rsid w:val="00BC24AD"/>
    <w:rsid w:val="00BC26F8"/>
    <w:rsid w:val="00BC2C4D"/>
    <w:rsid w:val="00BC2DCC"/>
    <w:rsid w:val="00BC2FB1"/>
    <w:rsid w:val="00BC31F7"/>
    <w:rsid w:val="00BC3241"/>
    <w:rsid w:val="00BC369F"/>
    <w:rsid w:val="00BC3C56"/>
    <w:rsid w:val="00BC437B"/>
    <w:rsid w:val="00BC4B8F"/>
    <w:rsid w:val="00BC4FC1"/>
    <w:rsid w:val="00BC5666"/>
    <w:rsid w:val="00BC6481"/>
    <w:rsid w:val="00BC6763"/>
    <w:rsid w:val="00BC717D"/>
    <w:rsid w:val="00BD0BD2"/>
    <w:rsid w:val="00BD0FE8"/>
    <w:rsid w:val="00BD100E"/>
    <w:rsid w:val="00BD1703"/>
    <w:rsid w:val="00BD30D6"/>
    <w:rsid w:val="00BD3515"/>
    <w:rsid w:val="00BD5342"/>
    <w:rsid w:val="00BD5379"/>
    <w:rsid w:val="00BD5A73"/>
    <w:rsid w:val="00BD5D81"/>
    <w:rsid w:val="00BD60B2"/>
    <w:rsid w:val="00BD6698"/>
    <w:rsid w:val="00BD6CEB"/>
    <w:rsid w:val="00BD79BE"/>
    <w:rsid w:val="00BD7A16"/>
    <w:rsid w:val="00BE0350"/>
    <w:rsid w:val="00BE1702"/>
    <w:rsid w:val="00BE17E0"/>
    <w:rsid w:val="00BE1E4E"/>
    <w:rsid w:val="00BE27C9"/>
    <w:rsid w:val="00BE30A9"/>
    <w:rsid w:val="00BE33F1"/>
    <w:rsid w:val="00BE3647"/>
    <w:rsid w:val="00BE3E98"/>
    <w:rsid w:val="00BE3EC3"/>
    <w:rsid w:val="00BE4652"/>
    <w:rsid w:val="00BE49BE"/>
    <w:rsid w:val="00BE4EE6"/>
    <w:rsid w:val="00BE6302"/>
    <w:rsid w:val="00BE7230"/>
    <w:rsid w:val="00BF00E4"/>
    <w:rsid w:val="00BF0D19"/>
    <w:rsid w:val="00BF10B0"/>
    <w:rsid w:val="00BF1478"/>
    <w:rsid w:val="00BF1527"/>
    <w:rsid w:val="00BF191B"/>
    <w:rsid w:val="00BF1F73"/>
    <w:rsid w:val="00BF22A8"/>
    <w:rsid w:val="00BF2827"/>
    <w:rsid w:val="00BF2B77"/>
    <w:rsid w:val="00BF32B5"/>
    <w:rsid w:val="00BF3888"/>
    <w:rsid w:val="00BF3B40"/>
    <w:rsid w:val="00BF5622"/>
    <w:rsid w:val="00BF5A02"/>
    <w:rsid w:val="00BF5AF4"/>
    <w:rsid w:val="00BF5C29"/>
    <w:rsid w:val="00BF5E7B"/>
    <w:rsid w:val="00BF65D3"/>
    <w:rsid w:val="00BF690B"/>
    <w:rsid w:val="00C01191"/>
    <w:rsid w:val="00C014F5"/>
    <w:rsid w:val="00C020A1"/>
    <w:rsid w:val="00C0222A"/>
    <w:rsid w:val="00C02AD6"/>
    <w:rsid w:val="00C02C68"/>
    <w:rsid w:val="00C03259"/>
    <w:rsid w:val="00C053C1"/>
    <w:rsid w:val="00C05407"/>
    <w:rsid w:val="00C06A3E"/>
    <w:rsid w:val="00C06E90"/>
    <w:rsid w:val="00C07573"/>
    <w:rsid w:val="00C079A5"/>
    <w:rsid w:val="00C07C94"/>
    <w:rsid w:val="00C1059C"/>
    <w:rsid w:val="00C1064F"/>
    <w:rsid w:val="00C10746"/>
    <w:rsid w:val="00C10D9C"/>
    <w:rsid w:val="00C11406"/>
    <w:rsid w:val="00C11D29"/>
    <w:rsid w:val="00C12058"/>
    <w:rsid w:val="00C12350"/>
    <w:rsid w:val="00C128DD"/>
    <w:rsid w:val="00C12B46"/>
    <w:rsid w:val="00C12E5C"/>
    <w:rsid w:val="00C12F00"/>
    <w:rsid w:val="00C136AC"/>
    <w:rsid w:val="00C13C57"/>
    <w:rsid w:val="00C13EAA"/>
    <w:rsid w:val="00C13FD0"/>
    <w:rsid w:val="00C14146"/>
    <w:rsid w:val="00C14170"/>
    <w:rsid w:val="00C14CA8"/>
    <w:rsid w:val="00C14CE8"/>
    <w:rsid w:val="00C15836"/>
    <w:rsid w:val="00C1653D"/>
    <w:rsid w:val="00C17FCF"/>
    <w:rsid w:val="00C20EAB"/>
    <w:rsid w:val="00C2131B"/>
    <w:rsid w:val="00C21463"/>
    <w:rsid w:val="00C22037"/>
    <w:rsid w:val="00C23428"/>
    <w:rsid w:val="00C23E96"/>
    <w:rsid w:val="00C2429A"/>
    <w:rsid w:val="00C24421"/>
    <w:rsid w:val="00C24779"/>
    <w:rsid w:val="00C248C6"/>
    <w:rsid w:val="00C24B6F"/>
    <w:rsid w:val="00C27B5D"/>
    <w:rsid w:val="00C27EB0"/>
    <w:rsid w:val="00C31229"/>
    <w:rsid w:val="00C3164A"/>
    <w:rsid w:val="00C31EEC"/>
    <w:rsid w:val="00C32FD7"/>
    <w:rsid w:val="00C33A32"/>
    <w:rsid w:val="00C3406B"/>
    <w:rsid w:val="00C34B43"/>
    <w:rsid w:val="00C34DDC"/>
    <w:rsid w:val="00C34E17"/>
    <w:rsid w:val="00C35E02"/>
    <w:rsid w:val="00C3707C"/>
    <w:rsid w:val="00C37629"/>
    <w:rsid w:val="00C3778F"/>
    <w:rsid w:val="00C37DEB"/>
    <w:rsid w:val="00C40745"/>
    <w:rsid w:val="00C40FE5"/>
    <w:rsid w:val="00C414F7"/>
    <w:rsid w:val="00C4185D"/>
    <w:rsid w:val="00C42897"/>
    <w:rsid w:val="00C42C09"/>
    <w:rsid w:val="00C43B45"/>
    <w:rsid w:val="00C45232"/>
    <w:rsid w:val="00C45916"/>
    <w:rsid w:val="00C45E41"/>
    <w:rsid w:val="00C45EBC"/>
    <w:rsid w:val="00C46192"/>
    <w:rsid w:val="00C477C2"/>
    <w:rsid w:val="00C47BD2"/>
    <w:rsid w:val="00C50526"/>
    <w:rsid w:val="00C50527"/>
    <w:rsid w:val="00C505D6"/>
    <w:rsid w:val="00C51150"/>
    <w:rsid w:val="00C517AA"/>
    <w:rsid w:val="00C518CC"/>
    <w:rsid w:val="00C51D2B"/>
    <w:rsid w:val="00C520AB"/>
    <w:rsid w:val="00C520DF"/>
    <w:rsid w:val="00C523D2"/>
    <w:rsid w:val="00C5283F"/>
    <w:rsid w:val="00C52C6F"/>
    <w:rsid w:val="00C52C94"/>
    <w:rsid w:val="00C52FD3"/>
    <w:rsid w:val="00C539AB"/>
    <w:rsid w:val="00C555E5"/>
    <w:rsid w:val="00C56A84"/>
    <w:rsid w:val="00C56F22"/>
    <w:rsid w:val="00C57756"/>
    <w:rsid w:val="00C57F83"/>
    <w:rsid w:val="00C60B8B"/>
    <w:rsid w:val="00C61267"/>
    <w:rsid w:val="00C612C3"/>
    <w:rsid w:val="00C617CD"/>
    <w:rsid w:val="00C62283"/>
    <w:rsid w:val="00C62F66"/>
    <w:rsid w:val="00C634B2"/>
    <w:rsid w:val="00C638AB"/>
    <w:rsid w:val="00C63931"/>
    <w:rsid w:val="00C64E49"/>
    <w:rsid w:val="00C659E6"/>
    <w:rsid w:val="00C65A4B"/>
    <w:rsid w:val="00C65DA0"/>
    <w:rsid w:val="00C66679"/>
    <w:rsid w:val="00C66BF4"/>
    <w:rsid w:val="00C6735D"/>
    <w:rsid w:val="00C677C7"/>
    <w:rsid w:val="00C67EB6"/>
    <w:rsid w:val="00C705C1"/>
    <w:rsid w:val="00C715C7"/>
    <w:rsid w:val="00C71768"/>
    <w:rsid w:val="00C71A36"/>
    <w:rsid w:val="00C7217C"/>
    <w:rsid w:val="00C724A1"/>
    <w:rsid w:val="00C7279A"/>
    <w:rsid w:val="00C72E1D"/>
    <w:rsid w:val="00C736E4"/>
    <w:rsid w:val="00C73A26"/>
    <w:rsid w:val="00C74640"/>
    <w:rsid w:val="00C754E8"/>
    <w:rsid w:val="00C75614"/>
    <w:rsid w:val="00C77234"/>
    <w:rsid w:val="00C77809"/>
    <w:rsid w:val="00C779DB"/>
    <w:rsid w:val="00C808A1"/>
    <w:rsid w:val="00C81276"/>
    <w:rsid w:val="00C817B3"/>
    <w:rsid w:val="00C82588"/>
    <w:rsid w:val="00C82906"/>
    <w:rsid w:val="00C83459"/>
    <w:rsid w:val="00C838F6"/>
    <w:rsid w:val="00C847ED"/>
    <w:rsid w:val="00C84CC9"/>
    <w:rsid w:val="00C850E7"/>
    <w:rsid w:val="00C85115"/>
    <w:rsid w:val="00C85423"/>
    <w:rsid w:val="00C85F66"/>
    <w:rsid w:val="00C8645D"/>
    <w:rsid w:val="00C879CB"/>
    <w:rsid w:val="00C87F89"/>
    <w:rsid w:val="00C90C60"/>
    <w:rsid w:val="00C90CF6"/>
    <w:rsid w:val="00C913C1"/>
    <w:rsid w:val="00C91ADD"/>
    <w:rsid w:val="00C91AF2"/>
    <w:rsid w:val="00C91C99"/>
    <w:rsid w:val="00C91D40"/>
    <w:rsid w:val="00C92CDB"/>
    <w:rsid w:val="00C93527"/>
    <w:rsid w:val="00C937C8"/>
    <w:rsid w:val="00C949B1"/>
    <w:rsid w:val="00C95248"/>
    <w:rsid w:val="00C95844"/>
    <w:rsid w:val="00C95A79"/>
    <w:rsid w:val="00C95DC1"/>
    <w:rsid w:val="00C96769"/>
    <w:rsid w:val="00C97503"/>
    <w:rsid w:val="00C97AFC"/>
    <w:rsid w:val="00CA03B7"/>
    <w:rsid w:val="00CA03BC"/>
    <w:rsid w:val="00CA047E"/>
    <w:rsid w:val="00CA065E"/>
    <w:rsid w:val="00CA082B"/>
    <w:rsid w:val="00CA09FF"/>
    <w:rsid w:val="00CA0B84"/>
    <w:rsid w:val="00CA0CC6"/>
    <w:rsid w:val="00CA1653"/>
    <w:rsid w:val="00CA1737"/>
    <w:rsid w:val="00CA1759"/>
    <w:rsid w:val="00CA183E"/>
    <w:rsid w:val="00CA1B4D"/>
    <w:rsid w:val="00CA255B"/>
    <w:rsid w:val="00CA2C9F"/>
    <w:rsid w:val="00CA3423"/>
    <w:rsid w:val="00CA3E7E"/>
    <w:rsid w:val="00CA4F61"/>
    <w:rsid w:val="00CA572E"/>
    <w:rsid w:val="00CA58A2"/>
    <w:rsid w:val="00CA597B"/>
    <w:rsid w:val="00CA5FC5"/>
    <w:rsid w:val="00CA6764"/>
    <w:rsid w:val="00CA6E87"/>
    <w:rsid w:val="00CA6EF4"/>
    <w:rsid w:val="00CA75D2"/>
    <w:rsid w:val="00CA78E9"/>
    <w:rsid w:val="00CB009E"/>
    <w:rsid w:val="00CB09F2"/>
    <w:rsid w:val="00CB0E87"/>
    <w:rsid w:val="00CB17CB"/>
    <w:rsid w:val="00CB1E0D"/>
    <w:rsid w:val="00CB3B66"/>
    <w:rsid w:val="00CB4016"/>
    <w:rsid w:val="00CB4998"/>
    <w:rsid w:val="00CB4A8C"/>
    <w:rsid w:val="00CB5AC7"/>
    <w:rsid w:val="00CB5CB1"/>
    <w:rsid w:val="00CB5EF1"/>
    <w:rsid w:val="00CB600E"/>
    <w:rsid w:val="00CB62DD"/>
    <w:rsid w:val="00CB6DAF"/>
    <w:rsid w:val="00CB7181"/>
    <w:rsid w:val="00CB7B28"/>
    <w:rsid w:val="00CC0D22"/>
    <w:rsid w:val="00CC1DA6"/>
    <w:rsid w:val="00CC3584"/>
    <w:rsid w:val="00CC41EB"/>
    <w:rsid w:val="00CC4404"/>
    <w:rsid w:val="00CC44CB"/>
    <w:rsid w:val="00CC45B0"/>
    <w:rsid w:val="00CC4EEB"/>
    <w:rsid w:val="00CC550E"/>
    <w:rsid w:val="00CC5B40"/>
    <w:rsid w:val="00CC65AE"/>
    <w:rsid w:val="00CC6832"/>
    <w:rsid w:val="00CC741F"/>
    <w:rsid w:val="00CD048C"/>
    <w:rsid w:val="00CD04B9"/>
    <w:rsid w:val="00CD06C7"/>
    <w:rsid w:val="00CD0E8E"/>
    <w:rsid w:val="00CD12B3"/>
    <w:rsid w:val="00CD26EE"/>
    <w:rsid w:val="00CD29D6"/>
    <w:rsid w:val="00CD2CCE"/>
    <w:rsid w:val="00CD2CDD"/>
    <w:rsid w:val="00CD2D77"/>
    <w:rsid w:val="00CD390A"/>
    <w:rsid w:val="00CD3B64"/>
    <w:rsid w:val="00CD4023"/>
    <w:rsid w:val="00CD408D"/>
    <w:rsid w:val="00CD40A5"/>
    <w:rsid w:val="00CD47B3"/>
    <w:rsid w:val="00CD6B75"/>
    <w:rsid w:val="00CD759C"/>
    <w:rsid w:val="00CD7617"/>
    <w:rsid w:val="00CE04EA"/>
    <w:rsid w:val="00CE071F"/>
    <w:rsid w:val="00CE161B"/>
    <w:rsid w:val="00CE163F"/>
    <w:rsid w:val="00CE19EC"/>
    <w:rsid w:val="00CE1CAE"/>
    <w:rsid w:val="00CE3829"/>
    <w:rsid w:val="00CE3DE2"/>
    <w:rsid w:val="00CE4963"/>
    <w:rsid w:val="00CE4A6A"/>
    <w:rsid w:val="00CE4F8F"/>
    <w:rsid w:val="00CE4FE5"/>
    <w:rsid w:val="00CE5C45"/>
    <w:rsid w:val="00CE5E08"/>
    <w:rsid w:val="00CE5F0E"/>
    <w:rsid w:val="00CE5F7B"/>
    <w:rsid w:val="00CE6E33"/>
    <w:rsid w:val="00CE7509"/>
    <w:rsid w:val="00CE7B33"/>
    <w:rsid w:val="00CE7DA5"/>
    <w:rsid w:val="00CF020B"/>
    <w:rsid w:val="00CF0B66"/>
    <w:rsid w:val="00CF0D5E"/>
    <w:rsid w:val="00CF22D9"/>
    <w:rsid w:val="00CF2860"/>
    <w:rsid w:val="00CF319E"/>
    <w:rsid w:val="00CF3669"/>
    <w:rsid w:val="00CF465E"/>
    <w:rsid w:val="00CF4E4C"/>
    <w:rsid w:val="00CF59AC"/>
    <w:rsid w:val="00CF5E9A"/>
    <w:rsid w:val="00CF5F10"/>
    <w:rsid w:val="00CF6649"/>
    <w:rsid w:val="00CF6AB9"/>
    <w:rsid w:val="00CF79C9"/>
    <w:rsid w:val="00D00458"/>
    <w:rsid w:val="00D0048D"/>
    <w:rsid w:val="00D006C7"/>
    <w:rsid w:val="00D01050"/>
    <w:rsid w:val="00D02009"/>
    <w:rsid w:val="00D02163"/>
    <w:rsid w:val="00D0389C"/>
    <w:rsid w:val="00D04003"/>
    <w:rsid w:val="00D04529"/>
    <w:rsid w:val="00D04A06"/>
    <w:rsid w:val="00D0610E"/>
    <w:rsid w:val="00D06267"/>
    <w:rsid w:val="00D06846"/>
    <w:rsid w:val="00D06BA4"/>
    <w:rsid w:val="00D071E8"/>
    <w:rsid w:val="00D075E1"/>
    <w:rsid w:val="00D116A4"/>
    <w:rsid w:val="00D12DD3"/>
    <w:rsid w:val="00D13039"/>
    <w:rsid w:val="00D14831"/>
    <w:rsid w:val="00D15D4B"/>
    <w:rsid w:val="00D17345"/>
    <w:rsid w:val="00D17360"/>
    <w:rsid w:val="00D17D99"/>
    <w:rsid w:val="00D17F65"/>
    <w:rsid w:val="00D20BE7"/>
    <w:rsid w:val="00D20CBC"/>
    <w:rsid w:val="00D20D07"/>
    <w:rsid w:val="00D20EC2"/>
    <w:rsid w:val="00D21456"/>
    <w:rsid w:val="00D21D8C"/>
    <w:rsid w:val="00D22474"/>
    <w:rsid w:val="00D2397C"/>
    <w:rsid w:val="00D23AF4"/>
    <w:rsid w:val="00D23BB2"/>
    <w:rsid w:val="00D23FDF"/>
    <w:rsid w:val="00D24078"/>
    <w:rsid w:val="00D242CA"/>
    <w:rsid w:val="00D24F9D"/>
    <w:rsid w:val="00D253F8"/>
    <w:rsid w:val="00D262BE"/>
    <w:rsid w:val="00D265A6"/>
    <w:rsid w:val="00D26858"/>
    <w:rsid w:val="00D26CD6"/>
    <w:rsid w:val="00D26D46"/>
    <w:rsid w:val="00D305E3"/>
    <w:rsid w:val="00D305E8"/>
    <w:rsid w:val="00D30EE9"/>
    <w:rsid w:val="00D30FCF"/>
    <w:rsid w:val="00D31220"/>
    <w:rsid w:val="00D314A6"/>
    <w:rsid w:val="00D3177C"/>
    <w:rsid w:val="00D31E01"/>
    <w:rsid w:val="00D32FE7"/>
    <w:rsid w:val="00D3347F"/>
    <w:rsid w:val="00D33547"/>
    <w:rsid w:val="00D33606"/>
    <w:rsid w:val="00D33DB4"/>
    <w:rsid w:val="00D34368"/>
    <w:rsid w:val="00D348E6"/>
    <w:rsid w:val="00D349ED"/>
    <w:rsid w:val="00D34F6D"/>
    <w:rsid w:val="00D355D6"/>
    <w:rsid w:val="00D35C6C"/>
    <w:rsid w:val="00D3635C"/>
    <w:rsid w:val="00D367B7"/>
    <w:rsid w:val="00D36DE9"/>
    <w:rsid w:val="00D37AF1"/>
    <w:rsid w:val="00D37FB3"/>
    <w:rsid w:val="00D41452"/>
    <w:rsid w:val="00D41564"/>
    <w:rsid w:val="00D41A50"/>
    <w:rsid w:val="00D41F5C"/>
    <w:rsid w:val="00D42884"/>
    <w:rsid w:val="00D432A3"/>
    <w:rsid w:val="00D43593"/>
    <w:rsid w:val="00D43664"/>
    <w:rsid w:val="00D4493B"/>
    <w:rsid w:val="00D45D70"/>
    <w:rsid w:val="00D46372"/>
    <w:rsid w:val="00D46598"/>
    <w:rsid w:val="00D46D8D"/>
    <w:rsid w:val="00D4719B"/>
    <w:rsid w:val="00D47FE9"/>
    <w:rsid w:val="00D50023"/>
    <w:rsid w:val="00D508BF"/>
    <w:rsid w:val="00D51C95"/>
    <w:rsid w:val="00D524FE"/>
    <w:rsid w:val="00D541F6"/>
    <w:rsid w:val="00D54940"/>
    <w:rsid w:val="00D54CDD"/>
    <w:rsid w:val="00D55056"/>
    <w:rsid w:val="00D552AE"/>
    <w:rsid w:val="00D5590C"/>
    <w:rsid w:val="00D574B3"/>
    <w:rsid w:val="00D6057F"/>
    <w:rsid w:val="00D60611"/>
    <w:rsid w:val="00D609F3"/>
    <w:rsid w:val="00D6110A"/>
    <w:rsid w:val="00D61271"/>
    <w:rsid w:val="00D6218B"/>
    <w:rsid w:val="00D62999"/>
    <w:rsid w:val="00D63BBF"/>
    <w:rsid w:val="00D640CE"/>
    <w:rsid w:val="00D6427E"/>
    <w:rsid w:val="00D64806"/>
    <w:rsid w:val="00D6593A"/>
    <w:rsid w:val="00D65E64"/>
    <w:rsid w:val="00D6603F"/>
    <w:rsid w:val="00D66362"/>
    <w:rsid w:val="00D66B68"/>
    <w:rsid w:val="00D71080"/>
    <w:rsid w:val="00D723E8"/>
    <w:rsid w:val="00D72475"/>
    <w:rsid w:val="00D73EEB"/>
    <w:rsid w:val="00D74641"/>
    <w:rsid w:val="00D76CF3"/>
    <w:rsid w:val="00D77370"/>
    <w:rsid w:val="00D819E3"/>
    <w:rsid w:val="00D81A50"/>
    <w:rsid w:val="00D82868"/>
    <w:rsid w:val="00D83768"/>
    <w:rsid w:val="00D845B5"/>
    <w:rsid w:val="00D84757"/>
    <w:rsid w:val="00D8599A"/>
    <w:rsid w:val="00D859AD"/>
    <w:rsid w:val="00D864DF"/>
    <w:rsid w:val="00D86553"/>
    <w:rsid w:val="00D8698C"/>
    <w:rsid w:val="00D87D7D"/>
    <w:rsid w:val="00D90453"/>
    <w:rsid w:val="00D90631"/>
    <w:rsid w:val="00D911D5"/>
    <w:rsid w:val="00D91CED"/>
    <w:rsid w:val="00D9243B"/>
    <w:rsid w:val="00D92521"/>
    <w:rsid w:val="00D92563"/>
    <w:rsid w:val="00D92F70"/>
    <w:rsid w:val="00D93570"/>
    <w:rsid w:val="00D937AC"/>
    <w:rsid w:val="00D9442F"/>
    <w:rsid w:val="00D94725"/>
    <w:rsid w:val="00D94B96"/>
    <w:rsid w:val="00D96BB7"/>
    <w:rsid w:val="00D97D38"/>
    <w:rsid w:val="00DA0494"/>
    <w:rsid w:val="00DA15F4"/>
    <w:rsid w:val="00DA1768"/>
    <w:rsid w:val="00DA2D25"/>
    <w:rsid w:val="00DA328E"/>
    <w:rsid w:val="00DA3897"/>
    <w:rsid w:val="00DA52AC"/>
    <w:rsid w:val="00DA5599"/>
    <w:rsid w:val="00DA5958"/>
    <w:rsid w:val="00DA652A"/>
    <w:rsid w:val="00DA6A85"/>
    <w:rsid w:val="00DA6AC2"/>
    <w:rsid w:val="00DA6D96"/>
    <w:rsid w:val="00DA78F5"/>
    <w:rsid w:val="00DA7D1C"/>
    <w:rsid w:val="00DB09E6"/>
    <w:rsid w:val="00DB28C1"/>
    <w:rsid w:val="00DB390C"/>
    <w:rsid w:val="00DB44AB"/>
    <w:rsid w:val="00DB5507"/>
    <w:rsid w:val="00DB5957"/>
    <w:rsid w:val="00DB61DE"/>
    <w:rsid w:val="00DB69F9"/>
    <w:rsid w:val="00DB6EAE"/>
    <w:rsid w:val="00DB7F7A"/>
    <w:rsid w:val="00DC08A7"/>
    <w:rsid w:val="00DC157E"/>
    <w:rsid w:val="00DC1821"/>
    <w:rsid w:val="00DC1C3D"/>
    <w:rsid w:val="00DC1C5A"/>
    <w:rsid w:val="00DC1E56"/>
    <w:rsid w:val="00DC20CA"/>
    <w:rsid w:val="00DC23B9"/>
    <w:rsid w:val="00DC2810"/>
    <w:rsid w:val="00DC2C70"/>
    <w:rsid w:val="00DC357B"/>
    <w:rsid w:val="00DC400B"/>
    <w:rsid w:val="00DC417E"/>
    <w:rsid w:val="00DC5B46"/>
    <w:rsid w:val="00DC61B2"/>
    <w:rsid w:val="00DC676F"/>
    <w:rsid w:val="00DC6888"/>
    <w:rsid w:val="00DC6FDF"/>
    <w:rsid w:val="00DC70D9"/>
    <w:rsid w:val="00DC7331"/>
    <w:rsid w:val="00DC76AB"/>
    <w:rsid w:val="00DD01EE"/>
    <w:rsid w:val="00DD077D"/>
    <w:rsid w:val="00DD1EA5"/>
    <w:rsid w:val="00DD2045"/>
    <w:rsid w:val="00DD28CE"/>
    <w:rsid w:val="00DD2B6F"/>
    <w:rsid w:val="00DD3663"/>
    <w:rsid w:val="00DD4428"/>
    <w:rsid w:val="00DD4DFA"/>
    <w:rsid w:val="00DD553E"/>
    <w:rsid w:val="00DD5D09"/>
    <w:rsid w:val="00DD6BC6"/>
    <w:rsid w:val="00DD6FB4"/>
    <w:rsid w:val="00DD760F"/>
    <w:rsid w:val="00DD7A0E"/>
    <w:rsid w:val="00DE0390"/>
    <w:rsid w:val="00DE0400"/>
    <w:rsid w:val="00DE0E71"/>
    <w:rsid w:val="00DE13A7"/>
    <w:rsid w:val="00DE201E"/>
    <w:rsid w:val="00DE2EFF"/>
    <w:rsid w:val="00DE3293"/>
    <w:rsid w:val="00DE4665"/>
    <w:rsid w:val="00DE4BCD"/>
    <w:rsid w:val="00DE5E08"/>
    <w:rsid w:val="00DE7EB6"/>
    <w:rsid w:val="00DF0397"/>
    <w:rsid w:val="00DF043B"/>
    <w:rsid w:val="00DF0533"/>
    <w:rsid w:val="00DF060F"/>
    <w:rsid w:val="00DF1812"/>
    <w:rsid w:val="00DF1F1F"/>
    <w:rsid w:val="00DF2A09"/>
    <w:rsid w:val="00DF3278"/>
    <w:rsid w:val="00DF3302"/>
    <w:rsid w:val="00DF34D1"/>
    <w:rsid w:val="00DF367D"/>
    <w:rsid w:val="00DF3B8E"/>
    <w:rsid w:val="00DF3E2F"/>
    <w:rsid w:val="00DF428C"/>
    <w:rsid w:val="00DF45D9"/>
    <w:rsid w:val="00DF4DE5"/>
    <w:rsid w:val="00DF5B86"/>
    <w:rsid w:val="00DF68C7"/>
    <w:rsid w:val="00DF6DCF"/>
    <w:rsid w:val="00DF7121"/>
    <w:rsid w:val="00E00B72"/>
    <w:rsid w:val="00E01B4C"/>
    <w:rsid w:val="00E0259C"/>
    <w:rsid w:val="00E02889"/>
    <w:rsid w:val="00E0349A"/>
    <w:rsid w:val="00E03B7E"/>
    <w:rsid w:val="00E03EEC"/>
    <w:rsid w:val="00E03F70"/>
    <w:rsid w:val="00E0429B"/>
    <w:rsid w:val="00E0458F"/>
    <w:rsid w:val="00E055B0"/>
    <w:rsid w:val="00E05985"/>
    <w:rsid w:val="00E05B5B"/>
    <w:rsid w:val="00E10008"/>
    <w:rsid w:val="00E100FB"/>
    <w:rsid w:val="00E10209"/>
    <w:rsid w:val="00E10E4F"/>
    <w:rsid w:val="00E11440"/>
    <w:rsid w:val="00E11512"/>
    <w:rsid w:val="00E116C3"/>
    <w:rsid w:val="00E11C3B"/>
    <w:rsid w:val="00E123E8"/>
    <w:rsid w:val="00E124BC"/>
    <w:rsid w:val="00E124E1"/>
    <w:rsid w:val="00E1254C"/>
    <w:rsid w:val="00E13E83"/>
    <w:rsid w:val="00E145B9"/>
    <w:rsid w:val="00E14624"/>
    <w:rsid w:val="00E14DF5"/>
    <w:rsid w:val="00E14F05"/>
    <w:rsid w:val="00E15F6C"/>
    <w:rsid w:val="00E164DB"/>
    <w:rsid w:val="00E164E8"/>
    <w:rsid w:val="00E178AA"/>
    <w:rsid w:val="00E17B68"/>
    <w:rsid w:val="00E17E2B"/>
    <w:rsid w:val="00E2083C"/>
    <w:rsid w:val="00E20A1E"/>
    <w:rsid w:val="00E20ADC"/>
    <w:rsid w:val="00E213CD"/>
    <w:rsid w:val="00E214CE"/>
    <w:rsid w:val="00E2156D"/>
    <w:rsid w:val="00E21BCB"/>
    <w:rsid w:val="00E223CC"/>
    <w:rsid w:val="00E227F4"/>
    <w:rsid w:val="00E22C0D"/>
    <w:rsid w:val="00E22F3C"/>
    <w:rsid w:val="00E23664"/>
    <w:rsid w:val="00E237FF"/>
    <w:rsid w:val="00E23831"/>
    <w:rsid w:val="00E2415F"/>
    <w:rsid w:val="00E2487A"/>
    <w:rsid w:val="00E2495E"/>
    <w:rsid w:val="00E24FE2"/>
    <w:rsid w:val="00E25815"/>
    <w:rsid w:val="00E2703A"/>
    <w:rsid w:val="00E27074"/>
    <w:rsid w:val="00E27EA3"/>
    <w:rsid w:val="00E30A4A"/>
    <w:rsid w:val="00E30E33"/>
    <w:rsid w:val="00E31EFF"/>
    <w:rsid w:val="00E32048"/>
    <w:rsid w:val="00E3287C"/>
    <w:rsid w:val="00E32AF8"/>
    <w:rsid w:val="00E32BCE"/>
    <w:rsid w:val="00E3315E"/>
    <w:rsid w:val="00E33670"/>
    <w:rsid w:val="00E33821"/>
    <w:rsid w:val="00E33D1F"/>
    <w:rsid w:val="00E33D7F"/>
    <w:rsid w:val="00E343CE"/>
    <w:rsid w:val="00E34FFB"/>
    <w:rsid w:val="00E35204"/>
    <w:rsid w:val="00E3526E"/>
    <w:rsid w:val="00E354D9"/>
    <w:rsid w:val="00E35940"/>
    <w:rsid w:val="00E36498"/>
    <w:rsid w:val="00E36794"/>
    <w:rsid w:val="00E400C4"/>
    <w:rsid w:val="00E41C9F"/>
    <w:rsid w:val="00E41D70"/>
    <w:rsid w:val="00E425CC"/>
    <w:rsid w:val="00E43064"/>
    <w:rsid w:val="00E43710"/>
    <w:rsid w:val="00E438E4"/>
    <w:rsid w:val="00E43F65"/>
    <w:rsid w:val="00E43F6F"/>
    <w:rsid w:val="00E44062"/>
    <w:rsid w:val="00E446D3"/>
    <w:rsid w:val="00E44826"/>
    <w:rsid w:val="00E448BF"/>
    <w:rsid w:val="00E44A77"/>
    <w:rsid w:val="00E44AB0"/>
    <w:rsid w:val="00E458D2"/>
    <w:rsid w:val="00E460BC"/>
    <w:rsid w:val="00E463FD"/>
    <w:rsid w:val="00E46603"/>
    <w:rsid w:val="00E469B4"/>
    <w:rsid w:val="00E46BAC"/>
    <w:rsid w:val="00E46E6C"/>
    <w:rsid w:val="00E479B1"/>
    <w:rsid w:val="00E518B1"/>
    <w:rsid w:val="00E51A56"/>
    <w:rsid w:val="00E51B7C"/>
    <w:rsid w:val="00E529B8"/>
    <w:rsid w:val="00E52DBB"/>
    <w:rsid w:val="00E533B6"/>
    <w:rsid w:val="00E5426C"/>
    <w:rsid w:val="00E5450C"/>
    <w:rsid w:val="00E54FCC"/>
    <w:rsid w:val="00E557E1"/>
    <w:rsid w:val="00E55F58"/>
    <w:rsid w:val="00E560B3"/>
    <w:rsid w:val="00E56ABA"/>
    <w:rsid w:val="00E56CA3"/>
    <w:rsid w:val="00E56E86"/>
    <w:rsid w:val="00E57034"/>
    <w:rsid w:val="00E570A0"/>
    <w:rsid w:val="00E572FB"/>
    <w:rsid w:val="00E5782A"/>
    <w:rsid w:val="00E57EBD"/>
    <w:rsid w:val="00E60165"/>
    <w:rsid w:val="00E60AEA"/>
    <w:rsid w:val="00E60EEB"/>
    <w:rsid w:val="00E60F8D"/>
    <w:rsid w:val="00E6176B"/>
    <w:rsid w:val="00E62846"/>
    <w:rsid w:val="00E631C5"/>
    <w:rsid w:val="00E633E1"/>
    <w:rsid w:val="00E63432"/>
    <w:rsid w:val="00E638FD"/>
    <w:rsid w:val="00E6413C"/>
    <w:rsid w:val="00E64488"/>
    <w:rsid w:val="00E64597"/>
    <w:rsid w:val="00E64DB1"/>
    <w:rsid w:val="00E654DC"/>
    <w:rsid w:val="00E6624F"/>
    <w:rsid w:val="00E6645D"/>
    <w:rsid w:val="00E707B1"/>
    <w:rsid w:val="00E714D5"/>
    <w:rsid w:val="00E7177F"/>
    <w:rsid w:val="00E71B65"/>
    <w:rsid w:val="00E71E9E"/>
    <w:rsid w:val="00E723A9"/>
    <w:rsid w:val="00E72484"/>
    <w:rsid w:val="00E73BAB"/>
    <w:rsid w:val="00E751C7"/>
    <w:rsid w:val="00E7557C"/>
    <w:rsid w:val="00E76885"/>
    <w:rsid w:val="00E76995"/>
    <w:rsid w:val="00E769E8"/>
    <w:rsid w:val="00E77DFE"/>
    <w:rsid w:val="00E807B0"/>
    <w:rsid w:val="00E80917"/>
    <w:rsid w:val="00E80B63"/>
    <w:rsid w:val="00E80F65"/>
    <w:rsid w:val="00E81056"/>
    <w:rsid w:val="00E810BE"/>
    <w:rsid w:val="00E81E61"/>
    <w:rsid w:val="00E82344"/>
    <w:rsid w:val="00E82B76"/>
    <w:rsid w:val="00E83237"/>
    <w:rsid w:val="00E83565"/>
    <w:rsid w:val="00E83932"/>
    <w:rsid w:val="00E83B1E"/>
    <w:rsid w:val="00E8426C"/>
    <w:rsid w:val="00E851AE"/>
    <w:rsid w:val="00E85508"/>
    <w:rsid w:val="00E85567"/>
    <w:rsid w:val="00E8579F"/>
    <w:rsid w:val="00E859F4"/>
    <w:rsid w:val="00E8644F"/>
    <w:rsid w:val="00E86ED4"/>
    <w:rsid w:val="00E87C31"/>
    <w:rsid w:val="00E902D7"/>
    <w:rsid w:val="00E9041E"/>
    <w:rsid w:val="00E90D74"/>
    <w:rsid w:val="00E92055"/>
    <w:rsid w:val="00E923B4"/>
    <w:rsid w:val="00E925A4"/>
    <w:rsid w:val="00E925DA"/>
    <w:rsid w:val="00E92E07"/>
    <w:rsid w:val="00E92E90"/>
    <w:rsid w:val="00E93A04"/>
    <w:rsid w:val="00E93F5E"/>
    <w:rsid w:val="00E94701"/>
    <w:rsid w:val="00E94A1D"/>
    <w:rsid w:val="00E9512A"/>
    <w:rsid w:val="00E954F8"/>
    <w:rsid w:val="00E95D7A"/>
    <w:rsid w:val="00E962A2"/>
    <w:rsid w:val="00E965EE"/>
    <w:rsid w:val="00E96E05"/>
    <w:rsid w:val="00E97918"/>
    <w:rsid w:val="00EA0226"/>
    <w:rsid w:val="00EA0870"/>
    <w:rsid w:val="00EA1102"/>
    <w:rsid w:val="00EA1205"/>
    <w:rsid w:val="00EA19E1"/>
    <w:rsid w:val="00EA1E27"/>
    <w:rsid w:val="00EA1FE4"/>
    <w:rsid w:val="00EA21F6"/>
    <w:rsid w:val="00EA2212"/>
    <w:rsid w:val="00EA2C2C"/>
    <w:rsid w:val="00EA3124"/>
    <w:rsid w:val="00EA4041"/>
    <w:rsid w:val="00EA442E"/>
    <w:rsid w:val="00EA5059"/>
    <w:rsid w:val="00EA694E"/>
    <w:rsid w:val="00EA7648"/>
    <w:rsid w:val="00EA79D4"/>
    <w:rsid w:val="00EB04EF"/>
    <w:rsid w:val="00EB171C"/>
    <w:rsid w:val="00EB1809"/>
    <w:rsid w:val="00EB1EAA"/>
    <w:rsid w:val="00EB3287"/>
    <w:rsid w:val="00EB339C"/>
    <w:rsid w:val="00EB3599"/>
    <w:rsid w:val="00EB38AF"/>
    <w:rsid w:val="00EB3B16"/>
    <w:rsid w:val="00EB420D"/>
    <w:rsid w:val="00EB5389"/>
    <w:rsid w:val="00EB59CB"/>
    <w:rsid w:val="00EB79C2"/>
    <w:rsid w:val="00EC11F9"/>
    <w:rsid w:val="00EC16C2"/>
    <w:rsid w:val="00EC1B36"/>
    <w:rsid w:val="00EC21A6"/>
    <w:rsid w:val="00EC2CC4"/>
    <w:rsid w:val="00EC2D66"/>
    <w:rsid w:val="00EC4274"/>
    <w:rsid w:val="00EC428A"/>
    <w:rsid w:val="00EC45BA"/>
    <w:rsid w:val="00EC4EF8"/>
    <w:rsid w:val="00EC52EE"/>
    <w:rsid w:val="00EC6464"/>
    <w:rsid w:val="00EC67B2"/>
    <w:rsid w:val="00EC68C1"/>
    <w:rsid w:val="00EC6C03"/>
    <w:rsid w:val="00EC75BF"/>
    <w:rsid w:val="00EC7F94"/>
    <w:rsid w:val="00ED009F"/>
    <w:rsid w:val="00ED07A2"/>
    <w:rsid w:val="00ED1A15"/>
    <w:rsid w:val="00ED1D26"/>
    <w:rsid w:val="00ED3635"/>
    <w:rsid w:val="00ED411A"/>
    <w:rsid w:val="00ED51E9"/>
    <w:rsid w:val="00ED55E1"/>
    <w:rsid w:val="00EE0558"/>
    <w:rsid w:val="00EE06CE"/>
    <w:rsid w:val="00EE06FA"/>
    <w:rsid w:val="00EE09F6"/>
    <w:rsid w:val="00EE1105"/>
    <w:rsid w:val="00EE112F"/>
    <w:rsid w:val="00EE1432"/>
    <w:rsid w:val="00EE1B16"/>
    <w:rsid w:val="00EE222C"/>
    <w:rsid w:val="00EE2257"/>
    <w:rsid w:val="00EE264D"/>
    <w:rsid w:val="00EE28E1"/>
    <w:rsid w:val="00EE327B"/>
    <w:rsid w:val="00EE3E9B"/>
    <w:rsid w:val="00EE46CA"/>
    <w:rsid w:val="00EE47B0"/>
    <w:rsid w:val="00EE65F3"/>
    <w:rsid w:val="00EE6829"/>
    <w:rsid w:val="00EE689C"/>
    <w:rsid w:val="00EE7142"/>
    <w:rsid w:val="00EE7C7F"/>
    <w:rsid w:val="00EF04DD"/>
    <w:rsid w:val="00EF0C85"/>
    <w:rsid w:val="00EF0CCE"/>
    <w:rsid w:val="00EF0FA3"/>
    <w:rsid w:val="00EF1B7D"/>
    <w:rsid w:val="00EF1CF1"/>
    <w:rsid w:val="00EF25C7"/>
    <w:rsid w:val="00EF2E51"/>
    <w:rsid w:val="00EF3AC1"/>
    <w:rsid w:val="00EF3D36"/>
    <w:rsid w:val="00EF5CBC"/>
    <w:rsid w:val="00EF6099"/>
    <w:rsid w:val="00EF6981"/>
    <w:rsid w:val="00EF7380"/>
    <w:rsid w:val="00EF754D"/>
    <w:rsid w:val="00EF7CD3"/>
    <w:rsid w:val="00F01062"/>
    <w:rsid w:val="00F01500"/>
    <w:rsid w:val="00F015D5"/>
    <w:rsid w:val="00F01C64"/>
    <w:rsid w:val="00F0263E"/>
    <w:rsid w:val="00F04CC0"/>
    <w:rsid w:val="00F0506F"/>
    <w:rsid w:val="00F066A5"/>
    <w:rsid w:val="00F06BF6"/>
    <w:rsid w:val="00F06C50"/>
    <w:rsid w:val="00F074A3"/>
    <w:rsid w:val="00F115B7"/>
    <w:rsid w:val="00F11636"/>
    <w:rsid w:val="00F11708"/>
    <w:rsid w:val="00F12993"/>
    <w:rsid w:val="00F12FAA"/>
    <w:rsid w:val="00F13A15"/>
    <w:rsid w:val="00F13E7C"/>
    <w:rsid w:val="00F1438A"/>
    <w:rsid w:val="00F149E7"/>
    <w:rsid w:val="00F152C7"/>
    <w:rsid w:val="00F15BD1"/>
    <w:rsid w:val="00F15BF8"/>
    <w:rsid w:val="00F15C4D"/>
    <w:rsid w:val="00F166CA"/>
    <w:rsid w:val="00F207DD"/>
    <w:rsid w:val="00F20FEC"/>
    <w:rsid w:val="00F21047"/>
    <w:rsid w:val="00F211D6"/>
    <w:rsid w:val="00F21534"/>
    <w:rsid w:val="00F21B66"/>
    <w:rsid w:val="00F21C8A"/>
    <w:rsid w:val="00F21D7A"/>
    <w:rsid w:val="00F22516"/>
    <w:rsid w:val="00F22921"/>
    <w:rsid w:val="00F22C3C"/>
    <w:rsid w:val="00F231C9"/>
    <w:rsid w:val="00F23D91"/>
    <w:rsid w:val="00F2429C"/>
    <w:rsid w:val="00F2432F"/>
    <w:rsid w:val="00F2468B"/>
    <w:rsid w:val="00F24BF9"/>
    <w:rsid w:val="00F24CC7"/>
    <w:rsid w:val="00F251DB"/>
    <w:rsid w:val="00F2549D"/>
    <w:rsid w:val="00F25D6D"/>
    <w:rsid w:val="00F2605B"/>
    <w:rsid w:val="00F262BD"/>
    <w:rsid w:val="00F27346"/>
    <w:rsid w:val="00F27513"/>
    <w:rsid w:val="00F27803"/>
    <w:rsid w:val="00F304C5"/>
    <w:rsid w:val="00F305E2"/>
    <w:rsid w:val="00F309BE"/>
    <w:rsid w:val="00F30AA4"/>
    <w:rsid w:val="00F31783"/>
    <w:rsid w:val="00F32261"/>
    <w:rsid w:val="00F33940"/>
    <w:rsid w:val="00F344BA"/>
    <w:rsid w:val="00F34AD6"/>
    <w:rsid w:val="00F34B58"/>
    <w:rsid w:val="00F34CB5"/>
    <w:rsid w:val="00F3552C"/>
    <w:rsid w:val="00F356C8"/>
    <w:rsid w:val="00F35BA2"/>
    <w:rsid w:val="00F36008"/>
    <w:rsid w:val="00F373CF"/>
    <w:rsid w:val="00F40267"/>
    <w:rsid w:val="00F4047A"/>
    <w:rsid w:val="00F409E2"/>
    <w:rsid w:val="00F40C86"/>
    <w:rsid w:val="00F40E72"/>
    <w:rsid w:val="00F41149"/>
    <w:rsid w:val="00F41EA4"/>
    <w:rsid w:val="00F42708"/>
    <w:rsid w:val="00F4273F"/>
    <w:rsid w:val="00F42A6B"/>
    <w:rsid w:val="00F43885"/>
    <w:rsid w:val="00F444A5"/>
    <w:rsid w:val="00F44C80"/>
    <w:rsid w:val="00F44DEF"/>
    <w:rsid w:val="00F45340"/>
    <w:rsid w:val="00F4553E"/>
    <w:rsid w:val="00F45AEF"/>
    <w:rsid w:val="00F46914"/>
    <w:rsid w:val="00F47102"/>
    <w:rsid w:val="00F4766E"/>
    <w:rsid w:val="00F47ED8"/>
    <w:rsid w:val="00F47F25"/>
    <w:rsid w:val="00F506A4"/>
    <w:rsid w:val="00F50F54"/>
    <w:rsid w:val="00F51088"/>
    <w:rsid w:val="00F51CB2"/>
    <w:rsid w:val="00F5208E"/>
    <w:rsid w:val="00F52744"/>
    <w:rsid w:val="00F536C3"/>
    <w:rsid w:val="00F54624"/>
    <w:rsid w:val="00F54CA9"/>
    <w:rsid w:val="00F54F53"/>
    <w:rsid w:val="00F54FE3"/>
    <w:rsid w:val="00F55A65"/>
    <w:rsid w:val="00F57D37"/>
    <w:rsid w:val="00F57F12"/>
    <w:rsid w:val="00F600E9"/>
    <w:rsid w:val="00F60A3A"/>
    <w:rsid w:val="00F60B77"/>
    <w:rsid w:val="00F60B97"/>
    <w:rsid w:val="00F61086"/>
    <w:rsid w:val="00F62290"/>
    <w:rsid w:val="00F63596"/>
    <w:rsid w:val="00F63C2C"/>
    <w:rsid w:val="00F641C7"/>
    <w:rsid w:val="00F64267"/>
    <w:rsid w:val="00F652F5"/>
    <w:rsid w:val="00F660BC"/>
    <w:rsid w:val="00F66145"/>
    <w:rsid w:val="00F66257"/>
    <w:rsid w:val="00F6634B"/>
    <w:rsid w:val="00F666B0"/>
    <w:rsid w:val="00F6681D"/>
    <w:rsid w:val="00F66ABD"/>
    <w:rsid w:val="00F66B65"/>
    <w:rsid w:val="00F679E2"/>
    <w:rsid w:val="00F7024D"/>
    <w:rsid w:val="00F7057D"/>
    <w:rsid w:val="00F70A82"/>
    <w:rsid w:val="00F70D40"/>
    <w:rsid w:val="00F70D52"/>
    <w:rsid w:val="00F71235"/>
    <w:rsid w:val="00F71C8D"/>
    <w:rsid w:val="00F7297F"/>
    <w:rsid w:val="00F72B51"/>
    <w:rsid w:val="00F72E55"/>
    <w:rsid w:val="00F73A5A"/>
    <w:rsid w:val="00F7658E"/>
    <w:rsid w:val="00F76FC3"/>
    <w:rsid w:val="00F774D2"/>
    <w:rsid w:val="00F80DDE"/>
    <w:rsid w:val="00F81884"/>
    <w:rsid w:val="00F820F9"/>
    <w:rsid w:val="00F821E8"/>
    <w:rsid w:val="00F8280E"/>
    <w:rsid w:val="00F83DBC"/>
    <w:rsid w:val="00F83F5B"/>
    <w:rsid w:val="00F8474E"/>
    <w:rsid w:val="00F84A2A"/>
    <w:rsid w:val="00F85051"/>
    <w:rsid w:val="00F85AA9"/>
    <w:rsid w:val="00F86097"/>
    <w:rsid w:val="00F86DB2"/>
    <w:rsid w:val="00F8747A"/>
    <w:rsid w:val="00F87490"/>
    <w:rsid w:val="00F876F8"/>
    <w:rsid w:val="00F9038E"/>
    <w:rsid w:val="00F90CAF"/>
    <w:rsid w:val="00F927B7"/>
    <w:rsid w:val="00F93A07"/>
    <w:rsid w:val="00F93B95"/>
    <w:rsid w:val="00F93C60"/>
    <w:rsid w:val="00F93DCC"/>
    <w:rsid w:val="00F94535"/>
    <w:rsid w:val="00F94543"/>
    <w:rsid w:val="00F94821"/>
    <w:rsid w:val="00F953EF"/>
    <w:rsid w:val="00F96151"/>
    <w:rsid w:val="00F96466"/>
    <w:rsid w:val="00F9658F"/>
    <w:rsid w:val="00F96B3A"/>
    <w:rsid w:val="00F97888"/>
    <w:rsid w:val="00FA01BC"/>
    <w:rsid w:val="00FA1995"/>
    <w:rsid w:val="00FA1C89"/>
    <w:rsid w:val="00FA2205"/>
    <w:rsid w:val="00FA2BC0"/>
    <w:rsid w:val="00FA2E1B"/>
    <w:rsid w:val="00FA331C"/>
    <w:rsid w:val="00FA3369"/>
    <w:rsid w:val="00FA3662"/>
    <w:rsid w:val="00FA3A42"/>
    <w:rsid w:val="00FA3D27"/>
    <w:rsid w:val="00FA508C"/>
    <w:rsid w:val="00FA5559"/>
    <w:rsid w:val="00FA5B3B"/>
    <w:rsid w:val="00FA64B6"/>
    <w:rsid w:val="00FA64F1"/>
    <w:rsid w:val="00FA66DE"/>
    <w:rsid w:val="00FA6BEB"/>
    <w:rsid w:val="00FA6EC7"/>
    <w:rsid w:val="00FB0153"/>
    <w:rsid w:val="00FB0333"/>
    <w:rsid w:val="00FB06A4"/>
    <w:rsid w:val="00FB0F74"/>
    <w:rsid w:val="00FB1995"/>
    <w:rsid w:val="00FB199F"/>
    <w:rsid w:val="00FB29D6"/>
    <w:rsid w:val="00FB3305"/>
    <w:rsid w:val="00FB33CF"/>
    <w:rsid w:val="00FB3E65"/>
    <w:rsid w:val="00FB465B"/>
    <w:rsid w:val="00FB48C4"/>
    <w:rsid w:val="00FB49CC"/>
    <w:rsid w:val="00FB4D7B"/>
    <w:rsid w:val="00FB54FF"/>
    <w:rsid w:val="00FB5760"/>
    <w:rsid w:val="00FB58E8"/>
    <w:rsid w:val="00FB5928"/>
    <w:rsid w:val="00FB6077"/>
    <w:rsid w:val="00FB6960"/>
    <w:rsid w:val="00FB6C8B"/>
    <w:rsid w:val="00FB6F19"/>
    <w:rsid w:val="00FB7241"/>
    <w:rsid w:val="00FB7B3D"/>
    <w:rsid w:val="00FC036D"/>
    <w:rsid w:val="00FC07CB"/>
    <w:rsid w:val="00FC199C"/>
    <w:rsid w:val="00FC1A1E"/>
    <w:rsid w:val="00FC28AC"/>
    <w:rsid w:val="00FC2A05"/>
    <w:rsid w:val="00FC300E"/>
    <w:rsid w:val="00FC32DE"/>
    <w:rsid w:val="00FC333B"/>
    <w:rsid w:val="00FC38BD"/>
    <w:rsid w:val="00FC3987"/>
    <w:rsid w:val="00FC42BC"/>
    <w:rsid w:val="00FC43E3"/>
    <w:rsid w:val="00FC4406"/>
    <w:rsid w:val="00FC4679"/>
    <w:rsid w:val="00FC4B47"/>
    <w:rsid w:val="00FC550B"/>
    <w:rsid w:val="00FC5A44"/>
    <w:rsid w:val="00FC5F13"/>
    <w:rsid w:val="00FC614F"/>
    <w:rsid w:val="00FC7AB2"/>
    <w:rsid w:val="00FC7C18"/>
    <w:rsid w:val="00FD02D9"/>
    <w:rsid w:val="00FD0A7C"/>
    <w:rsid w:val="00FD0D63"/>
    <w:rsid w:val="00FD0EB7"/>
    <w:rsid w:val="00FD12BD"/>
    <w:rsid w:val="00FD16E6"/>
    <w:rsid w:val="00FD2302"/>
    <w:rsid w:val="00FD2559"/>
    <w:rsid w:val="00FD2F9C"/>
    <w:rsid w:val="00FD347A"/>
    <w:rsid w:val="00FD3B17"/>
    <w:rsid w:val="00FD4888"/>
    <w:rsid w:val="00FD4E79"/>
    <w:rsid w:val="00FD5AE0"/>
    <w:rsid w:val="00FD5D73"/>
    <w:rsid w:val="00FD5DFF"/>
    <w:rsid w:val="00FD6572"/>
    <w:rsid w:val="00FD66EC"/>
    <w:rsid w:val="00FD764A"/>
    <w:rsid w:val="00FD7763"/>
    <w:rsid w:val="00FE1374"/>
    <w:rsid w:val="00FE14A5"/>
    <w:rsid w:val="00FE1810"/>
    <w:rsid w:val="00FE20BA"/>
    <w:rsid w:val="00FE2220"/>
    <w:rsid w:val="00FE2AC2"/>
    <w:rsid w:val="00FE351F"/>
    <w:rsid w:val="00FE4A95"/>
    <w:rsid w:val="00FE6765"/>
    <w:rsid w:val="00FE6B98"/>
    <w:rsid w:val="00FE7194"/>
    <w:rsid w:val="00FE7945"/>
    <w:rsid w:val="00FE7FA4"/>
    <w:rsid w:val="00FF01E7"/>
    <w:rsid w:val="00FF0C20"/>
    <w:rsid w:val="00FF1819"/>
    <w:rsid w:val="00FF1CA0"/>
    <w:rsid w:val="00FF1CA5"/>
    <w:rsid w:val="00FF27DC"/>
    <w:rsid w:val="00FF385A"/>
    <w:rsid w:val="00FF3B3B"/>
    <w:rsid w:val="00FF4B9A"/>
    <w:rsid w:val="00FF4DAF"/>
    <w:rsid w:val="00FF5262"/>
    <w:rsid w:val="00FF5D36"/>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345B56"/>
  <w15:docId w15:val="{B10FE3C8-E5DC-4B51-8021-0DFD71B1A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A14F98"/>
    <w:pPr>
      <w:keepNext w:val="0"/>
      <w:pageBreakBefore w:val="0"/>
      <w:numPr>
        <w:ilvl w:val="1"/>
      </w:numPr>
      <w:tabs>
        <w:tab w:val="left" w:pos="709"/>
      </w:tabs>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C02AD6"/>
    <w:pPr>
      <w:pageBreakBefore w:val="0"/>
      <w:numPr>
        <w:ilvl w:val="2"/>
      </w:numPr>
      <w:tabs>
        <w:tab w:val="left" w:pos="851"/>
      </w:tabs>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clear" w:pos="851"/>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C02A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64CE1"/>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E4A2E"/>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2,tab:# Char2,equ:# Char2"/>
    <w:link w:val="Caption"/>
    <w:uiPriority w:val="35"/>
    <w:rsid w:val="003E4A2E"/>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character" w:styleId="UnresolvedMention">
    <w:name w:val="Unresolved Mention"/>
    <w:basedOn w:val="DefaultParagraphFont"/>
    <w:uiPriority w:val="99"/>
    <w:semiHidden/>
    <w:unhideWhenUsed/>
    <w:rsid w:val="00551F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yperlink" Target="http://wiki.ford.com/pages/viewpage.action?pageId=104991616&amp;src=contextnavpagetreemode" TargetMode="External"/><Relationship Id="rId42" Type="http://schemas.openxmlformats.org/officeDocument/2006/relationships/image" Target="media/image10.emf"/><Relationship Id="rId47" Type="http://schemas.openxmlformats.org/officeDocument/2006/relationships/package" Target="embeddings/Microsoft_Visio_Drawing10.vsdx"/><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ww.mqtt.org" TargetMode="External"/><Relationship Id="rId89" Type="http://schemas.openxmlformats.org/officeDocument/2006/relationships/hyperlink" Target="https://www.vsemweb.ford.com/tc/launchapp?-attach=true&amp;-s=226TCSession&amp;-o=SoYl_k7px3NrTD&amp;servername=Production_Server"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Stakeholder+Analysis" TargetMode="External"/><Relationship Id="rId29" Type="http://schemas.openxmlformats.org/officeDocument/2006/relationships/hyperlink" Target="https://pd3.spt.ford.com/sites/GlobalFunctionalSafety/Pages/default.aspx" TargetMode="External"/><Relationship Id="rId107" Type="http://schemas.microsoft.com/office/2011/relationships/people" Target="people.xml"/><Relationship Id="rId11" Type="http://schemas.openxmlformats.org/officeDocument/2006/relationships/header" Target="header1.xml"/><Relationship Id="rId24" Type="http://schemas.openxmlformats.org/officeDocument/2006/relationships/package" Target="embeddings/Microsoft_Visio_Drawing.vsdx"/><Relationship Id="rId32" Type="http://schemas.openxmlformats.org/officeDocument/2006/relationships/image" Target="media/image6.emf"/><Relationship Id="rId37" Type="http://schemas.openxmlformats.org/officeDocument/2006/relationships/package" Target="embeddings/Microsoft_Visio_Drawing5.vsdx"/><Relationship Id="rId40" Type="http://schemas.openxmlformats.org/officeDocument/2006/relationships/image" Target="media/image9.emf"/><Relationship Id="rId45" Type="http://schemas.openxmlformats.org/officeDocument/2006/relationships/package" Target="embeddings/Microsoft_Visio_Drawing9.vsdx"/><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s://www.vsemweb.ford.com/tc/launchapp?-attach=true&amp;-s=226TCSession&amp;-o=SoYl_k7px3NrTD&amp;servername=Production_Server" TargetMode="External"/><Relationship Id="rId102"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61" Type="http://schemas.microsoft.com/office/2016/09/relationships/commentsIds" Target="commentsIds.xm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s://www.vsemweb.ford.com/tc/launchapp?-attach=true&amp;-s=226TCSession&amp;-o=SoYl_k7px3NrTD&amp;servername=Production_Server" TargetMode="External"/><Relationship Id="rId95" Type="http://schemas.openxmlformats.org/officeDocument/2006/relationships/hyperlink" Target="http://wiki.ford.com/display/RequirementsEngineering/Adding+a+Signal+or+Parameter+Mapping" TargetMode="External"/><Relationship Id="rId19" Type="http://schemas.openxmlformats.org/officeDocument/2006/relationships/hyperlink" Target="http://wiki.ford.com/display/RequirementsEngineering/Specification+templates?src=contextnavpagetreemode" TargetMode="External"/><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image" Target="media/image4.emf"/><Relationship Id="rId30" Type="http://schemas.openxmlformats.org/officeDocument/2006/relationships/image" Target="media/image5.emf"/><Relationship Id="rId35" Type="http://schemas.openxmlformats.org/officeDocument/2006/relationships/hyperlink" Target="https://pd3.spt.ford.com/sites/GlobalFunctionalSafety/Pages/default.aspx" TargetMode="External"/><Relationship Id="rId43" Type="http://schemas.openxmlformats.org/officeDocument/2006/relationships/package" Target="embeddings/Microsoft_Visio_Drawing8.vsdx"/><Relationship Id="rId48" Type="http://schemas.openxmlformats.org/officeDocument/2006/relationships/image" Target="media/image13.emf"/><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s://www.vsemweb.ford.com/tc/launchapp?-attach=true&amp;-s=226TCSession&amp;-o=LSYtewY7x3NrTDAAAAAAAAAAAAA&amp;servername=Production_Server" TargetMode="External"/><Relationship Id="rId105"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s://www.vsemweb.ford.com/tc/launchapp?-attach=true&amp;-s=226TCSession&amp;-o=SoYl_k7px3NrTD&amp;servername=Production_Server" TargetMode="External"/><Relationship Id="rId93" Type="http://schemas.openxmlformats.org/officeDocument/2006/relationships/hyperlink" Target="http://wiki.ford.com/display/RequirementsEngineering/How+to+use+the+Specification+Templates" TargetMode="External"/><Relationship Id="rId98" Type="http://schemas.openxmlformats.org/officeDocument/2006/relationships/hyperlink" Target="http://wiki.ford.com/display/RequirementsEngineering/Adding+a+Technical+Interface"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wiki.ford.com/display/RequirementsEngineering/Specification+templates" TargetMode="External"/><Relationship Id="rId25" Type="http://schemas.openxmlformats.org/officeDocument/2006/relationships/image" Target="media/image3.emf"/><Relationship Id="rId33" Type="http://schemas.openxmlformats.org/officeDocument/2006/relationships/package" Target="embeddings/Microsoft_Visio_Drawing4.vsdx"/><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comments" Target="comments.xm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s://www.vsemweb.ford.com/tc/launchapp?-attach=true&amp;-s=226TCSession&amp;-o=jXfpx2PHx3NrTDAAAAAAAAAAAAA&amp;servername=Production_Server" TargetMode="External"/><Relationship Id="rId108" Type="http://schemas.openxmlformats.org/officeDocument/2006/relationships/glossaryDocument" Target="glossary/document.xml"/><Relationship Id="rId20" Type="http://schemas.openxmlformats.org/officeDocument/2006/relationships/hyperlink" Target="http://wiki.ford.com/display/RequirementsEngineering/How+to+use+the+Specification+Templates?src=contextnavpagetreemode" TargetMode="External"/><Relationship Id="rId41" Type="http://schemas.openxmlformats.org/officeDocument/2006/relationships/package" Target="embeddings/Microsoft_Visio_Drawing7.vsdx"/><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Adding+a+Logical+Signal+or+Parameter" TargetMode="External"/><Relationship Id="rId91" Type="http://schemas.openxmlformats.org/officeDocument/2006/relationships/hyperlink" Target="https://www.vsemweb.ford.com/tc/launchapp?-attach=true&amp;-s=226TCSession&amp;-o=SoYl_k7px3NrTD&amp;servername=Production_Server" TargetMode="External"/><Relationship Id="rId96" Type="http://schemas.openxmlformats.org/officeDocument/2006/relationships/hyperlink" Target="http://wiki.ford.com/display/RequirementsEngineering/Adding+a+Technical+Interfa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vsemweb.ford.com:443/tc/launchapp?-attach=true&amp;-s=226TCSession&amp;-o=ZmZNi0JHx3NrTDAAAAAAAAAAAAA" TargetMode="External"/><Relationship Id="rId23" Type="http://schemas.openxmlformats.org/officeDocument/2006/relationships/image" Target="media/image2.emf"/><Relationship Id="rId28" Type="http://schemas.openxmlformats.org/officeDocument/2006/relationships/package" Target="embeddings/Microsoft_Visio_Drawing2.vsdx"/><Relationship Id="rId36" Type="http://schemas.openxmlformats.org/officeDocument/2006/relationships/image" Target="media/image7.emf"/><Relationship Id="rId49" Type="http://schemas.openxmlformats.org/officeDocument/2006/relationships/package" Target="embeddings/Microsoft_Visio_Drawing11.vsdx"/><Relationship Id="rId57" Type="http://schemas.openxmlformats.org/officeDocument/2006/relationships/hyperlink" Target="http://wiki.ford.com/display/RequirementsEngineering/Requirements+Attributes"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package" Target="embeddings/Microsoft_Visio_Drawing3.vsdx"/><Relationship Id="rId44" Type="http://schemas.openxmlformats.org/officeDocument/2006/relationships/image" Target="media/image11.emf"/><Relationship Id="rId52" Type="http://schemas.openxmlformats.org/officeDocument/2006/relationships/hyperlink" Target="http://wiki.ford.com/display/RequirementsEngineering/Requirements+Attributes" TargetMode="External"/><Relationship Id="rId60" Type="http://schemas.microsoft.com/office/2011/relationships/commentsExtended" Target="commentsExtended.xml"/><Relationship Id="rId65" Type="http://schemas.openxmlformats.org/officeDocument/2006/relationships/hyperlink" Target="https://www.vsemweb.ford.com/tc/webclient?argument=zhSNtS9Ex3NrTD"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Adding+a+Logical+Signal+or+Parameter" TargetMode="External"/><Relationship Id="rId94" Type="http://schemas.openxmlformats.org/officeDocument/2006/relationships/hyperlink" Target="https://www.vsemweb.ford.com/tc/launchapp?-attach=true&amp;-s=226TCSession&amp;-o=SoYl_k7px3NrTD&amp;servername=Production_Server" TargetMode="External"/><Relationship Id="rId99" Type="http://schemas.openxmlformats.org/officeDocument/2006/relationships/hyperlink" Target="https://www.vsemweb.ford.com/tc/launchapp?-attach=true&amp;-s=226TCSession&amp;-o=zjYtY3Jcx3NrTDAAAAAAAAAAAAA&amp;servername=Production_Server" TargetMode="External"/><Relationship Id="rId101"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wiki.ford.com/display/RequirementsEngineering/Requirements+Engineering+for+SW+Enabled+Features" TargetMode="External"/><Relationship Id="rId39" Type="http://schemas.openxmlformats.org/officeDocument/2006/relationships/package" Target="embeddings/Microsoft_Visio_Drawing6.vsdx"/><Relationship Id="rId109" Type="http://schemas.openxmlformats.org/officeDocument/2006/relationships/theme" Target="theme/theme1.xml"/><Relationship Id="rId34" Type="http://schemas.openxmlformats.org/officeDocument/2006/relationships/hyperlink" Target="https://pd3.spt.ford.com/sites/GlobalFunctionalSafety/Pages/default.aspx"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s://www.vsemweb.ford.com/tc/launchapp?-attach=true&amp;-s=226TCSession&amp;-o=SoYl_k7px3NrTD&amp;servername=Production_Server" TargetMode="External"/><Relationship Id="rId104" Type="http://schemas.openxmlformats.org/officeDocument/2006/relationships/hyperlink" Target="http://wiki.ford.com/display/RequirementsEngineering/Adding+an+Encoding+Type"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Adding+a+Technical+Signal+or+Parame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KING13\Documents\Feature%20Owner\Templates\RE%20Spec%20Templates\Revision%206_0b\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A4FF58BD9C4825B4A74C3E199152B2"/>
        <w:category>
          <w:name w:val="General"/>
          <w:gallery w:val="placeholder"/>
        </w:category>
        <w:types>
          <w:type w:val="bbPlcHdr"/>
        </w:types>
        <w:behaviors>
          <w:behavior w:val="content"/>
        </w:behaviors>
        <w:guid w:val="{9726F4B7-2CD1-4187-BDC5-9CA595B95B98}"/>
      </w:docPartPr>
      <w:docPartBody>
        <w:p w:rsidR="00130BD9" w:rsidRDefault="001648EE">
          <w:pPr>
            <w:pStyle w:val="A1A4FF58BD9C4825B4A74C3E199152B2"/>
          </w:pPr>
          <w:r w:rsidRPr="001B78E5">
            <w:rPr>
              <w:rFonts w:cs="Arial"/>
              <w:bCs/>
            </w:rPr>
            <w:t>Choose an item.</w:t>
          </w:r>
        </w:p>
      </w:docPartBody>
    </w:docPart>
    <w:docPart>
      <w:docPartPr>
        <w:name w:val="D583F6DC6E044023943819D2D331A2AE"/>
        <w:category>
          <w:name w:val="General"/>
          <w:gallery w:val="placeholder"/>
        </w:category>
        <w:types>
          <w:type w:val="bbPlcHdr"/>
        </w:types>
        <w:behaviors>
          <w:behavior w:val="content"/>
        </w:behaviors>
        <w:guid w:val="{52FD61E1-E416-497A-9453-B5CE93ECAC1A}"/>
      </w:docPartPr>
      <w:docPartBody>
        <w:p w:rsidR="00130BD9" w:rsidRDefault="001648EE">
          <w:pPr>
            <w:pStyle w:val="D583F6DC6E044023943819D2D331A2AE"/>
          </w:pPr>
          <w:r w:rsidRPr="001B78E5">
            <w:rPr>
              <w:rFonts w:cs="Arial"/>
              <w:bCs/>
            </w:rPr>
            <w:t>Choose an item.</w:t>
          </w:r>
        </w:p>
      </w:docPartBody>
    </w:docPart>
    <w:docPart>
      <w:docPartPr>
        <w:name w:val="AD2C31993D0740E8B262982E64D44E0C"/>
        <w:category>
          <w:name w:val="General"/>
          <w:gallery w:val="placeholder"/>
        </w:category>
        <w:types>
          <w:type w:val="bbPlcHdr"/>
        </w:types>
        <w:behaviors>
          <w:behavior w:val="content"/>
        </w:behaviors>
        <w:guid w:val="{2740FE11-3213-46ED-BFD3-257506866D9A}"/>
      </w:docPartPr>
      <w:docPartBody>
        <w:p w:rsidR="00130BD9" w:rsidRDefault="001648EE">
          <w:pPr>
            <w:pStyle w:val="AD2C31993D0740E8B262982E64D44E0C"/>
          </w:pPr>
          <w:r w:rsidRPr="001B78E5">
            <w:rPr>
              <w:rFonts w:cs="Arial"/>
              <w:bCs/>
            </w:rPr>
            <w:t>Choose an item.</w:t>
          </w:r>
        </w:p>
      </w:docPartBody>
    </w:docPart>
    <w:docPart>
      <w:docPartPr>
        <w:name w:val="664703E249424535BAE0C9408D36F090"/>
        <w:category>
          <w:name w:val="General"/>
          <w:gallery w:val="placeholder"/>
        </w:category>
        <w:types>
          <w:type w:val="bbPlcHdr"/>
        </w:types>
        <w:behaviors>
          <w:behavior w:val="content"/>
        </w:behaviors>
        <w:guid w:val="{32677652-FB7C-4C47-8678-2A118223AEDD}"/>
      </w:docPartPr>
      <w:docPartBody>
        <w:p w:rsidR="00130BD9" w:rsidRDefault="001648EE">
          <w:pPr>
            <w:pStyle w:val="664703E249424535BAE0C9408D36F090"/>
          </w:pPr>
          <w:r w:rsidRPr="001B78E5">
            <w:rPr>
              <w:rFonts w:cs="Arial"/>
              <w:bCs/>
            </w:rPr>
            <w:t>Choose an item.</w:t>
          </w:r>
        </w:p>
      </w:docPartBody>
    </w:docPart>
    <w:docPart>
      <w:docPartPr>
        <w:name w:val="D4FA4EBBF5F74055AB89F3B3B59E76C8"/>
        <w:category>
          <w:name w:val="General"/>
          <w:gallery w:val="placeholder"/>
        </w:category>
        <w:types>
          <w:type w:val="bbPlcHdr"/>
        </w:types>
        <w:behaviors>
          <w:behavior w:val="content"/>
        </w:behaviors>
        <w:guid w:val="{1DB39A45-3A59-47E6-B503-1ACDFD449975}"/>
      </w:docPartPr>
      <w:docPartBody>
        <w:p w:rsidR="00130BD9" w:rsidRDefault="001648EE">
          <w:pPr>
            <w:pStyle w:val="D4FA4EBBF5F74055AB89F3B3B59E76C8"/>
          </w:pPr>
          <w:r w:rsidRPr="001B78E5">
            <w:rPr>
              <w:rFonts w:cs="Arial"/>
              <w:bCs/>
            </w:rPr>
            <w:t>Choose an item.</w:t>
          </w:r>
        </w:p>
      </w:docPartBody>
    </w:docPart>
    <w:docPart>
      <w:docPartPr>
        <w:name w:val="B79517F3C11A4E5B905F5C383D0BD24F"/>
        <w:category>
          <w:name w:val="General"/>
          <w:gallery w:val="placeholder"/>
        </w:category>
        <w:types>
          <w:type w:val="bbPlcHdr"/>
        </w:types>
        <w:behaviors>
          <w:behavior w:val="content"/>
        </w:behaviors>
        <w:guid w:val="{6B7904A6-3411-4CCD-AD26-F1A0BD0DAFD4}"/>
      </w:docPartPr>
      <w:docPartBody>
        <w:p w:rsidR="00130BD9" w:rsidRDefault="001648EE">
          <w:pPr>
            <w:pStyle w:val="B79517F3C11A4E5B905F5C383D0BD24F"/>
          </w:pPr>
          <w:r w:rsidRPr="001B78E5">
            <w:rPr>
              <w:rFonts w:cs="Arial"/>
              <w:bCs/>
            </w:rPr>
            <w:t>Choose an item.</w:t>
          </w:r>
        </w:p>
      </w:docPartBody>
    </w:docPart>
    <w:docPart>
      <w:docPartPr>
        <w:name w:val="5CA8513C055044C3AC74ED6528074F95"/>
        <w:category>
          <w:name w:val="General"/>
          <w:gallery w:val="placeholder"/>
        </w:category>
        <w:types>
          <w:type w:val="bbPlcHdr"/>
        </w:types>
        <w:behaviors>
          <w:behavior w:val="content"/>
        </w:behaviors>
        <w:guid w:val="{7AA70212-0499-4971-8A93-9D95D99E1C3E}"/>
      </w:docPartPr>
      <w:docPartBody>
        <w:p w:rsidR="00130BD9" w:rsidRDefault="001648EE">
          <w:pPr>
            <w:pStyle w:val="5CA8513C055044C3AC74ED6528074F95"/>
          </w:pPr>
          <w:r w:rsidRPr="001B78E5">
            <w:rPr>
              <w:rFonts w:cs="Arial"/>
              <w:bCs/>
            </w:rPr>
            <w:t>Choose an item.</w:t>
          </w:r>
        </w:p>
      </w:docPartBody>
    </w:docPart>
    <w:docPart>
      <w:docPartPr>
        <w:name w:val="3F51CAB6216E48D9970072C62EE07A50"/>
        <w:category>
          <w:name w:val="General"/>
          <w:gallery w:val="placeholder"/>
        </w:category>
        <w:types>
          <w:type w:val="bbPlcHdr"/>
        </w:types>
        <w:behaviors>
          <w:behavior w:val="content"/>
        </w:behaviors>
        <w:guid w:val="{975ABCDA-5799-4308-8569-A606DE468029}"/>
      </w:docPartPr>
      <w:docPartBody>
        <w:p w:rsidR="00130BD9" w:rsidRDefault="001648EE">
          <w:pPr>
            <w:pStyle w:val="3F51CAB6216E48D9970072C62EE07A50"/>
          </w:pPr>
          <w:r w:rsidRPr="001B78E5">
            <w:rPr>
              <w:rFonts w:cs="Arial"/>
              <w:bCs/>
            </w:rPr>
            <w:t>Choose an item.</w:t>
          </w:r>
        </w:p>
      </w:docPartBody>
    </w:docPart>
    <w:docPart>
      <w:docPartPr>
        <w:name w:val="A6C0B12514484F51B37B14EFF1DB45E3"/>
        <w:category>
          <w:name w:val="General"/>
          <w:gallery w:val="placeholder"/>
        </w:category>
        <w:types>
          <w:type w:val="bbPlcHdr"/>
        </w:types>
        <w:behaviors>
          <w:behavior w:val="content"/>
        </w:behaviors>
        <w:guid w:val="{F4E73FE4-E504-4298-902F-20DF906C2530}"/>
      </w:docPartPr>
      <w:docPartBody>
        <w:p w:rsidR="00130BD9" w:rsidRDefault="001648EE">
          <w:pPr>
            <w:pStyle w:val="A6C0B12514484F51B37B14EFF1DB45E3"/>
          </w:pPr>
          <w:r w:rsidRPr="001B78E5">
            <w:rPr>
              <w:rFonts w:cs="Arial"/>
              <w:bCs/>
            </w:rPr>
            <w:t>Choose an item.</w:t>
          </w:r>
        </w:p>
      </w:docPartBody>
    </w:docPart>
    <w:docPart>
      <w:docPartPr>
        <w:name w:val="ABFC4C69AC674811AD4BDA4E516409BA"/>
        <w:category>
          <w:name w:val="General"/>
          <w:gallery w:val="placeholder"/>
        </w:category>
        <w:types>
          <w:type w:val="bbPlcHdr"/>
        </w:types>
        <w:behaviors>
          <w:behavior w:val="content"/>
        </w:behaviors>
        <w:guid w:val="{A8B046E2-0B4B-41F4-BEA7-2A418F42D941}"/>
      </w:docPartPr>
      <w:docPartBody>
        <w:p w:rsidR="00130BD9" w:rsidRDefault="001648EE">
          <w:pPr>
            <w:pStyle w:val="ABFC4C69AC674811AD4BDA4E516409BA"/>
          </w:pPr>
          <w:r w:rsidRPr="001B78E5">
            <w:rPr>
              <w:rFonts w:cs="Arial"/>
              <w:bCs/>
            </w:rPr>
            <w:t>Choose an item.</w:t>
          </w:r>
        </w:p>
      </w:docPartBody>
    </w:docPart>
    <w:docPart>
      <w:docPartPr>
        <w:name w:val="6AC5B64EFDAA4F5184D37B63599C74D0"/>
        <w:category>
          <w:name w:val="General"/>
          <w:gallery w:val="placeholder"/>
        </w:category>
        <w:types>
          <w:type w:val="bbPlcHdr"/>
        </w:types>
        <w:behaviors>
          <w:behavior w:val="content"/>
        </w:behaviors>
        <w:guid w:val="{C278FF56-1196-4238-A27E-CE3A6B649C9B}"/>
      </w:docPartPr>
      <w:docPartBody>
        <w:p w:rsidR="00130BD9" w:rsidRDefault="001648EE">
          <w:pPr>
            <w:pStyle w:val="6AC5B64EFDAA4F5184D37B63599C74D0"/>
          </w:pPr>
          <w:r w:rsidRPr="001B78E5">
            <w:rPr>
              <w:rFonts w:cs="Arial"/>
              <w:bCs/>
            </w:rPr>
            <w:t>Choose an item.</w:t>
          </w:r>
        </w:p>
      </w:docPartBody>
    </w:docPart>
    <w:docPart>
      <w:docPartPr>
        <w:name w:val="46E570B8C3FD4B7988C335B2159CAA00"/>
        <w:category>
          <w:name w:val="General"/>
          <w:gallery w:val="placeholder"/>
        </w:category>
        <w:types>
          <w:type w:val="bbPlcHdr"/>
        </w:types>
        <w:behaviors>
          <w:behavior w:val="content"/>
        </w:behaviors>
        <w:guid w:val="{8D1E3288-0329-44C4-BBC4-03E2FBBECF32}"/>
      </w:docPartPr>
      <w:docPartBody>
        <w:p w:rsidR="00130BD9" w:rsidRDefault="001648EE">
          <w:pPr>
            <w:pStyle w:val="46E570B8C3FD4B7988C335B2159CAA00"/>
          </w:pPr>
          <w:r w:rsidRPr="001B78E5">
            <w:rPr>
              <w:rFonts w:cs="Arial"/>
              <w:bCs/>
            </w:rPr>
            <w:t>Choose an item.</w:t>
          </w:r>
        </w:p>
      </w:docPartBody>
    </w:docPart>
    <w:docPart>
      <w:docPartPr>
        <w:name w:val="961CA2D32DBE4A06BCAB24164499C359"/>
        <w:category>
          <w:name w:val="General"/>
          <w:gallery w:val="placeholder"/>
        </w:category>
        <w:types>
          <w:type w:val="bbPlcHdr"/>
        </w:types>
        <w:behaviors>
          <w:behavior w:val="content"/>
        </w:behaviors>
        <w:guid w:val="{8AA88BBD-4DC9-4633-BE53-CE648C12C7EF}"/>
      </w:docPartPr>
      <w:docPartBody>
        <w:p w:rsidR="00130BD9" w:rsidRDefault="001648EE">
          <w:pPr>
            <w:pStyle w:val="961CA2D32DBE4A06BCAB24164499C359"/>
          </w:pPr>
          <w:r w:rsidRPr="001B78E5">
            <w:rPr>
              <w:rFonts w:cs="Arial"/>
              <w:bCs/>
            </w:rPr>
            <w:t>Choose an item.</w:t>
          </w:r>
        </w:p>
      </w:docPartBody>
    </w:docPart>
    <w:docPart>
      <w:docPartPr>
        <w:name w:val="03AE57BF033D45B88FB0DC8E80EADDB6"/>
        <w:category>
          <w:name w:val="General"/>
          <w:gallery w:val="placeholder"/>
        </w:category>
        <w:types>
          <w:type w:val="bbPlcHdr"/>
        </w:types>
        <w:behaviors>
          <w:behavior w:val="content"/>
        </w:behaviors>
        <w:guid w:val="{A27C800C-93F1-4283-8427-344FACFCAD20}"/>
      </w:docPartPr>
      <w:docPartBody>
        <w:p w:rsidR="00130BD9" w:rsidRDefault="001648EE">
          <w:pPr>
            <w:pStyle w:val="03AE57BF033D45B88FB0DC8E80EADDB6"/>
          </w:pPr>
          <w:r w:rsidRPr="001B78E5">
            <w:rPr>
              <w:rFonts w:cs="Arial"/>
              <w:bCs/>
            </w:rPr>
            <w:t>Choose an item.</w:t>
          </w:r>
        </w:p>
      </w:docPartBody>
    </w:docPart>
    <w:docPart>
      <w:docPartPr>
        <w:name w:val="D30DA02612134DA89D6AA333C965728F"/>
        <w:category>
          <w:name w:val="General"/>
          <w:gallery w:val="placeholder"/>
        </w:category>
        <w:types>
          <w:type w:val="bbPlcHdr"/>
        </w:types>
        <w:behaviors>
          <w:behavior w:val="content"/>
        </w:behaviors>
        <w:guid w:val="{6E2517C0-7AA4-47CE-9EBB-58F693A97687}"/>
      </w:docPartPr>
      <w:docPartBody>
        <w:p w:rsidR="00130BD9" w:rsidRDefault="001648EE">
          <w:pPr>
            <w:pStyle w:val="D30DA02612134DA89D6AA333C965728F"/>
          </w:pPr>
          <w:r w:rsidRPr="001B78E5">
            <w:rPr>
              <w:rFonts w:cs="Arial"/>
              <w:bCs/>
            </w:rPr>
            <w:t>Choose an item.</w:t>
          </w:r>
        </w:p>
      </w:docPartBody>
    </w:docPart>
    <w:docPart>
      <w:docPartPr>
        <w:name w:val="61B8CCE6B5A54F9584F1931782B27D33"/>
        <w:category>
          <w:name w:val="General"/>
          <w:gallery w:val="placeholder"/>
        </w:category>
        <w:types>
          <w:type w:val="bbPlcHdr"/>
        </w:types>
        <w:behaviors>
          <w:behavior w:val="content"/>
        </w:behaviors>
        <w:guid w:val="{2E280632-7094-4383-B32B-3DC6AAF7DD13}"/>
      </w:docPartPr>
      <w:docPartBody>
        <w:p w:rsidR="00130BD9" w:rsidRDefault="001648EE">
          <w:pPr>
            <w:pStyle w:val="61B8CCE6B5A54F9584F1931782B27D33"/>
          </w:pPr>
          <w:r w:rsidRPr="001B78E5">
            <w:rPr>
              <w:rFonts w:cs="Arial"/>
              <w:bCs/>
            </w:rPr>
            <w:t>Choose an item.</w:t>
          </w:r>
        </w:p>
      </w:docPartBody>
    </w:docPart>
    <w:docPart>
      <w:docPartPr>
        <w:name w:val="3A4BB67A696A4ACABCF9A7D68A8497FE"/>
        <w:category>
          <w:name w:val="General"/>
          <w:gallery w:val="placeholder"/>
        </w:category>
        <w:types>
          <w:type w:val="bbPlcHdr"/>
        </w:types>
        <w:behaviors>
          <w:behavior w:val="content"/>
        </w:behaviors>
        <w:guid w:val="{5218E2B5-563B-4D4B-B140-7D309B84E307}"/>
      </w:docPartPr>
      <w:docPartBody>
        <w:p w:rsidR="00130BD9" w:rsidRDefault="001648EE">
          <w:pPr>
            <w:pStyle w:val="3A4BB67A696A4ACABCF9A7D68A8497FE"/>
          </w:pPr>
          <w:r w:rsidRPr="001B78E5">
            <w:rPr>
              <w:rFonts w:cs="Arial"/>
              <w:bCs/>
            </w:rPr>
            <w:t>Choose an item.</w:t>
          </w:r>
        </w:p>
      </w:docPartBody>
    </w:docPart>
    <w:docPart>
      <w:docPartPr>
        <w:name w:val="AC1675ED18314BAC8CF084E94D3FBCD8"/>
        <w:category>
          <w:name w:val="General"/>
          <w:gallery w:val="placeholder"/>
        </w:category>
        <w:types>
          <w:type w:val="bbPlcHdr"/>
        </w:types>
        <w:behaviors>
          <w:behavior w:val="content"/>
        </w:behaviors>
        <w:guid w:val="{D0A788CC-E28A-4D4D-BAA5-1A67C3DDB9F8}"/>
      </w:docPartPr>
      <w:docPartBody>
        <w:p w:rsidR="00130BD9" w:rsidRDefault="001648EE">
          <w:pPr>
            <w:pStyle w:val="AC1675ED18314BAC8CF084E94D3FBCD8"/>
          </w:pPr>
          <w:r w:rsidRPr="001B78E5">
            <w:rPr>
              <w:rFonts w:cs="Arial"/>
              <w:bCs/>
            </w:rPr>
            <w:t>Choose an item.</w:t>
          </w:r>
        </w:p>
      </w:docPartBody>
    </w:docPart>
    <w:docPart>
      <w:docPartPr>
        <w:name w:val="42A5E00A5D234E038F6FAD000396B364"/>
        <w:category>
          <w:name w:val="General"/>
          <w:gallery w:val="placeholder"/>
        </w:category>
        <w:types>
          <w:type w:val="bbPlcHdr"/>
        </w:types>
        <w:behaviors>
          <w:behavior w:val="content"/>
        </w:behaviors>
        <w:guid w:val="{2504733E-CD8E-4748-BC14-A66059520B9D}"/>
      </w:docPartPr>
      <w:docPartBody>
        <w:p w:rsidR="00130BD9" w:rsidRDefault="001648EE">
          <w:pPr>
            <w:pStyle w:val="42A5E00A5D234E038F6FAD000396B364"/>
          </w:pPr>
          <w:r w:rsidRPr="001B78E5">
            <w:rPr>
              <w:rFonts w:cs="Arial"/>
              <w:bCs/>
            </w:rPr>
            <w:t>Choose an item.</w:t>
          </w:r>
        </w:p>
      </w:docPartBody>
    </w:docPart>
    <w:docPart>
      <w:docPartPr>
        <w:name w:val="3FDE6AC997204514B2CC55E5841AE555"/>
        <w:category>
          <w:name w:val="General"/>
          <w:gallery w:val="placeholder"/>
        </w:category>
        <w:types>
          <w:type w:val="bbPlcHdr"/>
        </w:types>
        <w:behaviors>
          <w:behavior w:val="content"/>
        </w:behaviors>
        <w:guid w:val="{D9F893F2-9FA5-4B90-B578-A47FD15C775F}"/>
      </w:docPartPr>
      <w:docPartBody>
        <w:p w:rsidR="00130BD9" w:rsidRDefault="00130BD9" w:rsidP="00130BD9">
          <w:pPr>
            <w:pStyle w:val="3FDE6AC997204514B2CC55E5841AE555"/>
          </w:pPr>
          <w:r w:rsidRPr="00372F13">
            <w:rPr>
              <w:rStyle w:val="PlaceholderText"/>
              <w:color w:val="000000" w:themeColor="text1"/>
              <w:sz w:val="16"/>
              <w:szCs w:val="16"/>
            </w:rPr>
            <w:t>Choose an item.</w:t>
          </w:r>
        </w:p>
      </w:docPartBody>
    </w:docPart>
    <w:docPart>
      <w:docPartPr>
        <w:name w:val="C76A79C007AC4076B64CE8805972CD5F"/>
        <w:category>
          <w:name w:val="General"/>
          <w:gallery w:val="placeholder"/>
        </w:category>
        <w:types>
          <w:type w:val="bbPlcHdr"/>
        </w:types>
        <w:behaviors>
          <w:behavior w:val="content"/>
        </w:behaviors>
        <w:guid w:val="{5EF14B46-6051-421E-B7E1-B45081B54704}"/>
      </w:docPartPr>
      <w:docPartBody>
        <w:p w:rsidR="00130BD9" w:rsidRDefault="00130BD9" w:rsidP="00130BD9">
          <w:pPr>
            <w:pStyle w:val="C76A79C007AC4076B64CE8805972CD5F"/>
          </w:pPr>
          <w:r w:rsidRPr="00372F13">
            <w:rPr>
              <w:rStyle w:val="PlaceholderText"/>
              <w:color w:val="000000" w:themeColor="text1"/>
              <w:sz w:val="16"/>
              <w:szCs w:val="18"/>
            </w:rPr>
            <w:t>Choose an item.</w:t>
          </w:r>
        </w:p>
      </w:docPartBody>
    </w:docPart>
    <w:docPart>
      <w:docPartPr>
        <w:name w:val="852F23BD5D6A40A0BB486152EBBC4359"/>
        <w:category>
          <w:name w:val="General"/>
          <w:gallery w:val="placeholder"/>
        </w:category>
        <w:types>
          <w:type w:val="bbPlcHdr"/>
        </w:types>
        <w:behaviors>
          <w:behavior w:val="content"/>
        </w:behaviors>
        <w:guid w:val="{876196FA-C7DD-4C11-9219-E77F4DB8862C}"/>
      </w:docPartPr>
      <w:docPartBody>
        <w:p w:rsidR="00130BD9" w:rsidRDefault="00130BD9" w:rsidP="00130BD9">
          <w:pPr>
            <w:pStyle w:val="852F23BD5D6A40A0BB486152EBBC4359"/>
          </w:pPr>
          <w:r w:rsidRPr="00633ABB">
            <w:rPr>
              <w:rFonts w:cs="Arial"/>
              <w:sz w:val="16"/>
              <w:szCs w:val="14"/>
            </w:rPr>
            <w:t>Choose an item.</w:t>
          </w:r>
        </w:p>
      </w:docPartBody>
    </w:docPart>
    <w:docPart>
      <w:docPartPr>
        <w:name w:val="1930292832E44ABA91515CA3BE80B1C6"/>
        <w:category>
          <w:name w:val="General"/>
          <w:gallery w:val="placeholder"/>
        </w:category>
        <w:types>
          <w:type w:val="bbPlcHdr"/>
        </w:types>
        <w:behaviors>
          <w:behavior w:val="content"/>
        </w:behaviors>
        <w:guid w:val="{1A7A7842-00FE-4051-BB42-F5CF555FFE7E}"/>
      </w:docPartPr>
      <w:docPartBody>
        <w:p w:rsidR="00130BD9" w:rsidRDefault="00130BD9" w:rsidP="00130BD9">
          <w:pPr>
            <w:pStyle w:val="1930292832E44ABA91515CA3BE80B1C6"/>
          </w:pPr>
          <w:r w:rsidRPr="00372F13">
            <w:rPr>
              <w:rStyle w:val="PlaceholderText"/>
              <w:color w:val="000000" w:themeColor="text1"/>
              <w:sz w:val="16"/>
              <w:szCs w:val="16"/>
            </w:rPr>
            <w:t>Choose an item.</w:t>
          </w:r>
        </w:p>
      </w:docPartBody>
    </w:docPart>
    <w:docPart>
      <w:docPartPr>
        <w:name w:val="864443F1AD4B4DCF986DA3A542B1E6EC"/>
        <w:category>
          <w:name w:val="General"/>
          <w:gallery w:val="placeholder"/>
        </w:category>
        <w:types>
          <w:type w:val="bbPlcHdr"/>
        </w:types>
        <w:behaviors>
          <w:behavior w:val="content"/>
        </w:behaviors>
        <w:guid w:val="{F3D75F97-93FE-4088-8F52-1CAAB3DAD32C}"/>
      </w:docPartPr>
      <w:docPartBody>
        <w:p w:rsidR="00130BD9" w:rsidRDefault="00130BD9" w:rsidP="00130BD9">
          <w:pPr>
            <w:pStyle w:val="864443F1AD4B4DCF986DA3A542B1E6EC"/>
          </w:pPr>
          <w:r w:rsidRPr="00372F13">
            <w:rPr>
              <w:rStyle w:val="PlaceholderText"/>
              <w:color w:val="000000" w:themeColor="text1"/>
              <w:sz w:val="16"/>
              <w:szCs w:val="18"/>
            </w:rPr>
            <w:t>Choose an item.</w:t>
          </w:r>
        </w:p>
      </w:docPartBody>
    </w:docPart>
    <w:docPart>
      <w:docPartPr>
        <w:name w:val="D2F4DBCB0907494EA674B59B04CB6B08"/>
        <w:category>
          <w:name w:val="General"/>
          <w:gallery w:val="placeholder"/>
        </w:category>
        <w:types>
          <w:type w:val="bbPlcHdr"/>
        </w:types>
        <w:behaviors>
          <w:behavior w:val="content"/>
        </w:behaviors>
        <w:guid w:val="{08D7A4DB-B642-4D24-82C9-9B6D1EFFD8D0}"/>
      </w:docPartPr>
      <w:docPartBody>
        <w:p w:rsidR="00130BD9" w:rsidRDefault="00130BD9" w:rsidP="00130BD9">
          <w:pPr>
            <w:pStyle w:val="D2F4DBCB0907494EA674B59B04CB6B08"/>
          </w:pPr>
          <w:r w:rsidRPr="00633ABB">
            <w:rPr>
              <w:rFonts w:cs="Arial"/>
              <w:sz w:val="16"/>
              <w:szCs w:val="14"/>
            </w:rPr>
            <w:t>Choose an item.</w:t>
          </w:r>
        </w:p>
      </w:docPartBody>
    </w:docPart>
    <w:docPart>
      <w:docPartPr>
        <w:name w:val="B44A422000304AF489AEB856E54C5BB0"/>
        <w:category>
          <w:name w:val="General"/>
          <w:gallery w:val="placeholder"/>
        </w:category>
        <w:types>
          <w:type w:val="bbPlcHdr"/>
        </w:types>
        <w:behaviors>
          <w:behavior w:val="content"/>
        </w:behaviors>
        <w:guid w:val="{9C6622FA-022A-4E17-886F-36FC6D034270}"/>
      </w:docPartPr>
      <w:docPartBody>
        <w:p w:rsidR="00130BD9" w:rsidRDefault="00130BD9" w:rsidP="00130BD9">
          <w:pPr>
            <w:pStyle w:val="B44A422000304AF489AEB856E54C5BB0"/>
          </w:pPr>
          <w:r w:rsidRPr="00372F13">
            <w:rPr>
              <w:rStyle w:val="PlaceholderText"/>
              <w:color w:val="000000" w:themeColor="text1"/>
              <w:sz w:val="16"/>
              <w:szCs w:val="16"/>
            </w:rPr>
            <w:t>Choose an item.</w:t>
          </w:r>
        </w:p>
      </w:docPartBody>
    </w:docPart>
    <w:docPart>
      <w:docPartPr>
        <w:name w:val="5272EAB787B04E308AE911D3A79E3179"/>
        <w:category>
          <w:name w:val="General"/>
          <w:gallery w:val="placeholder"/>
        </w:category>
        <w:types>
          <w:type w:val="bbPlcHdr"/>
        </w:types>
        <w:behaviors>
          <w:behavior w:val="content"/>
        </w:behaviors>
        <w:guid w:val="{C798A28C-E285-41F6-A45B-74C5D48A1EB7}"/>
      </w:docPartPr>
      <w:docPartBody>
        <w:p w:rsidR="00130BD9" w:rsidRDefault="00130BD9" w:rsidP="00130BD9">
          <w:pPr>
            <w:pStyle w:val="5272EAB787B04E308AE911D3A79E3179"/>
          </w:pPr>
          <w:r w:rsidRPr="00372F13">
            <w:rPr>
              <w:rStyle w:val="PlaceholderText"/>
              <w:color w:val="000000" w:themeColor="text1"/>
              <w:sz w:val="16"/>
              <w:szCs w:val="18"/>
            </w:rPr>
            <w:t>Choose an item.</w:t>
          </w:r>
        </w:p>
      </w:docPartBody>
    </w:docPart>
    <w:docPart>
      <w:docPartPr>
        <w:name w:val="E1620655EA7A48D4B34E6D19A209A9D2"/>
        <w:category>
          <w:name w:val="General"/>
          <w:gallery w:val="placeholder"/>
        </w:category>
        <w:types>
          <w:type w:val="bbPlcHdr"/>
        </w:types>
        <w:behaviors>
          <w:behavior w:val="content"/>
        </w:behaviors>
        <w:guid w:val="{281AE7FA-734D-4AAA-9E37-8A7EC8E8FF2B}"/>
      </w:docPartPr>
      <w:docPartBody>
        <w:p w:rsidR="00130BD9" w:rsidRDefault="00130BD9" w:rsidP="00130BD9">
          <w:pPr>
            <w:pStyle w:val="E1620655EA7A48D4B34E6D19A209A9D2"/>
          </w:pPr>
          <w:r w:rsidRPr="00633ABB">
            <w:rPr>
              <w:rFonts w:cs="Arial"/>
              <w:sz w:val="16"/>
              <w:szCs w:val="14"/>
            </w:rPr>
            <w:t>Choose an item.</w:t>
          </w:r>
        </w:p>
      </w:docPartBody>
    </w:docPart>
    <w:docPart>
      <w:docPartPr>
        <w:name w:val="84B4FFC3B78C4A4887DF27FA1B34007F"/>
        <w:category>
          <w:name w:val="General"/>
          <w:gallery w:val="placeholder"/>
        </w:category>
        <w:types>
          <w:type w:val="bbPlcHdr"/>
        </w:types>
        <w:behaviors>
          <w:behavior w:val="content"/>
        </w:behaviors>
        <w:guid w:val="{C2B258EC-C88F-4F67-BAF4-B611F32F0B6A}"/>
      </w:docPartPr>
      <w:docPartBody>
        <w:p w:rsidR="00130BD9" w:rsidRDefault="00130BD9" w:rsidP="00130BD9">
          <w:pPr>
            <w:pStyle w:val="84B4FFC3B78C4A4887DF27FA1B34007F"/>
          </w:pPr>
          <w:r w:rsidRPr="00372F13">
            <w:rPr>
              <w:rStyle w:val="PlaceholderText"/>
              <w:color w:val="000000" w:themeColor="text1"/>
              <w:sz w:val="16"/>
              <w:szCs w:val="16"/>
            </w:rPr>
            <w:t>Choose an item.</w:t>
          </w:r>
        </w:p>
      </w:docPartBody>
    </w:docPart>
    <w:docPart>
      <w:docPartPr>
        <w:name w:val="33A3021C7B3642E6881711BBA168BCF6"/>
        <w:category>
          <w:name w:val="General"/>
          <w:gallery w:val="placeholder"/>
        </w:category>
        <w:types>
          <w:type w:val="bbPlcHdr"/>
        </w:types>
        <w:behaviors>
          <w:behavior w:val="content"/>
        </w:behaviors>
        <w:guid w:val="{0A067E1B-F9F3-4922-8BDB-BB9CB6AEB9EB}"/>
      </w:docPartPr>
      <w:docPartBody>
        <w:p w:rsidR="00130BD9" w:rsidRDefault="00130BD9" w:rsidP="00130BD9">
          <w:pPr>
            <w:pStyle w:val="33A3021C7B3642E6881711BBA168BCF6"/>
          </w:pPr>
          <w:r w:rsidRPr="00372F13">
            <w:rPr>
              <w:rStyle w:val="PlaceholderText"/>
              <w:color w:val="000000" w:themeColor="text1"/>
              <w:sz w:val="16"/>
              <w:szCs w:val="18"/>
            </w:rPr>
            <w:t>Choose an item.</w:t>
          </w:r>
        </w:p>
      </w:docPartBody>
    </w:docPart>
    <w:docPart>
      <w:docPartPr>
        <w:name w:val="E4BF03F8ED024F279DF4BD206D73148B"/>
        <w:category>
          <w:name w:val="General"/>
          <w:gallery w:val="placeholder"/>
        </w:category>
        <w:types>
          <w:type w:val="bbPlcHdr"/>
        </w:types>
        <w:behaviors>
          <w:behavior w:val="content"/>
        </w:behaviors>
        <w:guid w:val="{2BD9CEB4-88B9-4C06-9BAC-10713C1489A7}"/>
      </w:docPartPr>
      <w:docPartBody>
        <w:p w:rsidR="00130BD9" w:rsidRDefault="00130BD9" w:rsidP="00130BD9">
          <w:pPr>
            <w:pStyle w:val="E4BF03F8ED024F279DF4BD206D73148B"/>
          </w:pPr>
          <w:r w:rsidRPr="00633ABB">
            <w:rPr>
              <w:rFonts w:cs="Arial"/>
              <w:sz w:val="16"/>
              <w:szCs w:val="14"/>
            </w:rPr>
            <w:t>Choose an item.</w:t>
          </w:r>
        </w:p>
      </w:docPartBody>
    </w:docPart>
    <w:docPart>
      <w:docPartPr>
        <w:name w:val="4A1474798B3E49C6AB5BC2EB9DE32D9B"/>
        <w:category>
          <w:name w:val="General"/>
          <w:gallery w:val="placeholder"/>
        </w:category>
        <w:types>
          <w:type w:val="bbPlcHdr"/>
        </w:types>
        <w:behaviors>
          <w:behavior w:val="content"/>
        </w:behaviors>
        <w:guid w:val="{E7F10EE4-12E5-4C67-9D0F-4979BEA7F6AA}"/>
      </w:docPartPr>
      <w:docPartBody>
        <w:p w:rsidR="00130BD9" w:rsidRDefault="00130BD9" w:rsidP="00130BD9">
          <w:pPr>
            <w:pStyle w:val="4A1474798B3E49C6AB5BC2EB9DE32D9B"/>
          </w:pPr>
          <w:r w:rsidRPr="00372F13">
            <w:rPr>
              <w:rStyle w:val="PlaceholderText"/>
              <w:color w:val="000000" w:themeColor="text1"/>
              <w:sz w:val="16"/>
              <w:szCs w:val="16"/>
            </w:rPr>
            <w:t>Choose an item.</w:t>
          </w:r>
        </w:p>
      </w:docPartBody>
    </w:docPart>
    <w:docPart>
      <w:docPartPr>
        <w:name w:val="81922D5F7C7149E48C9CC9843C32EC16"/>
        <w:category>
          <w:name w:val="General"/>
          <w:gallery w:val="placeholder"/>
        </w:category>
        <w:types>
          <w:type w:val="bbPlcHdr"/>
        </w:types>
        <w:behaviors>
          <w:behavior w:val="content"/>
        </w:behaviors>
        <w:guid w:val="{7C26A527-4DB8-4637-9A07-7FEBAC8B3B21}"/>
      </w:docPartPr>
      <w:docPartBody>
        <w:p w:rsidR="00130BD9" w:rsidRDefault="00130BD9" w:rsidP="00130BD9">
          <w:pPr>
            <w:pStyle w:val="81922D5F7C7149E48C9CC9843C32EC16"/>
          </w:pPr>
          <w:r w:rsidRPr="00372F13">
            <w:rPr>
              <w:rStyle w:val="PlaceholderText"/>
              <w:color w:val="000000" w:themeColor="text1"/>
              <w:sz w:val="16"/>
              <w:szCs w:val="18"/>
            </w:rPr>
            <w:t>Choose an item.</w:t>
          </w:r>
        </w:p>
      </w:docPartBody>
    </w:docPart>
    <w:docPart>
      <w:docPartPr>
        <w:name w:val="028522283D7C42B68BA1E1BB9CFC583B"/>
        <w:category>
          <w:name w:val="General"/>
          <w:gallery w:val="placeholder"/>
        </w:category>
        <w:types>
          <w:type w:val="bbPlcHdr"/>
        </w:types>
        <w:behaviors>
          <w:behavior w:val="content"/>
        </w:behaviors>
        <w:guid w:val="{5B06DA4C-225F-4E30-88BD-3ECA1D40AFB7}"/>
      </w:docPartPr>
      <w:docPartBody>
        <w:p w:rsidR="00130BD9" w:rsidRDefault="00130BD9" w:rsidP="00130BD9">
          <w:pPr>
            <w:pStyle w:val="028522283D7C42B68BA1E1BB9CFC583B"/>
          </w:pPr>
          <w:r w:rsidRPr="00633ABB">
            <w:rPr>
              <w:rFonts w:cs="Arial"/>
              <w:sz w:val="16"/>
              <w:szCs w:val="14"/>
            </w:rPr>
            <w:t>Choose an item.</w:t>
          </w:r>
        </w:p>
      </w:docPartBody>
    </w:docPart>
    <w:docPart>
      <w:docPartPr>
        <w:name w:val="056F9F396341474AB7DEB6D7E3886E95"/>
        <w:category>
          <w:name w:val="General"/>
          <w:gallery w:val="placeholder"/>
        </w:category>
        <w:types>
          <w:type w:val="bbPlcHdr"/>
        </w:types>
        <w:behaviors>
          <w:behavior w:val="content"/>
        </w:behaviors>
        <w:guid w:val="{2FE72618-9F7E-4B49-A24D-2FA315F47A1F}"/>
      </w:docPartPr>
      <w:docPartBody>
        <w:p w:rsidR="00130BD9" w:rsidRDefault="00130BD9" w:rsidP="00130BD9">
          <w:pPr>
            <w:pStyle w:val="056F9F396341474AB7DEB6D7E3886E95"/>
          </w:pPr>
          <w:r w:rsidRPr="00372F13">
            <w:rPr>
              <w:rStyle w:val="PlaceholderText"/>
              <w:color w:val="000000" w:themeColor="text1"/>
              <w:sz w:val="16"/>
              <w:szCs w:val="16"/>
            </w:rPr>
            <w:t>Choose an item.</w:t>
          </w:r>
        </w:p>
      </w:docPartBody>
    </w:docPart>
    <w:docPart>
      <w:docPartPr>
        <w:name w:val="BBB9586394D9498BB438F6ED3FD4811E"/>
        <w:category>
          <w:name w:val="General"/>
          <w:gallery w:val="placeholder"/>
        </w:category>
        <w:types>
          <w:type w:val="bbPlcHdr"/>
        </w:types>
        <w:behaviors>
          <w:behavior w:val="content"/>
        </w:behaviors>
        <w:guid w:val="{03877625-D691-4592-B815-E144ADC9B041}"/>
      </w:docPartPr>
      <w:docPartBody>
        <w:p w:rsidR="00130BD9" w:rsidRDefault="00130BD9" w:rsidP="00130BD9">
          <w:pPr>
            <w:pStyle w:val="BBB9586394D9498BB438F6ED3FD4811E"/>
          </w:pPr>
          <w:r w:rsidRPr="00372F13">
            <w:rPr>
              <w:rStyle w:val="PlaceholderText"/>
              <w:color w:val="000000" w:themeColor="text1"/>
              <w:sz w:val="16"/>
              <w:szCs w:val="18"/>
            </w:rPr>
            <w:t>Choose an item.</w:t>
          </w:r>
        </w:p>
      </w:docPartBody>
    </w:docPart>
    <w:docPart>
      <w:docPartPr>
        <w:name w:val="D45D78DCC4F84A5BBF8AEC369CA2A657"/>
        <w:category>
          <w:name w:val="General"/>
          <w:gallery w:val="placeholder"/>
        </w:category>
        <w:types>
          <w:type w:val="bbPlcHdr"/>
        </w:types>
        <w:behaviors>
          <w:behavior w:val="content"/>
        </w:behaviors>
        <w:guid w:val="{2A9F77B0-2B92-4BC9-9C63-8B71620808B0}"/>
      </w:docPartPr>
      <w:docPartBody>
        <w:p w:rsidR="00130BD9" w:rsidRDefault="00130BD9" w:rsidP="00130BD9">
          <w:pPr>
            <w:pStyle w:val="D45D78DCC4F84A5BBF8AEC369CA2A657"/>
          </w:pPr>
          <w:r w:rsidRPr="00633ABB">
            <w:rPr>
              <w:rFonts w:cs="Arial"/>
              <w:sz w:val="16"/>
              <w:szCs w:val="14"/>
            </w:rPr>
            <w:t>Choose an item.</w:t>
          </w:r>
        </w:p>
      </w:docPartBody>
    </w:docPart>
    <w:docPart>
      <w:docPartPr>
        <w:name w:val="A4005C8299FD41C682E35BC111F80208"/>
        <w:category>
          <w:name w:val="General"/>
          <w:gallery w:val="placeholder"/>
        </w:category>
        <w:types>
          <w:type w:val="bbPlcHdr"/>
        </w:types>
        <w:behaviors>
          <w:behavior w:val="content"/>
        </w:behaviors>
        <w:guid w:val="{DB045A38-2E85-4AA9-9D9F-E891278611C3}"/>
      </w:docPartPr>
      <w:docPartBody>
        <w:p w:rsidR="00130BD9" w:rsidRDefault="00130BD9" w:rsidP="00130BD9">
          <w:pPr>
            <w:pStyle w:val="A4005C8299FD41C682E35BC111F80208"/>
          </w:pPr>
          <w:r w:rsidRPr="00372F13">
            <w:rPr>
              <w:rStyle w:val="PlaceholderText"/>
              <w:color w:val="000000" w:themeColor="text1"/>
              <w:sz w:val="16"/>
              <w:szCs w:val="16"/>
            </w:rPr>
            <w:t>Choose an item.</w:t>
          </w:r>
        </w:p>
      </w:docPartBody>
    </w:docPart>
    <w:docPart>
      <w:docPartPr>
        <w:name w:val="F3A1FDE467D6487CA889D6CF06420CD8"/>
        <w:category>
          <w:name w:val="General"/>
          <w:gallery w:val="placeholder"/>
        </w:category>
        <w:types>
          <w:type w:val="bbPlcHdr"/>
        </w:types>
        <w:behaviors>
          <w:behavior w:val="content"/>
        </w:behaviors>
        <w:guid w:val="{3D9FA280-AFB7-481A-9CB6-E3A32C9E8C53}"/>
      </w:docPartPr>
      <w:docPartBody>
        <w:p w:rsidR="00130BD9" w:rsidRDefault="00130BD9" w:rsidP="00130BD9">
          <w:pPr>
            <w:pStyle w:val="F3A1FDE467D6487CA889D6CF06420CD8"/>
          </w:pPr>
          <w:r w:rsidRPr="00372F13">
            <w:rPr>
              <w:rStyle w:val="PlaceholderText"/>
              <w:color w:val="000000" w:themeColor="text1"/>
              <w:sz w:val="16"/>
              <w:szCs w:val="18"/>
            </w:rPr>
            <w:t>Choose an item.</w:t>
          </w:r>
        </w:p>
      </w:docPartBody>
    </w:docPart>
    <w:docPart>
      <w:docPartPr>
        <w:name w:val="AB63AAFFF4F2413EADEF2B90798C2E87"/>
        <w:category>
          <w:name w:val="General"/>
          <w:gallery w:val="placeholder"/>
        </w:category>
        <w:types>
          <w:type w:val="bbPlcHdr"/>
        </w:types>
        <w:behaviors>
          <w:behavior w:val="content"/>
        </w:behaviors>
        <w:guid w:val="{AD802591-A594-409A-89E4-01DF8399C352}"/>
      </w:docPartPr>
      <w:docPartBody>
        <w:p w:rsidR="00130BD9" w:rsidRDefault="00130BD9" w:rsidP="00130BD9">
          <w:pPr>
            <w:pStyle w:val="AB63AAFFF4F2413EADEF2B90798C2E87"/>
          </w:pPr>
          <w:r w:rsidRPr="00633ABB">
            <w:rPr>
              <w:rFonts w:cs="Arial"/>
              <w:sz w:val="16"/>
              <w:szCs w:val="14"/>
            </w:rPr>
            <w:t>Choose an item.</w:t>
          </w:r>
        </w:p>
      </w:docPartBody>
    </w:docPart>
    <w:docPart>
      <w:docPartPr>
        <w:name w:val="DA3DCC0AC4494D5B9C058F07E43723EA"/>
        <w:category>
          <w:name w:val="General"/>
          <w:gallery w:val="placeholder"/>
        </w:category>
        <w:types>
          <w:type w:val="bbPlcHdr"/>
        </w:types>
        <w:behaviors>
          <w:behavior w:val="content"/>
        </w:behaviors>
        <w:guid w:val="{B8A897B3-51F2-4BDA-B793-99A3BB76B524}"/>
      </w:docPartPr>
      <w:docPartBody>
        <w:p w:rsidR="00130BD9" w:rsidRDefault="00130BD9" w:rsidP="00130BD9">
          <w:pPr>
            <w:pStyle w:val="DA3DCC0AC4494D5B9C058F07E43723EA"/>
          </w:pPr>
          <w:r w:rsidRPr="00372F13">
            <w:rPr>
              <w:rStyle w:val="PlaceholderText"/>
              <w:color w:val="000000" w:themeColor="text1"/>
              <w:sz w:val="16"/>
              <w:szCs w:val="16"/>
            </w:rPr>
            <w:t>Choose an item.</w:t>
          </w:r>
        </w:p>
      </w:docPartBody>
    </w:docPart>
    <w:docPart>
      <w:docPartPr>
        <w:name w:val="8D4290EF11084ED8AEE0745E2169771E"/>
        <w:category>
          <w:name w:val="General"/>
          <w:gallery w:val="placeholder"/>
        </w:category>
        <w:types>
          <w:type w:val="bbPlcHdr"/>
        </w:types>
        <w:behaviors>
          <w:behavior w:val="content"/>
        </w:behaviors>
        <w:guid w:val="{124BA56D-36A9-400F-9830-89E4BF759BAB}"/>
      </w:docPartPr>
      <w:docPartBody>
        <w:p w:rsidR="00130BD9" w:rsidRDefault="00130BD9" w:rsidP="00130BD9">
          <w:pPr>
            <w:pStyle w:val="8D4290EF11084ED8AEE0745E2169771E"/>
          </w:pPr>
          <w:r w:rsidRPr="00372F13">
            <w:rPr>
              <w:rStyle w:val="PlaceholderText"/>
              <w:color w:val="000000" w:themeColor="text1"/>
              <w:sz w:val="16"/>
              <w:szCs w:val="18"/>
            </w:rPr>
            <w:t>Choose an item.</w:t>
          </w:r>
        </w:p>
      </w:docPartBody>
    </w:docPart>
    <w:docPart>
      <w:docPartPr>
        <w:name w:val="DC8DE134754A43A9812E0302679D0D82"/>
        <w:category>
          <w:name w:val="General"/>
          <w:gallery w:val="placeholder"/>
        </w:category>
        <w:types>
          <w:type w:val="bbPlcHdr"/>
        </w:types>
        <w:behaviors>
          <w:behavior w:val="content"/>
        </w:behaviors>
        <w:guid w:val="{F3D3BB45-65A4-4C1C-B918-401FED4B76DF}"/>
      </w:docPartPr>
      <w:docPartBody>
        <w:p w:rsidR="00130BD9" w:rsidRDefault="00130BD9" w:rsidP="00130BD9">
          <w:pPr>
            <w:pStyle w:val="DC8DE134754A43A9812E0302679D0D82"/>
          </w:pPr>
          <w:r w:rsidRPr="00633ABB">
            <w:rPr>
              <w:rFonts w:cs="Arial"/>
              <w:sz w:val="16"/>
              <w:szCs w:val="14"/>
            </w:rPr>
            <w:t>Choose an item.</w:t>
          </w:r>
        </w:p>
      </w:docPartBody>
    </w:docPart>
    <w:docPart>
      <w:docPartPr>
        <w:name w:val="C938D62C46C84B0790A06AD1FD321CC3"/>
        <w:category>
          <w:name w:val="General"/>
          <w:gallery w:val="placeholder"/>
        </w:category>
        <w:types>
          <w:type w:val="bbPlcHdr"/>
        </w:types>
        <w:behaviors>
          <w:behavior w:val="content"/>
        </w:behaviors>
        <w:guid w:val="{266C018E-2AB4-483B-BECA-771EF7F36DAE}"/>
      </w:docPartPr>
      <w:docPartBody>
        <w:p w:rsidR="009C41F8" w:rsidRDefault="00130BD9" w:rsidP="00130BD9">
          <w:pPr>
            <w:pStyle w:val="C938D62C46C84B0790A06AD1FD321CC3"/>
          </w:pPr>
          <w:r w:rsidRPr="00372F13">
            <w:rPr>
              <w:rStyle w:val="PlaceholderText"/>
              <w:color w:val="000000" w:themeColor="text1"/>
              <w:sz w:val="16"/>
              <w:szCs w:val="16"/>
            </w:rPr>
            <w:t>Choose an item.</w:t>
          </w:r>
        </w:p>
      </w:docPartBody>
    </w:docPart>
    <w:docPart>
      <w:docPartPr>
        <w:name w:val="E78CE1EC9ED54ECA82B121C4FC1EC21C"/>
        <w:category>
          <w:name w:val="General"/>
          <w:gallery w:val="placeholder"/>
        </w:category>
        <w:types>
          <w:type w:val="bbPlcHdr"/>
        </w:types>
        <w:behaviors>
          <w:behavior w:val="content"/>
        </w:behaviors>
        <w:guid w:val="{FFE5BAC7-5446-40ED-9A24-B43E28810F05}"/>
      </w:docPartPr>
      <w:docPartBody>
        <w:p w:rsidR="009C41F8" w:rsidRDefault="00130BD9" w:rsidP="00130BD9">
          <w:pPr>
            <w:pStyle w:val="E78CE1EC9ED54ECA82B121C4FC1EC21C"/>
          </w:pPr>
          <w:r w:rsidRPr="00372F13">
            <w:rPr>
              <w:rStyle w:val="PlaceholderText"/>
              <w:color w:val="000000" w:themeColor="text1"/>
              <w:sz w:val="16"/>
              <w:szCs w:val="18"/>
            </w:rPr>
            <w:t>Choose an item.</w:t>
          </w:r>
        </w:p>
      </w:docPartBody>
    </w:docPart>
    <w:docPart>
      <w:docPartPr>
        <w:name w:val="1BE4C2D7448045E39FAB5C9A65CC8ACA"/>
        <w:category>
          <w:name w:val="General"/>
          <w:gallery w:val="placeholder"/>
        </w:category>
        <w:types>
          <w:type w:val="bbPlcHdr"/>
        </w:types>
        <w:behaviors>
          <w:behavior w:val="content"/>
        </w:behaviors>
        <w:guid w:val="{E941FEF5-12D2-4CED-9D8A-8DB2C68E5761}"/>
      </w:docPartPr>
      <w:docPartBody>
        <w:p w:rsidR="009C41F8" w:rsidRDefault="00130BD9" w:rsidP="00130BD9">
          <w:pPr>
            <w:pStyle w:val="1BE4C2D7448045E39FAB5C9A65CC8ACA"/>
          </w:pPr>
          <w:r w:rsidRPr="00633ABB">
            <w:rPr>
              <w:rFonts w:cs="Arial"/>
              <w:sz w:val="16"/>
              <w:szCs w:val="14"/>
            </w:rPr>
            <w:t>Choose an item.</w:t>
          </w:r>
        </w:p>
      </w:docPartBody>
    </w:docPart>
    <w:docPart>
      <w:docPartPr>
        <w:name w:val="254EEC6B2FB645F5BFBFCBFDB102E1CC"/>
        <w:category>
          <w:name w:val="General"/>
          <w:gallery w:val="placeholder"/>
        </w:category>
        <w:types>
          <w:type w:val="bbPlcHdr"/>
        </w:types>
        <w:behaviors>
          <w:behavior w:val="content"/>
        </w:behaviors>
        <w:guid w:val="{E7FF8779-7F60-4398-8995-CBDB63173619}"/>
      </w:docPartPr>
      <w:docPartBody>
        <w:p w:rsidR="009C41F8" w:rsidRDefault="00130BD9" w:rsidP="00130BD9">
          <w:pPr>
            <w:pStyle w:val="254EEC6B2FB645F5BFBFCBFDB102E1CC"/>
          </w:pPr>
          <w:r w:rsidRPr="00372F13">
            <w:rPr>
              <w:rStyle w:val="PlaceholderText"/>
              <w:color w:val="000000" w:themeColor="text1"/>
              <w:sz w:val="16"/>
              <w:szCs w:val="16"/>
            </w:rPr>
            <w:t>Choose an item.</w:t>
          </w:r>
        </w:p>
      </w:docPartBody>
    </w:docPart>
    <w:docPart>
      <w:docPartPr>
        <w:name w:val="8FE25A4DB6A844D79522E21042B92C3A"/>
        <w:category>
          <w:name w:val="General"/>
          <w:gallery w:val="placeholder"/>
        </w:category>
        <w:types>
          <w:type w:val="bbPlcHdr"/>
        </w:types>
        <w:behaviors>
          <w:behavior w:val="content"/>
        </w:behaviors>
        <w:guid w:val="{CA7C7F73-4BAB-4E69-9194-B8ABA6C69928}"/>
      </w:docPartPr>
      <w:docPartBody>
        <w:p w:rsidR="009C41F8" w:rsidRDefault="00130BD9" w:rsidP="00130BD9">
          <w:pPr>
            <w:pStyle w:val="8FE25A4DB6A844D79522E21042B92C3A"/>
          </w:pPr>
          <w:r w:rsidRPr="00372F13">
            <w:rPr>
              <w:rStyle w:val="PlaceholderText"/>
              <w:color w:val="000000" w:themeColor="text1"/>
              <w:sz w:val="16"/>
              <w:szCs w:val="18"/>
            </w:rPr>
            <w:t>Choose an item.</w:t>
          </w:r>
        </w:p>
      </w:docPartBody>
    </w:docPart>
    <w:docPart>
      <w:docPartPr>
        <w:name w:val="3D1CFAFF771245709BEB5B63216F5C9E"/>
        <w:category>
          <w:name w:val="General"/>
          <w:gallery w:val="placeholder"/>
        </w:category>
        <w:types>
          <w:type w:val="bbPlcHdr"/>
        </w:types>
        <w:behaviors>
          <w:behavior w:val="content"/>
        </w:behaviors>
        <w:guid w:val="{48B35107-2DB5-4A0F-AB21-4A92AF98E4EE}"/>
      </w:docPartPr>
      <w:docPartBody>
        <w:p w:rsidR="009C41F8" w:rsidRDefault="00130BD9" w:rsidP="00130BD9">
          <w:pPr>
            <w:pStyle w:val="3D1CFAFF771245709BEB5B63216F5C9E"/>
          </w:pPr>
          <w:r w:rsidRPr="00633ABB">
            <w:rPr>
              <w:rFonts w:cs="Arial"/>
              <w:sz w:val="16"/>
              <w:szCs w:val="14"/>
            </w:rPr>
            <w:t>Choose an item.</w:t>
          </w:r>
        </w:p>
      </w:docPartBody>
    </w:docPart>
    <w:docPart>
      <w:docPartPr>
        <w:name w:val="F7D2EB95AA32409F838E55929E9EF219"/>
        <w:category>
          <w:name w:val="General"/>
          <w:gallery w:val="placeholder"/>
        </w:category>
        <w:types>
          <w:type w:val="bbPlcHdr"/>
        </w:types>
        <w:behaviors>
          <w:behavior w:val="content"/>
        </w:behaviors>
        <w:guid w:val="{D4DA92C4-4A1A-4B46-9FB0-1FDBE05C3DCA}"/>
      </w:docPartPr>
      <w:docPartBody>
        <w:p w:rsidR="009C41F8" w:rsidRDefault="00130BD9" w:rsidP="00130BD9">
          <w:pPr>
            <w:pStyle w:val="F7D2EB95AA32409F838E55929E9EF219"/>
          </w:pPr>
          <w:r w:rsidRPr="00372F13">
            <w:rPr>
              <w:rStyle w:val="PlaceholderText"/>
              <w:color w:val="000000" w:themeColor="text1"/>
              <w:sz w:val="16"/>
              <w:szCs w:val="16"/>
            </w:rPr>
            <w:t>Choose an item.</w:t>
          </w:r>
        </w:p>
      </w:docPartBody>
    </w:docPart>
    <w:docPart>
      <w:docPartPr>
        <w:name w:val="062D578482E746CAA6EF12AFBCB9D3C5"/>
        <w:category>
          <w:name w:val="General"/>
          <w:gallery w:val="placeholder"/>
        </w:category>
        <w:types>
          <w:type w:val="bbPlcHdr"/>
        </w:types>
        <w:behaviors>
          <w:behavior w:val="content"/>
        </w:behaviors>
        <w:guid w:val="{29D89778-52C7-405D-B8A8-8B81E23B895C}"/>
      </w:docPartPr>
      <w:docPartBody>
        <w:p w:rsidR="009C41F8" w:rsidRDefault="00130BD9" w:rsidP="00130BD9">
          <w:pPr>
            <w:pStyle w:val="062D578482E746CAA6EF12AFBCB9D3C5"/>
          </w:pPr>
          <w:r w:rsidRPr="00372F13">
            <w:rPr>
              <w:rStyle w:val="PlaceholderText"/>
              <w:color w:val="000000" w:themeColor="text1"/>
              <w:sz w:val="16"/>
              <w:szCs w:val="18"/>
            </w:rPr>
            <w:t>Choose an item.</w:t>
          </w:r>
        </w:p>
      </w:docPartBody>
    </w:docPart>
    <w:docPart>
      <w:docPartPr>
        <w:name w:val="382FFFB37F8049CDA495AE92C3E71262"/>
        <w:category>
          <w:name w:val="General"/>
          <w:gallery w:val="placeholder"/>
        </w:category>
        <w:types>
          <w:type w:val="bbPlcHdr"/>
        </w:types>
        <w:behaviors>
          <w:behavior w:val="content"/>
        </w:behaviors>
        <w:guid w:val="{CC167CB1-FAE4-47F5-AD0F-65E439DF4D06}"/>
      </w:docPartPr>
      <w:docPartBody>
        <w:p w:rsidR="009C41F8" w:rsidRDefault="00130BD9" w:rsidP="00130BD9">
          <w:pPr>
            <w:pStyle w:val="382FFFB37F8049CDA495AE92C3E71262"/>
          </w:pPr>
          <w:r w:rsidRPr="00633ABB">
            <w:rPr>
              <w:rFonts w:cs="Arial"/>
              <w:sz w:val="16"/>
              <w:szCs w:val="14"/>
            </w:rPr>
            <w:t>Choose an item.</w:t>
          </w:r>
        </w:p>
      </w:docPartBody>
    </w:docPart>
    <w:docPart>
      <w:docPartPr>
        <w:name w:val="A94C572AE76242F48385155F635F08E7"/>
        <w:category>
          <w:name w:val="General"/>
          <w:gallery w:val="placeholder"/>
        </w:category>
        <w:types>
          <w:type w:val="bbPlcHdr"/>
        </w:types>
        <w:behaviors>
          <w:behavior w:val="content"/>
        </w:behaviors>
        <w:guid w:val="{6AE9897D-8689-42A1-81D1-76CED1C64E4B}"/>
      </w:docPartPr>
      <w:docPartBody>
        <w:p w:rsidR="002A7F93" w:rsidRDefault="009C41F8" w:rsidP="009C41F8">
          <w:pPr>
            <w:pStyle w:val="A94C572AE76242F48385155F635F08E7"/>
          </w:pPr>
          <w:r w:rsidRPr="00372F13">
            <w:rPr>
              <w:rStyle w:val="PlaceholderText"/>
              <w:color w:val="000000" w:themeColor="text1"/>
              <w:sz w:val="16"/>
              <w:szCs w:val="16"/>
            </w:rPr>
            <w:t>Choose an item.</w:t>
          </w:r>
        </w:p>
      </w:docPartBody>
    </w:docPart>
    <w:docPart>
      <w:docPartPr>
        <w:name w:val="C4F28D8B32A44EE0B3CA85B1D3FA86D1"/>
        <w:category>
          <w:name w:val="General"/>
          <w:gallery w:val="placeholder"/>
        </w:category>
        <w:types>
          <w:type w:val="bbPlcHdr"/>
        </w:types>
        <w:behaviors>
          <w:behavior w:val="content"/>
        </w:behaviors>
        <w:guid w:val="{02C1A000-6263-4482-9374-765DC3C88D2D}"/>
      </w:docPartPr>
      <w:docPartBody>
        <w:p w:rsidR="002A7F93" w:rsidRDefault="009C41F8" w:rsidP="009C41F8">
          <w:pPr>
            <w:pStyle w:val="C4F28D8B32A44EE0B3CA85B1D3FA86D1"/>
          </w:pPr>
          <w:r w:rsidRPr="00372F13">
            <w:rPr>
              <w:rStyle w:val="PlaceholderText"/>
              <w:color w:val="000000" w:themeColor="text1"/>
              <w:sz w:val="16"/>
              <w:szCs w:val="18"/>
            </w:rPr>
            <w:t>Choose an item.</w:t>
          </w:r>
        </w:p>
      </w:docPartBody>
    </w:docPart>
    <w:docPart>
      <w:docPartPr>
        <w:name w:val="28AE410A3DB44830A72F989168ADE51E"/>
        <w:category>
          <w:name w:val="General"/>
          <w:gallery w:val="placeholder"/>
        </w:category>
        <w:types>
          <w:type w:val="bbPlcHdr"/>
        </w:types>
        <w:behaviors>
          <w:behavior w:val="content"/>
        </w:behaviors>
        <w:guid w:val="{1558E4BA-CCA0-4754-A2D2-5B1F063010CB}"/>
      </w:docPartPr>
      <w:docPartBody>
        <w:p w:rsidR="002A7F93" w:rsidRDefault="009C41F8" w:rsidP="009C41F8">
          <w:pPr>
            <w:pStyle w:val="28AE410A3DB44830A72F989168ADE51E"/>
          </w:pPr>
          <w:r w:rsidRPr="00633ABB">
            <w:rPr>
              <w:rFonts w:cs="Arial"/>
              <w:sz w:val="16"/>
              <w:szCs w:val="14"/>
            </w:rPr>
            <w:t>Choose an item.</w:t>
          </w:r>
        </w:p>
      </w:docPartBody>
    </w:docPart>
    <w:docPart>
      <w:docPartPr>
        <w:name w:val="83D85D890B1548E48184E168FA52C348"/>
        <w:category>
          <w:name w:val="General"/>
          <w:gallery w:val="placeholder"/>
        </w:category>
        <w:types>
          <w:type w:val="bbPlcHdr"/>
        </w:types>
        <w:behaviors>
          <w:behavior w:val="content"/>
        </w:behaviors>
        <w:guid w:val="{1852230F-143C-4321-A104-0FBB588DDFE6}"/>
      </w:docPartPr>
      <w:docPartBody>
        <w:p w:rsidR="002A7F93" w:rsidRDefault="002A7F93" w:rsidP="002A7F93">
          <w:pPr>
            <w:pStyle w:val="83D85D890B1548E48184E168FA52C348"/>
          </w:pPr>
          <w:r w:rsidRPr="00372F13">
            <w:rPr>
              <w:rStyle w:val="PlaceholderText"/>
              <w:color w:val="000000" w:themeColor="text1"/>
              <w:sz w:val="16"/>
              <w:szCs w:val="16"/>
            </w:rPr>
            <w:t>Choose an item.</w:t>
          </w:r>
        </w:p>
      </w:docPartBody>
    </w:docPart>
    <w:docPart>
      <w:docPartPr>
        <w:name w:val="A12EDAB3559049F7AC7F09EAC9A82C24"/>
        <w:category>
          <w:name w:val="General"/>
          <w:gallery w:val="placeholder"/>
        </w:category>
        <w:types>
          <w:type w:val="bbPlcHdr"/>
        </w:types>
        <w:behaviors>
          <w:behavior w:val="content"/>
        </w:behaviors>
        <w:guid w:val="{704825A4-5E62-4AA1-8AF1-8D97F74D3665}"/>
      </w:docPartPr>
      <w:docPartBody>
        <w:p w:rsidR="002A7F93" w:rsidRDefault="002A7F93" w:rsidP="002A7F93">
          <w:pPr>
            <w:pStyle w:val="A12EDAB3559049F7AC7F09EAC9A82C24"/>
          </w:pPr>
          <w:r w:rsidRPr="00372F13">
            <w:rPr>
              <w:rStyle w:val="PlaceholderText"/>
              <w:color w:val="000000" w:themeColor="text1"/>
              <w:sz w:val="16"/>
              <w:szCs w:val="18"/>
            </w:rPr>
            <w:t>Choose an item.</w:t>
          </w:r>
        </w:p>
      </w:docPartBody>
    </w:docPart>
    <w:docPart>
      <w:docPartPr>
        <w:name w:val="44970FF767D44B54A9B10D8272B9CBC5"/>
        <w:category>
          <w:name w:val="General"/>
          <w:gallery w:val="placeholder"/>
        </w:category>
        <w:types>
          <w:type w:val="bbPlcHdr"/>
        </w:types>
        <w:behaviors>
          <w:behavior w:val="content"/>
        </w:behaviors>
        <w:guid w:val="{EFE00BA1-3126-43C0-A5FE-F520C4D372CF}"/>
      </w:docPartPr>
      <w:docPartBody>
        <w:p w:rsidR="002A7F93" w:rsidRDefault="002A7F93" w:rsidP="002A7F93">
          <w:pPr>
            <w:pStyle w:val="44970FF767D44B54A9B10D8272B9CBC5"/>
          </w:pPr>
          <w:r w:rsidRPr="00633ABB">
            <w:rPr>
              <w:rFonts w:cs="Arial"/>
              <w:sz w:val="16"/>
              <w:szCs w:val="14"/>
            </w:rPr>
            <w:t>Choose an item.</w:t>
          </w:r>
        </w:p>
      </w:docPartBody>
    </w:docPart>
    <w:docPart>
      <w:docPartPr>
        <w:name w:val="86ECA2B164674CB1AA93E29932FD62FC"/>
        <w:category>
          <w:name w:val="General"/>
          <w:gallery w:val="placeholder"/>
        </w:category>
        <w:types>
          <w:type w:val="bbPlcHdr"/>
        </w:types>
        <w:behaviors>
          <w:behavior w:val="content"/>
        </w:behaviors>
        <w:guid w:val="{DFB9463D-F748-4CA8-9BB0-36B5B4E443C2}"/>
      </w:docPartPr>
      <w:docPartBody>
        <w:p w:rsidR="002A7F93" w:rsidRDefault="002A7F93" w:rsidP="002A7F93">
          <w:pPr>
            <w:pStyle w:val="86ECA2B164674CB1AA93E29932FD62FC"/>
          </w:pPr>
          <w:r w:rsidRPr="00372F13">
            <w:rPr>
              <w:rStyle w:val="PlaceholderText"/>
              <w:color w:val="000000" w:themeColor="text1"/>
              <w:sz w:val="16"/>
              <w:szCs w:val="16"/>
            </w:rPr>
            <w:t>Choose an item.</w:t>
          </w:r>
        </w:p>
      </w:docPartBody>
    </w:docPart>
    <w:docPart>
      <w:docPartPr>
        <w:name w:val="B8A7BF3B303E4E58BE756CF0C424D693"/>
        <w:category>
          <w:name w:val="General"/>
          <w:gallery w:val="placeholder"/>
        </w:category>
        <w:types>
          <w:type w:val="bbPlcHdr"/>
        </w:types>
        <w:behaviors>
          <w:behavior w:val="content"/>
        </w:behaviors>
        <w:guid w:val="{D43E1EF8-9DC6-44CB-8652-F0176603A195}"/>
      </w:docPartPr>
      <w:docPartBody>
        <w:p w:rsidR="002A7F93" w:rsidRDefault="002A7F93" w:rsidP="002A7F93">
          <w:pPr>
            <w:pStyle w:val="B8A7BF3B303E4E58BE756CF0C424D693"/>
          </w:pPr>
          <w:r w:rsidRPr="00372F13">
            <w:rPr>
              <w:rStyle w:val="PlaceholderText"/>
              <w:color w:val="000000" w:themeColor="text1"/>
              <w:sz w:val="16"/>
              <w:szCs w:val="18"/>
            </w:rPr>
            <w:t>Choose an item.</w:t>
          </w:r>
        </w:p>
      </w:docPartBody>
    </w:docPart>
    <w:docPart>
      <w:docPartPr>
        <w:name w:val="0A88E89B3D6542FD990EB98101067E23"/>
        <w:category>
          <w:name w:val="General"/>
          <w:gallery w:val="placeholder"/>
        </w:category>
        <w:types>
          <w:type w:val="bbPlcHdr"/>
        </w:types>
        <w:behaviors>
          <w:behavior w:val="content"/>
        </w:behaviors>
        <w:guid w:val="{8448438D-4B6C-43E9-A315-041660EA2BE3}"/>
      </w:docPartPr>
      <w:docPartBody>
        <w:p w:rsidR="002A7F93" w:rsidRDefault="002A7F93" w:rsidP="002A7F93">
          <w:pPr>
            <w:pStyle w:val="0A88E89B3D6542FD990EB98101067E23"/>
          </w:pPr>
          <w:r w:rsidRPr="00633ABB">
            <w:rPr>
              <w:rFonts w:cs="Arial"/>
              <w:sz w:val="16"/>
              <w:szCs w:val="14"/>
            </w:rPr>
            <w:t>Choose an item.</w:t>
          </w:r>
        </w:p>
      </w:docPartBody>
    </w:docPart>
    <w:docPart>
      <w:docPartPr>
        <w:name w:val="7373A7F1F9D64E38962E931C047DB3F2"/>
        <w:category>
          <w:name w:val="General"/>
          <w:gallery w:val="placeholder"/>
        </w:category>
        <w:types>
          <w:type w:val="bbPlcHdr"/>
        </w:types>
        <w:behaviors>
          <w:behavior w:val="content"/>
        </w:behaviors>
        <w:guid w:val="{50BF8A70-9FC2-442C-9FD0-6C67505384C9}"/>
      </w:docPartPr>
      <w:docPartBody>
        <w:p w:rsidR="002A7F93" w:rsidRDefault="002A7F93" w:rsidP="002A7F93">
          <w:pPr>
            <w:pStyle w:val="7373A7F1F9D64E38962E931C047DB3F2"/>
          </w:pPr>
          <w:r w:rsidRPr="00372F13">
            <w:rPr>
              <w:rStyle w:val="PlaceholderText"/>
              <w:color w:val="000000" w:themeColor="text1"/>
              <w:sz w:val="16"/>
              <w:szCs w:val="16"/>
            </w:rPr>
            <w:t>Choose an item.</w:t>
          </w:r>
        </w:p>
      </w:docPartBody>
    </w:docPart>
    <w:docPart>
      <w:docPartPr>
        <w:name w:val="402DB8D705D94A56ABA8B47AE467974A"/>
        <w:category>
          <w:name w:val="General"/>
          <w:gallery w:val="placeholder"/>
        </w:category>
        <w:types>
          <w:type w:val="bbPlcHdr"/>
        </w:types>
        <w:behaviors>
          <w:behavior w:val="content"/>
        </w:behaviors>
        <w:guid w:val="{0856A2F1-D2E9-4BB0-A3BF-8F0C06EEE64F}"/>
      </w:docPartPr>
      <w:docPartBody>
        <w:p w:rsidR="002A7F93" w:rsidRDefault="002A7F93" w:rsidP="002A7F93">
          <w:pPr>
            <w:pStyle w:val="402DB8D705D94A56ABA8B47AE467974A"/>
          </w:pPr>
          <w:r w:rsidRPr="00372F13">
            <w:rPr>
              <w:rStyle w:val="PlaceholderText"/>
              <w:color w:val="000000" w:themeColor="text1"/>
              <w:sz w:val="16"/>
              <w:szCs w:val="18"/>
            </w:rPr>
            <w:t>Choose an item.</w:t>
          </w:r>
        </w:p>
      </w:docPartBody>
    </w:docPart>
    <w:docPart>
      <w:docPartPr>
        <w:name w:val="99154080C76648F29495EC35779CCD33"/>
        <w:category>
          <w:name w:val="General"/>
          <w:gallery w:val="placeholder"/>
        </w:category>
        <w:types>
          <w:type w:val="bbPlcHdr"/>
        </w:types>
        <w:behaviors>
          <w:behavior w:val="content"/>
        </w:behaviors>
        <w:guid w:val="{4D67E152-ED7C-47BE-B935-CBD1E74235AF}"/>
      </w:docPartPr>
      <w:docPartBody>
        <w:p w:rsidR="002A7F93" w:rsidRDefault="002A7F93" w:rsidP="002A7F93">
          <w:pPr>
            <w:pStyle w:val="99154080C76648F29495EC35779CCD33"/>
          </w:pPr>
          <w:r w:rsidRPr="00633ABB">
            <w:rPr>
              <w:rFonts w:cs="Arial"/>
              <w:sz w:val="16"/>
              <w:szCs w:val="14"/>
            </w:rPr>
            <w:t>Choose an item.</w:t>
          </w:r>
        </w:p>
      </w:docPartBody>
    </w:docPart>
    <w:docPart>
      <w:docPartPr>
        <w:name w:val="700A145D897E4E98AFC5FBC697E9C6E9"/>
        <w:category>
          <w:name w:val="General"/>
          <w:gallery w:val="placeholder"/>
        </w:category>
        <w:types>
          <w:type w:val="bbPlcHdr"/>
        </w:types>
        <w:behaviors>
          <w:behavior w:val="content"/>
        </w:behaviors>
        <w:guid w:val="{78D1D036-F608-40B2-8CFA-9F2BB9644F1D}"/>
      </w:docPartPr>
      <w:docPartBody>
        <w:p w:rsidR="002A7F93" w:rsidRDefault="002A7F93" w:rsidP="002A7F93">
          <w:pPr>
            <w:pStyle w:val="700A145D897E4E98AFC5FBC697E9C6E9"/>
          </w:pPr>
          <w:r w:rsidRPr="00372F13">
            <w:rPr>
              <w:rStyle w:val="PlaceholderText"/>
              <w:color w:val="000000" w:themeColor="text1"/>
              <w:sz w:val="16"/>
              <w:szCs w:val="16"/>
            </w:rPr>
            <w:t>Choose an item.</w:t>
          </w:r>
        </w:p>
      </w:docPartBody>
    </w:docPart>
    <w:docPart>
      <w:docPartPr>
        <w:name w:val="019C5D5B6D4C443685E36C9B28DA7F13"/>
        <w:category>
          <w:name w:val="General"/>
          <w:gallery w:val="placeholder"/>
        </w:category>
        <w:types>
          <w:type w:val="bbPlcHdr"/>
        </w:types>
        <w:behaviors>
          <w:behavior w:val="content"/>
        </w:behaviors>
        <w:guid w:val="{FC1DA511-9C47-4EA6-B935-D9FEF268FD46}"/>
      </w:docPartPr>
      <w:docPartBody>
        <w:p w:rsidR="002A7F93" w:rsidRDefault="002A7F93" w:rsidP="002A7F93">
          <w:pPr>
            <w:pStyle w:val="019C5D5B6D4C443685E36C9B28DA7F13"/>
          </w:pPr>
          <w:r w:rsidRPr="00372F13">
            <w:rPr>
              <w:rStyle w:val="PlaceholderText"/>
              <w:color w:val="000000" w:themeColor="text1"/>
              <w:sz w:val="16"/>
              <w:szCs w:val="18"/>
            </w:rPr>
            <w:t>Choose an item.</w:t>
          </w:r>
        </w:p>
      </w:docPartBody>
    </w:docPart>
    <w:docPart>
      <w:docPartPr>
        <w:name w:val="C0EEAF69F91F4DB883DA96AB1EED56D2"/>
        <w:category>
          <w:name w:val="General"/>
          <w:gallery w:val="placeholder"/>
        </w:category>
        <w:types>
          <w:type w:val="bbPlcHdr"/>
        </w:types>
        <w:behaviors>
          <w:behavior w:val="content"/>
        </w:behaviors>
        <w:guid w:val="{59B5F75E-0287-4ADD-9218-A8E36F9E1257}"/>
      </w:docPartPr>
      <w:docPartBody>
        <w:p w:rsidR="002A7F93" w:rsidRDefault="002A7F93" w:rsidP="002A7F93">
          <w:pPr>
            <w:pStyle w:val="C0EEAF69F91F4DB883DA96AB1EED56D2"/>
          </w:pPr>
          <w:r w:rsidRPr="00633ABB">
            <w:rPr>
              <w:rFonts w:cs="Arial"/>
              <w:sz w:val="16"/>
              <w:szCs w:val="14"/>
            </w:rPr>
            <w:t>Choose an item.</w:t>
          </w:r>
        </w:p>
      </w:docPartBody>
    </w:docPart>
    <w:docPart>
      <w:docPartPr>
        <w:name w:val="0C6B9576DEFF4C779B1DFF250858962B"/>
        <w:category>
          <w:name w:val="General"/>
          <w:gallery w:val="placeholder"/>
        </w:category>
        <w:types>
          <w:type w:val="bbPlcHdr"/>
        </w:types>
        <w:behaviors>
          <w:behavior w:val="content"/>
        </w:behaviors>
        <w:guid w:val="{31CAF3AF-04CC-4115-B2BE-882AC29F7C19}"/>
      </w:docPartPr>
      <w:docPartBody>
        <w:p w:rsidR="002A7F93" w:rsidRDefault="002A7F93" w:rsidP="002A7F93">
          <w:pPr>
            <w:pStyle w:val="0C6B9576DEFF4C779B1DFF250858962B"/>
          </w:pPr>
          <w:r w:rsidRPr="00372F13">
            <w:rPr>
              <w:rStyle w:val="PlaceholderText"/>
              <w:color w:val="000000" w:themeColor="text1"/>
              <w:sz w:val="16"/>
              <w:szCs w:val="16"/>
            </w:rPr>
            <w:t>Choose an item.</w:t>
          </w:r>
        </w:p>
      </w:docPartBody>
    </w:docPart>
    <w:docPart>
      <w:docPartPr>
        <w:name w:val="2E24BF87DD9642E185E5E9DC81F8015F"/>
        <w:category>
          <w:name w:val="General"/>
          <w:gallery w:val="placeholder"/>
        </w:category>
        <w:types>
          <w:type w:val="bbPlcHdr"/>
        </w:types>
        <w:behaviors>
          <w:behavior w:val="content"/>
        </w:behaviors>
        <w:guid w:val="{CF859FA6-5B18-4357-AC2B-6545F94342FF}"/>
      </w:docPartPr>
      <w:docPartBody>
        <w:p w:rsidR="002A7F93" w:rsidRDefault="002A7F93" w:rsidP="002A7F93">
          <w:pPr>
            <w:pStyle w:val="2E24BF87DD9642E185E5E9DC81F8015F"/>
          </w:pPr>
          <w:r w:rsidRPr="00372F13">
            <w:rPr>
              <w:rStyle w:val="PlaceholderText"/>
              <w:color w:val="000000" w:themeColor="text1"/>
              <w:sz w:val="16"/>
              <w:szCs w:val="18"/>
            </w:rPr>
            <w:t>Choose an item.</w:t>
          </w:r>
        </w:p>
      </w:docPartBody>
    </w:docPart>
    <w:docPart>
      <w:docPartPr>
        <w:name w:val="72F09E997FF64F02AFE5D38EB29FF274"/>
        <w:category>
          <w:name w:val="General"/>
          <w:gallery w:val="placeholder"/>
        </w:category>
        <w:types>
          <w:type w:val="bbPlcHdr"/>
        </w:types>
        <w:behaviors>
          <w:behavior w:val="content"/>
        </w:behaviors>
        <w:guid w:val="{1B5642E9-DF42-44AC-90F0-3D9636F4C489}"/>
      </w:docPartPr>
      <w:docPartBody>
        <w:p w:rsidR="002A7F93" w:rsidRDefault="002A7F93" w:rsidP="002A7F93">
          <w:pPr>
            <w:pStyle w:val="72F09E997FF64F02AFE5D38EB29FF274"/>
          </w:pPr>
          <w:r w:rsidRPr="00633ABB">
            <w:rPr>
              <w:rFonts w:cs="Arial"/>
              <w:sz w:val="16"/>
              <w:szCs w:val="14"/>
            </w:rPr>
            <w:t>Choose an item.</w:t>
          </w:r>
        </w:p>
      </w:docPartBody>
    </w:docPart>
    <w:docPart>
      <w:docPartPr>
        <w:name w:val="EE17361544844026833AE5F7AAF0ED6E"/>
        <w:category>
          <w:name w:val="General"/>
          <w:gallery w:val="placeholder"/>
        </w:category>
        <w:types>
          <w:type w:val="bbPlcHdr"/>
        </w:types>
        <w:behaviors>
          <w:behavior w:val="content"/>
        </w:behaviors>
        <w:guid w:val="{71CB9FFB-2187-46A1-8F98-E6B10D0B1F3F}"/>
      </w:docPartPr>
      <w:docPartBody>
        <w:p w:rsidR="002A7F93" w:rsidRDefault="002A7F93" w:rsidP="002A7F93">
          <w:pPr>
            <w:pStyle w:val="EE17361544844026833AE5F7AAF0ED6E"/>
          </w:pPr>
          <w:r w:rsidRPr="00372F13">
            <w:rPr>
              <w:rStyle w:val="PlaceholderText"/>
              <w:color w:val="000000" w:themeColor="text1"/>
              <w:sz w:val="16"/>
              <w:szCs w:val="16"/>
            </w:rPr>
            <w:t>Choose an item.</w:t>
          </w:r>
        </w:p>
      </w:docPartBody>
    </w:docPart>
    <w:docPart>
      <w:docPartPr>
        <w:name w:val="5F09567D98B94EE893236FFCBFCD4D70"/>
        <w:category>
          <w:name w:val="General"/>
          <w:gallery w:val="placeholder"/>
        </w:category>
        <w:types>
          <w:type w:val="bbPlcHdr"/>
        </w:types>
        <w:behaviors>
          <w:behavior w:val="content"/>
        </w:behaviors>
        <w:guid w:val="{CAE18002-5659-4BEC-BAB8-CD20BEE15D21}"/>
      </w:docPartPr>
      <w:docPartBody>
        <w:p w:rsidR="002A7F93" w:rsidRDefault="002A7F93" w:rsidP="002A7F93">
          <w:pPr>
            <w:pStyle w:val="5F09567D98B94EE893236FFCBFCD4D70"/>
          </w:pPr>
          <w:r w:rsidRPr="00372F13">
            <w:rPr>
              <w:rStyle w:val="PlaceholderText"/>
              <w:color w:val="000000" w:themeColor="text1"/>
              <w:sz w:val="16"/>
              <w:szCs w:val="18"/>
            </w:rPr>
            <w:t>Choose an item.</w:t>
          </w:r>
        </w:p>
      </w:docPartBody>
    </w:docPart>
    <w:docPart>
      <w:docPartPr>
        <w:name w:val="1971F9F3BB1940AD995023EE298B86E6"/>
        <w:category>
          <w:name w:val="General"/>
          <w:gallery w:val="placeholder"/>
        </w:category>
        <w:types>
          <w:type w:val="bbPlcHdr"/>
        </w:types>
        <w:behaviors>
          <w:behavior w:val="content"/>
        </w:behaviors>
        <w:guid w:val="{E976D783-DAB8-4926-A31C-719DE05A945D}"/>
      </w:docPartPr>
      <w:docPartBody>
        <w:p w:rsidR="002A7F93" w:rsidRDefault="002A7F93" w:rsidP="002A7F93">
          <w:pPr>
            <w:pStyle w:val="1971F9F3BB1940AD995023EE298B86E6"/>
          </w:pPr>
          <w:r w:rsidRPr="00633ABB">
            <w:rPr>
              <w:rFonts w:cs="Arial"/>
              <w:sz w:val="16"/>
              <w:szCs w:val="14"/>
            </w:rPr>
            <w:t>Choose an item.</w:t>
          </w:r>
        </w:p>
      </w:docPartBody>
    </w:docPart>
    <w:docPart>
      <w:docPartPr>
        <w:name w:val="C9501452B98C4639AD5399897B3258E0"/>
        <w:category>
          <w:name w:val="General"/>
          <w:gallery w:val="placeholder"/>
        </w:category>
        <w:types>
          <w:type w:val="bbPlcHdr"/>
        </w:types>
        <w:behaviors>
          <w:behavior w:val="content"/>
        </w:behaviors>
        <w:guid w:val="{F65B10E3-FEDC-4F53-9D2C-3C5930B2FC25}"/>
      </w:docPartPr>
      <w:docPartBody>
        <w:p w:rsidR="002A7F93" w:rsidRDefault="002A7F93" w:rsidP="002A7F93">
          <w:pPr>
            <w:pStyle w:val="C9501452B98C4639AD5399897B3258E0"/>
          </w:pPr>
          <w:r w:rsidRPr="00372F13">
            <w:rPr>
              <w:rStyle w:val="PlaceholderText"/>
              <w:color w:val="000000" w:themeColor="text1"/>
              <w:sz w:val="16"/>
              <w:szCs w:val="16"/>
            </w:rPr>
            <w:t>Choose an item.</w:t>
          </w:r>
        </w:p>
      </w:docPartBody>
    </w:docPart>
    <w:docPart>
      <w:docPartPr>
        <w:name w:val="68313B82936A456183D55AEC60FD4C06"/>
        <w:category>
          <w:name w:val="General"/>
          <w:gallery w:val="placeholder"/>
        </w:category>
        <w:types>
          <w:type w:val="bbPlcHdr"/>
        </w:types>
        <w:behaviors>
          <w:behavior w:val="content"/>
        </w:behaviors>
        <w:guid w:val="{88335797-BF28-41DE-9206-DDA2407923EE}"/>
      </w:docPartPr>
      <w:docPartBody>
        <w:p w:rsidR="002A7F93" w:rsidRDefault="002A7F93" w:rsidP="002A7F93">
          <w:pPr>
            <w:pStyle w:val="68313B82936A456183D55AEC60FD4C06"/>
          </w:pPr>
          <w:r w:rsidRPr="00372F13">
            <w:rPr>
              <w:rStyle w:val="PlaceholderText"/>
              <w:color w:val="000000" w:themeColor="text1"/>
              <w:sz w:val="16"/>
              <w:szCs w:val="18"/>
            </w:rPr>
            <w:t>Choose an item.</w:t>
          </w:r>
        </w:p>
      </w:docPartBody>
    </w:docPart>
    <w:docPart>
      <w:docPartPr>
        <w:name w:val="E1EE491BA91848E5875C9140C22B8129"/>
        <w:category>
          <w:name w:val="General"/>
          <w:gallery w:val="placeholder"/>
        </w:category>
        <w:types>
          <w:type w:val="bbPlcHdr"/>
        </w:types>
        <w:behaviors>
          <w:behavior w:val="content"/>
        </w:behaviors>
        <w:guid w:val="{B77C9F1B-2E46-447E-B5E1-B12752E59B59}"/>
      </w:docPartPr>
      <w:docPartBody>
        <w:p w:rsidR="002A7F93" w:rsidRDefault="002A7F93" w:rsidP="002A7F93">
          <w:pPr>
            <w:pStyle w:val="E1EE491BA91848E5875C9140C22B8129"/>
          </w:pPr>
          <w:r w:rsidRPr="00633ABB">
            <w:rPr>
              <w:rFonts w:cs="Arial"/>
              <w:sz w:val="16"/>
              <w:szCs w:val="14"/>
            </w:rPr>
            <w:t>Choose an item.</w:t>
          </w:r>
        </w:p>
      </w:docPartBody>
    </w:docPart>
    <w:docPart>
      <w:docPartPr>
        <w:name w:val="79EEF7A254AA41AFB60D3D74BF8D1F43"/>
        <w:category>
          <w:name w:val="General"/>
          <w:gallery w:val="placeholder"/>
        </w:category>
        <w:types>
          <w:type w:val="bbPlcHdr"/>
        </w:types>
        <w:behaviors>
          <w:behavior w:val="content"/>
        </w:behaviors>
        <w:guid w:val="{3C12E78C-7A09-4952-81BB-17DBC78265E5}"/>
      </w:docPartPr>
      <w:docPartBody>
        <w:p w:rsidR="002A7F93" w:rsidRDefault="002A7F93" w:rsidP="002A7F93">
          <w:pPr>
            <w:pStyle w:val="79EEF7A254AA41AFB60D3D74BF8D1F43"/>
          </w:pPr>
          <w:r w:rsidRPr="00372F13">
            <w:rPr>
              <w:rStyle w:val="PlaceholderText"/>
              <w:color w:val="000000" w:themeColor="text1"/>
              <w:sz w:val="16"/>
              <w:szCs w:val="16"/>
            </w:rPr>
            <w:t>Choose an item.</w:t>
          </w:r>
        </w:p>
      </w:docPartBody>
    </w:docPart>
    <w:docPart>
      <w:docPartPr>
        <w:name w:val="791D1BEBD17A4447B5B7B0B896A73286"/>
        <w:category>
          <w:name w:val="General"/>
          <w:gallery w:val="placeholder"/>
        </w:category>
        <w:types>
          <w:type w:val="bbPlcHdr"/>
        </w:types>
        <w:behaviors>
          <w:behavior w:val="content"/>
        </w:behaviors>
        <w:guid w:val="{F236FE94-6D72-4528-817D-A8DF5766D61F}"/>
      </w:docPartPr>
      <w:docPartBody>
        <w:p w:rsidR="002A7F93" w:rsidRDefault="002A7F93" w:rsidP="002A7F93">
          <w:pPr>
            <w:pStyle w:val="791D1BEBD17A4447B5B7B0B896A73286"/>
          </w:pPr>
          <w:r w:rsidRPr="00372F13">
            <w:rPr>
              <w:rStyle w:val="PlaceholderText"/>
              <w:color w:val="000000" w:themeColor="text1"/>
              <w:sz w:val="16"/>
              <w:szCs w:val="18"/>
            </w:rPr>
            <w:t>Choose an item.</w:t>
          </w:r>
        </w:p>
      </w:docPartBody>
    </w:docPart>
    <w:docPart>
      <w:docPartPr>
        <w:name w:val="477D08EE309747AB9DE58D623FD53968"/>
        <w:category>
          <w:name w:val="General"/>
          <w:gallery w:val="placeholder"/>
        </w:category>
        <w:types>
          <w:type w:val="bbPlcHdr"/>
        </w:types>
        <w:behaviors>
          <w:behavior w:val="content"/>
        </w:behaviors>
        <w:guid w:val="{44F19B29-5BB4-45E6-837A-CF30DEA1D7A8}"/>
      </w:docPartPr>
      <w:docPartBody>
        <w:p w:rsidR="002A7F93" w:rsidRDefault="002A7F93" w:rsidP="002A7F93">
          <w:pPr>
            <w:pStyle w:val="477D08EE309747AB9DE58D623FD53968"/>
          </w:pPr>
          <w:r w:rsidRPr="00633ABB">
            <w:rPr>
              <w:rFonts w:cs="Arial"/>
              <w:sz w:val="16"/>
              <w:szCs w:val="14"/>
            </w:rPr>
            <w:t>Choose an item.</w:t>
          </w:r>
        </w:p>
      </w:docPartBody>
    </w:docPart>
    <w:docPart>
      <w:docPartPr>
        <w:name w:val="39E1D8332A4E42B7B4803EC569C54C6E"/>
        <w:category>
          <w:name w:val="General"/>
          <w:gallery w:val="placeholder"/>
        </w:category>
        <w:types>
          <w:type w:val="bbPlcHdr"/>
        </w:types>
        <w:behaviors>
          <w:behavior w:val="content"/>
        </w:behaviors>
        <w:guid w:val="{AB8C575F-5A5A-4292-9C94-8298EDCBF64C}"/>
      </w:docPartPr>
      <w:docPartBody>
        <w:p w:rsidR="002A7F93" w:rsidRDefault="002A7F93" w:rsidP="002A7F93">
          <w:pPr>
            <w:pStyle w:val="39E1D8332A4E42B7B4803EC569C54C6E"/>
          </w:pPr>
          <w:r w:rsidRPr="00372F13">
            <w:rPr>
              <w:rStyle w:val="PlaceholderText"/>
              <w:color w:val="000000" w:themeColor="text1"/>
              <w:sz w:val="16"/>
              <w:szCs w:val="16"/>
            </w:rPr>
            <w:t>Choose an item.</w:t>
          </w:r>
        </w:p>
      </w:docPartBody>
    </w:docPart>
    <w:docPart>
      <w:docPartPr>
        <w:name w:val="151AB61D507B40D8980D06910D05A449"/>
        <w:category>
          <w:name w:val="General"/>
          <w:gallery w:val="placeholder"/>
        </w:category>
        <w:types>
          <w:type w:val="bbPlcHdr"/>
        </w:types>
        <w:behaviors>
          <w:behavior w:val="content"/>
        </w:behaviors>
        <w:guid w:val="{C7CEECFD-EA7B-4B4E-80F3-CAAE03368280}"/>
      </w:docPartPr>
      <w:docPartBody>
        <w:p w:rsidR="002A7F93" w:rsidRDefault="002A7F93" w:rsidP="002A7F93">
          <w:pPr>
            <w:pStyle w:val="151AB61D507B40D8980D06910D05A449"/>
          </w:pPr>
          <w:r w:rsidRPr="00372F13">
            <w:rPr>
              <w:rStyle w:val="PlaceholderText"/>
              <w:color w:val="000000" w:themeColor="text1"/>
              <w:sz w:val="16"/>
              <w:szCs w:val="18"/>
            </w:rPr>
            <w:t>Choose an item.</w:t>
          </w:r>
        </w:p>
      </w:docPartBody>
    </w:docPart>
    <w:docPart>
      <w:docPartPr>
        <w:name w:val="6AF7BF2B8F8A458FA97CCCB91D30685D"/>
        <w:category>
          <w:name w:val="General"/>
          <w:gallery w:val="placeholder"/>
        </w:category>
        <w:types>
          <w:type w:val="bbPlcHdr"/>
        </w:types>
        <w:behaviors>
          <w:behavior w:val="content"/>
        </w:behaviors>
        <w:guid w:val="{91CD53A4-388C-479E-888B-29D538EE6819}"/>
      </w:docPartPr>
      <w:docPartBody>
        <w:p w:rsidR="002A7F93" w:rsidRDefault="002A7F93" w:rsidP="002A7F93">
          <w:pPr>
            <w:pStyle w:val="6AF7BF2B8F8A458FA97CCCB91D30685D"/>
          </w:pPr>
          <w:r w:rsidRPr="00633ABB">
            <w:rPr>
              <w:rFonts w:cs="Arial"/>
              <w:sz w:val="16"/>
              <w:szCs w:val="14"/>
            </w:rPr>
            <w:t>Choose an item.</w:t>
          </w:r>
        </w:p>
      </w:docPartBody>
    </w:docPart>
    <w:docPart>
      <w:docPartPr>
        <w:name w:val="A26A6CA4979944BBAE0DD03ACD2A4D6F"/>
        <w:category>
          <w:name w:val="General"/>
          <w:gallery w:val="placeholder"/>
        </w:category>
        <w:types>
          <w:type w:val="bbPlcHdr"/>
        </w:types>
        <w:behaviors>
          <w:behavior w:val="content"/>
        </w:behaviors>
        <w:guid w:val="{DA2C0B00-5765-4421-85B3-8E764937F81E}"/>
      </w:docPartPr>
      <w:docPartBody>
        <w:p w:rsidR="002A7F93" w:rsidRDefault="002A7F93" w:rsidP="002A7F93">
          <w:pPr>
            <w:pStyle w:val="A26A6CA4979944BBAE0DD03ACD2A4D6F"/>
          </w:pPr>
          <w:r w:rsidRPr="00372F13">
            <w:rPr>
              <w:rStyle w:val="PlaceholderText"/>
              <w:color w:val="000000" w:themeColor="text1"/>
              <w:sz w:val="16"/>
              <w:szCs w:val="16"/>
            </w:rPr>
            <w:t>Choose an item.</w:t>
          </w:r>
        </w:p>
      </w:docPartBody>
    </w:docPart>
    <w:docPart>
      <w:docPartPr>
        <w:name w:val="ACA35FADE35742E58EF73E4141AA38DD"/>
        <w:category>
          <w:name w:val="General"/>
          <w:gallery w:val="placeholder"/>
        </w:category>
        <w:types>
          <w:type w:val="bbPlcHdr"/>
        </w:types>
        <w:behaviors>
          <w:behavior w:val="content"/>
        </w:behaviors>
        <w:guid w:val="{005DF3EA-5350-4387-84E1-2153186EA7D7}"/>
      </w:docPartPr>
      <w:docPartBody>
        <w:p w:rsidR="002A7F93" w:rsidRDefault="002A7F93" w:rsidP="002A7F93">
          <w:pPr>
            <w:pStyle w:val="ACA35FADE35742E58EF73E4141AA38DD"/>
          </w:pPr>
          <w:r w:rsidRPr="00372F13">
            <w:rPr>
              <w:rStyle w:val="PlaceholderText"/>
              <w:color w:val="000000" w:themeColor="text1"/>
              <w:sz w:val="16"/>
              <w:szCs w:val="18"/>
            </w:rPr>
            <w:t>Choose an item.</w:t>
          </w:r>
        </w:p>
      </w:docPartBody>
    </w:docPart>
    <w:docPart>
      <w:docPartPr>
        <w:name w:val="F394317B20664CEF90647150BA0EC88C"/>
        <w:category>
          <w:name w:val="General"/>
          <w:gallery w:val="placeholder"/>
        </w:category>
        <w:types>
          <w:type w:val="bbPlcHdr"/>
        </w:types>
        <w:behaviors>
          <w:behavior w:val="content"/>
        </w:behaviors>
        <w:guid w:val="{D1570FAA-FDD4-4C9C-B5F2-EA4FD2EEB410}"/>
      </w:docPartPr>
      <w:docPartBody>
        <w:p w:rsidR="002A7F93" w:rsidRDefault="002A7F93" w:rsidP="002A7F93">
          <w:pPr>
            <w:pStyle w:val="F394317B20664CEF90647150BA0EC88C"/>
          </w:pPr>
          <w:r w:rsidRPr="00633ABB">
            <w:rPr>
              <w:rFonts w:cs="Arial"/>
              <w:sz w:val="16"/>
              <w:szCs w:val="14"/>
            </w:rPr>
            <w:t>Choose an item.</w:t>
          </w:r>
        </w:p>
      </w:docPartBody>
    </w:docPart>
    <w:docPart>
      <w:docPartPr>
        <w:name w:val="A7EB55A97CD64F30B19E64CC7B370081"/>
        <w:category>
          <w:name w:val="General"/>
          <w:gallery w:val="placeholder"/>
        </w:category>
        <w:types>
          <w:type w:val="bbPlcHdr"/>
        </w:types>
        <w:behaviors>
          <w:behavior w:val="content"/>
        </w:behaviors>
        <w:guid w:val="{545ABE24-8189-4B1F-8EA9-D539D7AECD4F}"/>
      </w:docPartPr>
      <w:docPartBody>
        <w:p w:rsidR="002A7F93" w:rsidRDefault="002A7F93" w:rsidP="002A7F93">
          <w:pPr>
            <w:pStyle w:val="A7EB55A97CD64F30B19E64CC7B370081"/>
          </w:pPr>
          <w:r w:rsidRPr="00372F13">
            <w:rPr>
              <w:rStyle w:val="PlaceholderText"/>
              <w:color w:val="000000" w:themeColor="text1"/>
              <w:sz w:val="16"/>
              <w:szCs w:val="16"/>
            </w:rPr>
            <w:t>Choose an item.</w:t>
          </w:r>
        </w:p>
      </w:docPartBody>
    </w:docPart>
    <w:docPart>
      <w:docPartPr>
        <w:name w:val="0CC498DF20C04B6D8A8502B56DC405DE"/>
        <w:category>
          <w:name w:val="General"/>
          <w:gallery w:val="placeholder"/>
        </w:category>
        <w:types>
          <w:type w:val="bbPlcHdr"/>
        </w:types>
        <w:behaviors>
          <w:behavior w:val="content"/>
        </w:behaviors>
        <w:guid w:val="{7EFF26AE-628E-4BD7-BADB-2A208A4B9986}"/>
      </w:docPartPr>
      <w:docPartBody>
        <w:p w:rsidR="002A7F93" w:rsidRDefault="002A7F93" w:rsidP="002A7F93">
          <w:pPr>
            <w:pStyle w:val="0CC498DF20C04B6D8A8502B56DC405DE"/>
          </w:pPr>
          <w:r w:rsidRPr="00372F13">
            <w:rPr>
              <w:rStyle w:val="PlaceholderText"/>
              <w:color w:val="000000" w:themeColor="text1"/>
              <w:sz w:val="16"/>
              <w:szCs w:val="18"/>
            </w:rPr>
            <w:t>Choose an item.</w:t>
          </w:r>
        </w:p>
      </w:docPartBody>
    </w:docPart>
    <w:docPart>
      <w:docPartPr>
        <w:name w:val="64A7DD5ECCA343F4BFAAB18AF2C3CC94"/>
        <w:category>
          <w:name w:val="General"/>
          <w:gallery w:val="placeholder"/>
        </w:category>
        <w:types>
          <w:type w:val="bbPlcHdr"/>
        </w:types>
        <w:behaviors>
          <w:behavior w:val="content"/>
        </w:behaviors>
        <w:guid w:val="{DD70C6DD-1B5E-4CC2-9ACF-2DBB152A70D7}"/>
      </w:docPartPr>
      <w:docPartBody>
        <w:p w:rsidR="002A7F93" w:rsidRDefault="002A7F93" w:rsidP="002A7F93">
          <w:pPr>
            <w:pStyle w:val="64A7DD5ECCA343F4BFAAB18AF2C3CC94"/>
          </w:pPr>
          <w:r w:rsidRPr="00633ABB">
            <w:rPr>
              <w:rFonts w:cs="Arial"/>
              <w:sz w:val="16"/>
              <w:szCs w:val="14"/>
            </w:rPr>
            <w:t>Choose an item.</w:t>
          </w:r>
        </w:p>
      </w:docPartBody>
    </w:docPart>
    <w:docPart>
      <w:docPartPr>
        <w:name w:val="FF53A12AB8AB4BC2BF8F0E4E595E319C"/>
        <w:category>
          <w:name w:val="General"/>
          <w:gallery w:val="placeholder"/>
        </w:category>
        <w:types>
          <w:type w:val="bbPlcHdr"/>
        </w:types>
        <w:behaviors>
          <w:behavior w:val="content"/>
        </w:behaviors>
        <w:guid w:val="{FDF135B8-66AB-46F9-AA44-CBD61517E6B1}"/>
      </w:docPartPr>
      <w:docPartBody>
        <w:p w:rsidR="00502A0A" w:rsidRDefault="00502A0A" w:rsidP="00502A0A">
          <w:pPr>
            <w:pStyle w:val="FF53A12AB8AB4BC2BF8F0E4E595E319C"/>
          </w:pPr>
          <w:r w:rsidRPr="00372F13">
            <w:rPr>
              <w:rStyle w:val="PlaceholderText"/>
              <w:color w:val="000000" w:themeColor="text1"/>
              <w:sz w:val="16"/>
              <w:szCs w:val="16"/>
            </w:rPr>
            <w:t>Choose an item.</w:t>
          </w:r>
        </w:p>
      </w:docPartBody>
    </w:docPart>
    <w:docPart>
      <w:docPartPr>
        <w:name w:val="272A66D02D3549C19D7859867210CEB4"/>
        <w:category>
          <w:name w:val="General"/>
          <w:gallery w:val="placeholder"/>
        </w:category>
        <w:types>
          <w:type w:val="bbPlcHdr"/>
        </w:types>
        <w:behaviors>
          <w:behavior w:val="content"/>
        </w:behaviors>
        <w:guid w:val="{9F615C77-4206-465F-9B6A-8E91354BA2C9}"/>
      </w:docPartPr>
      <w:docPartBody>
        <w:p w:rsidR="00502A0A" w:rsidRDefault="00502A0A" w:rsidP="00502A0A">
          <w:pPr>
            <w:pStyle w:val="272A66D02D3549C19D7859867210CEB4"/>
          </w:pPr>
          <w:r w:rsidRPr="00372F13">
            <w:rPr>
              <w:rStyle w:val="PlaceholderText"/>
              <w:color w:val="000000" w:themeColor="text1"/>
              <w:sz w:val="16"/>
              <w:szCs w:val="18"/>
            </w:rPr>
            <w:t>Choose an item.</w:t>
          </w:r>
        </w:p>
      </w:docPartBody>
    </w:docPart>
    <w:docPart>
      <w:docPartPr>
        <w:name w:val="1BEDC4A65472450D9A0B3F68FE92F545"/>
        <w:category>
          <w:name w:val="General"/>
          <w:gallery w:val="placeholder"/>
        </w:category>
        <w:types>
          <w:type w:val="bbPlcHdr"/>
        </w:types>
        <w:behaviors>
          <w:behavior w:val="content"/>
        </w:behaviors>
        <w:guid w:val="{7C33CA0A-3A88-4E1D-A596-10C7506A7263}"/>
      </w:docPartPr>
      <w:docPartBody>
        <w:p w:rsidR="00502A0A" w:rsidRDefault="00502A0A" w:rsidP="00502A0A">
          <w:pPr>
            <w:pStyle w:val="1BEDC4A65472450D9A0B3F68FE92F545"/>
          </w:pPr>
          <w:r w:rsidRPr="00633ABB">
            <w:rPr>
              <w:rFonts w:cs="Arial"/>
              <w:sz w:val="16"/>
              <w:szCs w:val="14"/>
            </w:rPr>
            <w:t>Choose an item.</w:t>
          </w:r>
        </w:p>
      </w:docPartBody>
    </w:docPart>
    <w:docPart>
      <w:docPartPr>
        <w:name w:val="866FDAAA77B640389F7CCD26536A5128"/>
        <w:category>
          <w:name w:val="General"/>
          <w:gallery w:val="placeholder"/>
        </w:category>
        <w:types>
          <w:type w:val="bbPlcHdr"/>
        </w:types>
        <w:behaviors>
          <w:behavior w:val="content"/>
        </w:behaviors>
        <w:guid w:val="{E2D76D28-A780-4810-B667-0B77011A7537}"/>
      </w:docPartPr>
      <w:docPartBody>
        <w:p w:rsidR="00502A0A" w:rsidRDefault="00502A0A" w:rsidP="00502A0A">
          <w:pPr>
            <w:pStyle w:val="866FDAAA77B640389F7CCD26536A5128"/>
          </w:pPr>
          <w:r w:rsidRPr="00372F13">
            <w:rPr>
              <w:rStyle w:val="PlaceholderText"/>
              <w:color w:val="000000" w:themeColor="text1"/>
              <w:sz w:val="16"/>
              <w:szCs w:val="16"/>
            </w:rPr>
            <w:t>Choose an item.</w:t>
          </w:r>
        </w:p>
      </w:docPartBody>
    </w:docPart>
    <w:docPart>
      <w:docPartPr>
        <w:name w:val="1FC352BD23C140E0B2DC9616197738C5"/>
        <w:category>
          <w:name w:val="General"/>
          <w:gallery w:val="placeholder"/>
        </w:category>
        <w:types>
          <w:type w:val="bbPlcHdr"/>
        </w:types>
        <w:behaviors>
          <w:behavior w:val="content"/>
        </w:behaviors>
        <w:guid w:val="{55AF0282-527E-4E32-BFEB-EC44822D343A}"/>
      </w:docPartPr>
      <w:docPartBody>
        <w:p w:rsidR="00502A0A" w:rsidRDefault="00502A0A" w:rsidP="00502A0A">
          <w:pPr>
            <w:pStyle w:val="1FC352BD23C140E0B2DC9616197738C5"/>
          </w:pPr>
          <w:r w:rsidRPr="00372F13">
            <w:rPr>
              <w:rStyle w:val="PlaceholderText"/>
              <w:color w:val="000000" w:themeColor="text1"/>
              <w:sz w:val="16"/>
              <w:szCs w:val="18"/>
            </w:rPr>
            <w:t>Choose an item.</w:t>
          </w:r>
        </w:p>
      </w:docPartBody>
    </w:docPart>
    <w:docPart>
      <w:docPartPr>
        <w:name w:val="F05A9C10CF074ED9B3EEEDCF5BBF2064"/>
        <w:category>
          <w:name w:val="General"/>
          <w:gallery w:val="placeholder"/>
        </w:category>
        <w:types>
          <w:type w:val="bbPlcHdr"/>
        </w:types>
        <w:behaviors>
          <w:behavior w:val="content"/>
        </w:behaviors>
        <w:guid w:val="{CBA9683A-B751-4F7E-952C-E4C5DA541258}"/>
      </w:docPartPr>
      <w:docPartBody>
        <w:p w:rsidR="00502A0A" w:rsidRDefault="00502A0A" w:rsidP="00502A0A">
          <w:pPr>
            <w:pStyle w:val="F05A9C10CF074ED9B3EEEDCF5BBF2064"/>
          </w:pPr>
          <w:r w:rsidRPr="00633ABB">
            <w:rPr>
              <w:rFonts w:cs="Arial"/>
              <w:sz w:val="16"/>
              <w:szCs w:val="14"/>
            </w:rPr>
            <w:t>Choose an item.</w:t>
          </w:r>
        </w:p>
      </w:docPartBody>
    </w:docPart>
    <w:docPart>
      <w:docPartPr>
        <w:name w:val="CFBACDD6D01A45BA8896374F07AA1B18"/>
        <w:category>
          <w:name w:val="General"/>
          <w:gallery w:val="placeholder"/>
        </w:category>
        <w:types>
          <w:type w:val="bbPlcHdr"/>
        </w:types>
        <w:behaviors>
          <w:behavior w:val="content"/>
        </w:behaviors>
        <w:guid w:val="{56B564AF-883D-46A6-8E18-0635A418BA2F}"/>
      </w:docPartPr>
      <w:docPartBody>
        <w:p w:rsidR="00BA3085" w:rsidRDefault="00AF25F8" w:rsidP="00AF25F8">
          <w:pPr>
            <w:pStyle w:val="CFBACDD6D01A45BA8896374F07AA1B18"/>
          </w:pPr>
          <w:r w:rsidRPr="00372F13">
            <w:rPr>
              <w:rStyle w:val="PlaceholderText"/>
              <w:color w:val="000000" w:themeColor="text1"/>
              <w:sz w:val="16"/>
              <w:szCs w:val="16"/>
            </w:rPr>
            <w:t>Choose an item.</w:t>
          </w:r>
        </w:p>
      </w:docPartBody>
    </w:docPart>
    <w:docPart>
      <w:docPartPr>
        <w:name w:val="13B54B0A52FF40C8BEC7A1C744F189FA"/>
        <w:category>
          <w:name w:val="General"/>
          <w:gallery w:val="placeholder"/>
        </w:category>
        <w:types>
          <w:type w:val="bbPlcHdr"/>
        </w:types>
        <w:behaviors>
          <w:behavior w:val="content"/>
        </w:behaviors>
        <w:guid w:val="{9E082CFF-B91E-4AFF-B7EB-474E641056C5}"/>
      </w:docPartPr>
      <w:docPartBody>
        <w:p w:rsidR="00BA3085" w:rsidRDefault="00AF25F8" w:rsidP="00AF25F8">
          <w:pPr>
            <w:pStyle w:val="13B54B0A52FF40C8BEC7A1C744F189FA"/>
          </w:pPr>
          <w:r w:rsidRPr="00372F13">
            <w:rPr>
              <w:rStyle w:val="PlaceholderText"/>
              <w:color w:val="000000" w:themeColor="text1"/>
              <w:sz w:val="16"/>
              <w:szCs w:val="18"/>
            </w:rPr>
            <w:t>Choose an item.</w:t>
          </w:r>
        </w:p>
      </w:docPartBody>
    </w:docPart>
    <w:docPart>
      <w:docPartPr>
        <w:name w:val="9E8B640463B94367BF825892737B9AF7"/>
        <w:category>
          <w:name w:val="General"/>
          <w:gallery w:val="placeholder"/>
        </w:category>
        <w:types>
          <w:type w:val="bbPlcHdr"/>
        </w:types>
        <w:behaviors>
          <w:behavior w:val="content"/>
        </w:behaviors>
        <w:guid w:val="{C9E3DCAA-9E39-4FFD-A49E-BDF31C811D32}"/>
      </w:docPartPr>
      <w:docPartBody>
        <w:p w:rsidR="00BA3085" w:rsidRDefault="00AF25F8" w:rsidP="00AF25F8">
          <w:pPr>
            <w:pStyle w:val="9E8B640463B94367BF825892737B9AF7"/>
          </w:pPr>
          <w:r w:rsidRPr="00633ABB">
            <w:rPr>
              <w:rFonts w:cs="Arial"/>
              <w:sz w:val="16"/>
              <w:szCs w:val="14"/>
            </w:rPr>
            <w:t>Choose an item.</w:t>
          </w:r>
        </w:p>
      </w:docPartBody>
    </w:docPart>
    <w:docPart>
      <w:docPartPr>
        <w:name w:val="EB8E9A826EEA486E99707140F2E4AA78"/>
        <w:category>
          <w:name w:val="General"/>
          <w:gallery w:val="placeholder"/>
        </w:category>
        <w:types>
          <w:type w:val="bbPlcHdr"/>
        </w:types>
        <w:behaviors>
          <w:behavior w:val="content"/>
        </w:behaviors>
        <w:guid w:val="{ACBDA2B9-D4EA-41F5-9E8C-DDED594E3471}"/>
      </w:docPartPr>
      <w:docPartBody>
        <w:p w:rsidR="00BA3085" w:rsidRDefault="00AF25F8" w:rsidP="00AF25F8">
          <w:pPr>
            <w:pStyle w:val="EB8E9A826EEA486E99707140F2E4AA78"/>
          </w:pPr>
          <w:r w:rsidRPr="00372F13">
            <w:rPr>
              <w:rStyle w:val="PlaceholderText"/>
              <w:color w:val="000000" w:themeColor="text1"/>
              <w:sz w:val="16"/>
              <w:szCs w:val="16"/>
            </w:rPr>
            <w:t>Choose an item.</w:t>
          </w:r>
        </w:p>
      </w:docPartBody>
    </w:docPart>
    <w:docPart>
      <w:docPartPr>
        <w:name w:val="EA62CE6D6DEE410C88239583F02E58CF"/>
        <w:category>
          <w:name w:val="General"/>
          <w:gallery w:val="placeholder"/>
        </w:category>
        <w:types>
          <w:type w:val="bbPlcHdr"/>
        </w:types>
        <w:behaviors>
          <w:behavior w:val="content"/>
        </w:behaviors>
        <w:guid w:val="{EFD8A2B8-450F-453B-B43A-6063B7781C97}"/>
      </w:docPartPr>
      <w:docPartBody>
        <w:p w:rsidR="00BA3085" w:rsidRDefault="00AF25F8" w:rsidP="00AF25F8">
          <w:pPr>
            <w:pStyle w:val="EA62CE6D6DEE410C88239583F02E58CF"/>
          </w:pPr>
          <w:r w:rsidRPr="00372F13">
            <w:rPr>
              <w:rStyle w:val="PlaceholderText"/>
              <w:color w:val="000000" w:themeColor="text1"/>
              <w:sz w:val="16"/>
              <w:szCs w:val="18"/>
            </w:rPr>
            <w:t>Choose an item.</w:t>
          </w:r>
        </w:p>
      </w:docPartBody>
    </w:docPart>
    <w:docPart>
      <w:docPartPr>
        <w:name w:val="20B76494D7294DF1B3829C4353834446"/>
        <w:category>
          <w:name w:val="General"/>
          <w:gallery w:val="placeholder"/>
        </w:category>
        <w:types>
          <w:type w:val="bbPlcHdr"/>
        </w:types>
        <w:behaviors>
          <w:behavior w:val="content"/>
        </w:behaviors>
        <w:guid w:val="{9E07B4C7-A16E-4D9B-800B-EABBF9682DF9}"/>
      </w:docPartPr>
      <w:docPartBody>
        <w:p w:rsidR="00BA3085" w:rsidRDefault="00AF25F8" w:rsidP="00AF25F8">
          <w:pPr>
            <w:pStyle w:val="20B76494D7294DF1B3829C4353834446"/>
          </w:pPr>
          <w:r w:rsidRPr="00633ABB">
            <w:rPr>
              <w:rFonts w:cs="Arial"/>
              <w:sz w:val="16"/>
              <w:szCs w:val="14"/>
            </w:rPr>
            <w:t>Choose an item.</w:t>
          </w:r>
        </w:p>
      </w:docPartBody>
    </w:docPart>
    <w:docPart>
      <w:docPartPr>
        <w:name w:val="54B8B3ACA1CE4358BE5CD0AB29CA55B5"/>
        <w:category>
          <w:name w:val="General"/>
          <w:gallery w:val="placeholder"/>
        </w:category>
        <w:types>
          <w:type w:val="bbPlcHdr"/>
        </w:types>
        <w:behaviors>
          <w:behavior w:val="content"/>
        </w:behaviors>
        <w:guid w:val="{E0F7B46F-66F3-460C-BEBF-68FBCAFC8CCE}"/>
      </w:docPartPr>
      <w:docPartBody>
        <w:p w:rsidR="00D91290" w:rsidRDefault="00FA49AE" w:rsidP="00FA49AE">
          <w:pPr>
            <w:pStyle w:val="54B8B3ACA1CE4358BE5CD0AB29CA55B5"/>
          </w:pPr>
          <w:r w:rsidRPr="00372F13">
            <w:rPr>
              <w:rStyle w:val="PlaceholderText"/>
              <w:color w:val="000000" w:themeColor="text1"/>
              <w:sz w:val="16"/>
              <w:szCs w:val="16"/>
            </w:rPr>
            <w:t>Choose an item.</w:t>
          </w:r>
        </w:p>
      </w:docPartBody>
    </w:docPart>
    <w:docPart>
      <w:docPartPr>
        <w:name w:val="23B8732BA8DF41F788B3B33E6EC06F58"/>
        <w:category>
          <w:name w:val="General"/>
          <w:gallery w:val="placeholder"/>
        </w:category>
        <w:types>
          <w:type w:val="bbPlcHdr"/>
        </w:types>
        <w:behaviors>
          <w:behavior w:val="content"/>
        </w:behaviors>
        <w:guid w:val="{0C69F882-C75A-4CB1-9C24-3CB0591F8DAF}"/>
      </w:docPartPr>
      <w:docPartBody>
        <w:p w:rsidR="00D91290" w:rsidRDefault="00FA49AE" w:rsidP="00FA49AE">
          <w:pPr>
            <w:pStyle w:val="23B8732BA8DF41F788B3B33E6EC06F58"/>
          </w:pPr>
          <w:r w:rsidRPr="00372F13">
            <w:rPr>
              <w:rStyle w:val="PlaceholderText"/>
              <w:color w:val="000000" w:themeColor="text1"/>
              <w:sz w:val="16"/>
              <w:szCs w:val="18"/>
            </w:rPr>
            <w:t>Choose an item.</w:t>
          </w:r>
        </w:p>
      </w:docPartBody>
    </w:docPart>
    <w:docPart>
      <w:docPartPr>
        <w:name w:val="2A6FA19F6A0942DBA17DC2494C536D29"/>
        <w:category>
          <w:name w:val="General"/>
          <w:gallery w:val="placeholder"/>
        </w:category>
        <w:types>
          <w:type w:val="bbPlcHdr"/>
        </w:types>
        <w:behaviors>
          <w:behavior w:val="content"/>
        </w:behaviors>
        <w:guid w:val="{D78E16B1-9EFD-47C1-9BDD-6C6F617536F0}"/>
      </w:docPartPr>
      <w:docPartBody>
        <w:p w:rsidR="00D91290" w:rsidRDefault="00FA49AE" w:rsidP="00FA49AE">
          <w:pPr>
            <w:pStyle w:val="2A6FA19F6A0942DBA17DC2494C536D29"/>
          </w:pPr>
          <w:r w:rsidRPr="00633ABB">
            <w:rPr>
              <w:rFonts w:cs="Arial"/>
              <w:sz w:val="16"/>
              <w:szCs w:val="14"/>
            </w:rPr>
            <w:t>Choose an item.</w:t>
          </w:r>
        </w:p>
      </w:docPartBody>
    </w:docPart>
    <w:docPart>
      <w:docPartPr>
        <w:name w:val="D5AA03BEEF6E48D7AAC43F5EAC27802B"/>
        <w:category>
          <w:name w:val="General"/>
          <w:gallery w:val="placeholder"/>
        </w:category>
        <w:types>
          <w:type w:val="bbPlcHdr"/>
        </w:types>
        <w:behaviors>
          <w:behavior w:val="content"/>
        </w:behaviors>
        <w:guid w:val="{24DBCE93-392D-4C40-9E90-FB4A4CEACB9B}"/>
      </w:docPartPr>
      <w:docPartBody>
        <w:p w:rsidR="00D91290" w:rsidRDefault="00FA49AE" w:rsidP="00FA49AE">
          <w:pPr>
            <w:pStyle w:val="D5AA03BEEF6E48D7AAC43F5EAC27802B"/>
          </w:pPr>
          <w:r w:rsidRPr="00372F13">
            <w:rPr>
              <w:rStyle w:val="PlaceholderText"/>
              <w:color w:val="000000" w:themeColor="text1"/>
              <w:sz w:val="16"/>
              <w:szCs w:val="16"/>
            </w:rPr>
            <w:t>Choose an item.</w:t>
          </w:r>
        </w:p>
      </w:docPartBody>
    </w:docPart>
    <w:docPart>
      <w:docPartPr>
        <w:name w:val="05651922022845F68388AD73EF5ACC53"/>
        <w:category>
          <w:name w:val="General"/>
          <w:gallery w:val="placeholder"/>
        </w:category>
        <w:types>
          <w:type w:val="bbPlcHdr"/>
        </w:types>
        <w:behaviors>
          <w:behavior w:val="content"/>
        </w:behaviors>
        <w:guid w:val="{8CBD4134-0870-412F-A6A0-932680767592}"/>
      </w:docPartPr>
      <w:docPartBody>
        <w:p w:rsidR="00D91290" w:rsidRDefault="00FA49AE" w:rsidP="00FA49AE">
          <w:pPr>
            <w:pStyle w:val="05651922022845F68388AD73EF5ACC53"/>
          </w:pPr>
          <w:r w:rsidRPr="00372F13">
            <w:rPr>
              <w:rStyle w:val="PlaceholderText"/>
              <w:color w:val="000000" w:themeColor="text1"/>
              <w:sz w:val="16"/>
              <w:szCs w:val="18"/>
            </w:rPr>
            <w:t>Choose an item.</w:t>
          </w:r>
        </w:p>
      </w:docPartBody>
    </w:docPart>
    <w:docPart>
      <w:docPartPr>
        <w:name w:val="2B6A3A9BF3B2456EA406121B870C1901"/>
        <w:category>
          <w:name w:val="General"/>
          <w:gallery w:val="placeholder"/>
        </w:category>
        <w:types>
          <w:type w:val="bbPlcHdr"/>
        </w:types>
        <w:behaviors>
          <w:behavior w:val="content"/>
        </w:behaviors>
        <w:guid w:val="{461C7A49-49A4-4610-A9EE-68F051A4AC04}"/>
      </w:docPartPr>
      <w:docPartBody>
        <w:p w:rsidR="00D91290" w:rsidRDefault="00FA49AE" w:rsidP="00FA49AE">
          <w:pPr>
            <w:pStyle w:val="2B6A3A9BF3B2456EA406121B870C1901"/>
          </w:pPr>
          <w:r w:rsidRPr="00633ABB">
            <w:rPr>
              <w:rFonts w:cs="Arial"/>
              <w:sz w:val="16"/>
              <w:szCs w:val="14"/>
            </w:rPr>
            <w:t>Choose an item.</w:t>
          </w:r>
        </w:p>
      </w:docPartBody>
    </w:docPart>
    <w:docPart>
      <w:docPartPr>
        <w:name w:val="B07699E8EFB84E6EB12EB2F345EC5E36"/>
        <w:category>
          <w:name w:val="General"/>
          <w:gallery w:val="placeholder"/>
        </w:category>
        <w:types>
          <w:type w:val="bbPlcHdr"/>
        </w:types>
        <w:behaviors>
          <w:behavior w:val="content"/>
        </w:behaviors>
        <w:guid w:val="{05D5371C-9B22-4066-BE09-CFA3B9CCE205}"/>
      </w:docPartPr>
      <w:docPartBody>
        <w:p w:rsidR="00D91290" w:rsidRDefault="00FA49AE" w:rsidP="00FA49AE">
          <w:pPr>
            <w:pStyle w:val="B07699E8EFB84E6EB12EB2F345EC5E36"/>
          </w:pPr>
          <w:r w:rsidRPr="00372F13">
            <w:rPr>
              <w:rStyle w:val="PlaceholderText"/>
              <w:color w:val="000000" w:themeColor="text1"/>
              <w:sz w:val="16"/>
              <w:szCs w:val="16"/>
            </w:rPr>
            <w:t>Choose an item.</w:t>
          </w:r>
        </w:p>
      </w:docPartBody>
    </w:docPart>
    <w:docPart>
      <w:docPartPr>
        <w:name w:val="336E6A7CA8254E8ABAF976F181797A48"/>
        <w:category>
          <w:name w:val="General"/>
          <w:gallery w:val="placeholder"/>
        </w:category>
        <w:types>
          <w:type w:val="bbPlcHdr"/>
        </w:types>
        <w:behaviors>
          <w:behavior w:val="content"/>
        </w:behaviors>
        <w:guid w:val="{36A16C8F-72EB-45EC-BE1B-07C7A2A407B3}"/>
      </w:docPartPr>
      <w:docPartBody>
        <w:p w:rsidR="00D91290" w:rsidRDefault="00FA49AE" w:rsidP="00FA49AE">
          <w:pPr>
            <w:pStyle w:val="336E6A7CA8254E8ABAF976F181797A48"/>
          </w:pPr>
          <w:r w:rsidRPr="00372F13">
            <w:rPr>
              <w:rStyle w:val="PlaceholderText"/>
              <w:color w:val="000000" w:themeColor="text1"/>
              <w:sz w:val="16"/>
              <w:szCs w:val="18"/>
            </w:rPr>
            <w:t>Choose an item.</w:t>
          </w:r>
        </w:p>
      </w:docPartBody>
    </w:docPart>
    <w:docPart>
      <w:docPartPr>
        <w:name w:val="2532DE4BA7704918A7C715CA26893F9A"/>
        <w:category>
          <w:name w:val="General"/>
          <w:gallery w:val="placeholder"/>
        </w:category>
        <w:types>
          <w:type w:val="bbPlcHdr"/>
        </w:types>
        <w:behaviors>
          <w:behavior w:val="content"/>
        </w:behaviors>
        <w:guid w:val="{0A812EDA-1952-4710-820D-D2B61A263571}"/>
      </w:docPartPr>
      <w:docPartBody>
        <w:p w:rsidR="00D91290" w:rsidRDefault="00FA49AE" w:rsidP="00FA49AE">
          <w:pPr>
            <w:pStyle w:val="2532DE4BA7704918A7C715CA26893F9A"/>
          </w:pPr>
          <w:r w:rsidRPr="00633ABB">
            <w:rPr>
              <w:rFonts w:cs="Arial"/>
              <w:sz w:val="16"/>
              <w:szCs w:val="14"/>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8EE"/>
    <w:rsid w:val="000311F3"/>
    <w:rsid w:val="001217B2"/>
    <w:rsid w:val="00130BD9"/>
    <w:rsid w:val="001648EE"/>
    <w:rsid w:val="001F34D4"/>
    <w:rsid w:val="0021631E"/>
    <w:rsid w:val="00233CBA"/>
    <w:rsid w:val="00234032"/>
    <w:rsid w:val="00264487"/>
    <w:rsid w:val="002A3535"/>
    <w:rsid w:val="002A7F93"/>
    <w:rsid w:val="002F63A8"/>
    <w:rsid w:val="00312E05"/>
    <w:rsid w:val="00336348"/>
    <w:rsid w:val="003839DA"/>
    <w:rsid w:val="00393B2F"/>
    <w:rsid w:val="00410D91"/>
    <w:rsid w:val="00420370"/>
    <w:rsid w:val="004C0484"/>
    <w:rsid w:val="00502A0A"/>
    <w:rsid w:val="005C6E32"/>
    <w:rsid w:val="005C781E"/>
    <w:rsid w:val="00624B0C"/>
    <w:rsid w:val="00645C6C"/>
    <w:rsid w:val="00705BD1"/>
    <w:rsid w:val="00740594"/>
    <w:rsid w:val="007C1D75"/>
    <w:rsid w:val="007F5F34"/>
    <w:rsid w:val="00821D37"/>
    <w:rsid w:val="008D6404"/>
    <w:rsid w:val="00910C4A"/>
    <w:rsid w:val="0091251A"/>
    <w:rsid w:val="00922F30"/>
    <w:rsid w:val="00950407"/>
    <w:rsid w:val="00980108"/>
    <w:rsid w:val="009C41F8"/>
    <w:rsid w:val="009C71F4"/>
    <w:rsid w:val="009D48E2"/>
    <w:rsid w:val="009F3168"/>
    <w:rsid w:val="00A21B43"/>
    <w:rsid w:val="00A22C15"/>
    <w:rsid w:val="00A4229E"/>
    <w:rsid w:val="00A45C9F"/>
    <w:rsid w:val="00A55DD2"/>
    <w:rsid w:val="00AE1FEC"/>
    <w:rsid w:val="00AE6B6C"/>
    <w:rsid w:val="00AF25F8"/>
    <w:rsid w:val="00B00785"/>
    <w:rsid w:val="00B3799C"/>
    <w:rsid w:val="00BA3085"/>
    <w:rsid w:val="00BD570A"/>
    <w:rsid w:val="00BE542B"/>
    <w:rsid w:val="00C45E8F"/>
    <w:rsid w:val="00C50A9A"/>
    <w:rsid w:val="00C55E95"/>
    <w:rsid w:val="00D044B4"/>
    <w:rsid w:val="00D10344"/>
    <w:rsid w:val="00D3465A"/>
    <w:rsid w:val="00D6343C"/>
    <w:rsid w:val="00D71C18"/>
    <w:rsid w:val="00D7370C"/>
    <w:rsid w:val="00D91290"/>
    <w:rsid w:val="00DB03EA"/>
    <w:rsid w:val="00DD7844"/>
    <w:rsid w:val="00E53F55"/>
    <w:rsid w:val="00E84C17"/>
    <w:rsid w:val="00EA01ED"/>
    <w:rsid w:val="00F06436"/>
    <w:rsid w:val="00F4785A"/>
    <w:rsid w:val="00F9658A"/>
    <w:rsid w:val="00FA49AE"/>
    <w:rsid w:val="00FB3817"/>
    <w:rsid w:val="00FC7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D5E899A8434D8DB86C971C09DB411F">
    <w:name w:val="03D5E899A8434D8DB86C971C09DB411F"/>
  </w:style>
  <w:style w:type="character" w:styleId="PlaceholderText">
    <w:name w:val="Placeholder Text"/>
    <w:basedOn w:val="DefaultParagraphFont"/>
    <w:uiPriority w:val="99"/>
    <w:rsid w:val="00FA49AE"/>
    <w:rPr>
      <w:color w:val="808080"/>
    </w:rPr>
  </w:style>
  <w:style w:type="paragraph" w:customStyle="1" w:styleId="45C99D6DF9BB422C9288B15CEA42D9DD">
    <w:name w:val="45C99D6DF9BB422C9288B15CEA42D9DD"/>
  </w:style>
  <w:style w:type="paragraph" w:customStyle="1" w:styleId="D958CD2CD8EE443392D31D53E6D21BAB">
    <w:name w:val="D958CD2CD8EE443392D31D53E6D21BAB"/>
  </w:style>
  <w:style w:type="paragraph" w:customStyle="1" w:styleId="3F92FFF9A45E41349CAACF48AFE61336">
    <w:name w:val="3F92FFF9A45E41349CAACF48AFE61336"/>
  </w:style>
  <w:style w:type="paragraph" w:customStyle="1" w:styleId="A1A4FF58BD9C4825B4A74C3E199152B2">
    <w:name w:val="A1A4FF58BD9C4825B4A74C3E199152B2"/>
  </w:style>
  <w:style w:type="paragraph" w:customStyle="1" w:styleId="D583F6DC6E044023943819D2D331A2AE">
    <w:name w:val="D583F6DC6E044023943819D2D331A2AE"/>
  </w:style>
  <w:style w:type="paragraph" w:customStyle="1" w:styleId="AD2C31993D0740E8B262982E64D44E0C">
    <w:name w:val="AD2C31993D0740E8B262982E64D44E0C"/>
  </w:style>
  <w:style w:type="paragraph" w:customStyle="1" w:styleId="664703E249424535BAE0C9408D36F090">
    <w:name w:val="664703E249424535BAE0C9408D36F090"/>
  </w:style>
  <w:style w:type="paragraph" w:customStyle="1" w:styleId="D4FA4EBBF5F74055AB89F3B3B59E76C8">
    <w:name w:val="D4FA4EBBF5F74055AB89F3B3B59E76C8"/>
  </w:style>
  <w:style w:type="paragraph" w:customStyle="1" w:styleId="B79517F3C11A4E5B905F5C383D0BD24F">
    <w:name w:val="B79517F3C11A4E5B905F5C383D0BD24F"/>
  </w:style>
  <w:style w:type="paragraph" w:customStyle="1" w:styleId="5CA8513C055044C3AC74ED6528074F95">
    <w:name w:val="5CA8513C055044C3AC74ED6528074F95"/>
  </w:style>
  <w:style w:type="paragraph" w:customStyle="1" w:styleId="3F51CAB6216E48D9970072C62EE07A50">
    <w:name w:val="3F51CAB6216E48D9970072C62EE07A50"/>
  </w:style>
  <w:style w:type="paragraph" w:customStyle="1" w:styleId="A6C0B12514484F51B37B14EFF1DB45E3">
    <w:name w:val="A6C0B12514484F51B37B14EFF1DB45E3"/>
  </w:style>
  <w:style w:type="paragraph" w:customStyle="1" w:styleId="ABFC4C69AC674811AD4BDA4E516409BA">
    <w:name w:val="ABFC4C69AC674811AD4BDA4E516409BA"/>
  </w:style>
  <w:style w:type="paragraph" w:customStyle="1" w:styleId="6AC5B64EFDAA4F5184D37B63599C74D0">
    <w:name w:val="6AC5B64EFDAA4F5184D37B63599C74D0"/>
  </w:style>
  <w:style w:type="paragraph" w:customStyle="1" w:styleId="46E570B8C3FD4B7988C335B2159CAA00">
    <w:name w:val="46E570B8C3FD4B7988C335B2159CAA00"/>
  </w:style>
  <w:style w:type="paragraph" w:customStyle="1" w:styleId="961CA2D32DBE4A06BCAB24164499C359">
    <w:name w:val="961CA2D32DBE4A06BCAB24164499C359"/>
  </w:style>
  <w:style w:type="paragraph" w:customStyle="1" w:styleId="03AE57BF033D45B88FB0DC8E80EADDB6">
    <w:name w:val="03AE57BF033D45B88FB0DC8E80EADDB6"/>
  </w:style>
  <w:style w:type="paragraph" w:customStyle="1" w:styleId="D30DA02612134DA89D6AA333C965728F">
    <w:name w:val="D30DA02612134DA89D6AA333C965728F"/>
  </w:style>
  <w:style w:type="paragraph" w:customStyle="1" w:styleId="61B8CCE6B5A54F9584F1931782B27D33">
    <w:name w:val="61B8CCE6B5A54F9584F1931782B27D33"/>
  </w:style>
  <w:style w:type="paragraph" w:customStyle="1" w:styleId="3A4BB67A696A4ACABCF9A7D68A8497FE">
    <w:name w:val="3A4BB67A696A4ACABCF9A7D68A8497FE"/>
  </w:style>
  <w:style w:type="paragraph" w:customStyle="1" w:styleId="AC1675ED18314BAC8CF084E94D3FBCD8">
    <w:name w:val="AC1675ED18314BAC8CF084E94D3FBCD8"/>
  </w:style>
  <w:style w:type="paragraph" w:customStyle="1" w:styleId="42A5E00A5D234E038F6FAD000396B364">
    <w:name w:val="42A5E00A5D234E038F6FAD000396B364"/>
  </w:style>
  <w:style w:type="paragraph" w:customStyle="1" w:styleId="A20A925442C24E6299EA3F2F08F4742B">
    <w:name w:val="A20A925442C24E6299EA3F2F08F4742B"/>
    <w:rsid w:val="00130BD9"/>
  </w:style>
  <w:style w:type="paragraph" w:customStyle="1" w:styleId="8B6808E962554CB7B5665D1930CBCE50">
    <w:name w:val="8B6808E962554CB7B5665D1930CBCE50"/>
    <w:rsid w:val="00130BD9"/>
  </w:style>
  <w:style w:type="paragraph" w:customStyle="1" w:styleId="969A94AB0E1E44D1A131085080922ABC">
    <w:name w:val="969A94AB0E1E44D1A131085080922ABC"/>
    <w:rsid w:val="00130BD9"/>
  </w:style>
  <w:style w:type="paragraph" w:customStyle="1" w:styleId="3FDE6AC997204514B2CC55E5841AE555">
    <w:name w:val="3FDE6AC997204514B2CC55E5841AE555"/>
    <w:rsid w:val="00130BD9"/>
  </w:style>
  <w:style w:type="paragraph" w:customStyle="1" w:styleId="C76A79C007AC4076B64CE8805972CD5F">
    <w:name w:val="C76A79C007AC4076B64CE8805972CD5F"/>
    <w:rsid w:val="00130BD9"/>
  </w:style>
  <w:style w:type="paragraph" w:customStyle="1" w:styleId="852F23BD5D6A40A0BB486152EBBC4359">
    <w:name w:val="852F23BD5D6A40A0BB486152EBBC4359"/>
    <w:rsid w:val="00130BD9"/>
  </w:style>
  <w:style w:type="paragraph" w:customStyle="1" w:styleId="1930292832E44ABA91515CA3BE80B1C6">
    <w:name w:val="1930292832E44ABA91515CA3BE80B1C6"/>
    <w:rsid w:val="00130BD9"/>
  </w:style>
  <w:style w:type="paragraph" w:customStyle="1" w:styleId="864443F1AD4B4DCF986DA3A542B1E6EC">
    <w:name w:val="864443F1AD4B4DCF986DA3A542B1E6EC"/>
    <w:rsid w:val="00130BD9"/>
  </w:style>
  <w:style w:type="paragraph" w:customStyle="1" w:styleId="D2F4DBCB0907494EA674B59B04CB6B08">
    <w:name w:val="D2F4DBCB0907494EA674B59B04CB6B08"/>
    <w:rsid w:val="00130BD9"/>
  </w:style>
  <w:style w:type="paragraph" w:customStyle="1" w:styleId="B44A422000304AF489AEB856E54C5BB0">
    <w:name w:val="B44A422000304AF489AEB856E54C5BB0"/>
    <w:rsid w:val="00130BD9"/>
  </w:style>
  <w:style w:type="paragraph" w:customStyle="1" w:styleId="5272EAB787B04E308AE911D3A79E3179">
    <w:name w:val="5272EAB787B04E308AE911D3A79E3179"/>
    <w:rsid w:val="00130BD9"/>
  </w:style>
  <w:style w:type="paragraph" w:customStyle="1" w:styleId="E1620655EA7A48D4B34E6D19A209A9D2">
    <w:name w:val="E1620655EA7A48D4B34E6D19A209A9D2"/>
    <w:rsid w:val="00130BD9"/>
  </w:style>
  <w:style w:type="paragraph" w:customStyle="1" w:styleId="84B4FFC3B78C4A4887DF27FA1B34007F">
    <w:name w:val="84B4FFC3B78C4A4887DF27FA1B34007F"/>
    <w:rsid w:val="00130BD9"/>
  </w:style>
  <w:style w:type="paragraph" w:customStyle="1" w:styleId="33A3021C7B3642E6881711BBA168BCF6">
    <w:name w:val="33A3021C7B3642E6881711BBA168BCF6"/>
    <w:rsid w:val="00130BD9"/>
  </w:style>
  <w:style w:type="paragraph" w:customStyle="1" w:styleId="E4BF03F8ED024F279DF4BD206D73148B">
    <w:name w:val="E4BF03F8ED024F279DF4BD206D73148B"/>
    <w:rsid w:val="00130BD9"/>
  </w:style>
  <w:style w:type="paragraph" w:customStyle="1" w:styleId="4A1474798B3E49C6AB5BC2EB9DE32D9B">
    <w:name w:val="4A1474798B3E49C6AB5BC2EB9DE32D9B"/>
    <w:rsid w:val="00130BD9"/>
  </w:style>
  <w:style w:type="paragraph" w:customStyle="1" w:styleId="81922D5F7C7149E48C9CC9843C32EC16">
    <w:name w:val="81922D5F7C7149E48C9CC9843C32EC16"/>
    <w:rsid w:val="00130BD9"/>
  </w:style>
  <w:style w:type="paragraph" w:customStyle="1" w:styleId="028522283D7C42B68BA1E1BB9CFC583B">
    <w:name w:val="028522283D7C42B68BA1E1BB9CFC583B"/>
    <w:rsid w:val="00130BD9"/>
  </w:style>
  <w:style w:type="paragraph" w:customStyle="1" w:styleId="056F9F396341474AB7DEB6D7E3886E95">
    <w:name w:val="056F9F396341474AB7DEB6D7E3886E95"/>
    <w:rsid w:val="00130BD9"/>
  </w:style>
  <w:style w:type="paragraph" w:customStyle="1" w:styleId="BBB9586394D9498BB438F6ED3FD4811E">
    <w:name w:val="BBB9586394D9498BB438F6ED3FD4811E"/>
    <w:rsid w:val="00130BD9"/>
  </w:style>
  <w:style w:type="paragraph" w:customStyle="1" w:styleId="D45D78DCC4F84A5BBF8AEC369CA2A657">
    <w:name w:val="D45D78DCC4F84A5BBF8AEC369CA2A657"/>
    <w:rsid w:val="00130BD9"/>
  </w:style>
  <w:style w:type="paragraph" w:customStyle="1" w:styleId="A4005C8299FD41C682E35BC111F80208">
    <w:name w:val="A4005C8299FD41C682E35BC111F80208"/>
    <w:rsid w:val="00130BD9"/>
  </w:style>
  <w:style w:type="paragraph" w:customStyle="1" w:styleId="F3A1FDE467D6487CA889D6CF06420CD8">
    <w:name w:val="F3A1FDE467D6487CA889D6CF06420CD8"/>
    <w:rsid w:val="00130BD9"/>
  </w:style>
  <w:style w:type="paragraph" w:customStyle="1" w:styleId="AB63AAFFF4F2413EADEF2B90798C2E87">
    <w:name w:val="AB63AAFFF4F2413EADEF2B90798C2E87"/>
    <w:rsid w:val="00130BD9"/>
  </w:style>
  <w:style w:type="paragraph" w:customStyle="1" w:styleId="DA3DCC0AC4494D5B9C058F07E43723EA">
    <w:name w:val="DA3DCC0AC4494D5B9C058F07E43723EA"/>
    <w:rsid w:val="00130BD9"/>
  </w:style>
  <w:style w:type="paragraph" w:customStyle="1" w:styleId="8D4290EF11084ED8AEE0745E2169771E">
    <w:name w:val="8D4290EF11084ED8AEE0745E2169771E"/>
    <w:rsid w:val="00130BD9"/>
  </w:style>
  <w:style w:type="paragraph" w:customStyle="1" w:styleId="DC8DE134754A43A9812E0302679D0D82">
    <w:name w:val="DC8DE134754A43A9812E0302679D0D82"/>
    <w:rsid w:val="00130BD9"/>
  </w:style>
  <w:style w:type="paragraph" w:customStyle="1" w:styleId="C938D62C46C84B0790A06AD1FD321CC3">
    <w:name w:val="C938D62C46C84B0790A06AD1FD321CC3"/>
    <w:rsid w:val="00130BD9"/>
  </w:style>
  <w:style w:type="paragraph" w:customStyle="1" w:styleId="E78CE1EC9ED54ECA82B121C4FC1EC21C">
    <w:name w:val="E78CE1EC9ED54ECA82B121C4FC1EC21C"/>
    <w:rsid w:val="00130BD9"/>
  </w:style>
  <w:style w:type="paragraph" w:customStyle="1" w:styleId="1BE4C2D7448045E39FAB5C9A65CC8ACA">
    <w:name w:val="1BE4C2D7448045E39FAB5C9A65CC8ACA"/>
    <w:rsid w:val="00130BD9"/>
  </w:style>
  <w:style w:type="paragraph" w:customStyle="1" w:styleId="254EEC6B2FB645F5BFBFCBFDB102E1CC">
    <w:name w:val="254EEC6B2FB645F5BFBFCBFDB102E1CC"/>
    <w:rsid w:val="00130BD9"/>
  </w:style>
  <w:style w:type="paragraph" w:customStyle="1" w:styleId="8FE25A4DB6A844D79522E21042B92C3A">
    <w:name w:val="8FE25A4DB6A844D79522E21042B92C3A"/>
    <w:rsid w:val="00130BD9"/>
  </w:style>
  <w:style w:type="paragraph" w:customStyle="1" w:styleId="3D1CFAFF771245709BEB5B63216F5C9E">
    <w:name w:val="3D1CFAFF771245709BEB5B63216F5C9E"/>
    <w:rsid w:val="00130BD9"/>
  </w:style>
  <w:style w:type="paragraph" w:customStyle="1" w:styleId="F7D2EB95AA32409F838E55929E9EF219">
    <w:name w:val="F7D2EB95AA32409F838E55929E9EF219"/>
    <w:rsid w:val="00130BD9"/>
  </w:style>
  <w:style w:type="paragraph" w:customStyle="1" w:styleId="062D578482E746CAA6EF12AFBCB9D3C5">
    <w:name w:val="062D578482E746CAA6EF12AFBCB9D3C5"/>
    <w:rsid w:val="00130BD9"/>
  </w:style>
  <w:style w:type="paragraph" w:customStyle="1" w:styleId="382FFFB37F8049CDA495AE92C3E71262">
    <w:name w:val="382FFFB37F8049CDA495AE92C3E71262"/>
    <w:rsid w:val="00130BD9"/>
  </w:style>
  <w:style w:type="paragraph" w:customStyle="1" w:styleId="A94C572AE76242F48385155F635F08E7">
    <w:name w:val="A94C572AE76242F48385155F635F08E7"/>
    <w:rsid w:val="009C41F8"/>
  </w:style>
  <w:style w:type="paragraph" w:customStyle="1" w:styleId="C4F28D8B32A44EE0B3CA85B1D3FA86D1">
    <w:name w:val="C4F28D8B32A44EE0B3CA85B1D3FA86D1"/>
    <w:rsid w:val="009C41F8"/>
  </w:style>
  <w:style w:type="paragraph" w:customStyle="1" w:styleId="28AE410A3DB44830A72F989168ADE51E">
    <w:name w:val="28AE410A3DB44830A72F989168ADE51E"/>
    <w:rsid w:val="009C41F8"/>
  </w:style>
  <w:style w:type="paragraph" w:customStyle="1" w:styleId="83D85D890B1548E48184E168FA52C348">
    <w:name w:val="83D85D890B1548E48184E168FA52C348"/>
    <w:rsid w:val="002A7F93"/>
  </w:style>
  <w:style w:type="paragraph" w:customStyle="1" w:styleId="A12EDAB3559049F7AC7F09EAC9A82C24">
    <w:name w:val="A12EDAB3559049F7AC7F09EAC9A82C24"/>
    <w:rsid w:val="002A7F93"/>
  </w:style>
  <w:style w:type="paragraph" w:customStyle="1" w:styleId="44970FF767D44B54A9B10D8272B9CBC5">
    <w:name w:val="44970FF767D44B54A9B10D8272B9CBC5"/>
    <w:rsid w:val="002A7F93"/>
  </w:style>
  <w:style w:type="paragraph" w:customStyle="1" w:styleId="86ECA2B164674CB1AA93E29932FD62FC">
    <w:name w:val="86ECA2B164674CB1AA93E29932FD62FC"/>
    <w:rsid w:val="002A7F93"/>
  </w:style>
  <w:style w:type="paragraph" w:customStyle="1" w:styleId="B8A7BF3B303E4E58BE756CF0C424D693">
    <w:name w:val="B8A7BF3B303E4E58BE756CF0C424D693"/>
    <w:rsid w:val="002A7F93"/>
  </w:style>
  <w:style w:type="paragraph" w:customStyle="1" w:styleId="0A88E89B3D6542FD990EB98101067E23">
    <w:name w:val="0A88E89B3D6542FD990EB98101067E23"/>
    <w:rsid w:val="002A7F93"/>
  </w:style>
  <w:style w:type="paragraph" w:customStyle="1" w:styleId="7373A7F1F9D64E38962E931C047DB3F2">
    <w:name w:val="7373A7F1F9D64E38962E931C047DB3F2"/>
    <w:rsid w:val="002A7F93"/>
  </w:style>
  <w:style w:type="paragraph" w:customStyle="1" w:styleId="402DB8D705D94A56ABA8B47AE467974A">
    <w:name w:val="402DB8D705D94A56ABA8B47AE467974A"/>
    <w:rsid w:val="002A7F93"/>
  </w:style>
  <w:style w:type="paragraph" w:customStyle="1" w:styleId="99154080C76648F29495EC35779CCD33">
    <w:name w:val="99154080C76648F29495EC35779CCD33"/>
    <w:rsid w:val="002A7F93"/>
  </w:style>
  <w:style w:type="paragraph" w:customStyle="1" w:styleId="700A145D897E4E98AFC5FBC697E9C6E9">
    <w:name w:val="700A145D897E4E98AFC5FBC697E9C6E9"/>
    <w:rsid w:val="002A7F93"/>
  </w:style>
  <w:style w:type="paragraph" w:customStyle="1" w:styleId="019C5D5B6D4C443685E36C9B28DA7F13">
    <w:name w:val="019C5D5B6D4C443685E36C9B28DA7F13"/>
    <w:rsid w:val="002A7F93"/>
  </w:style>
  <w:style w:type="paragraph" w:customStyle="1" w:styleId="C0EEAF69F91F4DB883DA96AB1EED56D2">
    <w:name w:val="C0EEAF69F91F4DB883DA96AB1EED56D2"/>
    <w:rsid w:val="002A7F93"/>
  </w:style>
  <w:style w:type="paragraph" w:customStyle="1" w:styleId="7E97563256294B84B4AEC7AA0DB80C94">
    <w:name w:val="7E97563256294B84B4AEC7AA0DB80C94"/>
    <w:rsid w:val="002A7F93"/>
  </w:style>
  <w:style w:type="paragraph" w:customStyle="1" w:styleId="D319CF299D524E369974C0B7F291576F">
    <w:name w:val="D319CF299D524E369974C0B7F291576F"/>
    <w:rsid w:val="002A7F93"/>
  </w:style>
  <w:style w:type="paragraph" w:customStyle="1" w:styleId="702EBBACB1154D51A058AB063990B5D9">
    <w:name w:val="702EBBACB1154D51A058AB063990B5D9"/>
    <w:rsid w:val="002A7F93"/>
  </w:style>
  <w:style w:type="paragraph" w:customStyle="1" w:styleId="0C6B9576DEFF4C779B1DFF250858962B">
    <w:name w:val="0C6B9576DEFF4C779B1DFF250858962B"/>
    <w:rsid w:val="002A7F93"/>
  </w:style>
  <w:style w:type="paragraph" w:customStyle="1" w:styleId="2E24BF87DD9642E185E5E9DC81F8015F">
    <w:name w:val="2E24BF87DD9642E185E5E9DC81F8015F"/>
    <w:rsid w:val="002A7F93"/>
  </w:style>
  <w:style w:type="paragraph" w:customStyle="1" w:styleId="72F09E997FF64F02AFE5D38EB29FF274">
    <w:name w:val="72F09E997FF64F02AFE5D38EB29FF274"/>
    <w:rsid w:val="002A7F93"/>
  </w:style>
  <w:style w:type="paragraph" w:customStyle="1" w:styleId="EE17361544844026833AE5F7AAF0ED6E">
    <w:name w:val="EE17361544844026833AE5F7AAF0ED6E"/>
    <w:rsid w:val="002A7F93"/>
  </w:style>
  <w:style w:type="paragraph" w:customStyle="1" w:styleId="5F09567D98B94EE893236FFCBFCD4D70">
    <w:name w:val="5F09567D98B94EE893236FFCBFCD4D70"/>
    <w:rsid w:val="002A7F93"/>
  </w:style>
  <w:style w:type="paragraph" w:customStyle="1" w:styleId="1971F9F3BB1940AD995023EE298B86E6">
    <w:name w:val="1971F9F3BB1940AD995023EE298B86E6"/>
    <w:rsid w:val="002A7F93"/>
  </w:style>
  <w:style w:type="paragraph" w:customStyle="1" w:styleId="C9501452B98C4639AD5399897B3258E0">
    <w:name w:val="C9501452B98C4639AD5399897B3258E0"/>
    <w:rsid w:val="002A7F93"/>
  </w:style>
  <w:style w:type="paragraph" w:customStyle="1" w:styleId="68313B82936A456183D55AEC60FD4C06">
    <w:name w:val="68313B82936A456183D55AEC60FD4C06"/>
    <w:rsid w:val="002A7F93"/>
  </w:style>
  <w:style w:type="paragraph" w:customStyle="1" w:styleId="E1EE491BA91848E5875C9140C22B8129">
    <w:name w:val="E1EE491BA91848E5875C9140C22B8129"/>
    <w:rsid w:val="002A7F93"/>
  </w:style>
  <w:style w:type="paragraph" w:customStyle="1" w:styleId="79EEF7A254AA41AFB60D3D74BF8D1F43">
    <w:name w:val="79EEF7A254AA41AFB60D3D74BF8D1F43"/>
    <w:rsid w:val="002A7F93"/>
  </w:style>
  <w:style w:type="paragraph" w:customStyle="1" w:styleId="791D1BEBD17A4447B5B7B0B896A73286">
    <w:name w:val="791D1BEBD17A4447B5B7B0B896A73286"/>
    <w:rsid w:val="002A7F93"/>
  </w:style>
  <w:style w:type="paragraph" w:customStyle="1" w:styleId="477D08EE309747AB9DE58D623FD53968">
    <w:name w:val="477D08EE309747AB9DE58D623FD53968"/>
    <w:rsid w:val="002A7F93"/>
  </w:style>
  <w:style w:type="paragraph" w:customStyle="1" w:styleId="39E1D8332A4E42B7B4803EC569C54C6E">
    <w:name w:val="39E1D8332A4E42B7B4803EC569C54C6E"/>
    <w:rsid w:val="002A7F93"/>
  </w:style>
  <w:style w:type="paragraph" w:customStyle="1" w:styleId="151AB61D507B40D8980D06910D05A449">
    <w:name w:val="151AB61D507B40D8980D06910D05A449"/>
    <w:rsid w:val="002A7F93"/>
  </w:style>
  <w:style w:type="paragraph" w:customStyle="1" w:styleId="6AF7BF2B8F8A458FA97CCCB91D30685D">
    <w:name w:val="6AF7BF2B8F8A458FA97CCCB91D30685D"/>
    <w:rsid w:val="002A7F93"/>
  </w:style>
  <w:style w:type="paragraph" w:customStyle="1" w:styleId="A26A6CA4979944BBAE0DD03ACD2A4D6F">
    <w:name w:val="A26A6CA4979944BBAE0DD03ACD2A4D6F"/>
    <w:rsid w:val="002A7F93"/>
  </w:style>
  <w:style w:type="paragraph" w:customStyle="1" w:styleId="ACA35FADE35742E58EF73E4141AA38DD">
    <w:name w:val="ACA35FADE35742E58EF73E4141AA38DD"/>
    <w:rsid w:val="002A7F93"/>
  </w:style>
  <w:style w:type="paragraph" w:customStyle="1" w:styleId="F394317B20664CEF90647150BA0EC88C">
    <w:name w:val="F394317B20664CEF90647150BA0EC88C"/>
    <w:rsid w:val="002A7F93"/>
  </w:style>
  <w:style w:type="paragraph" w:customStyle="1" w:styleId="A7EB55A97CD64F30B19E64CC7B370081">
    <w:name w:val="A7EB55A97CD64F30B19E64CC7B370081"/>
    <w:rsid w:val="002A7F93"/>
  </w:style>
  <w:style w:type="paragraph" w:customStyle="1" w:styleId="0CC498DF20C04B6D8A8502B56DC405DE">
    <w:name w:val="0CC498DF20C04B6D8A8502B56DC405DE"/>
    <w:rsid w:val="002A7F93"/>
  </w:style>
  <w:style w:type="paragraph" w:customStyle="1" w:styleId="64A7DD5ECCA343F4BFAAB18AF2C3CC94">
    <w:name w:val="64A7DD5ECCA343F4BFAAB18AF2C3CC94"/>
    <w:rsid w:val="002A7F93"/>
  </w:style>
  <w:style w:type="paragraph" w:customStyle="1" w:styleId="4C0B723561DD40D2AB8E037DBB3E450A">
    <w:name w:val="4C0B723561DD40D2AB8E037DBB3E450A"/>
    <w:rsid w:val="00F9658A"/>
  </w:style>
  <w:style w:type="paragraph" w:customStyle="1" w:styleId="4429F00994EA472697234351D9BDA327">
    <w:name w:val="4429F00994EA472697234351D9BDA327"/>
    <w:rsid w:val="00F9658A"/>
  </w:style>
  <w:style w:type="paragraph" w:customStyle="1" w:styleId="6C0B65E31A6B40CD9A8A90F81B3DC05D">
    <w:name w:val="6C0B65E31A6B40CD9A8A90F81B3DC05D"/>
    <w:rsid w:val="00F9658A"/>
  </w:style>
  <w:style w:type="paragraph" w:customStyle="1" w:styleId="23DF7F4843854DAFB550D7531D37CD42">
    <w:name w:val="23DF7F4843854DAFB550D7531D37CD42"/>
    <w:rsid w:val="00F9658A"/>
  </w:style>
  <w:style w:type="paragraph" w:customStyle="1" w:styleId="0729EF139D3040C2B92E8099C7B20A8A">
    <w:name w:val="0729EF139D3040C2B92E8099C7B20A8A"/>
    <w:rsid w:val="00F9658A"/>
  </w:style>
  <w:style w:type="paragraph" w:customStyle="1" w:styleId="BC1D4D4556594D199317563B9600DAEF">
    <w:name w:val="BC1D4D4556594D199317563B9600DAEF"/>
    <w:rsid w:val="00F9658A"/>
  </w:style>
  <w:style w:type="paragraph" w:customStyle="1" w:styleId="64FF24CE3C934069B52B5A413254FEA0">
    <w:name w:val="64FF24CE3C934069B52B5A413254FEA0"/>
    <w:rsid w:val="00F9658A"/>
  </w:style>
  <w:style w:type="paragraph" w:customStyle="1" w:styleId="44BA54AE25994D74B2117B6CEB1082DF">
    <w:name w:val="44BA54AE25994D74B2117B6CEB1082DF"/>
    <w:rsid w:val="00F9658A"/>
  </w:style>
  <w:style w:type="paragraph" w:customStyle="1" w:styleId="DD4CB54761894259B7114123EF7F8789">
    <w:name w:val="DD4CB54761894259B7114123EF7F8789"/>
    <w:rsid w:val="00F9658A"/>
  </w:style>
  <w:style w:type="paragraph" w:customStyle="1" w:styleId="1718E546E2204676A7CA83ED41174A81">
    <w:name w:val="1718E546E2204676A7CA83ED41174A81"/>
    <w:rsid w:val="00F9658A"/>
  </w:style>
  <w:style w:type="paragraph" w:customStyle="1" w:styleId="2D00233347884AD48577A5293B79A085">
    <w:name w:val="2D00233347884AD48577A5293B79A085"/>
    <w:rsid w:val="00F9658A"/>
  </w:style>
  <w:style w:type="paragraph" w:customStyle="1" w:styleId="0D39D3EEEC51491E9FF3FB0912F22FD0">
    <w:name w:val="0D39D3EEEC51491E9FF3FB0912F22FD0"/>
    <w:rsid w:val="00F9658A"/>
  </w:style>
  <w:style w:type="paragraph" w:customStyle="1" w:styleId="E5D5FB72749C4313833D36C904F87C58">
    <w:name w:val="E5D5FB72749C4313833D36C904F87C58"/>
    <w:rsid w:val="00F9658A"/>
  </w:style>
  <w:style w:type="paragraph" w:customStyle="1" w:styleId="41C7C716CCAA4A76AC7F7D5A7C5EE499">
    <w:name w:val="41C7C716CCAA4A76AC7F7D5A7C5EE499"/>
    <w:rsid w:val="00F9658A"/>
  </w:style>
  <w:style w:type="paragraph" w:customStyle="1" w:styleId="EEEA82873C034AF9A91ED45A2EE30857">
    <w:name w:val="EEEA82873C034AF9A91ED45A2EE30857"/>
    <w:rsid w:val="00F9658A"/>
  </w:style>
  <w:style w:type="paragraph" w:customStyle="1" w:styleId="872B31406C9B4A1E9770C273212A0269">
    <w:name w:val="872B31406C9B4A1E9770C273212A0269"/>
    <w:rsid w:val="00F9658A"/>
  </w:style>
  <w:style w:type="paragraph" w:customStyle="1" w:styleId="E47CE4771A3243529880B509A25CFD22">
    <w:name w:val="E47CE4771A3243529880B509A25CFD22"/>
    <w:rsid w:val="00F9658A"/>
  </w:style>
  <w:style w:type="paragraph" w:customStyle="1" w:styleId="180C93BD12D545329537B7B61CE54CD0">
    <w:name w:val="180C93BD12D545329537B7B61CE54CD0"/>
    <w:rsid w:val="00F9658A"/>
  </w:style>
  <w:style w:type="paragraph" w:customStyle="1" w:styleId="C64693A6C0AC4ED6A0CD086D1C37E0F3">
    <w:name w:val="C64693A6C0AC4ED6A0CD086D1C37E0F3"/>
    <w:rsid w:val="002A3535"/>
  </w:style>
  <w:style w:type="paragraph" w:customStyle="1" w:styleId="CB8E9D2469F24DBCAFCF0BB1B101088E">
    <w:name w:val="CB8E9D2469F24DBCAFCF0BB1B101088E"/>
    <w:rsid w:val="002A3535"/>
  </w:style>
  <w:style w:type="paragraph" w:customStyle="1" w:styleId="C5CDC8DFE20C4515911020DE22214052">
    <w:name w:val="C5CDC8DFE20C4515911020DE22214052"/>
    <w:rsid w:val="002A3535"/>
  </w:style>
  <w:style w:type="paragraph" w:customStyle="1" w:styleId="48249426EAD7479095B79BDDF5B21C77">
    <w:name w:val="48249426EAD7479095B79BDDF5B21C77"/>
    <w:rsid w:val="002A3535"/>
  </w:style>
  <w:style w:type="paragraph" w:customStyle="1" w:styleId="8C4ED08FC0AD462DAFAAABD60476A3BF">
    <w:name w:val="8C4ED08FC0AD462DAFAAABD60476A3BF"/>
    <w:rsid w:val="002A3535"/>
  </w:style>
  <w:style w:type="paragraph" w:customStyle="1" w:styleId="622D733341444E2C81A0059501225796">
    <w:name w:val="622D733341444E2C81A0059501225796"/>
    <w:rsid w:val="002A3535"/>
  </w:style>
  <w:style w:type="paragraph" w:customStyle="1" w:styleId="FC99CAEE13834C5D81DEAA1AFDD83257">
    <w:name w:val="FC99CAEE13834C5D81DEAA1AFDD83257"/>
    <w:rsid w:val="002A3535"/>
  </w:style>
  <w:style w:type="paragraph" w:customStyle="1" w:styleId="98444205F7A9479CA4C49E7CC1A0AAAE">
    <w:name w:val="98444205F7A9479CA4C49E7CC1A0AAAE"/>
    <w:rsid w:val="002A3535"/>
  </w:style>
  <w:style w:type="paragraph" w:customStyle="1" w:styleId="E7844A9FDF534D6FAD373FAC171A4969">
    <w:name w:val="E7844A9FDF534D6FAD373FAC171A4969"/>
    <w:rsid w:val="002A3535"/>
  </w:style>
  <w:style w:type="paragraph" w:customStyle="1" w:styleId="206A004ED5214295BFE04F9688D42806">
    <w:name w:val="206A004ED5214295BFE04F9688D42806"/>
    <w:rsid w:val="002A3535"/>
  </w:style>
  <w:style w:type="paragraph" w:customStyle="1" w:styleId="76BE3F5F21D04DAC9558785CDA6489C8">
    <w:name w:val="76BE3F5F21D04DAC9558785CDA6489C8"/>
    <w:rsid w:val="002A3535"/>
  </w:style>
  <w:style w:type="paragraph" w:customStyle="1" w:styleId="875A73E1DC844501A6D10635F5CEC8A5">
    <w:name w:val="875A73E1DC844501A6D10635F5CEC8A5"/>
    <w:rsid w:val="002A3535"/>
  </w:style>
  <w:style w:type="paragraph" w:customStyle="1" w:styleId="575E02E84BB346ED9F1D16F3BE6D5D54">
    <w:name w:val="575E02E84BB346ED9F1D16F3BE6D5D54"/>
    <w:rsid w:val="002A3535"/>
  </w:style>
  <w:style w:type="paragraph" w:customStyle="1" w:styleId="008E5BFB1967466A93C3E5F24B525BA4">
    <w:name w:val="008E5BFB1967466A93C3E5F24B525BA4"/>
    <w:rsid w:val="002A3535"/>
  </w:style>
  <w:style w:type="paragraph" w:customStyle="1" w:styleId="FC3A95B795BB40B981406C4C01C969DA">
    <w:name w:val="FC3A95B795BB40B981406C4C01C969DA"/>
    <w:rsid w:val="002A3535"/>
  </w:style>
  <w:style w:type="paragraph" w:customStyle="1" w:styleId="D6259FB5A0C8489C923D76907772360D">
    <w:name w:val="D6259FB5A0C8489C923D76907772360D"/>
    <w:rsid w:val="002A3535"/>
  </w:style>
  <w:style w:type="paragraph" w:customStyle="1" w:styleId="F024D22D96904C7D8BC84419A114573A">
    <w:name w:val="F024D22D96904C7D8BC84419A114573A"/>
    <w:rsid w:val="002A3535"/>
  </w:style>
  <w:style w:type="paragraph" w:customStyle="1" w:styleId="EB7B99349D68425883A4061F41F2DAC1">
    <w:name w:val="EB7B99349D68425883A4061F41F2DAC1"/>
    <w:rsid w:val="002A3535"/>
  </w:style>
  <w:style w:type="paragraph" w:customStyle="1" w:styleId="A0A04149AD5D4F6280B41A22E21CD710">
    <w:name w:val="A0A04149AD5D4F6280B41A22E21CD710"/>
    <w:rsid w:val="002A3535"/>
  </w:style>
  <w:style w:type="paragraph" w:customStyle="1" w:styleId="4C1D7FBE9A9443D98FE4E3CBA2019AF0">
    <w:name w:val="4C1D7FBE9A9443D98FE4E3CBA2019AF0"/>
    <w:rsid w:val="002A3535"/>
  </w:style>
  <w:style w:type="paragraph" w:customStyle="1" w:styleId="728167BDE60448FDBCE829DF9C103119">
    <w:name w:val="728167BDE60448FDBCE829DF9C103119"/>
    <w:rsid w:val="002A3535"/>
  </w:style>
  <w:style w:type="paragraph" w:customStyle="1" w:styleId="398388C8F82B4700AF72A43A61987CAF">
    <w:name w:val="398388C8F82B4700AF72A43A61987CAF"/>
    <w:rsid w:val="002A3535"/>
  </w:style>
  <w:style w:type="paragraph" w:customStyle="1" w:styleId="6EC1C5698EB14A0697B77749686E9DF1">
    <w:name w:val="6EC1C5698EB14A0697B77749686E9DF1"/>
    <w:rsid w:val="002A3535"/>
  </w:style>
  <w:style w:type="paragraph" w:customStyle="1" w:styleId="4C2DA979544D435E99CCCFA340183FF2">
    <w:name w:val="4C2DA979544D435E99CCCFA340183FF2"/>
    <w:rsid w:val="002A3535"/>
  </w:style>
  <w:style w:type="paragraph" w:customStyle="1" w:styleId="4E3AE2C69AC34EEF84182D9CA336819A">
    <w:name w:val="4E3AE2C69AC34EEF84182D9CA336819A"/>
    <w:rsid w:val="002A3535"/>
  </w:style>
  <w:style w:type="paragraph" w:customStyle="1" w:styleId="0EADB3E4E2B14DF2AE2E914BD7C9DC93">
    <w:name w:val="0EADB3E4E2B14DF2AE2E914BD7C9DC93"/>
    <w:rsid w:val="002A3535"/>
  </w:style>
  <w:style w:type="paragraph" w:customStyle="1" w:styleId="739644152E6A4C65A9E135351304A97F">
    <w:name w:val="739644152E6A4C65A9E135351304A97F"/>
    <w:rsid w:val="002A3535"/>
  </w:style>
  <w:style w:type="paragraph" w:customStyle="1" w:styleId="A63FF14023674D5D8D4E7B866C6A6E35">
    <w:name w:val="A63FF14023674D5D8D4E7B866C6A6E35"/>
    <w:rsid w:val="00502A0A"/>
  </w:style>
  <w:style w:type="paragraph" w:customStyle="1" w:styleId="89FC1A2CF95440AD82BFCA8AD45DADCD">
    <w:name w:val="89FC1A2CF95440AD82BFCA8AD45DADCD"/>
    <w:rsid w:val="00502A0A"/>
  </w:style>
  <w:style w:type="paragraph" w:customStyle="1" w:styleId="1A5725A2E50B4FD2A27B23FAA3B6EDFD">
    <w:name w:val="1A5725A2E50B4FD2A27B23FAA3B6EDFD"/>
    <w:rsid w:val="00502A0A"/>
  </w:style>
  <w:style w:type="paragraph" w:customStyle="1" w:styleId="9DCF1AE229B545A39355CC6BD0378154">
    <w:name w:val="9DCF1AE229B545A39355CC6BD0378154"/>
    <w:rsid w:val="00502A0A"/>
  </w:style>
  <w:style w:type="paragraph" w:customStyle="1" w:styleId="B0C1B43907F14856A311419FE8BCB6B1">
    <w:name w:val="B0C1B43907F14856A311419FE8BCB6B1"/>
    <w:rsid w:val="00502A0A"/>
  </w:style>
  <w:style w:type="paragraph" w:customStyle="1" w:styleId="7A81DF86DE3E4AA0B0AE8FC8EF1253D6">
    <w:name w:val="7A81DF86DE3E4AA0B0AE8FC8EF1253D6"/>
    <w:rsid w:val="00502A0A"/>
  </w:style>
  <w:style w:type="paragraph" w:customStyle="1" w:styleId="FF53A12AB8AB4BC2BF8F0E4E595E319C">
    <w:name w:val="FF53A12AB8AB4BC2BF8F0E4E595E319C"/>
    <w:rsid w:val="00502A0A"/>
  </w:style>
  <w:style w:type="paragraph" w:customStyle="1" w:styleId="272A66D02D3549C19D7859867210CEB4">
    <w:name w:val="272A66D02D3549C19D7859867210CEB4"/>
    <w:rsid w:val="00502A0A"/>
  </w:style>
  <w:style w:type="paragraph" w:customStyle="1" w:styleId="1BEDC4A65472450D9A0B3F68FE92F545">
    <w:name w:val="1BEDC4A65472450D9A0B3F68FE92F545"/>
    <w:rsid w:val="00502A0A"/>
  </w:style>
  <w:style w:type="paragraph" w:customStyle="1" w:styleId="866FDAAA77B640389F7CCD26536A5128">
    <w:name w:val="866FDAAA77B640389F7CCD26536A5128"/>
    <w:rsid w:val="00502A0A"/>
  </w:style>
  <w:style w:type="paragraph" w:customStyle="1" w:styleId="1FC352BD23C140E0B2DC9616197738C5">
    <w:name w:val="1FC352BD23C140E0B2DC9616197738C5"/>
    <w:rsid w:val="00502A0A"/>
  </w:style>
  <w:style w:type="paragraph" w:customStyle="1" w:styleId="F05A9C10CF074ED9B3EEEDCF5BBF2064">
    <w:name w:val="F05A9C10CF074ED9B3EEEDCF5BBF2064"/>
    <w:rsid w:val="00502A0A"/>
  </w:style>
  <w:style w:type="paragraph" w:customStyle="1" w:styleId="B9CE355A95A5405DB8A32F2FA5A2318E">
    <w:name w:val="B9CE355A95A5405DB8A32F2FA5A2318E"/>
    <w:rsid w:val="00233CBA"/>
  </w:style>
  <w:style w:type="paragraph" w:customStyle="1" w:styleId="EAA8470C8B05487CB69CD3DA0102F613">
    <w:name w:val="EAA8470C8B05487CB69CD3DA0102F613"/>
    <w:rsid w:val="00233CBA"/>
  </w:style>
  <w:style w:type="paragraph" w:customStyle="1" w:styleId="3D5D7F9283E447658B92BB580FF67B86">
    <w:name w:val="3D5D7F9283E447658B92BB580FF67B86"/>
    <w:rsid w:val="00233CBA"/>
  </w:style>
  <w:style w:type="paragraph" w:customStyle="1" w:styleId="590A081C1E1947B798743C6D717A44A5">
    <w:name w:val="590A081C1E1947B798743C6D717A44A5"/>
    <w:rsid w:val="00233CBA"/>
  </w:style>
  <w:style w:type="paragraph" w:customStyle="1" w:styleId="30F20B41EB6445ACAF1377B699AF6775">
    <w:name w:val="30F20B41EB6445ACAF1377B699AF6775"/>
    <w:rsid w:val="00233CBA"/>
  </w:style>
  <w:style w:type="paragraph" w:customStyle="1" w:styleId="ABFCA65E4FE5441986A17367C77162B8">
    <w:name w:val="ABFCA65E4FE5441986A17367C77162B8"/>
    <w:rsid w:val="00233CBA"/>
  </w:style>
  <w:style w:type="paragraph" w:customStyle="1" w:styleId="8BFE90C8876040FBA6D0A7B6E4B82262">
    <w:name w:val="8BFE90C8876040FBA6D0A7B6E4B82262"/>
    <w:rsid w:val="00233CBA"/>
  </w:style>
  <w:style w:type="paragraph" w:customStyle="1" w:styleId="ACC31634DD674D0E8F88E03B6BEACAC6">
    <w:name w:val="ACC31634DD674D0E8F88E03B6BEACAC6"/>
    <w:rsid w:val="00233CBA"/>
  </w:style>
  <w:style w:type="paragraph" w:customStyle="1" w:styleId="EF3B29B4CFB14EF2A4600BEE3D6EC1D9">
    <w:name w:val="EF3B29B4CFB14EF2A4600BEE3D6EC1D9"/>
    <w:rsid w:val="00233CBA"/>
  </w:style>
  <w:style w:type="paragraph" w:customStyle="1" w:styleId="6B06E5052BD3485F861622132E2E59DF">
    <w:name w:val="6B06E5052BD3485F861622132E2E59DF"/>
    <w:rsid w:val="0021631E"/>
  </w:style>
  <w:style w:type="paragraph" w:customStyle="1" w:styleId="A6EE30A6FFEF4E1AA5E54E9705A98107">
    <w:name w:val="A6EE30A6FFEF4E1AA5E54E9705A98107"/>
    <w:rsid w:val="0021631E"/>
  </w:style>
  <w:style w:type="paragraph" w:customStyle="1" w:styleId="6C0AA1A8E6A74D49A6611A5AA990DCCA">
    <w:name w:val="6C0AA1A8E6A74D49A6611A5AA990DCCA"/>
    <w:rsid w:val="0021631E"/>
  </w:style>
  <w:style w:type="paragraph" w:customStyle="1" w:styleId="CFBACDD6D01A45BA8896374F07AA1B18">
    <w:name w:val="CFBACDD6D01A45BA8896374F07AA1B18"/>
    <w:rsid w:val="00AF25F8"/>
  </w:style>
  <w:style w:type="paragraph" w:customStyle="1" w:styleId="13B54B0A52FF40C8BEC7A1C744F189FA">
    <w:name w:val="13B54B0A52FF40C8BEC7A1C744F189FA"/>
    <w:rsid w:val="00AF25F8"/>
  </w:style>
  <w:style w:type="paragraph" w:customStyle="1" w:styleId="9E8B640463B94367BF825892737B9AF7">
    <w:name w:val="9E8B640463B94367BF825892737B9AF7"/>
    <w:rsid w:val="00AF25F8"/>
  </w:style>
  <w:style w:type="paragraph" w:customStyle="1" w:styleId="8D0CD23E509D43AF8499476BCA6BAA24">
    <w:name w:val="8D0CD23E509D43AF8499476BCA6BAA24"/>
    <w:rsid w:val="00AF25F8"/>
  </w:style>
  <w:style w:type="paragraph" w:customStyle="1" w:styleId="025902CA5B6647B197332EF3F7592C9F">
    <w:name w:val="025902CA5B6647B197332EF3F7592C9F"/>
    <w:rsid w:val="00AF25F8"/>
  </w:style>
  <w:style w:type="paragraph" w:customStyle="1" w:styleId="BB69E3059EEA4FC3A7CABD5AAF01AD56">
    <w:name w:val="BB69E3059EEA4FC3A7CABD5AAF01AD56"/>
    <w:rsid w:val="00AF25F8"/>
  </w:style>
  <w:style w:type="paragraph" w:customStyle="1" w:styleId="EB8E9A826EEA486E99707140F2E4AA78">
    <w:name w:val="EB8E9A826EEA486E99707140F2E4AA78"/>
    <w:rsid w:val="00AF25F8"/>
  </w:style>
  <w:style w:type="paragraph" w:customStyle="1" w:styleId="EA62CE6D6DEE410C88239583F02E58CF">
    <w:name w:val="EA62CE6D6DEE410C88239583F02E58CF"/>
    <w:rsid w:val="00AF25F8"/>
  </w:style>
  <w:style w:type="paragraph" w:customStyle="1" w:styleId="20B76494D7294DF1B3829C4353834446">
    <w:name w:val="20B76494D7294DF1B3829C4353834446"/>
    <w:rsid w:val="00AF25F8"/>
  </w:style>
  <w:style w:type="paragraph" w:customStyle="1" w:styleId="4401118328F4454A827FDF9342521DCC">
    <w:name w:val="4401118328F4454A827FDF9342521DCC"/>
    <w:rsid w:val="0091251A"/>
  </w:style>
  <w:style w:type="paragraph" w:customStyle="1" w:styleId="54B8B3ACA1CE4358BE5CD0AB29CA55B5">
    <w:name w:val="54B8B3ACA1CE4358BE5CD0AB29CA55B5"/>
    <w:rsid w:val="00FA49AE"/>
  </w:style>
  <w:style w:type="paragraph" w:customStyle="1" w:styleId="23B8732BA8DF41F788B3B33E6EC06F58">
    <w:name w:val="23B8732BA8DF41F788B3B33E6EC06F58"/>
    <w:rsid w:val="00FA49AE"/>
  </w:style>
  <w:style w:type="paragraph" w:customStyle="1" w:styleId="2A6FA19F6A0942DBA17DC2494C536D29">
    <w:name w:val="2A6FA19F6A0942DBA17DC2494C536D29"/>
    <w:rsid w:val="00FA49AE"/>
  </w:style>
  <w:style w:type="paragraph" w:customStyle="1" w:styleId="D5AA03BEEF6E48D7AAC43F5EAC27802B">
    <w:name w:val="D5AA03BEEF6E48D7AAC43F5EAC27802B"/>
    <w:rsid w:val="00FA49AE"/>
  </w:style>
  <w:style w:type="paragraph" w:customStyle="1" w:styleId="05651922022845F68388AD73EF5ACC53">
    <w:name w:val="05651922022845F68388AD73EF5ACC53"/>
    <w:rsid w:val="00FA49AE"/>
  </w:style>
  <w:style w:type="paragraph" w:customStyle="1" w:styleId="2B6A3A9BF3B2456EA406121B870C1901">
    <w:name w:val="2B6A3A9BF3B2456EA406121B870C1901"/>
    <w:rsid w:val="00FA49AE"/>
  </w:style>
  <w:style w:type="paragraph" w:customStyle="1" w:styleId="B07699E8EFB84E6EB12EB2F345EC5E36">
    <w:name w:val="B07699E8EFB84E6EB12EB2F345EC5E36"/>
    <w:rsid w:val="00FA49AE"/>
  </w:style>
  <w:style w:type="paragraph" w:customStyle="1" w:styleId="336E6A7CA8254E8ABAF976F181797A48">
    <w:name w:val="336E6A7CA8254E8ABAF976F181797A48"/>
    <w:rsid w:val="00FA49AE"/>
  </w:style>
  <w:style w:type="paragraph" w:customStyle="1" w:styleId="2532DE4BA7704918A7C715CA26893F9A">
    <w:name w:val="2532DE4BA7704918A7C715CA26893F9A"/>
    <w:rsid w:val="00FA49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293468980974343A3595B3A622272E5" ma:contentTypeVersion="1" ma:contentTypeDescription="Create a new document." ma:contentTypeScope="" ma:versionID="05db7da25f7a389fabc0513a292684e4">
  <xsd:schema xmlns:xsd="http://www.w3.org/2001/XMLSchema" xmlns:xs="http://www.w3.org/2001/XMLSchema" xmlns:p="http://schemas.microsoft.com/office/2006/metadata/properties" xmlns:ns2="449242c8-1960-487c-abaa-a2704bafb2c6" targetNamespace="http://schemas.microsoft.com/office/2006/metadata/properties" ma:root="true" ma:fieldsID="6a8289b98fbf86ccf53e155769b2cc20" ns2:_="">
    <xsd:import namespace="449242c8-1960-487c-abaa-a2704bafb2c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242c8-1960-487c-abaa-a2704bafb2c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0F1771-A711-46EC-A1D9-515B0DF180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242c8-1960-487c-abaa-a2704bafb2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4244C-4395-4860-B1F1-8E9C3A2DF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5868</TotalTime>
  <Pages>1</Pages>
  <Words>18898</Words>
  <Characters>107725</Characters>
  <Application>Microsoft Office Word</Application>
  <DocSecurity>0</DocSecurity>
  <Lines>897</Lines>
  <Paragraphs>252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126371</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King, Daniel (D.M.)</dc:creator>
  <cp:lastModifiedBy>Karan Puri</cp:lastModifiedBy>
  <cp:revision>248</cp:revision>
  <cp:lastPrinted>2006-07-11T11:32:00Z</cp:lastPrinted>
  <dcterms:created xsi:type="dcterms:W3CDTF">2019-10-22T17:38:00Z</dcterms:created>
  <dcterms:modified xsi:type="dcterms:W3CDTF">2021-05-26T15:09:00Z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39</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00000</vt:lpwstr>
  </property>
  <property fmtid="{D5CDD505-2E9C-101B-9397-08002B2CF9AE}" pid="8" name="LatestLogSignalID">
    <vt:lpwstr>00000</vt:lpwstr>
  </property>
  <property fmtid="{D5CDD505-2E9C-101B-9397-08002B2CF9AE}" pid="9" name="LatestTechParameterID">
    <vt:lpwstr>00000</vt:lpwstr>
  </property>
  <property fmtid="{D5CDD505-2E9C-101B-9397-08002B2CF9AE}" pid="10" name="LatestTechSignalID">
    <vt:lpwstr>00001</vt:lpwstr>
  </property>
  <property fmtid="{D5CDD505-2E9C-101B-9397-08002B2CF9AE}" pid="11" name="LatestDataTypeID">
    <vt:lpwstr>00000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PLG_FIS</vt:lpwstr>
  </property>
  <property fmtid="{D5CDD505-2E9C-101B-9397-08002B2CF9AE}" pid="16" name="DocOwner">
    <vt:lpwstr>Daniel King (DKING13)</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Power Liftgate</vt:lpwstr>
  </property>
  <property fmtid="{D5CDD505-2E9C-101B-9397-08002B2CF9AE}" pid="20" name="ProductId">
    <vt:lpwstr>MyFeatureId</vt:lpwstr>
  </property>
  <property fmtid="{D5CDD505-2E9C-101B-9397-08002B2CF9AE}" pid="21" name="DocRevisionDate">
    <vt:lpwstr>2020-02-11</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2020-01-31</vt:lpwstr>
  </property>
  <property fmtid="{D5CDD505-2E9C-101B-9397-08002B2CF9AE}" pid="28" name="LatestMappingID">
    <vt:lpwstr>0</vt:lpwstr>
  </property>
  <property fmtid="{D5CDD505-2E9C-101B-9397-08002B2CF9AE}" pid="29" name="ContentTypeId">
    <vt:lpwstr>0x0101002293468980974343A3595B3A622272E5</vt:lpwstr>
  </property>
  <property fmtid="{D5CDD505-2E9C-101B-9397-08002B2CF9AE}" pid="30" name="DocClassification">
    <vt:lpwstr>UNDEFINED</vt:lpwstr>
  </property>
</Properties>
</file>