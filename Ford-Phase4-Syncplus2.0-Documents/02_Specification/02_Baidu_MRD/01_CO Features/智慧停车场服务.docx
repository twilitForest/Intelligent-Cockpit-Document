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B016F9" w14:textId="77777777" w:rsidR="005A014A" w:rsidRDefault="005A014A">
      <w:pPr>
        <w:rPr>
          <w:rFonts w:ascii="黑体" w:eastAsia="黑体" w:hAnsi="黑体" w:cs="黑体"/>
        </w:rPr>
      </w:pPr>
    </w:p>
    <w:p w14:paraId="1E6E1E7C" w14:textId="77777777" w:rsidR="005A014A" w:rsidRDefault="005A014A">
      <w:pPr>
        <w:rPr>
          <w:rFonts w:ascii="黑体" w:eastAsia="黑体" w:hAnsi="黑体" w:cs="黑体"/>
        </w:rPr>
      </w:pPr>
    </w:p>
    <w:p w14:paraId="01942E3A" w14:textId="77777777" w:rsidR="005A014A" w:rsidRDefault="005A014A">
      <w:pPr>
        <w:rPr>
          <w:rFonts w:ascii="黑体" w:eastAsia="黑体" w:hAnsi="黑体" w:cs="黑体"/>
        </w:rPr>
      </w:pPr>
    </w:p>
    <w:p w14:paraId="2CBE1CDF" w14:textId="77777777" w:rsidR="005A014A" w:rsidRDefault="005A014A">
      <w:pPr>
        <w:rPr>
          <w:rFonts w:ascii="黑体" w:eastAsia="黑体" w:hAnsi="黑体" w:cs="黑体"/>
        </w:rPr>
      </w:pPr>
    </w:p>
    <w:p w14:paraId="14665A87" w14:textId="77777777" w:rsidR="005A014A" w:rsidRDefault="005A014A">
      <w:pPr>
        <w:rPr>
          <w:rFonts w:ascii="黑体" w:eastAsia="黑体" w:hAnsi="黑体" w:cs="黑体"/>
        </w:rPr>
      </w:pPr>
    </w:p>
    <w:p w14:paraId="35AB9EE9" w14:textId="77777777" w:rsidR="005A014A" w:rsidRDefault="005A014A">
      <w:pPr>
        <w:pStyle w:val="af1"/>
        <w:jc w:val="both"/>
        <w:rPr>
          <w:rFonts w:ascii="黑体" w:eastAsia="黑体" w:hAnsi="黑体" w:cs="黑体"/>
        </w:rPr>
      </w:pPr>
      <w:bookmarkStart w:id="0" w:name="_Toc376866427"/>
      <w:bookmarkStart w:id="1" w:name="_Toc11166"/>
    </w:p>
    <w:p w14:paraId="13FC12C6" w14:textId="515C43F3" w:rsidR="005A014A" w:rsidRDefault="00660D45">
      <w:pPr>
        <w:pStyle w:val="af1"/>
        <w:rPr>
          <w:rFonts w:ascii="黑体" w:eastAsia="黑体" w:hAnsi="黑体" w:cs="黑体"/>
        </w:rPr>
      </w:pPr>
      <w:bookmarkStart w:id="2" w:name="_Toc533776387"/>
      <w:r>
        <w:rPr>
          <w:rFonts w:ascii="黑体" w:eastAsia="黑体" w:hAnsi="黑体" w:cs="黑体" w:hint="eastAsia"/>
        </w:rPr>
        <w:t>智慧停车场服务</w:t>
      </w:r>
      <w:r w:rsidR="008146F8">
        <w:rPr>
          <w:rFonts w:hint="eastAsia"/>
        </w:rPr>
        <w:t>V1.0.</w:t>
      </w:r>
      <w:r w:rsidR="005013CE">
        <w:t>6</w:t>
      </w:r>
      <w:r w:rsidR="00870276">
        <w:t>.MR</w:t>
      </w:r>
      <w:bookmarkEnd w:id="0"/>
      <w:bookmarkEnd w:id="1"/>
      <w:r w:rsidR="00870276">
        <w:t>D</w:t>
      </w:r>
      <w:bookmarkEnd w:id="2"/>
    </w:p>
    <w:p w14:paraId="4868E1B0" w14:textId="77777777" w:rsidR="005A014A" w:rsidRDefault="005A014A">
      <w:pPr>
        <w:pStyle w:val="af1"/>
        <w:jc w:val="both"/>
        <w:rPr>
          <w:rFonts w:ascii="黑体" w:eastAsia="黑体" w:hAnsi="黑体" w:cs="黑体"/>
          <w:sz w:val="24"/>
          <w:szCs w:val="24"/>
        </w:rPr>
      </w:pPr>
      <w:bookmarkStart w:id="3" w:name="_Toc3738"/>
    </w:p>
    <w:p w14:paraId="7AA6F9C5" w14:textId="77777777" w:rsidR="005A014A" w:rsidRDefault="00660D45">
      <w:pPr>
        <w:pStyle w:val="af1"/>
        <w:rPr>
          <w:rFonts w:ascii="黑体" w:eastAsia="黑体" w:hAnsi="黑体" w:cs="黑体"/>
          <w:sz w:val="24"/>
          <w:szCs w:val="24"/>
        </w:rPr>
      </w:pPr>
      <w:bookmarkStart w:id="4" w:name="_Toc533776388"/>
      <w:r>
        <w:rPr>
          <w:rFonts w:ascii="黑体" w:eastAsia="黑体" w:hAnsi="黑体" w:cs="黑体" w:hint="eastAsia"/>
          <w:sz w:val="24"/>
          <w:szCs w:val="24"/>
        </w:rPr>
        <w:t>百度IOV-小度车载OS服务生态</w:t>
      </w:r>
      <w:bookmarkEnd w:id="3"/>
      <w:bookmarkEnd w:id="4"/>
    </w:p>
    <w:p w14:paraId="72C8FCCA" w14:textId="77777777" w:rsidR="005A014A" w:rsidRDefault="005A014A">
      <w:pPr>
        <w:rPr>
          <w:rFonts w:ascii="黑体" w:eastAsia="黑体" w:hAnsi="黑体" w:cs="黑体"/>
        </w:rPr>
      </w:pPr>
    </w:p>
    <w:p w14:paraId="2396C5E6" w14:textId="77777777" w:rsidR="005A014A" w:rsidRDefault="005A014A">
      <w:pPr>
        <w:rPr>
          <w:rFonts w:ascii="黑体" w:eastAsia="黑体" w:hAnsi="黑体" w:cs="黑体"/>
        </w:rPr>
      </w:pPr>
    </w:p>
    <w:p w14:paraId="6A32CD69" w14:textId="77777777" w:rsidR="005A014A" w:rsidRDefault="005A014A">
      <w:pPr>
        <w:rPr>
          <w:rFonts w:ascii="黑体" w:eastAsia="黑体" w:hAnsi="黑体" w:cs="黑体"/>
        </w:rPr>
      </w:pPr>
    </w:p>
    <w:p w14:paraId="39FF3293" w14:textId="77777777" w:rsidR="005A014A" w:rsidRDefault="005A014A">
      <w:pPr>
        <w:rPr>
          <w:rFonts w:ascii="黑体" w:eastAsia="黑体" w:hAnsi="黑体" w:cs="黑体"/>
        </w:rPr>
      </w:pPr>
    </w:p>
    <w:p w14:paraId="0E440DCB" w14:textId="77777777" w:rsidR="005A014A" w:rsidRDefault="005A014A">
      <w:pPr>
        <w:rPr>
          <w:rFonts w:ascii="黑体" w:eastAsia="黑体" w:hAnsi="黑体" w:cs="黑体"/>
        </w:rPr>
      </w:pPr>
    </w:p>
    <w:p w14:paraId="63D1D6CC" w14:textId="77777777" w:rsidR="005A014A" w:rsidRDefault="005A014A">
      <w:pPr>
        <w:rPr>
          <w:rFonts w:ascii="黑体" w:eastAsia="黑体" w:hAnsi="黑体" w:cs="黑体"/>
        </w:rPr>
      </w:pPr>
    </w:p>
    <w:p w14:paraId="042A36D7" w14:textId="77777777" w:rsidR="005A014A" w:rsidRDefault="005A014A">
      <w:pPr>
        <w:rPr>
          <w:rFonts w:ascii="黑体" w:eastAsia="黑体" w:hAnsi="黑体" w:cs="黑体"/>
        </w:rPr>
      </w:pPr>
    </w:p>
    <w:p w14:paraId="62868AB4" w14:textId="77777777" w:rsidR="005A014A" w:rsidRDefault="005A014A">
      <w:pPr>
        <w:rPr>
          <w:rFonts w:ascii="黑体" w:eastAsia="黑体" w:hAnsi="黑体" w:cs="黑体"/>
        </w:rPr>
      </w:pPr>
    </w:p>
    <w:tbl>
      <w:tblPr>
        <w:tblW w:w="7455" w:type="dxa"/>
        <w:tblInd w:w="63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36"/>
        <w:gridCol w:w="4719"/>
      </w:tblGrid>
      <w:tr w:rsidR="005A014A" w14:paraId="7192068D" w14:textId="77777777">
        <w:tc>
          <w:tcPr>
            <w:tcW w:w="2736" w:type="dxa"/>
            <w:vAlign w:val="center"/>
          </w:tcPr>
          <w:p w14:paraId="5E8408DC" w14:textId="77777777" w:rsidR="005A014A" w:rsidRDefault="00660D45">
            <w:pPr>
              <w:jc w:val="right"/>
              <w:rPr>
                <w:rFonts w:ascii="黑体" w:eastAsia="黑体" w:hAnsi="黑体" w:cs="黑体"/>
                <w:b/>
              </w:rPr>
            </w:pPr>
            <w:r>
              <w:rPr>
                <w:rFonts w:ascii="黑体" w:eastAsia="黑体" w:hAnsi="黑体" w:cs="黑体" w:hint="eastAsia"/>
                <w:b/>
              </w:rPr>
              <w:t>MRD审核人</w:t>
            </w:r>
          </w:p>
        </w:tc>
        <w:tc>
          <w:tcPr>
            <w:tcW w:w="4719" w:type="dxa"/>
            <w:vAlign w:val="center"/>
          </w:tcPr>
          <w:p w14:paraId="0A54C83A" w14:textId="77777777" w:rsidR="005A014A" w:rsidRDefault="005A014A">
            <w:pPr>
              <w:rPr>
                <w:rFonts w:ascii="黑体" w:eastAsia="黑体" w:hAnsi="黑体" w:cs="黑体"/>
                <w:color w:val="0000FF"/>
              </w:rPr>
            </w:pPr>
          </w:p>
        </w:tc>
      </w:tr>
      <w:tr w:rsidR="005A014A" w14:paraId="076589DC" w14:textId="77777777">
        <w:tc>
          <w:tcPr>
            <w:tcW w:w="2736" w:type="dxa"/>
            <w:vAlign w:val="center"/>
          </w:tcPr>
          <w:p w14:paraId="0A1232E2" w14:textId="77777777" w:rsidR="005A014A" w:rsidRDefault="00660D45">
            <w:pPr>
              <w:jc w:val="right"/>
              <w:rPr>
                <w:rFonts w:ascii="黑体" w:eastAsia="黑体" w:hAnsi="黑体" w:cs="黑体"/>
                <w:b/>
              </w:rPr>
            </w:pPr>
            <w:r>
              <w:rPr>
                <w:rFonts w:ascii="黑体" w:eastAsia="黑体" w:hAnsi="黑体" w:cs="黑体" w:hint="eastAsia"/>
                <w:b/>
              </w:rPr>
              <w:t>重要性</w:t>
            </w:r>
          </w:p>
        </w:tc>
        <w:tc>
          <w:tcPr>
            <w:tcW w:w="4719" w:type="dxa"/>
            <w:vAlign w:val="center"/>
          </w:tcPr>
          <w:p w14:paraId="7736ABB1" w14:textId="77777777" w:rsidR="005A014A" w:rsidRDefault="00660D45">
            <w:pPr>
              <w:rPr>
                <w:rFonts w:ascii="黑体" w:eastAsia="黑体" w:hAnsi="黑体" w:cs="黑体"/>
                <w:color w:val="0000FF"/>
              </w:rPr>
            </w:pPr>
            <w:r>
              <w:rPr>
                <w:rFonts w:ascii="黑体" w:eastAsia="黑体" w:hAnsi="黑体" w:cs="黑体" w:hint="eastAsia"/>
                <w:color w:val="0000FF"/>
              </w:rPr>
              <w:t>高</w:t>
            </w:r>
          </w:p>
        </w:tc>
      </w:tr>
      <w:tr w:rsidR="005A014A" w14:paraId="75567814" w14:textId="77777777">
        <w:tc>
          <w:tcPr>
            <w:tcW w:w="2736" w:type="dxa"/>
            <w:vAlign w:val="center"/>
          </w:tcPr>
          <w:p w14:paraId="5D666768" w14:textId="77777777" w:rsidR="005A014A" w:rsidRDefault="00660D45">
            <w:pPr>
              <w:jc w:val="right"/>
              <w:rPr>
                <w:rFonts w:ascii="黑体" w:eastAsia="黑体" w:hAnsi="黑体" w:cs="黑体"/>
                <w:b/>
              </w:rPr>
            </w:pPr>
            <w:r>
              <w:rPr>
                <w:rFonts w:ascii="黑体" w:eastAsia="黑体" w:hAnsi="黑体" w:cs="黑体" w:hint="eastAsia"/>
                <w:b/>
              </w:rPr>
              <w:t>紧迫性</w:t>
            </w:r>
          </w:p>
        </w:tc>
        <w:tc>
          <w:tcPr>
            <w:tcW w:w="4719" w:type="dxa"/>
            <w:vAlign w:val="center"/>
          </w:tcPr>
          <w:p w14:paraId="3C99DA3F" w14:textId="77777777" w:rsidR="005A014A" w:rsidRDefault="00660D45">
            <w:pPr>
              <w:rPr>
                <w:rFonts w:ascii="黑体" w:eastAsia="黑体" w:hAnsi="黑体" w:cs="黑体"/>
                <w:color w:val="0000FF"/>
              </w:rPr>
            </w:pPr>
            <w:r>
              <w:rPr>
                <w:rFonts w:ascii="黑体" w:eastAsia="黑体" w:hAnsi="黑体" w:cs="黑体" w:hint="eastAsia"/>
                <w:color w:val="0000FF"/>
              </w:rPr>
              <w:t>高</w:t>
            </w:r>
          </w:p>
        </w:tc>
      </w:tr>
      <w:tr w:rsidR="005A014A" w14:paraId="6B218EA9" w14:textId="77777777">
        <w:tc>
          <w:tcPr>
            <w:tcW w:w="2736" w:type="dxa"/>
            <w:vAlign w:val="center"/>
          </w:tcPr>
          <w:p w14:paraId="11498543" w14:textId="77777777" w:rsidR="005A014A" w:rsidRDefault="00660D45">
            <w:pPr>
              <w:jc w:val="right"/>
              <w:rPr>
                <w:rFonts w:ascii="黑体" w:eastAsia="黑体" w:hAnsi="黑体" w:cs="黑体"/>
                <w:b/>
              </w:rPr>
            </w:pPr>
            <w:r>
              <w:rPr>
                <w:rFonts w:ascii="黑体" w:eastAsia="黑体" w:hAnsi="黑体" w:cs="黑体" w:hint="eastAsia"/>
                <w:b/>
              </w:rPr>
              <w:t>MRD拟制人</w:t>
            </w:r>
          </w:p>
        </w:tc>
        <w:tc>
          <w:tcPr>
            <w:tcW w:w="4719" w:type="dxa"/>
            <w:vAlign w:val="center"/>
          </w:tcPr>
          <w:p w14:paraId="4C8A27B1" w14:textId="77777777" w:rsidR="005A014A" w:rsidRDefault="00660D45">
            <w:pPr>
              <w:rPr>
                <w:rFonts w:ascii="黑体" w:eastAsia="黑体" w:hAnsi="黑体" w:cs="黑体"/>
                <w:iCs/>
                <w:color w:val="0000FF"/>
              </w:rPr>
            </w:pPr>
            <w:r>
              <w:rPr>
                <w:rFonts w:ascii="黑体" w:eastAsia="黑体" w:hAnsi="黑体" w:cs="黑体" w:hint="eastAsia"/>
                <w:iCs/>
                <w:color w:val="0000FF"/>
              </w:rPr>
              <w:t>卢倩</w:t>
            </w:r>
          </w:p>
        </w:tc>
      </w:tr>
      <w:tr w:rsidR="005A014A" w14:paraId="1C3AACB5" w14:textId="77777777">
        <w:tc>
          <w:tcPr>
            <w:tcW w:w="2736" w:type="dxa"/>
            <w:vAlign w:val="center"/>
          </w:tcPr>
          <w:p w14:paraId="016ACFAD" w14:textId="77777777" w:rsidR="005A014A" w:rsidRDefault="00660D45">
            <w:pPr>
              <w:jc w:val="right"/>
              <w:rPr>
                <w:rFonts w:ascii="黑体" w:eastAsia="黑体" w:hAnsi="黑体" w:cs="黑体"/>
                <w:b/>
              </w:rPr>
            </w:pPr>
            <w:r>
              <w:rPr>
                <w:rFonts w:ascii="黑体" w:eastAsia="黑体" w:hAnsi="黑体" w:cs="黑体" w:hint="eastAsia"/>
                <w:b/>
              </w:rPr>
              <w:t>MRD提交日期</w:t>
            </w:r>
          </w:p>
        </w:tc>
        <w:tc>
          <w:tcPr>
            <w:tcW w:w="4719" w:type="dxa"/>
            <w:vAlign w:val="center"/>
          </w:tcPr>
          <w:p w14:paraId="79ADD113" w14:textId="77777777" w:rsidR="005A014A" w:rsidRDefault="00660D45">
            <w:pPr>
              <w:rPr>
                <w:rFonts w:ascii="黑体" w:eastAsia="黑体" w:hAnsi="黑体" w:cs="黑体"/>
                <w:iCs/>
                <w:color w:val="0000FF"/>
              </w:rPr>
            </w:pPr>
            <w:r>
              <w:rPr>
                <w:rFonts w:ascii="黑体" w:eastAsia="黑体" w:hAnsi="黑体" w:cs="黑体" w:hint="eastAsia"/>
                <w:iCs/>
                <w:color w:val="0000FF"/>
              </w:rPr>
              <w:t>2018-08-13</w:t>
            </w:r>
          </w:p>
        </w:tc>
      </w:tr>
      <w:tr w:rsidR="005A014A" w14:paraId="52A6B08D" w14:textId="77777777">
        <w:tc>
          <w:tcPr>
            <w:tcW w:w="2736" w:type="dxa"/>
            <w:vAlign w:val="center"/>
          </w:tcPr>
          <w:p w14:paraId="120062DD" w14:textId="77777777" w:rsidR="005A014A" w:rsidRDefault="00660D45">
            <w:pPr>
              <w:jc w:val="right"/>
              <w:rPr>
                <w:rFonts w:ascii="黑体" w:eastAsia="黑体" w:hAnsi="黑体" w:cs="黑体"/>
                <w:b/>
              </w:rPr>
            </w:pPr>
            <w:r>
              <w:rPr>
                <w:rFonts w:ascii="黑体" w:eastAsia="黑体" w:hAnsi="黑体" w:cs="黑体" w:hint="eastAsia"/>
                <w:b/>
              </w:rPr>
              <w:t>需求变更控制时间点</w:t>
            </w:r>
          </w:p>
        </w:tc>
        <w:tc>
          <w:tcPr>
            <w:tcW w:w="4719" w:type="dxa"/>
            <w:vAlign w:val="center"/>
          </w:tcPr>
          <w:p w14:paraId="33DD7A39" w14:textId="77777777" w:rsidR="005A014A" w:rsidRDefault="005A014A">
            <w:pPr>
              <w:rPr>
                <w:rFonts w:ascii="黑体" w:eastAsia="黑体" w:hAnsi="黑体" w:cs="黑体"/>
                <w:iCs/>
                <w:color w:val="0000FF"/>
              </w:rPr>
            </w:pPr>
          </w:p>
        </w:tc>
      </w:tr>
    </w:tbl>
    <w:p w14:paraId="5FCFF4E0" w14:textId="77777777" w:rsidR="005A014A" w:rsidRDefault="005A014A">
      <w:pPr>
        <w:rPr>
          <w:rFonts w:ascii="黑体" w:eastAsia="黑体" w:hAnsi="黑体" w:cs="黑体"/>
        </w:rPr>
      </w:pPr>
    </w:p>
    <w:p w14:paraId="47F2258B" w14:textId="77777777" w:rsidR="005A014A" w:rsidRDefault="005A014A">
      <w:pPr>
        <w:rPr>
          <w:rFonts w:ascii="黑体" w:eastAsia="黑体" w:hAnsi="黑体" w:cs="黑体"/>
        </w:rPr>
      </w:pPr>
    </w:p>
    <w:p w14:paraId="2F971C1D" w14:textId="77777777" w:rsidR="005A014A" w:rsidRDefault="005A014A">
      <w:pPr>
        <w:pStyle w:val="14"/>
        <w:ind w:firstLine="0"/>
        <w:rPr>
          <w:rFonts w:ascii="黑体" w:eastAsia="黑体" w:hAnsi="黑体" w:cs="黑体"/>
        </w:rPr>
      </w:pPr>
    </w:p>
    <w:p w14:paraId="531E5D79" w14:textId="77777777" w:rsidR="005A014A" w:rsidRDefault="00660D45">
      <w:pPr>
        <w:jc w:val="center"/>
        <w:outlineLvl w:val="0"/>
        <w:rPr>
          <w:rFonts w:ascii="黑体" w:eastAsia="黑体" w:hAnsi="黑体" w:cs="黑体"/>
          <w:b/>
          <w:color w:val="000000"/>
        </w:rPr>
      </w:pPr>
      <w:bookmarkStart w:id="5" w:name="_Toc364326932"/>
      <w:bookmarkStart w:id="6" w:name="_Toc31158"/>
      <w:bookmarkStart w:id="7" w:name="_Toc369638473"/>
      <w:bookmarkStart w:id="8" w:name="_Toc376866428"/>
      <w:bookmarkStart w:id="9" w:name="_Toc256942604"/>
      <w:bookmarkStart w:id="10" w:name="_Toc371430003"/>
      <w:bookmarkStart w:id="11" w:name="_Toc375854923"/>
      <w:bookmarkStart w:id="12" w:name="_Toc374551361"/>
      <w:bookmarkStart w:id="13" w:name="_Toc369342865"/>
      <w:bookmarkStart w:id="14" w:name="_Toc364343422"/>
      <w:bookmarkStart w:id="15" w:name="_Toc369715720"/>
      <w:bookmarkStart w:id="16" w:name="_Toc371598762"/>
      <w:bookmarkStart w:id="17" w:name="_Toc364293840"/>
      <w:bookmarkStart w:id="18" w:name="_Toc365475194"/>
      <w:bookmarkStart w:id="19" w:name="_Toc371446394"/>
      <w:bookmarkStart w:id="20" w:name="_Toc372817755"/>
      <w:r>
        <w:rPr>
          <w:rFonts w:ascii="黑体" w:eastAsia="黑体" w:hAnsi="黑体" w:cs="黑体" w:hint="eastAsia"/>
          <w:b/>
          <w:color w:val="000000"/>
        </w:rPr>
        <w:t>百度在线网络技术（北京）有限公司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4EF4DC19" w14:textId="77777777" w:rsidR="005A014A" w:rsidRDefault="00660D45">
      <w:pPr>
        <w:pStyle w:val="af2"/>
        <w:jc w:val="center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color w:val="000000"/>
          <w:sz w:val="24"/>
        </w:rPr>
        <w:t>(版权所有,翻版必究)</w:t>
      </w:r>
    </w:p>
    <w:p w14:paraId="22AC8F90" w14:textId="77777777" w:rsidR="005A014A" w:rsidRDefault="005A014A">
      <w:pPr>
        <w:rPr>
          <w:rFonts w:ascii="黑体" w:eastAsia="黑体" w:hAnsi="黑体" w:cs="黑体"/>
        </w:rPr>
        <w:sectPr w:rsidR="005A014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10C510B" w14:textId="77777777" w:rsidR="005A014A" w:rsidRDefault="00660D45">
      <w:pPr>
        <w:pStyle w:val="1"/>
        <w:jc w:val="center"/>
      </w:pPr>
      <w:bookmarkStart w:id="21" w:name="_Toc533776389"/>
      <w:r>
        <w:rPr>
          <w:rFonts w:hint="eastAsia"/>
        </w:rPr>
        <w:lastRenderedPageBreak/>
        <w:t>修订历史</w:t>
      </w:r>
      <w:bookmarkEnd w:id="21"/>
    </w:p>
    <w:tbl>
      <w:tblPr>
        <w:tblStyle w:val="af"/>
        <w:tblW w:w="10203" w:type="dxa"/>
        <w:jc w:val="center"/>
        <w:tblLayout w:type="fixed"/>
        <w:tblLook w:val="04A0" w:firstRow="1" w:lastRow="0" w:firstColumn="1" w:lastColumn="0" w:noHBand="0" w:noVBand="1"/>
      </w:tblPr>
      <w:tblGrid>
        <w:gridCol w:w="779"/>
        <w:gridCol w:w="1313"/>
        <w:gridCol w:w="850"/>
        <w:gridCol w:w="2865"/>
        <w:gridCol w:w="1918"/>
        <w:gridCol w:w="777"/>
        <w:gridCol w:w="851"/>
        <w:gridCol w:w="850"/>
      </w:tblGrid>
      <w:tr w:rsidR="005A014A" w14:paraId="3E3CB101" w14:textId="77777777">
        <w:trPr>
          <w:jc w:val="center"/>
        </w:trPr>
        <w:tc>
          <w:tcPr>
            <w:tcW w:w="10203" w:type="dxa"/>
            <w:gridSpan w:val="8"/>
            <w:shd w:val="clear" w:color="auto" w:fill="00CCFF"/>
          </w:tcPr>
          <w:p w14:paraId="608DE2A5" w14:textId="77777777" w:rsidR="005A014A" w:rsidRDefault="00660D45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b/>
                <w:color w:val="FFFFFF"/>
                <w:sz w:val="18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b/>
                <w:color w:val="FFFFFF"/>
                <w:sz w:val="18"/>
                <w:szCs w:val="16"/>
              </w:rPr>
              <w:t>文档修改记录</w:t>
            </w:r>
          </w:p>
        </w:tc>
      </w:tr>
      <w:tr w:rsidR="005A014A" w14:paraId="747147C6" w14:textId="77777777" w:rsidTr="00AB68E5">
        <w:trPr>
          <w:jc w:val="center"/>
        </w:trPr>
        <w:tc>
          <w:tcPr>
            <w:tcW w:w="779" w:type="dxa"/>
            <w:shd w:val="clear" w:color="auto" w:fill="00CCFF"/>
          </w:tcPr>
          <w:p w14:paraId="395F3DC5" w14:textId="77777777" w:rsidR="005A014A" w:rsidRDefault="00660D45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color w:val="FFFFFF"/>
                <w:sz w:val="16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b/>
                <w:color w:val="FFFFFF"/>
                <w:sz w:val="18"/>
                <w:szCs w:val="16"/>
              </w:rPr>
              <w:t>版本</w:t>
            </w:r>
          </w:p>
        </w:tc>
        <w:tc>
          <w:tcPr>
            <w:tcW w:w="1313" w:type="dxa"/>
            <w:shd w:val="clear" w:color="auto" w:fill="00CCFF"/>
          </w:tcPr>
          <w:p w14:paraId="15D17035" w14:textId="77777777" w:rsidR="005A014A" w:rsidRDefault="00660D45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color w:val="FFFFFF"/>
                <w:sz w:val="16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b/>
                <w:color w:val="FFFFFF"/>
                <w:sz w:val="18"/>
                <w:szCs w:val="16"/>
              </w:rPr>
              <w:t>更新日期</w:t>
            </w:r>
          </w:p>
        </w:tc>
        <w:tc>
          <w:tcPr>
            <w:tcW w:w="850" w:type="dxa"/>
            <w:shd w:val="clear" w:color="auto" w:fill="00CCFF"/>
          </w:tcPr>
          <w:p w14:paraId="1ECA593A" w14:textId="77777777" w:rsidR="005A014A" w:rsidRDefault="00660D45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color w:val="FFFFFF"/>
                <w:sz w:val="16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b/>
                <w:color w:val="FFFFFF"/>
                <w:sz w:val="18"/>
                <w:szCs w:val="16"/>
              </w:rPr>
              <w:t>起草人</w:t>
            </w:r>
          </w:p>
        </w:tc>
        <w:tc>
          <w:tcPr>
            <w:tcW w:w="2865" w:type="dxa"/>
            <w:shd w:val="clear" w:color="auto" w:fill="00CCFF"/>
          </w:tcPr>
          <w:p w14:paraId="53CDD3D8" w14:textId="77777777" w:rsidR="005A014A" w:rsidRDefault="00660D45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color w:val="FFFFFF"/>
                <w:sz w:val="16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b/>
                <w:color w:val="FFFFFF"/>
                <w:sz w:val="18"/>
                <w:szCs w:val="16"/>
              </w:rPr>
              <w:t>描述</w:t>
            </w:r>
          </w:p>
        </w:tc>
        <w:tc>
          <w:tcPr>
            <w:tcW w:w="1918" w:type="dxa"/>
            <w:shd w:val="clear" w:color="auto" w:fill="00CCFF"/>
          </w:tcPr>
          <w:p w14:paraId="1A44F424" w14:textId="77777777" w:rsidR="005A014A" w:rsidRDefault="00660D45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color w:val="FFFFFF"/>
                <w:sz w:val="16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color w:val="FFFFFF"/>
                <w:sz w:val="16"/>
                <w:szCs w:val="16"/>
              </w:rPr>
              <w:t>变更内容</w:t>
            </w:r>
          </w:p>
        </w:tc>
        <w:tc>
          <w:tcPr>
            <w:tcW w:w="777" w:type="dxa"/>
            <w:shd w:val="clear" w:color="auto" w:fill="00CCFF"/>
          </w:tcPr>
          <w:p w14:paraId="6256C76B" w14:textId="77777777" w:rsidR="005A014A" w:rsidRDefault="00660D45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color w:val="FFFFFF"/>
                <w:sz w:val="16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color w:val="FFFFFF"/>
                <w:sz w:val="16"/>
                <w:szCs w:val="16"/>
              </w:rPr>
              <w:t>变更提出部门</w:t>
            </w:r>
          </w:p>
        </w:tc>
        <w:tc>
          <w:tcPr>
            <w:tcW w:w="851" w:type="dxa"/>
            <w:shd w:val="clear" w:color="auto" w:fill="00CCFF"/>
          </w:tcPr>
          <w:p w14:paraId="362D3282" w14:textId="77777777" w:rsidR="005A014A" w:rsidRDefault="00660D45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b/>
                <w:color w:val="FFFFFF"/>
                <w:sz w:val="18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b/>
                <w:color w:val="FFFFFF"/>
                <w:sz w:val="18"/>
                <w:szCs w:val="16"/>
              </w:rPr>
              <w:t>审核人</w:t>
            </w:r>
          </w:p>
        </w:tc>
        <w:tc>
          <w:tcPr>
            <w:tcW w:w="850" w:type="dxa"/>
            <w:shd w:val="clear" w:color="auto" w:fill="00CCFF"/>
          </w:tcPr>
          <w:p w14:paraId="7EF76882" w14:textId="77777777" w:rsidR="005A014A" w:rsidRDefault="00660D45">
            <w:pPr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color w:val="FFFFFF"/>
                <w:sz w:val="16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b/>
                <w:color w:val="FFFFFF"/>
                <w:sz w:val="18"/>
                <w:szCs w:val="16"/>
              </w:rPr>
              <w:t>备注</w:t>
            </w:r>
          </w:p>
        </w:tc>
      </w:tr>
      <w:tr w:rsidR="005A014A" w14:paraId="376F85E1" w14:textId="77777777" w:rsidTr="00AB68E5">
        <w:trPr>
          <w:jc w:val="center"/>
        </w:trPr>
        <w:tc>
          <w:tcPr>
            <w:tcW w:w="779" w:type="dxa"/>
            <w:vAlign w:val="center"/>
          </w:tcPr>
          <w:p w14:paraId="38DB5D35" w14:textId="77777777" w:rsidR="005A014A" w:rsidRDefault="00660D45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cs="微软雅黑"/>
                <w:sz w:val="16"/>
                <w:szCs w:val="16"/>
              </w:rPr>
              <w:t>V1.0</w:t>
            </w:r>
            <w:r>
              <w:rPr>
                <w:rFonts w:asciiTheme="minorEastAsia" w:hAnsiTheme="minorEastAsia" w:cs="微软雅黑" w:hint="eastAsia"/>
                <w:sz w:val="16"/>
                <w:szCs w:val="16"/>
              </w:rPr>
              <w:t>.0</w:t>
            </w:r>
          </w:p>
        </w:tc>
        <w:tc>
          <w:tcPr>
            <w:tcW w:w="1313" w:type="dxa"/>
            <w:vAlign w:val="center"/>
          </w:tcPr>
          <w:p w14:paraId="529391D8" w14:textId="77777777" w:rsidR="005A014A" w:rsidRDefault="00660D45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cs="微软雅黑"/>
                <w:sz w:val="16"/>
                <w:szCs w:val="16"/>
              </w:rPr>
              <w:t>2018/</w:t>
            </w:r>
            <w:r>
              <w:rPr>
                <w:rFonts w:asciiTheme="minorEastAsia" w:hAnsiTheme="minorEastAsia" w:cs="微软雅黑" w:hint="eastAsia"/>
                <w:sz w:val="16"/>
                <w:szCs w:val="16"/>
              </w:rPr>
              <w:t>08／13</w:t>
            </w:r>
          </w:p>
        </w:tc>
        <w:tc>
          <w:tcPr>
            <w:tcW w:w="850" w:type="dxa"/>
            <w:vAlign w:val="center"/>
          </w:tcPr>
          <w:p w14:paraId="024EF246" w14:textId="77777777" w:rsidR="005A014A" w:rsidRDefault="00660D45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cs="微软雅黑"/>
                <w:sz w:val="16"/>
                <w:szCs w:val="16"/>
              </w:rPr>
              <w:t>卢倩</w:t>
            </w:r>
          </w:p>
        </w:tc>
        <w:tc>
          <w:tcPr>
            <w:tcW w:w="2865" w:type="dxa"/>
            <w:vAlign w:val="center"/>
          </w:tcPr>
          <w:p w14:paraId="29B12300" w14:textId="77777777" w:rsidR="005A014A" w:rsidRDefault="00660D45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cs="微软雅黑" w:hint="eastAsia"/>
                <w:sz w:val="16"/>
                <w:szCs w:val="16"/>
              </w:rPr>
              <w:t>创建</w:t>
            </w:r>
          </w:p>
        </w:tc>
        <w:tc>
          <w:tcPr>
            <w:tcW w:w="1918" w:type="dxa"/>
            <w:vAlign w:val="center"/>
          </w:tcPr>
          <w:p w14:paraId="0B9879FE" w14:textId="77777777" w:rsidR="005A014A" w:rsidRDefault="005A014A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777" w:type="dxa"/>
            <w:vAlign w:val="center"/>
          </w:tcPr>
          <w:p w14:paraId="738CB839" w14:textId="77777777" w:rsidR="005A014A" w:rsidRDefault="005A014A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851" w:type="dxa"/>
            <w:vAlign w:val="center"/>
          </w:tcPr>
          <w:p w14:paraId="78845053" w14:textId="77777777" w:rsidR="005A014A" w:rsidRDefault="00660D45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cs="微软雅黑"/>
                <w:sz w:val="16"/>
                <w:szCs w:val="16"/>
              </w:rPr>
              <w:t>刘勍</w:t>
            </w:r>
          </w:p>
        </w:tc>
        <w:tc>
          <w:tcPr>
            <w:tcW w:w="850" w:type="dxa"/>
            <w:vAlign w:val="center"/>
          </w:tcPr>
          <w:p w14:paraId="070A7678" w14:textId="77777777" w:rsidR="005A014A" w:rsidRDefault="005A014A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</w:tr>
      <w:tr w:rsidR="005A014A" w14:paraId="5D15B4C1" w14:textId="77777777" w:rsidTr="00AB68E5">
        <w:trPr>
          <w:jc w:val="center"/>
        </w:trPr>
        <w:tc>
          <w:tcPr>
            <w:tcW w:w="779" w:type="dxa"/>
          </w:tcPr>
          <w:p w14:paraId="4C6FC9A0" w14:textId="77777777" w:rsidR="005A014A" w:rsidRDefault="00660D45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V1.0.1</w:t>
            </w:r>
          </w:p>
        </w:tc>
        <w:tc>
          <w:tcPr>
            <w:tcW w:w="1313" w:type="dxa"/>
          </w:tcPr>
          <w:p w14:paraId="7796E480" w14:textId="77777777" w:rsidR="005A014A" w:rsidRDefault="00660D45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2018/09／14</w:t>
            </w:r>
          </w:p>
        </w:tc>
        <w:tc>
          <w:tcPr>
            <w:tcW w:w="850" w:type="dxa"/>
          </w:tcPr>
          <w:p w14:paraId="72C8F97C" w14:textId="77777777" w:rsidR="005A014A" w:rsidRDefault="00660D45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卢倩</w:t>
            </w:r>
          </w:p>
        </w:tc>
        <w:tc>
          <w:tcPr>
            <w:tcW w:w="2865" w:type="dxa"/>
          </w:tcPr>
          <w:p w14:paraId="2317F4F9" w14:textId="77777777" w:rsidR="005A014A" w:rsidRDefault="00660D45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1、由对话流改为app+语音辅助交互</w:t>
            </w:r>
          </w:p>
          <w:p w14:paraId="691DAFB9" w14:textId="77777777" w:rsidR="005A014A" w:rsidRDefault="00660D45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2、增加用户主动支付</w:t>
            </w:r>
          </w:p>
          <w:p w14:paraId="32EB400C" w14:textId="77777777" w:rsidR="005A014A" w:rsidRDefault="00660D45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3、依据用户真实需求增减槽位</w:t>
            </w:r>
          </w:p>
          <w:p w14:paraId="0604DF29" w14:textId="77777777" w:rsidR="005A014A" w:rsidRDefault="00660D45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4、依据资源方接口增减槽位</w:t>
            </w:r>
          </w:p>
        </w:tc>
        <w:tc>
          <w:tcPr>
            <w:tcW w:w="1918" w:type="dxa"/>
          </w:tcPr>
          <w:p w14:paraId="03F1D05C" w14:textId="77777777" w:rsidR="005A014A" w:rsidRDefault="005A014A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777" w:type="dxa"/>
          </w:tcPr>
          <w:p w14:paraId="6ED31031" w14:textId="77777777" w:rsidR="005A014A" w:rsidRDefault="005A014A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851" w:type="dxa"/>
          </w:tcPr>
          <w:p w14:paraId="32211F8A" w14:textId="77777777" w:rsidR="005A014A" w:rsidRDefault="00660D45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刘勍</w:t>
            </w:r>
          </w:p>
        </w:tc>
        <w:tc>
          <w:tcPr>
            <w:tcW w:w="850" w:type="dxa"/>
          </w:tcPr>
          <w:p w14:paraId="3BC3AECD" w14:textId="77777777" w:rsidR="005A014A" w:rsidRDefault="005A014A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</w:tr>
      <w:tr w:rsidR="005A014A" w14:paraId="74AB31B2" w14:textId="77777777" w:rsidTr="00AB68E5">
        <w:trPr>
          <w:jc w:val="center"/>
        </w:trPr>
        <w:tc>
          <w:tcPr>
            <w:tcW w:w="779" w:type="dxa"/>
          </w:tcPr>
          <w:p w14:paraId="24C4387E" w14:textId="77777777" w:rsidR="005A014A" w:rsidRDefault="00660D45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V1.0.2</w:t>
            </w:r>
          </w:p>
        </w:tc>
        <w:tc>
          <w:tcPr>
            <w:tcW w:w="1313" w:type="dxa"/>
          </w:tcPr>
          <w:p w14:paraId="16B7EE3A" w14:textId="77777777" w:rsidR="005A014A" w:rsidRDefault="00660D45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2018/09／21</w:t>
            </w:r>
          </w:p>
        </w:tc>
        <w:tc>
          <w:tcPr>
            <w:tcW w:w="850" w:type="dxa"/>
          </w:tcPr>
          <w:p w14:paraId="293AE03E" w14:textId="77777777" w:rsidR="005A014A" w:rsidRDefault="00660D45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卢倩</w:t>
            </w:r>
          </w:p>
        </w:tc>
        <w:tc>
          <w:tcPr>
            <w:tcW w:w="2865" w:type="dxa"/>
          </w:tcPr>
          <w:p w14:paraId="52B974B4" w14:textId="77777777" w:rsidR="005A014A" w:rsidRDefault="00660D45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依据资源情况删减</w:t>
            </w:r>
          </w:p>
        </w:tc>
        <w:tc>
          <w:tcPr>
            <w:tcW w:w="1918" w:type="dxa"/>
          </w:tcPr>
          <w:p w14:paraId="2FBEF07D" w14:textId="77777777" w:rsidR="005A014A" w:rsidRDefault="00660D45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1、本期删除语音排序功能，增加点击价格由低到高；</w:t>
            </w:r>
          </w:p>
          <w:p w14:paraId="4B1CAFBF" w14:textId="77777777" w:rsidR="005A014A" w:rsidRDefault="00660D45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2、删除开通服务和开发票相关按钮和页面；</w:t>
            </w:r>
          </w:p>
          <w:p w14:paraId="268EFF0A" w14:textId="77777777" w:rsidR="005A014A" w:rsidRDefault="00660D45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3、增加埋点</w:t>
            </w:r>
          </w:p>
          <w:p w14:paraId="56DAF581" w14:textId="77777777" w:rsidR="005A014A" w:rsidRDefault="00660D45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4、确认使用etcp的支付，故不支持百度钱包支付；</w:t>
            </w:r>
          </w:p>
          <w:p w14:paraId="29092BA8" w14:textId="77777777" w:rsidR="005A014A" w:rsidRDefault="00660D45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5、本期删除进场环节、出场环节的有关第三方push的未开通服务的引导功能。</w:t>
            </w:r>
          </w:p>
          <w:p w14:paraId="5FDCA50B" w14:textId="77777777" w:rsidR="005A014A" w:rsidRDefault="005A014A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777" w:type="dxa"/>
          </w:tcPr>
          <w:p w14:paraId="2EB48F1C" w14:textId="77777777" w:rsidR="005A014A" w:rsidRDefault="005A014A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851" w:type="dxa"/>
          </w:tcPr>
          <w:p w14:paraId="5FE2DF2A" w14:textId="77777777" w:rsidR="005A014A" w:rsidRDefault="00660D45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刘勍</w:t>
            </w:r>
          </w:p>
        </w:tc>
        <w:tc>
          <w:tcPr>
            <w:tcW w:w="850" w:type="dxa"/>
          </w:tcPr>
          <w:p w14:paraId="1D983EBA" w14:textId="77777777" w:rsidR="005A014A" w:rsidRDefault="005A014A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</w:tr>
      <w:tr w:rsidR="00D24417" w14:paraId="259624DF" w14:textId="77777777" w:rsidTr="00AB68E5">
        <w:trPr>
          <w:jc w:val="center"/>
        </w:trPr>
        <w:tc>
          <w:tcPr>
            <w:tcW w:w="779" w:type="dxa"/>
          </w:tcPr>
          <w:p w14:paraId="669E687B" w14:textId="40B1D8FF" w:rsidR="00D24417" w:rsidRDefault="00A2263F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V1.0.3</w:t>
            </w:r>
          </w:p>
        </w:tc>
        <w:tc>
          <w:tcPr>
            <w:tcW w:w="1313" w:type="dxa"/>
          </w:tcPr>
          <w:p w14:paraId="661B2966" w14:textId="0EE979F2" w:rsidR="00D24417" w:rsidRDefault="00A2263F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2018/10/2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4</w:t>
            </w:r>
          </w:p>
        </w:tc>
        <w:tc>
          <w:tcPr>
            <w:tcW w:w="850" w:type="dxa"/>
          </w:tcPr>
          <w:p w14:paraId="3B100B6A" w14:textId="2DF7FE13" w:rsidR="00D24417" w:rsidRDefault="00A2263F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卢倩</w:t>
            </w:r>
          </w:p>
        </w:tc>
        <w:tc>
          <w:tcPr>
            <w:tcW w:w="2865" w:type="dxa"/>
          </w:tcPr>
          <w:p w14:paraId="606A012B" w14:textId="0507E3C0" w:rsidR="00D24417" w:rsidRDefault="00A2263F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1、依据C端付费MRD和新分工删减</w:t>
            </w:r>
          </w:p>
          <w:p w14:paraId="03A7AF8C" w14:textId="77777777" w:rsidR="00A2263F" w:rsidRDefault="00A2263F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2、依据排期删减语音需求</w:t>
            </w:r>
          </w:p>
          <w:p w14:paraId="7192C7C8" w14:textId="1532CCD5" w:rsidR="00A2263F" w:rsidRDefault="00A2263F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3、确认数据埋点</w:t>
            </w:r>
          </w:p>
        </w:tc>
        <w:tc>
          <w:tcPr>
            <w:tcW w:w="1918" w:type="dxa"/>
          </w:tcPr>
          <w:p w14:paraId="3E53419B" w14:textId="3D45AD67" w:rsidR="00D24417" w:rsidRDefault="00660D45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1、删除主动缴费页面，首页增加3个按钮；</w:t>
            </w:r>
          </w:p>
          <w:p w14:paraId="0297733A" w14:textId="77777777" w:rsidR="00660D45" w:rsidRDefault="00660D45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2、删除带槽位的及泛需求的语音入口；</w:t>
            </w:r>
          </w:p>
          <w:p w14:paraId="5488D416" w14:textId="77777777" w:rsidR="00660D45" w:rsidRDefault="00660D45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3、删除主动支付；</w:t>
            </w:r>
          </w:p>
          <w:p w14:paraId="2707418A" w14:textId="05E38E67" w:rsidR="00660D45" w:rsidRDefault="00660D45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4、增加补缴页面。</w:t>
            </w:r>
          </w:p>
        </w:tc>
        <w:tc>
          <w:tcPr>
            <w:tcW w:w="777" w:type="dxa"/>
          </w:tcPr>
          <w:p w14:paraId="5C6A049A" w14:textId="77777777" w:rsidR="00D24417" w:rsidRDefault="00D24417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851" w:type="dxa"/>
          </w:tcPr>
          <w:p w14:paraId="6A3F6DFF" w14:textId="094D2F56" w:rsidR="00D24417" w:rsidRDefault="004651DC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刘勍</w:t>
            </w:r>
          </w:p>
        </w:tc>
        <w:tc>
          <w:tcPr>
            <w:tcW w:w="850" w:type="dxa"/>
          </w:tcPr>
          <w:p w14:paraId="1E6BB89D" w14:textId="77777777" w:rsidR="00D24417" w:rsidRDefault="00D24417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</w:tr>
      <w:tr w:rsidR="004651DC" w14:paraId="038105D2" w14:textId="77777777" w:rsidTr="00AB68E5">
        <w:trPr>
          <w:jc w:val="center"/>
        </w:trPr>
        <w:tc>
          <w:tcPr>
            <w:tcW w:w="779" w:type="dxa"/>
          </w:tcPr>
          <w:p w14:paraId="1DA13CF9" w14:textId="3642E986" w:rsidR="004651DC" w:rsidRDefault="004651DC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V1.0.</w:t>
            </w:r>
            <w:r>
              <w:rPr>
                <w:rFonts w:asciiTheme="minorEastAsia" w:hAnsiTheme="minorEastAsia"/>
                <w:sz w:val="16"/>
                <w:szCs w:val="16"/>
              </w:rPr>
              <w:t>4</w:t>
            </w:r>
          </w:p>
        </w:tc>
        <w:tc>
          <w:tcPr>
            <w:tcW w:w="1313" w:type="dxa"/>
          </w:tcPr>
          <w:p w14:paraId="4DACD494" w14:textId="4477B857" w:rsidR="004651DC" w:rsidRDefault="004651DC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2018/11/15</w:t>
            </w:r>
          </w:p>
        </w:tc>
        <w:tc>
          <w:tcPr>
            <w:tcW w:w="850" w:type="dxa"/>
          </w:tcPr>
          <w:p w14:paraId="7A640D7A" w14:textId="2DEFAE17" w:rsidR="004651DC" w:rsidRDefault="004651DC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林鑫</w:t>
            </w:r>
          </w:p>
        </w:tc>
        <w:tc>
          <w:tcPr>
            <w:tcW w:w="2865" w:type="dxa"/>
          </w:tcPr>
          <w:p w14:paraId="4E9E77AA" w14:textId="04FCAE3E" w:rsidR="00AB68E5" w:rsidRPr="00AB68E5" w:rsidRDefault="00AB68E5" w:rsidP="00AB68E5">
            <w:pPr>
              <w:tabs>
                <w:tab w:val="left" w:pos="720"/>
              </w:tabs>
              <w:autoSpaceDE w:val="0"/>
              <w:autoSpaceDN w:val="0"/>
              <w:adjustRightInd w:val="0"/>
              <w:spacing w:line="24" w:lineRule="auto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鉴于目前E</w:t>
            </w:r>
            <w:r>
              <w:rPr>
                <w:rFonts w:asciiTheme="minorEastAsia" w:hAnsiTheme="minorEastAsia"/>
                <w:sz w:val="16"/>
                <w:szCs w:val="16"/>
              </w:rPr>
              <w:t>TCP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按照</w:t>
            </w:r>
            <w:r w:rsidRPr="00AB68E5">
              <w:rPr>
                <w:rFonts w:asciiTheme="minorEastAsia" w:hAnsiTheme="minorEastAsia" w:hint="eastAsia"/>
                <w:sz w:val="16"/>
                <w:szCs w:val="16"/>
              </w:rPr>
              <w:t>车牌号统计计费（无鉴权流程），且商务上约定车牌是指通过</w:t>
            </w:r>
            <w:r w:rsidRPr="00AB68E5">
              <w:rPr>
                <w:rFonts w:asciiTheme="minorEastAsia" w:hAnsiTheme="minorEastAsia"/>
                <w:sz w:val="16"/>
                <w:szCs w:val="16"/>
              </w:rPr>
              <w:t>ETCP</w:t>
            </w:r>
            <w:r w:rsidRPr="00AB68E5">
              <w:rPr>
                <w:rFonts w:asciiTheme="minorEastAsia" w:hAnsiTheme="minorEastAsia" w:hint="eastAsia"/>
                <w:sz w:val="16"/>
                <w:szCs w:val="16"/>
              </w:rPr>
              <w:t>车牌接口（车牌与车架号）认证成功的合同暂未签订，为防范风险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，增加【二次确认】校验</w:t>
            </w:r>
          </w:p>
          <w:p w14:paraId="6B65E7BF" w14:textId="77777777" w:rsidR="004651DC" w:rsidRDefault="004651DC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1918" w:type="dxa"/>
          </w:tcPr>
          <w:p w14:paraId="01DF7629" w14:textId="722D08DD" w:rsidR="004651DC" w:rsidRPr="00AB68E5" w:rsidRDefault="00AB68E5" w:rsidP="00AB68E5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1、</w:t>
            </w:r>
            <w:r w:rsidRPr="00AB68E5">
              <w:rPr>
                <w:rFonts w:asciiTheme="minorEastAsia" w:hAnsiTheme="minorEastAsia" w:hint="eastAsia"/>
                <w:sz w:val="16"/>
                <w:szCs w:val="16"/>
              </w:rPr>
              <w:t>补缴功能本期不实现，技术架构上需支持升级</w:t>
            </w:r>
          </w:p>
          <w:p w14:paraId="3F786FEA" w14:textId="38554A6F" w:rsidR="00AB68E5" w:rsidRPr="00AB68E5" w:rsidRDefault="00AB68E5" w:rsidP="00AB68E5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2、</w:t>
            </w:r>
            <w:r w:rsidRPr="00AB68E5">
              <w:rPr>
                <w:rFonts w:asciiTheme="minorEastAsia" w:hAnsiTheme="minorEastAsia" w:hint="eastAsia"/>
                <w:sz w:val="16"/>
                <w:szCs w:val="16"/>
              </w:rPr>
              <w:t>增加二次确认校验</w:t>
            </w:r>
          </w:p>
        </w:tc>
        <w:tc>
          <w:tcPr>
            <w:tcW w:w="777" w:type="dxa"/>
          </w:tcPr>
          <w:p w14:paraId="0A6A42A5" w14:textId="77777777" w:rsidR="004651DC" w:rsidRDefault="004651DC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851" w:type="dxa"/>
          </w:tcPr>
          <w:p w14:paraId="298B773B" w14:textId="711F459C" w:rsidR="004651DC" w:rsidRDefault="004651DC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卢倩</w:t>
            </w:r>
          </w:p>
        </w:tc>
        <w:tc>
          <w:tcPr>
            <w:tcW w:w="850" w:type="dxa"/>
          </w:tcPr>
          <w:p w14:paraId="6669CA41" w14:textId="77777777" w:rsidR="004651DC" w:rsidRDefault="004651DC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</w:tr>
      <w:tr w:rsidR="00712CDA" w14:paraId="78B9802B" w14:textId="77777777" w:rsidTr="00AB68E5">
        <w:trPr>
          <w:jc w:val="center"/>
        </w:trPr>
        <w:tc>
          <w:tcPr>
            <w:tcW w:w="779" w:type="dxa"/>
          </w:tcPr>
          <w:p w14:paraId="509C253B" w14:textId="5449EF72" w:rsidR="00712CDA" w:rsidRDefault="00712CDA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V1.0.</w:t>
            </w:r>
            <w:r>
              <w:rPr>
                <w:rFonts w:asciiTheme="minorEastAsia" w:hAnsiTheme="minorEastAsia"/>
                <w:sz w:val="16"/>
                <w:szCs w:val="16"/>
              </w:rPr>
              <w:t>5</w:t>
            </w:r>
          </w:p>
        </w:tc>
        <w:tc>
          <w:tcPr>
            <w:tcW w:w="1313" w:type="dxa"/>
          </w:tcPr>
          <w:p w14:paraId="114D2785" w14:textId="48235E62" w:rsidR="00712CDA" w:rsidRDefault="00712CDA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2018/12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/</w:t>
            </w:r>
            <w:r>
              <w:rPr>
                <w:rFonts w:asciiTheme="minorEastAsia" w:hAnsiTheme="minorEastAsia"/>
                <w:sz w:val="16"/>
                <w:szCs w:val="16"/>
              </w:rPr>
              <w:t>28</w:t>
            </w:r>
          </w:p>
        </w:tc>
        <w:tc>
          <w:tcPr>
            <w:tcW w:w="850" w:type="dxa"/>
          </w:tcPr>
          <w:p w14:paraId="57F1E00C" w14:textId="0FFDC3FB" w:rsidR="00712CDA" w:rsidRDefault="00712CDA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林鑫</w:t>
            </w:r>
          </w:p>
        </w:tc>
        <w:tc>
          <w:tcPr>
            <w:tcW w:w="2865" w:type="dxa"/>
          </w:tcPr>
          <w:p w14:paraId="752D182E" w14:textId="2A7A0CA8" w:rsidR="00712CDA" w:rsidRDefault="00712CDA" w:rsidP="00AB68E5">
            <w:pPr>
              <w:tabs>
                <w:tab w:val="left" w:pos="720"/>
              </w:tabs>
              <w:autoSpaceDE w:val="0"/>
              <w:autoSpaceDN w:val="0"/>
              <w:adjustRightInd w:val="0"/>
              <w:spacing w:line="24" w:lineRule="auto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开通免密为避免风险，</w:t>
            </w:r>
            <w:r w:rsidR="00870276">
              <w:rPr>
                <w:rFonts w:asciiTheme="minorEastAsia" w:hAnsiTheme="minorEastAsia" w:hint="eastAsia"/>
                <w:sz w:val="16"/>
                <w:szCs w:val="16"/>
              </w:rPr>
              <w:t>按法务要求添加页面文字提示；登录注册环节少数出现获取不到手机号的情况，增加异常情况处理方式</w:t>
            </w:r>
          </w:p>
        </w:tc>
        <w:tc>
          <w:tcPr>
            <w:tcW w:w="1918" w:type="dxa"/>
          </w:tcPr>
          <w:p w14:paraId="5EDBBE09" w14:textId="6CB76178" w:rsidR="00712CDA" w:rsidRPr="00AB68E5" w:rsidRDefault="00712CDA" w:rsidP="00712CDA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1、开通免密页面按法务要求增加文字提示</w:t>
            </w:r>
          </w:p>
          <w:p w14:paraId="43DD1888" w14:textId="7814F423" w:rsidR="00712CDA" w:rsidRDefault="00712CDA" w:rsidP="00712CDA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2、增加登录注册未获取到手机号的异常情况处理方式</w:t>
            </w:r>
          </w:p>
          <w:p w14:paraId="5E058529" w14:textId="1B33E251" w:rsidR="00712CDA" w:rsidRDefault="00712CDA" w:rsidP="00712CDA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3、更新数据埋点</w:t>
            </w:r>
          </w:p>
        </w:tc>
        <w:tc>
          <w:tcPr>
            <w:tcW w:w="777" w:type="dxa"/>
          </w:tcPr>
          <w:p w14:paraId="14D257D4" w14:textId="77777777" w:rsidR="00712CDA" w:rsidRDefault="00712CDA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851" w:type="dxa"/>
          </w:tcPr>
          <w:p w14:paraId="64802300" w14:textId="24079F6A" w:rsidR="00712CDA" w:rsidRDefault="00712CDA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卢倩</w:t>
            </w:r>
          </w:p>
        </w:tc>
        <w:tc>
          <w:tcPr>
            <w:tcW w:w="850" w:type="dxa"/>
          </w:tcPr>
          <w:p w14:paraId="22CB9FAD" w14:textId="77777777" w:rsidR="00712CDA" w:rsidRDefault="00712CDA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</w:tr>
      <w:tr w:rsidR="00A54A31" w14:paraId="70D26795" w14:textId="77777777" w:rsidTr="00AB68E5">
        <w:trPr>
          <w:jc w:val="center"/>
        </w:trPr>
        <w:tc>
          <w:tcPr>
            <w:tcW w:w="779" w:type="dxa"/>
          </w:tcPr>
          <w:p w14:paraId="54704D2D" w14:textId="0EB605A1" w:rsidR="00A54A31" w:rsidRDefault="00A54A31" w:rsidP="00A54A31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V1.0.</w:t>
            </w:r>
            <w:r>
              <w:rPr>
                <w:rFonts w:asciiTheme="minorEastAsia" w:hAnsiTheme="minorEastAsia"/>
                <w:sz w:val="16"/>
                <w:szCs w:val="16"/>
              </w:rPr>
              <w:t>6</w:t>
            </w:r>
          </w:p>
        </w:tc>
        <w:tc>
          <w:tcPr>
            <w:tcW w:w="1313" w:type="dxa"/>
          </w:tcPr>
          <w:p w14:paraId="734DA950" w14:textId="4EFEC688" w:rsidR="00A54A31" w:rsidRDefault="00A54A31" w:rsidP="00A54A31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  <w:t>2019/01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/</w:t>
            </w:r>
            <w:r>
              <w:rPr>
                <w:rFonts w:asciiTheme="minorEastAsia" w:hAnsiTheme="minorEastAsia"/>
                <w:sz w:val="16"/>
                <w:szCs w:val="16"/>
              </w:rPr>
              <w:t>03</w:t>
            </w:r>
          </w:p>
        </w:tc>
        <w:tc>
          <w:tcPr>
            <w:tcW w:w="850" w:type="dxa"/>
          </w:tcPr>
          <w:p w14:paraId="05654678" w14:textId="5A9C7F1E" w:rsidR="00A54A31" w:rsidRDefault="00A54A31" w:rsidP="00A54A31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林鑫</w:t>
            </w:r>
          </w:p>
        </w:tc>
        <w:tc>
          <w:tcPr>
            <w:tcW w:w="2865" w:type="dxa"/>
          </w:tcPr>
          <w:p w14:paraId="194D2C5C" w14:textId="7B8D8F1B" w:rsidR="00A54A31" w:rsidRDefault="00A54A31" w:rsidP="00A54A31">
            <w:pPr>
              <w:tabs>
                <w:tab w:val="left" w:pos="720"/>
              </w:tabs>
              <w:autoSpaceDE w:val="0"/>
              <w:autoSpaceDN w:val="0"/>
              <w:adjustRightInd w:val="0"/>
              <w:spacing w:line="24" w:lineRule="auto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遵守</w:t>
            </w:r>
            <w:r w:rsidRPr="00A54A31">
              <w:rPr>
                <w:rFonts w:asciiTheme="minorEastAsia" w:hAnsiTheme="minorEastAsia"/>
                <w:sz w:val="16"/>
                <w:szCs w:val="16"/>
              </w:rPr>
              <w:t>网络安全法对加强个人信息保护的相关规定</w:t>
            </w:r>
            <w:r w:rsidR="005013CE">
              <w:rPr>
                <w:rFonts w:asciiTheme="minorEastAsia" w:hAnsiTheme="minorEastAsia" w:hint="eastAsia"/>
                <w:sz w:val="16"/>
                <w:szCs w:val="16"/>
              </w:rPr>
              <w:t>，增加未开启“定位服务”的处理方式</w:t>
            </w:r>
          </w:p>
        </w:tc>
        <w:tc>
          <w:tcPr>
            <w:tcW w:w="1918" w:type="dxa"/>
          </w:tcPr>
          <w:p w14:paraId="40AB72D4" w14:textId="3DDAAF2A" w:rsidR="00A54A31" w:rsidRDefault="00A54A31" w:rsidP="00A54A31">
            <w:pPr>
              <w:adjustRightInd w:val="0"/>
              <w:snapToGrid w:val="0"/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增加未开启“定位服务”时的弹窗提示</w:t>
            </w:r>
            <w:r w:rsidR="005013CE">
              <w:rPr>
                <w:rFonts w:asciiTheme="minorEastAsia" w:hAnsiTheme="minorEastAsia" w:hint="eastAsia"/>
                <w:sz w:val="16"/>
                <w:szCs w:val="16"/>
              </w:rPr>
              <w:t>和处理方式</w:t>
            </w:r>
          </w:p>
        </w:tc>
        <w:tc>
          <w:tcPr>
            <w:tcW w:w="777" w:type="dxa"/>
          </w:tcPr>
          <w:p w14:paraId="0C610BB5" w14:textId="77777777" w:rsidR="00A54A31" w:rsidRDefault="00A54A31" w:rsidP="00A54A31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851" w:type="dxa"/>
          </w:tcPr>
          <w:p w14:paraId="020AC652" w14:textId="2A3226F7" w:rsidR="00A54A31" w:rsidRDefault="00A54A31" w:rsidP="00A54A31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卢倩</w:t>
            </w:r>
          </w:p>
        </w:tc>
        <w:tc>
          <w:tcPr>
            <w:tcW w:w="850" w:type="dxa"/>
          </w:tcPr>
          <w:p w14:paraId="7266E7AA" w14:textId="77777777" w:rsidR="00A54A31" w:rsidRDefault="00A54A31" w:rsidP="00A54A31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</w:tr>
    </w:tbl>
    <w:p w14:paraId="0C113D95" w14:textId="77777777" w:rsidR="005A014A" w:rsidRDefault="00660D45">
      <w:pPr>
        <w:rPr>
          <w:color w:val="F2F2F2" w:themeColor="background1" w:themeShade="F2"/>
        </w:rPr>
      </w:pPr>
      <w:r>
        <w:rPr>
          <w:rFonts w:ascii="黑体" w:eastAsia="黑体" w:hAnsi="黑体" w:cs="黑体" w:hint="eastAsia"/>
        </w:rPr>
        <w:t>注：MRD提交评审之前的修改也可以记录下来</w:t>
      </w:r>
    </w:p>
    <w:p w14:paraId="5E93B1D6" w14:textId="57D0672E" w:rsidR="005A014A" w:rsidRPr="005013CE" w:rsidRDefault="005013CE">
      <w:pPr>
        <w:rPr>
          <w:color w:val="FF0000"/>
        </w:rPr>
      </w:pPr>
      <w:r w:rsidRPr="005013CE">
        <w:rPr>
          <w:rFonts w:hint="eastAsia"/>
          <w:color w:val="FF0000"/>
          <w:highlight w:val="yellow"/>
        </w:rPr>
        <w:t>红色字体为</w:t>
      </w:r>
      <w:r>
        <w:rPr>
          <w:rFonts w:hint="eastAsia"/>
          <w:color w:val="FF0000"/>
          <w:highlight w:val="yellow"/>
        </w:rPr>
        <w:t>本期</w:t>
      </w:r>
      <w:r w:rsidRPr="005013CE">
        <w:rPr>
          <w:rFonts w:hint="eastAsia"/>
          <w:color w:val="FF0000"/>
          <w:highlight w:val="yellow"/>
        </w:rPr>
        <w:t>更新内容</w:t>
      </w:r>
    </w:p>
    <w:p w14:paraId="631A3E0D" w14:textId="77777777" w:rsidR="005A014A" w:rsidRDefault="005A014A">
      <w:pPr>
        <w:rPr>
          <w:color w:val="F2F2F2" w:themeColor="background1" w:themeShade="F2"/>
        </w:rPr>
      </w:pPr>
    </w:p>
    <w:p w14:paraId="00CB545D" w14:textId="77777777" w:rsidR="005A014A" w:rsidRDefault="005A014A">
      <w:pPr>
        <w:rPr>
          <w:color w:val="F2F2F2" w:themeColor="background1" w:themeShade="F2"/>
        </w:rPr>
      </w:pPr>
    </w:p>
    <w:p w14:paraId="13702CE2" w14:textId="77777777" w:rsidR="005A014A" w:rsidRDefault="005A014A">
      <w:pPr>
        <w:rPr>
          <w:color w:val="F2F2F2" w:themeColor="background1" w:themeShade="F2"/>
        </w:rPr>
      </w:pPr>
    </w:p>
    <w:p w14:paraId="51769D50" w14:textId="77777777" w:rsidR="005A014A" w:rsidRDefault="005A014A">
      <w:pPr>
        <w:rPr>
          <w:color w:val="F2F2F2" w:themeColor="background1" w:themeShade="F2"/>
        </w:rPr>
      </w:pPr>
    </w:p>
    <w:p w14:paraId="4E7DE8C8" w14:textId="77777777" w:rsidR="005A014A" w:rsidRDefault="005A014A">
      <w:pPr>
        <w:rPr>
          <w:color w:val="F2F2F2" w:themeColor="background1" w:themeShade="F2"/>
        </w:rPr>
      </w:pPr>
    </w:p>
    <w:p w14:paraId="4F58133A" w14:textId="77777777" w:rsidR="005A014A" w:rsidRDefault="005A014A">
      <w:pPr>
        <w:rPr>
          <w:color w:val="F2F2F2" w:themeColor="background1" w:themeShade="F2"/>
        </w:rPr>
      </w:pPr>
    </w:p>
    <w:p w14:paraId="00E6785B" w14:textId="77777777" w:rsidR="005A014A" w:rsidRDefault="005A014A">
      <w:pPr>
        <w:rPr>
          <w:color w:val="F2F2F2" w:themeColor="background1" w:themeShade="F2"/>
        </w:rPr>
      </w:pPr>
    </w:p>
    <w:p w14:paraId="24A3FE32" w14:textId="77777777" w:rsidR="005A014A" w:rsidRDefault="005A014A">
      <w:pPr>
        <w:rPr>
          <w:color w:val="F2F2F2" w:themeColor="background1" w:themeShade="F2"/>
        </w:rPr>
      </w:pPr>
    </w:p>
    <w:p w14:paraId="425B946A" w14:textId="77777777" w:rsidR="005A014A" w:rsidRDefault="005A014A">
      <w:pPr>
        <w:rPr>
          <w:color w:val="F2F2F2" w:themeColor="background1" w:themeShade="F2"/>
        </w:rPr>
      </w:pPr>
    </w:p>
    <w:p w14:paraId="4E597A17" w14:textId="77777777" w:rsidR="005A014A" w:rsidRDefault="005A014A">
      <w:pPr>
        <w:rPr>
          <w:color w:val="F2F2F2" w:themeColor="background1" w:themeShade="F2"/>
        </w:rPr>
      </w:pPr>
    </w:p>
    <w:p w14:paraId="59ADA2C4" w14:textId="77777777" w:rsidR="005A014A" w:rsidRDefault="005A014A">
      <w:pPr>
        <w:rPr>
          <w:color w:val="F2F2F2" w:themeColor="background1" w:themeShade="F2"/>
        </w:rPr>
      </w:pPr>
    </w:p>
    <w:p w14:paraId="754A0DF2" w14:textId="77777777" w:rsidR="005A014A" w:rsidRDefault="005A014A">
      <w:pPr>
        <w:rPr>
          <w:color w:val="F2F2F2" w:themeColor="background1" w:themeShade="F2"/>
        </w:rPr>
      </w:pPr>
    </w:p>
    <w:p w14:paraId="3505E777" w14:textId="77777777" w:rsidR="005A014A" w:rsidRDefault="005A014A">
      <w:pPr>
        <w:rPr>
          <w:color w:val="F2F2F2" w:themeColor="background1" w:themeShade="F2"/>
        </w:rPr>
      </w:pPr>
    </w:p>
    <w:p w14:paraId="3E8D7F19" w14:textId="77777777" w:rsidR="005A014A" w:rsidRDefault="005A014A">
      <w:pPr>
        <w:rPr>
          <w:color w:val="F2F2F2" w:themeColor="background1" w:themeShade="F2"/>
        </w:rPr>
      </w:pPr>
    </w:p>
    <w:p w14:paraId="5551A4C4" w14:textId="77777777" w:rsidR="005A014A" w:rsidRDefault="005A014A">
      <w:pPr>
        <w:rPr>
          <w:color w:val="F2F2F2" w:themeColor="background1" w:themeShade="F2"/>
        </w:rPr>
      </w:pPr>
    </w:p>
    <w:p w14:paraId="382AE65E" w14:textId="77777777" w:rsidR="005A014A" w:rsidRDefault="005A014A">
      <w:pPr>
        <w:rPr>
          <w:color w:val="F2F2F2" w:themeColor="background1" w:themeShade="F2"/>
        </w:rPr>
      </w:pPr>
    </w:p>
    <w:p w14:paraId="60D484F4" w14:textId="77777777" w:rsidR="005A014A" w:rsidRDefault="00660D45">
      <w:pPr>
        <w:pStyle w:val="1"/>
        <w:jc w:val="center"/>
      </w:pPr>
      <w:bookmarkStart w:id="22" w:name="_Toc533776390"/>
      <w:r>
        <w:rPr>
          <w:rFonts w:hint="eastAsia"/>
        </w:rPr>
        <w:t>【目录】</w:t>
      </w:r>
      <w:bookmarkEnd w:id="22"/>
    </w:p>
    <w:p w14:paraId="3A984F14" w14:textId="34F92A60" w:rsidR="00F83938" w:rsidRPr="00F83938" w:rsidRDefault="00660D45">
      <w:pPr>
        <w:pStyle w:val="11"/>
        <w:rPr>
          <w:noProof/>
          <w:color w:val="000000" w:themeColor="text1"/>
          <w:sz w:val="21"/>
          <w:szCs w:val="22"/>
        </w:rPr>
      </w:pPr>
      <w:r w:rsidRPr="00F83938">
        <w:rPr>
          <w:b/>
          <w:bCs/>
          <w:color w:val="000000" w:themeColor="text1"/>
        </w:rPr>
        <w:fldChar w:fldCharType="begin"/>
      </w:r>
      <w:r w:rsidRPr="00F83938">
        <w:rPr>
          <w:b/>
          <w:bCs/>
          <w:color w:val="000000" w:themeColor="text1"/>
        </w:rPr>
        <w:instrText xml:space="preserve"> TOC \o "1-4" </w:instrText>
      </w:r>
      <w:r w:rsidRPr="00F83938">
        <w:rPr>
          <w:b/>
          <w:bCs/>
          <w:color w:val="000000" w:themeColor="text1"/>
        </w:rPr>
        <w:fldChar w:fldCharType="separate"/>
      </w:r>
      <w:r w:rsidR="00F83938" w:rsidRPr="00F83938">
        <w:rPr>
          <w:rFonts w:ascii="黑体" w:eastAsia="黑体" w:hAnsi="黑体" w:cs="黑体"/>
          <w:noProof/>
          <w:color w:val="000000" w:themeColor="text1"/>
        </w:rPr>
        <w:t>智慧停车场服务</w:t>
      </w:r>
      <w:r w:rsidR="00F83938" w:rsidRPr="00F83938">
        <w:rPr>
          <w:noProof/>
          <w:color w:val="000000" w:themeColor="text1"/>
        </w:rPr>
        <w:t>V1.0.5.MRD</w:t>
      </w:r>
      <w:r w:rsidR="00F83938" w:rsidRPr="00F83938">
        <w:rPr>
          <w:noProof/>
          <w:color w:val="000000" w:themeColor="text1"/>
        </w:rPr>
        <w:tab/>
      </w:r>
      <w:r w:rsidR="00F83938" w:rsidRPr="00F83938">
        <w:rPr>
          <w:noProof/>
          <w:color w:val="000000" w:themeColor="text1"/>
        </w:rPr>
        <w:fldChar w:fldCharType="begin"/>
      </w:r>
      <w:r w:rsidR="00F83938" w:rsidRPr="00F83938">
        <w:rPr>
          <w:noProof/>
          <w:color w:val="000000" w:themeColor="text1"/>
        </w:rPr>
        <w:instrText xml:space="preserve"> PAGEREF _Toc533776387 \h </w:instrText>
      </w:r>
      <w:r w:rsidR="00F83938" w:rsidRPr="00F83938">
        <w:rPr>
          <w:noProof/>
          <w:color w:val="000000" w:themeColor="text1"/>
        </w:rPr>
      </w:r>
      <w:r w:rsidR="00F83938"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</w:t>
      </w:r>
      <w:r w:rsidR="00F83938" w:rsidRPr="00F83938">
        <w:rPr>
          <w:noProof/>
          <w:color w:val="000000" w:themeColor="text1"/>
        </w:rPr>
        <w:fldChar w:fldCharType="end"/>
      </w:r>
    </w:p>
    <w:p w14:paraId="001E7E66" w14:textId="5DCD445A" w:rsidR="00F83938" w:rsidRPr="00F83938" w:rsidRDefault="00F83938">
      <w:pPr>
        <w:pStyle w:val="11"/>
        <w:rPr>
          <w:noProof/>
          <w:color w:val="000000" w:themeColor="text1"/>
          <w:sz w:val="21"/>
          <w:szCs w:val="22"/>
        </w:rPr>
      </w:pPr>
      <w:r w:rsidRPr="00F83938">
        <w:rPr>
          <w:rFonts w:ascii="黑体" w:eastAsia="黑体" w:hAnsi="黑体" w:cs="黑体"/>
          <w:noProof/>
          <w:color w:val="000000" w:themeColor="text1"/>
        </w:rPr>
        <w:t>百度IOV-小度车载OS服务生态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_Toc533776388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</w:t>
      </w:r>
      <w:r w:rsidRPr="00F83938">
        <w:rPr>
          <w:noProof/>
          <w:color w:val="000000" w:themeColor="text1"/>
        </w:rPr>
        <w:fldChar w:fldCharType="end"/>
      </w:r>
    </w:p>
    <w:p w14:paraId="2CE3B126" w14:textId="4E10AAAF" w:rsidR="00F83938" w:rsidRPr="00F83938" w:rsidRDefault="00F83938">
      <w:pPr>
        <w:pStyle w:val="11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修订历史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_Toc533776389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2</w:t>
      </w:r>
      <w:r w:rsidRPr="00F83938">
        <w:rPr>
          <w:noProof/>
          <w:color w:val="000000" w:themeColor="text1"/>
        </w:rPr>
        <w:fldChar w:fldCharType="end"/>
      </w:r>
    </w:p>
    <w:p w14:paraId="360FCB16" w14:textId="368994B8" w:rsidR="00F83938" w:rsidRPr="00F83938" w:rsidRDefault="00F83938">
      <w:pPr>
        <w:pStyle w:val="11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【目录】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_Toc533776390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3</w:t>
      </w:r>
      <w:r w:rsidRPr="00F83938">
        <w:rPr>
          <w:noProof/>
          <w:color w:val="000000" w:themeColor="text1"/>
        </w:rPr>
        <w:fldChar w:fldCharType="end"/>
      </w:r>
    </w:p>
    <w:p w14:paraId="16EEC969" w14:textId="494FB96F" w:rsidR="00F83938" w:rsidRPr="00F83938" w:rsidRDefault="00F83938">
      <w:pPr>
        <w:pStyle w:val="11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 xml:space="preserve">1. </w:t>
      </w:r>
      <w:r w:rsidRPr="00F83938">
        <w:rPr>
          <w:noProof/>
          <w:color w:val="000000" w:themeColor="text1"/>
        </w:rPr>
        <w:t>需求背景及目标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_Toc533776391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</w:t>
      </w:r>
      <w:r w:rsidRPr="00F83938">
        <w:rPr>
          <w:noProof/>
          <w:color w:val="000000" w:themeColor="text1"/>
        </w:rPr>
        <w:fldChar w:fldCharType="end"/>
      </w:r>
    </w:p>
    <w:p w14:paraId="61B18062" w14:textId="4A2749DB" w:rsidR="00F83938" w:rsidRPr="00F83938" w:rsidRDefault="00F83938">
      <w:pPr>
        <w:pStyle w:val="21"/>
        <w:tabs>
          <w:tab w:val="right" w:leader="dot" w:pos="10054"/>
        </w:tabs>
        <w:ind w:left="48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1.1.</w:t>
      </w:r>
      <w:r w:rsidRPr="00F83938">
        <w:rPr>
          <w:noProof/>
          <w:color w:val="000000" w:themeColor="text1"/>
        </w:rPr>
        <w:t>目标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_Toc533776392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</w:t>
      </w:r>
      <w:r w:rsidRPr="00F83938">
        <w:rPr>
          <w:noProof/>
          <w:color w:val="000000" w:themeColor="text1"/>
        </w:rPr>
        <w:fldChar w:fldCharType="end"/>
      </w:r>
    </w:p>
    <w:p w14:paraId="71971520" w14:textId="74D233B4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1.1.1.</w:t>
      </w:r>
      <w:r w:rsidRPr="00F83938">
        <w:rPr>
          <w:noProof/>
          <w:color w:val="000000" w:themeColor="text1"/>
        </w:rPr>
        <w:t>用户场景拓展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_Toc533776393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</w:t>
      </w:r>
      <w:r w:rsidRPr="00F83938">
        <w:rPr>
          <w:noProof/>
          <w:color w:val="000000" w:themeColor="text1"/>
        </w:rPr>
        <w:fldChar w:fldCharType="end"/>
      </w:r>
    </w:p>
    <w:p w14:paraId="4C12718C" w14:textId="5C8CA1C2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1.1.2.</w:t>
      </w:r>
      <w:r w:rsidRPr="00F83938">
        <w:rPr>
          <w:noProof/>
          <w:color w:val="000000" w:themeColor="text1"/>
        </w:rPr>
        <w:t>产品能力升级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_Toc533776394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</w:t>
      </w:r>
      <w:r w:rsidRPr="00F83938">
        <w:rPr>
          <w:noProof/>
          <w:color w:val="000000" w:themeColor="text1"/>
        </w:rPr>
        <w:fldChar w:fldCharType="end"/>
      </w:r>
    </w:p>
    <w:p w14:paraId="7A9AEAB0" w14:textId="515D9AAC" w:rsidR="00F83938" w:rsidRPr="00F83938" w:rsidRDefault="00F83938">
      <w:pPr>
        <w:pStyle w:val="21"/>
        <w:tabs>
          <w:tab w:val="right" w:leader="dot" w:pos="10054"/>
        </w:tabs>
        <w:ind w:left="48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1.2.</w:t>
      </w:r>
      <w:r w:rsidRPr="00F83938">
        <w:rPr>
          <w:noProof/>
          <w:color w:val="000000" w:themeColor="text1"/>
        </w:rPr>
        <w:t>用户需求分析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_Toc533776395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</w:t>
      </w:r>
      <w:r w:rsidRPr="00F83938">
        <w:rPr>
          <w:noProof/>
          <w:color w:val="000000" w:themeColor="text1"/>
        </w:rPr>
        <w:fldChar w:fldCharType="end"/>
      </w:r>
    </w:p>
    <w:p w14:paraId="242A522F" w14:textId="1667B375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1.2.1.</w:t>
      </w:r>
      <w:r w:rsidRPr="00F83938">
        <w:rPr>
          <w:noProof/>
          <w:color w:val="000000" w:themeColor="text1"/>
        </w:rPr>
        <w:t>目标用户群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_Toc533776396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</w:t>
      </w:r>
      <w:r w:rsidRPr="00F83938">
        <w:rPr>
          <w:noProof/>
          <w:color w:val="000000" w:themeColor="text1"/>
        </w:rPr>
        <w:fldChar w:fldCharType="end"/>
      </w:r>
    </w:p>
    <w:p w14:paraId="069F8C73" w14:textId="27627343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1.2.2.</w:t>
      </w:r>
      <w:r w:rsidRPr="00F83938">
        <w:rPr>
          <w:noProof/>
          <w:color w:val="000000" w:themeColor="text1"/>
        </w:rPr>
        <w:t>用户分析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_Toc533776397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</w:t>
      </w:r>
      <w:r w:rsidRPr="00F83938">
        <w:rPr>
          <w:noProof/>
          <w:color w:val="000000" w:themeColor="text1"/>
        </w:rPr>
        <w:fldChar w:fldCharType="end"/>
      </w:r>
    </w:p>
    <w:p w14:paraId="31DBD42C" w14:textId="3AF7F45D" w:rsidR="00F83938" w:rsidRPr="00F83938" w:rsidRDefault="00F83938">
      <w:pPr>
        <w:pStyle w:val="21"/>
        <w:tabs>
          <w:tab w:val="right" w:leader="dot" w:pos="10054"/>
        </w:tabs>
        <w:ind w:left="48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1.3.</w:t>
      </w:r>
      <w:r w:rsidRPr="00F83938">
        <w:rPr>
          <w:noProof/>
          <w:color w:val="000000" w:themeColor="text1"/>
        </w:rPr>
        <w:t>目前市场竞品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_Toc533776398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</w:t>
      </w:r>
      <w:r w:rsidRPr="00F83938">
        <w:rPr>
          <w:noProof/>
          <w:color w:val="000000" w:themeColor="text1"/>
        </w:rPr>
        <w:fldChar w:fldCharType="end"/>
      </w:r>
    </w:p>
    <w:p w14:paraId="59675EE5" w14:textId="5745F0C0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1.3.1.</w:t>
      </w:r>
      <w:r w:rsidRPr="00F83938">
        <w:rPr>
          <w:noProof/>
          <w:color w:val="000000" w:themeColor="text1"/>
        </w:rPr>
        <w:t>功能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_Toc533776399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</w:t>
      </w:r>
      <w:r w:rsidRPr="00F83938">
        <w:rPr>
          <w:noProof/>
          <w:color w:val="000000" w:themeColor="text1"/>
        </w:rPr>
        <w:fldChar w:fldCharType="end"/>
      </w:r>
    </w:p>
    <w:p w14:paraId="6DB058E5" w14:textId="60E6EF27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1.3.2.</w:t>
      </w:r>
      <w:r w:rsidRPr="00F83938">
        <w:rPr>
          <w:noProof/>
          <w:color w:val="000000" w:themeColor="text1"/>
        </w:rPr>
        <w:t>资源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_Toc533776400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</w:t>
      </w:r>
      <w:r w:rsidRPr="00F83938">
        <w:rPr>
          <w:noProof/>
          <w:color w:val="000000" w:themeColor="text1"/>
        </w:rPr>
        <w:fldChar w:fldCharType="end"/>
      </w:r>
    </w:p>
    <w:p w14:paraId="214F4400" w14:textId="1E5B74A1" w:rsidR="00F83938" w:rsidRPr="00F83938" w:rsidRDefault="00F83938">
      <w:pPr>
        <w:pStyle w:val="11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1.</w:t>
      </w:r>
      <w:r w:rsidRPr="00F83938">
        <w:rPr>
          <w:noProof/>
          <w:color w:val="000000" w:themeColor="text1"/>
          <w:sz w:val="21"/>
          <w:szCs w:val="22"/>
        </w:rPr>
        <w:tab/>
      </w:r>
      <w:r w:rsidRPr="00F83938">
        <w:rPr>
          <w:noProof/>
          <w:color w:val="000000" w:themeColor="text1"/>
        </w:rPr>
        <w:t>第三方资源背景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_Toc533776401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2</w:t>
      </w:r>
      <w:r w:rsidRPr="00F83938">
        <w:rPr>
          <w:noProof/>
          <w:color w:val="000000" w:themeColor="text1"/>
        </w:rPr>
        <w:fldChar w:fldCharType="end"/>
      </w:r>
    </w:p>
    <w:p w14:paraId="78F082BF" w14:textId="59A93E9C" w:rsidR="00F83938" w:rsidRPr="00F83938" w:rsidRDefault="00F83938">
      <w:pPr>
        <w:pStyle w:val="21"/>
        <w:tabs>
          <w:tab w:val="right" w:leader="dot" w:pos="10054"/>
        </w:tabs>
        <w:ind w:left="48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2.1.</w:t>
      </w:r>
      <w:r w:rsidRPr="00F83938">
        <w:rPr>
          <w:noProof/>
          <w:color w:val="000000" w:themeColor="text1"/>
        </w:rPr>
        <w:t>资源：</w:t>
      </w:r>
      <w:r w:rsidRPr="00F83938">
        <w:rPr>
          <w:noProof/>
          <w:color w:val="000000" w:themeColor="text1"/>
        </w:rPr>
        <w:t>ETCP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_Toc533776402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2</w:t>
      </w:r>
      <w:r w:rsidRPr="00F83938">
        <w:rPr>
          <w:noProof/>
          <w:color w:val="000000" w:themeColor="text1"/>
        </w:rPr>
        <w:fldChar w:fldCharType="end"/>
      </w:r>
    </w:p>
    <w:p w14:paraId="3DD4D5EB" w14:textId="762DA97D" w:rsidR="00F83938" w:rsidRPr="00F83938" w:rsidRDefault="00F83938">
      <w:pPr>
        <w:pStyle w:val="21"/>
        <w:tabs>
          <w:tab w:val="right" w:leader="dot" w:pos="10054"/>
        </w:tabs>
        <w:ind w:left="48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2.2.</w:t>
      </w:r>
      <w:r w:rsidRPr="00F83938">
        <w:rPr>
          <w:noProof/>
          <w:color w:val="000000" w:themeColor="text1"/>
        </w:rPr>
        <w:t>产品功能介绍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_Toc533776403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2</w:t>
      </w:r>
      <w:r w:rsidRPr="00F83938">
        <w:rPr>
          <w:noProof/>
          <w:color w:val="000000" w:themeColor="text1"/>
        </w:rPr>
        <w:fldChar w:fldCharType="end"/>
      </w:r>
    </w:p>
    <w:p w14:paraId="291F6E04" w14:textId="3DF887A7" w:rsidR="00F83938" w:rsidRPr="00F83938" w:rsidRDefault="00F83938">
      <w:pPr>
        <w:pStyle w:val="11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lastRenderedPageBreak/>
        <w:t>2.</w:t>
      </w:r>
      <w:r w:rsidRPr="00F83938">
        <w:rPr>
          <w:noProof/>
          <w:color w:val="000000" w:themeColor="text1"/>
          <w:sz w:val="21"/>
          <w:szCs w:val="22"/>
        </w:rPr>
        <w:tab/>
      </w:r>
      <w:r w:rsidRPr="00F83938">
        <w:rPr>
          <w:noProof/>
          <w:color w:val="000000" w:themeColor="text1"/>
        </w:rPr>
        <w:t>需求概述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_Toc533776404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2</w:t>
      </w:r>
      <w:r w:rsidRPr="00F83938">
        <w:rPr>
          <w:noProof/>
          <w:color w:val="000000" w:themeColor="text1"/>
        </w:rPr>
        <w:fldChar w:fldCharType="end"/>
      </w:r>
    </w:p>
    <w:p w14:paraId="35CC5A88" w14:textId="73D5CD0F" w:rsidR="00F83938" w:rsidRPr="00F83938" w:rsidRDefault="00F83938">
      <w:pPr>
        <w:pStyle w:val="21"/>
        <w:tabs>
          <w:tab w:val="right" w:leader="dot" w:pos="10054"/>
        </w:tabs>
        <w:ind w:left="48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3.1.</w:t>
      </w:r>
      <w:r w:rsidRPr="00F83938">
        <w:rPr>
          <w:noProof/>
          <w:color w:val="000000" w:themeColor="text1"/>
        </w:rPr>
        <w:t>功能列表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_Toc533776405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2</w:t>
      </w:r>
      <w:r w:rsidRPr="00F83938">
        <w:rPr>
          <w:noProof/>
          <w:color w:val="000000" w:themeColor="text1"/>
        </w:rPr>
        <w:fldChar w:fldCharType="end"/>
      </w:r>
    </w:p>
    <w:p w14:paraId="7BB9ED64" w14:textId="70FEAA64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3.1.1.APP</w:t>
      </w:r>
      <w:r w:rsidRPr="00F83938">
        <w:rPr>
          <w:noProof/>
          <w:color w:val="000000" w:themeColor="text1"/>
        </w:rPr>
        <w:t>功能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_Toc533776406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2</w:t>
      </w:r>
      <w:r w:rsidRPr="00F83938">
        <w:rPr>
          <w:noProof/>
          <w:color w:val="000000" w:themeColor="text1"/>
        </w:rPr>
        <w:fldChar w:fldCharType="end"/>
      </w:r>
    </w:p>
    <w:p w14:paraId="26D51B4D" w14:textId="29BF6078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3.1.2.</w:t>
      </w:r>
      <w:r w:rsidRPr="00F83938">
        <w:rPr>
          <w:noProof/>
          <w:color w:val="000000" w:themeColor="text1"/>
        </w:rPr>
        <w:t>车机</w:t>
      </w:r>
      <w:r w:rsidRPr="00F83938">
        <w:rPr>
          <w:noProof/>
          <w:color w:val="000000" w:themeColor="text1"/>
        </w:rPr>
        <w:t>+</w:t>
      </w:r>
      <w:r w:rsidRPr="00F83938">
        <w:rPr>
          <w:strike/>
          <w:noProof/>
          <w:color w:val="000000" w:themeColor="text1"/>
        </w:rPr>
        <w:t>手机端</w:t>
      </w:r>
      <w:r w:rsidRPr="00F83938">
        <w:rPr>
          <w:noProof/>
          <w:color w:val="000000" w:themeColor="text1"/>
        </w:rPr>
        <w:t>功能：（</w:t>
      </w:r>
      <w:r w:rsidRPr="00F83938">
        <w:rPr>
          <w:noProof/>
          <w:color w:val="000000" w:themeColor="text1"/>
        </w:rPr>
        <w:t>app</w:t>
      </w:r>
      <w:r w:rsidRPr="00F83938">
        <w:rPr>
          <w:noProof/>
          <w:color w:val="000000" w:themeColor="text1"/>
        </w:rPr>
        <w:t>端未实现）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_Toc533776407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6</w:t>
      </w:r>
      <w:r w:rsidRPr="00F83938">
        <w:rPr>
          <w:noProof/>
          <w:color w:val="000000" w:themeColor="text1"/>
        </w:rPr>
        <w:fldChar w:fldCharType="end"/>
      </w:r>
    </w:p>
    <w:p w14:paraId="58852A1E" w14:textId="39144061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（进场环节、出场环节的有关第三方</w:t>
      </w:r>
      <w:r w:rsidRPr="00F83938">
        <w:rPr>
          <w:noProof/>
          <w:color w:val="000000" w:themeColor="text1"/>
        </w:rPr>
        <w:t>push</w:t>
      </w:r>
      <w:r w:rsidRPr="00F83938">
        <w:rPr>
          <w:noProof/>
          <w:color w:val="000000" w:themeColor="text1"/>
        </w:rPr>
        <w:t>的未开通服务的引导功能、支付中有关百度钱包的部分，本期不实现。）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_Toc533776408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6</w:t>
      </w:r>
      <w:r w:rsidRPr="00F83938">
        <w:rPr>
          <w:noProof/>
          <w:color w:val="000000" w:themeColor="text1"/>
        </w:rPr>
        <w:fldChar w:fldCharType="end"/>
      </w:r>
    </w:p>
    <w:p w14:paraId="07ADB63D" w14:textId="05A4ECEE" w:rsidR="00F83938" w:rsidRPr="00F83938" w:rsidRDefault="00F83938">
      <w:pPr>
        <w:pStyle w:val="21"/>
        <w:tabs>
          <w:tab w:val="right" w:leader="dot" w:pos="10054"/>
        </w:tabs>
        <w:ind w:left="48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3.2.</w:t>
      </w:r>
      <w:r w:rsidRPr="00F83938">
        <w:rPr>
          <w:noProof/>
          <w:color w:val="000000" w:themeColor="text1"/>
        </w:rPr>
        <w:t>交互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_Toc533776409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6</w:t>
      </w:r>
      <w:r w:rsidRPr="00F83938">
        <w:rPr>
          <w:noProof/>
          <w:color w:val="000000" w:themeColor="text1"/>
        </w:rPr>
        <w:fldChar w:fldCharType="end"/>
      </w:r>
    </w:p>
    <w:p w14:paraId="2E3506DF" w14:textId="6CA070FF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3.2.1.</w:t>
      </w:r>
      <w:r w:rsidRPr="00F83938">
        <w:rPr>
          <w:noProof/>
          <w:color w:val="000000" w:themeColor="text1"/>
        </w:rPr>
        <w:t>页面交互：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_Toc533776410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8</w:t>
      </w:r>
      <w:r w:rsidRPr="00F83938">
        <w:rPr>
          <w:noProof/>
          <w:color w:val="000000" w:themeColor="text1"/>
        </w:rPr>
        <w:fldChar w:fldCharType="end"/>
      </w:r>
    </w:p>
    <w:p w14:paraId="43556224" w14:textId="62CCDF5A" w:rsidR="00F83938" w:rsidRPr="00F83938" w:rsidRDefault="00F83938">
      <w:pPr>
        <w:pStyle w:val="11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4</w:t>
      </w:r>
      <w:r w:rsidRPr="00F83938">
        <w:rPr>
          <w:noProof/>
          <w:color w:val="000000" w:themeColor="text1"/>
        </w:rPr>
        <w:t>需求详述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_Toc533776411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9</w:t>
      </w:r>
      <w:r w:rsidRPr="00F83938">
        <w:rPr>
          <w:noProof/>
          <w:color w:val="000000" w:themeColor="text1"/>
        </w:rPr>
        <w:fldChar w:fldCharType="end"/>
      </w:r>
    </w:p>
    <w:p w14:paraId="3DA2E3B5" w14:textId="1341F3EF" w:rsidR="00F83938" w:rsidRPr="00F83938" w:rsidRDefault="00F83938">
      <w:pPr>
        <w:pStyle w:val="21"/>
        <w:tabs>
          <w:tab w:val="right" w:leader="dot" w:pos="10054"/>
        </w:tabs>
        <w:ind w:left="48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4.1.</w:t>
      </w:r>
      <w:r w:rsidRPr="00F83938">
        <w:rPr>
          <w:noProof/>
          <w:color w:val="000000" w:themeColor="text1"/>
        </w:rPr>
        <w:t>流程图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_Toc533776412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10</w:t>
      </w:r>
      <w:r w:rsidRPr="00F83938">
        <w:rPr>
          <w:noProof/>
          <w:color w:val="000000" w:themeColor="text1"/>
        </w:rPr>
        <w:fldChar w:fldCharType="end"/>
      </w:r>
    </w:p>
    <w:p w14:paraId="2D066E6C" w14:textId="4B4E3CD8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 xml:space="preserve">4.1.1. </w:t>
      </w:r>
      <w:r w:rsidRPr="00F83938">
        <w:rPr>
          <w:noProof/>
          <w:color w:val="000000" w:themeColor="text1"/>
        </w:rPr>
        <w:t>语音</w:t>
      </w:r>
      <w:r w:rsidRPr="00F83938">
        <w:rPr>
          <w:noProof/>
          <w:color w:val="000000" w:themeColor="text1"/>
        </w:rPr>
        <w:t>&amp;</w:t>
      </w:r>
      <w:r w:rsidRPr="00F83938">
        <w:rPr>
          <w:noProof/>
          <w:color w:val="000000" w:themeColor="text1"/>
        </w:rPr>
        <w:t>点击进入</w:t>
      </w:r>
      <w:r w:rsidRPr="00F83938">
        <w:rPr>
          <w:noProof/>
          <w:color w:val="000000" w:themeColor="text1"/>
        </w:rPr>
        <w:t>app</w:t>
      </w:r>
      <w:r w:rsidRPr="00F83938">
        <w:rPr>
          <w:noProof/>
          <w:color w:val="000000" w:themeColor="text1"/>
        </w:rPr>
        <w:t>环节：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_Toc533776413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10</w:t>
      </w:r>
      <w:r w:rsidRPr="00F83938">
        <w:rPr>
          <w:noProof/>
          <w:color w:val="000000" w:themeColor="text1"/>
        </w:rPr>
        <w:fldChar w:fldCharType="end"/>
      </w:r>
    </w:p>
    <w:p w14:paraId="6AC6ECA4" w14:textId="567E08A8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需调用</w:t>
      </w:r>
      <w:r w:rsidRPr="00F83938">
        <w:rPr>
          <w:noProof/>
          <w:color w:val="000000" w:themeColor="text1"/>
        </w:rPr>
        <w:t>C</w:t>
      </w:r>
      <w:r w:rsidRPr="00F83938">
        <w:rPr>
          <w:noProof/>
          <w:color w:val="000000" w:themeColor="text1"/>
        </w:rPr>
        <w:t>端付费模块等相关模块。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_Toc533776414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10</w:t>
      </w:r>
      <w:r w:rsidRPr="00F83938">
        <w:rPr>
          <w:noProof/>
          <w:color w:val="000000" w:themeColor="text1"/>
        </w:rPr>
        <w:fldChar w:fldCharType="end"/>
      </w:r>
    </w:p>
    <w:p w14:paraId="6C712D63" w14:textId="0ADB45E2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4.1.2.</w:t>
      </w:r>
      <w:r w:rsidRPr="00F83938">
        <w:rPr>
          <w:noProof/>
          <w:color w:val="000000" w:themeColor="text1"/>
        </w:rPr>
        <w:t>车辆入场环节：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_Toc533776415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13</w:t>
      </w:r>
      <w:r w:rsidRPr="00F83938">
        <w:rPr>
          <w:noProof/>
          <w:color w:val="000000" w:themeColor="text1"/>
        </w:rPr>
        <w:fldChar w:fldCharType="end"/>
      </w:r>
    </w:p>
    <w:p w14:paraId="4CE718B0" w14:textId="49B62207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strike/>
          <w:noProof/>
          <w:color w:val="000000" w:themeColor="text1"/>
        </w:rPr>
        <w:t>4.1.3.</w:t>
      </w:r>
      <w:r w:rsidRPr="00F83938">
        <w:rPr>
          <w:strike/>
          <w:noProof/>
          <w:color w:val="000000" w:themeColor="text1"/>
        </w:rPr>
        <w:t>用户主动支付：</w:t>
      </w:r>
      <w:r w:rsidRPr="00F83938">
        <w:rPr>
          <w:noProof/>
          <w:color w:val="000000" w:themeColor="text1"/>
        </w:rPr>
        <w:t>（</w:t>
      </w:r>
      <w:r w:rsidRPr="00F83938">
        <w:rPr>
          <w:noProof/>
          <w:color w:val="000000" w:themeColor="text1"/>
        </w:rPr>
        <w:t>P1</w:t>
      </w:r>
      <w:r w:rsidRPr="00F83938">
        <w:rPr>
          <w:noProof/>
          <w:color w:val="000000" w:themeColor="text1"/>
        </w:rPr>
        <w:t>实现）倒计时秒数可调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_Toc533776416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13</w:t>
      </w:r>
      <w:r w:rsidRPr="00F83938">
        <w:rPr>
          <w:noProof/>
          <w:color w:val="000000" w:themeColor="text1"/>
        </w:rPr>
        <w:fldChar w:fldCharType="end"/>
      </w:r>
    </w:p>
    <w:p w14:paraId="58AAFD2A" w14:textId="3788BD31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4.1.5</w:t>
      </w:r>
      <w:r w:rsidRPr="00F83938">
        <w:rPr>
          <w:noProof/>
          <w:color w:val="000000" w:themeColor="text1"/>
        </w:rPr>
        <w:t>免密支付出场（正常流程）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_Toc533776417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14</w:t>
      </w:r>
      <w:r w:rsidRPr="00F83938">
        <w:rPr>
          <w:noProof/>
          <w:color w:val="000000" w:themeColor="text1"/>
        </w:rPr>
        <w:fldChar w:fldCharType="end"/>
      </w:r>
    </w:p>
    <w:p w14:paraId="32BF1D4F" w14:textId="01C355F6" w:rsidR="00F83938" w:rsidRPr="00F83938" w:rsidRDefault="00F83938">
      <w:pPr>
        <w:pStyle w:val="21"/>
        <w:tabs>
          <w:tab w:val="right" w:leader="dot" w:pos="10054"/>
        </w:tabs>
        <w:ind w:left="48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4.2.</w:t>
      </w:r>
      <w:r w:rsidRPr="00F83938">
        <w:rPr>
          <w:noProof/>
          <w:color w:val="000000" w:themeColor="text1"/>
        </w:rPr>
        <w:t>入口、退出</w:t>
      </w:r>
      <w:r w:rsidRPr="00F83938">
        <w:rPr>
          <w:noProof/>
          <w:color w:val="000000" w:themeColor="text1"/>
        </w:rPr>
        <w:t>&amp;</w:t>
      </w:r>
      <w:r w:rsidRPr="00F83938">
        <w:rPr>
          <w:noProof/>
          <w:color w:val="000000" w:themeColor="text1"/>
        </w:rPr>
        <w:t>通用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_Toc533776418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15</w:t>
      </w:r>
      <w:r w:rsidRPr="00F83938">
        <w:rPr>
          <w:noProof/>
          <w:color w:val="000000" w:themeColor="text1"/>
        </w:rPr>
        <w:fldChar w:fldCharType="end"/>
      </w:r>
    </w:p>
    <w:p w14:paraId="68D42C80" w14:textId="5A2EC2D5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4.2.1. Touch</w:t>
      </w:r>
      <w:r w:rsidRPr="00F83938">
        <w:rPr>
          <w:noProof/>
          <w:color w:val="000000" w:themeColor="text1"/>
        </w:rPr>
        <w:t>操作</w:t>
      </w:r>
      <w:r w:rsidRPr="00F83938">
        <w:rPr>
          <w:noProof/>
          <w:color w:val="000000" w:themeColor="text1"/>
        </w:rPr>
        <w:t>: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_Toc533776419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15</w:t>
      </w:r>
      <w:r w:rsidRPr="00F83938">
        <w:rPr>
          <w:noProof/>
          <w:color w:val="000000" w:themeColor="text1"/>
        </w:rPr>
        <w:fldChar w:fldCharType="end"/>
      </w:r>
    </w:p>
    <w:p w14:paraId="2EBC0B4F" w14:textId="3355E432" w:rsidR="00F83938" w:rsidRPr="00F83938" w:rsidRDefault="00F83938">
      <w:pPr>
        <w:pStyle w:val="42"/>
        <w:tabs>
          <w:tab w:val="right" w:leader="dot" w:pos="10054"/>
        </w:tabs>
        <w:ind w:left="144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4.2.1.1. Touch</w:t>
      </w:r>
      <w:r w:rsidRPr="00F83938">
        <w:rPr>
          <w:noProof/>
          <w:color w:val="000000" w:themeColor="text1"/>
        </w:rPr>
        <w:t>入口：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_Toc533776420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15</w:t>
      </w:r>
      <w:r w:rsidRPr="00F83938">
        <w:rPr>
          <w:noProof/>
          <w:color w:val="000000" w:themeColor="text1"/>
        </w:rPr>
        <w:fldChar w:fldCharType="end"/>
      </w:r>
    </w:p>
    <w:p w14:paraId="7F0AA33F" w14:textId="4881A857" w:rsidR="00F83938" w:rsidRPr="00F83938" w:rsidRDefault="00F83938">
      <w:pPr>
        <w:pStyle w:val="42"/>
        <w:tabs>
          <w:tab w:val="right" w:leader="dot" w:pos="10054"/>
        </w:tabs>
        <w:ind w:left="144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4.2.1.2.</w:t>
      </w:r>
      <w:r w:rsidRPr="00F83938">
        <w:rPr>
          <w:rFonts w:asciiTheme="minorEastAsia" w:hAnsiTheme="minorEastAsia"/>
          <w:noProof/>
          <w:color w:val="000000" w:themeColor="text1"/>
        </w:rPr>
        <w:t xml:space="preserve"> </w:t>
      </w:r>
      <w:r w:rsidRPr="00F83938">
        <w:rPr>
          <w:noProof/>
          <w:color w:val="000000" w:themeColor="text1"/>
        </w:rPr>
        <w:t>Touch</w:t>
      </w:r>
      <w:r w:rsidRPr="00F83938">
        <w:rPr>
          <w:rFonts w:asciiTheme="minorEastAsia" w:hAnsiTheme="minorEastAsia"/>
          <w:noProof/>
          <w:color w:val="000000" w:themeColor="text1"/>
        </w:rPr>
        <w:t>入口、退出&amp;通用功能详述：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_Toc533776421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15</w:t>
      </w:r>
      <w:r w:rsidRPr="00F83938">
        <w:rPr>
          <w:noProof/>
          <w:color w:val="000000" w:themeColor="text1"/>
        </w:rPr>
        <w:fldChar w:fldCharType="end"/>
      </w:r>
    </w:p>
    <w:p w14:paraId="5625A803" w14:textId="4934BB40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4.2.2.</w:t>
      </w:r>
      <w:r w:rsidRPr="00F83938">
        <w:rPr>
          <w:noProof/>
          <w:color w:val="000000" w:themeColor="text1"/>
        </w:rPr>
        <w:t>语音入口、退出</w:t>
      </w:r>
      <w:r w:rsidRPr="00F83938">
        <w:rPr>
          <w:noProof/>
          <w:color w:val="000000" w:themeColor="text1"/>
        </w:rPr>
        <w:t>&amp;</w:t>
      </w:r>
      <w:r w:rsidRPr="00F83938">
        <w:rPr>
          <w:noProof/>
          <w:color w:val="000000" w:themeColor="text1"/>
        </w:rPr>
        <w:t>通用功能详述：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_Toc533776422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16</w:t>
      </w:r>
      <w:r w:rsidRPr="00F83938">
        <w:rPr>
          <w:noProof/>
          <w:color w:val="000000" w:themeColor="text1"/>
        </w:rPr>
        <w:fldChar w:fldCharType="end"/>
      </w:r>
    </w:p>
    <w:p w14:paraId="7DAB6C4E" w14:textId="3381AEE4" w:rsidR="00F83938" w:rsidRPr="00F83938" w:rsidRDefault="00F83938">
      <w:pPr>
        <w:pStyle w:val="21"/>
        <w:tabs>
          <w:tab w:val="right" w:leader="dot" w:pos="10054"/>
        </w:tabs>
        <w:ind w:left="48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4.3.</w:t>
      </w:r>
      <w:r w:rsidRPr="00F83938">
        <w:rPr>
          <w:noProof/>
          <w:color w:val="000000" w:themeColor="text1"/>
        </w:rPr>
        <w:t>功能详述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_Toc533776423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18</w:t>
      </w:r>
      <w:r w:rsidRPr="00F83938">
        <w:rPr>
          <w:noProof/>
          <w:color w:val="000000" w:themeColor="text1"/>
        </w:rPr>
        <w:fldChar w:fldCharType="end"/>
      </w:r>
    </w:p>
    <w:p w14:paraId="3466D7C9" w14:textId="762BC304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4.3.1.</w:t>
      </w:r>
      <w:r w:rsidRPr="00F83938">
        <w:rPr>
          <w:noProof/>
          <w:color w:val="000000" w:themeColor="text1"/>
        </w:rPr>
        <w:t>找车场模块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_Toc533776424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18</w:t>
      </w:r>
      <w:r w:rsidRPr="00F83938">
        <w:rPr>
          <w:noProof/>
          <w:color w:val="000000" w:themeColor="text1"/>
        </w:rPr>
        <w:fldChar w:fldCharType="end"/>
      </w:r>
    </w:p>
    <w:p w14:paraId="6870FFC7" w14:textId="0459DA3C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4.3.2.</w:t>
      </w:r>
      <w:r w:rsidRPr="00F83938">
        <w:rPr>
          <w:noProof/>
          <w:color w:val="000000" w:themeColor="text1"/>
        </w:rPr>
        <w:t>客服电话模块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_Toc533776425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24</w:t>
      </w:r>
      <w:r w:rsidRPr="00F83938">
        <w:rPr>
          <w:noProof/>
          <w:color w:val="000000" w:themeColor="text1"/>
        </w:rPr>
        <w:fldChar w:fldCharType="end"/>
      </w:r>
    </w:p>
    <w:p w14:paraId="52115341" w14:textId="1240D4A5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strike/>
          <w:noProof/>
          <w:color w:val="000000" w:themeColor="text1"/>
        </w:rPr>
        <w:t>4.3.3.</w:t>
      </w:r>
      <w:r w:rsidRPr="00F83938">
        <w:rPr>
          <w:strike/>
          <w:noProof/>
          <w:color w:val="000000" w:themeColor="text1"/>
        </w:rPr>
        <w:t>补缴页面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_Toc533776426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25</w:t>
      </w:r>
      <w:r w:rsidRPr="00F83938">
        <w:rPr>
          <w:noProof/>
          <w:color w:val="000000" w:themeColor="text1"/>
        </w:rPr>
        <w:fldChar w:fldCharType="end"/>
      </w:r>
    </w:p>
    <w:p w14:paraId="7DB3B5E8" w14:textId="6619A757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4.3.4.</w:t>
      </w:r>
      <w:r w:rsidRPr="00F83938">
        <w:rPr>
          <w:noProof/>
          <w:color w:val="000000" w:themeColor="text1"/>
        </w:rPr>
        <w:t>订单列表及订单详情页面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_Toc533776427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27</w:t>
      </w:r>
      <w:r w:rsidRPr="00F83938">
        <w:rPr>
          <w:noProof/>
          <w:color w:val="000000" w:themeColor="text1"/>
        </w:rPr>
        <w:fldChar w:fldCharType="end"/>
      </w:r>
    </w:p>
    <w:p w14:paraId="7256888E" w14:textId="00080D2F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strike/>
          <w:noProof/>
          <w:color w:val="000000" w:themeColor="text1"/>
        </w:rPr>
        <w:t>4.3.2.</w:t>
      </w:r>
      <w:r w:rsidRPr="00F83938">
        <w:rPr>
          <w:strike/>
          <w:noProof/>
          <w:color w:val="000000" w:themeColor="text1"/>
        </w:rPr>
        <w:t>缴费页面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_Toc533776428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28</w:t>
      </w:r>
      <w:r w:rsidRPr="00F83938">
        <w:rPr>
          <w:noProof/>
          <w:color w:val="000000" w:themeColor="text1"/>
        </w:rPr>
        <w:fldChar w:fldCharType="end"/>
      </w:r>
    </w:p>
    <w:p w14:paraId="7CC1926A" w14:textId="0922A845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4.3.5.</w:t>
      </w:r>
      <w:r w:rsidRPr="00F83938">
        <w:rPr>
          <w:noProof/>
          <w:color w:val="000000" w:themeColor="text1"/>
        </w:rPr>
        <w:t>开通免密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_Toc533776429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29</w:t>
      </w:r>
      <w:r w:rsidRPr="00F83938">
        <w:rPr>
          <w:noProof/>
          <w:color w:val="000000" w:themeColor="text1"/>
        </w:rPr>
        <w:fldChar w:fldCharType="end"/>
      </w:r>
    </w:p>
    <w:p w14:paraId="291ADCD4" w14:textId="7942A444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4.3.6.</w:t>
      </w:r>
      <w:r w:rsidRPr="00F83938">
        <w:rPr>
          <w:noProof/>
          <w:color w:val="000000" w:themeColor="text1"/>
        </w:rPr>
        <w:t>其它环节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_Toc533776430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30</w:t>
      </w:r>
      <w:r w:rsidRPr="00F83938">
        <w:rPr>
          <w:noProof/>
          <w:color w:val="000000" w:themeColor="text1"/>
        </w:rPr>
        <w:fldChar w:fldCharType="end"/>
      </w:r>
    </w:p>
    <w:p w14:paraId="06966F49" w14:textId="28BE030C" w:rsidR="00F83938" w:rsidRPr="00F83938" w:rsidRDefault="00F83938">
      <w:pPr>
        <w:pStyle w:val="31"/>
        <w:tabs>
          <w:tab w:val="right" w:leader="dot" w:pos="10054"/>
        </w:tabs>
        <w:ind w:left="960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（进场环节、出场环节的有关第三方</w:t>
      </w:r>
      <w:r w:rsidRPr="00F83938">
        <w:rPr>
          <w:noProof/>
          <w:color w:val="000000" w:themeColor="text1"/>
        </w:rPr>
        <w:t>push</w:t>
      </w:r>
      <w:r w:rsidRPr="00F83938">
        <w:rPr>
          <w:noProof/>
          <w:color w:val="000000" w:themeColor="text1"/>
        </w:rPr>
        <w:t>的引导开通服务功能，本期不实现。）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_Toc533776431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30</w:t>
      </w:r>
      <w:r w:rsidRPr="00F83938">
        <w:rPr>
          <w:noProof/>
          <w:color w:val="000000" w:themeColor="text1"/>
        </w:rPr>
        <w:fldChar w:fldCharType="end"/>
      </w:r>
    </w:p>
    <w:p w14:paraId="5437F4D2" w14:textId="1AD1A8F9" w:rsidR="00F83938" w:rsidRPr="00F83938" w:rsidRDefault="00F83938">
      <w:pPr>
        <w:pStyle w:val="11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3.</w:t>
      </w:r>
      <w:r w:rsidRPr="00F83938">
        <w:rPr>
          <w:noProof/>
          <w:color w:val="000000" w:themeColor="text1"/>
          <w:sz w:val="21"/>
          <w:szCs w:val="22"/>
        </w:rPr>
        <w:tab/>
      </w:r>
      <w:r w:rsidRPr="00F83938">
        <w:rPr>
          <w:noProof/>
          <w:color w:val="000000" w:themeColor="text1"/>
        </w:rPr>
        <w:t>依赖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_Toc533776432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31</w:t>
      </w:r>
      <w:r w:rsidRPr="00F83938">
        <w:rPr>
          <w:noProof/>
          <w:color w:val="000000" w:themeColor="text1"/>
        </w:rPr>
        <w:fldChar w:fldCharType="end"/>
      </w:r>
    </w:p>
    <w:p w14:paraId="01B80A10" w14:textId="1C63941B" w:rsidR="00F83938" w:rsidRPr="00F83938" w:rsidRDefault="00F83938">
      <w:pPr>
        <w:pStyle w:val="11"/>
        <w:rPr>
          <w:noProof/>
          <w:color w:val="000000" w:themeColor="text1"/>
          <w:sz w:val="21"/>
          <w:szCs w:val="22"/>
        </w:rPr>
      </w:pPr>
      <w:r w:rsidRPr="00F83938">
        <w:rPr>
          <w:noProof/>
          <w:color w:val="000000" w:themeColor="text1"/>
        </w:rPr>
        <w:t>4.</w:t>
      </w:r>
      <w:r w:rsidRPr="00F83938">
        <w:rPr>
          <w:noProof/>
          <w:color w:val="000000" w:themeColor="text1"/>
          <w:sz w:val="21"/>
          <w:szCs w:val="22"/>
        </w:rPr>
        <w:tab/>
      </w:r>
      <w:r w:rsidRPr="00F83938">
        <w:rPr>
          <w:noProof/>
          <w:color w:val="000000" w:themeColor="text1"/>
        </w:rPr>
        <w:t>数据埋点</w:t>
      </w:r>
      <w:r w:rsidRPr="00F83938">
        <w:rPr>
          <w:noProof/>
          <w:color w:val="000000" w:themeColor="text1"/>
        </w:rPr>
        <w:tab/>
      </w:r>
      <w:r w:rsidRPr="00F83938">
        <w:rPr>
          <w:noProof/>
          <w:color w:val="000000" w:themeColor="text1"/>
        </w:rPr>
        <w:fldChar w:fldCharType="begin"/>
      </w:r>
      <w:r w:rsidRPr="00F83938">
        <w:rPr>
          <w:noProof/>
          <w:color w:val="000000" w:themeColor="text1"/>
        </w:rPr>
        <w:instrText xml:space="preserve"> PAGEREF _Toc533776433 \h </w:instrText>
      </w:r>
      <w:r w:rsidRPr="00F83938">
        <w:rPr>
          <w:noProof/>
          <w:color w:val="000000" w:themeColor="text1"/>
        </w:rPr>
      </w:r>
      <w:r w:rsidRPr="00F83938">
        <w:rPr>
          <w:noProof/>
          <w:color w:val="000000" w:themeColor="text1"/>
        </w:rPr>
        <w:fldChar w:fldCharType="separate"/>
      </w:r>
      <w:r w:rsidR="00B12719">
        <w:rPr>
          <w:noProof/>
          <w:color w:val="000000" w:themeColor="text1"/>
        </w:rPr>
        <w:t>31</w:t>
      </w:r>
      <w:r w:rsidRPr="00F83938">
        <w:rPr>
          <w:noProof/>
          <w:color w:val="000000" w:themeColor="text1"/>
        </w:rPr>
        <w:fldChar w:fldCharType="end"/>
      </w:r>
    </w:p>
    <w:p w14:paraId="2DECD04F" w14:textId="4858A600" w:rsidR="005A014A" w:rsidRDefault="00660D45">
      <w:pPr>
        <w:sectPr w:rsidR="005A014A">
          <w:footerReference w:type="even" r:id="rId9"/>
          <w:footerReference w:type="default" r:id="rId10"/>
          <w:pgSz w:w="11900" w:h="16840"/>
          <w:pgMar w:top="709" w:right="985" w:bottom="284" w:left="851" w:header="851" w:footer="992" w:gutter="0"/>
          <w:cols w:space="425"/>
          <w:docGrid w:type="lines" w:linePitch="423"/>
        </w:sectPr>
      </w:pPr>
      <w:r w:rsidRPr="00F83938">
        <w:rPr>
          <w:color w:val="000000" w:themeColor="text1"/>
        </w:rPr>
        <w:fldChar w:fldCharType="end"/>
      </w:r>
    </w:p>
    <w:p w14:paraId="71002DCE" w14:textId="77777777" w:rsidR="005A014A" w:rsidRPr="00870276" w:rsidRDefault="00660D45">
      <w:pPr>
        <w:pStyle w:val="1"/>
        <w:spacing w:line="240" w:lineRule="auto"/>
        <w:rPr>
          <w:color w:val="000000" w:themeColor="text1"/>
        </w:rPr>
      </w:pPr>
      <w:bookmarkStart w:id="23" w:name="_Toc533776391"/>
      <w:r w:rsidRPr="00AE233C">
        <w:rPr>
          <w:rFonts w:hint="eastAsia"/>
          <w:color w:val="000000" w:themeColor="text1"/>
        </w:rPr>
        <w:lastRenderedPageBreak/>
        <w:t>1.</w:t>
      </w:r>
      <w:r>
        <w:rPr>
          <w:rFonts w:hint="eastAsia"/>
        </w:rPr>
        <w:t xml:space="preserve"> </w:t>
      </w:r>
      <w:r w:rsidRPr="00870276">
        <w:rPr>
          <w:rFonts w:hint="eastAsia"/>
          <w:color w:val="000000" w:themeColor="text1"/>
        </w:rPr>
        <w:t>需求背景及目标</w:t>
      </w:r>
      <w:bookmarkEnd w:id="23"/>
    </w:p>
    <w:p w14:paraId="2EEA2023" w14:textId="77777777" w:rsidR="005A014A" w:rsidRPr="00870276" w:rsidRDefault="00660D45">
      <w:pPr>
        <w:pStyle w:val="2"/>
        <w:rPr>
          <w:color w:val="000000" w:themeColor="text1"/>
        </w:rPr>
      </w:pPr>
      <w:bookmarkStart w:id="24" w:name="_Toc533776392"/>
      <w:r w:rsidRPr="00870276">
        <w:rPr>
          <w:color w:val="000000" w:themeColor="text1"/>
        </w:rPr>
        <w:t>1.1.</w:t>
      </w:r>
      <w:r w:rsidRPr="00870276">
        <w:rPr>
          <w:rFonts w:hint="eastAsia"/>
          <w:color w:val="000000" w:themeColor="text1"/>
        </w:rPr>
        <w:t>目标</w:t>
      </w:r>
      <w:bookmarkEnd w:id="24"/>
    </w:p>
    <w:p w14:paraId="66DFB28F" w14:textId="77777777" w:rsidR="005A014A" w:rsidRPr="00870276" w:rsidRDefault="00660D45">
      <w:pPr>
        <w:pStyle w:val="3"/>
        <w:rPr>
          <w:color w:val="000000" w:themeColor="text1"/>
        </w:rPr>
      </w:pPr>
      <w:bookmarkStart w:id="25" w:name="_Toc533776393"/>
      <w:r w:rsidRPr="00870276">
        <w:rPr>
          <w:rFonts w:hint="eastAsia"/>
          <w:color w:val="000000" w:themeColor="text1"/>
        </w:rPr>
        <w:t>1.1.1.用户场景拓展</w:t>
      </w:r>
      <w:bookmarkEnd w:id="25"/>
      <w:r w:rsidRPr="00870276">
        <w:rPr>
          <w:rFonts w:hint="eastAsia"/>
          <w:color w:val="000000" w:themeColor="text1"/>
        </w:rPr>
        <w:t xml:space="preserve"> </w:t>
      </w:r>
    </w:p>
    <w:p w14:paraId="2ED1FB9B" w14:textId="77777777" w:rsidR="005A014A" w:rsidRPr="00870276" w:rsidRDefault="00660D45">
      <w:pPr>
        <w:ind w:leftChars="83" w:left="199"/>
        <w:rPr>
          <w:color w:val="000000" w:themeColor="text1"/>
          <w:sz w:val="20"/>
          <w:szCs w:val="20"/>
        </w:rPr>
      </w:pPr>
      <w:r w:rsidRPr="00870276">
        <w:rPr>
          <w:rFonts w:hint="eastAsia"/>
          <w:color w:val="000000" w:themeColor="text1"/>
          <w:sz w:val="20"/>
          <w:szCs w:val="20"/>
        </w:rPr>
        <w:t>围绕衣食住行，丰富车载“行”场景能力。</w:t>
      </w:r>
    </w:p>
    <w:p w14:paraId="48AE331D" w14:textId="77777777" w:rsidR="005A014A" w:rsidRPr="00870276" w:rsidRDefault="00660D45">
      <w:pPr>
        <w:pStyle w:val="3"/>
        <w:rPr>
          <w:color w:val="000000" w:themeColor="text1"/>
        </w:rPr>
      </w:pPr>
      <w:bookmarkStart w:id="26" w:name="_Toc533776394"/>
      <w:r w:rsidRPr="00870276">
        <w:rPr>
          <w:color w:val="000000" w:themeColor="text1"/>
        </w:rPr>
        <w:t>1.1.2.</w:t>
      </w:r>
      <w:r w:rsidRPr="00870276">
        <w:rPr>
          <w:rFonts w:hint="eastAsia"/>
          <w:color w:val="000000" w:themeColor="text1"/>
        </w:rPr>
        <w:t>产品能力升级</w:t>
      </w:r>
      <w:bookmarkEnd w:id="26"/>
    </w:p>
    <w:p w14:paraId="5DEBB627" w14:textId="77777777" w:rsidR="005A014A" w:rsidRPr="00870276" w:rsidRDefault="00660D45">
      <w:pPr>
        <w:ind w:leftChars="83" w:left="199"/>
        <w:rPr>
          <w:rFonts w:asciiTheme="minorEastAsia" w:hAnsiTheme="minorEastAsia"/>
          <w:color w:val="000000" w:themeColor="text1"/>
          <w:sz w:val="20"/>
          <w:szCs w:val="20"/>
        </w:rPr>
      </w:pPr>
      <w:r w:rsidRPr="00870276">
        <w:rPr>
          <w:rFonts w:asciiTheme="minorEastAsia" w:hAnsiTheme="minorEastAsia" w:hint="eastAsia"/>
          <w:color w:val="000000" w:themeColor="text1"/>
          <w:sz w:val="20"/>
          <w:szCs w:val="20"/>
        </w:rPr>
        <w:t>自身能力升级、实现与竞品差异化、表现产品创新的一种手段。针对Duer</w:t>
      </w:r>
      <w:r w:rsidRPr="00870276">
        <w:rPr>
          <w:rFonts w:asciiTheme="minorEastAsia" w:hAnsiTheme="minorEastAsia"/>
          <w:color w:val="000000" w:themeColor="text1"/>
          <w:sz w:val="20"/>
          <w:szCs w:val="20"/>
        </w:rPr>
        <w:t>OS</w:t>
      </w:r>
      <w:r w:rsidRPr="00870276">
        <w:rPr>
          <w:rFonts w:asciiTheme="minorEastAsia" w:hAnsiTheme="minorEastAsia" w:hint="eastAsia"/>
          <w:color w:val="000000" w:themeColor="text1"/>
          <w:sz w:val="20"/>
          <w:szCs w:val="20"/>
        </w:rPr>
        <w:t>车载系统，搭建智慧停车场查询和支付闭环体验，满足车场景刚需。</w:t>
      </w:r>
    </w:p>
    <w:p w14:paraId="36B7CF1C" w14:textId="77777777" w:rsidR="005A014A" w:rsidRPr="00870276" w:rsidRDefault="00660D45">
      <w:pPr>
        <w:pStyle w:val="2"/>
        <w:rPr>
          <w:color w:val="000000" w:themeColor="text1"/>
        </w:rPr>
      </w:pPr>
      <w:bookmarkStart w:id="27" w:name="_Toc533776395"/>
      <w:r w:rsidRPr="00870276">
        <w:rPr>
          <w:color w:val="000000" w:themeColor="text1"/>
        </w:rPr>
        <w:t>1.2.</w:t>
      </w:r>
      <w:r w:rsidRPr="00870276">
        <w:rPr>
          <w:rFonts w:hint="eastAsia"/>
          <w:color w:val="000000" w:themeColor="text1"/>
        </w:rPr>
        <w:t>用户需求分析</w:t>
      </w:r>
      <w:bookmarkEnd w:id="27"/>
    </w:p>
    <w:p w14:paraId="44912FF3" w14:textId="77777777" w:rsidR="005A014A" w:rsidRPr="00870276" w:rsidRDefault="00660D45">
      <w:pPr>
        <w:pStyle w:val="3"/>
        <w:rPr>
          <w:color w:val="000000" w:themeColor="text1"/>
        </w:rPr>
      </w:pPr>
      <w:bookmarkStart w:id="28" w:name="_Toc533776396"/>
      <w:r w:rsidRPr="00870276">
        <w:rPr>
          <w:rFonts w:hint="eastAsia"/>
          <w:color w:val="000000" w:themeColor="text1"/>
        </w:rPr>
        <w:t>1.2.1.目标用户群</w:t>
      </w:r>
      <w:bookmarkEnd w:id="28"/>
    </w:p>
    <w:p w14:paraId="10E961C2" w14:textId="77777777" w:rsidR="005A014A" w:rsidRPr="00870276" w:rsidRDefault="00660D45">
      <w:pPr>
        <w:ind w:leftChars="83" w:left="199"/>
        <w:rPr>
          <w:rFonts w:asciiTheme="minorEastAsia" w:hAnsiTheme="minorEastAsia"/>
          <w:color w:val="000000" w:themeColor="text1"/>
          <w:sz w:val="20"/>
          <w:szCs w:val="20"/>
        </w:rPr>
      </w:pPr>
      <w:r w:rsidRPr="00870276">
        <w:rPr>
          <w:rFonts w:asciiTheme="minorEastAsia" w:hAnsiTheme="minorEastAsia" w:hint="eastAsia"/>
          <w:color w:val="000000" w:themeColor="text1"/>
          <w:sz w:val="20"/>
          <w:szCs w:val="20"/>
        </w:rPr>
        <w:t>搭载DuerOS服务的车主，定位在满足想快速支付，不想找缴费站和排队、不想用零钱支付的80%的车主用户。</w:t>
      </w:r>
      <w:r w:rsidRPr="00870276">
        <w:rPr>
          <w:rFonts w:asciiTheme="minorEastAsia" w:hAnsiTheme="minorEastAsia" w:hint="eastAsia"/>
          <w:color w:val="000000" w:themeColor="text1"/>
          <w:sz w:val="20"/>
          <w:szCs w:val="20"/>
        </w:rPr>
        <w:tab/>
      </w:r>
    </w:p>
    <w:p w14:paraId="64581934" w14:textId="77777777" w:rsidR="005A014A" w:rsidRPr="00870276" w:rsidRDefault="00660D45">
      <w:pPr>
        <w:pStyle w:val="3"/>
        <w:rPr>
          <w:color w:val="000000" w:themeColor="text1"/>
        </w:rPr>
      </w:pPr>
      <w:bookmarkStart w:id="29" w:name="_Toc533776397"/>
      <w:r w:rsidRPr="00870276">
        <w:rPr>
          <w:rFonts w:hint="eastAsia"/>
          <w:color w:val="000000" w:themeColor="text1"/>
        </w:rPr>
        <w:t>1.2.2.用户分析</w:t>
      </w:r>
      <w:bookmarkEnd w:id="29"/>
    </w:p>
    <w:p w14:paraId="22CBD5E8" w14:textId="77777777" w:rsidR="005A014A" w:rsidRPr="00870276" w:rsidRDefault="00660D45">
      <w:pPr>
        <w:ind w:leftChars="100" w:left="240"/>
        <w:rPr>
          <w:color w:val="000000" w:themeColor="text1"/>
          <w:sz w:val="20"/>
          <w:szCs w:val="20"/>
        </w:rPr>
      </w:pPr>
      <w:r w:rsidRPr="00870276">
        <w:rPr>
          <w:color w:val="000000" w:themeColor="text1"/>
          <w:sz w:val="20"/>
          <w:szCs w:val="20"/>
        </w:rPr>
        <w:t>车主</w:t>
      </w:r>
      <w:r w:rsidRPr="00870276">
        <w:rPr>
          <w:rFonts w:hint="eastAsia"/>
          <w:color w:val="000000" w:themeColor="text1"/>
          <w:sz w:val="20"/>
          <w:szCs w:val="20"/>
        </w:rPr>
        <w:t>在车机端发起查询和支付需求</w:t>
      </w:r>
      <w:r w:rsidRPr="00870276">
        <w:rPr>
          <w:color w:val="000000" w:themeColor="text1"/>
          <w:sz w:val="20"/>
          <w:szCs w:val="20"/>
        </w:rPr>
        <w:t>。</w:t>
      </w:r>
    </w:p>
    <w:p w14:paraId="00D9DBFC" w14:textId="77777777" w:rsidR="005A014A" w:rsidRPr="00870276" w:rsidRDefault="00660D45" w:rsidP="00D24417">
      <w:pPr>
        <w:pStyle w:val="af0"/>
        <w:numPr>
          <w:ilvl w:val="0"/>
          <w:numId w:val="1"/>
        </w:numPr>
        <w:ind w:leftChars="75" w:left="660" w:firstLineChars="0"/>
        <w:jc w:val="left"/>
        <w:rPr>
          <w:rFonts w:asciiTheme="minorEastAsia" w:hAnsiTheme="minorEastAsia"/>
          <w:color w:val="000000" w:themeColor="text1"/>
          <w:sz w:val="20"/>
          <w:szCs w:val="20"/>
        </w:rPr>
      </w:pPr>
      <w:r w:rsidRPr="00870276">
        <w:rPr>
          <w:rFonts w:asciiTheme="minorEastAsia" w:hAnsiTheme="minorEastAsia" w:hint="eastAsia"/>
          <w:color w:val="000000" w:themeColor="text1"/>
          <w:sz w:val="20"/>
          <w:szCs w:val="20"/>
        </w:rPr>
        <w:t>依据检索条件查附近/指定位置的智慧停车场→对查询结果进行筛选和排序→查看车场信息</w:t>
      </w:r>
    </w:p>
    <w:p w14:paraId="40D8F696" w14:textId="77777777" w:rsidR="005A014A" w:rsidRPr="00870276" w:rsidRDefault="00660D45" w:rsidP="00D24417">
      <w:pPr>
        <w:pStyle w:val="af0"/>
        <w:numPr>
          <w:ilvl w:val="0"/>
          <w:numId w:val="1"/>
        </w:numPr>
        <w:ind w:leftChars="75" w:left="660" w:firstLineChars="0"/>
        <w:jc w:val="left"/>
        <w:rPr>
          <w:rFonts w:asciiTheme="minorEastAsia" w:hAnsiTheme="minorEastAsia"/>
          <w:color w:val="000000" w:themeColor="text1"/>
          <w:sz w:val="20"/>
          <w:szCs w:val="20"/>
        </w:rPr>
      </w:pPr>
      <w:r w:rsidRPr="00870276">
        <w:rPr>
          <w:rFonts w:asciiTheme="minorEastAsia" w:hAnsiTheme="minorEastAsia" w:hint="eastAsia"/>
          <w:color w:val="000000" w:themeColor="text1"/>
          <w:sz w:val="20"/>
          <w:szCs w:val="20"/>
        </w:rPr>
        <w:t>依据查询结果串联导航</w:t>
      </w:r>
    </w:p>
    <w:p w14:paraId="5E78C07E" w14:textId="77777777" w:rsidR="005A014A" w:rsidRPr="00870276" w:rsidRDefault="00660D45" w:rsidP="00D24417">
      <w:pPr>
        <w:pStyle w:val="af0"/>
        <w:numPr>
          <w:ilvl w:val="0"/>
          <w:numId w:val="1"/>
        </w:numPr>
        <w:ind w:leftChars="75" w:left="660" w:firstLineChars="0"/>
        <w:jc w:val="left"/>
        <w:rPr>
          <w:rFonts w:asciiTheme="minorEastAsia" w:hAnsiTheme="minorEastAsia"/>
          <w:strike/>
          <w:color w:val="000000" w:themeColor="text1"/>
          <w:sz w:val="20"/>
          <w:szCs w:val="20"/>
        </w:rPr>
      </w:pPr>
      <w:r w:rsidRPr="00870276">
        <w:rPr>
          <w:rFonts w:asciiTheme="minorEastAsia" w:hAnsiTheme="minorEastAsia" w:hint="eastAsia"/>
          <w:strike/>
          <w:color w:val="000000" w:themeColor="text1"/>
          <w:sz w:val="20"/>
          <w:szCs w:val="20"/>
        </w:rPr>
        <w:t>用户在车机端发起停车费查询和支付</w:t>
      </w:r>
      <w:r w:rsidRPr="00870276">
        <w:rPr>
          <w:rFonts w:asciiTheme="minorEastAsia" w:hAnsiTheme="minorEastAsia" w:hint="eastAsia"/>
          <w:color w:val="000000" w:themeColor="text1"/>
          <w:sz w:val="20"/>
          <w:szCs w:val="20"/>
        </w:rPr>
        <w:t>（P1实现）</w:t>
      </w:r>
    </w:p>
    <w:p w14:paraId="597D8B92" w14:textId="77777777" w:rsidR="005A014A" w:rsidRPr="00870276" w:rsidRDefault="00660D45" w:rsidP="00D24417">
      <w:pPr>
        <w:pStyle w:val="af0"/>
        <w:numPr>
          <w:ilvl w:val="0"/>
          <w:numId w:val="1"/>
        </w:numPr>
        <w:ind w:leftChars="75" w:left="660" w:firstLineChars="0"/>
        <w:jc w:val="left"/>
        <w:rPr>
          <w:rFonts w:asciiTheme="minorEastAsia" w:hAnsiTheme="minorEastAsia"/>
          <w:color w:val="000000" w:themeColor="text1"/>
          <w:sz w:val="20"/>
          <w:szCs w:val="20"/>
        </w:rPr>
      </w:pPr>
      <w:r w:rsidRPr="00870276">
        <w:rPr>
          <w:rFonts w:asciiTheme="minorEastAsia" w:hAnsiTheme="minorEastAsia" w:hint="eastAsia"/>
          <w:color w:val="000000" w:themeColor="text1"/>
          <w:sz w:val="20"/>
          <w:szCs w:val="20"/>
        </w:rPr>
        <w:t>支持到杆支付</w:t>
      </w:r>
    </w:p>
    <w:p w14:paraId="40604C29" w14:textId="77777777" w:rsidR="005A014A" w:rsidRPr="00870276" w:rsidRDefault="00660D45" w:rsidP="00D24417">
      <w:pPr>
        <w:pStyle w:val="af0"/>
        <w:numPr>
          <w:ilvl w:val="0"/>
          <w:numId w:val="1"/>
        </w:numPr>
        <w:ind w:leftChars="75" w:left="660" w:firstLineChars="0"/>
        <w:jc w:val="left"/>
        <w:rPr>
          <w:rFonts w:asciiTheme="minorEastAsia" w:hAnsiTheme="minorEastAsia"/>
          <w:color w:val="000000" w:themeColor="text1"/>
          <w:sz w:val="20"/>
          <w:szCs w:val="20"/>
        </w:rPr>
      </w:pPr>
      <w:r w:rsidRPr="00870276">
        <w:rPr>
          <w:rFonts w:asciiTheme="minorEastAsia" w:hAnsiTheme="minorEastAsia" w:hint="eastAsia"/>
          <w:color w:val="000000" w:themeColor="text1"/>
          <w:sz w:val="20"/>
          <w:szCs w:val="20"/>
        </w:rPr>
        <w:t>支持到杆免密和无感支付</w:t>
      </w:r>
    </w:p>
    <w:p w14:paraId="49569EDB" w14:textId="77777777" w:rsidR="005A014A" w:rsidRPr="00870276" w:rsidRDefault="00660D45">
      <w:pPr>
        <w:pStyle w:val="2"/>
        <w:rPr>
          <w:color w:val="000000" w:themeColor="text1"/>
        </w:rPr>
      </w:pPr>
      <w:bookmarkStart w:id="30" w:name="_Toc533776398"/>
      <w:r w:rsidRPr="00870276">
        <w:rPr>
          <w:rFonts w:hint="eastAsia"/>
          <w:color w:val="000000" w:themeColor="text1"/>
        </w:rPr>
        <w:t>1.3</w:t>
      </w:r>
      <w:r w:rsidRPr="00870276">
        <w:rPr>
          <w:color w:val="000000" w:themeColor="text1"/>
        </w:rPr>
        <w:t>.</w:t>
      </w:r>
      <w:r w:rsidRPr="00870276">
        <w:rPr>
          <w:rFonts w:hint="eastAsia"/>
          <w:color w:val="000000" w:themeColor="text1"/>
        </w:rPr>
        <w:t>目前市场竞品</w:t>
      </w:r>
      <w:bookmarkEnd w:id="30"/>
    </w:p>
    <w:p w14:paraId="1B1908DC" w14:textId="77777777" w:rsidR="005A014A" w:rsidRPr="00870276" w:rsidRDefault="00660D45">
      <w:pPr>
        <w:ind w:leftChars="83" w:left="199"/>
        <w:rPr>
          <w:color w:val="000000" w:themeColor="text1"/>
          <w:sz w:val="20"/>
          <w:szCs w:val="20"/>
        </w:rPr>
      </w:pPr>
      <w:r w:rsidRPr="00870276">
        <w:rPr>
          <w:rFonts w:hint="eastAsia"/>
          <w:color w:val="000000" w:themeColor="text1"/>
          <w:sz w:val="20"/>
          <w:szCs w:val="20"/>
        </w:rPr>
        <w:t>荣威，斑马系统。</w:t>
      </w:r>
    </w:p>
    <w:p w14:paraId="2A759679" w14:textId="77777777" w:rsidR="005A014A" w:rsidRPr="00870276" w:rsidRDefault="00660D45">
      <w:pPr>
        <w:pStyle w:val="3"/>
        <w:rPr>
          <w:color w:val="000000" w:themeColor="text1"/>
        </w:rPr>
      </w:pPr>
      <w:bookmarkStart w:id="31" w:name="_Toc398740503"/>
      <w:bookmarkStart w:id="32" w:name="_Toc533776399"/>
      <w:r w:rsidRPr="00870276">
        <w:rPr>
          <w:rFonts w:hint="eastAsia"/>
          <w:color w:val="000000" w:themeColor="text1"/>
        </w:rPr>
        <w:t>1.3.1.功能</w:t>
      </w:r>
      <w:bookmarkEnd w:id="31"/>
      <w:bookmarkEnd w:id="32"/>
      <w:r w:rsidRPr="00870276">
        <w:rPr>
          <w:rFonts w:hint="eastAsia"/>
          <w:color w:val="000000" w:themeColor="text1"/>
        </w:rPr>
        <w:t xml:space="preserve"> </w:t>
      </w:r>
    </w:p>
    <w:p w14:paraId="7C1A5C6C" w14:textId="77777777" w:rsidR="005A014A" w:rsidRPr="00870276" w:rsidRDefault="00660D45">
      <w:pPr>
        <w:ind w:leftChars="100" w:left="240"/>
        <w:rPr>
          <w:color w:val="000000" w:themeColor="text1"/>
          <w:sz w:val="20"/>
          <w:szCs w:val="20"/>
        </w:rPr>
      </w:pPr>
      <w:r w:rsidRPr="00870276">
        <w:rPr>
          <w:rFonts w:hint="eastAsia"/>
          <w:color w:val="000000" w:themeColor="text1"/>
          <w:sz w:val="20"/>
          <w:szCs w:val="20"/>
        </w:rPr>
        <w:t>到杆无感支付。</w:t>
      </w:r>
    </w:p>
    <w:p w14:paraId="1A588B7B" w14:textId="77777777" w:rsidR="005A014A" w:rsidRPr="00870276" w:rsidRDefault="00660D45">
      <w:pPr>
        <w:pStyle w:val="3"/>
        <w:rPr>
          <w:color w:val="000000" w:themeColor="text1"/>
        </w:rPr>
      </w:pPr>
      <w:bookmarkStart w:id="33" w:name="_Toc533776400"/>
      <w:r w:rsidRPr="00870276">
        <w:rPr>
          <w:rFonts w:hint="eastAsia"/>
          <w:color w:val="000000" w:themeColor="text1"/>
        </w:rPr>
        <w:t>1.3.2.资源</w:t>
      </w:r>
      <w:bookmarkEnd w:id="33"/>
    </w:p>
    <w:p w14:paraId="51EBA50E" w14:textId="77777777" w:rsidR="005A014A" w:rsidRPr="00870276" w:rsidRDefault="00660D45">
      <w:pPr>
        <w:ind w:leftChars="100" w:left="240"/>
        <w:rPr>
          <w:rFonts w:asciiTheme="minorEastAsia" w:hAnsiTheme="minorEastAsia"/>
          <w:color w:val="000000" w:themeColor="text1"/>
          <w:sz w:val="20"/>
          <w:szCs w:val="20"/>
        </w:rPr>
      </w:pPr>
      <w:r w:rsidRPr="00870276">
        <w:rPr>
          <w:rFonts w:asciiTheme="minorEastAsia" w:hAnsiTheme="minorEastAsia"/>
          <w:color w:val="000000" w:themeColor="text1"/>
          <w:sz w:val="20"/>
          <w:szCs w:val="20"/>
        </w:rPr>
        <w:t>ETCP</w:t>
      </w:r>
      <w:r w:rsidRPr="00870276">
        <w:rPr>
          <w:rFonts w:asciiTheme="minorEastAsia" w:hAnsiTheme="minorEastAsia" w:hint="eastAsia"/>
          <w:color w:val="000000" w:themeColor="text1"/>
          <w:sz w:val="20"/>
          <w:szCs w:val="20"/>
        </w:rPr>
        <w:t>、停简单。</w:t>
      </w:r>
    </w:p>
    <w:p w14:paraId="5827ECD7" w14:textId="77777777" w:rsidR="005A014A" w:rsidRPr="00870276" w:rsidRDefault="00660D45">
      <w:pPr>
        <w:pStyle w:val="1"/>
        <w:numPr>
          <w:ilvl w:val="0"/>
          <w:numId w:val="2"/>
        </w:numPr>
        <w:spacing w:line="240" w:lineRule="auto"/>
        <w:rPr>
          <w:color w:val="000000" w:themeColor="text1"/>
        </w:rPr>
      </w:pPr>
      <w:bookmarkStart w:id="34" w:name="_Toc533776401"/>
      <w:r w:rsidRPr="00870276">
        <w:rPr>
          <w:rFonts w:hint="eastAsia"/>
          <w:color w:val="000000" w:themeColor="text1"/>
        </w:rPr>
        <w:lastRenderedPageBreak/>
        <w:t>第三方资源背景</w:t>
      </w:r>
      <w:bookmarkEnd w:id="34"/>
    </w:p>
    <w:p w14:paraId="0EB5DD62" w14:textId="77777777" w:rsidR="005A014A" w:rsidRPr="00870276" w:rsidRDefault="00660D45">
      <w:pPr>
        <w:pStyle w:val="2"/>
        <w:rPr>
          <w:color w:val="000000" w:themeColor="text1"/>
        </w:rPr>
      </w:pPr>
      <w:bookmarkStart w:id="35" w:name="_Toc533776402"/>
      <w:r w:rsidRPr="00870276">
        <w:rPr>
          <w:color w:val="000000" w:themeColor="text1"/>
        </w:rPr>
        <w:t>2.1.</w:t>
      </w:r>
      <w:r w:rsidRPr="00870276">
        <w:rPr>
          <w:rFonts w:hint="eastAsia"/>
          <w:color w:val="000000" w:themeColor="text1"/>
        </w:rPr>
        <w:t>资源：</w:t>
      </w:r>
      <w:r w:rsidRPr="00870276">
        <w:rPr>
          <w:color w:val="000000" w:themeColor="text1"/>
        </w:rPr>
        <w:t>ETCP</w:t>
      </w:r>
      <w:bookmarkEnd w:id="35"/>
    </w:p>
    <w:tbl>
      <w:tblPr>
        <w:tblStyle w:val="af"/>
        <w:tblW w:w="10740" w:type="dxa"/>
        <w:tblLayout w:type="fixed"/>
        <w:tblLook w:val="04A0" w:firstRow="1" w:lastRow="0" w:firstColumn="1" w:lastColumn="0" w:noHBand="0" w:noVBand="1"/>
      </w:tblPr>
      <w:tblGrid>
        <w:gridCol w:w="1436"/>
        <w:gridCol w:w="9304"/>
      </w:tblGrid>
      <w:tr w:rsidR="005A014A" w:rsidRPr="00870276" w14:paraId="667DDB2B" w14:textId="77777777">
        <w:tc>
          <w:tcPr>
            <w:tcW w:w="1436" w:type="dxa"/>
          </w:tcPr>
          <w:p w14:paraId="71FAB3F1" w14:textId="77777777" w:rsidR="005A014A" w:rsidRPr="00870276" w:rsidRDefault="00660D45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项目</w:t>
            </w:r>
          </w:p>
        </w:tc>
        <w:tc>
          <w:tcPr>
            <w:tcW w:w="9304" w:type="dxa"/>
          </w:tcPr>
          <w:p w14:paraId="39D61F5C" w14:textId="77777777" w:rsidR="005A014A" w:rsidRPr="00870276" w:rsidRDefault="00660D45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E</w:t>
            </w:r>
            <w:r w:rsidRPr="00870276"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  <w:t>TCP</w:t>
            </w:r>
          </w:p>
        </w:tc>
      </w:tr>
      <w:tr w:rsidR="005A014A" w:rsidRPr="00870276" w14:paraId="37A1B4E6" w14:textId="77777777">
        <w:tc>
          <w:tcPr>
            <w:tcW w:w="1436" w:type="dxa"/>
          </w:tcPr>
          <w:p w14:paraId="054DFD28" w14:textId="77777777" w:rsidR="005A014A" w:rsidRPr="00870276" w:rsidRDefault="00660D45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上线时间</w:t>
            </w:r>
          </w:p>
        </w:tc>
        <w:tc>
          <w:tcPr>
            <w:tcW w:w="9304" w:type="dxa"/>
          </w:tcPr>
          <w:p w14:paraId="1BF596AA" w14:textId="77777777" w:rsidR="005A014A" w:rsidRPr="00870276" w:rsidRDefault="00660D45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2</w:t>
            </w:r>
            <w:r w:rsidRPr="00870276"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  <w:t>014</w:t>
            </w: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年</w:t>
            </w:r>
          </w:p>
        </w:tc>
      </w:tr>
      <w:tr w:rsidR="005A014A" w:rsidRPr="00870276" w14:paraId="5604DDEE" w14:textId="77777777">
        <w:tc>
          <w:tcPr>
            <w:tcW w:w="1436" w:type="dxa"/>
          </w:tcPr>
          <w:p w14:paraId="51A5BDC9" w14:textId="77777777" w:rsidR="005A014A" w:rsidRPr="00870276" w:rsidRDefault="00660D45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公司</w:t>
            </w:r>
          </w:p>
        </w:tc>
        <w:tc>
          <w:tcPr>
            <w:tcW w:w="9304" w:type="dxa"/>
          </w:tcPr>
          <w:p w14:paraId="5E6EA6E1" w14:textId="77777777" w:rsidR="005A014A" w:rsidRPr="00870276" w:rsidRDefault="00660D45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870276">
              <w:rPr>
                <w:rFonts w:asciiTheme="minorEastAsia" w:hAnsiTheme="minorEastAsia"/>
                <w:i/>
                <w:iCs/>
                <w:color w:val="000000" w:themeColor="text1"/>
                <w:sz w:val="16"/>
                <w:szCs w:val="16"/>
              </w:rPr>
              <w:t>http://etcp.cn/index.html</w:t>
            </w:r>
          </w:p>
        </w:tc>
      </w:tr>
      <w:tr w:rsidR="005A014A" w:rsidRPr="00870276" w14:paraId="415E5508" w14:textId="77777777">
        <w:tc>
          <w:tcPr>
            <w:tcW w:w="1436" w:type="dxa"/>
          </w:tcPr>
          <w:p w14:paraId="13C2C549" w14:textId="77777777" w:rsidR="005A014A" w:rsidRPr="00870276" w:rsidRDefault="00660D45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受众定位</w:t>
            </w:r>
          </w:p>
        </w:tc>
        <w:tc>
          <w:tcPr>
            <w:tcW w:w="9304" w:type="dxa"/>
          </w:tcPr>
          <w:p w14:paraId="3217427C" w14:textId="77777777" w:rsidR="005A014A" w:rsidRPr="00870276" w:rsidRDefault="00660D45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城市人口、车辆拥堵，停车困难</w:t>
            </w:r>
          </w:p>
        </w:tc>
      </w:tr>
      <w:tr w:rsidR="005A014A" w:rsidRPr="00870276" w14:paraId="0C109A4E" w14:textId="77777777">
        <w:tc>
          <w:tcPr>
            <w:tcW w:w="1436" w:type="dxa"/>
          </w:tcPr>
          <w:p w14:paraId="5AF0E068" w14:textId="77777777" w:rsidR="005A014A" w:rsidRPr="00870276" w:rsidRDefault="00660D45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产品类型</w:t>
            </w:r>
          </w:p>
        </w:tc>
        <w:tc>
          <w:tcPr>
            <w:tcW w:w="9304" w:type="dxa"/>
          </w:tcPr>
          <w:p w14:paraId="65DDE114" w14:textId="77777777" w:rsidR="005A014A" w:rsidRPr="00870276" w:rsidRDefault="00660D45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停车支付服务app</w:t>
            </w:r>
          </w:p>
        </w:tc>
      </w:tr>
      <w:tr w:rsidR="005A014A" w:rsidRPr="00870276" w14:paraId="3CB7CD8F" w14:textId="77777777">
        <w:tc>
          <w:tcPr>
            <w:tcW w:w="1436" w:type="dxa"/>
          </w:tcPr>
          <w:p w14:paraId="73FC543C" w14:textId="77777777" w:rsidR="005A014A" w:rsidRPr="00870276" w:rsidRDefault="00660D45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推广运营策略</w:t>
            </w:r>
          </w:p>
        </w:tc>
        <w:tc>
          <w:tcPr>
            <w:tcW w:w="9304" w:type="dxa"/>
          </w:tcPr>
          <w:p w14:paraId="323880F4" w14:textId="77777777" w:rsidR="005A014A" w:rsidRPr="00870276" w:rsidRDefault="00660D45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E</w:t>
            </w:r>
            <w:r w:rsidRPr="00870276"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  <w:t>TCP</w:t>
            </w: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不需刷卡，针对公共临时停车位，通过设备可以获得真实的车位数据</w:t>
            </w:r>
          </w:p>
        </w:tc>
      </w:tr>
      <w:tr w:rsidR="005A014A" w:rsidRPr="00870276" w14:paraId="4344F9CF" w14:textId="77777777">
        <w:tc>
          <w:tcPr>
            <w:tcW w:w="1436" w:type="dxa"/>
          </w:tcPr>
          <w:p w14:paraId="7255B446" w14:textId="77777777" w:rsidR="005A014A" w:rsidRPr="00870276" w:rsidRDefault="00660D45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当前产品数据</w:t>
            </w:r>
          </w:p>
        </w:tc>
        <w:tc>
          <w:tcPr>
            <w:tcW w:w="9304" w:type="dxa"/>
          </w:tcPr>
          <w:p w14:paraId="5CF1CCA7" w14:textId="77777777" w:rsidR="005A014A" w:rsidRPr="00870276" w:rsidRDefault="00660D45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业务覆盖近2</w:t>
            </w:r>
            <w:r w:rsidRPr="00870276"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  <w:t>00</w:t>
            </w: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个城市，合作停车场超过5</w:t>
            </w:r>
            <w:r w:rsidRPr="00870276"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  <w:t>000</w:t>
            </w: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个，覆盖车位达到2</w:t>
            </w:r>
            <w:r w:rsidRPr="00870276"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  <w:t>00</w:t>
            </w: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多万，车主用户数超过千万，平均每月车流量超过上亿次</w:t>
            </w:r>
          </w:p>
        </w:tc>
      </w:tr>
      <w:tr w:rsidR="005A014A" w:rsidRPr="00870276" w14:paraId="4C3672D7" w14:textId="77777777">
        <w:tc>
          <w:tcPr>
            <w:tcW w:w="1436" w:type="dxa"/>
          </w:tcPr>
          <w:p w14:paraId="48305D8E" w14:textId="77777777" w:rsidR="005A014A" w:rsidRPr="00870276" w:rsidRDefault="00660D45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盈利模式</w:t>
            </w:r>
          </w:p>
        </w:tc>
        <w:tc>
          <w:tcPr>
            <w:tcW w:w="9304" w:type="dxa"/>
          </w:tcPr>
          <w:p w14:paraId="0281E4E2" w14:textId="77777777" w:rsidR="005A014A" w:rsidRPr="00870276" w:rsidRDefault="00660D45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1</w:t>
            </w:r>
            <w:r w:rsidRPr="00870276"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  <w:t>.</w:t>
            </w: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停车场收费分成 </w:t>
            </w:r>
            <w:r w:rsidRPr="00870276"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  <w:t>2.</w:t>
            </w: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后市场服务分成 </w:t>
            </w:r>
            <w:r w:rsidRPr="00870276"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  <w:t>3.</w:t>
            </w:r>
            <w:r w:rsidRPr="00870276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广告推送</w:t>
            </w:r>
          </w:p>
        </w:tc>
      </w:tr>
    </w:tbl>
    <w:p w14:paraId="5FE0798C" w14:textId="77777777" w:rsidR="005A014A" w:rsidRPr="00870276" w:rsidRDefault="00660D45">
      <w:pPr>
        <w:pStyle w:val="2"/>
        <w:rPr>
          <w:color w:val="000000" w:themeColor="text1"/>
        </w:rPr>
      </w:pPr>
      <w:bookmarkStart w:id="36" w:name="_Toc533776403"/>
      <w:r w:rsidRPr="00870276">
        <w:rPr>
          <w:color w:val="000000" w:themeColor="text1"/>
        </w:rPr>
        <w:t>2.2.</w:t>
      </w:r>
      <w:r w:rsidRPr="00870276">
        <w:rPr>
          <w:rFonts w:hint="eastAsia"/>
          <w:color w:val="000000" w:themeColor="text1"/>
        </w:rPr>
        <w:t>产品功能介绍</w:t>
      </w:r>
      <w:bookmarkEnd w:id="36"/>
    </w:p>
    <w:p w14:paraId="41A3DFBA" w14:textId="77777777" w:rsidR="005A014A" w:rsidRPr="00870276" w:rsidRDefault="00660D45">
      <w:pPr>
        <w:jc w:val="left"/>
        <w:rPr>
          <w:rFonts w:asciiTheme="minorEastAsia" w:hAnsiTheme="minorEastAsia"/>
          <w:color w:val="000000" w:themeColor="text1"/>
          <w:sz w:val="20"/>
          <w:szCs w:val="20"/>
        </w:rPr>
      </w:pPr>
      <w:r w:rsidRPr="00870276">
        <w:rPr>
          <w:noProof/>
          <w:color w:val="000000" w:themeColor="text1"/>
        </w:rPr>
        <w:drawing>
          <wp:inline distT="0" distB="0" distL="0" distR="0" wp14:anchorId="3195C381" wp14:editId="5979EC13">
            <wp:extent cx="3194685" cy="3461385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34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C3AD" w14:textId="77777777" w:rsidR="005A014A" w:rsidRPr="00870276" w:rsidRDefault="00660D45">
      <w:pPr>
        <w:pStyle w:val="1"/>
        <w:numPr>
          <w:ilvl w:val="0"/>
          <w:numId w:val="2"/>
        </w:numPr>
        <w:spacing w:line="240" w:lineRule="auto"/>
        <w:rPr>
          <w:color w:val="000000" w:themeColor="text1"/>
        </w:rPr>
      </w:pPr>
      <w:bookmarkStart w:id="37" w:name="_Toc533776404"/>
      <w:r w:rsidRPr="00870276">
        <w:rPr>
          <w:rFonts w:hint="eastAsia"/>
          <w:color w:val="000000" w:themeColor="text1"/>
        </w:rPr>
        <w:t>需求概述</w:t>
      </w:r>
      <w:bookmarkEnd w:id="37"/>
    </w:p>
    <w:p w14:paraId="6BC1AD45" w14:textId="77777777" w:rsidR="005A014A" w:rsidRPr="00870276" w:rsidRDefault="00660D45">
      <w:pPr>
        <w:pStyle w:val="2"/>
        <w:rPr>
          <w:color w:val="000000" w:themeColor="text1"/>
        </w:rPr>
      </w:pPr>
      <w:bookmarkStart w:id="38" w:name="_Toc533776405"/>
      <w:r w:rsidRPr="00870276">
        <w:rPr>
          <w:color w:val="000000" w:themeColor="text1"/>
        </w:rPr>
        <w:t>3.1.</w:t>
      </w:r>
      <w:r w:rsidRPr="00870276">
        <w:rPr>
          <w:rFonts w:hint="eastAsia"/>
          <w:color w:val="000000" w:themeColor="text1"/>
        </w:rPr>
        <w:t>功能列表</w:t>
      </w:r>
      <w:bookmarkEnd w:id="38"/>
    </w:p>
    <w:p w14:paraId="00211FB7" w14:textId="582D7520" w:rsidR="005A014A" w:rsidRPr="00870276" w:rsidRDefault="00660D45">
      <w:pPr>
        <w:pStyle w:val="3"/>
        <w:rPr>
          <w:color w:val="000000" w:themeColor="text1"/>
        </w:rPr>
      </w:pPr>
      <w:bookmarkStart w:id="39" w:name="_Toc533776406"/>
      <w:r w:rsidRPr="00870276">
        <w:rPr>
          <w:color w:val="000000" w:themeColor="text1"/>
        </w:rPr>
        <w:t>3.1.1.</w:t>
      </w:r>
      <w:r w:rsidRPr="00870276">
        <w:rPr>
          <w:rFonts w:hint="eastAsia"/>
          <w:color w:val="000000" w:themeColor="text1"/>
        </w:rPr>
        <w:t>APP功能</w:t>
      </w:r>
      <w:bookmarkEnd w:id="39"/>
    </w:p>
    <w:p w14:paraId="62F34209" w14:textId="31DBD29C" w:rsidR="00611B3A" w:rsidRPr="00AF709F" w:rsidRDefault="008E2E54" w:rsidP="00611B3A">
      <w:pPr>
        <w:rPr>
          <w:sz w:val="18"/>
          <w:szCs w:val="18"/>
        </w:rPr>
      </w:pPr>
      <w:r w:rsidRPr="00AF709F">
        <w:rPr>
          <w:rFonts w:hint="eastAsia"/>
          <w:sz w:val="18"/>
          <w:szCs w:val="18"/>
          <w:highlight w:val="yellow"/>
        </w:rPr>
        <w:t>【补缴】本期不实现，</w:t>
      </w:r>
      <w:r w:rsidR="00AF709F" w:rsidRPr="00AF709F">
        <w:rPr>
          <w:rFonts w:ascii="宋体" w:eastAsia="宋体" w:cs="宋体" w:hint="eastAsia"/>
          <w:color w:val="000000"/>
          <w:kern w:val="0"/>
          <w:sz w:val="18"/>
          <w:szCs w:val="18"/>
          <w:highlight w:val="yellow"/>
          <w:lang w:val="zh-CN"/>
        </w:rPr>
        <w:t>技术架构上需支持升级</w:t>
      </w:r>
    </w:p>
    <w:p w14:paraId="750B806F" w14:textId="77777777" w:rsidR="00611B3A" w:rsidRPr="00611B3A" w:rsidRDefault="00611B3A" w:rsidP="00611B3A"/>
    <w:tbl>
      <w:tblPr>
        <w:tblStyle w:val="af"/>
        <w:tblW w:w="11058" w:type="dxa"/>
        <w:tblInd w:w="-431" w:type="dxa"/>
        <w:tblLook w:val="04A0" w:firstRow="1" w:lastRow="0" w:firstColumn="1" w:lastColumn="0" w:noHBand="0" w:noVBand="1"/>
      </w:tblPr>
      <w:tblGrid>
        <w:gridCol w:w="852"/>
        <w:gridCol w:w="1417"/>
        <w:gridCol w:w="1701"/>
        <w:gridCol w:w="2126"/>
        <w:gridCol w:w="3261"/>
        <w:gridCol w:w="708"/>
        <w:gridCol w:w="993"/>
      </w:tblGrid>
      <w:tr w:rsidR="00611B3A" w:rsidRPr="00611B3A" w14:paraId="37FE00B5" w14:textId="77777777" w:rsidTr="00611B3A">
        <w:trPr>
          <w:trHeight w:val="300"/>
        </w:trPr>
        <w:tc>
          <w:tcPr>
            <w:tcW w:w="852" w:type="dxa"/>
            <w:shd w:val="clear" w:color="auto" w:fill="0070C0"/>
            <w:hideMark/>
          </w:tcPr>
          <w:p w14:paraId="17A67C89" w14:textId="77777777" w:rsidR="00611B3A" w:rsidRPr="00611B3A" w:rsidRDefault="00611B3A" w:rsidP="00611B3A">
            <w:pPr>
              <w:rPr>
                <w:color w:val="FFFFFF" w:themeColor="background1"/>
                <w:sz w:val="18"/>
                <w:szCs w:val="18"/>
              </w:rPr>
            </w:pPr>
            <w:r w:rsidRPr="00611B3A">
              <w:rPr>
                <w:rFonts w:hint="eastAsia"/>
                <w:color w:val="FFFFFF" w:themeColor="background1"/>
                <w:sz w:val="18"/>
                <w:szCs w:val="18"/>
              </w:rPr>
              <w:lastRenderedPageBreak/>
              <w:t>序号</w:t>
            </w:r>
          </w:p>
        </w:tc>
        <w:tc>
          <w:tcPr>
            <w:tcW w:w="1417" w:type="dxa"/>
            <w:shd w:val="clear" w:color="auto" w:fill="0070C0"/>
            <w:hideMark/>
          </w:tcPr>
          <w:p w14:paraId="6904509C" w14:textId="77777777" w:rsidR="00611B3A" w:rsidRPr="00611B3A" w:rsidRDefault="00611B3A">
            <w:pPr>
              <w:rPr>
                <w:color w:val="FFFFFF" w:themeColor="background1"/>
                <w:sz w:val="18"/>
                <w:szCs w:val="18"/>
              </w:rPr>
            </w:pPr>
            <w:r w:rsidRPr="00611B3A">
              <w:rPr>
                <w:rFonts w:hint="eastAsia"/>
                <w:color w:val="FFFFFF" w:themeColor="background1"/>
                <w:sz w:val="18"/>
                <w:szCs w:val="18"/>
              </w:rPr>
              <w:t>环节</w:t>
            </w:r>
          </w:p>
        </w:tc>
        <w:tc>
          <w:tcPr>
            <w:tcW w:w="1701" w:type="dxa"/>
            <w:shd w:val="clear" w:color="auto" w:fill="0070C0"/>
            <w:hideMark/>
          </w:tcPr>
          <w:p w14:paraId="65955D64" w14:textId="77777777" w:rsidR="00611B3A" w:rsidRPr="00611B3A" w:rsidRDefault="00611B3A">
            <w:pPr>
              <w:rPr>
                <w:color w:val="FFFFFF" w:themeColor="background1"/>
                <w:sz w:val="18"/>
                <w:szCs w:val="18"/>
              </w:rPr>
            </w:pPr>
            <w:r w:rsidRPr="00611B3A">
              <w:rPr>
                <w:rFonts w:hint="eastAsia"/>
                <w:color w:val="FFFFFF" w:themeColor="background1"/>
                <w:sz w:val="18"/>
                <w:szCs w:val="18"/>
              </w:rPr>
              <w:t>页面</w:t>
            </w:r>
          </w:p>
        </w:tc>
        <w:tc>
          <w:tcPr>
            <w:tcW w:w="2126" w:type="dxa"/>
            <w:shd w:val="clear" w:color="auto" w:fill="0070C0"/>
            <w:hideMark/>
          </w:tcPr>
          <w:p w14:paraId="2E2CB4AC" w14:textId="77777777" w:rsidR="00611B3A" w:rsidRPr="00611B3A" w:rsidRDefault="00611B3A">
            <w:pPr>
              <w:rPr>
                <w:color w:val="FFFFFF" w:themeColor="background1"/>
                <w:sz w:val="18"/>
                <w:szCs w:val="18"/>
              </w:rPr>
            </w:pPr>
            <w:r w:rsidRPr="00611B3A">
              <w:rPr>
                <w:rFonts w:hint="eastAsia"/>
                <w:color w:val="FFFFFF" w:themeColor="background1"/>
                <w:sz w:val="18"/>
                <w:szCs w:val="18"/>
              </w:rPr>
              <w:t>功能点</w:t>
            </w:r>
          </w:p>
        </w:tc>
        <w:tc>
          <w:tcPr>
            <w:tcW w:w="3261" w:type="dxa"/>
            <w:shd w:val="clear" w:color="auto" w:fill="0070C0"/>
            <w:hideMark/>
          </w:tcPr>
          <w:p w14:paraId="041C012E" w14:textId="77777777" w:rsidR="00611B3A" w:rsidRPr="00611B3A" w:rsidRDefault="00611B3A">
            <w:pPr>
              <w:rPr>
                <w:color w:val="FFFFFF" w:themeColor="background1"/>
                <w:sz w:val="18"/>
                <w:szCs w:val="18"/>
              </w:rPr>
            </w:pPr>
            <w:r w:rsidRPr="00611B3A">
              <w:rPr>
                <w:rFonts w:hint="eastAsia"/>
                <w:color w:val="FFFFFF" w:themeColor="background1"/>
                <w:sz w:val="18"/>
                <w:szCs w:val="18"/>
              </w:rPr>
              <w:t>功能描述</w:t>
            </w:r>
          </w:p>
        </w:tc>
        <w:tc>
          <w:tcPr>
            <w:tcW w:w="708" w:type="dxa"/>
            <w:shd w:val="clear" w:color="auto" w:fill="0070C0"/>
            <w:hideMark/>
          </w:tcPr>
          <w:p w14:paraId="4165FB42" w14:textId="77777777" w:rsidR="00611B3A" w:rsidRPr="00611B3A" w:rsidRDefault="00611B3A">
            <w:pPr>
              <w:rPr>
                <w:color w:val="FFFFFF" w:themeColor="background1"/>
                <w:sz w:val="18"/>
                <w:szCs w:val="18"/>
              </w:rPr>
            </w:pPr>
            <w:r w:rsidRPr="00611B3A">
              <w:rPr>
                <w:rFonts w:hint="eastAsia"/>
                <w:color w:val="FFFFFF" w:themeColor="background1"/>
                <w:sz w:val="18"/>
                <w:szCs w:val="18"/>
              </w:rPr>
              <w:t>语音</w:t>
            </w:r>
          </w:p>
        </w:tc>
        <w:tc>
          <w:tcPr>
            <w:tcW w:w="993" w:type="dxa"/>
            <w:shd w:val="clear" w:color="auto" w:fill="0070C0"/>
            <w:hideMark/>
          </w:tcPr>
          <w:p w14:paraId="0064D9A3" w14:textId="77777777" w:rsidR="00611B3A" w:rsidRPr="00611B3A" w:rsidRDefault="00611B3A">
            <w:pPr>
              <w:rPr>
                <w:color w:val="FFFFFF" w:themeColor="background1"/>
                <w:sz w:val="18"/>
                <w:szCs w:val="18"/>
              </w:rPr>
            </w:pPr>
            <w:r w:rsidRPr="00611B3A">
              <w:rPr>
                <w:rFonts w:hint="eastAsia"/>
                <w:color w:val="FFFFFF" w:themeColor="background1"/>
                <w:sz w:val="18"/>
                <w:szCs w:val="18"/>
              </w:rPr>
              <w:t>优先级</w:t>
            </w:r>
          </w:p>
        </w:tc>
      </w:tr>
      <w:tr w:rsidR="00611B3A" w:rsidRPr="00611B3A" w14:paraId="1280B2AE" w14:textId="77777777" w:rsidTr="00611B3A">
        <w:trPr>
          <w:trHeight w:val="1140"/>
        </w:trPr>
        <w:tc>
          <w:tcPr>
            <w:tcW w:w="852" w:type="dxa"/>
            <w:vMerge w:val="restart"/>
            <w:hideMark/>
          </w:tcPr>
          <w:p w14:paraId="266DE5F7" w14:textId="77777777" w:rsidR="00611B3A" w:rsidRPr="00611B3A" w:rsidRDefault="00611B3A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1</w:t>
            </w:r>
          </w:p>
        </w:tc>
        <w:tc>
          <w:tcPr>
            <w:tcW w:w="1417" w:type="dxa"/>
            <w:vMerge w:val="restart"/>
            <w:hideMark/>
          </w:tcPr>
          <w:p w14:paraId="611BFE29" w14:textId="77777777" w:rsidR="00611B3A" w:rsidRPr="00611B3A" w:rsidRDefault="00611B3A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停车场入口</w:t>
            </w:r>
          </w:p>
        </w:tc>
        <w:tc>
          <w:tcPr>
            <w:tcW w:w="1701" w:type="dxa"/>
            <w:vMerge w:val="restart"/>
            <w:hideMark/>
          </w:tcPr>
          <w:p w14:paraId="09F24509" w14:textId="77777777" w:rsidR="00611B3A" w:rsidRPr="00611B3A" w:rsidRDefault="00611B3A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入口</w:t>
            </w:r>
          </w:p>
        </w:tc>
        <w:tc>
          <w:tcPr>
            <w:tcW w:w="2126" w:type="dxa"/>
            <w:vMerge w:val="restart"/>
            <w:hideMark/>
          </w:tcPr>
          <w:p w14:paraId="2E4F3174" w14:textId="77777777" w:rsidR="00611B3A" w:rsidRPr="00611B3A" w:rsidRDefault="00611B3A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入口</w:t>
            </w:r>
            <w:r w:rsidRPr="00611B3A">
              <w:rPr>
                <w:sz w:val="18"/>
                <w:szCs w:val="18"/>
              </w:rPr>
              <w:t>/</w:t>
            </w:r>
            <w:r w:rsidRPr="00611B3A">
              <w:rPr>
                <w:rFonts w:hint="eastAsia"/>
                <w:sz w:val="18"/>
                <w:szCs w:val="18"/>
              </w:rPr>
              <w:t>进入</w:t>
            </w:r>
          </w:p>
        </w:tc>
        <w:tc>
          <w:tcPr>
            <w:tcW w:w="3261" w:type="dxa"/>
            <w:hideMark/>
          </w:tcPr>
          <w:p w14:paraId="2F28F80C" w14:textId="77777777" w:rsidR="00611B3A" w:rsidRPr="00611B3A" w:rsidRDefault="00611B3A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支持语音进入（三种进入方式见『入口』部分）</w:t>
            </w:r>
          </w:p>
        </w:tc>
        <w:tc>
          <w:tcPr>
            <w:tcW w:w="708" w:type="dxa"/>
            <w:vMerge w:val="restart"/>
            <w:hideMark/>
          </w:tcPr>
          <w:p w14:paraId="51C0B415" w14:textId="77777777" w:rsidR="00611B3A" w:rsidRPr="00611B3A" w:rsidRDefault="00611B3A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993" w:type="dxa"/>
            <w:vMerge w:val="restart"/>
            <w:hideMark/>
          </w:tcPr>
          <w:p w14:paraId="68C96DA8" w14:textId="77777777" w:rsidR="00611B3A" w:rsidRPr="00611B3A" w:rsidRDefault="00611B3A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611B3A" w:rsidRPr="00611B3A" w14:paraId="106FC701" w14:textId="77777777" w:rsidTr="00611B3A">
        <w:trPr>
          <w:trHeight w:val="495"/>
        </w:trPr>
        <w:tc>
          <w:tcPr>
            <w:tcW w:w="852" w:type="dxa"/>
            <w:vMerge/>
            <w:hideMark/>
          </w:tcPr>
          <w:p w14:paraId="6E537F38" w14:textId="77777777" w:rsidR="00611B3A" w:rsidRPr="00611B3A" w:rsidRDefault="00611B3A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14448886" w14:textId="77777777" w:rsidR="00611B3A" w:rsidRPr="00611B3A" w:rsidRDefault="00611B3A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hideMark/>
          </w:tcPr>
          <w:p w14:paraId="243635DA" w14:textId="77777777" w:rsidR="00611B3A" w:rsidRPr="00611B3A" w:rsidRDefault="00611B3A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vMerge/>
            <w:hideMark/>
          </w:tcPr>
          <w:p w14:paraId="4EBCB660" w14:textId="77777777" w:rsidR="00611B3A" w:rsidRPr="00611B3A" w:rsidRDefault="00611B3A">
            <w:pPr>
              <w:rPr>
                <w:sz w:val="18"/>
                <w:szCs w:val="18"/>
              </w:rPr>
            </w:pPr>
          </w:p>
        </w:tc>
        <w:tc>
          <w:tcPr>
            <w:tcW w:w="3261" w:type="dxa"/>
            <w:hideMark/>
          </w:tcPr>
          <w:p w14:paraId="38AD53F9" w14:textId="77777777" w:rsidR="00611B3A" w:rsidRPr="00611B3A" w:rsidRDefault="00611B3A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点击停车场</w:t>
            </w:r>
            <w:r w:rsidRPr="00611B3A">
              <w:rPr>
                <w:sz w:val="18"/>
                <w:szCs w:val="18"/>
              </w:rPr>
              <w:t xml:space="preserve"> icon </w:t>
            </w:r>
            <w:r w:rsidRPr="00611B3A">
              <w:rPr>
                <w:rFonts w:hint="eastAsia"/>
                <w:sz w:val="18"/>
                <w:szCs w:val="18"/>
              </w:rPr>
              <w:t>进入</w:t>
            </w:r>
          </w:p>
        </w:tc>
        <w:tc>
          <w:tcPr>
            <w:tcW w:w="708" w:type="dxa"/>
            <w:vMerge/>
            <w:hideMark/>
          </w:tcPr>
          <w:p w14:paraId="6C7B3BCA" w14:textId="77777777" w:rsidR="00611B3A" w:rsidRPr="00611B3A" w:rsidRDefault="00611B3A">
            <w:pPr>
              <w:rPr>
                <w:sz w:val="18"/>
                <w:szCs w:val="18"/>
              </w:rPr>
            </w:pPr>
          </w:p>
        </w:tc>
        <w:tc>
          <w:tcPr>
            <w:tcW w:w="993" w:type="dxa"/>
            <w:vMerge/>
            <w:hideMark/>
          </w:tcPr>
          <w:p w14:paraId="4EB1A766" w14:textId="77777777" w:rsidR="00611B3A" w:rsidRPr="00611B3A" w:rsidRDefault="00611B3A">
            <w:pPr>
              <w:rPr>
                <w:sz w:val="18"/>
                <w:szCs w:val="18"/>
              </w:rPr>
            </w:pPr>
          </w:p>
        </w:tc>
      </w:tr>
      <w:tr w:rsidR="00611B3A" w:rsidRPr="00611B3A" w14:paraId="284EE40C" w14:textId="77777777" w:rsidTr="00611B3A">
        <w:trPr>
          <w:trHeight w:val="945"/>
        </w:trPr>
        <w:tc>
          <w:tcPr>
            <w:tcW w:w="852" w:type="dxa"/>
            <w:hideMark/>
          </w:tcPr>
          <w:p w14:paraId="2B3227C3" w14:textId="77777777" w:rsidR="00611B3A" w:rsidRPr="00611B3A" w:rsidRDefault="00611B3A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2</w:t>
            </w:r>
          </w:p>
        </w:tc>
        <w:tc>
          <w:tcPr>
            <w:tcW w:w="1417" w:type="dxa"/>
            <w:hideMark/>
          </w:tcPr>
          <w:p w14:paraId="3E2C38BC" w14:textId="77777777" w:rsidR="00611B3A" w:rsidRPr="00611B3A" w:rsidRDefault="00611B3A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登录</w:t>
            </w:r>
          </w:p>
        </w:tc>
        <w:tc>
          <w:tcPr>
            <w:tcW w:w="1701" w:type="dxa"/>
            <w:hideMark/>
          </w:tcPr>
          <w:p w14:paraId="4189566B" w14:textId="77777777" w:rsidR="00611B3A" w:rsidRPr="00611B3A" w:rsidRDefault="00611B3A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登录校验</w:t>
            </w:r>
          </w:p>
        </w:tc>
        <w:tc>
          <w:tcPr>
            <w:tcW w:w="2126" w:type="dxa"/>
            <w:hideMark/>
          </w:tcPr>
          <w:p w14:paraId="4CC523B5" w14:textId="77777777" w:rsidR="00611B3A" w:rsidRPr="00611B3A" w:rsidRDefault="00611B3A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校验登录</w:t>
            </w:r>
          </w:p>
        </w:tc>
        <w:tc>
          <w:tcPr>
            <w:tcW w:w="3261" w:type="dxa"/>
            <w:hideMark/>
          </w:tcPr>
          <w:p w14:paraId="41F7B29E" w14:textId="77777777" w:rsidR="00611B3A" w:rsidRPr="00611B3A" w:rsidRDefault="00611B3A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进入停车场</w:t>
            </w:r>
            <w:r w:rsidRPr="00611B3A">
              <w:rPr>
                <w:sz w:val="18"/>
                <w:szCs w:val="18"/>
              </w:rPr>
              <w:t xml:space="preserve"> APP </w:t>
            </w:r>
            <w:r w:rsidRPr="00611B3A">
              <w:rPr>
                <w:rFonts w:hint="eastAsia"/>
                <w:sz w:val="18"/>
                <w:szCs w:val="18"/>
              </w:rPr>
              <w:t>后校验登录态，未登录不可用</w:t>
            </w:r>
          </w:p>
        </w:tc>
        <w:tc>
          <w:tcPr>
            <w:tcW w:w="708" w:type="dxa"/>
            <w:hideMark/>
          </w:tcPr>
          <w:p w14:paraId="568C2566" w14:textId="77777777" w:rsidR="00611B3A" w:rsidRPr="00611B3A" w:rsidRDefault="00611B3A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hideMark/>
          </w:tcPr>
          <w:p w14:paraId="59839744" w14:textId="77777777" w:rsidR="00611B3A" w:rsidRPr="00611B3A" w:rsidRDefault="00611B3A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5CCDB7CA" w14:textId="77777777" w:rsidTr="008E5278">
        <w:trPr>
          <w:trHeight w:val="1590"/>
        </w:trPr>
        <w:tc>
          <w:tcPr>
            <w:tcW w:w="852" w:type="dxa"/>
            <w:vMerge w:val="restart"/>
            <w:hideMark/>
          </w:tcPr>
          <w:p w14:paraId="758F59C0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3</w:t>
            </w:r>
          </w:p>
        </w:tc>
        <w:tc>
          <w:tcPr>
            <w:tcW w:w="1417" w:type="dxa"/>
            <w:vMerge w:val="restart"/>
            <w:hideMark/>
          </w:tcPr>
          <w:p w14:paraId="17732033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校验</w:t>
            </w:r>
          </w:p>
        </w:tc>
        <w:tc>
          <w:tcPr>
            <w:tcW w:w="1701" w:type="dxa"/>
            <w:vMerge w:val="restart"/>
            <w:shd w:val="clear" w:color="auto" w:fill="auto"/>
            <w:hideMark/>
          </w:tcPr>
          <w:p w14:paraId="36A70B56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服务期限校验</w:t>
            </w:r>
          </w:p>
        </w:tc>
        <w:tc>
          <w:tcPr>
            <w:tcW w:w="2126" w:type="dxa"/>
            <w:vMerge w:val="restart"/>
            <w:shd w:val="clear" w:color="auto" w:fill="auto"/>
            <w:hideMark/>
          </w:tcPr>
          <w:p w14:paraId="416AAEAB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校验是否在服务期限</w:t>
            </w:r>
          </w:p>
        </w:tc>
        <w:tc>
          <w:tcPr>
            <w:tcW w:w="3261" w:type="dxa"/>
            <w:shd w:val="clear" w:color="auto" w:fill="auto"/>
            <w:hideMark/>
          </w:tcPr>
          <w:p w14:paraId="34BBBA73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校验服务期限，未在服务期限内需缴纳服务费用，并展示开通使用信息授权提示</w:t>
            </w:r>
          </w:p>
        </w:tc>
        <w:tc>
          <w:tcPr>
            <w:tcW w:w="708" w:type="dxa"/>
            <w:shd w:val="clear" w:color="auto" w:fill="auto"/>
            <w:hideMark/>
          </w:tcPr>
          <w:p w14:paraId="20ECAFF0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shd w:val="clear" w:color="auto" w:fill="auto"/>
            <w:hideMark/>
          </w:tcPr>
          <w:p w14:paraId="33263BB7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77E29C52" w14:textId="77777777" w:rsidTr="008E5278">
        <w:trPr>
          <w:trHeight w:val="1380"/>
        </w:trPr>
        <w:tc>
          <w:tcPr>
            <w:tcW w:w="852" w:type="dxa"/>
            <w:vMerge/>
            <w:hideMark/>
          </w:tcPr>
          <w:p w14:paraId="5B10B831" w14:textId="77777777" w:rsidR="003D1256" w:rsidRPr="00611B3A" w:rsidRDefault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2B771AA6" w14:textId="77777777" w:rsidR="003D1256" w:rsidRPr="00611B3A" w:rsidRDefault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shd w:val="clear" w:color="auto" w:fill="auto"/>
            <w:hideMark/>
          </w:tcPr>
          <w:p w14:paraId="13462CE5" w14:textId="77777777" w:rsidR="003D1256" w:rsidRPr="00611B3A" w:rsidRDefault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vMerge/>
            <w:shd w:val="clear" w:color="auto" w:fill="auto"/>
            <w:hideMark/>
          </w:tcPr>
          <w:p w14:paraId="063517D3" w14:textId="77777777" w:rsidR="003D1256" w:rsidRPr="00611B3A" w:rsidRDefault="003D1256">
            <w:pPr>
              <w:rPr>
                <w:sz w:val="18"/>
                <w:szCs w:val="18"/>
              </w:rPr>
            </w:pPr>
          </w:p>
        </w:tc>
        <w:tc>
          <w:tcPr>
            <w:tcW w:w="3261" w:type="dxa"/>
            <w:shd w:val="clear" w:color="auto" w:fill="auto"/>
            <w:hideMark/>
          </w:tcPr>
          <w:p w14:paraId="3DDFA9D5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校验服务期限，服务期到期后，提示用户并在</w:t>
            </w:r>
            <w:r w:rsidRPr="00611B3A">
              <w:rPr>
                <w:sz w:val="18"/>
                <w:szCs w:val="18"/>
              </w:rPr>
              <w:t>ETCP</w:t>
            </w:r>
            <w:r w:rsidRPr="00611B3A">
              <w:rPr>
                <w:rFonts w:hint="eastAsia"/>
                <w:sz w:val="18"/>
                <w:szCs w:val="18"/>
              </w:rPr>
              <w:t>处关闭相关服务</w:t>
            </w:r>
          </w:p>
        </w:tc>
        <w:tc>
          <w:tcPr>
            <w:tcW w:w="708" w:type="dxa"/>
            <w:shd w:val="clear" w:color="auto" w:fill="auto"/>
            <w:hideMark/>
          </w:tcPr>
          <w:p w14:paraId="4883225A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shd w:val="clear" w:color="auto" w:fill="auto"/>
            <w:hideMark/>
          </w:tcPr>
          <w:p w14:paraId="69C9A598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1BC80251" w14:textId="77777777" w:rsidTr="008E5278">
        <w:trPr>
          <w:trHeight w:val="690"/>
        </w:trPr>
        <w:tc>
          <w:tcPr>
            <w:tcW w:w="852" w:type="dxa"/>
            <w:vMerge/>
            <w:hideMark/>
          </w:tcPr>
          <w:p w14:paraId="4B93E967" w14:textId="77777777" w:rsidR="003D1256" w:rsidRPr="00611B3A" w:rsidRDefault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046DF8C0" w14:textId="77777777" w:rsidR="003D1256" w:rsidRPr="00611B3A" w:rsidRDefault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hideMark/>
          </w:tcPr>
          <w:p w14:paraId="09EC998C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服务授权</w:t>
            </w:r>
          </w:p>
        </w:tc>
        <w:tc>
          <w:tcPr>
            <w:tcW w:w="2126" w:type="dxa"/>
            <w:shd w:val="clear" w:color="auto" w:fill="auto"/>
            <w:hideMark/>
          </w:tcPr>
          <w:p w14:paraId="54CB4163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校验是否授权</w:t>
            </w:r>
          </w:p>
        </w:tc>
        <w:tc>
          <w:tcPr>
            <w:tcW w:w="3261" w:type="dxa"/>
            <w:shd w:val="clear" w:color="auto" w:fill="auto"/>
            <w:hideMark/>
          </w:tcPr>
          <w:p w14:paraId="14984F48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调用服务授权模块，授权服务</w:t>
            </w:r>
          </w:p>
        </w:tc>
        <w:tc>
          <w:tcPr>
            <w:tcW w:w="708" w:type="dxa"/>
            <w:shd w:val="clear" w:color="auto" w:fill="auto"/>
            <w:hideMark/>
          </w:tcPr>
          <w:p w14:paraId="3226283E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shd w:val="clear" w:color="auto" w:fill="auto"/>
            <w:hideMark/>
          </w:tcPr>
          <w:p w14:paraId="7CE29701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013FBF85" w14:textId="77777777" w:rsidTr="008E5278">
        <w:trPr>
          <w:trHeight w:val="1365"/>
        </w:trPr>
        <w:tc>
          <w:tcPr>
            <w:tcW w:w="852" w:type="dxa"/>
            <w:vMerge/>
            <w:hideMark/>
          </w:tcPr>
          <w:p w14:paraId="630DA821" w14:textId="77777777" w:rsidR="003D1256" w:rsidRPr="00611B3A" w:rsidRDefault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1DF7D780" w14:textId="77777777" w:rsidR="003D1256" w:rsidRPr="00611B3A" w:rsidRDefault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hideMark/>
          </w:tcPr>
          <w:p w14:paraId="4813175A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校验车辆信息</w:t>
            </w:r>
          </w:p>
        </w:tc>
        <w:tc>
          <w:tcPr>
            <w:tcW w:w="2126" w:type="dxa"/>
            <w:shd w:val="clear" w:color="auto" w:fill="auto"/>
            <w:hideMark/>
          </w:tcPr>
          <w:p w14:paraId="1F73A6F9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校验个人中心是否有车牌号、车架号、发动机号、车牌颜色</w:t>
            </w:r>
          </w:p>
        </w:tc>
        <w:tc>
          <w:tcPr>
            <w:tcW w:w="3261" w:type="dxa"/>
            <w:shd w:val="clear" w:color="auto" w:fill="auto"/>
            <w:hideMark/>
          </w:tcPr>
          <w:p w14:paraId="32D958AD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校验个人中心是否有车辆信息，无车辆信息则输入信息并存入个人中心</w:t>
            </w:r>
          </w:p>
        </w:tc>
        <w:tc>
          <w:tcPr>
            <w:tcW w:w="708" w:type="dxa"/>
            <w:shd w:val="clear" w:color="auto" w:fill="auto"/>
            <w:hideMark/>
          </w:tcPr>
          <w:p w14:paraId="572BC3DB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shd w:val="clear" w:color="auto" w:fill="auto"/>
            <w:hideMark/>
          </w:tcPr>
          <w:p w14:paraId="45058EB0" w14:textId="77777777" w:rsidR="003D1256" w:rsidRPr="00611B3A" w:rsidRDefault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29D8D3CF" w14:textId="77777777" w:rsidTr="008E5278">
        <w:trPr>
          <w:trHeight w:val="915"/>
        </w:trPr>
        <w:tc>
          <w:tcPr>
            <w:tcW w:w="852" w:type="dxa"/>
            <w:vMerge/>
            <w:hideMark/>
          </w:tcPr>
          <w:p w14:paraId="05A31308" w14:textId="77777777" w:rsidR="003D1256" w:rsidRPr="00611B3A" w:rsidRDefault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5C1DD8D9" w14:textId="77777777" w:rsidR="003D1256" w:rsidRPr="00611B3A" w:rsidRDefault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hideMark/>
          </w:tcPr>
          <w:p w14:paraId="0014D1FD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二次确认车辆信息、手机号</w:t>
            </w:r>
          </w:p>
        </w:tc>
        <w:tc>
          <w:tcPr>
            <w:tcW w:w="2126" w:type="dxa"/>
            <w:shd w:val="clear" w:color="auto" w:fill="auto"/>
            <w:hideMark/>
          </w:tcPr>
          <w:p w14:paraId="39C88045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弹窗用户二次确认车辆信息、手机号</w:t>
            </w:r>
          </w:p>
        </w:tc>
        <w:tc>
          <w:tcPr>
            <w:tcW w:w="3261" w:type="dxa"/>
            <w:shd w:val="clear" w:color="auto" w:fill="auto"/>
            <w:hideMark/>
          </w:tcPr>
          <w:p w14:paraId="5BEDBB18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提示用户一经确认不可修改，可点击修改车牌号拉起个人中心车辆信息页修改车牌；点击修改手机号拉起个人中心修改手机号页面</w:t>
            </w:r>
          </w:p>
        </w:tc>
        <w:tc>
          <w:tcPr>
            <w:tcW w:w="708" w:type="dxa"/>
            <w:shd w:val="clear" w:color="auto" w:fill="auto"/>
            <w:hideMark/>
          </w:tcPr>
          <w:p w14:paraId="4A2F8200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shd w:val="clear" w:color="auto" w:fill="auto"/>
            <w:hideMark/>
          </w:tcPr>
          <w:p w14:paraId="1B9B24A0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sz w:val="18"/>
                <w:szCs w:val="18"/>
              </w:rPr>
              <w:t>P0</w:t>
            </w:r>
          </w:p>
        </w:tc>
      </w:tr>
      <w:tr w:rsidR="003D1256" w:rsidRPr="00611B3A" w14:paraId="376E9726" w14:textId="77777777" w:rsidTr="008E5278">
        <w:trPr>
          <w:trHeight w:val="705"/>
        </w:trPr>
        <w:tc>
          <w:tcPr>
            <w:tcW w:w="852" w:type="dxa"/>
            <w:vMerge/>
            <w:hideMark/>
          </w:tcPr>
          <w:p w14:paraId="7E428330" w14:textId="77777777" w:rsidR="003D1256" w:rsidRPr="00611B3A" w:rsidRDefault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58AFC438" w14:textId="77777777" w:rsidR="003D1256" w:rsidRPr="00611B3A" w:rsidRDefault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hideMark/>
          </w:tcPr>
          <w:p w14:paraId="6A0774E1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校验</w:t>
            </w:r>
            <w:r w:rsidRPr="008E5278">
              <w:rPr>
                <w:sz w:val="18"/>
                <w:szCs w:val="18"/>
              </w:rPr>
              <w:t>ETCP</w:t>
            </w:r>
            <w:r w:rsidRPr="008E5278">
              <w:rPr>
                <w:rFonts w:hint="eastAsia"/>
                <w:sz w:val="18"/>
                <w:szCs w:val="18"/>
              </w:rPr>
              <w:t>信息</w:t>
            </w:r>
          </w:p>
        </w:tc>
        <w:tc>
          <w:tcPr>
            <w:tcW w:w="2126" w:type="dxa"/>
            <w:shd w:val="clear" w:color="auto" w:fill="auto"/>
            <w:hideMark/>
          </w:tcPr>
          <w:p w14:paraId="3B1BC217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校验</w:t>
            </w:r>
            <w:r w:rsidRPr="008E5278">
              <w:rPr>
                <w:sz w:val="18"/>
                <w:szCs w:val="18"/>
              </w:rPr>
              <w:t>ETCP</w:t>
            </w:r>
            <w:r w:rsidRPr="008E5278">
              <w:rPr>
                <w:rFonts w:hint="eastAsia"/>
                <w:sz w:val="18"/>
                <w:szCs w:val="18"/>
              </w:rPr>
              <w:t>是否开通</w:t>
            </w:r>
            <w:r w:rsidRPr="008E5278">
              <w:rPr>
                <w:sz w:val="18"/>
                <w:szCs w:val="18"/>
              </w:rPr>
              <w:t>+</w:t>
            </w:r>
            <w:r w:rsidRPr="008E5278">
              <w:rPr>
                <w:rFonts w:hint="eastAsia"/>
                <w:sz w:val="18"/>
                <w:szCs w:val="18"/>
              </w:rPr>
              <w:t>认证</w:t>
            </w:r>
          </w:p>
        </w:tc>
        <w:tc>
          <w:tcPr>
            <w:tcW w:w="3261" w:type="dxa"/>
            <w:shd w:val="clear" w:color="auto" w:fill="auto"/>
            <w:hideMark/>
          </w:tcPr>
          <w:p w14:paraId="32F1CAD7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若用户未开通</w:t>
            </w:r>
            <w:r w:rsidRPr="008E5278">
              <w:rPr>
                <w:sz w:val="18"/>
                <w:szCs w:val="18"/>
              </w:rPr>
              <w:t>ETCP</w:t>
            </w:r>
            <w:r w:rsidRPr="008E5278">
              <w:rPr>
                <w:rFonts w:hint="eastAsia"/>
                <w:sz w:val="18"/>
                <w:szCs w:val="18"/>
              </w:rPr>
              <w:t>，静默开通</w:t>
            </w:r>
            <w:r w:rsidRPr="008E5278">
              <w:rPr>
                <w:sz w:val="18"/>
                <w:szCs w:val="18"/>
              </w:rPr>
              <w:t>+</w:t>
            </w:r>
            <w:r w:rsidRPr="008E5278">
              <w:rPr>
                <w:rFonts w:hint="eastAsia"/>
                <w:sz w:val="18"/>
                <w:szCs w:val="18"/>
              </w:rPr>
              <w:t>认证</w:t>
            </w:r>
          </w:p>
        </w:tc>
        <w:tc>
          <w:tcPr>
            <w:tcW w:w="708" w:type="dxa"/>
            <w:shd w:val="clear" w:color="auto" w:fill="auto"/>
            <w:hideMark/>
          </w:tcPr>
          <w:p w14:paraId="00FF75D2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shd w:val="clear" w:color="auto" w:fill="auto"/>
            <w:hideMark/>
          </w:tcPr>
          <w:p w14:paraId="6357B95A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sz w:val="18"/>
                <w:szCs w:val="18"/>
              </w:rPr>
              <w:t>P0</w:t>
            </w:r>
          </w:p>
        </w:tc>
      </w:tr>
      <w:tr w:rsidR="003D1256" w:rsidRPr="00611B3A" w14:paraId="468A997C" w14:textId="77777777" w:rsidTr="008E5278">
        <w:trPr>
          <w:trHeight w:val="480"/>
        </w:trPr>
        <w:tc>
          <w:tcPr>
            <w:tcW w:w="852" w:type="dxa"/>
            <w:vMerge/>
            <w:hideMark/>
          </w:tcPr>
          <w:p w14:paraId="28A96FDD" w14:textId="77777777" w:rsidR="003D1256" w:rsidRPr="00611B3A" w:rsidRDefault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073529B6" w14:textId="77777777" w:rsidR="003D1256" w:rsidRPr="00611B3A" w:rsidRDefault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hideMark/>
          </w:tcPr>
          <w:p w14:paraId="1D8DD5FB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校验</w:t>
            </w:r>
            <w:r w:rsidRPr="008E5278">
              <w:rPr>
                <w:sz w:val="18"/>
                <w:szCs w:val="18"/>
              </w:rPr>
              <w:t>ETCP</w:t>
            </w:r>
            <w:r w:rsidRPr="008E5278">
              <w:rPr>
                <w:rFonts w:hint="eastAsia"/>
                <w:sz w:val="18"/>
                <w:szCs w:val="18"/>
              </w:rPr>
              <w:t>认证状态</w:t>
            </w:r>
          </w:p>
        </w:tc>
        <w:tc>
          <w:tcPr>
            <w:tcW w:w="2126" w:type="dxa"/>
            <w:shd w:val="clear" w:color="auto" w:fill="auto"/>
            <w:hideMark/>
          </w:tcPr>
          <w:p w14:paraId="6556ADC3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校验</w:t>
            </w:r>
            <w:r w:rsidRPr="008E5278">
              <w:rPr>
                <w:sz w:val="18"/>
                <w:szCs w:val="18"/>
              </w:rPr>
              <w:t>ETCP</w:t>
            </w:r>
            <w:r w:rsidRPr="008E5278">
              <w:rPr>
                <w:rFonts w:hint="eastAsia"/>
                <w:sz w:val="18"/>
                <w:szCs w:val="18"/>
              </w:rPr>
              <w:t>是否认证成功</w:t>
            </w:r>
          </w:p>
        </w:tc>
        <w:tc>
          <w:tcPr>
            <w:tcW w:w="3261" w:type="dxa"/>
            <w:shd w:val="clear" w:color="auto" w:fill="auto"/>
            <w:hideMark/>
          </w:tcPr>
          <w:p w14:paraId="4954F8CB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认证失败弹出</w:t>
            </w:r>
            <w:r w:rsidRPr="008E5278">
              <w:rPr>
                <w:sz w:val="18"/>
                <w:szCs w:val="18"/>
              </w:rPr>
              <w:t>dialog</w:t>
            </w:r>
            <w:r w:rsidRPr="008E5278">
              <w:rPr>
                <w:rFonts w:hint="eastAsia"/>
                <w:sz w:val="18"/>
                <w:szCs w:val="18"/>
              </w:rPr>
              <w:t>提示用户</w:t>
            </w:r>
          </w:p>
        </w:tc>
        <w:tc>
          <w:tcPr>
            <w:tcW w:w="708" w:type="dxa"/>
            <w:shd w:val="clear" w:color="auto" w:fill="auto"/>
            <w:hideMark/>
          </w:tcPr>
          <w:p w14:paraId="5BD94D40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shd w:val="clear" w:color="auto" w:fill="auto"/>
            <w:hideMark/>
          </w:tcPr>
          <w:p w14:paraId="3A75715C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sz w:val="18"/>
                <w:szCs w:val="18"/>
              </w:rPr>
              <w:t>P0</w:t>
            </w:r>
          </w:p>
        </w:tc>
      </w:tr>
      <w:tr w:rsidR="003D1256" w:rsidRPr="00611B3A" w14:paraId="45F64405" w14:textId="77777777" w:rsidTr="008E5278">
        <w:trPr>
          <w:trHeight w:val="480"/>
        </w:trPr>
        <w:tc>
          <w:tcPr>
            <w:tcW w:w="852" w:type="dxa"/>
            <w:vMerge/>
            <w:hideMark/>
          </w:tcPr>
          <w:p w14:paraId="4E2EF354" w14:textId="77777777" w:rsidR="003D1256" w:rsidRPr="00611B3A" w:rsidRDefault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7A39A9B7" w14:textId="77777777" w:rsidR="003D1256" w:rsidRPr="00611B3A" w:rsidRDefault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hideMark/>
          </w:tcPr>
          <w:p w14:paraId="1130C745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校验</w:t>
            </w:r>
            <w:r w:rsidRPr="008E5278">
              <w:rPr>
                <w:sz w:val="18"/>
                <w:szCs w:val="18"/>
              </w:rPr>
              <w:t>ETCP</w:t>
            </w:r>
            <w:r w:rsidRPr="008E5278">
              <w:rPr>
                <w:rFonts w:hint="eastAsia"/>
                <w:sz w:val="18"/>
                <w:szCs w:val="18"/>
              </w:rPr>
              <w:t>开通状态</w:t>
            </w:r>
          </w:p>
        </w:tc>
        <w:tc>
          <w:tcPr>
            <w:tcW w:w="2126" w:type="dxa"/>
            <w:shd w:val="clear" w:color="auto" w:fill="auto"/>
            <w:hideMark/>
          </w:tcPr>
          <w:p w14:paraId="17596A3A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校验</w:t>
            </w:r>
            <w:r w:rsidRPr="008E5278">
              <w:rPr>
                <w:sz w:val="18"/>
                <w:szCs w:val="18"/>
              </w:rPr>
              <w:t>ETCP</w:t>
            </w:r>
            <w:r w:rsidRPr="008E5278">
              <w:rPr>
                <w:rFonts w:hint="eastAsia"/>
                <w:sz w:val="18"/>
                <w:szCs w:val="18"/>
              </w:rPr>
              <w:t>是否开通成功</w:t>
            </w:r>
          </w:p>
        </w:tc>
        <w:tc>
          <w:tcPr>
            <w:tcW w:w="3261" w:type="dxa"/>
            <w:shd w:val="clear" w:color="auto" w:fill="auto"/>
            <w:hideMark/>
          </w:tcPr>
          <w:p w14:paraId="5C4CE379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开通失败弹出</w:t>
            </w:r>
            <w:r w:rsidRPr="008E5278">
              <w:rPr>
                <w:sz w:val="18"/>
                <w:szCs w:val="18"/>
              </w:rPr>
              <w:t>dialog</w:t>
            </w:r>
            <w:r w:rsidRPr="008E5278">
              <w:rPr>
                <w:rFonts w:hint="eastAsia"/>
                <w:sz w:val="18"/>
                <w:szCs w:val="18"/>
              </w:rPr>
              <w:t>提示用户</w:t>
            </w:r>
          </w:p>
        </w:tc>
        <w:tc>
          <w:tcPr>
            <w:tcW w:w="708" w:type="dxa"/>
            <w:shd w:val="clear" w:color="auto" w:fill="auto"/>
            <w:hideMark/>
          </w:tcPr>
          <w:p w14:paraId="0CBF7FD6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shd w:val="clear" w:color="auto" w:fill="auto"/>
            <w:hideMark/>
          </w:tcPr>
          <w:p w14:paraId="2997F748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sz w:val="18"/>
                <w:szCs w:val="18"/>
              </w:rPr>
              <w:t>P0</w:t>
            </w:r>
          </w:p>
        </w:tc>
      </w:tr>
      <w:tr w:rsidR="003D1256" w:rsidRPr="00611B3A" w14:paraId="73278393" w14:textId="77777777" w:rsidTr="008E5278">
        <w:trPr>
          <w:trHeight w:val="690"/>
        </w:trPr>
        <w:tc>
          <w:tcPr>
            <w:tcW w:w="852" w:type="dxa"/>
            <w:vMerge/>
            <w:hideMark/>
          </w:tcPr>
          <w:p w14:paraId="139C5CDE" w14:textId="77777777" w:rsidR="003D1256" w:rsidRPr="00611B3A" w:rsidRDefault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70A37D73" w14:textId="77777777" w:rsidR="003D1256" w:rsidRPr="00611B3A" w:rsidRDefault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hideMark/>
          </w:tcPr>
          <w:p w14:paraId="4B108596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检验免密开通状态</w:t>
            </w:r>
          </w:p>
        </w:tc>
        <w:tc>
          <w:tcPr>
            <w:tcW w:w="2126" w:type="dxa"/>
            <w:shd w:val="clear" w:color="auto" w:fill="auto"/>
            <w:hideMark/>
          </w:tcPr>
          <w:p w14:paraId="53E1990B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校验用户是否已开通免密</w:t>
            </w:r>
          </w:p>
        </w:tc>
        <w:tc>
          <w:tcPr>
            <w:tcW w:w="3261" w:type="dxa"/>
            <w:shd w:val="clear" w:color="auto" w:fill="auto"/>
            <w:hideMark/>
          </w:tcPr>
          <w:p w14:paraId="10B914C3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未开通，则引导用户开通免密支付</w:t>
            </w:r>
          </w:p>
        </w:tc>
        <w:tc>
          <w:tcPr>
            <w:tcW w:w="708" w:type="dxa"/>
            <w:shd w:val="clear" w:color="auto" w:fill="auto"/>
            <w:hideMark/>
          </w:tcPr>
          <w:p w14:paraId="275E478C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shd w:val="clear" w:color="auto" w:fill="auto"/>
            <w:hideMark/>
          </w:tcPr>
          <w:p w14:paraId="66EB7D01" w14:textId="77777777" w:rsidR="003D1256" w:rsidRPr="008E5278" w:rsidRDefault="003D1256">
            <w:pPr>
              <w:rPr>
                <w:sz w:val="18"/>
                <w:szCs w:val="18"/>
              </w:rPr>
            </w:pPr>
            <w:r w:rsidRPr="008E5278">
              <w:rPr>
                <w:sz w:val="18"/>
                <w:szCs w:val="18"/>
              </w:rPr>
              <w:t>P0</w:t>
            </w:r>
          </w:p>
        </w:tc>
      </w:tr>
      <w:tr w:rsidR="003D1256" w:rsidRPr="00611B3A" w14:paraId="25B20A32" w14:textId="77777777" w:rsidTr="008E5278">
        <w:trPr>
          <w:trHeight w:val="1365"/>
        </w:trPr>
        <w:tc>
          <w:tcPr>
            <w:tcW w:w="852" w:type="dxa"/>
            <w:vMerge/>
          </w:tcPr>
          <w:p w14:paraId="3627E652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14:paraId="33BB9EBF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</w:tcPr>
          <w:p w14:paraId="3FC5DFC0" w14:textId="4E1AF730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校验车辆信息</w:t>
            </w:r>
          </w:p>
        </w:tc>
        <w:tc>
          <w:tcPr>
            <w:tcW w:w="2126" w:type="dxa"/>
            <w:shd w:val="clear" w:color="auto" w:fill="auto"/>
          </w:tcPr>
          <w:p w14:paraId="2525A4D7" w14:textId="6F511EC2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校验已注册成功车辆信息与个人中心车辆信息是否一致</w:t>
            </w:r>
          </w:p>
        </w:tc>
        <w:tc>
          <w:tcPr>
            <w:tcW w:w="3261" w:type="dxa"/>
            <w:shd w:val="clear" w:color="auto" w:fill="auto"/>
          </w:tcPr>
          <w:p w14:paraId="303188A6" w14:textId="0DA282BA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校验不一致，弹出</w:t>
            </w:r>
            <w:r w:rsidRPr="008E5278">
              <w:rPr>
                <w:rFonts w:hint="eastAsia"/>
                <w:sz w:val="18"/>
                <w:szCs w:val="18"/>
              </w:rPr>
              <w:t>dialog</w:t>
            </w:r>
            <w:r w:rsidRPr="008E5278">
              <w:rPr>
                <w:rFonts w:hint="eastAsia"/>
                <w:sz w:val="18"/>
                <w:szCs w:val="18"/>
              </w:rPr>
              <w:t>提示用户车牌号信息与个人中心不一致</w:t>
            </w:r>
          </w:p>
        </w:tc>
        <w:tc>
          <w:tcPr>
            <w:tcW w:w="708" w:type="dxa"/>
            <w:shd w:val="clear" w:color="auto" w:fill="auto"/>
          </w:tcPr>
          <w:p w14:paraId="77541926" w14:textId="291E12FA" w:rsidR="003D1256" w:rsidRPr="008E5278" w:rsidRDefault="003D1256" w:rsidP="003D1256">
            <w:pPr>
              <w:rPr>
                <w:rFonts w:ascii="Segoe UI Symbol" w:hAnsi="Segoe UI Symbol" w:cs="Segoe UI Symbol"/>
                <w:sz w:val="18"/>
                <w:szCs w:val="18"/>
              </w:rPr>
            </w:pPr>
            <w:r w:rsidRPr="008E5278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shd w:val="clear" w:color="auto" w:fill="auto"/>
          </w:tcPr>
          <w:p w14:paraId="7055C6A1" w14:textId="01CABD11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sz w:val="18"/>
                <w:szCs w:val="18"/>
              </w:rPr>
              <w:t>P0</w:t>
            </w:r>
          </w:p>
        </w:tc>
      </w:tr>
      <w:tr w:rsidR="003D1256" w:rsidRPr="00611B3A" w14:paraId="7CD2F602" w14:textId="77777777" w:rsidTr="008E5278">
        <w:trPr>
          <w:trHeight w:val="1365"/>
        </w:trPr>
        <w:tc>
          <w:tcPr>
            <w:tcW w:w="852" w:type="dxa"/>
            <w:vMerge w:val="restart"/>
            <w:hideMark/>
          </w:tcPr>
          <w:p w14:paraId="4DEF940A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lastRenderedPageBreak/>
              <w:t>4</w:t>
            </w:r>
          </w:p>
        </w:tc>
        <w:tc>
          <w:tcPr>
            <w:tcW w:w="1417" w:type="dxa"/>
            <w:vMerge w:val="restart"/>
            <w:hideMark/>
          </w:tcPr>
          <w:p w14:paraId="7B0F245D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开通免密</w:t>
            </w:r>
          </w:p>
        </w:tc>
        <w:tc>
          <w:tcPr>
            <w:tcW w:w="1701" w:type="dxa"/>
            <w:vMerge w:val="restart"/>
            <w:shd w:val="clear" w:color="auto" w:fill="auto"/>
            <w:hideMark/>
          </w:tcPr>
          <w:p w14:paraId="0EF2F0BC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免密</w:t>
            </w:r>
          </w:p>
        </w:tc>
        <w:tc>
          <w:tcPr>
            <w:tcW w:w="2126" w:type="dxa"/>
            <w:shd w:val="clear" w:color="auto" w:fill="auto"/>
            <w:hideMark/>
          </w:tcPr>
          <w:p w14:paraId="190A13F9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开通微信、支付宝免密功能</w:t>
            </w:r>
          </w:p>
        </w:tc>
        <w:tc>
          <w:tcPr>
            <w:tcW w:w="3261" w:type="dxa"/>
            <w:shd w:val="clear" w:color="auto" w:fill="auto"/>
            <w:hideMark/>
          </w:tcPr>
          <w:p w14:paraId="32ACE95C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选择开通微信、支付宝免密功能，生成二维码，用户扫码授权免密</w:t>
            </w:r>
          </w:p>
        </w:tc>
        <w:tc>
          <w:tcPr>
            <w:tcW w:w="708" w:type="dxa"/>
            <w:shd w:val="clear" w:color="auto" w:fill="auto"/>
            <w:hideMark/>
          </w:tcPr>
          <w:p w14:paraId="2E814737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shd w:val="clear" w:color="auto" w:fill="auto"/>
            <w:hideMark/>
          </w:tcPr>
          <w:p w14:paraId="3095C5D3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sz w:val="18"/>
                <w:szCs w:val="18"/>
              </w:rPr>
              <w:t>P0</w:t>
            </w:r>
          </w:p>
        </w:tc>
      </w:tr>
      <w:tr w:rsidR="003D1256" w:rsidRPr="00611B3A" w14:paraId="4564298A" w14:textId="77777777" w:rsidTr="008E5278">
        <w:trPr>
          <w:trHeight w:val="1140"/>
        </w:trPr>
        <w:tc>
          <w:tcPr>
            <w:tcW w:w="852" w:type="dxa"/>
            <w:vMerge/>
            <w:hideMark/>
          </w:tcPr>
          <w:p w14:paraId="44349A12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31077B62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shd w:val="clear" w:color="auto" w:fill="auto"/>
            <w:hideMark/>
          </w:tcPr>
          <w:p w14:paraId="07152616" w14:textId="77777777" w:rsidR="003D1256" w:rsidRPr="008E5278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vMerge w:val="restart"/>
            <w:shd w:val="clear" w:color="auto" w:fill="auto"/>
            <w:hideMark/>
          </w:tcPr>
          <w:p w14:paraId="5162D868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关闭免密（由于资源方未提供相关接口）</w:t>
            </w:r>
          </w:p>
        </w:tc>
        <w:tc>
          <w:tcPr>
            <w:tcW w:w="3261" w:type="dxa"/>
            <w:shd w:val="clear" w:color="auto" w:fill="auto"/>
            <w:hideMark/>
          </w:tcPr>
          <w:p w14:paraId="5814F362" w14:textId="77777777" w:rsidR="003D1256" w:rsidRPr="00333A72" w:rsidRDefault="003D1256" w:rsidP="003D1256">
            <w:pPr>
              <w:rPr>
                <w:strike/>
                <w:sz w:val="18"/>
                <w:szCs w:val="18"/>
              </w:rPr>
            </w:pPr>
            <w:r w:rsidRPr="00333A72">
              <w:rPr>
                <w:rFonts w:hint="eastAsia"/>
                <w:strike/>
                <w:sz w:val="18"/>
                <w:szCs w:val="18"/>
              </w:rPr>
              <w:t>支持在车机端和手机</w:t>
            </w:r>
            <w:r w:rsidRPr="00333A72">
              <w:rPr>
                <w:strike/>
                <w:sz w:val="18"/>
                <w:szCs w:val="18"/>
              </w:rPr>
              <w:t>APP</w:t>
            </w:r>
            <w:r w:rsidRPr="00333A72">
              <w:rPr>
                <w:rFonts w:hint="eastAsia"/>
                <w:strike/>
                <w:sz w:val="18"/>
                <w:szCs w:val="18"/>
              </w:rPr>
              <w:t>端关闭微信、支付宝免密</w:t>
            </w:r>
          </w:p>
        </w:tc>
        <w:tc>
          <w:tcPr>
            <w:tcW w:w="708" w:type="dxa"/>
            <w:vMerge w:val="restart"/>
            <w:shd w:val="clear" w:color="auto" w:fill="auto"/>
            <w:hideMark/>
          </w:tcPr>
          <w:p w14:paraId="36C9DC21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vMerge w:val="restart"/>
            <w:shd w:val="clear" w:color="auto" w:fill="auto"/>
            <w:hideMark/>
          </w:tcPr>
          <w:p w14:paraId="790EBC8B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sz w:val="18"/>
                <w:szCs w:val="18"/>
              </w:rPr>
              <w:t>P0</w:t>
            </w:r>
          </w:p>
        </w:tc>
      </w:tr>
      <w:tr w:rsidR="003D1256" w:rsidRPr="00611B3A" w14:paraId="2557CD70" w14:textId="77777777" w:rsidTr="008E5278">
        <w:trPr>
          <w:trHeight w:val="915"/>
        </w:trPr>
        <w:tc>
          <w:tcPr>
            <w:tcW w:w="852" w:type="dxa"/>
            <w:vMerge/>
            <w:hideMark/>
          </w:tcPr>
          <w:p w14:paraId="2E9A7584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769B0F62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shd w:val="clear" w:color="auto" w:fill="auto"/>
            <w:hideMark/>
          </w:tcPr>
          <w:p w14:paraId="35AA18EA" w14:textId="77777777" w:rsidR="003D1256" w:rsidRPr="008E5278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vMerge/>
            <w:shd w:val="clear" w:color="auto" w:fill="auto"/>
            <w:hideMark/>
          </w:tcPr>
          <w:p w14:paraId="598A9BA7" w14:textId="77777777" w:rsidR="003D1256" w:rsidRPr="008E5278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3261" w:type="dxa"/>
            <w:shd w:val="clear" w:color="auto" w:fill="auto"/>
            <w:hideMark/>
          </w:tcPr>
          <w:p w14:paraId="35823CEC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支持在手机端关闭微信、支付宝免密</w:t>
            </w:r>
          </w:p>
        </w:tc>
        <w:tc>
          <w:tcPr>
            <w:tcW w:w="708" w:type="dxa"/>
            <w:vMerge/>
            <w:shd w:val="clear" w:color="auto" w:fill="auto"/>
            <w:hideMark/>
          </w:tcPr>
          <w:p w14:paraId="6067E8BF" w14:textId="77777777" w:rsidR="003D1256" w:rsidRPr="008E5278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993" w:type="dxa"/>
            <w:vMerge/>
            <w:shd w:val="clear" w:color="auto" w:fill="auto"/>
            <w:hideMark/>
          </w:tcPr>
          <w:p w14:paraId="0D58DE60" w14:textId="77777777" w:rsidR="003D1256" w:rsidRPr="008E5278" w:rsidRDefault="003D1256" w:rsidP="003D1256">
            <w:pPr>
              <w:rPr>
                <w:sz w:val="18"/>
                <w:szCs w:val="18"/>
              </w:rPr>
            </w:pPr>
          </w:p>
        </w:tc>
      </w:tr>
      <w:tr w:rsidR="003D1256" w:rsidRPr="00611B3A" w14:paraId="31E23942" w14:textId="77777777" w:rsidTr="008E5278">
        <w:trPr>
          <w:trHeight w:val="915"/>
        </w:trPr>
        <w:tc>
          <w:tcPr>
            <w:tcW w:w="852" w:type="dxa"/>
            <w:hideMark/>
          </w:tcPr>
          <w:p w14:paraId="3470FCE2" w14:textId="77777777" w:rsidR="003D1256" w:rsidRPr="00611B3A" w:rsidRDefault="003D1256" w:rsidP="003D1256">
            <w:pPr>
              <w:rPr>
                <w:strike/>
                <w:sz w:val="18"/>
                <w:szCs w:val="18"/>
              </w:rPr>
            </w:pPr>
            <w:r w:rsidRPr="00611B3A">
              <w:rPr>
                <w:strike/>
                <w:sz w:val="18"/>
                <w:szCs w:val="18"/>
              </w:rPr>
              <w:t>5</w:t>
            </w:r>
          </w:p>
        </w:tc>
        <w:tc>
          <w:tcPr>
            <w:tcW w:w="1417" w:type="dxa"/>
            <w:shd w:val="clear" w:color="auto" w:fill="auto"/>
            <w:hideMark/>
          </w:tcPr>
          <w:p w14:paraId="6DA2309B" w14:textId="77777777" w:rsidR="003D1256" w:rsidRPr="00611B3A" w:rsidRDefault="003D1256" w:rsidP="003D1256">
            <w:pPr>
              <w:rPr>
                <w:strike/>
                <w:sz w:val="18"/>
                <w:szCs w:val="18"/>
              </w:rPr>
            </w:pPr>
            <w:r w:rsidRPr="00611B3A">
              <w:rPr>
                <w:rFonts w:hint="eastAsia"/>
                <w:strike/>
                <w:sz w:val="18"/>
                <w:szCs w:val="18"/>
              </w:rPr>
              <w:t>主动支付</w:t>
            </w:r>
          </w:p>
        </w:tc>
        <w:tc>
          <w:tcPr>
            <w:tcW w:w="1701" w:type="dxa"/>
            <w:shd w:val="clear" w:color="auto" w:fill="auto"/>
            <w:hideMark/>
          </w:tcPr>
          <w:p w14:paraId="022FA798" w14:textId="77777777" w:rsidR="003D1256" w:rsidRPr="008E5278" w:rsidRDefault="003D1256" w:rsidP="003D1256">
            <w:pPr>
              <w:rPr>
                <w:strike/>
                <w:sz w:val="18"/>
                <w:szCs w:val="18"/>
              </w:rPr>
            </w:pPr>
            <w:r w:rsidRPr="008E5278">
              <w:rPr>
                <w:rFonts w:hint="eastAsia"/>
                <w:strike/>
                <w:sz w:val="18"/>
                <w:szCs w:val="18"/>
              </w:rPr>
              <w:t>支付页面</w:t>
            </w:r>
          </w:p>
        </w:tc>
        <w:tc>
          <w:tcPr>
            <w:tcW w:w="2126" w:type="dxa"/>
            <w:shd w:val="clear" w:color="auto" w:fill="auto"/>
            <w:hideMark/>
          </w:tcPr>
          <w:p w14:paraId="793D1A4D" w14:textId="77777777" w:rsidR="003D1256" w:rsidRPr="008E5278" w:rsidRDefault="003D1256" w:rsidP="003D1256">
            <w:pPr>
              <w:rPr>
                <w:strike/>
                <w:sz w:val="18"/>
                <w:szCs w:val="18"/>
              </w:rPr>
            </w:pPr>
            <w:r w:rsidRPr="008E5278">
              <w:rPr>
                <w:rFonts w:hint="eastAsia"/>
                <w:strike/>
                <w:sz w:val="18"/>
                <w:szCs w:val="18"/>
              </w:rPr>
              <w:t>用户到杆时，未开通免密支付的弹出改页面</w:t>
            </w:r>
          </w:p>
        </w:tc>
        <w:tc>
          <w:tcPr>
            <w:tcW w:w="3261" w:type="dxa"/>
            <w:shd w:val="clear" w:color="auto" w:fill="auto"/>
            <w:hideMark/>
          </w:tcPr>
          <w:p w14:paraId="382702FF" w14:textId="77777777" w:rsidR="003D1256" w:rsidRPr="008E5278" w:rsidRDefault="003D1256" w:rsidP="003D1256">
            <w:pPr>
              <w:rPr>
                <w:strike/>
                <w:sz w:val="18"/>
                <w:szCs w:val="18"/>
              </w:rPr>
            </w:pPr>
            <w:r w:rsidRPr="008E5278">
              <w:rPr>
                <w:rFonts w:hint="eastAsia"/>
                <w:strike/>
                <w:sz w:val="18"/>
                <w:szCs w:val="18"/>
              </w:rPr>
              <w:t>生成支付宝／微信二维码，用户扫二维码支付</w:t>
            </w:r>
          </w:p>
        </w:tc>
        <w:tc>
          <w:tcPr>
            <w:tcW w:w="708" w:type="dxa"/>
            <w:shd w:val="clear" w:color="auto" w:fill="auto"/>
            <w:hideMark/>
          </w:tcPr>
          <w:p w14:paraId="4BAAC754" w14:textId="77777777" w:rsidR="003D1256" w:rsidRPr="008E5278" w:rsidRDefault="003D1256" w:rsidP="003D1256">
            <w:pPr>
              <w:rPr>
                <w:strike/>
                <w:sz w:val="18"/>
                <w:szCs w:val="18"/>
              </w:rPr>
            </w:pPr>
            <w:r w:rsidRPr="008E5278">
              <w:rPr>
                <w:rFonts w:ascii="Segoe UI Symbol" w:hAnsi="Segoe UI Symbol" w:cs="Segoe UI Symbol"/>
                <w:strike/>
                <w:sz w:val="18"/>
                <w:szCs w:val="18"/>
              </w:rPr>
              <w:t>✗</w:t>
            </w:r>
          </w:p>
        </w:tc>
        <w:tc>
          <w:tcPr>
            <w:tcW w:w="993" w:type="dxa"/>
            <w:shd w:val="clear" w:color="auto" w:fill="auto"/>
            <w:hideMark/>
          </w:tcPr>
          <w:p w14:paraId="71ADC16C" w14:textId="77777777" w:rsidR="003D1256" w:rsidRPr="008E5278" w:rsidRDefault="003D1256" w:rsidP="003D1256">
            <w:pPr>
              <w:rPr>
                <w:strike/>
                <w:sz w:val="18"/>
                <w:szCs w:val="18"/>
              </w:rPr>
            </w:pPr>
            <w:r w:rsidRPr="008E5278">
              <w:rPr>
                <w:strike/>
                <w:sz w:val="18"/>
                <w:szCs w:val="18"/>
              </w:rPr>
              <w:t>P1</w:t>
            </w:r>
          </w:p>
        </w:tc>
      </w:tr>
      <w:tr w:rsidR="003D1256" w:rsidRPr="00611B3A" w14:paraId="4EF5378A" w14:textId="77777777" w:rsidTr="008E5278">
        <w:trPr>
          <w:trHeight w:val="915"/>
        </w:trPr>
        <w:tc>
          <w:tcPr>
            <w:tcW w:w="852" w:type="dxa"/>
            <w:hideMark/>
          </w:tcPr>
          <w:p w14:paraId="4EBB578B" w14:textId="77777777" w:rsidR="003D1256" w:rsidRPr="00AB68E5" w:rsidRDefault="003D1256" w:rsidP="003D1256">
            <w:pPr>
              <w:rPr>
                <w:strike/>
                <w:sz w:val="18"/>
                <w:szCs w:val="18"/>
              </w:rPr>
            </w:pPr>
            <w:r w:rsidRPr="00AB68E5">
              <w:rPr>
                <w:strike/>
                <w:sz w:val="18"/>
                <w:szCs w:val="18"/>
              </w:rPr>
              <w:t>6</w:t>
            </w:r>
          </w:p>
        </w:tc>
        <w:tc>
          <w:tcPr>
            <w:tcW w:w="1417" w:type="dxa"/>
            <w:hideMark/>
          </w:tcPr>
          <w:p w14:paraId="041A3CAD" w14:textId="77777777" w:rsidR="003D1256" w:rsidRPr="00AB68E5" w:rsidRDefault="003D1256" w:rsidP="003D1256">
            <w:pPr>
              <w:rPr>
                <w:strike/>
                <w:sz w:val="18"/>
                <w:szCs w:val="18"/>
              </w:rPr>
            </w:pPr>
            <w:r w:rsidRPr="00AB68E5">
              <w:rPr>
                <w:rFonts w:hint="eastAsia"/>
                <w:strike/>
                <w:sz w:val="18"/>
                <w:szCs w:val="18"/>
              </w:rPr>
              <w:t>补缴</w:t>
            </w:r>
          </w:p>
        </w:tc>
        <w:tc>
          <w:tcPr>
            <w:tcW w:w="1701" w:type="dxa"/>
            <w:shd w:val="clear" w:color="auto" w:fill="auto"/>
            <w:hideMark/>
          </w:tcPr>
          <w:p w14:paraId="7D966FC4" w14:textId="77777777" w:rsidR="003D1256" w:rsidRPr="00AB68E5" w:rsidRDefault="003D1256" w:rsidP="003D1256">
            <w:pPr>
              <w:rPr>
                <w:strike/>
                <w:sz w:val="18"/>
                <w:szCs w:val="18"/>
              </w:rPr>
            </w:pPr>
            <w:r w:rsidRPr="00AB68E5">
              <w:rPr>
                <w:rFonts w:hint="eastAsia"/>
                <w:strike/>
                <w:sz w:val="18"/>
                <w:szCs w:val="18"/>
              </w:rPr>
              <w:t>补缴</w:t>
            </w:r>
          </w:p>
        </w:tc>
        <w:tc>
          <w:tcPr>
            <w:tcW w:w="2126" w:type="dxa"/>
            <w:shd w:val="clear" w:color="auto" w:fill="auto"/>
            <w:hideMark/>
          </w:tcPr>
          <w:p w14:paraId="0F4AB7E1" w14:textId="77777777" w:rsidR="003D1256" w:rsidRPr="00AB68E5" w:rsidRDefault="003D1256" w:rsidP="003D1256">
            <w:pPr>
              <w:rPr>
                <w:strike/>
                <w:sz w:val="18"/>
                <w:szCs w:val="18"/>
              </w:rPr>
            </w:pPr>
            <w:r w:rsidRPr="00AB68E5">
              <w:rPr>
                <w:rFonts w:hint="eastAsia"/>
                <w:strike/>
                <w:sz w:val="18"/>
                <w:szCs w:val="18"/>
              </w:rPr>
              <w:t>补缴停车费</w:t>
            </w:r>
          </w:p>
        </w:tc>
        <w:tc>
          <w:tcPr>
            <w:tcW w:w="3261" w:type="dxa"/>
            <w:shd w:val="clear" w:color="auto" w:fill="auto"/>
            <w:hideMark/>
          </w:tcPr>
          <w:p w14:paraId="407CE803" w14:textId="77777777" w:rsidR="003D1256" w:rsidRPr="00AB68E5" w:rsidRDefault="003D1256" w:rsidP="003D1256">
            <w:pPr>
              <w:rPr>
                <w:strike/>
                <w:sz w:val="18"/>
                <w:szCs w:val="18"/>
              </w:rPr>
            </w:pPr>
            <w:r w:rsidRPr="00AB68E5">
              <w:rPr>
                <w:rFonts w:hint="eastAsia"/>
                <w:strike/>
                <w:sz w:val="18"/>
                <w:szCs w:val="18"/>
              </w:rPr>
              <w:t>生成支付宝二维码，用户扫二维码支付</w:t>
            </w:r>
          </w:p>
        </w:tc>
        <w:tc>
          <w:tcPr>
            <w:tcW w:w="708" w:type="dxa"/>
            <w:shd w:val="clear" w:color="auto" w:fill="auto"/>
            <w:hideMark/>
          </w:tcPr>
          <w:p w14:paraId="12DD9A8D" w14:textId="77777777" w:rsidR="003D1256" w:rsidRPr="00AB68E5" w:rsidRDefault="003D1256" w:rsidP="003D1256">
            <w:pPr>
              <w:rPr>
                <w:strike/>
                <w:sz w:val="18"/>
                <w:szCs w:val="18"/>
              </w:rPr>
            </w:pPr>
            <w:r w:rsidRPr="00AB68E5">
              <w:rPr>
                <w:rFonts w:ascii="Segoe UI Symbol" w:hAnsi="Segoe UI Symbol" w:cs="Segoe UI Symbol"/>
                <w:strike/>
                <w:sz w:val="18"/>
                <w:szCs w:val="18"/>
              </w:rPr>
              <w:t>✗</w:t>
            </w:r>
          </w:p>
        </w:tc>
        <w:tc>
          <w:tcPr>
            <w:tcW w:w="993" w:type="dxa"/>
            <w:shd w:val="clear" w:color="auto" w:fill="auto"/>
            <w:hideMark/>
          </w:tcPr>
          <w:p w14:paraId="5A7ED66F" w14:textId="77777777" w:rsidR="003D1256" w:rsidRPr="00AB68E5" w:rsidRDefault="003D1256" w:rsidP="003D1256">
            <w:pPr>
              <w:rPr>
                <w:strike/>
                <w:sz w:val="18"/>
                <w:szCs w:val="18"/>
              </w:rPr>
            </w:pPr>
            <w:r w:rsidRPr="00AB68E5">
              <w:rPr>
                <w:strike/>
                <w:sz w:val="18"/>
                <w:szCs w:val="18"/>
              </w:rPr>
              <w:t>P0</w:t>
            </w:r>
          </w:p>
        </w:tc>
      </w:tr>
      <w:tr w:rsidR="003D1256" w:rsidRPr="00611B3A" w14:paraId="793E5DFC" w14:textId="77777777" w:rsidTr="008E5278">
        <w:trPr>
          <w:trHeight w:val="705"/>
        </w:trPr>
        <w:tc>
          <w:tcPr>
            <w:tcW w:w="852" w:type="dxa"/>
            <w:vMerge w:val="restart"/>
            <w:hideMark/>
          </w:tcPr>
          <w:p w14:paraId="30609375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7</w:t>
            </w:r>
          </w:p>
        </w:tc>
        <w:tc>
          <w:tcPr>
            <w:tcW w:w="1417" w:type="dxa"/>
            <w:vMerge w:val="restart"/>
            <w:hideMark/>
          </w:tcPr>
          <w:p w14:paraId="0405BFAE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订单</w:t>
            </w:r>
          </w:p>
        </w:tc>
        <w:tc>
          <w:tcPr>
            <w:tcW w:w="1701" w:type="dxa"/>
            <w:shd w:val="clear" w:color="auto" w:fill="auto"/>
            <w:hideMark/>
          </w:tcPr>
          <w:p w14:paraId="6B973752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订单列表页</w:t>
            </w:r>
          </w:p>
        </w:tc>
        <w:tc>
          <w:tcPr>
            <w:tcW w:w="2126" w:type="dxa"/>
            <w:shd w:val="clear" w:color="auto" w:fill="auto"/>
            <w:hideMark/>
          </w:tcPr>
          <w:p w14:paraId="23323F13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在</w:t>
            </w:r>
            <w:r w:rsidRPr="008E5278">
              <w:rPr>
                <w:sz w:val="18"/>
                <w:szCs w:val="18"/>
              </w:rPr>
              <w:t>os</w:t>
            </w:r>
            <w:r w:rsidRPr="008E5278">
              <w:rPr>
                <w:rFonts w:hint="eastAsia"/>
                <w:sz w:val="18"/>
                <w:szCs w:val="18"/>
              </w:rPr>
              <w:t>的订单中心展示</w:t>
            </w:r>
          </w:p>
        </w:tc>
        <w:tc>
          <w:tcPr>
            <w:tcW w:w="3261" w:type="dxa"/>
            <w:shd w:val="clear" w:color="auto" w:fill="auto"/>
            <w:hideMark/>
          </w:tcPr>
          <w:p w14:paraId="59AA8029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展示</w:t>
            </w:r>
            <w:r w:rsidRPr="008E5278">
              <w:rPr>
                <w:sz w:val="18"/>
                <w:szCs w:val="18"/>
              </w:rPr>
              <w:t>MRD</w:t>
            </w:r>
            <w:r w:rsidRPr="008E5278">
              <w:rPr>
                <w:rFonts w:hint="eastAsia"/>
                <w:sz w:val="18"/>
                <w:szCs w:val="18"/>
              </w:rPr>
              <w:t>中描述的相应字段</w:t>
            </w:r>
          </w:p>
        </w:tc>
        <w:tc>
          <w:tcPr>
            <w:tcW w:w="708" w:type="dxa"/>
            <w:shd w:val="clear" w:color="auto" w:fill="auto"/>
            <w:hideMark/>
          </w:tcPr>
          <w:p w14:paraId="7D0390F0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shd w:val="clear" w:color="auto" w:fill="auto"/>
            <w:hideMark/>
          </w:tcPr>
          <w:p w14:paraId="0CDC448C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sz w:val="18"/>
                <w:szCs w:val="18"/>
              </w:rPr>
              <w:t>P0</w:t>
            </w:r>
          </w:p>
        </w:tc>
      </w:tr>
      <w:tr w:rsidR="003D1256" w:rsidRPr="00611B3A" w14:paraId="66191C62" w14:textId="77777777" w:rsidTr="008E5278">
        <w:trPr>
          <w:trHeight w:val="705"/>
        </w:trPr>
        <w:tc>
          <w:tcPr>
            <w:tcW w:w="852" w:type="dxa"/>
            <w:vMerge/>
            <w:hideMark/>
          </w:tcPr>
          <w:p w14:paraId="68A8966A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269F42BE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hideMark/>
          </w:tcPr>
          <w:p w14:paraId="46D02B85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订单详情页</w:t>
            </w:r>
          </w:p>
        </w:tc>
        <w:tc>
          <w:tcPr>
            <w:tcW w:w="2126" w:type="dxa"/>
            <w:shd w:val="clear" w:color="auto" w:fill="auto"/>
            <w:hideMark/>
          </w:tcPr>
          <w:p w14:paraId="3B226582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在</w:t>
            </w:r>
            <w:r w:rsidRPr="008E5278">
              <w:rPr>
                <w:sz w:val="18"/>
                <w:szCs w:val="18"/>
              </w:rPr>
              <w:t>os</w:t>
            </w:r>
            <w:r w:rsidRPr="008E5278">
              <w:rPr>
                <w:rFonts w:hint="eastAsia"/>
                <w:sz w:val="18"/>
                <w:szCs w:val="18"/>
              </w:rPr>
              <w:t>的订单中心展示</w:t>
            </w:r>
          </w:p>
        </w:tc>
        <w:tc>
          <w:tcPr>
            <w:tcW w:w="3261" w:type="dxa"/>
            <w:shd w:val="clear" w:color="auto" w:fill="auto"/>
            <w:hideMark/>
          </w:tcPr>
          <w:p w14:paraId="319CFE0D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展示</w:t>
            </w:r>
            <w:r w:rsidRPr="008E5278">
              <w:rPr>
                <w:sz w:val="18"/>
                <w:szCs w:val="18"/>
              </w:rPr>
              <w:t>MRD</w:t>
            </w:r>
            <w:r w:rsidRPr="008E5278">
              <w:rPr>
                <w:rFonts w:hint="eastAsia"/>
                <w:sz w:val="18"/>
                <w:szCs w:val="18"/>
              </w:rPr>
              <w:t>中描述的相应字段</w:t>
            </w:r>
          </w:p>
        </w:tc>
        <w:tc>
          <w:tcPr>
            <w:tcW w:w="708" w:type="dxa"/>
            <w:shd w:val="clear" w:color="auto" w:fill="auto"/>
            <w:hideMark/>
          </w:tcPr>
          <w:p w14:paraId="6ECAF9AF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shd w:val="clear" w:color="auto" w:fill="auto"/>
            <w:hideMark/>
          </w:tcPr>
          <w:p w14:paraId="7BD99AEB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sz w:val="18"/>
                <w:szCs w:val="18"/>
              </w:rPr>
              <w:t>P0</w:t>
            </w:r>
          </w:p>
        </w:tc>
      </w:tr>
      <w:tr w:rsidR="003D1256" w:rsidRPr="00611B3A" w14:paraId="3C0B2831" w14:textId="77777777" w:rsidTr="008E5278">
        <w:trPr>
          <w:trHeight w:val="930"/>
        </w:trPr>
        <w:tc>
          <w:tcPr>
            <w:tcW w:w="852" w:type="dxa"/>
            <w:vMerge w:val="restart"/>
            <w:hideMark/>
          </w:tcPr>
          <w:p w14:paraId="6C62D4E8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8</w:t>
            </w:r>
          </w:p>
        </w:tc>
        <w:tc>
          <w:tcPr>
            <w:tcW w:w="1417" w:type="dxa"/>
            <w:vMerge w:val="restart"/>
            <w:hideMark/>
          </w:tcPr>
          <w:p w14:paraId="268ECB68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选择车场</w:t>
            </w:r>
          </w:p>
        </w:tc>
        <w:tc>
          <w:tcPr>
            <w:tcW w:w="1701" w:type="dxa"/>
            <w:vMerge w:val="restart"/>
            <w:shd w:val="clear" w:color="auto" w:fill="auto"/>
            <w:hideMark/>
          </w:tcPr>
          <w:p w14:paraId="4F1E29D3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智慧停车场首页</w:t>
            </w:r>
          </w:p>
        </w:tc>
        <w:tc>
          <w:tcPr>
            <w:tcW w:w="2126" w:type="dxa"/>
            <w:vMerge w:val="restart"/>
            <w:shd w:val="clear" w:color="auto" w:fill="auto"/>
            <w:hideMark/>
          </w:tcPr>
          <w:p w14:paraId="533763B6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打开页面</w:t>
            </w:r>
          </w:p>
        </w:tc>
        <w:tc>
          <w:tcPr>
            <w:tcW w:w="3261" w:type="dxa"/>
            <w:shd w:val="clear" w:color="auto" w:fill="auto"/>
            <w:hideMark/>
          </w:tcPr>
          <w:p w14:paraId="0EF911B7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语音</w:t>
            </w:r>
            <w:r w:rsidRPr="008E5278">
              <w:rPr>
                <w:sz w:val="18"/>
                <w:szCs w:val="18"/>
              </w:rPr>
              <w:t>/</w:t>
            </w:r>
            <w:r w:rsidRPr="008E5278">
              <w:rPr>
                <w:rFonts w:hint="eastAsia"/>
                <w:sz w:val="18"/>
                <w:szCs w:val="18"/>
              </w:rPr>
              <w:t>点击【开通免密】打开【开通免密】页面</w:t>
            </w:r>
          </w:p>
        </w:tc>
        <w:tc>
          <w:tcPr>
            <w:tcW w:w="708" w:type="dxa"/>
            <w:shd w:val="clear" w:color="auto" w:fill="auto"/>
            <w:hideMark/>
          </w:tcPr>
          <w:p w14:paraId="04294FBC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993" w:type="dxa"/>
            <w:shd w:val="clear" w:color="auto" w:fill="auto"/>
            <w:hideMark/>
          </w:tcPr>
          <w:p w14:paraId="3FE47FE4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sz w:val="18"/>
                <w:szCs w:val="18"/>
              </w:rPr>
              <w:t>P0</w:t>
            </w:r>
          </w:p>
        </w:tc>
      </w:tr>
      <w:tr w:rsidR="003D1256" w:rsidRPr="00611B3A" w14:paraId="44845304" w14:textId="77777777" w:rsidTr="008E5278">
        <w:trPr>
          <w:trHeight w:val="930"/>
        </w:trPr>
        <w:tc>
          <w:tcPr>
            <w:tcW w:w="852" w:type="dxa"/>
            <w:vMerge/>
            <w:hideMark/>
          </w:tcPr>
          <w:p w14:paraId="1311BBE4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2A61D65F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shd w:val="clear" w:color="auto" w:fill="auto"/>
            <w:hideMark/>
          </w:tcPr>
          <w:p w14:paraId="0669CB5D" w14:textId="77777777" w:rsidR="003D1256" w:rsidRPr="008E5278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vMerge/>
            <w:shd w:val="clear" w:color="auto" w:fill="auto"/>
            <w:hideMark/>
          </w:tcPr>
          <w:p w14:paraId="23AB61E3" w14:textId="77777777" w:rsidR="003D1256" w:rsidRPr="008E5278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3261" w:type="dxa"/>
            <w:shd w:val="clear" w:color="auto" w:fill="auto"/>
            <w:hideMark/>
          </w:tcPr>
          <w:p w14:paraId="00D716AA" w14:textId="77777777" w:rsidR="003D1256" w:rsidRPr="00AB68E5" w:rsidRDefault="003D1256" w:rsidP="003D1256">
            <w:pPr>
              <w:rPr>
                <w:strike/>
                <w:sz w:val="18"/>
                <w:szCs w:val="18"/>
              </w:rPr>
            </w:pPr>
            <w:r w:rsidRPr="00AB68E5">
              <w:rPr>
                <w:rFonts w:hint="eastAsia"/>
                <w:strike/>
                <w:sz w:val="18"/>
                <w:szCs w:val="18"/>
              </w:rPr>
              <w:t>语音</w:t>
            </w:r>
            <w:r w:rsidRPr="00AB68E5">
              <w:rPr>
                <w:strike/>
                <w:sz w:val="18"/>
                <w:szCs w:val="18"/>
              </w:rPr>
              <w:t>/</w:t>
            </w:r>
            <w:r w:rsidRPr="00AB68E5">
              <w:rPr>
                <w:rFonts w:hint="eastAsia"/>
                <w:strike/>
                <w:sz w:val="18"/>
                <w:szCs w:val="18"/>
              </w:rPr>
              <w:t>点击【补缴车费】打开【补缴车费】页面</w:t>
            </w:r>
          </w:p>
        </w:tc>
        <w:tc>
          <w:tcPr>
            <w:tcW w:w="708" w:type="dxa"/>
            <w:shd w:val="clear" w:color="auto" w:fill="auto"/>
            <w:hideMark/>
          </w:tcPr>
          <w:p w14:paraId="568D1906" w14:textId="77777777" w:rsidR="003D1256" w:rsidRPr="00AB68E5" w:rsidRDefault="003D1256" w:rsidP="003D1256">
            <w:pPr>
              <w:rPr>
                <w:strike/>
                <w:sz w:val="18"/>
                <w:szCs w:val="18"/>
              </w:rPr>
            </w:pPr>
            <w:r w:rsidRPr="00AB68E5">
              <w:rPr>
                <w:rFonts w:ascii="Segoe UI Symbol" w:hAnsi="Segoe UI Symbol" w:cs="Segoe UI Symbol"/>
                <w:strike/>
                <w:sz w:val="18"/>
                <w:szCs w:val="18"/>
              </w:rPr>
              <w:t>✓</w:t>
            </w:r>
          </w:p>
        </w:tc>
        <w:tc>
          <w:tcPr>
            <w:tcW w:w="993" w:type="dxa"/>
            <w:shd w:val="clear" w:color="auto" w:fill="auto"/>
            <w:hideMark/>
          </w:tcPr>
          <w:p w14:paraId="7E05EDE5" w14:textId="77777777" w:rsidR="003D1256" w:rsidRPr="00AB68E5" w:rsidRDefault="003D1256" w:rsidP="003D1256">
            <w:pPr>
              <w:rPr>
                <w:strike/>
                <w:sz w:val="18"/>
                <w:szCs w:val="18"/>
              </w:rPr>
            </w:pPr>
            <w:r w:rsidRPr="00AB68E5">
              <w:rPr>
                <w:strike/>
                <w:sz w:val="18"/>
                <w:szCs w:val="18"/>
              </w:rPr>
              <w:t>P0</w:t>
            </w:r>
          </w:p>
        </w:tc>
      </w:tr>
      <w:tr w:rsidR="003D1256" w:rsidRPr="00611B3A" w14:paraId="110B8206" w14:textId="77777777" w:rsidTr="008E5278">
        <w:trPr>
          <w:trHeight w:val="930"/>
        </w:trPr>
        <w:tc>
          <w:tcPr>
            <w:tcW w:w="852" w:type="dxa"/>
            <w:vMerge/>
            <w:hideMark/>
          </w:tcPr>
          <w:p w14:paraId="23719ECA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58E57928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shd w:val="clear" w:color="auto" w:fill="auto"/>
            <w:hideMark/>
          </w:tcPr>
          <w:p w14:paraId="7665E233" w14:textId="77777777" w:rsidR="003D1256" w:rsidRPr="008E5278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vMerge/>
            <w:shd w:val="clear" w:color="auto" w:fill="auto"/>
            <w:hideMark/>
          </w:tcPr>
          <w:p w14:paraId="3DA3A33B" w14:textId="77777777" w:rsidR="003D1256" w:rsidRPr="008E5278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3261" w:type="dxa"/>
            <w:shd w:val="clear" w:color="auto" w:fill="auto"/>
            <w:hideMark/>
          </w:tcPr>
          <w:p w14:paraId="49B9ED11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语音</w:t>
            </w:r>
            <w:r w:rsidRPr="008E5278">
              <w:rPr>
                <w:sz w:val="18"/>
                <w:szCs w:val="18"/>
              </w:rPr>
              <w:t>/</w:t>
            </w:r>
            <w:r w:rsidRPr="008E5278">
              <w:rPr>
                <w:rFonts w:hint="eastAsia"/>
                <w:sz w:val="18"/>
                <w:szCs w:val="18"/>
              </w:rPr>
              <w:t>点击【客服电话】打开【客服电话】页面</w:t>
            </w:r>
          </w:p>
        </w:tc>
        <w:tc>
          <w:tcPr>
            <w:tcW w:w="708" w:type="dxa"/>
            <w:shd w:val="clear" w:color="auto" w:fill="auto"/>
            <w:hideMark/>
          </w:tcPr>
          <w:p w14:paraId="7CC88ED2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993" w:type="dxa"/>
            <w:shd w:val="clear" w:color="auto" w:fill="auto"/>
            <w:hideMark/>
          </w:tcPr>
          <w:p w14:paraId="351C12D7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sz w:val="18"/>
                <w:szCs w:val="18"/>
              </w:rPr>
              <w:t>P0</w:t>
            </w:r>
          </w:p>
        </w:tc>
      </w:tr>
      <w:tr w:rsidR="003D1256" w:rsidRPr="00611B3A" w14:paraId="7FA02906" w14:textId="77777777" w:rsidTr="008E5278">
        <w:trPr>
          <w:trHeight w:val="930"/>
        </w:trPr>
        <w:tc>
          <w:tcPr>
            <w:tcW w:w="852" w:type="dxa"/>
            <w:vMerge/>
            <w:hideMark/>
          </w:tcPr>
          <w:p w14:paraId="0187D156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527689B6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shd w:val="clear" w:color="auto" w:fill="auto"/>
            <w:hideMark/>
          </w:tcPr>
          <w:p w14:paraId="288DF12C" w14:textId="77777777" w:rsidR="003D1256" w:rsidRPr="008E5278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vMerge/>
            <w:shd w:val="clear" w:color="auto" w:fill="auto"/>
            <w:hideMark/>
          </w:tcPr>
          <w:p w14:paraId="6869F30F" w14:textId="77777777" w:rsidR="003D1256" w:rsidRPr="008E5278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3261" w:type="dxa"/>
            <w:shd w:val="clear" w:color="auto" w:fill="auto"/>
            <w:hideMark/>
          </w:tcPr>
          <w:p w14:paraId="439E6AA1" w14:textId="77777777" w:rsidR="003D1256" w:rsidRPr="008E5278" w:rsidRDefault="003D1256" w:rsidP="003D1256">
            <w:pPr>
              <w:rPr>
                <w:strike/>
                <w:sz w:val="18"/>
                <w:szCs w:val="18"/>
              </w:rPr>
            </w:pPr>
            <w:r w:rsidRPr="008E5278">
              <w:rPr>
                <w:rFonts w:hint="eastAsia"/>
                <w:strike/>
                <w:sz w:val="18"/>
                <w:szCs w:val="18"/>
              </w:rPr>
              <w:t>语音</w:t>
            </w:r>
            <w:r w:rsidRPr="008E5278">
              <w:rPr>
                <w:strike/>
                <w:sz w:val="18"/>
                <w:szCs w:val="18"/>
              </w:rPr>
              <w:t>/</w:t>
            </w:r>
            <w:r w:rsidRPr="008E5278">
              <w:rPr>
                <w:rFonts w:hint="eastAsia"/>
                <w:strike/>
                <w:sz w:val="18"/>
                <w:szCs w:val="18"/>
              </w:rPr>
              <w:t>点击【爱车信息】打开【爱车信息】页面</w:t>
            </w:r>
          </w:p>
        </w:tc>
        <w:tc>
          <w:tcPr>
            <w:tcW w:w="708" w:type="dxa"/>
            <w:shd w:val="clear" w:color="auto" w:fill="auto"/>
            <w:hideMark/>
          </w:tcPr>
          <w:p w14:paraId="2F6D76B6" w14:textId="77777777" w:rsidR="003D1256" w:rsidRPr="008E5278" w:rsidRDefault="003D1256" w:rsidP="003D1256">
            <w:pPr>
              <w:rPr>
                <w:strike/>
                <w:sz w:val="18"/>
                <w:szCs w:val="18"/>
              </w:rPr>
            </w:pPr>
            <w:r w:rsidRPr="008E5278">
              <w:rPr>
                <w:rFonts w:ascii="Segoe UI Symbol" w:hAnsi="Segoe UI Symbol" w:cs="Segoe UI Symbol"/>
                <w:strike/>
                <w:sz w:val="18"/>
                <w:szCs w:val="18"/>
              </w:rPr>
              <w:t>✓</w:t>
            </w:r>
          </w:p>
        </w:tc>
        <w:tc>
          <w:tcPr>
            <w:tcW w:w="993" w:type="dxa"/>
            <w:shd w:val="clear" w:color="auto" w:fill="auto"/>
            <w:hideMark/>
          </w:tcPr>
          <w:p w14:paraId="156FDDE4" w14:textId="77777777" w:rsidR="003D1256" w:rsidRPr="008E5278" w:rsidRDefault="003D1256" w:rsidP="003D1256">
            <w:pPr>
              <w:rPr>
                <w:strike/>
                <w:sz w:val="18"/>
                <w:szCs w:val="18"/>
              </w:rPr>
            </w:pPr>
            <w:r w:rsidRPr="008E5278">
              <w:rPr>
                <w:strike/>
                <w:sz w:val="18"/>
                <w:szCs w:val="18"/>
              </w:rPr>
              <w:t>P0</w:t>
            </w:r>
          </w:p>
        </w:tc>
      </w:tr>
      <w:tr w:rsidR="003D1256" w:rsidRPr="00611B3A" w14:paraId="1A78B1FC" w14:textId="77777777" w:rsidTr="00611B3A">
        <w:trPr>
          <w:trHeight w:val="930"/>
        </w:trPr>
        <w:tc>
          <w:tcPr>
            <w:tcW w:w="852" w:type="dxa"/>
            <w:vMerge/>
            <w:hideMark/>
          </w:tcPr>
          <w:p w14:paraId="3E52CA09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091D82AE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hideMark/>
          </w:tcPr>
          <w:p w14:paraId="4C2B04A8" w14:textId="77777777" w:rsidR="003D1256" w:rsidRPr="008E5278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vMerge/>
            <w:hideMark/>
          </w:tcPr>
          <w:p w14:paraId="295E8AC2" w14:textId="77777777" w:rsidR="003D1256" w:rsidRPr="008E5278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3261" w:type="dxa"/>
            <w:hideMark/>
          </w:tcPr>
          <w:p w14:paraId="2AFDF345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语音</w:t>
            </w:r>
            <w:r w:rsidRPr="008E5278">
              <w:rPr>
                <w:sz w:val="18"/>
                <w:szCs w:val="18"/>
              </w:rPr>
              <w:t>/</w:t>
            </w:r>
            <w:r w:rsidRPr="008E5278">
              <w:rPr>
                <w:rFonts w:hint="eastAsia"/>
                <w:sz w:val="18"/>
                <w:szCs w:val="18"/>
              </w:rPr>
              <w:t>点击停车场模块打开该停车场详情页</w:t>
            </w:r>
          </w:p>
        </w:tc>
        <w:tc>
          <w:tcPr>
            <w:tcW w:w="708" w:type="dxa"/>
            <w:hideMark/>
          </w:tcPr>
          <w:p w14:paraId="6B6A59C8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993" w:type="dxa"/>
            <w:hideMark/>
          </w:tcPr>
          <w:p w14:paraId="6A0344F1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sz w:val="18"/>
                <w:szCs w:val="18"/>
              </w:rPr>
              <w:t>P0</w:t>
            </w:r>
          </w:p>
        </w:tc>
      </w:tr>
      <w:tr w:rsidR="003D1256" w:rsidRPr="00611B3A" w14:paraId="763DEC85" w14:textId="77777777" w:rsidTr="00611B3A">
        <w:trPr>
          <w:trHeight w:val="1140"/>
        </w:trPr>
        <w:tc>
          <w:tcPr>
            <w:tcW w:w="852" w:type="dxa"/>
            <w:vMerge/>
            <w:hideMark/>
          </w:tcPr>
          <w:p w14:paraId="2350E19F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70EC58C4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hideMark/>
          </w:tcPr>
          <w:p w14:paraId="36164666" w14:textId="77777777" w:rsidR="003D1256" w:rsidRPr="008E5278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hideMark/>
          </w:tcPr>
          <w:p w14:paraId="0F977FD0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地图</w:t>
            </w:r>
          </w:p>
        </w:tc>
        <w:tc>
          <w:tcPr>
            <w:tcW w:w="3261" w:type="dxa"/>
            <w:hideMark/>
          </w:tcPr>
          <w:p w14:paraId="420F105A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图片显示附近停车场，可选择【在此区域搜索】</w:t>
            </w:r>
          </w:p>
        </w:tc>
        <w:tc>
          <w:tcPr>
            <w:tcW w:w="708" w:type="dxa"/>
            <w:hideMark/>
          </w:tcPr>
          <w:p w14:paraId="56F3129A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993" w:type="dxa"/>
            <w:hideMark/>
          </w:tcPr>
          <w:p w14:paraId="461D89D8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sz w:val="18"/>
                <w:szCs w:val="18"/>
              </w:rPr>
              <w:t>P0</w:t>
            </w:r>
          </w:p>
        </w:tc>
      </w:tr>
      <w:tr w:rsidR="003D1256" w:rsidRPr="00611B3A" w14:paraId="6C5AD770" w14:textId="77777777" w:rsidTr="00611B3A">
        <w:trPr>
          <w:trHeight w:val="1830"/>
        </w:trPr>
        <w:tc>
          <w:tcPr>
            <w:tcW w:w="852" w:type="dxa"/>
            <w:vMerge/>
            <w:hideMark/>
          </w:tcPr>
          <w:p w14:paraId="40A7AE57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7BD81B8A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hideMark/>
          </w:tcPr>
          <w:p w14:paraId="2CA57877" w14:textId="77777777" w:rsidR="003D1256" w:rsidRPr="008E5278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hideMark/>
          </w:tcPr>
          <w:p w14:paraId="630B4678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获取当前位置</w:t>
            </w:r>
          </w:p>
        </w:tc>
        <w:tc>
          <w:tcPr>
            <w:tcW w:w="3261" w:type="dxa"/>
            <w:hideMark/>
          </w:tcPr>
          <w:p w14:paraId="429B503F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hint="eastAsia"/>
                <w:sz w:val="18"/>
                <w:szCs w:val="18"/>
              </w:rPr>
              <w:t>根据『当前</w:t>
            </w:r>
            <w:r w:rsidRPr="008E5278">
              <w:rPr>
                <w:sz w:val="18"/>
                <w:szCs w:val="18"/>
              </w:rPr>
              <w:t>GPS</w:t>
            </w:r>
            <w:r w:rsidRPr="008E5278">
              <w:rPr>
                <w:rFonts w:hint="eastAsia"/>
                <w:sz w:val="18"/>
                <w:szCs w:val="18"/>
              </w:rPr>
              <w:t>定位』自动获取定位，搜索精确的坐标点定位附近的停车场，并展示</w:t>
            </w:r>
          </w:p>
        </w:tc>
        <w:tc>
          <w:tcPr>
            <w:tcW w:w="708" w:type="dxa"/>
            <w:hideMark/>
          </w:tcPr>
          <w:p w14:paraId="5B6254E1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hideMark/>
          </w:tcPr>
          <w:p w14:paraId="665F2D54" w14:textId="77777777" w:rsidR="003D1256" w:rsidRPr="008E5278" w:rsidRDefault="003D1256" w:rsidP="003D1256">
            <w:pPr>
              <w:rPr>
                <w:sz w:val="18"/>
                <w:szCs w:val="18"/>
              </w:rPr>
            </w:pPr>
            <w:r w:rsidRPr="008E5278">
              <w:rPr>
                <w:sz w:val="18"/>
                <w:szCs w:val="18"/>
              </w:rPr>
              <w:t>P0</w:t>
            </w:r>
          </w:p>
        </w:tc>
      </w:tr>
      <w:tr w:rsidR="003D1256" w:rsidRPr="00611B3A" w14:paraId="5C176B1A" w14:textId="77777777" w:rsidTr="00611B3A">
        <w:trPr>
          <w:trHeight w:val="465"/>
        </w:trPr>
        <w:tc>
          <w:tcPr>
            <w:tcW w:w="852" w:type="dxa"/>
            <w:vMerge/>
            <w:hideMark/>
          </w:tcPr>
          <w:p w14:paraId="7407E16A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6D5F97EA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hideMark/>
          </w:tcPr>
          <w:p w14:paraId="0753E851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hideMark/>
          </w:tcPr>
          <w:p w14:paraId="39042C17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刷新地址</w:t>
            </w:r>
          </w:p>
        </w:tc>
        <w:tc>
          <w:tcPr>
            <w:tcW w:w="3261" w:type="dxa"/>
            <w:hideMark/>
          </w:tcPr>
          <w:p w14:paraId="701C3ED3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点击刷新当前定位地址</w:t>
            </w:r>
          </w:p>
        </w:tc>
        <w:tc>
          <w:tcPr>
            <w:tcW w:w="708" w:type="dxa"/>
            <w:hideMark/>
          </w:tcPr>
          <w:p w14:paraId="06A32801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hideMark/>
          </w:tcPr>
          <w:p w14:paraId="3C4271E0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764BCCAD" w14:textId="77777777" w:rsidTr="00611B3A">
        <w:trPr>
          <w:trHeight w:val="915"/>
        </w:trPr>
        <w:tc>
          <w:tcPr>
            <w:tcW w:w="852" w:type="dxa"/>
            <w:vMerge/>
            <w:hideMark/>
          </w:tcPr>
          <w:p w14:paraId="09749E4A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59E92831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hideMark/>
          </w:tcPr>
          <w:p w14:paraId="60B7B930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hideMark/>
          </w:tcPr>
          <w:p w14:paraId="03485B08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搜索</w:t>
            </w:r>
          </w:p>
        </w:tc>
        <w:tc>
          <w:tcPr>
            <w:tcW w:w="3261" w:type="dxa"/>
            <w:hideMark/>
          </w:tcPr>
          <w:p w14:paraId="09D8E74D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点击搜索框跳转至搜索页，弹出输入法</w:t>
            </w:r>
          </w:p>
        </w:tc>
        <w:tc>
          <w:tcPr>
            <w:tcW w:w="708" w:type="dxa"/>
            <w:hideMark/>
          </w:tcPr>
          <w:p w14:paraId="612E1A96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hideMark/>
          </w:tcPr>
          <w:p w14:paraId="40BEE45E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07451F66" w14:textId="77777777" w:rsidTr="00611B3A">
        <w:trPr>
          <w:trHeight w:val="690"/>
        </w:trPr>
        <w:tc>
          <w:tcPr>
            <w:tcW w:w="852" w:type="dxa"/>
            <w:vMerge/>
            <w:hideMark/>
          </w:tcPr>
          <w:p w14:paraId="54F80394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49AE32FC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hideMark/>
          </w:tcPr>
          <w:p w14:paraId="3AE6CECE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hideMark/>
          </w:tcPr>
          <w:p w14:paraId="439885D5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滑动</w:t>
            </w:r>
          </w:p>
        </w:tc>
        <w:tc>
          <w:tcPr>
            <w:tcW w:w="3261" w:type="dxa"/>
            <w:hideMark/>
          </w:tcPr>
          <w:p w14:paraId="4D5323C8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滑动后，隐藏地图及上方内容</w:t>
            </w:r>
          </w:p>
        </w:tc>
        <w:tc>
          <w:tcPr>
            <w:tcW w:w="708" w:type="dxa"/>
            <w:hideMark/>
          </w:tcPr>
          <w:p w14:paraId="09907C9C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hideMark/>
          </w:tcPr>
          <w:p w14:paraId="0709350E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7C6D479C" w14:textId="77777777" w:rsidTr="00611B3A">
        <w:trPr>
          <w:trHeight w:val="1605"/>
        </w:trPr>
        <w:tc>
          <w:tcPr>
            <w:tcW w:w="852" w:type="dxa"/>
            <w:vMerge/>
            <w:hideMark/>
          </w:tcPr>
          <w:p w14:paraId="01D24035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79F5F4E9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hideMark/>
          </w:tcPr>
          <w:p w14:paraId="6BC18FAC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hideMark/>
          </w:tcPr>
          <w:p w14:paraId="7BB1A228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排序</w:t>
            </w:r>
          </w:p>
        </w:tc>
        <w:tc>
          <w:tcPr>
            <w:tcW w:w="3261" w:type="dxa"/>
            <w:hideMark/>
          </w:tcPr>
          <w:p w14:paraId="68A6CF4A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语音</w:t>
            </w:r>
            <w:r w:rsidRPr="00611B3A">
              <w:rPr>
                <w:sz w:val="18"/>
                <w:szCs w:val="18"/>
              </w:rPr>
              <w:t>/</w:t>
            </w:r>
            <w:r w:rsidRPr="00611B3A">
              <w:rPr>
                <w:rFonts w:hint="eastAsia"/>
                <w:sz w:val="18"/>
                <w:szCs w:val="18"/>
              </w:rPr>
              <w:t>点击按所选排序类型排序停车场，展现选择字段，并刷新停车场列表</w:t>
            </w:r>
          </w:p>
        </w:tc>
        <w:tc>
          <w:tcPr>
            <w:tcW w:w="708" w:type="dxa"/>
            <w:hideMark/>
          </w:tcPr>
          <w:p w14:paraId="626B4656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hideMark/>
          </w:tcPr>
          <w:p w14:paraId="48764621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172C8DBC" w14:textId="77777777" w:rsidTr="00611B3A">
        <w:trPr>
          <w:trHeight w:val="1155"/>
        </w:trPr>
        <w:tc>
          <w:tcPr>
            <w:tcW w:w="852" w:type="dxa"/>
            <w:vMerge/>
            <w:hideMark/>
          </w:tcPr>
          <w:p w14:paraId="076133E5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3710945C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hideMark/>
          </w:tcPr>
          <w:p w14:paraId="121861CB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hideMark/>
          </w:tcPr>
          <w:p w14:paraId="4C6C7074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筛选</w:t>
            </w:r>
          </w:p>
        </w:tc>
        <w:tc>
          <w:tcPr>
            <w:tcW w:w="3261" w:type="dxa"/>
            <w:hideMark/>
          </w:tcPr>
          <w:p w14:paraId="7722E575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语音</w:t>
            </w:r>
            <w:r w:rsidRPr="00611B3A">
              <w:rPr>
                <w:sz w:val="18"/>
                <w:szCs w:val="18"/>
              </w:rPr>
              <w:t>/</w:t>
            </w:r>
            <w:r w:rsidRPr="00611B3A">
              <w:rPr>
                <w:rFonts w:hint="eastAsia"/>
                <w:sz w:val="18"/>
                <w:szCs w:val="18"/>
              </w:rPr>
              <w:t>点击按所选条件筛选停车场，刷新停车场列表</w:t>
            </w:r>
          </w:p>
        </w:tc>
        <w:tc>
          <w:tcPr>
            <w:tcW w:w="708" w:type="dxa"/>
            <w:hideMark/>
          </w:tcPr>
          <w:p w14:paraId="10C9B91C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hideMark/>
          </w:tcPr>
          <w:p w14:paraId="25CF278A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51FEA9A6" w14:textId="77777777" w:rsidTr="00611B3A">
        <w:trPr>
          <w:trHeight w:val="1380"/>
        </w:trPr>
        <w:tc>
          <w:tcPr>
            <w:tcW w:w="852" w:type="dxa"/>
            <w:vMerge/>
            <w:hideMark/>
          </w:tcPr>
          <w:p w14:paraId="23462C68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562253B8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hideMark/>
          </w:tcPr>
          <w:p w14:paraId="7DF28DAF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hideMark/>
          </w:tcPr>
          <w:p w14:paraId="5D327C97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附近</w:t>
            </w:r>
          </w:p>
        </w:tc>
        <w:tc>
          <w:tcPr>
            <w:tcW w:w="3261" w:type="dxa"/>
            <w:hideMark/>
          </w:tcPr>
          <w:p w14:paraId="74E29D2C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语音</w:t>
            </w:r>
            <w:r w:rsidRPr="00611B3A">
              <w:rPr>
                <w:sz w:val="18"/>
                <w:szCs w:val="18"/>
              </w:rPr>
              <w:t>/</w:t>
            </w:r>
            <w:r w:rsidRPr="00611B3A">
              <w:rPr>
                <w:rFonts w:hint="eastAsia"/>
                <w:sz w:val="18"/>
                <w:szCs w:val="18"/>
              </w:rPr>
              <w:t>点击按所选距离筛选停车场，展现选择字段，刷新停车场列表</w:t>
            </w:r>
          </w:p>
        </w:tc>
        <w:tc>
          <w:tcPr>
            <w:tcW w:w="708" w:type="dxa"/>
            <w:hideMark/>
          </w:tcPr>
          <w:p w14:paraId="34B4858A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hideMark/>
          </w:tcPr>
          <w:p w14:paraId="0C73CFFC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3AEE4536" w14:textId="77777777" w:rsidTr="00611B3A">
        <w:trPr>
          <w:trHeight w:val="915"/>
        </w:trPr>
        <w:tc>
          <w:tcPr>
            <w:tcW w:w="852" w:type="dxa"/>
            <w:vMerge/>
            <w:hideMark/>
          </w:tcPr>
          <w:p w14:paraId="31BF1A80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0B686823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hideMark/>
          </w:tcPr>
          <w:p w14:paraId="3F6FACB4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hideMark/>
          </w:tcPr>
          <w:p w14:paraId="3A4152C0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导航</w:t>
            </w:r>
          </w:p>
        </w:tc>
        <w:tc>
          <w:tcPr>
            <w:tcW w:w="3261" w:type="dxa"/>
            <w:hideMark/>
          </w:tcPr>
          <w:p w14:paraId="77107606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支持语音／点击选择指令：『第几个』</w:t>
            </w:r>
          </w:p>
        </w:tc>
        <w:tc>
          <w:tcPr>
            <w:tcW w:w="708" w:type="dxa"/>
            <w:hideMark/>
          </w:tcPr>
          <w:p w14:paraId="4D8CC20F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993" w:type="dxa"/>
            <w:hideMark/>
          </w:tcPr>
          <w:p w14:paraId="2BFD9949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32C115D8" w14:textId="77777777" w:rsidTr="00611B3A">
        <w:trPr>
          <w:trHeight w:val="915"/>
        </w:trPr>
        <w:tc>
          <w:tcPr>
            <w:tcW w:w="852" w:type="dxa"/>
            <w:vMerge/>
            <w:hideMark/>
          </w:tcPr>
          <w:p w14:paraId="61E1EB3A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3309FC45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hideMark/>
          </w:tcPr>
          <w:p w14:paraId="211FA1A2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hideMark/>
          </w:tcPr>
          <w:p w14:paraId="55889107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翻页</w:t>
            </w:r>
          </w:p>
        </w:tc>
        <w:tc>
          <w:tcPr>
            <w:tcW w:w="3261" w:type="dxa"/>
            <w:hideMark/>
          </w:tcPr>
          <w:p w14:paraId="733096D3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支持语音／滑动翻页：『上一页』『下一页』</w:t>
            </w:r>
          </w:p>
        </w:tc>
        <w:tc>
          <w:tcPr>
            <w:tcW w:w="708" w:type="dxa"/>
            <w:hideMark/>
          </w:tcPr>
          <w:p w14:paraId="2A172253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993" w:type="dxa"/>
            <w:hideMark/>
          </w:tcPr>
          <w:p w14:paraId="548CA5CA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6D2E631B" w14:textId="77777777" w:rsidTr="00611B3A">
        <w:trPr>
          <w:trHeight w:val="915"/>
        </w:trPr>
        <w:tc>
          <w:tcPr>
            <w:tcW w:w="852" w:type="dxa"/>
            <w:vMerge/>
            <w:hideMark/>
          </w:tcPr>
          <w:p w14:paraId="346FC2AE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3E8C646E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hideMark/>
          </w:tcPr>
          <w:p w14:paraId="2AF593EC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停车场详情页</w:t>
            </w:r>
          </w:p>
        </w:tc>
        <w:tc>
          <w:tcPr>
            <w:tcW w:w="2126" w:type="dxa"/>
            <w:hideMark/>
          </w:tcPr>
          <w:p w14:paraId="2A3894E9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导航（通用：所只含一个导航图标的页面）</w:t>
            </w:r>
          </w:p>
        </w:tc>
        <w:tc>
          <w:tcPr>
            <w:tcW w:w="3261" w:type="dxa"/>
            <w:hideMark/>
          </w:tcPr>
          <w:p w14:paraId="57B56FC2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语音</w:t>
            </w:r>
            <w:r w:rsidRPr="00611B3A">
              <w:rPr>
                <w:sz w:val="18"/>
                <w:szCs w:val="18"/>
              </w:rPr>
              <w:t>/</w:t>
            </w:r>
            <w:r w:rsidRPr="00611B3A">
              <w:rPr>
                <w:rFonts w:hint="eastAsia"/>
                <w:sz w:val="18"/>
                <w:szCs w:val="18"/>
              </w:rPr>
              <w:t>点击导航至该停车场</w:t>
            </w:r>
          </w:p>
        </w:tc>
        <w:tc>
          <w:tcPr>
            <w:tcW w:w="708" w:type="dxa"/>
            <w:hideMark/>
          </w:tcPr>
          <w:p w14:paraId="668D3965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hideMark/>
          </w:tcPr>
          <w:p w14:paraId="52DFC250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61006EBA" w14:textId="77777777" w:rsidTr="00611B3A">
        <w:trPr>
          <w:trHeight w:val="300"/>
        </w:trPr>
        <w:tc>
          <w:tcPr>
            <w:tcW w:w="852" w:type="dxa"/>
            <w:vMerge/>
            <w:hideMark/>
          </w:tcPr>
          <w:p w14:paraId="279D002A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4D1C20C0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 w:val="restart"/>
            <w:hideMark/>
          </w:tcPr>
          <w:p w14:paraId="4B214941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地图底图（通用，所有含车场列表页面）</w:t>
            </w:r>
          </w:p>
        </w:tc>
        <w:tc>
          <w:tcPr>
            <w:tcW w:w="2126" w:type="dxa"/>
            <w:hideMark/>
          </w:tcPr>
          <w:p w14:paraId="570424D8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略缩图</w:t>
            </w:r>
          </w:p>
        </w:tc>
        <w:tc>
          <w:tcPr>
            <w:tcW w:w="3261" w:type="dxa"/>
            <w:hideMark/>
          </w:tcPr>
          <w:p w14:paraId="55065154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点击后展开</w:t>
            </w:r>
          </w:p>
        </w:tc>
        <w:tc>
          <w:tcPr>
            <w:tcW w:w="708" w:type="dxa"/>
            <w:hideMark/>
          </w:tcPr>
          <w:p w14:paraId="6E6ADBB4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hideMark/>
          </w:tcPr>
          <w:p w14:paraId="147B8094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3333D007" w14:textId="77777777" w:rsidTr="00611B3A">
        <w:trPr>
          <w:trHeight w:val="465"/>
        </w:trPr>
        <w:tc>
          <w:tcPr>
            <w:tcW w:w="852" w:type="dxa"/>
            <w:vMerge/>
            <w:hideMark/>
          </w:tcPr>
          <w:p w14:paraId="68A4C1EA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13B020E0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hideMark/>
          </w:tcPr>
          <w:p w14:paraId="66E9F64F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vMerge w:val="restart"/>
            <w:hideMark/>
          </w:tcPr>
          <w:p w14:paraId="389B12BC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展开图</w:t>
            </w:r>
          </w:p>
        </w:tc>
        <w:tc>
          <w:tcPr>
            <w:tcW w:w="3261" w:type="dxa"/>
            <w:hideMark/>
          </w:tcPr>
          <w:p w14:paraId="302A8E90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拖拽放大、缩小</w:t>
            </w:r>
          </w:p>
        </w:tc>
        <w:tc>
          <w:tcPr>
            <w:tcW w:w="708" w:type="dxa"/>
            <w:hideMark/>
          </w:tcPr>
          <w:p w14:paraId="6BAC031A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hideMark/>
          </w:tcPr>
          <w:p w14:paraId="40FFDFA7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5E0AD966" w14:textId="77777777" w:rsidTr="00611B3A">
        <w:trPr>
          <w:trHeight w:val="930"/>
        </w:trPr>
        <w:tc>
          <w:tcPr>
            <w:tcW w:w="852" w:type="dxa"/>
            <w:vMerge/>
            <w:hideMark/>
          </w:tcPr>
          <w:p w14:paraId="65C06585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21039C60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hideMark/>
          </w:tcPr>
          <w:p w14:paraId="2292C86C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vMerge/>
            <w:hideMark/>
          </w:tcPr>
          <w:p w14:paraId="741F9DE4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3261" w:type="dxa"/>
            <w:hideMark/>
          </w:tcPr>
          <w:p w14:paraId="7BF918AE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touch</w:t>
            </w:r>
            <w:r w:rsidRPr="00611B3A">
              <w:rPr>
                <w:rFonts w:hint="eastAsia"/>
                <w:sz w:val="18"/>
                <w:szCs w:val="18"/>
              </w:rPr>
              <w:t>移动位置后可点击重新获取停车场列表</w:t>
            </w:r>
          </w:p>
        </w:tc>
        <w:tc>
          <w:tcPr>
            <w:tcW w:w="708" w:type="dxa"/>
            <w:hideMark/>
          </w:tcPr>
          <w:p w14:paraId="1E34B7EF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993" w:type="dxa"/>
            <w:hideMark/>
          </w:tcPr>
          <w:p w14:paraId="678114E1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2C4C2815" w14:textId="77777777" w:rsidTr="00611B3A">
        <w:trPr>
          <w:trHeight w:val="1605"/>
        </w:trPr>
        <w:tc>
          <w:tcPr>
            <w:tcW w:w="852" w:type="dxa"/>
            <w:vMerge/>
            <w:hideMark/>
          </w:tcPr>
          <w:p w14:paraId="6142F9D7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61779A80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hideMark/>
          </w:tcPr>
          <w:p w14:paraId="446F01D5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vMerge/>
            <w:hideMark/>
          </w:tcPr>
          <w:p w14:paraId="71A62058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3261" w:type="dxa"/>
            <w:hideMark/>
          </w:tcPr>
          <w:p w14:paraId="0D33B341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可点击选中停车场的</w:t>
            </w:r>
            <w:r w:rsidRPr="00611B3A">
              <w:rPr>
                <w:sz w:val="18"/>
                <w:szCs w:val="18"/>
              </w:rPr>
              <w:t>POI</w:t>
            </w:r>
            <w:r w:rsidRPr="00611B3A">
              <w:rPr>
                <w:rFonts w:hint="eastAsia"/>
                <w:sz w:val="18"/>
                <w:szCs w:val="18"/>
              </w:rPr>
              <w:t>点，并显示信息，支持点击和语音对该点发起导航</w:t>
            </w:r>
          </w:p>
        </w:tc>
        <w:tc>
          <w:tcPr>
            <w:tcW w:w="708" w:type="dxa"/>
            <w:hideMark/>
          </w:tcPr>
          <w:p w14:paraId="13706BA7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993" w:type="dxa"/>
            <w:hideMark/>
          </w:tcPr>
          <w:p w14:paraId="5ADEB17E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298245B3" w14:textId="77777777" w:rsidTr="00611B3A">
        <w:trPr>
          <w:trHeight w:val="930"/>
        </w:trPr>
        <w:tc>
          <w:tcPr>
            <w:tcW w:w="852" w:type="dxa"/>
            <w:vMerge w:val="restart"/>
            <w:hideMark/>
          </w:tcPr>
          <w:p w14:paraId="00AA8A65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9</w:t>
            </w:r>
          </w:p>
        </w:tc>
        <w:tc>
          <w:tcPr>
            <w:tcW w:w="1417" w:type="dxa"/>
            <w:vMerge w:val="restart"/>
            <w:hideMark/>
          </w:tcPr>
          <w:p w14:paraId="298BF339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搜索</w:t>
            </w:r>
          </w:p>
        </w:tc>
        <w:tc>
          <w:tcPr>
            <w:tcW w:w="1701" w:type="dxa"/>
            <w:vMerge w:val="restart"/>
            <w:hideMark/>
          </w:tcPr>
          <w:p w14:paraId="78FEA3D4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搜索页</w:t>
            </w:r>
          </w:p>
        </w:tc>
        <w:tc>
          <w:tcPr>
            <w:tcW w:w="2126" w:type="dxa"/>
            <w:hideMark/>
          </w:tcPr>
          <w:p w14:paraId="5BDFE45A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历史记录</w:t>
            </w:r>
          </w:p>
        </w:tc>
        <w:tc>
          <w:tcPr>
            <w:tcW w:w="3261" w:type="dxa"/>
            <w:hideMark/>
          </w:tcPr>
          <w:p w14:paraId="37483B52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显示搜索历史记录，可语音</w:t>
            </w:r>
            <w:r w:rsidRPr="00611B3A">
              <w:rPr>
                <w:sz w:val="18"/>
                <w:szCs w:val="18"/>
              </w:rPr>
              <w:t>/</w:t>
            </w:r>
            <w:r w:rsidRPr="00611B3A">
              <w:rPr>
                <w:rFonts w:hint="eastAsia"/>
                <w:sz w:val="18"/>
                <w:szCs w:val="18"/>
              </w:rPr>
              <w:t>点击搜索该记录</w:t>
            </w:r>
          </w:p>
        </w:tc>
        <w:tc>
          <w:tcPr>
            <w:tcW w:w="708" w:type="dxa"/>
            <w:hideMark/>
          </w:tcPr>
          <w:p w14:paraId="69187E78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993" w:type="dxa"/>
            <w:hideMark/>
          </w:tcPr>
          <w:p w14:paraId="6BB8BEF2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4089BB38" w14:textId="77777777" w:rsidTr="00611B3A">
        <w:trPr>
          <w:trHeight w:val="480"/>
        </w:trPr>
        <w:tc>
          <w:tcPr>
            <w:tcW w:w="852" w:type="dxa"/>
            <w:vMerge/>
            <w:hideMark/>
          </w:tcPr>
          <w:p w14:paraId="05B89A34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16007CE2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hideMark/>
          </w:tcPr>
          <w:p w14:paraId="2BC3A239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hideMark/>
          </w:tcPr>
          <w:p w14:paraId="0B33406C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清空历史记录</w:t>
            </w:r>
          </w:p>
        </w:tc>
        <w:tc>
          <w:tcPr>
            <w:tcW w:w="3261" w:type="dxa"/>
            <w:hideMark/>
          </w:tcPr>
          <w:p w14:paraId="483B2F4C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语音</w:t>
            </w:r>
            <w:r w:rsidRPr="00611B3A">
              <w:rPr>
                <w:sz w:val="18"/>
                <w:szCs w:val="18"/>
              </w:rPr>
              <w:t>/</w:t>
            </w:r>
            <w:r w:rsidRPr="00611B3A">
              <w:rPr>
                <w:rFonts w:hint="eastAsia"/>
                <w:sz w:val="18"/>
                <w:szCs w:val="18"/>
              </w:rPr>
              <w:t>点击清空历史记录</w:t>
            </w:r>
          </w:p>
        </w:tc>
        <w:tc>
          <w:tcPr>
            <w:tcW w:w="708" w:type="dxa"/>
            <w:hideMark/>
          </w:tcPr>
          <w:p w14:paraId="21925C11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993" w:type="dxa"/>
            <w:hideMark/>
          </w:tcPr>
          <w:p w14:paraId="06E2A968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50CFB423" w14:textId="77777777" w:rsidTr="00611B3A">
        <w:trPr>
          <w:trHeight w:val="705"/>
        </w:trPr>
        <w:tc>
          <w:tcPr>
            <w:tcW w:w="852" w:type="dxa"/>
            <w:vMerge/>
            <w:hideMark/>
          </w:tcPr>
          <w:p w14:paraId="7EE03546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7A68A7C7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hideMark/>
          </w:tcPr>
          <w:p w14:paraId="1BF9661F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搜索结果页</w:t>
            </w:r>
          </w:p>
        </w:tc>
        <w:tc>
          <w:tcPr>
            <w:tcW w:w="2126" w:type="dxa"/>
            <w:hideMark/>
          </w:tcPr>
          <w:p w14:paraId="49CF6B3C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导航</w:t>
            </w:r>
          </w:p>
        </w:tc>
        <w:tc>
          <w:tcPr>
            <w:tcW w:w="3261" w:type="dxa"/>
            <w:hideMark/>
          </w:tcPr>
          <w:p w14:paraId="3551AA93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语音</w:t>
            </w:r>
            <w:r w:rsidRPr="00611B3A">
              <w:rPr>
                <w:sz w:val="18"/>
                <w:szCs w:val="18"/>
              </w:rPr>
              <w:t>/</w:t>
            </w:r>
            <w:r w:rsidRPr="00611B3A">
              <w:rPr>
                <w:rFonts w:hint="eastAsia"/>
                <w:sz w:val="18"/>
                <w:szCs w:val="18"/>
              </w:rPr>
              <w:t>点击导航至该停车场</w:t>
            </w:r>
          </w:p>
        </w:tc>
        <w:tc>
          <w:tcPr>
            <w:tcW w:w="708" w:type="dxa"/>
            <w:hideMark/>
          </w:tcPr>
          <w:p w14:paraId="190991B6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993" w:type="dxa"/>
            <w:hideMark/>
          </w:tcPr>
          <w:p w14:paraId="1F27B176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316BBDD5" w14:textId="77777777" w:rsidTr="00611B3A">
        <w:trPr>
          <w:trHeight w:val="300"/>
        </w:trPr>
        <w:tc>
          <w:tcPr>
            <w:tcW w:w="852" w:type="dxa"/>
            <w:hideMark/>
          </w:tcPr>
          <w:p w14:paraId="4B3E8C5D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10</w:t>
            </w:r>
          </w:p>
        </w:tc>
        <w:tc>
          <w:tcPr>
            <w:tcW w:w="1417" w:type="dxa"/>
            <w:hideMark/>
          </w:tcPr>
          <w:p w14:paraId="399BA9F9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客服电话</w:t>
            </w:r>
          </w:p>
        </w:tc>
        <w:tc>
          <w:tcPr>
            <w:tcW w:w="1701" w:type="dxa"/>
            <w:hideMark/>
          </w:tcPr>
          <w:p w14:paraId="23D4754C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客服</w:t>
            </w:r>
          </w:p>
        </w:tc>
        <w:tc>
          <w:tcPr>
            <w:tcW w:w="2126" w:type="dxa"/>
            <w:hideMark/>
          </w:tcPr>
          <w:p w14:paraId="28A4B529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拨打客服电话</w:t>
            </w:r>
          </w:p>
        </w:tc>
        <w:tc>
          <w:tcPr>
            <w:tcW w:w="3261" w:type="dxa"/>
            <w:hideMark/>
          </w:tcPr>
          <w:p w14:paraId="51C6A37C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语音</w:t>
            </w:r>
            <w:r w:rsidRPr="00611B3A">
              <w:rPr>
                <w:sz w:val="18"/>
                <w:szCs w:val="18"/>
              </w:rPr>
              <w:t>/</w:t>
            </w:r>
            <w:r w:rsidRPr="00611B3A">
              <w:rPr>
                <w:rFonts w:hint="eastAsia"/>
                <w:sz w:val="18"/>
                <w:szCs w:val="18"/>
              </w:rPr>
              <w:t>点击拉起蓝牙电话拨打给客服</w:t>
            </w:r>
          </w:p>
        </w:tc>
        <w:tc>
          <w:tcPr>
            <w:tcW w:w="708" w:type="dxa"/>
            <w:hideMark/>
          </w:tcPr>
          <w:p w14:paraId="4C7AB1B9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993" w:type="dxa"/>
            <w:hideMark/>
          </w:tcPr>
          <w:p w14:paraId="1A00F2B5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1BE0BCEA" w14:textId="77777777" w:rsidTr="008E5278">
        <w:trPr>
          <w:trHeight w:val="480"/>
        </w:trPr>
        <w:tc>
          <w:tcPr>
            <w:tcW w:w="852" w:type="dxa"/>
            <w:shd w:val="clear" w:color="auto" w:fill="auto"/>
            <w:hideMark/>
          </w:tcPr>
          <w:p w14:paraId="0D5E5113" w14:textId="77777777" w:rsidR="003D1256" w:rsidRPr="00611B3A" w:rsidRDefault="003D1256" w:rsidP="003D1256">
            <w:pPr>
              <w:rPr>
                <w:strike/>
                <w:sz w:val="18"/>
                <w:szCs w:val="18"/>
              </w:rPr>
            </w:pPr>
            <w:r w:rsidRPr="00611B3A">
              <w:rPr>
                <w:strike/>
                <w:sz w:val="18"/>
                <w:szCs w:val="18"/>
              </w:rPr>
              <w:lastRenderedPageBreak/>
              <w:t>11</w:t>
            </w:r>
          </w:p>
        </w:tc>
        <w:tc>
          <w:tcPr>
            <w:tcW w:w="1417" w:type="dxa"/>
            <w:shd w:val="clear" w:color="auto" w:fill="auto"/>
            <w:hideMark/>
          </w:tcPr>
          <w:p w14:paraId="7658FE52" w14:textId="77777777" w:rsidR="003D1256" w:rsidRPr="00611B3A" w:rsidRDefault="003D1256" w:rsidP="003D1256">
            <w:pPr>
              <w:rPr>
                <w:strike/>
                <w:sz w:val="18"/>
                <w:szCs w:val="18"/>
              </w:rPr>
            </w:pPr>
            <w:r w:rsidRPr="00611B3A">
              <w:rPr>
                <w:rFonts w:hint="eastAsia"/>
                <w:strike/>
                <w:sz w:val="18"/>
                <w:szCs w:val="18"/>
              </w:rPr>
              <w:t>爱车信息</w:t>
            </w:r>
          </w:p>
        </w:tc>
        <w:tc>
          <w:tcPr>
            <w:tcW w:w="1701" w:type="dxa"/>
            <w:shd w:val="clear" w:color="auto" w:fill="auto"/>
            <w:hideMark/>
          </w:tcPr>
          <w:p w14:paraId="4F218760" w14:textId="77777777" w:rsidR="003D1256" w:rsidRPr="00611B3A" w:rsidRDefault="003D1256" w:rsidP="003D1256">
            <w:pPr>
              <w:rPr>
                <w:strike/>
                <w:sz w:val="18"/>
                <w:szCs w:val="18"/>
              </w:rPr>
            </w:pPr>
            <w:r w:rsidRPr="00611B3A">
              <w:rPr>
                <w:rFonts w:hint="eastAsia"/>
                <w:strike/>
                <w:sz w:val="18"/>
                <w:szCs w:val="18"/>
              </w:rPr>
              <w:t>爱车信息</w:t>
            </w:r>
          </w:p>
        </w:tc>
        <w:tc>
          <w:tcPr>
            <w:tcW w:w="2126" w:type="dxa"/>
            <w:shd w:val="clear" w:color="auto" w:fill="auto"/>
            <w:hideMark/>
          </w:tcPr>
          <w:p w14:paraId="545343D1" w14:textId="77777777" w:rsidR="003D1256" w:rsidRPr="00611B3A" w:rsidRDefault="003D1256" w:rsidP="003D1256">
            <w:pPr>
              <w:rPr>
                <w:strike/>
                <w:sz w:val="18"/>
                <w:szCs w:val="18"/>
              </w:rPr>
            </w:pPr>
            <w:r w:rsidRPr="00611B3A">
              <w:rPr>
                <w:rFonts w:hint="eastAsia"/>
                <w:strike/>
                <w:sz w:val="18"/>
                <w:szCs w:val="18"/>
              </w:rPr>
              <w:t>添加</w:t>
            </w:r>
            <w:r w:rsidRPr="00611B3A">
              <w:rPr>
                <w:strike/>
                <w:sz w:val="18"/>
                <w:szCs w:val="18"/>
              </w:rPr>
              <w:t>/</w:t>
            </w:r>
            <w:r w:rsidRPr="00611B3A">
              <w:rPr>
                <w:rFonts w:hint="eastAsia"/>
                <w:strike/>
                <w:sz w:val="18"/>
                <w:szCs w:val="18"/>
              </w:rPr>
              <w:t>编辑车辆信息</w:t>
            </w:r>
          </w:p>
        </w:tc>
        <w:tc>
          <w:tcPr>
            <w:tcW w:w="3261" w:type="dxa"/>
            <w:shd w:val="clear" w:color="auto" w:fill="auto"/>
            <w:hideMark/>
          </w:tcPr>
          <w:p w14:paraId="195D8FE1" w14:textId="77777777" w:rsidR="003D1256" w:rsidRPr="00611B3A" w:rsidRDefault="003D1256" w:rsidP="003D1256">
            <w:pPr>
              <w:rPr>
                <w:strike/>
                <w:sz w:val="18"/>
                <w:szCs w:val="18"/>
              </w:rPr>
            </w:pPr>
            <w:r w:rsidRPr="00611B3A">
              <w:rPr>
                <w:rFonts w:hint="eastAsia"/>
                <w:strike/>
                <w:sz w:val="18"/>
                <w:szCs w:val="18"/>
              </w:rPr>
              <w:t>语音</w:t>
            </w:r>
            <w:r w:rsidRPr="00611B3A">
              <w:rPr>
                <w:strike/>
                <w:sz w:val="18"/>
                <w:szCs w:val="18"/>
              </w:rPr>
              <w:t>/</w:t>
            </w:r>
            <w:r w:rsidRPr="00611B3A">
              <w:rPr>
                <w:rFonts w:hint="eastAsia"/>
                <w:strike/>
                <w:sz w:val="18"/>
                <w:szCs w:val="18"/>
              </w:rPr>
              <w:t>点击保存爱车信息</w:t>
            </w:r>
          </w:p>
        </w:tc>
        <w:tc>
          <w:tcPr>
            <w:tcW w:w="708" w:type="dxa"/>
            <w:shd w:val="clear" w:color="auto" w:fill="auto"/>
            <w:hideMark/>
          </w:tcPr>
          <w:p w14:paraId="3565743E" w14:textId="77777777" w:rsidR="003D1256" w:rsidRPr="00611B3A" w:rsidRDefault="003D1256" w:rsidP="003D1256">
            <w:pPr>
              <w:rPr>
                <w:strike/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trike/>
                <w:sz w:val="18"/>
                <w:szCs w:val="18"/>
              </w:rPr>
              <w:t>✓</w:t>
            </w:r>
          </w:p>
        </w:tc>
        <w:tc>
          <w:tcPr>
            <w:tcW w:w="993" w:type="dxa"/>
            <w:shd w:val="clear" w:color="auto" w:fill="auto"/>
            <w:hideMark/>
          </w:tcPr>
          <w:p w14:paraId="10294FA2" w14:textId="77777777" w:rsidR="003D1256" w:rsidRPr="00611B3A" w:rsidRDefault="003D1256" w:rsidP="003D1256">
            <w:pPr>
              <w:rPr>
                <w:strike/>
                <w:sz w:val="18"/>
                <w:szCs w:val="18"/>
              </w:rPr>
            </w:pPr>
            <w:r w:rsidRPr="00611B3A">
              <w:rPr>
                <w:strike/>
                <w:sz w:val="18"/>
                <w:szCs w:val="18"/>
              </w:rPr>
              <w:t>P0</w:t>
            </w:r>
          </w:p>
        </w:tc>
      </w:tr>
      <w:tr w:rsidR="003D1256" w:rsidRPr="00611B3A" w14:paraId="42455C33" w14:textId="77777777" w:rsidTr="00611B3A">
        <w:trPr>
          <w:trHeight w:val="300"/>
        </w:trPr>
        <w:tc>
          <w:tcPr>
            <w:tcW w:w="852" w:type="dxa"/>
            <w:vMerge w:val="restart"/>
            <w:hideMark/>
          </w:tcPr>
          <w:p w14:paraId="17BC264A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12</w:t>
            </w:r>
          </w:p>
        </w:tc>
        <w:tc>
          <w:tcPr>
            <w:tcW w:w="1417" w:type="dxa"/>
            <w:vMerge w:val="restart"/>
            <w:hideMark/>
          </w:tcPr>
          <w:p w14:paraId="2815B116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退出</w:t>
            </w:r>
          </w:p>
        </w:tc>
        <w:tc>
          <w:tcPr>
            <w:tcW w:w="1701" w:type="dxa"/>
            <w:vMerge w:val="restart"/>
            <w:hideMark/>
          </w:tcPr>
          <w:p w14:paraId="6337686A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退出</w:t>
            </w:r>
          </w:p>
        </w:tc>
        <w:tc>
          <w:tcPr>
            <w:tcW w:w="2126" w:type="dxa"/>
            <w:vMerge w:val="restart"/>
            <w:hideMark/>
          </w:tcPr>
          <w:p w14:paraId="5FAD9907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返回和退出</w:t>
            </w:r>
          </w:p>
        </w:tc>
        <w:tc>
          <w:tcPr>
            <w:tcW w:w="3261" w:type="dxa"/>
            <w:hideMark/>
          </w:tcPr>
          <w:p w14:paraId="21D47850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全局交互</w:t>
            </w:r>
          </w:p>
        </w:tc>
        <w:tc>
          <w:tcPr>
            <w:tcW w:w="708" w:type="dxa"/>
            <w:vMerge w:val="restart"/>
            <w:hideMark/>
          </w:tcPr>
          <w:p w14:paraId="6F185593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993" w:type="dxa"/>
            <w:vMerge w:val="restart"/>
            <w:hideMark/>
          </w:tcPr>
          <w:p w14:paraId="1397D14E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sz w:val="18"/>
                <w:szCs w:val="18"/>
              </w:rPr>
              <w:t>P0</w:t>
            </w:r>
          </w:p>
        </w:tc>
      </w:tr>
      <w:tr w:rsidR="003D1256" w:rsidRPr="00611B3A" w14:paraId="1FB0CB6A" w14:textId="77777777" w:rsidTr="00611B3A">
        <w:trPr>
          <w:trHeight w:val="915"/>
        </w:trPr>
        <w:tc>
          <w:tcPr>
            <w:tcW w:w="852" w:type="dxa"/>
            <w:vMerge/>
            <w:hideMark/>
          </w:tcPr>
          <w:p w14:paraId="79EEF993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5FE96F91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hideMark/>
          </w:tcPr>
          <w:p w14:paraId="1969EE90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vMerge/>
            <w:hideMark/>
          </w:tcPr>
          <w:p w14:paraId="0FF1B879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3261" w:type="dxa"/>
            <w:hideMark/>
          </w:tcPr>
          <w:p w14:paraId="473EA93D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「返回」「取消」等指令，返回上级菜单</w:t>
            </w:r>
          </w:p>
        </w:tc>
        <w:tc>
          <w:tcPr>
            <w:tcW w:w="708" w:type="dxa"/>
            <w:vMerge/>
            <w:hideMark/>
          </w:tcPr>
          <w:p w14:paraId="49EF543D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993" w:type="dxa"/>
            <w:vMerge/>
            <w:hideMark/>
          </w:tcPr>
          <w:p w14:paraId="7D7F8225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</w:tr>
      <w:tr w:rsidR="003D1256" w:rsidRPr="00611B3A" w14:paraId="084867A1" w14:textId="77777777" w:rsidTr="00611B3A">
        <w:trPr>
          <w:trHeight w:val="705"/>
        </w:trPr>
        <w:tc>
          <w:tcPr>
            <w:tcW w:w="852" w:type="dxa"/>
            <w:vMerge/>
            <w:hideMark/>
          </w:tcPr>
          <w:p w14:paraId="5C7872A7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  <w:vMerge/>
            <w:hideMark/>
          </w:tcPr>
          <w:p w14:paraId="13D36602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  <w:vMerge/>
            <w:hideMark/>
          </w:tcPr>
          <w:p w14:paraId="2FFD1F70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vMerge/>
            <w:hideMark/>
          </w:tcPr>
          <w:p w14:paraId="1CABD4D2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3261" w:type="dxa"/>
            <w:hideMark/>
          </w:tcPr>
          <w:p w14:paraId="07103A8F" w14:textId="77777777" w:rsidR="003D1256" w:rsidRPr="00611B3A" w:rsidRDefault="003D1256" w:rsidP="003D1256">
            <w:pPr>
              <w:rPr>
                <w:sz w:val="18"/>
                <w:szCs w:val="18"/>
              </w:rPr>
            </w:pPr>
            <w:r w:rsidRPr="00611B3A">
              <w:rPr>
                <w:rFonts w:hint="eastAsia"/>
                <w:sz w:val="18"/>
                <w:szCs w:val="18"/>
              </w:rPr>
              <w:t>「退出」指令，退出停车场</w:t>
            </w:r>
            <w:r w:rsidRPr="00611B3A">
              <w:rPr>
                <w:sz w:val="18"/>
                <w:szCs w:val="18"/>
              </w:rPr>
              <w:t xml:space="preserve"> APP</w:t>
            </w:r>
          </w:p>
        </w:tc>
        <w:tc>
          <w:tcPr>
            <w:tcW w:w="708" w:type="dxa"/>
            <w:vMerge/>
            <w:hideMark/>
          </w:tcPr>
          <w:p w14:paraId="14A33141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  <w:tc>
          <w:tcPr>
            <w:tcW w:w="993" w:type="dxa"/>
            <w:vMerge/>
            <w:hideMark/>
          </w:tcPr>
          <w:p w14:paraId="53A55205" w14:textId="77777777" w:rsidR="003D1256" w:rsidRPr="00611B3A" w:rsidRDefault="003D1256" w:rsidP="003D1256">
            <w:pPr>
              <w:rPr>
                <w:sz w:val="18"/>
                <w:szCs w:val="18"/>
              </w:rPr>
            </w:pPr>
          </w:p>
        </w:tc>
      </w:tr>
    </w:tbl>
    <w:p w14:paraId="11CA5579" w14:textId="55EA3B07" w:rsidR="005A014A" w:rsidRPr="00611B3A" w:rsidRDefault="005A014A"/>
    <w:p w14:paraId="15E751CA" w14:textId="77777777" w:rsidR="00A7647F" w:rsidRDefault="00A7647F"/>
    <w:p w14:paraId="5222792E" w14:textId="51847860" w:rsidR="005A014A" w:rsidRPr="00870276" w:rsidRDefault="00660D45" w:rsidP="00A7647F">
      <w:pPr>
        <w:pStyle w:val="3"/>
        <w:ind w:left="0" w:firstLine="0"/>
        <w:rPr>
          <w:color w:val="548DD4" w:themeColor="text2" w:themeTint="99"/>
        </w:rPr>
      </w:pPr>
      <w:bookmarkStart w:id="40" w:name="_Toc533776407"/>
      <w:r w:rsidRPr="00870276">
        <w:rPr>
          <w:color w:val="000000" w:themeColor="text1"/>
        </w:rPr>
        <w:t>3.1.2.</w:t>
      </w:r>
      <w:r w:rsidRPr="00870276">
        <w:rPr>
          <w:rFonts w:hint="eastAsia"/>
          <w:color w:val="000000" w:themeColor="text1"/>
        </w:rPr>
        <w:t>车机+</w:t>
      </w:r>
      <w:r w:rsidRPr="00870276">
        <w:rPr>
          <w:rFonts w:hint="eastAsia"/>
          <w:strike/>
          <w:color w:val="000000" w:themeColor="text1"/>
        </w:rPr>
        <w:t>手机端</w:t>
      </w:r>
      <w:r w:rsidRPr="00870276">
        <w:rPr>
          <w:rFonts w:hint="eastAsia"/>
          <w:color w:val="000000" w:themeColor="text1"/>
        </w:rPr>
        <w:t>功能：</w:t>
      </w:r>
      <w:r w:rsidR="00870276" w:rsidRPr="00870276">
        <w:rPr>
          <w:rFonts w:hint="eastAsia"/>
          <w:color w:val="365F91" w:themeColor="accent1" w:themeShade="BF"/>
        </w:rPr>
        <w:t>（app端未实现）</w:t>
      </w:r>
      <w:bookmarkEnd w:id="40"/>
    </w:p>
    <w:p w14:paraId="0F8FC6BC" w14:textId="77777777" w:rsidR="005A014A" w:rsidRPr="00870276" w:rsidRDefault="00660D45">
      <w:pPr>
        <w:pStyle w:val="3"/>
        <w:rPr>
          <w:color w:val="000000" w:themeColor="text1"/>
        </w:rPr>
      </w:pPr>
      <w:bookmarkStart w:id="41" w:name="_Toc533776408"/>
      <w:r w:rsidRPr="00870276">
        <w:rPr>
          <w:rFonts w:hint="eastAsia"/>
          <w:color w:val="000000" w:themeColor="text1"/>
        </w:rPr>
        <w:t>（进场环节、出场环节的有关第三方push的未开通服务的引导功能、支付中有关百度钱包的部分，本期不实现。）</w:t>
      </w:r>
      <w:bookmarkEnd w:id="41"/>
    </w:p>
    <w:p w14:paraId="01EBFAA0" w14:textId="38CAAB65" w:rsidR="00A7647F" w:rsidRDefault="00660D45" w:rsidP="00A7647F">
      <w:r>
        <w:rPr>
          <w:noProof/>
        </w:rPr>
        <w:drawing>
          <wp:inline distT="0" distB="0" distL="0" distR="0" wp14:anchorId="3562884B" wp14:editId="20137499">
            <wp:extent cx="6390640" cy="4269105"/>
            <wp:effectExtent l="0" t="0" r="10160" b="0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26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AADA" w14:textId="7DDF7DD9" w:rsidR="005A014A" w:rsidRPr="00870276" w:rsidRDefault="00660D45">
      <w:pPr>
        <w:pStyle w:val="2"/>
        <w:rPr>
          <w:color w:val="auto"/>
        </w:rPr>
      </w:pPr>
      <w:bookmarkStart w:id="42" w:name="_Toc533776409"/>
      <w:r w:rsidRPr="00870276">
        <w:rPr>
          <w:color w:val="auto"/>
        </w:rPr>
        <w:t>3.2.</w:t>
      </w:r>
      <w:r w:rsidRPr="00870276">
        <w:rPr>
          <w:rFonts w:hint="eastAsia"/>
          <w:color w:val="auto"/>
        </w:rPr>
        <w:t>交互</w:t>
      </w:r>
      <w:bookmarkEnd w:id="42"/>
    </w:p>
    <w:p w14:paraId="1BAE31AF" w14:textId="77777777" w:rsidR="005A014A" w:rsidRDefault="00660D4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整体交互：</w:t>
      </w:r>
    </w:p>
    <w:p w14:paraId="04B4BACE" w14:textId="77777777" w:rsidR="005A014A" w:rsidRPr="00130728" w:rsidRDefault="00660D45">
      <w:pPr>
        <w:widowControl/>
        <w:autoSpaceDE w:val="0"/>
        <w:autoSpaceDN w:val="0"/>
        <w:adjustRightInd w:val="0"/>
        <w:spacing w:after="240" w:line="440" w:lineRule="atLeast"/>
        <w:jc w:val="left"/>
        <w:rPr>
          <w:rFonts w:ascii="Times" w:hAnsi="Times" w:cs="Times"/>
          <w:color w:val="000000"/>
          <w:kern w:val="0"/>
          <w:sz w:val="18"/>
          <w:szCs w:val="18"/>
        </w:rPr>
      </w:pPr>
      <w:r w:rsidRPr="00130728">
        <w:rPr>
          <w:rFonts w:ascii="Times" w:hAnsi="Times" w:cs="Times" w:hint="eastAsia"/>
          <w:color w:val="000000"/>
          <w:kern w:val="0"/>
          <w:sz w:val="18"/>
          <w:szCs w:val="18"/>
        </w:rPr>
        <w:t>技术架构上请支持扩展：</w:t>
      </w:r>
    </w:p>
    <w:p w14:paraId="246F151A" w14:textId="77777777" w:rsidR="005A014A" w:rsidRPr="00130728" w:rsidRDefault="00660D45">
      <w:pPr>
        <w:spacing w:line="300" w:lineRule="auto"/>
        <w:rPr>
          <w:rFonts w:asciiTheme="minorEastAsia" w:hAnsiTheme="minorEastAsia" w:cs="黑体"/>
          <w:bCs/>
          <w:sz w:val="18"/>
          <w:szCs w:val="18"/>
        </w:rPr>
      </w:pPr>
      <w:r w:rsidRPr="00130728">
        <w:rPr>
          <w:rFonts w:asciiTheme="minorEastAsia" w:hAnsiTheme="minorEastAsia" w:cs="黑体" w:hint="eastAsia"/>
          <w:sz w:val="18"/>
          <w:szCs w:val="18"/>
        </w:rPr>
        <w:t>1、语音可实现信息录入（PO）、选择（P0）、翻页（P0）、叠加筛选（P1）、排序（P2）等功能，能力范围与APP当前页面提供能力保持一致，并仅对通过语音发起的操作提供tts播报。</w:t>
      </w:r>
      <w:r w:rsidRPr="00130728">
        <w:rPr>
          <w:rFonts w:asciiTheme="minorEastAsia" w:hAnsiTheme="minorEastAsia" w:cs="黑体" w:hint="eastAsia"/>
          <w:bCs/>
          <w:sz w:val="18"/>
          <w:szCs w:val="18"/>
        </w:rPr>
        <w:t>在job1 提供单轮语音交互，通过场</w:t>
      </w:r>
      <w:r w:rsidRPr="00130728">
        <w:rPr>
          <w:rFonts w:asciiTheme="minorEastAsia" w:hAnsiTheme="minorEastAsia" w:cs="黑体" w:hint="eastAsia"/>
          <w:sz w:val="18"/>
          <w:szCs w:val="18"/>
        </w:rPr>
        <w:t>景化命令词实现语音选择、语音</w:t>
      </w:r>
      <w:r w:rsidRPr="00130728">
        <w:rPr>
          <w:rFonts w:asciiTheme="minorEastAsia" w:hAnsiTheme="minorEastAsia" w:cs="黑体" w:hint="eastAsia"/>
          <w:sz w:val="18"/>
          <w:szCs w:val="18"/>
        </w:rPr>
        <w:lastRenderedPageBreak/>
        <w:t>翻页</w:t>
      </w:r>
      <w:r w:rsidRPr="00130728">
        <w:rPr>
          <w:rFonts w:asciiTheme="minorEastAsia" w:hAnsiTheme="minorEastAsia" w:cs="黑体" w:hint="eastAsia"/>
          <w:bCs/>
          <w:sz w:val="18"/>
          <w:szCs w:val="18"/>
        </w:rPr>
        <w:t>。（本期实现P0级的需求）</w:t>
      </w:r>
    </w:p>
    <w:p w14:paraId="54895CFD" w14:textId="77777777" w:rsidR="005A014A" w:rsidRPr="00130728" w:rsidRDefault="00660D45">
      <w:pPr>
        <w:widowControl/>
        <w:autoSpaceDE w:val="0"/>
        <w:autoSpaceDN w:val="0"/>
        <w:adjustRightInd w:val="0"/>
        <w:spacing w:after="240" w:line="440" w:lineRule="atLeast"/>
        <w:jc w:val="left"/>
        <w:rPr>
          <w:rFonts w:ascii="Times" w:hAnsi="Times" w:cs="Times"/>
          <w:color w:val="000000"/>
          <w:kern w:val="0"/>
          <w:sz w:val="18"/>
          <w:szCs w:val="18"/>
        </w:rPr>
      </w:pPr>
      <w:r w:rsidRPr="00130728">
        <w:rPr>
          <w:rFonts w:asciiTheme="minorEastAsia" w:hAnsiTheme="minorEastAsia" w:cs="黑体" w:hint="eastAsia"/>
          <w:bCs/>
          <w:sz w:val="18"/>
          <w:szCs w:val="18"/>
        </w:rPr>
        <w:t>2、</w:t>
      </w:r>
      <w:r w:rsidRPr="00130728">
        <w:rPr>
          <w:rFonts w:ascii="Times" w:hAnsi="Times" w:cs="Times" w:hint="eastAsia"/>
          <w:color w:val="000000"/>
          <w:kern w:val="0"/>
          <w:sz w:val="18"/>
          <w:szCs w:val="18"/>
        </w:rPr>
        <w:t>J</w:t>
      </w:r>
      <w:r w:rsidRPr="00130728">
        <w:rPr>
          <w:rFonts w:ascii="Times" w:hAnsi="Times" w:cs="Times"/>
          <w:color w:val="000000"/>
          <w:kern w:val="0"/>
          <w:sz w:val="18"/>
          <w:szCs w:val="18"/>
        </w:rPr>
        <w:t>o</w:t>
      </w:r>
      <w:r w:rsidRPr="00130728">
        <w:rPr>
          <w:rFonts w:ascii="Times" w:hAnsi="Times" w:cs="Times" w:hint="eastAsia"/>
          <w:color w:val="000000"/>
          <w:kern w:val="0"/>
          <w:sz w:val="18"/>
          <w:szCs w:val="18"/>
        </w:rPr>
        <w:t>b1</w:t>
      </w:r>
      <w:r w:rsidRPr="00130728">
        <w:rPr>
          <w:rFonts w:ascii="Times" w:hAnsi="Times" w:cs="Times" w:hint="eastAsia"/>
          <w:color w:val="000000"/>
          <w:kern w:val="0"/>
          <w:sz w:val="18"/>
          <w:szCs w:val="18"/>
        </w:rPr>
        <w:t>及</w:t>
      </w:r>
      <w:r w:rsidRPr="00130728">
        <w:rPr>
          <w:rFonts w:ascii="Times" w:hAnsi="Times" w:cs="Times" w:hint="eastAsia"/>
          <w:color w:val="000000"/>
          <w:kern w:val="0"/>
          <w:sz w:val="18"/>
          <w:szCs w:val="18"/>
        </w:rPr>
        <w:t>OTA</w:t>
      </w:r>
      <w:r w:rsidRPr="00130728">
        <w:rPr>
          <w:rFonts w:ascii="Times" w:hAnsi="Times" w:cs="Times" w:hint="eastAsia"/>
          <w:color w:val="000000"/>
          <w:kern w:val="0"/>
          <w:sz w:val="18"/>
          <w:szCs w:val="18"/>
        </w:rPr>
        <w:t>升级实现：</w:t>
      </w:r>
    </w:p>
    <w:p w14:paraId="34C127E2" w14:textId="77777777" w:rsidR="005A014A" w:rsidRPr="00130728" w:rsidRDefault="00660D45">
      <w:pPr>
        <w:widowControl/>
        <w:autoSpaceDE w:val="0"/>
        <w:autoSpaceDN w:val="0"/>
        <w:adjustRightInd w:val="0"/>
        <w:spacing w:after="240" w:line="440" w:lineRule="atLeast"/>
        <w:jc w:val="left"/>
        <w:rPr>
          <w:rFonts w:ascii="Times" w:hAnsi="Times" w:cs="Times"/>
          <w:color w:val="000000"/>
          <w:kern w:val="0"/>
          <w:sz w:val="18"/>
          <w:szCs w:val="18"/>
        </w:rPr>
      </w:pPr>
      <w:r w:rsidRPr="00130728">
        <w:rPr>
          <w:rFonts w:ascii="Times" w:hAnsi="Times" w:cs="Times" w:hint="eastAsia"/>
          <w:color w:val="000000"/>
          <w:kern w:val="0"/>
          <w:sz w:val="18"/>
          <w:szCs w:val="18"/>
        </w:rPr>
        <w:t>（</w:t>
      </w:r>
      <w:r w:rsidRPr="00130728">
        <w:rPr>
          <w:rFonts w:ascii="Times" w:hAnsi="Times" w:cs="Times" w:hint="eastAsia"/>
          <w:color w:val="000000"/>
          <w:kern w:val="0"/>
          <w:sz w:val="18"/>
          <w:szCs w:val="18"/>
        </w:rPr>
        <w:t>1</w:t>
      </w:r>
      <w:r w:rsidRPr="00130728">
        <w:rPr>
          <w:rFonts w:ascii="Times" w:hAnsi="Times" w:cs="Times" w:hint="eastAsia"/>
          <w:color w:val="000000"/>
          <w:kern w:val="0"/>
          <w:sz w:val="18"/>
          <w:szCs w:val="18"/>
        </w:rPr>
        <w:t>）支持语音的组合槽位及多轮交互，组合槽位的模拟点击、查看详情页等</w:t>
      </w:r>
      <w:r w:rsidRPr="00130728">
        <w:rPr>
          <w:rFonts w:ascii="Times" w:hAnsi="Times" w:cs="Times" w:hint="eastAsia"/>
          <w:color w:val="000000"/>
          <w:kern w:val="0"/>
          <w:sz w:val="18"/>
          <w:szCs w:val="18"/>
        </w:rPr>
        <w:t>P1</w:t>
      </w:r>
      <w:r w:rsidRPr="00130728">
        <w:rPr>
          <w:rFonts w:ascii="Times" w:hAnsi="Times" w:cs="Times" w:hint="eastAsia"/>
          <w:color w:val="000000"/>
          <w:kern w:val="0"/>
          <w:sz w:val="18"/>
          <w:szCs w:val="18"/>
        </w:rPr>
        <w:t>及</w:t>
      </w:r>
      <w:r w:rsidRPr="00130728">
        <w:rPr>
          <w:rFonts w:ascii="Times" w:hAnsi="Times" w:cs="Times" w:hint="eastAsia"/>
          <w:color w:val="000000"/>
          <w:kern w:val="0"/>
          <w:sz w:val="18"/>
          <w:szCs w:val="18"/>
        </w:rPr>
        <w:t>P2</w:t>
      </w:r>
      <w:r w:rsidRPr="00130728">
        <w:rPr>
          <w:rFonts w:ascii="Times" w:hAnsi="Times" w:cs="Times" w:hint="eastAsia"/>
          <w:color w:val="000000"/>
          <w:kern w:val="0"/>
          <w:sz w:val="18"/>
          <w:szCs w:val="18"/>
        </w:rPr>
        <w:t>的语音功能。</w:t>
      </w:r>
    </w:p>
    <w:p w14:paraId="7123D800" w14:textId="77777777" w:rsidR="005A014A" w:rsidRPr="00130728" w:rsidRDefault="00660D45">
      <w:pPr>
        <w:rPr>
          <w:sz w:val="18"/>
          <w:szCs w:val="18"/>
        </w:rPr>
      </w:pPr>
      <w:r w:rsidRPr="00130728">
        <w:rPr>
          <w:rFonts w:ascii="Times" w:hAnsi="Times" w:cs="Times" w:hint="eastAsia"/>
          <w:color w:val="000000"/>
          <w:kern w:val="0"/>
          <w:sz w:val="18"/>
          <w:szCs w:val="18"/>
        </w:rPr>
        <w:t>（</w:t>
      </w:r>
      <w:r w:rsidRPr="00130728">
        <w:rPr>
          <w:rFonts w:ascii="Times" w:hAnsi="Times" w:cs="Times" w:hint="eastAsia"/>
          <w:color w:val="000000"/>
          <w:kern w:val="0"/>
          <w:sz w:val="18"/>
          <w:szCs w:val="18"/>
        </w:rPr>
        <w:t>2</w:t>
      </w:r>
      <w:r w:rsidRPr="00130728">
        <w:rPr>
          <w:rFonts w:ascii="Times" w:hAnsi="Times" w:cs="Times" w:hint="eastAsia"/>
          <w:color w:val="000000"/>
          <w:kern w:val="0"/>
          <w:sz w:val="18"/>
          <w:szCs w:val="18"/>
        </w:rPr>
        <w:t>）</w:t>
      </w:r>
      <w:r w:rsidRPr="00130728">
        <w:rPr>
          <w:rFonts w:asciiTheme="minorEastAsia" w:hAnsiTheme="minorEastAsia" w:hint="eastAsia"/>
          <w:sz w:val="18"/>
          <w:szCs w:val="18"/>
        </w:rPr>
        <w:t>停车场名称字段，</w:t>
      </w:r>
      <w:r w:rsidRPr="00130728">
        <w:rPr>
          <w:rFonts w:hint="eastAsia"/>
          <w:sz w:val="18"/>
          <w:szCs w:val="18"/>
        </w:rPr>
        <w:t>后期支持展示资源方</w:t>
      </w:r>
      <w:r w:rsidRPr="00130728">
        <w:rPr>
          <w:rFonts w:hint="eastAsia"/>
          <w:sz w:val="18"/>
          <w:szCs w:val="18"/>
        </w:rPr>
        <w:t>logo</w:t>
      </w:r>
      <w:r w:rsidRPr="00130728">
        <w:rPr>
          <w:rFonts w:hint="eastAsia"/>
          <w:sz w:val="18"/>
          <w:szCs w:val="18"/>
        </w:rPr>
        <w:t>。</w:t>
      </w:r>
    </w:p>
    <w:p w14:paraId="07225C1C" w14:textId="77777777" w:rsidR="005A014A" w:rsidRPr="00130728" w:rsidRDefault="00660D45">
      <w:pPr>
        <w:rPr>
          <w:sz w:val="18"/>
          <w:szCs w:val="18"/>
        </w:rPr>
      </w:pPr>
      <w:r w:rsidRPr="00130728">
        <w:rPr>
          <w:rFonts w:hint="eastAsia"/>
          <w:sz w:val="18"/>
          <w:szCs w:val="18"/>
        </w:rPr>
        <w:t>（</w:t>
      </w:r>
      <w:r w:rsidRPr="00130728">
        <w:rPr>
          <w:rFonts w:hint="eastAsia"/>
          <w:sz w:val="18"/>
          <w:szCs w:val="18"/>
        </w:rPr>
        <w:t>3</w:t>
      </w:r>
      <w:r w:rsidRPr="00130728">
        <w:rPr>
          <w:rFonts w:hint="eastAsia"/>
          <w:sz w:val="18"/>
          <w:szCs w:val="18"/>
        </w:rPr>
        <w:t>）支持接入多个第三方资源的服务授权、开通服务及支付。</w:t>
      </w:r>
    </w:p>
    <w:p w14:paraId="4C34450F" w14:textId="77777777" w:rsidR="005A014A" w:rsidRPr="00130728" w:rsidRDefault="005A014A">
      <w:pPr>
        <w:spacing w:line="300" w:lineRule="auto"/>
        <w:rPr>
          <w:rFonts w:asciiTheme="minorEastAsia" w:hAnsiTheme="minorEastAsia" w:cs="黑体"/>
          <w:bCs/>
          <w:sz w:val="18"/>
          <w:szCs w:val="18"/>
        </w:rPr>
      </w:pPr>
    </w:p>
    <w:p w14:paraId="0C4A34B5" w14:textId="77777777" w:rsidR="005A014A" w:rsidRPr="00130728" w:rsidRDefault="00660D45">
      <w:pPr>
        <w:pStyle w:val="af0"/>
        <w:numPr>
          <w:ilvl w:val="0"/>
          <w:numId w:val="3"/>
        </w:numPr>
        <w:ind w:firstLineChars="0"/>
        <w:rPr>
          <w:sz w:val="18"/>
          <w:szCs w:val="18"/>
        </w:rPr>
      </w:pPr>
      <w:r w:rsidRPr="00130728">
        <w:rPr>
          <w:rFonts w:hint="eastAsia"/>
          <w:sz w:val="18"/>
          <w:szCs w:val="18"/>
        </w:rPr>
        <w:t>touch</w:t>
      </w:r>
      <w:r w:rsidRPr="00130728">
        <w:rPr>
          <w:rFonts w:hint="eastAsia"/>
          <w:sz w:val="18"/>
          <w:szCs w:val="18"/>
        </w:rPr>
        <w:t>操作无</w:t>
      </w:r>
      <w:r w:rsidRPr="00130728">
        <w:rPr>
          <w:rFonts w:hint="eastAsia"/>
          <w:sz w:val="18"/>
          <w:szCs w:val="18"/>
        </w:rPr>
        <w:t>tts</w:t>
      </w:r>
      <w:r w:rsidRPr="00130728">
        <w:rPr>
          <w:rFonts w:hint="eastAsia"/>
          <w:sz w:val="18"/>
          <w:szCs w:val="18"/>
        </w:rPr>
        <w:t>播报，语音操作有</w:t>
      </w:r>
      <w:r w:rsidRPr="00130728">
        <w:rPr>
          <w:rFonts w:hint="eastAsia"/>
          <w:sz w:val="18"/>
          <w:szCs w:val="18"/>
        </w:rPr>
        <w:t>tts</w:t>
      </w:r>
      <w:r w:rsidRPr="00130728">
        <w:rPr>
          <w:rFonts w:hint="eastAsia"/>
          <w:sz w:val="18"/>
          <w:szCs w:val="18"/>
        </w:rPr>
        <w:t>播报。</w:t>
      </w:r>
    </w:p>
    <w:p w14:paraId="15D4B895" w14:textId="77777777" w:rsidR="005A014A" w:rsidRPr="00130728" w:rsidRDefault="00660D45">
      <w:pPr>
        <w:pStyle w:val="af0"/>
        <w:numPr>
          <w:ilvl w:val="0"/>
          <w:numId w:val="3"/>
        </w:numPr>
        <w:tabs>
          <w:tab w:val="left" w:pos="720"/>
        </w:tabs>
        <w:autoSpaceDE w:val="0"/>
        <w:autoSpaceDN w:val="0"/>
        <w:adjustRightInd w:val="0"/>
        <w:ind w:firstLineChars="0"/>
        <w:jc w:val="left"/>
        <w:rPr>
          <w:sz w:val="18"/>
          <w:szCs w:val="18"/>
        </w:rPr>
      </w:pPr>
      <w:r w:rsidRPr="00130728">
        <w:rPr>
          <w:rFonts w:hint="eastAsia"/>
          <w:sz w:val="18"/>
          <w:szCs w:val="18"/>
        </w:rPr>
        <w:t>进入</w:t>
      </w:r>
      <w:r w:rsidRPr="00130728">
        <w:rPr>
          <w:sz w:val="18"/>
          <w:szCs w:val="18"/>
        </w:rPr>
        <w:t>app</w:t>
      </w:r>
      <w:r w:rsidRPr="00130728">
        <w:rPr>
          <w:rFonts w:hint="eastAsia"/>
          <w:sz w:val="18"/>
          <w:szCs w:val="18"/>
        </w:rPr>
        <w:t>前，先进行【登录态】验证，再进行【服务期限内】验证：在服务期限内，弹出开通确认框（服务授权），确认后去</w:t>
      </w:r>
      <w:r w:rsidRPr="00130728">
        <w:rPr>
          <w:rFonts w:hint="eastAsia"/>
          <w:sz w:val="18"/>
          <w:szCs w:val="18"/>
        </w:rPr>
        <w:t>etcp</w:t>
      </w:r>
      <w:r w:rsidRPr="00130728">
        <w:rPr>
          <w:rFonts w:hint="eastAsia"/>
          <w:sz w:val="18"/>
          <w:szCs w:val="18"/>
        </w:rPr>
        <w:t>后台静默绑定车牌和认证；不在服务期限内，拉起服务费支付模块和关闭服务模块，支付成功后再进入服务授权、静默绑定车牌和认证。</w:t>
      </w:r>
    </w:p>
    <w:p w14:paraId="1CB9E1C8" w14:textId="77777777" w:rsidR="005A014A" w:rsidRPr="00130728" w:rsidRDefault="00660D45">
      <w:pPr>
        <w:pStyle w:val="af0"/>
        <w:numPr>
          <w:ilvl w:val="0"/>
          <w:numId w:val="3"/>
        </w:numPr>
        <w:ind w:firstLineChars="0"/>
        <w:rPr>
          <w:sz w:val="18"/>
          <w:szCs w:val="18"/>
        </w:rPr>
      </w:pPr>
      <w:r w:rsidRPr="00130728">
        <w:rPr>
          <w:rFonts w:hint="eastAsia"/>
          <w:sz w:val="18"/>
          <w:szCs w:val="18"/>
        </w:rPr>
        <w:t>可上滑和下滑的页面支持语音的翻页，语音指令和交互按</w:t>
      </w:r>
      <w:r w:rsidRPr="00130728">
        <w:rPr>
          <w:sz w:val="18"/>
          <w:szCs w:val="18"/>
        </w:rPr>
        <w:t>OS</w:t>
      </w:r>
      <w:r w:rsidRPr="00130728">
        <w:rPr>
          <w:rFonts w:hint="eastAsia"/>
          <w:sz w:val="18"/>
          <w:szCs w:val="18"/>
        </w:rPr>
        <w:t>整体交互进行设计。</w:t>
      </w:r>
    </w:p>
    <w:p w14:paraId="22176B3B" w14:textId="4C9E9F2C" w:rsidR="005A014A" w:rsidRPr="00130728" w:rsidRDefault="00660D45">
      <w:pPr>
        <w:pStyle w:val="af0"/>
        <w:numPr>
          <w:ilvl w:val="0"/>
          <w:numId w:val="3"/>
        </w:numPr>
        <w:ind w:firstLineChars="0"/>
        <w:rPr>
          <w:strike/>
          <w:sz w:val="18"/>
          <w:szCs w:val="18"/>
        </w:rPr>
      </w:pPr>
      <w:r w:rsidRPr="00130728">
        <w:rPr>
          <w:rFonts w:hint="eastAsia"/>
          <w:strike/>
          <w:sz w:val="18"/>
          <w:szCs w:val="18"/>
        </w:rPr>
        <w:t>缴费页面优先展示微信支付二维码，点击切换成支付宝二维码，再次点击切换成微信二维码。</w:t>
      </w:r>
      <w:r w:rsidRPr="00130728">
        <w:rPr>
          <w:rFonts w:asciiTheme="minorEastAsia" w:hAnsiTheme="minorEastAsia" w:hint="eastAsia"/>
          <w:color w:val="000000" w:themeColor="text1"/>
          <w:sz w:val="18"/>
          <w:szCs w:val="18"/>
        </w:rPr>
        <w:t>（P1实现）</w:t>
      </w:r>
    </w:p>
    <w:p w14:paraId="77798B66" w14:textId="64BA3200" w:rsidR="005A014A" w:rsidRDefault="00660D45">
      <w:pPr>
        <w:pStyle w:val="3"/>
      </w:pPr>
      <w:bookmarkStart w:id="43" w:name="_Toc533776410"/>
      <w:r>
        <w:lastRenderedPageBreak/>
        <w:t>3.2.1.</w:t>
      </w:r>
      <w:r>
        <w:rPr>
          <w:rFonts w:hint="eastAsia"/>
        </w:rPr>
        <w:t>页面交互：</w:t>
      </w:r>
      <w:bookmarkEnd w:id="43"/>
    </w:p>
    <w:p w14:paraId="3541DE6B" w14:textId="76DF4C55" w:rsidR="00A54A31" w:rsidRDefault="00314C10" w:rsidP="00A54A31">
      <w:pPr>
        <w:jc w:val="left"/>
        <w:rPr>
          <w:rFonts w:asciiTheme="minorEastAsia" w:hAnsiTheme="minorEastAsia"/>
          <w:sz w:val="18"/>
          <w:szCs w:val="18"/>
        </w:rPr>
      </w:pPr>
      <w:r w:rsidRPr="00AB68E5">
        <w:rPr>
          <w:rFonts w:asciiTheme="minorEastAsia" w:hAnsiTheme="minorEastAsia"/>
          <w:noProof/>
          <w:sz w:val="18"/>
          <w:szCs w:val="18"/>
          <w:highlight w:val="yellow"/>
        </w:rPr>
        <w:drawing>
          <wp:anchor distT="0" distB="0" distL="114300" distR="114300" simplePos="0" relativeHeight="251652096" behindDoc="0" locked="0" layoutInCell="1" allowOverlap="1" wp14:anchorId="256CD2C6" wp14:editId="09352DD4">
            <wp:simplePos x="0" y="0"/>
            <wp:positionH relativeFrom="column">
              <wp:posOffset>-156210</wp:posOffset>
            </wp:positionH>
            <wp:positionV relativeFrom="paragraph">
              <wp:posOffset>329565</wp:posOffset>
            </wp:positionV>
            <wp:extent cx="6389370" cy="7522210"/>
            <wp:effectExtent l="0" t="0" r="0" b="254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52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68E5" w:rsidRPr="00AB68E5">
        <w:rPr>
          <w:rFonts w:asciiTheme="minorEastAsia" w:hAnsiTheme="minorEastAsia" w:hint="eastAsia"/>
          <w:sz w:val="18"/>
          <w:szCs w:val="18"/>
          <w:highlight w:val="yellow"/>
        </w:rPr>
        <w:t>【补缴】本期不实现</w:t>
      </w:r>
      <w:bookmarkStart w:id="44" w:name="_Toc533776411"/>
    </w:p>
    <w:p w14:paraId="37C08699" w14:textId="77777777" w:rsidR="00A54A31" w:rsidRPr="00A54A31" w:rsidRDefault="00A54A31" w:rsidP="00A54A31">
      <w:pPr>
        <w:rPr>
          <w:rFonts w:asciiTheme="minorEastAsia" w:hAnsiTheme="minorEastAsia"/>
          <w:sz w:val="18"/>
          <w:szCs w:val="18"/>
        </w:rPr>
      </w:pPr>
    </w:p>
    <w:p w14:paraId="2972C545" w14:textId="77777777" w:rsidR="00A54A31" w:rsidRPr="00A54A31" w:rsidRDefault="00A54A31" w:rsidP="00A54A31">
      <w:pPr>
        <w:rPr>
          <w:rFonts w:asciiTheme="minorEastAsia" w:hAnsiTheme="minorEastAsia"/>
          <w:sz w:val="18"/>
          <w:szCs w:val="18"/>
        </w:rPr>
      </w:pPr>
    </w:p>
    <w:p w14:paraId="2407C171" w14:textId="1B38333D" w:rsidR="00A54A31" w:rsidRDefault="00A54A31" w:rsidP="00A54A31">
      <w:pPr>
        <w:rPr>
          <w:rFonts w:asciiTheme="minorEastAsia" w:hAnsiTheme="minorEastAsia"/>
          <w:sz w:val="18"/>
          <w:szCs w:val="18"/>
        </w:rPr>
      </w:pPr>
    </w:p>
    <w:p w14:paraId="5612756A" w14:textId="0DFCC205" w:rsidR="00A54A31" w:rsidRDefault="00A54A31" w:rsidP="00A54A31">
      <w:pPr>
        <w:rPr>
          <w:rFonts w:asciiTheme="minorEastAsia" w:hAnsiTheme="minorEastAsia"/>
          <w:sz w:val="18"/>
          <w:szCs w:val="18"/>
        </w:rPr>
      </w:pPr>
    </w:p>
    <w:p w14:paraId="6E277080" w14:textId="460E3DEC" w:rsidR="00A54A31" w:rsidRDefault="00A54A31" w:rsidP="00A54A31">
      <w:pPr>
        <w:pStyle w:val="3"/>
      </w:pPr>
      <w:r w:rsidRPr="005013CE">
        <w:rPr>
          <w:rFonts w:hint="eastAsia"/>
          <w:noProof/>
          <w:color w:val="FF0000"/>
          <w:sz w:val="18"/>
          <w:szCs w:val="18"/>
        </w:rPr>
        <w:lastRenderedPageBreak/>
        <w:drawing>
          <wp:anchor distT="0" distB="0" distL="114300" distR="114300" simplePos="0" relativeHeight="251673600" behindDoc="0" locked="0" layoutInCell="1" allowOverlap="1" wp14:anchorId="188A1E9D" wp14:editId="7FBA8657">
            <wp:simplePos x="0" y="0"/>
            <wp:positionH relativeFrom="margin">
              <wp:align>right</wp:align>
            </wp:positionH>
            <wp:positionV relativeFrom="paragraph">
              <wp:posOffset>294502</wp:posOffset>
            </wp:positionV>
            <wp:extent cx="6390640" cy="3050540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无定位提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13CE">
        <w:rPr>
          <w:color w:val="FF0000"/>
        </w:rPr>
        <w:t>3.2.2.</w:t>
      </w:r>
      <w:r w:rsidRPr="005013CE">
        <w:rPr>
          <w:rFonts w:hint="eastAsia"/>
          <w:color w:val="FF0000"/>
        </w:rPr>
        <w:t>定位服务授权</w:t>
      </w:r>
      <w:r>
        <w:rPr>
          <w:rFonts w:hint="eastAsia"/>
        </w:rPr>
        <w:t>：</w:t>
      </w:r>
    </w:p>
    <w:p w14:paraId="1B3A171B" w14:textId="006B578D" w:rsidR="00A54A31" w:rsidRPr="005013CE" w:rsidRDefault="00A54A31" w:rsidP="00A54A31">
      <w:pPr>
        <w:rPr>
          <w:color w:val="FF0000"/>
          <w:sz w:val="18"/>
          <w:szCs w:val="18"/>
        </w:rPr>
      </w:pPr>
      <w:r w:rsidRPr="005013CE">
        <w:rPr>
          <w:rFonts w:hint="eastAsia"/>
          <w:color w:val="FF0000"/>
          <w:sz w:val="18"/>
          <w:szCs w:val="18"/>
        </w:rPr>
        <w:t>3</w:t>
      </w:r>
      <w:r w:rsidRPr="005013CE">
        <w:rPr>
          <w:color w:val="FF0000"/>
          <w:sz w:val="18"/>
          <w:szCs w:val="18"/>
        </w:rPr>
        <w:t>.2.2.1.</w:t>
      </w:r>
      <w:r w:rsidRPr="005013CE">
        <w:rPr>
          <w:rFonts w:hint="eastAsia"/>
          <w:color w:val="FF0000"/>
          <w:sz w:val="18"/>
          <w:szCs w:val="18"/>
        </w:rPr>
        <w:t>手动交互逻辑：</w:t>
      </w:r>
    </w:p>
    <w:p w14:paraId="233C25D6" w14:textId="594084F9" w:rsidR="00A54A31" w:rsidRPr="005013CE" w:rsidRDefault="00A54A31" w:rsidP="00A54A31">
      <w:pPr>
        <w:rPr>
          <w:color w:val="FF0000"/>
          <w:sz w:val="18"/>
          <w:szCs w:val="18"/>
        </w:rPr>
      </w:pPr>
      <w:r w:rsidRPr="005013CE">
        <w:rPr>
          <w:rFonts w:hint="eastAsia"/>
          <w:color w:val="FF0000"/>
          <w:sz w:val="18"/>
          <w:szCs w:val="18"/>
        </w:rPr>
        <w:t>定位服务授权：</w:t>
      </w:r>
    </w:p>
    <w:p w14:paraId="558457EF" w14:textId="77777777" w:rsidR="00A54A31" w:rsidRPr="005013CE" w:rsidRDefault="00A54A31" w:rsidP="00A54A31">
      <w:pPr>
        <w:rPr>
          <w:color w:val="FF0000"/>
          <w:sz w:val="18"/>
          <w:szCs w:val="18"/>
        </w:rPr>
      </w:pPr>
      <w:r w:rsidRPr="005013CE">
        <w:rPr>
          <w:rFonts w:hint="eastAsia"/>
          <w:color w:val="FF0000"/>
          <w:sz w:val="18"/>
          <w:szCs w:val="18"/>
        </w:rPr>
        <w:t>“智慧停车场”需要使用定位服务，基于定位到的当前位置搜索智慧停车场。用户可通过【车机助手</w:t>
      </w:r>
      <w:r w:rsidRPr="005013CE">
        <w:rPr>
          <w:rFonts w:hint="eastAsia"/>
          <w:color w:val="FF0000"/>
          <w:sz w:val="18"/>
          <w:szCs w:val="18"/>
        </w:rPr>
        <w:t>--</w:t>
      </w:r>
      <w:r w:rsidRPr="005013CE">
        <w:rPr>
          <w:rFonts w:hint="eastAsia"/>
          <w:color w:val="FF0000"/>
          <w:sz w:val="18"/>
          <w:szCs w:val="18"/>
        </w:rPr>
        <w:t>隐私】管理对定位服务的授权。</w:t>
      </w:r>
    </w:p>
    <w:p w14:paraId="512E59D1" w14:textId="77777777" w:rsidR="00A54A31" w:rsidRPr="005013CE" w:rsidRDefault="00A54A31" w:rsidP="00A54A31">
      <w:pPr>
        <w:rPr>
          <w:color w:val="FF0000"/>
          <w:sz w:val="18"/>
          <w:szCs w:val="18"/>
        </w:rPr>
      </w:pPr>
      <w:r w:rsidRPr="005013CE">
        <w:rPr>
          <w:rFonts w:hint="eastAsia"/>
          <w:color w:val="FF0000"/>
          <w:sz w:val="18"/>
          <w:szCs w:val="18"/>
        </w:rPr>
        <w:t>如果用户关闭了“智慧停车场”的定位服务权限，手动或语音打开“智慧停车场”，弹框提示：打开“定位服务”来允许“智慧停车场”确定您的位置。</w:t>
      </w:r>
    </w:p>
    <w:p w14:paraId="7A3899A3" w14:textId="77777777" w:rsidR="00A54A31" w:rsidRPr="005013CE" w:rsidRDefault="00A54A31" w:rsidP="00A54A31">
      <w:pPr>
        <w:rPr>
          <w:color w:val="FF0000"/>
          <w:sz w:val="18"/>
          <w:szCs w:val="18"/>
        </w:rPr>
      </w:pPr>
      <w:r w:rsidRPr="005013CE">
        <w:rPr>
          <w:rFonts w:hint="eastAsia"/>
          <w:color w:val="FF0000"/>
          <w:sz w:val="18"/>
          <w:szCs w:val="18"/>
        </w:rPr>
        <w:t>用户点击“知道了”，弹窗消失，车场列表页显示文本提示“定位服务未开启”，文本下方为“重新加载”按钮，点击刷新页面。</w:t>
      </w:r>
    </w:p>
    <w:p w14:paraId="71BE7121" w14:textId="34F35ECE" w:rsidR="00A54A31" w:rsidRPr="005013CE" w:rsidRDefault="00A54A31" w:rsidP="00A54A31">
      <w:pPr>
        <w:rPr>
          <w:color w:val="FF0000"/>
          <w:sz w:val="18"/>
          <w:szCs w:val="18"/>
        </w:rPr>
      </w:pPr>
      <w:r w:rsidRPr="005013CE">
        <w:rPr>
          <w:rFonts w:hint="eastAsia"/>
          <w:color w:val="FF0000"/>
          <w:sz w:val="18"/>
          <w:szCs w:val="18"/>
        </w:rPr>
        <w:t>用户点击“去开启”，跳转至【车机助手</w:t>
      </w:r>
      <w:r w:rsidRPr="005013CE">
        <w:rPr>
          <w:color w:val="FF0000"/>
          <w:sz w:val="18"/>
          <w:szCs w:val="18"/>
        </w:rPr>
        <w:t>—</w:t>
      </w:r>
      <w:r w:rsidRPr="005013CE">
        <w:rPr>
          <w:rFonts w:hint="eastAsia"/>
          <w:color w:val="FF0000"/>
          <w:sz w:val="18"/>
          <w:szCs w:val="18"/>
        </w:rPr>
        <w:t>隐私</w:t>
      </w:r>
      <w:r w:rsidRPr="005013CE">
        <w:rPr>
          <w:color w:val="FF0000"/>
          <w:sz w:val="18"/>
          <w:szCs w:val="18"/>
        </w:rPr>
        <w:t>—</w:t>
      </w:r>
      <w:r w:rsidRPr="005013CE">
        <w:rPr>
          <w:rFonts w:hint="eastAsia"/>
          <w:color w:val="FF0000"/>
          <w:sz w:val="18"/>
          <w:szCs w:val="18"/>
        </w:rPr>
        <w:t>定位服务】权限管理页面。开启权限后，打开“智慧停车场”，自动刷新定位。</w:t>
      </w:r>
    </w:p>
    <w:p w14:paraId="7F983FA8" w14:textId="1855F918" w:rsidR="005A014A" w:rsidRPr="00870276" w:rsidRDefault="00660D45">
      <w:pPr>
        <w:pStyle w:val="1"/>
        <w:spacing w:line="240" w:lineRule="auto"/>
        <w:rPr>
          <w:color w:val="auto"/>
        </w:rPr>
      </w:pPr>
      <w:r w:rsidRPr="00870276">
        <w:rPr>
          <w:rFonts w:hint="eastAsia"/>
          <w:color w:val="auto"/>
        </w:rPr>
        <w:lastRenderedPageBreak/>
        <w:t>4</w:t>
      </w:r>
      <w:r w:rsidRPr="00870276">
        <w:rPr>
          <w:rFonts w:hint="eastAsia"/>
          <w:color w:val="auto"/>
        </w:rPr>
        <w:t>需求详述</w:t>
      </w:r>
      <w:bookmarkEnd w:id="44"/>
    </w:p>
    <w:p w14:paraId="0ECEFCC1" w14:textId="77777777" w:rsidR="005A014A" w:rsidRPr="00870276" w:rsidRDefault="00660D45">
      <w:pPr>
        <w:pStyle w:val="2"/>
        <w:rPr>
          <w:color w:val="auto"/>
        </w:rPr>
      </w:pPr>
      <w:bookmarkStart w:id="45" w:name="_Toc533776412"/>
      <w:r w:rsidRPr="00870276">
        <w:rPr>
          <w:rFonts w:hint="eastAsia"/>
          <w:color w:val="auto"/>
        </w:rPr>
        <w:t>4.1.</w:t>
      </w:r>
      <w:r w:rsidRPr="00870276">
        <w:rPr>
          <w:color w:val="auto"/>
        </w:rPr>
        <w:t>流程图</w:t>
      </w:r>
      <w:bookmarkEnd w:id="45"/>
    </w:p>
    <w:p w14:paraId="35C3412B" w14:textId="77777777" w:rsidR="005A014A" w:rsidRPr="00870276" w:rsidRDefault="00660D45">
      <w:pPr>
        <w:pStyle w:val="3"/>
        <w:rPr>
          <w:color w:val="365F91" w:themeColor="accent1" w:themeShade="BF"/>
        </w:rPr>
      </w:pPr>
      <w:bookmarkStart w:id="46" w:name="_Toc533776413"/>
      <w:r w:rsidRPr="00870276">
        <w:rPr>
          <w:rFonts w:hint="eastAsia"/>
          <w:color w:val="365F91" w:themeColor="accent1" w:themeShade="BF"/>
        </w:rPr>
        <w:t>4.1.1</w:t>
      </w:r>
      <w:r w:rsidRPr="00870276">
        <w:rPr>
          <w:color w:val="365F91" w:themeColor="accent1" w:themeShade="BF"/>
        </w:rPr>
        <w:t>.</w:t>
      </w:r>
      <w:r w:rsidRPr="00870276">
        <w:rPr>
          <w:rFonts w:hint="eastAsia"/>
          <w:color w:val="365F91" w:themeColor="accent1" w:themeShade="BF"/>
        </w:rPr>
        <w:t xml:space="preserve"> 语音&amp;点击进入</w:t>
      </w:r>
      <w:r w:rsidRPr="00870276">
        <w:rPr>
          <w:color w:val="365F91" w:themeColor="accent1" w:themeShade="BF"/>
        </w:rPr>
        <w:t>app</w:t>
      </w:r>
      <w:r w:rsidRPr="00870276">
        <w:rPr>
          <w:rFonts w:hint="eastAsia"/>
          <w:color w:val="365F91" w:themeColor="accent1" w:themeShade="BF"/>
        </w:rPr>
        <w:t>环节：</w:t>
      </w:r>
      <w:bookmarkEnd w:id="46"/>
    </w:p>
    <w:p w14:paraId="1EA7EC49" w14:textId="71D18DA0" w:rsidR="005A014A" w:rsidRPr="00870276" w:rsidRDefault="00B861AA">
      <w:pPr>
        <w:pStyle w:val="3"/>
        <w:rPr>
          <w:color w:val="auto"/>
        </w:rPr>
      </w:pPr>
      <w:bookmarkStart w:id="47" w:name="_Toc533776414"/>
      <w:r w:rsidRPr="00870276">
        <w:rPr>
          <w:rFonts w:hint="eastAsia"/>
          <w:noProof/>
          <w:color w:val="auto"/>
          <w:sz w:val="18"/>
        </w:rPr>
        <w:drawing>
          <wp:anchor distT="0" distB="0" distL="114300" distR="114300" simplePos="0" relativeHeight="251655168" behindDoc="0" locked="0" layoutInCell="1" allowOverlap="1" wp14:anchorId="2B3E0AA5" wp14:editId="69482817">
            <wp:simplePos x="0" y="0"/>
            <wp:positionH relativeFrom="column">
              <wp:posOffset>515620</wp:posOffset>
            </wp:positionH>
            <wp:positionV relativeFrom="paragraph">
              <wp:posOffset>608965</wp:posOffset>
            </wp:positionV>
            <wp:extent cx="4332605" cy="626237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hp\Desktop\外卖-再来一单.png外卖-再来一单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D45" w:rsidRPr="00870276">
        <w:rPr>
          <w:rFonts w:hint="eastAsia"/>
          <w:color w:val="auto"/>
        </w:rPr>
        <w:t>需调用C端付费模块等相关模块。</w:t>
      </w:r>
      <w:bookmarkEnd w:id="47"/>
    </w:p>
    <w:p w14:paraId="3C055C27" w14:textId="6473A6D5" w:rsidR="00870276" w:rsidRPr="00A54A31" w:rsidRDefault="00870276">
      <w:pPr>
        <w:rPr>
          <w:sz w:val="18"/>
        </w:rPr>
      </w:pPr>
      <w:r w:rsidRPr="00A54A31">
        <w:rPr>
          <w:sz w:val="18"/>
        </w:rPr>
        <w:t>获取手机号逻辑：优先取个人中心手机号，个人中心无手机号即取</w:t>
      </w:r>
      <w:r w:rsidRPr="00A54A31">
        <w:rPr>
          <w:rFonts w:hint="eastAsia"/>
          <w:sz w:val="18"/>
        </w:rPr>
        <w:t>P</w:t>
      </w:r>
      <w:r w:rsidRPr="00A54A31">
        <w:rPr>
          <w:sz w:val="18"/>
        </w:rPr>
        <w:t>ASSID</w:t>
      </w:r>
      <w:r w:rsidRPr="00A54A31">
        <w:rPr>
          <w:sz w:val="18"/>
        </w:rPr>
        <w:t>手机号。</w:t>
      </w:r>
    </w:p>
    <w:p w14:paraId="725E6CC6" w14:textId="4F4598D7" w:rsidR="00B861AA" w:rsidRDefault="00B861AA">
      <w:pPr>
        <w:rPr>
          <w:sz w:val="18"/>
        </w:rPr>
      </w:pPr>
      <w:r w:rsidRPr="0058078E">
        <w:rPr>
          <w:rFonts w:hint="eastAsia"/>
          <w:sz w:val="18"/>
        </w:rPr>
        <w:t>新用户</w:t>
      </w:r>
      <w:r w:rsidR="00130728" w:rsidRPr="0058078E">
        <w:rPr>
          <w:rFonts w:hint="eastAsia"/>
          <w:sz w:val="18"/>
        </w:rPr>
        <w:t>注册</w:t>
      </w:r>
      <w:r w:rsidRPr="0058078E">
        <w:rPr>
          <w:rFonts w:hint="eastAsia"/>
          <w:sz w:val="18"/>
        </w:rPr>
        <w:t>需要二次确认车牌信息和手机号信息，确认后车牌信息和手机号信息不可更改，弹出</w:t>
      </w:r>
      <w:r w:rsidRPr="0058078E">
        <w:rPr>
          <w:rFonts w:hint="eastAsia"/>
          <w:sz w:val="18"/>
        </w:rPr>
        <w:t>dialog</w:t>
      </w:r>
      <w:r w:rsidRPr="0058078E">
        <w:rPr>
          <w:rFonts w:hint="eastAsia"/>
          <w:sz w:val="18"/>
        </w:rPr>
        <w:t>“将为您在</w:t>
      </w:r>
      <w:r w:rsidRPr="0058078E">
        <w:rPr>
          <w:rFonts w:hint="eastAsia"/>
          <w:sz w:val="18"/>
        </w:rPr>
        <w:t>E</w:t>
      </w:r>
      <w:r w:rsidRPr="0058078E">
        <w:rPr>
          <w:sz w:val="18"/>
        </w:rPr>
        <w:t>TCP</w:t>
      </w:r>
      <w:r w:rsidR="003F4C41" w:rsidRPr="0058078E">
        <w:rPr>
          <w:rFonts w:hint="eastAsia"/>
          <w:sz w:val="18"/>
        </w:rPr>
        <w:t>注册服务，请仔细确认您的</w:t>
      </w:r>
      <w:r w:rsidR="00130728" w:rsidRPr="0058078E">
        <w:rPr>
          <w:rFonts w:hint="eastAsia"/>
          <w:sz w:val="18"/>
        </w:rPr>
        <w:t>爱车信息、手机号是否正确，提交后不可修改</w:t>
      </w:r>
      <w:r w:rsidRPr="0058078E">
        <w:rPr>
          <w:rFonts w:hint="eastAsia"/>
          <w:sz w:val="18"/>
        </w:rPr>
        <w:t>”</w:t>
      </w:r>
    </w:p>
    <w:p w14:paraId="1B1976F1" w14:textId="4F223D1B" w:rsidR="00130728" w:rsidRPr="00130728" w:rsidRDefault="00130728">
      <w:pPr>
        <w:rPr>
          <w:sz w:val="1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F8F0FC5" wp14:editId="26717A24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2896870" cy="277114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DE5CE" w14:textId="2127176D" w:rsidR="00C11BBC" w:rsidRPr="00A54A31" w:rsidRDefault="00C11BBC" w:rsidP="00130728">
      <w:pPr>
        <w:rPr>
          <w:sz w:val="18"/>
        </w:rPr>
      </w:pPr>
      <w:r w:rsidRPr="00A54A31">
        <w:rPr>
          <w:noProof/>
        </w:rPr>
        <w:drawing>
          <wp:anchor distT="0" distB="0" distL="114300" distR="114300" simplePos="0" relativeHeight="251671552" behindDoc="0" locked="0" layoutInCell="1" allowOverlap="1" wp14:anchorId="274EE6AD" wp14:editId="0E631303">
            <wp:simplePos x="0" y="0"/>
            <wp:positionH relativeFrom="margin">
              <wp:align>left</wp:align>
            </wp:positionH>
            <wp:positionV relativeFrom="paragraph">
              <wp:posOffset>3030188</wp:posOffset>
            </wp:positionV>
            <wp:extent cx="3119120" cy="2882265"/>
            <wp:effectExtent l="0" t="0" r="508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4A31">
        <w:rPr>
          <w:rFonts w:hint="eastAsia"/>
          <w:sz w:val="18"/>
        </w:rPr>
        <w:t>未获取到用户手机号时，二次确认页【修改手机号】按钮更改为</w:t>
      </w:r>
      <w:r w:rsidRPr="00A54A31">
        <w:rPr>
          <w:rFonts w:hint="eastAsia"/>
          <w:sz w:val="18"/>
        </w:rPr>
        <w:t xml:space="preserve"> </w:t>
      </w:r>
      <w:r w:rsidRPr="00A54A31">
        <w:rPr>
          <w:rFonts w:hint="eastAsia"/>
          <w:sz w:val="18"/>
        </w:rPr>
        <w:t>【添加手机号】按钮，点击跳转至个人中心修改手机号页面</w:t>
      </w:r>
    </w:p>
    <w:p w14:paraId="175CA50C" w14:textId="15D17FF8" w:rsidR="00130728" w:rsidRPr="00130728" w:rsidRDefault="00130728" w:rsidP="00130728">
      <w:pPr>
        <w:rPr>
          <w:sz w:val="18"/>
        </w:rPr>
      </w:pPr>
      <w:r w:rsidRPr="0058078E">
        <w:rPr>
          <w:rFonts w:hint="eastAsia"/>
          <w:sz w:val="18"/>
        </w:rPr>
        <w:t>在</w:t>
      </w:r>
      <w:r w:rsidRPr="0058078E">
        <w:rPr>
          <w:rFonts w:hint="eastAsia"/>
          <w:sz w:val="18"/>
        </w:rPr>
        <w:t>etcp</w:t>
      </w:r>
      <w:r w:rsidRPr="0058078E">
        <w:rPr>
          <w:rFonts w:hint="eastAsia"/>
          <w:sz w:val="18"/>
        </w:rPr>
        <w:t>开通失败后提示</w:t>
      </w:r>
      <w:r w:rsidRPr="0058078E">
        <w:rPr>
          <w:rFonts w:hint="eastAsia"/>
          <w:sz w:val="18"/>
        </w:rPr>
        <w:t>dialog</w:t>
      </w:r>
      <w:r w:rsidRPr="0058078E">
        <w:rPr>
          <w:rFonts w:hint="eastAsia"/>
          <w:sz w:val="18"/>
        </w:rPr>
        <w:t>：“一个手机号最多可以绑定三个车牌号，请核实后重试”，用户点击“我知道了”后</w:t>
      </w:r>
      <w:r w:rsidRPr="0058078E">
        <w:rPr>
          <w:rFonts w:hint="eastAsia"/>
          <w:sz w:val="18"/>
        </w:rPr>
        <w:t>dialog</w:t>
      </w:r>
      <w:r w:rsidRPr="0058078E">
        <w:rPr>
          <w:rFonts w:hint="eastAsia"/>
          <w:sz w:val="18"/>
        </w:rPr>
        <w:t>消失，退出</w:t>
      </w:r>
      <w:r w:rsidRPr="0058078E">
        <w:rPr>
          <w:rFonts w:hint="eastAsia"/>
          <w:sz w:val="18"/>
        </w:rPr>
        <w:t>A</w:t>
      </w:r>
      <w:r w:rsidRPr="0058078E">
        <w:rPr>
          <w:sz w:val="18"/>
        </w:rPr>
        <w:t>PP</w:t>
      </w:r>
      <w:r w:rsidRPr="0058078E">
        <w:rPr>
          <w:rFonts w:hint="eastAsia"/>
          <w:sz w:val="18"/>
        </w:rPr>
        <w:t>；用户点击“联系客服”拉起蓝牙电话</w:t>
      </w:r>
    </w:p>
    <w:p w14:paraId="1049ECD9" w14:textId="0483F2D3" w:rsidR="00130728" w:rsidRPr="00130728" w:rsidRDefault="00130728">
      <w:pPr>
        <w:rPr>
          <w:sz w:val="1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50728F2" wp14:editId="0EBAB0C5">
            <wp:simplePos x="0" y="0"/>
            <wp:positionH relativeFrom="column">
              <wp:posOffset>0</wp:posOffset>
            </wp:positionH>
            <wp:positionV relativeFrom="paragraph">
              <wp:posOffset>269875</wp:posOffset>
            </wp:positionV>
            <wp:extent cx="3124200" cy="205740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DA127" w14:textId="6E93BFD5" w:rsidR="00130728" w:rsidRPr="0058078E" w:rsidRDefault="00660D45">
      <w:pPr>
        <w:rPr>
          <w:sz w:val="18"/>
        </w:rPr>
      </w:pPr>
      <w:r w:rsidRPr="0058078E">
        <w:rPr>
          <w:rFonts w:hint="eastAsia"/>
          <w:sz w:val="18"/>
        </w:rPr>
        <w:t>在</w:t>
      </w:r>
      <w:r w:rsidRPr="0058078E">
        <w:rPr>
          <w:rFonts w:hint="eastAsia"/>
          <w:sz w:val="18"/>
        </w:rPr>
        <w:t>etcp</w:t>
      </w:r>
      <w:r w:rsidRPr="0058078E">
        <w:rPr>
          <w:rFonts w:hint="eastAsia"/>
          <w:sz w:val="18"/>
        </w:rPr>
        <w:t>认证失败后提示</w:t>
      </w:r>
      <w:r w:rsidR="00130728" w:rsidRPr="0058078E">
        <w:rPr>
          <w:rFonts w:hint="eastAsia"/>
          <w:sz w:val="18"/>
        </w:rPr>
        <w:t>dialog</w:t>
      </w:r>
      <w:r w:rsidRPr="0058078E">
        <w:rPr>
          <w:rFonts w:hint="eastAsia"/>
          <w:sz w:val="18"/>
        </w:rPr>
        <w:t>：“车牌号与发动机号不匹配，请核实后重试；如确认无误请联系客服</w:t>
      </w:r>
      <w:r w:rsidRPr="0058078E">
        <w:rPr>
          <w:rFonts w:hint="eastAsia"/>
          <w:sz w:val="18"/>
        </w:rPr>
        <w:t>400-0000-688</w:t>
      </w:r>
      <w:r w:rsidRPr="0058078E">
        <w:rPr>
          <w:rFonts w:hint="eastAsia"/>
          <w:sz w:val="18"/>
        </w:rPr>
        <w:t>处理”，用</w:t>
      </w:r>
    </w:p>
    <w:p w14:paraId="2B2061F2" w14:textId="51AD0D74" w:rsidR="005A014A" w:rsidRPr="0058078E" w:rsidRDefault="003D1256">
      <w:pPr>
        <w:rPr>
          <w:sz w:val="18"/>
        </w:rPr>
      </w:pPr>
      <w:r w:rsidRPr="0058078E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580C616" wp14:editId="2A5F2B41">
            <wp:simplePos x="0" y="0"/>
            <wp:positionH relativeFrom="column">
              <wp:posOffset>47597</wp:posOffset>
            </wp:positionH>
            <wp:positionV relativeFrom="paragraph">
              <wp:posOffset>457228</wp:posOffset>
            </wp:positionV>
            <wp:extent cx="3000375" cy="2019300"/>
            <wp:effectExtent l="0" t="0" r="952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D45" w:rsidRPr="0058078E">
        <w:rPr>
          <w:rFonts w:hint="eastAsia"/>
          <w:sz w:val="18"/>
        </w:rPr>
        <w:t>户点击“我知道了”后</w:t>
      </w:r>
      <w:r w:rsidR="00660D45" w:rsidRPr="0058078E">
        <w:rPr>
          <w:rFonts w:hint="eastAsia"/>
          <w:sz w:val="18"/>
        </w:rPr>
        <w:t>dialog</w:t>
      </w:r>
      <w:r w:rsidR="00130728" w:rsidRPr="0058078E">
        <w:rPr>
          <w:rFonts w:hint="eastAsia"/>
          <w:sz w:val="18"/>
        </w:rPr>
        <w:t>消失，退出</w:t>
      </w:r>
      <w:r w:rsidR="00130728" w:rsidRPr="0058078E">
        <w:rPr>
          <w:rFonts w:hint="eastAsia"/>
          <w:sz w:val="18"/>
        </w:rPr>
        <w:t>A</w:t>
      </w:r>
      <w:r w:rsidR="00130728" w:rsidRPr="0058078E">
        <w:rPr>
          <w:sz w:val="18"/>
        </w:rPr>
        <w:t>PP</w:t>
      </w:r>
      <w:r w:rsidR="00130728" w:rsidRPr="0058078E">
        <w:rPr>
          <w:rFonts w:hint="eastAsia"/>
          <w:sz w:val="18"/>
        </w:rPr>
        <w:t>；用户点击“联系客服”拉起蓝牙电话</w:t>
      </w:r>
    </w:p>
    <w:p w14:paraId="7554E859" w14:textId="0D5B33D1" w:rsidR="003D1256" w:rsidRPr="0058078E" w:rsidRDefault="003D1256">
      <w:pPr>
        <w:rPr>
          <w:sz w:val="18"/>
        </w:rPr>
      </w:pPr>
      <w:r w:rsidRPr="0058078E">
        <w:rPr>
          <w:rFonts w:hint="eastAsia"/>
          <w:sz w:val="18"/>
        </w:rPr>
        <w:t>校验已注册</w:t>
      </w:r>
      <w:r w:rsidRPr="0058078E">
        <w:rPr>
          <w:rFonts w:hint="eastAsia"/>
          <w:sz w:val="18"/>
        </w:rPr>
        <w:t>E</w:t>
      </w:r>
      <w:r w:rsidRPr="0058078E">
        <w:rPr>
          <w:sz w:val="18"/>
        </w:rPr>
        <w:t>TCP</w:t>
      </w:r>
      <w:r w:rsidRPr="0058078E">
        <w:rPr>
          <w:rFonts w:hint="eastAsia"/>
          <w:sz w:val="18"/>
        </w:rPr>
        <w:t>成功的车辆信息与个人中心是否一致，不一致时弹出</w:t>
      </w:r>
      <w:r w:rsidRPr="0058078E">
        <w:rPr>
          <w:rFonts w:hint="eastAsia"/>
          <w:sz w:val="18"/>
        </w:rPr>
        <w:t>dialog</w:t>
      </w:r>
      <w:r w:rsidRPr="0058078E">
        <w:rPr>
          <w:rFonts w:hint="eastAsia"/>
          <w:sz w:val="18"/>
        </w:rPr>
        <w:t>：“匹配到你的车牌号信息与个人中心不一致，请联系客服：</w:t>
      </w:r>
      <w:r w:rsidRPr="0058078E">
        <w:rPr>
          <w:rFonts w:hint="eastAsia"/>
          <w:sz w:val="18"/>
        </w:rPr>
        <w:t>400-0000-688</w:t>
      </w:r>
      <w:r w:rsidRPr="0058078E">
        <w:rPr>
          <w:rFonts w:hint="eastAsia"/>
          <w:sz w:val="18"/>
        </w:rPr>
        <w:t>或重新开通”，用户点击“取消”，退出</w:t>
      </w:r>
      <w:r w:rsidRPr="0058078E">
        <w:rPr>
          <w:rFonts w:hint="eastAsia"/>
          <w:sz w:val="18"/>
        </w:rPr>
        <w:t>A</w:t>
      </w:r>
      <w:r w:rsidRPr="0058078E">
        <w:rPr>
          <w:sz w:val="18"/>
        </w:rPr>
        <w:t>PP</w:t>
      </w:r>
      <w:r w:rsidRPr="0058078E">
        <w:rPr>
          <w:rFonts w:hint="eastAsia"/>
          <w:sz w:val="18"/>
        </w:rPr>
        <w:t>；用户点击“开通”，拉起</w:t>
      </w:r>
      <w:r w:rsidRPr="0058078E">
        <w:rPr>
          <w:rFonts w:hint="eastAsia"/>
          <w:sz w:val="18"/>
        </w:rPr>
        <w:t>C</w:t>
      </w:r>
      <w:r w:rsidRPr="0058078E">
        <w:rPr>
          <w:rFonts w:hint="eastAsia"/>
          <w:sz w:val="18"/>
        </w:rPr>
        <w:t>端付费模块</w:t>
      </w:r>
      <w:r w:rsidR="00146DF1" w:rsidRPr="0058078E">
        <w:rPr>
          <w:rFonts w:hint="eastAsia"/>
          <w:sz w:val="18"/>
        </w:rPr>
        <w:t>，且用户原已注册账号可以再次登录</w:t>
      </w:r>
    </w:p>
    <w:p w14:paraId="169093B5" w14:textId="25D08CA6" w:rsidR="00130728" w:rsidRPr="00130728" w:rsidRDefault="000F5F57">
      <w:pPr>
        <w:rPr>
          <w:sz w:val="18"/>
        </w:rPr>
      </w:pPr>
      <w:r w:rsidRPr="0058078E">
        <w:rPr>
          <w:noProof/>
        </w:rPr>
        <w:drawing>
          <wp:anchor distT="0" distB="0" distL="114300" distR="114300" simplePos="0" relativeHeight="251669504" behindDoc="0" locked="0" layoutInCell="1" allowOverlap="1" wp14:anchorId="7DC99DF5" wp14:editId="542B3EC8">
            <wp:simplePos x="0" y="0"/>
            <wp:positionH relativeFrom="margin">
              <wp:posOffset>38735</wp:posOffset>
            </wp:positionH>
            <wp:positionV relativeFrom="paragraph">
              <wp:posOffset>225425</wp:posOffset>
            </wp:positionV>
            <wp:extent cx="3228975" cy="2219325"/>
            <wp:effectExtent l="0" t="0" r="9525" b="952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E70AD" w14:textId="39B15E50" w:rsidR="003D67D7" w:rsidRPr="00870276" w:rsidRDefault="00660D45" w:rsidP="003D67D7">
      <w:pPr>
        <w:pStyle w:val="3"/>
        <w:rPr>
          <w:color w:val="000000" w:themeColor="text1"/>
        </w:rPr>
      </w:pPr>
      <w:bookmarkStart w:id="48" w:name="_Toc533776415"/>
      <w:r w:rsidRPr="00870276">
        <w:rPr>
          <w:rFonts w:hint="eastAsia"/>
          <w:color w:val="000000" w:themeColor="text1"/>
        </w:rPr>
        <w:lastRenderedPageBreak/>
        <w:t>4.1.2</w:t>
      </w:r>
      <w:r w:rsidRPr="00870276">
        <w:rPr>
          <w:color w:val="000000" w:themeColor="text1"/>
        </w:rPr>
        <w:t>.</w:t>
      </w:r>
      <w:r w:rsidRPr="00870276">
        <w:rPr>
          <w:rFonts w:hint="eastAsia"/>
          <w:color w:val="000000" w:themeColor="text1"/>
        </w:rPr>
        <w:t>车辆入场环节：</w:t>
      </w:r>
      <w:bookmarkEnd w:id="48"/>
      <w:r w:rsidRPr="00870276">
        <w:rPr>
          <w:color w:val="000000" w:themeColor="text1"/>
        </w:rPr>
        <w:t xml:space="preserve"> </w:t>
      </w:r>
    </w:p>
    <w:p w14:paraId="6686F03E" w14:textId="77777777" w:rsidR="005A014A" w:rsidRDefault="00660D45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57216" behindDoc="0" locked="0" layoutInCell="1" allowOverlap="1" wp14:anchorId="3FC42D78" wp14:editId="4E084739">
            <wp:simplePos x="0" y="0"/>
            <wp:positionH relativeFrom="column">
              <wp:posOffset>-1270</wp:posOffset>
            </wp:positionH>
            <wp:positionV relativeFrom="paragraph">
              <wp:posOffset>376555</wp:posOffset>
            </wp:positionV>
            <wp:extent cx="4605020" cy="3816350"/>
            <wp:effectExtent l="0" t="0" r="0" b="0"/>
            <wp:wrapTopAndBottom/>
            <wp:docPr id="4" name="图片 4" descr="C:\Users\hp\Desktop\进场环节流程图.png进场环节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hp\Desktop\进场环节流程图.png进场环节流程图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18"/>
          <w:szCs w:val="18"/>
        </w:rPr>
        <w:t>适用于已开通并认证成功且在服务期限内的用户</w:t>
      </w:r>
    </w:p>
    <w:p w14:paraId="61BB78DA" w14:textId="77777777" w:rsidR="005A014A" w:rsidRPr="00870276" w:rsidRDefault="00660D45">
      <w:pPr>
        <w:pStyle w:val="3"/>
        <w:rPr>
          <w:strike/>
          <w:color w:val="000000" w:themeColor="text1"/>
        </w:rPr>
      </w:pPr>
      <w:bookmarkStart w:id="49" w:name="_Toc533776416"/>
      <w:r w:rsidRPr="00870276">
        <w:rPr>
          <w:rFonts w:hint="eastAsia"/>
          <w:strike/>
          <w:color w:val="000000" w:themeColor="text1"/>
        </w:rPr>
        <w:t>4.1.3</w:t>
      </w:r>
      <w:r w:rsidRPr="00870276">
        <w:rPr>
          <w:strike/>
          <w:color w:val="000000" w:themeColor="text1"/>
        </w:rPr>
        <w:t>.</w:t>
      </w:r>
      <w:r w:rsidRPr="00870276">
        <w:rPr>
          <w:rFonts w:hint="eastAsia"/>
          <w:strike/>
          <w:color w:val="000000" w:themeColor="text1"/>
        </w:rPr>
        <w:t>用户主动支付：</w:t>
      </w:r>
      <w:r w:rsidRPr="00870276">
        <w:rPr>
          <w:rFonts w:hint="eastAsia"/>
          <w:color w:val="000000" w:themeColor="text1"/>
        </w:rPr>
        <w:t>（P1实现）倒计时秒数可调</w:t>
      </w:r>
      <w:bookmarkEnd w:id="49"/>
    </w:p>
    <w:p w14:paraId="70182679" w14:textId="77777777" w:rsidR="005A014A" w:rsidRDefault="00660D45">
      <w:pPr>
        <w:ind w:leftChars="83" w:left="199"/>
        <w:rPr>
          <w:sz w:val="20"/>
          <w:szCs w:val="20"/>
        </w:rPr>
      </w:pPr>
      <w:r>
        <w:rPr>
          <w:noProof/>
        </w:rPr>
        <w:drawing>
          <wp:inline distT="0" distB="0" distL="0" distR="0" wp14:anchorId="042ED2FB" wp14:editId="2EA1304C">
            <wp:extent cx="3286760" cy="3930015"/>
            <wp:effectExtent l="0" t="0" r="8890" b="13335"/>
            <wp:docPr id="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E3A5" w14:textId="77777777" w:rsidR="005A014A" w:rsidRDefault="005A014A"/>
    <w:p w14:paraId="43921C2A" w14:textId="7599C893" w:rsidR="005A014A" w:rsidRPr="003D1256" w:rsidDel="00167A2E" w:rsidRDefault="00660D45">
      <w:pPr>
        <w:pStyle w:val="3"/>
        <w:ind w:left="0" w:firstLine="0"/>
        <w:rPr>
          <w:del w:id="50" w:author="Microsoft Corp." w:date="2018-11-07T20:21:00Z"/>
          <w:color w:val="0070C0"/>
        </w:rPr>
      </w:pPr>
      <w:del w:id="51" w:author="Microsoft Corp." w:date="2018-11-07T20:21:00Z">
        <w:r w:rsidRPr="003D1256" w:rsidDel="00167A2E">
          <w:rPr>
            <w:rFonts w:hint="eastAsia"/>
            <w:color w:val="0070C0"/>
          </w:rPr>
          <w:lastRenderedPageBreak/>
          <w:delText>4.1.4</w:delText>
        </w:r>
        <w:r w:rsidRPr="003D1256" w:rsidDel="00167A2E">
          <w:rPr>
            <w:color w:val="0070C0"/>
          </w:rPr>
          <w:delText>.</w:delText>
        </w:r>
        <w:r w:rsidRPr="003D1256" w:rsidDel="00167A2E">
          <w:rPr>
            <w:rFonts w:hint="eastAsia"/>
            <w:color w:val="0070C0"/>
          </w:rPr>
          <w:delText>到杆支付：</w:delText>
        </w:r>
      </w:del>
    </w:p>
    <w:p w14:paraId="574F4E53" w14:textId="77777777" w:rsidR="005A014A" w:rsidRPr="003D1256" w:rsidRDefault="00660D45">
      <w:pPr>
        <w:rPr>
          <w:sz w:val="18"/>
          <w:szCs w:val="18"/>
        </w:rPr>
      </w:pPr>
      <w:r w:rsidRPr="003D1256">
        <w:rPr>
          <w:rFonts w:hint="eastAsia"/>
          <w:sz w:val="18"/>
          <w:szCs w:val="18"/>
        </w:rPr>
        <w:t>适用于已开通并认证成功且在服务期限内的用户（依赖</w:t>
      </w:r>
      <w:r w:rsidRPr="003D1256">
        <w:rPr>
          <w:rFonts w:hint="eastAsia"/>
          <w:sz w:val="18"/>
          <w:szCs w:val="18"/>
        </w:rPr>
        <w:t>etcp</w:t>
      </w:r>
      <w:r w:rsidRPr="003D1256">
        <w:rPr>
          <w:rFonts w:hint="eastAsia"/>
          <w:sz w:val="18"/>
          <w:szCs w:val="18"/>
        </w:rPr>
        <w:t>接口，如无此接口，本期不实现）</w:t>
      </w:r>
    </w:p>
    <w:p w14:paraId="187CA28B" w14:textId="48E806F7" w:rsidR="005A014A" w:rsidRDefault="000A4F00">
      <w:pPr>
        <w:ind w:leftChars="100" w:left="240"/>
        <w:rPr>
          <w:sz w:val="18"/>
          <w:szCs w:val="18"/>
        </w:rPr>
      </w:pPr>
      <w:r w:rsidRPr="003D1256">
        <w:rPr>
          <w:noProof/>
        </w:rPr>
        <w:drawing>
          <wp:anchor distT="0" distB="0" distL="114300" distR="114300" simplePos="0" relativeHeight="251653120" behindDoc="0" locked="0" layoutInCell="1" allowOverlap="1" wp14:anchorId="7B569FDB" wp14:editId="071CEF06">
            <wp:simplePos x="0" y="0"/>
            <wp:positionH relativeFrom="column">
              <wp:posOffset>-6985</wp:posOffset>
            </wp:positionH>
            <wp:positionV relativeFrom="paragraph">
              <wp:posOffset>361950</wp:posOffset>
            </wp:positionV>
            <wp:extent cx="4076700" cy="3876675"/>
            <wp:effectExtent l="0" t="0" r="0" b="0"/>
            <wp:wrapTopAndBottom/>
            <wp:docPr id="5" name="图片 5" descr="C:\Users\hp\Desktop\出口到杆支付环节.png出口到杆支付环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hp\Desktop\出口到杆支付环节.png出口到杆支付环节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D45" w:rsidRPr="003D1256">
        <w:rPr>
          <w:rFonts w:hint="eastAsia"/>
          <w:sz w:val="18"/>
          <w:szCs w:val="18"/>
        </w:rPr>
        <w:t>倒计时秒数，可调。</w:t>
      </w:r>
    </w:p>
    <w:p w14:paraId="0074608D" w14:textId="32A6ED3D" w:rsidR="005A014A" w:rsidRDefault="005A014A"/>
    <w:p w14:paraId="0BA8C197" w14:textId="7F2A30E4" w:rsidR="005A014A" w:rsidRPr="00870276" w:rsidRDefault="00167A2E" w:rsidP="00167A2E">
      <w:pPr>
        <w:pStyle w:val="3"/>
        <w:rPr>
          <w:color w:val="000000" w:themeColor="text1"/>
        </w:rPr>
      </w:pPr>
      <w:bookmarkStart w:id="52" w:name="_Toc533776417"/>
      <w:r w:rsidRPr="00870276"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432F7132" wp14:editId="76B160B3">
            <wp:simplePos x="0" y="0"/>
            <wp:positionH relativeFrom="column">
              <wp:posOffset>-64135</wp:posOffset>
            </wp:positionH>
            <wp:positionV relativeFrom="paragraph">
              <wp:posOffset>625475</wp:posOffset>
            </wp:positionV>
            <wp:extent cx="1657350" cy="297815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外卖-泛需求（极端）上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0276">
        <w:rPr>
          <w:rFonts w:hint="eastAsia"/>
          <w:color w:val="000000" w:themeColor="text1"/>
        </w:rPr>
        <w:t>4</w:t>
      </w:r>
      <w:r w:rsidRPr="00870276">
        <w:rPr>
          <w:color w:val="000000" w:themeColor="text1"/>
        </w:rPr>
        <w:t>.1.5</w:t>
      </w:r>
      <w:r w:rsidRPr="00870276">
        <w:rPr>
          <w:rFonts w:hint="eastAsia"/>
          <w:color w:val="000000" w:themeColor="text1"/>
        </w:rPr>
        <w:t>免密支付出场（正常流程）</w:t>
      </w:r>
      <w:bookmarkEnd w:id="52"/>
    </w:p>
    <w:p w14:paraId="6A652F63" w14:textId="7FC29AA8" w:rsidR="005A014A" w:rsidRDefault="005A014A"/>
    <w:p w14:paraId="46D7C99F" w14:textId="77777777" w:rsidR="005A014A" w:rsidRPr="00870276" w:rsidRDefault="00660D45">
      <w:pPr>
        <w:pStyle w:val="2"/>
        <w:rPr>
          <w:color w:val="000000" w:themeColor="text1"/>
        </w:rPr>
      </w:pPr>
      <w:bookmarkStart w:id="53" w:name="_Toc533776418"/>
      <w:r w:rsidRPr="00870276">
        <w:rPr>
          <w:color w:val="000000" w:themeColor="text1"/>
        </w:rPr>
        <w:lastRenderedPageBreak/>
        <w:t>4.2.</w:t>
      </w:r>
      <w:r w:rsidRPr="00870276">
        <w:rPr>
          <w:rFonts w:hint="eastAsia"/>
          <w:color w:val="000000" w:themeColor="text1"/>
        </w:rPr>
        <w:t>入口、退出</w:t>
      </w:r>
      <w:r w:rsidRPr="00870276">
        <w:rPr>
          <w:rFonts w:hint="eastAsia"/>
          <w:color w:val="000000" w:themeColor="text1"/>
        </w:rPr>
        <w:t>&amp;</w:t>
      </w:r>
      <w:r w:rsidRPr="00870276">
        <w:rPr>
          <w:rFonts w:hint="eastAsia"/>
          <w:color w:val="000000" w:themeColor="text1"/>
        </w:rPr>
        <w:t>通用</w:t>
      </w:r>
      <w:bookmarkEnd w:id="53"/>
    </w:p>
    <w:p w14:paraId="5F5EBEBD" w14:textId="77777777" w:rsidR="005A014A" w:rsidRPr="00870276" w:rsidRDefault="00660D45">
      <w:pPr>
        <w:pStyle w:val="3"/>
        <w:rPr>
          <w:color w:val="000000" w:themeColor="text1"/>
        </w:rPr>
      </w:pPr>
      <w:bookmarkStart w:id="54" w:name="_Toc533776419"/>
      <w:r w:rsidRPr="00870276">
        <w:rPr>
          <w:rFonts w:hint="eastAsia"/>
          <w:color w:val="000000" w:themeColor="text1"/>
        </w:rPr>
        <w:t xml:space="preserve">4.2.1. </w:t>
      </w:r>
      <w:r w:rsidRPr="00870276">
        <w:rPr>
          <w:color w:val="000000" w:themeColor="text1"/>
        </w:rPr>
        <w:t>T</w:t>
      </w:r>
      <w:r w:rsidRPr="00870276">
        <w:rPr>
          <w:rFonts w:hint="eastAsia"/>
          <w:color w:val="000000" w:themeColor="text1"/>
        </w:rPr>
        <w:t>ouch操作</w:t>
      </w:r>
      <w:r w:rsidRPr="00870276">
        <w:rPr>
          <w:color w:val="000000" w:themeColor="text1"/>
        </w:rPr>
        <w:t>:</w:t>
      </w:r>
      <w:bookmarkEnd w:id="54"/>
    </w:p>
    <w:p w14:paraId="50C83AAA" w14:textId="77777777" w:rsidR="005A014A" w:rsidRPr="00870276" w:rsidRDefault="00660D45">
      <w:pPr>
        <w:pStyle w:val="4"/>
        <w:spacing w:line="240" w:lineRule="auto"/>
        <w:rPr>
          <w:color w:val="000000" w:themeColor="text1"/>
        </w:rPr>
      </w:pPr>
      <w:bookmarkStart w:id="55" w:name="_Toc533776420"/>
      <w:r w:rsidRPr="00870276">
        <w:rPr>
          <w:rFonts w:hint="eastAsia"/>
          <w:color w:val="000000" w:themeColor="text1"/>
        </w:rPr>
        <w:t>4.2.1</w:t>
      </w:r>
      <w:r w:rsidRPr="00870276">
        <w:rPr>
          <w:color w:val="000000" w:themeColor="text1"/>
        </w:rPr>
        <w:t>.</w:t>
      </w:r>
      <w:r w:rsidRPr="00870276">
        <w:rPr>
          <w:rFonts w:hint="eastAsia"/>
          <w:color w:val="000000" w:themeColor="text1"/>
        </w:rPr>
        <w:t>1.</w:t>
      </w:r>
      <w:r w:rsidRPr="00870276">
        <w:rPr>
          <w:color w:val="000000" w:themeColor="text1"/>
        </w:rPr>
        <w:t xml:space="preserve"> T</w:t>
      </w:r>
      <w:r w:rsidRPr="00870276">
        <w:rPr>
          <w:rFonts w:hint="eastAsia"/>
          <w:color w:val="000000" w:themeColor="text1"/>
        </w:rPr>
        <w:t>ouch</w:t>
      </w:r>
      <w:r w:rsidRPr="00870276">
        <w:rPr>
          <w:rFonts w:hint="eastAsia"/>
          <w:color w:val="000000" w:themeColor="text1"/>
        </w:rPr>
        <w:t>入口：</w:t>
      </w:r>
      <w:bookmarkEnd w:id="55"/>
    </w:p>
    <w:p w14:paraId="2C7F7C14" w14:textId="77777777" w:rsidR="005A014A" w:rsidRDefault="00660D45">
      <w:pPr>
        <w:widowControl/>
        <w:autoSpaceDE w:val="0"/>
        <w:autoSpaceDN w:val="0"/>
        <w:adjustRightInd w:val="0"/>
        <w:spacing w:after="240"/>
        <w:ind w:leftChars="83" w:left="199"/>
        <w:jc w:val="left"/>
        <w:rPr>
          <w:rFonts w:asciiTheme="minorEastAsia" w:hAnsiTheme="minorEastAsia" w:cs="宋体"/>
          <w:color w:val="000000"/>
          <w:kern w:val="0"/>
          <w:sz w:val="18"/>
          <w:szCs w:val="18"/>
        </w:rPr>
      </w:pPr>
      <w:r>
        <w:rPr>
          <w:rFonts w:asciiTheme="minorEastAsia" w:hAnsiTheme="minorEastAsia" w:cs="宋体" w:hint="eastAsia"/>
          <w:color w:val="000000"/>
          <w:kern w:val="0"/>
          <w:sz w:val="18"/>
          <w:szCs w:val="18"/>
        </w:rPr>
        <w:t>通过</w:t>
      </w:r>
      <w:r>
        <w:rPr>
          <w:rFonts w:asciiTheme="minorEastAsia" w:hAnsiTheme="minorEastAsia" w:cs="宋体"/>
          <w:color w:val="000000"/>
          <w:kern w:val="0"/>
          <w:sz w:val="18"/>
          <w:szCs w:val="18"/>
        </w:rPr>
        <w:t xml:space="preserve"> HMI-</w:t>
      </w:r>
      <w:r>
        <w:rPr>
          <w:rFonts w:asciiTheme="minorEastAsia" w:hAnsiTheme="minorEastAsia" w:cs="宋体" w:hint="eastAsia"/>
          <w:color w:val="000000"/>
          <w:kern w:val="0"/>
          <w:sz w:val="18"/>
          <w:szCs w:val="18"/>
        </w:rPr>
        <w:t>更多服务，点击</w:t>
      </w:r>
      <w:r>
        <w:rPr>
          <w:rFonts w:asciiTheme="minorEastAsia" w:hAnsiTheme="minorEastAsia" w:cs="宋体"/>
          <w:color w:val="000000"/>
          <w:kern w:val="0"/>
          <w:sz w:val="18"/>
          <w:szCs w:val="18"/>
        </w:rPr>
        <w:t xml:space="preserve"> </w:t>
      </w:r>
      <w:r>
        <w:rPr>
          <w:rFonts w:asciiTheme="minorEastAsia" w:hAnsiTheme="minorEastAsia" w:cs="宋体" w:hint="eastAsia"/>
          <w:color w:val="000000"/>
          <w:kern w:val="0"/>
          <w:sz w:val="18"/>
          <w:szCs w:val="18"/>
        </w:rPr>
        <w:t>【智慧停车场】</w:t>
      </w:r>
      <w:r>
        <w:rPr>
          <w:rFonts w:asciiTheme="minorEastAsia" w:hAnsiTheme="minorEastAsia" w:cs="宋体"/>
          <w:color w:val="000000"/>
          <w:kern w:val="0"/>
          <w:sz w:val="18"/>
          <w:szCs w:val="18"/>
        </w:rPr>
        <w:t xml:space="preserve">icon </w:t>
      </w:r>
      <w:r>
        <w:rPr>
          <w:rFonts w:asciiTheme="minorEastAsia" w:hAnsiTheme="minorEastAsia" w:cs="宋体" w:hint="eastAsia"/>
          <w:color w:val="000000"/>
          <w:kern w:val="0"/>
          <w:sz w:val="18"/>
          <w:szCs w:val="18"/>
        </w:rPr>
        <w:t>打开</w:t>
      </w:r>
      <w:r>
        <w:rPr>
          <w:rFonts w:asciiTheme="minorEastAsia" w:hAnsiTheme="minorEastAsia" w:cs="宋体"/>
          <w:color w:val="000000"/>
          <w:kern w:val="0"/>
          <w:sz w:val="18"/>
          <w:szCs w:val="18"/>
        </w:rPr>
        <w:t xml:space="preserve"> app</w:t>
      </w:r>
      <w:r>
        <w:rPr>
          <w:rFonts w:asciiTheme="minorEastAsia" w:hAnsiTheme="minorEastAsia" w:cs="宋体" w:hint="eastAsia"/>
          <w:color w:val="000000"/>
          <w:kern w:val="0"/>
          <w:sz w:val="18"/>
          <w:szCs w:val="18"/>
        </w:rPr>
        <w:t>。</w:t>
      </w:r>
    </w:p>
    <w:p w14:paraId="31C7C975" w14:textId="77777777" w:rsidR="005A014A" w:rsidRDefault="00660D45">
      <w:pPr>
        <w:widowControl/>
        <w:autoSpaceDE w:val="0"/>
        <w:autoSpaceDN w:val="0"/>
        <w:adjustRightInd w:val="0"/>
        <w:spacing w:after="240"/>
        <w:jc w:val="left"/>
        <w:rPr>
          <w:rFonts w:ascii="Times" w:eastAsia="宋体" w:hAnsi="Times" w:cs="Times"/>
          <w:color w:val="000000"/>
          <w:kern w:val="0"/>
          <w:sz w:val="20"/>
          <w:szCs w:val="20"/>
        </w:rPr>
      </w:pPr>
      <w:r>
        <w:rPr>
          <w:rFonts w:ascii="Times" w:eastAsia="宋体" w:hAnsi="Times" w:cs="Times" w:hint="eastAsia"/>
          <w:noProof/>
          <w:color w:val="000000"/>
          <w:kern w:val="0"/>
          <w:sz w:val="20"/>
          <w:szCs w:val="20"/>
        </w:rPr>
        <w:drawing>
          <wp:inline distT="0" distB="0" distL="0" distR="0" wp14:anchorId="34E9FB30" wp14:editId="0DD7AB71">
            <wp:extent cx="6383655" cy="4360545"/>
            <wp:effectExtent l="0" t="0" r="0" b="8255"/>
            <wp:docPr id="2" name="图片 2" descr="Macintosh HD:Users:luqian03:Downloads:to_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acintosh HD:Users:luqian03:Downloads:to_c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85E33" w14:textId="77777777" w:rsidR="005A014A" w:rsidRPr="00C510CF" w:rsidRDefault="00660D45">
      <w:pPr>
        <w:pStyle w:val="4"/>
        <w:spacing w:line="240" w:lineRule="auto"/>
        <w:rPr>
          <w:color w:val="auto"/>
        </w:rPr>
      </w:pPr>
      <w:bookmarkStart w:id="56" w:name="_Toc533776421"/>
      <w:r w:rsidRPr="00C510CF">
        <w:rPr>
          <w:rFonts w:hint="eastAsia"/>
          <w:color w:val="auto"/>
        </w:rPr>
        <w:t>4.2.1</w:t>
      </w:r>
      <w:r w:rsidRPr="00C510CF">
        <w:rPr>
          <w:color w:val="auto"/>
        </w:rPr>
        <w:t>.</w:t>
      </w:r>
      <w:r w:rsidRPr="00C510CF">
        <w:rPr>
          <w:rFonts w:hint="eastAsia"/>
          <w:color w:val="auto"/>
        </w:rPr>
        <w:t>2.</w:t>
      </w:r>
      <w:r w:rsidRPr="00C510CF">
        <w:rPr>
          <w:rFonts w:asciiTheme="minorEastAsia" w:hAnsiTheme="minorEastAsia" w:hint="eastAsia"/>
          <w:color w:val="auto"/>
        </w:rPr>
        <w:t xml:space="preserve"> </w:t>
      </w:r>
      <w:r w:rsidRPr="00C510CF">
        <w:rPr>
          <w:color w:val="auto"/>
        </w:rPr>
        <w:t>T</w:t>
      </w:r>
      <w:r w:rsidRPr="00C510CF">
        <w:rPr>
          <w:rFonts w:hint="eastAsia"/>
          <w:color w:val="auto"/>
        </w:rPr>
        <w:t>ouch</w:t>
      </w:r>
      <w:r w:rsidRPr="00C510CF">
        <w:rPr>
          <w:rFonts w:asciiTheme="minorEastAsia" w:hAnsiTheme="minorEastAsia" w:hint="eastAsia"/>
          <w:color w:val="auto"/>
        </w:rPr>
        <w:t>入口、退出&amp;通用功能详述：</w:t>
      </w:r>
      <w:bookmarkEnd w:id="56"/>
    </w:p>
    <w:tbl>
      <w:tblPr>
        <w:tblW w:w="9513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2300"/>
        <w:gridCol w:w="2780"/>
        <w:gridCol w:w="4433"/>
      </w:tblGrid>
      <w:tr w:rsidR="005A014A" w14:paraId="779E8986" w14:textId="77777777">
        <w:trPr>
          <w:trHeight w:val="220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292BC6C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功能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253324E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页面效果</w:t>
            </w:r>
          </w:p>
        </w:tc>
        <w:tc>
          <w:tcPr>
            <w:tcW w:w="4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CBDC795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策略</w:t>
            </w:r>
          </w:p>
        </w:tc>
      </w:tr>
      <w:tr w:rsidR="005A014A" w14:paraId="0D812F9C" w14:textId="77777777">
        <w:trPr>
          <w:trHeight w:val="220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</w:tcPr>
          <w:p w14:paraId="180ED730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入口：点击【智慧停车场】icon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C620982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进入</w:t>
            </w:r>
            <w:r w:rsidRPr="003D1256">
              <w:rPr>
                <w:rFonts w:ascii="宋体" w:eastAsia="宋体" w:hAnsi="宋体" w:cs="Times New Roman" w:hint="eastAsia"/>
                <w:b/>
                <w:bCs/>
                <w:strike/>
                <w:color w:val="000000"/>
                <w:kern w:val="0"/>
                <w:sz w:val="16"/>
                <w:szCs w:val="16"/>
              </w:rPr>
              <w:t>【找车场】</w:t>
            </w:r>
            <w:r w:rsidRPr="003D1256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【首页】页面，无tts播报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8137521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strike/>
                <w:color w:val="000000"/>
                <w:kern w:val="0"/>
                <w:sz w:val="16"/>
                <w:szCs w:val="16"/>
              </w:rPr>
              <w:t>不在智慧停车场中。</w:t>
            </w:r>
          </w:p>
        </w:tc>
      </w:tr>
      <w:tr w:rsidR="005A014A" w14:paraId="784539DD" w14:textId="77777777">
        <w:trPr>
          <w:trHeight w:val="220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00C2520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CF911F8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b/>
                <w:bCs/>
                <w:strike/>
                <w:color w:val="000000"/>
                <w:kern w:val="0"/>
                <w:sz w:val="16"/>
                <w:szCs w:val="16"/>
              </w:rPr>
              <w:t>进入【缴费】页面，无tts播报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A332CA9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strike/>
                <w:color w:val="000000"/>
                <w:kern w:val="0"/>
                <w:sz w:val="16"/>
                <w:szCs w:val="16"/>
              </w:rPr>
              <w:t>在智慧停车场中，并有待支付的订单，订单金额可为0。</w:t>
            </w:r>
          </w:p>
        </w:tc>
      </w:tr>
      <w:tr w:rsidR="005A014A" w14:paraId="495CE099" w14:textId="77777777">
        <w:trPr>
          <w:trHeight w:val="22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9D7C3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返回：点击【返回】按钮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670CB5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返回上一页，无tts播报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5F76C9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/</w:t>
            </w:r>
          </w:p>
        </w:tc>
      </w:tr>
      <w:tr w:rsidR="005A014A" w14:paraId="26BF9A47" w14:textId="77777777">
        <w:trPr>
          <w:trHeight w:val="22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2136C9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退出，点击【退出】按钮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F7166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退出app，</w:t>
            </w:r>
            <w:r w:rsidRPr="003D1256">
              <w:rPr>
                <w:rFonts w:ascii="宋体" w:eastAsia="宋体" w:hAnsi="宋体" w:cs="Times New Roman" w:hint="eastAsia"/>
                <w:kern w:val="0"/>
                <w:sz w:val="16"/>
                <w:szCs w:val="16"/>
              </w:rPr>
              <w:t>无tts播报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EE0841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／</w:t>
            </w:r>
          </w:p>
        </w:tc>
      </w:tr>
      <w:tr w:rsidR="005A014A" w14:paraId="1C603681" w14:textId="77777777">
        <w:trPr>
          <w:trHeight w:val="220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8E6884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翻页，滑动翻页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4C57CF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滑动饭，无tts播报</w:t>
            </w:r>
          </w:p>
        </w:tc>
        <w:tc>
          <w:tcPr>
            <w:tcW w:w="4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D18175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</w:tr>
    </w:tbl>
    <w:p w14:paraId="525D71DE" w14:textId="77777777" w:rsidR="005A014A" w:rsidRPr="00C510CF" w:rsidRDefault="00660D45">
      <w:pPr>
        <w:pStyle w:val="3"/>
        <w:rPr>
          <w:color w:val="auto"/>
        </w:rPr>
      </w:pPr>
      <w:bookmarkStart w:id="57" w:name="_Toc533776422"/>
      <w:r w:rsidRPr="00C510CF">
        <w:rPr>
          <w:rFonts w:hint="eastAsia"/>
          <w:color w:val="auto"/>
        </w:rPr>
        <w:lastRenderedPageBreak/>
        <w:t>4.2.2.语音入口、退出&amp;通用功能详述：</w:t>
      </w:r>
      <w:bookmarkEnd w:id="57"/>
    </w:p>
    <w:tbl>
      <w:tblPr>
        <w:tblW w:w="1071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963"/>
        <w:gridCol w:w="880"/>
        <w:gridCol w:w="708"/>
        <w:gridCol w:w="3374"/>
        <w:gridCol w:w="1984"/>
        <w:gridCol w:w="2092"/>
      </w:tblGrid>
      <w:tr w:rsidR="005A014A" w14:paraId="2B5F9B23" w14:textId="77777777" w:rsidTr="000A4F00">
        <w:trPr>
          <w:trHeight w:val="220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5E64064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功能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D412800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页面效果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7A86283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槽位解析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71D8259C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优先级</w:t>
            </w:r>
          </w:p>
        </w:tc>
        <w:tc>
          <w:tcPr>
            <w:tcW w:w="3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C27D2B4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示列query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ECAEEC6" w14:textId="77777777" w:rsidR="005A014A" w:rsidRPr="00205078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205078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tts播报</w:t>
            </w:r>
          </w:p>
        </w:tc>
        <w:tc>
          <w:tcPr>
            <w:tcW w:w="20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A370249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备注</w:t>
            </w:r>
          </w:p>
        </w:tc>
      </w:tr>
      <w:tr w:rsidR="005A014A" w14:paraId="0E5FA0D8" w14:textId="77777777" w:rsidTr="000A4F00">
        <w:trPr>
          <w:trHeight w:val="660"/>
        </w:trPr>
        <w:tc>
          <w:tcPr>
            <w:tcW w:w="7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F67DB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语音入口</w:t>
            </w:r>
          </w:p>
        </w:tc>
        <w:tc>
          <w:tcPr>
            <w:tcW w:w="9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D003BD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进入</w:t>
            </w: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找车场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首页面，播报tts,并执行相关语音指令操作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2C58EF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指令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5C7230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P0</w:t>
            </w:r>
          </w:p>
        </w:tc>
        <w:tc>
          <w:tcPr>
            <w:tcW w:w="3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5591A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你好福特，打开智慧停车场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8882718" w14:textId="77777777" w:rsidR="005A014A" w:rsidRPr="00205078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205078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（进入</w:t>
            </w:r>
            <w:r w:rsidRPr="00205078"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【找车场】</w:t>
            </w:r>
            <w:r w:rsidRPr="00205078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首页）</w:t>
            </w:r>
          </w:p>
          <w:p w14:paraId="6A5085E1" w14:textId="77777777" w:rsidR="005A014A" w:rsidRPr="00205078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 w:rsidRPr="00205078"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结果&gt;1时，为你找到2{X}个智慧停车场；</w:t>
            </w:r>
          </w:p>
          <w:p w14:paraId="2E2CF17D" w14:textId="77777777" w:rsidR="005A014A" w:rsidRPr="00205078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 w:rsidRPr="00205078"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结果=1时，以下是百度国际大厦停车场{停车场名称}详情；</w:t>
            </w:r>
          </w:p>
          <w:p w14:paraId="0D391FB4" w14:textId="77777777" w:rsidR="005A014A" w:rsidRPr="00205078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205078"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结果=0时，没找到你要的智慧停车场，期待下次为你服务</w:t>
            </w:r>
          </w:p>
        </w:tc>
        <w:tc>
          <w:tcPr>
            <w:tcW w:w="2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820751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有关键字【智慧停车场】时，进入</w:t>
            </w:r>
          </w:p>
        </w:tc>
      </w:tr>
      <w:tr w:rsidR="005A014A" w14:paraId="691554D2" w14:textId="77777777" w:rsidTr="000A4F00">
        <w:trPr>
          <w:trHeight w:val="220"/>
        </w:trPr>
        <w:tc>
          <w:tcPr>
            <w:tcW w:w="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A3FF6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46A66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2C76F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泛需求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B9DB3E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P1</w:t>
            </w:r>
          </w:p>
        </w:tc>
        <w:tc>
          <w:tcPr>
            <w:tcW w:w="3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1CC558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你好福特，找下附近的智慧停车场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FCBA96B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2F4FCE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默认附近3公里的</w:t>
            </w:r>
          </w:p>
        </w:tc>
      </w:tr>
      <w:tr w:rsidR="005A014A" w14:paraId="79758341" w14:textId="77777777" w:rsidTr="000A4F00">
        <w:trPr>
          <w:trHeight w:val="220"/>
        </w:trPr>
        <w:tc>
          <w:tcPr>
            <w:tcW w:w="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3E4F6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3A80D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2F024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地点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A33A78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P1</w:t>
            </w:r>
          </w:p>
        </w:tc>
        <w:tc>
          <w:tcPr>
            <w:tcW w:w="3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06D992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你好福特，找下海岸城附近的智慧停车场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DD596EB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0BB041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将解析的【地点】填入检索框，并检索</w:t>
            </w:r>
          </w:p>
        </w:tc>
      </w:tr>
      <w:tr w:rsidR="005A014A" w14:paraId="406A1028" w14:textId="77777777" w:rsidTr="000A4F00">
        <w:trPr>
          <w:trHeight w:val="220"/>
        </w:trPr>
        <w:tc>
          <w:tcPr>
            <w:tcW w:w="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9460E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1613A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3BB540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距离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4A54786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P1</w:t>
            </w:r>
          </w:p>
        </w:tc>
        <w:tc>
          <w:tcPr>
            <w:tcW w:w="3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B5890A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你好福特，找一个三公里以内的智慧停车场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65728A9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FC80B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将解析的【距离】填入【附近】</w:t>
            </w:r>
          </w:p>
        </w:tc>
      </w:tr>
      <w:tr w:rsidR="005A014A" w14:paraId="3324C846" w14:textId="77777777" w:rsidTr="000A4F00">
        <w:trPr>
          <w:trHeight w:val="551"/>
        </w:trPr>
        <w:tc>
          <w:tcPr>
            <w:tcW w:w="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AB748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61C73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8E32B4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空车位量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3C15CF" w14:textId="77777777" w:rsidR="005A014A" w:rsidRDefault="00660D45">
            <w:pPr>
              <w:widowControl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P1</w:t>
            </w:r>
          </w:p>
        </w:tc>
        <w:tc>
          <w:tcPr>
            <w:tcW w:w="3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1D67B1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你好福特，找下有空车位的智慧停车场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31F9B57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70842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</w:tr>
      <w:tr w:rsidR="005A014A" w14:paraId="697B1D36" w14:textId="77777777" w:rsidTr="000A4F00">
        <w:trPr>
          <w:trHeight w:val="3110"/>
        </w:trPr>
        <w:tc>
          <w:tcPr>
            <w:tcW w:w="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3E63F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4B6EE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2AC393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车场类型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9D7C4E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P1</w:t>
            </w:r>
          </w:p>
        </w:tc>
        <w:tc>
          <w:tcPr>
            <w:tcW w:w="3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B65BA8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你好福特，找下室内的智慧停车场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DE72166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8FFD4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</w:tr>
      <w:tr w:rsidR="005A014A" w14:paraId="1F40C1F0" w14:textId="77777777" w:rsidTr="000A4F00">
        <w:trPr>
          <w:trHeight w:val="1836"/>
        </w:trPr>
        <w:tc>
          <w:tcPr>
            <w:tcW w:w="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C9F79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1EAC49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进入缴费页面，播报tts,并执行相关语音指令操作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C469B9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指令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D18CC20" w14:textId="18D167E2" w:rsidR="005A014A" w:rsidRPr="00205078" w:rsidRDefault="00205078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205078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P</w:t>
            </w:r>
            <w:r w:rsidRPr="00205078"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3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5BD373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你好福特，打开智慧停车场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CCBA4DE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（进入【缴费】页面）</w:t>
            </w:r>
          </w:p>
          <w:p w14:paraId="1B809412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进入智慧停车场，金额&gt;0时，已停了1小时30分钟，需支付20元，你可以扫码支付；</w:t>
            </w:r>
          </w:p>
          <w:p w14:paraId="2EBD2B97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进入智慧停车场，金额=0时，已停了25分钟，需支付0元；</w:t>
            </w:r>
          </w:p>
          <w:p w14:paraId="2A3E0A69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未进入智慧停车场时，还没有待支付的停车费。</w:t>
            </w:r>
          </w:p>
        </w:tc>
        <w:tc>
          <w:tcPr>
            <w:tcW w:w="2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22DB8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符合进入缴费页面策略时进入</w:t>
            </w:r>
          </w:p>
        </w:tc>
      </w:tr>
      <w:tr w:rsidR="005A014A" w14:paraId="6544DDBD" w14:textId="77777777" w:rsidTr="000A4F00">
        <w:trPr>
          <w:trHeight w:val="2827"/>
        </w:trPr>
        <w:tc>
          <w:tcPr>
            <w:tcW w:w="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CE2B7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247BF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3725E2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指令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DB50B1E" w14:textId="20F8E93F" w:rsidR="005A014A" w:rsidRPr="00205078" w:rsidRDefault="00205078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205078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P</w:t>
            </w:r>
            <w:r w:rsidRPr="00205078"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3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86AB3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你好福特，支付停车费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7A1FE9C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B19F9C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A014A" w14:paraId="7A060166" w14:textId="77777777" w:rsidTr="000A4F00">
        <w:trPr>
          <w:trHeight w:val="22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B9319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语音退出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6EE16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退出app，播报tts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8B12F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指令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224731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P0</w:t>
            </w:r>
          </w:p>
        </w:tc>
        <w:tc>
          <w:tcPr>
            <w:tcW w:w="3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120AF3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你好福特，退出智慧停车场。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3AF88C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好的。</w:t>
            </w:r>
          </w:p>
        </w:tc>
        <w:tc>
          <w:tcPr>
            <w:tcW w:w="2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5DFED4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A014A" w14:paraId="28BED968" w14:textId="77777777" w:rsidTr="000A4F00">
        <w:trPr>
          <w:trHeight w:val="44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0A5F5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lastRenderedPageBreak/>
              <w:t>语音返回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9B843E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返回上一页，无tts播报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2D0901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指令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BF33F7" w14:textId="2861999E" w:rsidR="005A014A" w:rsidRDefault="005F3F47">
            <w:pPr>
              <w:widowControl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  <w:t>P0</w:t>
            </w:r>
          </w:p>
        </w:tc>
        <w:tc>
          <w:tcPr>
            <w:tcW w:w="3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98B4F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你好福特，返回上一页。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223D9" w14:textId="15EF5F48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好的</w:t>
            </w:r>
          </w:p>
          <w:p w14:paraId="2D4626FB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第一页时：已是第一页。</w:t>
            </w:r>
          </w:p>
        </w:tc>
        <w:tc>
          <w:tcPr>
            <w:tcW w:w="2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23B6E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在智慧停车场app里通用</w:t>
            </w:r>
          </w:p>
        </w:tc>
      </w:tr>
      <w:tr w:rsidR="005A014A" w14:paraId="4E2827DA" w14:textId="77777777" w:rsidTr="000A4F00">
        <w:trPr>
          <w:trHeight w:val="440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A73ABB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语音翻页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4EA80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上一页／下一页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253725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指令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C17005" w14:textId="77777777" w:rsidR="005A014A" w:rsidRDefault="00660D45">
            <w:pPr>
              <w:widowControl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P0</w:t>
            </w:r>
          </w:p>
        </w:tc>
        <w:tc>
          <w:tcPr>
            <w:tcW w:w="3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320AB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你好福特，上一页。</w:t>
            </w:r>
          </w:p>
          <w:p w14:paraId="77392A72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你好福特，下一页。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1E3E97" w14:textId="334C8840" w:rsidR="005A014A" w:rsidRPr="003D1256" w:rsidRDefault="00247146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音效</w:t>
            </w:r>
            <w:r w:rsidR="00660D45"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。</w:t>
            </w:r>
          </w:p>
          <w:p w14:paraId="1A13DF89" w14:textId="4549ED60" w:rsidR="00247146" w:rsidRPr="003D1256" w:rsidRDefault="00247146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第一页：当前也是第一页</w:t>
            </w:r>
          </w:p>
          <w:p w14:paraId="0E540558" w14:textId="59E81ECF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最后一页：</w:t>
            </w:r>
            <w:r w:rsidR="00247146"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当前</w:t>
            </w: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已是最后一页。</w:t>
            </w:r>
          </w:p>
        </w:tc>
        <w:tc>
          <w:tcPr>
            <w:tcW w:w="20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DB651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在智慧停车场app里通用</w:t>
            </w:r>
          </w:p>
        </w:tc>
      </w:tr>
    </w:tbl>
    <w:p w14:paraId="758DBBA5" w14:textId="77777777" w:rsidR="005A014A" w:rsidRDefault="00660D45">
      <w:pPr>
        <w:widowControl/>
        <w:autoSpaceDE w:val="0"/>
        <w:autoSpaceDN w:val="0"/>
        <w:adjustRightInd w:val="0"/>
        <w:spacing w:after="240" w:line="440" w:lineRule="atLeast"/>
        <w:jc w:val="left"/>
        <w:rPr>
          <w:rFonts w:ascii="Times" w:hAnsi="Times" w:cs="Times"/>
          <w:strike/>
          <w:color w:val="000000"/>
          <w:kern w:val="0"/>
          <w:sz w:val="18"/>
          <w:szCs w:val="18"/>
        </w:rPr>
      </w:pPr>
      <w:r>
        <w:rPr>
          <w:rFonts w:ascii="Times" w:hAnsi="Times" w:cs="Times" w:hint="eastAsia"/>
          <w:strike/>
          <w:color w:val="000000"/>
          <w:kern w:val="0"/>
          <w:sz w:val="18"/>
          <w:szCs w:val="18"/>
        </w:rPr>
        <w:t>Tips</w:t>
      </w:r>
      <w:r>
        <w:rPr>
          <w:rFonts w:ascii="Times" w:hAnsi="Times" w:cs="Times" w:hint="eastAsia"/>
          <w:strike/>
          <w:color w:val="000000"/>
          <w:kern w:val="0"/>
          <w:sz w:val="18"/>
          <w:szCs w:val="18"/>
        </w:rPr>
        <w:t>：原智慧停车场</w:t>
      </w:r>
      <w:r>
        <w:rPr>
          <w:rFonts w:ascii="Times" w:hAnsi="Times" w:cs="Times" w:hint="eastAsia"/>
          <w:strike/>
          <w:color w:val="000000"/>
          <w:kern w:val="0"/>
          <w:sz w:val="18"/>
          <w:szCs w:val="18"/>
        </w:rPr>
        <w:t>bot</w:t>
      </w:r>
      <w:r>
        <w:rPr>
          <w:rFonts w:ascii="Times" w:hAnsi="Times" w:cs="Times" w:hint="eastAsia"/>
          <w:strike/>
          <w:color w:val="000000"/>
          <w:kern w:val="0"/>
          <w:sz w:val="18"/>
          <w:szCs w:val="18"/>
        </w:rPr>
        <w:t>可解析的槽位，本期支持解析。</w:t>
      </w:r>
    </w:p>
    <w:p w14:paraId="5964A6E5" w14:textId="77777777" w:rsidR="005A014A" w:rsidRDefault="00660D45">
      <w:pPr>
        <w:pStyle w:val="af0"/>
        <w:widowControl/>
        <w:numPr>
          <w:ilvl w:val="0"/>
          <w:numId w:val="4"/>
        </w:numPr>
        <w:autoSpaceDE w:val="0"/>
        <w:autoSpaceDN w:val="0"/>
        <w:adjustRightInd w:val="0"/>
        <w:spacing w:after="240" w:line="440" w:lineRule="atLeast"/>
        <w:ind w:firstLineChars="0"/>
        <w:jc w:val="left"/>
        <w:rPr>
          <w:rFonts w:ascii="Times" w:hAnsi="Times" w:cs="Times"/>
          <w:color w:val="000000"/>
          <w:kern w:val="0"/>
          <w:sz w:val="18"/>
          <w:szCs w:val="18"/>
        </w:rPr>
      </w:pPr>
      <w:r>
        <w:rPr>
          <w:rFonts w:ascii="Times" w:hAnsi="Times" w:cs="Times" w:hint="eastAsia"/>
          <w:color w:val="000000"/>
          <w:kern w:val="0"/>
          <w:sz w:val="18"/>
          <w:szCs w:val="18"/>
        </w:rPr>
        <w:t>入口语音召回边界：</w:t>
      </w:r>
    </w:p>
    <w:p w14:paraId="05638612" w14:textId="77777777" w:rsidR="005A014A" w:rsidRDefault="00660D45">
      <w:pPr>
        <w:widowControl/>
        <w:autoSpaceDE w:val="0"/>
        <w:autoSpaceDN w:val="0"/>
        <w:adjustRightInd w:val="0"/>
        <w:spacing w:after="240" w:line="440" w:lineRule="atLeast"/>
        <w:jc w:val="left"/>
        <w:rPr>
          <w:rFonts w:ascii="Times" w:hAnsi="Times" w:cs="Times"/>
          <w:color w:val="000000"/>
          <w:kern w:val="0"/>
          <w:sz w:val="18"/>
          <w:szCs w:val="18"/>
        </w:rPr>
      </w:pPr>
      <w:r>
        <w:rPr>
          <w:rFonts w:ascii="Times" w:hAnsi="Times" w:cs="Times" w:hint="eastAsia"/>
          <w:color w:val="000000"/>
          <w:kern w:val="0"/>
          <w:sz w:val="18"/>
          <w:szCs w:val="18"/>
        </w:rPr>
        <w:t>由于资源少，且多槽位与</w:t>
      </w:r>
      <w:r>
        <w:rPr>
          <w:rFonts w:ascii="Times" w:hAnsi="Times" w:cs="Times" w:hint="eastAsia"/>
          <w:color w:val="000000"/>
          <w:kern w:val="0"/>
          <w:sz w:val="18"/>
          <w:szCs w:val="18"/>
        </w:rPr>
        <w:t>POI</w:t>
      </w:r>
      <w:r>
        <w:rPr>
          <w:rFonts w:ascii="Times" w:hAnsi="Times" w:cs="Times" w:hint="eastAsia"/>
          <w:color w:val="000000"/>
          <w:kern w:val="0"/>
          <w:sz w:val="18"/>
          <w:szCs w:val="18"/>
        </w:rPr>
        <w:t>查询重合，故本期限制召回边界如下（</w:t>
      </w:r>
      <w:r>
        <w:rPr>
          <w:rFonts w:ascii="Times" w:hAnsi="Times" w:cs="Times" w:hint="eastAsia"/>
          <w:color w:val="000000"/>
          <w:kern w:val="0"/>
          <w:sz w:val="18"/>
          <w:szCs w:val="18"/>
        </w:rPr>
        <w:t>query</w:t>
      </w:r>
      <w:r>
        <w:rPr>
          <w:rFonts w:ascii="Times" w:hAnsi="Times" w:cs="Times" w:hint="eastAsia"/>
          <w:color w:val="000000"/>
          <w:kern w:val="0"/>
          <w:sz w:val="18"/>
          <w:szCs w:val="18"/>
        </w:rPr>
        <w:t>由</w:t>
      </w:r>
      <w:r>
        <w:rPr>
          <w:rFonts w:ascii="Times" w:hAnsi="Times" w:cs="Times" w:hint="eastAsia"/>
          <w:color w:val="000000"/>
          <w:kern w:val="0"/>
          <w:sz w:val="18"/>
          <w:szCs w:val="18"/>
        </w:rPr>
        <w:t>PM</w:t>
      </w:r>
      <w:r>
        <w:rPr>
          <w:rFonts w:ascii="Times" w:hAnsi="Times" w:cs="Times" w:hint="eastAsia"/>
          <w:color w:val="000000"/>
          <w:kern w:val="0"/>
          <w:sz w:val="18"/>
          <w:szCs w:val="18"/>
        </w:rPr>
        <w:t>富集后提供）：</w:t>
      </w:r>
    </w:p>
    <w:p w14:paraId="561B2313" w14:textId="77777777" w:rsidR="005A014A" w:rsidRDefault="00660D45">
      <w:pPr>
        <w:widowControl/>
        <w:autoSpaceDE w:val="0"/>
        <w:autoSpaceDN w:val="0"/>
        <w:adjustRightInd w:val="0"/>
        <w:spacing w:after="240" w:line="440" w:lineRule="atLeast"/>
        <w:jc w:val="left"/>
        <w:rPr>
          <w:rFonts w:ascii="Times" w:hAnsi="Times" w:cs="Times"/>
          <w:color w:val="000000"/>
          <w:kern w:val="0"/>
          <w:sz w:val="18"/>
          <w:szCs w:val="18"/>
        </w:rPr>
      </w:pPr>
      <w:r>
        <w:rPr>
          <w:rFonts w:ascii="Times" w:hAnsi="Times" w:cs="Times" w:hint="eastAsia"/>
          <w:color w:val="000000"/>
          <w:kern w:val="0"/>
          <w:sz w:val="18"/>
          <w:szCs w:val="18"/>
        </w:rPr>
        <w:t>1</w:t>
      </w:r>
      <w:r>
        <w:rPr>
          <w:rFonts w:ascii="Times" w:hAnsi="Times" w:cs="Times" w:hint="eastAsia"/>
          <w:color w:val="000000"/>
          <w:kern w:val="0"/>
          <w:sz w:val="18"/>
          <w:szCs w:val="18"/>
        </w:rPr>
        <w:t>、有关键词【智慧停车场】、</w:t>
      </w:r>
      <w:r>
        <w:rPr>
          <w:rFonts w:ascii="Times" w:hAnsi="Times" w:cs="Times" w:hint="eastAsia"/>
          <w:strike/>
          <w:color w:val="000000"/>
          <w:kern w:val="0"/>
          <w:sz w:val="18"/>
          <w:szCs w:val="18"/>
        </w:rPr>
        <w:t>【支付停车费】</w:t>
      </w:r>
      <w:r>
        <w:rPr>
          <w:rFonts w:ascii="Times" w:hAnsi="Times" w:cs="Times" w:hint="eastAsia"/>
          <w:color w:val="000000"/>
          <w:kern w:val="0"/>
          <w:sz w:val="18"/>
          <w:szCs w:val="18"/>
        </w:rPr>
        <w:t>的召回；</w:t>
      </w:r>
    </w:p>
    <w:p w14:paraId="6A1D7521" w14:textId="77777777" w:rsidR="005A014A" w:rsidRDefault="00660D45">
      <w:pPr>
        <w:widowControl/>
        <w:autoSpaceDE w:val="0"/>
        <w:autoSpaceDN w:val="0"/>
        <w:adjustRightInd w:val="0"/>
        <w:spacing w:after="240" w:line="440" w:lineRule="atLeast"/>
        <w:jc w:val="left"/>
        <w:rPr>
          <w:rFonts w:ascii="Times" w:hAnsi="Times" w:cs="Times"/>
          <w:color w:val="000000"/>
          <w:kern w:val="0"/>
          <w:sz w:val="18"/>
          <w:szCs w:val="18"/>
        </w:rPr>
      </w:pPr>
      <w:r>
        <w:rPr>
          <w:rFonts w:ascii="Times" w:hAnsi="Times" w:cs="Times" w:hint="eastAsia"/>
          <w:color w:val="000000"/>
          <w:kern w:val="0"/>
          <w:sz w:val="18"/>
          <w:szCs w:val="18"/>
        </w:rPr>
        <w:t>2</w:t>
      </w:r>
      <w:r>
        <w:rPr>
          <w:rFonts w:ascii="Times" w:hAnsi="Times" w:cs="Times" w:hint="eastAsia"/>
          <w:color w:val="000000"/>
          <w:kern w:val="0"/>
          <w:sz w:val="18"/>
          <w:szCs w:val="18"/>
        </w:rPr>
        <w:t>、</w:t>
      </w:r>
      <w:r>
        <w:rPr>
          <w:rFonts w:ascii="Times" w:hAnsi="Times" w:cs="Times" w:hint="eastAsia"/>
          <w:strike/>
          <w:color w:val="000000"/>
          <w:kern w:val="0"/>
          <w:sz w:val="18"/>
          <w:szCs w:val="18"/>
        </w:rPr>
        <w:t>有【空车位】意图的召回</w:t>
      </w:r>
      <w:r>
        <w:rPr>
          <w:rFonts w:ascii="Times" w:hAnsi="Times" w:cs="Times" w:hint="eastAsia"/>
          <w:color w:val="000000"/>
          <w:kern w:val="0"/>
          <w:sz w:val="18"/>
          <w:szCs w:val="18"/>
        </w:rPr>
        <w:t>；</w:t>
      </w:r>
    </w:p>
    <w:p w14:paraId="07235C0B" w14:textId="2C1D064F" w:rsidR="005A014A" w:rsidRDefault="00660D45">
      <w:pPr>
        <w:widowControl/>
        <w:autoSpaceDE w:val="0"/>
        <w:autoSpaceDN w:val="0"/>
        <w:adjustRightInd w:val="0"/>
        <w:spacing w:after="240" w:line="440" w:lineRule="atLeast"/>
        <w:jc w:val="left"/>
        <w:rPr>
          <w:rFonts w:ascii="Times" w:hAnsi="Times" w:cs="Times"/>
          <w:color w:val="000000"/>
          <w:kern w:val="0"/>
          <w:sz w:val="18"/>
          <w:szCs w:val="18"/>
        </w:rPr>
      </w:pPr>
      <w:r>
        <w:rPr>
          <w:rFonts w:ascii="Times" w:hAnsi="Times" w:cs="Times" w:hint="eastAsia"/>
          <w:color w:val="000000"/>
          <w:kern w:val="0"/>
          <w:sz w:val="18"/>
          <w:szCs w:val="18"/>
        </w:rPr>
        <w:t>3</w:t>
      </w:r>
      <w:r>
        <w:rPr>
          <w:rFonts w:ascii="Times" w:hAnsi="Times" w:cs="Times" w:hint="eastAsia"/>
          <w:color w:val="000000"/>
          <w:kern w:val="0"/>
          <w:sz w:val="18"/>
          <w:szCs w:val="18"/>
        </w:rPr>
        <w:t>、</w:t>
      </w:r>
      <w:r>
        <w:rPr>
          <w:rFonts w:ascii="Times" w:hAnsi="Times" w:cs="Times" w:hint="eastAsia"/>
          <w:strike/>
          <w:color w:val="000000"/>
          <w:kern w:val="0"/>
          <w:sz w:val="18"/>
          <w:szCs w:val="18"/>
        </w:rPr>
        <w:t>相关指令召回</w:t>
      </w:r>
      <w:r w:rsidRPr="003D1256">
        <w:rPr>
          <w:rFonts w:ascii="Times" w:hAnsi="Times" w:cs="Times" w:hint="eastAsia"/>
          <w:strike/>
          <w:color w:val="000000"/>
          <w:kern w:val="0"/>
          <w:sz w:val="18"/>
          <w:szCs w:val="18"/>
        </w:rPr>
        <w:t>。含地址槽位的智慧停车场</w:t>
      </w:r>
      <w:r w:rsidRPr="003D1256">
        <w:rPr>
          <w:rFonts w:ascii="Times" w:hAnsi="Times" w:cs="Times" w:hint="eastAsia"/>
          <w:strike/>
          <w:color w:val="000000"/>
          <w:kern w:val="0"/>
          <w:sz w:val="18"/>
          <w:szCs w:val="18"/>
        </w:rPr>
        <w:t>query</w:t>
      </w:r>
      <w:r w:rsidRPr="003D1256">
        <w:rPr>
          <w:rFonts w:ascii="Times" w:hAnsi="Times" w:cs="Times" w:hint="eastAsia"/>
          <w:strike/>
          <w:color w:val="000000"/>
          <w:kern w:val="0"/>
          <w:sz w:val="18"/>
          <w:szCs w:val="18"/>
        </w:rPr>
        <w:t>召回。</w:t>
      </w:r>
    </w:p>
    <w:p w14:paraId="728EB86E" w14:textId="29A70CA5" w:rsidR="005A014A" w:rsidRPr="00C510CF" w:rsidRDefault="00660D45">
      <w:pPr>
        <w:pStyle w:val="2"/>
        <w:rPr>
          <w:color w:val="auto"/>
        </w:rPr>
      </w:pPr>
      <w:bookmarkStart w:id="58" w:name="_Toc533776423"/>
      <w:r w:rsidRPr="00C510CF">
        <w:rPr>
          <w:color w:val="auto"/>
        </w:rPr>
        <w:lastRenderedPageBreak/>
        <w:t>4.3.</w:t>
      </w:r>
      <w:r w:rsidRPr="00C510CF">
        <w:rPr>
          <w:rFonts w:hint="eastAsia"/>
          <w:color w:val="auto"/>
        </w:rPr>
        <w:t>功能详述</w:t>
      </w:r>
      <w:bookmarkEnd w:id="58"/>
    </w:p>
    <w:p w14:paraId="68465B21" w14:textId="22F7220C" w:rsidR="005A014A" w:rsidRPr="00C510CF" w:rsidRDefault="005F3F47">
      <w:pPr>
        <w:pStyle w:val="3"/>
        <w:rPr>
          <w:color w:val="auto"/>
        </w:rPr>
      </w:pPr>
      <w:bookmarkStart w:id="59" w:name="_Toc533776424"/>
      <w:r w:rsidRPr="00C510CF">
        <w:rPr>
          <w:noProof/>
          <w:color w:val="auto"/>
        </w:rPr>
        <w:drawing>
          <wp:anchor distT="0" distB="0" distL="114300" distR="114300" simplePos="0" relativeHeight="251654144" behindDoc="0" locked="0" layoutInCell="1" allowOverlap="1" wp14:anchorId="7A59E3B6" wp14:editId="59DC32D2">
            <wp:simplePos x="0" y="0"/>
            <wp:positionH relativeFrom="page">
              <wp:align>left</wp:align>
            </wp:positionH>
            <wp:positionV relativeFrom="paragraph">
              <wp:posOffset>568325</wp:posOffset>
            </wp:positionV>
            <wp:extent cx="7232650" cy="4409440"/>
            <wp:effectExtent l="0" t="0" r="635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3284" cy="4409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D45" w:rsidRPr="00C510CF">
        <w:rPr>
          <w:rFonts w:hint="eastAsia"/>
          <w:color w:val="auto"/>
        </w:rPr>
        <w:t>4.3.1.找车场模块</w:t>
      </w:r>
      <w:bookmarkEnd w:id="59"/>
    </w:p>
    <w:p w14:paraId="6E22F4E6" w14:textId="16DFCE39" w:rsidR="005A014A" w:rsidRDefault="005A014A"/>
    <w:p w14:paraId="3351717F" w14:textId="77777777" w:rsidR="00F8628F" w:rsidRDefault="00F8628F">
      <w:pPr>
        <w:rPr>
          <w:sz w:val="18"/>
          <w:szCs w:val="18"/>
        </w:rPr>
      </w:pPr>
    </w:p>
    <w:p w14:paraId="3658A4F8" w14:textId="77777777" w:rsidR="00F8628F" w:rsidRDefault="00F8628F">
      <w:pPr>
        <w:rPr>
          <w:sz w:val="18"/>
          <w:szCs w:val="18"/>
        </w:rPr>
      </w:pPr>
    </w:p>
    <w:p w14:paraId="4E1A1BAE" w14:textId="45E9D336" w:rsidR="005A014A" w:rsidRDefault="00660D4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智慧停车场首页</w:t>
      </w:r>
    </w:p>
    <w:p w14:paraId="5AA4D36D" w14:textId="77777777" w:rsidR="005A014A" w:rsidRDefault="00660D4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进入：按</w:t>
      </w:r>
      <w:r>
        <w:rPr>
          <w:rFonts w:hint="eastAsia"/>
          <w:sz w:val="18"/>
          <w:szCs w:val="18"/>
        </w:rPr>
        <w:t>C</w:t>
      </w:r>
      <w:r>
        <w:rPr>
          <w:rFonts w:hint="eastAsia"/>
          <w:sz w:val="18"/>
          <w:szCs w:val="18"/>
        </w:rPr>
        <w:t>端收费策略进入智慧停车场</w:t>
      </w:r>
      <w:r>
        <w:rPr>
          <w:rFonts w:hint="eastAsia"/>
          <w:sz w:val="18"/>
          <w:szCs w:val="18"/>
        </w:rPr>
        <w:t>APP</w:t>
      </w:r>
    </w:p>
    <w:p w14:paraId="004FE80D" w14:textId="77777777" w:rsidR="005A014A" w:rsidRDefault="00660D4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返回：无</w:t>
      </w:r>
    </w:p>
    <w:tbl>
      <w:tblPr>
        <w:tblStyle w:val="af"/>
        <w:tblW w:w="11171" w:type="dxa"/>
        <w:tblInd w:w="-431" w:type="dxa"/>
        <w:tblLook w:val="04A0" w:firstRow="1" w:lastRow="0" w:firstColumn="1" w:lastColumn="0" w:noHBand="0" w:noVBand="1"/>
      </w:tblPr>
      <w:tblGrid>
        <w:gridCol w:w="710"/>
        <w:gridCol w:w="1559"/>
        <w:gridCol w:w="1418"/>
        <w:gridCol w:w="850"/>
        <w:gridCol w:w="3940"/>
        <w:gridCol w:w="2694"/>
      </w:tblGrid>
      <w:tr w:rsidR="00D4596A" w:rsidRPr="00D4596A" w14:paraId="2BEBC28F" w14:textId="77777777" w:rsidTr="002953D4">
        <w:trPr>
          <w:trHeight w:val="315"/>
        </w:trPr>
        <w:tc>
          <w:tcPr>
            <w:tcW w:w="11171" w:type="dxa"/>
            <w:gridSpan w:val="6"/>
            <w:shd w:val="clear" w:color="auto" w:fill="auto"/>
            <w:noWrap/>
            <w:hideMark/>
          </w:tcPr>
          <w:p w14:paraId="106FCBD7" w14:textId="77777777" w:rsidR="00D4596A" w:rsidRPr="00D4596A" w:rsidRDefault="00D4596A" w:rsidP="00D4596A">
            <w:pPr>
              <w:rPr>
                <w:color w:val="000000" w:themeColor="text1"/>
                <w:sz w:val="18"/>
                <w:szCs w:val="18"/>
              </w:rPr>
            </w:pPr>
            <w:r w:rsidRPr="00D4596A">
              <w:rPr>
                <w:rFonts w:hint="eastAsia"/>
                <w:color w:val="000000" w:themeColor="text1"/>
                <w:sz w:val="18"/>
                <w:szCs w:val="18"/>
              </w:rPr>
              <w:t>页面字段及相关操作</w:t>
            </w:r>
          </w:p>
        </w:tc>
      </w:tr>
      <w:tr w:rsidR="00D4596A" w:rsidRPr="00D4596A" w14:paraId="2C73C652" w14:textId="77777777" w:rsidTr="007E5464">
        <w:trPr>
          <w:trHeight w:val="315"/>
        </w:trPr>
        <w:tc>
          <w:tcPr>
            <w:tcW w:w="710" w:type="dxa"/>
            <w:shd w:val="clear" w:color="auto" w:fill="0070C0"/>
            <w:noWrap/>
            <w:hideMark/>
          </w:tcPr>
          <w:p w14:paraId="0E93BE6B" w14:textId="77777777" w:rsidR="00D4596A" w:rsidRPr="00D4596A" w:rsidRDefault="00D4596A">
            <w:pPr>
              <w:rPr>
                <w:color w:val="000000" w:themeColor="text1"/>
                <w:sz w:val="18"/>
                <w:szCs w:val="18"/>
              </w:rPr>
            </w:pPr>
            <w:r w:rsidRPr="00D4596A">
              <w:rPr>
                <w:rFonts w:hint="eastAsia"/>
                <w:color w:val="000000" w:themeColor="text1"/>
                <w:sz w:val="18"/>
                <w:szCs w:val="18"/>
              </w:rPr>
              <w:t>序号</w:t>
            </w:r>
          </w:p>
        </w:tc>
        <w:tc>
          <w:tcPr>
            <w:tcW w:w="1559" w:type="dxa"/>
            <w:shd w:val="clear" w:color="auto" w:fill="0070C0"/>
            <w:noWrap/>
            <w:hideMark/>
          </w:tcPr>
          <w:p w14:paraId="54FCD9E0" w14:textId="77777777" w:rsidR="00D4596A" w:rsidRPr="00D4596A" w:rsidRDefault="00D4596A">
            <w:pPr>
              <w:rPr>
                <w:color w:val="000000" w:themeColor="text1"/>
                <w:sz w:val="18"/>
                <w:szCs w:val="18"/>
              </w:rPr>
            </w:pPr>
            <w:r w:rsidRPr="00D4596A">
              <w:rPr>
                <w:rFonts w:hint="eastAsia"/>
                <w:color w:val="000000" w:themeColor="text1"/>
                <w:sz w:val="18"/>
                <w:szCs w:val="18"/>
              </w:rPr>
              <w:t>数据</w:t>
            </w:r>
          </w:p>
        </w:tc>
        <w:tc>
          <w:tcPr>
            <w:tcW w:w="1418" w:type="dxa"/>
            <w:shd w:val="clear" w:color="auto" w:fill="0070C0"/>
            <w:hideMark/>
          </w:tcPr>
          <w:p w14:paraId="033F3966" w14:textId="77777777" w:rsidR="00D4596A" w:rsidRPr="00D4596A" w:rsidRDefault="00D4596A">
            <w:pPr>
              <w:rPr>
                <w:color w:val="000000" w:themeColor="text1"/>
                <w:sz w:val="18"/>
                <w:szCs w:val="18"/>
              </w:rPr>
            </w:pPr>
            <w:r w:rsidRPr="00D4596A">
              <w:rPr>
                <w:rFonts w:hint="eastAsia"/>
                <w:color w:val="000000" w:themeColor="text1"/>
                <w:sz w:val="18"/>
                <w:szCs w:val="18"/>
              </w:rPr>
              <w:t>类型</w:t>
            </w:r>
          </w:p>
        </w:tc>
        <w:tc>
          <w:tcPr>
            <w:tcW w:w="850" w:type="dxa"/>
            <w:shd w:val="clear" w:color="auto" w:fill="0070C0"/>
            <w:noWrap/>
            <w:hideMark/>
          </w:tcPr>
          <w:p w14:paraId="2B89BB6C" w14:textId="77777777" w:rsidR="00D4596A" w:rsidRPr="00D4596A" w:rsidRDefault="00D4596A">
            <w:pPr>
              <w:rPr>
                <w:color w:val="000000" w:themeColor="text1"/>
                <w:sz w:val="18"/>
                <w:szCs w:val="18"/>
              </w:rPr>
            </w:pPr>
            <w:r w:rsidRPr="00D4596A">
              <w:rPr>
                <w:rFonts w:hint="eastAsia"/>
                <w:color w:val="000000" w:themeColor="text1"/>
                <w:sz w:val="18"/>
                <w:szCs w:val="18"/>
              </w:rPr>
              <w:t>优先级</w:t>
            </w:r>
          </w:p>
        </w:tc>
        <w:tc>
          <w:tcPr>
            <w:tcW w:w="3940" w:type="dxa"/>
            <w:shd w:val="clear" w:color="auto" w:fill="0070C0"/>
            <w:noWrap/>
            <w:hideMark/>
          </w:tcPr>
          <w:p w14:paraId="5DE7EF02" w14:textId="77777777" w:rsidR="00D4596A" w:rsidRPr="00D4596A" w:rsidRDefault="00D4596A">
            <w:pPr>
              <w:rPr>
                <w:color w:val="000000" w:themeColor="text1"/>
                <w:sz w:val="18"/>
                <w:szCs w:val="18"/>
              </w:rPr>
            </w:pPr>
            <w:r w:rsidRPr="00D4596A">
              <w:rPr>
                <w:rFonts w:hint="eastAsia"/>
                <w:color w:val="000000" w:themeColor="text1"/>
                <w:sz w:val="18"/>
                <w:szCs w:val="18"/>
              </w:rPr>
              <w:t>操作</w:t>
            </w:r>
          </w:p>
        </w:tc>
        <w:tc>
          <w:tcPr>
            <w:tcW w:w="2694" w:type="dxa"/>
            <w:shd w:val="clear" w:color="auto" w:fill="0070C0"/>
            <w:noWrap/>
            <w:hideMark/>
          </w:tcPr>
          <w:p w14:paraId="25C9093A" w14:textId="77777777" w:rsidR="00D4596A" w:rsidRPr="00D4596A" w:rsidRDefault="00D4596A">
            <w:pPr>
              <w:rPr>
                <w:color w:val="000000" w:themeColor="text1"/>
                <w:sz w:val="18"/>
                <w:szCs w:val="18"/>
              </w:rPr>
            </w:pPr>
            <w:r w:rsidRPr="00D4596A">
              <w:rPr>
                <w:rFonts w:hint="eastAsia"/>
                <w:color w:val="000000" w:themeColor="text1"/>
                <w:sz w:val="18"/>
                <w:szCs w:val="18"/>
              </w:rPr>
              <w:t>默认文本</w:t>
            </w:r>
          </w:p>
        </w:tc>
      </w:tr>
      <w:tr w:rsidR="00D4596A" w:rsidRPr="00D4596A" w14:paraId="00E6639B" w14:textId="77777777" w:rsidTr="007E5464">
        <w:trPr>
          <w:trHeight w:val="285"/>
        </w:trPr>
        <w:tc>
          <w:tcPr>
            <w:tcW w:w="710" w:type="dxa"/>
            <w:noWrap/>
            <w:hideMark/>
          </w:tcPr>
          <w:p w14:paraId="708BFFDE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559" w:type="dxa"/>
            <w:noWrap/>
            <w:hideMark/>
          </w:tcPr>
          <w:p w14:paraId="45E3DDCF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搜索框</w:t>
            </w:r>
          </w:p>
        </w:tc>
        <w:tc>
          <w:tcPr>
            <w:tcW w:w="1418" w:type="dxa"/>
            <w:hideMark/>
          </w:tcPr>
          <w:p w14:paraId="51C13945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单行文本输入</w:t>
            </w:r>
          </w:p>
        </w:tc>
        <w:tc>
          <w:tcPr>
            <w:tcW w:w="850" w:type="dxa"/>
            <w:noWrap/>
            <w:hideMark/>
          </w:tcPr>
          <w:p w14:paraId="7CBEFB8E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3940" w:type="dxa"/>
            <w:noWrap/>
            <w:hideMark/>
          </w:tcPr>
          <w:p w14:paraId="45C58194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点击跳转至</w:t>
            </w:r>
            <w:r w:rsidRPr="00D4596A">
              <w:rPr>
                <w:rFonts w:hint="eastAsia"/>
                <w:sz w:val="18"/>
                <w:szCs w:val="18"/>
              </w:rPr>
              <w:t>2-1</w:t>
            </w:r>
            <w:r w:rsidRPr="00D4596A">
              <w:rPr>
                <w:rFonts w:hint="eastAsia"/>
                <w:sz w:val="18"/>
                <w:szCs w:val="18"/>
              </w:rPr>
              <w:t>搜索页</w:t>
            </w:r>
          </w:p>
        </w:tc>
        <w:tc>
          <w:tcPr>
            <w:tcW w:w="2694" w:type="dxa"/>
            <w:noWrap/>
            <w:hideMark/>
          </w:tcPr>
          <w:p w14:paraId="4508E282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请输入您的目的地</w:t>
            </w:r>
          </w:p>
        </w:tc>
      </w:tr>
      <w:tr w:rsidR="00D4596A" w:rsidRPr="00D4596A" w14:paraId="2CA2CB03" w14:textId="77777777" w:rsidTr="007E5464">
        <w:trPr>
          <w:trHeight w:val="285"/>
        </w:trPr>
        <w:tc>
          <w:tcPr>
            <w:tcW w:w="710" w:type="dxa"/>
            <w:noWrap/>
            <w:hideMark/>
          </w:tcPr>
          <w:p w14:paraId="2187E4A3" w14:textId="77777777" w:rsidR="00D4596A" w:rsidRPr="00F577C7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F577C7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2</w:t>
            </w:r>
          </w:p>
        </w:tc>
        <w:tc>
          <w:tcPr>
            <w:tcW w:w="1559" w:type="dxa"/>
            <w:noWrap/>
            <w:hideMark/>
          </w:tcPr>
          <w:p w14:paraId="755B04F3" w14:textId="77777777" w:rsidR="00D4596A" w:rsidRPr="00F577C7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F577C7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刷新</w:t>
            </w:r>
          </w:p>
        </w:tc>
        <w:tc>
          <w:tcPr>
            <w:tcW w:w="1418" w:type="dxa"/>
            <w:hideMark/>
          </w:tcPr>
          <w:p w14:paraId="3FD9CB69" w14:textId="77777777" w:rsidR="00D4596A" w:rsidRPr="00F577C7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F577C7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按钮</w:t>
            </w:r>
          </w:p>
        </w:tc>
        <w:tc>
          <w:tcPr>
            <w:tcW w:w="850" w:type="dxa"/>
            <w:noWrap/>
            <w:hideMark/>
          </w:tcPr>
          <w:p w14:paraId="215D5762" w14:textId="77777777" w:rsidR="00D4596A" w:rsidRPr="00F577C7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F577C7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P0</w:t>
            </w:r>
          </w:p>
        </w:tc>
        <w:tc>
          <w:tcPr>
            <w:tcW w:w="3940" w:type="dxa"/>
            <w:noWrap/>
            <w:hideMark/>
          </w:tcPr>
          <w:p w14:paraId="14EE1515" w14:textId="77777777" w:rsidR="00D4596A" w:rsidRPr="00F577C7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F577C7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点击刷新当前定位地址</w:t>
            </w:r>
          </w:p>
        </w:tc>
        <w:tc>
          <w:tcPr>
            <w:tcW w:w="2694" w:type="dxa"/>
            <w:hideMark/>
          </w:tcPr>
          <w:p w14:paraId="0CAB8F3D" w14:textId="77777777" w:rsidR="00D4596A" w:rsidRPr="00F577C7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F577C7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 xml:space="preserve">　</w:t>
            </w:r>
          </w:p>
        </w:tc>
      </w:tr>
      <w:tr w:rsidR="00D4596A" w:rsidRPr="00D4596A" w14:paraId="30E32922" w14:textId="77777777" w:rsidTr="007E5464">
        <w:trPr>
          <w:trHeight w:val="285"/>
        </w:trPr>
        <w:tc>
          <w:tcPr>
            <w:tcW w:w="710" w:type="dxa"/>
            <w:noWrap/>
            <w:hideMark/>
          </w:tcPr>
          <w:p w14:paraId="7C53003D" w14:textId="77777777" w:rsidR="00D4596A" w:rsidRPr="00F577C7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F577C7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3</w:t>
            </w:r>
          </w:p>
        </w:tc>
        <w:tc>
          <w:tcPr>
            <w:tcW w:w="1559" w:type="dxa"/>
            <w:noWrap/>
            <w:hideMark/>
          </w:tcPr>
          <w:p w14:paraId="173D0F4F" w14:textId="77777777" w:rsidR="00D4596A" w:rsidRPr="00F577C7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F577C7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地图</w:t>
            </w:r>
          </w:p>
        </w:tc>
        <w:tc>
          <w:tcPr>
            <w:tcW w:w="1418" w:type="dxa"/>
            <w:hideMark/>
          </w:tcPr>
          <w:p w14:paraId="1C8119F3" w14:textId="77777777" w:rsidR="00D4596A" w:rsidRPr="00F577C7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F577C7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按钮</w:t>
            </w:r>
          </w:p>
        </w:tc>
        <w:tc>
          <w:tcPr>
            <w:tcW w:w="850" w:type="dxa"/>
            <w:noWrap/>
            <w:hideMark/>
          </w:tcPr>
          <w:p w14:paraId="1FCD475C" w14:textId="77777777" w:rsidR="00D4596A" w:rsidRPr="00F577C7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F577C7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P0</w:t>
            </w:r>
          </w:p>
        </w:tc>
        <w:tc>
          <w:tcPr>
            <w:tcW w:w="3940" w:type="dxa"/>
            <w:noWrap/>
            <w:hideMark/>
          </w:tcPr>
          <w:p w14:paraId="21376439" w14:textId="77777777" w:rsidR="00D4596A" w:rsidRPr="00F577C7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F577C7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点击进入</w:t>
            </w:r>
            <w:r w:rsidRPr="00F577C7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1-9</w:t>
            </w:r>
            <w:r w:rsidRPr="00F577C7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地图页</w:t>
            </w:r>
          </w:p>
        </w:tc>
        <w:tc>
          <w:tcPr>
            <w:tcW w:w="2694" w:type="dxa"/>
            <w:hideMark/>
          </w:tcPr>
          <w:p w14:paraId="650CA357" w14:textId="77777777" w:rsidR="00D4596A" w:rsidRPr="00F577C7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F577C7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 xml:space="preserve">　</w:t>
            </w:r>
          </w:p>
        </w:tc>
      </w:tr>
      <w:tr w:rsidR="00D4596A" w:rsidRPr="00D4596A" w14:paraId="64BAEBAF" w14:textId="77777777" w:rsidTr="007E5464">
        <w:trPr>
          <w:trHeight w:val="570"/>
        </w:trPr>
        <w:tc>
          <w:tcPr>
            <w:tcW w:w="710" w:type="dxa"/>
            <w:noWrap/>
            <w:hideMark/>
          </w:tcPr>
          <w:p w14:paraId="15ADBFBE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559" w:type="dxa"/>
            <w:noWrap/>
            <w:hideMark/>
          </w:tcPr>
          <w:p w14:paraId="45A18CF4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附近</w:t>
            </w:r>
          </w:p>
        </w:tc>
        <w:tc>
          <w:tcPr>
            <w:tcW w:w="1418" w:type="dxa"/>
            <w:hideMark/>
          </w:tcPr>
          <w:p w14:paraId="61A93791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  <w:r w:rsidRPr="00D4596A">
              <w:rPr>
                <w:rFonts w:hint="eastAsia"/>
                <w:sz w:val="18"/>
                <w:szCs w:val="18"/>
              </w:rPr>
              <w:t>/</w:t>
            </w:r>
            <w:r w:rsidRPr="00D4596A">
              <w:rPr>
                <w:rFonts w:hint="eastAsia"/>
                <w:sz w:val="18"/>
                <w:szCs w:val="18"/>
              </w:rPr>
              <w:t>按钮</w:t>
            </w:r>
          </w:p>
        </w:tc>
        <w:tc>
          <w:tcPr>
            <w:tcW w:w="850" w:type="dxa"/>
            <w:noWrap/>
            <w:hideMark/>
          </w:tcPr>
          <w:p w14:paraId="33C5A818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3940" w:type="dxa"/>
            <w:hideMark/>
          </w:tcPr>
          <w:p w14:paraId="40CE6235" w14:textId="77777777" w:rsidR="00D4596A" w:rsidRPr="00D4596A" w:rsidRDefault="00D4596A">
            <w:pPr>
              <w:rPr>
                <w:sz w:val="18"/>
                <w:szCs w:val="18"/>
              </w:rPr>
            </w:pPr>
            <w:r w:rsidRPr="00247146">
              <w:rPr>
                <w:rFonts w:hint="eastAsia"/>
                <w:strike/>
                <w:sz w:val="18"/>
                <w:szCs w:val="18"/>
              </w:rPr>
              <w:t>语音</w:t>
            </w:r>
            <w:r w:rsidRPr="00247146">
              <w:rPr>
                <w:rFonts w:hint="eastAsia"/>
                <w:strike/>
                <w:sz w:val="18"/>
                <w:szCs w:val="18"/>
              </w:rPr>
              <w:t>/</w:t>
            </w:r>
            <w:r w:rsidRPr="00D4596A">
              <w:rPr>
                <w:rFonts w:hint="eastAsia"/>
                <w:sz w:val="18"/>
                <w:szCs w:val="18"/>
              </w:rPr>
              <w:t>点击弹出下拉框，选择后按所选类型选择车场并刷新车场列表</w:t>
            </w:r>
          </w:p>
        </w:tc>
        <w:tc>
          <w:tcPr>
            <w:tcW w:w="2694" w:type="dxa"/>
            <w:hideMark/>
          </w:tcPr>
          <w:p w14:paraId="489A5BA7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附近（可选距离包含</w:t>
            </w:r>
            <w:r w:rsidRPr="00D4596A">
              <w:rPr>
                <w:rFonts w:hint="eastAsia"/>
                <w:sz w:val="18"/>
                <w:szCs w:val="18"/>
              </w:rPr>
              <w:t>300m</w:t>
            </w:r>
            <w:r w:rsidRPr="00D4596A">
              <w:rPr>
                <w:rFonts w:hint="eastAsia"/>
                <w:sz w:val="18"/>
                <w:szCs w:val="18"/>
              </w:rPr>
              <w:t>、</w:t>
            </w:r>
            <w:r w:rsidRPr="00D4596A">
              <w:rPr>
                <w:rFonts w:hint="eastAsia"/>
                <w:sz w:val="18"/>
                <w:szCs w:val="18"/>
              </w:rPr>
              <w:t>600m</w:t>
            </w:r>
            <w:r w:rsidRPr="00D4596A">
              <w:rPr>
                <w:rFonts w:hint="eastAsia"/>
                <w:sz w:val="18"/>
                <w:szCs w:val="18"/>
              </w:rPr>
              <w:t>、</w:t>
            </w:r>
            <w:r w:rsidRPr="00D4596A">
              <w:rPr>
                <w:rFonts w:hint="eastAsia"/>
                <w:sz w:val="18"/>
                <w:szCs w:val="18"/>
              </w:rPr>
              <w:t>900m</w:t>
            </w:r>
            <w:r w:rsidRPr="00D4596A">
              <w:rPr>
                <w:rFonts w:hint="eastAsia"/>
                <w:sz w:val="18"/>
                <w:szCs w:val="18"/>
              </w:rPr>
              <w:t>、</w:t>
            </w:r>
            <w:r w:rsidRPr="00D4596A">
              <w:rPr>
                <w:rFonts w:hint="eastAsia"/>
                <w:sz w:val="18"/>
                <w:szCs w:val="18"/>
              </w:rPr>
              <w:t>1.5km</w:t>
            </w:r>
            <w:r w:rsidRPr="00D4596A">
              <w:rPr>
                <w:rFonts w:hint="eastAsia"/>
                <w:sz w:val="18"/>
                <w:szCs w:val="18"/>
              </w:rPr>
              <w:t>）</w:t>
            </w:r>
          </w:p>
        </w:tc>
      </w:tr>
      <w:tr w:rsidR="00D4596A" w:rsidRPr="00D4596A" w14:paraId="79512CBA" w14:textId="77777777" w:rsidTr="007E5464">
        <w:trPr>
          <w:trHeight w:val="570"/>
        </w:trPr>
        <w:tc>
          <w:tcPr>
            <w:tcW w:w="710" w:type="dxa"/>
            <w:noWrap/>
            <w:hideMark/>
          </w:tcPr>
          <w:p w14:paraId="71F0867E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559" w:type="dxa"/>
            <w:noWrap/>
            <w:hideMark/>
          </w:tcPr>
          <w:p w14:paraId="33647B85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智能排序</w:t>
            </w:r>
          </w:p>
        </w:tc>
        <w:tc>
          <w:tcPr>
            <w:tcW w:w="1418" w:type="dxa"/>
            <w:hideMark/>
          </w:tcPr>
          <w:p w14:paraId="30E37EF3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  <w:r w:rsidRPr="00D4596A">
              <w:rPr>
                <w:rFonts w:hint="eastAsia"/>
                <w:sz w:val="18"/>
                <w:szCs w:val="18"/>
              </w:rPr>
              <w:t>/</w:t>
            </w:r>
            <w:r w:rsidRPr="00D4596A">
              <w:rPr>
                <w:rFonts w:hint="eastAsia"/>
                <w:sz w:val="18"/>
                <w:szCs w:val="18"/>
              </w:rPr>
              <w:t>按钮</w:t>
            </w:r>
          </w:p>
        </w:tc>
        <w:tc>
          <w:tcPr>
            <w:tcW w:w="850" w:type="dxa"/>
            <w:noWrap/>
            <w:hideMark/>
          </w:tcPr>
          <w:p w14:paraId="2289FDC1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3940" w:type="dxa"/>
            <w:hideMark/>
          </w:tcPr>
          <w:p w14:paraId="22D8A7E9" w14:textId="77777777" w:rsidR="00D4596A" w:rsidRPr="00D4596A" w:rsidRDefault="00D4596A">
            <w:pPr>
              <w:rPr>
                <w:sz w:val="18"/>
                <w:szCs w:val="18"/>
              </w:rPr>
            </w:pPr>
            <w:r w:rsidRPr="00247146">
              <w:rPr>
                <w:rFonts w:hint="eastAsia"/>
                <w:strike/>
                <w:sz w:val="18"/>
                <w:szCs w:val="18"/>
              </w:rPr>
              <w:t>语音</w:t>
            </w:r>
            <w:r w:rsidRPr="00247146">
              <w:rPr>
                <w:rFonts w:hint="eastAsia"/>
                <w:strike/>
                <w:sz w:val="18"/>
                <w:szCs w:val="18"/>
              </w:rPr>
              <w:t>/</w:t>
            </w:r>
            <w:r w:rsidRPr="00D4596A">
              <w:rPr>
                <w:rFonts w:hint="eastAsia"/>
                <w:sz w:val="18"/>
                <w:szCs w:val="18"/>
              </w:rPr>
              <w:t>点击弹出下拉框，选择后按所选类型排序</w:t>
            </w:r>
            <w:r w:rsidRPr="00D4596A">
              <w:rPr>
                <w:rFonts w:hint="eastAsia"/>
                <w:sz w:val="18"/>
                <w:szCs w:val="18"/>
              </w:rPr>
              <w:lastRenderedPageBreak/>
              <w:t>停车场并刷新停车场列表</w:t>
            </w:r>
          </w:p>
        </w:tc>
        <w:tc>
          <w:tcPr>
            <w:tcW w:w="2694" w:type="dxa"/>
            <w:hideMark/>
          </w:tcPr>
          <w:p w14:paraId="6CAE6477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lastRenderedPageBreak/>
              <w:t>智能排序（可选排序条件为低价</w:t>
            </w:r>
            <w:r w:rsidRPr="00D4596A">
              <w:rPr>
                <w:rFonts w:hint="eastAsia"/>
                <w:sz w:val="18"/>
                <w:szCs w:val="18"/>
              </w:rPr>
              <w:lastRenderedPageBreak/>
              <w:t>优先、室内优先、车位充足优先）</w:t>
            </w:r>
          </w:p>
        </w:tc>
      </w:tr>
      <w:tr w:rsidR="00D4596A" w:rsidRPr="00D4596A" w14:paraId="7054FA14" w14:textId="77777777" w:rsidTr="007E5464">
        <w:trPr>
          <w:trHeight w:val="1140"/>
        </w:trPr>
        <w:tc>
          <w:tcPr>
            <w:tcW w:w="710" w:type="dxa"/>
            <w:noWrap/>
            <w:hideMark/>
          </w:tcPr>
          <w:p w14:paraId="3A2DD362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lastRenderedPageBreak/>
              <w:t>6</w:t>
            </w:r>
          </w:p>
        </w:tc>
        <w:tc>
          <w:tcPr>
            <w:tcW w:w="1559" w:type="dxa"/>
            <w:noWrap/>
            <w:hideMark/>
          </w:tcPr>
          <w:p w14:paraId="0B131B2A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筛选</w:t>
            </w:r>
          </w:p>
        </w:tc>
        <w:tc>
          <w:tcPr>
            <w:tcW w:w="1418" w:type="dxa"/>
            <w:hideMark/>
          </w:tcPr>
          <w:p w14:paraId="7705D573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  <w:r w:rsidRPr="00D4596A">
              <w:rPr>
                <w:rFonts w:hint="eastAsia"/>
                <w:sz w:val="18"/>
                <w:szCs w:val="18"/>
              </w:rPr>
              <w:t>/</w:t>
            </w:r>
            <w:r w:rsidRPr="00D4596A">
              <w:rPr>
                <w:rFonts w:hint="eastAsia"/>
                <w:sz w:val="18"/>
                <w:szCs w:val="18"/>
              </w:rPr>
              <w:t>按钮</w:t>
            </w:r>
          </w:p>
        </w:tc>
        <w:tc>
          <w:tcPr>
            <w:tcW w:w="850" w:type="dxa"/>
            <w:noWrap/>
            <w:hideMark/>
          </w:tcPr>
          <w:p w14:paraId="35DA89A6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3940" w:type="dxa"/>
            <w:hideMark/>
          </w:tcPr>
          <w:p w14:paraId="1BDF7C4D" w14:textId="77777777" w:rsidR="00D4596A" w:rsidRPr="00D4596A" w:rsidRDefault="00D4596A">
            <w:pPr>
              <w:rPr>
                <w:sz w:val="18"/>
                <w:szCs w:val="18"/>
              </w:rPr>
            </w:pPr>
            <w:r w:rsidRPr="00247146">
              <w:rPr>
                <w:rFonts w:hint="eastAsia"/>
                <w:strike/>
                <w:sz w:val="18"/>
                <w:szCs w:val="18"/>
              </w:rPr>
              <w:t>语音</w:t>
            </w:r>
            <w:r w:rsidRPr="00247146">
              <w:rPr>
                <w:rFonts w:hint="eastAsia"/>
                <w:strike/>
                <w:sz w:val="18"/>
                <w:szCs w:val="18"/>
              </w:rPr>
              <w:t>/</w:t>
            </w:r>
            <w:r w:rsidRPr="00D4596A">
              <w:rPr>
                <w:rFonts w:hint="eastAsia"/>
                <w:sz w:val="18"/>
                <w:szCs w:val="18"/>
              </w:rPr>
              <w:t>点击弹出筛选框框选择，选择条件后，点击【完成】筛选停车场，刷新车场列表</w:t>
            </w:r>
          </w:p>
        </w:tc>
        <w:tc>
          <w:tcPr>
            <w:tcW w:w="2694" w:type="dxa"/>
            <w:hideMark/>
          </w:tcPr>
          <w:p w14:paraId="67B04507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筛选（未点击为灰色，点击选择后变更颜色）筛选条件分为两类免费（前</w:t>
            </w:r>
            <w:r w:rsidRPr="00D4596A">
              <w:rPr>
                <w:rFonts w:hint="eastAsia"/>
                <w:sz w:val="18"/>
                <w:szCs w:val="18"/>
              </w:rPr>
              <w:t>30</w:t>
            </w:r>
            <w:r w:rsidRPr="00D4596A">
              <w:rPr>
                <w:rFonts w:hint="eastAsia"/>
                <w:sz w:val="18"/>
                <w:szCs w:val="18"/>
              </w:rPr>
              <w:t>分钟、前</w:t>
            </w:r>
            <w:r w:rsidRPr="00D4596A">
              <w:rPr>
                <w:rFonts w:hint="eastAsia"/>
                <w:sz w:val="18"/>
                <w:szCs w:val="18"/>
              </w:rPr>
              <w:t>60</w:t>
            </w:r>
            <w:r w:rsidRPr="00D4596A">
              <w:rPr>
                <w:rFonts w:hint="eastAsia"/>
                <w:sz w:val="18"/>
                <w:szCs w:val="18"/>
              </w:rPr>
              <w:t>分钟）、服务（充电桩）；已选中筛选条件颜色改变，再次点击取消选中；不同类条件可多选条件并行筛选，同类条件互斥</w:t>
            </w:r>
          </w:p>
        </w:tc>
      </w:tr>
      <w:tr w:rsidR="00D4596A" w:rsidRPr="00D4596A" w14:paraId="4B408D90" w14:textId="77777777" w:rsidTr="007E5464">
        <w:trPr>
          <w:trHeight w:val="285"/>
        </w:trPr>
        <w:tc>
          <w:tcPr>
            <w:tcW w:w="710" w:type="dxa"/>
            <w:noWrap/>
            <w:hideMark/>
          </w:tcPr>
          <w:p w14:paraId="070AB79F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559" w:type="dxa"/>
            <w:noWrap/>
            <w:hideMark/>
          </w:tcPr>
          <w:p w14:paraId="41330708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1418" w:type="dxa"/>
            <w:hideMark/>
          </w:tcPr>
          <w:p w14:paraId="5DA1A78E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850" w:type="dxa"/>
            <w:noWrap/>
            <w:hideMark/>
          </w:tcPr>
          <w:p w14:paraId="1DA5D0C6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3940" w:type="dxa"/>
            <w:noWrap/>
            <w:hideMark/>
          </w:tcPr>
          <w:p w14:paraId="7D46FBC4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语音操作时使用，第</w:t>
            </w:r>
            <w:r w:rsidRPr="00D4596A">
              <w:rPr>
                <w:rFonts w:hint="eastAsia"/>
                <w:sz w:val="18"/>
                <w:szCs w:val="18"/>
              </w:rPr>
              <w:t>{X}</w:t>
            </w:r>
            <w:r w:rsidRPr="00D4596A">
              <w:rPr>
                <w:rFonts w:hint="eastAsia"/>
                <w:sz w:val="18"/>
                <w:szCs w:val="18"/>
              </w:rPr>
              <w:t>个</w:t>
            </w:r>
          </w:p>
        </w:tc>
        <w:tc>
          <w:tcPr>
            <w:tcW w:w="2694" w:type="dxa"/>
            <w:noWrap/>
            <w:hideMark/>
          </w:tcPr>
          <w:p w14:paraId="2735851E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4596A" w:rsidRPr="00D4596A" w14:paraId="5F1971D2" w14:textId="77777777" w:rsidTr="007E5464">
        <w:trPr>
          <w:trHeight w:val="285"/>
        </w:trPr>
        <w:tc>
          <w:tcPr>
            <w:tcW w:w="710" w:type="dxa"/>
            <w:noWrap/>
            <w:hideMark/>
          </w:tcPr>
          <w:p w14:paraId="0683B9F6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559" w:type="dxa"/>
            <w:noWrap/>
            <w:hideMark/>
          </w:tcPr>
          <w:p w14:paraId="0681D462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停车场简称</w:t>
            </w:r>
          </w:p>
        </w:tc>
        <w:tc>
          <w:tcPr>
            <w:tcW w:w="1418" w:type="dxa"/>
            <w:hideMark/>
          </w:tcPr>
          <w:p w14:paraId="3DBD680D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850" w:type="dxa"/>
            <w:noWrap/>
            <w:hideMark/>
          </w:tcPr>
          <w:p w14:paraId="264D9A42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3940" w:type="dxa"/>
            <w:noWrap/>
            <w:hideMark/>
          </w:tcPr>
          <w:p w14:paraId="0A23A029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单行文本显示停车场简称</w:t>
            </w:r>
          </w:p>
        </w:tc>
        <w:tc>
          <w:tcPr>
            <w:tcW w:w="2694" w:type="dxa"/>
            <w:noWrap/>
            <w:hideMark/>
          </w:tcPr>
          <w:p w14:paraId="13C3F1A1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科苑南停车场</w:t>
            </w:r>
          </w:p>
        </w:tc>
      </w:tr>
      <w:tr w:rsidR="00D4596A" w:rsidRPr="00D4596A" w14:paraId="6906D8E2" w14:textId="77777777" w:rsidTr="007E5464">
        <w:trPr>
          <w:trHeight w:val="285"/>
        </w:trPr>
        <w:tc>
          <w:tcPr>
            <w:tcW w:w="710" w:type="dxa"/>
            <w:noWrap/>
            <w:hideMark/>
          </w:tcPr>
          <w:p w14:paraId="6E30784D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559" w:type="dxa"/>
            <w:noWrap/>
            <w:hideMark/>
          </w:tcPr>
          <w:p w14:paraId="54841B35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车位状况</w:t>
            </w:r>
          </w:p>
        </w:tc>
        <w:tc>
          <w:tcPr>
            <w:tcW w:w="1418" w:type="dxa"/>
            <w:hideMark/>
          </w:tcPr>
          <w:p w14:paraId="6B149632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850" w:type="dxa"/>
            <w:noWrap/>
            <w:hideMark/>
          </w:tcPr>
          <w:p w14:paraId="0FD2E31E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3940" w:type="dxa"/>
            <w:noWrap/>
            <w:hideMark/>
          </w:tcPr>
          <w:p w14:paraId="285FBF8E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单行文本显示停车场车位状况</w:t>
            </w:r>
          </w:p>
        </w:tc>
        <w:tc>
          <w:tcPr>
            <w:tcW w:w="2694" w:type="dxa"/>
            <w:noWrap/>
            <w:hideMark/>
          </w:tcPr>
          <w:p w14:paraId="7C447343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1.</w:t>
            </w:r>
            <w:r w:rsidRPr="00D4596A">
              <w:rPr>
                <w:rFonts w:hint="eastAsia"/>
                <w:sz w:val="18"/>
                <w:szCs w:val="18"/>
              </w:rPr>
              <w:t>车位充足；</w:t>
            </w:r>
            <w:r w:rsidRPr="00D4596A">
              <w:rPr>
                <w:rFonts w:hint="eastAsia"/>
                <w:sz w:val="18"/>
                <w:szCs w:val="18"/>
              </w:rPr>
              <w:t>2.</w:t>
            </w:r>
            <w:r w:rsidRPr="00D4596A">
              <w:rPr>
                <w:rFonts w:hint="eastAsia"/>
                <w:sz w:val="18"/>
                <w:szCs w:val="18"/>
              </w:rPr>
              <w:t>车位较少；</w:t>
            </w:r>
            <w:r w:rsidRPr="00D4596A">
              <w:rPr>
                <w:rFonts w:hint="eastAsia"/>
                <w:sz w:val="18"/>
                <w:szCs w:val="18"/>
              </w:rPr>
              <w:t>3.</w:t>
            </w:r>
            <w:r w:rsidRPr="00D4596A">
              <w:rPr>
                <w:rFonts w:hint="eastAsia"/>
                <w:sz w:val="18"/>
                <w:szCs w:val="18"/>
              </w:rPr>
              <w:t>车位紧张</w:t>
            </w:r>
          </w:p>
        </w:tc>
      </w:tr>
      <w:tr w:rsidR="00D4596A" w:rsidRPr="00D4596A" w14:paraId="51BE356D" w14:textId="77777777" w:rsidTr="007E5464">
        <w:trPr>
          <w:trHeight w:val="285"/>
        </w:trPr>
        <w:tc>
          <w:tcPr>
            <w:tcW w:w="710" w:type="dxa"/>
            <w:noWrap/>
            <w:hideMark/>
          </w:tcPr>
          <w:p w14:paraId="46BB4692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1559" w:type="dxa"/>
            <w:noWrap/>
            <w:hideMark/>
          </w:tcPr>
          <w:p w14:paraId="198F1B2B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车场类型</w:t>
            </w:r>
          </w:p>
        </w:tc>
        <w:tc>
          <w:tcPr>
            <w:tcW w:w="1418" w:type="dxa"/>
            <w:hideMark/>
          </w:tcPr>
          <w:p w14:paraId="22120914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850" w:type="dxa"/>
            <w:noWrap/>
            <w:hideMark/>
          </w:tcPr>
          <w:p w14:paraId="28F3108B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3940" w:type="dxa"/>
            <w:hideMark/>
          </w:tcPr>
          <w:p w14:paraId="0FCE7AE4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单行文本显示车场类型</w:t>
            </w:r>
          </w:p>
        </w:tc>
        <w:tc>
          <w:tcPr>
            <w:tcW w:w="2694" w:type="dxa"/>
            <w:noWrap/>
            <w:hideMark/>
          </w:tcPr>
          <w:p w14:paraId="7F4D40DC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1.</w:t>
            </w:r>
            <w:r w:rsidRPr="00D4596A">
              <w:rPr>
                <w:rFonts w:hint="eastAsia"/>
                <w:sz w:val="18"/>
                <w:szCs w:val="18"/>
              </w:rPr>
              <w:t>地上；</w:t>
            </w:r>
            <w:r w:rsidRPr="00D4596A">
              <w:rPr>
                <w:rFonts w:hint="eastAsia"/>
                <w:sz w:val="18"/>
                <w:szCs w:val="18"/>
              </w:rPr>
              <w:t>2.</w:t>
            </w:r>
            <w:r w:rsidRPr="00D4596A">
              <w:rPr>
                <w:rFonts w:hint="eastAsia"/>
                <w:sz w:val="18"/>
                <w:szCs w:val="18"/>
              </w:rPr>
              <w:t>地下；</w:t>
            </w:r>
            <w:r w:rsidRPr="00D4596A">
              <w:rPr>
                <w:rFonts w:hint="eastAsia"/>
                <w:sz w:val="18"/>
                <w:szCs w:val="18"/>
              </w:rPr>
              <w:t>3.</w:t>
            </w:r>
            <w:r w:rsidRPr="00D4596A">
              <w:rPr>
                <w:rFonts w:hint="eastAsia"/>
                <w:sz w:val="18"/>
                <w:szCs w:val="18"/>
              </w:rPr>
              <w:t>地上</w:t>
            </w:r>
            <w:r w:rsidRPr="00D4596A">
              <w:rPr>
                <w:rFonts w:hint="eastAsia"/>
                <w:sz w:val="18"/>
                <w:szCs w:val="18"/>
              </w:rPr>
              <w:t>+</w:t>
            </w:r>
            <w:r w:rsidRPr="00D4596A">
              <w:rPr>
                <w:rFonts w:hint="eastAsia"/>
                <w:sz w:val="18"/>
                <w:szCs w:val="18"/>
              </w:rPr>
              <w:t>地下</w:t>
            </w:r>
          </w:p>
        </w:tc>
      </w:tr>
      <w:tr w:rsidR="00D4596A" w:rsidRPr="00D4596A" w14:paraId="62096728" w14:textId="77777777" w:rsidTr="007E5464">
        <w:trPr>
          <w:trHeight w:val="285"/>
        </w:trPr>
        <w:tc>
          <w:tcPr>
            <w:tcW w:w="710" w:type="dxa"/>
            <w:noWrap/>
            <w:hideMark/>
          </w:tcPr>
          <w:p w14:paraId="09147A08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11</w:t>
            </w:r>
          </w:p>
        </w:tc>
        <w:tc>
          <w:tcPr>
            <w:tcW w:w="1559" w:type="dxa"/>
            <w:noWrap/>
            <w:hideMark/>
          </w:tcPr>
          <w:p w14:paraId="719A39CE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首免时长（分钟）</w:t>
            </w:r>
          </w:p>
        </w:tc>
        <w:tc>
          <w:tcPr>
            <w:tcW w:w="1418" w:type="dxa"/>
            <w:hideMark/>
          </w:tcPr>
          <w:p w14:paraId="44A876D1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850" w:type="dxa"/>
            <w:noWrap/>
            <w:hideMark/>
          </w:tcPr>
          <w:p w14:paraId="0DE307D2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3940" w:type="dxa"/>
            <w:hideMark/>
          </w:tcPr>
          <w:p w14:paraId="59AFB93C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单行文本显示免费时长</w:t>
            </w:r>
          </w:p>
        </w:tc>
        <w:tc>
          <w:tcPr>
            <w:tcW w:w="2694" w:type="dxa"/>
            <w:noWrap/>
            <w:hideMark/>
          </w:tcPr>
          <w:p w14:paraId="45622A9B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免费</w:t>
            </w:r>
            <w:r w:rsidRPr="00D4596A">
              <w:rPr>
                <w:rFonts w:hint="eastAsia"/>
                <w:sz w:val="18"/>
                <w:szCs w:val="18"/>
              </w:rPr>
              <w:t>30</w:t>
            </w:r>
            <w:r w:rsidRPr="00D4596A">
              <w:rPr>
                <w:rFonts w:hint="eastAsia"/>
                <w:sz w:val="18"/>
                <w:szCs w:val="18"/>
              </w:rPr>
              <w:t>分钟</w:t>
            </w:r>
          </w:p>
        </w:tc>
      </w:tr>
      <w:tr w:rsidR="00D4596A" w:rsidRPr="00D4596A" w14:paraId="66459756" w14:textId="77777777" w:rsidTr="007E5464">
        <w:trPr>
          <w:trHeight w:val="315"/>
        </w:trPr>
        <w:tc>
          <w:tcPr>
            <w:tcW w:w="710" w:type="dxa"/>
            <w:noWrap/>
            <w:hideMark/>
          </w:tcPr>
          <w:p w14:paraId="1DC7441F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12</w:t>
            </w:r>
          </w:p>
        </w:tc>
        <w:tc>
          <w:tcPr>
            <w:tcW w:w="1559" w:type="dxa"/>
            <w:noWrap/>
            <w:hideMark/>
          </w:tcPr>
          <w:p w14:paraId="008D23E5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估算费率（</w:t>
            </w:r>
            <w:r w:rsidRPr="00D4596A">
              <w:rPr>
                <w:rFonts w:hint="eastAsia"/>
                <w:sz w:val="18"/>
                <w:szCs w:val="18"/>
              </w:rPr>
              <w:t>1</w:t>
            </w:r>
            <w:r w:rsidRPr="00D4596A">
              <w:rPr>
                <w:rFonts w:hint="eastAsia"/>
                <w:sz w:val="18"/>
                <w:szCs w:val="18"/>
              </w:rPr>
              <w:t>小时）</w:t>
            </w:r>
          </w:p>
        </w:tc>
        <w:tc>
          <w:tcPr>
            <w:tcW w:w="1418" w:type="dxa"/>
            <w:hideMark/>
          </w:tcPr>
          <w:p w14:paraId="41A6B85F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850" w:type="dxa"/>
            <w:noWrap/>
            <w:hideMark/>
          </w:tcPr>
          <w:p w14:paraId="33FBE67C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3940" w:type="dxa"/>
            <w:noWrap/>
            <w:hideMark/>
          </w:tcPr>
          <w:p w14:paraId="61C5FD69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单行文本显示首小时价格</w:t>
            </w:r>
          </w:p>
        </w:tc>
        <w:tc>
          <w:tcPr>
            <w:tcW w:w="2694" w:type="dxa"/>
            <w:hideMark/>
          </w:tcPr>
          <w:p w14:paraId="0397813C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5.0</w:t>
            </w:r>
            <w:r w:rsidRPr="00D4596A">
              <w:rPr>
                <w:rFonts w:hint="eastAsia"/>
                <w:sz w:val="18"/>
                <w:szCs w:val="18"/>
              </w:rPr>
              <w:t>元</w:t>
            </w:r>
          </w:p>
        </w:tc>
      </w:tr>
      <w:tr w:rsidR="00D4596A" w:rsidRPr="00D4596A" w14:paraId="07F52ED9" w14:textId="77777777" w:rsidTr="007E5464">
        <w:trPr>
          <w:trHeight w:val="285"/>
        </w:trPr>
        <w:tc>
          <w:tcPr>
            <w:tcW w:w="710" w:type="dxa"/>
            <w:noWrap/>
            <w:hideMark/>
          </w:tcPr>
          <w:p w14:paraId="16CBB575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13</w:t>
            </w:r>
          </w:p>
        </w:tc>
        <w:tc>
          <w:tcPr>
            <w:tcW w:w="1559" w:type="dxa"/>
            <w:noWrap/>
            <w:hideMark/>
          </w:tcPr>
          <w:p w14:paraId="1FFCFC9B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导航</w:t>
            </w:r>
          </w:p>
        </w:tc>
        <w:tc>
          <w:tcPr>
            <w:tcW w:w="1418" w:type="dxa"/>
            <w:hideMark/>
          </w:tcPr>
          <w:p w14:paraId="47739B80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按钮</w:t>
            </w:r>
          </w:p>
        </w:tc>
        <w:tc>
          <w:tcPr>
            <w:tcW w:w="850" w:type="dxa"/>
            <w:noWrap/>
            <w:hideMark/>
          </w:tcPr>
          <w:p w14:paraId="39216B7F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3940" w:type="dxa"/>
            <w:noWrap/>
            <w:hideMark/>
          </w:tcPr>
          <w:p w14:paraId="5225B37D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点击导航至该停车场</w:t>
            </w:r>
          </w:p>
        </w:tc>
        <w:tc>
          <w:tcPr>
            <w:tcW w:w="2694" w:type="dxa"/>
            <w:hideMark/>
          </w:tcPr>
          <w:p w14:paraId="0B639FC6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4596A" w:rsidRPr="00D4596A" w14:paraId="2ED43940" w14:textId="77777777" w:rsidTr="007E5464">
        <w:trPr>
          <w:trHeight w:val="285"/>
        </w:trPr>
        <w:tc>
          <w:tcPr>
            <w:tcW w:w="710" w:type="dxa"/>
            <w:noWrap/>
            <w:hideMark/>
          </w:tcPr>
          <w:p w14:paraId="6412EBFC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14</w:t>
            </w:r>
          </w:p>
        </w:tc>
        <w:tc>
          <w:tcPr>
            <w:tcW w:w="1559" w:type="dxa"/>
            <w:noWrap/>
            <w:hideMark/>
          </w:tcPr>
          <w:p w14:paraId="44F40261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距离</w:t>
            </w:r>
          </w:p>
        </w:tc>
        <w:tc>
          <w:tcPr>
            <w:tcW w:w="1418" w:type="dxa"/>
            <w:hideMark/>
          </w:tcPr>
          <w:p w14:paraId="600C294A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850" w:type="dxa"/>
            <w:noWrap/>
            <w:hideMark/>
          </w:tcPr>
          <w:p w14:paraId="4D98E4DB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3940" w:type="dxa"/>
            <w:noWrap/>
            <w:hideMark/>
          </w:tcPr>
          <w:p w14:paraId="7D9091C0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单行文本显示车场入口到请求中心点的距离</w:t>
            </w:r>
          </w:p>
        </w:tc>
        <w:tc>
          <w:tcPr>
            <w:tcW w:w="2694" w:type="dxa"/>
            <w:hideMark/>
          </w:tcPr>
          <w:p w14:paraId="2E347E0B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6.2km</w:t>
            </w:r>
          </w:p>
        </w:tc>
      </w:tr>
      <w:tr w:rsidR="00D4596A" w:rsidRPr="00D4596A" w14:paraId="219D76E2" w14:textId="77777777" w:rsidTr="007E5464">
        <w:trPr>
          <w:trHeight w:val="570"/>
        </w:trPr>
        <w:tc>
          <w:tcPr>
            <w:tcW w:w="710" w:type="dxa"/>
            <w:noWrap/>
            <w:hideMark/>
          </w:tcPr>
          <w:p w14:paraId="1EA50A25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1559" w:type="dxa"/>
            <w:noWrap/>
            <w:hideMark/>
          </w:tcPr>
          <w:p w14:paraId="3C82E244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设置</w:t>
            </w:r>
          </w:p>
        </w:tc>
        <w:tc>
          <w:tcPr>
            <w:tcW w:w="1418" w:type="dxa"/>
            <w:hideMark/>
          </w:tcPr>
          <w:p w14:paraId="042F26B8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按钮</w:t>
            </w:r>
          </w:p>
        </w:tc>
        <w:tc>
          <w:tcPr>
            <w:tcW w:w="850" w:type="dxa"/>
            <w:noWrap/>
            <w:hideMark/>
          </w:tcPr>
          <w:p w14:paraId="1FED166B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3940" w:type="dxa"/>
            <w:noWrap/>
            <w:hideMark/>
          </w:tcPr>
          <w:p w14:paraId="6581DBD6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图标显示，点击展开功能入口弹框</w:t>
            </w:r>
          </w:p>
        </w:tc>
        <w:tc>
          <w:tcPr>
            <w:tcW w:w="2694" w:type="dxa"/>
            <w:hideMark/>
          </w:tcPr>
          <w:p w14:paraId="41DBA032" w14:textId="68AB38FA" w:rsidR="00D4596A" w:rsidRPr="00D4596A" w:rsidRDefault="00D4596A" w:rsidP="003D1256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点击展开功能弹框包含（开通免密、</w:t>
            </w:r>
            <w:r w:rsidRPr="00192CE7">
              <w:rPr>
                <w:rFonts w:hint="eastAsia"/>
                <w:strike/>
                <w:sz w:val="18"/>
                <w:szCs w:val="18"/>
              </w:rPr>
              <w:t>补缴车费</w:t>
            </w:r>
            <w:r w:rsidRPr="00D4596A">
              <w:rPr>
                <w:rFonts w:hint="eastAsia"/>
                <w:sz w:val="18"/>
                <w:szCs w:val="18"/>
              </w:rPr>
              <w:t>、客服电话）点击跳转至对应页面</w:t>
            </w:r>
          </w:p>
        </w:tc>
      </w:tr>
    </w:tbl>
    <w:p w14:paraId="0FE049B7" w14:textId="6FCB0F3A" w:rsidR="005A014A" w:rsidRDefault="005A014A">
      <w:pPr>
        <w:rPr>
          <w:sz w:val="18"/>
          <w:szCs w:val="18"/>
        </w:rPr>
      </w:pPr>
    </w:p>
    <w:p w14:paraId="5C140480" w14:textId="77777777" w:rsidR="00372C56" w:rsidRPr="00D4596A" w:rsidRDefault="00372C56">
      <w:pPr>
        <w:rPr>
          <w:sz w:val="18"/>
          <w:szCs w:val="18"/>
        </w:rPr>
      </w:pPr>
    </w:p>
    <w:p w14:paraId="2EC2CEB0" w14:textId="77777777" w:rsidR="005F3F47" w:rsidRDefault="005F3F47">
      <w:pPr>
        <w:rPr>
          <w:sz w:val="18"/>
          <w:szCs w:val="18"/>
        </w:rPr>
      </w:pPr>
    </w:p>
    <w:p w14:paraId="670010C9" w14:textId="77777777" w:rsidR="005F3F47" w:rsidRDefault="005F3F47">
      <w:pPr>
        <w:rPr>
          <w:sz w:val="18"/>
          <w:szCs w:val="18"/>
        </w:rPr>
      </w:pPr>
    </w:p>
    <w:p w14:paraId="2A78B97D" w14:textId="41BC11B4" w:rsidR="005A014A" w:rsidRDefault="00660D4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1-</w:t>
      </w:r>
      <w:r w:rsidR="00372C56"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停车场详情页</w:t>
      </w:r>
    </w:p>
    <w:p w14:paraId="7470B93D" w14:textId="5EB218B8" w:rsidR="005A014A" w:rsidRDefault="00660D4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进入：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、点击停车场模块进入；</w:t>
      </w:r>
      <w:r>
        <w:rPr>
          <w:rFonts w:hint="eastAsia"/>
          <w:sz w:val="18"/>
          <w:szCs w:val="18"/>
        </w:rPr>
        <w:t xml:space="preserve"> 2</w:t>
      </w:r>
      <w:r>
        <w:rPr>
          <w:rFonts w:hint="eastAsia"/>
          <w:sz w:val="18"/>
          <w:szCs w:val="18"/>
        </w:rPr>
        <w:t>、</w:t>
      </w:r>
      <w:r w:rsidR="00D4596A">
        <w:rPr>
          <w:rFonts w:hint="eastAsia"/>
          <w:sz w:val="18"/>
          <w:szCs w:val="18"/>
        </w:rPr>
        <w:t>语音指令停车场名称</w:t>
      </w:r>
      <w:r w:rsidR="00D4596A" w:rsidRPr="00D4596A">
        <w:rPr>
          <w:rFonts w:hint="eastAsia"/>
          <w:sz w:val="18"/>
          <w:szCs w:val="18"/>
        </w:rPr>
        <w:t>进入</w:t>
      </w:r>
    </w:p>
    <w:p w14:paraId="237F4848" w14:textId="77777777" w:rsidR="005A014A" w:rsidRDefault="00660D4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返回：点击返回按钮返回至上一页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02"/>
        <w:gridCol w:w="1388"/>
        <w:gridCol w:w="1525"/>
        <w:gridCol w:w="972"/>
        <w:gridCol w:w="2631"/>
        <w:gridCol w:w="2736"/>
      </w:tblGrid>
      <w:tr w:rsidR="00D4596A" w:rsidRPr="00D4596A" w14:paraId="66013A40" w14:textId="77777777" w:rsidTr="00C3280B">
        <w:trPr>
          <w:trHeight w:val="315"/>
        </w:trPr>
        <w:tc>
          <w:tcPr>
            <w:tcW w:w="10054" w:type="dxa"/>
            <w:gridSpan w:val="6"/>
            <w:shd w:val="clear" w:color="auto" w:fill="auto"/>
            <w:noWrap/>
            <w:hideMark/>
          </w:tcPr>
          <w:p w14:paraId="6D8D6FA7" w14:textId="77777777" w:rsidR="00D4596A" w:rsidRPr="00D4596A" w:rsidRDefault="00D4596A" w:rsidP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页面字段及相关操作</w:t>
            </w:r>
          </w:p>
        </w:tc>
      </w:tr>
      <w:tr w:rsidR="00D4596A" w:rsidRPr="00D4596A" w14:paraId="0886104F" w14:textId="77777777" w:rsidTr="00C3280B">
        <w:trPr>
          <w:trHeight w:val="315"/>
        </w:trPr>
        <w:tc>
          <w:tcPr>
            <w:tcW w:w="802" w:type="dxa"/>
            <w:shd w:val="clear" w:color="auto" w:fill="0070C0"/>
            <w:noWrap/>
            <w:hideMark/>
          </w:tcPr>
          <w:p w14:paraId="58248855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1388" w:type="dxa"/>
            <w:shd w:val="clear" w:color="auto" w:fill="0070C0"/>
            <w:noWrap/>
            <w:hideMark/>
          </w:tcPr>
          <w:p w14:paraId="0C8F11FA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数据</w:t>
            </w:r>
          </w:p>
        </w:tc>
        <w:tc>
          <w:tcPr>
            <w:tcW w:w="1525" w:type="dxa"/>
            <w:shd w:val="clear" w:color="auto" w:fill="0070C0"/>
            <w:hideMark/>
          </w:tcPr>
          <w:p w14:paraId="67B16947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972" w:type="dxa"/>
            <w:shd w:val="clear" w:color="auto" w:fill="0070C0"/>
            <w:noWrap/>
            <w:hideMark/>
          </w:tcPr>
          <w:p w14:paraId="1C20B13F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优先级</w:t>
            </w:r>
          </w:p>
        </w:tc>
        <w:tc>
          <w:tcPr>
            <w:tcW w:w="2631" w:type="dxa"/>
            <w:shd w:val="clear" w:color="auto" w:fill="0070C0"/>
            <w:noWrap/>
            <w:hideMark/>
          </w:tcPr>
          <w:p w14:paraId="2D3C794E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操作</w:t>
            </w:r>
          </w:p>
        </w:tc>
        <w:tc>
          <w:tcPr>
            <w:tcW w:w="2736" w:type="dxa"/>
            <w:shd w:val="clear" w:color="auto" w:fill="0070C0"/>
            <w:noWrap/>
            <w:hideMark/>
          </w:tcPr>
          <w:p w14:paraId="040680C1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默认文本</w:t>
            </w:r>
          </w:p>
        </w:tc>
      </w:tr>
      <w:tr w:rsidR="00D4596A" w:rsidRPr="00D4596A" w14:paraId="1AB2917B" w14:textId="77777777" w:rsidTr="00C3280B">
        <w:trPr>
          <w:trHeight w:val="285"/>
        </w:trPr>
        <w:tc>
          <w:tcPr>
            <w:tcW w:w="802" w:type="dxa"/>
            <w:noWrap/>
            <w:hideMark/>
          </w:tcPr>
          <w:p w14:paraId="1A2C4FEA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1</w:t>
            </w:r>
          </w:p>
        </w:tc>
        <w:tc>
          <w:tcPr>
            <w:tcW w:w="1388" w:type="dxa"/>
            <w:noWrap/>
            <w:hideMark/>
          </w:tcPr>
          <w:p w14:paraId="310273BD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地图</w:t>
            </w:r>
          </w:p>
        </w:tc>
        <w:tc>
          <w:tcPr>
            <w:tcW w:w="1525" w:type="dxa"/>
            <w:hideMark/>
          </w:tcPr>
          <w:p w14:paraId="461EE82F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图片</w:t>
            </w:r>
          </w:p>
        </w:tc>
        <w:tc>
          <w:tcPr>
            <w:tcW w:w="972" w:type="dxa"/>
            <w:noWrap/>
            <w:hideMark/>
          </w:tcPr>
          <w:p w14:paraId="2ABE3AB4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P0</w:t>
            </w:r>
          </w:p>
        </w:tc>
        <w:tc>
          <w:tcPr>
            <w:tcW w:w="2631" w:type="dxa"/>
            <w:hideMark/>
          </w:tcPr>
          <w:p w14:paraId="5EDEC6E2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图片提示为定位地址</w:t>
            </w:r>
          </w:p>
        </w:tc>
        <w:tc>
          <w:tcPr>
            <w:tcW w:w="2736" w:type="dxa"/>
            <w:noWrap/>
            <w:hideMark/>
          </w:tcPr>
          <w:p w14:paraId="2380AE7C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 xml:space="preserve">　</w:t>
            </w:r>
          </w:p>
        </w:tc>
      </w:tr>
      <w:tr w:rsidR="00D4596A" w:rsidRPr="00D4596A" w14:paraId="0720ADD1" w14:textId="77777777" w:rsidTr="00C3280B">
        <w:trPr>
          <w:trHeight w:val="285"/>
        </w:trPr>
        <w:tc>
          <w:tcPr>
            <w:tcW w:w="802" w:type="dxa"/>
            <w:noWrap/>
            <w:hideMark/>
          </w:tcPr>
          <w:p w14:paraId="4F83EBA2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388" w:type="dxa"/>
            <w:noWrap/>
            <w:hideMark/>
          </w:tcPr>
          <w:p w14:paraId="12F3786D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1525" w:type="dxa"/>
            <w:hideMark/>
          </w:tcPr>
          <w:p w14:paraId="215FA785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972" w:type="dxa"/>
            <w:noWrap/>
            <w:hideMark/>
          </w:tcPr>
          <w:p w14:paraId="6DAA5C73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631" w:type="dxa"/>
            <w:noWrap/>
            <w:hideMark/>
          </w:tcPr>
          <w:p w14:paraId="3BA99E64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语音操作时使用</w:t>
            </w:r>
          </w:p>
        </w:tc>
        <w:tc>
          <w:tcPr>
            <w:tcW w:w="2736" w:type="dxa"/>
            <w:noWrap/>
            <w:hideMark/>
          </w:tcPr>
          <w:p w14:paraId="752E2A7B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4596A" w:rsidRPr="00D4596A" w14:paraId="435B8B7D" w14:textId="77777777" w:rsidTr="00C3280B">
        <w:trPr>
          <w:trHeight w:val="285"/>
        </w:trPr>
        <w:tc>
          <w:tcPr>
            <w:tcW w:w="802" w:type="dxa"/>
            <w:noWrap/>
            <w:hideMark/>
          </w:tcPr>
          <w:p w14:paraId="0BB8EB98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388" w:type="dxa"/>
            <w:noWrap/>
            <w:hideMark/>
          </w:tcPr>
          <w:p w14:paraId="5032D054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停车场简称</w:t>
            </w:r>
          </w:p>
        </w:tc>
        <w:tc>
          <w:tcPr>
            <w:tcW w:w="1525" w:type="dxa"/>
            <w:hideMark/>
          </w:tcPr>
          <w:p w14:paraId="486F0380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972" w:type="dxa"/>
            <w:noWrap/>
            <w:hideMark/>
          </w:tcPr>
          <w:p w14:paraId="65E62F4C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631" w:type="dxa"/>
            <w:noWrap/>
            <w:hideMark/>
          </w:tcPr>
          <w:p w14:paraId="4AB162BB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单行文本显示停车场简称</w:t>
            </w:r>
          </w:p>
        </w:tc>
        <w:tc>
          <w:tcPr>
            <w:tcW w:w="2736" w:type="dxa"/>
            <w:noWrap/>
            <w:hideMark/>
          </w:tcPr>
          <w:p w14:paraId="12257DE6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科苑南停车场</w:t>
            </w:r>
          </w:p>
        </w:tc>
      </w:tr>
      <w:tr w:rsidR="00D4596A" w:rsidRPr="00D4596A" w14:paraId="0226C8D5" w14:textId="77777777" w:rsidTr="00C3280B">
        <w:trPr>
          <w:trHeight w:val="285"/>
        </w:trPr>
        <w:tc>
          <w:tcPr>
            <w:tcW w:w="802" w:type="dxa"/>
            <w:noWrap/>
            <w:hideMark/>
          </w:tcPr>
          <w:p w14:paraId="2A031753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388" w:type="dxa"/>
            <w:noWrap/>
            <w:hideMark/>
          </w:tcPr>
          <w:p w14:paraId="53A2879E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车位状况</w:t>
            </w:r>
          </w:p>
        </w:tc>
        <w:tc>
          <w:tcPr>
            <w:tcW w:w="1525" w:type="dxa"/>
            <w:hideMark/>
          </w:tcPr>
          <w:p w14:paraId="1D39A8A5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972" w:type="dxa"/>
            <w:noWrap/>
            <w:hideMark/>
          </w:tcPr>
          <w:p w14:paraId="4807792A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631" w:type="dxa"/>
            <w:noWrap/>
            <w:hideMark/>
          </w:tcPr>
          <w:p w14:paraId="61C01513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单行文本显示停车场车位状况</w:t>
            </w:r>
          </w:p>
        </w:tc>
        <w:tc>
          <w:tcPr>
            <w:tcW w:w="2736" w:type="dxa"/>
            <w:noWrap/>
            <w:hideMark/>
          </w:tcPr>
          <w:p w14:paraId="20F56B6C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1.</w:t>
            </w:r>
            <w:r w:rsidRPr="00D4596A">
              <w:rPr>
                <w:rFonts w:hint="eastAsia"/>
                <w:sz w:val="18"/>
                <w:szCs w:val="18"/>
              </w:rPr>
              <w:t>车位充足；</w:t>
            </w:r>
            <w:r w:rsidRPr="00D4596A">
              <w:rPr>
                <w:rFonts w:hint="eastAsia"/>
                <w:sz w:val="18"/>
                <w:szCs w:val="18"/>
              </w:rPr>
              <w:t>2.</w:t>
            </w:r>
            <w:r w:rsidRPr="00D4596A">
              <w:rPr>
                <w:rFonts w:hint="eastAsia"/>
                <w:sz w:val="18"/>
                <w:szCs w:val="18"/>
              </w:rPr>
              <w:t>车位较少；</w:t>
            </w:r>
            <w:r w:rsidRPr="00D4596A">
              <w:rPr>
                <w:rFonts w:hint="eastAsia"/>
                <w:sz w:val="18"/>
                <w:szCs w:val="18"/>
              </w:rPr>
              <w:t>3.</w:t>
            </w:r>
            <w:r w:rsidRPr="00D4596A">
              <w:rPr>
                <w:rFonts w:hint="eastAsia"/>
                <w:sz w:val="18"/>
                <w:szCs w:val="18"/>
              </w:rPr>
              <w:t>车位</w:t>
            </w:r>
            <w:r w:rsidRPr="00D4596A">
              <w:rPr>
                <w:rFonts w:hint="eastAsia"/>
                <w:sz w:val="18"/>
                <w:szCs w:val="18"/>
              </w:rPr>
              <w:lastRenderedPageBreak/>
              <w:t>紧张</w:t>
            </w:r>
          </w:p>
        </w:tc>
      </w:tr>
      <w:tr w:rsidR="00D4596A" w:rsidRPr="00D4596A" w14:paraId="4B98AD50" w14:textId="77777777" w:rsidTr="00C3280B">
        <w:trPr>
          <w:trHeight w:val="285"/>
        </w:trPr>
        <w:tc>
          <w:tcPr>
            <w:tcW w:w="802" w:type="dxa"/>
            <w:noWrap/>
            <w:hideMark/>
          </w:tcPr>
          <w:p w14:paraId="24F34881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lastRenderedPageBreak/>
              <w:t>5</w:t>
            </w:r>
          </w:p>
        </w:tc>
        <w:tc>
          <w:tcPr>
            <w:tcW w:w="1388" w:type="dxa"/>
            <w:noWrap/>
            <w:hideMark/>
          </w:tcPr>
          <w:p w14:paraId="24314E64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车场类型</w:t>
            </w:r>
          </w:p>
        </w:tc>
        <w:tc>
          <w:tcPr>
            <w:tcW w:w="1525" w:type="dxa"/>
            <w:hideMark/>
          </w:tcPr>
          <w:p w14:paraId="12990E6C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972" w:type="dxa"/>
            <w:noWrap/>
            <w:hideMark/>
          </w:tcPr>
          <w:p w14:paraId="14CB12A3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631" w:type="dxa"/>
            <w:hideMark/>
          </w:tcPr>
          <w:p w14:paraId="4D96C30B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单行文本显示车场类型</w:t>
            </w:r>
          </w:p>
        </w:tc>
        <w:tc>
          <w:tcPr>
            <w:tcW w:w="2736" w:type="dxa"/>
            <w:noWrap/>
            <w:hideMark/>
          </w:tcPr>
          <w:p w14:paraId="2BC54FF1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1.</w:t>
            </w:r>
            <w:r w:rsidRPr="00D4596A">
              <w:rPr>
                <w:rFonts w:hint="eastAsia"/>
                <w:sz w:val="18"/>
                <w:szCs w:val="18"/>
              </w:rPr>
              <w:t>地上；</w:t>
            </w:r>
            <w:r w:rsidRPr="00D4596A">
              <w:rPr>
                <w:rFonts w:hint="eastAsia"/>
                <w:sz w:val="18"/>
                <w:szCs w:val="18"/>
              </w:rPr>
              <w:t>2.</w:t>
            </w:r>
            <w:r w:rsidRPr="00D4596A">
              <w:rPr>
                <w:rFonts w:hint="eastAsia"/>
                <w:sz w:val="18"/>
                <w:szCs w:val="18"/>
              </w:rPr>
              <w:t>地下；</w:t>
            </w:r>
            <w:r w:rsidRPr="00D4596A">
              <w:rPr>
                <w:rFonts w:hint="eastAsia"/>
                <w:sz w:val="18"/>
                <w:szCs w:val="18"/>
              </w:rPr>
              <w:t>3.</w:t>
            </w:r>
            <w:r w:rsidRPr="00D4596A">
              <w:rPr>
                <w:rFonts w:hint="eastAsia"/>
                <w:sz w:val="18"/>
                <w:szCs w:val="18"/>
              </w:rPr>
              <w:t>地上</w:t>
            </w:r>
            <w:r w:rsidRPr="00D4596A">
              <w:rPr>
                <w:rFonts w:hint="eastAsia"/>
                <w:sz w:val="18"/>
                <w:szCs w:val="18"/>
              </w:rPr>
              <w:t>+</w:t>
            </w:r>
            <w:r w:rsidRPr="00D4596A">
              <w:rPr>
                <w:rFonts w:hint="eastAsia"/>
                <w:sz w:val="18"/>
                <w:szCs w:val="18"/>
              </w:rPr>
              <w:t>地下</w:t>
            </w:r>
          </w:p>
        </w:tc>
      </w:tr>
      <w:tr w:rsidR="00D4596A" w:rsidRPr="00D4596A" w14:paraId="4F6E5B9C" w14:textId="77777777" w:rsidTr="00C3280B">
        <w:trPr>
          <w:trHeight w:val="285"/>
        </w:trPr>
        <w:tc>
          <w:tcPr>
            <w:tcW w:w="802" w:type="dxa"/>
            <w:noWrap/>
            <w:hideMark/>
          </w:tcPr>
          <w:p w14:paraId="3B3DAAF5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388" w:type="dxa"/>
            <w:noWrap/>
            <w:hideMark/>
          </w:tcPr>
          <w:p w14:paraId="47D44B20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车场位置</w:t>
            </w:r>
          </w:p>
        </w:tc>
        <w:tc>
          <w:tcPr>
            <w:tcW w:w="1525" w:type="dxa"/>
            <w:hideMark/>
          </w:tcPr>
          <w:p w14:paraId="3652E776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972" w:type="dxa"/>
            <w:noWrap/>
            <w:hideMark/>
          </w:tcPr>
          <w:p w14:paraId="258675BB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631" w:type="dxa"/>
            <w:hideMark/>
          </w:tcPr>
          <w:p w14:paraId="325F54EF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单行文本显示车场位置</w:t>
            </w:r>
          </w:p>
        </w:tc>
        <w:tc>
          <w:tcPr>
            <w:tcW w:w="2736" w:type="dxa"/>
            <w:noWrap/>
            <w:hideMark/>
          </w:tcPr>
          <w:p w14:paraId="0E4A320A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科苑南路</w:t>
            </w:r>
            <w:r w:rsidRPr="00D4596A">
              <w:rPr>
                <w:rFonts w:hint="eastAsia"/>
                <w:sz w:val="18"/>
                <w:szCs w:val="18"/>
              </w:rPr>
              <w:t>1073</w:t>
            </w:r>
            <w:r w:rsidRPr="00D4596A">
              <w:rPr>
                <w:rFonts w:hint="eastAsia"/>
                <w:sz w:val="18"/>
                <w:szCs w:val="18"/>
              </w:rPr>
              <w:t>号</w:t>
            </w:r>
          </w:p>
        </w:tc>
      </w:tr>
      <w:tr w:rsidR="00D4596A" w:rsidRPr="00D4596A" w14:paraId="197FF23E" w14:textId="77777777" w:rsidTr="00C3280B">
        <w:trPr>
          <w:trHeight w:val="285"/>
        </w:trPr>
        <w:tc>
          <w:tcPr>
            <w:tcW w:w="802" w:type="dxa"/>
            <w:noWrap/>
            <w:hideMark/>
          </w:tcPr>
          <w:p w14:paraId="57BD4F6E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388" w:type="dxa"/>
            <w:noWrap/>
            <w:hideMark/>
          </w:tcPr>
          <w:p w14:paraId="149D0E0C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首免时长（分钟）</w:t>
            </w:r>
          </w:p>
        </w:tc>
        <w:tc>
          <w:tcPr>
            <w:tcW w:w="1525" w:type="dxa"/>
            <w:hideMark/>
          </w:tcPr>
          <w:p w14:paraId="6830A917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972" w:type="dxa"/>
            <w:noWrap/>
            <w:hideMark/>
          </w:tcPr>
          <w:p w14:paraId="2DD3C32E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631" w:type="dxa"/>
            <w:noWrap/>
            <w:hideMark/>
          </w:tcPr>
          <w:p w14:paraId="2FF37DCD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单行文本显示免费时长</w:t>
            </w:r>
          </w:p>
        </w:tc>
        <w:tc>
          <w:tcPr>
            <w:tcW w:w="2736" w:type="dxa"/>
            <w:hideMark/>
          </w:tcPr>
          <w:p w14:paraId="2B2DDCE4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免费</w:t>
            </w:r>
            <w:r w:rsidRPr="00D4596A">
              <w:rPr>
                <w:rFonts w:hint="eastAsia"/>
                <w:sz w:val="18"/>
                <w:szCs w:val="18"/>
              </w:rPr>
              <w:t>30</w:t>
            </w:r>
            <w:r w:rsidRPr="00D4596A">
              <w:rPr>
                <w:rFonts w:hint="eastAsia"/>
                <w:sz w:val="18"/>
                <w:szCs w:val="18"/>
              </w:rPr>
              <w:t>分钟</w:t>
            </w:r>
          </w:p>
        </w:tc>
      </w:tr>
      <w:tr w:rsidR="00D4596A" w:rsidRPr="00D4596A" w14:paraId="4D7CDFD1" w14:textId="77777777" w:rsidTr="00C3280B">
        <w:trPr>
          <w:trHeight w:val="285"/>
        </w:trPr>
        <w:tc>
          <w:tcPr>
            <w:tcW w:w="802" w:type="dxa"/>
            <w:noWrap/>
            <w:hideMark/>
          </w:tcPr>
          <w:p w14:paraId="5C7CFF13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388" w:type="dxa"/>
            <w:noWrap/>
            <w:hideMark/>
          </w:tcPr>
          <w:p w14:paraId="425271D7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估算费率（</w:t>
            </w:r>
            <w:r w:rsidRPr="00D4596A">
              <w:rPr>
                <w:rFonts w:hint="eastAsia"/>
                <w:sz w:val="18"/>
                <w:szCs w:val="18"/>
              </w:rPr>
              <w:t>1</w:t>
            </w:r>
            <w:r w:rsidRPr="00D4596A">
              <w:rPr>
                <w:rFonts w:hint="eastAsia"/>
                <w:sz w:val="18"/>
                <w:szCs w:val="18"/>
              </w:rPr>
              <w:t>小时）</w:t>
            </w:r>
          </w:p>
        </w:tc>
        <w:tc>
          <w:tcPr>
            <w:tcW w:w="1525" w:type="dxa"/>
            <w:hideMark/>
          </w:tcPr>
          <w:p w14:paraId="6FE61B32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972" w:type="dxa"/>
            <w:noWrap/>
            <w:hideMark/>
          </w:tcPr>
          <w:p w14:paraId="69AE420D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631" w:type="dxa"/>
            <w:noWrap/>
            <w:hideMark/>
          </w:tcPr>
          <w:p w14:paraId="5D28D459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单行文本显示首小时价格</w:t>
            </w:r>
          </w:p>
        </w:tc>
        <w:tc>
          <w:tcPr>
            <w:tcW w:w="2736" w:type="dxa"/>
            <w:hideMark/>
          </w:tcPr>
          <w:p w14:paraId="02673C31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5.0</w:t>
            </w:r>
            <w:r w:rsidRPr="00D4596A">
              <w:rPr>
                <w:rFonts w:hint="eastAsia"/>
                <w:sz w:val="18"/>
                <w:szCs w:val="18"/>
              </w:rPr>
              <w:t>元</w:t>
            </w:r>
          </w:p>
        </w:tc>
      </w:tr>
      <w:tr w:rsidR="00D4596A" w:rsidRPr="00D4596A" w14:paraId="01064CF3" w14:textId="77777777" w:rsidTr="00C3280B">
        <w:trPr>
          <w:trHeight w:val="285"/>
        </w:trPr>
        <w:tc>
          <w:tcPr>
            <w:tcW w:w="802" w:type="dxa"/>
            <w:noWrap/>
            <w:hideMark/>
          </w:tcPr>
          <w:p w14:paraId="4AA341B9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388" w:type="dxa"/>
            <w:noWrap/>
            <w:hideMark/>
          </w:tcPr>
          <w:p w14:paraId="741D3D28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导航</w:t>
            </w:r>
          </w:p>
        </w:tc>
        <w:tc>
          <w:tcPr>
            <w:tcW w:w="1525" w:type="dxa"/>
            <w:hideMark/>
          </w:tcPr>
          <w:p w14:paraId="20C01767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按钮</w:t>
            </w:r>
          </w:p>
        </w:tc>
        <w:tc>
          <w:tcPr>
            <w:tcW w:w="972" w:type="dxa"/>
            <w:noWrap/>
            <w:hideMark/>
          </w:tcPr>
          <w:p w14:paraId="044E853E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631" w:type="dxa"/>
            <w:noWrap/>
            <w:hideMark/>
          </w:tcPr>
          <w:p w14:paraId="535A3F30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点击导航至该停车场</w:t>
            </w:r>
          </w:p>
        </w:tc>
        <w:tc>
          <w:tcPr>
            <w:tcW w:w="2736" w:type="dxa"/>
            <w:hideMark/>
          </w:tcPr>
          <w:p w14:paraId="4836FFF6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4596A" w:rsidRPr="00D4596A" w14:paraId="0D1616D3" w14:textId="77777777" w:rsidTr="00C3280B">
        <w:trPr>
          <w:trHeight w:val="285"/>
        </w:trPr>
        <w:tc>
          <w:tcPr>
            <w:tcW w:w="802" w:type="dxa"/>
            <w:noWrap/>
            <w:hideMark/>
          </w:tcPr>
          <w:p w14:paraId="69C2ABD0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1388" w:type="dxa"/>
            <w:noWrap/>
            <w:hideMark/>
          </w:tcPr>
          <w:p w14:paraId="6C464AD7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距离</w:t>
            </w:r>
          </w:p>
        </w:tc>
        <w:tc>
          <w:tcPr>
            <w:tcW w:w="1525" w:type="dxa"/>
            <w:hideMark/>
          </w:tcPr>
          <w:p w14:paraId="5FB1FE35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972" w:type="dxa"/>
            <w:noWrap/>
            <w:hideMark/>
          </w:tcPr>
          <w:p w14:paraId="4A722ADE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631" w:type="dxa"/>
            <w:noWrap/>
            <w:hideMark/>
          </w:tcPr>
          <w:p w14:paraId="18E36AE8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单行文本显示车场入口到请求中心点的距离</w:t>
            </w:r>
          </w:p>
        </w:tc>
        <w:tc>
          <w:tcPr>
            <w:tcW w:w="2736" w:type="dxa"/>
            <w:hideMark/>
          </w:tcPr>
          <w:p w14:paraId="6788FB1B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6.2km</w:t>
            </w:r>
          </w:p>
        </w:tc>
      </w:tr>
      <w:tr w:rsidR="00D4596A" w:rsidRPr="00D4596A" w14:paraId="26E5AFCB" w14:textId="77777777" w:rsidTr="00C3280B">
        <w:trPr>
          <w:trHeight w:val="285"/>
        </w:trPr>
        <w:tc>
          <w:tcPr>
            <w:tcW w:w="802" w:type="dxa"/>
            <w:noWrap/>
            <w:hideMark/>
          </w:tcPr>
          <w:p w14:paraId="2376523A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11</w:t>
            </w:r>
          </w:p>
        </w:tc>
        <w:tc>
          <w:tcPr>
            <w:tcW w:w="1388" w:type="dxa"/>
            <w:noWrap/>
            <w:hideMark/>
          </w:tcPr>
          <w:p w14:paraId="0D3D500B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营业时间</w:t>
            </w:r>
          </w:p>
        </w:tc>
        <w:tc>
          <w:tcPr>
            <w:tcW w:w="1525" w:type="dxa"/>
            <w:hideMark/>
          </w:tcPr>
          <w:p w14:paraId="043468BA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972" w:type="dxa"/>
            <w:noWrap/>
            <w:hideMark/>
          </w:tcPr>
          <w:p w14:paraId="69A259EB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631" w:type="dxa"/>
            <w:noWrap/>
            <w:hideMark/>
          </w:tcPr>
          <w:p w14:paraId="14608EF9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单行文本显示车场营业时长</w:t>
            </w:r>
          </w:p>
        </w:tc>
        <w:tc>
          <w:tcPr>
            <w:tcW w:w="2736" w:type="dxa"/>
            <w:hideMark/>
          </w:tcPr>
          <w:p w14:paraId="5759B0EF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00:00-24:00/</w:t>
            </w:r>
            <w:r w:rsidRPr="00D4596A">
              <w:rPr>
                <w:rFonts w:hint="eastAsia"/>
                <w:sz w:val="18"/>
                <w:szCs w:val="18"/>
              </w:rPr>
              <w:t>没有时显示“无”</w:t>
            </w:r>
          </w:p>
        </w:tc>
      </w:tr>
      <w:tr w:rsidR="00C3280B" w:rsidRPr="00D4596A" w14:paraId="23C4CFAB" w14:textId="77777777" w:rsidTr="00C3280B">
        <w:trPr>
          <w:trHeight w:val="285"/>
        </w:trPr>
        <w:tc>
          <w:tcPr>
            <w:tcW w:w="802" w:type="dxa"/>
            <w:noWrap/>
            <w:hideMark/>
          </w:tcPr>
          <w:p w14:paraId="5495D8F5" w14:textId="5A924816" w:rsidR="00C3280B" w:rsidRPr="00D4596A" w:rsidRDefault="00C3280B" w:rsidP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1388" w:type="dxa"/>
            <w:noWrap/>
            <w:hideMark/>
          </w:tcPr>
          <w:p w14:paraId="13B12385" w14:textId="0E09FF00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充电桩数量</w:t>
            </w:r>
          </w:p>
        </w:tc>
        <w:tc>
          <w:tcPr>
            <w:tcW w:w="1525" w:type="dxa"/>
            <w:hideMark/>
          </w:tcPr>
          <w:p w14:paraId="0DAC6A1B" w14:textId="79FFD144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972" w:type="dxa"/>
            <w:noWrap/>
            <w:hideMark/>
          </w:tcPr>
          <w:p w14:paraId="2A6F378C" w14:textId="76748699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631" w:type="dxa"/>
            <w:noWrap/>
            <w:hideMark/>
          </w:tcPr>
          <w:p w14:paraId="07B2B002" w14:textId="4F0D9CFA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单行文本显示充电桩数量</w:t>
            </w:r>
          </w:p>
        </w:tc>
        <w:tc>
          <w:tcPr>
            <w:tcW w:w="2736" w:type="dxa"/>
            <w:hideMark/>
          </w:tcPr>
          <w:p w14:paraId="6D16EE67" w14:textId="74A1C2A7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20</w:t>
            </w:r>
            <w:r w:rsidRPr="00D4596A">
              <w:rPr>
                <w:rFonts w:hint="eastAsia"/>
                <w:sz w:val="18"/>
                <w:szCs w:val="18"/>
              </w:rPr>
              <w:t>个</w:t>
            </w:r>
            <w:r w:rsidRPr="00D4596A">
              <w:rPr>
                <w:rFonts w:hint="eastAsia"/>
                <w:sz w:val="18"/>
                <w:szCs w:val="18"/>
              </w:rPr>
              <w:t>/</w:t>
            </w:r>
            <w:r w:rsidRPr="00D4596A">
              <w:rPr>
                <w:rFonts w:hint="eastAsia"/>
                <w:sz w:val="18"/>
                <w:szCs w:val="18"/>
              </w:rPr>
              <w:t>没有时显示“无”</w:t>
            </w:r>
          </w:p>
        </w:tc>
      </w:tr>
      <w:tr w:rsidR="00C3280B" w:rsidRPr="00D4596A" w14:paraId="62F7FA7D" w14:textId="77777777" w:rsidTr="00C3280B">
        <w:trPr>
          <w:trHeight w:val="285"/>
        </w:trPr>
        <w:tc>
          <w:tcPr>
            <w:tcW w:w="802" w:type="dxa"/>
            <w:noWrap/>
            <w:hideMark/>
          </w:tcPr>
          <w:p w14:paraId="505F9C7A" w14:textId="4E499F5F" w:rsidR="00C3280B" w:rsidRPr="00D4596A" w:rsidRDefault="00C3280B" w:rsidP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1388" w:type="dxa"/>
            <w:noWrap/>
            <w:hideMark/>
          </w:tcPr>
          <w:p w14:paraId="7F02C77D" w14:textId="0514B7F3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提示</w:t>
            </w:r>
          </w:p>
        </w:tc>
        <w:tc>
          <w:tcPr>
            <w:tcW w:w="1525" w:type="dxa"/>
            <w:hideMark/>
          </w:tcPr>
          <w:p w14:paraId="28ABF814" w14:textId="1A3D584D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972" w:type="dxa"/>
            <w:noWrap/>
            <w:hideMark/>
          </w:tcPr>
          <w:p w14:paraId="6858DFDE" w14:textId="1AF66D9A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631" w:type="dxa"/>
            <w:noWrap/>
            <w:hideMark/>
          </w:tcPr>
          <w:p w14:paraId="3491483A" w14:textId="37A5B25A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单行文本提示用户以车场实际价格为准，置于页面底部</w:t>
            </w:r>
          </w:p>
        </w:tc>
        <w:tc>
          <w:tcPr>
            <w:tcW w:w="2736" w:type="dxa"/>
            <w:hideMark/>
          </w:tcPr>
          <w:p w14:paraId="448CA738" w14:textId="2C110673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以上信息仅供参考，实际价格均以现场为准</w:t>
            </w:r>
          </w:p>
        </w:tc>
      </w:tr>
      <w:tr w:rsidR="00C3280B" w:rsidRPr="00D4596A" w14:paraId="562D28B3" w14:textId="77777777" w:rsidTr="00C3280B">
        <w:trPr>
          <w:trHeight w:val="285"/>
        </w:trPr>
        <w:tc>
          <w:tcPr>
            <w:tcW w:w="802" w:type="dxa"/>
            <w:noWrap/>
            <w:hideMark/>
          </w:tcPr>
          <w:p w14:paraId="5E5183DF" w14:textId="0D5E3FB7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14</w:t>
            </w:r>
          </w:p>
        </w:tc>
        <w:tc>
          <w:tcPr>
            <w:tcW w:w="1388" w:type="dxa"/>
            <w:noWrap/>
            <w:hideMark/>
          </w:tcPr>
          <w:p w14:paraId="783CE284" w14:textId="05341C66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免费时长</w:t>
            </w:r>
          </w:p>
        </w:tc>
        <w:tc>
          <w:tcPr>
            <w:tcW w:w="1525" w:type="dxa"/>
            <w:hideMark/>
          </w:tcPr>
          <w:p w14:paraId="52CAE05B" w14:textId="0F692E26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972" w:type="dxa"/>
            <w:noWrap/>
            <w:hideMark/>
          </w:tcPr>
          <w:p w14:paraId="4C0DED62" w14:textId="3FB99A89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631" w:type="dxa"/>
            <w:noWrap/>
            <w:hideMark/>
          </w:tcPr>
          <w:p w14:paraId="4D5898C6" w14:textId="5CF17D8E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单行文本显示免费时长</w:t>
            </w:r>
          </w:p>
        </w:tc>
        <w:tc>
          <w:tcPr>
            <w:tcW w:w="2736" w:type="dxa"/>
            <w:hideMark/>
          </w:tcPr>
          <w:p w14:paraId="5AE9CB68" w14:textId="0DAF04E0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30</w:t>
            </w:r>
            <w:r w:rsidRPr="00D4596A">
              <w:rPr>
                <w:rFonts w:hint="eastAsia"/>
                <w:sz w:val="18"/>
                <w:szCs w:val="18"/>
              </w:rPr>
              <w:t>分钟</w:t>
            </w:r>
            <w:r w:rsidRPr="00D4596A">
              <w:rPr>
                <w:rFonts w:hint="eastAsia"/>
                <w:sz w:val="18"/>
                <w:szCs w:val="18"/>
              </w:rPr>
              <w:t>/</w:t>
            </w:r>
            <w:r w:rsidRPr="00D4596A">
              <w:rPr>
                <w:rFonts w:hint="eastAsia"/>
                <w:sz w:val="18"/>
                <w:szCs w:val="18"/>
              </w:rPr>
              <w:t>没有时显示“无”</w:t>
            </w:r>
          </w:p>
        </w:tc>
      </w:tr>
      <w:tr w:rsidR="00C3280B" w:rsidRPr="00D4596A" w14:paraId="79B1B485" w14:textId="77777777" w:rsidTr="00C3280B">
        <w:trPr>
          <w:trHeight w:val="285"/>
        </w:trPr>
        <w:tc>
          <w:tcPr>
            <w:tcW w:w="802" w:type="dxa"/>
            <w:noWrap/>
            <w:hideMark/>
          </w:tcPr>
          <w:p w14:paraId="1D7F45A7" w14:textId="0CD0C65E" w:rsidR="00C3280B" w:rsidRPr="00D4596A" w:rsidRDefault="00C3280B" w:rsidP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1388" w:type="dxa"/>
            <w:noWrap/>
            <w:hideMark/>
          </w:tcPr>
          <w:p w14:paraId="369FDD5A" w14:textId="49510ABC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车场费率描述标题</w:t>
            </w:r>
          </w:p>
        </w:tc>
        <w:tc>
          <w:tcPr>
            <w:tcW w:w="1525" w:type="dxa"/>
            <w:hideMark/>
          </w:tcPr>
          <w:p w14:paraId="2DFB9CB0" w14:textId="69FA22BB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972" w:type="dxa"/>
            <w:noWrap/>
            <w:hideMark/>
          </w:tcPr>
          <w:p w14:paraId="28B6E15C" w14:textId="4BF4CC10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631" w:type="dxa"/>
            <w:noWrap/>
            <w:hideMark/>
          </w:tcPr>
          <w:p w14:paraId="0AF03C99" w14:textId="44B768E4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单行文本显示车场费率描述标题</w:t>
            </w:r>
          </w:p>
        </w:tc>
        <w:tc>
          <w:tcPr>
            <w:tcW w:w="2736" w:type="dxa"/>
            <w:hideMark/>
          </w:tcPr>
          <w:p w14:paraId="3D517992" w14:textId="6B33BB6D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全天</w:t>
            </w:r>
            <w:r w:rsidRPr="00D4596A">
              <w:rPr>
                <w:rFonts w:hint="eastAsia"/>
                <w:sz w:val="18"/>
                <w:szCs w:val="18"/>
              </w:rPr>
              <w:t>00:00-24:00</w:t>
            </w:r>
          </w:p>
        </w:tc>
      </w:tr>
      <w:tr w:rsidR="00C3280B" w:rsidRPr="00D4596A" w14:paraId="5215EB18" w14:textId="77777777" w:rsidTr="00C3280B">
        <w:trPr>
          <w:trHeight w:val="285"/>
        </w:trPr>
        <w:tc>
          <w:tcPr>
            <w:tcW w:w="802" w:type="dxa"/>
            <w:noWrap/>
            <w:hideMark/>
          </w:tcPr>
          <w:p w14:paraId="31675465" w14:textId="250EACB7" w:rsidR="00C3280B" w:rsidRPr="00D4596A" w:rsidRDefault="00C3280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388" w:type="dxa"/>
            <w:noWrap/>
            <w:hideMark/>
          </w:tcPr>
          <w:p w14:paraId="641D66C1" w14:textId="7FF389EA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车型</w:t>
            </w:r>
          </w:p>
        </w:tc>
        <w:tc>
          <w:tcPr>
            <w:tcW w:w="1525" w:type="dxa"/>
            <w:hideMark/>
          </w:tcPr>
          <w:p w14:paraId="56FBDF91" w14:textId="18277EE3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972" w:type="dxa"/>
            <w:noWrap/>
            <w:hideMark/>
          </w:tcPr>
          <w:p w14:paraId="17BC9545" w14:textId="0B63F7D7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631" w:type="dxa"/>
            <w:noWrap/>
            <w:hideMark/>
          </w:tcPr>
          <w:p w14:paraId="38B73881" w14:textId="2B42E9EB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单行文本显示车型</w:t>
            </w:r>
          </w:p>
        </w:tc>
        <w:tc>
          <w:tcPr>
            <w:tcW w:w="2736" w:type="dxa"/>
            <w:hideMark/>
          </w:tcPr>
          <w:p w14:paraId="67FF8ECB" w14:textId="4EED51D6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小型车</w:t>
            </w:r>
          </w:p>
        </w:tc>
      </w:tr>
      <w:tr w:rsidR="00C3280B" w:rsidRPr="00D4596A" w14:paraId="572B4DCB" w14:textId="77777777" w:rsidTr="00C3280B">
        <w:trPr>
          <w:trHeight w:val="285"/>
        </w:trPr>
        <w:tc>
          <w:tcPr>
            <w:tcW w:w="802" w:type="dxa"/>
            <w:noWrap/>
            <w:hideMark/>
          </w:tcPr>
          <w:p w14:paraId="2DE8E065" w14:textId="6EA06D5A" w:rsidR="00C3280B" w:rsidRPr="00D4596A" w:rsidRDefault="00C3280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1388" w:type="dxa"/>
            <w:noWrap/>
            <w:hideMark/>
          </w:tcPr>
          <w:p w14:paraId="59F55303" w14:textId="56A05C3E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车型对应费率</w:t>
            </w:r>
          </w:p>
        </w:tc>
        <w:tc>
          <w:tcPr>
            <w:tcW w:w="1525" w:type="dxa"/>
            <w:hideMark/>
          </w:tcPr>
          <w:p w14:paraId="337E8F81" w14:textId="46CDD768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972" w:type="dxa"/>
            <w:noWrap/>
            <w:hideMark/>
          </w:tcPr>
          <w:p w14:paraId="1954138B" w14:textId="24E44C17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631" w:type="dxa"/>
            <w:noWrap/>
            <w:hideMark/>
          </w:tcPr>
          <w:p w14:paraId="497E8081" w14:textId="11CEE169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单行文本显示车型对应费率</w:t>
            </w:r>
          </w:p>
        </w:tc>
        <w:tc>
          <w:tcPr>
            <w:tcW w:w="2736" w:type="dxa"/>
            <w:hideMark/>
          </w:tcPr>
          <w:p w14:paraId="1514B9DF" w14:textId="4322A592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5</w:t>
            </w:r>
            <w:r w:rsidRPr="00D4596A">
              <w:rPr>
                <w:rFonts w:hint="eastAsia"/>
                <w:sz w:val="18"/>
                <w:szCs w:val="18"/>
              </w:rPr>
              <w:t>元</w:t>
            </w:r>
            <w:r w:rsidRPr="00D4596A">
              <w:rPr>
                <w:rFonts w:hint="eastAsia"/>
                <w:sz w:val="18"/>
                <w:szCs w:val="18"/>
              </w:rPr>
              <w:t>/</w:t>
            </w:r>
            <w:r w:rsidRPr="00D4596A">
              <w:rPr>
                <w:rFonts w:hint="eastAsia"/>
                <w:sz w:val="18"/>
                <w:szCs w:val="18"/>
              </w:rPr>
              <w:t>小时</w:t>
            </w:r>
          </w:p>
        </w:tc>
      </w:tr>
      <w:tr w:rsidR="00C3280B" w:rsidRPr="00D4596A" w14:paraId="5A1A4381" w14:textId="77777777" w:rsidTr="00C3280B">
        <w:trPr>
          <w:trHeight w:val="285"/>
        </w:trPr>
        <w:tc>
          <w:tcPr>
            <w:tcW w:w="802" w:type="dxa"/>
            <w:noWrap/>
            <w:hideMark/>
          </w:tcPr>
          <w:p w14:paraId="33543DE9" w14:textId="0D2FA906" w:rsidR="00C3280B" w:rsidRPr="00D4596A" w:rsidRDefault="00C3280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8</w:t>
            </w:r>
          </w:p>
        </w:tc>
        <w:tc>
          <w:tcPr>
            <w:tcW w:w="1388" w:type="dxa"/>
            <w:noWrap/>
            <w:hideMark/>
          </w:tcPr>
          <w:p w14:paraId="41D7F354" w14:textId="41F5AB33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车场费率列表</w:t>
            </w:r>
          </w:p>
        </w:tc>
        <w:tc>
          <w:tcPr>
            <w:tcW w:w="1525" w:type="dxa"/>
            <w:hideMark/>
          </w:tcPr>
          <w:p w14:paraId="149EB5A2" w14:textId="383549E9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多行文本</w:t>
            </w:r>
          </w:p>
        </w:tc>
        <w:tc>
          <w:tcPr>
            <w:tcW w:w="972" w:type="dxa"/>
            <w:noWrap/>
            <w:hideMark/>
          </w:tcPr>
          <w:p w14:paraId="27AAD2B5" w14:textId="014FF71B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631" w:type="dxa"/>
            <w:noWrap/>
            <w:hideMark/>
          </w:tcPr>
          <w:p w14:paraId="5F622ED6" w14:textId="437AB8EC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多行文本展示车场收费列表</w:t>
            </w:r>
          </w:p>
        </w:tc>
        <w:tc>
          <w:tcPr>
            <w:tcW w:w="2736" w:type="dxa"/>
            <w:hideMark/>
          </w:tcPr>
          <w:p w14:paraId="54ABB3B7" w14:textId="7FD85985" w:rsidR="00C3280B" w:rsidRPr="00D4596A" w:rsidRDefault="00C3280B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</w:tbl>
    <w:p w14:paraId="309FE6AD" w14:textId="77777777" w:rsidR="00372C56" w:rsidRDefault="00372C56">
      <w:pPr>
        <w:rPr>
          <w:sz w:val="18"/>
          <w:szCs w:val="18"/>
        </w:rPr>
      </w:pPr>
    </w:p>
    <w:p w14:paraId="6D5FDBC2" w14:textId="77777777" w:rsidR="00372C56" w:rsidRDefault="00372C56">
      <w:pPr>
        <w:rPr>
          <w:sz w:val="18"/>
          <w:szCs w:val="18"/>
        </w:rPr>
      </w:pPr>
    </w:p>
    <w:p w14:paraId="1F054CD1" w14:textId="77777777" w:rsidR="00372C56" w:rsidRDefault="00372C56">
      <w:pPr>
        <w:rPr>
          <w:sz w:val="18"/>
          <w:szCs w:val="18"/>
        </w:rPr>
      </w:pPr>
    </w:p>
    <w:p w14:paraId="1911C0D7" w14:textId="5F822654" w:rsidR="005A014A" w:rsidRPr="00072C34" w:rsidRDefault="00660D45">
      <w:pPr>
        <w:rPr>
          <w:strike/>
          <w:color w:val="808080" w:themeColor="background1" w:themeShade="80"/>
          <w:sz w:val="18"/>
          <w:szCs w:val="18"/>
        </w:rPr>
      </w:pPr>
      <w:r w:rsidRPr="00072C34">
        <w:rPr>
          <w:rFonts w:hint="eastAsia"/>
          <w:strike/>
          <w:color w:val="808080" w:themeColor="background1" w:themeShade="80"/>
          <w:sz w:val="18"/>
          <w:szCs w:val="18"/>
        </w:rPr>
        <w:t>1-</w:t>
      </w:r>
      <w:r w:rsidR="00372C56" w:rsidRPr="00072C34">
        <w:rPr>
          <w:strike/>
          <w:color w:val="808080" w:themeColor="background1" w:themeShade="80"/>
          <w:sz w:val="18"/>
          <w:szCs w:val="18"/>
        </w:rPr>
        <w:t>4</w:t>
      </w:r>
      <w:r w:rsidRPr="00072C34">
        <w:rPr>
          <w:rFonts w:hint="eastAsia"/>
          <w:strike/>
          <w:color w:val="808080" w:themeColor="background1" w:themeShade="80"/>
          <w:sz w:val="18"/>
          <w:szCs w:val="18"/>
        </w:rPr>
        <w:t>地图页</w:t>
      </w:r>
    </w:p>
    <w:p w14:paraId="591FBE9D" w14:textId="77777777" w:rsidR="005A014A" w:rsidRPr="00072C34" w:rsidRDefault="00660D45">
      <w:pPr>
        <w:rPr>
          <w:strike/>
          <w:color w:val="808080" w:themeColor="background1" w:themeShade="80"/>
          <w:sz w:val="18"/>
          <w:szCs w:val="18"/>
        </w:rPr>
      </w:pPr>
      <w:r w:rsidRPr="00072C34">
        <w:rPr>
          <w:rFonts w:hint="eastAsia"/>
          <w:strike/>
          <w:color w:val="808080" w:themeColor="background1" w:themeShade="80"/>
          <w:sz w:val="18"/>
          <w:szCs w:val="18"/>
        </w:rPr>
        <w:t>进入：点击地图图片进入地图页</w:t>
      </w:r>
    </w:p>
    <w:p w14:paraId="31E063F4" w14:textId="77777777" w:rsidR="005A014A" w:rsidRPr="00072C34" w:rsidRDefault="00660D45">
      <w:pPr>
        <w:widowControl/>
        <w:rPr>
          <w:rFonts w:ascii="等线" w:eastAsia="等线" w:hAnsi="等线" w:cs="宋体"/>
          <w:strike/>
          <w:color w:val="808080" w:themeColor="background1" w:themeShade="80"/>
          <w:kern w:val="0"/>
          <w:sz w:val="18"/>
          <w:szCs w:val="18"/>
        </w:rPr>
      </w:pPr>
      <w:r w:rsidRPr="00072C34">
        <w:rPr>
          <w:rFonts w:hint="eastAsia"/>
          <w:strike/>
          <w:color w:val="808080" w:themeColor="background1" w:themeShade="80"/>
          <w:sz w:val="18"/>
          <w:szCs w:val="18"/>
        </w:rPr>
        <w:t>返回：点击返回按钮返回至上一页</w:t>
      </w:r>
    </w:p>
    <w:tbl>
      <w:tblPr>
        <w:tblStyle w:val="af"/>
        <w:tblW w:w="10740" w:type="dxa"/>
        <w:tblLook w:val="04A0" w:firstRow="1" w:lastRow="0" w:firstColumn="1" w:lastColumn="0" w:noHBand="0" w:noVBand="1"/>
      </w:tblPr>
      <w:tblGrid>
        <w:gridCol w:w="796"/>
        <w:gridCol w:w="1150"/>
        <w:gridCol w:w="1423"/>
        <w:gridCol w:w="1134"/>
        <w:gridCol w:w="2976"/>
        <w:gridCol w:w="3261"/>
      </w:tblGrid>
      <w:tr w:rsidR="00D4596A" w:rsidRPr="00072C34" w14:paraId="4CECAD19" w14:textId="77777777" w:rsidTr="002953D4">
        <w:trPr>
          <w:trHeight w:val="315"/>
        </w:trPr>
        <w:tc>
          <w:tcPr>
            <w:tcW w:w="10740" w:type="dxa"/>
            <w:gridSpan w:val="6"/>
            <w:shd w:val="clear" w:color="auto" w:fill="auto"/>
            <w:noWrap/>
            <w:hideMark/>
          </w:tcPr>
          <w:p w14:paraId="6751EC8C" w14:textId="77777777" w:rsidR="00D4596A" w:rsidRPr="00072C34" w:rsidRDefault="00D4596A" w:rsidP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页面字段及相关操作</w:t>
            </w:r>
          </w:p>
        </w:tc>
      </w:tr>
      <w:tr w:rsidR="00D4596A" w:rsidRPr="00072C34" w14:paraId="4EB44AF2" w14:textId="77777777" w:rsidTr="00D4596A">
        <w:trPr>
          <w:trHeight w:val="315"/>
        </w:trPr>
        <w:tc>
          <w:tcPr>
            <w:tcW w:w="796" w:type="dxa"/>
            <w:shd w:val="clear" w:color="auto" w:fill="0070C0"/>
            <w:noWrap/>
            <w:hideMark/>
          </w:tcPr>
          <w:p w14:paraId="2EB963B0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序号</w:t>
            </w:r>
          </w:p>
        </w:tc>
        <w:tc>
          <w:tcPr>
            <w:tcW w:w="1150" w:type="dxa"/>
            <w:shd w:val="clear" w:color="auto" w:fill="0070C0"/>
            <w:noWrap/>
            <w:hideMark/>
          </w:tcPr>
          <w:p w14:paraId="193214FB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数据</w:t>
            </w:r>
          </w:p>
        </w:tc>
        <w:tc>
          <w:tcPr>
            <w:tcW w:w="1423" w:type="dxa"/>
            <w:shd w:val="clear" w:color="auto" w:fill="0070C0"/>
            <w:hideMark/>
          </w:tcPr>
          <w:p w14:paraId="315BA3F2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类型</w:t>
            </w:r>
          </w:p>
        </w:tc>
        <w:tc>
          <w:tcPr>
            <w:tcW w:w="1134" w:type="dxa"/>
            <w:shd w:val="clear" w:color="auto" w:fill="0070C0"/>
            <w:noWrap/>
            <w:hideMark/>
          </w:tcPr>
          <w:p w14:paraId="23AD4EB0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优先级</w:t>
            </w:r>
          </w:p>
        </w:tc>
        <w:tc>
          <w:tcPr>
            <w:tcW w:w="2976" w:type="dxa"/>
            <w:shd w:val="clear" w:color="auto" w:fill="0070C0"/>
            <w:noWrap/>
            <w:hideMark/>
          </w:tcPr>
          <w:p w14:paraId="4AB06C43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操作</w:t>
            </w:r>
          </w:p>
        </w:tc>
        <w:tc>
          <w:tcPr>
            <w:tcW w:w="3261" w:type="dxa"/>
            <w:shd w:val="clear" w:color="auto" w:fill="0070C0"/>
            <w:noWrap/>
            <w:hideMark/>
          </w:tcPr>
          <w:p w14:paraId="6D361443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默认文本</w:t>
            </w:r>
          </w:p>
        </w:tc>
      </w:tr>
      <w:tr w:rsidR="00D4596A" w:rsidRPr="00072C34" w14:paraId="70DD8664" w14:textId="77777777" w:rsidTr="00D4596A">
        <w:trPr>
          <w:trHeight w:val="285"/>
        </w:trPr>
        <w:tc>
          <w:tcPr>
            <w:tcW w:w="796" w:type="dxa"/>
            <w:noWrap/>
            <w:hideMark/>
          </w:tcPr>
          <w:p w14:paraId="75AC0273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1</w:t>
            </w:r>
          </w:p>
        </w:tc>
        <w:tc>
          <w:tcPr>
            <w:tcW w:w="1150" w:type="dxa"/>
            <w:noWrap/>
            <w:hideMark/>
          </w:tcPr>
          <w:p w14:paraId="62E6DC21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搜索框</w:t>
            </w:r>
          </w:p>
        </w:tc>
        <w:tc>
          <w:tcPr>
            <w:tcW w:w="1423" w:type="dxa"/>
            <w:hideMark/>
          </w:tcPr>
          <w:p w14:paraId="4D97BC9F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单行文本输入</w:t>
            </w:r>
          </w:p>
        </w:tc>
        <w:tc>
          <w:tcPr>
            <w:tcW w:w="1134" w:type="dxa"/>
            <w:noWrap/>
            <w:hideMark/>
          </w:tcPr>
          <w:p w14:paraId="512C0969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P0</w:t>
            </w:r>
          </w:p>
        </w:tc>
        <w:tc>
          <w:tcPr>
            <w:tcW w:w="2976" w:type="dxa"/>
            <w:noWrap/>
            <w:hideMark/>
          </w:tcPr>
          <w:p w14:paraId="2171DF55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点击跳转至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2-1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搜索页</w:t>
            </w:r>
          </w:p>
        </w:tc>
        <w:tc>
          <w:tcPr>
            <w:tcW w:w="3261" w:type="dxa"/>
            <w:noWrap/>
            <w:hideMark/>
          </w:tcPr>
          <w:p w14:paraId="28917FB8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请输入您的目的地</w:t>
            </w:r>
          </w:p>
        </w:tc>
      </w:tr>
      <w:tr w:rsidR="00D4596A" w:rsidRPr="00072C34" w14:paraId="15C9927B" w14:textId="77777777" w:rsidTr="00D4596A">
        <w:trPr>
          <w:trHeight w:val="285"/>
        </w:trPr>
        <w:tc>
          <w:tcPr>
            <w:tcW w:w="796" w:type="dxa"/>
            <w:noWrap/>
            <w:hideMark/>
          </w:tcPr>
          <w:p w14:paraId="7D798E47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2</w:t>
            </w:r>
          </w:p>
        </w:tc>
        <w:tc>
          <w:tcPr>
            <w:tcW w:w="1150" w:type="dxa"/>
            <w:noWrap/>
            <w:hideMark/>
          </w:tcPr>
          <w:p w14:paraId="3B5445FC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地图</w:t>
            </w:r>
          </w:p>
        </w:tc>
        <w:tc>
          <w:tcPr>
            <w:tcW w:w="1423" w:type="dxa"/>
            <w:hideMark/>
          </w:tcPr>
          <w:p w14:paraId="2B0DA8B1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图片</w:t>
            </w:r>
          </w:p>
        </w:tc>
        <w:tc>
          <w:tcPr>
            <w:tcW w:w="1134" w:type="dxa"/>
            <w:noWrap/>
            <w:hideMark/>
          </w:tcPr>
          <w:p w14:paraId="460D6777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P0</w:t>
            </w:r>
          </w:p>
        </w:tc>
        <w:tc>
          <w:tcPr>
            <w:tcW w:w="2976" w:type="dxa"/>
            <w:noWrap/>
            <w:hideMark/>
          </w:tcPr>
          <w:p w14:paraId="0B471FEB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地图可拖拽放大、缩小和移动位置</w:t>
            </w:r>
          </w:p>
        </w:tc>
        <w:tc>
          <w:tcPr>
            <w:tcW w:w="3261" w:type="dxa"/>
            <w:noWrap/>
            <w:hideMark/>
          </w:tcPr>
          <w:p w14:paraId="42A02C20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默认以当前位置为中心显示地图</w:t>
            </w:r>
          </w:p>
        </w:tc>
      </w:tr>
      <w:tr w:rsidR="00D4596A" w:rsidRPr="00072C34" w14:paraId="0C7C3432" w14:textId="77777777" w:rsidTr="00D4596A">
        <w:trPr>
          <w:trHeight w:val="285"/>
        </w:trPr>
        <w:tc>
          <w:tcPr>
            <w:tcW w:w="796" w:type="dxa"/>
            <w:noWrap/>
            <w:hideMark/>
          </w:tcPr>
          <w:p w14:paraId="71053DC4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3</w:t>
            </w:r>
          </w:p>
        </w:tc>
        <w:tc>
          <w:tcPr>
            <w:tcW w:w="1150" w:type="dxa"/>
            <w:noWrap/>
            <w:hideMark/>
          </w:tcPr>
          <w:p w14:paraId="711F742C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车场区域搜索</w:t>
            </w:r>
          </w:p>
        </w:tc>
        <w:tc>
          <w:tcPr>
            <w:tcW w:w="1423" w:type="dxa"/>
            <w:hideMark/>
          </w:tcPr>
          <w:p w14:paraId="5EB8B272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按钮</w:t>
            </w:r>
          </w:p>
        </w:tc>
        <w:tc>
          <w:tcPr>
            <w:tcW w:w="1134" w:type="dxa"/>
            <w:noWrap/>
            <w:hideMark/>
          </w:tcPr>
          <w:p w14:paraId="6EA29FFE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P0</w:t>
            </w:r>
          </w:p>
        </w:tc>
        <w:tc>
          <w:tcPr>
            <w:tcW w:w="2976" w:type="dxa"/>
            <w:noWrap/>
            <w:hideMark/>
          </w:tcPr>
          <w:p w14:paraId="6FE0D8A5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语音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/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点击显示附近的智慧停车场</w:t>
            </w:r>
          </w:p>
        </w:tc>
        <w:tc>
          <w:tcPr>
            <w:tcW w:w="3261" w:type="dxa"/>
            <w:noWrap/>
            <w:hideMark/>
          </w:tcPr>
          <w:p w14:paraId="1FE41812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在此区域搜索</w:t>
            </w:r>
          </w:p>
        </w:tc>
      </w:tr>
      <w:tr w:rsidR="00D4596A" w:rsidRPr="00072C34" w14:paraId="1D81D0FA" w14:textId="77777777" w:rsidTr="00D4596A">
        <w:trPr>
          <w:trHeight w:val="285"/>
        </w:trPr>
        <w:tc>
          <w:tcPr>
            <w:tcW w:w="796" w:type="dxa"/>
            <w:noWrap/>
            <w:hideMark/>
          </w:tcPr>
          <w:p w14:paraId="13EB2AD9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4</w:t>
            </w:r>
          </w:p>
        </w:tc>
        <w:tc>
          <w:tcPr>
            <w:tcW w:w="1150" w:type="dxa"/>
            <w:noWrap/>
            <w:hideMark/>
          </w:tcPr>
          <w:p w14:paraId="3FD781A7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展开车场列表</w:t>
            </w:r>
          </w:p>
        </w:tc>
        <w:tc>
          <w:tcPr>
            <w:tcW w:w="1423" w:type="dxa"/>
            <w:hideMark/>
          </w:tcPr>
          <w:p w14:paraId="4995ADB2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按钮</w:t>
            </w:r>
          </w:p>
        </w:tc>
        <w:tc>
          <w:tcPr>
            <w:tcW w:w="1134" w:type="dxa"/>
            <w:noWrap/>
            <w:hideMark/>
          </w:tcPr>
          <w:p w14:paraId="0E357131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P0</w:t>
            </w:r>
          </w:p>
        </w:tc>
        <w:tc>
          <w:tcPr>
            <w:tcW w:w="2976" w:type="dxa"/>
            <w:noWrap/>
            <w:hideMark/>
          </w:tcPr>
          <w:p w14:paraId="33440B04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语音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/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点击展开附近车场列表</w:t>
            </w:r>
          </w:p>
        </w:tc>
        <w:tc>
          <w:tcPr>
            <w:tcW w:w="3261" w:type="dxa"/>
            <w:noWrap/>
            <w:hideMark/>
          </w:tcPr>
          <w:p w14:paraId="5467645B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点击展开更多结果</w:t>
            </w:r>
          </w:p>
        </w:tc>
      </w:tr>
      <w:tr w:rsidR="00D4596A" w:rsidRPr="00072C34" w14:paraId="691CF732" w14:textId="77777777" w:rsidTr="00D4596A">
        <w:trPr>
          <w:trHeight w:val="285"/>
        </w:trPr>
        <w:tc>
          <w:tcPr>
            <w:tcW w:w="796" w:type="dxa"/>
            <w:noWrap/>
            <w:hideMark/>
          </w:tcPr>
          <w:p w14:paraId="183AB91A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lastRenderedPageBreak/>
              <w:t>5</w:t>
            </w:r>
          </w:p>
        </w:tc>
        <w:tc>
          <w:tcPr>
            <w:tcW w:w="1150" w:type="dxa"/>
            <w:noWrap/>
            <w:hideMark/>
          </w:tcPr>
          <w:p w14:paraId="1FDBC95A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附近停车场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icon</w:t>
            </w:r>
          </w:p>
        </w:tc>
        <w:tc>
          <w:tcPr>
            <w:tcW w:w="1423" w:type="dxa"/>
            <w:noWrap/>
            <w:hideMark/>
          </w:tcPr>
          <w:p w14:paraId="4DC8504B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按钮</w:t>
            </w:r>
          </w:p>
        </w:tc>
        <w:tc>
          <w:tcPr>
            <w:tcW w:w="1134" w:type="dxa"/>
            <w:noWrap/>
            <w:hideMark/>
          </w:tcPr>
          <w:p w14:paraId="18BD3BD8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P0</w:t>
            </w:r>
          </w:p>
        </w:tc>
        <w:tc>
          <w:tcPr>
            <w:tcW w:w="2976" w:type="dxa"/>
            <w:noWrap/>
            <w:hideMark/>
          </w:tcPr>
          <w:p w14:paraId="2EAD84D8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点击跳转至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1-11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车场地图页，弹框该车场信息</w:t>
            </w:r>
          </w:p>
        </w:tc>
        <w:tc>
          <w:tcPr>
            <w:tcW w:w="3261" w:type="dxa"/>
            <w:noWrap/>
            <w:hideMark/>
          </w:tcPr>
          <w:p w14:paraId="51CE0EDC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 xml:space="preserve">　</w:t>
            </w:r>
          </w:p>
        </w:tc>
      </w:tr>
    </w:tbl>
    <w:p w14:paraId="62B36C5E" w14:textId="77777777" w:rsidR="005A014A" w:rsidRPr="00072C34" w:rsidRDefault="005A014A">
      <w:pPr>
        <w:rPr>
          <w:strike/>
          <w:color w:val="808080" w:themeColor="background1" w:themeShade="80"/>
          <w:sz w:val="18"/>
          <w:szCs w:val="18"/>
        </w:rPr>
      </w:pPr>
    </w:p>
    <w:p w14:paraId="18512DA3" w14:textId="26BE3581" w:rsidR="005A014A" w:rsidRPr="00072C34" w:rsidRDefault="00660D45">
      <w:pPr>
        <w:rPr>
          <w:strike/>
          <w:color w:val="808080" w:themeColor="background1" w:themeShade="80"/>
          <w:sz w:val="18"/>
          <w:szCs w:val="18"/>
        </w:rPr>
      </w:pPr>
      <w:r w:rsidRPr="00072C34">
        <w:rPr>
          <w:rFonts w:hint="eastAsia"/>
          <w:strike/>
          <w:color w:val="808080" w:themeColor="background1" w:themeShade="80"/>
          <w:sz w:val="18"/>
          <w:szCs w:val="18"/>
        </w:rPr>
        <w:t>1-</w:t>
      </w:r>
      <w:r w:rsidR="00372C56" w:rsidRPr="00072C34">
        <w:rPr>
          <w:strike/>
          <w:color w:val="808080" w:themeColor="background1" w:themeShade="80"/>
          <w:sz w:val="18"/>
          <w:szCs w:val="18"/>
        </w:rPr>
        <w:t>5</w:t>
      </w:r>
      <w:r w:rsidRPr="00072C34">
        <w:rPr>
          <w:rFonts w:hint="eastAsia"/>
          <w:strike/>
          <w:color w:val="808080" w:themeColor="background1" w:themeShade="80"/>
          <w:sz w:val="18"/>
          <w:szCs w:val="18"/>
        </w:rPr>
        <w:t>车场地图页</w:t>
      </w:r>
    </w:p>
    <w:p w14:paraId="7D5097BC" w14:textId="77777777" w:rsidR="005A014A" w:rsidRPr="00072C34" w:rsidRDefault="00660D45">
      <w:pPr>
        <w:widowControl/>
        <w:rPr>
          <w:rFonts w:ascii="等线" w:eastAsia="等线" w:hAnsi="等线" w:cs="宋体"/>
          <w:strike/>
          <w:color w:val="808080" w:themeColor="background1" w:themeShade="80"/>
          <w:kern w:val="0"/>
          <w:sz w:val="18"/>
          <w:szCs w:val="18"/>
        </w:rPr>
      </w:pPr>
      <w:r w:rsidRPr="00072C34">
        <w:rPr>
          <w:rFonts w:hint="eastAsia"/>
          <w:strike/>
          <w:color w:val="808080" w:themeColor="background1" w:themeShade="80"/>
          <w:sz w:val="18"/>
          <w:szCs w:val="18"/>
        </w:rPr>
        <w:t>进入：点击地图图片中车场</w:t>
      </w:r>
      <w:r w:rsidRPr="00072C34">
        <w:rPr>
          <w:rFonts w:hint="eastAsia"/>
          <w:strike/>
          <w:color w:val="808080" w:themeColor="background1" w:themeShade="80"/>
          <w:sz w:val="18"/>
          <w:szCs w:val="18"/>
        </w:rPr>
        <w:t>icon</w:t>
      </w:r>
      <w:r w:rsidRPr="00072C34">
        <w:rPr>
          <w:rFonts w:hint="eastAsia"/>
          <w:strike/>
          <w:color w:val="808080" w:themeColor="background1" w:themeShade="80"/>
          <w:sz w:val="18"/>
          <w:szCs w:val="18"/>
        </w:rPr>
        <w:t>进入</w:t>
      </w:r>
    </w:p>
    <w:p w14:paraId="17D9F91E" w14:textId="77777777" w:rsidR="005A014A" w:rsidRPr="00072C34" w:rsidRDefault="00660D45">
      <w:pPr>
        <w:widowControl/>
        <w:rPr>
          <w:rFonts w:ascii="等线" w:eastAsia="等线" w:hAnsi="等线" w:cs="宋体"/>
          <w:strike/>
          <w:color w:val="808080" w:themeColor="background1" w:themeShade="80"/>
          <w:kern w:val="0"/>
          <w:sz w:val="18"/>
          <w:szCs w:val="18"/>
        </w:rPr>
      </w:pPr>
      <w:r w:rsidRPr="00072C34">
        <w:rPr>
          <w:rFonts w:hint="eastAsia"/>
          <w:strike/>
          <w:color w:val="808080" w:themeColor="background1" w:themeShade="80"/>
          <w:sz w:val="18"/>
          <w:szCs w:val="18"/>
        </w:rPr>
        <w:t>返回：点击返回按钮返回至上一页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01"/>
        <w:gridCol w:w="1664"/>
        <w:gridCol w:w="1388"/>
        <w:gridCol w:w="834"/>
        <w:gridCol w:w="2908"/>
        <w:gridCol w:w="2459"/>
      </w:tblGrid>
      <w:tr w:rsidR="00D4596A" w:rsidRPr="00072C34" w14:paraId="248B7E17" w14:textId="77777777" w:rsidTr="002953D4">
        <w:trPr>
          <w:trHeight w:val="315"/>
        </w:trPr>
        <w:tc>
          <w:tcPr>
            <w:tcW w:w="10280" w:type="dxa"/>
            <w:gridSpan w:val="6"/>
            <w:shd w:val="clear" w:color="auto" w:fill="auto"/>
            <w:noWrap/>
            <w:hideMark/>
          </w:tcPr>
          <w:p w14:paraId="72A0F95E" w14:textId="77777777" w:rsidR="00D4596A" w:rsidRPr="00072C34" w:rsidRDefault="00D4596A" w:rsidP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页面字段及相关操作</w:t>
            </w:r>
          </w:p>
        </w:tc>
      </w:tr>
      <w:tr w:rsidR="00D4596A" w:rsidRPr="00072C34" w14:paraId="10B652B6" w14:textId="77777777" w:rsidTr="00D4596A">
        <w:trPr>
          <w:trHeight w:val="315"/>
        </w:trPr>
        <w:tc>
          <w:tcPr>
            <w:tcW w:w="817" w:type="dxa"/>
            <w:shd w:val="clear" w:color="auto" w:fill="0070C0"/>
            <w:noWrap/>
            <w:hideMark/>
          </w:tcPr>
          <w:p w14:paraId="16710469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序号</w:t>
            </w:r>
          </w:p>
        </w:tc>
        <w:tc>
          <w:tcPr>
            <w:tcW w:w="1701" w:type="dxa"/>
            <w:shd w:val="clear" w:color="auto" w:fill="0070C0"/>
            <w:noWrap/>
            <w:hideMark/>
          </w:tcPr>
          <w:p w14:paraId="08C2F1A3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数据</w:t>
            </w:r>
          </w:p>
        </w:tc>
        <w:tc>
          <w:tcPr>
            <w:tcW w:w="1418" w:type="dxa"/>
            <w:shd w:val="clear" w:color="auto" w:fill="0070C0"/>
            <w:hideMark/>
          </w:tcPr>
          <w:p w14:paraId="39BCA440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类型</w:t>
            </w:r>
          </w:p>
        </w:tc>
        <w:tc>
          <w:tcPr>
            <w:tcW w:w="850" w:type="dxa"/>
            <w:shd w:val="clear" w:color="auto" w:fill="0070C0"/>
            <w:noWrap/>
            <w:hideMark/>
          </w:tcPr>
          <w:p w14:paraId="14F60145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优先级</w:t>
            </w:r>
          </w:p>
        </w:tc>
        <w:tc>
          <w:tcPr>
            <w:tcW w:w="2977" w:type="dxa"/>
            <w:shd w:val="clear" w:color="auto" w:fill="0070C0"/>
            <w:noWrap/>
            <w:hideMark/>
          </w:tcPr>
          <w:p w14:paraId="3C9B7BA0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操作</w:t>
            </w:r>
          </w:p>
        </w:tc>
        <w:tc>
          <w:tcPr>
            <w:tcW w:w="2517" w:type="dxa"/>
            <w:shd w:val="clear" w:color="auto" w:fill="0070C0"/>
            <w:noWrap/>
            <w:hideMark/>
          </w:tcPr>
          <w:p w14:paraId="33E26E82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默认文本</w:t>
            </w:r>
          </w:p>
        </w:tc>
      </w:tr>
      <w:tr w:rsidR="00D4596A" w:rsidRPr="00072C34" w14:paraId="23CD7AF5" w14:textId="77777777" w:rsidTr="00D4596A">
        <w:trPr>
          <w:trHeight w:val="285"/>
        </w:trPr>
        <w:tc>
          <w:tcPr>
            <w:tcW w:w="817" w:type="dxa"/>
            <w:noWrap/>
            <w:hideMark/>
          </w:tcPr>
          <w:p w14:paraId="3D8FCFA8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1</w:t>
            </w:r>
          </w:p>
        </w:tc>
        <w:tc>
          <w:tcPr>
            <w:tcW w:w="1701" w:type="dxa"/>
            <w:noWrap/>
            <w:hideMark/>
          </w:tcPr>
          <w:p w14:paraId="511E3B12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搜索框</w:t>
            </w:r>
          </w:p>
        </w:tc>
        <w:tc>
          <w:tcPr>
            <w:tcW w:w="1418" w:type="dxa"/>
            <w:hideMark/>
          </w:tcPr>
          <w:p w14:paraId="0FCCEF9E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单行文本输入</w:t>
            </w:r>
          </w:p>
        </w:tc>
        <w:tc>
          <w:tcPr>
            <w:tcW w:w="850" w:type="dxa"/>
            <w:noWrap/>
            <w:hideMark/>
          </w:tcPr>
          <w:p w14:paraId="44113E37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P0</w:t>
            </w:r>
          </w:p>
        </w:tc>
        <w:tc>
          <w:tcPr>
            <w:tcW w:w="2977" w:type="dxa"/>
            <w:noWrap/>
            <w:hideMark/>
          </w:tcPr>
          <w:p w14:paraId="648C9833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点击跳转至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2-1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搜索页</w:t>
            </w:r>
          </w:p>
        </w:tc>
        <w:tc>
          <w:tcPr>
            <w:tcW w:w="2517" w:type="dxa"/>
            <w:noWrap/>
            <w:hideMark/>
          </w:tcPr>
          <w:p w14:paraId="00B7BCAA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请输入您的目的地</w:t>
            </w:r>
          </w:p>
        </w:tc>
      </w:tr>
      <w:tr w:rsidR="00D4596A" w:rsidRPr="00072C34" w14:paraId="13EE4AAA" w14:textId="77777777" w:rsidTr="00D4596A">
        <w:trPr>
          <w:trHeight w:val="285"/>
        </w:trPr>
        <w:tc>
          <w:tcPr>
            <w:tcW w:w="817" w:type="dxa"/>
            <w:noWrap/>
            <w:hideMark/>
          </w:tcPr>
          <w:p w14:paraId="1CF2E17F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2</w:t>
            </w:r>
          </w:p>
        </w:tc>
        <w:tc>
          <w:tcPr>
            <w:tcW w:w="1701" w:type="dxa"/>
            <w:noWrap/>
            <w:hideMark/>
          </w:tcPr>
          <w:p w14:paraId="2CC197F9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地图</w:t>
            </w:r>
          </w:p>
        </w:tc>
        <w:tc>
          <w:tcPr>
            <w:tcW w:w="1418" w:type="dxa"/>
            <w:hideMark/>
          </w:tcPr>
          <w:p w14:paraId="19EFEA96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图片</w:t>
            </w:r>
          </w:p>
        </w:tc>
        <w:tc>
          <w:tcPr>
            <w:tcW w:w="850" w:type="dxa"/>
            <w:noWrap/>
            <w:hideMark/>
          </w:tcPr>
          <w:p w14:paraId="24074463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P0</w:t>
            </w:r>
          </w:p>
        </w:tc>
        <w:tc>
          <w:tcPr>
            <w:tcW w:w="2977" w:type="dxa"/>
            <w:noWrap/>
            <w:hideMark/>
          </w:tcPr>
          <w:p w14:paraId="45D75B86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地图可拖拽放大、缩小和移动位置</w:t>
            </w:r>
          </w:p>
        </w:tc>
        <w:tc>
          <w:tcPr>
            <w:tcW w:w="2517" w:type="dxa"/>
            <w:noWrap/>
            <w:hideMark/>
          </w:tcPr>
          <w:p w14:paraId="71DF05CC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以选中车场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icon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为中心显示地图</w:t>
            </w:r>
          </w:p>
        </w:tc>
      </w:tr>
      <w:tr w:rsidR="00D4596A" w:rsidRPr="00072C34" w14:paraId="077497C8" w14:textId="77777777" w:rsidTr="00D4596A">
        <w:trPr>
          <w:trHeight w:val="285"/>
        </w:trPr>
        <w:tc>
          <w:tcPr>
            <w:tcW w:w="817" w:type="dxa"/>
            <w:noWrap/>
            <w:hideMark/>
          </w:tcPr>
          <w:p w14:paraId="37B3106F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3</w:t>
            </w:r>
          </w:p>
        </w:tc>
        <w:tc>
          <w:tcPr>
            <w:tcW w:w="1701" w:type="dxa"/>
            <w:noWrap/>
            <w:hideMark/>
          </w:tcPr>
          <w:p w14:paraId="6B8A4066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车场区域搜索</w:t>
            </w:r>
          </w:p>
        </w:tc>
        <w:tc>
          <w:tcPr>
            <w:tcW w:w="1418" w:type="dxa"/>
            <w:hideMark/>
          </w:tcPr>
          <w:p w14:paraId="31D56D3C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按钮</w:t>
            </w:r>
          </w:p>
        </w:tc>
        <w:tc>
          <w:tcPr>
            <w:tcW w:w="850" w:type="dxa"/>
            <w:noWrap/>
            <w:hideMark/>
          </w:tcPr>
          <w:p w14:paraId="63CC6B17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P0</w:t>
            </w:r>
          </w:p>
        </w:tc>
        <w:tc>
          <w:tcPr>
            <w:tcW w:w="2977" w:type="dxa"/>
            <w:noWrap/>
            <w:hideMark/>
          </w:tcPr>
          <w:p w14:paraId="34353875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语音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/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点击显示附近的智慧停车场</w:t>
            </w:r>
          </w:p>
        </w:tc>
        <w:tc>
          <w:tcPr>
            <w:tcW w:w="2517" w:type="dxa"/>
            <w:noWrap/>
            <w:hideMark/>
          </w:tcPr>
          <w:p w14:paraId="78C3B7F1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在此区域搜索</w:t>
            </w:r>
          </w:p>
        </w:tc>
      </w:tr>
      <w:tr w:rsidR="00D4596A" w:rsidRPr="00072C34" w14:paraId="6181FC8B" w14:textId="77777777" w:rsidTr="00D4596A">
        <w:trPr>
          <w:trHeight w:val="285"/>
        </w:trPr>
        <w:tc>
          <w:tcPr>
            <w:tcW w:w="817" w:type="dxa"/>
            <w:noWrap/>
            <w:hideMark/>
          </w:tcPr>
          <w:p w14:paraId="1EEF979E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4</w:t>
            </w:r>
          </w:p>
        </w:tc>
        <w:tc>
          <w:tcPr>
            <w:tcW w:w="1701" w:type="dxa"/>
            <w:noWrap/>
            <w:hideMark/>
          </w:tcPr>
          <w:p w14:paraId="68985892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展开车场列表</w:t>
            </w:r>
          </w:p>
        </w:tc>
        <w:tc>
          <w:tcPr>
            <w:tcW w:w="1418" w:type="dxa"/>
            <w:hideMark/>
          </w:tcPr>
          <w:p w14:paraId="378AC084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按钮</w:t>
            </w:r>
          </w:p>
        </w:tc>
        <w:tc>
          <w:tcPr>
            <w:tcW w:w="850" w:type="dxa"/>
            <w:noWrap/>
            <w:hideMark/>
          </w:tcPr>
          <w:p w14:paraId="61085BDF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P0</w:t>
            </w:r>
          </w:p>
        </w:tc>
        <w:tc>
          <w:tcPr>
            <w:tcW w:w="2977" w:type="dxa"/>
            <w:noWrap/>
            <w:hideMark/>
          </w:tcPr>
          <w:p w14:paraId="18B964A3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语音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/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点击展开附近车场列表</w:t>
            </w:r>
          </w:p>
        </w:tc>
        <w:tc>
          <w:tcPr>
            <w:tcW w:w="2517" w:type="dxa"/>
            <w:noWrap/>
            <w:hideMark/>
          </w:tcPr>
          <w:p w14:paraId="1B5686E7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点击展开更多结果</w:t>
            </w:r>
          </w:p>
        </w:tc>
      </w:tr>
      <w:tr w:rsidR="00D4596A" w:rsidRPr="00072C34" w14:paraId="3296A09D" w14:textId="77777777" w:rsidTr="00D4596A">
        <w:trPr>
          <w:trHeight w:val="285"/>
        </w:trPr>
        <w:tc>
          <w:tcPr>
            <w:tcW w:w="817" w:type="dxa"/>
            <w:noWrap/>
            <w:hideMark/>
          </w:tcPr>
          <w:p w14:paraId="52C25C47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5</w:t>
            </w:r>
          </w:p>
        </w:tc>
        <w:tc>
          <w:tcPr>
            <w:tcW w:w="1701" w:type="dxa"/>
            <w:noWrap/>
            <w:hideMark/>
          </w:tcPr>
          <w:p w14:paraId="055AEC55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停车场简称</w:t>
            </w:r>
          </w:p>
        </w:tc>
        <w:tc>
          <w:tcPr>
            <w:tcW w:w="1418" w:type="dxa"/>
            <w:hideMark/>
          </w:tcPr>
          <w:p w14:paraId="0C2938DF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单行文本</w:t>
            </w:r>
          </w:p>
        </w:tc>
        <w:tc>
          <w:tcPr>
            <w:tcW w:w="850" w:type="dxa"/>
            <w:noWrap/>
            <w:hideMark/>
          </w:tcPr>
          <w:p w14:paraId="24777B23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P0</w:t>
            </w:r>
          </w:p>
        </w:tc>
        <w:tc>
          <w:tcPr>
            <w:tcW w:w="2977" w:type="dxa"/>
            <w:noWrap/>
            <w:hideMark/>
          </w:tcPr>
          <w:p w14:paraId="16BBA311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单行文本显示停车场简称</w:t>
            </w:r>
          </w:p>
        </w:tc>
        <w:tc>
          <w:tcPr>
            <w:tcW w:w="2517" w:type="dxa"/>
            <w:noWrap/>
            <w:hideMark/>
          </w:tcPr>
          <w:p w14:paraId="376B833E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科苑南停车场</w:t>
            </w:r>
          </w:p>
        </w:tc>
      </w:tr>
      <w:tr w:rsidR="00D4596A" w:rsidRPr="00072C34" w14:paraId="6AC3197C" w14:textId="77777777" w:rsidTr="00D4596A">
        <w:trPr>
          <w:trHeight w:val="285"/>
        </w:trPr>
        <w:tc>
          <w:tcPr>
            <w:tcW w:w="817" w:type="dxa"/>
            <w:noWrap/>
            <w:hideMark/>
          </w:tcPr>
          <w:p w14:paraId="579C7EA0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6</w:t>
            </w:r>
          </w:p>
        </w:tc>
        <w:tc>
          <w:tcPr>
            <w:tcW w:w="1701" w:type="dxa"/>
            <w:noWrap/>
            <w:hideMark/>
          </w:tcPr>
          <w:p w14:paraId="29B2A6EE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车位状况</w:t>
            </w:r>
          </w:p>
        </w:tc>
        <w:tc>
          <w:tcPr>
            <w:tcW w:w="1418" w:type="dxa"/>
            <w:hideMark/>
          </w:tcPr>
          <w:p w14:paraId="45BAB407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单行文本</w:t>
            </w:r>
          </w:p>
        </w:tc>
        <w:tc>
          <w:tcPr>
            <w:tcW w:w="850" w:type="dxa"/>
            <w:noWrap/>
            <w:hideMark/>
          </w:tcPr>
          <w:p w14:paraId="269959E5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P0</w:t>
            </w:r>
          </w:p>
        </w:tc>
        <w:tc>
          <w:tcPr>
            <w:tcW w:w="2977" w:type="dxa"/>
            <w:noWrap/>
            <w:hideMark/>
          </w:tcPr>
          <w:p w14:paraId="641A6880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单行文本显示停车场车位状况</w:t>
            </w:r>
          </w:p>
        </w:tc>
        <w:tc>
          <w:tcPr>
            <w:tcW w:w="2517" w:type="dxa"/>
            <w:noWrap/>
            <w:hideMark/>
          </w:tcPr>
          <w:p w14:paraId="6427ED2F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1.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车位充足；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2.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车位较少；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3.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车位紧张</w:t>
            </w:r>
          </w:p>
        </w:tc>
      </w:tr>
      <w:tr w:rsidR="00D4596A" w:rsidRPr="00072C34" w14:paraId="1DD2CB61" w14:textId="77777777" w:rsidTr="00D4596A">
        <w:trPr>
          <w:trHeight w:val="285"/>
        </w:trPr>
        <w:tc>
          <w:tcPr>
            <w:tcW w:w="817" w:type="dxa"/>
            <w:noWrap/>
            <w:hideMark/>
          </w:tcPr>
          <w:p w14:paraId="59B59C16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7</w:t>
            </w:r>
          </w:p>
        </w:tc>
        <w:tc>
          <w:tcPr>
            <w:tcW w:w="1701" w:type="dxa"/>
            <w:noWrap/>
            <w:hideMark/>
          </w:tcPr>
          <w:p w14:paraId="2731E35E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车场类型</w:t>
            </w:r>
          </w:p>
        </w:tc>
        <w:tc>
          <w:tcPr>
            <w:tcW w:w="1418" w:type="dxa"/>
            <w:hideMark/>
          </w:tcPr>
          <w:p w14:paraId="3FEC4BCA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单行文本</w:t>
            </w:r>
          </w:p>
        </w:tc>
        <w:tc>
          <w:tcPr>
            <w:tcW w:w="850" w:type="dxa"/>
            <w:noWrap/>
            <w:hideMark/>
          </w:tcPr>
          <w:p w14:paraId="67245886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P0</w:t>
            </w:r>
          </w:p>
        </w:tc>
        <w:tc>
          <w:tcPr>
            <w:tcW w:w="2977" w:type="dxa"/>
            <w:hideMark/>
          </w:tcPr>
          <w:p w14:paraId="78650C34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单行文本显示车场类型</w:t>
            </w:r>
          </w:p>
        </w:tc>
        <w:tc>
          <w:tcPr>
            <w:tcW w:w="2517" w:type="dxa"/>
            <w:noWrap/>
            <w:hideMark/>
          </w:tcPr>
          <w:p w14:paraId="57922CF0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1.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地上；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2.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地下；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3.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地上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+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地下</w:t>
            </w:r>
          </w:p>
        </w:tc>
      </w:tr>
      <w:tr w:rsidR="00D4596A" w:rsidRPr="00072C34" w14:paraId="4718481B" w14:textId="77777777" w:rsidTr="00D4596A">
        <w:trPr>
          <w:trHeight w:val="285"/>
        </w:trPr>
        <w:tc>
          <w:tcPr>
            <w:tcW w:w="817" w:type="dxa"/>
            <w:noWrap/>
            <w:hideMark/>
          </w:tcPr>
          <w:p w14:paraId="3AD11A10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8</w:t>
            </w:r>
          </w:p>
        </w:tc>
        <w:tc>
          <w:tcPr>
            <w:tcW w:w="1701" w:type="dxa"/>
            <w:noWrap/>
            <w:hideMark/>
          </w:tcPr>
          <w:p w14:paraId="02E198C8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首免时长（分钟）</w:t>
            </w:r>
          </w:p>
        </w:tc>
        <w:tc>
          <w:tcPr>
            <w:tcW w:w="1418" w:type="dxa"/>
            <w:hideMark/>
          </w:tcPr>
          <w:p w14:paraId="23AED047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单行文本</w:t>
            </w:r>
          </w:p>
        </w:tc>
        <w:tc>
          <w:tcPr>
            <w:tcW w:w="850" w:type="dxa"/>
            <w:noWrap/>
            <w:hideMark/>
          </w:tcPr>
          <w:p w14:paraId="0479004D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P0</w:t>
            </w:r>
          </w:p>
        </w:tc>
        <w:tc>
          <w:tcPr>
            <w:tcW w:w="2977" w:type="dxa"/>
            <w:hideMark/>
          </w:tcPr>
          <w:p w14:paraId="310D3F8C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单行文本显示免费时长</w:t>
            </w:r>
          </w:p>
        </w:tc>
        <w:tc>
          <w:tcPr>
            <w:tcW w:w="2517" w:type="dxa"/>
            <w:noWrap/>
            <w:hideMark/>
          </w:tcPr>
          <w:p w14:paraId="644BB2D3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免费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30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分钟</w:t>
            </w:r>
          </w:p>
        </w:tc>
      </w:tr>
      <w:tr w:rsidR="00D4596A" w:rsidRPr="00072C34" w14:paraId="3F4CFB24" w14:textId="77777777" w:rsidTr="00D4596A">
        <w:trPr>
          <w:trHeight w:val="285"/>
        </w:trPr>
        <w:tc>
          <w:tcPr>
            <w:tcW w:w="817" w:type="dxa"/>
            <w:noWrap/>
            <w:hideMark/>
          </w:tcPr>
          <w:p w14:paraId="09930C87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9</w:t>
            </w:r>
          </w:p>
        </w:tc>
        <w:tc>
          <w:tcPr>
            <w:tcW w:w="1701" w:type="dxa"/>
            <w:noWrap/>
            <w:hideMark/>
          </w:tcPr>
          <w:p w14:paraId="69544CEA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估算费率（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1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小时）</w:t>
            </w:r>
          </w:p>
        </w:tc>
        <w:tc>
          <w:tcPr>
            <w:tcW w:w="1418" w:type="dxa"/>
            <w:hideMark/>
          </w:tcPr>
          <w:p w14:paraId="62179DD9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单行文本</w:t>
            </w:r>
          </w:p>
        </w:tc>
        <w:tc>
          <w:tcPr>
            <w:tcW w:w="850" w:type="dxa"/>
            <w:noWrap/>
            <w:hideMark/>
          </w:tcPr>
          <w:p w14:paraId="3F0F7CCD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P0</w:t>
            </w:r>
          </w:p>
        </w:tc>
        <w:tc>
          <w:tcPr>
            <w:tcW w:w="2977" w:type="dxa"/>
            <w:noWrap/>
            <w:hideMark/>
          </w:tcPr>
          <w:p w14:paraId="50339EB0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单行文本显示首小时价格</w:t>
            </w:r>
          </w:p>
        </w:tc>
        <w:tc>
          <w:tcPr>
            <w:tcW w:w="2517" w:type="dxa"/>
            <w:hideMark/>
          </w:tcPr>
          <w:p w14:paraId="675B9416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5.0</w:t>
            </w: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元</w:t>
            </w:r>
          </w:p>
        </w:tc>
      </w:tr>
      <w:tr w:rsidR="00D4596A" w:rsidRPr="00072C34" w14:paraId="0D597052" w14:textId="77777777" w:rsidTr="00D4596A">
        <w:trPr>
          <w:trHeight w:val="285"/>
        </w:trPr>
        <w:tc>
          <w:tcPr>
            <w:tcW w:w="817" w:type="dxa"/>
            <w:noWrap/>
            <w:hideMark/>
          </w:tcPr>
          <w:p w14:paraId="074B642E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10</w:t>
            </w:r>
          </w:p>
        </w:tc>
        <w:tc>
          <w:tcPr>
            <w:tcW w:w="1701" w:type="dxa"/>
            <w:noWrap/>
            <w:hideMark/>
          </w:tcPr>
          <w:p w14:paraId="724EF2DA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导航</w:t>
            </w:r>
          </w:p>
        </w:tc>
        <w:tc>
          <w:tcPr>
            <w:tcW w:w="1418" w:type="dxa"/>
            <w:hideMark/>
          </w:tcPr>
          <w:p w14:paraId="59C79399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按钮</w:t>
            </w:r>
          </w:p>
        </w:tc>
        <w:tc>
          <w:tcPr>
            <w:tcW w:w="850" w:type="dxa"/>
            <w:noWrap/>
            <w:hideMark/>
          </w:tcPr>
          <w:p w14:paraId="58763EE7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P0</w:t>
            </w:r>
          </w:p>
        </w:tc>
        <w:tc>
          <w:tcPr>
            <w:tcW w:w="2977" w:type="dxa"/>
            <w:noWrap/>
            <w:hideMark/>
          </w:tcPr>
          <w:p w14:paraId="4B581A74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点击导航至该停车场</w:t>
            </w:r>
          </w:p>
        </w:tc>
        <w:tc>
          <w:tcPr>
            <w:tcW w:w="2517" w:type="dxa"/>
            <w:hideMark/>
          </w:tcPr>
          <w:p w14:paraId="0DFBBB9F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 xml:space="preserve">　</w:t>
            </w:r>
          </w:p>
        </w:tc>
      </w:tr>
      <w:tr w:rsidR="00D4596A" w:rsidRPr="00072C34" w14:paraId="476D56A2" w14:textId="77777777" w:rsidTr="00D4596A">
        <w:trPr>
          <w:trHeight w:val="285"/>
        </w:trPr>
        <w:tc>
          <w:tcPr>
            <w:tcW w:w="817" w:type="dxa"/>
            <w:noWrap/>
            <w:hideMark/>
          </w:tcPr>
          <w:p w14:paraId="3B36BE0D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11</w:t>
            </w:r>
          </w:p>
        </w:tc>
        <w:tc>
          <w:tcPr>
            <w:tcW w:w="1701" w:type="dxa"/>
            <w:noWrap/>
            <w:hideMark/>
          </w:tcPr>
          <w:p w14:paraId="3E25BE68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距离</w:t>
            </w:r>
          </w:p>
        </w:tc>
        <w:tc>
          <w:tcPr>
            <w:tcW w:w="1418" w:type="dxa"/>
            <w:hideMark/>
          </w:tcPr>
          <w:p w14:paraId="490672C6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单行文本</w:t>
            </w:r>
          </w:p>
        </w:tc>
        <w:tc>
          <w:tcPr>
            <w:tcW w:w="850" w:type="dxa"/>
            <w:noWrap/>
            <w:hideMark/>
          </w:tcPr>
          <w:p w14:paraId="176DEB5A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P0</w:t>
            </w:r>
          </w:p>
        </w:tc>
        <w:tc>
          <w:tcPr>
            <w:tcW w:w="2977" w:type="dxa"/>
            <w:noWrap/>
            <w:hideMark/>
          </w:tcPr>
          <w:p w14:paraId="6EEA91DE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单行文本显示车场入口到请求中心点的距离</w:t>
            </w:r>
          </w:p>
        </w:tc>
        <w:tc>
          <w:tcPr>
            <w:tcW w:w="2517" w:type="dxa"/>
            <w:hideMark/>
          </w:tcPr>
          <w:p w14:paraId="37EAD800" w14:textId="77777777" w:rsidR="00D4596A" w:rsidRPr="00072C34" w:rsidRDefault="00D4596A">
            <w:pPr>
              <w:rPr>
                <w:strike/>
                <w:color w:val="808080" w:themeColor="background1" w:themeShade="80"/>
                <w:sz w:val="18"/>
                <w:szCs w:val="18"/>
              </w:rPr>
            </w:pPr>
            <w:r w:rsidRPr="00072C34">
              <w:rPr>
                <w:rFonts w:hint="eastAsia"/>
                <w:strike/>
                <w:color w:val="808080" w:themeColor="background1" w:themeShade="80"/>
                <w:sz w:val="18"/>
                <w:szCs w:val="18"/>
              </w:rPr>
              <w:t>980m</w:t>
            </w:r>
          </w:p>
        </w:tc>
      </w:tr>
    </w:tbl>
    <w:p w14:paraId="17EB0F4B" w14:textId="77777777" w:rsidR="005A014A" w:rsidRPr="00072C34" w:rsidRDefault="005A014A">
      <w:pPr>
        <w:rPr>
          <w:strike/>
          <w:color w:val="808080" w:themeColor="background1" w:themeShade="80"/>
          <w:sz w:val="18"/>
          <w:szCs w:val="18"/>
        </w:rPr>
      </w:pPr>
    </w:p>
    <w:p w14:paraId="0CBA22E8" w14:textId="74D5C0C7" w:rsidR="00D4596A" w:rsidRPr="00072C34" w:rsidRDefault="00D4596A" w:rsidP="00247146">
      <w:pPr>
        <w:pStyle w:val="aa"/>
        <w:numPr>
          <w:ilvl w:val="0"/>
          <w:numId w:val="8"/>
        </w:numPr>
        <w:spacing w:before="0" w:beforeAutospacing="0" w:after="0" w:afterAutospacing="0"/>
        <w:rPr>
          <w:rFonts w:asciiTheme="minorEastAsia" w:hAnsiTheme="minorEastAsia"/>
          <w:strike/>
          <w:color w:val="808080" w:themeColor="background1" w:themeShade="80"/>
          <w:sz w:val="18"/>
          <w:szCs w:val="18"/>
        </w:rPr>
      </w:pPr>
      <w:r w:rsidRPr="00072C34">
        <w:rPr>
          <w:rFonts w:asciiTheme="minorEastAsia" w:hAnsiTheme="minorEastAsia" w:hint="eastAsia"/>
          <w:strike/>
          <w:color w:val="808080" w:themeColor="background1" w:themeShade="80"/>
          <w:sz w:val="18"/>
          <w:szCs w:val="18"/>
        </w:rPr>
        <w:t>停车场检索和导航的P</w:t>
      </w:r>
      <w:r w:rsidRPr="00072C34">
        <w:rPr>
          <w:rFonts w:asciiTheme="minorEastAsia" w:hAnsiTheme="minorEastAsia"/>
          <w:strike/>
          <w:color w:val="808080" w:themeColor="background1" w:themeShade="80"/>
          <w:sz w:val="18"/>
          <w:szCs w:val="18"/>
        </w:rPr>
        <w:t>OI</w:t>
      </w:r>
      <w:r w:rsidRPr="00072C34">
        <w:rPr>
          <w:rFonts w:asciiTheme="minorEastAsia" w:hAnsiTheme="minorEastAsia" w:hint="eastAsia"/>
          <w:strike/>
          <w:color w:val="808080" w:themeColor="background1" w:themeShade="80"/>
          <w:sz w:val="18"/>
          <w:szCs w:val="18"/>
        </w:rPr>
        <w:t>点，选择为停车场入口</w:t>
      </w:r>
    </w:p>
    <w:p w14:paraId="1832D2D6" w14:textId="73506C15" w:rsidR="00247146" w:rsidRPr="00072C34" w:rsidRDefault="00247146" w:rsidP="00247146">
      <w:pPr>
        <w:pStyle w:val="aa"/>
        <w:numPr>
          <w:ilvl w:val="0"/>
          <w:numId w:val="8"/>
        </w:numPr>
        <w:spacing w:before="0" w:beforeAutospacing="0" w:after="0" w:afterAutospacing="0"/>
        <w:rPr>
          <w:rFonts w:asciiTheme="minorEastAsia" w:hAnsiTheme="minorEastAsia"/>
          <w:strike/>
          <w:color w:val="808080" w:themeColor="background1" w:themeShade="80"/>
          <w:sz w:val="18"/>
          <w:szCs w:val="18"/>
        </w:rPr>
      </w:pPr>
      <w:r w:rsidRPr="00072C34">
        <w:rPr>
          <w:rFonts w:asciiTheme="minorEastAsia" w:hAnsiTheme="minorEastAsia" w:hint="eastAsia"/>
          <w:strike/>
          <w:color w:val="808080" w:themeColor="background1" w:themeShade="80"/>
          <w:sz w:val="18"/>
          <w:szCs w:val="18"/>
        </w:rPr>
        <w:t>【发起导航】直接发起最优路线，用户不可更改</w:t>
      </w:r>
    </w:p>
    <w:p w14:paraId="2FB65FE7" w14:textId="6A41464F" w:rsidR="005A014A" w:rsidRPr="00072C34" w:rsidRDefault="00247146">
      <w:pPr>
        <w:pStyle w:val="aa"/>
        <w:spacing w:before="0" w:beforeAutospacing="0" w:after="0" w:afterAutospacing="0"/>
        <w:rPr>
          <w:rFonts w:ascii="宋体" w:hAnsi="宋体"/>
          <w:strike/>
          <w:color w:val="808080" w:themeColor="background1" w:themeShade="80"/>
          <w:sz w:val="18"/>
          <w:szCs w:val="18"/>
        </w:rPr>
      </w:pPr>
      <w:r w:rsidRPr="00072C34">
        <w:rPr>
          <w:rFonts w:asciiTheme="minorEastAsia" w:hAnsiTheme="minorEastAsia"/>
          <w:strike/>
          <w:color w:val="808080" w:themeColor="background1" w:themeShade="80"/>
          <w:sz w:val="18"/>
          <w:szCs w:val="18"/>
        </w:rPr>
        <w:t>3</w:t>
      </w:r>
      <w:r w:rsidR="00660D45" w:rsidRPr="00072C34">
        <w:rPr>
          <w:rFonts w:asciiTheme="minorEastAsia" w:hAnsiTheme="minorEastAsia" w:hint="eastAsia"/>
          <w:strike/>
          <w:color w:val="808080" w:themeColor="background1" w:themeShade="80"/>
          <w:sz w:val="18"/>
          <w:szCs w:val="18"/>
        </w:rPr>
        <w:t>、</w:t>
      </w:r>
      <w:r w:rsidR="00660D45" w:rsidRPr="00072C34">
        <w:rPr>
          <w:rFonts w:ascii="宋体" w:hAnsi="宋体" w:hint="eastAsia"/>
          <w:strike/>
          <w:color w:val="808080" w:themeColor="background1" w:themeShade="80"/>
          <w:sz w:val="18"/>
          <w:szCs w:val="18"/>
        </w:rPr>
        <w:t>【发起导航】下显示的距离 = 车辆当前位置到该停车场的距离，</w:t>
      </w:r>
      <w:r w:rsidR="00660D45" w:rsidRPr="00072C34">
        <w:rPr>
          <w:rFonts w:asciiTheme="minorEastAsia" w:hAnsiTheme="minorEastAsia" w:hint="eastAsia"/>
          <w:strike/>
          <w:color w:val="808080" w:themeColor="background1" w:themeShade="80"/>
          <w:sz w:val="18"/>
          <w:szCs w:val="18"/>
        </w:rPr>
        <w:t>如用户说“找一下离我最近的智慧停车场”，返回的结果排序为按照导航距离排序</w:t>
      </w:r>
      <w:r w:rsidR="00660D45" w:rsidRPr="00072C34">
        <w:rPr>
          <w:rFonts w:ascii="宋体" w:hAnsi="宋体" w:hint="eastAsia"/>
          <w:strike/>
          <w:color w:val="808080" w:themeColor="background1" w:themeShade="80"/>
          <w:sz w:val="18"/>
          <w:szCs w:val="18"/>
        </w:rPr>
        <w:t>。</w:t>
      </w:r>
    </w:p>
    <w:p w14:paraId="0289E87B" w14:textId="62E20A8A" w:rsidR="005A014A" w:rsidRPr="00072C34" w:rsidRDefault="00247146">
      <w:pPr>
        <w:rPr>
          <w:rFonts w:asciiTheme="minorEastAsia" w:hAnsiTheme="minorEastAsia"/>
          <w:strike/>
          <w:color w:val="808080" w:themeColor="background1" w:themeShade="80"/>
          <w:sz w:val="18"/>
          <w:szCs w:val="18"/>
        </w:rPr>
      </w:pPr>
      <w:r w:rsidRPr="00072C34">
        <w:rPr>
          <w:rFonts w:asciiTheme="minorEastAsia" w:hAnsiTheme="minorEastAsia"/>
          <w:strike/>
          <w:color w:val="808080" w:themeColor="background1" w:themeShade="80"/>
          <w:sz w:val="18"/>
          <w:szCs w:val="18"/>
        </w:rPr>
        <w:t>4</w:t>
      </w:r>
      <w:r w:rsidR="00660D45" w:rsidRPr="00072C34">
        <w:rPr>
          <w:rFonts w:asciiTheme="minorEastAsia" w:hAnsiTheme="minorEastAsia" w:hint="eastAsia"/>
          <w:strike/>
          <w:color w:val="808080" w:themeColor="background1" w:themeShade="80"/>
          <w:sz w:val="18"/>
          <w:szCs w:val="18"/>
        </w:rPr>
        <w:t>、默认智能排序，有选中效果，可语音和touch进行重新排序。同条件，返回多结果时，智能排序&gt;车位充足优先&gt;室内优先：</w:t>
      </w:r>
    </w:p>
    <w:p w14:paraId="7FA855B3" w14:textId="77777777" w:rsidR="005A014A" w:rsidRPr="00072C34" w:rsidRDefault="00660D45">
      <w:pPr>
        <w:pStyle w:val="af0"/>
        <w:numPr>
          <w:ilvl w:val="1"/>
          <w:numId w:val="5"/>
        </w:numPr>
        <w:ind w:firstLineChars="0"/>
        <w:rPr>
          <w:rFonts w:asciiTheme="minorEastAsia" w:hAnsiTheme="minorEastAsia"/>
          <w:strike/>
          <w:color w:val="808080" w:themeColor="background1" w:themeShade="80"/>
          <w:sz w:val="18"/>
          <w:szCs w:val="18"/>
        </w:rPr>
      </w:pPr>
      <w:r w:rsidRPr="00072C34">
        <w:rPr>
          <w:rFonts w:asciiTheme="minorEastAsia" w:hAnsiTheme="minorEastAsia" w:hint="eastAsia"/>
          <w:strike/>
          <w:color w:val="808080" w:themeColor="background1" w:themeShade="80"/>
          <w:sz w:val="18"/>
          <w:szCs w:val="18"/>
        </w:rPr>
        <w:t>智能排序 = 按该停车场到目的地的步行距离，由近到远排序</w:t>
      </w:r>
    </w:p>
    <w:p w14:paraId="77ECBBDF" w14:textId="77777777" w:rsidR="005A014A" w:rsidRPr="00072C34" w:rsidRDefault="00660D45">
      <w:pPr>
        <w:pStyle w:val="af0"/>
        <w:numPr>
          <w:ilvl w:val="1"/>
          <w:numId w:val="5"/>
        </w:numPr>
        <w:ind w:firstLineChars="0"/>
        <w:rPr>
          <w:rFonts w:asciiTheme="minorEastAsia" w:hAnsiTheme="minorEastAsia"/>
          <w:strike/>
          <w:color w:val="808080" w:themeColor="background1" w:themeShade="80"/>
          <w:sz w:val="18"/>
          <w:szCs w:val="18"/>
        </w:rPr>
      </w:pPr>
      <w:r w:rsidRPr="00072C34">
        <w:rPr>
          <w:rFonts w:asciiTheme="minorEastAsia" w:hAnsiTheme="minorEastAsia" w:hint="eastAsia"/>
          <w:strike/>
          <w:color w:val="808080" w:themeColor="background1" w:themeShade="80"/>
          <w:sz w:val="18"/>
          <w:szCs w:val="18"/>
        </w:rPr>
        <w:t>车位充足优先 = 按充足、一般、紧张的排序</w:t>
      </w:r>
    </w:p>
    <w:p w14:paraId="4FF056EB" w14:textId="77777777" w:rsidR="005A014A" w:rsidRPr="00072C34" w:rsidRDefault="00660D45">
      <w:pPr>
        <w:pStyle w:val="af0"/>
        <w:numPr>
          <w:ilvl w:val="1"/>
          <w:numId w:val="5"/>
        </w:numPr>
        <w:ind w:firstLineChars="0"/>
        <w:rPr>
          <w:rFonts w:asciiTheme="minorEastAsia" w:hAnsiTheme="minorEastAsia"/>
          <w:strike/>
          <w:color w:val="808080" w:themeColor="background1" w:themeShade="80"/>
          <w:sz w:val="18"/>
          <w:szCs w:val="18"/>
        </w:rPr>
      </w:pPr>
      <w:r w:rsidRPr="00072C34">
        <w:rPr>
          <w:rFonts w:asciiTheme="minorEastAsia" w:hAnsiTheme="minorEastAsia" w:hint="eastAsia"/>
          <w:strike/>
          <w:color w:val="808080" w:themeColor="background1" w:themeShade="80"/>
          <w:sz w:val="18"/>
          <w:szCs w:val="18"/>
        </w:rPr>
        <w:t>室内优先 = 按含室内、地下的排序</w:t>
      </w:r>
    </w:p>
    <w:p w14:paraId="5243476B" w14:textId="77777777" w:rsidR="005A014A" w:rsidRPr="00072C34" w:rsidRDefault="00660D45">
      <w:pPr>
        <w:pStyle w:val="af0"/>
        <w:numPr>
          <w:ilvl w:val="1"/>
          <w:numId w:val="5"/>
        </w:numPr>
        <w:ind w:firstLineChars="0"/>
        <w:rPr>
          <w:rFonts w:asciiTheme="minorEastAsia" w:hAnsiTheme="minorEastAsia"/>
          <w:strike/>
          <w:color w:val="808080" w:themeColor="background1" w:themeShade="80"/>
          <w:sz w:val="18"/>
          <w:szCs w:val="18"/>
        </w:rPr>
      </w:pPr>
      <w:r w:rsidRPr="00072C34">
        <w:rPr>
          <w:rFonts w:asciiTheme="minorEastAsia" w:hAnsiTheme="minorEastAsia" w:hint="eastAsia"/>
          <w:strike/>
          <w:color w:val="808080" w:themeColor="background1" w:themeShade="80"/>
          <w:sz w:val="18"/>
          <w:szCs w:val="18"/>
        </w:rPr>
        <w:t>价格由低到高=首小时价格</w:t>
      </w:r>
    </w:p>
    <w:p w14:paraId="7A17A9BC" w14:textId="679FD117" w:rsidR="005A014A" w:rsidRPr="00072C34" w:rsidRDefault="00247146">
      <w:pPr>
        <w:rPr>
          <w:rFonts w:asciiTheme="minorEastAsia" w:hAnsiTheme="minorEastAsia"/>
          <w:strike/>
          <w:color w:val="808080" w:themeColor="background1" w:themeShade="80"/>
          <w:sz w:val="18"/>
          <w:szCs w:val="18"/>
        </w:rPr>
      </w:pPr>
      <w:r w:rsidRPr="00072C34">
        <w:rPr>
          <w:rFonts w:asciiTheme="minorEastAsia" w:hAnsiTheme="minorEastAsia"/>
          <w:strike/>
          <w:color w:val="808080" w:themeColor="background1" w:themeShade="80"/>
          <w:sz w:val="18"/>
          <w:szCs w:val="18"/>
        </w:rPr>
        <w:t>5</w:t>
      </w:r>
      <w:r w:rsidR="00660D45" w:rsidRPr="00072C34">
        <w:rPr>
          <w:rFonts w:asciiTheme="minorEastAsia" w:hAnsiTheme="minorEastAsia" w:hint="eastAsia"/>
          <w:strike/>
          <w:color w:val="808080" w:themeColor="background1" w:themeShade="80"/>
          <w:sz w:val="18"/>
          <w:szCs w:val="18"/>
        </w:rPr>
        <w:t>、地图可touch操作：拖拽放大、缩小和移动位置。</w:t>
      </w:r>
    </w:p>
    <w:p w14:paraId="78D797A4" w14:textId="77777777" w:rsidR="005A014A" w:rsidRPr="00072C34" w:rsidRDefault="00660D45">
      <w:pPr>
        <w:pStyle w:val="af0"/>
        <w:numPr>
          <w:ilvl w:val="0"/>
          <w:numId w:val="4"/>
        </w:numPr>
        <w:ind w:firstLineChars="0"/>
        <w:rPr>
          <w:rFonts w:asciiTheme="minorEastAsia" w:hAnsiTheme="minorEastAsia"/>
          <w:strike/>
          <w:color w:val="808080" w:themeColor="background1" w:themeShade="80"/>
          <w:sz w:val="18"/>
          <w:szCs w:val="18"/>
        </w:rPr>
      </w:pPr>
      <w:r w:rsidRPr="00072C34">
        <w:rPr>
          <w:rFonts w:asciiTheme="minorEastAsia" w:hAnsiTheme="minorEastAsia" w:hint="eastAsia"/>
          <w:strike/>
          <w:color w:val="808080" w:themeColor="background1" w:themeShade="80"/>
          <w:sz w:val="18"/>
          <w:szCs w:val="18"/>
        </w:rPr>
        <w:t>移动位置功能描述：</w:t>
      </w:r>
    </w:p>
    <w:p w14:paraId="01E162A5" w14:textId="77777777" w:rsidR="005A014A" w:rsidRPr="00072C34" w:rsidRDefault="00660D45">
      <w:pPr>
        <w:pStyle w:val="af0"/>
        <w:numPr>
          <w:ilvl w:val="1"/>
          <w:numId w:val="4"/>
        </w:numPr>
        <w:ind w:firstLineChars="0"/>
        <w:rPr>
          <w:rFonts w:asciiTheme="minorEastAsia" w:hAnsiTheme="minorEastAsia"/>
          <w:strike/>
          <w:color w:val="808080" w:themeColor="background1" w:themeShade="80"/>
          <w:sz w:val="18"/>
          <w:szCs w:val="18"/>
        </w:rPr>
      </w:pPr>
      <w:r w:rsidRPr="00072C34">
        <w:rPr>
          <w:rFonts w:asciiTheme="minorEastAsia" w:hAnsiTheme="minorEastAsia" w:hint="eastAsia"/>
          <w:strike/>
          <w:color w:val="808080" w:themeColor="background1" w:themeShade="80"/>
          <w:sz w:val="18"/>
          <w:szCs w:val="18"/>
        </w:rPr>
        <w:t>移动后（中心点偏移），显示【在此区域搜索】按钮，点击该按钮后，由客户端定位当前图片中心点的POI经纬度传</w:t>
      </w:r>
      <w:r w:rsidRPr="00072C34">
        <w:rPr>
          <w:rFonts w:asciiTheme="minorEastAsia" w:hAnsiTheme="minorEastAsia" w:hint="eastAsia"/>
          <w:strike/>
          <w:color w:val="808080" w:themeColor="background1" w:themeShade="80"/>
          <w:sz w:val="18"/>
          <w:szCs w:val="18"/>
        </w:rPr>
        <w:lastRenderedPageBreak/>
        <w:t>给服务端，再由服务端反馈该点范围内的停车场POI坐标点给客户端标记和展示；此时点击【点击展开更多结果】，展示服务端返回的新结果。</w:t>
      </w:r>
    </w:p>
    <w:p w14:paraId="3E92155B" w14:textId="77777777" w:rsidR="005A014A" w:rsidRPr="00072C34" w:rsidRDefault="00660D45">
      <w:pPr>
        <w:pStyle w:val="af0"/>
        <w:numPr>
          <w:ilvl w:val="1"/>
          <w:numId w:val="4"/>
        </w:numPr>
        <w:ind w:firstLineChars="0"/>
        <w:rPr>
          <w:rFonts w:asciiTheme="minorEastAsia" w:hAnsiTheme="minorEastAsia"/>
          <w:strike/>
          <w:color w:val="808080" w:themeColor="background1" w:themeShade="80"/>
          <w:sz w:val="18"/>
          <w:szCs w:val="18"/>
        </w:rPr>
      </w:pPr>
      <w:r w:rsidRPr="00072C34">
        <w:rPr>
          <w:rFonts w:asciiTheme="minorEastAsia" w:hAnsiTheme="minorEastAsia" w:hint="eastAsia"/>
          <w:strike/>
          <w:color w:val="808080" w:themeColor="background1" w:themeShade="80"/>
          <w:sz w:val="18"/>
          <w:szCs w:val="18"/>
        </w:rPr>
        <w:t>点击图片上的停车场POI点，地图底图上出现导航按钮，页面显示选中的停车场信息。</w:t>
      </w:r>
    </w:p>
    <w:p w14:paraId="054A0D7F" w14:textId="3CE81BCA" w:rsidR="005A014A" w:rsidRPr="00072C34" w:rsidRDefault="00247146">
      <w:pPr>
        <w:rPr>
          <w:rFonts w:asciiTheme="minorEastAsia" w:hAnsiTheme="minorEastAsia"/>
          <w:strike/>
          <w:color w:val="808080" w:themeColor="background1" w:themeShade="80"/>
          <w:sz w:val="18"/>
          <w:szCs w:val="18"/>
        </w:rPr>
      </w:pPr>
      <w:r w:rsidRPr="00072C34">
        <w:rPr>
          <w:rFonts w:asciiTheme="minorEastAsia" w:hAnsiTheme="minorEastAsia"/>
          <w:strike/>
          <w:color w:val="808080" w:themeColor="background1" w:themeShade="80"/>
          <w:sz w:val="18"/>
          <w:szCs w:val="18"/>
        </w:rPr>
        <w:t>6</w:t>
      </w:r>
      <w:r w:rsidR="00660D45" w:rsidRPr="00072C34">
        <w:rPr>
          <w:rFonts w:asciiTheme="minorEastAsia" w:hAnsiTheme="minorEastAsia" w:hint="eastAsia"/>
          <w:strike/>
          <w:color w:val="808080" w:themeColor="background1" w:themeShade="80"/>
          <w:sz w:val="18"/>
          <w:szCs w:val="18"/>
        </w:rPr>
        <w:t>、地图底图由客户端提供（在APP内集成地图开放平台底图），服务端传资源方停车场的poi坐标点给客户端。</w:t>
      </w:r>
    </w:p>
    <w:p w14:paraId="04F4658E" w14:textId="0D4F1EFA" w:rsidR="005A014A" w:rsidRPr="00072C34" w:rsidRDefault="00247146">
      <w:pPr>
        <w:rPr>
          <w:rFonts w:asciiTheme="minorEastAsia" w:hAnsiTheme="minorEastAsia"/>
          <w:strike/>
          <w:color w:val="808080" w:themeColor="background1" w:themeShade="80"/>
          <w:sz w:val="18"/>
          <w:szCs w:val="18"/>
        </w:rPr>
      </w:pPr>
      <w:bookmarkStart w:id="60" w:name="_GoBack"/>
      <w:r w:rsidRPr="00072C34">
        <w:rPr>
          <w:rFonts w:asciiTheme="minorEastAsia" w:hAnsiTheme="minorEastAsia"/>
          <w:strike/>
          <w:color w:val="808080" w:themeColor="background1" w:themeShade="80"/>
          <w:sz w:val="18"/>
          <w:szCs w:val="18"/>
        </w:rPr>
        <w:t>7</w:t>
      </w:r>
      <w:r w:rsidR="00660D45" w:rsidRPr="00072C34">
        <w:rPr>
          <w:rFonts w:asciiTheme="minorEastAsia" w:hAnsiTheme="minorEastAsia" w:hint="eastAsia"/>
          <w:strike/>
          <w:color w:val="808080" w:themeColor="background1" w:themeShade="80"/>
          <w:sz w:val="18"/>
          <w:szCs w:val="18"/>
        </w:rPr>
        <w:t>、检索或变更排序后，由服务端返回结果给客户端展示，每次返回的停车场限制为30个，此个数可调。</w:t>
      </w:r>
    </w:p>
    <w:bookmarkEnd w:id="60"/>
    <w:p w14:paraId="2EE8B6B4" w14:textId="63ECAF1C" w:rsidR="005A014A" w:rsidRPr="003D1256" w:rsidRDefault="00247146">
      <w:pPr>
        <w:rPr>
          <w:rFonts w:asciiTheme="minorEastAsia" w:hAnsiTheme="minorEastAsia"/>
          <w:sz w:val="18"/>
          <w:szCs w:val="18"/>
        </w:rPr>
      </w:pPr>
      <w:r w:rsidRPr="003D1256">
        <w:rPr>
          <w:rFonts w:asciiTheme="minorEastAsia" w:hAnsiTheme="minorEastAsia"/>
          <w:sz w:val="18"/>
          <w:szCs w:val="18"/>
        </w:rPr>
        <w:t>8</w:t>
      </w:r>
      <w:r w:rsidR="00660D45" w:rsidRPr="003D1256">
        <w:rPr>
          <w:rFonts w:asciiTheme="minorEastAsia" w:hAnsiTheme="minorEastAsia" w:hint="eastAsia"/>
          <w:sz w:val="18"/>
          <w:szCs w:val="18"/>
        </w:rPr>
        <w:t>、点击</w:t>
      </w:r>
    </w:p>
    <w:tbl>
      <w:tblPr>
        <w:tblW w:w="10187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815"/>
        <w:gridCol w:w="723"/>
        <w:gridCol w:w="761"/>
        <w:gridCol w:w="828"/>
        <w:gridCol w:w="797"/>
        <w:gridCol w:w="842"/>
        <w:gridCol w:w="558"/>
        <w:gridCol w:w="1747"/>
        <w:gridCol w:w="1747"/>
        <w:gridCol w:w="1369"/>
      </w:tblGrid>
      <w:tr w:rsidR="005A014A" w14:paraId="16E583C3" w14:textId="77777777">
        <w:trPr>
          <w:trHeight w:val="560"/>
        </w:trPr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0B5E11F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一级</w:t>
            </w:r>
          </w:p>
          <w:p w14:paraId="4C8A31E9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页面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CA994B4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二级</w:t>
            </w:r>
          </w:p>
          <w:p w14:paraId="40BAAE28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页面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4B81C9B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hint</w:t>
            </w:r>
          </w:p>
        </w:tc>
        <w:tc>
          <w:tcPr>
            <w:tcW w:w="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62E4B9D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语音功能点</w:t>
            </w:r>
          </w:p>
        </w:tc>
        <w:tc>
          <w:tcPr>
            <w:tcW w:w="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29178FB1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优先级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7F041FC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用户示列query</w:t>
            </w:r>
          </w:p>
        </w:tc>
        <w:tc>
          <w:tcPr>
            <w:tcW w:w="5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7201B5E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结果</w:t>
            </w:r>
          </w:p>
        </w:tc>
        <w:tc>
          <w:tcPr>
            <w:tcW w:w="1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5C6AF2E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tts播报</w:t>
            </w:r>
          </w:p>
        </w:tc>
        <w:tc>
          <w:tcPr>
            <w:tcW w:w="1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23B3CE0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话术模版</w:t>
            </w:r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59B0397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下一环节</w:t>
            </w:r>
          </w:p>
        </w:tc>
      </w:tr>
      <w:tr w:rsidR="005A014A" w14:paraId="7373EB8B" w14:textId="77777777">
        <w:trPr>
          <w:trHeight w:val="440"/>
        </w:trPr>
        <w:tc>
          <w:tcPr>
            <w:tcW w:w="81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DFC9A64" w14:textId="77777777" w:rsidR="005A014A" w:rsidRDefault="00660D45">
            <w:pPr>
              <w:widowControl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找车场页</w:t>
            </w:r>
          </w:p>
        </w:tc>
        <w:tc>
          <w:tcPr>
            <w:tcW w:w="72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EBBE444" w14:textId="77777777" w:rsidR="005A014A" w:rsidRDefault="00660D45">
            <w:pPr>
              <w:widowControl/>
              <w:jc w:val="center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／</w:t>
            </w:r>
          </w:p>
        </w:tc>
        <w:tc>
          <w:tcPr>
            <w:tcW w:w="7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930DAF2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看下第二个／</w:t>
            </w: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你好福特，导航去第一个</w:t>
            </w:r>
            <w:r w:rsidRPr="003D1256"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/</w:t>
            </w: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支付停车费</w:t>
            </w:r>
          </w:p>
        </w:tc>
        <w:tc>
          <w:tcPr>
            <w:tcW w:w="8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4C5261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进入</w:t>
            </w: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【找车场】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【首页】默认：按当前位置检索</w:t>
            </w:r>
          </w:p>
        </w:tc>
        <w:tc>
          <w:tcPr>
            <w:tcW w:w="797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4E2C36B2" w14:textId="77777777" w:rsidR="005A014A" w:rsidRPr="00247146" w:rsidRDefault="00247146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  <w:r w:rsidRPr="00247146"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  <w:t>P0</w:t>
            </w:r>
          </w:p>
          <w:p w14:paraId="15010C43" w14:textId="7F750B92" w:rsidR="00247146" w:rsidRPr="00247146" w:rsidRDefault="00247146">
            <w:pPr>
              <w:widowControl/>
              <w:jc w:val="left"/>
              <w:rPr>
                <w:rFonts w:ascii="宋体" w:eastAsia="宋体" w:hAnsi="宋体" w:cs="Times New Roman"/>
                <w:bCs/>
                <w:color w:val="000000"/>
                <w:kern w:val="0"/>
                <w:sz w:val="16"/>
                <w:szCs w:val="16"/>
              </w:rPr>
            </w:pPr>
            <w:r w:rsidRPr="00247146"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  <w:t>P1</w:t>
            </w:r>
          </w:p>
        </w:tc>
        <w:tc>
          <w:tcPr>
            <w:tcW w:w="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402295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你好福特，找下附近的智慧停车场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B8978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&gt;1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55842E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为你找到2个智慧停车场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BCAC67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为你找到{X}个智慧停车场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2EE781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执行，并进入【找车场】页面</w:t>
            </w:r>
          </w:p>
        </w:tc>
      </w:tr>
      <w:tr w:rsidR="005A014A" w14:paraId="42B1BE83" w14:textId="77777777">
        <w:trPr>
          <w:trHeight w:val="440"/>
        </w:trPr>
        <w:tc>
          <w:tcPr>
            <w:tcW w:w="8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1202FBA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AD3D2B5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B471EF3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B4F21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9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9792C1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5FA5C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C28C31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=1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88F584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以下是百度国际大厦停车场详情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3F87E5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以下是{停车场名称}详情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4D25D8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执行，进入【车场详情页】</w:t>
            </w:r>
          </w:p>
        </w:tc>
      </w:tr>
      <w:tr w:rsidR="005A014A" w14:paraId="62688F91" w14:textId="77777777">
        <w:trPr>
          <w:trHeight w:val="660"/>
        </w:trPr>
        <w:tc>
          <w:tcPr>
            <w:tcW w:w="8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7E688EC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21F9DB4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1F1BF4F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50707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B5C67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84B27D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C01B6E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=0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949BE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没找到你要的智慧停车场，期待下次为你服务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EBE62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没找到你要的智慧停车场，期待下次为你服务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9AB6ED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执行，并进入【找车场】页面，显示无结果提示</w:t>
            </w:r>
          </w:p>
        </w:tc>
      </w:tr>
      <w:tr w:rsidR="005A014A" w14:paraId="70DE9F2A" w14:textId="77777777">
        <w:trPr>
          <w:trHeight w:val="440"/>
        </w:trPr>
        <w:tc>
          <w:tcPr>
            <w:tcW w:w="8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058960D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1814B89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83BA64E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67C884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按目的地名称检索</w:t>
            </w:r>
          </w:p>
        </w:tc>
        <w:tc>
          <w:tcPr>
            <w:tcW w:w="797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4A8EC8BF" w14:textId="77777777" w:rsidR="005A014A" w:rsidRPr="00247146" w:rsidRDefault="00247146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  <w:r w:rsidRPr="00247146">
              <w:rPr>
                <w:rFonts w:ascii="宋体" w:eastAsia="宋体" w:hAnsi="宋体" w:cs="Times New Roman" w:hint="eastAsia"/>
                <w:b/>
                <w:bCs/>
                <w:strike/>
                <w:color w:val="000000"/>
                <w:kern w:val="0"/>
                <w:sz w:val="16"/>
                <w:szCs w:val="16"/>
              </w:rPr>
              <w:t>P</w:t>
            </w:r>
            <w:r w:rsidRPr="00247146"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  <w:t>0</w:t>
            </w:r>
          </w:p>
          <w:p w14:paraId="7F84430C" w14:textId="21E8BC86" w:rsidR="00247146" w:rsidRDefault="00247146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  <w:t>P1</w:t>
            </w:r>
          </w:p>
        </w:tc>
        <w:tc>
          <w:tcPr>
            <w:tcW w:w="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0D0E0F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你好福特，找下海岸城附近的智慧停车场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E12219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&gt;1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61251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为你找到2个智慧停车场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98338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为你找到{X}个智慧停车场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BD45C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执行，并进入【找车场】页面</w:t>
            </w:r>
          </w:p>
        </w:tc>
      </w:tr>
      <w:tr w:rsidR="005A014A" w14:paraId="047313BA" w14:textId="77777777">
        <w:trPr>
          <w:trHeight w:val="440"/>
        </w:trPr>
        <w:tc>
          <w:tcPr>
            <w:tcW w:w="8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78D14FB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A6AAB6F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93FC1C1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8C954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9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C50688C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C76BD9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812506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=1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760BB5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以下是百度国际大厦停车场详情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BDEE6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以下是{停车场名称}详情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92BD3F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执行，进入【车场详情页】</w:t>
            </w:r>
          </w:p>
        </w:tc>
      </w:tr>
      <w:tr w:rsidR="005A014A" w14:paraId="580FDDC4" w14:textId="77777777">
        <w:trPr>
          <w:trHeight w:val="660"/>
        </w:trPr>
        <w:tc>
          <w:tcPr>
            <w:tcW w:w="8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DC86C7C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CF6A771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D825E16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04922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280B6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0740C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20D777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=0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6B84F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没找到你要的智慧停车场，期待下次为你服务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9A4DD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没找到你要的智慧停车场，期待下次为你服务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067700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执行，并进入【找车场】页面，显示无结果提示</w:t>
            </w:r>
          </w:p>
        </w:tc>
      </w:tr>
      <w:tr w:rsidR="005A014A" w14:paraId="73D0731E" w14:textId="77777777">
        <w:trPr>
          <w:trHeight w:val="540"/>
        </w:trPr>
        <w:tc>
          <w:tcPr>
            <w:tcW w:w="8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3BB8CD4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D169F0B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7E056EA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4733AD5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变更排序：智能排序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3A4BF76" w14:textId="5CD4B806" w:rsidR="00247146" w:rsidRDefault="00247146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  <w:t>P1</w:t>
            </w:r>
          </w:p>
        </w:tc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2521A04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你好福特，智能排序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2BCC093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／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4E34BF49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好的，已重新排序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89B4556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好的，已重新排序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7BFCAB5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执行，重新排序</w:t>
            </w:r>
          </w:p>
        </w:tc>
      </w:tr>
      <w:tr w:rsidR="005A014A" w14:paraId="5BB7B659" w14:textId="77777777">
        <w:trPr>
          <w:trHeight w:val="880"/>
        </w:trPr>
        <w:tc>
          <w:tcPr>
            <w:tcW w:w="8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EDD3F49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8D190E3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AB0253E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29167A9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变更排序：车位充足优先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F427159" w14:textId="51C37B0A" w:rsidR="005A014A" w:rsidRDefault="00247146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t>P</w:t>
            </w:r>
            <w:r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3032A96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你好福特，我要车位充足的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B85B2BA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／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3267BB0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好的，已重新排序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663DAEA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好的，已重新排序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FD223E4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执行，重新排序</w:t>
            </w:r>
          </w:p>
        </w:tc>
      </w:tr>
      <w:tr w:rsidR="005A014A" w14:paraId="45AEA6B0" w14:textId="77777777">
        <w:trPr>
          <w:trHeight w:val="880"/>
        </w:trPr>
        <w:tc>
          <w:tcPr>
            <w:tcW w:w="8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1DB49FA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4B1C6E6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3283F8A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A1A971A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变更排序：室内（含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lastRenderedPageBreak/>
              <w:t>地下）优先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1923B7F5" w14:textId="79A7946E" w:rsidR="005A014A" w:rsidRDefault="00247146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6"/>
                <w:szCs w:val="16"/>
              </w:rPr>
              <w:lastRenderedPageBreak/>
              <w:t>P</w:t>
            </w:r>
            <w:r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A5500FB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你好福特，找下室内的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A1361E4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／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9F5752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好的，已重新排序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FE5C96A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好的，已重新排序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D6CE58A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执行，重新排序</w:t>
            </w:r>
          </w:p>
        </w:tc>
      </w:tr>
      <w:tr w:rsidR="005A014A" w14:paraId="7EA67EBC" w14:textId="77777777">
        <w:trPr>
          <w:trHeight w:val="700"/>
        </w:trPr>
        <w:tc>
          <w:tcPr>
            <w:tcW w:w="8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83D99AF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E3DB00E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F97EEFD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B83AF2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指代查看车场详情页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0D0F8DA" w14:textId="77777777" w:rsidR="005A014A" w:rsidRDefault="00247146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strike/>
                <w:color w:val="000000"/>
                <w:kern w:val="0"/>
                <w:sz w:val="16"/>
                <w:szCs w:val="16"/>
              </w:rPr>
              <w:t>P</w:t>
            </w:r>
            <w:r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  <w:t>0</w:t>
            </w:r>
          </w:p>
          <w:p w14:paraId="20BA4A5B" w14:textId="07C80683" w:rsidR="00247146" w:rsidRPr="00247146" w:rsidRDefault="00247146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247146"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  <w:t>P1</w:t>
            </w:r>
          </w:p>
        </w:tc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C34307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你好福特，看下第二个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EF1F56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／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91FE22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以下是百度国际大厦停车场详情，你要导航去这里吗？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F3AA9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以下是{停车场名称}详情，你要导航去这里吗？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A5D34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执行，进入相关二级页面</w:t>
            </w:r>
          </w:p>
        </w:tc>
      </w:tr>
      <w:tr w:rsidR="005A014A" w14:paraId="098C983C" w14:textId="77777777">
        <w:trPr>
          <w:trHeight w:val="900"/>
        </w:trPr>
        <w:tc>
          <w:tcPr>
            <w:tcW w:w="8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458F33F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378A8F3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6F67626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F8404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串联导航（支持所见即所得）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0AC2286" w14:textId="77777777" w:rsidR="005A014A" w:rsidRPr="003D1256" w:rsidRDefault="00247146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b/>
                <w:bCs/>
                <w:strike/>
                <w:color w:val="000000"/>
                <w:kern w:val="0"/>
                <w:sz w:val="16"/>
                <w:szCs w:val="16"/>
              </w:rPr>
              <w:t>P</w:t>
            </w:r>
            <w:r w:rsidRPr="003D1256"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  <w:t>0</w:t>
            </w:r>
          </w:p>
          <w:p w14:paraId="1C18832B" w14:textId="434FD845" w:rsidR="00247146" w:rsidRPr="003D1256" w:rsidRDefault="00247146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  <w:t>P1</w:t>
            </w:r>
          </w:p>
        </w:tc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6CC9CE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你好福特，导航去第二个／百度国际大厦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6E517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／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F6391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好的即将为你发起导航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6BA511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好的即将为你发起导航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84C87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执行，发起导航</w:t>
            </w:r>
          </w:p>
        </w:tc>
      </w:tr>
      <w:tr w:rsidR="005A014A" w14:paraId="374748A2" w14:textId="77777777">
        <w:trPr>
          <w:trHeight w:val="1260"/>
        </w:trPr>
        <w:tc>
          <w:tcPr>
            <w:tcW w:w="8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1B8EA52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E02324A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5502D4F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2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FE6DCCE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跳转到【缴费】</w:t>
            </w:r>
          </w:p>
        </w:tc>
        <w:tc>
          <w:tcPr>
            <w:tcW w:w="797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36C1F657" w14:textId="77777777" w:rsidR="005A014A" w:rsidRPr="003D1256" w:rsidRDefault="00247146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b/>
                <w:bCs/>
                <w:strike/>
                <w:color w:val="000000"/>
                <w:kern w:val="0"/>
                <w:sz w:val="16"/>
                <w:szCs w:val="16"/>
              </w:rPr>
              <w:t>P</w:t>
            </w:r>
            <w:r w:rsidRPr="003D1256"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  <w:t>0</w:t>
            </w:r>
          </w:p>
          <w:p w14:paraId="16B1B204" w14:textId="2E2BC663" w:rsidR="00247146" w:rsidRPr="003D1256" w:rsidRDefault="00247146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  <w:t>P1</w:t>
            </w:r>
          </w:p>
        </w:tc>
        <w:tc>
          <w:tcPr>
            <w:tcW w:w="8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A06FB80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你好福特，支付停车费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B323F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进入智慧停车场，金额&gt;0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F35F13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已停了1小时30分钟，需支付20元，你可以扫码支付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931A9E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好的，已停了XX小时XX分钟，需支付{X}元，你可以扫码支付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70FA84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执行，跳转到相关页面</w:t>
            </w:r>
          </w:p>
        </w:tc>
      </w:tr>
      <w:tr w:rsidR="005A014A" w14:paraId="44DBE9A6" w14:textId="77777777">
        <w:trPr>
          <w:trHeight w:val="1200"/>
        </w:trPr>
        <w:tc>
          <w:tcPr>
            <w:tcW w:w="8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4BA4EE9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A72153D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5A5A1C6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2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E3BEFE2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9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C6EB1D4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DA8EE41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C8FE17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进入智慧停车场，金额=0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C8A753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已停了25分钟，需支付0元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C7F570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好的，已停了{X}分钟，需支付0元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1FC52C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执行，跳转到相关页面</w:t>
            </w:r>
          </w:p>
        </w:tc>
      </w:tr>
      <w:tr w:rsidR="005A014A" w14:paraId="2BBE32B3" w14:textId="77777777">
        <w:trPr>
          <w:trHeight w:val="940"/>
        </w:trPr>
        <w:tc>
          <w:tcPr>
            <w:tcW w:w="8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39F55C7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2AA9047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46DDD97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2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5DAD5FA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97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74FB5DB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8006AD3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0EF972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未进入智慧停车场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44741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还没有待支付的停车费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AE7557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还没有待支付的停车费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8443A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执行，跳转到相关页面</w:t>
            </w:r>
          </w:p>
        </w:tc>
      </w:tr>
      <w:tr w:rsidR="005A014A" w14:paraId="1EDD9D91" w14:textId="77777777">
        <w:trPr>
          <w:trHeight w:val="1080"/>
        </w:trPr>
        <w:tc>
          <w:tcPr>
            <w:tcW w:w="8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AABB766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A78AA3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车场详情页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7E6D19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发起导航／导航去这里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2C48C6" w14:textId="77777777" w:rsidR="005A014A" w:rsidRPr="003D1256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 w:rsidRPr="003D1256"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串联导航（支持所见即所得）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48B7EFC" w14:textId="77777777" w:rsidR="005A014A" w:rsidRPr="00247146" w:rsidRDefault="00247146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  <w:r w:rsidRPr="00247146">
              <w:rPr>
                <w:rFonts w:ascii="宋体" w:eastAsia="宋体" w:hAnsi="宋体" w:cs="Times New Roman" w:hint="eastAsia"/>
                <w:b/>
                <w:bCs/>
                <w:strike/>
                <w:color w:val="000000"/>
                <w:kern w:val="0"/>
                <w:sz w:val="16"/>
                <w:szCs w:val="16"/>
              </w:rPr>
              <w:t>P</w:t>
            </w:r>
            <w:r w:rsidRPr="00247146"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  <w:t>0</w:t>
            </w:r>
          </w:p>
          <w:p w14:paraId="64F0B4F6" w14:textId="6051A144" w:rsidR="00247146" w:rsidRDefault="00247146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6"/>
                <w:szCs w:val="16"/>
              </w:rPr>
              <w:t>P1</w:t>
            </w:r>
          </w:p>
        </w:tc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5B23D4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你好福特，发起导航／导航去这里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7A230E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／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9F9BEB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好的，即将为你发起导航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2D3E74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好的，即将为你发起导航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1D38D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16"/>
                <w:szCs w:val="16"/>
              </w:rPr>
              <w:t>执行，发起导航</w:t>
            </w:r>
          </w:p>
        </w:tc>
      </w:tr>
    </w:tbl>
    <w:p w14:paraId="36F2993F" w14:textId="77777777" w:rsidR="005A014A" w:rsidRDefault="00660D45">
      <w:pPr>
        <w:rPr>
          <w:rFonts w:asciiTheme="minorEastAsia" w:hAnsiTheme="minorEastAsia"/>
          <w:sz w:val="18"/>
          <w:szCs w:val="18"/>
        </w:rPr>
      </w:pPr>
      <w:r>
        <w:rPr>
          <w:rFonts w:ascii="Helvetica Neue" w:hAnsi="Helvetica Neue" w:cs="Helvetica Neue" w:hint="eastAsia"/>
          <w:kern w:val="0"/>
          <w:sz w:val="18"/>
          <w:szCs w:val="18"/>
        </w:rPr>
        <w:t>语音排序功能延后至</w:t>
      </w:r>
      <w:r>
        <w:rPr>
          <w:rFonts w:ascii="Helvetica Neue" w:hAnsi="Helvetica Neue" w:cs="Helvetica Neue" w:hint="eastAsia"/>
          <w:kern w:val="0"/>
          <w:sz w:val="18"/>
          <w:szCs w:val="18"/>
        </w:rPr>
        <w:t>P</w:t>
      </w:r>
      <w:r>
        <w:rPr>
          <w:rFonts w:ascii="Helvetica Neue" w:hAnsi="Helvetica Neue" w:cs="Helvetica Neue"/>
          <w:kern w:val="0"/>
          <w:sz w:val="18"/>
          <w:szCs w:val="18"/>
        </w:rPr>
        <w:t>1</w:t>
      </w:r>
      <w:r>
        <w:rPr>
          <w:rFonts w:ascii="Helvetica Neue" w:hAnsi="Helvetica Neue" w:cs="Helvetica Neue" w:hint="eastAsia"/>
          <w:kern w:val="0"/>
          <w:sz w:val="18"/>
          <w:szCs w:val="18"/>
        </w:rPr>
        <w:t>排期</w:t>
      </w:r>
    </w:p>
    <w:p w14:paraId="13EDCA00" w14:textId="13FC7CF5" w:rsidR="005A014A" w:rsidRPr="00C510CF" w:rsidRDefault="00660D45">
      <w:pPr>
        <w:pStyle w:val="3"/>
        <w:ind w:left="0" w:firstLine="0"/>
        <w:rPr>
          <w:color w:val="auto"/>
        </w:rPr>
      </w:pPr>
      <w:bookmarkStart w:id="61" w:name="_Toc533776425"/>
      <w:r w:rsidRPr="00C510CF">
        <w:rPr>
          <w:rFonts w:hint="eastAsia"/>
          <w:color w:val="auto"/>
        </w:rPr>
        <w:lastRenderedPageBreak/>
        <w:t>4.3.2.客服电话模块</w:t>
      </w:r>
      <w:bookmarkEnd w:id="61"/>
    </w:p>
    <w:p w14:paraId="246B19C0" w14:textId="41D0AA30" w:rsidR="005A014A" w:rsidRDefault="00611B3A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56192" behindDoc="0" locked="0" layoutInCell="1" allowOverlap="1" wp14:anchorId="3C8DED04" wp14:editId="43EFC728">
            <wp:simplePos x="0" y="0"/>
            <wp:positionH relativeFrom="page">
              <wp:align>left</wp:align>
            </wp:positionH>
            <wp:positionV relativeFrom="paragraph">
              <wp:posOffset>361518</wp:posOffset>
            </wp:positionV>
            <wp:extent cx="3020695" cy="2921000"/>
            <wp:effectExtent l="0" t="0" r="825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D45">
        <w:rPr>
          <w:rFonts w:hint="eastAsia"/>
          <w:sz w:val="18"/>
          <w:szCs w:val="18"/>
        </w:rPr>
        <w:t>字段如下页面所示，支持语音</w:t>
      </w:r>
      <w:r w:rsidR="00660D45">
        <w:rPr>
          <w:rFonts w:hint="eastAsia"/>
          <w:sz w:val="18"/>
          <w:szCs w:val="18"/>
        </w:rPr>
        <w:t>+</w:t>
      </w:r>
      <w:r w:rsidR="00660D45">
        <w:rPr>
          <w:rFonts w:hint="eastAsia"/>
          <w:sz w:val="18"/>
          <w:szCs w:val="18"/>
        </w:rPr>
        <w:t>点击串联拨打蓝牙电话</w:t>
      </w:r>
    </w:p>
    <w:p w14:paraId="3BC7939F" w14:textId="69822BA1" w:rsidR="005A014A" w:rsidRDefault="005A014A"/>
    <w:p w14:paraId="72770F6E" w14:textId="77777777" w:rsidR="005A014A" w:rsidRDefault="00660D4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2-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客服页</w:t>
      </w:r>
    </w:p>
    <w:p w14:paraId="5C97D28A" w14:textId="7FD1CAC3" w:rsidR="005A014A" w:rsidRDefault="00660D45">
      <w:pPr>
        <w:widowControl/>
        <w:rPr>
          <w:sz w:val="18"/>
          <w:szCs w:val="18"/>
        </w:rPr>
      </w:pPr>
      <w:r>
        <w:rPr>
          <w:rFonts w:hint="eastAsia"/>
          <w:sz w:val="18"/>
          <w:szCs w:val="18"/>
        </w:rPr>
        <w:t>进入：</w:t>
      </w:r>
      <w:r>
        <w:rPr>
          <w:rFonts w:hint="eastAsia"/>
          <w:sz w:val="18"/>
          <w:szCs w:val="18"/>
        </w:rPr>
        <w:t>1-1</w:t>
      </w:r>
      <w:r>
        <w:rPr>
          <w:rFonts w:hint="eastAsia"/>
          <w:sz w:val="18"/>
          <w:szCs w:val="18"/>
        </w:rPr>
        <w:t>智慧停车场首页语音</w:t>
      </w:r>
      <w:r>
        <w:rPr>
          <w:rFonts w:hint="eastAsia"/>
          <w:sz w:val="18"/>
          <w:szCs w:val="18"/>
        </w:rPr>
        <w:t>/</w:t>
      </w:r>
      <w:r>
        <w:rPr>
          <w:rFonts w:hint="eastAsia"/>
          <w:sz w:val="18"/>
          <w:szCs w:val="18"/>
        </w:rPr>
        <w:t>点击【客服</w:t>
      </w:r>
      <w:r w:rsidR="00D4596A">
        <w:rPr>
          <w:rFonts w:hint="eastAsia"/>
          <w:sz w:val="18"/>
          <w:szCs w:val="18"/>
        </w:rPr>
        <w:t>电话</w:t>
      </w:r>
      <w:r>
        <w:rPr>
          <w:rFonts w:hint="eastAsia"/>
          <w:sz w:val="18"/>
          <w:szCs w:val="18"/>
        </w:rPr>
        <w:t>】进入</w:t>
      </w:r>
    </w:p>
    <w:p w14:paraId="4774E168" w14:textId="77777777" w:rsidR="005A014A" w:rsidRDefault="00660D45">
      <w:pPr>
        <w:widowControl/>
        <w:rPr>
          <w:sz w:val="18"/>
          <w:szCs w:val="18"/>
        </w:rPr>
      </w:pPr>
      <w:r>
        <w:rPr>
          <w:rFonts w:hint="eastAsia"/>
          <w:sz w:val="18"/>
          <w:szCs w:val="18"/>
        </w:rPr>
        <w:t>返回：点击返回按钮返回至上一页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17"/>
        <w:gridCol w:w="1549"/>
        <w:gridCol w:w="1111"/>
        <w:gridCol w:w="835"/>
        <w:gridCol w:w="3521"/>
        <w:gridCol w:w="2121"/>
      </w:tblGrid>
      <w:tr w:rsidR="00D4596A" w:rsidRPr="00D4596A" w14:paraId="12C7B01D" w14:textId="77777777" w:rsidTr="002953D4">
        <w:trPr>
          <w:trHeight w:val="315"/>
        </w:trPr>
        <w:tc>
          <w:tcPr>
            <w:tcW w:w="10054" w:type="dxa"/>
            <w:gridSpan w:val="6"/>
            <w:shd w:val="clear" w:color="auto" w:fill="auto"/>
            <w:noWrap/>
            <w:hideMark/>
          </w:tcPr>
          <w:p w14:paraId="16AD55F7" w14:textId="77777777" w:rsidR="00D4596A" w:rsidRPr="00D4596A" w:rsidRDefault="00D4596A" w:rsidP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页面字段及相关操作</w:t>
            </w:r>
          </w:p>
        </w:tc>
      </w:tr>
      <w:tr w:rsidR="00D4596A" w:rsidRPr="00D4596A" w14:paraId="1F9CCF81" w14:textId="77777777" w:rsidTr="00372C56">
        <w:trPr>
          <w:trHeight w:val="315"/>
        </w:trPr>
        <w:tc>
          <w:tcPr>
            <w:tcW w:w="917" w:type="dxa"/>
            <w:shd w:val="clear" w:color="auto" w:fill="0070C0"/>
            <w:noWrap/>
            <w:hideMark/>
          </w:tcPr>
          <w:p w14:paraId="11BBF1AD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1549" w:type="dxa"/>
            <w:shd w:val="clear" w:color="auto" w:fill="0070C0"/>
            <w:noWrap/>
            <w:hideMark/>
          </w:tcPr>
          <w:p w14:paraId="7233229B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数据</w:t>
            </w:r>
          </w:p>
        </w:tc>
        <w:tc>
          <w:tcPr>
            <w:tcW w:w="1111" w:type="dxa"/>
            <w:shd w:val="clear" w:color="auto" w:fill="0070C0"/>
            <w:hideMark/>
          </w:tcPr>
          <w:p w14:paraId="2EC38D52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835" w:type="dxa"/>
            <w:shd w:val="clear" w:color="auto" w:fill="0070C0"/>
            <w:noWrap/>
            <w:hideMark/>
          </w:tcPr>
          <w:p w14:paraId="1F1143C1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优先级</w:t>
            </w:r>
          </w:p>
        </w:tc>
        <w:tc>
          <w:tcPr>
            <w:tcW w:w="3521" w:type="dxa"/>
            <w:shd w:val="clear" w:color="auto" w:fill="0070C0"/>
            <w:noWrap/>
            <w:hideMark/>
          </w:tcPr>
          <w:p w14:paraId="74610918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操作</w:t>
            </w:r>
          </w:p>
        </w:tc>
        <w:tc>
          <w:tcPr>
            <w:tcW w:w="2121" w:type="dxa"/>
            <w:shd w:val="clear" w:color="auto" w:fill="0070C0"/>
            <w:noWrap/>
            <w:hideMark/>
          </w:tcPr>
          <w:p w14:paraId="49A6D095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默认文本</w:t>
            </w:r>
          </w:p>
        </w:tc>
      </w:tr>
      <w:tr w:rsidR="00D4596A" w:rsidRPr="00D4596A" w14:paraId="20BF5AC2" w14:textId="77777777" w:rsidTr="00372C56">
        <w:trPr>
          <w:trHeight w:val="285"/>
        </w:trPr>
        <w:tc>
          <w:tcPr>
            <w:tcW w:w="917" w:type="dxa"/>
            <w:noWrap/>
            <w:hideMark/>
          </w:tcPr>
          <w:p w14:paraId="5DD14680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549" w:type="dxa"/>
            <w:noWrap/>
            <w:hideMark/>
          </w:tcPr>
          <w:p w14:paraId="408A9702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资源方图标</w:t>
            </w:r>
          </w:p>
        </w:tc>
        <w:tc>
          <w:tcPr>
            <w:tcW w:w="1111" w:type="dxa"/>
            <w:hideMark/>
          </w:tcPr>
          <w:p w14:paraId="1FD000E5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图片</w:t>
            </w:r>
          </w:p>
        </w:tc>
        <w:tc>
          <w:tcPr>
            <w:tcW w:w="835" w:type="dxa"/>
            <w:noWrap/>
            <w:hideMark/>
          </w:tcPr>
          <w:p w14:paraId="09BF0A84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3521" w:type="dxa"/>
            <w:noWrap/>
            <w:hideMark/>
          </w:tcPr>
          <w:p w14:paraId="01031BB6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显示资源方图片</w:t>
            </w:r>
            <w:r w:rsidRPr="00D4596A">
              <w:rPr>
                <w:rFonts w:hint="eastAsia"/>
                <w:sz w:val="18"/>
                <w:szCs w:val="18"/>
              </w:rPr>
              <w:t>logo</w:t>
            </w:r>
          </w:p>
        </w:tc>
        <w:tc>
          <w:tcPr>
            <w:tcW w:w="2121" w:type="dxa"/>
            <w:noWrap/>
            <w:hideMark/>
          </w:tcPr>
          <w:p w14:paraId="6F4AB99B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4596A" w:rsidRPr="00D4596A" w14:paraId="2C133C64" w14:textId="77777777" w:rsidTr="00372C56">
        <w:trPr>
          <w:trHeight w:val="285"/>
        </w:trPr>
        <w:tc>
          <w:tcPr>
            <w:tcW w:w="917" w:type="dxa"/>
            <w:noWrap/>
            <w:hideMark/>
          </w:tcPr>
          <w:p w14:paraId="6809959F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549" w:type="dxa"/>
            <w:noWrap/>
            <w:hideMark/>
          </w:tcPr>
          <w:p w14:paraId="52BDEA19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客服电话</w:t>
            </w:r>
          </w:p>
        </w:tc>
        <w:tc>
          <w:tcPr>
            <w:tcW w:w="1111" w:type="dxa"/>
            <w:hideMark/>
          </w:tcPr>
          <w:p w14:paraId="5ACAAC27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835" w:type="dxa"/>
            <w:noWrap/>
            <w:hideMark/>
          </w:tcPr>
          <w:p w14:paraId="2C3B43AA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3521" w:type="dxa"/>
            <w:noWrap/>
            <w:hideMark/>
          </w:tcPr>
          <w:p w14:paraId="789F8F05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单行文本显示客服电话</w:t>
            </w:r>
          </w:p>
        </w:tc>
        <w:tc>
          <w:tcPr>
            <w:tcW w:w="2121" w:type="dxa"/>
            <w:noWrap/>
            <w:hideMark/>
          </w:tcPr>
          <w:p w14:paraId="1C3EB0D9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4000000688</w:t>
            </w:r>
          </w:p>
        </w:tc>
      </w:tr>
      <w:tr w:rsidR="00D4596A" w:rsidRPr="00D4596A" w14:paraId="4A7CBBA6" w14:textId="77777777" w:rsidTr="00372C56">
        <w:trPr>
          <w:trHeight w:val="285"/>
        </w:trPr>
        <w:tc>
          <w:tcPr>
            <w:tcW w:w="917" w:type="dxa"/>
            <w:noWrap/>
            <w:hideMark/>
          </w:tcPr>
          <w:p w14:paraId="79008DB5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549" w:type="dxa"/>
            <w:noWrap/>
            <w:hideMark/>
          </w:tcPr>
          <w:p w14:paraId="2549609A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电话</w:t>
            </w:r>
          </w:p>
        </w:tc>
        <w:tc>
          <w:tcPr>
            <w:tcW w:w="1111" w:type="dxa"/>
            <w:hideMark/>
          </w:tcPr>
          <w:p w14:paraId="0B0BB390" w14:textId="6083A64A" w:rsidR="00D4596A" w:rsidRPr="00D4596A" w:rsidRDefault="0044667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图片</w:t>
            </w:r>
            <w:r>
              <w:rPr>
                <w:rFonts w:hint="eastAsia"/>
                <w:sz w:val="18"/>
                <w:szCs w:val="18"/>
              </w:rPr>
              <w:t>/</w:t>
            </w:r>
            <w:r w:rsidR="00D4596A" w:rsidRPr="00D4596A">
              <w:rPr>
                <w:rFonts w:hint="eastAsia"/>
                <w:sz w:val="18"/>
                <w:szCs w:val="18"/>
              </w:rPr>
              <w:t>按钮</w:t>
            </w:r>
          </w:p>
        </w:tc>
        <w:tc>
          <w:tcPr>
            <w:tcW w:w="835" w:type="dxa"/>
            <w:noWrap/>
            <w:hideMark/>
          </w:tcPr>
          <w:p w14:paraId="5AF456F4" w14:textId="77777777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3521" w:type="dxa"/>
            <w:noWrap/>
            <w:hideMark/>
          </w:tcPr>
          <w:p w14:paraId="6AB8BEF5" w14:textId="396BE77F" w:rsidR="00D4596A" w:rsidRPr="00D4596A" w:rsidRDefault="00D4596A">
            <w:pPr>
              <w:rPr>
                <w:sz w:val="18"/>
                <w:szCs w:val="18"/>
              </w:rPr>
            </w:pPr>
            <w:r w:rsidRPr="00D4596A">
              <w:rPr>
                <w:rFonts w:hint="eastAsia"/>
                <w:sz w:val="18"/>
                <w:szCs w:val="18"/>
              </w:rPr>
              <w:t>语音</w:t>
            </w:r>
            <w:r w:rsidR="00372C56">
              <w:rPr>
                <w:rFonts w:hint="eastAsia"/>
                <w:sz w:val="18"/>
                <w:szCs w:val="18"/>
              </w:rPr>
              <w:t>拨打</w:t>
            </w:r>
            <w:r w:rsidRPr="00D4596A">
              <w:rPr>
                <w:rFonts w:hint="eastAsia"/>
                <w:sz w:val="18"/>
                <w:szCs w:val="18"/>
              </w:rPr>
              <w:t>/</w:t>
            </w:r>
            <w:r w:rsidRPr="00D4596A">
              <w:rPr>
                <w:rFonts w:hint="eastAsia"/>
                <w:sz w:val="18"/>
                <w:szCs w:val="18"/>
              </w:rPr>
              <w:t>点击拉起蓝牙电话拨打给客服</w:t>
            </w:r>
          </w:p>
        </w:tc>
        <w:tc>
          <w:tcPr>
            <w:tcW w:w="2121" w:type="dxa"/>
            <w:noWrap/>
            <w:hideMark/>
          </w:tcPr>
          <w:p w14:paraId="4C82A18F" w14:textId="4530E10E" w:rsidR="00D4596A" w:rsidRPr="00D4596A" w:rsidRDefault="00D4596A">
            <w:pPr>
              <w:rPr>
                <w:sz w:val="18"/>
                <w:szCs w:val="18"/>
              </w:rPr>
            </w:pPr>
            <w:r w:rsidRPr="003D1256">
              <w:rPr>
                <w:rFonts w:hint="eastAsia"/>
                <w:sz w:val="18"/>
                <w:szCs w:val="18"/>
              </w:rPr>
              <w:t>拨打</w:t>
            </w:r>
            <w:r w:rsidR="008B0BAB" w:rsidRPr="003D1256">
              <w:rPr>
                <w:rFonts w:hint="eastAsia"/>
                <w:sz w:val="18"/>
                <w:szCs w:val="18"/>
              </w:rPr>
              <w:t>客服</w:t>
            </w:r>
          </w:p>
        </w:tc>
      </w:tr>
    </w:tbl>
    <w:p w14:paraId="747D4A02" w14:textId="36022455" w:rsidR="005A014A" w:rsidRDefault="005A014A">
      <w:pPr>
        <w:rPr>
          <w:sz w:val="18"/>
          <w:szCs w:val="18"/>
        </w:rPr>
      </w:pPr>
    </w:p>
    <w:p w14:paraId="0B38A3E7" w14:textId="77777777" w:rsidR="00D4596A" w:rsidRDefault="00D4596A">
      <w:pPr>
        <w:rPr>
          <w:sz w:val="18"/>
          <w:szCs w:val="18"/>
        </w:rPr>
      </w:pPr>
    </w:p>
    <w:p w14:paraId="058D233E" w14:textId="214C81A8" w:rsidR="005A014A" w:rsidRPr="00C510CF" w:rsidRDefault="00660D45">
      <w:pPr>
        <w:pStyle w:val="3"/>
        <w:ind w:left="0" w:firstLine="0"/>
        <w:rPr>
          <w:strike/>
          <w:color w:val="auto"/>
        </w:rPr>
      </w:pPr>
      <w:bookmarkStart w:id="62" w:name="_Toc533776426"/>
      <w:r w:rsidRPr="00C510CF">
        <w:rPr>
          <w:rFonts w:hint="eastAsia"/>
          <w:strike/>
          <w:color w:val="auto"/>
        </w:rPr>
        <w:lastRenderedPageBreak/>
        <w:t>4.3.3.补缴页面</w:t>
      </w:r>
      <w:bookmarkEnd w:id="62"/>
    </w:p>
    <w:p w14:paraId="128DC663" w14:textId="0F16CDB2" w:rsidR="005A014A" w:rsidRDefault="00DE48D3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302DDD43" wp14:editId="3450A88E">
            <wp:simplePos x="0" y="0"/>
            <wp:positionH relativeFrom="column">
              <wp:posOffset>2158365</wp:posOffset>
            </wp:positionH>
            <wp:positionV relativeFrom="paragraph">
              <wp:posOffset>336550</wp:posOffset>
            </wp:positionV>
            <wp:extent cx="2793365" cy="3140075"/>
            <wp:effectExtent l="0" t="0" r="6985" b="317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补缴成功页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D45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166074CE" wp14:editId="155F30B2">
            <wp:simplePos x="0" y="0"/>
            <wp:positionH relativeFrom="column">
              <wp:posOffset>-8450</wp:posOffset>
            </wp:positionH>
            <wp:positionV relativeFrom="paragraph">
              <wp:posOffset>283894</wp:posOffset>
            </wp:positionV>
            <wp:extent cx="1802130" cy="3193415"/>
            <wp:effectExtent l="0" t="0" r="7620" b="698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60D45">
        <w:rPr>
          <w:rFonts w:hint="eastAsia"/>
          <w:sz w:val="18"/>
          <w:szCs w:val="18"/>
        </w:rPr>
        <w:t>需求字段如下页面所示，请</w:t>
      </w:r>
      <w:r w:rsidR="00660D45">
        <w:rPr>
          <w:rFonts w:hint="eastAsia"/>
          <w:sz w:val="18"/>
          <w:szCs w:val="18"/>
        </w:rPr>
        <w:t>@</w:t>
      </w:r>
      <w:r w:rsidR="00660D45">
        <w:rPr>
          <w:rFonts w:hint="eastAsia"/>
          <w:sz w:val="18"/>
          <w:szCs w:val="18"/>
        </w:rPr>
        <w:t>敬凯设计及安排相关排期和上线。</w:t>
      </w:r>
    </w:p>
    <w:p w14:paraId="640074AB" w14:textId="77777777" w:rsidR="005A014A" w:rsidRDefault="005A014A">
      <w:pPr>
        <w:rPr>
          <w:sz w:val="18"/>
          <w:szCs w:val="18"/>
        </w:rPr>
      </w:pPr>
    </w:p>
    <w:p w14:paraId="0088A083" w14:textId="6440821B" w:rsidR="005A014A" w:rsidRPr="00AB68E5" w:rsidRDefault="00D4596A">
      <w:pPr>
        <w:rPr>
          <w:strike/>
          <w:sz w:val="18"/>
          <w:szCs w:val="18"/>
        </w:rPr>
      </w:pPr>
      <w:r w:rsidRPr="00AB68E5">
        <w:rPr>
          <w:strike/>
          <w:sz w:val="18"/>
          <w:szCs w:val="18"/>
        </w:rPr>
        <w:t>3</w:t>
      </w:r>
      <w:r w:rsidRPr="00AB68E5">
        <w:rPr>
          <w:rFonts w:hint="eastAsia"/>
          <w:strike/>
          <w:sz w:val="18"/>
          <w:szCs w:val="18"/>
        </w:rPr>
        <w:t>-</w:t>
      </w:r>
      <w:r w:rsidRPr="00AB68E5">
        <w:rPr>
          <w:strike/>
          <w:sz w:val="18"/>
          <w:szCs w:val="18"/>
        </w:rPr>
        <w:t>3</w:t>
      </w:r>
      <w:r w:rsidR="00660D45" w:rsidRPr="00AB68E5">
        <w:rPr>
          <w:rFonts w:hint="eastAsia"/>
          <w:strike/>
          <w:sz w:val="18"/>
          <w:szCs w:val="18"/>
        </w:rPr>
        <w:t>补缴页</w:t>
      </w:r>
    </w:p>
    <w:p w14:paraId="148273A5" w14:textId="0A1DB31B" w:rsidR="005A014A" w:rsidRDefault="00660D45">
      <w:pPr>
        <w:widowControl/>
        <w:rPr>
          <w:sz w:val="18"/>
          <w:szCs w:val="18"/>
        </w:rPr>
      </w:pPr>
      <w:r>
        <w:rPr>
          <w:rFonts w:hint="eastAsia"/>
          <w:sz w:val="18"/>
          <w:szCs w:val="18"/>
        </w:rPr>
        <w:t>进入：</w:t>
      </w:r>
      <w:r>
        <w:rPr>
          <w:rFonts w:hint="eastAsia"/>
          <w:sz w:val="18"/>
          <w:szCs w:val="18"/>
        </w:rPr>
        <w:t>1-1</w:t>
      </w:r>
      <w:r>
        <w:rPr>
          <w:rFonts w:hint="eastAsia"/>
          <w:sz w:val="18"/>
          <w:szCs w:val="18"/>
        </w:rPr>
        <w:t>智慧停车场首页语音</w:t>
      </w:r>
      <w:r>
        <w:rPr>
          <w:rFonts w:hint="eastAsia"/>
          <w:sz w:val="18"/>
          <w:szCs w:val="18"/>
        </w:rPr>
        <w:t>/</w:t>
      </w:r>
      <w:r>
        <w:rPr>
          <w:rFonts w:hint="eastAsia"/>
          <w:sz w:val="18"/>
          <w:szCs w:val="18"/>
        </w:rPr>
        <w:t>点击【补缴</w:t>
      </w:r>
      <w:r w:rsidR="00D4596A">
        <w:rPr>
          <w:rFonts w:hint="eastAsia"/>
          <w:sz w:val="18"/>
          <w:szCs w:val="18"/>
        </w:rPr>
        <w:t>车费</w:t>
      </w:r>
      <w:r>
        <w:rPr>
          <w:rFonts w:hint="eastAsia"/>
          <w:sz w:val="18"/>
          <w:szCs w:val="18"/>
        </w:rPr>
        <w:t>】进入</w:t>
      </w:r>
    </w:p>
    <w:p w14:paraId="6B9B414E" w14:textId="77777777" w:rsidR="005A014A" w:rsidRDefault="00660D45">
      <w:pPr>
        <w:widowControl/>
        <w:rPr>
          <w:sz w:val="18"/>
          <w:szCs w:val="18"/>
        </w:rPr>
      </w:pPr>
      <w:r>
        <w:rPr>
          <w:rFonts w:hint="eastAsia"/>
          <w:sz w:val="18"/>
          <w:szCs w:val="18"/>
        </w:rPr>
        <w:t>返回：点击返回按钮返回至上一页</w:t>
      </w:r>
    </w:p>
    <w:tbl>
      <w:tblPr>
        <w:tblStyle w:val="af"/>
        <w:tblW w:w="10740" w:type="dxa"/>
        <w:tblLook w:val="04A0" w:firstRow="1" w:lastRow="0" w:firstColumn="1" w:lastColumn="0" w:noHBand="0" w:noVBand="1"/>
      </w:tblPr>
      <w:tblGrid>
        <w:gridCol w:w="1053"/>
        <w:gridCol w:w="1890"/>
        <w:gridCol w:w="1418"/>
        <w:gridCol w:w="1134"/>
        <w:gridCol w:w="2268"/>
        <w:gridCol w:w="1701"/>
        <w:gridCol w:w="1276"/>
      </w:tblGrid>
      <w:tr w:rsidR="00D4596A" w:rsidRPr="00FE6A03" w14:paraId="7EB07994" w14:textId="77777777" w:rsidTr="002953D4">
        <w:trPr>
          <w:trHeight w:val="315"/>
        </w:trPr>
        <w:tc>
          <w:tcPr>
            <w:tcW w:w="10740" w:type="dxa"/>
            <w:gridSpan w:val="7"/>
            <w:shd w:val="clear" w:color="auto" w:fill="auto"/>
            <w:noWrap/>
            <w:hideMark/>
          </w:tcPr>
          <w:p w14:paraId="2BF204D7" w14:textId="77777777" w:rsidR="00D4596A" w:rsidRPr="00FE6A03" w:rsidRDefault="00D4596A" w:rsidP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页面字段及相关操作</w:t>
            </w:r>
          </w:p>
        </w:tc>
      </w:tr>
      <w:tr w:rsidR="00D4596A" w:rsidRPr="00FE6A03" w14:paraId="3269D522" w14:textId="77777777" w:rsidTr="00D4596A">
        <w:trPr>
          <w:trHeight w:val="315"/>
        </w:trPr>
        <w:tc>
          <w:tcPr>
            <w:tcW w:w="1053" w:type="dxa"/>
            <w:shd w:val="clear" w:color="auto" w:fill="0070C0"/>
            <w:noWrap/>
            <w:hideMark/>
          </w:tcPr>
          <w:p w14:paraId="53351BED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1890" w:type="dxa"/>
            <w:shd w:val="clear" w:color="auto" w:fill="0070C0"/>
            <w:noWrap/>
            <w:hideMark/>
          </w:tcPr>
          <w:p w14:paraId="377D21FF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数据</w:t>
            </w:r>
          </w:p>
        </w:tc>
        <w:tc>
          <w:tcPr>
            <w:tcW w:w="1418" w:type="dxa"/>
            <w:shd w:val="clear" w:color="auto" w:fill="0070C0"/>
            <w:hideMark/>
          </w:tcPr>
          <w:p w14:paraId="568E17BD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1134" w:type="dxa"/>
            <w:shd w:val="clear" w:color="auto" w:fill="0070C0"/>
            <w:noWrap/>
            <w:hideMark/>
          </w:tcPr>
          <w:p w14:paraId="2431A147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优先级</w:t>
            </w:r>
          </w:p>
        </w:tc>
        <w:tc>
          <w:tcPr>
            <w:tcW w:w="2268" w:type="dxa"/>
            <w:shd w:val="clear" w:color="auto" w:fill="0070C0"/>
            <w:noWrap/>
            <w:hideMark/>
          </w:tcPr>
          <w:p w14:paraId="1F04DEB0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操作</w:t>
            </w:r>
          </w:p>
        </w:tc>
        <w:tc>
          <w:tcPr>
            <w:tcW w:w="1701" w:type="dxa"/>
            <w:shd w:val="clear" w:color="auto" w:fill="0070C0"/>
            <w:noWrap/>
            <w:hideMark/>
          </w:tcPr>
          <w:p w14:paraId="18DFBAC4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默认文本</w:t>
            </w:r>
          </w:p>
        </w:tc>
        <w:tc>
          <w:tcPr>
            <w:tcW w:w="1276" w:type="dxa"/>
            <w:shd w:val="clear" w:color="auto" w:fill="0070C0"/>
            <w:noWrap/>
            <w:hideMark/>
          </w:tcPr>
          <w:p w14:paraId="5A0CA6DA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D4596A" w:rsidRPr="00FE6A03" w14:paraId="0BF2376D" w14:textId="77777777" w:rsidTr="00D4596A">
        <w:trPr>
          <w:trHeight w:val="315"/>
        </w:trPr>
        <w:tc>
          <w:tcPr>
            <w:tcW w:w="1053" w:type="dxa"/>
            <w:noWrap/>
            <w:hideMark/>
          </w:tcPr>
          <w:p w14:paraId="21224E53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890" w:type="dxa"/>
            <w:noWrap/>
            <w:hideMark/>
          </w:tcPr>
          <w:p w14:paraId="3C2378E1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支付宝图标</w:t>
            </w:r>
          </w:p>
        </w:tc>
        <w:tc>
          <w:tcPr>
            <w:tcW w:w="1418" w:type="dxa"/>
            <w:hideMark/>
          </w:tcPr>
          <w:p w14:paraId="37E12874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图片</w:t>
            </w:r>
          </w:p>
        </w:tc>
        <w:tc>
          <w:tcPr>
            <w:tcW w:w="1134" w:type="dxa"/>
            <w:noWrap/>
            <w:hideMark/>
          </w:tcPr>
          <w:p w14:paraId="53D9C660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noWrap/>
            <w:hideMark/>
          </w:tcPr>
          <w:p w14:paraId="649C41B7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图片显示支付类型</w:t>
            </w:r>
          </w:p>
        </w:tc>
        <w:tc>
          <w:tcPr>
            <w:tcW w:w="1701" w:type="dxa"/>
            <w:noWrap/>
            <w:hideMark/>
          </w:tcPr>
          <w:p w14:paraId="5991F873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支付宝图标</w:t>
            </w:r>
          </w:p>
        </w:tc>
        <w:tc>
          <w:tcPr>
            <w:tcW w:w="1276" w:type="dxa"/>
            <w:noWrap/>
            <w:hideMark/>
          </w:tcPr>
          <w:p w14:paraId="4FF52DFE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4596A" w:rsidRPr="00FE6A03" w14:paraId="690D554F" w14:textId="77777777" w:rsidTr="00D4596A">
        <w:trPr>
          <w:trHeight w:val="315"/>
        </w:trPr>
        <w:tc>
          <w:tcPr>
            <w:tcW w:w="1053" w:type="dxa"/>
            <w:noWrap/>
            <w:hideMark/>
          </w:tcPr>
          <w:p w14:paraId="66451561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90" w:type="dxa"/>
            <w:noWrap/>
            <w:hideMark/>
          </w:tcPr>
          <w:p w14:paraId="035220B4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提示</w:t>
            </w:r>
          </w:p>
        </w:tc>
        <w:tc>
          <w:tcPr>
            <w:tcW w:w="1418" w:type="dxa"/>
            <w:hideMark/>
          </w:tcPr>
          <w:p w14:paraId="00BD538A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1134" w:type="dxa"/>
            <w:noWrap/>
            <w:hideMark/>
          </w:tcPr>
          <w:p w14:paraId="7A3A86CF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noWrap/>
            <w:hideMark/>
          </w:tcPr>
          <w:p w14:paraId="3252B472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单行文本提示用户补缴车费</w:t>
            </w:r>
          </w:p>
        </w:tc>
        <w:tc>
          <w:tcPr>
            <w:tcW w:w="1701" w:type="dxa"/>
            <w:noWrap/>
            <w:hideMark/>
          </w:tcPr>
          <w:p w14:paraId="29E14CD0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您尚有未支付的订单，需补缴后，才能离场</w:t>
            </w:r>
          </w:p>
        </w:tc>
        <w:tc>
          <w:tcPr>
            <w:tcW w:w="1276" w:type="dxa"/>
            <w:noWrap/>
            <w:hideMark/>
          </w:tcPr>
          <w:p w14:paraId="434C8168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4596A" w:rsidRPr="00FE6A03" w14:paraId="266D3CF8" w14:textId="77777777" w:rsidTr="00D4596A">
        <w:trPr>
          <w:trHeight w:val="285"/>
        </w:trPr>
        <w:tc>
          <w:tcPr>
            <w:tcW w:w="1053" w:type="dxa"/>
            <w:noWrap/>
            <w:hideMark/>
          </w:tcPr>
          <w:p w14:paraId="3F8EB26F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890" w:type="dxa"/>
            <w:noWrap/>
            <w:hideMark/>
          </w:tcPr>
          <w:p w14:paraId="60601407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支付宝二维码</w:t>
            </w:r>
          </w:p>
        </w:tc>
        <w:tc>
          <w:tcPr>
            <w:tcW w:w="1418" w:type="dxa"/>
            <w:hideMark/>
          </w:tcPr>
          <w:p w14:paraId="60ED4A3A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图片</w:t>
            </w:r>
          </w:p>
        </w:tc>
        <w:tc>
          <w:tcPr>
            <w:tcW w:w="1134" w:type="dxa"/>
            <w:noWrap/>
            <w:hideMark/>
          </w:tcPr>
          <w:p w14:paraId="0A456C50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noWrap/>
            <w:hideMark/>
          </w:tcPr>
          <w:p w14:paraId="2458F95A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坏账生成支付宝二维码，用户扫码拉起支付</w:t>
            </w:r>
          </w:p>
        </w:tc>
        <w:tc>
          <w:tcPr>
            <w:tcW w:w="1701" w:type="dxa"/>
            <w:noWrap/>
            <w:hideMark/>
          </w:tcPr>
          <w:p w14:paraId="0462C5B2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  <w:tc>
          <w:tcPr>
            <w:tcW w:w="1276" w:type="dxa"/>
            <w:noWrap/>
            <w:hideMark/>
          </w:tcPr>
          <w:p w14:paraId="5C46E287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4596A" w:rsidRPr="00FE6A03" w14:paraId="470EB28C" w14:textId="77777777" w:rsidTr="00D4596A">
        <w:trPr>
          <w:trHeight w:val="285"/>
        </w:trPr>
        <w:tc>
          <w:tcPr>
            <w:tcW w:w="1053" w:type="dxa"/>
            <w:noWrap/>
            <w:hideMark/>
          </w:tcPr>
          <w:p w14:paraId="47C8CD76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890" w:type="dxa"/>
            <w:noWrap/>
            <w:hideMark/>
          </w:tcPr>
          <w:p w14:paraId="7D7EF9C3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支付方式提示</w:t>
            </w:r>
          </w:p>
        </w:tc>
        <w:tc>
          <w:tcPr>
            <w:tcW w:w="1418" w:type="dxa"/>
            <w:hideMark/>
          </w:tcPr>
          <w:p w14:paraId="0B409C23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1134" w:type="dxa"/>
            <w:noWrap/>
            <w:hideMark/>
          </w:tcPr>
          <w:p w14:paraId="48B2AC94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noWrap/>
            <w:hideMark/>
          </w:tcPr>
          <w:p w14:paraId="099376A5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单行文本提示用户二维码属性</w:t>
            </w:r>
          </w:p>
        </w:tc>
        <w:tc>
          <w:tcPr>
            <w:tcW w:w="1701" w:type="dxa"/>
            <w:noWrap/>
            <w:hideMark/>
          </w:tcPr>
          <w:p w14:paraId="793B595A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支付宝付款二维码</w:t>
            </w:r>
          </w:p>
        </w:tc>
        <w:tc>
          <w:tcPr>
            <w:tcW w:w="1276" w:type="dxa"/>
            <w:noWrap/>
            <w:hideMark/>
          </w:tcPr>
          <w:p w14:paraId="74DFC17C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4596A" w:rsidRPr="00FE6A03" w14:paraId="7013059E" w14:textId="77777777" w:rsidTr="00D4596A">
        <w:trPr>
          <w:trHeight w:val="285"/>
        </w:trPr>
        <w:tc>
          <w:tcPr>
            <w:tcW w:w="1053" w:type="dxa"/>
            <w:noWrap/>
            <w:hideMark/>
          </w:tcPr>
          <w:p w14:paraId="19E4927B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890" w:type="dxa"/>
            <w:noWrap/>
            <w:hideMark/>
          </w:tcPr>
          <w:p w14:paraId="70D4488E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智慧停车场订单号</w:t>
            </w:r>
          </w:p>
        </w:tc>
        <w:tc>
          <w:tcPr>
            <w:tcW w:w="1418" w:type="dxa"/>
            <w:hideMark/>
          </w:tcPr>
          <w:p w14:paraId="1AF0618E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1134" w:type="dxa"/>
            <w:noWrap/>
            <w:hideMark/>
          </w:tcPr>
          <w:p w14:paraId="12DB42B4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noWrap/>
            <w:hideMark/>
          </w:tcPr>
          <w:p w14:paraId="009ABD20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单行文本显示坏账订单号</w:t>
            </w:r>
          </w:p>
        </w:tc>
        <w:tc>
          <w:tcPr>
            <w:tcW w:w="1701" w:type="dxa"/>
            <w:noWrap/>
            <w:hideMark/>
          </w:tcPr>
          <w:p w14:paraId="4B561DE9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  <w:tc>
          <w:tcPr>
            <w:tcW w:w="1276" w:type="dxa"/>
            <w:noWrap/>
            <w:hideMark/>
          </w:tcPr>
          <w:p w14:paraId="41C650B5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4596A" w:rsidRPr="00FE6A03" w14:paraId="27CD39E4" w14:textId="77777777" w:rsidTr="00D4596A">
        <w:trPr>
          <w:trHeight w:val="285"/>
        </w:trPr>
        <w:tc>
          <w:tcPr>
            <w:tcW w:w="1053" w:type="dxa"/>
            <w:noWrap/>
            <w:hideMark/>
          </w:tcPr>
          <w:p w14:paraId="24CB84BF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890" w:type="dxa"/>
            <w:noWrap/>
            <w:hideMark/>
          </w:tcPr>
          <w:p w14:paraId="2EB06117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车牌号</w:t>
            </w:r>
          </w:p>
        </w:tc>
        <w:tc>
          <w:tcPr>
            <w:tcW w:w="1418" w:type="dxa"/>
            <w:hideMark/>
          </w:tcPr>
          <w:p w14:paraId="3F8970B1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1134" w:type="dxa"/>
            <w:noWrap/>
            <w:hideMark/>
          </w:tcPr>
          <w:p w14:paraId="16B51F21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noWrap/>
            <w:hideMark/>
          </w:tcPr>
          <w:p w14:paraId="3D77ECE3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单行文本显示用户产生坏账车牌号</w:t>
            </w:r>
          </w:p>
        </w:tc>
        <w:tc>
          <w:tcPr>
            <w:tcW w:w="1701" w:type="dxa"/>
            <w:noWrap/>
            <w:hideMark/>
          </w:tcPr>
          <w:p w14:paraId="3CC78746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  <w:tc>
          <w:tcPr>
            <w:tcW w:w="1276" w:type="dxa"/>
            <w:noWrap/>
            <w:hideMark/>
          </w:tcPr>
          <w:p w14:paraId="4D9D54DB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4596A" w:rsidRPr="00FE6A03" w14:paraId="19E42334" w14:textId="77777777" w:rsidTr="00D4596A">
        <w:trPr>
          <w:trHeight w:val="285"/>
        </w:trPr>
        <w:tc>
          <w:tcPr>
            <w:tcW w:w="1053" w:type="dxa"/>
            <w:noWrap/>
            <w:hideMark/>
          </w:tcPr>
          <w:p w14:paraId="07329BA0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890" w:type="dxa"/>
            <w:noWrap/>
            <w:hideMark/>
          </w:tcPr>
          <w:p w14:paraId="3B88FAA7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车场名称</w:t>
            </w:r>
          </w:p>
        </w:tc>
        <w:tc>
          <w:tcPr>
            <w:tcW w:w="1418" w:type="dxa"/>
            <w:hideMark/>
          </w:tcPr>
          <w:p w14:paraId="1104B4FC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1134" w:type="dxa"/>
            <w:noWrap/>
            <w:hideMark/>
          </w:tcPr>
          <w:p w14:paraId="7C9FD2A1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noWrap/>
            <w:hideMark/>
          </w:tcPr>
          <w:p w14:paraId="1A605557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单行文本显示产生坏账停车场简称</w:t>
            </w:r>
          </w:p>
        </w:tc>
        <w:tc>
          <w:tcPr>
            <w:tcW w:w="1701" w:type="dxa"/>
            <w:noWrap/>
            <w:hideMark/>
          </w:tcPr>
          <w:p w14:paraId="7CB69EFA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科苑南停车场</w:t>
            </w:r>
          </w:p>
        </w:tc>
        <w:tc>
          <w:tcPr>
            <w:tcW w:w="1276" w:type="dxa"/>
            <w:noWrap/>
            <w:hideMark/>
          </w:tcPr>
          <w:p w14:paraId="04FDDBC1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4596A" w:rsidRPr="00FE6A03" w14:paraId="4234E7FD" w14:textId="77777777" w:rsidTr="00D4596A">
        <w:trPr>
          <w:trHeight w:val="285"/>
        </w:trPr>
        <w:tc>
          <w:tcPr>
            <w:tcW w:w="1053" w:type="dxa"/>
            <w:noWrap/>
            <w:hideMark/>
          </w:tcPr>
          <w:p w14:paraId="60273C2F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890" w:type="dxa"/>
            <w:noWrap/>
            <w:hideMark/>
          </w:tcPr>
          <w:p w14:paraId="5C3CBD0D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缴费金额</w:t>
            </w:r>
          </w:p>
        </w:tc>
        <w:tc>
          <w:tcPr>
            <w:tcW w:w="1418" w:type="dxa"/>
            <w:hideMark/>
          </w:tcPr>
          <w:p w14:paraId="212D7DBB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1134" w:type="dxa"/>
            <w:noWrap/>
            <w:hideMark/>
          </w:tcPr>
          <w:p w14:paraId="693D38E3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noWrap/>
            <w:hideMark/>
          </w:tcPr>
          <w:p w14:paraId="6CBC4104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单行文本显示停车费用</w:t>
            </w:r>
          </w:p>
        </w:tc>
        <w:tc>
          <w:tcPr>
            <w:tcW w:w="1701" w:type="dxa"/>
            <w:noWrap/>
            <w:hideMark/>
          </w:tcPr>
          <w:p w14:paraId="0D172D85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20.00</w:t>
            </w:r>
            <w:r w:rsidRPr="00FE6A03">
              <w:rPr>
                <w:rFonts w:hint="eastAsia"/>
                <w:sz w:val="18"/>
                <w:szCs w:val="18"/>
              </w:rPr>
              <w:t>元</w:t>
            </w:r>
          </w:p>
        </w:tc>
        <w:tc>
          <w:tcPr>
            <w:tcW w:w="1276" w:type="dxa"/>
            <w:noWrap/>
            <w:hideMark/>
          </w:tcPr>
          <w:p w14:paraId="4D39EC8E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4596A" w:rsidRPr="00FE6A03" w14:paraId="380FD5C0" w14:textId="77777777" w:rsidTr="00D4596A">
        <w:trPr>
          <w:trHeight w:val="285"/>
        </w:trPr>
        <w:tc>
          <w:tcPr>
            <w:tcW w:w="1053" w:type="dxa"/>
            <w:noWrap/>
            <w:hideMark/>
          </w:tcPr>
          <w:p w14:paraId="02B4BE0A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lastRenderedPageBreak/>
              <w:t>9</w:t>
            </w:r>
          </w:p>
        </w:tc>
        <w:tc>
          <w:tcPr>
            <w:tcW w:w="1890" w:type="dxa"/>
            <w:noWrap/>
            <w:hideMark/>
          </w:tcPr>
          <w:p w14:paraId="6AEB3309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服务金额</w:t>
            </w:r>
          </w:p>
        </w:tc>
        <w:tc>
          <w:tcPr>
            <w:tcW w:w="1418" w:type="dxa"/>
            <w:hideMark/>
          </w:tcPr>
          <w:p w14:paraId="5C11E352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1134" w:type="dxa"/>
            <w:noWrap/>
            <w:hideMark/>
          </w:tcPr>
          <w:p w14:paraId="354AA5B8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hideMark/>
          </w:tcPr>
          <w:p w14:paraId="0BC45106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单行文本显示坏账所产生服务费用</w:t>
            </w:r>
          </w:p>
        </w:tc>
        <w:tc>
          <w:tcPr>
            <w:tcW w:w="1701" w:type="dxa"/>
            <w:noWrap/>
            <w:hideMark/>
          </w:tcPr>
          <w:p w14:paraId="05650A1B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0.40</w:t>
            </w:r>
            <w:r w:rsidRPr="00FE6A03">
              <w:rPr>
                <w:rFonts w:hint="eastAsia"/>
                <w:sz w:val="18"/>
                <w:szCs w:val="18"/>
              </w:rPr>
              <w:t>元</w:t>
            </w:r>
          </w:p>
        </w:tc>
        <w:tc>
          <w:tcPr>
            <w:tcW w:w="1276" w:type="dxa"/>
            <w:noWrap/>
            <w:hideMark/>
          </w:tcPr>
          <w:p w14:paraId="104166C2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服务费最高是按照停车费的</w:t>
            </w:r>
            <w:r w:rsidRPr="00FE6A03">
              <w:rPr>
                <w:rFonts w:hint="eastAsia"/>
                <w:sz w:val="18"/>
                <w:szCs w:val="18"/>
              </w:rPr>
              <w:t>2%</w:t>
            </w:r>
            <w:r w:rsidRPr="00FE6A03">
              <w:rPr>
                <w:rFonts w:hint="eastAsia"/>
                <w:sz w:val="18"/>
                <w:szCs w:val="18"/>
              </w:rPr>
              <w:t>收取的</w:t>
            </w:r>
          </w:p>
        </w:tc>
      </w:tr>
      <w:tr w:rsidR="00D4596A" w:rsidRPr="00FE6A03" w14:paraId="0F5E7C07" w14:textId="77777777" w:rsidTr="00D4596A">
        <w:trPr>
          <w:trHeight w:val="285"/>
        </w:trPr>
        <w:tc>
          <w:tcPr>
            <w:tcW w:w="1053" w:type="dxa"/>
            <w:noWrap/>
            <w:hideMark/>
          </w:tcPr>
          <w:p w14:paraId="52880635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1890" w:type="dxa"/>
            <w:noWrap/>
            <w:hideMark/>
          </w:tcPr>
          <w:p w14:paraId="476308D4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缴费总价</w:t>
            </w:r>
          </w:p>
        </w:tc>
        <w:tc>
          <w:tcPr>
            <w:tcW w:w="1418" w:type="dxa"/>
            <w:hideMark/>
          </w:tcPr>
          <w:p w14:paraId="3D56843C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1134" w:type="dxa"/>
            <w:noWrap/>
            <w:hideMark/>
          </w:tcPr>
          <w:p w14:paraId="3B1BB5C2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hideMark/>
          </w:tcPr>
          <w:p w14:paraId="3118A3A7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单行文本显示需要补缴的总金额</w:t>
            </w:r>
          </w:p>
        </w:tc>
        <w:tc>
          <w:tcPr>
            <w:tcW w:w="1701" w:type="dxa"/>
            <w:noWrap/>
            <w:hideMark/>
          </w:tcPr>
          <w:p w14:paraId="194AFEC9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20.40</w:t>
            </w:r>
            <w:r w:rsidRPr="00FE6A03">
              <w:rPr>
                <w:rFonts w:hint="eastAsia"/>
                <w:sz w:val="18"/>
                <w:szCs w:val="18"/>
              </w:rPr>
              <w:t>元</w:t>
            </w:r>
          </w:p>
        </w:tc>
        <w:tc>
          <w:tcPr>
            <w:tcW w:w="1276" w:type="dxa"/>
            <w:noWrap/>
            <w:hideMark/>
          </w:tcPr>
          <w:p w14:paraId="6D1D1293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缴费金额</w:t>
            </w:r>
            <w:r w:rsidRPr="00FE6A03">
              <w:rPr>
                <w:rFonts w:hint="eastAsia"/>
                <w:sz w:val="18"/>
                <w:szCs w:val="18"/>
              </w:rPr>
              <w:t>+</w:t>
            </w:r>
            <w:r w:rsidRPr="00FE6A03">
              <w:rPr>
                <w:rFonts w:hint="eastAsia"/>
                <w:sz w:val="18"/>
                <w:szCs w:val="18"/>
              </w:rPr>
              <w:t>服务金额</w:t>
            </w:r>
          </w:p>
        </w:tc>
      </w:tr>
      <w:tr w:rsidR="00D4596A" w:rsidRPr="00FE6A03" w14:paraId="29D505DF" w14:textId="77777777" w:rsidTr="00D4596A">
        <w:trPr>
          <w:trHeight w:val="570"/>
        </w:trPr>
        <w:tc>
          <w:tcPr>
            <w:tcW w:w="1053" w:type="dxa"/>
            <w:noWrap/>
            <w:hideMark/>
          </w:tcPr>
          <w:p w14:paraId="36C8DE4D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11</w:t>
            </w:r>
          </w:p>
        </w:tc>
        <w:tc>
          <w:tcPr>
            <w:tcW w:w="1890" w:type="dxa"/>
            <w:noWrap/>
            <w:hideMark/>
          </w:tcPr>
          <w:p w14:paraId="53050DEF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离场时间</w:t>
            </w:r>
          </w:p>
        </w:tc>
        <w:tc>
          <w:tcPr>
            <w:tcW w:w="1418" w:type="dxa"/>
            <w:hideMark/>
          </w:tcPr>
          <w:p w14:paraId="03F45B20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1134" w:type="dxa"/>
            <w:noWrap/>
            <w:hideMark/>
          </w:tcPr>
          <w:p w14:paraId="5058912C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hideMark/>
          </w:tcPr>
          <w:p w14:paraId="70C627D0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单行文本显示离场时间</w:t>
            </w:r>
          </w:p>
        </w:tc>
        <w:tc>
          <w:tcPr>
            <w:tcW w:w="1701" w:type="dxa"/>
            <w:noWrap/>
            <w:hideMark/>
          </w:tcPr>
          <w:p w14:paraId="7CF246CD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  <w:tc>
          <w:tcPr>
            <w:tcW w:w="1276" w:type="dxa"/>
            <w:hideMark/>
          </w:tcPr>
          <w:p w14:paraId="75932A91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坏账时间就是扣款失败的时间，基本在出场时间之后</w:t>
            </w:r>
          </w:p>
        </w:tc>
      </w:tr>
    </w:tbl>
    <w:p w14:paraId="11C9C83D" w14:textId="16D25B5D" w:rsidR="005A014A" w:rsidRPr="00FE6A03" w:rsidRDefault="005A014A">
      <w:pPr>
        <w:rPr>
          <w:sz w:val="18"/>
          <w:szCs w:val="18"/>
        </w:rPr>
      </w:pPr>
    </w:p>
    <w:tbl>
      <w:tblPr>
        <w:tblStyle w:val="af"/>
        <w:tblW w:w="10740" w:type="dxa"/>
        <w:tblLook w:val="04A0" w:firstRow="1" w:lastRow="0" w:firstColumn="1" w:lastColumn="0" w:noHBand="0" w:noVBand="1"/>
      </w:tblPr>
      <w:tblGrid>
        <w:gridCol w:w="1019"/>
        <w:gridCol w:w="1924"/>
        <w:gridCol w:w="1418"/>
        <w:gridCol w:w="1134"/>
        <w:gridCol w:w="2268"/>
        <w:gridCol w:w="1701"/>
        <w:gridCol w:w="1276"/>
      </w:tblGrid>
      <w:tr w:rsidR="00D4596A" w:rsidRPr="00FE6A03" w14:paraId="23023E61" w14:textId="77777777" w:rsidTr="002953D4">
        <w:trPr>
          <w:trHeight w:val="315"/>
        </w:trPr>
        <w:tc>
          <w:tcPr>
            <w:tcW w:w="10740" w:type="dxa"/>
            <w:gridSpan w:val="7"/>
            <w:shd w:val="clear" w:color="auto" w:fill="auto"/>
            <w:noWrap/>
            <w:hideMark/>
          </w:tcPr>
          <w:p w14:paraId="27CDF379" w14:textId="524BF45A" w:rsidR="00D4596A" w:rsidRPr="00FE6A03" w:rsidRDefault="00D4596A" w:rsidP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补缴成功页</w:t>
            </w:r>
          </w:p>
        </w:tc>
      </w:tr>
      <w:tr w:rsidR="00D4596A" w:rsidRPr="00FE6A03" w14:paraId="189F3A6A" w14:textId="77777777" w:rsidTr="00D4596A">
        <w:trPr>
          <w:trHeight w:val="315"/>
        </w:trPr>
        <w:tc>
          <w:tcPr>
            <w:tcW w:w="1019" w:type="dxa"/>
            <w:shd w:val="clear" w:color="auto" w:fill="0070C0"/>
            <w:noWrap/>
            <w:hideMark/>
          </w:tcPr>
          <w:p w14:paraId="281FC56A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1924" w:type="dxa"/>
            <w:shd w:val="clear" w:color="auto" w:fill="0070C0"/>
            <w:noWrap/>
            <w:hideMark/>
          </w:tcPr>
          <w:p w14:paraId="65E5337F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数据</w:t>
            </w:r>
          </w:p>
        </w:tc>
        <w:tc>
          <w:tcPr>
            <w:tcW w:w="1418" w:type="dxa"/>
            <w:shd w:val="clear" w:color="auto" w:fill="0070C0"/>
            <w:hideMark/>
          </w:tcPr>
          <w:p w14:paraId="24F56DA0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1134" w:type="dxa"/>
            <w:shd w:val="clear" w:color="auto" w:fill="0070C0"/>
            <w:noWrap/>
            <w:hideMark/>
          </w:tcPr>
          <w:p w14:paraId="767B4879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优先级</w:t>
            </w:r>
          </w:p>
        </w:tc>
        <w:tc>
          <w:tcPr>
            <w:tcW w:w="2268" w:type="dxa"/>
            <w:shd w:val="clear" w:color="auto" w:fill="0070C0"/>
            <w:noWrap/>
            <w:hideMark/>
          </w:tcPr>
          <w:p w14:paraId="72983062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操作</w:t>
            </w:r>
          </w:p>
        </w:tc>
        <w:tc>
          <w:tcPr>
            <w:tcW w:w="1701" w:type="dxa"/>
            <w:shd w:val="clear" w:color="auto" w:fill="0070C0"/>
            <w:noWrap/>
            <w:hideMark/>
          </w:tcPr>
          <w:p w14:paraId="53850521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默认文本</w:t>
            </w:r>
          </w:p>
        </w:tc>
        <w:tc>
          <w:tcPr>
            <w:tcW w:w="1276" w:type="dxa"/>
            <w:shd w:val="clear" w:color="auto" w:fill="0070C0"/>
            <w:noWrap/>
            <w:hideMark/>
          </w:tcPr>
          <w:p w14:paraId="3122A1A0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D4596A" w:rsidRPr="00FE6A03" w14:paraId="4031E69E" w14:textId="77777777" w:rsidTr="00D4596A">
        <w:trPr>
          <w:trHeight w:val="315"/>
        </w:trPr>
        <w:tc>
          <w:tcPr>
            <w:tcW w:w="1019" w:type="dxa"/>
            <w:noWrap/>
            <w:hideMark/>
          </w:tcPr>
          <w:p w14:paraId="2F90AC55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5C2FF8B7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支付状态</w:t>
            </w:r>
          </w:p>
        </w:tc>
        <w:tc>
          <w:tcPr>
            <w:tcW w:w="1418" w:type="dxa"/>
            <w:hideMark/>
          </w:tcPr>
          <w:p w14:paraId="37657B64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1134" w:type="dxa"/>
            <w:noWrap/>
            <w:hideMark/>
          </w:tcPr>
          <w:p w14:paraId="4B3B8F48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noWrap/>
            <w:hideMark/>
          </w:tcPr>
          <w:p w14:paraId="46F4A2D5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单行文本显示支付成功</w:t>
            </w:r>
          </w:p>
        </w:tc>
        <w:tc>
          <w:tcPr>
            <w:tcW w:w="1701" w:type="dxa"/>
            <w:noWrap/>
            <w:hideMark/>
          </w:tcPr>
          <w:p w14:paraId="3217B1E0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支付成功</w:t>
            </w:r>
          </w:p>
        </w:tc>
        <w:tc>
          <w:tcPr>
            <w:tcW w:w="1276" w:type="dxa"/>
            <w:noWrap/>
            <w:hideMark/>
          </w:tcPr>
          <w:p w14:paraId="520FB8D0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4596A" w:rsidRPr="00FE6A03" w14:paraId="0D3FF3BE" w14:textId="77777777" w:rsidTr="00D4596A">
        <w:trPr>
          <w:trHeight w:val="315"/>
        </w:trPr>
        <w:tc>
          <w:tcPr>
            <w:tcW w:w="1019" w:type="dxa"/>
            <w:noWrap/>
            <w:hideMark/>
          </w:tcPr>
          <w:p w14:paraId="55691A2F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924" w:type="dxa"/>
            <w:noWrap/>
            <w:hideMark/>
          </w:tcPr>
          <w:p w14:paraId="3C1E4E4C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智慧停车场</w:t>
            </w:r>
            <w:r w:rsidRPr="00FE6A03">
              <w:rPr>
                <w:rFonts w:hint="eastAsia"/>
                <w:sz w:val="18"/>
                <w:szCs w:val="18"/>
              </w:rPr>
              <w:t>logo</w:t>
            </w:r>
          </w:p>
        </w:tc>
        <w:tc>
          <w:tcPr>
            <w:tcW w:w="1418" w:type="dxa"/>
            <w:hideMark/>
          </w:tcPr>
          <w:p w14:paraId="71AE8F8D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图片</w:t>
            </w:r>
          </w:p>
        </w:tc>
        <w:tc>
          <w:tcPr>
            <w:tcW w:w="1134" w:type="dxa"/>
            <w:noWrap/>
            <w:hideMark/>
          </w:tcPr>
          <w:p w14:paraId="50C5FB2C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noWrap/>
            <w:hideMark/>
          </w:tcPr>
          <w:p w14:paraId="5641B700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图片显示智慧停车场</w:t>
            </w:r>
            <w:r w:rsidRPr="00FE6A03">
              <w:rPr>
                <w:rFonts w:hint="eastAsia"/>
                <w:sz w:val="18"/>
                <w:szCs w:val="18"/>
              </w:rPr>
              <w:t>logo</w:t>
            </w:r>
          </w:p>
        </w:tc>
        <w:tc>
          <w:tcPr>
            <w:tcW w:w="1701" w:type="dxa"/>
            <w:noWrap/>
            <w:hideMark/>
          </w:tcPr>
          <w:p w14:paraId="32166A0B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  <w:tc>
          <w:tcPr>
            <w:tcW w:w="1276" w:type="dxa"/>
            <w:noWrap/>
            <w:hideMark/>
          </w:tcPr>
          <w:p w14:paraId="20EF092E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4596A" w:rsidRPr="00FE6A03" w14:paraId="78900F35" w14:textId="77777777" w:rsidTr="00D4596A">
        <w:trPr>
          <w:trHeight w:val="285"/>
        </w:trPr>
        <w:tc>
          <w:tcPr>
            <w:tcW w:w="1019" w:type="dxa"/>
            <w:noWrap/>
            <w:hideMark/>
          </w:tcPr>
          <w:p w14:paraId="6976852E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924" w:type="dxa"/>
            <w:noWrap/>
            <w:hideMark/>
          </w:tcPr>
          <w:p w14:paraId="02E028A8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车牌号</w:t>
            </w:r>
          </w:p>
        </w:tc>
        <w:tc>
          <w:tcPr>
            <w:tcW w:w="1418" w:type="dxa"/>
            <w:hideMark/>
          </w:tcPr>
          <w:p w14:paraId="6C845A91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1134" w:type="dxa"/>
            <w:noWrap/>
            <w:hideMark/>
          </w:tcPr>
          <w:p w14:paraId="2C936CF5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noWrap/>
            <w:hideMark/>
          </w:tcPr>
          <w:p w14:paraId="2EC7BC5C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单行文本显示用户产生坏账车牌号</w:t>
            </w:r>
          </w:p>
        </w:tc>
        <w:tc>
          <w:tcPr>
            <w:tcW w:w="1701" w:type="dxa"/>
            <w:noWrap/>
            <w:hideMark/>
          </w:tcPr>
          <w:p w14:paraId="3F91E898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  <w:tc>
          <w:tcPr>
            <w:tcW w:w="1276" w:type="dxa"/>
            <w:noWrap/>
            <w:hideMark/>
          </w:tcPr>
          <w:p w14:paraId="5B94DA85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4596A" w:rsidRPr="00FE6A03" w14:paraId="449DD4ED" w14:textId="77777777" w:rsidTr="00D4596A">
        <w:trPr>
          <w:trHeight w:val="285"/>
        </w:trPr>
        <w:tc>
          <w:tcPr>
            <w:tcW w:w="1019" w:type="dxa"/>
            <w:noWrap/>
            <w:hideMark/>
          </w:tcPr>
          <w:p w14:paraId="49A45DDD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924" w:type="dxa"/>
            <w:noWrap/>
            <w:hideMark/>
          </w:tcPr>
          <w:p w14:paraId="41B1B9A2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车场名称</w:t>
            </w:r>
          </w:p>
        </w:tc>
        <w:tc>
          <w:tcPr>
            <w:tcW w:w="1418" w:type="dxa"/>
            <w:hideMark/>
          </w:tcPr>
          <w:p w14:paraId="5A2B473A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1134" w:type="dxa"/>
            <w:noWrap/>
            <w:hideMark/>
          </w:tcPr>
          <w:p w14:paraId="495871EF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noWrap/>
            <w:hideMark/>
          </w:tcPr>
          <w:p w14:paraId="6117ACF2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单行文本显示产生坏账停车场简称</w:t>
            </w:r>
          </w:p>
        </w:tc>
        <w:tc>
          <w:tcPr>
            <w:tcW w:w="1701" w:type="dxa"/>
            <w:noWrap/>
            <w:hideMark/>
          </w:tcPr>
          <w:p w14:paraId="6452B8EC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科苑南停车场</w:t>
            </w:r>
          </w:p>
        </w:tc>
        <w:tc>
          <w:tcPr>
            <w:tcW w:w="1276" w:type="dxa"/>
            <w:noWrap/>
            <w:hideMark/>
          </w:tcPr>
          <w:p w14:paraId="548D1CFC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4596A" w:rsidRPr="00FE6A03" w14:paraId="27E57376" w14:textId="77777777" w:rsidTr="00D4596A">
        <w:trPr>
          <w:trHeight w:val="285"/>
        </w:trPr>
        <w:tc>
          <w:tcPr>
            <w:tcW w:w="1019" w:type="dxa"/>
            <w:noWrap/>
            <w:hideMark/>
          </w:tcPr>
          <w:p w14:paraId="75FE58B8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924" w:type="dxa"/>
            <w:noWrap/>
            <w:hideMark/>
          </w:tcPr>
          <w:p w14:paraId="399E75C4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缴费总价</w:t>
            </w:r>
          </w:p>
        </w:tc>
        <w:tc>
          <w:tcPr>
            <w:tcW w:w="1418" w:type="dxa"/>
            <w:hideMark/>
          </w:tcPr>
          <w:p w14:paraId="0F18C1D7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1134" w:type="dxa"/>
            <w:noWrap/>
            <w:hideMark/>
          </w:tcPr>
          <w:p w14:paraId="43D0FC38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hideMark/>
          </w:tcPr>
          <w:p w14:paraId="4368C324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单行文本显示需要补缴的总金额</w:t>
            </w:r>
          </w:p>
        </w:tc>
        <w:tc>
          <w:tcPr>
            <w:tcW w:w="1701" w:type="dxa"/>
            <w:noWrap/>
            <w:hideMark/>
          </w:tcPr>
          <w:p w14:paraId="25130AE8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20.40</w:t>
            </w:r>
            <w:r w:rsidRPr="00FE6A03">
              <w:rPr>
                <w:rFonts w:hint="eastAsia"/>
                <w:sz w:val="18"/>
                <w:szCs w:val="18"/>
              </w:rPr>
              <w:t>元</w:t>
            </w:r>
          </w:p>
        </w:tc>
        <w:tc>
          <w:tcPr>
            <w:tcW w:w="1276" w:type="dxa"/>
            <w:noWrap/>
            <w:hideMark/>
          </w:tcPr>
          <w:p w14:paraId="66961D0D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缴费金额</w:t>
            </w:r>
            <w:r w:rsidRPr="00FE6A03">
              <w:rPr>
                <w:rFonts w:hint="eastAsia"/>
                <w:sz w:val="18"/>
                <w:szCs w:val="18"/>
              </w:rPr>
              <w:t>+</w:t>
            </w:r>
            <w:r w:rsidRPr="00FE6A03">
              <w:rPr>
                <w:rFonts w:hint="eastAsia"/>
                <w:sz w:val="18"/>
                <w:szCs w:val="18"/>
              </w:rPr>
              <w:t>服务金额</w:t>
            </w:r>
          </w:p>
        </w:tc>
      </w:tr>
      <w:tr w:rsidR="00D4596A" w:rsidRPr="00FE6A03" w14:paraId="33F214B1" w14:textId="77777777" w:rsidTr="00D4596A">
        <w:trPr>
          <w:trHeight w:val="285"/>
        </w:trPr>
        <w:tc>
          <w:tcPr>
            <w:tcW w:w="1019" w:type="dxa"/>
            <w:noWrap/>
            <w:hideMark/>
          </w:tcPr>
          <w:p w14:paraId="288B3363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924" w:type="dxa"/>
            <w:noWrap/>
            <w:hideMark/>
          </w:tcPr>
          <w:p w14:paraId="7F3F154F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进场时间</w:t>
            </w:r>
          </w:p>
        </w:tc>
        <w:tc>
          <w:tcPr>
            <w:tcW w:w="1418" w:type="dxa"/>
            <w:hideMark/>
          </w:tcPr>
          <w:p w14:paraId="32216851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1134" w:type="dxa"/>
            <w:noWrap/>
            <w:hideMark/>
          </w:tcPr>
          <w:p w14:paraId="46ABC590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hideMark/>
          </w:tcPr>
          <w:p w14:paraId="46C712DC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单行文本显示进场时间</w:t>
            </w:r>
          </w:p>
        </w:tc>
        <w:tc>
          <w:tcPr>
            <w:tcW w:w="1701" w:type="dxa"/>
            <w:noWrap/>
            <w:hideMark/>
          </w:tcPr>
          <w:p w14:paraId="5E2B4AD3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19:00:00</w:t>
            </w:r>
          </w:p>
        </w:tc>
        <w:tc>
          <w:tcPr>
            <w:tcW w:w="1276" w:type="dxa"/>
            <w:noWrap/>
            <w:hideMark/>
          </w:tcPr>
          <w:p w14:paraId="3DE276BD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4596A" w:rsidRPr="00FE6A03" w14:paraId="6BB13FA4" w14:textId="77777777" w:rsidTr="00D4596A">
        <w:trPr>
          <w:trHeight w:val="570"/>
        </w:trPr>
        <w:tc>
          <w:tcPr>
            <w:tcW w:w="1019" w:type="dxa"/>
            <w:noWrap/>
            <w:hideMark/>
          </w:tcPr>
          <w:p w14:paraId="69109095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924" w:type="dxa"/>
            <w:noWrap/>
            <w:hideMark/>
          </w:tcPr>
          <w:p w14:paraId="3B878C81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离场时间</w:t>
            </w:r>
          </w:p>
        </w:tc>
        <w:tc>
          <w:tcPr>
            <w:tcW w:w="1418" w:type="dxa"/>
            <w:hideMark/>
          </w:tcPr>
          <w:p w14:paraId="5A260BAD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</w:t>
            </w:r>
          </w:p>
        </w:tc>
        <w:tc>
          <w:tcPr>
            <w:tcW w:w="1134" w:type="dxa"/>
            <w:noWrap/>
            <w:hideMark/>
          </w:tcPr>
          <w:p w14:paraId="009ACB63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hideMark/>
          </w:tcPr>
          <w:p w14:paraId="4D7938C8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单行文本显示离场时间</w:t>
            </w:r>
          </w:p>
        </w:tc>
        <w:tc>
          <w:tcPr>
            <w:tcW w:w="1701" w:type="dxa"/>
            <w:noWrap/>
            <w:hideMark/>
          </w:tcPr>
          <w:p w14:paraId="3E8423C1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22:00:00</w:t>
            </w:r>
          </w:p>
        </w:tc>
        <w:tc>
          <w:tcPr>
            <w:tcW w:w="1276" w:type="dxa"/>
            <w:hideMark/>
          </w:tcPr>
          <w:p w14:paraId="6E5C72E9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坏账时间就是扣款失败的时间，基本在出场时间之后</w:t>
            </w:r>
          </w:p>
        </w:tc>
      </w:tr>
      <w:tr w:rsidR="00D4596A" w:rsidRPr="00FE6A03" w14:paraId="2B89EF35" w14:textId="77777777" w:rsidTr="00D4596A">
        <w:trPr>
          <w:trHeight w:val="285"/>
        </w:trPr>
        <w:tc>
          <w:tcPr>
            <w:tcW w:w="1019" w:type="dxa"/>
            <w:noWrap/>
            <w:hideMark/>
          </w:tcPr>
          <w:p w14:paraId="09E35F1B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924" w:type="dxa"/>
            <w:noWrap/>
            <w:hideMark/>
          </w:tcPr>
          <w:p w14:paraId="72C45144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查看订单</w:t>
            </w:r>
          </w:p>
        </w:tc>
        <w:tc>
          <w:tcPr>
            <w:tcW w:w="1418" w:type="dxa"/>
            <w:hideMark/>
          </w:tcPr>
          <w:p w14:paraId="706EA253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单行文本</w:t>
            </w:r>
            <w:r w:rsidRPr="00FE6A03">
              <w:rPr>
                <w:rFonts w:hint="eastAsia"/>
                <w:sz w:val="18"/>
                <w:szCs w:val="18"/>
              </w:rPr>
              <w:t>/</w:t>
            </w:r>
            <w:r w:rsidRPr="00FE6A03">
              <w:rPr>
                <w:rFonts w:hint="eastAsia"/>
                <w:sz w:val="18"/>
                <w:szCs w:val="18"/>
              </w:rPr>
              <w:t>按钮</w:t>
            </w:r>
          </w:p>
        </w:tc>
        <w:tc>
          <w:tcPr>
            <w:tcW w:w="1134" w:type="dxa"/>
            <w:noWrap/>
            <w:hideMark/>
          </w:tcPr>
          <w:p w14:paraId="5F563779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hideMark/>
          </w:tcPr>
          <w:p w14:paraId="099AF766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点击查看该订单详情</w:t>
            </w:r>
          </w:p>
        </w:tc>
        <w:tc>
          <w:tcPr>
            <w:tcW w:w="1701" w:type="dxa"/>
            <w:noWrap/>
            <w:hideMark/>
          </w:tcPr>
          <w:p w14:paraId="1911C0C0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进入订单中心查看</w:t>
            </w:r>
          </w:p>
        </w:tc>
        <w:tc>
          <w:tcPr>
            <w:tcW w:w="1276" w:type="dxa"/>
            <w:noWrap/>
            <w:hideMark/>
          </w:tcPr>
          <w:p w14:paraId="591C3E2B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4596A" w:rsidRPr="00FE6A03" w14:paraId="7C8F2D1C" w14:textId="77777777" w:rsidTr="00D4596A">
        <w:trPr>
          <w:trHeight w:val="285"/>
        </w:trPr>
        <w:tc>
          <w:tcPr>
            <w:tcW w:w="1019" w:type="dxa"/>
            <w:noWrap/>
            <w:hideMark/>
          </w:tcPr>
          <w:p w14:paraId="65AA9A32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924" w:type="dxa"/>
            <w:noWrap/>
            <w:hideMark/>
          </w:tcPr>
          <w:p w14:paraId="5CEA571D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返回首页</w:t>
            </w:r>
          </w:p>
        </w:tc>
        <w:tc>
          <w:tcPr>
            <w:tcW w:w="1418" w:type="dxa"/>
            <w:hideMark/>
          </w:tcPr>
          <w:p w14:paraId="251CE368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按钮</w:t>
            </w:r>
          </w:p>
        </w:tc>
        <w:tc>
          <w:tcPr>
            <w:tcW w:w="1134" w:type="dxa"/>
            <w:noWrap/>
            <w:hideMark/>
          </w:tcPr>
          <w:p w14:paraId="604CC786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P0</w:t>
            </w:r>
          </w:p>
        </w:tc>
        <w:tc>
          <w:tcPr>
            <w:tcW w:w="2268" w:type="dxa"/>
            <w:noWrap/>
            <w:hideMark/>
          </w:tcPr>
          <w:p w14:paraId="7C8F491A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点击或倒计时</w:t>
            </w:r>
            <w:r w:rsidRPr="00FE6A03">
              <w:rPr>
                <w:rFonts w:hint="eastAsia"/>
                <w:sz w:val="18"/>
                <w:szCs w:val="18"/>
              </w:rPr>
              <w:t>5s</w:t>
            </w:r>
            <w:r w:rsidRPr="00FE6A03">
              <w:rPr>
                <w:rFonts w:hint="eastAsia"/>
                <w:sz w:val="18"/>
                <w:szCs w:val="18"/>
              </w:rPr>
              <w:t>后跳转至首页</w:t>
            </w:r>
          </w:p>
        </w:tc>
        <w:tc>
          <w:tcPr>
            <w:tcW w:w="1701" w:type="dxa"/>
            <w:noWrap/>
            <w:hideMark/>
          </w:tcPr>
          <w:p w14:paraId="1FF45A17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>返回首页（</w:t>
            </w:r>
            <w:r w:rsidRPr="00FE6A03">
              <w:rPr>
                <w:rFonts w:hint="eastAsia"/>
                <w:sz w:val="18"/>
                <w:szCs w:val="18"/>
              </w:rPr>
              <w:t>5s</w:t>
            </w:r>
            <w:r w:rsidRPr="00FE6A03"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1276" w:type="dxa"/>
            <w:noWrap/>
            <w:hideMark/>
          </w:tcPr>
          <w:p w14:paraId="7C30F0B4" w14:textId="77777777" w:rsidR="00D4596A" w:rsidRPr="00FE6A03" w:rsidRDefault="00D4596A">
            <w:pPr>
              <w:rPr>
                <w:sz w:val="18"/>
                <w:szCs w:val="18"/>
              </w:rPr>
            </w:pPr>
            <w:r w:rsidRPr="00FE6A03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</w:tbl>
    <w:p w14:paraId="1F07AC92" w14:textId="610C6B2D" w:rsidR="00D4596A" w:rsidRDefault="00D4596A"/>
    <w:p w14:paraId="2A69FD01" w14:textId="50CFD29D" w:rsidR="00DE48D3" w:rsidRPr="00FE6A03" w:rsidRDefault="00DE48D3"/>
    <w:p w14:paraId="05138290" w14:textId="77777777" w:rsidR="005A014A" w:rsidRPr="00C510CF" w:rsidRDefault="00660D45">
      <w:pPr>
        <w:pStyle w:val="3"/>
        <w:ind w:left="0" w:firstLine="0"/>
        <w:rPr>
          <w:color w:val="auto"/>
        </w:rPr>
      </w:pPr>
      <w:bookmarkStart w:id="63" w:name="_Toc533776427"/>
      <w:r w:rsidRPr="00C510CF">
        <w:rPr>
          <w:rFonts w:hint="eastAsia"/>
          <w:color w:val="auto"/>
        </w:rPr>
        <w:lastRenderedPageBreak/>
        <w:t>4.3.4.订单列表及订单详情页面</w:t>
      </w:r>
      <w:bookmarkEnd w:id="63"/>
    </w:p>
    <w:p w14:paraId="58847CD8" w14:textId="77777777" w:rsidR="005A014A" w:rsidRDefault="00660D45">
      <w:pPr>
        <w:rPr>
          <w:sz w:val="18"/>
          <w:szCs w:val="18"/>
        </w:rPr>
      </w:pPr>
      <w:r w:rsidRPr="000F5F57">
        <w:rPr>
          <w:rFonts w:asciiTheme="minorEastAsia" w:hAnsiTheme="minorEastAsia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488723BD" wp14:editId="12422CC3">
            <wp:simplePos x="0" y="0"/>
            <wp:positionH relativeFrom="column">
              <wp:posOffset>-102235</wp:posOffset>
            </wp:positionH>
            <wp:positionV relativeFrom="paragraph">
              <wp:posOffset>673100</wp:posOffset>
            </wp:positionV>
            <wp:extent cx="5162550" cy="4048760"/>
            <wp:effectExtent l="0" t="0" r="0" b="889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5F57">
        <w:rPr>
          <w:rFonts w:asciiTheme="minorEastAsia" w:hAnsiTheme="minorEastAsia" w:hint="eastAsia"/>
          <w:sz w:val="18"/>
          <w:szCs w:val="18"/>
        </w:rPr>
        <w:t>支付成功后提示，ETCP为你提供【15】分钟的离场时间。（与etcp确认使用字段），</w:t>
      </w:r>
      <w:r>
        <w:rPr>
          <w:rFonts w:hint="eastAsia"/>
          <w:sz w:val="18"/>
          <w:szCs w:val="18"/>
        </w:rPr>
        <w:t>需求字段如下页面所示，请</w:t>
      </w:r>
      <w:r>
        <w:rPr>
          <w:rFonts w:hint="eastAsia"/>
          <w:sz w:val="18"/>
          <w:szCs w:val="18"/>
        </w:rPr>
        <w:t>@</w:t>
      </w:r>
      <w:r>
        <w:rPr>
          <w:rFonts w:hint="eastAsia"/>
          <w:sz w:val="18"/>
          <w:szCs w:val="18"/>
        </w:rPr>
        <w:t>敬凯设计及安排相关排期和上线。</w:t>
      </w:r>
    </w:p>
    <w:p w14:paraId="6DB63C96" w14:textId="77777777" w:rsidR="005A014A" w:rsidRDefault="005A014A">
      <w:pPr>
        <w:rPr>
          <w:rFonts w:asciiTheme="minorEastAsia" w:hAnsiTheme="minorEastAsia"/>
          <w:sz w:val="18"/>
          <w:szCs w:val="18"/>
        </w:rPr>
      </w:pPr>
    </w:p>
    <w:p w14:paraId="4DBBC127" w14:textId="3CA20362" w:rsidR="00B85D19" w:rsidRDefault="00B85D19" w:rsidP="00B85D1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4-</w:t>
      </w:r>
      <w:r>
        <w:rPr>
          <w:rFonts w:asciiTheme="minorEastAsia" w:hAnsiTheme="minorEastAsia"/>
          <w:sz w:val="18"/>
          <w:szCs w:val="18"/>
        </w:rPr>
        <w:t>3</w:t>
      </w:r>
      <w:r>
        <w:rPr>
          <w:rFonts w:asciiTheme="minorEastAsia" w:hAnsiTheme="minorEastAsia" w:hint="eastAsia"/>
          <w:sz w:val="18"/>
          <w:szCs w:val="18"/>
        </w:rPr>
        <w:t>历史订单页</w:t>
      </w:r>
    </w:p>
    <w:p w14:paraId="36EDE6AF" w14:textId="77777777" w:rsidR="00B85D19" w:rsidRDefault="00B85D19" w:rsidP="00B85D19">
      <w:pPr>
        <w:widowControl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进入：个人中心语音/点击进入</w:t>
      </w:r>
    </w:p>
    <w:p w14:paraId="5FB7A888" w14:textId="77777777" w:rsidR="00B85D19" w:rsidRDefault="00B85D19" w:rsidP="00B85D19">
      <w:pPr>
        <w:widowControl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返回：点击返回按钮返回至上一页</w:t>
      </w:r>
    </w:p>
    <w:tbl>
      <w:tblPr>
        <w:tblStyle w:val="af"/>
        <w:tblW w:w="9776" w:type="dxa"/>
        <w:tblLook w:val="04A0" w:firstRow="1" w:lastRow="0" w:firstColumn="1" w:lastColumn="0" w:noHBand="0" w:noVBand="1"/>
      </w:tblPr>
      <w:tblGrid>
        <w:gridCol w:w="704"/>
        <w:gridCol w:w="1701"/>
        <w:gridCol w:w="1276"/>
        <w:gridCol w:w="850"/>
        <w:gridCol w:w="2977"/>
        <w:gridCol w:w="2268"/>
      </w:tblGrid>
      <w:tr w:rsidR="00B85D19" w:rsidRPr="00B85D19" w14:paraId="20AFE84A" w14:textId="77777777" w:rsidTr="002953D4">
        <w:trPr>
          <w:trHeight w:val="300"/>
        </w:trPr>
        <w:tc>
          <w:tcPr>
            <w:tcW w:w="9776" w:type="dxa"/>
            <w:gridSpan w:val="6"/>
            <w:shd w:val="clear" w:color="auto" w:fill="auto"/>
            <w:hideMark/>
          </w:tcPr>
          <w:p w14:paraId="1EE70B79" w14:textId="77777777" w:rsidR="00B85D19" w:rsidRPr="00B85D19" w:rsidRDefault="00B85D19" w:rsidP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页面字段及相关操作</w:t>
            </w:r>
          </w:p>
        </w:tc>
      </w:tr>
      <w:tr w:rsidR="00B85D19" w:rsidRPr="00B85D19" w14:paraId="7CA4DC21" w14:textId="77777777" w:rsidTr="00B85D19">
        <w:trPr>
          <w:trHeight w:val="300"/>
        </w:trPr>
        <w:tc>
          <w:tcPr>
            <w:tcW w:w="704" w:type="dxa"/>
            <w:shd w:val="clear" w:color="auto" w:fill="0070C0"/>
            <w:hideMark/>
          </w:tcPr>
          <w:p w14:paraId="176F35BA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序号</w:t>
            </w:r>
          </w:p>
        </w:tc>
        <w:tc>
          <w:tcPr>
            <w:tcW w:w="1701" w:type="dxa"/>
            <w:shd w:val="clear" w:color="auto" w:fill="0070C0"/>
            <w:hideMark/>
          </w:tcPr>
          <w:p w14:paraId="206CE80E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数据</w:t>
            </w:r>
          </w:p>
        </w:tc>
        <w:tc>
          <w:tcPr>
            <w:tcW w:w="1276" w:type="dxa"/>
            <w:shd w:val="clear" w:color="auto" w:fill="0070C0"/>
            <w:hideMark/>
          </w:tcPr>
          <w:p w14:paraId="0D0F1F81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类型</w:t>
            </w:r>
          </w:p>
        </w:tc>
        <w:tc>
          <w:tcPr>
            <w:tcW w:w="850" w:type="dxa"/>
            <w:shd w:val="clear" w:color="auto" w:fill="0070C0"/>
            <w:hideMark/>
          </w:tcPr>
          <w:p w14:paraId="1838571B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优先级</w:t>
            </w:r>
          </w:p>
        </w:tc>
        <w:tc>
          <w:tcPr>
            <w:tcW w:w="2977" w:type="dxa"/>
            <w:shd w:val="clear" w:color="auto" w:fill="0070C0"/>
            <w:hideMark/>
          </w:tcPr>
          <w:p w14:paraId="447265F9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操作</w:t>
            </w:r>
          </w:p>
        </w:tc>
        <w:tc>
          <w:tcPr>
            <w:tcW w:w="2268" w:type="dxa"/>
            <w:shd w:val="clear" w:color="auto" w:fill="0070C0"/>
            <w:hideMark/>
          </w:tcPr>
          <w:p w14:paraId="73BEE004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默认文本</w:t>
            </w:r>
          </w:p>
        </w:tc>
      </w:tr>
      <w:tr w:rsidR="00B85D19" w:rsidRPr="00B85D19" w14:paraId="75DE5F8B" w14:textId="77777777" w:rsidTr="00B85D19">
        <w:trPr>
          <w:trHeight w:val="300"/>
        </w:trPr>
        <w:tc>
          <w:tcPr>
            <w:tcW w:w="704" w:type="dxa"/>
            <w:hideMark/>
          </w:tcPr>
          <w:p w14:paraId="5B9DE6BB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01" w:type="dxa"/>
            <w:hideMark/>
          </w:tcPr>
          <w:p w14:paraId="53A980CE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智慧停车场logo</w:t>
            </w:r>
          </w:p>
        </w:tc>
        <w:tc>
          <w:tcPr>
            <w:tcW w:w="1276" w:type="dxa"/>
            <w:hideMark/>
          </w:tcPr>
          <w:p w14:paraId="28BF35C1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图片</w:t>
            </w:r>
          </w:p>
        </w:tc>
        <w:tc>
          <w:tcPr>
            <w:tcW w:w="850" w:type="dxa"/>
            <w:hideMark/>
          </w:tcPr>
          <w:p w14:paraId="4A7DFB90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2977" w:type="dxa"/>
            <w:hideMark/>
          </w:tcPr>
          <w:p w14:paraId="5E28A3F8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图片显示智慧停车场logo</w:t>
            </w:r>
          </w:p>
        </w:tc>
        <w:tc>
          <w:tcPr>
            <w:tcW w:w="2268" w:type="dxa"/>
            <w:hideMark/>
          </w:tcPr>
          <w:p w14:paraId="58274712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 xml:space="preserve">　</w:t>
            </w:r>
          </w:p>
        </w:tc>
      </w:tr>
      <w:tr w:rsidR="00B85D19" w:rsidRPr="00B85D19" w14:paraId="20580242" w14:textId="77777777" w:rsidTr="00B85D19">
        <w:trPr>
          <w:trHeight w:val="300"/>
        </w:trPr>
        <w:tc>
          <w:tcPr>
            <w:tcW w:w="704" w:type="dxa"/>
            <w:hideMark/>
          </w:tcPr>
          <w:p w14:paraId="6F0447D0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</w:p>
        </w:tc>
        <w:tc>
          <w:tcPr>
            <w:tcW w:w="1701" w:type="dxa"/>
            <w:hideMark/>
          </w:tcPr>
          <w:p w14:paraId="1243DB32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资源方logo</w:t>
            </w:r>
          </w:p>
        </w:tc>
        <w:tc>
          <w:tcPr>
            <w:tcW w:w="1276" w:type="dxa"/>
            <w:hideMark/>
          </w:tcPr>
          <w:p w14:paraId="503CBE8B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图片</w:t>
            </w:r>
          </w:p>
        </w:tc>
        <w:tc>
          <w:tcPr>
            <w:tcW w:w="850" w:type="dxa"/>
            <w:hideMark/>
          </w:tcPr>
          <w:p w14:paraId="4566A8DF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2977" w:type="dxa"/>
            <w:hideMark/>
          </w:tcPr>
          <w:p w14:paraId="0E694CB4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图片显示资源方logo</w:t>
            </w:r>
          </w:p>
        </w:tc>
        <w:tc>
          <w:tcPr>
            <w:tcW w:w="2268" w:type="dxa"/>
            <w:hideMark/>
          </w:tcPr>
          <w:p w14:paraId="78B0591F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 xml:space="preserve">　</w:t>
            </w:r>
          </w:p>
        </w:tc>
      </w:tr>
      <w:tr w:rsidR="00B85D19" w:rsidRPr="00B85D19" w14:paraId="5533F4D8" w14:textId="77777777" w:rsidTr="00B85D19">
        <w:trPr>
          <w:trHeight w:val="300"/>
        </w:trPr>
        <w:tc>
          <w:tcPr>
            <w:tcW w:w="704" w:type="dxa"/>
            <w:hideMark/>
          </w:tcPr>
          <w:p w14:paraId="6B5B6B86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01" w:type="dxa"/>
            <w:hideMark/>
          </w:tcPr>
          <w:p w14:paraId="2D38F3CF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支付状态</w:t>
            </w:r>
          </w:p>
        </w:tc>
        <w:tc>
          <w:tcPr>
            <w:tcW w:w="1276" w:type="dxa"/>
            <w:hideMark/>
          </w:tcPr>
          <w:p w14:paraId="7CEE170D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</w:t>
            </w:r>
          </w:p>
        </w:tc>
        <w:tc>
          <w:tcPr>
            <w:tcW w:w="850" w:type="dxa"/>
            <w:hideMark/>
          </w:tcPr>
          <w:p w14:paraId="54F7392B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2977" w:type="dxa"/>
            <w:hideMark/>
          </w:tcPr>
          <w:p w14:paraId="2B5912BF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单行文本显示订单支付状态</w:t>
            </w:r>
          </w:p>
        </w:tc>
        <w:tc>
          <w:tcPr>
            <w:tcW w:w="2268" w:type="dxa"/>
            <w:hideMark/>
          </w:tcPr>
          <w:p w14:paraId="1330E0FD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已完成</w:t>
            </w:r>
          </w:p>
        </w:tc>
      </w:tr>
      <w:tr w:rsidR="00B85D19" w:rsidRPr="00B85D19" w14:paraId="088322B4" w14:textId="77777777" w:rsidTr="00B85D19">
        <w:trPr>
          <w:trHeight w:val="300"/>
        </w:trPr>
        <w:tc>
          <w:tcPr>
            <w:tcW w:w="704" w:type="dxa"/>
            <w:hideMark/>
          </w:tcPr>
          <w:p w14:paraId="4544DF61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1701" w:type="dxa"/>
            <w:hideMark/>
          </w:tcPr>
          <w:p w14:paraId="7E3A6F11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停车场简称</w:t>
            </w:r>
          </w:p>
        </w:tc>
        <w:tc>
          <w:tcPr>
            <w:tcW w:w="1276" w:type="dxa"/>
            <w:hideMark/>
          </w:tcPr>
          <w:p w14:paraId="22C3CF6C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</w:t>
            </w:r>
          </w:p>
        </w:tc>
        <w:tc>
          <w:tcPr>
            <w:tcW w:w="850" w:type="dxa"/>
            <w:hideMark/>
          </w:tcPr>
          <w:p w14:paraId="4CF9199B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2977" w:type="dxa"/>
            <w:hideMark/>
          </w:tcPr>
          <w:p w14:paraId="0B583211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单行文本显示订单状态</w:t>
            </w:r>
          </w:p>
        </w:tc>
        <w:tc>
          <w:tcPr>
            <w:tcW w:w="2268" w:type="dxa"/>
            <w:hideMark/>
          </w:tcPr>
          <w:p w14:paraId="51857916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 xml:space="preserve">　</w:t>
            </w:r>
          </w:p>
        </w:tc>
      </w:tr>
      <w:tr w:rsidR="00B85D19" w:rsidRPr="00B85D19" w14:paraId="52E708CE" w14:textId="77777777" w:rsidTr="00B85D19">
        <w:trPr>
          <w:trHeight w:val="300"/>
        </w:trPr>
        <w:tc>
          <w:tcPr>
            <w:tcW w:w="704" w:type="dxa"/>
            <w:hideMark/>
          </w:tcPr>
          <w:p w14:paraId="29D70179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1701" w:type="dxa"/>
            <w:hideMark/>
          </w:tcPr>
          <w:p w14:paraId="38604DA2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序号</w:t>
            </w:r>
          </w:p>
        </w:tc>
        <w:tc>
          <w:tcPr>
            <w:tcW w:w="1276" w:type="dxa"/>
            <w:hideMark/>
          </w:tcPr>
          <w:p w14:paraId="618F0F0D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</w:t>
            </w:r>
          </w:p>
        </w:tc>
        <w:tc>
          <w:tcPr>
            <w:tcW w:w="850" w:type="dxa"/>
            <w:hideMark/>
          </w:tcPr>
          <w:p w14:paraId="48413F56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2977" w:type="dxa"/>
            <w:hideMark/>
          </w:tcPr>
          <w:p w14:paraId="0A27A960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语音操作时使用</w:t>
            </w:r>
          </w:p>
        </w:tc>
        <w:tc>
          <w:tcPr>
            <w:tcW w:w="2268" w:type="dxa"/>
            <w:hideMark/>
          </w:tcPr>
          <w:p w14:paraId="2E998744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 xml:space="preserve">　</w:t>
            </w:r>
          </w:p>
        </w:tc>
      </w:tr>
      <w:tr w:rsidR="00B85D19" w:rsidRPr="00B85D19" w14:paraId="26A201E2" w14:textId="77777777" w:rsidTr="00B85D19">
        <w:trPr>
          <w:trHeight w:val="300"/>
        </w:trPr>
        <w:tc>
          <w:tcPr>
            <w:tcW w:w="704" w:type="dxa"/>
            <w:hideMark/>
          </w:tcPr>
          <w:p w14:paraId="04499D28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1701" w:type="dxa"/>
            <w:hideMark/>
          </w:tcPr>
          <w:p w14:paraId="171EC49A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停车时长</w:t>
            </w:r>
          </w:p>
        </w:tc>
        <w:tc>
          <w:tcPr>
            <w:tcW w:w="1276" w:type="dxa"/>
            <w:hideMark/>
          </w:tcPr>
          <w:p w14:paraId="1268FCD9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</w:t>
            </w:r>
          </w:p>
        </w:tc>
        <w:tc>
          <w:tcPr>
            <w:tcW w:w="850" w:type="dxa"/>
            <w:hideMark/>
          </w:tcPr>
          <w:p w14:paraId="60B8CD73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2977" w:type="dxa"/>
            <w:hideMark/>
          </w:tcPr>
          <w:p w14:paraId="2CAE8C98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单行文本显示本次订单停车时长</w:t>
            </w:r>
          </w:p>
        </w:tc>
        <w:tc>
          <w:tcPr>
            <w:tcW w:w="2268" w:type="dxa"/>
            <w:hideMark/>
          </w:tcPr>
          <w:p w14:paraId="3F547890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1小时07分54秒</w:t>
            </w:r>
          </w:p>
        </w:tc>
      </w:tr>
      <w:tr w:rsidR="00B85D19" w:rsidRPr="00B85D19" w14:paraId="212336FE" w14:textId="77777777" w:rsidTr="00B85D19">
        <w:trPr>
          <w:trHeight w:val="300"/>
        </w:trPr>
        <w:tc>
          <w:tcPr>
            <w:tcW w:w="704" w:type="dxa"/>
            <w:hideMark/>
          </w:tcPr>
          <w:p w14:paraId="302EFF36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7</w:t>
            </w:r>
          </w:p>
        </w:tc>
        <w:tc>
          <w:tcPr>
            <w:tcW w:w="1701" w:type="dxa"/>
            <w:hideMark/>
          </w:tcPr>
          <w:p w14:paraId="160198BB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合计金额</w:t>
            </w:r>
          </w:p>
        </w:tc>
        <w:tc>
          <w:tcPr>
            <w:tcW w:w="1276" w:type="dxa"/>
            <w:hideMark/>
          </w:tcPr>
          <w:p w14:paraId="564CF6CE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</w:t>
            </w:r>
          </w:p>
        </w:tc>
        <w:tc>
          <w:tcPr>
            <w:tcW w:w="850" w:type="dxa"/>
            <w:hideMark/>
          </w:tcPr>
          <w:p w14:paraId="61A51181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2977" w:type="dxa"/>
            <w:hideMark/>
          </w:tcPr>
          <w:p w14:paraId="149D6572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单行文本显示订单合计金额</w:t>
            </w:r>
          </w:p>
        </w:tc>
        <w:tc>
          <w:tcPr>
            <w:tcW w:w="2268" w:type="dxa"/>
            <w:hideMark/>
          </w:tcPr>
          <w:p w14:paraId="7549893F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15.00元</w:t>
            </w:r>
          </w:p>
        </w:tc>
      </w:tr>
      <w:tr w:rsidR="00B85D19" w:rsidRPr="00B85D19" w14:paraId="29D591AD" w14:textId="77777777" w:rsidTr="00B85D19">
        <w:trPr>
          <w:trHeight w:val="1125"/>
        </w:trPr>
        <w:tc>
          <w:tcPr>
            <w:tcW w:w="704" w:type="dxa"/>
            <w:vMerge w:val="restart"/>
            <w:hideMark/>
          </w:tcPr>
          <w:p w14:paraId="5F01608C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8</w:t>
            </w:r>
          </w:p>
        </w:tc>
        <w:tc>
          <w:tcPr>
            <w:tcW w:w="1701" w:type="dxa"/>
            <w:vMerge w:val="restart"/>
            <w:hideMark/>
          </w:tcPr>
          <w:p w14:paraId="52E1D67D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历史订单列表</w:t>
            </w:r>
          </w:p>
        </w:tc>
        <w:tc>
          <w:tcPr>
            <w:tcW w:w="1276" w:type="dxa"/>
            <w:vMerge w:val="restart"/>
            <w:hideMark/>
          </w:tcPr>
          <w:p w14:paraId="3CEE6E60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多行文本/按钮</w:t>
            </w:r>
          </w:p>
        </w:tc>
        <w:tc>
          <w:tcPr>
            <w:tcW w:w="850" w:type="dxa"/>
            <w:vMerge w:val="restart"/>
            <w:hideMark/>
          </w:tcPr>
          <w:p w14:paraId="220D211C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2977" w:type="dxa"/>
            <w:vMerge w:val="restart"/>
            <w:hideMark/>
          </w:tcPr>
          <w:p w14:paraId="6CBBE68B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多行文本显示订单列表，可点击/语音订单模块进入订单详情</w:t>
            </w:r>
          </w:p>
        </w:tc>
        <w:tc>
          <w:tcPr>
            <w:tcW w:w="2268" w:type="dxa"/>
            <w:hideMark/>
          </w:tcPr>
          <w:p w14:paraId="7F88453F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支持语音检索指令：『第几个』『上一页』『下一页』</w:t>
            </w:r>
          </w:p>
        </w:tc>
      </w:tr>
      <w:tr w:rsidR="00B85D19" w:rsidRPr="00B85D19" w14:paraId="5D1EC1E2" w14:textId="77777777" w:rsidTr="00B85D19">
        <w:trPr>
          <w:trHeight w:val="465"/>
        </w:trPr>
        <w:tc>
          <w:tcPr>
            <w:tcW w:w="704" w:type="dxa"/>
            <w:vMerge/>
            <w:hideMark/>
          </w:tcPr>
          <w:p w14:paraId="01426335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701" w:type="dxa"/>
            <w:vMerge/>
            <w:hideMark/>
          </w:tcPr>
          <w:p w14:paraId="6AE4950F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276" w:type="dxa"/>
            <w:vMerge/>
            <w:hideMark/>
          </w:tcPr>
          <w:p w14:paraId="5E37521D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850" w:type="dxa"/>
            <w:vMerge/>
            <w:hideMark/>
          </w:tcPr>
          <w:p w14:paraId="0B561D0C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977" w:type="dxa"/>
            <w:vMerge/>
            <w:hideMark/>
          </w:tcPr>
          <w:p w14:paraId="01A5082A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268" w:type="dxa"/>
            <w:hideMark/>
          </w:tcPr>
          <w:p w14:paraId="3336EC94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列表页上下滑动检索</w:t>
            </w:r>
          </w:p>
        </w:tc>
      </w:tr>
    </w:tbl>
    <w:p w14:paraId="06E638FB" w14:textId="77777777" w:rsidR="00B85D19" w:rsidRPr="00B85D19" w:rsidRDefault="00B85D19">
      <w:pPr>
        <w:rPr>
          <w:rFonts w:asciiTheme="minorEastAsia" w:hAnsiTheme="minorEastAsia"/>
          <w:sz w:val="18"/>
          <w:szCs w:val="18"/>
        </w:rPr>
      </w:pPr>
    </w:p>
    <w:p w14:paraId="033F49B2" w14:textId="278A7CE6" w:rsidR="005A014A" w:rsidRDefault="00660D45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4-</w:t>
      </w:r>
      <w:r w:rsidR="00B85D19">
        <w:rPr>
          <w:rFonts w:asciiTheme="minorEastAsia" w:hAnsiTheme="minorEastAsia"/>
          <w:sz w:val="18"/>
          <w:szCs w:val="18"/>
        </w:rPr>
        <w:t>4</w:t>
      </w:r>
      <w:r>
        <w:rPr>
          <w:rFonts w:asciiTheme="minorEastAsia" w:hAnsiTheme="minorEastAsia" w:hint="eastAsia"/>
          <w:sz w:val="18"/>
          <w:szCs w:val="18"/>
        </w:rPr>
        <w:t>订单详情页</w:t>
      </w:r>
    </w:p>
    <w:p w14:paraId="2DFAE73D" w14:textId="77777777" w:rsidR="005A014A" w:rsidRDefault="00660D45">
      <w:pPr>
        <w:widowControl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进入：语音/点击订单模块进入</w:t>
      </w:r>
    </w:p>
    <w:p w14:paraId="0D85E422" w14:textId="77777777" w:rsidR="005A014A" w:rsidRDefault="00660D45">
      <w:pPr>
        <w:widowControl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返回：点击返回按钮返回至上一页</w:t>
      </w:r>
    </w:p>
    <w:tbl>
      <w:tblPr>
        <w:tblStyle w:val="af"/>
        <w:tblW w:w="10627" w:type="dxa"/>
        <w:tblLook w:val="04A0" w:firstRow="1" w:lastRow="0" w:firstColumn="1" w:lastColumn="0" w:noHBand="0" w:noVBand="1"/>
      </w:tblPr>
      <w:tblGrid>
        <w:gridCol w:w="704"/>
        <w:gridCol w:w="1843"/>
        <w:gridCol w:w="1417"/>
        <w:gridCol w:w="851"/>
        <w:gridCol w:w="3827"/>
        <w:gridCol w:w="1985"/>
      </w:tblGrid>
      <w:tr w:rsidR="00B85D19" w:rsidRPr="00B85D19" w14:paraId="17E6AE48" w14:textId="77777777" w:rsidTr="002953D4">
        <w:trPr>
          <w:trHeight w:val="300"/>
        </w:trPr>
        <w:tc>
          <w:tcPr>
            <w:tcW w:w="10627" w:type="dxa"/>
            <w:gridSpan w:val="6"/>
            <w:shd w:val="clear" w:color="auto" w:fill="auto"/>
            <w:hideMark/>
          </w:tcPr>
          <w:p w14:paraId="6D09469C" w14:textId="77777777" w:rsidR="00B85D19" w:rsidRPr="00B85D19" w:rsidRDefault="00B85D19" w:rsidP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页面字段及相关操作</w:t>
            </w:r>
          </w:p>
        </w:tc>
      </w:tr>
      <w:tr w:rsidR="00B85D19" w:rsidRPr="00B85D19" w14:paraId="4E137061" w14:textId="77777777" w:rsidTr="00B85D19">
        <w:trPr>
          <w:trHeight w:val="300"/>
        </w:trPr>
        <w:tc>
          <w:tcPr>
            <w:tcW w:w="704" w:type="dxa"/>
            <w:shd w:val="clear" w:color="auto" w:fill="0070C0"/>
            <w:hideMark/>
          </w:tcPr>
          <w:p w14:paraId="07B8D14F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序号</w:t>
            </w:r>
          </w:p>
        </w:tc>
        <w:tc>
          <w:tcPr>
            <w:tcW w:w="1843" w:type="dxa"/>
            <w:shd w:val="clear" w:color="auto" w:fill="0070C0"/>
            <w:hideMark/>
          </w:tcPr>
          <w:p w14:paraId="58426C4F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数据</w:t>
            </w:r>
          </w:p>
        </w:tc>
        <w:tc>
          <w:tcPr>
            <w:tcW w:w="1417" w:type="dxa"/>
            <w:shd w:val="clear" w:color="auto" w:fill="0070C0"/>
            <w:hideMark/>
          </w:tcPr>
          <w:p w14:paraId="0741FDC7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类型</w:t>
            </w:r>
          </w:p>
        </w:tc>
        <w:tc>
          <w:tcPr>
            <w:tcW w:w="851" w:type="dxa"/>
            <w:shd w:val="clear" w:color="auto" w:fill="0070C0"/>
            <w:hideMark/>
          </w:tcPr>
          <w:p w14:paraId="09B15E10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优先级</w:t>
            </w:r>
          </w:p>
        </w:tc>
        <w:tc>
          <w:tcPr>
            <w:tcW w:w="3827" w:type="dxa"/>
            <w:shd w:val="clear" w:color="auto" w:fill="0070C0"/>
            <w:hideMark/>
          </w:tcPr>
          <w:p w14:paraId="74724A13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操作</w:t>
            </w:r>
          </w:p>
        </w:tc>
        <w:tc>
          <w:tcPr>
            <w:tcW w:w="1985" w:type="dxa"/>
            <w:shd w:val="clear" w:color="auto" w:fill="0070C0"/>
            <w:hideMark/>
          </w:tcPr>
          <w:p w14:paraId="5F90B8EE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默认文本</w:t>
            </w:r>
          </w:p>
        </w:tc>
      </w:tr>
      <w:tr w:rsidR="00B85D19" w:rsidRPr="00B85D19" w14:paraId="4AEB95BA" w14:textId="77777777" w:rsidTr="00B85D19">
        <w:trPr>
          <w:trHeight w:val="300"/>
        </w:trPr>
        <w:tc>
          <w:tcPr>
            <w:tcW w:w="704" w:type="dxa"/>
            <w:hideMark/>
          </w:tcPr>
          <w:p w14:paraId="5ACB24FC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843" w:type="dxa"/>
            <w:hideMark/>
          </w:tcPr>
          <w:p w14:paraId="3E56B907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智慧停车场logo</w:t>
            </w:r>
          </w:p>
        </w:tc>
        <w:tc>
          <w:tcPr>
            <w:tcW w:w="1417" w:type="dxa"/>
            <w:hideMark/>
          </w:tcPr>
          <w:p w14:paraId="20052773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图片</w:t>
            </w:r>
          </w:p>
        </w:tc>
        <w:tc>
          <w:tcPr>
            <w:tcW w:w="851" w:type="dxa"/>
            <w:hideMark/>
          </w:tcPr>
          <w:p w14:paraId="00C71B75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3827" w:type="dxa"/>
            <w:hideMark/>
          </w:tcPr>
          <w:p w14:paraId="7174FF37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图片显示智慧停车场logo</w:t>
            </w:r>
          </w:p>
        </w:tc>
        <w:tc>
          <w:tcPr>
            <w:tcW w:w="1985" w:type="dxa"/>
            <w:hideMark/>
          </w:tcPr>
          <w:p w14:paraId="306FC529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 xml:space="preserve">　</w:t>
            </w:r>
          </w:p>
        </w:tc>
      </w:tr>
      <w:tr w:rsidR="00B85D19" w:rsidRPr="00B85D19" w14:paraId="1F8405AE" w14:textId="77777777" w:rsidTr="00B85D19">
        <w:trPr>
          <w:trHeight w:val="300"/>
        </w:trPr>
        <w:tc>
          <w:tcPr>
            <w:tcW w:w="704" w:type="dxa"/>
            <w:hideMark/>
          </w:tcPr>
          <w:p w14:paraId="4ADBE69F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</w:p>
        </w:tc>
        <w:tc>
          <w:tcPr>
            <w:tcW w:w="1843" w:type="dxa"/>
            <w:hideMark/>
          </w:tcPr>
          <w:p w14:paraId="712B4ABC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资源方logo</w:t>
            </w:r>
          </w:p>
        </w:tc>
        <w:tc>
          <w:tcPr>
            <w:tcW w:w="1417" w:type="dxa"/>
            <w:hideMark/>
          </w:tcPr>
          <w:p w14:paraId="24DEFA7F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图片</w:t>
            </w:r>
          </w:p>
        </w:tc>
        <w:tc>
          <w:tcPr>
            <w:tcW w:w="851" w:type="dxa"/>
            <w:hideMark/>
          </w:tcPr>
          <w:p w14:paraId="193C98B4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3827" w:type="dxa"/>
            <w:hideMark/>
          </w:tcPr>
          <w:p w14:paraId="44BAFE91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图片显示资源方logo</w:t>
            </w:r>
          </w:p>
        </w:tc>
        <w:tc>
          <w:tcPr>
            <w:tcW w:w="1985" w:type="dxa"/>
            <w:hideMark/>
          </w:tcPr>
          <w:p w14:paraId="54C4DDF6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 xml:space="preserve">　</w:t>
            </w:r>
          </w:p>
        </w:tc>
      </w:tr>
      <w:tr w:rsidR="00B85D19" w:rsidRPr="00B85D19" w14:paraId="2ACFBC03" w14:textId="77777777" w:rsidTr="00B85D19">
        <w:trPr>
          <w:trHeight w:val="300"/>
        </w:trPr>
        <w:tc>
          <w:tcPr>
            <w:tcW w:w="704" w:type="dxa"/>
            <w:hideMark/>
          </w:tcPr>
          <w:p w14:paraId="26DA997D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843" w:type="dxa"/>
            <w:hideMark/>
          </w:tcPr>
          <w:p w14:paraId="2B3F0982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缴费金额</w:t>
            </w:r>
          </w:p>
        </w:tc>
        <w:tc>
          <w:tcPr>
            <w:tcW w:w="1417" w:type="dxa"/>
            <w:hideMark/>
          </w:tcPr>
          <w:p w14:paraId="2C5C8370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</w:t>
            </w:r>
          </w:p>
        </w:tc>
        <w:tc>
          <w:tcPr>
            <w:tcW w:w="851" w:type="dxa"/>
            <w:hideMark/>
          </w:tcPr>
          <w:p w14:paraId="742B36E7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3827" w:type="dxa"/>
            <w:hideMark/>
          </w:tcPr>
          <w:p w14:paraId="38E6263E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单行文本显示停车费用</w:t>
            </w:r>
          </w:p>
        </w:tc>
        <w:tc>
          <w:tcPr>
            <w:tcW w:w="1985" w:type="dxa"/>
            <w:hideMark/>
          </w:tcPr>
          <w:p w14:paraId="7055E8C5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￥15.00</w:t>
            </w:r>
          </w:p>
        </w:tc>
      </w:tr>
      <w:tr w:rsidR="00B85D19" w:rsidRPr="00B85D19" w14:paraId="72E3F1D6" w14:textId="77777777" w:rsidTr="00B85D19">
        <w:trPr>
          <w:trHeight w:val="300"/>
        </w:trPr>
        <w:tc>
          <w:tcPr>
            <w:tcW w:w="704" w:type="dxa"/>
            <w:hideMark/>
          </w:tcPr>
          <w:p w14:paraId="7E6C8F09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1843" w:type="dxa"/>
            <w:hideMark/>
          </w:tcPr>
          <w:p w14:paraId="25B84535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订单状态</w:t>
            </w:r>
          </w:p>
        </w:tc>
        <w:tc>
          <w:tcPr>
            <w:tcW w:w="1417" w:type="dxa"/>
            <w:hideMark/>
          </w:tcPr>
          <w:p w14:paraId="2943BC53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</w:t>
            </w:r>
          </w:p>
        </w:tc>
        <w:tc>
          <w:tcPr>
            <w:tcW w:w="851" w:type="dxa"/>
            <w:hideMark/>
          </w:tcPr>
          <w:p w14:paraId="269C8D3A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3827" w:type="dxa"/>
            <w:hideMark/>
          </w:tcPr>
          <w:p w14:paraId="5EE2B213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单行文本显示订单状态</w:t>
            </w:r>
          </w:p>
        </w:tc>
        <w:tc>
          <w:tcPr>
            <w:tcW w:w="1985" w:type="dxa"/>
            <w:hideMark/>
          </w:tcPr>
          <w:p w14:paraId="39D67219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已完成</w:t>
            </w:r>
          </w:p>
        </w:tc>
      </w:tr>
      <w:tr w:rsidR="00B85D19" w:rsidRPr="00B85D19" w14:paraId="22FA6285" w14:textId="77777777" w:rsidTr="00B85D19">
        <w:trPr>
          <w:trHeight w:val="465"/>
        </w:trPr>
        <w:tc>
          <w:tcPr>
            <w:tcW w:w="704" w:type="dxa"/>
            <w:hideMark/>
          </w:tcPr>
          <w:p w14:paraId="2DC186E5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1843" w:type="dxa"/>
            <w:hideMark/>
          </w:tcPr>
          <w:p w14:paraId="7460C53F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客服电话</w:t>
            </w:r>
          </w:p>
        </w:tc>
        <w:tc>
          <w:tcPr>
            <w:tcW w:w="1417" w:type="dxa"/>
            <w:hideMark/>
          </w:tcPr>
          <w:p w14:paraId="3F7BFBB8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单行文本/按钮</w:t>
            </w:r>
          </w:p>
        </w:tc>
        <w:tc>
          <w:tcPr>
            <w:tcW w:w="851" w:type="dxa"/>
            <w:hideMark/>
          </w:tcPr>
          <w:p w14:paraId="1274A92C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3827" w:type="dxa"/>
            <w:hideMark/>
          </w:tcPr>
          <w:p w14:paraId="208AC2F8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单行文本提示用户可拨打客服电话</w:t>
            </w:r>
          </w:p>
        </w:tc>
        <w:tc>
          <w:tcPr>
            <w:tcW w:w="1985" w:type="dxa"/>
            <w:hideMark/>
          </w:tcPr>
          <w:p w14:paraId="06667099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服务热线：400-0000-688  投诉请联系客服</w:t>
            </w:r>
          </w:p>
        </w:tc>
      </w:tr>
      <w:tr w:rsidR="00B85D19" w:rsidRPr="00B85D19" w14:paraId="44856654" w14:textId="77777777" w:rsidTr="00B85D19">
        <w:trPr>
          <w:trHeight w:val="300"/>
        </w:trPr>
        <w:tc>
          <w:tcPr>
            <w:tcW w:w="704" w:type="dxa"/>
            <w:hideMark/>
          </w:tcPr>
          <w:p w14:paraId="7AA23FFC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1843" w:type="dxa"/>
            <w:hideMark/>
          </w:tcPr>
          <w:p w14:paraId="3D7DA52D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车牌号</w:t>
            </w:r>
          </w:p>
        </w:tc>
        <w:tc>
          <w:tcPr>
            <w:tcW w:w="1417" w:type="dxa"/>
            <w:hideMark/>
          </w:tcPr>
          <w:p w14:paraId="1836884A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</w:t>
            </w:r>
          </w:p>
        </w:tc>
        <w:tc>
          <w:tcPr>
            <w:tcW w:w="851" w:type="dxa"/>
            <w:hideMark/>
          </w:tcPr>
          <w:p w14:paraId="7F1749A8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3827" w:type="dxa"/>
            <w:hideMark/>
          </w:tcPr>
          <w:p w14:paraId="3B71BCE0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单行文本显示该订单车牌号</w:t>
            </w:r>
          </w:p>
        </w:tc>
        <w:tc>
          <w:tcPr>
            <w:tcW w:w="1985" w:type="dxa"/>
            <w:hideMark/>
          </w:tcPr>
          <w:p w14:paraId="1567A72F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 xml:space="preserve">　</w:t>
            </w:r>
          </w:p>
        </w:tc>
      </w:tr>
      <w:tr w:rsidR="00B85D19" w:rsidRPr="00B85D19" w14:paraId="64524D47" w14:textId="77777777" w:rsidTr="00B85D19">
        <w:trPr>
          <w:trHeight w:val="465"/>
        </w:trPr>
        <w:tc>
          <w:tcPr>
            <w:tcW w:w="704" w:type="dxa"/>
            <w:hideMark/>
          </w:tcPr>
          <w:p w14:paraId="4CB37D74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7</w:t>
            </w:r>
          </w:p>
        </w:tc>
        <w:tc>
          <w:tcPr>
            <w:tcW w:w="1843" w:type="dxa"/>
            <w:hideMark/>
          </w:tcPr>
          <w:p w14:paraId="1CE0BC49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停车场简称</w:t>
            </w:r>
          </w:p>
        </w:tc>
        <w:tc>
          <w:tcPr>
            <w:tcW w:w="1417" w:type="dxa"/>
            <w:hideMark/>
          </w:tcPr>
          <w:p w14:paraId="74A3FAA2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</w:t>
            </w:r>
          </w:p>
        </w:tc>
        <w:tc>
          <w:tcPr>
            <w:tcW w:w="851" w:type="dxa"/>
            <w:hideMark/>
          </w:tcPr>
          <w:p w14:paraId="51D308F2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3827" w:type="dxa"/>
            <w:hideMark/>
          </w:tcPr>
          <w:p w14:paraId="280AFB91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单行文本显示生成该订单所在停车场简称</w:t>
            </w:r>
          </w:p>
        </w:tc>
        <w:tc>
          <w:tcPr>
            <w:tcW w:w="1985" w:type="dxa"/>
            <w:hideMark/>
          </w:tcPr>
          <w:p w14:paraId="4861A060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科苑南停车场</w:t>
            </w:r>
          </w:p>
        </w:tc>
      </w:tr>
      <w:tr w:rsidR="00B85D19" w:rsidRPr="00B85D19" w14:paraId="38130580" w14:textId="77777777" w:rsidTr="00B85D19">
        <w:trPr>
          <w:trHeight w:val="300"/>
        </w:trPr>
        <w:tc>
          <w:tcPr>
            <w:tcW w:w="704" w:type="dxa"/>
            <w:hideMark/>
          </w:tcPr>
          <w:p w14:paraId="446B84CB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8</w:t>
            </w:r>
          </w:p>
        </w:tc>
        <w:tc>
          <w:tcPr>
            <w:tcW w:w="1843" w:type="dxa"/>
            <w:hideMark/>
          </w:tcPr>
          <w:p w14:paraId="6BD23E14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驶入时间</w:t>
            </w:r>
          </w:p>
        </w:tc>
        <w:tc>
          <w:tcPr>
            <w:tcW w:w="1417" w:type="dxa"/>
            <w:hideMark/>
          </w:tcPr>
          <w:p w14:paraId="7BA47967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</w:t>
            </w:r>
          </w:p>
        </w:tc>
        <w:tc>
          <w:tcPr>
            <w:tcW w:w="851" w:type="dxa"/>
            <w:hideMark/>
          </w:tcPr>
          <w:p w14:paraId="6FD2533C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3827" w:type="dxa"/>
            <w:hideMark/>
          </w:tcPr>
          <w:p w14:paraId="72D01782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单行文本显示驶入停车场时间</w:t>
            </w:r>
          </w:p>
        </w:tc>
        <w:tc>
          <w:tcPr>
            <w:tcW w:w="1985" w:type="dxa"/>
            <w:hideMark/>
          </w:tcPr>
          <w:p w14:paraId="3422DA07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YYMMDD hh：mm：ss</w:t>
            </w:r>
          </w:p>
        </w:tc>
      </w:tr>
      <w:tr w:rsidR="00B85D19" w:rsidRPr="00B85D19" w14:paraId="579EF2A3" w14:textId="77777777" w:rsidTr="00B85D19">
        <w:trPr>
          <w:trHeight w:val="300"/>
        </w:trPr>
        <w:tc>
          <w:tcPr>
            <w:tcW w:w="704" w:type="dxa"/>
            <w:hideMark/>
          </w:tcPr>
          <w:p w14:paraId="4CC6D9DD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1843" w:type="dxa"/>
            <w:hideMark/>
          </w:tcPr>
          <w:p w14:paraId="03A0CF60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驶出时间</w:t>
            </w:r>
          </w:p>
        </w:tc>
        <w:tc>
          <w:tcPr>
            <w:tcW w:w="1417" w:type="dxa"/>
            <w:hideMark/>
          </w:tcPr>
          <w:p w14:paraId="4B40526B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</w:t>
            </w:r>
          </w:p>
        </w:tc>
        <w:tc>
          <w:tcPr>
            <w:tcW w:w="851" w:type="dxa"/>
            <w:hideMark/>
          </w:tcPr>
          <w:p w14:paraId="7DA6A3B7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3827" w:type="dxa"/>
            <w:hideMark/>
          </w:tcPr>
          <w:p w14:paraId="7CE3A34E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单行文本显示驶出停车场时间</w:t>
            </w:r>
          </w:p>
        </w:tc>
        <w:tc>
          <w:tcPr>
            <w:tcW w:w="1985" w:type="dxa"/>
            <w:hideMark/>
          </w:tcPr>
          <w:p w14:paraId="43FCE30B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YYMMDD hh：mm：ss</w:t>
            </w:r>
          </w:p>
        </w:tc>
      </w:tr>
      <w:tr w:rsidR="00B85D19" w:rsidRPr="00B85D19" w14:paraId="4BFF18B2" w14:textId="77777777" w:rsidTr="00B85D19">
        <w:trPr>
          <w:trHeight w:val="300"/>
        </w:trPr>
        <w:tc>
          <w:tcPr>
            <w:tcW w:w="704" w:type="dxa"/>
            <w:hideMark/>
          </w:tcPr>
          <w:p w14:paraId="07CF48A9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10</w:t>
            </w:r>
          </w:p>
        </w:tc>
        <w:tc>
          <w:tcPr>
            <w:tcW w:w="1843" w:type="dxa"/>
            <w:hideMark/>
          </w:tcPr>
          <w:p w14:paraId="36232F05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停车时长</w:t>
            </w:r>
          </w:p>
        </w:tc>
        <w:tc>
          <w:tcPr>
            <w:tcW w:w="1417" w:type="dxa"/>
            <w:hideMark/>
          </w:tcPr>
          <w:p w14:paraId="7ECFB26C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</w:t>
            </w:r>
          </w:p>
        </w:tc>
        <w:tc>
          <w:tcPr>
            <w:tcW w:w="851" w:type="dxa"/>
            <w:hideMark/>
          </w:tcPr>
          <w:p w14:paraId="00FCD0C0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3827" w:type="dxa"/>
            <w:hideMark/>
          </w:tcPr>
          <w:p w14:paraId="7DE0FE6F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单行文本显示本次订单停车时长</w:t>
            </w:r>
          </w:p>
        </w:tc>
        <w:tc>
          <w:tcPr>
            <w:tcW w:w="1985" w:type="dxa"/>
            <w:hideMark/>
          </w:tcPr>
          <w:p w14:paraId="3B8DDA5E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1小时07分54秒</w:t>
            </w:r>
          </w:p>
        </w:tc>
      </w:tr>
      <w:tr w:rsidR="00B85D19" w:rsidRPr="00B85D19" w14:paraId="6789B195" w14:textId="77777777" w:rsidTr="00B85D19">
        <w:trPr>
          <w:trHeight w:val="300"/>
        </w:trPr>
        <w:tc>
          <w:tcPr>
            <w:tcW w:w="704" w:type="dxa"/>
            <w:hideMark/>
          </w:tcPr>
          <w:p w14:paraId="1463489F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11</w:t>
            </w:r>
          </w:p>
        </w:tc>
        <w:tc>
          <w:tcPr>
            <w:tcW w:w="1843" w:type="dxa"/>
            <w:hideMark/>
          </w:tcPr>
          <w:p w14:paraId="3FE5BB14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付款时间</w:t>
            </w:r>
          </w:p>
        </w:tc>
        <w:tc>
          <w:tcPr>
            <w:tcW w:w="1417" w:type="dxa"/>
            <w:hideMark/>
          </w:tcPr>
          <w:p w14:paraId="6B46B465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</w:t>
            </w:r>
          </w:p>
        </w:tc>
        <w:tc>
          <w:tcPr>
            <w:tcW w:w="851" w:type="dxa"/>
            <w:hideMark/>
          </w:tcPr>
          <w:p w14:paraId="1283877F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3827" w:type="dxa"/>
            <w:hideMark/>
          </w:tcPr>
          <w:p w14:paraId="5AF1CFE7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单行文本显示付款时间</w:t>
            </w:r>
          </w:p>
        </w:tc>
        <w:tc>
          <w:tcPr>
            <w:tcW w:w="1985" w:type="dxa"/>
            <w:hideMark/>
          </w:tcPr>
          <w:p w14:paraId="09C1B6AD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YYMMDD hh：mm：ss</w:t>
            </w:r>
          </w:p>
        </w:tc>
      </w:tr>
      <w:tr w:rsidR="00B85D19" w:rsidRPr="00B85D19" w14:paraId="760F9249" w14:textId="77777777" w:rsidTr="00B85D19">
        <w:trPr>
          <w:trHeight w:val="300"/>
        </w:trPr>
        <w:tc>
          <w:tcPr>
            <w:tcW w:w="704" w:type="dxa"/>
            <w:hideMark/>
          </w:tcPr>
          <w:p w14:paraId="286E9DD0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12</w:t>
            </w:r>
          </w:p>
        </w:tc>
        <w:tc>
          <w:tcPr>
            <w:tcW w:w="1843" w:type="dxa"/>
            <w:hideMark/>
          </w:tcPr>
          <w:p w14:paraId="36A8F1A1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ETCP订单号</w:t>
            </w:r>
          </w:p>
        </w:tc>
        <w:tc>
          <w:tcPr>
            <w:tcW w:w="1417" w:type="dxa"/>
            <w:hideMark/>
          </w:tcPr>
          <w:p w14:paraId="0A4A88C1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</w:t>
            </w:r>
          </w:p>
        </w:tc>
        <w:tc>
          <w:tcPr>
            <w:tcW w:w="851" w:type="dxa"/>
            <w:hideMark/>
          </w:tcPr>
          <w:p w14:paraId="686D10BA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3827" w:type="dxa"/>
            <w:hideMark/>
          </w:tcPr>
          <w:p w14:paraId="3B27ADC0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文本显示该订单唯一的ETCP订单号</w:t>
            </w:r>
          </w:p>
        </w:tc>
        <w:tc>
          <w:tcPr>
            <w:tcW w:w="1985" w:type="dxa"/>
            <w:hideMark/>
          </w:tcPr>
          <w:p w14:paraId="7C417417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 xml:space="preserve">　</w:t>
            </w:r>
          </w:p>
        </w:tc>
      </w:tr>
      <w:tr w:rsidR="00B85D19" w:rsidRPr="00B85D19" w14:paraId="0F3FEABD" w14:textId="77777777" w:rsidTr="00B85D19">
        <w:trPr>
          <w:trHeight w:val="465"/>
        </w:trPr>
        <w:tc>
          <w:tcPr>
            <w:tcW w:w="704" w:type="dxa"/>
            <w:hideMark/>
          </w:tcPr>
          <w:p w14:paraId="4E6BE524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13</w:t>
            </w:r>
          </w:p>
        </w:tc>
        <w:tc>
          <w:tcPr>
            <w:tcW w:w="1843" w:type="dxa"/>
            <w:hideMark/>
          </w:tcPr>
          <w:p w14:paraId="1C428234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智慧停车订单号</w:t>
            </w:r>
          </w:p>
        </w:tc>
        <w:tc>
          <w:tcPr>
            <w:tcW w:w="1417" w:type="dxa"/>
            <w:hideMark/>
          </w:tcPr>
          <w:p w14:paraId="3E89BC7D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</w:t>
            </w:r>
          </w:p>
        </w:tc>
        <w:tc>
          <w:tcPr>
            <w:tcW w:w="851" w:type="dxa"/>
            <w:hideMark/>
          </w:tcPr>
          <w:p w14:paraId="4510D8B5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3827" w:type="dxa"/>
            <w:hideMark/>
          </w:tcPr>
          <w:p w14:paraId="325674AB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单行文本显示该订单唯一的智慧停车场订单号</w:t>
            </w:r>
          </w:p>
        </w:tc>
        <w:tc>
          <w:tcPr>
            <w:tcW w:w="1985" w:type="dxa"/>
            <w:hideMark/>
          </w:tcPr>
          <w:p w14:paraId="39C68097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 xml:space="preserve">　</w:t>
            </w:r>
          </w:p>
        </w:tc>
      </w:tr>
      <w:tr w:rsidR="00B85D19" w:rsidRPr="00B85D19" w14:paraId="3F81CB63" w14:textId="77777777" w:rsidTr="00B85D19">
        <w:trPr>
          <w:trHeight w:val="300"/>
        </w:trPr>
        <w:tc>
          <w:tcPr>
            <w:tcW w:w="704" w:type="dxa"/>
            <w:hideMark/>
          </w:tcPr>
          <w:p w14:paraId="221D0BE2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14</w:t>
            </w:r>
          </w:p>
        </w:tc>
        <w:tc>
          <w:tcPr>
            <w:tcW w:w="1843" w:type="dxa"/>
            <w:hideMark/>
          </w:tcPr>
          <w:p w14:paraId="4F5DB1EB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支付订单号</w:t>
            </w:r>
          </w:p>
        </w:tc>
        <w:tc>
          <w:tcPr>
            <w:tcW w:w="1417" w:type="dxa"/>
            <w:hideMark/>
          </w:tcPr>
          <w:p w14:paraId="587F75E3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</w:t>
            </w:r>
          </w:p>
        </w:tc>
        <w:tc>
          <w:tcPr>
            <w:tcW w:w="851" w:type="dxa"/>
            <w:hideMark/>
          </w:tcPr>
          <w:p w14:paraId="2CDA666C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3827" w:type="dxa"/>
            <w:hideMark/>
          </w:tcPr>
          <w:p w14:paraId="519818B9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文本显示该订单唯一的支付订单号</w:t>
            </w:r>
          </w:p>
        </w:tc>
        <w:tc>
          <w:tcPr>
            <w:tcW w:w="1985" w:type="dxa"/>
            <w:hideMark/>
          </w:tcPr>
          <w:p w14:paraId="52F942BA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 xml:space="preserve">　</w:t>
            </w:r>
          </w:p>
        </w:tc>
      </w:tr>
      <w:tr w:rsidR="00B85D19" w:rsidRPr="00B85D19" w14:paraId="75AD2AB9" w14:textId="77777777" w:rsidTr="00B85D19">
        <w:trPr>
          <w:trHeight w:val="300"/>
        </w:trPr>
        <w:tc>
          <w:tcPr>
            <w:tcW w:w="704" w:type="dxa"/>
            <w:hideMark/>
          </w:tcPr>
          <w:p w14:paraId="71646B6E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15</w:t>
            </w:r>
          </w:p>
        </w:tc>
        <w:tc>
          <w:tcPr>
            <w:tcW w:w="1843" w:type="dxa"/>
            <w:hideMark/>
          </w:tcPr>
          <w:p w14:paraId="347A4C54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合计金额</w:t>
            </w:r>
          </w:p>
        </w:tc>
        <w:tc>
          <w:tcPr>
            <w:tcW w:w="1417" w:type="dxa"/>
            <w:hideMark/>
          </w:tcPr>
          <w:p w14:paraId="52CF059C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</w:t>
            </w:r>
          </w:p>
        </w:tc>
        <w:tc>
          <w:tcPr>
            <w:tcW w:w="851" w:type="dxa"/>
            <w:hideMark/>
          </w:tcPr>
          <w:p w14:paraId="6B171C5E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P0</w:t>
            </w:r>
          </w:p>
        </w:tc>
        <w:tc>
          <w:tcPr>
            <w:tcW w:w="3827" w:type="dxa"/>
            <w:hideMark/>
          </w:tcPr>
          <w:p w14:paraId="70A83529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单行文本显示本次订单停车费总额</w:t>
            </w:r>
          </w:p>
        </w:tc>
        <w:tc>
          <w:tcPr>
            <w:tcW w:w="1985" w:type="dxa"/>
            <w:hideMark/>
          </w:tcPr>
          <w:p w14:paraId="000C5F35" w14:textId="77777777" w:rsidR="00B85D19" w:rsidRPr="00B85D19" w:rsidRDefault="00B85D19">
            <w:pPr>
              <w:rPr>
                <w:rFonts w:asciiTheme="minorEastAsia" w:hAnsiTheme="minorEastAsia"/>
                <w:sz w:val="18"/>
                <w:szCs w:val="18"/>
              </w:rPr>
            </w:pPr>
            <w:r w:rsidRPr="00B85D19">
              <w:rPr>
                <w:rFonts w:asciiTheme="minorEastAsia" w:hAnsiTheme="minorEastAsia" w:hint="eastAsia"/>
                <w:sz w:val="18"/>
                <w:szCs w:val="18"/>
              </w:rPr>
              <w:t>￥15.00</w:t>
            </w:r>
          </w:p>
        </w:tc>
      </w:tr>
    </w:tbl>
    <w:p w14:paraId="1E23D14A" w14:textId="77777777" w:rsidR="005A014A" w:rsidRDefault="005A014A">
      <w:pPr>
        <w:rPr>
          <w:rFonts w:asciiTheme="minorEastAsia" w:hAnsiTheme="minorEastAsia"/>
          <w:sz w:val="18"/>
          <w:szCs w:val="18"/>
        </w:rPr>
      </w:pPr>
    </w:p>
    <w:p w14:paraId="239AC506" w14:textId="77777777" w:rsidR="005A014A" w:rsidRPr="00C510CF" w:rsidRDefault="00660D45">
      <w:pPr>
        <w:pStyle w:val="3"/>
        <w:ind w:left="0" w:firstLine="0"/>
        <w:rPr>
          <w:strike/>
          <w:color w:val="auto"/>
        </w:rPr>
      </w:pPr>
      <w:bookmarkStart w:id="64" w:name="_Toc533776428"/>
      <w:r w:rsidRPr="00C510CF">
        <w:rPr>
          <w:rFonts w:hint="eastAsia"/>
          <w:strike/>
          <w:color w:val="auto"/>
        </w:rPr>
        <w:t>4.3.2.缴费页面</w:t>
      </w:r>
      <w:bookmarkEnd w:id="64"/>
    </w:p>
    <w:tbl>
      <w:tblPr>
        <w:tblW w:w="9900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724"/>
        <w:gridCol w:w="709"/>
        <w:gridCol w:w="709"/>
        <w:gridCol w:w="850"/>
        <w:gridCol w:w="1134"/>
        <w:gridCol w:w="1276"/>
        <w:gridCol w:w="1158"/>
        <w:gridCol w:w="1535"/>
        <w:gridCol w:w="1805"/>
      </w:tblGrid>
      <w:tr w:rsidR="005A014A" w14:paraId="3F1CCF8B" w14:textId="77777777">
        <w:trPr>
          <w:trHeight w:val="56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385481B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strike/>
                <w:color w:val="000000"/>
                <w:kern w:val="0"/>
                <w:sz w:val="16"/>
                <w:szCs w:val="16"/>
              </w:rPr>
              <w:t>一级页面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B2BEDE1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strike/>
                <w:color w:val="000000"/>
                <w:kern w:val="0"/>
                <w:sz w:val="16"/>
                <w:szCs w:val="16"/>
              </w:rPr>
              <w:t>二级页面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F51A1CF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strike/>
                <w:color w:val="000000"/>
                <w:kern w:val="0"/>
                <w:sz w:val="16"/>
                <w:szCs w:val="16"/>
              </w:rPr>
              <w:t>hint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9B97092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strike/>
                <w:color w:val="000000"/>
                <w:kern w:val="0"/>
                <w:sz w:val="16"/>
                <w:szCs w:val="16"/>
              </w:rPr>
              <w:t>语音功能点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A2059DF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strike/>
                <w:color w:val="000000"/>
                <w:kern w:val="0"/>
                <w:sz w:val="16"/>
                <w:szCs w:val="16"/>
              </w:rPr>
              <w:t>用户示列query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62488C5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strike/>
                <w:color w:val="000000"/>
                <w:kern w:val="0"/>
                <w:sz w:val="16"/>
                <w:szCs w:val="16"/>
              </w:rPr>
              <w:t>结果</w:t>
            </w:r>
          </w:p>
        </w:tc>
        <w:tc>
          <w:tcPr>
            <w:tcW w:w="11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29FAF5B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strike/>
                <w:color w:val="000000"/>
                <w:kern w:val="0"/>
                <w:sz w:val="16"/>
                <w:szCs w:val="16"/>
              </w:rPr>
              <w:t>tts播报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316FBF8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strike/>
                <w:color w:val="000000"/>
                <w:kern w:val="0"/>
                <w:sz w:val="16"/>
                <w:szCs w:val="16"/>
              </w:rPr>
              <w:t>话术模版</w:t>
            </w: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3CD1EA1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b/>
                <w:bCs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b/>
                <w:bCs/>
                <w:strike/>
                <w:color w:val="000000"/>
                <w:kern w:val="0"/>
                <w:sz w:val="16"/>
                <w:szCs w:val="16"/>
              </w:rPr>
              <w:t>下一环节</w:t>
            </w:r>
          </w:p>
        </w:tc>
      </w:tr>
      <w:tr w:rsidR="005A014A" w14:paraId="1CA9781F" w14:textId="77777777">
        <w:trPr>
          <w:trHeight w:val="1340"/>
        </w:trPr>
        <w:tc>
          <w:tcPr>
            <w:tcW w:w="7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52E528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缴费页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2E0B52" w14:textId="77777777" w:rsidR="005A014A" w:rsidRDefault="00660D45">
            <w:pPr>
              <w:widowControl/>
              <w:jc w:val="center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／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3750FD3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找下西二旗附近的智慧停车场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CECCCA0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进入【缴费】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372C7BA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你好福特，支付停车费／ 你好福特，打开智慧停车场</w:t>
            </w: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lastRenderedPageBreak/>
              <w:t>（命中缴费页策略时，打开）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650DDA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lastRenderedPageBreak/>
              <w:t>进入智慧停车场，金额&gt;0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13198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已停了1小时30分钟，需支付20元，你可以扫码支付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688669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好的，已停了XX小时XX分钟，需支付{X}元，你可以扫码支付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93D17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执行，跳转到相关页面</w:t>
            </w:r>
          </w:p>
        </w:tc>
      </w:tr>
      <w:tr w:rsidR="005A014A" w14:paraId="44E561A9" w14:textId="77777777">
        <w:trPr>
          <w:trHeight w:val="1200"/>
        </w:trPr>
        <w:tc>
          <w:tcPr>
            <w:tcW w:w="7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1EBCB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F9CDF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9E1CD7C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94E9E9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9DE5DA5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BB6028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进入智慧停车场，金额=0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49083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已停了25分钟，需支付0元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8AAFB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好的，已停了{X}分钟，需支付0元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464A1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执行，跳转到相关页面</w:t>
            </w:r>
          </w:p>
        </w:tc>
      </w:tr>
      <w:tr w:rsidR="005A014A" w14:paraId="4DD35B2F" w14:textId="77777777">
        <w:trPr>
          <w:trHeight w:val="1340"/>
        </w:trPr>
        <w:tc>
          <w:tcPr>
            <w:tcW w:w="7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05CD3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5C89E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5FE378E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4A61AA1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3585660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F66A15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未进入智慧停车场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506CDE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还没有待支付的停车费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6D2DD5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还没有待支付的停车费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840C28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执行，跳转到相关页面</w:t>
            </w:r>
          </w:p>
        </w:tc>
      </w:tr>
      <w:tr w:rsidR="005A014A" w14:paraId="3538989D" w14:textId="77777777">
        <w:trPr>
          <w:trHeight w:val="960"/>
        </w:trPr>
        <w:tc>
          <w:tcPr>
            <w:tcW w:w="7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DEF45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0F1B2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5352C62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33F462AD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进入相应二级页面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417A4DBB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你好福特，开通服务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0C04D255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／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3005C0BA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好的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67BF5BBC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好的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332F3608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执行，弹出开通服务弹框（接入多家sp后，增加选择服务商页面）</w:t>
            </w:r>
          </w:p>
        </w:tc>
      </w:tr>
      <w:tr w:rsidR="005A014A" w14:paraId="335F5079" w14:textId="77777777">
        <w:trPr>
          <w:trHeight w:val="1220"/>
        </w:trPr>
        <w:tc>
          <w:tcPr>
            <w:tcW w:w="7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3925B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2864C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6F6F843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9EF656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5C5D0C78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你好福特，查看爱车信息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78B43F84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／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35F5A8AF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好的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2C55139F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好的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56DE90A1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执行，进入【个人中心】的【爱车信息】页，从此进入的，点击返回时，返回【缴费】页</w:t>
            </w:r>
          </w:p>
        </w:tc>
      </w:tr>
      <w:tr w:rsidR="005A014A" w14:paraId="06554034" w14:textId="77777777">
        <w:trPr>
          <w:trHeight w:val="660"/>
        </w:trPr>
        <w:tc>
          <w:tcPr>
            <w:tcW w:w="7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EFF95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FD7DC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AC8FFDF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0CC5AF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7108A2D6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你好福特，开通免密支付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735BEAE5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／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284F3679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好的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01E98D5D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好的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77E0CE3F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执行，进入【免密支付】页</w:t>
            </w:r>
          </w:p>
        </w:tc>
      </w:tr>
      <w:tr w:rsidR="005A014A" w14:paraId="6728EB8B" w14:textId="77777777">
        <w:trPr>
          <w:trHeight w:val="1500"/>
        </w:trPr>
        <w:tc>
          <w:tcPr>
            <w:tcW w:w="7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CB1EE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2C34A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05AC0D4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461C7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7147E42F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你好福特，查看历史订单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6E09D78E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／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0A9F65CA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好的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2010ABF5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好的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3AA1AAF9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执行，进入【订单中心】的【停车场订单】页，从此进入的，点击返回时，返回【缴费】页</w:t>
            </w:r>
          </w:p>
        </w:tc>
      </w:tr>
      <w:tr w:rsidR="005A014A" w14:paraId="21233027" w14:textId="77777777">
        <w:trPr>
          <w:trHeight w:val="780"/>
        </w:trPr>
        <w:tc>
          <w:tcPr>
            <w:tcW w:w="7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E13294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E0DA5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43E1710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7630E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7F6FEA4C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你好福特，进入开发票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037C5A20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／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549A427C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好的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3CF5661D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好的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2D5B42EC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执行，进入智慧停车场的【开发票】页</w:t>
            </w:r>
          </w:p>
        </w:tc>
      </w:tr>
      <w:tr w:rsidR="005A014A" w14:paraId="12A20D33" w14:textId="77777777">
        <w:trPr>
          <w:trHeight w:val="840"/>
        </w:trPr>
        <w:tc>
          <w:tcPr>
            <w:tcW w:w="7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FB0888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32460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C17179E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1F0B4" w14:textId="77777777" w:rsidR="005A014A" w:rsidRDefault="005A014A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08ABEDF4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你好福特，查看客服电话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46D464D5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／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5D2D2C40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好的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29076A2B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好的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1C80C213" w14:textId="77777777" w:rsidR="005A014A" w:rsidRDefault="00660D45">
            <w:pPr>
              <w:widowControl/>
              <w:jc w:val="left"/>
              <w:rPr>
                <w:rFonts w:ascii="宋体" w:eastAsia="宋体" w:hAnsi="宋体" w:cs="Times New Roman"/>
                <w:strike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Times New Roman" w:hint="eastAsia"/>
                <w:strike/>
                <w:color w:val="000000"/>
                <w:kern w:val="0"/>
                <w:sz w:val="16"/>
                <w:szCs w:val="16"/>
              </w:rPr>
              <w:t>执行，进入智慧停车场的【客服电话】页</w:t>
            </w:r>
          </w:p>
        </w:tc>
      </w:tr>
    </w:tbl>
    <w:p w14:paraId="6DE11D24" w14:textId="77777777" w:rsidR="005A014A" w:rsidRDefault="005A014A"/>
    <w:p w14:paraId="7027D015" w14:textId="77777777" w:rsidR="005A014A" w:rsidRPr="000F5F57" w:rsidRDefault="00660D45">
      <w:pPr>
        <w:pStyle w:val="af0"/>
        <w:numPr>
          <w:ilvl w:val="0"/>
          <w:numId w:val="6"/>
        </w:numPr>
        <w:ind w:firstLineChars="0"/>
        <w:rPr>
          <w:sz w:val="18"/>
          <w:szCs w:val="18"/>
        </w:rPr>
      </w:pPr>
      <w:r w:rsidRPr="000F5F57">
        <w:rPr>
          <w:rFonts w:hint="eastAsia"/>
          <w:sz w:val="18"/>
          <w:szCs w:val="18"/>
        </w:rPr>
        <w:t>语音指令进入二级页面：本期不做，后期待研发评估技术成本。</w:t>
      </w:r>
    </w:p>
    <w:p w14:paraId="72B1EAB5" w14:textId="1E26EAFD" w:rsidR="00DE4354" w:rsidRDefault="00DE4354">
      <w:pPr>
        <w:pStyle w:val="3"/>
        <w:ind w:left="0" w:firstLine="0"/>
      </w:pPr>
      <w:bookmarkStart w:id="65" w:name="_Toc533776429"/>
      <w:r>
        <w:rPr>
          <w:rFonts w:hint="eastAsia"/>
        </w:rPr>
        <w:t>4</w:t>
      </w:r>
      <w:r>
        <w:t>.3.5.</w:t>
      </w:r>
      <w:r>
        <w:rPr>
          <w:rFonts w:hint="eastAsia"/>
        </w:rPr>
        <w:t>开通免密</w:t>
      </w:r>
      <w:bookmarkEnd w:id="65"/>
    </w:p>
    <w:p w14:paraId="4234CB4D" w14:textId="77777777" w:rsidR="008D33D6" w:rsidRDefault="008D33D6" w:rsidP="008D33D6">
      <w:pPr>
        <w:tabs>
          <w:tab w:val="left" w:pos="720"/>
        </w:tabs>
        <w:autoSpaceDE w:val="0"/>
        <w:autoSpaceDN w:val="0"/>
        <w:adjustRightInd w:val="0"/>
        <w:jc w:val="left"/>
        <w:rPr>
          <w:sz w:val="18"/>
          <w:szCs w:val="18"/>
        </w:rPr>
      </w:pPr>
      <w:r w:rsidRPr="008D33D6">
        <w:rPr>
          <w:rFonts w:hint="eastAsia"/>
          <w:sz w:val="18"/>
          <w:szCs w:val="18"/>
        </w:rPr>
        <w:t>开通免密页面按法务要求增加提示文字</w:t>
      </w:r>
      <w:r>
        <w:rPr>
          <w:rFonts w:hint="eastAsia"/>
          <w:sz w:val="18"/>
          <w:szCs w:val="18"/>
        </w:rPr>
        <w:t>：</w:t>
      </w:r>
    </w:p>
    <w:p w14:paraId="07A614B9" w14:textId="3F79E436" w:rsidR="008D33D6" w:rsidRPr="008D33D6" w:rsidRDefault="008D33D6" w:rsidP="008D33D6">
      <w:pPr>
        <w:tabs>
          <w:tab w:val="left" w:pos="720"/>
        </w:tabs>
        <w:autoSpaceDE w:val="0"/>
        <w:autoSpaceDN w:val="0"/>
        <w:adjustRightInd w:val="0"/>
        <w:jc w:val="left"/>
        <w:rPr>
          <w:sz w:val="18"/>
          <w:szCs w:val="18"/>
        </w:rPr>
      </w:pPr>
      <w:r w:rsidRPr="008D33D6">
        <w:rPr>
          <w:sz w:val="18"/>
          <w:szCs w:val="18"/>
        </w:rPr>
        <w:t>1.</w:t>
      </w:r>
      <w:r w:rsidRPr="008D33D6">
        <w:rPr>
          <w:rFonts w:hint="eastAsia"/>
          <w:sz w:val="18"/>
          <w:szCs w:val="18"/>
        </w:rPr>
        <w:t>在开通</w:t>
      </w:r>
      <w:r w:rsidRPr="008D33D6">
        <w:rPr>
          <w:sz w:val="18"/>
          <w:szCs w:val="18"/>
        </w:rPr>
        <w:t>“</w:t>
      </w:r>
      <w:r w:rsidRPr="008D33D6">
        <w:rPr>
          <w:rFonts w:hint="eastAsia"/>
          <w:sz w:val="18"/>
          <w:szCs w:val="18"/>
        </w:rPr>
        <w:t>免密支付</w:t>
      </w:r>
      <w:r w:rsidRPr="008D33D6">
        <w:rPr>
          <w:sz w:val="18"/>
          <w:szCs w:val="18"/>
        </w:rPr>
        <w:t>”</w:t>
      </w:r>
      <w:r w:rsidRPr="008D33D6">
        <w:rPr>
          <w:rFonts w:hint="eastAsia"/>
          <w:sz w:val="18"/>
          <w:szCs w:val="18"/>
        </w:rPr>
        <w:t>后，若您的车辆被套牌、被盗或者您将车辆借予朋友等第三方使用且未登出车机账号，车辆进入支持</w:t>
      </w:r>
      <w:r w:rsidRPr="008D33D6">
        <w:rPr>
          <w:sz w:val="18"/>
          <w:szCs w:val="18"/>
        </w:rPr>
        <w:t>ETCP</w:t>
      </w:r>
      <w:r w:rsidRPr="008D33D6">
        <w:rPr>
          <w:rFonts w:hint="eastAsia"/>
          <w:sz w:val="18"/>
          <w:szCs w:val="18"/>
        </w:rPr>
        <w:t>停</w:t>
      </w:r>
      <w:r w:rsidRPr="008D33D6">
        <w:rPr>
          <w:rFonts w:hint="eastAsia"/>
          <w:sz w:val="18"/>
          <w:szCs w:val="18"/>
        </w:rPr>
        <w:lastRenderedPageBreak/>
        <w:t>车场会发生直接从您的账号中扣除停车场费用的情况，这一损失很可能是无法挽回的，请您充分考虑并知悉前述风险；若您选择开通，则表示您知悉前述风险；</w:t>
      </w:r>
    </w:p>
    <w:p w14:paraId="0975A7C5" w14:textId="7BC1D06E" w:rsidR="008D33D6" w:rsidRPr="008D33D6" w:rsidRDefault="008D33D6" w:rsidP="008D33D6">
      <w:pPr>
        <w:tabs>
          <w:tab w:val="left" w:pos="720"/>
        </w:tabs>
        <w:autoSpaceDE w:val="0"/>
        <w:autoSpaceDN w:val="0"/>
        <w:adjustRightInd w:val="0"/>
        <w:jc w:val="left"/>
        <w:rPr>
          <w:sz w:val="18"/>
          <w:szCs w:val="18"/>
        </w:rPr>
      </w:pPr>
      <w:r w:rsidRPr="008D33D6">
        <w:rPr>
          <w:rFonts w:hint="eastAsia"/>
          <w:noProof/>
          <w:sz w:val="18"/>
          <w:szCs w:val="18"/>
        </w:rPr>
        <w:drawing>
          <wp:anchor distT="0" distB="0" distL="114300" distR="114300" simplePos="0" relativeHeight="251672576" behindDoc="0" locked="0" layoutInCell="1" allowOverlap="1" wp14:anchorId="196BDD53" wp14:editId="6384DBD6">
            <wp:simplePos x="0" y="0"/>
            <wp:positionH relativeFrom="column">
              <wp:posOffset>-104140</wp:posOffset>
            </wp:positionH>
            <wp:positionV relativeFrom="paragraph">
              <wp:posOffset>280035</wp:posOffset>
            </wp:positionV>
            <wp:extent cx="6224270" cy="2602865"/>
            <wp:effectExtent l="0" t="0" r="5080" b="698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ew_page_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27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D33D6">
        <w:rPr>
          <w:sz w:val="18"/>
          <w:szCs w:val="18"/>
        </w:rPr>
        <w:t>2.</w:t>
      </w:r>
      <w:r w:rsidRPr="008D33D6">
        <w:rPr>
          <w:rFonts w:hint="eastAsia"/>
          <w:sz w:val="18"/>
          <w:szCs w:val="18"/>
        </w:rPr>
        <w:t>此项服务实际由</w:t>
      </w:r>
      <w:r w:rsidRPr="008D33D6">
        <w:rPr>
          <w:sz w:val="18"/>
          <w:szCs w:val="18"/>
        </w:rPr>
        <w:t>ETCP</w:t>
      </w:r>
      <w:r w:rsidRPr="008D33D6">
        <w:rPr>
          <w:rFonts w:hint="eastAsia"/>
          <w:sz w:val="18"/>
          <w:szCs w:val="18"/>
        </w:rPr>
        <w:t>的运营方北京悦畅科技有限公司提供。</w:t>
      </w:r>
    </w:p>
    <w:p w14:paraId="5611ACDF" w14:textId="6CE5C6FD" w:rsidR="00DE4354" w:rsidRDefault="00CF0390" w:rsidP="00DE4354">
      <w:pPr>
        <w:rPr>
          <w:sz w:val="18"/>
          <w:szCs w:val="18"/>
        </w:rPr>
      </w:pPr>
      <w:r w:rsidRPr="00CF0390">
        <w:rPr>
          <w:rFonts w:hint="eastAsia"/>
          <w:sz w:val="18"/>
          <w:szCs w:val="18"/>
        </w:rPr>
        <w:t>未开通免密支付显示【未开通】，点击跳转至扫码开通免密页</w:t>
      </w:r>
      <w:r>
        <w:rPr>
          <w:rFonts w:hint="eastAsia"/>
          <w:sz w:val="18"/>
          <w:szCs w:val="18"/>
        </w:rPr>
        <w:t>；</w:t>
      </w:r>
    </w:p>
    <w:p w14:paraId="14226E47" w14:textId="7605E796" w:rsidR="00CF0390" w:rsidRPr="008D33D6" w:rsidRDefault="00CF0390" w:rsidP="00CF0390">
      <w:pPr>
        <w:rPr>
          <w:sz w:val="18"/>
          <w:szCs w:val="18"/>
        </w:rPr>
      </w:pPr>
      <w:r w:rsidRPr="00CF0390">
        <w:rPr>
          <w:rFonts w:hint="eastAsia"/>
          <w:sz w:val="18"/>
          <w:szCs w:val="18"/>
        </w:rPr>
        <w:t>已开通免密支付显示【已开通】，增加</w:t>
      </w:r>
      <w:r>
        <w:rPr>
          <w:rFonts w:hint="eastAsia"/>
          <w:sz w:val="18"/>
          <w:szCs w:val="18"/>
        </w:rPr>
        <w:t>“</w:t>
      </w:r>
      <w:r>
        <w:rPr>
          <w:noProof/>
        </w:rPr>
        <w:drawing>
          <wp:inline distT="0" distB="0" distL="0" distR="0" wp14:anchorId="0584C7A5" wp14:editId="51EBCA8D">
            <wp:extent cx="151765" cy="151765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>”</w:t>
      </w:r>
      <w:r>
        <w:rPr>
          <w:rFonts w:hint="eastAsia"/>
          <w:sz w:val="18"/>
          <w:szCs w:val="18"/>
        </w:rPr>
        <w:t xml:space="preserve">  </w:t>
      </w:r>
      <w:r w:rsidRPr="00CF0390">
        <w:rPr>
          <w:rFonts w:hint="eastAsia"/>
          <w:sz w:val="18"/>
          <w:szCs w:val="18"/>
        </w:rPr>
        <w:t>按钮点击跳转至关闭免密引导步骤页</w:t>
      </w:r>
      <w:r>
        <w:rPr>
          <w:rFonts w:hint="eastAsia"/>
          <w:sz w:val="18"/>
          <w:szCs w:val="18"/>
        </w:rPr>
        <w:t>。</w:t>
      </w:r>
    </w:p>
    <w:p w14:paraId="4266A5F2" w14:textId="2C346FCE" w:rsidR="005A014A" w:rsidRPr="00C510CF" w:rsidRDefault="00660D45">
      <w:pPr>
        <w:pStyle w:val="3"/>
        <w:ind w:left="0" w:firstLine="0"/>
        <w:rPr>
          <w:color w:val="auto"/>
        </w:rPr>
      </w:pPr>
      <w:bookmarkStart w:id="66" w:name="_Toc533776430"/>
      <w:r w:rsidRPr="00C510CF">
        <w:rPr>
          <w:rFonts w:hint="eastAsia"/>
          <w:color w:val="auto"/>
        </w:rPr>
        <w:t>4.3.</w:t>
      </w:r>
      <w:r w:rsidR="00DE4354" w:rsidRPr="00C510CF">
        <w:rPr>
          <w:color w:val="auto"/>
        </w:rPr>
        <w:t>6</w:t>
      </w:r>
      <w:r w:rsidRPr="00C510CF">
        <w:rPr>
          <w:rFonts w:hint="eastAsia"/>
          <w:color w:val="auto"/>
        </w:rPr>
        <w:t>.其它环节</w:t>
      </w:r>
      <w:bookmarkEnd w:id="66"/>
    </w:p>
    <w:p w14:paraId="76F9198A" w14:textId="77777777" w:rsidR="005A014A" w:rsidRPr="00C510CF" w:rsidRDefault="00660D45">
      <w:pPr>
        <w:pStyle w:val="3"/>
        <w:rPr>
          <w:color w:val="auto"/>
        </w:rPr>
      </w:pPr>
      <w:bookmarkStart w:id="67" w:name="_Toc533776431"/>
      <w:r w:rsidRPr="00C510CF">
        <w:rPr>
          <w:rFonts w:hint="eastAsia"/>
          <w:color w:val="auto"/>
        </w:rPr>
        <w:t>（进场环节、出场环节的有关第三方push的引导开通服务功能，本期不实现。）</w:t>
      </w:r>
      <w:bookmarkEnd w:id="67"/>
    </w:p>
    <w:p w14:paraId="4D55C129" w14:textId="77777777" w:rsidR="005A014A" w:rsidRDefault="00660D45">
      <w:r>
        <w:rPr>
          <w:noProof/>
        </w:rPr>
        <w:drawing>
          <wp:inline distT="0" distB="0" distL="0" distR="0" wp14:anchorId="692F9B70" wp14:editId="626B05FB">
            <wp:extent cx="6377940" cy="3308985"/>
            <wp:effectExtent l="0" t="0" r="3810" b="5715"/>
            <wp:docPr id="7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30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2FD0" w14:textId="77777777" w:rsidR="005A014A" w:rsidRDefault="00660D45">
      <w:r>
        <w:t>PS:</w:t>
      </w:r>
      <w:r>
        <w:rPr>
          <w:rFonts w:hint="eastAsia"/>
        </w:rPr>
        <w:t xml:space="preserve"> hint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实现方式：云端根据当前策略下发一个引导</w:t>
      </w:r>
      <w:r>
        <w:rPr>
          <w:rFonts w:ascii="宋体" w:eastAsia="宋体" w:cs="宋体"/>
          <w:color w:val="000000"/>
          <w:kern w:val="0"/>
          <w:sz w:val="20"/>
          <w:szCs w:val="20"/>
        </w:rPr>
        <w:t xml:space="preserve"> query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，客户端进行展示。</w:t>
      </w:r>
      <w:r>
        <w:rPr>
          <w:rFonts w:ascii="宋体" w:eastAsia="宋体" w:cs="宋体"/>
          <w:color w:val="000000"/>
          <w:kern w:val="0"/>
          <w:sz w:val="20"/>
          <w:szCs w:val="20"/>
        </w:rPr>
        <w:t xml:space="preserve"> </w:t>
      </w:r>
    </w:p>
    <w:p w14:paraId="4C972A4F" w14:textId="77777777" w:rsidR="005A014A" w:rsidRDefault="00660D45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lastRenderedPageBreak/>
        <w:drawing>
          <wp:inline distT="0" distB="0" distL="0" distR="0" wp14:anchorId="3ED15669" wp14:editId="7FECC704">
            <wp:extent cx="1708785" cy="1125220"/>
            <wp:effectExtent l="0" t="0" r="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112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kern w:val="0"/>
        </w:rPr>
        <w:t xml:space="preserve"> </w:t>
      </w:r>
      <w:r w:rsidRPr="00205078">
        <w:rPr>
          <w:rFonts w:ascii="Times" w:hAnsi="Times" w:cs="Times" w:hint="eastAsia"/>
          <w:color w:val="000000"/>
          <w:kern w:val="0"/>
          <w:sz w:val="18"/>
          <w:szCs w:val="18"/>
        </w:rPr>
        <w:t>展示示列：你可以说：你好福特，</w:t>
      </w:r>
      <w:r w:rsidRPr="00205078">
        <w:rPr>
          <w:rFonts w:ascii="Times" w:hAnsi="Times" w:cs="Times" w:hint="eastAsia"/>
          <w:color w:val="000000"/>
          <w:kern w:val="0"/>
          <w:sz w:val="18"/>
          <w:szCs w:val="18"/>
        </w:rPr>
        <w:t>XXXXXX</w:t>
      </w:r>
    </w:p>
    <w:p w14:paraId="6A884B8F" w14:textId="1A0B37D8" w:rsidR="00B02FCF" w:rsidRPr="00C510CF" w:rsidRDefault="00B02FCF">
      <w:pPr>
        <w:jc w:val="left"/>
        <w:rPr>
          <w:rFonts w:asciiTheme="majorEastAsia" w:eastAsiaTheme="majorEastAsia" w:hAnsiTheme="majorEastAsia"/>
          <w:b/>
          <w:color w:val="0070C0"/>
          <w:sz w:val="20"/>
          <w:szCs w:val="20"/>
        </w:rPr>
      </w:pPr>
      <w:r w:rsidRPr="00C510CF">
        <w:rPr>
          <w:rFonts w:asciiTheme="majorEastAsia" w:eastAsiaTheme="majorEastAsia" w:hAnsiTheme="majorEastAsia" w:hint="eastAsia"/>
          <w:b/>
          <w:color w:val="0070C0"/>
          <w:sz w:val="20"/>
          <w:szCs w:val="20"/>
        </w:rPr>
        <w:t>hints展示列表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2040"/>
        <w:gridCol w:w="5220"/>
      </w:tblGrid>
      <w:tr w:rsidR="008D33D6" w:rsidRPr="008D33D6" w14:paraId="5640409F" w14:textId="77777777" w:rsidTr="008D33D6">
        <w:trPr>
          <w:trHeight w:val="285"/>
        </w:trPr>
        <w:tc>
          <w:tcPr>
            <w:tcW w:w="1080" w:type="dxa"/>
            <w:shd w:val="clear" w:color="auto" w:fill="0070C0"/>
            <w:hideMark/>
          </w:tcPr>
          <w:p w14:paraId="7E3F1B66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color w:val="FFFFFF" w:themeColor="background1"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color w:val="FFFFFF" w:themeColor="background1"/>
                <w:sz w:val="20"/>
                <w:szCs w:val="20"/>
              </w:rPr>
              <w:t>序号</w:t>
            </w:r>
          </w:p>
        </w:tc>
        <w:tc>
          <w:tcPr>
            <w:tcW w:w="1080" w:type="dxa"/>
            <w:shd w:val="clear" w:color="auto" w:fill="0070C0"/>
            <w:noWrap/>
            <w:hideMark/>
          </w:tcPr>
          <w:p w14:paraId="560B1EDA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color w:val="FFFFFF" w:themeColor="background1"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color w:val="FFFFFF" w:themeColor="background1"/>
                <w:sz w:val="20"/>
                <w:szCs w:val="20"/>
              </w:rPr>
              <w:t>环节</w:t>
            </w:r>
          </w:p>
        </w:tc>
        <w:tc>
          <w:tcPr>
            <w:tcW w:w="2040" w:type="dxa"/>
            <w:shd w:val="clear" w:color="auto" w:fill="0070C0"/>
            <w:hideMark/>
          </w:tcPr>
          <w:p w14:paraId="03AB6259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color w:val="FFFFFF" w:themeColor="background1"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color w:val="FFFFFF" w:themeColor="background1"/>
                <w:sz w:val="20"/>
                <w:szCs w:val="20"/>
              </w:rPr>
              <w:t>页面</w:t>
            </w:r>
          </w:p>
        </w:tc>
        <w:tc>
          <w:tcPr>
            <w:tcW w:w="5220" w:type="dxa"/>
            <w:shd w:val="clear" w:color="auto" w:fill="0070C0"/>
            <w:hideMark/>
          </w:tcPr>
          <w:p w14:paraId="60E898F1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color w:val="FFFFFF" w:themeColor="background1"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color w:val="FFFFFF" w:themeColor="background1"/>
                <w:sz w:val="20"/>
                <w:szCs w:val="20"/>
              </w:rPr>
              <w:t>hints</w:t>
            </w:r>
          </w:p>
        </w:tc>
      </w:tr>
      <w:tr w:rsidR="008D33D6" w:rsidRPr="008D33D6" w14:paraId="6DB3CAF4" w14:textId="77777777" w:rsidTr="008D33D6">
        <w:trPr>
          <w:trHeight w:val="285"/>
        </w:trPr>
        <w:tc>
          <w:tcPr>
            <w:tcW w:w="1080" w:type="dxa"/>
            <w:vMerge w:val="restart"/>
            <w:noWrap/>
            <w:hideMark/>
          </w:tcPr>
          <w:p w14:paraId="79FC0340" w14:textId="77777777" w:rsidR="008D33D6" w:rsidRPr="008D33D6" w:rsidRDefault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1</w:t>
            </w:r>
          </w:p>
        </w:tc>
        <w:tc>
          <w:tcPr>
            <w:tcW w:w="1080" w:type="dxa"/>
            <w:vMerge w:val="restart"/>
            <w:noWrap/>
            <w:hideMark/>
          </w:tcPr>
          <w:p w14:paraId="5415B93E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选择车场</w:t>
            </w:r>
          </w:p>
        </w:tc>
        <w:tc>
          <w:tcPr>
            <w:tcW w:w="2040" w:type="dxa"/>
            <w:noWrap/>
            <w:hideMark/>
          </w:tcPr>
          <w:p w14:paraId="60705743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首页</w:t>
            </w:r>
          </w:p>
        </w:tc>
        <w:tc>
          <w:tcPr>
            <w:tcW w:w="5220" w:type="dxa"/>
            <w:noWrap/>
            <w:hideMark/>
          </w:tcPr>
          <w:p w14:paraId="50D09A14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你可以说：你好福特，第一个</w:t>
            </w:r>
          </w:p>
        </w:tc>
      </w:tr>
      <w:tr w:rsidR="008D33D6" w:rsidRPr="008D33D6" w14:paraId="4C844B30" w14:textId="77777777" w:rsidTr="008D33D6">
        <w:trPr>
          <w:trHeight w:val="285"/>
        </w:trPr>
        <w:tc>
          <w:tcPr>
            <w:tcW w:w="1080" w:type="dxa"/>
            <w:vMerge/>
            <w:hideMark/>
          </w:tcPr>
          <w:p w14:paraId="257DDCBE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</w:p>
        </w:tc>
        <w:tc>
          <w:tcPr>
            <w:tcW w:w="1080" w:type="dxa"/>
            <w:vMerge/>
            <w:hideMark/>
          </w:tcPr>
          <w:p w14:paraId="688A204A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</w:p>
        </w:tc>
        <w:tc>
          <w:tcPr>
            <w:tcW w:w="2040" w:type="dxa"/>
            <w:noWrap/>
            <w:hideMark/>
          </w:tcPr>
          <w:p w14:paraId="1605AABA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停车场列表页</w:t>
            </w:r>
          </w:p>
        </w:tc>
        <w:tc>
          <w:tcPr>
            <w:tcW w:w="5220" w:type="dxa"/>
            <w:noWrap/>
            <w:hideMark/>
          </w:tcPr>
          <w:p w14:paraId="72734E00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你可以说：你好福特，第一个</w:t>
            </w:r>
          </w:p>
        </w:tc>
      </w:tr>
      <w:tr w:rsidR="008D33D6" w:rsidRPr="008D33D6" w14:paraId="1BCD87E7" w14:textId="77777777" w:rsidTr="008D33D6">
        <w:trPr>
          <w:trHeight w:val="285"/>
        </w:trPr>
        <w:tc>
          <w:tcPr>
            <w:tcW w:w="1080" w:type="dxa"/>
            <w:vMerge/>
            <w:hideMark/>
          </w:tcPr>
          <w:p w14:paraId="0A454D94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</w:p>
        </w:tc>
        <w:tc>
          <w:tcPr>
            <w:tcW w:w="1080" w:type="dxa"/>
            <w:vMerge/>
            <w:hideMark/>
          </w:tcPr>
          <w:p w14:paraId="1FBDD1C7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</w:p>
        </w:tc>
        <w:tc>
          <w:tcPr>
            <w:tcW w:w="2040" w:type="dxa"/>
            <w:noWrap/>
            <w:hideMark/>
          </w:tcPr>
          <w:p w14:paraId="50257CCF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地图页</w:t>
            </w:r>
          </w:p>
        </w:tc>
        <w:tc>
          <w:tcPr>
            <w:tcW w:w="5220" w:type="dxa"/>
            <w:noWrap/>
            <w:hideMark/>
          </w:tcPr>
          <w:p w14:paraId="4931EFE9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你可以说：你好福特，在此区域搜索</w:t>
            </w:r>
          </w:p>
        </w:tc>
      </w:tr>
      <w:tr w:rsidR="008D33D6" w:rsidRPr="008D33D6" w14:paraId="3521E656" w14:textId="77777777" w:rsidTr="008D33D6">
        <w:trPr>
          <w:trHeight w:val="285"/>
        </w:trPr>
        <w:tc>
          <w:tcPr>
            <w:tcW w:w="1080" w:type="dxa"/>
            <w:vMerge/>
            <w:hideMark/>
          </w:tcPr>
          <w:p w14:paraId="36E35C9F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</w:p>
        </w:tc>
        <w:tc>
          <w:tcPr>
            <w:tcW w:w="1080" w:type="dxa"/>
            <w:vMerge/>
            <w:hideMark/>
          </w:tcPr>
          <w:p w14:paraId="4B64FFFA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</w:p>
        </w:tc>
        <w:tc>
          <w:tcPr>
            <w:tcW w:w="2040" w:type="dxa"/>
            <w:noWrap/>
            <w:hideMark/>
          </w:tcPr>
          <w:p w14:paraId="7CBCE6D8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搜索页</w:t>
            </w:r>
          </w:p>
        </w:tc>
        <w:tc>
          <w:tcPr>
            <w:tcW w:w="5220" w:type="dxa"/>
            <w:noWrap/>
            <w:hideMark/>
          </w:tcPr>
          <w:p w14:paraId="75F0E22E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你可以说：你好福特，第一个</w:t>
            </w:r>
          </w:p>
        </w:tc>
      </w:tr>
      <w:tr w:rsidR="008D33D6" w:rsidRPr="008D33D6" w14:paraId="523CBD79" w14:textId="77777777" w:rsidTr="008D33D6">
        <w:trPr>
          <w:trHeight w:val="285"/>
        </w:trPr>
        <w:tc>
          <w:tcPr>
            <w:tcW w:w="1080" w:type="dxa"/>
            <w:vMerge w:val="restart"/>
            <w:noWrap/>
            <w:hideMark/>
          </w:tcPr>
          <w:p w14:paraId="708E532C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2</w:t>
            </w:r>
          </w:p>
        </w:tc>
        <w:tc>
          <w:tcPr>
            <w:tcW w:w="1080" w:type="dxa"/>
            <w:vMerge w:val="restart"/>
            <w:noWrap/>
            <w:hideMark/>
          </w:tcPr>
          <w:p w14:paraId="1F19A856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补缴</w:t>
            </w:r>
          </w:p>
        </w:tc>
        <w:tc>
          <w:tcPr>
            <w:tcW w:w="2040" w:type="dxa"/>
            <w:vMerge w:val="restart"/>
            <w:noWrap/>
            <w:hideMark/>
          </w:tcPr>
          <w:p w14:paraId="365BADB4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支付结果页</w:t>
            </w:r>
          </w:p>
        </w:tc>
        <w:tc>
          <w:tcPr>
            <w:tcW w:w="5220" w:type="dxa"/>
            <w:noWrap/>
            <w:hideMark/>
          </w:tcPr>
          <w:p w14:paraId="7623B0A6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你可以说：你好福特，进入订单中心查看</w:t>
            </w:r>
          </w:p>
        </w:tc>
      </w:tr>
      <w:tr w:rsidR="008D33D6" w:rsidRPr="008D33D6" w14:paraId="1451CA5D" w14:textId="77777777" w:rsidTr="008D33D6">
        <w:trPr>
          <w:trHeight w:val="285"/>
        </w:trPr>
        <w:tc>
          <w:tcPr>
            <w:tcW w:w="1080" w:type="dxa"/>
            <w:vMerge/>
            <w:hideMark/>
          </w:tcPr>
          <w:p w14:paraId="7F3DBDD2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</w:p>
        </w:tc>
        <w:tc>
          <w:tcPr>
            <w:tcW w:w="1080" w:type="dxa"/>
            <w:vMerge/>
            <w:hideMark/>
          </w:tcPr>
          <w:p w14:paraId="7EA80C95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</w:p>
        </w:tc>
        <w:tc>
          <w:tcPr>
            <w:tcW w:w="2040" w:type="dxa"/>
            <w:vMerge/>
            <w:hideMark/>
          </w:tcPr>
          <w:p w14:paraId="0FF7B488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</w:p>
        </w:tc>
        <w:tc>
          <w:tcPr>
            <w:tcW w:w="5220" w:type="dxa"/>
            <w:noWrap/>
            <w:hideMark/>
          </w:tcPr>
          <w:p w14:paraId="2CD57763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你可以说：你好福特，返回首页</w:t>
            </w:r>
          </w:p>
        </w:tc>
      </w:tr>
      <w:tr w:rsidR="008D33D6" w:rsidRPr="008D33D6" w14:paraId="7518E3F5" w14:textId="77777777" w:rsidTr="008D33D6">
        <w:trPr>
          <w:trHeight w:val="285"/>
        </w:trPr>
        <w:tc>
          <w:tcPr>
            <w:tcW w:w="9420" w:type="dxa"/>
            <w:gridSpan w:val="4"/>
            <w:shd w:val="clear" w:color="auto" w:fill="FF0000"/>
            <w:noWrap/>
            <w:hideMark/>
          </w:tcPr>
          <w:p w14:paraId="20CD0A82" w14:textId="77777777" w:rsidR="008D33D6" w:rsidRPr="008D33D6" w:rsidRDefault="008D33D6" w:rsidP="008D33D6">
            <w:pPr>
              <w:jc w:val="left"/>
              <w:rPr>
                <w:rFonts w:asciiTheme="majorEastAsia" w:eastAsiaTheme="majorEastAsia" w:hAnsiTheme="majorEastAsia"/>
                <w:b/>
                <w:bCs/>
                <w:sz w:val="20"/>
                <w:szCs w:val="20"/>
              </w:rPr>
            </w:pPr>
            <w:r w:rsidRPr="008D33D6">
              <w:rPr>
                <w:rFonts w:asciiTheme="majorEastAsia" w:eastAsiaTheme="majorEastAsia" w:hAnsiTheme="majorEastAsia" w:hint="eastAsia"/>
                <w:b/>
                <w:bCs/>
                <w:color w:val="FFFFFF" w:themeColor="background1"/>
                <w:sz w:val="20"/>
                <w:szCs w:val="20"/>
              </w:rPr>
              <w:t>hints语采用轮询播放方式展现；页面加载成功展示含相应内容展示</w:t>
            </w:r>
          </w:p>
        </w:tc>
      </w:tr>
    </w:tbl>
    <w:p w14:paraId="3B6A2A51" w14:textId="77777777" w:rsidR="00B02FCF" w:rsidRPr="008D33D6" w:rsidRDefault="00B02FCF">
      <w:pPr>
        <w:jc w:val="left"/>
        <w:rPr>
          <w:rFonts w:asciiTheme="majorEastAsia" w:eastAsiaTheme="majorEastAsia" w:hAnsiTheme="majorEastAsia"/>
          <w:b/>
          <w:sz w:val="20"/>
          <w:szCs w:val="20"/>
        </w:rPr>
      </w:pPr>
    </w:p>
    <w:p w14:paraId="31165C5B" w14:textId="77777777" w:rsidR="005A014A" w:rsidRPr="00C510CF" w:rsidRDefault="00660D45">
      <w:pPr>
        <w:pStyle w:val="1"/>
        <w:numPr>
          <w:ilvl w:val="0"/>
          <w:numId w:val="2"/>
        </w:numPr>
        <w:spacing w:line="240" w:lineRule="auto"/>
        <w:rPr>
          <w:color w:val="000000" w:themeColor="text1"/>
        </w:rPr>
      </w:pPr>
      <w:bookmarkStart w:id="68" w:name="_Toc533776432"/>
      <w:r w:rsidRPr="00C510CF">
        <w:rPr>
          <w:rFonts w:hint="eastAsia"/>
          <w:color w:val="000000" w:themeColor="text1"/>
        </w:rPr>
        <w:t>依赖</w:t>
      </w:r>
      <w:bookmarkEnd w:id="68"/>
    </w:p>
    <w:p w14:paraId="41E1E1DB" w14:textId="77777777" w:rsidR="005A014A" w:rsidRDefault="00660D45">
      <w:pPr>
        <w:pStyle w:val="af0"/>
        <w:numPr>
          <w:ilvl w:val="0"/>
          <w:numId w:val="7"/>
        </w:numPr>
        <w:ind w:firstLineChars="0"/>
        <w:jc w:val="left"/>
        <w:rPr>
          <w:rFonts w:asciiTheme="minorEastAsia" w:hAnsiTheme="minorEastAsia"/>
          <w:color w:val="000000"/>
          <w:kern w:val="0"/>
          <w:sz w:val="18"/>
          <w:szCs w:val="18"/>
        </w:rPr>
      </w:pPr>
      <w:r>
        <w:rPr>
          <w:rFonts w:asciiTheme="minorEastAsia" w:hAnsiTheme="minorEastAsia" w:hint="eastAsia"/>
          <w:color w:val="000000"/>
          <w:kern w:val="0"/>
          <w:sz w:val="18"/>
          <w:szCs w:val="18"/>
        </w:rPr>
        <w:t>停车场第三方资源接口：</w:t>
      </w:r>
      <w:r w:rsidR="00D24417">
        <w:rPr>
          <w:rFonts w:asciiTheme="minorEastAsia" w:hAnsiTheme="minorEastAsia"/>
          <w:color w:val="000000"/>
          <w:kern w:val="0"/>
          <w:sz w:val="18"/>
          <w:szCs w:val="18"/>
        </w:rPr>
        <w:t xml:space="preserve"> </w:t>
      </w:r>
    </w:p>
    <w:p w14:paraId="11A25D63" w14:textId="77777777" w:rsidR="005A014A" w:rsidRDefault="00D24417">
      <w:pPr>
        <w:pStyle w:val="af0"/>
        <w:numPr>
          <w:ilvl w:val="0"/>
          <w:numId w:val="7"/>
        </w:numPr>
        <w:ind w:firstLineChars="0"/>
        <w:jc w:val="left"/>
        <w:rPr>
          <w:rFonts w:asciiTheme="minorEastAsia" w:hAnsiTheme="minorEastAsia"/>
          <w:color w:val="000000"/>
          <w:kern w:val="0"/>
          <w:sz w:val="18"/>
          <w:szCs w:val="18"/>
        </w:rPr>
      </w:pPr>
      <w:r>
        <w:rPr>
          <w:rFonts w:asciiTheme="minorEastAsia" w:hAnsiTheme="minorEastAsia" w:hint="eastAsia"/>
          <w:color w:val="000000"/>
          <w:kern w:val="0"/>
          <w:sz w:val="18"/>
          <w:szCs w:val="18"/>
        </w:rPr>
        <w:t>C端付费+</w:t>
      </w:r>
      <w:r w:rsidR="00660D45">
        <w:rPr>
          <w:rFonts w:asciiTheme="minorEastAsia" w:hAnsiTheme="minorEastAsia" w:hint="eastAsia"/>
          <w:color w:val="000000"/>
          <w:kern w:val="0"/>
          <w:sz w:val="18"/>
          <w:szCs w:val="18"/>
        </w:rPr>
        <w:t>支付模块</w:t>
      </w:r>
    </w:p>
    <w:p w14:paraId="1CE555BD" w14:textId="77777777" w:rsidR="005A014A" w:rsidRDefault="00660D45">
      <w:pPr>
        <w:pStyle w:val="af0"/>
        <w:numPr>
          <w:ilvl w:val="0"/>
          <w:numId w:val="7"/>
        </w:numPr>
        <w:ind w:firstLineChars="0"/>
        <w:jc w:val="left"/>
        <w:rPr>
          <w:rFonts w:asciiTheme="minorEastAsia" w:hAnsiTheme="minorEastAsia"/>
          <w:color w:val="000000"/>
          <w:kern w:val="0"/>
          <w:sz w:val="18"/>
          <w:szCs w:val="18"/>
        </w:rPr>
      </w:pPr>
      <w:r>
        <w:rPr>
          <w:rFonts w:asciiTheme="minorEastAsia" w:hAnsiTheme="minorEastAsia" w:hint="eastAsia"/>
          <w:color w:val="000000"/>
          <w:kern w:val="0"/>
          <w:sz w:val="18"/>
          <w:szCs w:val="18"/>
        </w:rPr>
        <w:t>账户中心模块</w:t>
      </w:r>
    </w:p>
    <w:p w14:paraId="25170509" w14:textId="77777777" w:rsidR="005A014A" w:rsidRDefault="00660D45">
      <w:pPr>
        <w:pStyle w:val="af0"/>
        <w:numPr>
          <w:ilvl w:val="0"/>
          <w:numId w:val="7"/>
        </w:numPr>
        <w:ind w:firstLineChars="0"/>
        <w:jc w:val="left"/>
        <w:rPr>
          <w:rFonts w:asciiTheme="minorEastAsia" w:hAnsiTheme="minorEastAsia"/>
          <w:color w:val="000000"/>
          <w:kern w:val="0"/>
          <w:sz w:val="18"/>
          <w:szCs w:val="18"/>
        </w:rPr>
      </w:pPr>
      <w:r>
        <w:rPr>
          <w:rFonts w:asciiTheme="minorEastAsia" w:hAnsiTheme="minorEastAsia" w:hint="eastAsia"/>
          <w:color w:val="000000"/>
          <w:kern w:val="0"/>
          <w:sz w:val="18"/>
          <w:szCs w:val="18"/>
        </w:rPr>
        <w:t>订单功能模块</w:t>
      </w:r>
    </w:p>
    <w:p w14:paraId="777D7A87" w14:textId="4026F888" w:rsidR="006C37E5" w:rsidRPr="00205078" w:rsidRDefault="00660D45" w:rsidP="00205078">
      <w:pPr>
        <w:pStyle w:val="af0"/>
        <w:numPr>
          <w:ilvl w:val="0"/>
          <w:numId w:val="7"/>
        </w:numPr>
        <w:ind w:firstLineChars="0"/>
        <w:jc w:val="left"/>
        <w:rPr>
          <w:rFonts w:asciiTheme="minorEastAsia" w:hAnsiTheme="minorEastAsia"/>
          <w:color w:val="000000"/>
          <w:kern w:val="0"/>
          <w:sz w:val="18"/>
          <w:szCs w:val="18"/>
        </w:rPr>
      </w:pPr>
      <w:r>
        <w:rPr>
          <w:rFonts w:asciiTheme="minorEastAsia" w:hAnsiTheme="minorEastAsia" w:hint="eastAsia"/>
          <w:color w:val="000000"/>
          <w:kern w:val="0"/>
          <w:sz w:val="18"/>
          <w:szCs w:val="18"/>
        </w:rPr>
        <w:t>长链接push功能</w:t>
      </w:r>
    </w:p>
    <w:p w14:paraId="5F50E8BA" w14:textId="77777777" w:rsidR="005A014A" w:rsidRDefault="00660D45">
      <w:pPr>
        <w:pStyle w:val="1"/>
        <w:numPr>
          <w:ilvl w:val="0"/>
          <w:numId w:val="2"/>
        </w:numPr>
        <w:spacing w:line="240" w:lineRule="auto"/>
      </w:pPr>
      <w:bookmarkStart w:id="69" w:name="_Toc533776433"/>
      <w:r>
        <w:rPr>
          <w:rFonts w:hint="eastAsia"/>
        </w:rPr>
        <w:t>数据埋点</w:t>
      </w:r>
      <w:bookmarkEnd w:id="69"/>
    </w:p>
    <w:tbl>
      <w:tblPr>
        <w:tblStyle w:val="af"/>
        <w:tblW w:w="11199" w:type="dxa"/>
        <w:tblInd w:w="-431" w:type="dxa"/>
        <w:tblLook w:val="04A0" w:firstRow="1" w:lastRow="0" w:firstColumn="1" w:lastColumn="0" w:noHBand="0" w:noVBand="1"/>
      </w:tblPr>
      <w:tblGrid>
        <w:gridCol w:w="1135"/>
        <w:gridCol w:w="5245"/>
        <w:gridCol w:w="992"/>
        <w:gridCol w:w="2693"/>
        <w:gridCol w:w="1134"/>
      </w:tblGrid>
      <w:tr w:rsidR="00CF0390" w:rsidRPr="00CF0390" w14:paraId="1238CB3F" w14:textId="77777777" w:rsidTr="00CF0390">
        <w:trPr>
          <w:trHeight w:val="285"/>
        </w:trPr>
        <w:tc>
          <w:tcPr>
            <w:tcW w:w="1135" w:type="dxa"/>
            <w:shd w:val="clear" w:color="auto" w:fill="0070C0"/>
            <w:hideMark/>
          </w:tcPr>
          <w:p w14:paraId="01C97FFF" w14:textId="77777777" w:rsidR="00CF0390" w:rsidRPr="00CF0390" w:rsidRDefault="00CF0390" w:rsidP="00CF0390">
            <w:pPr>
              <w:rPr>
                <w:color w:val="FFFFFF" w:themeColor="background1"/>
                <w:sz w:val="18"/>
                <w:szCs w:val="18"/>
              </w:rPr>
            </w:pPr>
            <w:r w:rsidRPr="00CF0390">
              <w:rPr>
                <w:rFonts w:hint="eastAsia"/>
                <w:color w:val="FFFFFF" w:themeColor="background1"/>
                <w:sz w:val="18"/>
                <w:szCs w:val="18"/>
              </w:rPr>
              <w:t>事件</w:t>
            </w:r>
            <w:r w:rsidRPr="00CF0390">
              <w:rPr>
                <w:rFonts w:hint="eastAsia"/>
                <w:color w:val="FFFFFF" w:themeColor="background1"/>
                <w:sz w:val="18"/>
                <w:szCs w:val="18"/>
              </w:rPr>
              <w:t>ID</w:t>
            </w:r>
          </w:p>
        </w:tc>
        <w:tc>
          <w:tcPr>
            <w:tcW w:w="5245" w:type="dxa"/>
            <w:shd w:val="clear" w:color="auto" w:fill="0070C0"/>
            <w:hideMark/>
          </w:tcPr>
          <w:p w14:paraId="2A40047F" w14:textId="77777777" w:rsidR="00CF0390" w:rsidRPr="00CF0390" w:rsidRDefault="00CF0390">
            <w:pPr>
              <w:rPr>
                <w:color w:val="FFFFFF" w:themeColor="background1"/>
                <w:sz w:val="18"/>
                <w:szCs w:val="18"/>
              </w:rPr>
            </w:pPr>
            <w:r w:rsidRPr="00CF0390">
              <w:rPr>
                <w:rFonts w:hint="eastAsia"/>
                <w:color w:val="FFFFFF" w:themeColor="background1"/>
                <w:sz w:val="18"/>
                <w:szCs w:val="18"/>
              </w:rPr>
              <w:t>字段名称（中英文）</w:t>
            </w:r>
          </w:p>
        </w:tc>
        <w:tc>
          <w:tcPr>
            <w:tcW w:w="992" w:type="dxa"/>
            <w:shd w:val="clear" w:color="auto" w:fill="0070C0"/>
            <w:hideMark/>
          </w:tcPr>
          <w:p w14:paraId="74F95214" w14:textId="77777777" w:rsidR="00CF0390" w:rsidRPr="00CF0390" w:rsidRDefault="00CF0390">
            <w:pPr>
              <w:rPr>
                <w:color w:val="FFFFFF" w:themeColor="background1"/>
                <w:sz w:val="18"/>
                <w:szCs w:val="18"/>
              </w:rPr>
            </w:pPr>
            <w:r w:rsidRPr="00CF0390">
              <w:rPr>
                <w:rFonts w:hint="eastAsia"/>
                <w:color w:val="FFFFFF" w:themeColor="background1"/>
                <w:sz w:val="18"/>
                <w:szCs w:val="18"/>
              </w:rPr>
              <w:t>数据类型</w:t>
            </w:r>
          </w:p>
        </w:tc>
        <w:tc>
          <w:tcPr>
            <w:tcW w:w="2693" w:type="dxa"/>
            <w:shd w:val="clear" w:color="auto" w:fill="0070C0"/>
            <w:hideMark/>
          </w:tcPr>
          <w:p w14:paraId="1BCEC739" w14:textId="77777777" w:rsidR="00CF0390" w:rsidRPr="00CF0390" w:rsidRDefault="00CF0390">
            <w:pPr>
              <w:rPr>
                <w:color w:val="FFFFFF" w:themeColor="background1"/>
                <w:sz w:val="18"/>
                <w:szCs w:val="18"/>
              </w:rPr>
            </w:pPr>
            <w:r w:rsidRPr="00CF0390">
              <w:rPr>
                <w:rFonts w:hint="eastAsia"/>
                <w:color w:val="FFFFFF" w:themeColor="background1"/>
                <w:sz w:val="18"/>
                <w:szCs w:val="18"/>
              </w:rPr>
              <w:t>收集目的</w:t>
            </w:r>
          </w:p>
        </w:tc>
        <w:tc>
          <w:tcPr>
            <w:tcW w:w="1134" w:type="dxa"/>
            <w:shd w:val="clear" w:color="auto" w:fill="0070C0"/>
            <w:hideMark/>
          </w:tcPr>
          <w:p w14:paraId="66BD9638" w14:textId="77777777" w:rsidR="00CF0390" w:rsidRPr="00CF0390" w:rsidRDefault="00CF0390">
            <w:pPr>
              <w:rPr>
                <w:color w:val="FFFFFF" w:themeColor="background1"/>
                <w:sz w:val="18"/>
                <w:szCs w:val="18"/>
              </w:rPr>
            </w:pPr>
            <w:r w:rsidRPr="00CF0390">
              <w:rPr>
                <w:rFonts w:hint="eastAsia"/>
                <w:color w:val="FFFFFF" w:themeColor="background1"/>
                <w:sz w:val="18"/>
                <w:szCs w:val="18"/>
              </w:rPr>
              <w:t>收集方式</w:t>
            </w:r>
          </w:p>
        </w:tc>
      </w:tr>
      <w:tr w:rsidR="00CF0390" w:rsidRPr="00CF0390" w14:paraId="563FE1C5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27D9EEC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31400000</w:t>
            </w:r>
          </w:p>
        </w:tc>
        <w:tc>
          <w:tcPr>
            <w:tcW w:w="5245" w:type="dxa"/>
            <w:hideMark/>
          </w:tcPr>
          <w:p w14:paraId="6EA924CC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手动点击进入</w:t>
            </w:r>
            <w:r w:rsidRPr="00CF0390">
              <w:rPr>
                <w:sz w:val="18"/>
                <w:szCs w:val="18"/>
              </w:rPr>
              <w:t>app pv uv</w:t>
            </w:r>
          </w:p>
        </w:tc>
        <w:tc>
          <w:tcPr>
            <w:tcW w:w="992" w:type="dxa"/>
            <w:hideMark/>
          </w:tcPr>
          <w:p w14:paraId="69F59946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0E05F35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1554189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33844505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6BC5340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31400001</w:t>
            </w:r>
          </w:p>
        </w:tc>
        <w:tc>
          <w:tcPr>
            <w:tcW w:w="5245" w:type="dxa"/>
            <w:hideMark/>
          </w:tcPr>
          <w:p w14:paraId="07690AB8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确认</w:t>
            </w:r>
            <w:r w:rsidRPr="00CF0390">
              <w:rPr>
                <w:sz w:val="18"/>
                <w:szCs w:val="18"/>
              </w:rPr>
              <w:t>app</w:t>
            </w:r>
            <w:r w:rsidRPr="00CF0390">
              <w:rPr>
                <w:rFonts w:hint="eastAsia"/>
                <w:sz w:val="18"/>
                <w:szCs w:val="18"/>
              </w:rPr>
              <w:t>打开后的</w:t>
            </w:r>
            <w:r w:rsidRPr="00CF0390">
              <w:rPr>
                <w:sz w:val="18"/>
                <w:szCs w:val="18"/>
              </w:rPr>
              <w:t>OS</w:t>
            </w:r>
            <w:r w:rsidRPr="00CF0390">
              <w:rPr>
                <w:rFonts w:hint="eastAsia"/>
                <w:sz w:val="18"/>
                <w:szCs w:val="18"/>
              </w:rPr>
              <w:t>登录状态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63CCEE29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47D9996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01DDC2BC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714F1805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7458966D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31400002</w:t>
            </w:r>
          </w:p>
        </w:tc>
        <w:tc>
          <w:tcPr>
            <w:tcW w:w="5245" w:type="dxa"/>
            <w:hideMark/>
          </w:tcPr>
          <w:p w14:paraId="058FBAA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sz w:val="18"/>
                <w:szCs w:val="18"/>
              </w:rPr>
              <w:t>OS</w:t>
            </w:r>
            <w:r w:rsidRPr="00CF0390">
              <w:rPr>
                <w:rFonts w:hint="eastAsia"/>
                <w:sz w:val="18"/>
                <w:szCs w:val="18"/>
              </w:rPr>
              <w:t>登录后提交服务费的数量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75F75CAC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2DAB167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1788AC85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0312A8B9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0259706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31400003</w:t>
            </w:r>
          </w:p>
        </w:tc>
        <w:tc>
          <w:tcPr>
            <w:tcW w:w="5245" w:type="dxa"/>
            <w:hideMark/>
          </w:tcPr>
          <w:p w14:paraId="3C38F6C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服务授权数量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705F28D3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0DAE07EA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687246CA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4400923F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7DDF85EA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31400004</w:t>
            </w:r>
          </w:p>
        </w:tc>
        <w:tc>
          <w:tcPr>
            <w:tcW w:w="5245" w:type="dxa"/>
            <w:hideMark/>
          </w:tcPr>
          <w:p w14:paraId="03215182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点击【开通免密】跳转至【开通免密】页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30409735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38F5A1D3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424DF6C4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4449959B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64F75AF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31400005</w:t>
            </w:r>
          </w:p>
        </w:tc>
        <w:tc>
          <w:tcPr>
            <w:tcW w:w="5245" w:type="dxa"/>
            <w:hideMark/>
          </w:tcPr>
          <w:p w14:paraId="0068CA83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点击【客服电话】跳转至【客服电话】页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4F2DB9D6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283F341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1BBD329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46B3C274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55FD263C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31400006</w:t>
            </w:r>
          </w:p>
        </w:tc>
        <w:tc>
          <w:tcPr>
            <w:tcW w:w="5245" w:type="dxa"/>
            <w:hideMark/>
          </w:tcPr>
          <w:p w14:paraId="6BB0BE3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点击刷新图标刷新定位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767E0577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5BA49D24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552D521B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36F2E044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7937C483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31400007</w:t>
            </w:r>
          </w:p>
        </w:tc>
        <w:tc>
          <w:tcPr>
            <w:tcW w:w="5245" w:type="dxa"/>
            <w:hideMark/>
          </w:tcPr>
          <w:p w14:paraId="6B7AD6C4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点击智能排序排序车场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628DFCBC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7C25A8E9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4BCDF312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249E9749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1E926BAB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lastRenderedPageBreak/>
              <w:t>31400008</w:t>
            </w:r>
          </w:p>
        </w:tc>
        <w:tc>
          <w:tcPr>
            <w:tcW w:w="5245" w:type="dxa"/>
            <w:hideMark/>
          </w:tcPr>
          <w:p w14:paraId="7239463A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点击车位充足优先排序车场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1A480760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584F9B5B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0107D5B8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362F6F0A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731EA223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31400009</w:t>
            </w:r>
          </w:p>
        </w:tc>
        <w:tc>
          <w:tcPr>
            <w:tcW w:w="5245" w:type="dxa"/>
            <w:hideMark/>
          </w:tcPr>
          <w:p w14:paraId="793EFD27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点击室内优先排序车场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0082C113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3335ABC7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2D0BBBC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4EF111E0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54C3952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31400010</w:t>
            </w:r>
          </w:p>
        </w:tc>
        <w:tc>
          <w:tcPr>
            <w:tcW w:w="5245" w:type="dxa"/>
            <w:hideMark/>
          </w:tcPr>
          <w:p w14:paraId="6E3D07E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点击低价优先排序车场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36640400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35FA55EF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5FBF74CF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73CC4EF4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11478EB4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31400011</w:t>
            </w:r>
          </w:p>
        </w:tc>
        <w:tc>
          <w:tcPr>
            <w:tcW w:w="5245" w:type="dxa"/>
            <w:hideMark/>
          </w:tcPr>
          <w:p w14:paraId="013A3815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点击筛选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318622F2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01F762EE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0A9AE83E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5A2C471C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7FFDD735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31400012</w:t>
            </w:r>
          </w:p>
        </w:tc>
        <w:tc>
          <w:tcPr>
            <w:tcW w:w="5245" w:type="dxa"/>
            <w:hideMark/>
          </w:tcPr>
          <w:p w14:paraId="48360D35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点击前</w:t>
            </w:r>
            <w:r w:rsidRPr="00CF0390">
              <w:rPr>
                <w:sz w:val="18"/>
                <w:szCs w:val="18"/>
              </w:rPr>
              <w:t>30</w:t>
            </w:r>
            <w:r w:rsidRPr="00CF0390">
              <w:rPr>
                <w:rFonts w:hint="eastAsia"/>
                <w:sz w:val="18"/>
                <w:szCs w:val="18"/>
              </w:rPr>
              <w:t>分钟筛选车场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5CA574F5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5284B883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48A76DCE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6B3D2640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6FB0DDC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31400013</w:t>
            </w:r>
          </w:p>
        </w:tc>
        <w:tc>
          <w:tcPr>
            <w:tcW w:w="5245" w:type="dxa"/>
            <w:hideMark/>
          </w:tcPr>
          <w:p w14:paraId="6F38141F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点击前</w:t>
            </w:r>
            <w:r w:rsidRPr="00CF0390">
              <w:rPr>
                <w:sz w:val="18"/>
                <w:szCs w:val="18"/>
              </w:rPr>
              <w:t>60</w:t>
            </w:r>
            <w:r w:rsidRPr="00CF0390">
              <w:rPr>
                <w:rFonts w:hint="eastAsia"/>
                <w:sz w:val="18"/>
                <w:szCs w:val="18"/>
              </w:rPr>
              <w:t>分钟筛选车场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5568CF63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30E8F8FC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74A4A439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75EE0669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23F155B8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31400014</w:t>
            </w:r>
          </w:p>
        </w:tc>
        <w:tc>
          <w:tcPr>
            <w:tcW w:w="5245" w:type="dxa"/>
            <w:hideMark/>
          </w:tcPr>
          <w:p w14:paraId="7C72400B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点击充电桩筛选车场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460FDBC9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696F762C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7415731D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1267E410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4778D31E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31400015</w:t>
            </w:r>
          </w:p>
        </w:tc>
        <w:tc>
          <w:tcPr>
            <w:tcW w:w="5245" w:type="dxa"/>
            <w:hideMark/>
          </w:tcPr>
          <w:p w14:paraId="0148122D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点击前</w:t>
            </w:r>
            <w:r w:rsidRPr="00CF0390">
              <w:rPr>
                <w:sz w:val="18"/>
                <w:szCs w:val="18"/>
              </w:rPr>
              <w:t>30</w:t>
            </w:r>
            <w:r w:rsidRPr="00CF0390">
              <w:rPr>
                <w:rFonts w:hint="eastAsia"/>
                <w:sz w:val="18"/>
                <w:szCs w:val="18"/>
              </w:rPr>
              <w:t>分钟、充电桩筛选车场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44EDE785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75D7A25F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6C7CFFA2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679AE40D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36A4F72E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31400016</w:t>
            </w:r>
          </w:p>
        </w:tc>
        <w:tc>
          <w:tcPr>
            <w:tcW w:w="5245" w:type="dxa"/>
            <w:hideMark/>
          </w:tcPr>
          <w:p w14:paraId="71AB707B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点击前</w:t>
            </w:r>
            <w:r w:rsidRPr="00CF0390">
              <w:rPr>
                <w:sz w:val="18"/>
                <w:szCs w:val="18"/>
              </w:rPr>
              <w:t>60</w:t>
            </w:r>
            <w:r w:rsidRPr="00CF0390">
              <w:rPr>
                <w:rFonts w:hint="eastAsia"/>
                <w:sz w:val="18"/>
                <w:szCs w:val="18"/>
              </w:rPr>
              <w:t>分钟、充电桩筛选车场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5907178B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001F08E4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41A4BAB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14DDDEA2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3C2BC773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31400017</w:t>
            </w:r>
          </w:p>
        </w:tc>
        <w:tc>
          <w:tcPr>
            <w:tcW w:w="5245" w:type="dxa"/>
            <w:hideMark/>
          </w:tcPr>
          <w:p w14:paraId="768F62DC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点击【确定】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75D09B30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5EDE77A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17A0F4D9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490C00C0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1EB2B05D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31400018</w:t>
            </w:r>
          </w:p>
        </w:tc>
        <w:tc>
          <w:tcPr>
            <w:tcW w:w="5245" w:type="dxa"/>
            <w:hideMark/>
          </w:tcPr>
          <w:p w14:paraId="4824AC83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点击附近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41FAF76E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53F308A2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2D9F083E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216515CB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6C85918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31400019</w:t>
            </w:r>
          </w:p>
        </w:tc>
        <w:tc>
          <w:tcPr>
            <w:tcW w:w="5245" w:type="dxa"/>
            <w:hideMark/>
          </w:tcPr>
          <w:p w14:paraId="5B2BCDD7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</w:t>
            </w:r>
            <w:r w:rsidRPr="00CF0390">
              <w:rPr>
                <w:sz w:val="18"/>
                <w:szCs w:val="18"/>
              </w:rPr>
              <w:t>500m</w:t>
            </w:r>
            <w:r w:rsidRPr="00CF0390">
              <w:rPr>
                <w:rFonts w:hint="eastAsia"/>
                <w:sz w:val="18"/>
                <w:szCs w:val="18"/>
              </w:rPr>
              <w:t>排序车场</w:t>
            </w:r>
            <w:r w:rsidRPr="00CF0390">
              <w:rPr>
                <w:sz w:val="18"/>
                <w:szCs w:val="18"/>
              </w:rPr>
              <w:t xml:space="preserve"> pv uv</w:t>
            </w:r>
          </w:p>
        </w:tc>
        <w:tc>
          <w:tcPr>
            <w:tcW w:w="992" w:type="dxa"/>
            <w:hideMark/>
          </w:tcPr>
          <w:p w14:paraId="3A849223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0AE72B2D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61700462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75A88A8D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3E01DFB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31400020</w:t>
            </w:r>
          </w:p>
        </w:tc>
        <w:tc>
          <w:tcPr>
            <w:tcW w:w="5245" w:type="dxa"/>
            <w:hideMark/>
          </w:tcPr>
          <w:p w14:paraId="68EF660F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</w:t>
            </w:r>
            <w:r w:rsidRPr="00CF0390">
              <w:rPr>
                <w:sz w:val="18"/>
                <w:szCs w:val="18"/>
              </w:rPr>
              <w:t>1km</w:t>
            </w:r>
            <w:r w:rsidRPr="00CF0390">
              <w:rPr>
                <w:rFonts w:hint="eastAsia"/>
                <w:sz w:val="18"/>
                <w:szCs w:val="18"/>
              </w:rPr>
              <w:t>排序车场</w:t>
            </w:r>
            <w:r w:rsidRPr="00CF0390">
              <w:rPr>
                <w:sz w:val="18"/>
                <w:szCs w:val="18"/>
              </w:rPr>
              <w:t xml:space="preserve"> pv uv</w:t>
            </w:r>
          </w:p>
        </w:tc>
        <w:tc>
          <w:tcPr>
            <w:tcW w:w="992" w:type="dxa"/>
            <w:hideMark/>
          </w:tcPr>
          <w:p w14:paraId="432B48B5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6E9119DF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4F9A833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3C771EBC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5DD83E8E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31400021</w:t>
            </w:r>
          </w:p>
        </w:tc>
        <w:tc>
          <w:tcPr>
            <w:tcW w:w="5245" w:type="dxa"/>
            <w:hideMark/>
          </w:tcPr>
          <w:p w14:paraId="4BE4A6D3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</w:t>
            </w:r>
            <w:r w:rsidRPr="00CF0390">
              <w:rPr>
                <w:sz w:val="18"/>
                <w:szCs w:val="18"/>
              </w:rPr>
              <w:t>1.5km</w:t>
            </w:r>
            <w:r w:rsidRPr="00CF0390">
              <w:rPr>
                <w:rFonts w:hint="eastAsia"/>
                <w:sz w:val="18"/>
                <w:szCs w:val="18"/>
              </w:rPr>
              <w:t>排序车场</w:t>
            </w:r>
            <w:r w:rsidRPr="00CF0390">
              <w:rPr>
                <w:sz w:val="18"/>
                <w:szCs w:val="18"/>
              </w:rPr>
              <w:t xml:space="preserve"> pv uv</w:t>
            </w:r>
          </w:p>
        </w:tc>
        <w:tc>
          <w:tcPr>
            <w:tcW w:w="992" w:type="dxa"/>
            <w:hideMark/>
          </w:tcPr>
          <w:p w14:paraId="1DE0D34E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55172B54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74E6271B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6ADBE866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40E2E9BD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31400022</w:t>
            </w:r>
          </w:p>
        </w:tc>
        <w:tc>
          <w:tcPr>
            <w:tcW w:w="5245" w:type="dxa"/>
            <w:hideMark/>
          </w:tcPr>
          <w:p w14:paraId="5C2DD08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找车场页点击调起导航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64A58EDA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3E6629CC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705E407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03A96439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116F82E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31400023</w:t>
            </w:r>
          </w:p>
        </w:tc>
        <w:tc>
          <w:tcPr>
            <w:tcW w:w="5245" w:type="dxa"/>
            <w:hideMark/>
          </w:tcPr>
          <w:p w14:paraId="7DFC7B8D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找车场页语音车场序号调起导航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5A1CC88E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1D46E50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43CBFCAD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50F2BF93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14769D5A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31400024</w:t>
            </w:r>
          </w:p>
        </w:tc>
        <w:tc>
          <w:tcPr>
            <w:tcW w:w="5245" w:type="dxa"/>
            <w:hideMark/>
          </w:tcPr>
          <w:p w14:paraId="257F337A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找车场页点击搜索框输入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1BE6A87D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7ADA7CBA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2AEFEA0D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43F8156B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0BAC55DA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31400025</w:t>
            </w:r>
          </w:p>
        </w:tc>
        <w:tc>
          <w:tcPr>
            <w:tcW w:w="5245" w:type="dxa"/>
            <w:hideMark/>
          </w:tcPr>
          <w:p w14:paraId="6D6651CD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点击选择历史记录搜索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095D1BDD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5402A07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03D2AB08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773AA3CC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1F5A769A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31400026</w:t>
            </w:r>
          </w:p>
        </w:tc>
        <w:tc>
          <w:tcPr>
            <w:tcW w:w="5245" w:type="dxa"/>
            <w:hideMark/>
          </w:tcPr>
          <w:p w14:paraId="6C84A56B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语音历史记录序号搜索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37CAF1E8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7FAF2AD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7E0A9673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06A7E219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1FAACA37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31400027</w:t>
            </w:r>
          </w:p>
        </w:tc>
        <w:tc>
          <w:tcPr>
            <w:tcW w:w="5245" w:type="dxa"/>
            <w:hideMark/>
          </w:tcPr>
          <w:p w14:paraId="761C524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删除历史记录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378C833F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2493D6A3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569E0162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22C22087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71999639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31400028</w:t>
            </w:r>
          </w:p>
        </w:tc>
        <w:tc>
          <w:tcPr>
            <w:tcW w:w="5245" w:type="dxa"/>
            <w:hideMark/>
          </w:tcPr>
          <w:p w14:paraId="2C24EAF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点击清空历史记录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1F55D820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3B50FC6C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2CF088F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5C41D77F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0C669D82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31400029</w:t>
            </w:r>
          </w:p>
        </w:tc>
        <w:tc>
          <w:tcPr>
            <w:tcW w:w="5245" w:type="dxa"/>
            <w:hideMark/>
          </w:tcPr>
          <w:p w14:paraId="57B53C1F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点击车场块查看该车场详情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5ED05E6E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7AC394BF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3C2E6E14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1CA4230E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64F501FE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31400030</w:t>
            </w:r>
          </w:p>
        </w:tc>
        <w:tc>
          <w:tcPr>
            <w:tcW w:w="5245" w:type="dxa"/>
            <w:hideMark/>
          </w:tcPr>
          <w:p w14:paraId="265A6BD4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语音上翻页车场列表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75E775D6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4BA07A1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6677CA98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7F01708D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5FE190E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31400031</w:t>
            </w:r>
          </w:p>
        </w:tc>
        <w:tc>
          <w:tcPr>
            <w:tcW w:w="5245" w:type="dxa"/>
            <w:hideMark/>
          </w:tcPr>
          <w:p w14:paraId="6B80A5F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语音下翻页车场列表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416BC97A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5F1D1194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793846CF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567CE1E9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7547CD14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31400032</w:t>
            </w:r>
          </w:p>
        </w:tc>
        <w:tc>
          <w:tcPr>
            <w:tcW w:w="5245" w:type="dxa"/>
            <w:hideMark/>
          </w:tcPr>
          <w:p w14:paraId="5E935BD8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手动拖拽放大地图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563756BE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240798BB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527B126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16F69830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0FF39D3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31400033</w:t>
            </w:r>
          </w:p>
        </w:tc>
        <w:tc>
          <w:tcPr>
            <w:tcW w:w="5245" w:type="dxa"/>
            <w:hideMark/>
          </w:tcPr>
          <w:p w14:paraId="0FE2D3DF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手动拖拽缩小地图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0BE6CEC8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30978E0C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41312F7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50A505A9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0D392682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31400034</w:t>
            </w:r>
          </w:p>
        </w:tc>
        <w:tc>
          <w:tcPr>
            <w:tcW w:w="5245" w:type="dxa"/>
            <w:hideMark/>
          </w:tcPr>
          <w:p w14:paraId="6486FE2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点击地图</w:t>
            </w:r>
            <w:r w:rsidRPr="00CF0390">
              <w:rPr>
                <w:sz w:val="18"/>
                <w:szCs w:val="18"/>
              </w:rPr>
              <w:t>poi</w:t>
            </w:r>
            <w:r w:rsidRPr="00CF0390">
              <w:rPr>
                <w:rFonts w:hint="eastAsia"/>
                <w:sz w:val="18"/>
                <w:szCs w:val="18"/>
              </w:rPr>
              <w:t>点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29CFF49B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29E7B62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3942BEF8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598F7347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65D70EDE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31400035</w:t>
            </w:r>
          </w:p>
        </w:tc>
        <w:tc>
          <w:tcPr>
            <w:tcW w:w="5245" w:type="dxa"/>
            <w:hideMark/>
          </w:tcPr>
          <w:p w14:paraId="066238C3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通过点击地图</w:t>
            </w:r>
            <w:r w:rsidRPr="00CF0390">
              <w:rPr>
                <w:sz w:val="18"/>
                <w:szCs w:val="18"/>
              </w:rPr>
              <w:t>poi</w:t>
            </w:r>
            <w:r w:rsidRPr="00CF0390">
              <w:rPr>
                <w:rFonts w:hint="eastAsia"/>
                <w:sz w:val="18"/>
                <w:szCs w:val="18"/>
              </w:rPr>
              <w:t>点后，发起导航的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012849B7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01A09FCA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0A1EC59B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23325D39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6F46638C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31400036</w:t>
            </w:r>
          </w:p>
        </w:tc>
        <w:tc>
          <w:tcPr>
            <w:tcW w:w="5245" w:type="dxa"/>
            <w:hideMark/>
          </w:tcPr>
          <w:p w14:paraId="7A65E32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点击【在此区域搜索】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31C81B39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64C91B44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1227FD7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1E2B78FA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5E2F1BA3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31400037</w:t>
            </w:r>
          </w:p>
        </w:tc>
        <w:tc>
          <w:tcPr>
            <w:tcW w:w="5245" w:type="dxa"/>
            <w:hideMark/>
          </w:tcPr>
          <w:p w14:paraId="5044247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点击展开更多车场结果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6136CFED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0ED39EE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6782C0CD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6A5278D5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04CCD602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31400038</w:t>
            </w:r>
          </w:p>
        </w:tc>
        <w:tc>
          <w:tcPr>
            <w:tcW w:w="5245" w:type="dxa"/>
            <w:hideMark/>
          </w:tcPr>
          <w:p w14:paraId="413AAD45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客服页点击电话拨打客服电话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0315FFCB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7E02CC69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4C68C4CB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781B564A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78F28274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31400039</w:t>
            </w:r>
          </w:p>
        </w:tc>
        <w:tc>
          <w:tcPr>
            <w:tcW w:w="5245" w:type="dxa"/>
            <w:hideMark/>
          </w:tcPr>
          <w:p w14:paraId="0A839EBF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点击开通微信免密</w:t>
            </w:r>
            <w:r w:rsidRPr="00CF0390">
              <w:rPr>
                <w:rFonts w:hint="eastAsia"/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766DA993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680F625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313C79D9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7D4D27E4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4BCA5AA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31400040</w:t>
            </w:r>
          </w:p>
        </w:tc>
        <w:tc>
          <w:tcPr>
            <w:tcW w:w="5245" w:type="dxa"/>
            <w:hideMark/>
          </w:tcPr>
          <w:p w14:paraId="2D03B52C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点击开通支付宝免密</w:t>
            </w:r>
            <w:r w:rsidRPr="00CF0390">
              <w:rPr>
                <w:rFonts w:hint="eastAsia"/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024A14EE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6F11ADEC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144A312C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30C7BF5F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14005DE7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31400041</w:t>
            </w:r>
          </w:p>
        </w:tc>
        <w:tc>
          <w:tcPr>
            <w:tcW w:w="5245" w:type="dxa"/>
            <w:hideMark/>
          </w:tcPr>
          <w:p w14:paraId="6D1F14FF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点击查看关闭微信免密引导页</w:t>
            </w:r>
            <w:r w:rsidRPr="00CF0390">
              <w:rPr>
                <w:rFonts w:hint="eastAsia"/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5C756FAC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204A0F33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5435D8B7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3100109F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7A055FA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lastRenderedPageBreak/>
              <w:t>31400042</w:t>
            </w:r>
          </w:p>
        </w:tc>
        <w:tc>
          <w:tcPr>
            <w:tcW w:w="5245" w:type="dxa"/>
            <w:hideMark/>
          </w:tcPr>
          <w:p w14:paraId="3B334FBA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点击查看关闭支付宝免密引导页</w:t>
            </w:r>
            <w:r w:rsidRPr="00CF0390">
              <w:rPr>
                <w:rFonts w:hint="eastAsia"/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3A86661E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510854AE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47A5718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26438403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6A8A646C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31400043</w:t>
            </w:r>
          </w:p>
        </w:tc>
        <w:tc>
          <w:tcPr>
            <w:tcW w:w="5245" w:type="dxa"/>
            <w:hideMark/>
          </w:tcPr>
          <w:p w14:paraId="5A3B7A12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语音返回上级页面</w:t>
            </w:r>
            <w:r w:rsidRPr="00CF0390">
              <w:rPr>
                <w:sz w:val="18"/>
                <w:szCs w:val="18"/>
              </w:rPr>
              <w:t xml:space="preserve"> pv uv</w:t>
            </w:r>
          </w:p>
        </w:tc>
        <w:tc>
          <w:tcPr>
            <w:tcW w:w="992" w:type="dxa"/>
            <w:hideMark/>
          </w:tcPr>
          <w:p w14:paraId="36C6E187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06C6BB7B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11132372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533D0E01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072C3864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31400044</w:t>
            </w:r>
          </w:p>
        </w:tc>
        <w:tc>
          <w:tcPr>
            <w:tcW w:w="5245" w:type="dxa"/>
            <w:hideMark/>
          </w:tcPr>
          <w:p w14:paraId="467C0AE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点击返回上级页面</w:t>
            </w:r>
            <w:r w:rsidRPr="00CF0390">
              <w:rPr>
                <w:sz w:val="18"/>
                <w:szCs w:val="18"/>
              </w:rPr>
              <w:t xml:space="preserve"> pv uv</w:t>
            </w:r>
          </w:p>
        </w:tc>
        <w:tc>
          <w:tcPr>
            <w:tcW w:w="992" w:type="dxa"/>
            <w:hideMark/>
          </w:tcPr>
          <w:p w14:paraId="1FBA1635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40F2B922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3AB52AF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2C7449A8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684F2DE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31400045</w:t>
            </w:r>
          </w:p>
        </w:tc>
        <w:tc>
          <w:tcPr>
            <w:tcW w:w="5245" w:type="dxa"/>
            <w:hideMark/>
          </w:tcPr>
          <w:p w14:paraId="409FF1B2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语音退出</w:t>
            </w:r>
            <w:r w:rsidRPr="00CF0390">
              <w:rPr>
                <w:sz w:val="18"/>
                <w:szCs w:val="18"/>
              </w:rPr>
              <w:t>app pv uv</w:t>
            </w:r>
          </w:p>
        </w:tc>
        <w:tc>
          <w:tcPr>
            <w:tcW w:w="992" w:type="dxa"/>
            <w:hideMark/>
          </w:tcPr>
          <w:p w14:paraId="53081527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78204AB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09DE33C2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44E7C547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043A8402" w14:textId="3917ABE7" w:rsidR="00CF0390" w:rsidRPr="00CF0390" w:rsidRDefault="00D10A8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3140004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5245" w:type="dxa"/>
            <w:hideMark/>
          </w:tcPr>
          <w:p w14:paraId="53E6E943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点击退出</w:t>
            </w:r>
            <w:r w:rsidRPr="00CF0390">
              <w:rPr>
                <w:sz w:val="18"/>
                <w:szCs w:val="18"/>
              </w:rPr>
              <w:t>app pv uv</w:t>
            </w:r>
          </w:p>
        </w:tc>
        <w:tc>
          <w:tcPr>
            <w:tcW w:w="992" w:type="dxa"/>
            <w:hideMark/>
          </w:tcPr>
          <w:p w14:paraId="5C8F9371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0B1849AB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3DCEE303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4FC20D44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0A8810CF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31400047</w:t>
            </w:r>
          </w:p>
        </w:tc>
        <w:tc>
          <w:tcPr>
            <w:tcW w:w="5245" w:type="dxa"/>
            <w:hideMark/>
          </w:tcPr>
          <w:p w14:paraId="20F98AC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停车场列表页点击该页发起导航／点击总发起数量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204DA2E7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5D6F2AA5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noWrap/>
            <w:hideMark/>
          </w:tcPr>
          <w:p w14:paraId="0CC3D4A9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5B0E4CF7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6283DA8B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31400048</w:t>
            </w:r>
          </w:p>
        </w:tc>
        <w:tc>
          <w:tcPr>
            <w:tcW w:w="5245" w:type="dxa"/>
            <w:hideMark/>
          </w:tcPr>
          <w:p w14:paraId="7763F57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停车场详情页点击该页发起导航／点击总发起数量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50CCB072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5799D39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4356267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7E2BFBD7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4EAB803D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31400049</w:t>
            </w:r>
          </w:p>
        </w:tc>
        <w:tc>
          <w:tcPr>
            <w:tcW w:w="5245" w:type="dxa"/>
            <w:hideMark/>
          </w:tcPr>
          <w:p w14:paraId="24637C34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车机地图页点击该页发起导航／点击总发起数量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17A09AC7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075E8D8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51672CBC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5C101505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7869553F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31400050</w:t>
            </w:r>
          </w:p>
        </w:tc>
        <w:tc>
          <w:tcPr>
            <w:tcW w:w="5245" w:type="dxa"/>
            <w:hideMark/>
          </w:tcPr>
          <w:p w14:paraId="7BF852AF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停车场列表页语音该页发起导航／语音总发起数量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00890D12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24C72B0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07C9997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5985119E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70035344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31400051</w:t>
            </w:r>
          </w:p>
        </w:tc>
        <w:tc>
          <w:tcPr>
            <w:tcW w:w="5245" w:type="dxa"/>
            <w:hideMark/>
          </w:tcPr>
          <w:p w14:paraId="4A9E562F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停车场详情页语音该页发起导航／语音总发起数量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375D13EE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08D2568C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084EFE79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492991ED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6101B3F0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31400052</w:t>
            </w:r>
          </w:p>
        </w:tc>
        <w:tc>
          <w:tcPr>
            <w:tcW w:w="5245" w:type="dxa"/>
            <w:hideMark/>
          </w:tcPr>
          <w:p w14:paraId="1960DA5A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车机地图页语音该页发起导航／语音总发起数量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33A57235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6D1B27FA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45D9A20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31DF120E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5AD01174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31400053</w:t>
            </w:r>
          </w:p>
        </w:tc>
        <w:tc>
          <w:tcPr>
            <w:tcW w:w="5245" w:type="dxa"/>
            <w:hideMark/>
          </w:tcPr>
          <w:p w14:paraId="7B3A7F9B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进入</w:t>
            </w:r>
            <w:r w:rsidRPr="00CF0390">
              <w:rPr>
                <w:sz w:val="18"/>
                <w:szCs w:val="18"/>
              </w:rPr>
              <w:t>app</w:t>
            </w:r>
            <w:r w:rsidRPr="00CF0390">
              <w:rPr>
                <w:rFonts w:hint="eastAsia"/>
                <w:sz w:val="18"/>
                <w:szCs w:val="18"/>
              </w:rPr>
              <w:t>，按系统默认选择导航去附近停车场的用户占比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0E3E4FCD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078833EF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0F3CFDBE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59D99AA4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55C4671F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31400054</w:t>
            </w:r>
          </w:p>
        </w:tc>
        <w:tc>
          <w:tcPr>
            <w:tcW w:w="5245" w:type="dxa"/>
            <w:hideMark/>
          </w:tcPr>
          <w:p w14:paraId="6AB4E767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选择导航去检索地址的用户占比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391E3DC6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5834A939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774CD6CE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35ABBC30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0C0E5E8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31400055</w:t>
            </w:r>
          </w:p>
        </w:tc>
        <w:tc>
          <w:tcPr>
            <w:tcW w:w="5245" w:type="dxa"/>
            <w:noWrap/>
            <w:hideMark/>
          </w:tcPr>
          <w:p w14:paraId="1E4CDF19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用户跟读引导</w:t>
            </w:r>
            <w:r w:rsidRPr="00CF0390">
              <w:rPr>
                <w:sz w:val="18"/>
                <w:szCs w:val="18"/>
              </w:rPr>
              <w:t>Query</w:t>
            </w:r>
            <w:r w:rsidRPr="00CF0390">
              <w:rPr>
                <w:rFonts w:hint="eastAsia"/>
                <w:sz w:val="18"/>
                <w:szCs w:val="18"/>
              </w:rPr>
              <w:t>数以（天）为单位</w:t>
            </w:r>
            <w:r w:rsidRPr="00CF0390">
              <w:rPr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06178034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4E9DEE42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1BCA29A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Cilent</w:t>
            </w:r>
          </w:p>
        </w:tc>
      </w:tr>
      <w:tr w:rsidR="00CF0390" w:rsidRPr="00CF0390" w14:paraId="08B00F03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185F47D8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31400056</w:t>
            </w:r>
          </w:p>
        </w:tc>
        <w:tc>
          <w:tcPr>
            <w:tcW w:w="5245" w:type="dxa"/>
            <w:noWrap/>
            <w:hideMark/>
          </w:tcPr>
          <w:p w14:paraId="1A53EB1C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语音唤醒</w:t>
            </w:r>
            <w:r w:rsidRPr="00CF0390">
              <w:rPr>
                <w:rFonts w:hint="eastAsia"/>
                <w:sz w:val="18"/>
                <w:szCs w:val="18"/>
              </w:rPr>
              <w:t>-</w:t>
            </w:r>
            <w:r w:rsidRPr="00CF0390">
              <w:rPr>
                <w:rFonts w:hint="eastAsia"/>
                <w:sz w:val="18"/>
                <w:szCs w:val="18"/>
              </w:rPr>
              <w:t>指令式</w:t>
            </w:r>
            <w:r w:rsidRPr="00CF0390">
              <w:rPr>
                <w:rFonts w:hint="eastAsia"/>
                <w:sz w:val="18"/>
                <w:szCs w:val="18"/>
              </w:rPr>
              <w:t>query</w:t>
            </w:r>
            <w:r w:rsidRPr="00CF0390">
              <w:rPr>
                <w:rFonts w:hint="eastAsia"/>
                <w:sz w:val="18"/>
                <w:szCs w:val="18"/>
              </w:rPr>
              <w:t>，进入</w:t>
            </w:r>
            <w:r w:rsidRPr="00CF0390">
              <w:rPr>
                <w:rFonts w:hint="eastAsia"/>
                <w:sz w:val="18"/>
                <w:szCs w:val="18"/>
              </w:rPr>
              <w:t>app pv uv</w:t>
            </w:r>
          </w:p>
        </w:tc>
        <w:tc>
          <w:tcPr>
            <w:tcW w:w="992" w:type="dxa"/>
            <w:hideMark/>
          </w:tcPr>
          <w:p w14:paraId="206F4925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6855DE37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413AD2A6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Server</w:t>
            </w:r>
          </w:p>
        </w:tc>
      </w:tr>
      <w:tr w:rsidR="00CF0390" w:rsidRPr="00CF0390" w14:paraId="625B5641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653C9E5C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31400057</w:t>
            </w:r>
          </w:p>
        </w:tc>
        <w:tc>
          <w:tcPr>
            <w:tcW w:w="5245" w:type="dxa"/>
            <w:noWrap/>
            <w:hideMark/>
          </w:tcPr>
          <w:p w14:paraId="61941912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OS</w:t>
            </w:r>
            <w:r w:rsidRPr="00CF0390">
              <w:rPr>
                <w:rFonts w:hint="eastAsia"/>
                <w:sz w:val="18"/>
                <w:szCs w:val="18"/>
              </w:rPr>
              <w:t>登录后提交服务费的数量</w:t>
            </w:r>
            <w:r w:rsidRPr="00CF0390">
              <w:rPr>
                <w:rFonts w:hint="eastAsia"/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0992A5BA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59EC9068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636CDCB1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Server</w:t>
            </w:r>
          </w:p>
        </w:tc>
      </w:tr>
      <w:tr w:rsidR="00CF0390" w:rsidRPr="00CF0390" w14:paraId="1B400C9E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6508E14A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31400058</w:t>
            </w:r>
          </w:p>
        </w:tc>
        <w:tc>
          <w:tcPr>
            <w:tcW w:w="5245" w:type="dxa"/>
            <w:noWrap/>
            <w:hideMark/>
          </w:tcPr>
          <w:p w14:paraId="20B7C062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服务授权数量</w:t>
            </w:r>
            <w:r w:rsidRPr="00CF0390">
              <w:rPr>
                <w:rFonts w:hint="eastAsia"/>
                <w:sz w:val="18"/>
                <w:szCs w:val="18"/>
              </w:rPr>
              <w:t>pv uv</w:t>
            </w:r>
          </w:p>
        </w:tc>
        <w:tc>
          <w:tcPr>
            <w:tcW w:w="992" w:type="dxa"/>
            <w:hideMark/>
          </w:tcPr>
          <w:p w14:paraId="445C23AD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1DD186E8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0A312AB5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Server</w:t>
            </w:r>
          </w:p>
        </w:tc>
      </w:tr>
      <w:tr w:rsidR="00CF0390" w:rsidRPr="00CF0390" w14:paraId="661AB5D3" w14:textId="77777777" w:rsidTr="00CF0390">
        <w:trPr>
          <w:trHeight w:val="285"/>
        </w:trPr>
        <w:tc>
          <w:tcPr>
            <w:tcW w:w="1135" w:type="dxa"/>
            <w:noWrap/>
            <w:hideMark/>
          </w:tcPr>
          <w:p w14:paraId="0330B8FB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31400059</w:t>
            </w:r>
          </w:p>
        </w:tc>
        <w:tc>
          <w:tcPr>
            <w:tcW w:w="5245" w:type="dxa"/>
            <w:noWrap/>
            <w:hideMark/>
          </w:tcPr>
          <w:p w14:paraId="7F3535C5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语音退出</w:t>
            </w:r>
            <w:r w:rsidRPr="00CF0390">
              <w:rPr>
                <w:rFonts w:hint="eastAsia"/>
                <w:sz w:val="18"/>
                <w:szCs w:val="18"/>
              </w:rPr>
              <w:t>app pv uv</w:t>
            </w:r>
          </w:p>
        </w:tc>
        <w:tc>
          <w:tcPr>
            <w:tcW w:w="992" w:type="dxa"/>
            <w:hideMark/>
          </w:tcPr>
          <w:p w14:paraId="375CB670" w14:textId="77777777" w:rsidR="00CF0390" w:rsidRPr="00CF0390" w:rsidRDefault="00CF0390" w:rsidP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用户数据</w:t>
            </w:r>
          </w:p>
        </w:tc>
        <w:tc>
          <w:tcPr>
            <w:tcW w:w="2693" w:type="dxa"/>
            <w:hideMark/>
          </w:tcPr>
          <w:p w14:paraId="7ACFB86E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业务分析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产品设计</w:t>
            </w:r>
            <w:r w:rsidRPr="00CF0390">
              <w:rPr>
                <w:rFonts w:hint="eastAsia"/>
                <w:sz w:val="18"/>
                <w:szCs w:val="18"/>
              </w:rPr>
              <w:t>/</w:t>
            </w:r>
            <w:r w:rsidRPr="00CF0390">
              <w:rPr>
                <w:rFonts w:hint="eastAsia"/>
                <w:sz w:val="18"/>
                <w:szCs w:val="18"/>
              </w:rPr>
              <w:t>服务提供</w:t>
            </w:r>
          </w:p>
        </w:tc>
        <w:tc>
          <w:tcPr>
            <w:tcW w:w="1134" w:type="dxa"/>
            <w:hideMark/>
          </w:tcPr>
          <w:p w14:paraId="0DE35AAF" w14:textId="77777777" w:rsidR="00CF0390" w:rsidRPr="00CF0390" w:rsidRDefault="00CF0390">
            <w:pPr>
              <w:rPr>
                <w:sz w:val="18"/>
                <w:szCs w:val="18"/>
              </w:rPr>
            </w:pPr>
            <w:r w:rsidRPr="00CF0390">
              <w:rPr>
                <w:rFonts w:hint="eastAsia"/>
                <w:sz w:val="18"/>
                <w:szCs w:val="18"/>
              </w:rPr>
              <w:t>Server</w:t>
            </w:r>
          </w:p>
        </w:tc>
      </w:tr>
    </w:tbl>
    <w:p w14:paraId="3DFD1830" w14:textId="51A242EA" w:rsidR="005A014A" w:rsidRDefault="005A014A">
      <w:pPr>
        <w:rPr>
          <w:sz w:val="18"/>
          <w:szCs w:val="18"/>
        </w:rPr>
      </w:pPr>
    </w:p>
    <w:sectPr w:rsidR="005A014A">
      <w:footerReference w:type="default" r:id="rId35"/>
      <w:pgSz w:w="11900" w:h="16840"/>
      <w:pgMar w:top="709" w:right="985" w:bottom="284" w:left="851" w:header="851" w:footer="992" w:gutter="0"/>
      <w:pgNumType w:start="1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FF6D86" w14:textId="77777777" w:rsidR="00B423EB" w:rsidRDefault="00B423EB">
      <w:r>
        <w:separator/>
      </w:r>
    </w:p>
  </w:endnote>
  <w:endnote w:type="continuationSeparator" w:id="0">
    <w:p w14:paraId="38B05F2A" w14:textId="77777777" w:rsidR="00B423EB" w:rsidRDefault="00B42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iti SC Light">
    <w:panose1 w:val="02000000000000000000"/>
    <w:charset w:val="50"/>
    <w:family w:val="auto"/>
    <w:pitch w:val="variable"/>
    <w:sig w:usb0="00000001" w:usb1="090F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Segoe UI Symbol">
    <w:altName w:val="Calibri"/>
    <w:charset w:val="00"/>
    <w:family w:val="swiss"/>
    <w:pitch w:val="variable"/>
    <w:sig w:usb0="800001E3" w:usb1="1200FFEF" w:usb2="00040000" w:usb3="00000000" w:csb0="00000001" w:csb1="00000000"/>
  </w:font>
  <w:font w:name="等线">
    <w:charset w:val="88"/>
    <w:family w:val="auto"/>
    <w:pitch w:val="variable"/>
    <w:sig w:usb0="A00002BF" w:usb1="38CF7CFA" w:usb2="00000016" w:usb3="00000000" w:csb0="0014000F" w:csb1="00000000"/>
  </w:font>
  <w:font w:name="Helvetica Neue">
    <w:altName w:val="Corbe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56892D" w14:textId="77777777" w:rsidR="00F577C7" w:rsidRDefault="00F577C7">
    <w:pPr>
      <w:pStyle w:val="a5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29D945F6" w14:textId="77777777" w:rsidR="00F577C7" w:rsidRDefault="00F577C7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D6ED75" w14:textId="77777777" w:rsidR="00F577C7" w:rsidRDefault="00F577C7">
    <w:pPr>
      <w:pStyle w:val="a5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82E67E" w14:textId="77777777" w:rsidR="00F577C7" w:rsidRDefault="00F577C7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F8B3C2F" wp14:editId="37C28ACD">
              <wp:simplePos x="0" y="0"/>
              <wp:positionH relativeFrom="margin">
                <wp:align>right</wp:align>
              </wp:positionH>
              <wp:positionV relativeFrom="paragraph">
                <wp:posOffset>-9525</wp:posOffset>
              </wp:positionV>
              <wp:extent cx="133350" cy="140335"/>
              <wp:effectExtent l="0" t="0" r="0" b="12065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3350" cy="1403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581797A" w14:textId="4C6F3CB0" w:rsidR="00F577C7" w:rsidRDefault="00F577C7">
                          <w:pPr>
                            <w:pStyle w:val="a5"/>
                            <w:rPr>
                              <w:rStyle w:val="ad"/>
                            </w:rPr>
                          </w:pPr>
                          <w:r>
                            <w:rPr>
                              <w:rStyle w:val="ad"/>
                            </w:rPr>
                            <w:fldChar w:fldCharType="begin"/>
                          </w:r>
                          <w:r>
                            <w:rPr>
                              <w:rStyle w:val="ad"/>
                            </w:rPr>
                            <w:instrText xml:space="preserve">PAGE  </w:instrText>
                          </w:r>
                          <w:r>
                            <w:rPr>
                              <w:rStyle w:val="ad"/>
                            </w:rPr>
                            <w:fldChar w:fldCharType="separate"/>
                          </w:r>
                          <w:r w:rsidR="00072C34">
                            <w:rPr>
                              <w:rStyle w:val="ad"/>
                              <w:noProof/>
                            </w:rPr>
                            <w:t>30</w:t>
                          </w:r>
                          <w:r>
                            <w:rPr>
                              <w:rStyle w:val="ad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>
          <w:pict>
            <v:shapetype w14:anchorId="3F8B3C2F" id="_x0000_t202" coordsize="21600,21600" o:spt="202" path="m,l,21600r21600,l21600,xe">
              <v:stroke joinstyle="miter"/>
              <v:path gradientshapeok="t" o:connecttype="rect"/>
            </v:shapetype>
            <v:shape id="文本框 15" o:spid="_x0000_s1026" type="#_x0000_t202" style="position:absolute;margin-left:-40.7pt;margin-top:-.75pt;width:10.5pt;height:11.05pt;z-index:25166131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" filled="f" stroked="f" strokeweight=".5pt">
              <v:textbox style="mso-fit-shape-to-text:t" inset="0,0,0,0">
                <w:txbxContent>
                  <w:p w14:paraId="5581797A" w14:textId="4C6F3CB0" w:rsidR="00A54A31" w:rsidRDefault="00A54A31">
                    <w:pPr>
                      <w:pStyle w:val="a5"/>
                      <w:rPr>
                        <w:rStyle w:val="ad"/>
                      </w:rPr>
                    </w:pPr>
                    <w:r>
                      <w:rPr>
                        <w:rStyle w:val="ad"/>
                      </w:rPr>
                      <w:fldChar w:fldCharType="begin"/>
                    </w:r>
                    <w:r>
                      <w:rPr>
                        <w:rStyle w:val="ad"/>
                      </w:rPr>
                      <w:instrText xml:space="preserve">PAGE  </w:instrText>
                    </w:r>
                    <w:r>
                      <w:rPr>
                        <w:rStyle w:val="ad"/>
                      </w:rPr>
                      <w:fldChar w:fldCharType="separate"/>
                    </w:r>
                    <w:r w:rsidR="00D10A85">
                      <w:rPr>
                        <w:rStyle w:val="ad"/>
                        <w:noProof/>
                      </w:rPr>
                      <w:t>31</w:t>
                    </w:r>
                    <w:r>
                      <w:rPr>
                        <w:rStyle w:val="ad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08D7D4" w14:textId="77777777" w:rsidR="00B423EB" w:rsidRDefault="00B423EB">
      <w:r>
        <w:separator/>
      </w:r>
    </w:p>
  </w:footnote>
  <w:footnote w:type="continuationSeparator" w:id="0">
    <w:p w14:paraId="2A721B8A" w14:textId="77777777" w:rsidR="00B423EB" w:rsidRDefault="00B423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D3E92"/>
    <w:multiLevelType w:val="multilevel"/>
    <w:tmpl w:val="254D3E9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9CA7006"/>
    <w:multiLevelType w:val="multilevel"/>
    <w:tmpl w:val="29CA7006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F0E7355"/>
    <w:multiLevelType w:val="multilevel"/>
    <w:tmpl w:val="2F0E7355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99D759F"/>
    <w:multiLevelType w:val="hybridMultilevel"/>
    <w:tmpl w:val="86865FC6"/>
    <w:lvl w:ilvl="0" w:tplc="9D68367C">
      <w:start w:val="1"/>
      <w:numFmt w:val="decimal"/>
      <w:lvlText w:val="%1、"/>
      <w:lvlJc w:val="left"/>
      <w:pPr>
        <w:ind w:left="255" w:hanging="255"/>
      </w:pPr>
      <w:rPr>
        <w:rFonts w:asciiTheme="minorEastAsia" w:eastAsiaTheme="minorEastAsia" w:hAnsiTheme="minorEastAsia" w:cstheme="minorBidi" w:hint="default"/>
        <w:color w:val="auto"/>
        <w:sz w:val="1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7501E06"/>
    <w:multiLevelType w:val="hybridMultilevel"/>
    <w:tmpl w:val="3F7A9248"/>
    <w:lvl w:ilvl="0" w:tplc="DA98A0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C547A4B"/>
    <w:multiLevelType w:val="multilevel"/>
    <w:tmpl w:val="4C547A4B"/>
    <w:lvl w:ilvl="0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6">
    <w:nsid w:val="57B04FDE"/>
    <w:multiLevelType w:val="multilevel"/>
    <w:tmpl w:val="57B04FDE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683337E8"/>
    <w:multiLevelType w:val="multilevel"/>
    <w:tmpl w:val="683337E8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7CAB759A"/>
    <w:multiLevelType w:val="multilevel"/>
    <w:tmpl w:val="7CAB759A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7"/>
  </w:num>
  <w:num w:numId="6">
    <w:abstractNumId w:val="8"/>
  </w:num>
  <w:num w:numId="7">
    <w:abstractNumId w:val="5"/>
  </w:num>
  <w:num w:numId="8">
    <w:abstractNumId w:val="4"/>
  </w:num>
  <w:num w:numId="9">
    <w:abstractNumId w:val="3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Corp.">
    <w15:presenceInfo w15:providerId="None" w15:userId="Microsoft Corp.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defaultTabStop w:val="0"/>
  <w:drawingGridVerticalSpacing w:val="200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5726"/>
    <w:rsid w:val="00005F93"/>
    <w:rsid w:val="00010166"/>
    <w:rsid w:val="00012AAD"/>
    <w:rsid w:val="00017ACE"/>
    <w:rsid w:val="00023BBD"/>
    <w:rsid w:val="00024AFD"/>
    <w:rsid w:val="00024F57"/>
    <w:rsid w:val="0002744E"/>
    <w:rsid w:val="00036B39"/>
    <w:rsid w:val="00037E25"/>
    <w:rsid w:val="0004316C"/>
    <w:rsid w:val="00050540"/>
    <w:rsid w:val="000514E6"/>
    <w:rsid w:val="00053F5D"/>
    <w:rsid w:val="00055560"/>
    <w:rsid w:val="00055976"/>
    <w:rsid w:val="000631DD"/>
    <w:rsid w:val="00066857"/>
    <w:rsid w:val="0007122B"/>
    <w:rsid w:val="00072C34"/>
    <w:rsid w:val="00073BE8"/>
    <w:rsid w:val="0007401C"/>
    <w:rsid w:val="00075474"/>
    <w:rsid w:val="00080DA0"/>
    <w:rsid w:val="00082562"/>
    <w:rsid w:val="00084352"/>
    <w:rsid w:val="00085A85"/>
    <w:rsid w:val="000900FC"/>
    <w:rsid w:val="00090111"/>
    <w:rsid w:val="00093388"/>
    <w:rsid w:val="00094848"/>
    <w:rsid w:val="0009507D"/>
    <w:rsid w:val="000A2A2E"/>
    <w:rsid w:val="000A3E65"/>
    <w:rsid w:val="000A4F00"/>
    <w:rsid w:val="000A52E4"/>
    <w:rsid w:val="000A618A"/>
    <w:rsid w:val="000B0219"/>
    <w:rsid w:val="000B465D"/>
    <w:rsid w:val="000B4D02"/>
    <w:rsid w:val="000B6ACC"/>
    <w:rsid w:val="000C1AD1"/>
    <w:rsid w:val="000C2F0B"/>
    <w:rsid w:val="000C6B0C"/>
    <w:rsid w:val="000E2850"/>
    <w:rsid w:val="000E440C"/>
    <w:rsid w:val="000E4E39"/>
    <w:rsid w:val="000F4558"/>
    <w:rsid w:val="000F4C30"/>
    <w:rsid w:val="000F5F57"/>
    <w:rsid w:val="000F6600"/>
    <w:rsid w:val="000F6FD7"/>
    <w:rsid w:val="00113AC4"/>
    <w:rsid w:val="00120D14"/>
    <w:rsid w:val="00126CF3"/>
    <w:rsid w:val="00130322"/>
    <w:rsid w:val="00130728"/>
    <w:rsid w:val="00132075"/>
    <w:rsid w:val="0013611D"/>
    <w:rsid w:val="001364AD"/>
    <w:rsid w:val="00141F01"/>
    <w:rsid w:val="00144020"/>
    <w:rsid w:val="001449C2"/>
    <w:rsid w:val="00146DF1"/>
    <w:rsid w:val="001470A6"/>
    <w:rsid w:val="00150CA0"/>
    <w:rsid w:val="00152DA8"/>
    <w:rsid w:val="001531F2"/>
    <w:rsid w:val="00156509"/>
    <w:rsid w:val="001630AE"/>
    <w:rsid w:val="00164344"/>
    <w:rsid w:val="00167A2E"/>
    <w:rsid w:val="001701A8"/>
    <w:rsid w:val="00172A27"/>
    <w:rsid w:val="00175CE1"/>
    <w:rsid w:val="00192CE7"/>
    <w:rsid w:val="00193B66"/>
    <w:rsid w:val="001956E1"/>
    <w:rsid w:val="001A015A"/>
    <w:rsid w:val="001A0772"/>
    <w:rsid w:val="001A5A73"/>
    <w:rsid w:val="001B1E79"/>
    <w:rsid w:val="001B673C"/>
    <w:rsid w:val="001C1106"/>
    <w:rsid w:val="001C2B8D"/>
    <w:rsid w:val="001D2137"/>
    <w:rsid w:val="001D21F9"/>
    <w:rsid w:val="001D49D6"/>
    <w:rsid w:val="001D55AA"/>
    <w:rsid w:val="001E0B6E"/>
    <w:rsid w:val="001E10A8"/>
    <w:rsid w:val="001E29B1"/>
    <w:rsid w:val="001E3513"/>
    <w:rsid w:val="001E3B0C"/>
    <w:rsid w:val="001E5A65"/>
    <w:rsid w:val="001E6ECD"/>
    <w:rsid w:val="001F1DD4"/>
    <w:rsid w:val="001F42E5"/>
    <w:rsid w:val="001F53DB"/>
    <w:rsid w:val="001F63F4"/>
    <w:rsid w:val="001F658C"/>
    <w:rsid w:val="00205078"/>
    <w:rsid w:val="00206077"/>
    <w:rsid w:val="002106EE"/>
    <w:rsid w:val="00211D79"/>
    <w:rsid w:val="00212A81"/>
    <w:rsid w:val="0022208F"/>
    <w:rsid w:val="00225482"/>
    <w:rsid w:val="00226C5B"/>
    <w:rsid w:val="00231AAA"/>
    <w:rsid w:val="002367FA"/>
    <w:rsid w:val="00247146"/>
    <w:rsid w:val="002529ED"/>
    <w:rsid w:val="0025326F"/>
    <w:rsid w:val="0026374E"/>
    <w:rsid w:val="00265BC5"/>
    <w:rsid w:val="00273EFD"/>
    <w:rsid w:val="00276976"/>
    <w:rsid w:val="00277E1B"/>
    <w:rsid w:val="00284839"/>
    <w:rsid w:val="002953D4"/>
    <w:rsid w:val="002A0BF9"/>
    <w:rsid w:val="002A2763"/>
    <w:rsid w:val="002A718D"/>
    <w:rsid w:val="002A7A8D"/>
    <w:rsid w:val="002B3985"/>
    <w:rsid w:val="002B407D"/>
    <w:rsid w:val="002B63D3"/>
    <w:rsid w:val="002B7B89"/>
    <w:rsid w:val="002C226D"/>
    <w:rsid w:val="002C2AE5"/>
    <w:rsid w:val="002C3A28"/>
    <w:rsid w:val="002C48C3"/>
    <w:rsid w:val="002C69EB"/>
    <w:rsid w:val="002D065D"/>
    <w:rsid w:val="002D0A50"/>
    <w:rsid w:val="002D391B"/>
    <w:rsid w:val="002D45D9"/>
    <w:rsid w:val="002E1344"/>
    <w:rsid w:val="002E2755"/>
    <w:rsid w:val="002E29D2"/>
    <w:rsid w:val="002F0FEF"/>
    <w:rsid w:val="002F2D93"/>
    <w:rsid w:val="002F5FFA"/>
    <w:rsid w:val="002F6E78"/>
    <w:rsid w:val="00302E39"/>
    <w:rsid w:val="003114FB"/>
    <w:rsid w:val="003140D3"/>
    <w:rsid w:val="003145CD"/>
    <w:rsid w:val="00314C10"/>
    <w:rsid w:val="003200B4"/>
    <w:rsid w:val="00324B08"/>
    <w:rsid w:val="0032560D"/>
    <w:rsid w:val="00331157"/>
    <w:rsid w:val="00333A72"/>
    <w:rsid w:val="0033619D"/>
    <w:rsid w:val="0033649D"/>
    <w:rsid w:val="00337672"/>
    <w:rsid w:val="003415C0"/>
    <w:rsid w:val="003471F3"/>
    <w:rsid w:val="003473A0"/>
    <w:rsid w:val="00351BF3"/>
    <w:rsid w:val="00351F20"/>
    <w:rsid w:val="0035498C"/>
    <w:rsid w:val="00356C99"/>
    <w:rsid w:val="00357C2F"/>
    <w:rsid w:val="003650A1"/>
    <w:rsid w:val="003708E6"/>
    <w:rsid w:val="00370B07"/>
    <w:rsid w:val="00371CCE"/>
    <w:rsid w:val="00372C56"/>
    <w:rsid w:val="003757F6"/>
    <w:rsid w:val="00375E25"/>
    <w:rsid w:val="00376BD4"/>
    <w:rsid w:val="00376E81"/>
    <w:rsid w:val="00377156"/>
    <w:rsid w:val="003805D5"/>
    <w:rsid w:val="00384DCE"/>
    <w:rsid w:val="00385289"/>
    <w:rsid w:val="00385748"/>
    <w:rsid w:val="00395153"/>
    <w:rsid w:val="003952A8"/>
    <w:rsid w:val="003A263D"/>
    <w:rsid w:val="003A3122"/>
    <w:rsid w:val="003A5A7E"/>
    <w:rsid w:val="003A7843"/>
    <w:rsid w:val="003B0DBA"/>
    <w:rsid w:val="003B4DA0"/>
    <w:rsid w:val="003C24DD"/>
    <w:rsid w:val="003C3B66"/>
    <w:rsid w:val="003D1256"/>
    <w:rsid w:val="003D1398"/>
    <w:rsid w:val="003D3A5A"/>
    <w:rsid w:val="003D3BBC"/>
    <w:rsid w:val="003D67D7"/>
    <w:rsid w:val="003E008F"/>
    <w:rsid w:val="003E17E2"/>
    <w:rsid w:val="003E2EAB"/>
    <w:rsid w:val="003E4F4F"/>
    <w:rsid w:val="003F3AB2"/>
    <w:rsid w:val="003F40B0"/>
    <w:rsid w:val="003F4C41"/>
    <w:rsid w:val="003F78D2"/>
    <w:rsid w:val="00400123"/>
    <w:rsid w:val="004009DE"/>
    <w:rsid w:val="00401FAF"/>
    <w:rsid w:val="004143EC"/>
    <w:rsid w:val="00425CA4"/>
    <w:rsid w:val="004335F9"/>
    <w:rsid w:val="00433D9D"/>
    <w:rsid w:val="0043556F"/>
    <w:rsid w:val="00435E7D"/>
    <w:rsid w:val="00436880"/>
    <w:rsid w:val="00446672"/>
    <w:rsid w:val="004548AB"/>
    <w:rsid w:val="004548CA"/>
    <w:rsid w:val="0045510C"/>
    <w:rsid w:val="00455253"/>
    <w:rsid w:val="0046354E"/>
    <w:rsid w:val="00463ACF"/>
    <w:rsid w:val="00463B98"/>
    <w:rsid w:val="004643AF"/>
    <w:rsid w:val="00464B0A"/>
    <w:rsid w:val="004650B8"/>
    <w:rsid w:val="004651DC"/>
    <w:rsid w:val="0046580B"/>
    <w:rsid w:val="00466910"/>
    <w:rsid w:val="004743C5"/>
    <w:rsid w:val="00476362"/>
    <w:rsid w:val="00487F3E"/>
    <w:rsid w:val="00491620"/>
    <w:rsid w:val="004928DA"/>
    <w:rsid w:val="004A178D"/>
    <w:rsid w:val="004A499E"/>
    <w:rsid w:val="004B595D"/>
    <w:rsid w:val="004C59BD"/>
    <w:rsid w:val="004C5A29"/>
    <w:rsid w:val="004C5CCE"/>
    <w:rsid w:val="004C61CF"/>
    <w:rsid w:val="004C7BF5"/>
    <w:rsid w:val="004D3865"/>
    <w:rsid w:val="004D5BEB"/>
    <w:rsid w:val="004D75E3"/>
    <w:rsid w:val="004F13CB"/>
    <w:rsid w:val="005013CE"/>
    <w:rsid w:val="00504947"/>
    <w:rsid w:val="00506AB1"/>
    <w:rsid w:val="005108B9"/>
    <w:rsid w:val="005116B3"/>
    <w:rsid w:val="00514D93"/>
    <w:rsid w:val="00517347"/>
    <w:rsid w:val="0052043A"/>
    <w:rsid w:val="00521F4B"/>
    <w:rsid w:val="00525679"/>
    <w:rsid w:val="005261FB"/>
    <w:rsid w:val="00527483"/>
    <w:rsid w:val="00532331"/>
    <w:rsid w:val="00533BA6"/>
    <w:rsid w:val="00534334"/>
    <w:rsid w:val="00534D8D"/>
    <w:rsid w:val="00536130"/>
    <w:rsid w:val="00545B39"/>
    <w:rsid w:val="0056046B"/>
    <w:rsid w:val="00563535"/>
    <w:rsid w:val="0056596B"/>
    <w:rsid w:val="00567185"/>
    <w:rsid w:val="00567B10"/>
    <w:rsid w:val="005705DE"/>
    <w:rsid w:val="00571C96"/>
    <w:rsid w:val="00572B49"/>
    <w:rsid w:val="0058078E"/>
    <w:rsid w:val="00580A6C"/>
    <w:rsid w:val="0058103E"/>
    <w:rsid w:val="00582A15"/>
    <w:rsid w:val="00587D90"/>
    <w:rsid w:val="00591B44"/>
    <w:rsid w:val="00594FDC"/>
    <w:rsid w:val="00595435"/>
    <w:rsid w:val="005A014A"/>
    <w:rsid w:val="005A1995"/>
    <w:rsid w:val="005B0A10"/>
    <w:rsid w:val="005B27E9"/>
    <w:rsid w:val="005C42D1"/>
    <w:rsid w:val="005C7229"/>
    <w:rsid w:val="005C7A42"/>
    <w:rsid w:val="005D2352"/>
    <w:rsid w:val="005D398D"/>
    <w:rsid w:val="005D7821"/>
    <w:rsid w:val="005E2FFE"/>
    <w:rsid w:val="005E5681"/>
    <w:rsid w:val="005E5F15"/>
    <w:rsid w:val="005F1900"/>
    <w:rsid w:val="005F3491"/>
    <w:rsid w:val="005F3F47"/>
    <w:rsid w:val="005F4C0D"/>
    <w:rsid w:val="005F5704"/>
    <w:rsid w:val="005F738E"/>
    <w:rsid w:val="0060128B"/>
    <w:rsid w:val="00605BDE"/>
    <w:rsid w:val="006064C4"/>
    <w:rsid w:val="00611B3A"/>
    <w:rsid w:val="006129A3"/>
    <w:rsid w:val="00613706"/>
    <w:rsid w:val="00615A41"/>
    <w:rsid w:val="00620F23"/>
    <w:rsid w:val="00622162"/>
    <w:rsid w:val="00622BFA"/>
    <w:rsid w:val="00623C3A"/>
    <w:rsid w:val="0062667A"/>
    <w:rsid w:val="00631FF2"/>
    <w:rsid w:val="0063386F"/>
    <w:rsid w:val="00636B8F"/>
    <w:rsid w:val="006405A6"/>
    <w:rsid w:val="0064134F"/>
    <w:rsid w:val="00642810"/>
    <w:rsid w:val="00644119"/>
    <w:rsid w:val="006446EE"/>
    <w:rsid w:val="00647411"/>
    <w:rsid w:val="00660A8E"/>
    <w:rsid w:val="00660D45"/>
    <w:rsid w:val="00661145"/>
    <w:rsid w:val="00661E88"/>
    <w:rsid w:val="00664522"/>
    <w:rsid w:val="0067143D"/>
    <w:rsid w:val="00673A4C"/>
    <w:rsid w:val="00676357"/>
    <w:rsid w:val="00683963"/>
    <w:rsid w:val="006849C8"/>
    <w:rsid w:val="00686A45"/>
    <w:rsid w:val="006927B2"/>
    <w:rsid w:val="0069410D"/>
    <w:rsid w:val="006960CB"/>
    <w:rsid w:val="0069664E"/>
    <w:rsid w:val="006966AD"/>
    <w:rsid w:val="006A05A3"/>
    <w:rsid w:val="006A0A84"/>
    <w:rsid w:val="006A33A4"/>
    <w:rsid w:val="006B0B1B"/>
    <w:rsid w:val="006B3FE5"/>
    <w:rsid w:val="006B496D"/>
    <w:rsid w:val="006B72C9"/>
    <w:rsid w:val="006B7B06"/>
    <w:rsid w:val="006B7BE6"/>
    <w:rsid w:val="006C37E5"/>
    <w:rsid w:val="006C6246"/>
    <w:rsid w:val="006C7C60"/>
    <w:rsid w:val="006D141A"/>
    <w:rsid w:val="006D2B66"/>
    <w:rsid w:val="006D6D00"/>
    <w:rsid w:val="006E12CA"/>
    <w:rsid w:val="006E4207"/>
    <w:rsid w:val="006E77DC"/>
    <w:rsid w:val="006F78EF"/>
    <w:rsid w:val="00701FA0"/>
    <w:rsid w:val="00704491"/>
    <w:rsid w:val="0070629D"/>
    <w:rsid w:val="00706E5B"/>
    <w:rsid w:val="00707E12"/>
    <w:rsid w:val="00707E88"/>
    <w:rsid w:val="00712CDA"/>
    <w:rsid w:val="00721136"/>
    <w:rsid w:val="00721458"/>
    <w:rsid w:val="00721899"/>
    <w:rsid w:val="0072190B"/>
    <w:rsid w:val="00723153"/>
    <w:rsid w:val="00724B8F"/>
    <w:rsid w:val="00732FC4"/>
    <w:rsid w:val="00740F68"/>
    <w:rsid w:val="0074379E"/>
    <w:rsid w:val="00750D13"/>
    <w:rsid w:val="007510F1"/>
    <w:rsid w:val="00751784"/>
    <w:rsid w:val="007525AC"/>
    <w:rsid w:val="00771D6B"/>
    <w:rsid w:val="00771DDF"/>
    <w:rsid w:val="00774028"/>
    <w:rsid w:val="007751B5"/>
    <w:rsid w:val="00780804"/>
    <w:rsid w:val="00781E7F"/>
    <w:rsid w:val="00783884"/>
    <w:rsid w:val="007851CE"/>
    <w:rsid w:val="0079161C"/>
    <w:rsid w:val="00792D42"/>
    <w:rsid w:val="00795BB6"/>
    <w:rsid w:val="007A4C23"/>
    <w:rsid w:val="007A4F36"/>
    <w:rsid w:val="007A7A9F"/>
    <w:rsid w:val="007A7DCE"/>
    <w:rsid w:val="007B034B"/>
    <w:rsid w:val="007B1173"/>
    <w:rsid w:val="007C24F9"/>
    <w:rsid w:val="007C38AA"/>
    <w:rsid w:val="007D4002"/>
    <w:rsid w:val="007D6AD5"/>
    <w:rsid w:val="007D75B7"/>
    <w:rsid w:val="007E5464"/>
    <w:rsid w:val="007F2497"/>
    <w:rsid w:val="007F2670"/>
    <w:rsid w:val="007F6689"/>
    <w:rsid w:val="00801E96"/>
    <w:rsid w:val="008029B2"/>
    <w:rsid w:val="0080480D"/>
    <w:rsid w:val="00807654"/>
    <w:rsid w:val="008146F8"/>
    <w:rsid w:val="00814D03"/>
    <w:rsid w:val="00821984"/>
    <w:rsid w:val="0082619B"/>
    <w:rsid w:val="00826FA9"/>
    <w:rsid w:val="00832562"/>
    <w:rsid w:val="00832A08"/>
    <w:rsid w:val="00833D56"/>
    <w:rsid w:val="008345B5"/>
    <w:rsid w:val="008349A7"/>
    <w:rsid w:val="00834C76"/>
    <w:rsid w:val="00836CE0"/>
    <w:rsid w:val="00836FB1"/>
    <w:rsid w:val="00840930"/>
    <w:rsid w:val="00841E85"/>
    <w:rsid w:val="0084540D"/>
    <w:rsid w:val="00847034"/>
    <w:rsid w:val="00847DF8"/>
    <w:rsid w:val="00851292"/>
    <w:rsid w:val="00860121"/>
    <w:rsid w:val="008621FC"/>
    <w:rsid w:val="00864890"/>
    <w:rsid w:val="00864B6E"/>
    <w:rsid w:val="00864CED"/>
    <w:rsid w:val="00866C9E"/>
    <w:rsid w:val="00866F65"/>
    <w:rsid w:val="00870276"/>
    <w:rsid w:val="008704DA"/>
    <w:rsid w:val="00885CED"/>
    <w:rsid w:val="00890F1B"/>
    <w:rsid w:val="00892217"/>
    <w:rsid w:val="00892224"/>
    <w:rsid w:val="00893D4F"/>
    <w:rsid w:val="008956E1"/>
    <w:rsid w:val="008A3408"/>
    <w:rsid w:val="008A6902"/>
    <w:rsid w:val="008B0BAB"/>
    <w:rsid w:val="008B17C3"/>
    <w:rsid w:val="008B18A3"/>
    <w:rsid w:val="008B2994"/>
    <w:rsid w:val="008B2A40"/>
    <w:rsid w:val="008B3146"/>
    <w:rsid w:val="008B7E6A"/>
    <w:rsid w:val="008C02D9"/>
    <w:rsid w:val="008C3DCA"/>
    <w:rsid w:val="008D1488"/>
    <w:rsid w:val="008D2331"/>
    <w:rsid w:val="008D33D6"/>
    <w:rsid w:val="008E0E7D"/>
    <w:rsid w:val="008E0FF7"/>
    <w:rsid w:val="008E2143"/>
    <w:rsid w:val="008E2E54"/>
    <w:rsid w:val="008E5278"/>
    <w:rsid w:val="008E5BD4"/>
    <w:rsid w:val="008E5E03"/>
    <w:rsid w:val="008E72DF"/>
    <w:rsid w:val="008F06E4"/>
    <w:rsid w:val="0090293D"/>
    <w:rsid w:val="00907928"/>
    <w:rsid w:val="00911321"/>
    <w:rsid w:val="009151F2"/>
    <w:rsid w:val="009254B6"/>
    <w:rsid w:val="0093044A"/>
    <w:rsid w:val="00932A1A"/>
    <w:rsid w:val="00932C67"/>
    <w:rsid w:val="00935D86"/>
    <w:rsid w:val="009466E0"/>
    <w:rsid w:val="00947288"/>
    <w:rsid w:val="00947F71"/>
    <w:rsid w:val="00954321"/>
    <w:rsid w:val="00955F07"/>
    <w:rsid w:val="00960630"/>
    <w:rsid w:val="00960B0D"/>
    <w:rsid w:val="009624F1"/>
    <w:rsid w:val="00971ED5"/>
    <w:rsid w:val="00972BBC"/>
    <w:rsid w:val="00974619"/>
    <w:rsid w:val="00982D43"/>
    <w:rsid w:val="0098514F"/>
    <w:rsid w:val="009910ED"/>
    <w:rsid w:val="00991AD1"/>
    <w:rsid w:val="00992DBB"/>
    <w:rsid w:val="00996FCF"/>
    <w:rsid w:val="009A231A"/>
    <w:rsid w:val="009A4014"/>
    <w:rsid w:val="009A7048"/>
    <w:rsid w:val="009B0E94"/>
    <w:rsid w:val="009B2DC3"/>
    <w:rsid w:val="009B36E6"/>
    <w:rsid w:val="009C45F8"/>
    <w:rsid w:val="009D0910"/>
    <w:rsid w:val="009D5C2C"/>
    <w:rsid w:val="009E62C0"/>
    <w:rsid w:val="009E67D6"/>
    <w:rsid w:val="009E7ED8"/>
    <w:rsid w:val="009F2DF5"/>
    <w:rsid w:val="009F5878"/>
    <w:rsid w:val="009F5B33"/>
    <w:rsid w:val="009F7967"/>
    <w:rsid w:val="00A01024"/>
    <w:rsid w:val="00A030DE"/>
    <w:rsid w:val="00A07A08"/>
    <w:rsid w:val="00A07A4D"/>
    <w:rsid w:val="00A105F0"/>
    <w:rsid w:val="00A14C4C"/>
    <w:rsid w:val="00A17567"/>
    <w:rsid w:val="00A20D7B"/>
    <w:rsid w:val="00A2263F"/>
    <w:rsid w:val="00A32AC3"/>
    <w:rsid w:val="00A3364B"/>
    <w:rsid w:val="00A3528C"/>
    <w:rsid w:val="00A352E6"/>
    <w:rsid w:val="00A43C72"/>
    <w:rsid w:val="00A46716"/>
    <w:rsid w:val="00A47B99"/>
    <w:rsid w:val="00A51CF5"/>
    <w:rsid w:val="00A54A31"/>
    <w:rsid w:val="00A60A1F"/>
    <w:rsid w:val="00A645E5"/>
    <w:rsid w:val="00A65806"/>
    <w:rsid w:val="00A662DC"/>
    <w:rsid w:val="00A67CF6"/>
    <w:rsid w:val="00A7229A"/>
    <w:rsid w:val="00A7647F"/>
    <w:rsid w:val="00A83BB4"/>
    <w:rsid w:val="00A84011"/>
    <w:rsid w:val="00A84FDC"/>
    <w:rsid w:val="00A909F9"/>
    <w:rsid w:val="00A975E9"/>
    <w:rsid w:val="00AA0408"/>
    <w:rsid w:val="00AA0B70"/>
    <w:rsid w:val="00AA25F5"/>
    <w:rsid w:val="00AA3043"/>
    <w:rsid w:val="00AA3BDA"/>
    <w:rsid w:val="00AA6E36"/>
    <w:rsid w:val="00AB27A4"/>
    <w:rsid w:val="00AB68E5"/>
    <w:rsid w:val="00AC0D45"/>
    <w:rsid w:val="00AC4322"/>
    <w:rsid w:val="00AC5899"/>
    <w:rsid w:val="00AD4644"/>
    <w:rsid w:val="00AD5C59"/>
    <w:rsid w:val="00AE0018"/>
    <w:rsid w:val="00AE233C"/>
    <w:rsid w:val="00AF0915"/>
    <w:rsid w:val="00AF106C"/>
    <w:rsid w:val="00AF3B89"/>
    <w:rsid w:val="00AF709F"/>
    <w:rsid w:val="00B01D71"/>
    <w:rsid w:val="00B02FCF"/>
    <w:rsid w:val="00B060EC"/>
    <w:rsid w:val="00B10016"/>
    <w:rsid w:val="00B1232D"/>
    <w:rsid w:val="00B12719"/>
    <w:rsid w:val="00B21D6E"/>
    <w:rsid w:val="00B25931"/>
    <w:rsid w:val="00B30D2E"/>
    <w:rsid w:val="00B315B0"/>
    <w:rsid w:val="00B32D83"/>
    <w:rsid w:val="00B346CF"/>
    <w:rsid w:val="00B36FF9"/>
    <w:rsid w:val="00B37CF4"/>
    <w:rsid w:val="00B40B46"/>
    <w:rsid w:val="00B41405"/>
    <w:rsid w:val="00B423EB"/>
    <w:rsid w:val="00B44D47"/>
    <w:rsid w:val="00B46FA6"/>
    <w:rsid w:val="00B604C5"/>
    <w:rsid w:val="00B62424"/>
    <w:rsid w:val="00B653F3"/>
    <w:rsid w:val="00B675E3"/>
    <w:rsid w:val="00B70B45"/>
    <w:rsid w:val="00B70CC2"/>
    <w:rsid w:val="00B725FB"/>
    <w:rsid w:val="00B73717"/>
    <w:rsid w:val="00B73BEB"/>
    <w:rsid w:val="00B74BE8"/>
    <w:rsid w:val="00B750CF"/>
    <w:rsid w:val="00B84F23"/>
    <w:rsid w:val="00B85D19"/>
    <w:rsid w:val="00B861AA"/>
    <w:rsid w:val="00B91697"/>
    <w:rsid w:val="00B917FB"/>
    <w:rsid w:val="00B93976"/>
    <w:rsid w:val="00B95659"/>
    <w:rsid w:val="00B97201"/>
    <w:rsid w:val="00BA6E52"/>
    <w:rsid w:val="00BB0753"/>
    <w:rsid w:val="00BB2073"/>
    <w:rsid w:val="00BB2658"/>
    <w:rsid w:val="00BB2B0E"/>
    <w:rsid w:val="00BB670A"/>
    <w:rsid w:val="00BB76BF"/>
    <w:rsid w:val="00BB7958"/>
    <w:rsid w:val="00BC3507"/>
    <w:rsid w:val="00BD090C"/>
    <w:rsid w:val="00BD3B51"/>
    <w:rsid w:val="00BE1E71"/>
    <w:rsid w:val="00BE28EA"/>
    <w:rsid w:val="00BE5970"/>
    <w:rsid w:val="00BE6AD0"/>
    <w:rsid w:val="00BE7667"/>
    <w:rsid w:val="00BF529A"/>
    <w:rsid w:val="00BF671C"/>
    <w:rsid w:val="00C00334"/>
    <w:rsid w:val="00C048A8"/>
    <w:rsid w:val="00C05329"/>
    <w:rsid w:val="00C10196"/>
    <w:rsid w:val="00C103F5"/>
    <w:rsid w:val="00C11BBC"/>
    <w:rsid w:val="00C12349"/>
    <w:rsid w:val="00C17DAF"/>
    <w:rsid w:val="00C200B0"/>
    <w:rsid w:val="00C207F2"/>
    <w:rsid w:val="00C21EC5"/>
    <w:rsid w:val="00C23226"/>
    <w:rsid w:val="00C2355E"/>
    <w:rsid w:val="00C23D26"/>
    <w:rsid w:val="00C23F38"/>
    <w:rsid w:val="00C269F6"/>
    <w:rsid w:val="00C30112"/>
    <w:rsid w:val="00C3280B"/>
    <w:rsid w:val="00C32C63"/>
    <w:rsid w:val="00C37273"/>
    <w:rsid w:val="00C469C4"/>
    <w:rsid w:val="00C5009B"/>
    <w:rsid w:val="00C51041"/>
    <w:rsid w:val="00C510CF"/>
    <w:rsid w:val="00C56131"/>
    <w:rsid w:val="00C56F48"/>
    <w:rsid w:val="00C61FA2"/>
    <w:rsid w:val="00C62A22"/>
    <w:rsid w:val="00C638B8"/>
    <w:rsid w:val="00C672CF"/>
    <w:rsid w:val="00C676B3"/>
    <w:rsid w:val="00C71C9D"/>
    <w:rsid w:val="00C72140"/>
    <w:rsid w:val="00C72F87"/>
    <w:rsid w:val="00C76EBE"/>
    <w:rsid w:val="00C77E14"/>
    <w:rsid w:val="00C81D25"/>
    <w:rsid w:val="00C838CA"/>
    <w:rsid w:val="00C876F5"/>
    <w:rsid w:val="00C91333"/>
    <w:rsid w:val="00C91D49"/>
    <w:rsid w:val="00CA399A"/>
    <w:rsid w:val="00CA5382"/>
    <w:rsid w:val="00CB6BEC"/>
    <w:rsid w:val="00CB6F60"/>
    <w:rsid w:val="00CB7704"/>
    <w:rsid w:val="00CC18ED"/>
    <w:rsid w:val="00CC32CA"/>
    <w:rsid w:val="00CD02AE"/>
    <w:rsid w:val="00CD2D57"/>
    <w:rsid w:val="00CD38A3"/>
    <w:rsid w:val="00CD4E4F"/>
    <w:rsid w:val="00CF0390"/>
    <w:rsid w:val="00CF247D"/>
    <w:rsid w:val="00CF3A4C"/>
    <w:rsid w:val="00CF6E31"/>
    <w:rsid w:val="00D0554D"/>
    <w:rsid w:val="00D1038D"/>
    <w:rsid w:val="00D108B9"/>
    <w:rsid w:val="00D10A85"/>
    <w:rsid w:val="00D10AB8"/>
    <w:rsid w:val="00D24417"/>
    <w:rsid w:val="00D31D42"/>
    <w:rsid w:val="00D32EE8"/>
    <w:rsid w:val="00D4596A"/>
    <w:rsid w:val="00D507CE"/>
    <w:rsid w:val="00D62675"/>
    <w:rsid w:val="00D62E72"/>
    <w:rsid w:val="00D675C7"/>
    <w:rsid w:val="00D751F1"/>
    <w:rsid w:val="00D7694C"/>
    <w:rsid w:val="00D82867"/>
    <w:rsid w:val="00D82AFC"/>
    <w:rsid w:val="00D841C4"/>
    <w:rsid w:val="00D84D23"/>
    <w:rsid w:val="00D86BEF"/>
    <w:rsid w:val="00D9304E"/>
    <w:rsid w:val="00D95288"/>
    <w:rsid w:val="00DA150B"/>
    <w:rsid w:val="00DA2C72"/>
    <w:rsid w:val="00DA3DCC"/>
    <w:rsid w:val="00DA566C"/>
    <w:rsid w:val="00DA592C"/>
    <w:rsid w:val="00DB3179"/>
    <w:rsid w:val="00DB4E4E"/>
    <w:rsid w:val="00DB519F"/>
    <w:rsid w:val="00DB5C2A"/>
    <w:rsid w:val="00DC262A"/>
    <w:rsid w:val="00DC4F02"/>
    <w:rsid w:val="00DC6EFA"/>
    <w:rsid w:val="00DD0B83"/>
    <w:rsid w:val="00DD166C"/>
    <w:rsid w:val="00DD1957"/>
    <w:rsid w:val="00DD2136"/>
    <w:rsid w:val="00DD6B8F"/>
    <w:rsid w:val="00DD706D"/>
    <w:rsid w:val="00DD76C8"/>
    <w:rsid w:val="00DD7770"/>
    <w:rsid w:val="00DE009F"/>
    <w:rsid w:val="00DE4354"/>
    <w:rsid w:val="00DE48D3"/>
    <w:rsid w:val="00DE5838"/>
    <w:rsid w:val="00DE70A4"/>
    <w:rsid w:val="00DE7E37"/>
    <w:rsid w:val="00DF2EE1"/>
    <w:rsid w:val="00DF3900"/>
    <w:rsid w:val="00E168ED"/>
    <w:rsid w:val="00E16ACF"/>
    <w:rsid w:val="00E26F8A"/>
    <w:rsid w:val="00E31BE7"/>
    <w:rsid w:val="00E31ECA"/>
    <w:rsid w:val="00E3486D"/>
    <w:rsid w:val="00E446D1"/>
    <w:rsid w:val="00E52D03"/>
    <w:rsid w:val="00E53C77"/>
    <w:rsid w:val="00E563C8"/>
    <w:rsid w:val="00E64150"/>
    <w:rsid w:val="00E64412"/>
    <w:rsid w:val="00E648DA"/>
    <w:rsid w:val="00E67614"/>
    <w:rsid w:val="00E723AA"/>
    <w:rsid w:val="00E72DFD"/>
    <w:rsid w:val="00E745AC"/>
    <w:rsid w:val="00E77B4D"/>
    <w:rsid w:val="00E85526"/>
    <w:rsid w:val="00E85A37"/>
    <w:rsid w:val="00E86319"/>
    <w:rsid w:val="00E86AE5"/>
    <w:rsid w:val="00E90F63"/>
    <w:rsid w:val="00E925B8"/>
    <w:rsid w:val="00E92A9E"/>
    <w:rsid w:val="00E93381"/>
    <w:rsid w:val="00E9732B"/>
    <w:rsid w:val="00EA1EC0"/>
    <w:rsid w:val="00EA4F06"/>
    <w:rsid w:val="00EB67A2"/>
    <w:rsid w:val="00EC10E4"/>
    <w:rsid w:val="00ED0EB7"/>
    <w:rsid w:val="00ED6526"/>
    <w:rsid w:val="00EE2427"/>
    <w:rsid w:val="00EE4945"/>
    <w:rsid w:val="00EE7A68"/>
    <w:rsid w:val="00EF33B3"/>
    <w:rsid w:val="00EF471F"/>
    <w:rsid w:val="00EF5E5E"/>
    <w:rsid w:val="00EF5FB1"/>
    <w:rsid w:val="00EF7084"/>
    <w:rsid w:val="00EF70BB"/>
    <w:rsid w:val="00F02A22"/>
    <w:rsid w:val="00F03F6D"/>
    <w:rsid w:val="00F073C4"/>
    <w:rsid w:val="00F11248"/>
    <w:rsid w:val="00F11601"/>
    <w:rsid w:val="00F20C0E"/>
    <w:rsid w:val="00F2132D"/>
    <w:rsid w:val="00F32117"/>
    <w:rsid w:val="00F3377B"/>
    <w:rsid w:val="00F33DDF"/>
    <w:rsid w:val="00F357E3"/>
    <w:rsid w:val="00F37D2B"/>
    <w:rsid w:val="00F414B5"/>
    <w:rsid w:val="00F4545D"/>
    <w:rsid w:val="00F577C7"/>
    <w:rsid w:val="00F608D5"/>
    <w:rsid w:val="00F650AF"/>
    <w:rsid w:val="00F651FB"/>
    <w:rsid w:val="00F71BAE"/>
    <w:rsid w:val="00F7280F"/>
    <w:rsid w:val="00F778E2"/>
    <w:rsid w:val="00F77DFE"/>
    <w:rsid w:val="00F80C45"/>
    <w:rsid w:val="00F83938"/>
    <w:rsid w:val="00F8628F"/>
    <w:rsid w:val="00F9260E"/>
    <w:rsid w:val="00FA37D9"/>
    <w:rsid w:val="00FB24F5"/>
    <w:rsid w:val="00FB360C"/>
    <w:rsid w:val="00FC00FB"/>
    <w:rsid w:val="00FD1208"/>
    <w:rsid w:val="00FD1A34"/>
    <w:rsid w:val="00FD3C0C"/>
    <w:rsid w:val="00FD608B"/>
    <w:rsid w:val="00FD7129"/>
    <w:rsid w:val="00FE0A52"/>
    <w:rsid w:val="00FE271B"/>
    <w:rsid w:val="00FE6A03"/>
    <w:rsid w:val="00FF6C84"/>
    <w:rsid w:val="138062FD"/>
    <w:rsid w:val="162664E0"/>
    <w:rsid w:val="3BD65D24"/>
    <w:rsid w:val="40504DA0"/>
    <w:rsid w:val="4C1025F3"/>
    <w:rsid w:val="52ED6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5712DB5"/>
  <w14:defaultImageDpi w14:val="300"/>
  <w15:docId w15:val="{6A56839D-F949-4836-8111-602049BB6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unhideWhenUsed="1" w:qFormat="1"/>
    <w:lsdException w:name="index 3" w:unhideWhenUsed="1" w:qFormat="1"/>
    <w:lsdException w:name="index 4" w:unhideWhenUsed="1" w:qFormat="1"/>
    <w:lsdException w:name="index 5" w:unhideWhenUsed="1" w:qFormat="1"/>
    <w:lsdException w:name="index 6" w:unhideWhenUsed="1" w:qFormat="1"/>
    <w:lsdException w:name="index 7" w:semiHidden="1" w:unhideWhenUsed="1" w:qFormat="1"/>
    <w:lsdException w:name="index 8" w:semiHidden="1" w:unhideWhenUsed="1" w:qFormat="1"/>
    <w:lsdException w:name="index 9" w:semiHidden="1" w:unhideWhenUsed="1" w:qFormat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/>
    <w:lsdException w:name="Intense Quote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Theme="majorEastAsia"/>
      <w:b/>
      <w:bCs/>
      <w:color w:val="1F497D" w:themeColor="text2"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/>
      <w:outlineLvl w:val="1"/>
    </w:pPr>
    <w:rPr>
      <w:rFonts w:cstheme="majorBidi"/>
      <w:b/>
      <w:bCs/>
      <w:color w:val="1F497D" w:themeColor="text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/>
      <w:ind w:left="709" w:hanging="709"/>
      <w:outlineLvl w:val="2"/>
    </w:pPr>
    <w:rPr>
      <w:rFonts w:asciiTheme="minorEastAsia" w:hAnsiTheme="minorEastAsia"/>
      <w:b/>
      <w:bCs/>
      <w:color w:val="1F497D" w:themeColor="text2"/>
      <w:sz w:val="16"/>
      <w:szCs w:val="1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color w:val="1F497D" w:themeColor="text2"/>
      <w:sz w:val="20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0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hAnsiTheme="majorHAnsi" w:cstheme="majorBidi"/>
      <w:b/>
      <w:bCs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  <w:rPr>
      <w:sz w:val="20"/>
    </w:rPr>
  </w:style>
  <w:style w:type="paragraph" w:styleId="8">
    <w:name w:val="index 8"/>
    <w:basedOn w:val="a"/>
    <w:next w:val="a"/>
    <w:uiPriority w:val="99"/>
    <w:unhideWhenUsed/>
    <w:qFormat/>
    <w:pPr>
      <w:ind w:leftChars="1400" w:left="1400"/>
    </w:pPr>
  </w:style>
  <w:style w:type="paragraph" w:styleId="51">
    <w:name w:val="index 5"/>
    <w:basedOn w:val="a"/>
    <w:next w:val="a"/>
    <w:uiPriority w:val="99"/>
    <w:unhideWhenUsed/>
    <w:qFormat/>
    <w:pPr>
      <w:ind w:leftChars="800" w:left="800"/>
    </w:pPr>
  </w:style>
  <w:style w:type="paragraph" w:styleId="61">
    <w:name w:val="index 6"/>
    <w:basedOn w:val="a"/>
    <w:next w:val="a"/>
    <w:uiPriority w:val="99"/>
    <w:unhideWhenUsed/>
    <w:qFormat/>
    <w:pPr>
      <w:ind w:leftChars="1000" w:left="1000"/>
    </w:pPr>
  </w:style>
  <w:style w:type="paragraph" w:styleId="41">
    <w:name w:val="index 4"/>
    <w:basedOn w:val="a"/>
    <w:next w:val="a"/>
    <w:uiPriority w:val="99"/>
    <w:unhideWhenUsed/>
    <w:qFormat/>
    <w:pPr>
      <w:ind w:leftChars="600" w:left="600"/>
    </w:pPr>
  </w:style>
  <w:style w:type="paragraph" w:styleId="52">
    <w:name w:val="toc 5"/>
    <w:basedOn w:val="a"/>
    <w:next w:val="a"/>
    <w:uiPriority w:val="39"/>
    <w:unhideWhenUsed/>
    <w:qFormat/>
    <w:pPr>
      <w:ind w:leftChars="800" w:left="1680"/>
    </w:pPr>
    <w:rPr>
      <w:sz w:val="20"/>
    </w:rPr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  <w:rPr>
      <w:sz w:val="20"/>
    </w:rPr>
  </w:style>
  <w:style w:type="paragraph" w:styleId="80">
    <w:name w:val="toc 8"/>
    <w:basedOn w:val="a"/>
    <w:next w:val="a"/>
    <w:uiPriority w:val="39"/>
    <w:unhideWhenUsed/>
    <w:qFormat/>
    <w:pPr>
      <w:ind w:leftChars="1400" w:left="2940"/>
    </w:pPr>
    <w:rPr>
      <w:sz w:val="20"/>
    </w:rPr>
  </w:style>
  <w:style w:type="paragraph" w:styleId="32">
    <w:name w:val="index 3"/>
    <w:basedOn w:val="a"/>
    <w:next w:val="a"/>
    <w:uiPriority w:val="99"/>
    <w:unhideWhenUsed/>
    <w:qFormat/>
    <w:pPr>
      <w:ind w:leftChars="400" w:left="400"/>
    </w:pPr>
  </w:style>
  <w:style w:type="paragraph" w:styleId="a3">
    <w:name w:val="Balloon Text"/>
    <w:basedOn w:val="a"/>
    <w:link w:val="a4"/>
    <w:uiPriority w:val="99"/>
    <w:unhideWhenUsed/>
    <w:qFormat/>
    <w:rPr>
      <w:rFonts w:ascii="Heiti SC Light" w:eastAsia="Heiti SC Light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  <w:pPr>
      <w:tabs>
        <w:tab w:val="left" w:pos="422"/>
        <w:tab w:val="right" w:leader="dot" w:pos="10054"/>
      </w:tabs>
    </w:pPr>
    <w:rPr>
      <w:sz w:val="20"/>
    </w:rPr>
  </w:style>
  <w:style w:type="paragraph" w:styleId="42">
    <w:name w:val="toc 4"/>
    <w:basedOn w:val="a"/>
    <w:next w:val="a"/>
    <w:uiPriority w:val="39"/>
    <w:unhideWhenUsed/>
    <w:qFormat/>
    <w:pPr>
      <w:ind w:leftChars="600" w:left="1260"/>
    </w:pPr>
    <w:rPr>
      <w:sz w:val="20"/>
    </w:rPr>
  </w:style>
  <w:style w:type="paragraph" w:styleId="a9">
    <w:name w:val="index heading"/>
    <w:basedOn w:val="a"/>
    <w:next w:val="12"/>
    <w:uiPriority w:val="99"/>
    <w:unhideWhenUsed/>
    <w:qFormat/>
  </w:style>
  <w:style w:type="paragraph" w:styleId="12">
    <w:name w:val="index 1"/>
    <w:basedOn w:val="a"/>
    <w:next w:val="a"/>
    <w:uiPriority w:val="99"/>
    <w:unhideWhenUsed/>
    <w:qFormat/>
  </w:style>
  <w:style w:type="paragraph" w:styleId="62">
    <w:name w:val="toc 6"/>
    <w:basedOn w:val="a"/>
    <w:next w:val="a"/>
    <w:uiPriority w:val="39"/>
    <w:unhideWhenUsed/>
    <w:qFormat/>
    <w:pPr>
      <w:ind w:leftChars="1000" w:left="2100"/>
    </w:pPr>
    <w:rPr>
      <w:sz w:val="20"/>
    </w:rPr>
  </w:style>
  <w:style w:type="paragraph" w:styleId="70">
    <w:name w:val="index 7"/>
    <w:basedOn w:val="a"/>
    <w:next w:val="a"/>
    <w:uiPriority w:val="99"/>
    <w:unhideWhenUsed/>
    <w:qFormat/>
    <w:pPr>
      <w:ind w:leftChars="1200" w:left="1200"/>
    </w:pPr>
  </w:style>
  <w:style w:type="paragraph" w:styleId="9">
    <w:name w:val="index 9"/>
    <w:basedOn w:val="a"/>
    <w:next w:val="a"/>
    <w:uiPriority w:val="99"/>
    <w:unhideWhenUsed/>
    <w:qFormat/>
    <w:pPr>
      <w:ind w:leftChars="1600" w:left="1600"/>
    </w:p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  <w:rPr>
      <w:sz w:val="20"/>
    </w:rPr>
  </w:style>
  <w:style w:type="paragraph" w:styleId="90">
    <w:name w:val="toc 9"/>
    <w:basedOn w:val="a"/>
    <w:next w:val="a"/>
    <w:uiPriority w:val="39"/>
    <w:unhideWhenUsed/>
    <w:qFormat/>
    <w:pPr>
      <w:ind w:leftChars="1600" w:left="3360"/>
    </w:pPr>
    <w:rPr>
      <w:sz w:val="20"/>
    </w:rPr>
  </w:style>
  <w:style w:type="paragraph" w:styleId="aa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Times" w:eastAsia="宋体" w:hAnsi="Times" w:cs="Times New Roman"/>
      <w:kern w:val="0"/>
      <w:sz w:val="20"/>
      <w:szCs w:val="20"/>
    </w:rPr>
  </w:style>
  <w:style w:type="paragraph" w:styleId="22">
    <w:name w:val="index 2"/>
    <w:basedOn w:val="a"/>
    <w:next w:val="a"/>
    <w:uiPriority w:val="99"/>
    <w:unhideWhenUsed/>
    <w:qFormat/>
    <w:pPr>
      <w:ind w:leftChars="200" w:left="200"/>
    </w:pPr>
  </w:style>
  <w:style w:type="paragraph" w:styleId="ab">
    <w:name w:val="Title"/>
    <w:basedOn w:val="a"/>
    <w:next w:val="a"/>
    <w:link w:val="ac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d">
    <w:name w:val="page number"/>
    <w:basedOn w:val="a0"/>
    <w:uiPriority w:val="99"/>
    <w:unhideWhenUsed/>
    <w:qFormat/>
  </w:style>
  <w:style w:type="character" w:styleId="ae">
    <w:name w:val="Hyperlink"/>
    <w:basedOn w:val="a0"/>
    <w:uiPriority w:val="99"/>
    <w:unhideWhenUsed/>
    <w:qFormat/>
    <w:rPr>
      <w:color w:val="0000FF"/>
      <w:u w:val="single"/>
    </w:rPr>
  </w:style>
  <w:style w:type="table" w:styleId="af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qFormat/>
    <w:rPr>
      <w:rFonts w:eastAsiaTheme="majorEastAsia"/>
      <w:b/>
      <w:bCs/>
      <w:color w:val="1F497D" w:themeColor="text2"/>
      <w:kern w:val="44"/>
      <w:sz w:val="30"/>
      <w:szCs w:val="44"/>
    </w:rPr>
  </w:style>
  <w:style w:type="character" w:customStyle="1" w:styleId="20">
    <w:name w:val="标题 2字符"/>
    <w:basedOn w:val="a0"/>
    <w:link w:val="2"/>
    <w:uiPriority w:val="9"/>
    <w:qFormat/>
    <w:rPr>
      <w:rFonts w:cstheme="majorBidi"/>
      <w:b/>
      <w:bCs/>
      <w:color w:val="1F497D" w:themeColor="text2"/>
      <w:szCs w:val="32"/>
    </w:rPr>
  </w:style>
  <w:style w:type="character" w:customStyle="1" w:styleId="30">
    <w:name w:val="标题 3字符"/>
    <w:basedOn w:val="a0"/>
    <w:link w:val="3"/>
    <w:uiPriority w:val="9"/>
    <w:qFormat/>
    <w:rPr>
      <w:rFonts w:asciiTheme="minorEastAsia" w:hAnsiTheme="minorEastAsia"/>
      <w:b/>
      <w:bCs/>
      <w:color w:val="1F497D" w:themeColor="text2"/>
      <w:sz w:val="16"/>
      <w:szCs w:val="16"/>
    </w:rPr>
  </w:style>
  <w:style w:type="character" w:customStyle="1" w:styleId="40">
    <w:name w:val="标题 4字符"/>
    <w:basedOn w:val="a0"/>
    <w:link w:val="4"/>
    <w:uiPriority w:val="9"/>
    <w:qFormat/>
    <w:rPr>
      <w:rFonts w:asciiTheme="majorHAnsi" w:hAnsiTheme="majorHAnsi" w:cstheme="majorBidi"/>
      <w:b/>
      <w:bCs/>
      <w:color w:val="1F497D" w:themeColor="text2"/>
      <w:sz w:val="20"/>
      <w:szCs w:val="28"/>
    </w:rPr>
  </w:style>
  <w:style w:type="paragraph" w:styleId="af0">
    <w:name w:val="List Paragraph"/>
    <w:basedOn w:val="a"/>
    <w:uiPriority w:val="34"/>
    <w:qFormat/>
    <w:pPr>
      <w:ind w:firstLineChars="200" w:firstLine="420"/>
    </w:pPr>
  </w:style>
  <w:style w:type="character" w:customStyle="1" w:styleId="50">
    <w:name w:val="标题 5字符"/>
    <w:basedOn w:val="a0"/>
    <w:link w:val="5"/>
    <w:uiPriority w:val="9"/>
    <w:qFormat/>
    <w:rPr>
      <w:b/>
      <w:bCs/>
      <w:sz w:val="20"/>
      <w:szCs w:val="28"/>
    </w:rPr>
  </w:style>
  <w:style w:type="character" w:customStyle="1" w:styleId="a4">
    <w:name w:val="批注框文本字符"/>
    <w:basedOn w:val="a0"/>
    <w:link w:val="a3"/>
    <w:uiPriority w:val="99"/>
    <w:semiHidden/>
    <w:qFormat/>
    <w:rPr>
      <w:rFonts w:ascii="Heiti SC Light" w:eastAsia="Heiti SC Light"/>
      <w:sz w:val="18"/>
      <w:szCs w:val="18"/>
    </w:rPr>
  </w:style>
  <w:style w:type="character" w:customStyle="1" w:styleId="60">
    <w:name w:val="标题 6字符"/>
    <w:basedOn w:val="a0"/>
    <w:link w:val="6"/>
    <w:uiPriority w:val="9"/>
    <w:qFormat/>
    <w:rPr>
      <w:rFonts w:asciiTheme="majorHAnsi" w:hAnsiTheme="majorHAnsi" w:cstheme="majorBidi"/>
      <w:b/>
      <w:bCs/>
      <w:sz w:val="20"/>
    </w:rPr>
  </w:style>
  <w:style w:type="character" w:customStyle="1" w:styleId="a6">
    <w:name w:val="页脚字符"/>
    <w:basedOn w:val="a0"/>
    <w:link w:val="a5"/>
    <w:uiPriority w:val="99"/>
    <w:qFormat/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qFormat/>
    <w:rPr>
      <w:sz w:val="18"/>
      <w:szCs w:val="18"/>
    </w:rPr>
  </w:style>
  <w:style w:type="paragraph" w:customStyle="1" w:styleId="13">
    <w:name w:val="样式1"/>
    <w:basedOn w:val="2"/>
    <w:qFormat/>
  </w:style>
  <w:style w:type="paragraph" w:customStyle="1" w:styleId="af1">
    <w:name w:val="!文档标题"/>
    <w:basedOn w:val="ab"/>
    <w:link w:val="Char"/>
    <w:qFormat/>
    <w:pPr>
      <w:pBdr>
        <w:top w:val="single" w:sz="36" w:space="18" w:color="auto"/>
        <w:bottom w:val="single" w:sz="4" w:space="18" w:color="auto"/>
      </w:pBdr>
      <w:spacing w:after="120"/>
      <w:textAlignment w:val="center"/>
    </w:pPr>
    <w:rPr>
      <w:rFonts w:ascii="微软雅黑" w:eastAsia="微软雅黑" w:hAnsi="微软雅黑"/>
      <w:sz w:val="36"/>
      <w:szCs w:val="36"/>
    </w:rPr>
  </w:style>
  <w:style w:type="character" w:customStyle="1" w:styleId="Char">
    <w:name w:val="!文档标题 Char"/>
    <w:basedOn w:val="ac"/>
    <w:link w:val="af1"/>
    <w:qFormat/>
    <w:rPr>
      <w:rFonts w:ascii="微软雅黑" w:eastAsia="微软雅黑" w:hAnsi="微软雅黑" w:cstheme="majorBidi"/>
      <w:b/>
      <w:bCs/>
      <w:sz w:val="36"/>
      <w:szCs w:val="36"/>
    </w:rPr>
  </w:style>
  <w:style w:type="character" w:customStyle="1" w:styleId="ac">
    <w:name w:val="标题字符"/>
    <w:basedOn w:val="a0"/>
    <w:link w:val="ab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f2">
    <w:name w:val="!署名"/>
    <w:basedOn w:val="a"/>
    <w:link w:val="Char0"/>
    <w:qFormat/>
    <w:pPr>
      <w:jc w:val="right"/>
    </w:pPr>
    <w:rPr>
      <w:rFonts w:eastAsia="微软雅黑"/>
      <w:sz w:val="32"/>
      <w:szCs w:val="21"/>
    </w:rPr>
  </w:style>
  <w:style w:type="character" w:customStyle="1" w:styleId="Char0">
    <w:name w:val="!署名 Char"/>
    <w:basedOn w:val="a0"/>
    <w:link w:val="af2"/>
    <w:qFormat/>
    <w:rPr>
      <w:rFonts w:eastAsia="微软雅黑"/>
      <w:sz w:val="32"/>
      <w:szCs w:val="21"/>
    </w:rPr>
  </w:style>
  <w:style w:type="paragraph" w:customStyle="1" w:styleId="af3">
    <w:name w:val="!修订历史"/>
    <w:basedOn w:val="a"/>
    <w:next w:val="a"/>
    <w:link w:val="Char1"/>
    <w:qFormat/>
    <w:pPr>
      <w:spacing w:beforeLines="50" w:afterLines="50"/>
      <w:jc w:val="center"/>
    </w:pPr>
    <w:rPr>
      <w:rFonts w:ascii="微软雅黑" w:eastAsia="微软雅黑" w:hAnsi="微软雅黑"/>
      <w:b/>
      <w:sz w:val="36"/>
      <w:szCs w:val="21"/>
    </w:rPr>
  </w:style>
  <w:style w:type="paragraph" w:customStyle="1" w:styleId="af4">
    <w:name w:val="!表头"/>
    <w:basedOn w:val="a"/>
    <w:link w:val="Char2"/>
    <w:qFormat/>
    <w:pPr>
      <w:jc w:val="center"/>
    </w:pPr>
    <w:rPr>
      <w:sz w:val="21"/>
      <w:szCs w:val="21"/>
    </w:rPr>
  </w:style>
  <w:style w:type="character" w:customStyle="1" w:styleId="Char1">
    <w:name w:val="!修订历史 Char"/>
    <w:basedOn w:val="a0"/>
    <w:link w:val="af3"/>
    <w:qFormat/>
    <w:rPr>
      <w:rFonts w:ascii="微软雅黑" w:eastAsia="微软雅黑" w:hAnsi="微软雅黑"/>
      <w:b/>
      <w:sz w:val="36"/>
      <w:szCs w:val="21"/>
    </w:rPr>
  </w:style>
  <w:style w:type="character" w:customStyle="1" w:styleId="Char2">
    <w:name w:val="!表头 Char"/>
    <w:basedOn w:val="a0"/>
    <w:link w:val="af4"/>
    <w:qFormat/>
    <w:rPr>
      <w:sz w:val="21"/>
      <w:szCs w:val="21"/>
    </w:rPr>
  </w:style>
  <w:style w:type="paragraph" w:customStyle="1" w:styleId="14">
    <w:name w:val="正文缩进1"/>
    <w:basedOn w:val="a"/>
    <w:qFormat/>
    <w:pPr>
      <w:ind w:firstLine="420"/>
    </w:pPr>
    <w:rPr>
      <w:rFonts w:ascii="Times New Roman" w:eastAsia="宋体" w:hAnsi="Times New Roman" w:cs="Times New Roman"/>
      <w:sz w:val="21"/>
      <w:szCs w:val="20"/>
    </w:rPr>
  </w:style>
  <w:style w:type="paragraph" w:styleId="af5">
    <w:name w:val="Document Map"/>
    <w:basedOn w:val="a"/>
    <w:link w:val="af6"/>
    <w:uiPriority w:val="99"/>
    <w:semiHidden/>
    <w:unhideWhenUsed/>
    <w:rsid w:val="00024AFD"/>
    <w:rPr>
      <w:rFonts w:ascii="宋体" w:eastAsia="宋体"/>
    </w:rPr>
  </w:style>
  <w:style w:type="character" w:customStyle="1" w:styleId="af6">
    <w:name w:val="文档结构图字符"/>
    <w:basedOn w:val="a0"/>
    <w:link w:val="af5"/>
    <w:uiPriority w:val="99"/>
    <w:semiHidden/>
    <w:rsid w:val="00024AFD"/>
    <w:rPr>
      <w:rFonts w:ascii="宋体" w:hAnsiTheme="minorHAnsi" w:cstheme="minorBidi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3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footer" Target="footer1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3.emf"/><Relationship Id="rId34" Type="http://schemas.openxmlformats.org/officeDocument/2006/relationships/image" Target="media/image24.png"/><Relationship Id="rId35" Type="http://schemas.openxmlformats.org/officeDocument/2006/relationships/footer" Target="footer3.xml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37" Type="http://schemas.microsoft.com/office/2011/relationships/people" Target="peop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2BFABDE-6A62-7845-A66B-D444304D3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37</Pages>
  <Words>2990</Words>
  <Characters>17046</Characters>
  <Application>Microsoft Macintosh Word</Application>
  <DocSecurity>0</DocSecurity>
  <Lines>142</Lines>
  <Paragraphs>39</Paragraphs>
  <ScaleCrop>false</ScaleCrop>
  <Company/>
  <LinksUpToDate>false</LinksUpToDate>
  <CharactersWithSpaces>19997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 Qian</dc:creator>
  <cp:lastModifiedBy>Microsoft Office User</cp:lastModifiedBy>
  <cp:revision>3</cp:revision>
  <cp:lastPrinted>2019-01-03T12:29:00Z</cp:lastPrinted>
  <dcterms:created xsi:type="dcterms:W3CDTF">2019-03-06T07:37:00Z</dcterms:created>
  <dcterms:modified xsi:type="dcterms:W3CDTF">2019-04-01T02:49:00Z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4eed1396-652e-48af-a096-58850838b021">
    <vt:lpwstr>b731afe6-W6TOEYiD63tOx4g12gqqoZIDIvchvzrOhNtF2Q==-500ddfd78926</vt:lpwstr>
  </property>
  <property fmtid="{D5CDD505-2E9C-101B-9397-08002B2CF9AE}" pid="3" name="4eed1396-652e-48af-a096-58850838b021-3">
    <vt:lpwstr>b731afe6-W6TTZ+O9Lk1bBO6LmPImFT0aHE2ua9nF/tA6ZA==-500ddfd78926</vt:lpwstr>
  </property>
  <property fmtid="{D5CDD505-2E9C-101B-9397-08002B2CF9AE}" pid="4" name="KSOProductBuildVer">
    <vt:lpwstr>2052-10.1.0.7022</vt:lpwstr>
  </property>
</Properties>
</file>